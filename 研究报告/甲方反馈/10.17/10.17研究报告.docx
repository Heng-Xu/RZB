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59F9C4">
      <w:pPr>
        <w:spacing w:before="2800" w:after="1000" w:line="660" w:lineRule="exact"/>
        <w:ind w:firstLine="0"/>
        <w:jc w:val="center"/>
      </w:pPr>
      <w:r>
        <w:rPr>
          <w:rFonts w:ascii="Times New Roman" w:hAnsi="Times New Roman" w:eastAsia="方正仿宋_GBK"/>
          <w:b/>
          <w:sz w:val="44"/>
        </w:rPr>
        <w:t>徐州地区分布式新能源高渗透率地区110 kV电网容载比弹性指标优化研究</w:t>
      </w:r>
    </w:p>
    <w:p w14:paraId="42F6C504">
      <w:pPr>
        <w:spacing w:line="600" w:lineRule="exact"/>
        <w:ind w:firstLine="0"/>
        <w:jc w:val="center"/>
      </w:pPr>
      <w:r>
        <w:rPr>
          <w:rFonts w:ascii="Times New Roman" w:hAnsi="Times New Roman" w:eastAsia="方正仿宋_GBK"/>
          <w:b/>
          <w:sz w:val="40"/>
        </w:rPr>
        <w:t>研究报告</w:t>
      </w:r>
    </w:p>
    <w:p w14:paraId="6B0926BE">
      <w:pPr>
        <w:spacing w:before="2400" w:line="420" w:lineRule="exact"/>
        <w:ind w:firstLine="0"/>
        <w:jc w:val="center"/>
      </w:pPr>
      <w:r>
        <w:rPr>
          <w:rFonts w:ascii="Times New Roman" w:hAnsi="Times New Roman" w:eastAsia="方正仿宋_GBK"/>
          <w:b w:val="0"/>
          <w:sz w:val="28"/>
        </w:rPr>
        <w:t>2026年10月</w:t>
      </w:r>
    </w:p>
    <w:p w14:paraId="7BE935B5">
      <w:pPr>
        <w:pageBreakBefore/>
        <w:spacing w:after="300" w:line="540" w:lineRule="exact"/>
        <w:ind w:firstLine="0"/>
        <w:jc w:val="center"/>
      </w:pPr>
      <w:r>
        <w:rPr>
          <w:rFonts w:ascii="Times New Roman" w:hAnsi="Times New Roman" w:eastAsia="方正仿宋_GBK"/>
          <w:b/>
          <w:sz w:val="36"/>
        </w:rPr>
        <w:t>目  录</w:t>
      </w:r>
    </w:p>
    <w:p w14:paraId="1576B418">
      <w:pPr>
        <w:tabs>
          <w:tab w:val="right" w:leader="dot" w:pos="8220"/>
        </w:tabs>
        <w:spacing w:after="40" w:line="360" w:lineRule="exact"/>
        <w:ind w:left="0" w:firstLine="0"/>
        <w:jc w:val="left"/>
        <w:rPr>
          <w:del w:id="27683" w:author="xh" w:date="2026-10-18T08:00:19+08:00"/>
        </w:rPr>
      </w:pPr>
      <w:del w:id="27684" w:author="xh" w:date="2026-10-18T08:00:19+08:00">
        <w:r>
          <w:fldChar w:fldCharType="begin"/>
        </w:r>
      </w:del>
      <w:del w:id="27685" w:author="xh" w:date="2026-10-18T08:00:19+08:00">
        <w:r>
          <w:instrText xml:space="preserve"> HYPERLINK \l "h0" </w:instrText>
        </w:r>
      </w:del>
      <w:del w:id="27686" w:author="xh" w:date="2026-10-18T08:00:19+08:00">
        <w:r>
          <w:fldChar w:fldCharType="separate"/>
        </w:r>
      </w:del>
      <w:del w:id="27687" w:author="xh" w:date="2026-10-18T08:00:19+08:00">
        <w:r>
          <w:rPr>
            <w:rFonts w:ascii="Times New Roman" w:hAnsi="Times New Roman" w:eastAsia="方正仿宋_GBK"/>
            <w:b/>
            <w:sz w:val="24"/>
          </w:rPr>
          <w:delText>第一章 绪论</w:delText>
        </w:r>
      </w:del>
      <w:del w:id="27688" w:author="xh" w:date="2026-10-18T08:00:19+08:00">
        <w:r>
          <w:rPr>
            <w:rFonts w:ascii="Times New Roman" w:hAnsi="Times New Roman" w:eastAsia="方正仿宋_GBK"/>
            <w:b/>
            <w:sz w:val="24"/>
          </w:rPr>
          <w:fldChar w:fldCharType="end"/>
        </w:r>
      </w:del>
      <w:del w:id="27689" w:author="xh" w:date="2026-10-18T08:00:19+08:00">
        <w:r>
          <w:rPr>
            <w:rFonts w:ascii="Times New Roman" w:hAnsi="Times New Roman" w:eastAsia="方正仿宋_GBK"/>
            <w:b/>
            <w:sz w:val="24"/>
          </w:rPr>
          <w:tab/>
        </w:r>
      </w:del>
      <w:del w:id="27690" w:author="xh" w:date="2026-10-18T08:00:19+08:00">
        <w:r>
          <w:rPr>
            <w:rFonts w:ascii="Times New Roman" w:hAnsi="Times New Roman" w:eastAsia="方正仿宋_GBK"/>
            <w:b/>
            <w:sz w:val="24"/>
          </w:rPr>
          <w:fldChar w:fldCharType="begin"/>
        </w:r>
      </w:del>
      <w:del w:id="27691" w:author="xh" w:date="2026-10-18T08:00:19+08:00">
        <w:r>
          <w:rPr>
            <w:rFonts w:ascii="Times New Roman" w:hAnsi="Times New Roman" w:eastAsia="方正仿宋_GBK"/>
            <w:b/>
            <w:sz w:val="24"/>
          </w:rPr>
          <w:instrText xml:space="preserve"> PAGEREF h0 \h </w:instrText>
        </w:r>
      </w:del>
      <w:del w:id="27692" w:author="xh" w:date="2026-10-18T08:00:19+08:00">
        <w:r>
          <w:rPr>
            <w:rFonts w:ascii="Times New Roman" w:hAnsi="Times New Roman" w:eastAsia="方正仿宋_GBK"/>
            <w:b/>
            <w:sz w:val="24"/>
          </w:rPr>
          <w:fldChar w:fldCharType="separate"/>
        </w:r>
      </w:del>
      <w:del w:id="27693" w:author="xh" w:date="2026-10-18T08:00:19+08:00">
        <w:r>
          <w:rPr>
            <w:rFonts w:ascii="Times New Roman" w:hAnsi="Times New Roman" w:eastAsia="方正仿宋_GBK"/>
            <w:b/>
            <w:sz w:val="24"/>
          </w:rPr>
          <w:delText>4</w:delText>
        </w:r>
      </w:del>
      <w:del w:id="27694" w:author="xh" w:date="2026-10-18T08:00:19+08:00">
        <w:r>
          <w:rPr>
            <w:rFonts w:ascii="Times New Roman" w:hAnsi="Times New Roman" w:eastAsia="方正仿宋_GBK"/>
            <w:b/>
            <w:sz w:val="24"/>
          </w:rPr>
          <w:fldChar w:fldCharType="end"/>
        </w:r>
      </w:del>
    </w:p>
    <w:p>
      <w:pPr>
        <w:tabs>
          <w:tab w:pos="8220" w:val="right" w:leader="dot"/>
        </w:tabs>
        <w:spacing w:line="360" w:lineRule="exact" w:after="40"/>
        <w:ind w:firstLine="0" w:left="0"/>
        <w:jc w:val="left"/>
        <w:rPr>
          <w:ins w:id="27695" w:author="xh" w:date="2026-10-18T08:00:59+08:00"/>
        </w:rPr>
      </w:pPr>
      <w:ins w:id="27696" w:author="xh" w:date="2026-10-18T08:00:59+08:00">
        <w:r>
          <w:rPr>
            <w:rFonts w:ascii="Times New Roman" w:hAnsi="Times New Roman" w:eastAsia="方正仿宋_GBK"/>
            <w:b/>
            <w:sz w:val="24"/>
          </w:rPr>
        </w:r>
      </w:ins>
      <w:ins w:id="27697" w:author="xh" w:date="2026-10-18T08:00:59+08:00">
        <w:hyperlink w:anchor="Report1017_h0" w:history="1">
          <w:r>
            <w:rPr>
              <w:rFonts w:ascii="Times New Roman" w:hAnsi="Times New Roman" w:eastAsia="方正仿宋_GBK"/>
              <w:b/>
              <w:sz w:val="24"/>
            </w:rPr>
            <w:t>第一章 绪论</w:t>
          </w:r>
        </w:hyperlink>
      </w:ins>
      <w:ins w:id="27698" w:author="xh" w:date="2026-10-18T08:00:59+08:00">
        <w:r>
          <w:rPr>
            <w:rFonts w:ascii="Times New Roman" w:hAnsi="Times New Roman" w:eastAsia="方正仿宋_GBK"/>
            <w:b/>
            <w:sz w:val="24"/>
          </w:rPr>
          <w:tab/>
        </w:r>
      </w:ins>
      <w:ins w:id="27699" w:author="xh" w:date="2026-10-18T08:00:59+08:00">
        <w:r>
          <w:rPr>
            <w:rFonts w:ascii="Times New Roman" w:hAnsi="Times New Roman" w:eastAsia="方正仿宋_GBK"/>
            <w:b/>
            <w:sz w:val="24"/>
          </w:rPr>
          <w:fldChar w:fldCharType="begin"/>
        </w:r>
      </w:ins>
      <w:ins w:id="27700" w:author="xh" w:date="2026-10-18T08:00:59+08:00">
        <w:r>
          <w:rPr>
            <w:rFonts w:ascii="Times New Roman" w:hAnsi="Times New Roman" w:eastAsia="方正仿宋_GBK"/>
            <w:b/>
            <w:sz w:val="24"/>
          </w:rPr>
          <w:instrText xml:space="preserve"> PAGEREF Report1017_h0 \h </w:instrText>
        </w:r>
      </w:ins>
      <w:ins w:id="27701" w:author="xh" w:date="2026-10-18T08:00:59+08:00">
        <w:r>
          <w:rPr>
            <w:rFonts w:ascii="Times New Roman" w:hAnsi="Times New Roman" w:eastAsia="方正仿宋_GBK"/>
            <w:b/>
            <w:sz w:val="24"/>
          </w:rPr>
          <w:fldChar w:fldCharType="separate"/>
        </w:r>
      </w:ins>
      <w:ins w:id="27702" w:author="xh" w:date="2026-10-18T08:00:59+08:00">
        <w:r>
          <w:rPr>
            <w:rFonts w:ascii="Times New Roman" w:hAnsi="Times New Roman" w:eastAsia="方正仿宋_GBK"/>
            <w:b/>
            <w:sz w:val="24"/>
          </w:rPr>
          <w:t>4</w:t>
        </w:r>
      </w:ins>
      <w:ins w:id="27703" w:author="xh" w:date="2026-10-18T08:00:59+08:00">
        <w:r>
          <w:rPr>
            <w:rFonts w:ascii="Times New Roman" w:hAnsi="Times New Roman" w:eastAsia="方正仿宋_GBK"/>
            <w:b/>
            <w:sz w:val="24"/>
          </w:rPr>
          <w:fldChar w:fldCharType="end"/>
        </w:r>
      </w:ins>
    </w:p>
    <w:p w14:paraId="5014AB74">
      <w:pPr>
        <w:tabs>
          <w:tab w:val="right" w:leader="dot" w:pos="8220"/>
        </w:tabs>
        <w:spacing w:after="40" w:line="360" w:lineRule="exact"/>
        <w:ind w:left="240" w:firstLine="0"/>
        <w:jc w:val="left"/>
        <w:rPr>
          <w:del w:id="27705" w:author="xh" w:date="2026-10-18T08:01:38+08:00"/>
        </w:rPr>
      </w:pPr>
      <w:del w:id="27706" w:author="xh" w:date="2026-10-18T08:01:38+08:00">
        <w:r>
          <w:fldChar w:fldCharType="begin"/>
        </w:r>
      </w:del>
      <w:del w:id="27707" w:author="xh" w:date="2026-10-18T08:01:38+08:00">
        <w:r>
          <w:instrText xml:space="preserve"> HYPERLINK \l "h1" </w:instrText>
        </w:r>
      </w:del>
      <w:del w:id="27708" w:author="xh" w:date="2026-10-18T08:01:38+08:00">
        <w:r>
          <w:fldChar w:fldCharType="separate"/>
        </w:r>
      </w:del>
      <w:del w:id="27709" w:author="xh" w:date="2026-10-18T08:01:38+08:00">
        <w:r>
          <w:rPr>
            <w:rFonts w:ascii="Times New Roman" w:hAnsi="Times New Roman" w:eastAsia="方正仿宋_GBK"/>
            <w:b w:val="0"/>
            <w:sz w:val="24"/>
          </w:rPr>
          <w:delText>1.1 研究背景与意义</w:delText>
        </w:r>
      </w:del>
      <w:del w:id="27710" w:author="xh" w:date="2026-10-18T08:01:38+08:00">
        <w:r>
          <w:rPr>
            <w:rFonts w:ascii="Times New Roman" w:hAnsi="Times New Roman" w:eastAsia="方正仿宋_GBK"/>
            <w:b w:val="0"/>
            <w:sz w:val="24"/>
          </w:rPr>
          <w:fldChar w:fldCharType="end"/>
        </w:r>
      </w:del>
      <w:del w:id="27711" w:author="xh" w:date="2026-10-18T08:01:38+08:00">
        <w:r>
          <w:rPr>
            <w:rFonts w:ascii="Times New Roman" w:hAnsi="Times New Roman" w:eastAsia="方正仿宋_GBK"/>
            <w:b w:val="0"/>
            <w:sz w:val="24"/>
          </w:rPr>
          <w:tab/>
        </w:r>
      </w:del>
      <w:del w:id="27712" w:author="xh" w:date="2026-10-18T08:01:38+08:00">
        <w:r>
          <w:rPr>
            <w:rFonts w:ascii="Times New Roman" w:hAnsi="Times New Roman" w:eastAsia="方正仿宋_GBK"/>
            <w:b w:val="0"/>
            <w:sz w:val="24"/>
          </w:rPr>
          <w:fldChar w:fldCharType="begin"/>
        </w:r>
      </w:del>
      <w:del w:id="27713" w:author="xh" w:date="2026-10-18T08:01:38+08:00">
        <w:r>
          <w:rPr>
            <w:rFonts w:ascii="Times New Roman" w:hAnsi="Times New Roman" w:eastAsia="方正仿宋_GBK"/>
            <w:b w:val="0"/>
            <w:sz w:val="24"/>
          </w:rPr>
          <w:instrText xml:space="preserve"> PAGEREF h1 \h </w:instrText>
        </w:r>
      </w:del>
      <w:del w:id="27714" w:author="xh" w:date="2026-10-18T08:01:38+08:00">
        <w:r>
          <w:rPr>
            <w:rFonts w:ascii="Times New Roman" w:hAnsi="Times New Roman" w:eastAsia="方正仿宋_GBK"/>
            <w:b w:val="0"/>
            <w:sz w:val="24"/>
          </w:rPr>
          <w:fldChar w:fldCharType="separate"/>
        </w:r>
      </w:del>
      <w:del w:id="27715" w:author="xh" w:date="2026-10-18T08:01:38+08:00">
        <w:r>
          <w:rPr>
            <w:rFonts w:ascii="Times New Roman" w:hAnsi="Times New Roman" w:eastAsia="方正仿宋_GBK"/>
            <w:b w:val="0"/>
            <w:sz w:val="24"/>
          </w:rPr>
          <w:delText>4</w:delText>
        </w:r>
      </w:del>
      <w:del w:id="27716" w:author="xh" w:date="2026-10-18T08:01:38+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7717" w:author="xh" w:date="2026-10-18T08:02:17+08:00"/>
        </w:rPr>
      </w:pPr>
      <w:ins w:id="27718" w:author="xh" w:date="2026-10-18T08:02:17+08:00">
        <w:r>
          <w:rPr>
            <w:rFonts w:ascii="Times New Roman" w:hAnsi="Times New Roman" w:eastAsia="方正仿宋_GBK"/>
            <w:b w:val="0"/>
            <w:sz w:val="24"/>
          </w:rPr>
        </w:r>
      </w:ins>
      <w:ins w:id="27719" w:author="xh" w:date="2026-10-18T08:02:17+08:00">
        <w:hyperlink w:anchor="Report1017_h1" w:history="1">
          <w:r>
            <w:rPr>
              <w:rFonts w:ascii="Times New Roman" w:hAnsi="Times New Roman" w:eastAsia="方正仿宋_GBK"/>
              <w:b w:val="0"/>
              <w:sz w:val="24"/>
            </w:rPr>
            <w:t>1.1 研究背景与意义</w:t>
          </w:r>
        </w:hyperlink>
      </w:ins>
      <w:ins w:id="27720" w:author="xh" w:date="2026-10-18T08:02:17+08:00">
        <w:r>
          <w:rPr>
            <w:rFonts w:ascii="Times New Roman" w:hAnsi="Times New Roman" w:eastAsia="方正仿宋_GBK"/>
            <w:b w:val="0"/>
            <w:sz w:val="24"/>
          </w:rPr>
          <w:tab/>
        </w:r>
      </w:ins>
      <w:ins w:id="27721" w:author="xh" w:date="2026-10-18T08:02:17+08:00">
        <w:r>
          <w:rPr>
            <w:rFonts w:ascii="Times New Roman" w:hAnsi="Times New Roman" w:eastAsia="方正仿宋_GBK"/>
            <w:b w:val="0"/>
            <w:sz w:val="24"/>
          </w:rPr>
          <w:fldChar w:fldCharType="begin"/>
        </w:r>
      </w:ins>
      <w:ins w:id="27722" w:author="xh" w:date="2026-10-18T08:02:17+08:00">
        <w:r>
          <w:rPr>
            <w:rFonts w:ascii="Times New Roman" w:hAnsi="Times New Roman" w:eastAsia="方正仿宋_GBK"/>
            <w:b w:val="0"/>
            <w:sz w:val="24"/>
          </w:rPr>
          <w:instrText xml:space="preserve"> PAGEREF Report1017_h1 \h </w:instrText>
        </w:r>
      </w:ins>
      <w:ins w:id="27723" w:author="xh" w:date="2026-10-18T08:02:17+08:00">
        <w:r>
          <w:rPr>
            <w:rFonts w:ascii="Times New Roman" w:hAnsi="Times New Roman" w:eastAsia="方正仿宋_GBK"/>
            <w:b w:val="0"/>
            <w:sz w:val="24"/>
          </w:rPr>
          <w:fldChar w:fldCharType="separate"/>
        </w:r>
      </w:ins>
      <w:ins w:id="27724" w:author="xh" w:date="2026-10-18T08:02:17+08:00">
        <w:r>
          <w:rPr>
            <w:rFonts w:ascii="Times New Roman" w:hAnsi="Times New Roman" w:eastAsia="方正仿宋_GBK"/>
            <w:b w:val="0"/>
            <w:sz w:val="24"/>
          </w:rPr>
          <w:t>4</w:t>
        </w:r>
      </w:ins>
      <w:ins w:id="27725" w:author="xh" w:date="2026-10-18T08:02:17+08:00">
        <w:r>
          <w:rPr>
            <w:rFonts w:ascii="Times New Roman" w:hAnsi="Times New Roman" w:eastAsia="方正仿宋_GBK"/>
            <w:b w:val="0"/>
            <w:sz w:val="24"/>
          </w:rPr>
          <w:fldChar w:fldCharType="end"/>
        </w:r>
      </w:ins>
    </w:p>
    <w:p w14:paraId="52CAF1B8">
      <w:pPr>
        <w:tabs>
          <w:tab w:val="right" w:leader="dot" w:pos="8220"/>
        </w:tabs>
        <w:spacing w:after="40" w:line="360" w:lineRule="exact"/>
        <w:ind w:left="240" w:firstLine="0"/>
        <w:jc w:val="left"/>
        <w:rPr>
          <w:del w:id="27727" w:author="xh" w:date="2026-10-18T08:02:57+08:00"/>
        </w:rPr>
      </w:pPr>
      <w:del w:id="27728" w:author="xh" w:date="2026-10-18T08:02:57+08:00">
        <w:r>
          <w:fldChar w:fldCharType="begin"/>
        </w:r>
      </w:del>
      <w:del w:id="27729" w:author="xh" w:date="2026-10-18T08:02:57+08:00">
        <w:r>
          <w:instrText xml:space="preserve"> HYPERLINK \l "h24" </w:instrText>
        </w:r>
      </w:del>
      <w:del w:id="27730" w:author="xh" w:date="2026-10-18T08:02:57+08:00">
        <w:r>
          <w:fldChar w:fldCharType="separate"/>
        </w:r>
      </w:del>
      <w:del w:id="27731" w:author="xh" w:date="2026-10-18T08:02:57+08:00">
        <w:r>
          <w:rPr>
            <w:rFonts w:ascii="Times New Roman" w:hAnsi="Times New Roman" w:eastAsia="方正仿宋_GBK"/>
            <w:b w:val="0"/>
            <w:sz w:val="24"/>
          </w:rPr>
          <w:delText>1.2 主要概念与规范依据</w:delText>
        </w:r>
      </w:del>
      <w:del w:id="27732" w:author="xh" w:date="2026-10-18T08:02:57+08:00">
        <w:r>
          <w:rPr>
            <w:rFonts w:ascii="Times New Roman" w:hAnsi="Times New Roman" w:eastAsia="方正仿宋_GBK"/>
            <w:b w:val="0"/>
            <w:sz w:val="24"/>
          </w:rPr>
          <w:fldChar w:fldCharType="end"/>
        </w:r>
      </w:del>
      <w:del w:id="27733" w:author="xh" w:date="2026-10-18T08:02:57+08:00">
        <w:r>
          <w:rPr>
            <w:rFonts w:ascii="Times New Roman" w:hAnsi="Times New Roman" w:eastAsia="方正仿宋_GBK"/>
            <w:b w:val="0"/>
            <w:sz w:val="24"/>
          </w:rPr>
          <w:tab/>
        </w:r>
      </w:del>
      <w:del w:id="27734" w:author="xh" w:date="2026-10-18T08:02:57+08:00">
        <w:r>
          <w:rPr>
            <w:rFonts w:ascii="Times New Roman" w:hAnsi="Times New Roman" w:eastAsia="方正仿宋_GBK"/>
            <w:b w:val="0"/>
            <w:sz w:val="24"/>
          </w:rPr>
          <w:fldChar w:fldCharType="begin"/>
        </w:r>
      </w:del>
      <w:del w:id="27735" w:author="xh" w:date="2026-10-18T08:02:57+08:00">
        <w:r>
          <w:rPr>
            <w:rFonts w:ascii="Times New Roman" w:hAnsi="Times New Roman" w:eastAsia="方正仿宋_GBK"/>
            <w:b w:val="0"/>
            <w:sz w:val="24"/>
          </w:rPr>
          <w:instrText xml:space="preserve"> PAGEREF h24 \h </w:instrText>
        </w:r>
      </w:del>
      <w:del w:id="27736" w:author="xh" w:date="2026-10-18T08:02:57+08:00">
        <w:r>
          <w:rPr>
            <w:rFonts w:ascii="Times New Roman" w:hAnsi="Times New Roman" w:eastAsia="方正仿宋_GBK"/>
            <w:b w:val="0"/>
            <w:sz w:val="24"/>
          </w:rPr>
          <w:fldChar w:fldCharType="separate"/>
        </w:r>
      </w:del>
      <w:del w:id="27737" w:author="xh" w:date="2026-10-18T08:02:57+08:00">
        <w:r>
          <w:rPr>
            <w:rFonts w:ascii="Times New Roman" w:hAnsi="Times New Roman" w:eastAsia="方正仿宋_GBK"/>
            <w:b w:val="0"/>
            <w:sz w:val="24"/>
          </w:rPr>
          <w:delText>6</w:delText>
        </w:r>
      </w:del>
      <w:del w:id="27738" w:author="xh" w:date="2026-10-18T08:02:57+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7739" w:author="xh" w:date="2026-10-18T08:03:36+08:00"/>
        </w:rPr>
      </w:pPr>
      <w:ins w:id="27740" w:author="xh" w:date="2026-10-18T08:03:36+08:00">
        <w:r>
          <w:rPr>
            <w:rFonts w:ascii="Times New Roman" w:hAnsi="Times New Roman" w:eastAsia="方正仿宋_GBK"/>
            <w:b w:val="0"/>
            <w:sz w:val="24"/>
          </w:rPr>
        </w:r>
      </w:ins>
      <w:ins w:id="27741" w:author="xh" w:date="2026-10-18T08:03:36+08:00">
        <w:hyperlink w:anchor="Report1017_h24" w:history="1">
          <w:r>
            <w:rPr>
              <w:rFonts w:ascii="Times New Roman" w:hAnsi="Times New Roman" w:eastAsia="方正仿宋_GBK"/>
              <w:b w:val="0"/>
              <w:sz w:val="24"/>
            </w:rPr>
            <w:t>1.2 主要概念与规范依据</w:t>
          </w:r>
        </w:hyperlink>
      </w:ins>
      <w:ins w:id="27742" w:author="xh" w:date="2026-10-18T08:03:36+08:00">
        <w:r>
          <w:rPr>
            <w:rFonts w:ascii="Times New Roman" w:hAnsi="Times New Roman" w:eastAsia="方正仿宋_GBK"/>
            <w:b w:val="0"/>
            <w:sz w:val="24"/>
          </w:rPr>
          <w:tab/>
        </w:r>
      </w:ins>
      <w:ins w:id="27743" w:author="xh" w:date="2026-10-18T08:03:36+08:00">
        <w:r>
          <w:rPr>
            <w:rFonts w:ascii="Times New Roman" w:hAnsi="Times New Roman" w:eastAsia="方正仿宋_GBK"/>
            <w:b w:val="0"/>
            <w:sz w:val="24"/>
          </w:rPr>
          <w:fldChar w:fldCharType="begin"/>
        </w:r>
      </w:ins>
      <w:ins w:id="27744" w:author="xh" w:date="2026-10-18T08:03:36+08:00">
        <w:r>
          <w:rPr>
            <w:rFonts w:ascii="Times New Roman" w:hAnsi="Times New Roman" w:eastAsia="方正仿宋_GBK"/>
            <w:b w:val="0"/>
            <w:sz w:val="24"/>
          </w:rPr>
          <w:instrText xml:space="preserve"> PAGEREF Report1017_h24 \h </w:instrText>
        </w:r>
      </w:ins>
      <w:ins w:id="27745" w:author="xh" w:date="2026-10-18T08:03:36+08:00">
        <w:r>
          <w:rPr>
            <w:rFonts w:ascii="Times New Roman" w:hAnsi="Times New Roman" w:eastAsia="方正仿宋_GBK"/>
            <w:b w:val="0"/>
            <w:sz w:val="24"/>
          </w:rPr>
          <w:fldChar w:fldCharType="separate"/>
        </w:r>
      </w:ins>
      <w:ins w:id="27746" w:author="xh" w:date="2026-10-18T08:03:36+08:00">
        <w:r>
          <w:rPr>
            <w:rFonts w:ascii="Times New Roman" w:hAnsi="Times New Roman" w:eastAsia="方正仿宋_GBK"/>
            <w:b w:val="0"/>
            <w:sz w:val="24"/>
          </w:rPr>
          <w:t>6</w:t>
        </w:r>
      </w:ins>
      <w:ins w:id="27747" w:author="xh" w:date="2026-10-18T08:03:36+08:00">
        <w:r>
          <w:rPr>
            <w:rFonts w:ascii="Times New Roman" w:hAnsi="Times New Roman" w:eastAsia="方正仿宋_GBK"/>
            <w:b w:val="0"/>
            <w:sz w:val="24"/>
          </w:rPr>
          <w:fldChar w:fldCharType="end"/>
        </w:r>
      </w:ins>
    </w:p>
    <w:p w14:paraId="3A3ACEBE">
      <w:pPr>
        <w:tabs>
          <w:tab w:val="right" w:leader="dot" w:pos="8220"/>
        </w:tabs>
        <w:spacing w:after="40" w:line="360" w:lineRule="exact"/>
        <w:ind w:left="240" w:firstLine="0"/>
        <w:jc w:val="left"/>
        <w:rPr>
          <w:del w:id="27749" w:author="xh" w:date="2026-10-18T08:04:16+08:00"/>
        </w:rPr>
      </w:pPr>
      <w:del w:id="27750" w:author="xh" w:date="2026-10-18T08:04:16+08:00">
        <w:r>
          <w:fldChar w:fldCharType="begin"/>
        </w:r>
      </w:del>
      <w:del w:id="27751" w:author="xh" w:date="2026-10-18T08:04:16+08:00">
        <w:r>
          <w:instrText xml:space="preserve"> HYPERLINK \l "h47" </w:instrText>
        </w:r>
      </w:del>
      <w:del w:id="27752" w:author="xh" w:date="2026-10-18T08:04:16+08:00">
        <w:r>
          <w:fldChar w:fldCharType="separate"/>
        </w:r>
      </w:del>
      <w:del w:id="27753" w:author="xh" w:date="2026-10-18T08:04:16+08:00">
        <w:r>
          <w:rPr>
            <w:rFonts w:ascii="Times New Roman" w:hAnsi="Times New Roman" w:eastAsia="方正仿宋_GBK"/>
            <w:b w:val="0"/>
            <w:sz w:val="24"/>
          </w:rPr>
          <w:delText>1.3 研究范围与对象</w:delText>
        </w:r>
      </w:del>
      <w:del w:id="27754" w:author="xh" w:date="2026-10-18T08:04:16+08:00">
        <w:r>
          <w:rPr>
            <w:rFonts w:ascii="Times New Roman" w:hAnsi="Times New Roman" w:eastAsia="方正仿宋_GBK"/>
            <w:b w:val="0"/>
            <w:sz w:val="24"/>
          </w:rPr>
          <w:fldChar w:fldCharType="end"/>
        </w:r>
      </w:del>
      <w:del w:id="27755" w:author="xh" w:date="2026-10-18T08:04:16+08:00">
        <w:r>
          <w:rPr>
            <w:rFonts w:ascii="Times New Roman" w:hAnsi="Times New Roman" w:eastAsia="方正仿宋_GBK"/>
            <w:b w:val="0"/>
            <w:sz w:val="24"/>
          </w:rPr>
          <w:tab/>
        </w:r>
      </w:del>
      <w:del w:id="27756" w:author="xh" w:date="2026-10-18T08:04:16+08:00">
        <w:r>
          <w:rPr>
            <w:rFonts w:ascii="Times New Roman" w:hAnsi="Times New Roman" w:eastAsia="方正仿宋_GBK"/>
            <w:b w:val="0"/>
            <w:sz w:val="24"/>
          </w:rPr>
          <w:fldChar w:fldCharType="begin"/>
        </w:r>
      </w:del>
      <w:del w:id="27757" w:author="xh" w:date="2026-10-18T08:04:16+08:00">
        <w:r>
          <w:rPr>
            <w:rFonts w:ascii="Times New Roman" w:hAnsi="Times New Roman" w:eastAsia="方正仿宋_GBK"/>
            <w:b w:val="0"/>
            <w:sz w:val="24"/>
          </w:rPr>
          <w:instrText xml:space="preserve"> PAGEREF h47 \h </w:instrText>
        </w:r>
      </w:del>
      <w:del w:id="27758" w:author="xh" w:date="2026-10-18T08:04:16+08:00">
        <w:r>
          <w:rPr>
            <w:rFonts w:ascii="Times New Roman" w:hAnsi="Times New Roman" w:eastAsia="方正仿宋_GBK"/>
            <w:b w:val="0"/>
            <w:sz w:val="24"/>
          </w:rPr>
          <w:fldChar w:fldCharType="separate"/>
        </w:r>
      </w:del>
      <w:del w:id="27759" w:author="xh" w:date="2026-10-18T08:04:16+08:00">
        <w:r>
          <w:rPr>
            <w:rFonts w:ascii="Times New Roman" w:hAnsi="Times New Roman" w:eastAsia="方正仿宋_GBK"/>
            <w:b w:val="0"/>
            <w:sz w:val="24"/>
          </w:rPr>
          <w:delText>9</w:delText>
        </w:r>
      </w:del>
      <w:del w:id="27760" w:author="xh" w:date="2026-10-18T08:04:16+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7761" w:author="xh" w:date="2026-10-18T08:04:55+08:00"/>
        </w:rPr>
      </w:pPr>
      <w:ins w:id="27762" w:author="xh" w:date="2026-10-18T08:04:55+08:00">
        <w:r>
          <w:rPr>
            <w:rFonts w:ascii="Times New Roman" w:hAnsi="Times New Roman" w:eastAsia="方正仿宋_GBK"/>
            <w:b w:val="0"/>
            <w:sz w:val="24"/>
          </w:rPr>
        </w:r>
      </w:ins>
      <w:ins w:id="27763" w:author="xh" w:date="2026-10-18T08:04:55+08:00">
        <w:hyperlink w:anchor="Report1017_h47" w:history="1">
          <w:r>
            <w:rPr>
              <w:rFonts w:ascii="Times New Roman" w:hAnsi="Times New Roman" w:eastAsia="方正仿宋_GBK"/>
              <w:b w:val="0"/>
              <w:sz w:val="24"/>
            </w:rPr>
            <w:t>1.3 研究范围与对象</w:t>
          </w:r>
        </w:hyperlink>
      </w:ins>
      <w:ins w:id="27764" w:author="xh" w:date="2026-10-18T08:04:55+08:00">
        <w:r>
          <w:rPr>
            <w:rFonts w:ascii="Times New Roman" w:hAnsi="Times New Roman" w:eastAsia="方正仿宋_GBK"/>
            <w:b w:val="0"/>
            <w:sz w:val="24"/>
          </w:rPr>
          <w:tab/>
        </w:r>
      </w:ins>
      <w:ins w:id="27765" w:author="xh" w:date="2026-10-18T08:04:55+08:00">
        <w:r>
          <w:rPr>
            <w:rFonts w:ascii="Times New Roman" w:hAnsi="Times New Roman" w:eastAsia="方正仿宋_GBK"/>
            <w:b w:val="0"/>
            <w:sz w:val="24"/>
          </w:rPr>
          <w:fldChar w:fldCharType="begin"/>
        </w:r>
      </w:ins>
      <w:ins w:id="27766" w:author="xh" w:date="2026-10-18T08:04:55+08:00">
        <w:r>
          <w:rPr>
            <w:rFonts w:ascii="Times New Roman" w:hAnsi="Times New Roman" w:eastAsia="方正仿宋_GBK"/>
            <w:b w:val="0"/>
            <w:sz w:val="24"/>
          </w:rPr>
          <w:instrText xml:space="preserve"> PAGEREF Report1017_h47 \h </w:instrText>
        </w:r>
      </w:ins>
      <w:ins w:id="27767" w:author="xh" w:date="2026-10-18T08:04:55+08:00">
        <w:r>
          <w:rPr>
            <w:rFonts w:ascii="Times New Roman" w:hAnsi="Times New Roman" w:eastAsia="方正仿宋_GBK"/>
            <w:b w:val="0"/>
            <w:sz w:val="24"/>
          </w:rPr>
          <w:fldChar w:fldCharType="separate"/>
        </w:r>
      </w:ins>
      <w:ins w:id="27768" w:author="xh" w:date="2026-10-18T08:04:55+08:00">
        <w:r>
          <w:rPr>
            <w:rFonts w:ascii="Times New Roman" w:hAnsi="Times New Roman" w:eastAsia="方正仿宋_GBK"/>
            <w:b w:val="0"/>
            <w:sz w:val="24"/>
          </w:rPr>
          <w:t>9</w:t>
        </w:r>
      </w:ins>
      <w:ins w:id="27769" w:author="xh" w:date="2026-10-18T08:04:55+08:00">
        <w:r>
          <w:rPr>
            <w:rFonts w:ascii="Times New Roman" w:hAnsi="Times New Roman" w:eastAsia="方正仿宋_GBK"/>
            <w:b w:val="0"/>
            <w:sz w:val="24"/>
          </w:rPr>
          <w:fldChar w:fldCharType="end"/>
        </w:r>
      </w:ins>
    </w:p>
    <w:p w14:paraId="31CC24AD">
      <w:pPr>
        <w:tabs>
          <w:tab w:val="right" w:leader="dot" w:pos="8220"/>
        </w:tabs>
        <w:spacing w:after="40" w:line="360" w:lineRule="exact"/>
        <w:ind w:left="240" w:firstLine="0"/>
        <w:jc w:val="left"/>
        <w:rPr>
          <w:del w:id="27771" w:author="xh" w:date="2026-10-18T08:05:34+08:00"/>
        </w:rPr>
      </w:pPr>
      <w:del w:id="27772" w:author="xh" w:date="2026-10-18T08:05:34+08:00">
        <w:r>
          <w:fldChar w:fldCharType="begin"/>
        </w:r>
      </w:del>
      <w:del w:id="27773" w:author="xh" w:date="2026-10-18T08:05:34+08:00">
        <w:r>
          <w:instrText xml:space="preserve"> HYPERLINK \l "h64" </w:instrText>
        </w:r>
      </w:del>
      <w:del w:id="27774" w:author="xh" w:date="2026-10-18T08:05:34+08:00">
        <w:r>
          <w:fldChar w:fldCharType="separate"/>
        </w:r>
      </w:del>
      <w:del w:id="27775" w:author="xh" w:date="2026-10-18T08:05:34+08:00">
        <w:r>
          <w:rPr>
            <w:rFonts w:ascii="Times New Roman" w:hAnsi="Times New Roman" w:eastAsia="方正仿宋_GBK"/>
            <w:b w:val="0"/>
            <w:sz w:val="24"/>
          </w:rPr>
          <w:delText>1.4 研究目标与内容</w:delText>
        </w:r>
      </w:del>
      <w:del w:id="27776" w:author="xh" w:date="2026-10-18T08:05:34+08:00">
        <w:r>
          <w:rPr>
            <w:rFonts w:ascii="Times New Roman" w:hAnsi="Times New Roman" w:eastAsia="方正仿宋_GBK"/>
            <w:b w:val="0"/>
            <w:sz w:val="24"/>
          </w:rPr>
          <w:fldChar w:fldCharType="end"/>
        </w:r>
      </w:del>
      <w:del w:id="27777" w:author="xh" w:date="2026-10-18T08:05:34+08:00">
        <w:r>
          <w:rPr>
            <w:rFonts w:ascii="Times New Roman" w:hAnsi="Times New Roman" w:eastAsia="方正仿宋_GBK"/>
            <w:b w:val="0"/>
            <w:sz w:val="24"/>
          </w:rPr>
          <w:tab/>
        </w:r>
      </w:del>
      <w:del w:id="27778" w:author="xh" w:date="2026-10-18T08:05:34+08:00">
        <w:r>
          <w:rPr>
            <w:rFonts w:ascii="Times New Roman" w:hAnsi="Times New Roman" w:eastAsia="方正仿宋_GBK"/>
            <w:b w:val="0"/>
            <w:sz w:val="24"/>
          </w:rPr>
          <w:fldChar w:fldCharType="begin"/>
        </w:r>
      </w:del>
      <w:del w:id="27779" w:author="xh" w:date="2026-10-18T08:05:34+08:00">
        <w:r>
          <w:rPr>
            <w:rFonts w:ascii="Times New Roman" w:hAnsi="Times New Roman" w:eastAsia="方正仿宋_GBK"/>
            <w:b w:val="0"/>
            <w:sz w:val="24"/>
          </w:rPr>
          <w:instrText xml:space="preserve"> PAGEREF h64 \h </w:instrText>
        </w:r>
      </w:del>
      <w:del w:id="27780" w:author="xh" w:date="2026-10-18T08:05:34+08:00">
        <w:r>
          <w:rPr>
            <w:rFonts w:ascii="Times New Roman" w:hAnsi="Times New Roman" w:eastAsia="方正仿宋_GBK"/>
            <w:b w:val="0"/>
            <w:sz w:val="24"/>
          </w:rPr>
          <w:fldChar w:fldCharType="separate"/>
        </w:r>
      </w:del>
      <w:del w:id="27781" w:author="xh" w:date="2026-10-18T08:05:34+08:00">
        <w:r>
          <w:rPr>
            <w:rFonts w:ascii="Times New Roman" w:hAnsi="Times New Roman" w:eastAsia="方正仿宋_GBK"/>
            <w:b w:val="0"/>
            <w:sz w:val="24"/>
          </w:rPr>
          <w:delText>11</w:delText>
        </w:r>
      </w:del>
      <w:del w:id="27782" w:author="xh" w:date="2026-10-18T08:05:34+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7783" w:author="xh" w:date="2026-10-18T08:06:14+08:00"/>
        </w:rPr>
      </w:pPr>
      <w:ins w:id="27784" w:author="xh" w:date="2026-10-18T08:06:14+08:00">
        <w:r>
          <w:rPr>
            <w:rFonts w:ascii="Times New Roman" w:hAnsi="Times New Roman" w:eastAsia="方正仿宋_GBK"/>
            <w:b w:val="0"/>
            <w:sz w:val="24"/>
          </w:rPr>
        </w:r>
      </w:ins>
      <w:ins w:id="27785" w:author="xh" w:date="2026-10-18T08:06:14+08:00">
        <w:hyperlink w:anchor="Report1017_h64" w:history="1">
          <w:r>
            <w:rPr>
              <w:rFonts w:ascii="Times New Roman" w:hAnsi="Times New Roman" w:eastAsia="方正仿宋_GBK"/>
              <w:b w:val="0"/>
              <w:sz w:val="24"/>
            </w:rPr>
            <w:t>1.4 研究目标与内容</w:t>
          </w:r>
        </w:hyperlink>
      </w:ins>
      <w:ins w:id="27786" w:author="xh" w:date="2026-10-18T08:06:14+08:00">
        <w:r>
          <w:rPr>
            <w:rFonts w:ascii="Times New Roman" w:hAnsi="Times New Roman" w:eastAsia="方正仿宋_GBK"/>
            <w:b w:val="0"/>
            <w:sz w:val="24"/>
          </w:rPr>
          <w:tab/>
        </w:r>
      </w:ins>
      <w:ins w:id="27787" w:author="xh" w:date="2026-10-18T08:06:14+08:00">
        <w:r>
          <w:rPr>
            <w:rFonts w:ascii="Times New Roman" w:hAnsi="Times New Roman" w:eastAsia="方正仿宋_GBK"/>
            <w:b w:val="0"/>
            <w:sz w:val="24"/>
          </w:rPr>
          <w:fldChar w:fldCharType="begin"/>
        </w:r>
      </w:ins>
      <w:ins w:id="27788" w:author="xh" w:date="2026-10-18T08:06:14+08:00">
        <w:r>
          <w:rPr>
            <w:rFonts w:ascii="Times New Roman" w:hAnsi="Times New Roman" w:eastAsia="方正仿宋_GBK"/>
            <w:b w:val="0"/>
            <w:sz w:val="24"/>
          </w:rPr>
          <w:instrText xml:space="preserve"> PAGEREF Report1017_h64 \h </w:instrText>
        </w:r>
      </w:ins>
      <w:ins w:id="27789" w:author="xh" w:date="2026-10-18T08:06:14+08:00">
        <w:r>
          <w:rPr>
            <w:rFonts w:ascii="Times New Roman" w:hAnsi="Times New Roman" w:eastAsia="方正仿宋_GBK"/>
            <w:b w:val="0"/>
            <w:sz w:val="24"/>
          </w:rPr>
          <w:fldChar w:fldCharType="separate"/>
        </w:r>
      </w:ins>
      <w:ins w:id="27790" w:author="xh" w:date="2026-10-18T08:06:14+08:00">
        <w:r>
          <w:rPr>
            <w:rFonts w:ascii="Times New Roman" w:hAnsi="Times New Roman" w:eastAsia="方正仿宋_GBK"/>
            <w:b w:val="0"/>
            <w:sz w:val="24"/>
          </w:rPr>
          <w:t>11</w:t>
        </w:r>
      </w:ins>
      <w:ins w:id="27791" w:author="xh" w:date="2026-10-18T08:06:14+08:00">
        <w:r>
          <w:rPr>
            <w:rFonts w:ascii="Times New Roman" w:hAnsi="Times New Roman" w:eastAsia="方正仿宋_GBK"/>
            <w:b w:val="0"/>
            <w:sz w:val="24"/>
          </w:rPr>
          <w:fldChar w:fldCharType="end"/>
        </w:r>
      </w:ins>
    </w:p>
    <w:p w14:paraId="1709CE57">
      <w:pPr>
        <w:tabs>
          <w:tab w:val="right" w:leader="dot" w:pos="8220"/>
        </w:tabs>
        <w:spacing w:after="40" w:line="360" w:lineRule="exact"/>
        <w:ind w:left="240" w:firstLine="0"/>
        <w:jc w:val="left"/>
        <w:rPr>
          <w:del w:id="27793" w:author="xh" w:date="2026-10-18T08:06:53+08:00"/>
        </w:rPr>
      </w:pPr>
      <w:del w:id="27794" w:author="xh" w:date="2026-10-18T08:06:53+08:00">
        <w:r>
          <w:fldChar w:fldCharType="begin"/>
        </w:r>
      </w:del>
      <w:del w:id="27795" w:author="xh" w:date="2026-10-18T08:06:53+08:00">
        <w:r>
          <w:instrText xml:space="preserve"> HYPERLINK \l "h76" </w:instrText>
        </w:r>
      </w:del>
      <w:del w:id="27796" w:author="xh" w:date="2026-10-18T08:06:53+08:00">
        <w:r>
          <w:fldChar w:fldCharType="separate"/>
        </w:r>
      </w:del>
      <w:del w:id="27797" w:author="xh" w:date="2026-10-18T08:06:53+08:00">
        <w:r>
          <w:rPr>
            <w:rFonts w:ascii="Times New Roman" w:hAnsi="Times New Roman" w:eastAsia="方正仿宋_GBK"/>
            <w:b w:val="0"/>
            <w:sz w:val="24"/>
          </w:rPr>
          <w:delText>1.5 研究方法与技术路线</w:delText>
        </w:r>
      </w:del>
      <w:del w:id="27798" w:author="xh" w:date="2026-10-18T08:06:53+08:00">
        <w:r>
          <w:rPr>
            <w:rFonts w:ascii="Times New Roman" w:hAnsi="Times New Roman" w:eastAsia="方正仿宋_GBK"/>
            <w:b w:val="0"/>
            <w:sz w:val="24"/>
          </w:rPr>
          <w:fldChar w:fldCharType="end"/>
        </w:r>
      </w:del>
      <w:del w:id="27799" w:author="xh" w:date="2026-10-18T08:06:53+08:00">
        <w:r>
          <w:rPr>
            <w:rFonts w:ascii="Times New Roman" w:hAnsi="Times New Roman" w:eastAsia="方正仿宋_GBK"/>
            <w:b w:val="0"/>
            <w:sz w:val="24"/>
          </w:rPr>
          <w:tab/>
        </w:r>
      </w:del>
      <w:del w:id="27800" w:author="xh" w:date="2026-10-18T08:06:53+08:00">
        <w:r>
          <w:rPr>
            <w:rFonts w:ascii="Times New Roman" w:hAnsi="Times New Roman" w:eastAsia="方正仿宋_GBK"/>
            <w:b w:val="0"/>
            <w:sz w:val="24"/>
          </w:rPr>
          <w:fldChar w:fldCharType="begin"/>
        </w:r>
      </w:del>
      <w:del w:id="27801" w:author="xh" w:date="2026-10-18T08:06:53+08:00">
        <w:r>
          <w:rPr>
            <w:rFonts w:ascii="Times New Roman" w:hAnsi="Times New Roman" w:eastAsia="方正仿宋_GBK"/>
            <w:b w:val="0"/>
            <w:sz w:val="24"/>
          </w:rPr>
          <w:instrText xml:space="preserve"> PAGEREF h76 \h </w:instrText>
        </w:r>
      </w:del>
      <w:del w:id="27802" w:author="xh" w:date="2026-10-18T08:06:53+08:00">
        <w:r>
          <w:rPr>
            <w:rFonts w:ascii="Times New Roman" w:hAnsi="Times New Roman" w:eastAsia="方正仿宋_GBK"/>
            <w:b w:val="0"/>
            <w:sz w:val="24"/>
          </w:rPr>
          <w:fldChar w:fldCharType="separate"/>
        </w:r>
      </w:del>
      <w:del w:id="27803" w:author="xh" w:date="2026-10-18T08:06:53+08:00">
        <w:r>
          <w:rPr>
            <w:rFonts w:ascii="Times New Roman" w:hAnsi="Times New Roman" w:eastAsia="方正仿宋_GBK"/>
            <w:b w:val="0"/>
            <w:sz w:val="24"/>
          </w:rPr>
          <w:delText>12</w:delText>
        </w:r>
      </w:del>
      <w:del w:id="27804" w:author="xh" w:date="2026-10-18T08:06:53+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7805" w:author="xh" w:date="2026-10-18T08:07:33+08:00"/>
        </w:rPr>
      </w:pPr>
      <w:ins w:id="27806" w:author="xh" w:date="2026-10-18T08:07:33+08:00">
        <w:r>
          <w:rPr>
            <w:rFonts w:ascii="Times New Roman" w:hAnsi="Times New Roman" w:eastAsia="方正仿宋_GBK"/>
            <w:b w:val="0"/>
            <w:sz w:val="24"/>
          </w:rPr>
        </w:r>
      </w:ins>
      <w:ins w:id="27807" w:author="xh" w:date="2026-10-18T08:07:33+08:00">
        <w:hyperlink w:anchor="Report1017_h76" w:history="1">
          <w:r>
            <w:rPr>
              <w:rFonts w:ascii="Times New Roman" w:hAnsi="Times New Roman" w:eastAsia="方正仿宋_GBK"/>
              <w:b w:val="0"/>
              <w:sz w:val="24"/>
            </w:rPr>
            <w:t>1.5 研究方法与技术路线</w:t>
          </w:r>
        </w:hyperlink>
      </w:ins>
      <w:ins w:id="27808" w:author="xh" w:date="2026-10-18T08:07:33+08:00">
        <w:r>
          <w:rPr>
            <w:rFonts w:ascii="Times New Roman" w:hAnsi="Times New Roman" w:eastAsia="方正仿宋_GBK"/>
            <w:b w:val="0"/>
            <w:sz w:val="24"/>
          </w:rPr>
          <w:tab/>
        </w:r>
      </w:ins>
      <w:ins w:id="27809" w:author="xh" w:date="2026-10-18T08:07:33+08:00">
        <w:r>
          <w:rPr>
            <w:rFonts w:ascii="Times New Roman" w:hAnsi="Times New Roman" w:eastAsia="方正仿宋_GBK"/>
            <w:b w:val="0"/>
            <w:sz w:val="24"/>
          </w:rPr>
          <w:fldChar w:fldCharType="begin"/>
        </w:r>
      </w:ins>
      <w:ins w:id="27810" w:author="xh" w:date="2026-10-18T08:07:33+08:00">
        <w:r>
          <w:rPr>
            <w:rFonts w:ascii="Times New Roman" w:hAnsi="Times New Roman" w:eastAsia="方正仿宋_GBK"/>
            <w:b w:val="0"/>
            <w:sz w:val="24"/>
          </w:rPr>
          <w:instrText xml:space="preserve"> PAGEREF Report1017_h76 \h </w:instrText>
        </w:r>
      </w:ins>
      <w:ins w:id="27811" w:author="xh" w:date="2026-10-18T08:07:33+08:00">
        <w:r>
          <w:rPr>
            <w:rFonts w:ascii="Times New Roman" w:hAnsi="Times New Roman" w:eastAsia="方正仿宋_GBK"/>
            <w:b w:val="0"/>
            <w:sz w:val="24"/>
          </w:rPr>
          <w:fldChar w:fldCharType="separate"/>
        </w:r>
      </w:ins>
      <w:ins w:id="27812" w:author="xh" w:date="2026-10-18T08:07:33+08:00">
        <w:r>
          <w:rPr>
            <w:rFonts w:ascii="Times New Roman" w:hAnsi="Times New Roman" w:eastAsia="方正仿宋_GBK"/>
            <w:b w:val="0"/>
            <w:sz w:val="24"/>
          </w:rPr>
          <w:t>12</w:t>
        </w:r>
      </w:ins>
      <w:ins w:id="27813" w:author="xh" w:date="2026-10-18T08:07:33+08:00">
        <w:r>
          <w:rPr>
            <w:rFonts w:ascii="Times New Roman" w:hAnsi="Times New Roman" w:eastAsia="方正仿宋_GBK"/>
            <w:b w:val="0"/>
            <w:sz w:val="24"/>
          </w:rPr>
          <w:fldChar w:fldCharType="end"/>
        </w:r>
      </w:ins>
    </w:p>
    <w:p w14:paraId="777DD45E">
      <w:pPr>
        <w:tabs>
          <w:tab w:val="right" w:leader="dot" w:pos="8220"/>
        </w:tabs>
        <w:spacing w:after="40" w:line="360" w:lineRule="exact"/>
        <w:ind w:left="240" w:firstLine="0"/>
        <w:jc w:val="left"/>
        <w:rPr>
          <w:del w:id="27815" w:author="xh" w:date="2026-10-18T08:08:12+08:00"/>
        </w:rPr>
      </w:pPr>
      <w:del w:id="27816" w:author="xh" w:date="2026-10-18T08:08:12+08:00">
        <w:r>
          <w:fldChar w:fldCharType="begin"/>
        </w:r>
      </w:del>
      <w:del w:id="27817" w:author="xh" w:date="2026-10-18T08:08:12+08:00">
        <w:r>
          <w:instrText xml:space="preserve"> HYPERLINK \l "h92" </w:instrText>
        </w:r>
      </w:del>
      <w:del w:id="27818" w:author="xh" w:date="2026-10-18T08:08:12+08:00">
        <w:r>
          <w:fldChar w:fldCharType="separate"/>
        </w:r>
      </w:del>
      <w:del w:id="27819" w:author="xh" w:date="2026-10-18T08:08:12+08:00">
        <w:r>
          <w:rPr>
            <w:rFonts w:ascii="Times New Roman" w:hAnsi="Times New Roman" w:eastAsia="方正仿宋_GBK"/>
            <w:b w:val="0"/>
            <w:sz w:val="24"/>
          </w:rPr>
          <w:delText>1.6 研究成果及应用</w:delText>
        </w:r>
      </w:del>
      <w:del w:id="27820" w:author="xh" w:date="2026-10-18T08:08:12+08:00">
        <w:r>
          <w:rPr>
            <w:rFonts w:ascii="Times New Roman" w:hAnsi="Times New Roman" w:eastAsia="方正仿宋_GBK"/>
            <w:b w:val="0"/>
            <w:sz w:val="24"/>
          </w:rPr>
          <w:fldChar w:fldCharType="end"/>
        </w:r>
      </w:del>
      <w:del w:id="27821" w:author="xh" w:date="2026-10-18T08:08:12+08:00">
        <w:r>
          <w:rPr>
            <w:rFonts w:ascii="Times New Roman" w:hAnsi="Times New Roman" w:eastAsia="方正仿宋_GBK"/>
            <w:b w:val="0"/>
            <w:sz w:val="24"/>
          </w:rPr>
          <w:tab/>
        </w:r>
      </w:del>
      <w:del w:id="27822" w:author="xh" w:date="2026-10-18T08:08:12+08:00">
        <w:r>
          <w:rPr>
            <w:rFonts w:ascii="Times New Roman" w:hAnsi="Times New Roman" w:eastAsia="方正仿宋_GBK"/>
            <w:b w:val="0"/>
            <w:sz w:val="24"/>
          </w:rPr>
          <w:fldChar w:fldCharType="begin"/>
        </w:r>
      </w:del>
      <w:del w:id="27823" w:author="xh" w:date="2026-10-18T08:08:12+08:00">
        <w:r>
          <w:rPr>
            <w:rFonts w:ascii="Times New Roman" w:hAnsi="Times New Roman" w:eastAsia="方正仿宋_GBK"/>
            <w:b w:val="0"/>
            <w:sz w:val="24"/>
          </w:rPr>
          <w:instrText xml:space="preserve"> PAGEREF h92 \h </w:instrText>
        </w:r>
      </w:del>
      <w:del w:id="27824" w:author="xh" w:date="2026-10-18T08:08:12+08:00">
        <w:r>
          <w:rPr>
            <w:rFonts w:ascii="Times New Roman" w:hAnsi="Times New Roman" w:eastAsia="方正仿宋_GBK"/>
            <w:b w:val="0"/>
            <w:sz w:val="24"/>
          </w:rPr>
          <w:fldChar w:fldCharType="separate"/>
        </w:r>
      </w:del>
      <w:del w:id="27825" w:author="xh" w:date="2026-10-18T08:08:12+08:00">
        <w:r>
          <w:rPr>
            <w:rFonts w:ascii="Times New Roman" w:hAnsi="Times New Roman" w:eastAsia="方正仿宋_GBK"/>
            <w:b w:val="0"/>
            <w:sz w:val="24"/>
          </w:rPr>
          <w:delText>14</w:delText>
        </w:r>
      </w:del>
      <w:del w:id="27826" w:author="xh" w:date="2026-10-18T08:08:12+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7827" w:author="xh" w:date="2026-10-18T08:08:51+08:00"/>
        </w:rPr>
      </w:pPr>
      <w:ins w:id="27828" w:author="xh" w:date="2026-10-18T08:08:51+08:00">
        <w:r>
          <w:rPr>
            <w:rFonts w:ascii="Times New Roman" w:hAnsi="Times New Roman" w:eastAsia="方正仿宋_GBK"/>
            <w:b w:val="0"/>
            <w:sz w:val="24"/>
          </w:rPr>
        </w:r>
      </w:ins>
      <w:ins w:id="27829" w:author="xh" w:date="2026-10-18T08:08:51+08:00">
        <w:hyperlink w:anchor="Report1017_h92" w:history="1">
          <w:r>
            <w:rPr>
              <w:rFonts w:ascii="Times New Roman" w:hAnsi="Times New Roman" w:eastAsia="方正仿宋_GBK"/>
              <w:b w:val="0"/>
              <w:sz w:val="24"/>
            </w:rPr>
            <w:t>1.6 研究成果及应用</w:t>
          </w:r>
        </w:hyperlink>
      </w:ins>
      <w:ins w:id="27830" w:author="xh" w:date="2026-10-18T08:08:51+08:00">
        <w:r>
          <w:rPr>
            <w:rFonts w:ascii="Times New Roman" w:hAnsi="Times New Roman" w:eastAsia="方正仿宋_GBK"/>
            <w:b w:val="0"/>
            <w:sz w:val="24"/>
          </w:rPr>
          <w:tab/>
        </w:r>
      </w:ins>
      <w:ins w:id="27831" w:author="xh" w:date="2026-10-18T08:08:51+08:00">
        <w:r>
          <w:rPr>
            <w:rFonts w:ascii="Times New Roman" w:hAnsi="Times New Roman" w:eastAsia="方正仿宋_GBK"/>
            <w:b w:val="0"/>
            <w:sz w:val="24"/>
          </w:rPr>
          <w:fldChar w:fldCharType="begin"/>
        </w:r>
      </w:ins>
      <w:ins w:id="27832" w:author="xh" w:date="2026-10-18T08:08:51+08:00">
        <w:r>
          <w:rPr>
            <w:rFonts w:ascii="Times New Roman" w:hAnsi="Times New Roman" w:eastAsia="方正仿宋_GBK"/>
            <w:b w:val="0"/>
            <w:sz w:val="24"/>
          </w:rPr>
          <w:instrText xml:space="preserve"> PAGEREF Report1017_h92 \h </w:instrText>
        </w:r>
      </w:ins>
      <w:ins w:id="27833" w:author="xh" w:date="2026-10-18T08:08:51+08:00">
        <w:r>
          <w:rPr>
            <w:rFonts w:ascii="Times New Roman" w:hAnsi="Times New Roman" w:eastAsia="方正仿宋_GBK"/>
            <w:b w:val="0"/>
            <w:sz w:val="24"/>
          </w:rPr>
          <w:fldChar w:fldCharType="separate"/>
        </w:r>
      </w:ins>
      <w:ins w:id="27834" w:author="xh" w:date="2026-10-18T08:08:51+08:00">
        <w:r>
          <w:rPr>
            <w:rFonts w:ascii="Times New Roman" w:hAnsi="Times New Roman" w:eastAsia="方正仿宋_GBK"/>
            <w:b w:val="0"/>
            <w:sz w:val="24"/>
          </w:rPr>
          <w:t>14</w:t>
        </w:r>
      </w:ins>
      <w:ins w:id="27835" w:author="xh" w:date="2026-10-18T08:08:51+08:00">
        <w:r>
          <w:rPr>
            <w:rFonts w:ascii="Times New Roman" w:hAnsi="Times New Roman" w:eastAsia="方正仿宋_GBK"/>
            <w:b w:val="0"/>
            <w:sz w:val="24"/>
          </w:rPr>
          <w:fldChar w:fldCharType="end"/>
        </w:r>
      </w:ins>
    </w:p>
    <w:p w14:paraId="7AECAC91">
      <w:pPr>
        <w:tabs>
          <w:tab w:val="right" w:leader="dot" w:pos="8220"/>
        </w:tabs>
        <w:spacing w:after="40" w:line="360" w:lineRule="exact"/>
        <w:ind w:left="0" w:firstLine="0"/>
        <w:jc w:val="left"/>
        <w:rPr>
          <w:del w:id="27837" w:author="xh" w:date="2026-10-18T08:09:31+08:00"/>
        </w:rPr>
      </w:pPr>
      <w:del w:id="27838" w:author="xh" w:date="2026-10-18T08:09:31+08:00">
        <w:r>
          <w:fldChar w:fldCharType="begin"/>
        </w:r>
      </w:del>
      <w:del w:id="27839" w:author="xh" w:date="2026-10-18T08:09:31+08:00">
        <w:r>
          <w:instrText xml:space="preserve"> HYPERLINK \l "h95" </w:instrText>
        </w:r>
      </w:del>
      <w:del w:id="27840" w:author="xh" w:date="2026-10-18T08:09:31+08:00">
        <w:r>
          <w:fldChar w:fldCharType="separate"/>
        </w:r>
      </w:del>
      <w:del w:id="27841" w:author="xh" w:date="2026-10-18T08:09:31+08:00">
        <w:r>
          <w:rPr>
            <w:rFonts w:ascii="Times New Roman" w:hAnsi="Times New Roman" w:eastAsia="方正仿宋_GBK"/>
            <w:b/>
            <w:sz w:val="24"/>
          </w:rPr>
          <w:delText>第二章 国内外研究现状</w:delText>
        </w:r>
      </w:del>
      <w:del w:id="27842" w:author="xh" w:date="2026-10-18T08:09:31+08:00">
        <w:r>
          <w:rPr>
            <w:rFonts w:ascii="Times New Roman" w:hAnsi="Times New Roman" w:eastAsia="方正仿宋_GBK"/>
            <w:b/>
            <w:sz w:val="24"/>
          </w:rPr>
          <w:fldChar w:fldCharType="end"/>
        </w:r>
      </w:del>
      <w:del w:id="27843" w:author="xh" w:date="2026-10-18T08:09:31+08:00">
        <w:r>
          <w:rPr>
            <w:rFonts w:ascii="Times New Roman" w:hAnsi="Times New Roman" w:eastAsia="方正仿宋_GBK"/>
            <w:b/>
            <w:sz w:val="24"/>
          </w:rPr>
          <w:tab/>
        </w:r>
      </w:del>
      <w:del w:id="27844" w:author="xh" w:date="2026-10-18T08:09:31+08:00">
        <w:r>
          <w:rPr>
            <w:rFonts w:ascii="Times New Roman" w:hAnsi="Times New Roman" w:eastAsia="方正仿宋_GBK"/>
            <w:b/>
            <w:sz w:val="24"/>
          </w:rPr>
          <w:fldChar w:fldCharType="begin"/>
        </w:r>
      </w:del>
      <w:del w:id="27845" w:author="xh" w:date="2026-10-18T08:09:31+08:00">
        <w:r>
          <w:rPr>
            <w:rFonts w:ascii="Times New Roman" w:hAnsi="Times New Roman" w:eastAsia="方正仿宋_GBK"/>
            <w:b/>
            <w:sz w:val="24"/>
          </w:rPr>
          <w:instrText xml:space="preserve"> PAGEREF h95 \h </w:instrText>
        </w:r>
      </w:del>
      <w:del w:id="27846" w:author="xh" w:date="2026-10-18T08:09:31+08:00">
        <w:r>
          <w:rPr>
            <w:rFonts w:ascii="Times New Roman" w:hAnsi="Times New Roman" w:eastAsia="方正仿宋_GBK"/>
            <w:b/>
            <w:sz w:val="24"/>
          </w:rPr>
          <w:fldChar w:fldCharType="separate"/>
        </w:r>
      </w:del>
      <w:del w:id="27847" w:author="xh" w:date="2026-10-18T08:09:31+08:00">
        <w:r>
          <w:rPr>
            <w:rFonts w:ascii="Times New Roman" w:hAnsi="Times New Roman" w:eastAsia="方正仿宋_GBK"/>
            <w:b/>
            <w:sz w:val="24"/>
          </w:rPr>
          <w:delText>15</w:delText>
        </w:r>
      </w:del>
      <w:del w:id="27848" w:author="xh" w:date="2026-10-18T08:09:31+08:00">
        <w:r>
          <w:rPr>
            <w:rFonts w:ascii="Times New Roman" w:hAnsi="Times New Roman" w:eastAsia="方正仿宋_GBK"/>
            <w:b/>
            <w:sz w:val="24"/>
          </w:rPr>
          <w:fldChar w:fldCharType="end"/>
        </w:r>
      </w:del>
    </w:p>
    <w:p>
      <w:pPr>
        <w:tabs>
          <w:tab w:pos="8220" w:val="right" w:leader="dot"/>
        </w:tabs>
        <w:spacing w:line="360" w:lineRule="exact" w:after="40"/>
        <w:ind w:firstLine="0" w:left="0"/>
        <w:jc w:val="left"/>
        <w:rPr>
          <w:ins w:id="27849" w:author="xh" w:date="2026-10-18T08:10:10+08:00"/>
        </w:rPr>
      </w:pPr>
      <w:ins w:id="27850" w:author="xh" w:date="2026-10-18T08:10:10+08:00">
        <w:r>
          <w:rPr>
            <w:rFonts w:ascii="Times New Roman" w:hAnsi="Times New Roman" w:eastAsia="方正仿宋_GBK"/>
            <w:b/>
            <w:sz w:val="24"/>
          </w:rPr>
        </w:r>
      </w:ins>
      <w:ins w:id="27851" w:author="xh" w:date="2026-10-18T08:10:10+08:00">
        <w:hyperlink w:anchor="Report1017_h95" w:history="1">
          <w:r>
            <w:rPr>
              <w:rFonts w:ascii="Times New Roman" w:hAnsi="Times New Roman" w:eastAsia="方正仿宋_GBK"/>
              <w:b/>
              <w:sz w:val="24"/>
            </w:rPr>
            <w:t>第二章 国内外研究现状</w:t>
          </w:r>
        </w:hyperlink>
      </w:ins>
      <w:ins w:id="27852" w:author="xh" w:date="2026-10-18T08:10:10+08:00">
        <w:r>
          <w:rPr>
            <w:rFonts w:ascii="Times New Roman" w:hAnsi="Times New Roman" w:eastAsia="方正仿宋_GBK"/>
            <w:b/>
            <w:sz w:val="24"/>
          </w:rPr>
          <w:tab/>
        </w:r>
      </w:ins>
      <w:ins w:id="27853" w:author="xh" w:date="2026-10-18T08:10:10+08:00">
        <w:r>
          <w:rPr>
            <w:rFonts w:ascii="Times New Roman" w:hAnsi="Times New Roman" w:eastAsia="方正仿宋_GBK"/>
            <w:b/>
            <w:sz w:val="24"/>
          </w:rPr>
          <w:fldChar w:fldCharType="begin"/>
        </w:r>
      </w:ins>
      <w:ins w:id="27854" w:author="xh" w:date="2026-10-18T08:10:10+08:00">
        <w:r>
          <w:rPr>
            <w:rFonts w:ascii="Times New Roman" w:hAnsi="Times New Roman" w:eastAsia="方正仿宋_GBK"/>
            <w:b/>
            <w:sz w:val="24"/>
          </w:rPr>
          <w:instrText xml:space="preserve"> PAGEREF Report1017_h95 \h </w:instrText>
        </w:r>
      </w:ins>
      <w:ins w:id="27855" w:author="xh" w:date="2026-10-18T08:10:10+08:00">
        <w:r>
          <w:rPr>
            <w:rFonts w:ascii="Times New Roman" w:hAnsi="Times New Roman" w:eastAsia="方正仿宋_GBK"/>
            <w:b/>
            <w:sz w:val="24"/>
          </w:rPr>
          <w:fldChar w:fldCharType="separate"/>
        </w:r>
      </w:ins>
      <w:ins w:id="27856" w:author="xh" w:date="2026-10-18T08:10:10+08:00">
        <w:r>
          <w:rPr>
            <w:rFonts w:ascii="Times New Roman" w:hAnsi="Times New Roman" w:eastAsia="方正仿宋_GBK"/>
            <w:b/>
            <w:sz w:val="24"/>
          </w:rPr>
          <w:t>15</w:t>
        </w:r>
      </w:ins>
      <w:ins w:id="27857" w:author="xh" w:date="2026-10-18T08:10:10+08:00">
        <w:r>
          <w:rPr>
            <w:rFonts w:ascii="Times New Roman" w:hAnsi="Times New Roman" w:eastAsia="方正仿宋_GBK"/>
            <w:b/>
            <w:sz w:val="24"/>
          </w:rPr>
          <w:fldChar w:fldCharType="end"/>
        </w:r>
      </w:ins>
    </w:p>
    <w:p w14:paraId="361F7C14">
      <w:pPr>
        <w:tabs>
          <w:tab w:val="right" w:leader="dot" w:pos="8220"/>
        </w:tabs>
        <w:spacing w:after="40" w:line="360" w:lineRule="exact"/>
        <w:ind w:left="240" w:firstLine="0"/>
        <w:jc w:val="left"/>
        <w:rPr>
          <w:del w:id="27859" w:author="xh" w:date="2026-10-18T08:10:50+08:00"/>
        </w:rPr>
      </w:pPr>
      <w:del w:id="27860" w:author="xh" w:date="2026-10-18T08:10:50+08:00">
        <w:r>
          <w:fldChar w:fldCharType="begin"/>
        </w:r>
      </w:del>
      <w:del w:id="27861" w:author="xh" w:date="2026-10-18T08:10:50+08:00">
        <w:r>
          <w:instrText xml:space="preserve"> HYPERLINK \l "h98" </w:instrText>
        </w:r>
      </w:del>
      <w:del w:id="27862" w:author="xh" w:date="2026-10-18T08:10:50+08:00">
        <w:r>
          <w:fldChar w:fldCharType="separate"/>
        </w:r>
      </w:del>
      <w:del w:id="27863" w:author="xh" w:date="2026-10-18T08:10:50+08:00">
        <w:r>
          <w:rPr>
            <w:rFonts w:ascii="Times New Roman" w:hAnsi="Times New Roman" w:eastAsia="方正仿宋_GBK"/>
            <w:b w:val="0"/>
            <w:sz w:val="24"/>
          </w:rPr>
          <w:delText>2.1 国外研究现状</w:delText>
        </w:r>
      </w:del>
      <w:del w:id="27864" w:author="xh" w:date="2026-10-18T08:10:50+08:00">
        <w:r>
          <w:rPr>
            <w:rFonts w:ascii="Times New Roman" w:hAnsi="Times New Roman" w:eastAsia="方正仿宋_GBK"/>
            <w:b w:val="0"/>
            <w:sz w:val="24"/>
          </w:rPr>
          <w:fldChar w:fldCharType="end"/>
        </w:r>
      </w:del>
      <w:del w:id="27865" w:author="xh" w:date="2026-10-18T08:10:50+08:00">
        <w:r>
          <w:rPr>
            <w:rFonts w:ascii="Times New Roman" w:hAnsi="Times New Roman" w:eastAsia="方正仿宋_GBK"/>
            <w:b w:val="0"/>
            <w:sz w:val="24"/>
          </w:rPr>
          <w:tab/>
        </w:r>
      </w:del>
      <w:del w:id="27866" w:author="xh" w:date="2026-10-18T08:10:50+08:00">
        <w:r>
          <w:rPr>
            <w:rFonts w:ascii="Times New Roman" w:hAnsi="Times New Roman" w:eastAsia="方正仿宋_GBK"/>
            <w:b w:val="0"/>
            <w:sz w:val="24"/>
          </w:rPr>
          <w:fldChar w:fldCharType="begin"/>
        </w:r>
      </w:del>
      <w:del w:id="27867" w:author="xh" w:date="2026-10-18T08:10:50+08:00">
        <w:r>
          <w:rPr>
            <w:rFonts w:ascii="Times New Roman" w:hAnsi="Times New Roman" w:eastAsia="方正仿宋_GBK"/>
            <w:b w:val="0"/>
            <w:sz w:val="24"/>
          </w:rPr>
          <w:instrText xml:space="preserve"> PAGEREF h98 \h </w:instrText>
        </w:r>
      </w:del>
      <w:del w:id="27868" w:author="xh" w:date="2026-10-18T08:10:50+08:00">
        <w:r>
          <w:rPr>
            <w:rFonts w:ascii="Times New Roman" w:hAnsi="Times New Roman" w:eastAsia="方正仿宋_GBK"/>
            <w:b w:val="0"/>
            <w:sz w:val="24"/>
          </w:rPr>
          <w:fldChar w:fldCharType="separate"/>
        </w:r>
      </w:del>
      <w:del w:id="27869" w:author="xh" w:date="2026-10-18T08:10:50+08:00">
        <w:r>
          <w:rPr>
            <w:rFonts w:ascii="Times New Roman" w:hAnsi="Times New Roman" w:eastAsia="方正仿宋_GBK"/>
            <w:b w:val="0"/>
            <w:sz w:val="24"/>
          </w:rPr>
          <w:delText>15</w:delText>
        </w:r>
      </w:del>
      <w:del w:id="27870" w:author="xh" w:date="2026-10-18T08:10:50+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7871" w:author="xh" w:date="2026-10-18T08:11:29+08:00"/>
        </w:rPr>
      </w:pPr>
      <w:ins w:id="27872" w:author="xh" w:date="2026-10-18T08:11:29+08:00">
        <w:r>
          <w:rPr>
            <w:rFonts w:ascii="Times New Roman" w:hAnsi="Times New Roman" w:eastAsia="方正仿宋_GBK"/>
            <w:b w:val="0"/>
            <w:sz w:val="24"/>
          </w:rPr>
        </w:r>
      </w:ins>
      <w:ins w:id="27873" w:author="xh" w:date="2026-10-18T08:11:29+08:00">
        <w:hyperlink w:anchor="Report1017_h98" w:history="1">
          <w:r>
            <w:rPr>
              <w:rFonts w:ascii="Times New Roman" w:hAnsi="Times New Roman" w:eastAsia="方正仿宋_GBK"/>
              <w:b w:val="0"/>
              <w:sz w:val="24"/>
            </w:rPr>
            <w:t>2.1 国外研究现状</w:t>
          </w:r>
        </w:hyperlink>
      </w:ins>
      <w:ins w:id="27874" w:author="xh" w:date="2026-10-18T08:11:29+08:00">
        <w:r>
          <w:rPr>
            <w:rFonts w:ascii="Times New Roman" w:hAnsi="Times New Roman" w:eastAsia="方正仿宋_GBK"/>
            <w:b w:val="0"/>
            <w:sz w:val="24"/>
          </w:rPr>
          <w:tab/>
        </w:r>
      </w:ins>
      <w:ins w:id="27875" w:author="xh" w:date="2026-10-18T08:11:29+08:00">
        <w:r>
          <w:rPr>
            <w:rFonts w:ascii="Times New Roman" w:hAnsi="Times New Roman" w:eastAsia="方正仿宋_GBK"/>
            <w:b w:val="0"/>
            <w:sz w:val="24"/>
          </w:rPr>
          <w:fldChar w:fldCharType="begin"/>
        </w:r>
      </w:ins>
      <w:ins w:id="27876" w:author="xh" w:date="2026-10-18T08:11:29+08:00">
        <w:r>
          <w:rPr>
            <w:rFonts w:ascii="Times New Roman" w:hAnsi="Times New Roman" w:eastAsia="方正仿宋_GBK"/>
            <w:b w:val="0"/>
            <w:sz w:val="24"/>
          </w:rPr>
          <w:instrText xml:space="preserve"> PAGEREF Report1017_h98 \h </w:instrText>
        </w:r>
      </w:ins>
      <w:ins w:id="27877" w:author="xh" w:date="2026-10-18T08:11:29+08:00">
        <w:r>
          <w:rPr>
            <w:rFonts w:ascii="Times New Roman" w:hAnsi="Times New Roman" w:eastAsia="方正仿宋_GBK"/>
            <w:b w:val="0"/>
            <w:sz w:val="24"/>
          </w:rPr>
          <w:fldChar w:fldCharType="separate"/>
        </w:r>
      </w:ins>
      <w:ins w:id="27878" w:author="xh" w:date="2026-10-18T08:11:29+08:00">
        <w:r>
          <w:rPr>
            <w:rFonts w:ascii="Times New Roman" w:hAnsi="Times New Roman" w:eastAsia="方正仿宋_GBK"/>
            <w:b w:val="0"/>
            <w:sz w:val="24"/>
          </w:rPr>
          <w:t>15</w:t>
        </w:r>
      </w:ins>
      <w:ins w:id="27879" w:author="xh" w:date="2026-10-18T08:11:29+08:00">
        <w:r>
          <w:rPr>
            <w:rFonts w:ascii="Times New Roman" w:hAnsi="Times New Roman" w:eastAsia="方正仿宋_GBK"/>
            <w:b w:val="0"/>
            <w:sz w:val="24"/>
          </w:rPr>
          <w:fldChar w:fldCharType="end"/>
        </w:r>
      </w:ins>
    </w:p>
    <w:p w14:paraId="3BC2D63C">
      <w:pPr>
        <w:tabs>
          <w:tab w:val="right" w:leader="dot" w:pos="8220"/>
        </w:tabs>
        <w:spacing w:after="40" w:line="360" w:lineRule="exact"/>
        <w:ind w:left="240" w:firstLine="0"/>
        <w:jc w:val="left"/>
        <w:rPr>
          <w:del w:id="27881" w:author="xh" w:date="2026-10-18T08:12:08+08:00"/>
        </w:rPr>
      </w:pPr>
      <w:del w:id="27882" w:author="xh" w:date="2026-10-18T08:12:08+08:00">
        <w:r>
          <w:fldChar w:fldCharType="begin"/>
        </w:r>
      </w:del>
      <w:del w:id="27883" w:author="xh" w:date="2026-10-18T08:12:08+08:00">
        <w:r>
          <w:instrText xml:space="preserve"> HYPERLINK \l "h122" </w:instrText>
        </w:r>
      </w:del>
      <w:del w:id="27884" w:author="xh" w:date="2026-10-18T08:12:08+08:00">
        <w:r>
          <w:fldChar w:fldCharType="separate"/>
        </w:r>
      </w:del>
      <w:del w:id="27885" w:author="xh" w:date="2026-10-18T08:12:08+08:00">
        <w:r>
          <w:rPr>
            <w:rFonts w:ascii="Times New Roman" w:hAnsi="Times New Roman" w:eastAsia="方正仿宋_GBK"/>
            <w:b w:val="0"/>
            <w:sz w:val="24"/>
          </w:rPr>
          <w:delText>2.2 国内研究现状</w:delText>
        </w:r>
      </w:del>
      <w:del w:id="27886" w:author="xh" w:date="2026-10-18T08:12:08+08:00">
        <w:r>
          <w:rPr>
            <w:rFonts w:ascii="Times New Roman" w:hAnsi="Times New Roman" w:eastAsia="方正仿宋_GBK"/>
            <w:b w:val="0"/>
            <w:sz w:val="24"/>
          </w:rPr>
          <w:fldChar w:fldCharType="end"/>
        </w:r>
      </w:del>
      <w:del w:id="27887" w:author="xh" w:date="2026-10-18T08:12:08+08:00">
        <w:r>
          <w:rPr>
            <w:rFonts w:ascii="Times New Roman" w:hAnsi="Times New Roman" w:eastAsia="方正仿宋_GBK"/>
            <w:b w:val="0"/>
            <w:sz w:val="24"/>
          </w:rPr>
          <w:tab/>
        </w:r>
      </w:del>
      <w:del w:id="27888" w:author="xh" w:date="2026-10-18T08:12:08+08:00">
        <w:r>
          <w:rPr>
            <w:rFonts w:ascii="Times New Roman" w:hAnsi="Times New Roman" w:eastAsia="方正仿宋_GBK"/>
            <w:b w:val="0"/>
            <w:sz w:val="24"/>
          </w:rPr>
          <w:fldChar w:fldCharType="begin"/>
        </w:r>
      </w:del>
      <w:del w:id="27889" w:author="xh" w:date="2026-10-18T08:12:08+08:00">
        <w:r>
          <w:rPr>
            <w:rFonts w:ascii="Times New Roman" w:hAnsi="Times New Roman" w:eastAsia="方正仿宋_GBK"/>
            <w:b w:val="0"/>
            <w:sz w:val="24"/>
          </w:rPr>
          <w:instrText xml:space="preserve"> PAGEREF h122 \h </w:instrText>
        </w:r>
      </w:del>
      <w:del w:id="27890" w:author="xh" w:date="2026-10-18T08:12:08+08:00">
        <w:r>
          <w:rPr>
            <w:rFonts w:ascii="Times New Roman" w:hAnsi="Times New Roman" w:eastAsia="方正仿宋_GBK"/>
            <w:b w:val="0"/>
            <w:sz w:val="24"/>
          </w:rPr>
          <w:fldChar w:fldCharType="separate"/>
        </w:r>
      </w:del>
      <w:del w:id="27891" w:author="xh" w:date="2026-10-18T08:12:08+08:00">
        <w:r>
          <w:rPr>
            <w:rFonts w:ascii="Times New Roman" w:hAnsi="Times New Roman" w:eastAsia="方正仿宋_GBK"/>
            <w:b w:val="0"/>
            <w:sz w:val="24"/>
          </w:rPr>
          <w:delText>18</w:delText>
        </w:r>
      </w:del>
      <w:del w:id="27892" w:author="xh" w:date="2026-10-18T08:12:08+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7893" w:author="xh" w:date="2026-10-18T08:12:48+08:00"/>
        </w:rPr>
      </w:pPr>
      <w:ins w:id="27894" w:author="xh" w:date="2026-10-18T08:12:48+08:00">
        <w:r>
          <w:rPr>
            <w:rFonts w:ascii="Times New Roman" w:hAnsi="Times New Roman" w:eastAsia="方正仿宋_GBK"/>
            <w:b w:val="0"/>
            <w:sz w:val="24"/>
          </w:rPr>
        </w:r>
      </w:ins>
      <w:ins w:id="27895" w:author="xh" w:date="2026-10-18T08:12:48+08:00">
        <w:hyperlink w:anchor="Report1017_h122" w:history="1">
          <w:r>
            <w:rPr>
              <w:rFonts w:ascii="Times New Roman" w:hAnsi="Times New Roman" w:eastAsia="方正仿宋_GBK"/>
              <w:b w:val="0"/>
              <w:sz w:val="24"/>
            </w:rPr>
            <w:t>2.2 国内研究现状</w:t>
          </w:r>
        </w:hyperlink>
      </w:ins>
      <w:ins w:id="27896" w:author="xh" w:date="2026-10-18T08:12:48+08:00">
        <w:r>
          <w:rPr>
            <w:rFonts w:ascii="Times New Roman" w:hAnsi="Times New Roman" w:eastAsia="方正仿宋_GBK"/>
            <w:b w:val="0"/>
            <w:sz w:val="24"/>
          </w:rPr>
          <w:tab/>
        </w:r>
      </w:ins>
      <w:ins w:id="27897" w:author="xh" w:date="2026-10-18T08:12:48+08:00">
        <w:r>
          <w:rPr>
            <w:rFonts w:ascii="Times New Roman" w:hAnsi="Times New Roman" w:eastAsia="方正仿宋_GBK"/>
            <w:b w:val="0"/>
            <w:sz w:val="24"/>
          </w:rPr>
          <w:fldChar w:fldCharType="begin"/>
        </w:r>
      </w:ins>
      <w:ins w:id="27898" w:author="xh" w:date="2026-10-18T08:12:48+08:00">
        <w:r>
          <w:rPr>
            <w:rFonts w:ascii="Times New Roman" w:hAnsi="Times New Roman" w:eastAsia="方正仿宋_GBK"/>
            <w:b w:val="0"/>
            <w:sz w:val="24"/>
          </w:rPr>
          <w:instrText xml:space="preserve"> PAGEREF Report1017_h122 \h </w:instrText>
        </w:r>
      </w:ins>
      <w:ins w:id="27899" w:author="xh" w:date="2026-10-18T08:12:48+08:00">
        <w:r>
          <w:rPr>
            <w:rFonts w:ascii="Times New Roman" w:hAnsi="Times New Roman" w:eastAsia="方正仿宋_GBK"/>
            <w:b w:val="0"/>
            <w:sz w:val="24"/>
          </w:rPr>
          <w:fldChar w:fldCharType="separate"/>
        </w:r>
      </w:ins>
      <w:ins w:id="27900" w:author="xh" w:date="2026-10-18T08:12:48+08:00">
        <w:r>
          <w:rPr>
            <w:rFonts w:ascii="Times New Roman" w:hAnsi="Times New Roman" w:eastAsia="方正仿宋_GBK"/>
            <w:b w:val="0"/>
            <w:sz w:val="24"/>
          </w:rPr>
          <w:t>18</w:t>
        </w:r>
      </w:ins>
      <w:ins w:id="27901" w:author="xh" w:date="2026-10-18T08:12:48+08:00">
        <w:r>
          <w:rPr>
            <w:rFonts w:ascii="Times New Roman" w:hAnsi="Times New Roman" w:eastAsia="方正仿宋_GBK"/>
            <w:b w:val="0"/>
            <w:sz w:val="24"/>
          </w:rPr>
          <w:fldChar w:fldCharType="end"/>
        </w:r>
      </w:ins>
    </w:p>
    <w:p w14:paraId="6DD9CB99">
      <w:pPr>
        <w:tabs>
          <w:tab w:val="right" w:leader="dot" w:pos="8220"/>
        </w:tabs>
        <w:spacing w:after="40" w:line="360" w:lineRule="exact"/>
        <w:ind w:left="240" w:firstLine="0"/>
        <w:jc w:val="left"/>
        <w:rPr>
          <w:del w:id="27903" w:author="xh" w:date="2026-10-18T08:13:27+08:00"/>
        </w:rPr>
      </w:pPr>
      <w:del w:id="27904" w:author="xh" w:date="2026-10-18T08:13:27+08:00">
        <w:r>
          <w:fldChar w:fldCharType="begin"/>
        </w:r>
      </w:del>
      <w:del w:id="27905" w:author="xh" w:date="2026-10-18T08:13:27+08:00">
        <w:r>
          <w:instrText xml:space="preserve"> HYPERLINK \l "h171" </w:instrText>
        </w:r>
      </w:del>
      <w:del w:id="27906" w:author="xh" w:date="2026-10-18T08:13:27+08:00">
        <w:r>
          <w:fldChar w:fldCharType="separate"/>
        </w:r>
      </w:del>
      <w:del w:id="27907" w:author="xh" w:date="2026-10-18T08:13:27+08:00">
        <w:r>
          <w:rPr>
            <w:rFonts w:ascii="Times New Roman" w:hAnsi="Times New Roman" w:eastAsia="方正仿宋_GBK"/>
            <w:b w:val="0"/>
            <w:sz w:val="24"/>
          </w:rPr>
          <w:delText>2.3 国内外研究对比与述评</w:delText>
        </w:r>
      </w:del>
      <w:del w:id="27908" w:author="xh" w:date="2026-10-18T08:13:27+08:00">
        <w:r>
          <w:rPr>
            <w:rFonts w:ascii="Times New Roman" w:hAnsi="Times New Roman" w:eastAsia="方正仿宋_GBK"/>
            <w:b w:val="0"/>
            <w:sz w:val="24"/>
          </w:rPr>
          <w:fldChar w:fldCharType="end"/>
        </w:r>
      </w:del>
      <w:del w:id="27909" w:author="xh" w:date="2026-10-18T08:13:27+08:00">
        <w:r>
          <w:rPr>
            <w:rFonts w:ascii="Times New Roman" w:hAnsi="Times New Roman" w:eastAsia="方正仿宋_GBK"/>
            <w:b w:val="0"/>
            <w:sz w:val="24"/>
          </w:rPr>
          <w:tab/>
        </w:r>
      </w:del>
      <w:del w:id="27910" w:author="xh" w:date="2026-10-18T08:13:27+08:00">
        <w:r>
          <w:rPr>
            <w:rFonts w:ascii="Times New Roman" w:hAnsi="Times New Roman" w:eastAsia="方正仿宋_GBK"/>
            <w:b w:val="0"/>
            <w:sz w:val="24"/>
          </w:rPr>
          <w:fldChar w:fldCharType="begin"/>
        </w:r>
      </w:del>
      <w:del w:id="27911" w:author="xh" w:date="2026-10-18T08:13:27+08:00">
        <w:r>
          <w:rPr>
            <w:rFonts w:ascii="Times New Roman" w:hAnsi="Times New Roman" w:eastAsia="方正仿宋_GBK"/>
            <w:b w:val="0"/>
            <w:sz w:val="24"/>
          </w:rPr>
          <w:instrText xml:space="preserve"> PAGEREF h171 \h </w:instrText>
        </w:r>
      </w:del>
      <w:del w:id="27912" w:author="xh" w:date="2026-10-18T08:13:27+08:00">
        <w:r>
          <w:rPr>
            <w:rFonts w:ascii="Times New Roman" w:hAnsi="Times New Roman" w:eastAsia="方正仿宋_GBK"/>
            <w:b w:val="0"/>
            <w:sz w:val="24"/>
          </w:rPr>
          <w:fldChar w:fldCharType="separate"/>
        </w:r>
      </w:del>
      <w:del w:id="27913" w:author="xh" w:date="2026-10-18T08:13:27+08:00">
        <w:r>
          <w:rPr>
            <w:rFonts w:ascii="Times New Roman" w:hAnsi="Times New Roman" w:eastAsia="方正仿宋_GBK"/>
            <w:b w:val="0"/>
            <w:sz w:val="24"/>
          </w:rPr>
          <w:delText>23</w:delText>
        </w:r>
      </w:del>
      <w:del w:id="27914" w:author="xh" w:date="2026-10-18T08:13:27+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7915" w:author="xh" w:date="2026-10-18T08:14:07+08:00"/>
        </w:rPr>
      </w:pPr>
      <w:ins w:id="27916" w:author="xh" w:date="2026-10-18T08:14:07+08:00">
        <w:r>
          <w:rPr>
            <w:rFonts w:ascii="Times New Roman" w:hAnsi="Times New Roman" w:eastAsia="方正仿宋_GBK"/>
            <w:b w:val="0"/>
            <w:sz w:val="24"/>
          </w:rPr>
        </w:r>
      </w:ins>
      <w:ins w:id="27917" w:author="xh" w:date="2026-10-18T08:14:07+08:00">
        <w:hyperlink w:anchor="Report1017_h171" w:history="1">
          <w:r>
            <w:rPr>
              <w:rFonts w:ascii="Times New Roman" w:hAnsi="Times New Roman" w:eastAsia="方正仿宋_GBK"/>
              <w:b w:val="0"/>
              <w:sz w:val="24"/>
            </w:rPr>
            <w:t>2.3 国内外研究对比与述评</w:t>
          </w:r>
        </w:hyperlink>
      </w:ins>
      <w:ins w:id="27918" w:author="xh" w:date="2026-10-18T08:14:07+08:00">
        <w:r>
          <w:rPr>
            <w:rFonts w:ascii="Times New Roman" w:hAnsi="Times New Roman" w:eastAsia="方正仿宋_GBK"/>
            <w:b w:val="0"/>
            <w:sz w:val="24"/>
          </w:rPr>
          <w:tab/>
        </w:r>
      </w:ins>
      <w:ins w:id="27919" w:author="xh" w:date="2026-10-18T08:14:07+08:00">
        <w:r>
          <w:rPr>
            <w:rFonts w:ascii="Times New Roman" w:hAnsi="Times New Roman" w:eastAsia="方正仿宋_GBK"/>
            <w:b w:val="0"/>
            <w:sz w:val="24"/>
          </w:rPr>
          <w:fldChar w:fldCharType="begin"/>
        </w:r>
      </w:ins>
      <w:ins w:id="27920" w:author="xh" w:date="2026-10-18T08:14:07+08:00">
        <w:r>
          <w:rPr>
            <w:rFonts w:ascii="Times New Roman" w:hAnsi="Times New Roman" w:eastAsia="方正仿宋_GBK"/>
            <w:b w:val="0"/>
            <w:sz w:val="24"/>
          </w:rPr>
          <w:instrText xml:space="preserve"> PAGEREF Report1017_h171 \h </w:instrText>
        </w:r>
      </w:ins>
      <w:ins w:id="27921" w:author="xh" w:date="2026-10-18T08:14:07+08:00">
        <w:r>
          <w:rPr>
            <w:rFonts w:ascii="Times New Roman" w:hAnsi="Times New Roman" w:eastAsia="方正仿宋_GBK"/>
            <w:b w:val="0"/>
            <w:sz w:val="24"/>
          </w:rPr>
          <w:fldChar w:fldCharType="separate"/>
        </w:r>
      </w:ins>
      <w:ins w:id="27922" w:author="xh" w:date="2026-10-18T08:14:07+08:00">
        <w:r>
          <w:rPr>
            <w:rFonts w:ascii="Times New Roman" w:hAnsi="Times New Roman" w:eastAsia="方正仿宋_GBK"/>
            <w:b w:val="0"/>
            <w:sz w:val="24"/>
          </w:rPr>
          <w:t>23</w:t>
        </w:r>
      </w:ins>
      <w:ins w:id="27923" w:author="xh" w:date="2026-10-18T08:14:07+08:00">
        <w:r>
          <w:rPr>
            <w:rFonts w:ascii="Times New Roman" w:hAnsi="Times New Roman" w:eastAsia="方正仿宋_GBK"/>
            <w:b w:val="0"/>
            <w:sz w:val="24"/>
          </w:rPr>
          <w:fldChar w:fldCharType="end"/>
        </w:r>
      </w:ins>
    </w:p>
    <w:p w14:paraId="1858EE0F">
      <w:pPr>
        <w:tabs>
          <w:tab w:val="right" w:leader="dot" w:pos="8220"/>
        </w:tabs>
        <w:spacing w:after="40" w:line="360" w:lineRule="exact"/>
        <w:ind w:left="240" w:firstLine="0"/>
        <w:jc w:val="left"/>
        <w:rPr>
          <w:del w:id="27925" w:author="xh" w:date="2026-10-18T08:14:46+08:00"/>
        </w:rPr>
      </w:pPr>
      <w:del w:id="27926" w:author="xh" w:date="2026-10-18T08:14:46+08:00">
        <w:r>
          <w:fldChar w:fldCharType="begin"/>
        </w:r>
      </w:del>
      <w:del w:id="27927" w:author="xh" w:date="2026-10-18T08:14:46+08:00">
        <w:r>
          <w:instrText xml:space="preserve"> HYPERLINK \l "h193" </w:instrText>
        </w:r>
      </w:del>
      <w:del w:id="27928" w:author="xh" w:date="2026-10-18T08:14:46+08:00">
        <w:r>
          <w:fldChar w:fldCharType="separate"/>
        </w:r>
      </w:del>
      <w:del w:id="27929" w:author="xh" w:date="2026-10-18T08:14:46+08:00">
        <w:r>
          <w:rPr>
            <w:rFonts w:ascii="Times New Roman" w:hAnsi="Times New Roman" w:eastAsia="方正仿宋_GBK"/>
            <w:b w:val="0"/>
            <w:sz w:val="24"/>
          </w:rPr>
          <w:delText>2.4 容载比与供电能力的理论联系</w:delText>
        </w:r>
      </w:del>
      <w:del w:id="27930" w:author="xh" w:date="2026-10-18T08:14:46+08:00">
        <w:r>
          <w:rPr>
            <w:rFonts w:ascii="Times New Roman" w:hAnsi="Times New Roman" w:eastAsia="方正仿宋_GBK"/>
            <w:b w:val="0"/>
            <w:sz w:val="24"/>
          </w:rPr>
          <w:fldChar w:fldCharType="end"/>
        </w:r>
      </w:del>
      <w:del w:id="27931" w:author="xh" w:date="2026-10-18T08:14:46+08:00">
        <w:r>
          <w:rPr>
            <w:rFonts w:ascii="Times New Roman" w:hAnsi="Times New Roman" w:eastAsia="方正仿宋_GBK"/>
            <w:b w:val="0"/>
            <w:sz w:val="24"/>
          </w:rPr>
          <w:tab/>
        </w:r>
      </w:del>
      <w:del w:id="27932" w:author="xh" w:date="2026-10-18T08:14:46+08:00">
        <w:r>
          <w:rPr>
            <w:rFonts w:ascii="Times New Roman" w:hAnsi="Times New Roman" w:eastAsia="方正仿宋_GBK"/>
            <w:b w:val="0"/>
            <w:sz w:val="24"/>
          </w:rPr>
          <w:fldChar w:fldCharType="begin"/>
        </w:r>
      </w:del>
      <w:del w:id="27933" w:author="xh" w:date="2026-10-18T08:14:46+08:00">
        <w:r>
          <w:rPr>
            <w:rFonts w:ascii="Times New Roman" w:hAnsi="Times New Roman" w:eastAsia="方正仿宋_GBK"/>
            <w:b w:val="0"/>
            <w:sz w:val="24"/>
          </w:rPr>
          <w:instrText xml:space="preserve"> PAGEREF h193 \h </w:instrText>
        </w:r>
      </w:del>
      <w:del w:id="27934" w:author="xh" w:date="2026-10-18T08:14:46+08:00">
        <w:r>
          <w:rPr>
            <w:rFonts w:ascii="Times New Roman" w:hAnsi="Times New Roman" w:eastAsia="方正仿宋_GBK"/>
            <w:b w:val="0"/>
            <w:sz w:val="24"/>
          </w:rPr>
          <w:fldChar w:fldCharType="separate"/>
        </w:r>
      </w:del>
      <w:del w:id="27935" w:author="xh" w:date="2026-10-18T08:14:46+08:00">
        <w:r>
          <w:rPr>
            <w:rFonts w:ascii="Times New Roman" w:hAnsi="Times New Roman" w:eastAsia="方正仿宋_GBK"/>
            <w:b w:val="0"/>
            <w:sz w:val="24"/>
          </w:rPr>
          <w:delText>26</w:delText>
        </w:r>
      </w:del>
      <w:del w:id="27936" w:author="xh" w:date="2026-10-18T08:14:46+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7937" w:author="xh" w:date="2026-10-18T08:15:25+08:00"/>
        </w:rPr>
      </w:pPr>
      <w:ins w:id="27938" w:author="xh" w:date="2026-10-18T08:15:25+08:00">
        <w:r>
          <w:rPr>
            <w:rFonts w:ascii="Times New Roman" w:hAnsi="Times New Roman" w:eastAsia="方正仿宋_GBK"/>
            <w:b w:val="0"/>
            <w:sz w:val="24"/>
          </w:rPr>
        </w:r>
      </w:ins>
      <w:ins w:id="27939" w:author="xh" w:date="2026-10-18T08:15:25+08:00">
        <w:hyperlink w:anchor="Report1017_h193" w:history="1">
          <w:r>
            <w:rPr>
              <w:rFonts w:ascii="Times New Roman" w:hAnsi="Times New Roman" w:eastAsia="方正仿宋_GBK"/>
              <w:b w:val="0"/>
              <w:sz w:val="24"/>
            </w:rPr>
            <w:t>2.4 容载比与供电能力的理论联系</w:t>
          </w:r>
        </w:hyperlink>
      </w:ins>
      <w:ins w:id="27940" w:author="xh" w:date="2026-10-18T08:15:25+08:00">
        <w:r>
          <w:rPr>
            <w:rFonts w:ascii="Times New Roman" w:hAnsi="Times New Roman" w:eastAsia="方正仿宋_GBK"/>
            <w:b w:val="0"/>
            <w:sz w:val="24"/>
          </w:rPr>
          <w:tab/>
        </w:r>
      </w:ins>
      <w:ins w:id="27941" w:author="xh" w:date="2026-10-18T08:15:25+08:00">
        <w:r>
          <w:rPr>
            <w:rFonts w:ascii="Times New Roman" w:hAnsi="Times New Roman" w:eastAsia="方正仿宋_GBK"/>
            <w:b w:val="0"/>
            <w:sz w:val="24"/>
          </w:rPr>
          <w:fldChar w:fldCharType="begin"/>
        </w:r>
      </w:ins>
      <w:ins w:id="27942" w:author="xh" w:date="2026-10-18T08:15:25+08:00">
        <w:r>
          <w:rPr>
            <w:rFonts w:ascii="Times New Roman" w:hAnsi="Times New Roman" w:eastAsia="方正仿宋_GBK"/>
            <w:b w:val="0"/>
            <w:sz w:val="24"/>
          </w:rPr>
          <w:instrText xml:space="preserve"> PAGEREF Report1017_h193 \h </w:instrText>
        </w:r>
      </w:ins>
      <w:ins w:id="27943" w:author="xh" w:date="2026-10-18T08:15:25+08:00">
        <w:r>
          <w:rPr>
            <w:rFonts w:ascii="Times New Roman" w:hAnsi="Times New Roman" w:eastAsia="方正仿宋_GBK"/>
            <w:b w:val="0"/>
            <w:sz w:val="24"/>
          </w:rPr>
          <w:fldChar w:fldCharType="separate"/>
        </w:r>
      </w:ins>
      <w:ins w:id="27944" w:author="xh" w:date="2026-10-18T08:15:25+08:00">
        <w:r>
          <w:rPr>
            <w:rFonts w:ascii="Times New Roman" w:hAnsi="Times New Roman" w:eastAsia="方正仿宋_GBK"/>
            <w:b w:val="0"/>
            <w:sz w:val="24"/>
          </w:rPr>
          <w:t>26</w:t>
        </w:r>
      </w:ins>
      <w:ins w:id="27945" w:author="xh" w:date="2026-10-18T08:15:25+08:00">
        <w:r>
          <w:rPr>
            <w:rFonts w:ascii="Times New Roman" w:hAnsi="Times New Roman" w:eastAsia="方正仿宋_GBK"/>
            <w:b w:val="0"/>
            <w:sz w:val="24"/>
          </w:rPr>
          <w:fldChar w:fldCharType="end"/>
        </w:r>
      </w:ins>
    </w:p>
    <w:p w14:paraId="1BA5361B">
      <w:pPr>
        <w:tabs>
          <w:tab w:val="right" w:leader="dot" w:pos="8220"/>
        </w:tabs>
        <w:spacing w:after="40" w:line="360" w:lineRule="exact"/>
        <w:ind w:left="240" w:firstLine="0"/>
        <w:jc w:val="left"/>
        <w:rPr>
          <w:del w:id="27947" w:author="xh" w:date="2026-10-18T08:16:05+08:00"/>
        </w:rPr>
      </w:pPr>
      <w:del w:id="27948" w:author="xh" w:date="2026-10-18T08:16:05+08:00">
        <w:r>
          <w:fldChar w:fldCharType="begin"/>
        </w:r>
      </w:del>
      <w:del w:id="27949" w:author="xh" w:date="2026-10-18T08:16:05+08:00">
        <w:r>
          <w:instrText xml:space="preserve"> HYPERLINK \l "h215" </w:instrText>
        </w:r>
      </w:del>
      <w:del w:id="27950" w:author="xh" w:date="2026-10-18T08:16:05+08:00">
        <w:r>
          <w:fldChar w:fldCharType="separate"/>
        </w:r>
      </w:del>
      <w:del w:id="27951" w:author="xh" w:date="2026-10-18T08:16:05+08:00">
        <w:r>
          <w:rPr>
            <w:rFonts w:ascii="Times New Roman" w:hAnsi="Times New Roman" w:eastAsia="方正仿宋_GBK"/>
            <w:b w:val="0"/>
            <w:sz w:val="24"/>
          </w:rPr>
          <w:delText>2.5 高渗透率下的源荷特征与容量压力</w:delText>
        </w:r>
      </w:del>
      <w:del w:id="27952" w:author="xh" w:date="2026-10-18T08:16:05+08:00">
        <w:r>
          <w:rPr>
            <w:rFonts w:ascii="Times New Roman" w:hAnsi="Times New Roman" w:eastAsia="方正仿宋_GBK"/>
            <w:b w:val="0"/>
            <w:sz w:val="24"/>
          </w:rPr>
          <w:fldChar w:fldCharType="end"/>
        </w:r>
      </w:del>
      <w:del w:id="27953" w:author="xh" w:date="2026-10-18T08:16:05+08:00">
        <w:r>
          <w:rPr>
            <w:rFonts w:ascii="Times New Roman" w:hAnsi="Times New Roman" w:eastAsia="方正仿宋_GBK"/>
            <w:b w:val="0"/>
            <w:sz w:val="24"/>
          </w:rPr>
          <w:tab/>
        </w:r>
      </w:del>
      <w:del w:id="27954" w:author="xh" w:date="2026-10-18T08:16:05+08:00">
        <w:r>
          <w:rPr>
            <w:rFonts w:ascii="Times New Roman" w:hAnsi="Times New Roman" w:eastAsia="方正仿宋_GBK"/>
            <w:b w:val="0"/>
            <w:sz w:val="24"/>
          </w:rPr>
          <w:fldChar w:fldCharType="begin"/>
        </w:r>
      </w:del>
      <w:del w:id="27955" w:author="xh" w:date="2026-10-18T08:16:05+08:00">
        <w:r>
          <w:rPr>
            <w:rFonts w:ascii="Times New Roman" w:hAnsi="Times New Roman" w:eastAsia="方正仿宋_GBK"/>
            <w:b w:val="0"/>
            <w:sz w:val="24"/>
          </w:rPr>
          <w:instrText xml:space="preserve"> PAGEREF h215 \h </w:instrText>
        </w:r>
      </w:del>
      <w:del w:id="27956" w:author="xh" w:date="2026-10-18T08:16:05+08:00">
        <w:r>
          <w:rPr>
            <w:rFonts w:ascii="Times New Roman" w:hAnsi="Times New Roman" w:eastAsia="方正仿宋_GBK"/>
            <w:b w:val="0"/>
            <w:sz w:val="24"/>
          </w:rPr>
          <w:fldChar w:fldCharType="separate"/>
        </w:r>
      </w:del>
      <w:del w:id="27957" w:author="xh" w:date="2026-10-18T08:16:05+08:00">
        <w:r>
          <w:rPr>
            <w:rFonts w:ascii="Times New Roman" w:hAnsi="Times New Roman" w:eastAsia="方正仿宋_GBK"/>
            <w:b w:val="0"/>
            <w:sz w:val="24"/>
          </w:rPr>
          <w:delText>28</w:delText>
        </w:r>
      </w:del>
      <w:del w:id="27958" w:author="xh" w:date="2026-10-18T08:16:05+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7959" w:author="xh" w:date="2026-10-18T08:16:44+08:00"/>
        </w:rPr>
      </w:pPr>
      <w:ins w:id="27960" w:author="xh" w:date="2026-10-18T08:16:44+08:00">
        <w:r>
          <w:rPr>
            <w:rFonts w:ascii="Times New Roman" w:hAnsi="Times New Roman" w:eastAsia="方正仿宋_GBK"/>
            <w:b w:val="0"/>
            <w:sz w:val="24"/>
          </w:rPr>
        </w:r>
      </w:ins>
      <w:ins w:id="27961" w:author="xh" w:date="2026-10-18T08:16:44+08:00">
        <w:hyperlink w:anchor="Report1017_h215" w:history="1">
          <w:r>
            <w:rPr>
              <w:rFonts w:ascii="Times New Roman" w:hAnsi="Times New Roman" w:eastAsia="方正仿宋_GBK"/>
              <w:b w:val="0"/>
              <w:sz w:val="24"/>
            </w:rPr>
            <w:t>2.5 高渗透率下的源荷特征与容量压力</w:t>
          </w:r>
        </w:hyperlink>
      </w:ins>
      <w:ins w:id="27962" w:author="xh" w:date="2026-10-18T08:16:44+08:00">
        <w:r>
          <w:rPr>
            <w:rFonts w:ascii="Times New Roman" w:hAnsi="Times New Roman" w:eastAsia="方正仿宋_GBK"/>
            <w:b w:val="0"/>
            <w:sz w:val="24"/>
          </w:rPr>
          <w:tab/>
        </w:r>
      </w:ins>
      <w:ins w:id="27963" w:author="xh" w:date="2026-10-18T08:16:44+08:00">
        <w:r>
          <w:rPr>
            <w:rFonts w:ascii="Times New Roman" w:hAnsi="Times New Roman" w:eastAsia="方正仿宋_GBK"/>
            <w:b w:val="0"/>
            <w:sz w:val="24"/>
          </w:rPr>
          <w:fldChar w:fldCharType="begin"/>
        </w:r>
      </w:ins>
      <w:ins w:id="27964" w:author="xh" w:date="2026-10-18T08:16:44+08:00">
        <w:r>
          <w:rPr>
            <w:rFonts w:ascii="Times New Roman" w:hAnsi="Times New Roman" w:eastAsia="方正仿宋_GBK"/>
            <w:b w:val="0"/>
            <w:sz w:val="24"/>
          </w:rPr>
          <w:instrText xml:space="preserve"> PAGEREF Report1017_h215 \h </w:instrText>
        </w:r>
      </w:ins>
      <w:ins w:id="27965" w:author="xh" w:date="2026-10-18T08:16:44+08:00">
        <w:r>
          <w:rPr>
            <w:rFonts w:ascii="Times New Roman" w:hAnsi="Times New Roman" w:eastAsia="方正仿宋_GBK"/>
            <w:b w:val="0"/>
            <w:sz w:val="24"/>
          </w:rPr>
          <w:fldChar w:fldCharType="separate"/>
        </w:r>
      </w:ins>
      <w:ins w:id="27966" w:author="xh" w:date="2026-10-18T08:16:44+08:00">
        <w:r>
          <w:rPr>
            <w:rFonts w:ascii="Times New Roman" w:hAnsi="Times New Roman" w:eastAsia="方正仿宋_GBK"/>
            <w:b w:val="0"/>
            <w:sz w:val="24"/>
          </w:rPr>
          <w:t>28</w:t>
        </w:r>
      </w:ins>
      <w:ins w:id="27967" w:author="xh" w:date="2026-10-18T08:16:44+08:00">
        <w:r>
          <w:rPr>
            <w:rFonts w:ascii="Times New Roman" w:hAnsi="Times New Roman" w:eastAsia="方正仿宋_GBK"/>
            <w:b w:val="0"/>
            <w:sz w:val="24"/>
          </w:rPr>
          <w:fldChar w:fldCharType="end"/>
        </w:r>
      </w:ins>
    </w:p>
    <w:p w14:paraId="3F94E97E">
      <w:pPr>
        <w:tabs>
          <w:tab w:val="right" w:leader="dot" w:pos="8220"/>
        </w:tabs>
        <w:spacing w:after="40" w:line="360" w:lineRule="exact"/>
        <w:ind w:left="240" w:firstLine="0"/>
        <w:jc w:val="left"/>
        <w:rPr>
          <w:del w:id="27969" w:author="xh" w:date="2026-10-18T08:17:24+08:00"/>
        </w:rPr>
      </w:pPr>
      <w:del w:id="27970" w:author="xh" w:date="2026-10-18T08:17:24+08:00">
        <w:r>
          <w:fldChar w:fldCharType="begin"/>
        </w:r>
      </w:del>
      <w:del w:id="27971" w:author="xh" w:date="2026-10-18T08:17:24+08:00">
        <w:r>
          <w:instrText xml:space="preserve"> HYPERLINK \l "h238" </w:instrText>
        </w:r>
      </w:del>
      <w:del w:id="27972" w:author="xh" w:date="2026-10-18T08:17:24+08:00">
        <w:r>
          <w:fldChar w:fldCharType="separate"/>
        </w:r>
      </w:del>
      <w:del w:id="27973" w:author="xh" w:date="2026-10-18T08:17:24+08:00">
        <w:r>
          <w:rPr>
            <w:rFonts w:ascii="Times New Roman" w:hAnsi="Times New Roman" w:eastAsia="方正仿宋_GBK"/>
            <w:b w:val="0"/>
            <w:sz w:val="24"/>
          </w:rPr>
          <w:delText>2.6 主变、联络与储能的经济替代条件</w:delText>
        </w:r>
      </w:del>
      <w:del w:id="27974" w:author="xh" w:date="2026-10-18T08:17:24+08:00">
        <w:r>
          <w:rPr>
            <w:rFonts w:ascii="Times New Roman" w:hAnsi="Times New Roman" w:eastAsia="方正仿宋_GBK"/>
            <w:b w:val="0"/>
            <w:sz w:val="24"/>
          </w:rPr>
          <w:fldChar w:fldCharType="end"/>
        </w:r>
      </w:del>
      <w:del w:id="27975" w:author="xh" w:date="2026-10-18T08:17:24+08:00">
        <w:r>
          <w:rPr>
            <w:rFonts w:ascii="Times New Roman" w:hAnsi="Times New Roman" w:eastAsia="方正仿宋_GBK"/>
            <w:b w:val="0"/>
            <w:sz w:val="24"/>
          </w:rPr>
          <w:tab/>
        </w:r>
      </w:del>
      <w:del w:id="27976" w:author="xh" w:date="2026-10-18T08:17:24+08:00">
        <w:r>
          <w:rPr>
            <w:rFonts w:ascii="Times New Roman" w:hAnsi="Times New Roman" w:eastAsia="方正仿宋_GBK"/>
            <w:b w:val="0"/>
            <w:sz w:val="24"/>
          </w:rPr>
          <w:fldChar w:fldCharType="begin"/>
        </w:r>
      </w:del>
      <w:del w:id="27977" w:author="xh" w:date="2026-10-18T08:17:24+08:00">
        <w:r>
          <w:rPr>
            <w:rFonts w:ascii="Times New Roman" w:hAnsi="Times New Roman" w:eastAsia="方正仿宋_GBK"/>
            <w:b w:val="0"/>
            <w:sz w:val="24"/>
          </w:rPr>
          <w:instrText xml:space="preserve"> PAGEREF h238 \h </w:instrText>
        </w:r>
      </w:del>
      <w:del w:id="27978" w:author="xh" w:date="2026-10-18T08:17:24+08:00">
        <w:r>
          <w:rPr>
            <w:rFonts w:ascii="Times New Roman" w:hAnsi="Times New Roman" w:eastAsia="方正仿宋_GBK"/>
            <w:b w:val="0"/>
            <w:sz w:val="24"/>
          </w:rPr>
          <w:fldChar w:fldCharType="separate"/>
        </w:r>
      </w:del>
      <w:del w:id="27979" w:author="xh" w:date="2026-10-18T08:17:24+08:00">
        <w:r>
          <w:rPr>
            <w:rFonts w:ascii="Times New Roman" w:hAnsi="Times New Roman" w:eastAsia="方正仿宋_GBK"/>
            <w:b w:val="0"/>
            <w:sz w:val="24"/>
          </w:rPr>
          <w:delText>30</w:delText>
        </w:r>
      </w:del>
      <w:del w:id="27980" w:author="xh" w:date="2026-10-18T08:17:24+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7981" w:author="xh" w:date="2026-10-18T08:18:03+08:00"/>
        </w:rPr>
      </w:pPr>
      <w:ins w:id="27982" w:author="xh" w:date="2026-10-18T08:18:03+08:00">
        <w:r>
          <w:rPr>
            <w:rFonts w:ascii="Times New Roman" w:hAnsi="Times New Roman" w:eastAsia="方正仿宋_GBK"/>
            <w:b w:val="0"/>
            <w:sz w:val="24"/>
          </w:rPr>
        </w:r>
      </w:ins>
      <w:ins w:id="27983" w:author="xh" w:date="2026-10-18T08:18:03+08:00">
        <w:hyperlink w:anchor="Report1017_h238" w:history="1">
          <w:r>
            <w:rPr>
              <w:rFonts w:ascii="Times New Roman" w:hAnsi="Times New Roman" w:eastAsia="方正仿宋_GBK"/>
              <w:b w:val="0"/>
              <w:sz w:val="24"/>
            </w:rPr>
            <w:t>2.6 主变、联络与储能的经济替代条件</w:t>
          </w:r>
        </w:hyperlink>
      </w:ins>
      <w:ins w:id="27984" w:author="xh" w:date="2026-10-18T08:18:03+08:00">
        <w:r>
          <w:rPr>
            <w:rFonts w:ascii="Times New Roman" w:hAnsi="Times New Roman" w:eastAsia="方正仿宋_GBK"/>
            <w:b w:val="0"/>
            <w:sz w:val="24"/>
          </w:rPr>
          <w:tab/>
        </w:r>
      </w:ins>
      <w:ins w:id="27985" w:author="xh" w:date="2026-10-18T08:18:03+08:00">
        <w:r>
          <w:rPr>
            <w:rFonts w:ascii="Times New Roman" w:hAnsi="Times New Roman" w:eastAsia="方正仿宋_GBK"/>
            <w:b w:val="0"/>
            <w:sz w:val="24"/>
          </w:rPr>
          <w:fldChar w:fldCharType="begin"/>
        </w:r>
      </w:ins>
      <w:ins w:id="27986" w:author="xh" w:date="2026-10-18T08:18:03+08:00">
        <w:r>
          <w:rPr>
            <w:rFonts w:ascii="Times New Roman" w:hAnsi="Times New Roman" w:eastAsia="方正仿宋_GBK"/>
            <w:b w:val="0"/>
            <w:sz w:val="24"/>
          </w:rPr>
          <w:instrText xml:space="preserve"> PAGEREF Report1017_h238 \h </w:instrText>
        </w:r>
      </w:ins>
      <w:ins w:id="27987" w:author="xh" w:date="2026-10-18T08:18:03+08:00">
        <w:r>
          <w:rPr>
            <w:rFonts w:ascii="Times New Roman" w:hAnsi="Times New Roman" w:eastAsia="方正仿宋_GBK"/>
            <w:b w:val="0"/>
            <w:sz w:val="24"/>
          </w:rPr>
          <w:fldChar w:fldCharType="separate"/>
        </w:r>
      </w:ins>
      <w:ins w:id="27988" w:author="xh" w:date="2026-10-18T08:18:03+08:00">
        <w:r>
          <w:rPr>
            <w:rFonts w:ascii="Times New Roman" w:hAnsi="Times New Roman" w:eastAsia="方正仿宋_GBK"/>
            <w:b w:val="0"/>
            <w:sz w:val="24"/>
          </w:rPr>
          <w:t>30</w:t>
        </w:r>
      </w:ins>
      <w:ins w:id="27989" w:author="xh" w:date="2026-10-18T08:18:03+08:00">
        <w:r>
          <w:rPr>
            <w:rFonts w:ascii="Times New Roman" w:hAnsi="Times New Roman" w:eastAsia="方正仿宋_GBK"/>
            <w:b w:val="0"/>
            <w:sz w:val="24"/>
          </w:rPr>
          <w:fldChar w:fldCharType="end"/>
        </w:r>
      </w:ins>
    </w:p>
    <w:p w14:paraId="5CFE17BA">
      <w:pPr>
        <w:tabs>
          <w:tab w:val="right" w:leader="dot" w:pos="8220"/>
        </w:tabs>
        <w:spacing w:after="40" w:line="360" w:lineRule="exact"/>
        <w:ind w:left="240" w:firstLine="0"/>
        <w:jc w:val="left"/>
        <w:rPr>
          <w:del w:id="27991" w:author="xh" w:date="2026-10-18T08:18:42+08:00"/>
        </w:rPr>
      </w:pPr>
      <w:del w:id="27992" w:author="xh" w:date="2026-10-18T08:18:42+08:00">
        <w:r>
          <w:fldChar w:fldCharType="begin"/>
        </w:r>
      </w:del>
      <w:del w:id="27993" w:author="xh" w:date="2026-10-18T08:18:42+08:00">
        <w:r>
          <w:instrText xml:space="preserve"> HYPERLINK \l "h256" </w:instrText>
        </w:r>
      </w:del>
      <w:del w:id="27994" w:author="xh" w:date="2026-10-18T08:18:42+08:00">
        <w:r>
          <w:fldChar w:fldCharType="separate"/>
        </w:r>
      </w:del>
      <w:del w:id="27995" w:author="xh" w:date="2026-10-18T08:18:42+08:00">
        <w:r>
          <w:rPr>
            <w:rFonts w:ascii="Times New Roman" w:hAnsi="Times New Roman" w:eastAsia="方正仿宋_GBK"/>
            <w:b w:val="0"/>
            <w:sz w:val="24"/>
          </w:rPr>
          <w:delText>2.7 规划寻优方法与本项目选型</w:delText>
        </w:r>
      </w:del>
      <w:del w:id="27996" w:author="xh" w:date="2026-10-18T08:18:42+08:00">
        <w:r>
          <w:rPr>
            <w:rFonts w:ascii="Times New Roman" w:hAnsi="Times New Roman" w:eastAsia="方正仿宋_GBK"/>
            <w:b w:val="0"/>
            <w:sz w:val="24"/>
          </w:rPr>
          <w:fldChar w:fldCharType="end"/>
        </w:r>
      </w:del>
      <w:del w:id="27997" w:author="xh" w:date="2026-10-18T08:18:42+08:00">
        <w:r>
          <w:rPr>
            <w:rFonts w:ascii="Times New Roman" w:hAnsi="Times New Roman" w:eastAsia="方正仿宋_GBK"/>
            <w:b w:val="0"/>
            <w:sz w:val="24"/>
          </w:rPr>
          <w:tab/>
        </w:r>
      </w:del>
      <w:del w:id="27998" w:author="xh" w:date="2026-10-18T08:18:42+08:00">
        <w:r>
          <w:rPr>
            <w:rFonts w:ascii="Times New Roman" w:hAnsi="Times New Roman" w:eastAsia="方正仿宋_GBK"/>
            <w:b w:val="0"/>
            <w:sz w:val="24"/>
          </w:rPr>
          <w:fldChar w:fldCharType="begin"/>
        </w:r>
      </w:del>
      <w:del w:id="27999" w:author="xh" w:date="2026-10-18T08:18:42+08:00">
        <w:r>
          <w:rPr>
            <w:rFonts w:ascii="Times New Roman" w:hAnsi="Times New Roman" w:eastAsia="方正仿宋_GBK"/>
            <w:b w:val="0"/>
            <w:sz w:val="24"/>
          </w:rPr>
          <w:instrText xml:space="preserve"> PAGEREF h256 \h </w:instrText>
        </w:r>
      </w:del>
      <w:del w:id="28000" w:author="xh" w:date="2026-10-18T08:18:42+08:00">
        <w:r>
          <w:rPr>
            <w:rFonts w:ascii="Times New Roman" w:hAnsi="Times New Roman" w:eastAsia="方正仿宋_GBK"/>
            <w:b w:val="0"/>
            <w:sz w:val="24"/>
          </w:rPr>
          <w:fldChar w:fldCharType="separate"/>
        </w:r>
      </w:del>
      <w:del w:id="28001" w:author="xh" w:date="2026-10-18T08:18:42+08:00">
        <w:r>
          <w:rPr>
            <w:rFonts w:ascii="Times New Roman" w:hAnsi="Times New Roman" w:eastAsia="方正仿宋_GBK"/>
            <w:b w:val="0"/>
            <w:sz w:val="24"/>
          </w:rPr>
          <w:delText>32</w:delText>
        </w:r>
      </w:del>
      <w:del w:id="28002" w:author="xh" w:date="2026-10-18T08:18:42+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8003" w:author="xh" w:date="2026-10-18T08:19:22+08:00"/>
        </w:rPr>
      </w:pPr>
      <w:ins w:id="28004" w:author="xh" w:date="2026-10-18T08:19:22+08:00">
        <w:r>
          <w:rPr>
            <w:rFonts w:ascii="Times New Roman" w:hAnsi="Times New Roman" w:eastAsia="方正仿宋_GBK"/>
            <w:b w:val="0"/>
            <w:sz w:val="24"/>
          </w:rPr>
        </w:r>
      </w:ins>
      <w:ins w:id="28005" w:author="xh" w:date="2026-10-18T08:19:22+08:00">
        <w:hyperlink w:anchor="Report1017_h256" w:history="1">
          <w:r>
            <w:rPr>
              <w:rFonts w:ascii="Times New Roman" w:hAnsi="Times New Roman" w:eastAsia="方正仿宋_GBK"/>
              <w:b w:val="0"/>
              <w:sz w:val="24"/>
            </w:rPr>
            <w:t>2.7 规划寻优方法与本项目选型</w:t>
          </w:r>
        </w:hyperlink>
      </w:ins>
      <w:ins w:id="28006" w:author="xh" w:date="2026-10-18T08:19:22+08:00">
        <w:r>
          <w:rPr>
            <w:rFonts w:ascii="Times New Roman" w:hAnsi="Times New Roman" w:eastAsia="方正仿宋_GBK"/>
            <w:b w:val="0"/>
            <w:sz w:val="24"/>
          </w:rPr>
          <w:tab/>
        </w:r>
      </w:ins>
      <w:ins w:id="28007" w:author="xh" w:date="2026-10-18T08:19:22+08:00">
        <w:r>
          <w:rPr>
            <w:rFonts w:ascii="Times New Roman" w:hAnsi="Times New Roman" w:eastAsia="方正仿宋_GBK"/>
            <w:b w:val="0"/>
            <w:sz w:val="24"/>
          </w:rPr>
          <w:fldChar w:fldCharType="begin"/>
        </w:r>
      </w:ins>
      <w:ins w:id="28008" w:author="xh" w:date="2026-10-18T08:19:22+08:00">
        <w:r>
          <w:rPr>
            <w:rFonts w:ascii="Times New Roman" w:hAnsi="Times New Roman" w:eastAsia="方正仿宋_GBK"/>
            <w:b w:val="0"/>
            <w:sz w:val="24"/>
          </w:rPr>
          <w:instrText xml:space="preserve"> PAGEREF Report1017_h256 \h </w:instrText>
        </w:r>
      </w:ins>
      <w:ins w:id="28009" w:author="xh" w:date="2026-10-18T08:19:22+08:00">
        <w:r>
          <w:rPr>
            <w:rFonts w:ascii="Times New Roman" w:hAnsi="Times New Roman" w:eastAsia="方正仿宋_GBK"/>
            <w:b w:val="0"/>
            <w:sz w:val="24"/>
          </w:rPr>
          <w:fldChar w:fldCharType="separate"/>
        </w:r>
      </w:ins>
      <w:ins w:id="28010" w:author="xh" w:date="2026-10-18T08:19:22+08:00">
        <w:r>
          <w:rPr>
            <w:rFonts w:ascii="Times New Roman" w:hAnsi="Times New Roman" w:eastAsia="方正仿宋_GBK"/>
            <w:b w:val="0"/>
            <w:sz w:val="24"/>
          </w:rPr>
          <w:t>32</w:t>
        </w:r>
      </w:ins>
      <w:ins w:id="28011" w:author="xh" w:date="2026-10-18T08:19:22+08:00">
        <w:r>
          <w:rPr>
            <w:rFonts w:ascii="Times New Roman" w:hAnsi="Times New Roman" w:eastAsia="方正仿宋_GBK"/>
            <w:b w:val="0"/>
            <w:sz w:val="24"/>
          </w:rPr>
          <w:fldChar w:fldCharType="end"/>
        </w:r>
      </w:ins>
    </w:p>
    <w:p w14:paraId="6BBD37AD">
      <w:pPr>
        <w:tabs>
          <w:tab w:val="right" w:leader="dot" w:pos="8220"/>
        </w:tabs>
        <w:spacing w:after="40" w:line="360" w:lineRule="exact"/>
        <w:ind w:left="240" w:firstLine="0"/>
        <w:jc w:val="left"/>
        <w:rPr>
          <w:del w:id="28013" w:author="xh" w:date="2026-10-18T08:20:01+08:00"/>
        </w:rPr>
      </w:pPr>
      <w:del w:id="28014" w:author="xh" w:date="2026-10-18T08:20:01+08:00">
        <w:r>
          <w:fldChar w:fldCharType="begin"/>
        </w:r>
      </w:del>
      <w:del w:id="28015" w:author="xh" w:date="2026-10-18T08:20:01+08:00">
        <w:r>
          <w:instrText xml:space="preserve"> HYPERLINK \l "h273" </w:instrText>
        </w:r>
      </w:del>
      <w:del w:id="28016" w:author="xh" w:date="2026-10-18T08:20:01+08:00">
        <w:r>
          <w:fldChar w:fldCharType="separate"/>
        </w:r>
      </w:del>
      <w:del w:id="28017" w:author="xh" w:date="2026-10-18T08:20:01+08:00">
        <w:r>
          <w:rPr>
            <w:rFonts w:ascii="Times New Roman" w:hAnsi="Times New Roman" w:eastAsia="方正仿宋_GBK"/>
            <w:b w:val="0"/>
            <w:sz w:val="24"/>
          </w:rPr>
          <w:delText>2.8 本项目方法选择与工程衔接</w:delText>
        </w:r>
      </w:del>
      <w:del w:id="28018" w:author="xh" w:date="2026-10-18T08:20:01+08:00">
        <w:r>
          <w:rPr>
            <w:rFonts w:ascii="Times New Roman" w:hAnsi="Times New Roman" w:eastAsia="方正仿宋_GBK"/>
            <w:b w:val="0"/>
            <w:sz w:val="24"/>
          </w:rPr>
          <w:fldChar w:fldCharType="end"/>
        </w:r>
      </w:del>
      <w:del w:id="28019" w:author="xh" w:date="2026-10-18T08:20:01+08:00">
        <w:r>
          <w:rPr>
            <w:rFonts w:ascii="Times New Roman" w:hAnsi="Times New Roman" w:eastAsia="方正仿宋_GBK"/>
            <w:b w:val="0"/>
            <w:sz w:val="24"/>
          </w:rPr>
          <w:tab/>
        </w:r>
      </w:del>
      <w:del w:id="28020" w:author="xh" w:date="2026-10-18T08:20:01+08:00">
        <w:r>
          <w:rPr>
            <w:rFonts w:ascii="Times New Roman" w:hAnsi="Times New Roman" w:eastAsia="方正仿宋_GBK"/>
            <w:b w:val="0"/>
            <w:sz w:val="24"/>
          </w:rPr>
          <w:fldChar w:fldCharType="begin"/>
        </w:r>
      </w:del>
      <w:del w:id="28021" w:author="xh" w:date="2026-10-18T08:20:01+08:00">
        <w:r>
          <w:rPr>
            <w:rFonts w:ascii="Times New Roman" w:hAnsi="Times New Roman" w:eastAsia="方正仿宋_GBK"/>
            <w:b w:val="0"/>
            <w:sz w:val="24"/>
          </w:rPr>
          <w:instrText xml:space="preserve"> PAGEREF h273 \h </w:instrText>
        </w:r>
      </w:del>
      <w:del w:id="28022" w:author="xh" w:date="2026-10-18T08:20:01+08:00">
        <w:r>
          <w:rPr>
            <w:rFonts w:ascii="Times New Roman" w:hAnsi="Times New Roman" w:eastAsia="方正仿宋_GBK"/>
            <w:b w:val="0"/>
            <w:sz w:val="24"/>
          </w:rPr>
          <w:fldChar w:fldCharType="separate"/>
        </w:r>
      </w:del>
      <w:del w:id="28023" w:author="xh" w:date="2026-10-18T08:20:01+08:00">
        <w:r>
          <w:rPr>
            <w:rFonts w:ascii="Times New Roman" w:hAnsi="Times New Roman" w:eastAsia="方正仿宋_GBK"/>
            <w:b w:val="0"/>
            <w:sz w:val="24"/>
          </w:rPr>
          <w:delText>34</w:delText>
        </w:r>
      </w:del>
      <w:del w:id="28024" w:author="xh" w:date="2026-10-18T08:20:01+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8025" w:author="xh" w:date="2026-10-18T08:20:41+08:00"/>
        </w:rPr>
      </w:pPr>
      <w:ins w:id="28026" w:author="xh" w:date="2026-10-18T08:20:41+08:00">
        <w:r>
          <w:rPr>
            <w:rFonts w:ascii="Times New Roman" w:hAnsi="Times New Roman" w:eastAsia="方正仿宋_GBK"/>
            <w:b w:val="0"/>
            <w:sz w:val="24"/>
          </w:rPr>
        </w:r>
      </w:ins>
      <w:ins w:id="28027" w:author="xh" w:date="2026-10-18T08:20:41+08:00">
        <w:hyperlink w:anchor="Report1017_h273" w:history="1">
          <w:r>
            <w:rPr>
              <w:rFonts w:ascii="Times New Roman" w:hAnsi="Times New Roman" w:eastAsia="方正仿宋_GBK"/>
              <w:b w:val="0"/>
              <w:sz w:val="24"/>
            </w:rPr>
            <w:t>2.8 本项目方法选择与工程衔接</w:t>
          </w:r>
        </w:hyperlink>
      </w:ins>
      <w:ins w:id="28028" w:author="xh" w:date="2026-10-18T08:20:41+08:00">
        <w:r>
          <w:rPr>
            <w:rFonts w:ascii="Times New Roman" w:hAnsi="Times New Roman" w:eastAsia="方正仿宋_GBK"/>
            <w:b w:val="0"/>
            <w:sz w:val="24"/>
          </w:rPr>
          <w:tab/>
        </w:r>
      </w:ins>
      <w:ins w:id="28029" w:author="xh" w:date="2026-10-18T08:20:41+08:00">
        <w:r>
          <w:rPr>
            <w:rFonts w:ascii="Times New Roman" w:hAnsi="Times New Roman" w:eastAsia="方正仿宋_GBK"/>
            <w:b w:val="0"/>
            <w:sz w:val="24"/>
          </w:rPr>
          <w:fldChar w:fldCharType="begin"/>
        </w:r>
      </w:ins>
      <w:ins w:id="28030" w:author="xh" w:date="2026-10-18T08:20:41+08:00">
        <w:r>
          <w:rPr>
            <w:rFonts w:ascii="Times New Roman" w:hAnsi="Times New Roman" w:eastAsia="方正仿宋_GBK"/>
            <w:b w:val="0"/>
            <w:sz w:val="24"/>
          </w:rPr>
          <w:instrText xml:space="preserve"> PAGEREF Report1017_h273 \h </w:instrText>
        </w:r>
      </w:ins>
      <w:ins w:id="28031" w:author="xh" w:date="2026-10-18T08:20:41+08:00">
        <w:r>
          <w:rPr>
            <w:rFonts w:ascii="Times New Roman" w:hAnsi="Times New Roman" w:eastAsia="方正仿宋_GBK"/>
            <w:b w:val="0"/>
            <w:sz w:val="24"/>
          </w:rPr>
          <w:fldChar w:fldCharType="separate"/>
        </w:r>
      </w:ins>
      <w:ins w:id="28032" w:author="xh" w:date="2026-10-18T08:20:41+08:00">
        <w:r>
          <w:rPr>
            <w:rFonts w:ascii="Times New Roman" w:hAnsi="Times New Roman" w:eastAsia="方正仿宋_GBK"/>
            <w:b w:val="0"/>
            <w:sz w:val="24"/>
          </w:rPr>
          <w:t>34</w:t>
        </w:r>
      </w:ins>
      <w:ins w:id="28033" w:author="xh" w:date="2026-10-18T08:20:41+08:00">
        <w:r>
          <w:rPr>
            <w:rFonts w:ascii="Times New Roman" w:hAnsi="Times New Roman" w:eastAsia="方正仿宋_GBK"/>
            <w:b w:val="0"/>
            <w:sz w:val="24"/>
          </w:rPr>
          <w:fldChar w:fldCharType="end"/>
        </w:r>
      </w:ins>
    </w:p>
    <w:p w14:paraId="59B1A5F4">
      <w:pPr>
        <w:tabs>
          <w:tab w:val="right" w:leader="dot" w:pos="8220"/>
        </w:tabs>
        <w:spacing w:after="40" w:line="360" w:lineRule="exact"/>
        <w:ind w:left="240" w:firstLine="0"/>
        <w:jc w:val="left"/>
        <w:rPr>
          <w:del w:id="28035" w:author="xh" w:date="2026-10-18T08:21:20+08:00"/>
        </w:rPr>
      </w:pPr>
      <w:del w:id="28036" w:author="xh" w:date="2026-10-18T08:21:20+08:00">
        <w:r>
          <w:fldChar w:fldCharType="begin"/>
        </w:r>
      </w:del>
      <w:del w:id="28037" w:author="xh" w:date="2026-10-18T08:21:20+08:00">
        <w:r>
          <w:instrText xml:space="preserve"> HYPERLINK \l "h302" </w:instrText>
        </w:r>
      </w:del>
      <w:del w:id="28038" w:author="xh" w:date="2026-10-18T08:21:20+08:00">
        <w:r>
          <w:fldChar w:fldCharType="separate"/>
        </w:r>
      </w:del>
      <w:del w:id="28039" w:author="xh" w:date="2026-10-18T08:21:20+08:00">
        <w:r>
          <w:rPr>
            <w:rFonts w:ascii="Times New Roman" w:hAnsi="Times New Roman" w:eastAsia="方正仿宋_GBK"/>
            <w:b w:val="0"/>
            <w:sz w:val="24"/>
          </w:rPr>
          <w:delText>2.9 本章小结</w:delText>
        </w:r>
      </w:del>
      <w:del w:id="28040" w:author="xh" w:date="2026-10-18T08:21:20+08:00">
        <w:r>
          <w:rPr>
            <w:rFonts w:ascii="Times New Roman" w:hAnsi="Times New Roman" w:eastAsia="方正仿宋_GBK"/>
            <w:b w:val="0"/>
            <w:sz w:val="24"/>
          </w:rPr>
          <w:fldChar w:fldCharType="end"/>
        </w:r>
      </w:del>
      <w:del w:id="28041" w:author="xh" w:date="2026-10-18T08:21:20+08:00">
        <w:r>
          <w:rPr>
            <w:rFonts w:ascii="Times New Roman" w:hAnsi="Times New Roman" w:eastAsia="方正仿宋_GBK"/>
            <w:b w:val="0"/>
            <w:sz w:val="24"/>
          </w:rPr>
          <w:tab/>
        </w:r>
      </w:del>
      <w:del w:id="28042" w:author="xh" w:date="2026-10-18T08:21:20+08:00">
        <w:r>
          <w:rPr>
            <w:rFonts w:ascii="Times New Roman" w:hAnsi="Times New Roman" w:eastAsia="方正仿宋_GBK"/>
            <w:b w:val="0"/>
            <w:sz w:val="24"/>
          </w:rPr>
          <w:fldChar w:fldCharType="begin"/>
        </w:r>
      </w:del>
      <w:del w:id="28043" w:author="xh" w:date="2026-10-18T08:21:20+08:00">
        <w:r>
          <w:rPr>
            <w:rFonts w:ascii="Times New Roman" w:hAnsi="Times New Roman" w:eastAsia="方正仿宋_GBK"/>
            <w:b w:val="0"/>
            <w:sz w:val="24"/>
          </w:rPr>
          <w:instrText xml:space="preserve"> PAGEREF h302 \h </w:instrText>
        </w:r>
      </w:del>
      <w:del w:id="28044" w:author="xh" w:date="2026-10-18T08:21:20+08:00">
        <w:r>
          <w:rPr>
            <w:rFonts w:ascii="Times New Roman" w:hAnsi="Times New Roman" w:eastAsia="方正仿宋_GBK"/>
            <w:b w:val="0"/>
            <w:sz w:val="24"/>
          </w:rPr>
          <w:fldChar w:fldCharType="separate"/>
        </w:r>
      </w:del>
      <w:del w:id="28045" w:author="xh" w:date="2026-10-18T08:21:20+08:00">
        <w:r>
          <w:rPr>
            <w:rFonts w:ascii="Times New Roman" w:hAnsi="Times New Roman" w:eastAsia="方正仿宋_GBK"/>
            <w:b w:val="0"/>
            <w:sz w:val="24"/>
          </w:rPr>
          <w:delText>37</w:delText>
        </w:r>
      </w:del>
      <w:del w:id="28046" w:author="xh" w:date="2026-10-18T08:21:20+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8047" w:author="xh" w:date="2026-10-18T08:21:59+08:00"/>
        </w:rPr>
      </w:pPr>
      <w:ins w:id="28048" w:author="xh" w:date="2026-10-18T08:21:59+08:00">
        <w:r>
          <w:rPr>
            <w:rFonts w:ascii="Times New Roman" w:hAnsi="Times New Roman" w:eastAsia="方正仿宋_GBK"/>
            <w:b w:val="0"/>
            <w:sz w:val="24"/>
          </w:rPr>
        </w:r>
      </w:ins>
      <w:ins w:id="28049" w:author="xh" w:date="2026-10-18T08:21:59+08:00">
        <w:hyperlink w:anchor="Report1017_h302" w:history="1">
          <w:r>
            <w:rPr>
              <w:rFonts w:ascii="Times New Roman" w:hAnsi="Times New Roman" w:eastAsia="方正仿宋_GBK"/>
              <w:b w:val="0"/>
              <w:sz w:val="24"/>
            </w:rPr>
            <w:t>2.9 本章小结</w:t>
          </w:r>
        </w:hyperlink>
      </w:ins>
      <w:ins w:id="28050" w:author="xh" w:date="2026-10-18T08:21:59+08:00">
        <w:r>
          <w:rPr>
            <w:rFonts w:ascii="Times New Roman" w:hAnsi="Times New Roman" w:eastAsia="方正仿宋_GBK"/>
            <w:b w:val="0"/>
            <w:sz w:val="24"/>
          </w:rPr>
          <w:tab/>
        </w:r>
      </w:ins>
      <w:ins w:id="28051" w:author="xh" w:date="2026-10-18T08:21:59+08:00">
        <w:r>
          <w:rPr>
            <w:rFonts w:ascii="Times New Roman" w:hAnsi="Times New Roman" w:eastAsia="方正仿宋_GBK"/>
            <w:b w:val="0"/>
            <w:sz w:val="24"/>
          </w:rPr>
          <w:fldChar w:fldCharType="begin"/>
        </w:r>
      </w:ins>
      <w:ins w:id="28052" w:author="xh" w:date="2026-10-18T08:21:59+08:00">
        <w:r>
          <w:rPr>
            <w:rFonts w:ascii="Times New Roman" w:hAnsi="Times New Roman" w:eastAsia="方正仿宋_GBK"/>
            <w:b w:val="0"/>
            <w:sz w:val="24"/>
          </w:rPr>
          <w:instrText xml:space="preserve"> PAGEREF Report1017_h302 \h </w:instrText>
        </w:r>
      </w:ins>
      <w:ins w:id="28053" w:author="xh" w:date="2026-10-18T08:21:59+08:00">
        <w:r>
          <w:rPr>
            <w:rFonts w:ascii="Times New Roman" w:hAnsi="Times New Roman" w:eastAsia="方正仿宋_GBK"/>
            <w:b w:val="0"/>
            <w:sz w:val="24"/>
          </w:rPr>
          <w:fldChar w:fldCharType="separate"/>
        </w:r>
      </w:ins>
      <w:ins w:id="28054" w:author="xh" w:date="2026-10-18T08:21:59+08:00">
        <w:r>
          <w:rPr>
            <w:rFonts w:ascii="Times New Roman" w:hAnsi="Times New Roman" w:eastAsia="方正仿宋_GBK"/>
            <w:b w:val="0"/>
            <w:sz w:val="24"/>
          </w:rPr>
          <w:t>37</w:t>
        </w:r>
      </w:ins>
      <w:ins w:id="28055" w:author="xh" w:date="2026-10-18T08:21:59+08:00">
        <w:r>
          <w:rPr>
            <w:rFonts w:ascii="Times New Roman" w:hAnsi="Times New Roman" w:eastAsia="方正仿宋_GBK"/>
            <w:b w:val="0"/>
            <w:sz w:val="24"/>
          </w:rPr>
          <w:fldChar w:fldCharType="end"/>
        </w:r>
      </w:ins>
    </w:p>
    <w:p w14:paraId="37B91975">
      <w:pPr>
        <w:tabs>
          <w:tab w:val="right" w:leader="dot" w:pos="8220"/>
        </w:tabs>
        <w:spacing w:after="40" w:line="360" w:lineRule="exact"/>
        <w:ind w:left="0" w:firstLine="0"/>
        <w:jc w:val="left"/>
        <w:rPr>
          <w:del w:id="28057" w:author="xh" w:date="2026-10-18T08:22:39+08:00"/>
        </w:rPr>
      </w:pPr>
      <w:del w:id="28058" w:author="xh" w:date="2026-10-18T08:22:39+08:00">
        <w:r>
          <w:fldChar w:fldCharType="begin"/>
        </w:r>
      </w:del>
      <w:del w:id="28059" w:author="xh" w:date="2026-10-18T08:22:39+08:00">
        <w:r>
          <w:instrText xml:space="preserve"> HYPERLINK \l "h304" </w:instrText>
        </w:r>
      </w:del>
      <w:del w:id="28060" w:author="xh" w:date="2026-10-18T08:22:39+08:00">
        <w:r>
          <w:fldChar w:fldCharType="separate"/>
        </w:r>
      </w:del>
      <w:del w:id="28061" w:author="xh" w:date="2026-10-18T08:22:39+08:00">
        <w:r>
          <w:rPr>
            <w:rFonts w:ascii="Times New Roman" w:hAnsi="Times New Roman" w:eastAsia="方正仿宋_GBK"/>
            <w:b/>
            <w:sz w:val="24"/>
          </w:rPr>
          <w:delText>第三章 徐州典型地区运行特征分析</w:delText>
        </w:r>
      </w:del>
      <w:del w:id="28062" w:author="xh" w:date="2026-10-18T08:22:39+08:00">
        <w:r>
          <w:rPr>
            <w:rFonts w:ascii="Times New Roman" w:hAnsi="Times New Roman" w:eastAsia="方正仿宋_GBK"/>
            <w:b/>
            <w:sz w:val="24"/>
          </w:rPr>
          <w:fldChar w:fldCharType="end"/>
        </w:r>
      </w:del>
      <w:del w:id="28063" w:author="xh" w:date="2026-10-18T08:22:39+08:00">
        <w:r>
          <w:rPr>
            <w:rFonts w:ascii="Times New Roman" w:hAnsi="Times New Roman" w:eastAsia="方正仿宋_GBK"/>
            <w:b/>
            <w:sz w:val="24"/>
          </w:rPr>
          <w:tab/>
        </w:r>
      </w:del>
      <w:del w:id="28064" w:author="xh" w:date="2026-10-18T08:22:39+08:00">
        <w:r>
          <w:rPr>
            <w:rFonts w:ascii="Times New Roman" w:hAnsi="Times New Roman" w:eastAsia="方正仿宋_GBK"/>
            <w:b/>
            <w:sz w:val="24"/>
          </w:rPr>
          <w:fldChar w:fldCharType="begin"/>
        </w:r>
      </w:del>
      <w:del w:id="28065" w:author="xh" w:date="2026-10-18T08:22:39+08:00">
        <w:r>
          <w:rPr>
            <w:rFonts w:ascii="Times New Roman" w:hAnsi="Times New Roman" w:eastAsia="方正仿宋_GBK"/>
            <w:b/>
            <w:sz w:val="24"/>
          </w:rPr>
          <w:instrText xml:space="preserve"> PAGEREF h304 \h </w:instrText>
        </w:r>
      </w:del>
      <w:del w:id="28066" w:author="xh" w:date="2026-10-18T08:22:39+08:00">
        <w:r>
          <w:rPr>
            <w:rFonts w:ascii="Times New Roman" w:hAnsi="Times New Roman" w:eastAsia="方正仿宋_GBK"/>
            <w:b/>
            <w:sz w:val="24"/>
          </w:rPr>
          <w:fldChar w:fldCharType="separate"/>
        </w:r>
      </w:del>
      <w:del w:id="28067" w:author="xh" w:date="2026-10-18T08:22:39+08:00">
        <w:r>
          <w:rPr>
            <w:rFonts w:ascii="Times New Roman" w:hAnsi="Times New Roman" w:eastAsia="方正仿宋_GBK"/>
            <w:b/>
            <w:sz w:val="24"/>
          </w:rPr>
          <w:delText>38</w:delText>
        </w:r>
      </w:del>
      <w:del w:id="28068" w:author="xh" w:date="2026-10-18T08:22:39+08:00">
        <w:r>
          <w:rPr>
            <w:rFonts w:ascii="Times New Roman" w:hAnsi="Times New Roman" w:eastAsia="方正仿宋_GBK"/>
            <w:b/>
            <w:sz w:val="24"/>
          </w:rPr>
          <w:fldChar w:fldCharType="end"/>
        </w:r>
      </w:del>
    </w:p>
    <w:p>
      <w:pPr>
        <w:tabs>
          <w:tab w:pos="8220" w:val="right" w:leader="dot"/>
        </w:tabs>
        <w:spacing w:line="360" w:lineRule="exact" w:after="40"/>
        <w:ind w:firstLine="0" w:left="0"/>
        <w:jc w:val="left"/>
        <w:rPr>
          <w:ins w:id="28069" w:author="xh" w:date="2026-10-18T08:23:18+08:00"/>
        </w:rPr>
      </w:pPr>
      <w:ins w:id="28070" w:author="xh" w:date="2026-10-18T08:23:18+08:00">
        <w:r>
          <w:rPr>
            <w:rFonts w:ascii="Times New Roman" w:hAnsi="Times New Roman" w:eastAsia="方正仿宋_GBK"/>
            <w:b/>
            <w:sz w:val="24"/>
          </w:rPr>
        </w:r>
      </w:ins>
      <w:ins w:id="28071" w:author="xh" w:date="2026-10-18T08:23:18+08:00">
        <w:hyperlink w:anchor="Report1017_h304" w:history="1">
          <w:r>
            <w:rPr>
              <w:rFonts w:ascii="Times New Roman" w:hAnsi="Times New Roman" w:eastAsia="方正仿宋_GBK"/>
              <w:b/>
              <w:sz w:val="24"/>
            </w:rPr>
            <w:t>第三章 徐州典型地区运行特征分析</w:t>
          </w:r>
        </w:hyperlink>
      </w:ins>
      <w:ins w:id="28072" w:author="xh" w:date="2026-10-18T08:23:18+08:00">
        <w:r>
          <w:rPr>
            <w:rFonts w:ascii="Times New Roman" w:hAnsi="Times New Roman" w:eastAsia="方正仿宋_GBK"/>
            <w:b/>
            <w:sz w:val="24"/>
          </w:rPr>
          <w:tab/>
        </w:r>
      </w:ins>
      <w:ins w:id="28073" w:author="xh" w:date="2026-10-18T08:23:18+08:00">
        <w:r>
          <w:rPr>
            <w:rFonts w:ascii="Times New Roman" w:hAnsi="Times New Roman" w:eastAsia="方正仿宋_GBK"/>
            <w:b/>
            <w:sz w:val="24"/>
          </w:rPr>
          <w:fldChar w:fldCharType="begin"/>
        </w:r>
      </w:ins>
      <w:ins w:id="28074" w:author="xh" w:date="2026-10-18T08:23:18+08:00">
        <w:r>
          <w:rPr>
            <w:rFonts w:ascii="Times New Roman" w:hAnsi="Times New Roman" w:eastAsia="方正仿宋_GBK"/>
            <w:b/>
            <w:sz w:val="24"/>
          </w:rPr>
          <w:instrText xml:space="preserve"> PAGEREF Report1017_h304 \h </w:instrText>
        </w:r>
      </w:ins>
      <w:ins w:id="28075" w:author="xh" w:date="2026-10-18T08:23:18+08:00">
        <w:r>
          <w:rPr>
            <w:rFonts w:ascii="Times New Roman" w:hAnsi="Times New Roman" w:eastAsia="方正仿宋_GBK"/>
            <w:b/>
            <w:sz w:val="24"/>
          </w:rPr>
          <w:fldChar w:fldCharType="separate"/>
        </w:r>
      </w:ins>
      <w:ins w:id="28076" w:author="xh" w:date="2026-10-18T08:23:18+08:00">
        <w:r>
          <w:rPr>
            <w:rFonts w:ascii="Times New Roman" w:hAnsi="Times New Roman" w:eastAsia="方正仿宋_GBK"/>
            <w:b/>
            <w:sz w:val="24"/>
          </w:rPr>
          <w:t>38</w:t>
        </w:r>
      </w:ins>
      <w:ins w:id="28077" w:author="xh" w:date="2026-10-18T08:23:18+08:00">
        <w:r>
          <w:rPr>
            <w:rFonts w:ascii="Times New Roman" w:hAnsi="Times New Roman" w:eastAsia="方正仿宋_GBK"/>
            <w:b/>
            <w:sz w:val="24"/>
          </w:rPr>
          <w:fldChar w:fldCharType="end"/>
        </w:r>
      </w:ins>
    </w:p>
    <w:p w14:paraId="4E8A2AC2">
      <w:pPr>
        <w:tabs>
          <w:tab w:val="right" w:leader="dot" w:pos="8220"/>
        </w:tabs>
        <w:spacing w:after="40" w:line="360" w:lineRule="exact"/>
        <w:ind w:left="240" w:firstLine="0"/>
        <w:jc w:val="left"/>
        <w:rPr>
          <w:del w:id="28079" w:author="xh" w:date="2026-10-18T08:23:58+08:00"/>
        </w:rPr>
      </w:pPr>
      <w:del w:id="28080" w:author="xh" w:date="2026-10-18T08:23:58+08:00">
        <w:r>
          <w:fldChar w:fldCharType="begin"/>
        </w:r>
      </w:del>
      <w:del w:id="28081" w:author="xh" w:date="2026-10-18T08:23:58+08:00">
        <w:r>
          <w:instrText xml:space="preserve"> HYPERLINK \l "h305" </w:instrText>
        </w:r>
      </w:del>
      <w:del w:id="28082" w:author="xh" w:date="2026-10-18T08:23:58+08:00">
        <w:r>
          <w:fldChar w:fldCharType="separate"/>
        </w:r>
      </w:del>
      <w:del w:id="28083" w:author="xh" w:date="2026-10-18T08:23:58+08:00">
        <w:r>
          <w:rPr>
            <w:rFonts w:ascii="Times New Roman" w:hAnsi="Times New Roman" w:eastAsia="方正仿宋_GBK"/>
            <w:b w:val="0"/>
            <w:sz w:val="24"/>
          </w:rPr>
          <w:delText>3.1 研究地区与原始资料</w:delText>
        </w:r>
      </w:del>
      <w:del w:id="28084" w:author="xh" w:date="2026-10-18T08:23:58+08:00">
        <w:r>
          <w:rPr>
            <w:rFonts w:ascii="Times New Roman" w:hAnsi="Times New Roman" w:eastAsia="方正仿宋_GBK"/>
            <w:b w:val="0"/>
            <w:sz w:val="24"/>
          </w:rPr>
          <w:fldChar w:fldCharType="end"/>
        </w:r>
      </w:del>
      <w:del w:id="28085" w:author="xh" w:date="2026-10-18T08:23:58+08:00">
        <w:r>
          <w:rPr>
            <w:rFonts w:ascii="Times New Roman" w:hAnsi="Times New Roman" w:eastAsia="方正仿宋_GBK"/>
            <w:b w:val="0"/>
            <w:sz w:val="24"/>
          </w:rPr>
          <w:tab/>
        </w:r>
      </w:del>
      <w:del w:id="28086" w:author="xh" w:date="2026-10-18T08:23:58+08:00">
        <w:r>
          <w:rPr>
            <w:rFonts w:ascii="Times New Roman" w:hAnsi="Times New Roman" w:eastAsia="方正仿宋_GBK"/>
            <w:b w:val="0"/>
            <w:sz w:val="24"/>
          </w:rPr>
          <w:fldChar w:fldCharType="begin"/>
        </w:r>
      </w:del>
      <w:del w:id="28087" w:author="xh" w:date="2026-10-18T08:23:58+08:00">
        <w:r>
          <w:rPr>
            <w:rFonts w:ascii="Times New Roman" w:hAnsi="Times New Roman" w:eastAsia="方正仿宋_GBK"/>
            <w:b w:val="0"/>
            <w:sz w:val="24"/>
          </w:rPr>
          <w:instrText xml:space="preserve"> PAGEREF h305 \h </w:instrText>
        </w:r>
      </w:del>
      <w:del w:id="28088" w:author="xh" w:date="2026-10-18T08:23:58+08:00">
        <w:r>
          <w:rPr>
            <w:rFonts w:ascii="Times New Roman" w:hAnsi="Times New Roman" w:eastAsia="方正仿宋_GBK"/>
            <w:b w:val="0"/>
            <w:sz w:val="24"/>
          </w:rPr>
          <w:fldChar w:fldCharType="separate"/>
        </w:r>
      </w:del>
      <w:del w:id="28089" w:author="xh" w:date="2026-10-18T08:23:58+08:00">
        <w:r>
          <w:rPr>
            <w:rFonts w:ascii="Times New Roman" w:hAnsi="Times New Roman" w:eastAsia="方正仿宋_GBK"/>
            <w:b w:val="0"/>
            <w:sz w:val="24"/>
          </w:rPr>
          <w:delText>38</w:delText>
        </w:r>
      </w:del>
      <w:del w:id="28090" w:author="xh" w:date="2026-10-18T08:23:58+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8091" w:author="xh" w:date="2026-10-18T08:24:37+08:00"/>
        </w:rPr>
      </w:pPr>
      <w:ins w:id="28092" w:author="xh" w:date="2026-10-18T08:24:37+08:00">
        <w:r>
          <w:rPr>
            <w:rFonts w:ascii="Times New Roman" w:hAnsi="Times New Roman" w:eastAsia="方正仿宋_GBK"/>
            <w:b w:val="0"/>
            <w:sz w:val="24"/>
          </w:rPr>
        </w:r>
      </w:ins>
      <w:ins w:id="28093" w:author="xh" w:date="2026-10-18T08:24:37+08:00">
        <w:hyperlink w:anchor="Report1017_h305" w:history="1">
          <w:r>
            <w:rPr>
              <w:rFonts w:ascii="Times New Roman" w:hAnsi="Times New Roman" w:eastAsia="方正仿宋_GBK"/>
              <w:b w:val="0"/>
              <w:sz w:val="24"/>
            </w:rPr>
            <w:t>3.1 研究地区与原始资料</w:t>
          </w:r>
        </w:hyperlink>
      </w:ins>
      <w:ins w:id="28094" w:author="xh" w:date="2026-10-18T08:24:37+08:00">
        <w:r>
          <w:rPr>
            <w:rFonts w:ascii="Times New Roman" w:hAnsi="Times New Roman" w:eastAsia="方正仿宋_GBK"/>
            <w:b w:val="0"/>
            <w:sz w:val="24"/>
          </w:rPr>
          <w:tab/>
        </w:r>
      </w:ins>
      <w:ins w:id="28095" w:author="xh" w:date="2026-10-18T08:24:37+08:00">
        <w:r>
          <w:rPr>
            <w:rFonts w:ascii="Times New Roman" w:hAnsi="Times New Roman" w:eastAsia="方正仿宋_GBK"/>
            <w:b w:val="0"/>
            <w:sz w:val="24"/>
          </w:rPr>
          <w:fldChar w:fldCharType="begin"/>
        </w:r>
      </w:ins>
      <w:ins w:id="28096" w:author="xh" w:date="2026-10-18T08:24:37+08:00">
        <w:r>
          <w:rPr>
            <w:rFonts w:ascii="Times New Roman" w:hAnsi="Times New Roman" w:eastAsia="方正仿宋_GBK"/>
            <w:b w:val="0"/>
            <w:sz w:val="24"/>
          </w:rPr>
          <w:instrText xml:space="preserve"> PAGEREF Report1017_h305 \h </w:instrText>
        </w:r>
      </w:ins>
      <w:ins w:id="28097" w:author="xh" w:date="2026-10-18T08:24:37+08:00">
        <w:r>
          <w:rPr>
            <w:rFonts w:ascii="Times New Roman" w:hAnsi="Times New Roman" w:eastAsia="方正仿宋_GBK"/>
            <w:b w:val="0"/>
            <w:sz w:val="24"/>
          </w:rPr>
          <w:fldChar w:fldCharType="separate"/>
        </w:r>
      </w:ins>
      <w:ins w:id="28098" w:author="xh" w:date="2026-10-18T08:24:37+08:00">
        <w:r>
          <w:rPr>
            <w:rFonts w:ascii="Times New Roman" w:hAnsi="Times New Roman" w:eastAsia="方正仿宋_GBK"/>
            <w:b w:val="0"/>
            <w:sz w:val="24"/>
          </w:rPr>
          <w:t>38</w:t>
        </w:r>
      </w:ins>
      <w:ins w:id="28099" w:author="xh" w:date="2026-10-18T08:24:37+08:00">
        <w:r>
          <w:rPr>
            <w:rFonts w:ascii="Times New Roman" w:hAnsi="Times New Roman" w:eastAsia="方正仿宋_GBK"/>
            <w:b w:val="0"/>
            <w:sz w:val="24"/>
          </w:rPr>
          <w:fldChar w:fldCharType="end"/>
        </w:r>
      </w:ins>
    </w:p>
    <w:p w14:paraId="01D409B0">
      <w:pPr>
        <w:tabs>
          <w:tab w:val="right" w:leader="dot" w:pos="8220"/>
        </w:tabs>
        <w:spacing w:after="40" w:line="360" w:lineRule="exact"/>
        <w:ind w:left="240" w:firstLine="0"/>
        <w:jc w:val="left"/>
        <w:rPr>
          <w:del w:id="28101" w:author="xh" w:date="2026-10-18T08:25:16+08:00"/>
        </w:rPr>
      </w:pPr>
      <w:del w:id="28102" w:author="xh" w:date="2026-10-18T08:25:16+08:00">
        <w:r>
          <w:fldChar w:fldCharType="begin"/>
        </w:r>
      </w:del>
      <w:del w:id="28103" w:author="xh" w:date="2026-10-18T08:25:16+08:00">
        <w:r>
          <w:instrText xml:space="preserve"> HYPERLINK \l "h315" </w:instrText>
        </w:r>
      </w:del>
      <w:del w:id="28104" w:author="xh" w:date="2026-10-18T08:25:16+08:00">
        <w:r>
          <w:fldChar w:fldCharType="separate"/>
        </w:r>
      </w:del>
      <w:del w:id="28105" w:author="xh" w:date="2026-10-18T08:25:16+08:00">
        <w:r>
          <w:rPr>
            <w:rFonts w:ascii="Times New Roman" w:hAnsi="Times New Roman" w:eastAsia="方正仿宋_GBK"/>
            <w:b w:val="0"/>
            <w:sz w:val="24"/>
          </w:rPr>
          <w:delText>3.2 年度容量、负荷与增长特征</w:delText>
        </w:r>
      </w:del>
      <w:del w:id="28106" w:author="xh" w:date="2026-10-18T08:25:16+08:00">
        <w:r>
          <w:rPr>
            <w:rFonts w:ascii="Times New Roman" w:hAnsi="Times New Roman" w:eastAsia="方正仿宋_GBK"/>
            <w:b w:val="0"/>
            <w:sz w:val="24"/>
          </w:rPr>
          <w:fldChar w:fldCharType="end"/>
        </w:r>
      </w:del>
      <w:del w:id="28107" w:author="xh" w:date="2026-10-18T08:25:16+08:00">
        <w:r>
          <w:rPr>
            <w:rFonts w:ascii="Times New Roman" w:hAnsi="Times New Roman" w:eastAsia="方正仿宋_GBK"/>
            <w:b w:val="0"/>
            <w:sz w:val="24"/>
          </w:rPr>
          <w:tab/>
        </w:r>
      </w:del>
      <w:del w:id="28108" w:author="xh" w:date="2026-10-18T08:25:16+08:00">
        <w:r>
          <w:rPr>
            <w:rFonts w:ascii="Times New Roman" w:hAnsi="Times New Roman" w:eastAsia="方正仿宋_GBK"/>
            <w:b w:val="0"/>
            <w:sz w:val="24"/>
          </w:rPr>
          <w:fldChar w:fldCharType="begin"/>
        </w:r>
      </w:del>
      <w:del w:id="28109" w:author="xh" w:date="2026-10-18T08:25:16+08:00">
        <w:r>
          <w:rPr>
            <w:rFonts w:ascii="Times New Roman" w:hAnsi="Times New Roman" w:eastAsia="方正仿宋_GBK"/>
            <w:b w:val="0"/>
            <w:sz w:val="24"/>
          </w:rPr>
          <w:instrText xml:space="preserve"> PAGEREF h315 \h </w:instrText>
        </w:r>
      </w:del>
      <w:del w:id="28110" w:author="xh" w:date="2026-10-18T08:25:16+08:00">
        <w:r>
          <w:rPr>
            <w:rFonts w:ascii="Times New Roman" w:hAnsi="Times New Roman" w:eastAsia="方正仿宋_GBK"/>
            <w:b w:val="0"/>
            <w:sz w:val="24"/>
          </w:rPr>
          <w:fldChar w:fldCharType="separate"/>
        </w:r>
      </w:del>
      <w:del w:id="28111" w:author="xh" w:date="2026-10-18T08:25:16+08:00">
        <w:r>
          <w:rPr>
            <w:rFonts w:ascii="Times New Roman" w:hAnsi="Times New Roman" w:eastAsia="方正仿宋_GBK"/>
            <w:b w:val="0"/>
            <w:sz w:val="24"/>
          </w:rPr>
          <w:delText>38</w:delText>
        </w:r>
      </w:del>
      <w:del w:id="28112" w:author="xh" w:date="2026-10-18T08:25:16+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8113" w:author="xh" w:date="2026-10-18T08:25:56+08:00"/>
        </w:rPr>
      </w:pPr>
      <w:ins w:id="28114" w:author="xh" w:date="2026-10-18T08:25:56+08:00">
        <w:r>
          <w:rPr>
            <w:rFonts w:ascii="Times New Roman" w:hAnsi="Times New Roman" w:eastAsia="方正仿宋_GBK"/>
            <w:b w:val="0"/>
            <w:sz w:val="24"/>
          </w:rPr>
        </w:r>
      </w:ins>
      <w:ins w:id="28115" w:author="xh" w:date="2026-10-18T08:25:56+08:00">
        <w:hyperlink w:anchor="Report1017_h315" w:history="1">
          <w:r>
            <w:rPr>
              <w:rFonts w:ascii="Times New Roman" w:hAnsi="Times New Roman" w:eastAsia="方正仿宋_GBK"/>
              <w:b w:val="0"/>
              <w:sz w:val="24"/>
            </w:rPr>
            <w:t>3.2 年度容量、负荷与增长特征</w:t>
          </w:r>
        </w:hyperlink>
      </w:ins>
      <w:ins w:id="28116" w:author="xh" w:date="2026-10-18T08:25:56+08:00">
        <w:r>
          <w:rPr>
            <w:rFonts w:ascii="Times New Roman" w:hAnsi="Times New Roman" w:eastAsia="方正仿宋_GBK"/>
            <w:b w:val="0"/>
            <w:sz w:val="24"/>
          </w:rPr>
          <w:tab/>
        </w:r>
      </w:ins>
      <w:ins w:id="28117" w:author="xh" w:date="2026-10-18T08:25:56+08:00">
        <w:r>
          <w:rPr>
            <w:rFonts w:ascii="Times New Roman" w:hAnsi="Times New Roman" w:eastAsia="方正仿宋_GBK"/>
            <w:b w:val="0"/>
            <w:sz w:val="24"/>
          </w:rPr>
          <w:fldChar w:fldCharType="begin"/>
        </w:r>
      </w:ins>
      <w:ins w:id="28118" w:author="xh" w:date="2026-10-18T08:25:56+08:00">
        <w:r>
          <w:rPr>
            <w:rFonts w:ascii="Times New Roman" w:hAnsi="Times New Roman" w:eastAsia="方正仿宋_GBK"/>
            <w:b w:val="0"/>
            <w:sz w:val="24"/>
          </w:rPr>
          <w:instrText xml:space="preserve"> PAGEREF Report1017_h315 \h </w:instrText>
        </w:r>
      </w:ins>
      <w:ins w:id="28119" w:author="xh" w:date="2026-10-18T08:25:56+08:00">
        <w:r>
          <w:rPr>
            <w:rFonts w:ascii="Times New Roman" w:hAnsi="Times New Roman" w:eastAsia="方正仿宋_GBK"/>
            <w:b w:val="0"/>
            <w:sz w:val="24"/>
          </w:rPr>
          <w:fldChar w:fldCharType="separate"/>
        </w:r>
      </w:ins>
      <w:ins w:id="28120" w:author="xh" w:date="2026-10-18T08:25:56+08:00">
        <w:r>
          <w:rPr>
            <w:rFonts w:ascii="Times New Roman" w:hAnsi="Times New Roman" w:eastAsia="方正仿宋_GBK"/>
            <w:b w:val="0"/>
            <w:sz w:val="24"/>
          </w:rPr>
          <w:t>38</w:t>
        </w:r>
      </w:ins>
      <w:ins w:id="28121" w:author="xh" w:date="2026-10-18T08:25:56+08:00">
        <w:r>
          <w:rPr>
            <w:rFonts w:ascii="Times New Roman" w:hAnsi="Times New Roman" w:eastAsia="方正仿宋_GBK"/>
            <w:b w:val="0"/>
            <w:sz w:val="24"/>
          </w:rPr>
          <w:fldChar w:fldCharType="end"/>
        </w:r>
      </w:ins>
    </w:p>
    <w:p w14:paraId="6B36A6A1">
      <w:pPr>
        <w:tabs>
          <w:tab w:val="right" w:leader="dot" w:pos="8220"/>
        </w:tabs>
        <w:spacing w:after="40" w:line="360" w:lineRule="exact"/>
        <w:ind w:left="240" w:firstLine="0"/>
        <w:jc w:val="left"/>
        <w:rPr>
          <w:del w:id="28123" w:author="xh" w:date="2026-10-18T08:26:35+08:00"/>
        </w:rPr>
      </w:pPr>
      <w:del w:id="28124" w:author="xh" w:date="2026-10-18T08:26:35+08:00">
        <w:r>
          <w:fldChar w:fldCharType="begin"/>
        </w:r>
      </w:del>
      <w:del w:id="28125" w:author="xh" w:date="2026-10-18T08:26:35+08:00">
        <w:r>
          <w:instrText xml:space="preserve"> HYPERLINK \l "h336" </w:instrText>
        </w:r>
      </w:del>
      <w:del w:id="28126" w:author="xh" w:date="2026-10-18T08:26:35+08:00">
        <w:r>
          <w:fldChar w:fldCharType="separate"/>
        </w:r>
      </w:del>
      <w:del w:id="28127" w:author="xh" w:date="2026-10-18T08:26:35+08:00">
        <w:r>
          <w:rPr>
            <w:rFonts w:ascii="Times New Roman" w:hAnsi="Times New Roman" w:eastAsia="方正仿宋_GBK"/>
            <w:b w:val="0"/>
            <w:sz w:val="24"/>
          </w:rPr>
          <w:delText>3.3 分布式光伏装机与电量</w:delText>
        </w:r>
      </w:del>
      <w:del w:id="28128" w:author="xh" w:date="2026-10-18T08:26:35+08:00">
        <w:r>
          <w:rPr>
            <w:rFonts w:ascii="Times New Roman" w:hAnsi="Times New Roman" w:eastAsia="方正仿宋_GBK"/>
            <w:b w:val="0"/>
            <w:sz w:val="24"/>
          </w:rPr>
          <w:fldChar w:fldCharType="end"/>
        </w:r>
      </w:del>
      <w:del w:id="28129" w:author="xh" w:date="2026-10-18T08:26:35+08:00">
        <w:r>
          <w:rPr>
            <w:rFonts w:ascii="Times New Roman" w:hAnsi="Times New Roman" w:eastAsia="方正仿宋_GBK"/>
            <w:b w:val="0"/>
            <w:sz w:val="24"/>
          </w:rPr>
          <w:tab/>
        </w:r>
      </w:del>
      <w:del w:id="28130" w:author="xh" w:date="2026-10-18T08:26:35+08:00">
        <w:r>
          <w:rPr>
            <w:rFonts w:ascii="Times New Roman" w:hAnsi="Times New Roman" w:eastAsia="方正仿宋_GBK"/>
            <w:b w:val="0"/>
            <w:sz w:val="24"/>
          </w:rPr>
          <w:fldChar w:fldCharType="begin"/>
        </w:r>
      </w:del>
      <w:del w:id="28131" w:author="xh" w:date="2026-10-18T08:26:35+08:00">
        <w:r>
          <w:rPr>
            <w:rFonts w:ascii="Times New Roman" w:hAnsi="Times New Roman" w:eastAsia="方正仿宋_GBK"/>
            <w:b w:val="0"/>
            <w:sz w:val="24"/>
          </w:rPr>
          <w:instrText xml:space="preserve"> PAGEREF h336 \h </w:instrText>
        </w:r>
      </w:del>
      <w:del w:id="28132" w:author="xh" w:date="2026-10-18T08:26:35+08:00">
        <w:r>
          <w:rPr>
            <w:rFonts w:ascii="Times New Roman" w:hAnsi="Times New Roman" w:eastAsia="方正仿宋_GBK"/>
            <w:b w:val="0"/>
            <w:sz w:val="24"/>
          </w:rPr>
          <w:fldChar w:fldCharType="separate"/>
        </w:r>
      </w:del>
      <w:del w:id="28133" w:author="xh" w:date="2026-10-18T08:26:35+08:00">
        <w:r>
          <w:rPr>
            <w:rFonts w:ascii="Times New Roman" w:hAnsi="Times New Roman" w:eastAsia="方正仿宋_GBK"/>
            <w:b w:val="0"/>
            <w:sz w:val="24"/>
          </w:rPr>
          <w:delText>41</w:delText>
        </w:r>
      </w:del>
      <w:del w:id="28134" w:author="xh" w:date="2026-10-18T08:26:35+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8135" w:author="xh" w:date="2026-10-18T08:27:15+08:00"/>
        </w:rPr>
      </w:pPr>
      <w:ins w:id="28136" w:author="xh" w:date="2026-10-18T08:27:15+08:00">
        <w:r>
          <w:rPr>
            <w:rFonts w:ascii="Times New Roman" w:hAnsi="Times New Roman" w:eastAsia="方正仿宋_GBK"/>
            <w:b w:val="0"/>
            <w:sz w:val="24"/>
          </w:rPr>
        </w:r>
      </w:ins>
      <w:ins w:id="28137" w:author="xh" w:date="2026-10-18T08:27:15+08:00">
        <w:hyperlink w:anchor="Report1017_h336" w:history="1">
          <w:r>
            <w:rPr>
              <w:rFonts w:ascii="Times New Roman" w:hAnsi="Times New Roman" w:eastAsia="方正仿宋_GBK"/>
              <w:b w:val="0"/>
              <w:sz w:val="24"/>
            </w:rPr>
            <w:t>3.3 分布式光伏装机与电量</w:t>
          </w:r>
        </w:hyperlink>
      </w:ins>
      <w:ins w:id="28138" w:author="xh" w:date="2026-10-18T08:27:15+08:00">
        <w:r>
          <w:rPr>
            <w:rFonts w:ascii="Times New Roman" w:hAnsi="Times New Roman" w:eastAsia="方正仿宋_GBK"/>
            <w:b w:val="0"/>
            <w:sz w:val="24"/>
          </w:rPr>
          <w:tab/>
        </w:r>
      </w:ins>
      <w:ins w:id="28139" w:author="xh" w:date="2026-10-18T08:27:15+08:00">
        <w:r>
          <w:rPr>
            <w:rFonts w:ascii="Times New Roman" w:hAnsi="Times New Roman" w:eastAsia="方正仿宋_GBK"/>
            <w:b w:val="0"/>
            <w:sz w:val="24"/>
          </w:rPr>
          <w:fldChar w:fldCharType="begin"/>
        </w:r>
      </w:ins>
      <w:ins w:id="28140" w:author="xh" w:date="2026-10-18T08:27:15+08:00">
        <w:r>
          <w:rPr>
            <w:rFonts w:ascii="Times New Roman" w:hAnsi="Times New Roman" w:eastAsia="方正仿宋_GBK"/>
            <w:b w:val="0"/>
            <w:sz w:val="24"/>
          </w:rPr>
          <w:instrText xml:space="preserve"> PAGEREF Report1017_h336 \h </w:instrText>
        </w:r>
      </w:ins>
      <w:ins w:id="28141" w:author="xh" w:date="2026-10-18T08:27:15+08:00">
        <w:r>
          <w:rPr>
            <w:rFonts w:ascii="Times New Roman" w:hAnsi="Times New Roman" w:eastAsia="方正仿宋_GBK"/>
            <w:b w:val="0"/>
            <w:sz w:val="24"/>
          </w:rPr>
          <w:fldChar w:fldCharType="separate"/>
        </w:r>
      </w:ins>
      <w:ins w:id="28142" w:author="xh" w:date="2026-10-18T08:27:15+08:00">
        <w:r>
          <w:rPr>
            <w:rFonts w:ascii="Times New Roman" w:hAnsi="Times New Roman" w:eastAsia="方正仿宋_GBK"/>
            <w:b w:val="0"/>
            <w:sz w:val="24"/>
          </w:rPr>
          <w:t>41</w:t>
        </w:r>
      </w:ins>
      <w:ins w:id="28143" w:author="xh" w:date="2026-10-18T08:27:15+08:00">
        <w:r>
          <w:rPr>
            <w:rFonts w:ascii="Times New Roman" w:hAnsi="Times New Roman" w:eastAsia="方正仿宋_GBK"/>
            <w:b w:val="0"/>
            <w:sz w:val="24"/>
          </w:rPr>
          <w:fldChar w:fldCharType="end"/>
        </w:r>
      </w:ins>
    </w:p>
    <w:p w14:paraId="0A200BF0">
      <w:pPr>
        <w:tabs>
          <w:tab w:val="right" w:leader="dot" w:pos="8220"/>
        </w:tabs>
        <w:spacing w:after="40" w:line="360" w:lineRule="exact"/>
        <w:ind w:left="240" w:firstLine="0"/>
        <w:jc w:val="left"/>
        <w:rPr>
          <w:del w:id="28145" w:author="xh" w:date="2026-10-18T08:27:54+08:00"/>
        </w:rPr>
      </w:pPr>
      <w:del w:id="28146" w:author="xh" w:date="2026-10-18T08:27:54+08:00">
        <w:r>
          <w:fldChar w:fldCharType="begin"/>
        </w:r>
      </w:del>
      <w:del w:id="28147" w:author="xh" w:date="2026-10-18T08:27:54+08:00">
        <w:r>
          <w:instrText xml:space="preserve"> HYPERLINK \l "h358" </w:instrText>
        </w:r>
      </w:del>
      <w:del w:id="28148" w:author="xh" w:date="2026-10-18T08:27:54+08:00">
        <w:r>
          <w:fldChar w:fldCharType="separate"/>
        </w:r>
      </w:del>
      <w:del w:id="28149" w:author="xh" w:date="2026-10-18T08:27:54+08:00">
        <w:r>
          <w:rPr>
            <w:rFonts w:ascii="Times New Roman" w:hAnsi="Times New Roman" w:eastAsia="方正仿宋_GBK"/>
            <w:b w:val="0"/>
            <w:sz w:val="24"/>
          </w:rPr>
          <w:delText>3.4 主变负载率与双向净负荷</w:delText>
        </w:r>
      </w:del>
      <w:del w:id="28150" w:author="xh" w:date="2026-10-18T08:27:54+08:00">
        <w:r>
          <w:rPr>
            <w:rFonts w:ascii="Times New Roman" w:hAnsi="Times New Roman" w:eastAsia="方正仿宋_GBK"/>
            <w:b w:val="0"/>
            <w:sz w:val="24"/>
          </w:rPr>
          <w:fldChar w:fldCharType="end"/>
        </w:r>
      </w:del>
      <w:del w:id="28151" w:author="xh" w:date="2026-10-18T08:27:54+08:00">
        <w:r>
          <w:rPr>
            <w:rFonts w:ascii="Times New Roman" w:hAnsi="Times New Roman" w:eastAsia="方正仿宋_GBK"/>
            <w:b w:val="0"/>
            <w:sz w:val="24"/>
          </w:rPr>
          <w:tab/>
        </w:r>
      </w:del>
      <w:del w:id="28152" w:author="xh" w:date="2026-10-18T08:27:54+08:00">
        <w:r>
          <w:rPr>
            <w:rFonts w:ascii="Times New Roman" w:hAnsi="Times New Roman" w:eastAsia="方正仿宋_GBK"/>
            <w:b w:val="0"/>
            <w:sz w:val="24"/>
          </w:rPr>
          <w:fldChar w:fldCharType="begin"/>
        </w:r>
      </w:del>
      <w:del w:id="28153" w:author="xh" w:date="2026-10-18T08:27:54+08:00">
        <w:r>
          <w:rPr>
            <w:rFonts w:ascii="Times New Roman" w:hAnsi="Times New Roman" w:eastAsia="方正仿宋_GBK"/>
            <w:b w:val="0"/>
            <w:sz w:val="24"/>
          </w:rPr>
          <w:instrText xml:space="preserve"> PAGEREF h358 \h </w:instrText>
        </w:r>
      </w:del>
      <w:del w:id="28154" w:author="xh" w:date="2026-10-18T08:27:54+08:00">
        <w:r>
          <w:rPr>
            <w:rFonts w:ascii="Times New Roman" w:hAnsi="Times New Roman" w:eastAsia="方正仿宋_GBK"/>
            <w:b w:val="0"/>
            <w:sz w:val="24"/>
          </w:rPr>
          <w:fldChar w:fldCharType="separate"/>
        </w:r>
      </w:del>
      <w:del w:id="28155" w:author="xh" w:date="2026-10-18T08:27:54+08:00">
        <w:r>
          <w:rPr>
            <w:rFonts w:ascii="Times New Roman" w:hAnsi="Times New Roman" w:eastAsia="方正仿宋_GBK"/>
            <w:b w:val="0"/>
            <w:sz w:val="24"/>
          </w:rPr>
          <w:delText>43</w:delText>
        </w:r>
      </w:del>
      <w:del w:id="28156" w:author="xh" w:date="2026-10-18T08:27:54+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8157" w:author="xh" w:date="2026-10-18T08:28:33+08:00"/>
        </w:rPr>
      </w:pPr>
      <w:ins w:id="28158" w:author="xh" w:date="2026-10-18T08:28:33+08:00">
        <w:r>
          <w:rPr>
            <w:rFonts w:ascii="Times New Roman" w:hAnsi="Times New Roman" w:eastAsia="方正仿宋_GBK"/>
            <w:b w:val="0"/>
            <w:sz w:val="24"/>
          </w:rPr>
        </w:r>
      </w:ins>
      <w:ins w:id="28159" w:author="xh" w:date="2026-10-18T08:28:33+08:00">
        <w:hyperlink w:anchor="Report1017_h358" w:history="1">
          <w:r>
            <w:rPr>
              <w:rFonts w:ascii="Times New Roman" w:hAnsi="Times New Roman" w:eastAsia="方正仿宋_GBK"/>
              <w:b w:val="0"/>
              <w:sz w:val="24"/>
            </w:rPr>
            <w:t>3.4 主变负载率与双向净负荷</w:t>
          </w:r>
        </w:hyperlink>
      </w:ins>
      <w:ins w:id="28160" w:author="xh" w:date="2026-10-18T08:28:33+08:00">
        <w:r>
          <w:rPr>
            <w:rFonts w:ascii="Times New Roman" w:hAnsi="Times New Roman" w:eastAsia="方正仿宋_GBK"/>
            <w:b w:val="0"/>
            <w:sz w:val="24"/>
          </w:rPr>
          <w:tab/>
        </w:r>
      </w:ins>
      <w:ins w:id="28161" w:author="xh" w:date="2026-10-18T08:28:33+08:00">
        <w:r>
          <w:rPr>
            <w:rFonts w:ascii="Times New Roman" w:hAnsi="Times New Roman" w:eastAsia="方正仿宋_GBK"/>
            <w:b w:val="0"/>
            <w:sz w:val="24"/>
          </w:rPr>
          <w:fldChar w:fldCharType="begin"/>
        </w:r>
      </w:ins>
      <w:ins w:id="28162" w:author="xh" w:date="2026-10-18T08:28:33+08:00">
        <w:r>
          <w:rPr>
            <w:rFonts w:ascii="Times New Roman" w:hAnsi="Times New Roman" w:eastAsia="方正仿宋_GBK"/>
            <w:b w:val="0"/>
            <w:sz w:val="24"/>
          </w:rPr>
          <w:instrText xml:space="preserve"> PAGEREF Report1017_h358 \h </w:instrText>
        </w:r>
      </w:ins>
      <w:ins w:id="28163" w:author="xh" w:date="2026-10-18T08:28:33+08:00">
        <w:r>
          <w:rPr>
            <w:rFonts w:ascii="Times New Roman" w:hAnsi="Times New Roman" w:eastAsia="方正仿宋_GBK"/>
            <w:b w:val="0"/>
            <w:sz w:val="24"/>
          </w:rPr>
          <w:fldChar w:fldCharType="separate"/>
        </w:r>
      </w:ins>
      <w:ins w:id="28164" w:author="xh" w:date="2026-10-18T08:28:33+08:00">
        <w:r>
          <w:rPr>
            <w:rFonts w:ascii="Times New Roman" w:hAnsi="Times New Roman" w:eastAsia="方正仿宋_GBK"/>
            <w:b w:val="0"/>
            <w:sz w:val="24"/>
          </w:rPr>
          <w:t>43</w:t>
        </w:r>
      </w:ins>
      <w:ins w:id="28165" w:author="xh" w:date="2026-10-18T08:28:33+08:00">
        <w:r>
          <w:rPr>
            <w:rFonts w:ascii="Times New Roman" w:hAnsi="Times New Roman" w:eastAsia="方正仿宋_GBK"/>
            <w:b w:val="0"/>
            <w:sz w:val="24"/>
          </w:rPr>
          <w:fldChar w:fldCharType="end"/>
        </w:r>
      </w:ins>
    </w:p>
    <w:p w14:paraId="7C73DD46">
      <w:pPr>
        <w:tabs>
          <w:tab w:val="right" w:leader="dot" w:pos="8220"/>
        </w:tabs>
        <w:spacing w:after="40" w:line="360" w:lineRule="exact"/>
        <w:ind w:left="240" w:firstLine="0"/>
        <w:jc w:val="left"/>
        <w:rPr>
          <w:del w:id="28167" w:author="xh" w:date="2026-10-18T08:29:13+08:00"/>
        </w:rPr>
      </w:pPr>
      <w:del w:id="28168" w:author="xh" w:date="2026-10-18T08:29:13+08:00">
        <w:r>
          <w:fldChar w:fldCharType="begin"/>
        </w:r>
      </w:del>
      <w:del w:id="28169" w:author="xh" w:date="2026-10-18T08:29:13+08:00">
        <w:r>
          <w:instrText xml:space="preserve"> HYPERLINK \l "h394" </w:instrText>
        </w:r>
      </w:del>
      <w:del w:id="28170" w:author="xh" w:date="2026-10-18T08:29:13+08:00">
        <w:r>
          <w:fldChar w:fldCharType="separate"/>
        </w:r>
      </w:del>
      <w:del w:id="28171" w:author="xh" w:date="2026-10-18T08:29:13+08:00">
        <w:r>
          <w:rPr>
            <w:rFonts w:ascii="Times New Roman" w:hAnsi="Times New Roman" w:eastAsia="方正仿宋_GBK"/>
            <w:b w:val="0"/>
            <w:sz w:val="24"/>
          </w:rPr>
          <w:delText>3.5 核心参数依据与相关性分析</w:delText>
        </w:r>
      </w:del>
      <w:del w:id="28172" w:author="xh" w:date="2026-10-18T08:29:13+08:00">
        <w:r>
          <w:rPr>
            <w:rFonts w:ascii="Times New Roman" w:hAnsi="Times New Roman" w:eastAsia="方正仿宋_GBK"/>
            <w:b w:val="0"/>
            <w:sz w:val="24"/>
          </w:rPr>
          <w:fldChar w:fldCharType="end"/>
        </w:r>
      </w:del>
      <w:del w:id="28173" w:author="xh" w:date="2026-10-18T08:29:13+08:00">
        <w:r>
          <w:rPr>
            <w:rFonts w:ascii="Times New Roman" w:hAnsi="Times New Roman" w:eastAsia="方正仿宋_GBK"/>
            <w:b w:val="0"/>
            <w:sz w:val="24"/>
          </w:rPr>
          <w:tab/>
        </w:r>
      </w:del>
      <w:del w:id="28174" w:author="xh" w:date="2026-10-18T08:29:13+08:00">
        <w:r>
          <w:rPr>
            <w:rFonts w:ascii="Times New Roman" w:hAnsi="Times New Roman" w:eastAsia="方正仿宋_GBK"/>
            <w:b w:val="0"/>
            <w:sz w:val="24"/>
          </w:rPr>
          <w:fldChar w:fldCharType="begin"/>
        </w:r>
      </w:del>
      <w:del w:id="28175" w:author="xh" w:date="2026-10-18T08:29:13+08:00">
        <w:r>
          <w:rPr>
            <w:rFonts w:ascii="Times New Roman" w:hAnsi="Times New Roman" w:eastAsia="方正仿宋_GBK"/>
            <w:b w:val="0"/>
            <w:sz w:val="24"/>
          </w:rPr>
          <w:instrText xml:space="preserve"> PAGEREF h394 \h </w:instrText>
        </w:r>
      </w:del>
      <w:del w:id="28176" w:author="xh" w:date="2026-10-18T08:29:13+08:00">
        <w:r>
          <w:rPr>
            <w:rFonts w:ascii="Times New Roman" w:hAnsi="Times New Roman" w:eastAsia="方正仿宋_GBK"/>
            <w:b w:val="0"/>
            <w:sz w:val="24"/>
          </w:rPr>
          <w:fldChar w:fldCharType="separate"/>
        </w:r>
      </w:del>
      <w:del w:id="28177" w:author="xh" w:date="2026-10-18T08:29:13+08:00">
        <w:r>
          <w:rPr>
            <w:rFonts w:ascii="Times New Roman" w:hAnsi="Times New Roman" w:eastAsia="方正仿宋_GBK"/>
            <w:b w:val="0"/>
            <w:sz w:val="24"/>
          </w:rPr>
          <w:delText>50</w:delText>
        </w:r>
      </w:del>
      <w:del w:id="28178" w:author="xh" w:date="2026-10-18T08:29:13+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8179" w:author="xh" w:date="2026-10-18T08:29:52+08:00"/>
        </w:rPr>
      </w:pPr>
      <w:ins w:id="28180" w:author="xh" w:date="2026-10-18T08:29:52+08:00">
        <w:r>
          <w:rPr>
            <w:rFonts w:ascii="Times New Roman" w:hAnsi="Times New Roman" w:eastAsia="方正仿宋_GBK"/>
            <w:b w:val="0"/>
            <w:sz w:val="24"/>
          </w:rPr>
        </w:r>
      </w:ins>
      <w:ins w:id="28181" w:author="xh" w:date="2026-10-18T08:29:52+08:00">
        <w:hyperlink w:anchor="Report1017_h394" w:history="1">
          <w:r>
            <w:rPr>
              <w:rFonts w:ascii="Times New Roman" w:hAnsi="Times New Roman" w:eastAsia="方正仿宋_GBK"/>
              <w:b w:val="0"/>
              <w:sz w:val="24"/>
            </w:rPr>
            <w:t>3.5 核心参数依据与相关性分析</w:t>
          </w:r>
        </w:hyperlink>
      </w:ins>
      <w:ins w:id="28182" w:author="xh" w:date="2026-10-18T08:29:52+08:00">
        <w:r>
          <w:rPr>
            <w:rFonts w:ascii="Times New Roman" w:hAnsi="Times New Roman" w:eastAsia="方正仿宋_GBK"/>
            <w:b w:val="0"/>
            <w:sz w:val="24"/>
          </w:rPr>
          <w:tab/>
        </w:r>
      </w:ins>
      <w:ins w:id="28183" w:author="xh" w:date="2026-10-18T08:29:52+08:00">
        <w:r>
          <w:rPr>
            <w:rFonts w:ascii="Times New Roman" w:hAnsi="Times New Roman" w:eastAsia="方正仿宋_GBK"/>
            <w:b w:val="0"/>
            <w:sz w:val="24"/>
          </w:rPr>
          <w:fldChar w:fldCharType="begin"/>
        </w:r>
      </w:ins>
      <w:ins w:id="28184" w:author="xh" w:date="2026-10-18T08:29:52+08:00">
        <w:r>
          <w:rPr>
            <w:rFonts w:ascii="Times New Roman" w:hAnsi="Times New Roman" w:eastAsia="方正仿宋_GBK"/>
            <w:b w:val="0"/>
            <w:sz w:val="24"/>
          </w:rPr>
          <w:instrText xml:space="preserve"> PAGEREF Report1017_h394 \h </w:instrText>
        </w:r>
      </w:ins>
      <w:ins w:id="28185" w:author="xh" w:date="2026-10-18T08:29:52+08:00">
        <w:r>
          <w:rPr>
            <w:rFonts w:ascii="Times New Roman" w:hAnsi="Times New Roman" w:eastAsia="方正仿宋_GBK"/>
            <w:b w:val="0"/>
            <w:sz w:val="24"/>
          </w:rPr>
          <w:fldChar w:fldCharType="separate"/>
        </w:r>
      </w:ins>
      <w:ins w:id="28186" w:author="xh" w:date="2026-10-18T08:29:52+08:00">
        <w:r>
          <w:rPr>
            <w:rFonts w:ascii="Times New Roman" w:hAnsi="Times New Roman" w:eastAsia="方正仿宋_GBK"/>
            <w:b w:val="0"/>
            <w:sz w:val="24"/>
          </w:rPr>
          <w:t>50</w:t>
        </w:r>
      </w:ins>
      <w:ins w:id="28187" w:author="xh" w:date="2026-10-18T08:29:52+08:00">
        <w:r>
          <w:rPr>
            <w:rFonts w:ascii="Times New Roman" w:hAnsi="Times New Roman" w:eastAsia="方正仿宋_GBK"/>
            <w:b w:val="0"/>
            <w:sz w:val="24"/>
          </w:rPr>
          <w:fldChar w:fldCharType="end"/>
        </w:r>
      </w:ins>
    </w:p>
    <w:p w14:paraId="15380172">
      <w:pPr>
        <w:tabs>
          <w:tab w:val="right" w:leader="dot" w:pos="8220"/>
        </w:tabs>
        <w:spacing w:after="40" w:line="360" w:lineRule="exact"/>
        <w:ind w:left="240" w:firstLine="0"/>
        <w:jc w:val="left"/>
        <w:rPr>
          <w:del w:id="28189" w:author="xh" w:date="2026-10-18T08:30:32+08:00"/>
        </w:rPr>
      </w:pPr>
      <w:del w:id="28190" w:author="xh" w:date="2026-10-18T08:30:32+08:00">
        <w:r>
          <w:fldChar w:fldCharType="begin"/>
        </w:r>
      </w:del>
      <w:del w:id="28191" w:author="xh" w:date="2026-10-18T08:30:32+08:00">
        <w:r>
          <w:instrText xml:space="preserve"> HYPERLINK \l "h437" </w:instrText>
        </w:r>
      </w:del>
      <w:del w:id="28192" w:author="xh" w:date="2026-10-18T08:30:32+08:00">
        <w:r>
          <w:fldChar w:fldCharType="separate"/>
        </w:r>
      </w:del>
      <w:del w:id="28193" w:author="xh" w:date="2026-10-18T08:30:32+08:00">
        <w:r>
          <w:rPr>
            <w:rFonts w:ascii="Times New Roman" w:hAnsi="Times New Roman" w:eastAsia="方正仿宋_GBK"/>
            <w:b w:val="0"/>
            <w:sz w:val="24"/>
          </w:rPr>
          <w:delText>3.6 10 kV负荷转接资料与仿真条件</w:delText>
        </w:r>
      </w:del>
      <w:del w:id="28194" w:author="xh" w:date="2026-10-18T08:30:32+08:00">
        <w:r>
          <w:rPr>
            <w:rFonts w:ascii="Times New Roman" w:hAnsi="Times New Roman" w:eastAsia="方正仿宋_GBK"/>
            <w:b w:val="0"/>
            <w:sz w:val="24"/>
          </w:rPr>
          <w:fldChar w:fldCharType="end"/>
        </w:r>
      </w:del>
      <w:del w:id="28195" w:author="xh" w:date="2026-10-18T08:30:32+08:00">
        <w:r>
          <w:rPr>
            <w:rFonts w:ascii="Times New Roman" w:hAnsi="Times New Roman" w:eastAsia="方正仿宋_GBK"/>
            <w:b w:val="0"/>
            <w:sz w:val="24"/>
          </w:rPr>
          <w:tab/>
        </w:r>
      </w:del>
      <w:del w:id="28196" w:author="xh" w:date="2026-10-18T08:30:32+08:00">
        <w:r>
          <w:rPr>
            <w:rFonts w:ascii="Times New Roman" w:hAnsi="Times New Roman" w:eastAsia="方正仿宋_GBK"/>
            <w:b w:val="0"/>
            <w:sz w:val="24"/>
          </w:rPr>
          <w:fldChar w:fldCharType="begin"/>
        </w:r>
      </w:del>
      <w:del w:id="28197" w:author="xh" w:date="2026-10-18T08:30:32+08:00">
        <w:r>
          <w:rPr>
            <w:rFonts w:ascii="Times New Roman" w:hAnsi="Times New Roman" w:eastAsia="方正仿宋_GBK"/>
            <w:b w:val="0"/>
            <w:sz w:val="24"/>
          </w:rPr>
          <w:instrText xml:space="preserve"> PAGEREF h437 \h </w:instrText>
        </w:r>
      </w:del>
      <w:del w:id="28198" w:author="xh" w:date="2026-10-18T08:30:32+08:00">
        <w:r>
          <w:rPr>
            <w:rFonts w:ascii="Times New Roman" w:hAnsi="Times New Roman" w:eastAsia="方正仿宋_GBK"/>
            <w:b w:val="0"/>
            <w:sz w:val="24"/>
          </w:rPr>
          <w:fldChar w:fldCharType="separate"/>
        </w:r>
      </w:del>
      <w:del w:id="28199" w:author="xh" w:date="2026-10-18T08:30:32+08:00">
        <w:r>
          <w:rPr>
            <w:rFonts w:ascii="Times New Roman" w:hAnsi="Times New Roman" w:eastAsia="方正仿宋_GBK"/>
            <w:b w:val="0"/>
            <w:sz w:val="24"/>
          </w:rPr>
          <w:delText>59</w:delText>
        </w:r>
      </w:del>
      <w:del w:id="28200" w:author="xh" w:date="2026-10-18T08:30:32+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8201" w:author="xh" w:date="2026-10-18T08:31:11+08:00"/>
        </w:rPr>
      </w:pPr>
      <w:ins w:id="28202" w:author="xh" w:date="2026-10-18T08:31:11+08:00">
        <w:r>
          <w:rPr>
            <w:rFonts w:ascii="Times New Roman" w:hAnsi="Times New Roman" w:eastAsia="方正仿宋_GBK"/>
            <w:b w:val="0"/>
            <w:sz w:val="24"/>
          </w:rPr>
        </w:r>
      </w:ins>
      <w:ins w:id="28203" w:author="xh" w:date="2026-10-18T08:31:11+08:00">
        <w:hyperlink w:anchor="Report1017_h437" w:history="1">
          <w:r>
            <w:rPr>
              <w:rFonts w:ascii="Times New Roman" w:hAnsi="Times New Roman" w:eastAsia="方正仿宋_GBK"/>
              <w:b w:val="0"/>
              <w:sz w:val="24"/>
            </w:rPr>
            <w:t>3.6 10 kV负荷转接资料与仿真条件</w:t>
          </w:r>
        </w:hyperlink>
      </w:ins>
      <w:ins w:id="28204" w:author="xh" w:date="2026-10-18T08:31:11+08:00">
        <w:r>
          <w:rPr>
            <w:rFonts w:ascii="Times New Roman" w:hAnsi="Times New Roman" w:eastAsia="方正仿宋_GBK"/>
            <w:b w:val="0"/>
            <w:sz w:val="24"/>
          </w:rPr>
          <w:tab/>
        </w:r>
      </w:ins>
      <w:ins w:id="28205" w:author="xh" w:date="2026-10-18T08:31:11+08:00">
        <w:r>
          <w:rPr>
            <w:rFonts w:ascii="Times New Roman" w:hAnsi="Times New Roman" w:eastAsia="方正仿宋_GBK"/>
            <w:b w:val="0"/>
            <w:sz w:val="24"/>
          </w:rPr>
          <w:fldChar w:fldCharType="begin"/>
        </w:r>
      </w:ins>
      <w:ins w:id="28206" w:author="xh" w:date="2026-10-18T08:31:11+08:00">
        <w:r>
          <w:rPr>
            <w:rFonts w:ascii="Times New Roman" w:hAnsi="Times New Roman" w:eastAsia="方正仿宋_GBK"/>
            <w:b w:val="0"/>
            <w:sz w:val="24"/>
          </w:rPr>
          <w:instrText xml:space="preserve"> PAGEREF Report1017_h437 \h </w:instrText>
        </w:r>
      </w:ins>
      <w:ins w:id="28207" w:author="xh" w:date="2026-10-18T08:31:11+08:00">
        <w:r>
          <w:rPr>
            <w:rFonts w:ascii="Times New Roman" w:hAnsi="Times New Roman" w:eastAsia="方正仿宋_GBK"/>
            <w:b w:val="0"/>
            <w:sz w:val="24"/>
          </w:rPr>
          <w:fldChar w:fldCharType="separate"/>
        </w:r>
      </w:ins>
      <w:ins w:id="28208" w:author="xh" w:date="2026-10-18T08:31:11+08:00">
        <w:r>
          <w:rPr>
            <w:rFonts w:ascii="Times New Roman" w:hAnsi="Times New Roman" w:eastAsia="方正仿宋_GBK"/>
            <w:b w:val="0"/>
            <w:sz w:val="24"/>
          </w:rPr>
          <w:t>59</w:t>
        </w:r>
      </w:ins>
      <w:ins w:id="28209" w:author="xh" w:date="2026-10-18T08:31:11+08:00">
        <w:r>
          <w:rPr>
            <w:rFonts w:ascii="Times New Roman" w:hAnsi="Times New Roman" w:eastAsia="方正仿宋_GBK"/>
            <w:b w:val="0"/>
            <w:sz w:val="24"/>
          </w:rPr>
          <w:fldChar w:fldCharType="end"/>
        </w:r>
      </w:ins>
    </w:p>
    <w:p w14:paraId="534EAF18">
      <w:pPr>
        <w:tabs>
          <w:tab w:val="right" w:leader="dot" w:pos="8220"/>
        </w:tabs>
        <w:spacing w:after="40" w:line="360" w:lineRule="exact"/>
        <w:ind w:left="240" w:firstLine="0"/>
        <w:jc w:val="left"/>
        <w:rPr>
          <w:del w:id="28211" w:author="xh" w:date="2026-10-18T08:31:50+08:00"/>
        </w:rPr>
      </w:pPr>
      <w:del w:id="28212" w:author="xh" w:date="2026-10-18T08:31:50+08:00">
        <w:r>
          <w:fldChar w:fldCharType="begin"/>
        </w:r>
      </w:del>
      <w:del w:id="28213" w:author="xh" w:date="2026-10-18T08:31:50+08:00">
        <w:r>
          <w:instrText xml:space="preserve"> HYPERLINK \l "h447" </w:instrText>
        </w:r>
      </w:del>
      <w:del w:id="28214" w:author="xh" w:date="2026-10-18T08:31:50+08:00">
        <w:r>
          <w:fldChar w:fldCharType="separate"/>
        </w:r>
      </w:del>
      <w:del w:id="28215" w:author="xh" w:date="2026-10-18T08:31:50+08:00">
        <w:r>
          <w:rPr>
            <w:rFonts w:ascii="Times New Roman" w:hAnsi="Times New Roman" w:eastAsia="方正仿宋_GBK"/>
            <w:b w:val="0"/>
            <w:sz w:val="24"/>
          </w:rPr>
          <w:delText>3.7 站级负载率与配置需求</w:delText>
        </w:r>
      </w:del>
      <w:del w:id="28216" w:author="xh" w:date="2026-10-18T08:31:50+08:00">
        <w:r>
          <w:rPr>
            <w:rFonts w:ascii="Times New Roman" w:hAnsi="Times New Roman" w:eastAsia="方正仿宋_GBK"/>
            <w:b w:val="0"/>
            <w:sz w:val="24"/>
          </w:rPr>
          <w:fldChar w:fldCharType="end"/>
        </w:r>
      </w:del>
      <w:del w:id="28217" w:author="xh" w:date="2026-10-18T08:31:50+08:00">
        <w:r>
          <w:rPr>
            <w:rFonts w:ascii="Times New Roman" w:hAnsi="Times New Roman" w:eastAsia="方正仿宋_GBK"/>
            <w:b w:val="0"/>
            <w:sz w:val="24"/>
          </w:rPr>
          <w:tab/>
        </w:r>
      </w:del>
      <w:del w:id="28218" w:author="xh" w:date="2026-10-18T08:31:50+08:00">
        <w:r>
          <w:rPr>
            <w:rFonts w:ascii="Times New Roman" w:hAnsi="Times New Roman" w:eastAsia="方正仿宋_GBK"/>
            <w:b w:val="0"/>
            <w:sz w:val="24"/>
          </w:rPr>
          <w:fldChar w:fldCharType="begin"/>
        </w:r>
      </w:del>
      <w:del w:id="28219" w:author="xh" w:date="2026-10-18T08:31:50+08:00">
        <w:r>
          <w:rPr>
            <w:rFonts w:ascii="Times New Roman" w:hAnsi="Times New Roman" w:eastAsia="方正仿宋_GBK"/>
            <w:b w:val="0"/>
            <w:sz w:val="24"/>
          </w:rPr>
          <w:instrText xml:space="preserve"> PAGEREF h447 \h </w:instrText>
        </w:r>
      </w:del>
      <w:del w:id="28220" w:author="xh" w:date="2026-10-18T08:31:50+08:00">
        <w:r>
          <w:rPr>
            <w:rFonts w:ascii="Times New Roman" w:hAnsi="Times New Roman" w:eastAsia="方正仿宋_GBK"/>
            <w:b w:val="0"/>
            <w:sz w:val="24"/>
          </w:rPr>
          <w:fldChar w:fldCharType="separate"/>
        </w:r>
      </w:del>
      <w:del w:id="28221" w:author="xh" w:date="2026-10-18T08:31:50+08:00">
        <w:r>
          <w:rPr>
            <w:rFonts w:ascii="Times New Roman" w:hAnsi="Times New Roman" w:eastAsia="方正仿宋_GBK"/>
            <w:b w:val="0"/>
            <w:sz w:val="24"/>
          </w:rPr>
          <w:delText>60</w:delText>
        </w:r>
      </w:del>
      <w:del w:id="28222" w:author="xh" w:date="2026-10-18T08:31:50+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8223" w:author="xh" w:date="2026-10-18T08:32:30+08:00"/>
        </w:rPr>
      </w:pPr>
      <w:ins w:id="28224" w:author="xh" w:date="2026-10-18T08:32:30+08:00">
        <w:r>
          <w:rPr>
            <w:rFonts w:ascii="Times New Roman" w:hAnsi="Times New Roman" w:eastAsia="方正仿宋_GBK"/>
            <w:b w:val="0"/>
            <w:sz w:val="24"/>
          </w:rPr>
        </w:r>
      </w:ins>
      <w:ins w:id="28225" w:author="xh" w:date="2026-10-18T08:32:30+08:00">
        <w:hyperlink w:anchor="Report1017_h447" w:history="1">
          <w:r>
            <w:rPr>
              <w:rFonts w:ascii="Times New Roman" w:hAnsi="Times New Roman" w:eastAsia="方正仿宋_GBK"/>
              <w:b w:val="0"/>
              <w:sz w:val="24"/>
            </w:rPr>
            <w:t>3.7 站级负载率与配置需求</w:t>
          </w:r>
        </w:hyperlink>
      </w:ins>
      <w:ins w:id="28226" w:author="xh" w:date="2026-10-18T08:32:30+08:00">
        <w:r>
          <w:rPr>
            <w:rFonts w:ascii="Times New Roman" w:hAnsi="Times New Roman" w:eastAsia="方正仿宋_GBK"/>
            <w:b w:val="0"/>
            <w:sz w:val="24"/>
          </w:rPr>
          <w:tab/>
        </w:r>
      </w:ins>
      <w:ins w:id="28227" w:author="xh" w:date="2026-10-18T08:32:30+08:00">
        <w:r>
          <w:rPr>
            <w:rFonts w:ascii="Times New Roman" w:hAnsi="Times New Roman" w:eastAsia="方正仿宋_GBK"/>
            <w:b w:val="0"/>
            <w:sz w:val="24"/>
          </w:rPr>
          <w:fldChar w:fldCharType="begin"/>
        </w:r>
      </w:ins>
      <w:ins w:id="28228" w:author="xh" w:date="2026-10-18T08:32:30+08:00">
        <w:r>
          <w:rPr>
            <w:rFonts w:ascii="Times New Roman" w:hAnsi="Times New Roman" w:eastAsia="方正仿宋_GBK"/>
            <w:b w:val="0"/>
            <w:sz w:val="24"/>
          </w:rPr>
          <w:instrText xml:space="preserve"> PAGEREF Report1017_h447 \h </w:instrText>
        </w:r>
      </w:ins>
      <w:ins w:id="28229" w:author="xh" w:date="2026-10-18T08:32:30+08:00">
        <w:r>
          <w:rPr>
            <w:rFonts w:ascii="Times New Roman" w:hAnsi="Times New Roman" w:eastAsia="方正仿宋_GBK"/>
            <w:b w:val="0"/>
            <w:sz w:val="24"/>
          </w:rPr>
          <w:fldChar w:fldCharType="separate"/>
        </w:r>
      </w:ins>
      <w:ins w:id="28230" w:author="xh" w:date="2026-10-18T08:32:30+08:00">
        <w:r>
          <w:rPr>
            <w:rFonts w:ascii="Times New Roman" w:hAnsi="Times New Roman" w:eastAsia="方正仿宋_GBK"/>
            <w:b w:val="0"/>
            <w:sz w:val="24"/>
          </w:rPr>
          <w:t>60</w:t>
        </w:r>
      </w:ins>
      <w:ins w:id="28231" w:author="xh" w:date="2026-10-18T08:32:30+08:00">
        <w:r>
          <w:rPr>
            <w:rFonts w:ascii="Times New Roman" w:hAnsi="Times New Roman" w:eastAsia="方正仿宋_GBK"/>
            <w:b w:val="0"/>
            <w:sz w:val="24"/>
          </w:rPr>
          <w:fldChar w:fldCharType="end"/>
        </w:r>
      </w:ins>
    </w:p>
    <w:p w14:paraId="4CFC4F0B">
      <w:pPr>
        <w:tabs>
          <w:tab w:val="right" w:leader="dot" w:pos="8220"/>
        </w:tabs>
        <w:spacing w:after="40" w:line="360" w:lineRule="exact"/>
        <w:ind w:left="240" w:firstLine="0"/>
        <w:jc w:val="left"/>
        <w:rPr>
          <w:del w:id="28233" w:author="xh" w:date="2026-10-18T08:33:09+08:00"/>
        </w:rPr>
      </w:pPr>
      <w:del w:id="28234" w:author="xh" w:date="2026-10-18T08:33:09+08:00">
        <w:r>
          <w:fldChar w:fldCharType="begin"/>
        </w:r>
      </w:del>
      <w:del w:id="28235" w:author="xh" w:date="2026-10-18T08:33:09+08:00">
        <w:r>
          <w:instrText xml:space="preserve"> HYPERLINK \l "h463" </w:instrText>
        </w:r>
      </w:del>
      <w:del w:id="28236" w:author="xh" w:date="2026-10-18T08:33:09+08:00">
        <w:r>
          <w:fldChar w:fldCharType="separate"/>
        </w:r>
      </w:del>
      <w:del w:id="28237" w:author="xh" w:date="2026-10-18T08:33:09+08:00">
        <w:r>
          <w:rPr>
            <w:rFonts w:ascii="Times New Roman" w:hAnsi="Times New Roman" w:eastAsia="方正仿宋_GBK"/>
            <w:b w:val="0"/>
            <w:sz w:val="24"/>
          </w:rPr>
          <w:delText>3.8 运行特征的综合分析</w:delText>
        </w:r>
      </w:del>
      <w:del w:id="28238" w:author="xh" w:date="2026-10-18T08:33:09+08:00">
        <w:r>
          <w:rPr>
            <w:rFonts w:ascii="Times New Roman" w:hAnsi="Times New Roman" w:eastAsia="方正仿宋_GBK"/>
            <w:b w:val="0"/>
            <w:sz w:val="24"/>
          </w:rPr>
          <w:fldChar w:fldCharType="end"/>
        </w:r>
      </w:del>
      <w:del w:id="28239" w:author="xh" w:date="2026-10-18T08:33:09+08:00">
        <w:r>
          <w:rPr>
            <w:rFonts w:ascii="Times New Roman" w:hAnsi="Times New Roman" w:eastAsia="方正仿宋_GBK"/>
            <w:b w:val="0"/>
            <w:sz w:val="24"/>
          </w:rPr>
          <w:tab/>
        </w:r>
      </w:del>
      <w:del w:id="28240" w:author="xh" w:date="2026-10-18T08:33:09+08:00">
        <w:r>
          <w:rPr>
            <w:rFonts w:ascii="Times New Roman" w:hAnsi="Times New Roman" w:eastAsia="方正仿宋_GBK"/>
            <w:b w:val="0"/>
            <w:sz w:val="24"/>
          </w:rPr>
          <w:fldChar w:fldCharType="begin"/>
        </w:r>
      </w:del>
      <w:del w:id="28241" w:author="xh" w:date="2026-10-18T08:33:09+08:00">
        <w:r>
          <w:rPr>
            <w:rFonts w:ascii="Times New Roman" w:hAnsi="Times New Roman" w:eastAsia="方正仿宋_GBK"/>
            <w:b w:val="0"/>
            <w:sz w:val="24"/>
          </w:rPr>
          <w:instrText xml:space="preserve"> PAGEREF h463 \h </w:instrText>
        </w:r>
      </w:del>
      <w:del w:id="28242" w:author="xh" w:date="2026-10-18T08:33:09+08:00">
        <w:r>
          <w:rPr>
            <w:rFonts w:ascii="Times New Roman" w:hAnsi="Times New Roman" w:eastAsia="方正仿宋_GBK"/>
            <w:b w:val="0"/>
            <w:sz w:val="24"/>
          </w:rPr>
          <w:fldChar w:fldCharType="separate"/>
        </w:r>
      </w:del>
      <w:del w:id="28243" w:author="xh" w:date="2026-10-18T08:33:09+08:00">
        <w:r>
          <w:rPr>
            <w:rFonts w:ascii="Times New Roman" w:hAnsi="Times New Roman" w:eastAsia="方正仿宋_GBK"/>
            <w:b w:val="0"/>
            <w:sz w:val="24"/>
          </w:rPr>
          <w:delText>63</w:delText>
        </w:r>
      </w:del>
      <w:del w:id="28244" w:author="xh" w:date="2026-10-18T08:33:09+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28245" w:author="xh" w:date="2026-10-18T08:33:49+08:00"/>
        </w:rPr>
      </w:pPr>
      <w:ins w:id="28246" w:author="xh" w:date="2026-10-18T08:33:49+08:00">
        <w:r>
          <w:rPr>
            <w:rFonts w:ascii="Times New Roman" w:hAnsi="Times New Roman" w:eastAsia="方正仿宋_GBK"/>
            <w:b w:val="0"/>
            <w:sz w:val="24"/>
          </w:rPr>
        </w:r>
      </w:ins>
      <w:ins w:id="28247" w:author="xh" w:date="2026-10-18T08:33:49+08:00">
        <w:hyperlink w:anchor="Report1017_h463" w:history="1">
          <w:r>
            <w:rPr>
              <w:rFonts w:ascii="Times New Roman" w:hAnsi="Times New Roman" w:eastAsia="方正仿宋_GBK"/>
              <w:b w:val="0"/>
              <w:sz w:val="24"/>
            </w:rPr>
            <w:t>3.8 运行特征的综合分析</w:t>
          </w:r>
        </w:hyperlink>
      </w:ins>
      <w:ins w:id="28248" w:author="xh" w:date="2026-10-18T08:33:49+08:00">
        <w:r>
          <w:rPr>
            <w:rFonts w:ascii="Times New Roman" w:hAnsi="Times New Roman" w:eastAsia="方正仿宋_GBK"/>
            <w:b w:val="0"/>
            <w:sz w:val="24"/>
          </w:rPr>
          <w:tab/>
        </w:r>
      </w:ins>
      <w:ins w:id="28249" w:author="xh" w:date="2026-10-18T08:33:49+08:00">
        <w:r>
          <w:rPr>
            <w:rFonts w:ascii="Times New Roman" w:hAnsi="Times New Roman" w:eastAsia="方正仿宋_GBK"/>
            <w:b w:val="0"/>
            <w:sz w:val="24"/>
          </w:rPr>
          <w:fldChar w:fldCharType="begin"/>
        </w:r>
      </w:ins>
      <w:ins w:id="28250" w:author="xh" w:date="2026-10-18T08:33:49+08:00">
        <w:r>
          <w:rPr>
            <w:rFonts w:ascii="Times New Roman" w:hAnsi="Times New Roman" w:eastAsia="方正仿宋_GBK"/>
            <w:b w:val="0"/>
            <w:sz w:val="24"/>
          </w:rPr>
          <w:instrText xml:space="preserve"> PAGEREF Report1017_h463 \h </w:instrText>
        </w:r>
      </w:ins>
      <w:ins w:id="28251" w:author="xh" w:date="2026-10-18T08:33:49+08:00">
        <w:r>
          <w:rPr>
            <w:rFonts w:ascii="Times New Roman" w:hAnsi="Times New Roman" w:eastAsia="方正仿宋_GBK"/>
            <w:b w:val="0"/>
            <w:sz w:val="24"/>
          </w:rPr>
          <w:fldChar w:fldCharType="separate"/>
        </w:r>
      </w:ins>
      <w:ins w:id="28252" w:author="xh" w:date="2026-10-18T08:33:49+08:00">
        <w:r>
          <w:rPr>
            <w:rFonts w:ascii="Times New Roman" w:hAnsi="Times New Roman" w:eastAsia="方正仿宋_GBK"/>
            <w:b w:val="0"/>
            <w:sz w:val="24"/>
          </w:rPr>
          <w:t>63</w:t>
        </w:r>
      </w:ins>
      <w:ins w:id="28253" w:author="xh" w:date="2026-10-18T08:33:49+08:00">
        <w:r>
          <w:rPr>
            <w:rFonts w:ascii="Times New Roman" w:hAnsi="Times New Roman" w:eastAsia="方正仿宋_GBK"/>
            <w:b w:val="0"/>
            <w:sz w:val="24"/>
          </w:rPr>
          <w:fldChar w:fldCharType="end"/>
        </w:r>
      </w:ins>
    </w:p>
    <w:p w14:paraId="3EFC23EF">
      <w:pPr>
        <w:tabs>
          <w:tab w:val="right" w:leader="dot" w:pos="8220"/>
        </w:tabs>
        <w:spacing w:after="40" w:line="360" w:lineRule="exact"/>
        <w:ind w:left="0" w:firstLine="0"/>
        <w:jc w:val="left"/>
        <w:rPr>
          <w:del w:id="291" w:author="xh" w:date="2026-10-18T08:34:28+08:00"/>
        </w:rPr>
      </w:pPr>
      <w:del w:id="292" w:author="xh" w:date="2026-10-18T08:34:28+08:00">
        <w:r>
          <w:fldChar w:fldCharType="begin"/>
        </w:r>
      </w:del>
      <w:del w:id="293" w:author="xh" w:date="2026-10-18T08:34:28+08:00">
        <w:r>
          <w:instrText xml:space="preserve"> HYPERLINK \l "h491" </w:instrText>
        </w:r>
      </w:del>
      <w:del w:id="294" w:author="xh" w:date="2026-10-18T08:34:28+08:00">
        <w:r>
          <w:fldChar w:fldCharType="separate"/>
        </w:r>
      </w:del>
      <w:del w:id="295" w:author="xh" w:date="2026-10-18T08:34:28+08:00">
        <w:r>
          <w:rPr>
            <w:rFonts w:ascii="Times New Roman" w:hAnsi="Times New Roman" w:eastAsia="方正仿宋_GBK"/>
            <w:b/>
            <w:sz w:val="24"/>
          </w:rPr>
          <w:delText>第四章 基于实际工程的建设成本模型</w:delText>
        </w:r>
      </w:del>
      <w:del w:id="296" w:author="xh" w:date="2026-10-18T08:34:28+08:00">
        <w:r>
          <w:rPr>
            <w:rFonts w:ascii="Times New Roman" w:hAnsi="Times New Roman" w:eastAsia="方正仿宋_GBK"/>
            <w:b/>
            <w:sz w:val="24"/>
          </w:rPr>
          <w:fldChar w:fldCharType="end"/>
        </w:r>
      </w:del>
      <w:del w:id="297" w:author="xh" w:date="2026-10-18T08:34:28+08:00">
        <w:r>
          <w:rPr>
            <w:rFonts w:ascii="Times New Roman" w:hAnsi="Times New Roman" w:eastAsia="方正仿宋_GBK"/>
            <w:b/>
            <w:sz w:val="24"/>
          </w:rPr>
          <w:tab/>
        </w:r>
      </w:del>
      <w:del w:id="298" w:author="xh" w:date="2026-10-18T08:34:28+08:00">
        <w:r>
          <w:rPr>
            <w:rFonts w:ascii="Times New Roman" w:hAnsi="Times New Roman" w:eastAsia="方正仿宋_GBK"/>
            <w:b/>
            <w:sz w:val="24"/>
          </w:rPr>
          <w:fldChar w:fldCharType="begin"/>
        </w:r>
      </w:del>
      <w:del w:id="299" w:author="xh" w:date="2026-10-18T08:34:28+08:00">
        <w:r>
          <w:rPr>
            <w:rFonts w:ascii="Times New Roman" w:hAnsi="Times New Roman" w:eastAsia="方正仿宋_GBK"/>
            <w:b/>
            <w:sz w:val="24"/>
          </w:rPr>
          <w:instrText xml:space="preserve"> PAGEREF h491 \h </w:instrText>
        </w:r>
      </w:del>
      <w:del w:id="300" w:author="xh" w:date="2026-10-18T08:34:28+08:00">
        <w:r>
          <w:rPr>
            <w:rFonts w:ascii="Times New Roman" w:hAnsi="Times New Roman" w:eastAsia="方正仿宋_GBK"/>
            <w:b/>
            <w:sz w:val="24"/>
          </w:rPr>
          <w:fldChar w:fldCharType="separate"/>
        </w:r>
      </w:del>
      <w:del w:id="301" w:author="xh" w:date="2026-10-18T08:34:28+08:00">
        <w:r>
          <w:rPr>
            <w:rFonts w:ascii="Times New Roman" w:hAnsi="Times New Roman" w:eastAsia="方正仿宋_GBK"/>
            <w:b/>
            <w:sz w:val="24"/>
          </w:rPr>
          <w:delText>67</w:delText>
        </w:r>
      </w:del>
      <w:del w:id="302" w:author="xh" w:date="2026-10-18T08:34:28+08:00">
        <w:r>
          <w:rPr>
            <w:rFonts w:ascii="Times New Roman" w:hAnsi="Times New Roman" w:eastAsia="方正仿宋_GBK"/>
            <w:b/>
            <w:sz w:val="24"/>
          </w:rPr>
          <w:fldChar w:fldCharType="end"/>
        </w:r>
      </w:del>
    </w:p>
    <w:p>
      <w:pPr>
        <w:tabs>
          <w:tab w:pos="8220" w:val="right" w:leader="dot"/>
        </w:tabs>
        <w:spacing w:line="360" w:lineRule="exact" w:after="40"/>
        <w:ind w:firstLine="0" w:left="0"/>
        <w:jc w:val="left"/>
        <w:rPr>
          <w:ins w:id="303" w:author="xh" w:date="2026-10-18T08:35:07+08:00"/>
        </w:rPr>
      </w:pPr>
      <w:ins w:id="304" w:author="xh" w:date="2026-10-18T08:35:07+08:00">
        <w:r>
          <w:rPr>
            <w:rFonts w:ascii="Times New Roman" w:hAnsi="Times New Roman" w:eastAsia="方正仿宋_GBK"/>
            <w:b/>
            <w:sz w:val="24"/>
          </w:rPr>
        </w:r>
      </w:ins>
      <w:ins w:id="305" w:author="xh" w:date="2026-10-18T08:35:07+08:00">
        <w:hyperlink w:anchor="Report1017_h491" w:history="1">
          <w:r>
            <w:rPr>
              <w:rFonts w:ascii="Times New Roman" w:hAnsi="Times New Roman" w:eastAsia="方正仿宋_GBK"/>
              <w:b/>
              <w:sz w:val="24"/>
            </w:rPr>
            <w:t>第四章 基于实际工程的建设成本模型</w:t>
          </w:r>
        </w:hyperlink>
      </w:ins>
      <w:ins w:id="306" w:author="xh" w:date="2026-10-18T08:35:07+08:00">
        <w:r>
          <w:rPr>
            <w:rFonts w:ascii="Times New Roman" w:hAnsi="Times New Roman" w:eastAsia="方正仿宋_GBK"/>
            <w:b/>
            <w:sz w:val="24"/>
          </w:rPr>
          <w:tab/>
        </w:r>
      </w:ins>
      <w:ins w:id="307" w:author="xh" w:date="2026-10-18T08:35:07+08:00">
        <w:r>
          <w:rPr>
            <w:rFonts w:ascii="Times New Roman" w:hAnsi="Times New Roman" w:eastAsia="方正仿宋_GBK"/>
            <w:b/>
            <w:sz w:val="24"/>
          </w:rPr>
          <w:fldChar w:fldCharType="begin"/>
        </w:r>
      </w:ins>
      <w:ins w:id="308" w:author="xh" w:date="2026-10-18T08:35:07+08:00">
        <w:r>
          <w:rPr>
            <w:rFonts w:ascii="Times New Roman" w:hAnsi="Times New Roman" w:eastAsia="方正仿宋_GBK"/>
            <w:b/>
            <w:sz w:val="24"/>
          </w:rPr>
          <w:instrText xml:space="preserve"> PAGEREF Report1017_h491 \h </w:instrText>
        </w:r>
      </w:ins>
      <w:ins w:id="309" w:author="xh" w:date="2026-10-18T08:35:07+08:00">
        <w:r>
          <w:rPr>
            <w:rFonts w:ascii="Times New Roman" w:hAnsi="Times New Roman" w:eastAsia="方正仿宋_GBK"/>
            <w:b/>
            <w:sz w:val="24"/>
          </w:rPr>
          <w:fldChar w:fldCharType="separate"/>
        </w:r>
      </w:ins>
      <w:ins w:id="310" w:author="xh" w:date="2026-10-18T08:35:07+08:00">
        <w:r>
          <w:rPr>
            <w:rFonts w:ascii="Times New Roman" w:hAnsi="Times New Roman" w:eastAsia="方正仿宋_GBK"/>
            <w:b/>
            <w:sz w:val="24"/>
          </w:rPr>
          <w:t>68</w:t>
        </w:r>
      </w:ins>
      <w:ins w:id="311" w:author="xh" w:date="2026-10-18T08:35:07+08:00">
        <w:r>
          <w:rPr>
            <w:rFonts w:ascii="Times New Roman" w:hAnsi="Times New Roman" w:eastAsia="方正仿宋_GBK"/>
            <w:b/>
            <w:sz w:val="24"/>
          </w:rPr>
          <w:fldChar w:fldCharType="end"/>
        </w:r>
      </w:ins>
    </w:p>
    <w:p w14:paraId="3ADA6EDF">
      <w:pPr>
        <w:tabs>
          <w:tab w:val="right" w:leader="dot" w:pos="8220"/>
        </w:tabs>
        <w:spacing w:after="40" w:line="360" w:lineRule="exact"/>
        <w:ind w:left="240" w:firstLine="0"/>
        <w:jc w:val="left"/>
        <w:rPr>
          <w:del w:id="312" w:author="xh" w:date="2026-10-18T08:35:47+08:00"/>
        </w:rPr>
      </w:pPr>
      <w:del w:id="313" w:author="xh" w:date="2026-10-18T08:35:47+08:00">
        <w:r>
          <w:fldChar w:fldCharType="begin"/>
        </w:r>
      </w:del>
      <w:del w:id="314" w:author="xh" w:date="2026-10-18T08:35:47+08:00">
        <w:r>
          <w:instrText xml:space="preserve"> HYPERLINK \l "h492" </w:instrText>
        </w:r>
      </w:del>
      <w:del w:id="315" w:author="xh" w:date="2026-10-18T08:35:47+08:00">
        <w:r>
          <w:fldChar w:fldCharType="separate"/>
        </w:r>
      </w:del>
      <w:del w:id="316" w:author="xh" w:date="2026-10-18T08:35:47+08:00">
        <w:r>
          <w:rPr>
            <w:rFonts w:ascii="Times New Roman" w:hAnsi="Times New Roman" w:eastAsia="方正仿宋_GBK"/>
            <w:b w:val="0"/>
            <w:sz w:val="24"/>
          </w:rPr>
          <w:delText>4.1 成本模型的范围与建立原则</w:delText>
        </w:r>
      </w:del>
      <w:del w:id="317" w:author="xh" w:date="2026-10-18T08:35:47+08:00">
        <w:r>
          <w:rPr>
            <w:rFonts w:ascii="Times New Roman" w:hAnsi="Times New Roman" w:eastAsia="方正仿宋_GBK"/>
            <w:b w:val="0"/>
            <w:sz w:val="24"/>
          </w:rPr>
          <w:fldChar w:fldCharType="end"/>
        </w:r>
      </w:del>
      <w:del w:id="318" w:author="xh" w:date="2026-10-18T08:35:47+08:00">
        <w:r>
          <w:rPr>
            <w:rFonts w:ascii="Times New Roman" w:hAnsi="Times New Roman" w:eastAsia="方正仿宋_GBK"/>
            <w:b w:val="0"/>
            <w:sz w:val="24"/>
          </w:rPr>
          <w:tab/>
        </w:r>
      </w:del>
      <w:del w:id="319" w:author="xh" w:date="2026-10-18T08:35:47+08:00">
        <w:r>
          <w:rPr>
            <w:rFonts w:ascii="Times New Roman" w:hAnsi="Times New Roman" w:eastAsia="方正仿宋_GBK"/>
            <w:b w:val="0"/>
            <w:sz w:val="24"/>
          </w:rPr>
          <w:fldChar w:fldCharType="begin"/>
        </w:r>
      </w:del>
      <w:del w:id="320" w:author="xh" w:date="2026-10-18T08:35:47+08:00">
        <w:r>
          <w:rPr>
            <w:rFonts w:ascii="Times New Roman" w:hAnsi="Times New Roman" w:eastAsia="方正仿宋_GBK"/>
            <w:b w:val="0"/>
            <w:sz w:val="24"/>
          </w:rPr>
          <w:instrText xml:space="preserve"> PAGEREF h492 \h </w:instrText>
        </w:r>
      </w:del>
      <w:del w:id="321" w:author="xh" w:date="2026-10-18T08:35:47+08:00">
        <w:r>
          <w:rPr>
            <w:rFonts w:ascii="Times New Roman" w:hAnsi="Times New Roman" w:eastAsia="方正仿宋_GBK"/>
            <w:b w:val="0"/>
            <w:sz w:val="24"/>
          </w:rPr>
          <w:fldChar w:fldCharType="separate"/>
        </w:r>
      </w:del>
      <w:del w:id="322" w:author="xh" w:date="2026-10-18T08:35:47+08:00">
        <w:r>
          <w:rPr>
            <w:rFonts w:ascii="Times New Roman" w:hAnsi="Times New Roman" w:eastAsia="方正仿宋_GBK"/>
            <w:b w:val="0"/>
            <w:sz w:val="24"/>
          </w:rPr>
          <w:delText>67</w:delText>
        </w:r>
      </w:del>
      <w:del w:id="323" w:author="xh" w:date="2026-10-18T08:35:47+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324" w:author="xh" w:date="2026-10-18T08:36:26+08:00"/>
        </w:rPr>
      </w:pPr>
      <w:ins w:id="325" w:author="xh" w:date="2026-10-18T08:36:26+08:00">
        <w:r>
          <w:rPr>
            <w:rFonts w:ascii="Times New Roman" w:hAnsi="Times New Roman" w:eastAsia="方正仿宋_GBK"/>
            <w:b w:val="0"/>
            <w:sz w:val="24"/>
          </w:rPr>
        </w:r>
      </w:ins>
      <w:ins w:id="326" w:author="xh" w:date="2026-10-18T08:36:26+08:00">
        <w:hyperlink w:anchor="Report1017_h492" w:history="1">
          <w:r>
            <w:rPr>
              <w:rFonts w:ascii="Times New Roman" w:hAnsi="Times New Roman" w:eastAsia="方正仿宋_GBK"/>
              <w:b w:val="0"/>
              <w:sz w:val="24"/>
            </w:rPr>
            <w:t>4.1 成本模型的范围与建立原则</w:t>
          </w:r>
        </w:hyperlink>
      </w:ins>
      <w:ins w:id="327" w:author="xh" w:date="2026-10-18T08:36:26+08:00">
        <w:r>
          <w:rPr>
            <w:rFonts w:ascii="Times New Roman" w:hAnsi="Times New Roman" w:eastAsia="方正仿宋_GBK"/>
            <w:b w:val="0"/>
            <w:sz w:val="24"/>
          </w:rPr>
          <w:tab/>
        </w:r>
      </w:ins>
      <w:ins w:id="328" w:author="xh" w:date="2026-10-18T08:36:26+08:00">
        <w:r>
          <w:rPr>
            <w:rFonts w:ascii="Times New Roman" w:hAnsi="Times New Roman" w:eastAsia="方正仿宋_GBK"/>
            <w:b w:val="0"/>
            <w:sz w:val="24"/>
          </w:rPr>
          <w:fldChar w:fldCharType="begin"/>
        </w:r>
      </w:ins>
      <w:ins w:id="329" w:author="xh" w:date="2026-10-18T08:36:26+08:00">
        <w:r>
          <w:rPr>
            <w:rFonts w:ascii="Times New Roman" w:hAnsi="Times New Roman" w:eastAsia="方正仿宋_GBK"/>
            <w:b w:val="0"/>
            <w:sz w:val="24"/>
          </w:rPr>
          <w:instrText xml:space="preserve"> PAGEREF Report1017_h492 \h </w:instrText>
        </w:r>
      </w:ins>
      <w:ins w:id="330" w:author="xh" w:date="2026-10-18T08:36:26+08:00">
        <w:r>
          <w:rPr>
            <w:rFonts w:ascii="Times New Roman" w:hAnsi="Times New Roman" w:eastAsia="方正仿宋_GBK"/>
            <w:b w:val="0"/>
            <w:sz w:val="24"/>
          </w:rPr>
          <w:fldChar w:fldCharType="separate"/>
        </w:r>
      </w:ins>
      <w:ins w:id="331" w:author="xh" w:date="2026-10-18T08:36:26+08:00">
        <w:r>
          <w:rPr>
            <w:rFonts w:ascii="Times New Roman" w:hAnsi="Times New Roman" w:eastAsia="方正仿宋_GBK"/>
            <w:b w:val="0"/>
            <w:sz w:val="24"/>
          </w:rPr>
          <w:t>68</w:t>
        </w:r>
      </w:ins>
      <w:ins w:id="332" w:author="xh" w:date="2026-10-18T08:36:26+08:00">
        <w:r>
          <w:rPr>
            <w:rFonts w:ascii="Times New Roman" w:hAnsi="Times New Roman" w:eastAsia="方正仿宋_GBK"/>
            <w:b w:val="0"/>
            <w:sz w:val="24"/>
          </w:rPr>
          <w:fldChar w:fldCharType="end"/>
        </w:r>
      </w:ins>
    </w:p>
    <w:p w14:paraId="6C763A3D">
      <w:pPr>
        <w:tabs>
          <w:tab w:val="right" w:leader="dot" w:pos="8220"/>
        </w:tabs>
        <w:spacing w:after="40" w:line="360" w:lineRule="exact"/>
        <w:ind w:left="240" w:firstLine="0"/>
        <w:jc w:val="left"/>
        <w:rPr>
          <w:del w:id="333" w:author="xh" w:date="2026-10-18T08:37:05+08:00"/>
        </w:rPr>
      </w:pPr>
      <w:del w:id="334" w:author="xh" w:date="2026-10-18T08:37:05+08:00">
        <w:r>
          <w:fldChar w:fldCharType="begin"/>
        </w:r>
      </w:del>
      <w:del w:id="335" w:author="xh" w:date="2026-10-18T08:37:05+08:00">
        <w:r>
          <w:instrText xml:space="preserve"> HYPERLINK \l "h504" </w:instrText>
        </w:r>
      </w:del>
      <w:del w:id="336" w:author="xh" w:date="2026-10-18T08:37:05+08:00">
        <w:r>
          <w:fldChar w:fldCharType="separate"/>
        </w:r>
      </w:del>
      <w:del w:id="337" w:author="xh" w:date="2026-10-18T08:37:05+08:00">
        <w:r>
          <w:rPr>
            <w:rFonts w:ascii="Times New Roman" w:hAnsi="Times New Roman" w:eastAsia="方正仿宋_GBK"/>
            <w:b w:val="0"/>
            <w:sz w:val="24"/>
          </w:rPr>
          <w:delText>4.2 主变工程成本系数</w:delText>
        </w:r>
      </w:del>
      <w:del w:id="338" w:author="xh" w:date="2026-10-18T08:37:05+08:00">
        <w:r>
          <w:rPr>
            <w:rFonts w:ascii="Times New Roman" w:hAnsi="Times New Roman" w:eastAsia="方正仿宋_GBK"/>
            <w:b w:val="0"/>
            <w:sz w:val="24"/>
          </w:rPr>
          <w:fldChar w:fldCharType="end"/>
        </w:r>
      </w:del>
      <w:del w:id="339" w:author="xh" w:date="2026-10-18T08:37:05+08:00">
        <w:r>
          <w:rPr>
            <w:rFonts w:ascii="Times New Roman" w:hAnsi="Times New Roman" w:eastAsia="方正仿宋_GBK"/>
            <w:b w:val="0"/>
            <w:sz w:val="24"/>
          </w:rPr>
          <w:tab/>
        </w:r>
      </w:del>
      <w:del w:id="340" w:author="xh" w:date="2026-10-18T08:37:05+08:00">
        <w:r>
          <w:rPr>
            <w:rFonts w:ascii="Times New Roman" w:hAnsi="Times New Roman" w:eastAsia="方正仿宋_GBK"/>
            <w:b w:val="0"/>
            <w:sz w:val="24"/>
          </w:rPr>
          <w:fldChar w:fldCharType="begin"/>
        </w:r>
      </w:del>
      <w:del w:id="341" w:author="xh" w:date="2026-10-18T08:37:05+08:00">
        <w:r>
          <w:rPr>
            <w:rFonts w:ascii="Times New Roman" w:hAnsi="Times New Roman" w:eastAsia="方正仿宋_GBK"/>
            <w:b w:val="0"/>
            <w:sz w:val="24"/>
          </w:rPr>
          <w:instrText xml:space="preserve"> PAGEREF h504 \h </w:instrText>
        </w:r>
      </w:del>
      <w:del w:id="342" w:author="xh" w:date="2026-10-18T08:37:05+08:00">
        <w:r>
          <w:rPr>
            <w:rFonts w:ascii="Times New Roman" w:hAnsi="Times New Roman" w:eastAsia="方正仿宋_GBK"/>
            <w:b w:val="0"/>
            <w:sz w:val="24"/>
          </w:rPr>
          <w:fldChar w:fldCharType="separate"/>
        </w:r>
      </w:del>
      <w:del w:id="343" w:author="xh" w:date="2026-10-18T08:37:05+08:00">
        <w:r>
          <w:rPr>
            <w:rFonts w:ascii="Times New Roman" w:hAnsi="Times New Roman" w:eastAsia="方正仿宋_GBK"/>
            <w:b w:val="0"/>
            <w:sz w:val="24"/>
          </w:rPr>
          <w:delText>68</w:delText>
        </w:r>
      </w:del>
      <w:del w:id="344" w:author="xh" w:date="2026-10-18T08:37:05+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345" w:author="xh" w:date="2026-10-18T08:37:45+08:00"/>
        </w:rPr>
      </w:pPr>
      <w:ins w:id="346" w:author="xh" w:date="2026-10-18T08:37:45+08:00">
        <w:r>
          <w:rPr>
            <w:rFonts w:ascii="Times New Roman" w:hAnsi="Times New Roman" w:eastAsia="方正仿宋_GBK"/>
            <w:b w:val="0"/>
            <w:sz w:val="24"/>
          </w:rPr>
        </w:r>
      </w:ins>
      <w:ins w:id="347" w:author="xh" w:date="2026-10-18T08:37:45+08:00">
        <w:hyperlink w:anchor="Report1017_h504" w:history="1">
          <w:r>
            <w:rPr>
              <w:rFonts w:ascii="Times New Roman" w:hAnsi="Times New Roman" w:eastAsia="方正仿宋_GBK"/>
              <w:b w:val="0"/>
              <w:sz w:val="24"/>
            </w:rPr>
            <w:t>4.2 主变工程成本系数</w:t>
          </w:r>
        </w:hyperlink>
      </w:ins>
      <w:ins w:id="348" w:author="xh" w:date="2026-10-18T08:37:45+08:00">
        <w:r>
          <w:rPr>
            <w:rFonts w:ascii="Times New Roman" w:hAnsi="Times New Roman" w:eastAsia="方正仿宋_GBK"/>
            <w:b w:val="0"/>
            <w:sz w:val="24"/>
          </w:rPr>
          <w:tab/>
        </w:r>
      </w:ins>
      <w:ins w:id="349" w:author="xh" w:date="2026-10-18T08:37:45+08:00">
        <w:r>
          <w:rPr>
            <w:rFonts w:ascii="Times New Roman" w:hAnsi="Times New Roman" w:eastAsia="方正仿宋_GBK"/>
            <w:b w:val="0"/>
            <w:sz w:val="24"/>
          </w:rPr>
          <w:fldChar w:fldCharType="begin"/>
        </w:r>
      </w:ins>
      <w:ins w:id="350" w:author="xh" w:date="2026-10-18T08:37:45+08:00">
        <w:r>
          <w:rPr>
            <w:rFonts w:ascii="Times New Roman" w:hAnsi="Times New Roman" w:eastAsia="方正仿宋_GBK"/>
            <w:b w:val="0"/>
            <w:sz w:val="24"/>
          </w:rPr>
          <w:instrText xml:space="preserve"> PAGEREF Report1017_h504 \h </w:instrText>
        </w:r>
      </w:ins>
      <w:ins w:id="351" w:author="xh" w:date="2026-10-18T08:37:45+08:00">
        <w:r>
          <w:rPr>
            <w:rFonts w:ascii="Times New Roman" w:hAnsi="Times New Roman" w:eastAsia="方正仿宋_GBK"/>
            <w:b w:val="0"/>
            <w:sz w:val="24"/>
          </w:rPr>
          <w:fldChar w:fldCharType="separate"/>
        </w:r>
      </w:ins>
      <w:ins w:id="352" w:author="xh" w:date="2026-10-18T08:37:45+08:00">
        <w:r>
          <w:rPr>
            <w:rFonts w:ascii="Times New Roman" w:hAnsi="Times New Roman" w:eastAsia="方正仿宋_GBK"/>
            <w:b w:val="0"/>
            <w:sz w:val="24"/>
          </w:rPr>
          <w:t>69</w:t>
        </w:r>
      </w:ins>
      <w:ins w:id="353" w:author="xh" w:date="2026-10-18T08:37:45+08:00">
        <w:r>
          <w:rPr>
            <w:rFonts w:ascii="Times New Roman" w:hAnsi="Times New Roman" w:eastAsia="方正仿宋_GBK"/>
            <w:b w:val="0"/>
            <w:sz w:val="24"/>
          </w:rPr>
          <w:fldChar w:fldCharType="end"/>
        </w:r>
      </w:ins>
    </w:p>
    <w:p w14:paraId="2A8FD45C">
      <w:pPr>
        <w:tabs>
          <w:tab w:val="right" w:leader="dot" w:pos="8220"/>
        </w:tabs>
        <w:spacing w:after="40" w:line="360" w:lineRule="exact"/>
        <w:ind w:left="240" w:firstLine="0"/>
        <w:jc w:val="left"/>
        <w:rPr>
          <w:del w:id="354" w:author="xh" w:date="2026-10-18T08:38:24+08:00"/>
        </w:rPr>
      </w:pPr>
      <w:del w:id="355" w:author="xh" w:date="2026-10-18T08:38:24+08:00">
        <w:r>
          <w:fldChar w:fldCharType="begin"/>
        </w:r>
      </w:del>
      <w:del w:id="356" w:author="xh" w:date="2026-10-18T08:38:24+08:00">
        <w:r>
          <w:instrText xml:space="preserve"> HYPERLINK \l "h529" </w:instrText>
        </w:r>
      </w:del>
      <w:del w:id="357" w:author="xh" w:date="2026-10-18T08:38:24+08:00">
        <w:r>
          <w:fldChar w:fldCharType="separate"/>
        </w:r>
      </w:del>
      <w:del w:id="358" w:author="xh" w:date="2026-10-18T08:38:24+08:00">
        <w:r>
          <w:rPr>
            <w:rFonts w:ascii="Times New Roman" w:hAnsi="Times New Roman" w:eastAsia="方正仿宋_GBK"/>
            <w:b w:val="0"/>
            <w:sz w:val="24"/>
          </w:rPr>
          <w:delText>4.3 10 kV联络工程费用</w:delText>
        </w:r>
      </w:del>
      <w:del w:id="359" w:author="xh" w:date="2026-10-18T08:38:24+08:00">
        <w:r>
          <w:rPr>
            <w:rFonts w:ascii="Times New Roman" w:hAnsi="Times New Roman" w:eastAsia="方正仿宋_GBK"/>
            <w:b w:val="0"/>
            <w:sz w:val="24"/>
          </w:rPr>
          <w:fldChar w:fldCharType="end"/>
        </w:r>
      </w:del>
      <w:del w:id="360" w:author="xh" w:date="2026-10-18T08:38:24+08:00">
        <w:r>
          <w:rPr>
            <w:rFonts w:ascii="Times New Roman" w:hAnsi="Times New Roman" w:eastAsia="方正仿宋_GBK"/>
            <w:b w:val="0"/>
            <w:sz w:val="24"/>
          </w:rPr>
          <w:tab/>
        </w:r>
      </w:del>
      <w:del w:id="361" w:author="xh" w:date="2026-10-18T08:38:24+08:00">
        <w:r>
          <w:rPr>
            <w:rFonts w:ascii="Times New Roman" w:hAnsi="Times New Roman" w:eastAsia="方正仿宋_GBK"/>
            <w:b w:val="0"/>
            <w:sz w:val="24"/>
          </w:rPr>
          <w:fldChar w:fldCharType="begin"/>
        </w:r>
      </w:del>
      <w:del w:id="362" w:author="xh" w:date="2026-10-18T08:38:24+08:00">
        <w:r>
          <w:rPr>
            <w:rFonts w:ascii="Times New Roman" w:hAnsi="Times New Roman" w:eastAsia="方正仿宋_GBK"/>
            <w:b w:val="0"/>
            <w:sz w:val="24"/>
          </w:rPr>
          <w:instrText xml:space="preserve"> PAGEREF h529 \h </w:instrText>
        </w:r>
      </w:del>
      <w:del w:id="363" w:author="xh" w:date="2026-10-18T08:38:24+08:00">
        <w:r>
          <w:rPr>
            <w:rFonts w:ascii="Times New Roman" w:hAnsi="Times New Roman" w:eastAsia="方正仿宋_GBK"/>
            <w:b w:val="0"/>
            <w:sz w:val="24"/>
          </w:rPr>
          <w:fldChar w:fldCharType="separate"/>
        </w:r>
      </w:del>
      <w:del w:id="364" w:author="xh" w:date="2026-10-18T08:38:24+08:00">
        <w:r>
          <w:rPr>
            <w:rFonts w:ascii="Times New Roman" w:hAnsi="Times New Roman" w:eastAsia="方正仿宋_GBK"/>
            <w:b w:val="0"/>
            <w:sz w:val="24"/>
          </w:rPr>
          <w:delText>71</w:delText>
        </w:r>
      </w:del>
      <w:del w:id="365" w:author="xh" w:date="2026-10-18T08:38:24+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366" w:author="xh" w:date="2026-10-18T08:39:04+08:00"/>
        </w:rPr>
      </w:pPr>
      <w:ins w:id="367" w:author="xh" w:date="2026-10-18T08:39:04+08:00">
        <w:r>
          <w:rPr>
            <w:rFonts w:ascii="Times New Roman" w:hAnsi="Times New Roman" w:eastAsia="方正仿宋_GBK"/>
            <w:b w:val="0"/>
            <w:sz w:val="24"/>
          </w:rPr>
        </w:r>
      </w:ins>
      <w:ins w:id="368" w:author="xh" w:date="2026-10-18T08:39:04+08:00">
        <w:hyperlink w:anchor="Report1017_h529" w:history="1">
          <w:r>
            <w:rPr>
              <w:rFonts w:ascii="Times New Roman" w:hAnsi="Times New Roman" w:eastAsia="方正仿宋_GBK"/>
              <w:b w:val="0"/>
              <w:sz w:val="24"/>
            </w:rPr>
            <w:t>4.3 10 kV联络工程费用</w:t>
          </w:r>
        </w:hyperlink>
      </w:ins>
      <w:ins w:id="369" w:author="xh" w:date="2026-10-18T08:39:04+08:00">
        <w:r>
          <w:rPr>
            <w:rFonts w:ascii="Times New Roman" w:hAnsi="Times New Roman" w:eastAsia="方正仿宋_GBK"/>
            <w:b w:val="0"/>
            <w:sz w:val="24"/>
          </w:rPr>
          <w:tab/>
        </w:r>
      </w:ins>
      <w:ins w:id="370" w:author="xh" w:date="2026-10-18T08:39:04+08:00">
        <w:r>
          <w:rPr>
            <w:rFonts w:ascii="Times New Roman" w:hAnsi="Times New Roman" w:eastAsia="方正仿宋_GBK"/>
            <w:b w:val="0"/>
            <w:sz w:val="24"/>
          </w:rPr>
          <w:fldChar w:fldCharType="begin"/>
        </w:r>
      </w:ins>
      <w:ins w:id="371" w:author="xh" w:date="2026-10-18T08:39:04+08:00">
        <w:r>
          <w:rPr>
            <w:rFonts w:ascii="Times New Roman" w:hAnsi="Times New Roman" w:eastAsia="方正仿宋_GBK"/>
            <w:b w:val="0"/>
            <w:sz w:val="24"/>
          </w:rPr>
          <w:instrText xml:space="preserve"> PAGEREF Report1017_h529 \h </w:instrText>
        </w:r>
      </w:ins>
      <w:ins w:id="372" w:author="xh" w:date="2026-10-18T08:39:04+08:00">
        <w:r>
          <w:rPr>
            <w:rFonts w:ascii="Times New Roman" w:hAnsi="Times New Roman" w:eastAsia="方正仿宋_GBK"/>
            <w:b w:val="0"/>
            <w:sz w:val="24"/>
          </w:rPr>
          <w:fldChar w:fldCharType="separate"/>
        </w:r>
      </w:ins>
      <w:ins w:id="373" w:author="xh" w:date="2026-10-18T08:39:04+08:00">
        <w:r>
          <w:rPr>
            <w:rFonts w:ascii="Times New Roman" w:hAnsi="Times New Roman" w:eastAsia="方正仿宋_GBK"/>
            <w:b w:val="0"/>
            <w:sz w:val="24"/>
          </w:rPr>
          <w:t>72</w:t>
        </w:r>
      </w:ins>
      <w:ins w:id="374" w:author="xh" w:date="2026-10-18T08:39:04+08:00">
        <w:r>
          <w:rPr>
            <w:rFonts w:ascii="Times New Roman" w:hAnsi="Times New Roman" w:eastAsia="方正仿宋_GBK"/>
            <w:b w:val="0"/>
            <w:sz w:val="24"/>
          </w:rPr>
          <w:fldChar w:fldCharType="end"/>
        </w:r>
      </w:ins>
    </w:p>
    <w:p w14:paraId="4E5A3865">
      <w:pPr>
        <w:tabs>
          <w:tab w:val="right" w:leader="dot" w:pos="8220"/>
        </w:tabs>
        <w:spacing w:after="40" w:line="360" w:lineRule="exact"/>
        <w:ind w:left="240" w:firstLine="0"/>
        <w:jc w:val="left"/>
        <w:rPr>
          <w:del w:id="375" w:author="xh" w:date="2026-10-18T08:39:43+08:00"/>
        </w:rPr>
      </w:pPr>
      <w:del w:id="376" w:author="xh" w:date="2026-10-18T08:39:43+08:00">
        <w:r>
          <w:fldChar w:fldCharType="begin"/>
        </w:r>
      </w:del>
      <w:del w:id="377" w:author="xh" w:date="2026-10-18T08:39:43+08:00">
        <w:r>
          <w:instrText xml:space="preserve"> HYPERLINK \l "h543" </w:instrText>
        </w:r>
      </w:del>
      <w:del w:id="378" w:author="xh" w:date="2026-10-18T08:39:43+08:00">
        <w:r>
          <w:fldChar w:fldCharType="separate"/>
        </w:r>
      </w:del>
      <w:del w:id="379" w:author="xh" w:date="2026-10-18T08:39:43+08:00">
        <w:r>
          <w:rPr>
            <w:rFonts w:ascii="Times New Roman" w:hAnsi="Times New Roman" w:eastAsia="方正仿宋_GBK"/>
            <w:b w:val="0"/>
            <w:sz w:val="24"/>
          </w:rPr>
          <w:delText>4.4 储能投资模型</w:delText>
        </w:r>
      </w:del>
      <w:del w:id="380" w:author="xh" w:date="2026-10-18T08:39:43+08:00">
        <w:r>
          <w:rPr>
            <w:rFonts w:ascii="Times New Roman" w:hAnsi="Times New Roman" w:eastAsia="方正仿宋_GBK"/>
            <w:b w:val="0"/>
            <w:sz w:val="24"/>
          </w:rPr>
          <w:fldChar w:fldCharType="end"/>
        </w:r>
      </w:del>
      <w:del w:id="381" w:author="xh" w:date="2026-10-18T08:39:43+08:00">
        <w:r>
          <w:rPr>
            <w:rFonts w:ascii="Times New Roman" w:hAnsi="Times New Roman" w:eastAsia="方正仿宋_GBK"/>
            <w:b w:val="0"/>
            <w:sz w:val="24"/>
          </w:rPr>
          <w:tab/>
        </w:r>
      </w:del>
      <w:del w:id="382" w:author="xh" w:date="2026-10-18T08:39:43+08:00">
        <w:r>
          <w:rPr>
            <w:rFonts w:ascii="Times New Roman" w:hAnsi="Times New Roman" w:eastAsia="方正仿宋_GBK"/>
            <w:b w:val="0"/>
            <w:sz w:val="24"/>
          </w:rPr>
          <w:fldChar w:fldCharType="begin"/>
        </w:r>
      </w:del>
      <w:del w:id="383" w:author="xh" w:date="2026-10-18T08:39:43+08:00">
        <w:r>
          <w:rPr>
            <w:rFonts w:ascii="Times New Roman" w:hAnsi="Times New Roman" w:eastAsia="方正仿宋_GBK"/>
            <w:b w:val="0"/>
            <w:sz w:val="24"/>
          </w:rPr>
          <w:instrText xml:space="preserve"> PAGEREF h543 \h </w:instrText>
        </w:r>
      </w:del>
      <w:del w:id="384" w:author="xh" w:date="2026-10-18T08:39:43+08:00">
        <w:r>
          <w:rPr>
            <w:rFonts w:ascii="Times New Roman" w:hAnsi="Times New Roman" w:eastAsia="方正仿宋_GBK"/>
            <w:b w:val="0"/>
            <w:sz w:val="24"/>
          </w:rPr>
          <w:fldChar w:fldCharType="separate"/>
        </w:r>
      </w:del>
      <w:del w:id="385" w:author="xh" w:date="2026-10-18T08:39:43+08:00">
        <w:r>
          <w:rPr>
            <w:rFonts w:ascii="Times New Roman" w:hAnsi="Times New Roman" w:eastAsia="方正仿宋_GBK"/>
            <w:b w:val="0"/>
            <w:sz w:val="24"/>
          </w:rPr>
          <w:delText>72</w:delText>
        </w:r>
      </w:del>
      <w:del w:id="386" w:author="xh" w:date="2026-10-18T08:39:43+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387" w:author="xh" w:date="2026-10-18T08:40:22+08:00"/>
        </w:rPr>
      </w:pPr>
      <w:ins w:id="388" w:author="xh" w:date="2026-10-18T08:40:22+08:00">
        <w:r>
          <w:rPr>
            <w:rFonts w:ascii="Times New Roman" w:hAnsi="Times New Roman" w:eastAsia="方正仿宋_GBK"/>
            <w:b w:val="0"/>
            <w:sz w:val="24"/>
          </w:rPr>
        </w:r>
      </w:ins>
      <w:ins w:id="389" w:author="xh" w:date="2026-10-18T08:40:22+08:00">
        <w:hyperlink w:anchor="Report1017_h543" w:history="1">
          <w:r>
            <w:rPr>
              <w:rFonts w:ascii="Times New Roman" w:hAnsi="Times New Roman" w:eastAsia="方正仿宋_GBK"/>
              <w:b w:val="0"/>
              <w:sz w:val="24"/>
            </w:rPr>
            <w:t>4.4 储能投资模型</w:t>
          </w:r>
        </w:hyperlink>
      </w:ins>
      <w:ins w:id="390" w:author="xh" w:date="2026-10-18T08:40:22+08:00">
        <w:r>
          <w:rPr>
            <w:rFonts w:ascii="Times New Roman" w:hAnsi="Times New Roman" w:eastAsia="方正仿宋_GBK"/>
            <w:b w:val="0"/>
            <w:sz w:val="24"/>
          </w:rPr>
          <w:tab/>
        </w:r>
      </w:ins>
      <w:ins w:id="391" w:author="xh" w:date="2026-10-18T08:40:22+08:00">
        <w:r>
          <w:rPr>
            <w:rFonts w:ascii="Times New Roman" w:hAnsi="Times New Roman" w:eastAsia="方正仿宋_GBK"/>
            <w:b w:val="0"/>
            <w:sz w:val="24"/>
          </w:rPr>
          <w:fldChar w:fldCharType="begin"/>
        </w:r>
      </w:ins>
      <w:ins w:id="392" w:author="xh" w:date="2026-10-18T08:40:22+08:00">
        <w:r>
          <w:rPr>
            <w:rFonts w:ascii="Times New Roman" w:hAnsi="Times New Roman" w:eastAsia="方正仿宋_GBK"/>
            <w:b w:val="0"/>
            <w:sz w:val="24"/>
          </w:rPr>
          <w:instrText xml:space="preserve"> PAGEREF Report1017_h543 \h </w:instrText>
        </w:r>
      </w:ins>
      <w:ins w:id="393" w:author="xh" w:date="2026-10-18T08:40:22+08:00">
        <w:r>
          <w:rPr>
            <w:rFonts w:ascii="Times New Roman" w:hAnsi="Times New Roman" w:eastAsia="方正仿宋_GBK"/>
            <w:b w:val="0"/>
            <w:sz w:val="24"/>
          </w:rPr>
          <w:fldChar w:fldCharType="separate"/>
        </w:r>
      </w:ins>
      <w:ins w:id="394" w:author="xh" w:date="2026-10-18T08:40:22+08:00">
        <w:r>
          <w:rPr>
            <w:rFonts w:ascii="Times New Roman" w:hAnsi="Times New Roman" w:eastAsia="方正仿宋_GBK"/>
            <w:b w:val="0"/>
            <w:sz w:val="24"/>
          </w:rPr>
          <w:t>73</w:t>
        </w:r>
      </w:ins>
      <w:ins w:id="395" w:author="xh" w:date="2026-10-18T08:40:22+08:00">
        <w:r>
          <w:rPr>
            <w:rFonts w:ascii="Times New Roman" w:hAnsi="Times New Roman" w:eastAsia="方正仿宋_GBK"/>
            <w:b w:val="0"/>
            <w:sz w:val="24"/>
          </w:rPr>
          <w:fldChar w:fldCharType="end"/>
        </w:r>
      </w:ins>
    </w:p>
    <w:p w14:paraId="4280A222">
      <w:pPr>
        <w:tabs>
          <w:tab w:val="right" w:leader="dot" w:pos="8220"/>
        </w:tabs>
        <w:spacing w:after="40" w:line="360" w:lineRule="exact"/>
        <w:ind w:left="240" w:firstLine="0"/>
        <w:jc w:val="left"/>
        <w:rPr>
          <w:del w:id="396" w:author="xh" w:date="2026-10-18T08:41:02+08:00"/>
        </w:rPr>
      </w:pPr>
      <w:del w:id="397" w:author="xh" w:date="2026-10-18T08:41:02+08:00">
        <w:r>
          <w:fldChar w:fldCharType="begin"/>
        </w:r>
      </w:del>
      <w:del w:id="398" w:author="xh" w:date="2026-10-18T08:41:02+08:00">
        <w:r>
          <w:instrText xml:space="preserve"> HYPERLINK \l "h562" </w:instrText>
        </w:r>
      </w:del>
      <w:del w:id="399" w:author="xh" w:date="2026-10-18T08:41:02+08:00">
        <w:r>
          <w:fldChar w:fldCharType="separate"/>
        </w:r>
      </w:del>
      <w:del w:id="400" w:author="xh" w:date="2026-10-18T08:41:02+08:00">
        <w:r>
          <w:rPr>
            <w:rFonts w:ascii="Times New Roman" w:hAnsi="Times New Roman" w:eastAsia="方正仿宋_GBK"/>
            <w:b w:val="0"/>
            <w:sz w:val="24"/>
          </w:rPr>
          <w:delText>4.5 参数变化与措施费用的联系</w:delText>
        </w:r>
      </w:del>
      <w:del w:id="401" w:author="xh" w:date="2026-10-18T08:41:02+08:00">
        <w:r>
          <w:rPr>
            <w:rFonts w:ascii="Times New Roman" w:hAnsi="Times New Roman" w:eastAsia="方正仿宋_GBK"/>
            <w:b w:val="0"/>
            <w:sz w:val="24"/>
          </w:rPr>
          <w:fldChar w:fldCharType="end"/>
        </w:r>
      </w:del>
      <w:del w:id="402" w:author="xh" w:date="2026-10-18T08:41:02+08:00">
        <w:r>
          <w:rPr>
            <w:rFonts w:ascii="Times New Roman" w:hAnsi="Times New Roman" w:eastAsia="方正仿宋_GBK"/>
            <w:b w:val="0"/>
            <w:sz w:val="24"/>
          </w:rPr>
          <w:tab/>
        </w:r>
      </w:del>
      <w:del w:id="403" w:author="xh" w:date="2026-10-18T08:41:02+08:00">
        <w:r>
          <w:rPr>
            <w:rFonts w:ascii="Times New Roman" w:hAnsi="Times New Roman" w:eastAsia="方正仿宋_GBK"/>
            <w:b w:val="0"/>
            <w:sz w:val="24"/>
          </w:rPr>
          <w:fldChar w:fldCharType="begin"/>
        </w:r>
      </w:del>
      <w:del w:id="404" w:author="xh" w:date="2026-10-18T08:41:02+08:00">
        <w:r>
          <w:rPr>
            <w:rFonts w:ascii="Times New Roman" w:hAnsi="Times New Roman" w:eastAsia="方正仿宋_GBK"/>
            <w:b w:val="0"/>
            <w:sz w:val="24"/>
          </w:rPr>
          <w:instrText xml:space="preserve"> PAGEREF h562 \h </w:instrText>
        </w:r>
      </w:del>
      <w:del w:id="405" w:author="xh" w:date="2026-10-18T08:41:02+08:00">
        <w:r>
          <w:rPr>
            <w:rFonts w:ascii="Times New Roman" w:hAnsi="Times New Roman" w:eastAsia="方正仿宋_GBK"/>
            <w:b w:val="0"/>
            <w:sz w:val="24"/>
          </w:rPr>
          <w:fldChar w:fldCharType="separate"/>
        </w:r>
      </w:del>
      <w:del w:id="406" w:author="xh" w:date="2026-10-18T08:41:02+08:00">
        <w:r>
          <w:rPr>
            <w:rFonts w:ascii="Times New Roman" w:hAnsi="Times New Roman" w:eastAsia="方正仿宋_GBK"/>
            <w:b w:val="0"/>
            <w:sz w:val="24"/>
          </w:rPr>
          <w:delText>75</w:delText>
        </w:r>
      </w:del>
      <w:del w:id="407" w:author="xh" w:date="2026-10-18T08:41:02+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408" w:author="xh" w:date="2026-10-18T08:41:41+08:00"/>
        </w:rPr>
      </w:pPr>
      <w:ins w:id="409" w:author="xh" w:date="2026-10-18T08:41:41+08:00">
        <w:r>
          <w:rPr>
            <w:rFonts w:ascii="Times New Roman" w:hAnsi="Times New Roman" w:eastAsia="方正仿宋_GBK"/>
            <w:b w:val="0"/>
            <w:sz w:val="24"/>
          </w:rPr>
        </w:r>
      </w:ins>
      <w:ins w:id="410" w:author="xh" w:date="2026-10-18T08:41:41+08:00">
        <w:hyperlink w:anchor="Report1017_h562" w:history="1">
          <w:r>
            <w:rPr>
              <w:rFonts w:ascii="Times New Roman" w:hAnsi="Times New Roman" w:eastAsia="方正仿宋_GBK"/>
              <w:b w:val="0"/>
              <w:sz w:val="24"/>
            </w:rPr>
            <w:t>4.5 参数变化与措施费用的联系</w:t>
          </w:r>
        </w:hyperlink>
      </w:ins>
      <w:ins w:id="411" w:author="xh" w:date="2026-10-18T08:41:41+08:00">
        <w:r>
          <w:rPr>
            <w:rFonts w:ascii="Times New Roman" w:hAnsi="Times New Roman" w:eastAsia="方正仿宋_GBK"/>
            <w:b w:val="0"/>
            <w:sz w:val="24"/>
          </w:rPr>
          <w:tab/>
        </w:r>
      </w:ins>
      <w:ins w:id="412" w:author="xh" w:date="2026-10-18T08:41:41+08:00">
        <w:r>
          <w:rPr>
            <w:rFonts w:ascii="Times New Roman" w:hAnsi="Times New Roman" w:eastAsia="方正仿宋_GBK"/>
            <w:b w:val="0"/>
            <w:sz w:val="24"/>
          </w:rPr>
          <w:fldChar w:fldCharType="begin"/>
        </w:r>
      </w:ins>
      <w:ins w:id="413" w:author="xh" w:date="2026-10-18T08:41:41+08:00">
        <w:r>
          <w:rPr>
            <w:rFonts w:ascii="Times New Roman" w:hAnsi="Times New Roman" w:eastAsia="方正仿宋_GBK"/>
            <w:b w:val="0"/>
            <w:sz w:val="24"/>
          </w:rPr>
          <w:instrText xml:space="preserve"> PAGEREF Report1017_h562 \h </w:instrText>
        </w:r>
      </w:ins>
      <w:ins w:id="414" w:author="xh" w:date="2026-10-18T08:41:41+08:00">
        <w:r>
          <w:rPr>
            <w:rFonts w:ascii="Times New Roman" w:hAnsi="Times New Roman" w:eastAsia="方正仿宋_GBK"/>
            <w:b w:val="0"/>
            <w:sz w:val="24"/>
          </w:rPr>
          <w:fldChar w:fldCharType="separate"/>
        </w:r>
      </w:ins>
      <w:ins w:id="415" w:author="xh" w:date="2026-10-18T08:41:41+08:00">
        <w:r>
          <w:rPr>
            <w:rFonts w:ascii="Times New Roman" w:hAnsi="Times New Roman" w:eastAsia="方正仿宋_GBK"/>
            <w:b w:val="0"/>
            <w:sz w:val="24"/>
          </w:rPr>
          <w:t>76</w:t>
        </w:r>
      </w:ins>
      <w:ins w:id="416" w:author="xh" w:date="2026-10-18T08:41:41+08:00">
        <w:r>
          <w:rPr>
            <w:rFonts w:ascii="Times New Roman" w:hAnsi="Times New Roman" w:eastAsia="方正仿宋_GBK"/>
            <w:b w:val="0"/>
            <w:sz w:val="24"/>
          </w:rPr>
          <w:fldChar w:fldCharType="end"/>
        </w:r>
      </w:ins>
    </w:p>
    <w:p w14:paraId="4FA7477F">
      <w:pPr>
        <w:tabs>
          <w:tab w:val="right" w:leader="dot" w:pos="8220"/>
        </w:tabs>
        <w:spacing w:after="40" w:line="360" w:lineRule="exact"/>
        <w:ind w:left="240" w:firstLine="0"/>
        <w:jc w:val="left"/>
        <w:rPr>
          <w:del w:id="417" w:author="xh" w:date="2026-10-18T08:42:21+08:00"/>
        </w:rPr>
      </w:pPr>
      <w:del w:id="418" w:author="xh" w:date="2026-10-18T08:42:21+08:00">
        <w:r>
          <w:fldChar w:fldCharType="begin"/>
        </w:r>
      </w:del>
      <w:del w:id="419" w:author="xh" w:date="2026-10-18T08:42:21+08:00">
        <w:r>
          <w:instrText xml:space="preserve"> HYPERLINK \l "h579" </w:instrText>
        </w:r>
      </w:del>
      <w:del w:id="420" w:author="xh" w:date="2026-10-18T08:42:21+08:00">
        <w:r>
          <w:fldChar w:fldCharType="separate"/>
        </w:r>
      </w:del>
      <w:del w:id="421" w:author="xh" w:date="2026-10-18T08:42:21+08:00">
        <w:r>
          <w:rPr>
            <w:rFonts w:ascii="Times New Roman" w:hAnsi="Times New Roman" w:eastAsia="方正仿宋_GBK"/>
            <w:b w:val="0"/>
            <w:sz w:val="24"/>
          </w:rPr>
          <w:delText>4.6 现金流现值计算</w:delText>
        </w:r>
      </w:del>
      <w:del w:id="422" w:author="xh" w:date="2026-10-18T08:42:21+08:00">
        <w:r>
          <w:rPr>
            <w:rFonts w:ascii="Times New Roman" w:hAnsi="Times New Roman" w:eastAsia="方正仿宋_GBK"/>
            <w:b w:val="0"/>
            <w:sz w:val="24"/>
          </w:rPr>
          <w:fldChar w:fldCharType="end"/>
        </w:r>
      </w:del>
      <w:del w:id="423" w:author="xh" w:date="2026-10-18T08:42:21+08:00">
        <w:r>
          <w:rPr>
            <w:rFonts w:ascii="Times New Roman" w:hAnsi="Times New Roman" w:eastAsia="方正仿宋_GBK"/>
            <w:b w:val="0"/>
            <w:sz w:val="24"/>
          </w:rPr>
          <w:tab/>
        </w:r>
      </w:del>
      <w:del w:id="424" w:author="xh" w:date="2026-10-18T08:42:21+08:00">
        <w:r>
          <w:rPr>
            <w:rFonts w:ascii="Times New Roman" w:hAnsi="Times New Roman" w:eastAsia="方正仿宋_GBK"/>
            <w:b w:val="0"/>
            <w:sz w:val="24"/>
          </w:rPr>
          <w:fldChar w:fldCharType="begin"/>
        </w:r>
      </w:del>
      <w:del w:id="425" w:author="xh" w:date="2026-10-18T08:42:21+08:00">
        <w:r>
          <w:rPr>
            <w:rFonts w:ascii="Times New Roman" w:hAnsi="Times New Roman" w:eastAsia="方正仿宋_GBK"/>
            <w:b w:val="0"/>
            <w:sz w:val="24"/>
          </w:rPr>
          <w:instrText xml:space="preserve"> PAGEREF h579 \h </w:instrText>
        </w:r>
      </w:del>
      <w:del w:id="426" w:author="xh" w:date="2026-10-18T08:42:21+08:00">
        <w:r>
          <w:rPr>
            <w:rFonts w:ascii="Times New Roman" w:hAnsi="Times New Roman" w:eastAsia="方正仿宋_GBK"/>
            <w:b w:val="0"/>
            <w:sz w:val="24"/>
          </w:rPr>
          <w:fldChar w:fldCharType="separate"/>
        </w:r>
      </w:del>
      <w:del w:id="427" w:author="xh" w:date="2026-10-18T08:42:21+08:00">
        <w:r>
          <w:rPr>
            <w:rFonts w:ascii="Times New Roman" w:hAnsi="Times New Roman" w:eastAsia="方正仿宋_GBK"/>
            <w:b w:val="0"/>
            <w:sz w:val="24"/>
          </w:rPr>
          <w:delText>77</w:delText>
        </w:r>
      </w:del>
      <w:del w:id="428" w:author="xh" w:date="2026-10-18T08:42:21+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429" w:author="xh" w:date="2026-10-18T08:43:00+08:00"/>
        </w:rPr>
      </w:pPr>
      <w:ins w:id="430" w:author="xh" w:date="2026-10-18T08:43:00+08:00">
        <w:r>
          <w:rPr>
            <w:rFonts w:ascii="Times New Roman" w:hAnsi="Times New Roman" w:eastAsia="方正仿宋_GBK"/>
            <w:b w:val="0"/>
            <w:sz w:val="24"/>
          </w:rPr>
        </w:r>
      </w:ins>
      <w:ins w:id="431" w:author="xh" w:date="2026-10-18T08:43:00+08:00">
        <w:hyperlink w:anchor="Report1017_h579" w:history="1">
          <w:r>
            <w:rPr>
              <w:rFonts w:ascii="Times New Roman" w:hAnsi="Times New Roman" w:eastAsia="方正仿宋_GBK"/>
              <w:b w:val="0"/>
              <w:sz w:val="24"/>
            </w:rPr>
            <w:t>4.6 现金流现值计算</w:t>
          </w:r>
        </w:hyperlink>
      </w:ins>
      <w:ins w:id="432" w:author="xh" w:date="2026-10-18T08:43:00+08:00">
        <w:r>
          <w:rPr>
            <w:rFonts w:ascii="Times New Roman" w:hAnsi="Times New Roman" w:eastAsia="方正仿宋_GBK"/>
            <w:b w:val="0"/>
            <w:sz w:val="24"/>
          </w:rPr>
          <w:tab/>
        </w:r>
      </w:ins>
      <w:ins w:id="433" w:author="xh" w:date="2026-10-18T08:43:00+08:00">
        <w:r>
          <w:rPr>
            <w:rFonts w:ascii="Times New Roman" w:hAnsi="Times New Roman" w:eastAsia="方正仿宋_GBK"/>
            <w:b w:val="0"/>
            <w:sz w:val="24"/>
          </w:rPr>
          <w:fldChar w:fldCharType="begin"/>
        </w:r>
      </w:ins>
      <w:ins w:id="434" w:author="xh" w:date="2026-10-18T08:43:00+08:00">
        <w:r>
          <w:rPr>
            <w:rFonts w:ascii="Times New Roman" w:hAnsi="Times New Roman" w:eastAsia="方正仿宋_GBK"/>
            <w:b w:val="0"/>
            <w:sz w:val="24"/>
          </w:rPr>
          <w:instrText xml:space="preserve"> PAGEREF Report1017_h579 \h </w:instrText>
        </w:r>
      </w:ins>
      <w:ins w:id="435" w:author="xh" w:date="2026-10-18T08:43:00+08:00">
        <w:r>
          <w:rPr>
            <w:rFonts w:ascii="Times New Roman" w:hAnsi="Times New Roman" w:eastAsia="方正仿宋_GBK"/>
            <w:b w:val="0"/>
            <w:sz w:val="24"/>
          </w:rPr>
          <w:fldChar w:fldCharType="separate"/>
        </w:r>
      </w:ins>
      <w:ins w:id="436" w:author="xh" w:date="2026-10-18T08:43:00+08:00">
        <w:r>
          <w:rPr>
            <w:rFonts w:ascii="Times New Roman" w:hAnsi="Times New Roman" w:eastAsia="方正仿宋_GBK"/>
            <w:b w:val="0"/>
            <w:sz w:val="24"/>
          </w:rPr>
          <w:t>78</w:t>
        </w:r>
      </w:ins>
      <w:ins w:id="437" w:author="xh" w:date="2026-10-18T08:43:00+08:00">
        <w:r>
          <w:rPr>
            <w:rFonts w:ascii="Times New Roman" w:hAnsi="Times New Roman" w:eastAsia="方正仿宋_GBK"/>
            <w:b w:val="0"/>
            <w:sz w:val="24"/>
          </w:rPr>
          <w:fldChar w:fldCharType="end"/>
        </w:r>
      </w:ins>
    </w:p>
    <w:p w14:paraId="7B9AB65A">
      <w:pPr>
        <w:tabs>
          <w:tab w:val="right" w:leader="dot" w:pos="8220"/>
        </w:tabs>
        <w:spacing w:after="40" w:line="360" w:lineRule="exact"/>
        <w:ind w:left="0" w:firstLine="0"/>
        <w:jc w:val="left"/>
        <w:rPr>
          <w:del w:id="438" w:author="xh" w:date="2026-10-18T08:43:39+08:00"/>
        </w:rPr>
      </w:pPr>
      <w:del w:id="439" w:author="xh" w:date="2026-10-18T08:43:39+08:00">
        <w:r>
          <w:fldChar w:fldCharType="begin"/>
        </w:r>
      </w:del>
      <w:del w:id="440" w:author="xh" w:date="2026-10-18T08:43:39+08:00">
        <w:r>
          <w:instrText xml:space="preserve"> HYPERLINK \l "h608" </w:instrText>
        </w:r>
      </w:del>
      <w:del w:id="441" w:author="xh" w:date="2026-10-18T08:43:39+08:00">
        <w:r>
          <w:fldChar w:fldCharType="separate"/>
        </w:r>
      </w:del>
      <w:del w:id="442" w:author="xh" w:date="2026-10-18T08:43:39+08:00">
        <w:r>
          <w:rPr>
            <w:rFonts w:ascii="Times New Roman" w:hAnsi="Times New Roman" w:eastAsia="方正仿宋_GBK"/>
            <w:b/>
            <w:sz w:val="24"/>
          </w:rPr>
          <w:delText>第五章 “一片一策”弹性容载比规划建议</w:delText>
        </w:r>
      </w:del>
      <w:del w:id="443" w:author="xh" w:date="2026-10-18T08:43:39+08:00">
        <w:r>
          <w:rPr>
            <w:rFonts w:ascii="Times New Roman" w:hAnsi="Times New Roman" w:eastAsia="方正仿宋_GBK"/>
            <w:b/>
            <w:sz w:val="24"/>
          </w:rPr>
          <w:fldChar w:fldCharType="end"/>
        </w:r>
      </w:del>
      <w:del w:id="444" w:author="xh" w:date="2026-10-18T08:43:39+08:00">
        <w:r>
          <w:rPr>
            <w:rFonts w:ascii="Times New Roman" w:hAnsi="Times New Roman" w:eastAsia="方正仿宋_GBK"/>
            <w:b/>
            <w:sz w:val="24"/>
          </w:rPr>
          <w:tab/>
        </w:r>
      </w:del>
      <w:del w:id="445" w:author="xh" w:date="2026-10-18T08:43:39+08:00">
        <w:r>
          <w:rPr>
            <w:rFonts w:ascii="Times New Roman" w:hAnsi="Times New Roman" w:eastAsia="方正仿宋_GBK"/>
            <w:b/>
            <w:sz w:val="24"/>
          </w:rPr>
          <w:fldChar w:fldCharType="begin"/>
        </w:r>
      </w:del>
      <w:del w:id="446" w:author="xh" w:date="2026-10-18T08:43:39+08:00">
        <w:r>
          <w:rPr>
            <w:rFonts w:ascii="Times New Roman" w:hAnsi="Times New Roman" w:eastAsia="方正仿宋_GBK"/>
            <w:b/>
            <w:sz w:val="24"/>
          </w:rPr>
          <w:instrText xml:space="preserve"> PAGEREF h608 \h </w:instrText>
        </w:r>
      </w:del>
      <w:del w:id="447" w:author="xh" w:date="2026-10-18T08:43:39+08:00">
        <w:r>
          <w:rPr>
            <w:rFonts w:ascii="Times New Roman" w:hAnsi="Times New Roman" w:eastAsia="方正仿宋_GBK"/>
            <w:b/>
            <w:sz w:val="24"/>
          </w:rPr>
          <w:fldChar w:fldCharType="separate"/>
        </w:r>
      </w:del>
      <w:del w:id="448" w:author="xh" w:date="2026-10-18T08:43:39+08:00">
        <w:r>
          <w:rPr>
            <w:rFonts w:ascii="Times New Roman" w:hAnsi="Times New Roman" w:eastAsia="方正仿宋_GBK"/>
            <w:b/>
            <w:sz w:val="24"/>
          </w:rPr>
          <w:delText>81</w:delText>
        </w:r>
      </w:del>
      <w:del w:id="449" w:author="xh" w:date="2026-10-18T08:43:39+08:00">
        <w:r>
          <w:rPr>
            <w:rFonts w:ascii="Times New Roman" w:hAnsi="Times New Roman" w:eastAsia="方正仿宋_GBK"/>
            <w:b/>
            <w:sz w:val="24"/>
          </w:rPr>
          <w:fldChar w:fldCharType="end"/>
        </w:r>
      </w:del>
    </w:p>
    <w:p>
      <w:pPr>
        <w:tabs>
          <w:tab w:pos="8220" w:val="right" w:leader="dot"/>
        </w:tabs>
        <w:spacing w:line="360" w:lineRule="exact" w:after="40"/>
        <w:ind w:firstLine="0" w:left="0"/>
        <w:jc w:val="left"/>
        <w:rPr>
          <w:ins w:id="450" w:author="xh" w:date="2026-10-18T08:44:19+08:00"/>
        </w:rPr>
      </w:pPr>
      <w:ins w:id="451" w:author="xh" w:date="2026-10-18T08:44:19+08:00">
        <w:r>
          <w:rPr>
            <w:rFonts w:ascii="Times New Roman" w:hAnsi="Times New Roman" w:eastAsia="方正仿宋_GBK"/>
            <w:b/>
            <w:sz w:val="24"/>
          </w:rPr>
        </w:r>
      </w:ins>
      <w:ins w:id="452" w:author="xh" w:date="2026-10-18T08:44:19+08:00">
        <w:hyperlink w:anchor="Report1017_h608" w:history="1">
          <w:r>
            <w:rPr>
              <w:rFonts w:ascii="Times New Roman" w:hAnsi="Times New Roman" w:eastAsia="方正仿宋_GBK"/>
              <w:b/>
              <w:sz w:val="24"/>
            </w:rPr>
            <w:t>第五章 “一片一策”弹性容载比规划建议</w:t>
          </w:r>
        </w:hyperlink>
      </w:ins>
      <w:ins w:id="453" w:author="xh" w:date="2026-10-18T08:44:19+08:00">
        <w:r>
          <w:rPr>
            <w:rFonts w:ascii="Times New Roman" w:hAnsi="Times New Roman" w:eastAsia="方正仿宋_GBK"/>
            <w:b/>
            <w:sz w:val="24"/>
          </w:rPr>
          <w:tab/>
        </w:r>
      </w:ins>
      <w:ins w:id="454" w:author="xh" w:date="2026-10-18T08:44:19+08:00">
        <w:r>
          <w:rPr>
            <w:rFonts w:ascii="Times New Roman" w:hAnsi="Times New Roman" w:eastAsia="方正仿宋_GBK"/>
            <w:b/>
            <w:sz w:val="24"/>
          </w:rPr>
          <w:fldChar w:fldCharType="begin"/>
        </w:r>
      </w:ins>
      <w:ins w:id="455" w:author="xh" w:date="2026-10-18T08:44:19+08:00">
        <w:r>
          <w:rPr>
            <w:rFonts w:ascii="Times New Roman" w:hAnsi="Times New Roman" w:eastAsia="方正仿宋_GBK"/>
            <w:b/>
            <w:sz w:val="24"/>
          </w:rPr>
          <w:instrText xml:space="preserve"> PAGEREF Report1017_h608 \h </w:instrText>
        </w:r>
      </w:ins>
      <w:ins w:id="456" w:author="xh" w:date="2026-10-18T08:44:19+08:00">
        <w:r>
          <w:rPr>
            <w:rFonts w:ascii="Times New Roman" w:hAnsi="Times New Roman" w:eastAsia="方正仿宋_GBK"/>
            <w:b/>
            <w:sz w:val="24"/>
          </w:rPr>
          <w:fldChar w:fldCharType="separate"/>
        </w:r>
      </w:ins>
      <w:ins w:id="457" w:author="xh" w:date="2026-10-18T08:44:19+08:00">
        <w:r>
          <w:rPr>
            <w:rFonts w:ascii="Times New Roman" w:hAnsi="Times New Roman" w:eastAsia="方正仿宋_GBK"/>
            <w:b/>
            <w:sz w:val="24"/>
          </w:rPr>
          <w:t>82</w:t>
        </w:r>
      </w:ins>
      <w:ins w:id="458" w:author="xh" w:date="2026-10-18T08:44:19+08:00">
        <w:r>
          <w:rPr>
            <w:rFonts w:ascii="Times New Roman" w:hAnsi="Times New Roman" w:eastAsia="方正仿宋_GBK"/>
            <w:b/>
            <w:sz w:val="24"/>
          </w:rPr>
          <w:fldChar w:fldCharType="end"/>
        </w:r>
      </w:ins>
    </w:p>
    <w:p w14:paraId="240914D1">
      <w:pPr>
        <w:tabs>
          <w:tab w:val="right" w:leader="dot" w:pos="8220"/>
        </w:tabs>
        <w:spacing w:after="40" w:line="360" w:lineRule="exact"/>
        <w:ind w:left="240" w:firstLine="0"/>
        <w:jc w:val="left"/>
        <w:rPr>
          <w:del w:id="459" w:author="xh" w:date="2026-10-18T08:44:58+08:00"/>
        </w:rPr>
      </w:pPr>
      <w:del w:id="460" w:author="xh" w:date="2026-10-18T08:44:58+08:00">
        <w:r>
          <w:fldChar w:fldCharType="begin"/>
        </w:r>
      </w:del>
      <w:del w:id="461" w:author="xh" w:date="2026-10-18T08:44:58+08:00">
        <w:r>
          <w:instrText xml:space="preserve"> HYPERLINK \l "h610" </w:instrText>
        </w:r>
      </w:del>
      <w:del w:id="462" w:author="xh" w:date="2026-10-18T08:44:58+08:00">
        <w:r>
          <w:fldChar w:fldCharType="separate"/>
        </w:r>
      </w:del>
      <w:del w:id="463" w:author="xh" w:date="2026-10-18T08:44:58+08:00">
        <w:r>
          <w:rPr>
            <w:rFonts w:ascii="Times New Roman" w:hAnsi="Times New Roman" w:eastAsia="方正仿宋_GBK"/>
            <w:b w:val="0"/>
            <w:sz w:val="24"/>
          </w:rPr>
          <w:delText>5.1 寻优问题与共同起点</w:delText>
        </w:r>
      </w:del>
      <w:del w:id="464" w:author="xh" w:date="2026-10-18T08:44:58+08:00">
        <w:r>
          <w:rPr>
            <w:rFonts w:ascii="Times New Roman" w:hAnsi="Times New Roman" w:eastAsia="方正仿宋_GBK"/>
            <w:b w:val="0"/>
            <w:sz w:val="24"/>
          </w:rPr>
          <w:fldChar w:fldCharType="end"/>
        </w:r>
      </w:del>
      <w:del w:id="465" w:author="xh" w:date="2026-10-18T08:44:58+08:00">
        <w:r>
          <w:rPr>
            <w:rFonts w:ascii="Times New Roman" w:hAnsi="Times New Roman" w:eastAsia="方正仿宋_GBK"/>
            <w:b w:val="0"/>
            <w:sz w:val="24"/>
          </w:rPr>
          <w:tab/>
        </w:r>
      </w:del>
      <w:del w:id="466" w:author="xh" w:date="2026-10-18T08:44:58+08:00">
        <w:r>
          <w:rPr>
            <w:rFonts w:ascii="Times New Roman" w:hAnsi="Times New Roman" w:eastAsia="方正仿宋_GBK"/>
            <w:b w:val="0"/>
            <w:sz w:val="24"/>
          </w:rPr>
          <w:fldChar w:fldCharType="begin"/>
        </w:r>
      </w:del>
      <w:del w:id="467" w:author="xh" w:date="2026-10-18T08:44:58+08:00">
        <w:r>
          <w:rPr>
            <w:rFonts w:ascii="Times New Roman" w:hAnsi="Times New Roman" w:eastAsia="方正仿宋_GBK"/>
            <w:b w:val="0"/>
            <w:sz w:val="24"/>
          </w:rPr>
          <w:instrText xml:space="preserve"> PAGEREF h610 \h </w:instrText>
        </w:r>
      </w:del>
      <w:del w:id="468" w:author="xh" w:date="2026-10-18T08:44:58+08:00">
        <w:r>
          <w:rPr>
            <w:rFonts w:ascii="Times New Roman" w:hAnsi="Times New Roman" w:eastAsia="方正仿宋_GBK"/>
            <w:b w:val="0"/>
            <w:sz w:val="24"/>
          </w:rPr>
          <w:fldChar w:fldCharType="separate"/>
        </w:r>
      </w:del>
      <w:del w:id="469" w:author="xh" w:date="2026-10-18T08:44:58+08:00">
        <w:r>
          <w:rPr>
            <w:rFonts w:ascii="Times New Roman" w:hAnsi="Times New Roman" w:eastAsia="方正仿宋_GBK"/>
            <w:b w:val="0"/>
            <w:sz w:val="24"/>
          </w:rPr>
          <w:delText>81</w:delText>
        </w:r>
      </w:del>
      <w:del w:id="470" w:author="xh" w:date="2026-10-18T08:44:58+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471" w:author="xh" w:date="2026-10-18T08:45:38+08:00"/>
        </w:rPr>
      </w:pPr>
      <w:ins w:id="472" w:author="xh" w:date="2026-10-18T08:45:38+08:00">
        <w:r>
          <w:rPr>
            <w:rFonts w:ascii="Times New Roman" w:hAnsi="Times New Roman" w:eastAsia="方正仿宋_GBK"/>
            <w:b w:val="0"/>
            <w:sz w:val="24"/>
          </w:rPr>
        </w:r>
      </w:ins>
      <w:ins w:id="473" w:author="xh" w:date="2026-10-18T08:45:38+08:00">
        <w:hyperlink w:anchor="Report1017_h610" w:history="1">
          <w:r>
            <w:rPr>
              <w:rFonts w:ascii="Times New Roman" w:hAnsi="Times New Roman" w:eastAsia="方正仿宋_GBK"/>
              <w:b w:val="0"/>
              <w:sz w:val="24"/>
            </w:rPr>
            <w:t>5.1 寻优问题与共同起点</w:t>
          </w:r>
        </w:hyperlink>
      </w:ins>
      <w:ins w:id="474" w:author="xh" w:date="2026-10-18T08:45:38+08:00">
        <w:r>
          <w:rPr>
            <w:rFonts w:ascii="Times New Roman" w:hAnsi="Times New Roman" w:eastAsia="方正仿宋_GBK"/>
            <w:b w:val="0"/>
            <w:sz w:val="24"/>
          </w:rPr>
          <w:tab/>
        </w:r>
      </w:ins>
      <w:ins w:id="475" w:author="xh" w:date="2026-10-18T08:45:38+08:00">
        <w:r>
          <w:rPr>
            <w:rFonts w:ascii="Times New Roman" w:hAnsi="Times New Roman" w:eastAsia="方正仿宋_GBK"/>
            <w:b w:val="0"/>
            <w:sz w:val="24"/>
          </w:rPr>
          <w:fldChar w:fldCharType="begin"/>
        </w:r>
      </w:ins>
      <w:ins w:id="476" w:author="xh" w:date="2026-10-18T08:45:38+08:00">
        <w:r>
          <w:rPr>
            <w:rFonts w:ascii="Times New Roman" w:hAnsi="Times New Roman" w:eastAsia="方正仿宋_GBK"/>
            <w:b w:val="0"/>
            <w:sz w:val="24"/>
          </w:rPr>
          <w:instrText xml:space="preserve"> PAGEREF Report1017_h610 \h </w:instrText>
        </w:r>
      </w:ins>
      <w:ins w:id="477" w:author="xh" w:date="2026-10-18T08:45:38+08:00">
        <w:r>
          <w:rPr>
            <w:rFonts w:ascii="Times New Roman" w:hAnsi="Times New Roman" w:eastAsia="方正仿宋_GBK"/>
            <w:b w:val="0"/>
            <w:sz w:val="24"/>
          </w:rPr>
          <w:fldChar w:fldCharType="separate"/>
        </w:r>
      </w:ins>
      <w:ins w:id="478" w:author="xh" w:date="2026-10-18T08:45:38+08:00">
        <w:r>
          <w:rPr>
            <w:rFonts w:ascii="Times New Roman" w:hAnsi="Times New Roman" w:eastAsia="方正仿宋_GBK"/>
            <w:b w:val="0"/>
            <w:sz w:val="24"/>
          </w:rPr>
          <w:t>82</w:t>
        </w:r>
      </w:ins>
      <w:ins w:id="479" w:author="xh" w:date="2026-10-18T08:45:38+08:00">
        <w:r>
          <w:rPr>
            <w:rFonts w:ascii="Times New Roman" w:hAnsi="Times New Roman" w:eastAsia="方正仿宋_GBK"/>
            <w:b w:val="0"/>
            <w:sz w:val="24"/>
          </w:rPr>
          <w:fldChar w:fldCharType="end"/>
        </w:r>
      </w:ins>
    </w:p>
    <w:p w14:paraId="4C05D42A">
      <w:pPr>
        <w:tabs>
          <w:tab w:val="right" w:leader="dot" w:pos="8220"/>
        </w:tabs>
        <w:spacing w:after="40" w:line="360" w:lineRule="exact"/>
        <w:ind w:left="240" w:firstLine="0"/>
        <w:jc w:val="left"/>
        <w:rPr>
          <w:del w:id="480" w:author="xh" w:date="2026-10-18T08:46:17+08:00"/>
        </w:rPr>
      </w:pPr>
      <w:del w:id="481" w:author="xh" w:date="2026-10-18T08:46:17+08:00">
        <w:r>
          <w:fldChar w:fldCharType="begin"/>
        </w:r>
      </w:del>
      <w:del w:id="482" w:author="xh" w:date="2026-10-18T08:46:17+08:00">
        <w:r>
          <w:instrText xml:space="preserve"> HYPERLINK \l "h633" </w:instrText>
        </w:r>
      </w:del>
      <w:del w:id="483" w:author="xh" w:date="2026-10-18T08:46:17+08:00">
        <w:r>
          <w:fldChar w:fldCharType="separate"/>
        </w:r>
      </w:del>
      <w:del w:id="484" w:author="xh" w:date="2026-10-18T08:46:17+08:00">
        <w:r>
          <w:rPr>
            <w:rFonts w:ascii="Times New Roman" w:hAnsi="Times New Roman" w:eastAsia="方正仿宋_GBK"/>
            <w:b w:val="0"/>
            <w:sz w:val="24"/>
          </w:rPr>
          <w:delText>5.2 三类措施的选取与寻优方法</w:delText>
        </w:r>
      </w:del>
      <w:del w:id="485" w:author="xh" w:date="2026-10-18T08:46:17+08:00">
        <w:r>
          <w:rPr>
            <w:rFonts w:ascii="Times New Roman" w:hAnsi="Times New Roman" w:eastAsia="方正仿宋_GBK"/>
            <w:b w:val="0"/>
            <w:sz w:val="24"/>
          </w:rPr>
          <w:fldChar w:fldCharType="end"/>
        </w:r>
      </w:del>
      <w:del w:id="486" w:author="xh" w:date="2026-10-18T08:46:17+08:00">
        <w:r>
          <w:rPr>
            <w:rFonts w:ascii="Times New Roman" w:hAnsi="Times New Roman" w:eastAsia="方正仿宋_GBK"/>
            <w:b w:val="0"/>
            <w:sz w:val="24"/>
          </w:rPr>
          <w:tab/>
        </w:r>
      </w:del>
      <w:del w:id="487" w:author="xh" w:date="2026-10-18T08:46:17+08:00">
        <w:r>
          <w:rPr>
            <w:rFonts w:ascii="Times New Roman" w:hAnsi="Times New Roman" w:eastAsia="方正仿宋_GBK"/>
            <w:b w:val="0"/>
            <w:sz w:val="24"/>
          </w:rPr>
          <w:fldChar w:fldCharType="begin"/>
        </w:r>
      </w:del>
      <w:del w:id="488" w:author="xh" w:date="2026-10-18T08:46:17+08:00">
        <w:r>
          <w:rPr>
            <w:rFonts w:ascii="Times New Roman" w:hAnsi="Times New Roman" w:eastAsia="方正仿宋_GBK"/>
            <w:b w:val="0"/>
            <w:sz w:val="24"/>
          </w:rPr>
          <w:instrText xml:space="preserve"> PAGEREF h633 \h </w:instrText>
        </w:r>
      </w:del>
      <w:del w:id="489" w:author="xh" w:date="2026-10-18T08:46:17+08:00">
        <w:r>
          <w:rPr>
            <w:rFonts w:ascii="Times New Roman" w:hAnsi="Times New Roman" w:eastAsia="方正仿宋_GBK"/>
            <w:b w:val="0"/>
            <w:sz w:val="24"/>
          </w:rPr>
          <w:fldChar w:fldCharType="separate"/>
        </w:r>
      </w:del>
      <w:del w:id="490" w:author="xh" w:date="2026-10-18T08:46:17+08:00">
        <w:r>
          <w:rPr>
            <w:rFonts w:ascii="Times New Roman" w:hAnsi="Times New Roman" w:eastAsia="方正仿宋_GBK"/>
            <w:b w:val="0"/>
            <w:sz w:val="24"/>
          </w:rPr>
          <w:delText>84</w:delText>
        </w:r>
      </w:del>
      <w:del w:id="491" w:author="xh" w:date="2026-10-18T08:46:17+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492" w:author="xh" w:date="2026-10-18T08:46:56+08:00"/>
        </w:rPr>
      </w:pPr>
      <w:ins w:id="493" w:author="xh" w:date="2026-10-18T08:46:56+08:00">
        <w:r>
          <w:rPr>
            <w:rFonts w:ascii="Times New Roman" w:hAnsi="Times New Roman" w:eastAsia="方正仿宋_GBK"/>
            <w:b w:val="0"/>
            <w:sz w:val="24"/>
          </w:rPr>
        </w:r>
      </w:ins>
      <w:ins w:id="494" w:author="xh" w:date="2026-10-18T08:46:56+08:00">
        <w:hyperlink w:anchor="Report1017_h633" w:history="1">
          <w:r>
            <w:rPr>
              <w:rFonts w:ascii="Times New Roman" w:hAnsi="Times New Roman" w:eastAsia="方正仿宋_GBK"/>
              <w:b w:val="0"/>
              <w:sz w:val="24"/>
            </w:rPr>
            <w:t>5.2 三类措施的选取与寻优方法</w:t>
          </w:r>
        </w:hyperlink>
      </w:ins>
      <w:ins w:id="495" w:author="xh" w:date="2026-10-18T08:46:56+08:00">
        <w:r>
          <w:rPr>
            <w:rFonts w:ascii="Times New Roman" w:hAnsi="Times New Roman" w:eastAsia="方正仿宋_GBK"/>
            <w:b w:val="0"/>
            <w:sz w:val="24"/>
          </w:rPr>
          <w:tab/>
        </w:r>
      </w:ins>
      <w:ins w:id="496" w:author="xh" w:date="2026-10-18T08:46:56+08:00">
        <w:r>
          <w:rPr>
            <w:rFonts w:ascii="Times New Roman" w:hAnsi="Times New Roman" w:eastAsia="方正仿宋_GBK"/>
            <w:b w:val="0"/>
            <w:sz w:val="24"/>
          </w:rPr>
          <w:fldChar w:fldCharType="begin"/>
        </w:r>
      </w:ins>
      <w:ins w:id="497" w:author="xh" w:date="2026-10-18T08:46:56+08:00">
        <w:r>
          <w:rPr>
            <w:rFonts w:ascii="Times New Roman" w:hAnsi="Times New Roman" w:eastAsia="方正仿宋_GBK"/>
            <w:b w:val="0"/>
            <w:sz w:val="24"/>
          </w:rPr>
          <w:instrText xml:space="preserve"> PAGEREF Report1017_h633 \h </w:instrText>
        </w:r>
      </w:ins>
      <w:ins w:id="498" w:author="xh" w:date="2026-10-18T08:46:56+08:00">
        <w:r>
          <w:rPr>
            <w:rFonts w:ascii="Times New Roman" w:hAnsi="Times New Roman" w:eastAsia="方正仿宋_GBK"/>
            <w:b w:val="0"/>
            <w:sz w:val="24"/>
          </w:rPr>
          <w:fldChar w:fldCharType="separate"/>
        </w:r>
      </w:ins>
      <w:ins w:id="499" w:author="xh" w:date="2026-10-18T08:46:56+08:00">
        <w:r>
          <w:rPr>
            <w:rFonts w:ascii="Times New Roman" w:hAnsi="Times New Roman" w:eastAsia="方正仿宋_GBK"/>
            <w:b w:val="0"/>
            <w:sz w:val="24"/>
          </w:rPr>
          <w:t>85</w:t>
        </w:r>
      </w:ins>
      <w:ins w:id="500" w:author="xh" w:date="2026-10-18T08:46:56+08:00">
        <w:r>
          <w:rPr>
            <w:rFonts w:ascii="Times New Roman" w:hAnsi="Times New Roman" w:eastAsia="方正仿宋_GBK"/>
            <w:b w:val="0"/>
            <w:sz w:val="24"/>
          </w:rPr>
          <w:fldChar w:fldCharType="end"/>
        </w:r>
      </w:ins>
    </w:p>
    <w:p w14:paraId="74024552">
      <w:pPr>
        <w:tabs>
          <w:tab w:val="right" w:leader="dot" w:pos="8220"/>
        </w:tabs>
        <w:spacing w:after="40" w:line="360" w:lineRule="exact"/>
        <w:ind w:left="240" w:firstLine="0"/>
        <w:jc w:val="left"/>
        <w:rPr>
          <w:del w:id="501" w:author="xh" w:date="2026-10-18T08:47:36+08:00"/>
        </w:rPr>
      </w:pPr>
      <w:del w:id="502" w:author="xh" w:date="2026-10-18T08:47:36+08:00">
        <w:r>
          <w:fldChar w:fldCharType="begin"/>
        </w:r>
      </w:del>
      <w:del w:id="503" w:author="xh" w:date="2026-10-18T08:47:36+08:00">
        <w:r>
          <w:instrText xml:space="preserve"> HYPERLINK \l "h653" </w:instrText>
        </w:r>
      </w:del>
      <w:del w:id="504" w:author="xh" w:date="2026-10-18T08:47:36+08:00">
        <w:r>
          <w:fldChar w:fldCharType="separate"/>
        </w:r>
      </w:del>
      <w:del w:id="505" w:author="xh" w:date="2026-10-18T08:47:36+08:00">
        <w:r>
          <w:rPr>
            <w:rFonts w:ascii="Times New Roman" w:hAnsi="Times New Roman" w:eastAsia="方正仿宋_GBK"/>
            <w:b w:val="0"/>
            <w:sz w:val="24"/>
          </w:rPr>
          <w:delText>5.3 约束条件与求解流程</w:delText>
        </w:r>
      </w:del>
      <w:del w:id="506" w:author="xh" w:date="2026-10-18T08:47:36+08:00">
        <w:r>
          <w:rPr>
            <w:rFonts w:ascii="Times New Roman" w:hAnsi="Times New Roman" w:eastAsia="方正仿宋_GBK"/>
            <w:b w:val="0"/>
            <w:sz w:val="24"/>
          </w:rPr>
          <w:fldChar w:fldCharType="end"/>
        </w:r>
      </w:del>
      <w:del w:id="507" w:author="xh" w:date="2026-10-18T08:47:36+08:00">
        <w:r>
          <w:rPr>
            <w:rFonts w:ascii="Times New Roman" w:hAnsi="Times New Roman" w:eastAsia="方正仿宋_GBK"/>
            <w:b w:val="0"/>
            <w:sz w:val="24"/>
          </w:rPr>
          <w:tab/>
        </w:r>
      </w:del>
      <w:del w:id="508" w:author="xh" w:date="2026-10-18T08:47:36+08:00">
        <w:r>
          <w:rPr>
            <w:rFonts w:ascii="Times New Roman" w:hAnsi="Times New Roman" w:eastAsia="方正仿宋_GBK"/>
            <w:b w:val="0"/>
            <w:sz w:val="24"/>
          </w:rPr>
          <w:fldChar w:fldCharType="begin"/>
        </w:r>
      </w:del>
      <w:del w:id="509" w:author="xh" w:date="2026-10-18T08:47:36+08:00">
        <w:r>
          <w:rPr>
            <w:rFonts w:ascii="Times New Roman" w:hAnsi="Times New Roman" w:eastAsia="方正仿宋_GBK"/>
            <w:b w:val="0"/>
            <w:sz w:val="24"/>
          </w:rPr>
          <w:instrText xml:space="preserve"> PAGEREF h653 \h </w:instrText>
        </w:r>
      </w:del>
      <w:del w:id="510" w:author="xh" w:date="2026-10-18T08:47:36+08:00">
        <w:r>
          <w:rPr>
            <w:rFonts w:ascii="Times New Roman" w:hAnsi="Times New Roman" w:eastAsia="方正仿宋_GBK"/>
            <w:b w:val="0"/>
            <w:sz w:val="24"/>
          </w:rPr>
          <w:fldChar w:fldCharType="separate"/>
        </w:r>
      </w:del>
      <w:del w:id="511" w:author="xh" w:date="2026-10-18T08:47:36+08:00">
        <w:r>
          <w:rPr>
            <w:rFonts w:ascii="Times New Roman" w:hAnsi="Times New Roman" w:eastAsia="方正仿宋_GBK"/>
            <w:b w:val="0"/>
            <w:sz w:val="24"/>
          </w:rPr>
          <w:delText>86</w:delText>
        </w:r>
      </w:del>
      <w:del w:id="512" w:author="xh" w:date="2026-10-18T08:47:36+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513" w:author="xh" w:date="2026-10-18T08:48:15+08:00"/>
        </w:rPr>
      </w:pPr>
      <w:ins w:id="514" w:author="xh" w:date="2026-10-18T08:48:15+08:00">
        <w:r>
          <w:rPr>
            <w:rFonts w:ascii="Times New Roman" w:hAnsi="Times New Roman" w:eastAsia="方正仿宋_GBK"/>
            <w:b w:val="0"/>
            <w:sz w:val="24"/>
          </w:rPr>
        </w:r>
      </w:ins>
      <w:ins w:id="515" w:author="xh" w:date="2026-10-18T08:48:15+08:00">
        <w:hyperlink w:anchor="Report1017_h653" w:history="1">
          <w:r>
            <w:rPr>
              <w:rFonts w:ascii="Times New Roman" w:hAnsi="Times New Roman" w:eastAsia="方正仿宋_GBK"/>
              <w:b w:val="0"/>
              <w:sz w:val="24"/>
            </w:rPr>
            <w:t>5.3 约束条件与求解流程</w:t>
          </w:r>
        </w:hyperlink>
      </w:ins>
      <w:ins w:id="516" w:author="xh" w:date="2026-10-18T08:48:15+08:00">
        <w:r>
          <w:rPr>
            <w:rFonts w:ascii="Times New Roman" w:hAnsi="Times New Roman" w:eastAsia="方正仿宋_GBK"/>
            <w:b w:val="0"/>
            <w:sz w:val="24"/>
          </w:rPr>
          <w:tab/>
        </w:r>
      </w:ins>
      <w:ins w:id="517" w:author="xh" w:date="2026-10-18T08:48:15+08:00">
        <w:r>
          <w:rPr>
            <w:rFonts w:ascii="Times New Roman" w:hAnsi="Times New Roman" w:eastAsia="方正仿宋_GBK"/>
            <w:b w:val="0"/>
            <w:sz w:val="24"/>
          </w:rPr>
          <w:fldChar w:fldCharType="begin"/>
        </w:r>
      </w:ins>
      <w:ins w:id="518" w:author="xh" w:date="2026-10-18T08:48:15+08:00">
        <w:r>
          <w:rPr>
            <w:rFonts w:ascii="Times New Roman" w:hAnsi="Times New Roman" w:eastAsia="方正仿宋_GBK"/>
            <w:b w:val="0"/>
            <w:sz w:val="24"/>
          </w:rPr>
          <w:instrText xml:space="preserve"> PAGEREF Report1017_h653 \h </w:instrText>
        </w:r>
      </w:ins>
      <w:ins w:id="519" w:author="xh" w:date="2026-10-18T08:48:15+08:00">
        <w:r>
          <w:rPr>
            <w:rFonts w:ascii="Times New Roman" w:hAnsi="Times New Roman" w:eastAsia="方正仿宋_GBK"/>
            <w:b w:val="0"/>
            <w:sz w:val="24"/>
          </w:rPr>
          <w:fldChar w:fldCharType="separate"/>
        </w:r>
      </w:ins>
      <w:ins w:id="520" w:author="xh" w:date="2026-10-18T08:48:15+08:00">
        <w:r>
          <w:rPr>
            <w:rFonts w:ascii="Times New Roman" w:hAnsi="Times New Roman" w:eastAsia="方正仿宋_GBK"/>
            <w:b w:val="0"/>
            <w:sz w:val="24"/>
          </w:rPr>
          <w:t>87</w:t>
        </w:r>
      </w:ins>
      <w:ins w:id="521" w:author="xh" w:date="2026-10-18T08:48:15+08:00">
        <w:r>
          <w:rPr>
            <w:rFonts w:ascii="Times New Roman" w:hAnsi="Times New Roman" w:eastAsia="方正仿宋_GBK"/>
            <w:b w:val="0"/>
            <w:sz w:val="24"/>
          </w:rPr>
          <w:fldChar w:fldCharType="end"/>
        </w:r>
      </w:ins>
    </w:p>
    <w:p w14:paraId="66DB6069">
      <w:pPr>
        <w:tabs>
          <w:tab w:val="right" w:leader="dot" w:pos="8220"/>
        </w:tabs>
        <w:spacing w:after="40" w:line="360" w:lineRule="exact"/>
        <w:ind w:left="240" w:firstLine="0"/>
        <w:jc w:val="left"/>
        <w:rPr>
          <w:del w:id="522" w:author="xh" w:date="2026-10-18T08:48:55+08:00"/>
        </w:rPr>
      </w:pPr>
      <w:del w:id="523" w:author="xh" w:date="2026-10-18T08:48:55+08:00">
        <w:r>
          <w:fldChar w:fldCharType="begin"/>
        </w:r>
      </w:del>
      <w:del w:id="524" w:author="xh" w:date="2026-10-18T08:48:55+08:00">
        <w:r>
          <w:instrText xml:space="preserve"> HYPERLINK \l "h668" </w:instrText>
        </w:r>
      </w:del>
      <w:del w:id="525" w:author="xh" w:date="2026-10-18T08:48:55+08:00">
        <w:r>
          <w:fldChar w:fldCharType="separate"/>
        </w:r>
      </w:del>
      <w:del w:id="526" w:author="xh" w:date="2026-10-18T08:48:55+08:00">
        <w:r>
          <w:rPr>
            <w:rFonts w:ascii="Times New Roman" w:hAnsi="Times New Roman" w:eastAsia="方正仿宋_GBK"/>
            <w:b w:val="0"/>
            <w:sz w:val="24"/>
          </w:rPr>
          <w:delText>5.4 寻优结果</w:delText>
        </w:r>
      </w:del>
      <w:del w:id="527" w:author="xh" w:date="2026-10-18T08:48:55+08:00">
        <w:r>
          <w:rPr>
            <w:rFonts w:ascii="Times New Roman" w:hAnsi="Times New Roman" w:eastAsia="方正仿宋_GBK"/>
            <w:b w:val="0"/>
            <w:sz w:val="24"/>
          </w:rPr>
          <w:fldChar w:fldCharType="end"/>
        </w:r>
      </w:del>
      <w:del w:id="528" w:author="xh" w:date="2026-10-18T08:48:55+08:00">
        <w:r>
          <w:rPr>
            <w:rFonts w:ascii="Times New Roman" w:hAnsi="Times New Roman" w:eastAsia="方正仿宋_GBK"/>
            <w:b w:val="0"/>
            <w:sz w:val="24"/>
          </w:rPr>
          <w:tab/>
        </w:r>
      </w:del>
      <w:del w:id="529" w:author="xh" w:date="2026-10-18T08:48:55+08:00">
        <w:r>
          <w:rPr>
            <w:rFonts w:ascii="Times New Roman" w:hAnsi="Times New Roman" w:eastAsia="方正仿宋_GBK"/>
            <w:b w:val="0"/>
            <w:sz w:val="24"/>
          </w:rPr>
          <w:fldChar w:fldCharType="begin"/>
        </w:r>
      </w:del>
      <w:del w:id="530" w:author="xh" w:date="2026-10-18T08:48:55+08:00">
        <w:r>
          <w:rPr>
            <w:rFonts w:ascii="Times New Roman" w:hAnsi="Times New Roman" w:eastAsia="方正仿宋_GBK"/>
            <w:b w:val="0"/>
            <w:sz w:val="24"/>
          </w:rPr>
          <w:instrText xml:space="preserve"> PAGEREF h668 \h </w:instrText>
        </w:r>
      </w:del>
      <w:del w:id="531" w:author="xh" w:date="2026-10-18T08:48:55+08:00">
        <w:r>
          <w:rPr>
            <w:rFonts w:ascii="Times New Roman" w:hAnsi="Times New Roman" w:eastAsia="方正仿宋_GBK"/>
            <w:b w:val="0"/>
            <w:sz w:val="24"/>
          </w:rPr>
          <w:fldChar w:fldCharType="separate"/>
        </w:r>
      </w:del>
      <w:del w:id="532" w:author="xh" w:date="2026-10-18T08:48:55+08:00">
        <w:r>
          <w:rPr>
            <w:rFonts w:ascii="Times New Roman" w:hAnsi="Times New Roman" w:eastAsia="方正仿宋_GBK"/>
            <w:b w:val="0"/>
            <w:sz w:val="24"/>
          </w:rPr>
          <w:delText>88</w:delText>
        </w:r>
      </w:del>
      <w:del w:id="533" w:author="xh" w:date="2026-10-18T08:48:55+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534" w:author="xh" w:date="2026-10-18T08:49:34+08:00"/>
        </w:rPr>
      </w:pPr>
      <w:ins w:id="535" w:author="xh" w:date="2026-10-18T08:49:34+08:00">
        <w:r>
          <w:rPr>
            <w:rFonts w:ascii="Times New Roman" w:hAnsi="Times New Roman" w:eastAsia="方正仿宋_GBK"/>
            <w:b w:val="0"/>
            <w:sz w:val="24"/>
          </w:rPr>
        </w:r>
      </w:ins>
      <w:ins w:id="536" w:author="xh" w:date="2026-10-18T08:49:34+08:00">
        <w:hyperlink w:anchor="Report1017_h668" w:history="1">
          <w:r>
            <w:rPr>
              <w:rFonts w:ascii="Times New Roman" w:hAnsi="Times New Roman" w:eastAsia="方正仿宋_GBK"/>
              <w:b w:val="0"/>
              <w:sz w:val="24"/>
            </w:rPr>
            <w:t>5.4 寻优结果</w:t>
          </w:r>
        </w:hyperlink>
      </w:ins>
      <w:ins w:id="537" w:author="xh" w:date="2026-10-18T08:49:34+08:00">
        <w:r>
          <w:rPr>
            <w:rFonts w:ascii="Times New Roman" w:hAnsi="Times New Roman" w:eastAsia="方正仿宋_GBK"/>
            <w:b w:val="0"/>
            <w:sz w:val="24"/>
          </w:rPr>
          <w:tab/>
        </w:r>
      </w:ins>
      <w:ins w:id="538" w:author="xh" w:date="2026-10-18T08:49:34+08:00">
        <w:r>
          <w:rPr>
            <w:rFonts w:ascii="Times New Roman" w:hAnsi="Times New Roman" w:eastAsia="方正仿宋_GBK"/>
            <w:b w:val="0"/>
            <w:sz w:val="24"/>
          </w:rPr>
          <w:fldChar w:fldCharType="begin"/>
        </w:r>
      </w:ins>
      <w:ins w:id="539" w:author="xh" w:date="2026-10-18T08:49:34+08:00">
        <w:r>
          <w:rPr>
            <w:rFonts w:ascii="Times New Roman" w:hAnsi="Times New Roman" w:eastAsia="方正仿宋_GBK"/>
            <w:b w:val="0"/>
            <w:sz w:val="24"/>
          </w:rPr>
          <w:instrText xml:space="preserve"> PAGEREF Report1017_h668 \h </w:instrText>
        </w:r>
      </w:ins>
      <w:ins w:id="540" w:author="xh" w:date="2026-10-18T08:49:34+08:00">
        <w:r>
          <w:rPr>
            <w:rFonts w:ascii="Times New Roman" w:hAnsi="Times New Roman" w:eastAsia="方正仿宋_GBK"/>
            <w:b w:val="0"/>
            <w:sz w:val="24"/>
          </w:rPr>
          <w:fldChar w:fldCharType="separate"/>
        </w:r>
      </w:ins>
      <w:ins w:id="541" w:author="xh" w:date="2026-10-18T08:49:34+08:00">
        <w:r>
          <w:rPr>
            <w:rFonts w:ascii="Times New Roman" w:hAnsi="Times New Roman" w:eastAsia="方正仿宋_GBK"/>
            <w:b w:val="0"/>
            <w:sz w:val="24"/>
          </w:rPr>
          <w:t>89</w:t>
        </w:r>
      </w:ins>
      <w:ins w:id="542" w:author="xh" w:date="2026-10-18T08:49:34+08:00">
        <w:r>
          <w:rPr>
            <w:rFonts w:ascii="Times New Roman" w:hAnsi="Times New Roman" w:eastAsia="方正仿宋_GBK"/>
            <w:b w:val="0"/>
            <w:sz w:val="24"/>
          </w:rPr>
          <w:fldChar w:fldCharType="end"/>
        </w:r>
      </w:ins>
    </w:p>
    <w:p w14:paraId="2986771E">
      <w:pPr>
        <w:tabs>
          <w:tab w:val="right" w:leader="dot" w:pos="8220"/>
        </w:tabs>
        <w:spacing w:after="40" w:line="360" w:lineRule="exact"/>
        <w:ind w:left="240" w:firstLine="0"/>
        <w:jc w:val="left"/>
        <w:rPr>
          <w:del w:id="543" w:author="xh" w:date="2026-10-18T08:50:13+08:00"/>
        </w:rPr>
      </w:pPr>
      <w:del w:id="544" w:author="xh" w:date="2026-10-18T08:50:13+08:00">
        <w:r>
          <w:fldChar w:fldCharType="begin"/>
        </w:r>
      </w:del>
      <w:del w:id="545" w:author="xh" w:date="2026-10-18T08:50:13+08:00">
        <w:r>
          <w:instrText xml:space="preserve"> HYPERLINK \l "h1068" </w:instrText>
        </w:r>
      </w:del>
      <w:del w:id="546" w:author="xh" w:date="2026-10-18T08:50:13+08:00">
        <w:r>
          <w:fldChar w:fldCharType="separate"/>
        </w:r>
      </w:del>
      <w:del w:id="547" w:author="xh" w:date="2026-10-18T08:50:13+08:00">
        <w:r>
          <w:rPr>
            <w:rFonts w:ascii="Times New Roman" w:hAnsi="Times New Roman" w:eastAsia="方正仿宋_GBK"/>
            <w:b w:val="0"/>
            <w:sz w:val="24"/>
          </w:rPr>
          <w:delText>5.5 措施作用与工程衔接</w:delText>
        </w:r>
      </w:del>
      <w:del w:id="548" w:author="xh" w:date="2026-10-18T08:50:13+08:00">
        <w:r>
          <w:rPr>
            <w:rFonts w:ascii="Times New Roman" w:hAnsi="Times New Roman" w:eastAsia="方正仿宋_GBK"/>
            <w:b w:val="0"/>
            <w:sz w:val="24"/>
          </w:rPr>
          <w:fldChar w:fldCharType="end"/>
        </w:r>
      </w:del>
      <w:del w:id="549" w:author="xh" w:date="2026-10-18T08:50:13+08:00">
        <w:r>
          <w:rPr>
            <w:rFonts w:ascii="Times New Roman" w:hAnsi="Times New Roman" w:eastAsia="方正仿宋_GBK"/>
            <w:b w:val="0"/>
            <w:sz w:val="24"/>
          </w:rPr>
          <w:tab/>
        </w:r>
      </w:del>
      <w:del w:id="550" w:author="xh" w:date="2026-10-18T08:50:13+08:00">
        <w:r>
          <w:rPr>
            <w:rFonts w:ascii="Times New Roman" w:hAnsi="Times New Roman" w:eastAsia="方正仿宋_GBK"/>
            <w:b w:val="0"/>
            <w:sz w:val="24"/>
          </w:rPr>
          <w:fldChar w:fldCharType="begin"/>
        </w:r>
      </w:del>
      <w:del w:id="551" w:author="xh" w:date="2026-10-18T08:50:13+08:00">
        <w:r>
          <w:rPr>
            <w:rFonts w:ascii="Times New Roman" w:hAnsi="Times New Roman" w:eastAsia="方正仿宋_GBK"/>
            <w:b w:val="0"/>
            <w:sz w:val="24"/>
          </w:rPr>
          <w:instrText xml:space="preserve"> PAGEREF h1068 \h </w:instrText>
        </w:r>
      </w:del>
      <w:del w:id="552" w:author="xh" w:date="2026-10-18T08:50:13+08:00">
        <w:r>
          <w:rPr>
            <w:rFonts w:ascii="Times New Roman" w:hAnsi="Times New Roman" w:eastAsia="方正仿宋_GBK"/>
            <w:b w:val="0"/>
            <w:sz w:val="24"/>
          </w:rPr>
          <w:fldChar w:fldCharType="separate"/>
        </w:r>
      </w:del>
      <w:del w:id="553" w:author="xh" w:date="2026-10-18T08:50:13+08:00">
        <w:r>
          <w:rPr>
            <w:rFonts w:ascii="Times New Roman" w:hAnsi="Times New Roman" w:eastAsia="方正仿宋_GBK"/>
            <w:b w:val="0"/>
            <w:sz w:val="24"/>
          </w:rPr>
          <w:delText>135</w:delText>
        </w:r>
      </w:del>
      <w:del w:id="554" w:author="xh" w:date="2026-10-18T08:50:13+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555" w:author="xh" w:date="2026-10-18T08:50:53+08:00"/>
        </w:rPr>
      </w:pPr>
      <w:ins w:id="556" w:author="xh" w:date="2026-10-18T08:50:53+08:00">
        <w:r>
          <w:rPr>
            <w:rFonts w:ascii="Times New Roman" w:hAnsi="Times New Roman" w:eastAsia="方正仿宋_GBK"/>
            <w:b w:val="0"/>
            <w:sz w:val="24"/>
          </w:rPr>
        </w:r>
      </w:ins>
      <w:ins w:id="557" w:author="xh" w:date="2026-10-18T08:50:53+08:00">
        <w:hyperlink w:anchor="Report1017_h1022" w:history="1">
          <w:r>
            <w:rPr>
              <w:rFonts w:ascii="Times New Roman" w:hAnsi="Times New Roman" w:eastAsia="方正仿宋_GBK"/>
              <w:b w:val="0"/>
              <w:sz w:val="24"/>
            </w:rPr>
            <w:t>5.5 措施作用与工程衔接</w:t>
          </w:r>
        </w:hyperlink>
      </w:ins>
      <w:ins w:id="558" w:author="xh" w:date="2026-10-18T08:50:53+08:00">
        <w:r>
          <w:rPr>
            <w:rFonts w:ascii="Times New Roman" w:hAnsi="Times New Roman" w:eastAsia="方正仿宋_GBK"/>
            <w:b w:val="0"/>
            <w:sz w:val="24"/>
          </w:rPr>
          <w:tab/>
        </w:r>
      </w:ins>
      <w:ins w:id="559" w:author="xh" w:date="2026-10-18T08:50:53+08:00">
        <w:r>
          <w:rPr>
            <w:rFonts w:ascii="Times New Roman" w:hAnsi="Times New Roman" w:eastAsia="方正仿宋_GBK"/>
            <w:b w:val="0"/>
            <w:sz w:val="24"/>
          </w:rPr>
          <w:fldChar w:fldCharType="begin"/>
        </w:r>
      </w:ins>
      <w:ins w:id="560" w:author="xh" w:date="2026-10-18T08:50:53+08:00">
        <w:r>
          <w:rPr>
            <w:rFonts w:ascii="Times New Roman" w:hAnsi="Times New Roman" w:eastAsia="方正仿宋_GBK"/>
            <w:b w:val="0"/>
            <w:sz w:val="24"/>
          </w:rPr>
          <w:instrText xml:space="preserve"> PAGEREF Report1017_h1022 \h </w:instrText>
        </w:r>
      </w:ins>
      <w:ins w:id="561" w:author="xh" w:date="2026-10-18T08:50:53+08:00">
        <w:r>
          <w:rPr>
            <w:rFonts w:ascii="Times New Roman" w:hAnsi="Times New Roman" w:eastAsia="方正仿宋_GBK"/>
            <w:b w:val="0"/>
            <w:sz w:val="24"/>
          </w:rPr>
          <w:fldChar w:fldCharType="separate"/>
        </w:r>
      </w:ins>
      <w:ins w:id="562" w:author="xh" w:date="2026-10-18T08:50:53+08:00">
        <w:r>
          <w:rPr>
            <w:rFonts w:ascii="Times New Roman" w:hAnsi="Times New Roman" w:eastAsia="方正仿宋_GBK"/>
            <w:b w:val="0"/>
            <w:sz w:val="24"/>
          </w:rPr>
          <w:t>149</w:t>
        </w:r>
      </w:ins>
      <w:ins w:id="563" w:author="xh" w:date="2026-10-18T08:50:53+08:00">
        <w:r>
          <w:rPr>
            <w:rFonts w:ascii="Times New Roman" w:hAnsi="Times New Roman" w:eastAsia="方正仿宋_GBK"/>
            <w:b w:val="0"/>
            <w:sz w:val="24"/>
          </w:rPr>
          <w:fldChar w:fldCharType="end"/>
        </w:r>
      </w:ins>
    </w:p>
    <w:p w14:paraId="09F16603">
      <w:pPr>
        <w:tabs>
          <w:tab w:val="right" w:leader="dot" w:pos="8220"/>
        </w:tabs>
        <w:spacing w:after="40" w:line="360" w:lineRule="exact"/>
        <w:ind w:left="240" w:firstLine="0"/>
        <w:jc w:val="left"/>
        <w:rPr>
          <w:del w:id="564" w:author="xh" w:date="2026-10-18T08:51:32+08:00"/>
        </w:rPr>
      </w:pPr>
      <w:del w:id="565" w:author="xh" w:date="2026-10-18T08:51:32+08:00">
        <w:r>
          <w:fldChar w:fldCharType="begin"/>
        </w:r>
      </w:del>
      <w:del w:id="566" w:author="xh" w:date="2026-10-18T08:51:32+08:00">
        <w:r>
          <w:instrText xml:space="preserve"> HYPERLINK \l "h1088" </w:instrText>
        </w:r>
      </w:del>
      <w:del w:id="567" w:author="xh" w:date="2026-10-18T08:51:32+08:00">
        <w:r>
          <w:fldChar w:fldCharType="separate"/>
        </w:r>
      </w:del>
      <w:del w:id="568" w:author="xh" w:date="2026-10-18T08:51:32+08:00">
        <w:r>
          <w:rPr>
            <w:rFonts w:ascii="Times New Roman" w:hAnsi="Times New Roman" w:eastAsia="方正仿宋_GBK"/>
            <w:b w:val="0"/>
            <w:sz w:val="24"/>
          </w:rPr>
          <w:delText>5.6 五参数推广矩阵</w:delText>
        </w:r>
      </w:del>
      <w:del w:id="569" w:author="xh" w:date="2026-10-18T08:51:32+08:00">
        <w:r>
          <w:rPr>
            <w:rFonts w:ascii="Times New Roman" w:hAnsi="Times New Roman" w:eastAsia="方正仿宋_GBK"/>
            <w:b w:val="0"/>
            <w:sz w:val="24"/>
          </w:rPr>
          <w:fldChar w:fldCharType="end"/>
        </w:r>
      </w:del>
      <w:del w:id="570" w:author="xh" w:date="2026-10-18T08:51:32+08:00">
        <w:r>
          <w:rPr>
            <w:rFonts w:ascii="Times New Roman" w:hAnsi="Times New Roman" w:eastAsia="方正仿宋_GBK"/>
            <w:b w:val="0"/>
            <w:sz w:val="24"/>
          </w:rPr>
          <w:tab/>
        </w:r>
      </w:del>
      <w:del w:id="571" w:author="xh" w:date="2026-10-18T08:51:32+08:00">
        <w:r>
          <w:rPr>
            <w:rFonts w:ascii="Times New Roman" w:hAnsi="Times New Roman" w:eastAsia="方正仿宋_GBK"/>
            <w:b w:val="0"/>
            <w:sz w:val="24"/>
          </w:rPr>
          <w:fldChar w:fldCharType="begin"/>
        </w:r>
      </w:del>
      <w:del w:id="572" w:author="xh" w:date="2026-10-18T08:51:32+08:00">
        <w:r>
          <w:rPr>
            <w:rFonts w:ascii="Times New Roman" w:hAnsi="Times New Roman" w:eastAsia="方正仿宋_GBK"/>
            <w:b w:val="0"/>
            <w:sz w:val="24"/>
          </w:rPr>
          <w:instrText xml:space="preserve"> PAGEREF h1088 \h </w:instrText>
        </w:r>
      </w:del>
      <w:del w:id="573" w:author="xh" w:date="2026-10-18T08:51:32+08:00">
        <w:r>
          <w:rPr>
            <w:rFonts w:ascii="Times New Roman" w:hAnsi="Times New Roman" w:eastAsia="方正仿宋_GBK"/>
            <w:b w:val="0"/>
            <w:sz w:val="24"/>
          </w:rPr>
          <w:fldChar w:fldCharType="separate"/>
        </w:r>
      </w:del>
      <w:del w:id="574" w:author="xh" w:date="2026-10-18T08:51:32+08:00">
        <w:r>
          <w:rPr>
            <w:rFonts w:ascii="Times New Roman" w:hAnsi="Times New Roman" w:eastAsia="方正仿宋_GBK"/>
            <w:b w:val="0"/>
            <w:sz w:val="24"/>
          </w:rPr>
          <w:delText>140</w:delText>
        </w:r>
      </w:del>
      <w:del w:id="575" w:author="xh" w:date="2026-10-18T08:51:32+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576" w:author="xh" w:date="2026-10-18T08:52:12+08:00"/>
        </w:rPr>
      </w:pPr>
      <w:ins w:id="577" w:author="xh" w:date="2026-10-18T08:52:12+08:00">
        <w:r>
          <w:rPr>
            <w:rFonts w:ascii="Times New Roman" w:hAnsi="Times New Roman" w:eastAsia="方正仿宋_GBK"/>
            <w:b w:val="0"/>
            <w:sz w:val="24"/>
          </w:rPr>
        </w:r>
      </w:ins>
      <w:ins w:id="578" w:author="xh" w:date="2026-10-18T08:52:12+08:00">
        <w:hyperlink w:anchor="Report1017_h1044" w:history="1">
          <w:r>
            <w:rPr>
              <w:rFonts w:ascii="Times New Roman" w:hAnsi="Times New Roman" w:eastAsia="方正仿宋_GBK"/>
              <w:b w:val="0"/>
              <w:sz w:val="24"/>
            </w:rPr>
            <w:t>5.6 五参数推广矩阵</w:t>
          </w:r>
        </w:hyperlink>
      </w:ins>
      <w:ins w:id="579" w:author="xh" w:date="2026-10-18T08:52:12+08:00">
        <w:r>
          <w:rPr>
            <w:rFonts w:ascii="Times New Roman" w:hAnsi="Times New Roman" w:eastAsia="方正仿宋_GBK"/>
            <w:b w:val="0"/>
            <w:sz w:val="24"/>
          </w:rPr>
          <w:tab/>
        </w:r>
      </w:ins>
      <w:ins w:id="580" w:author="xh" w:date="2026-10-18T08:52:12+08:00">
        <w:r>
          <w:rPr>
            <w:rFonts w:ascii="Times New Roman" w:hAnsi="Times New Roman" w:eastAsia="方正仿宋_GBK"/>
            <w:b w:val="0"/>
            <w:sz w:val="24"/>
          </w:rPr>
          <w:fldChar w:fldCharType="begin"/>
        </w:r>
      </w:ins>
      <w:ins w:id="581" w:author="xh" w:date="2026-10-18T08:52:12+08:00">
        <w:r>
          <w:rPr>
            <w:rFonts w:ascii="Times New Roman" w:hAnsi="Times New Roman" w:eastAsia="方正仿宋_GBK"/>
            <w:b w:val="0"/>
            <w:sz w:val="24"/>
          </w:rPr>
          <w:instrText xml:space="preserve"> PAGEREF Report1017_h1044 \h </w:instrText>
        </w:r>
      </w:ins>
      <w:ins w:id="582" w:author="xh" w:date="2026-10-18T08:52:12+08:00">
        <w:r>
          <w:rPr>
            <w:rFonts w:ascii="Times New Roman" w:hAnsi="Times New Roman" w:eastAsia="方正仿宋_GBK"/>
            <w:b w:val="0"/>
            <w:sz w:val="24"/>
          </w:rPr>
          <w:fldChar w:fldCharType="separate"/>
        </w:r>
      </w:ins>
      <w:ins w:id="583" w:author="xh" w:date="2026-10-18T08:52:12+08:00">
        <w:r>
          <w:rPr>
            <w:rFonts w:ascii="Times New Roman" w:hAnsi="Times New Roman" w:eastAsia="方正仿宋_GBK"/>
            <w:b w:val="0"/>
            <w:sz w:val="24"/>
          </w:rPr>
          <w:t>153</w:t>
        </w:r>
      </w:ins>
      <w:ins w:id="584" w:author="xh" w:date="2026-10-18T08:52:12+08:00">
        <w:r>
          <w:rPr>
            <w:rFonts w:ascii="Times New Roman" w:hAnsi="Times New Roman" w:eastAsia="方正仿宋_GBK"/>
            <w:b w:val="0"/>
            <w:sz w:val="24"/>
          </w:rPr>
          <w:fldChar w:fldCharType="end"/>
        </w:r>
      </w:ins>
    </w:p>
    <w:p w14:paraId="67575E11">
      <w:pPr>
        <w:tabs>
          <w:tab w:val="right" w:leader="dot" w:pos="8220"/>
        </w:tabs>
        <w:spacing w:after="40" w:line="360" w:lineRule="exact"/>
        <w:ind w:left="240" w:firstLine="0"/>
        <w:jc w:val="left"/>
        <w:rPr>
          <w:del w:id="585" w:author="xh" w:date="2026-10-18T08:52:51+08:00"/>
        </w:rPr>
      </w:pPr>
      <w:del w:id="586" w:author="xh" w:date="2026-10-18T08:52:51+08:00">
        <w:r>
          <w:fldChar w:fldCharType="begin"/>
        </w:r>
      </w:del>
      <w:del w:id="587" w:author="xh" w:date="2026-10-18T08:52:51+08:00">
        <w:r>
          <w:instrText xml:space="preserve"> HYPERLINK \l "h1162" </w:instrText>
        </w:r>
      </w:del>
      <w:del w:id="588" w:author="xh" w:date="2026-10-18T08:52:51+08:00">
        <w:r>
          <w:fldChar w:fldCharType="separate"/>
        </w:r>
      </w:del>
      <w:del w:id="589" w:author="xh" w:date="2026-10-18T08:52:51+08:00">
        <w:r>
          <w:rPr>
            <w:rFonts w:ascii="Times New Roman" w:hAnsi="Times New Roman" w:eastAsia="方正仿宋_GBK"/>
            <w:b w:val="0"/>
            <w:sz w:val="24"/>
          </w:rPr>
          <w:delText>5.7 规划建议</w:delText>
        </w:r>
      </w:del>
      <w:del w:id="590" w:author="xh" w:date="2026-10-18T08:52:51+08:00">
        <w:r>
          <w:rPr>
            <w:rFonts w:ascii="Times New Roman" w:hAnsi="Times New Roman" w:eastAsia="方正仿宋_GBK"/>
            <w:b w:val="0"/>
            <w:sz w:val="24"/>
          </w:rPr>
          <w:fldChar w:fldCharType="end"/>
        </w:r>
      </w:del>
      <w:del w:id="591" w:author="xh" w:date="2026-10-18T08:52:51+08:00">
        <w:r>
          <w:rPr>
            <w:rFonts w:ascii="Times New Roman" w:hAnsi="Times New Roman" w:eastAsia="方正仿宋_GBK"/>
            <w:b w:val="0"/>
            <w:sz w:val="24"/>
          </w:rPr>
          <w:tab/>
        </w:r>
      </w:del>
      <w:del w:id="592" w:author="xh" w:date="2026-10-18T08:52:51+08:00">
        <w:r>
          <w:rPr>
            <w:rFonts w:ascii="Times New Roman" w:hAnsi="Times New Roman" w:eastAsia="方正仿宋_GBK"/>
            <w:b w:val="0"/>
            <w:sz w:val="24"/>
          </w:rPr>
          <w:fldChar w:fldCharType="begin"/>
        </w:r>
      </w:del>
      <w:del w:id="593" w:author="xh" w:date="2026-10-18T08:52:51+08:00">
        <w:r>
          <w:rPr>
            <w:rFonts w:ascii="Times New Roman" w:hAnsi="Times New Roman" w:eastAsia="方正仿宋_GBK"/>
            <w:b w:val="0"/>
            <w:sz w:val="24"/>
          </w:rPr>
          <w:instrText xml:space="preserve"> PAGEREF h1162 \h </w:instrText>
        </w:r>
      </w:del>
      <w:del w:id="594" w:author="xh" w:date="2026-10-18T08:52:51+08:00">
        <w:r>
          <w:rPr>
            <w:rFonts w:ascii="Times New Roman" w:hAnsi="Times New Roman" w:eastAsia="方正仿宋_GBK"/>
            <w:b w:val="0"/>
            <w:sz w:val="24"/>
          </w:rPr>
          <w:fldChar w:fldCharType="separate"/>
        </w:r>
      </w:del>
      <w:del w:id="595" w:author="xh" w:date="2026-10-18T08:52:51+08:00">
        <w:r>
          <w:rPr>
            <w:rFonts w:ascii="Times New Roman" w:hAnsi="Times New Roman" w:eastAsia="方正仿宋_GBK"/>
            <w:b w:val="0"/>
            <w:sz w:val="24"/>
          </w:rPr>
          <w:delText>156</w:delText>
        </w:r>
      </w:del>
      <w:del w:id="596" w:author="xh" w:date="2026-10-18T08:52:51+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597" w:author="xh" w:date="2026-10-18T08:53:30+08:00"/>
        </w:rPr>
      </w:pPr>
      <w:ins w:id="598" w:author="xh" w:date="2026-10-18T08:53:30+08:00">
        <w:r>
          <w:rPr>
            <w:rFonts w:ascii="Times New Roman" w:hAnsi="Times New Roman" w:eastAsia="方正仿宋_GBK"/>
            <w:b w:val="0"/>
            <w:sz w:val="24"/>
          </w:rPr>
        </w:r>
      </w:ins>
      <w:ins w:id="599" w:author="xh" w:date="2026-10-18T08:53:30+08:00">
        <w:hyperlink w:anchor="Report1017_h1119" w:history="1">
          <w:r>
            <w:rPr>
              <w:rFonts w:ascii="Times New Roman" w:hAnsi="Times New Roman" w:eastAsia="方正仿宋_GBK"/>
              <w:b w:val="0"/>
              <w:sz w:val="24"/>
            </w:rPr>
            <w:t>5.7 规划建议</w:t>
          </w:r>
        </w:hyperlink>
      </w:ins>
      <w:ins w:id="600" w:author="xh" w:date="2026-10-18T08:53:30+08:00">
        <w:r>
          <w:rPr>
            <w:rFonts w:ascii="Times New Roman" w:hAnsi="Times New Roman" w:eastAsia="方正仿宋_GBK"/>
            <w:b w:val="0"/>
            <w:sz w:val="24"/>
          </w:rPr>
          <w:tab/>
        </w:r>
      </w:ins>
      <w:ins w:id="601" w:author="xh" w:date="2026-10-18T08:53:30+08:00">
        <w:r>
          <w:rPr>
            <w:rFonts w:ascii="Times New Roman" w:hAnsi="Times New Roman" w:eastAsia="方正仿宋_GBK"/>
            <w:b w:val="0"/>
            <w:sz w:val="24"/>
          </w:rPr>
          <w:fldChar w:fldCharType="begin"/>
        </w:r>
      </w:ins>
      <w:ins w:id="602" w:author="xh" w:date="2026-10-18T08:53:30+08:00">
        <w:r>
          <w:rPr>
            <w:rFonts w:ascii="Times New Roman" w:hAnsi="Times New Roman" w:eastAsia="方正仿宋_GBK"/>
            <w:b w:val="0"/>
            <w:sz w:val="24"/>
          </w:rPr>
          <w:instrText xml:space="preserve"> PAGEREF Report1017_h1119 \h </w:instrText>
        </w:r>
      </w:ins>
      <w:ins w:id="603" w:author="xh" w:date="2026-10-18T08:53:30+08:00">
        <w:r>
          <w:rPr>
            <w:rFonts w:ascii="Times New Roman" w:hAnsi="Times New Roman" w:eastAsia="方正仿宋_GBK"/>
            <w:b w:val="0"/>
            <w:sz w:val="24"/>
          </w:rPr>
          <w:fldChar w:fldCharType="separate"/>
        </w:r>
      </w:ins>
      <w:ins w:id="604" w:author="xh" w:date="2026-10-18T08:53:30+08:00">
        <w:r>
          <w:rPr>
            <w:rFonts w:ascii="Times New Roman" w:hAnsi="Times New Roman" w:eastAsia="方正仿宋_GBK"/>
            <w:b w:val="0"/>
            <w:sz w:val="24"/>
          </w:rPr>
          <w:t>170</w:t>
        </w:r>
      </w:ins>
      <w:ins w:id="605" w:author="xh" w:date="2026-10-18T08:53:30+08:00">
        <w:r>
          <w:rPr>
            <w:rFonts w:ascii="Times New Roman" w:hAnsi="Times New Roman" w:eastAsia="方正仿宋_GBK"/>
            <w:b w:val="0"/>
            <w:sz w:val="24"/>
          </w:rPr>
          <w:fldChar w:fldCharType="end"/>
        </w:r>
      </w:ins>
    </w:p>
    <w:p w14:paraId="412DFD5A">
      <w:pPr>
        <w:tabs>
          <w:tab w:val="right" w:leader="dot" w:pos="8220"/>
        </w:tabs>
        <w:spacing w:after="40" w:line="360" w:lineRule="exact"/>
        <w:ind w:left="0" w:firstLine="0"/>
        <w:jc w:val="left"/>
        <w:rPr>
          <w:del w:id="606" w:author="xh" w:date="2026-10-18T08:54:10+08:00"/>
        </w:rPr>
      </w:pPr>
      <w:del w:id="607" w:author="xh" w:date="2026-10-18T08:54:10+08:00">
        <w:r>
          <w:fldChar w:fldCharType="begin"/>
        </w:r>
      </w:del>
      <w:del w:id="608" w:author="xh" w:date="2026-10-18T08:54:10+08:00">
        <w:r>
          <w:instrText xml:space="preserve"> HYPERLINK \l "h1177" </w:instrText>
        </w:r>
      </w:del>
      <w:del w:id="609" w:author="xh" w:date="2026-10-18T08:54:10+08:00">
        <w:r>
          <w:fldChar w:fldCharType="separate"/>
        </w:r>
      </w:del>
      <w:del w:id="610" w:author="xh" w:date="2026-10-18T08:54:10+08:00">
        <w:r>
          <w:rPr>
            <w:rFonts w:ascii="Times New Roman" w:hAnsi="Times New Roman" w:eastAsia="方正仿宋_GBK"/>
            <w:b/>
            <w:sz w:val="24"/>
          </w:rPr>
          <w:delText>第六章 结论与建议</w:delText>
        </w:r>
      </w:del>
      <w:del w:id="611" w:author="xh" w:date="2026-10-18T08:54:10+08:00">
        <w:r>
          <w:rPr>
            <w:rFonts w:ascii="Times New Roman" w:hAnsi="Times New Roman" w:eastAsia="方正仿宋_GBK"/>
            <w:b/>
            <w:sz w:val="24"/>
          </w:rPr>
          <w:fldChar w:fldCharType="end"/>
        </w:r>
      </w:del>
      <w:del w:id="612" w:author="xh" w:date="2026-10-18T08:54:10+08:00">
        <w:r>
          <w:rPr>
            <w:rFonts w:ascii="Times New Roman" w:hAnsi="Times New Roman" w:eastAsia="方正仿宋_GBK"/>
            <w:b/>
            <w:sz w:val="24"/>
          </w:rPr>
          <w:tab/>
        </w:r>
      </w:del>
      <w:del w:id="613" w:author="xh" w:date="2026-10-18T08:54:10+08:00">
        <w:r>
          <w:rPr>
            <w:rFonts w:ascii="Times New Roman" w:hAnsi="Times New Roman" w:eastAsia="方正仿宋_GBK"/>
            <w:b/>
            <w:sz w:val="24"/>
          </w:rPr>
          <w:fldChar w:fldCharType="begin"/>
        </w:r>
      </w:del>
      <w:del w:id="614" w:author="xh" w:date="2026-10-18T08:54:10+08:00">
        <w:r>
          <w:rPr>
            <w:rFonts w:ascii="Times New Roman" w:hAnsi="Times New Roman" w:eastAsia="方正仿宋_GBK"/>
            <w:b/>
            <w:sz w:val="24"/>
          </w:rPr>
          <w:instrText xml:space="preserve"> PAGEREF h1177 \h </w:instrText>
        </w:r>
      </w:del>
      <w:del w:id="615" w:author="xh" w:date="2026-10-18T08:54:10+08:00">
        <w:r>
          <w:rPr>
            <w:rFonts w:ascii="Times New Roman" w:hAnsi="Times New Roman" w:eastAsia="方正仿宋_GBK"/>
            <w:b/>
            <w:sz w:val="24"/>
          </w:rPr>
          <w:fldChar w:fldCharType="separate"/>
        </w:r>
      </w:del>
      <w:del w:id="616" w:author="xh" w:date="2026-10-18T08:54:10+08:00">
        <w:r>
          <w:rPr>
            <w:rFonts w:ascii="Times New Roman" w:hAnsi="Times New Roman" w:eastAsia="方正仿宋_GBK"/>
            <w:b/>
            <w:sz w:val="24"/>
          </w:rPr>
          <w:delText>158</w:delText>
        </w:r>
      </w:del>
      <w:del w:id="617" w:author="xh" w:date="2026-10-18T08:54:10+08:00">
        <w:r>
          <w:rPr>
            <w:rFonts w:ascii="Times New Roman" w:hAnsi="Times New Roman" w:eastAsia="方正仿宋_GBK"/>
            <w:b/>
            <w:sz w:val="24"/>
          </w:rPr>
          <w:fldChar w:fldCharType="end"/>
        </w:r>
      </w:del>
    </w:p>
    <w:p>
      <w:pPr>
        <w:tabs>
          <w:tab w:pos="8220" w:val="right" w:leader="dot"/>
        </w:tabs>
        <w:spacing w:line="360" w:lineRule="exact" w:after="40"/>
        <w:ind w:firstLine="0" w:left="0"/>
        <w:jc w:val="left"/>
        <w:rPr>
          <w:ins w:id="618" w:author="xh" w:date="2026-10-18T08:54:49+08:00"/>
        </w:rPr>
      </w:pPr>
      <w:ins w:id="619" w:author="xh" w:date="2026-10-18T08:54:49+08:00">
        <w:r>
          <w:rPr>
            <w:rFonts w:ascii="Times New Roman" w:hAnsi="Times New Roman" w:eastAsia="方正仿宋_GBK"/>
            <w:b/>
            <w:sz w:val="24"/>
          </w:rPr>
        </w:r>
      </w:ins>
      <w:ins w:id="620" w:author="xh" w:date="2026-10-18T08:54:49+08:00">
        <w:hyperlink w:anchor="Report1017_h1133" w:history="1">
          <w:r>
            <w:rPr>
              <w:rFonts w:ascii="Times New Roman" w:hAnsi="Times New Roman" w:eastAsia="方正仿宋_GBK"/>
              <w:b/>
              <w:sz w:val="24"/>
            </w:rPr>
            <w:t>第六章 结论与建议</w:t>
          </w:r>
        </w:hyperlink>
      </w:ins>
      <w:ins w:id="621" w:author="xh" w:date="2026-10-18T08:54:49+08:00">
        <w:r>
          <w:rPr>
            <w:rFonts w:ascii="Times New Roman" w:hAnsi="Times New Roman" w:eastAsia="方正仿宋_GBK"/>
            <w:b/>
            <w:sz w:val="24"/>
          </w:rPr>
          <w:tab/>
        </w:r>
      </w:ins>
      <w:ins w:id="622" w:author="xh" w:date="2026-10-18T08:54:49+08:00">
        <w:r>
          <w:rPr>
            <w:rFonts w:ascii="Times New Roman" w:hAnsi="Times New Roman" w:eastAsia="方正仿宋_GBK"/>
            <w:b/>
            <w:sz w:val="24"/>
          </w:rPr>
          <w:fldChar w:fldCharType="begin"/>
        </w:r>
      </w:ins>
      <w:ins w:id="623" w:author="xh" w:date="2026-10-18T08:54:49+08:00">
        <w:r>
          <w:rPr>
            <w:rFonts w:ascii="Times New Roman" w:hAnsi="Times New Roman" w:eastAsia="方正仿宋_GBK"/>
            <w:b/>
            <w:sz w:val="24"/>
          </w:rPr>
          <w:instrText xml:space="preserve"> PAGEREF Report1017_h1133 \h </w:instrText>
        </w:r>
      </w:ins>
      <w:ins w:id="624" w:author="xh" w:date="2026-10-18T08:54:49+08:00">
        <w:r>
          <w:rPr>
            <w:rFonts w:ascii="Times New Roman" w:hAnsi="Times New Roman" w:eastAsia="方正仿宋_GBK"/>
            <w:b/>
            <w:sz w:val="24"/>
          </w:rPr>
          <w:fldChar w:fldCharType="separate"/>
        </w:r>
      </w:ins>
      <w:ins w:id="625" w:author="xh" w:date="2026-10-18T08:54:49+08:00">
        <w:r>
          <w:rPr>
            <w:rFonts w:ascii="Times New Roman" w:hAnsi="Times New Roman" w:eastAsia="方正仿宋_GBK"/>
            <w:b/>
            <w:sz w:val="24"/>
          </w:rPr>
          <w:t>172</w:t>
        </w:r>
      </w:ins>
      <w:ins w:id="626" w:author="xh" w:date="2026-10-18T08:54:49+08:00">
        <w:r>
          <w:rPr>
            <w:rFonts w:ascii="Times New Roman" w:hAnsi="Times New Roman" w:eastAsia="方正仿宋_GBK"/>
            <w:b/>
            <w:sz w:val="24"/>
          </w:rPr>
          <w:fldChar w:fldCharType="end"/>
        </w:r>
      </w:ins>
    </w:p>
    <w:p w14:paraId="59FB9994">
      <w:pPr>
        <w:tabs>
          <w:tab w:val="right" w:leader="dot" w:pos="8220"/>
        </w:tabs>
        <w:spacing w:after="40" w:line="360" w:lineRule="exact"/>
        <w:ind w:left="240" w:firstLine="0"/>
        <w:jc w:val="left"/>
        <w:rPr>
          <w:del w:id="627" w:author="xh" w:date="2026-10-18T08:55:29+08:00"/>
        </w:rPr>
      </w:pPr>
      <w:del w:id="628" w:author="xh" w:date="2026-10-18T08:55:29+08:00">
        <w:r>
          <w:fldChar w:fldCharType="begin"/>
        </w:r>
      </w:del>
      <w:del w:id="629" w:author="xh" w:date="2026-10-18T08:55:29+08:00">
        <w:r>
          <w:instrText xml:space="preserve"> HYPERLINK \l "h1179" </w:instrText>
        </w:r>
      </w:del>
      <w:del w:id="630" w:author="xh" w:date="2026-10-18T08:55:29+08:00">
        <w:r>
          <w:fldChar w:fldCharType="separate"/>
        </w:r>
      </w:del>
      <w:del w:id="631" w:author="xh" w:date="2026-10-18T08:55:29+08:00">
        <w:r>
          <w:rPr>
            <w:rFonts w:ascii="Times New Roman" w:hAnsi="Times New Roman" w:eastAsia="方正仿宋_GBK"/>
            <w:b w:val="0"/>
            <w:sz w:val="24"/>
          </w:rPr>
          <w:delText>6.1 主要研究结论</w:delText>
        </w:r>
      </w:del>
      <w:del w:id="632" w:author="xh" w:date="2026-10-18T08:55:29+08:00">
        <w:r>
          <w:rPr>
            <w:rFonts w:ascii="Times New Roman" w:hAnsi="Times New Roman" w:eastAsia="方正仿宋_GBK"/>
            <w:b w:val="0"/>
            <w:sz w:val="24"/>
          </w:rPr>
          <w:fldChar w:fldCharType="end"/>
        </w:r>
      </w:del>
      <w:del w:id="633" w:author="xh" w:date="2026-10-18T08:55:29+08:00">
        <w:r>
          <w:rPr>
            <w:rFonts w:ascii="Times New Roman" w:hAnsi="Times New Roman" w:eastAsia="方正仿宋_GBK"/>
            <w:b w:val="0"/>
            <w:sz w:val="24"/>
          </w:rPr>
          <w:tab/>
        </w:r>
      </w:del>
      <w:del w:id="634" w:author="xh" w:date="2026-10-18T08:55:29+08:00">
        <w:r>
          <w:rPr>
            <w:rFonts w:ascii="Times New Roman" w:hAnsi="Times New Roman" w:eastAsia="方正仿宋_GBK"/>
            <w:b w:val="0"/>
            <w:sz w:val="24"/>
          </w:rPr>
          <w:fldChar w:fldCharType="begin"/>
        </w:r>
      </w:del>
      <w:del w:id="635" w:author="xh" w:date="2026-10-18T08:55:29+08:00">
        <w:r>
          <w:rPr>
            <w:rFonts w:ascii="Times New Roman" w:hAnsi="Times New Roman" w:eastAsia="方正仿宋_GBK"/>
            <w:b w:val="0"/>
            <w:sz w:val="24"/>
          </w:rPr>
          <w:instrText xml:space="preserve"> PAGEREF h1179 \h </w:instrText>
        </w:r>
      </w:del>
      <w:del w:id="636" w:author="xh" w:date="2026-10-18T08:55:29+08:00">
        <w:r>
          <w:rPr>
            <w:rFonts w:ascii="Times New Roman" w:hAnsi="Times New Roman" w:eastAsia="方正仿宋_GBK"/>
            <w:b w:val="0"/>
            <w:sz w:val="24"/>
          </w:rPr>
          <w:fldChar w:fldCharType="separate"/>
        </w:r>
      </w:del>
      <w:del w:id="637" w:author="xh" w:date="2026-10-18T08:55:29+08:00">
        <w:r>
          <w:rPr>
            <w:rFonts w:ascii="Times New Roman" w:hAnsi="Times New Roman" w:eastAsia="方正仿宋_GBK"/>
            <w:b w:val="0"/>
            <w:sz w:val="24"/>
          </w:rPr>
          <w:delText>158</w:delText>
        </w:r>
      </w:del>
      <w:del w:id="638" w:author="xh" w:date="2026-10-18T08:55:29+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639" w:author="xh" w:date="2026-10-18T08:56:08+08:00"/>
        </w:rPr>
      </w:pPr>
      <w:ins w:id="640" w:author="xh" w:date="2026-10-18T08:56:08+08:00">
        <w:r>
          <w:rPr>
            <w:rFonts w:ascii="Times New Roman" w:hAnsi="Times New Roman" w:eastAsia="方正仿宋_GBK"/>
            <w:b w:val="0"/>
            <w:sz w:val="24"/>
          </w:rPr>
        </w:r>
      </w:ins>
      <w:ins w:id="641" w:author="xh" w:date="2026-10-18T08:56:08+08:00">
        <w:hyperlink w:anchor="Report1017_h1135" w:history="1">
          <w:r>
            <w:rPr>
              <w:rFonts w:ascii="Times New Roman" w:hAnsi="Times New Roman" w:eastAsia="方正仿宋_GBK"/>
              <w:b w:val="0"/>
              <w:sz w:val="24"/>
            </w:rPr>
            <w:t>6.1 主要研究结论</w:t>
          </w:r>
        </w:hyperlink>
      </w:ins>
      <w:ins w:id="642" w:author="xh" w:date="2026-10-18T08:56:08+08:00">
        <w:r>
          <w:rPr>
            <w:rFonts w:ascii="Times New Roman" w:hAnsi="Times New Roman" w:eastAsia="方正仿宋_GBK"/>
            <w:b w:val="0"/>
            <w:sz w:val="24"/>
          </w:rPr>
          <w:tab/>
        </w:r>
      </w:ins>
      <w:ins w:id="643" w:author="xh" w:date="2026-10-18T08:56:08+08:00">
        <w:r>
          <w:rPr>
            <w:rFonts w:ascii="Times New Roman" w:hAnsi="Times New Roman" w:eastAsia="方正仿宋_GBK"/>
            <w:b w:val="0"/>
            <w:sz w:val="24"/>
          </w:rPr>
          <w:fldChar w:fldCharType="begin"/>
        </w:r>
      </w:ins>
      <w:ins w:id="644" w:author="xh" w:date="2026-10-18T08:56:08+08:00">
        <w:r>
          <w:rPr>
            <w:rFonts w:ascii="Times New Roman" w:hAnsi="Times New Roman" w:eastAsia="方正仿宋_GBK"/>
            <w:b w:val="0"/>
            <w:sz w:val="24"/>
          </w:rPr>
          <w:instrText xml:space="preserve"> PAGEREF Report1017_h1135 \h </w:instrText>
        </w:r>
      </w:ins>
      <w:ins w:id="645" w:author="xh" w:date="2026-10-18T08:56:08+08:00">
        <w:r>
          <w:rPr>
            <w:rFonts w:ascii="Times New Roman" w:hAnsi="Times New Roman" w:eastAsia="方正仿宋_GBK"/>
            <w:b w:val="0"/>
            <w:sz w:val="24"/>
          </w:rPr>
          <w:fldChar w:fldCharType="separate"/>
        </w:r>
      </w:ins>
      <w:ins w:id="646" w:author="xh" w:date="2026-10-18T08:56:08+08:00">
        <w:r>
          <w:rPr>
            <w:rFonts w:ascii="Times New Roman" w:hAnsi="Times New Roman" w:eastAsia="方正仿宋_GBK"/>
            <w:b w:val="0"/>
            <w:sz w:val="24"/>
          </w:rPr>
          <w:t>172</w:t>
        </w:r>
      </w:ins>
      <w:ins w:id="647" w:author="xh" w:date="2026-10-18T08:56:08+08:00">
        <w:r>
          <w:rPr>
            <w:rFonts w:ascii="Times New Roman" w:hAnsi="Times New Roman" w:eastAsia="方正仿宋_GBK"/>
            <w:b w:val="0"/>
            <w:sz w:val="24"/>
          </w:rPr>
          <w:fldChar w:fldCharType="end"/>
        </w:r>
      </w:ins>
    </w:p>
    <w:p w14:paraId="762C9E3B">
      <w:pPr>
        <w:tabs>
          <w:tab w:val="right" w:leader="dot" w:pos="8220"/>
        </w:tabs>
        <w:spacing w:after="40" w:line="360" w:lineRule="exact"/>
        <w:ind w:left="240" w:firstLine="0"/>
        <w:jc w:val="left"/>
        <w:rPr>
          <w:del w:id="648" w:author="xh" w:date="2026-10-18T08:56:47+08:00"/>
        </w:rPr>
      </w:pPr>
      <w:del w:id="649" w:author="xh" w:date="2026-10-18T08:56:47+08:00">
        <w:r>
          <w:fldChar w:fldCharType="begin"/>
        </w:r>
      </w:del>
      <w:del w:id="650" w:author="xh" w:date="2026-10-18T08:56:47+08:00">
        <w:r>
          <w:instrText xml:space="preserve"> HYPERLINK \l "h1193" </w:instrText>
        </w:r>
      </w:del>
      <w:del w:id="651" w:author="xh" w:date="2026-10-18T08:56:47+08:00">
        <w:r>
          <w:fldChar w:fldCharType="separate"/>
        </w:r>
      </w:del>
      <w:del w:id="652" w:author="xh" w:date="2026-10-18T08:56:47+08:00">
        <w:r>
          <w:rPr>
            <w:rFonts w:ascii="Times New Roman" w:hAnsi="Times New Roman" w:eastAsia="方正仿宋_GBK"/>
            <w:b w:val="0"/>
            <w:sz w:val="24"/>
          </w:rPr>
          <w:delText>6.2 规划应用建议</w:delText>
        </w:r>
      </w:del>
      <w:del w:id="653" w:author="xh" w:date="2026-10-18T08:56:47+08:00">
        <w:r>
          <w:rPr>
            <w:rFonts w:ascii="Times New Roman" w:hAnsi="Times New Roman" w:eastAsia="方正仿宋_GBK"/>
            <w:b w:val="0"/>
            <w:sz w:val="24"/>
          </w:rPr>
          <w:fldChar w:fldCharType="end"/>
        </w:r>
      </w:del>
      <w:del w:id="654" w:author="xh" w:date="2026-10-18T08:56:47+08:00">
        <w:r>
          <w:rPr>
            <w:rFonts w:ascii="Times New Roman" w:hAnsi="Times New Roman" w:eastAsia="方正仿宋_GBK"/>
            <w:b w:val="0"/>
            <w:sz w:val="24"/>
          </w:rPr>
          <w:tab/>
        </w:r>
      </w:del>
      <w:del w:id="655" w:author="xh" w:date="2026-10-18T08:56:47+08:00">
        <w:r>
          <w:rPr>
            <w:rFonts w:ascii="Times New Roman" w:hAnsi="Times New Roman" w:eastAsia="方正仿宋_GBK"/>
            <w:b w:val="0"/>
            <w:sz w:val="24"/>
          </w:rPr>
          <w:fldChar w:fldCharType="begin"/>
        </w:r>
      </w:del>
      <w:del w:id="656" w:author="xh" w:date="2026-10-18T08:56:47+08:00">
        <w:r>
          <w:rPr>
            <w:rFonts w:ascii="Times New Roman" w:hAnsi="Times New Roman" w:eastAsia="方正仿宋_GBK"/>
            <w:b w:val="0"/>
            <w:sz w:val="24"/>
          </w:rPr>
          <w:instrText xml:space="preserve"> PAGEREF h1193 \h </w:instrText>
        </w:r>
      </w:del>
      <w:del w:id="657" w:author="xh" w:date="2026-10-18T08:56:47+08:00">
        <w:r>
          <w:rPr>
            <w:rFonts w:ascii="Times New Roman" w:hAnsi="Times New Roman" w:eastAsia="方正仿宋_GBK"/>
            <w:b w:val="0"/>
            <w:sz w:val="24"/>
          </w:rPr>
          <w:fldChar w:fldCharType="separate"/>
        </w:r>
      </w:del>
      <w:del w:id="658" w:author="xh" w:date="2026-10-18T08:56:47+08:00">
        <w:r>
          <w:rPr>
            <w:rFonts w:ascii="Times New Roman" w:hAnsi="Times New Roman" w:eastAsia="方正仿宋_GBK"/>
            <w:b w:val="0"/>
            <w:sz w:val="24"/>
          </w:rPr>
          <w:delText>159</w:delText>
        </w:r>
      </w:del>
      <w:del w:id="659" w:author="xh" w:date="2026-10-18T08:56:47+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660" w:author="xh" w:date="2026-10-18T08:57:27+08:00"/>
        </w:rPr>
      </w:pPr>
      <w:ins w:id="661" w:author="xh" w:date="2026-10-18T08:57:27+08:00">
        <w:r>
          <w:rPr>
            <w:rFonts w:ascii="Times New Roman" w:hAnsi="Times New Roman" w:eastAsia="方正仿宋_GBK"/>
            <w:b w:val="0"/>
            <w:sz w:val="24"/>
          </w:rPr>
        </w:r>
      </w:ins>
      <w:ins w:id="662" w:author="xh" w:date="2026-10-18T08:57:27+08:00">
        <w:hyperlink w:anchor="Report1017_h1149" w:history="1">
          <w:r>
            <w:rPr>
              <w:rFonts w:ascii="Times New Roman" w:hAnsi="Times New Roman" w:eastAsia="方正仿宋_GBK"/>
              <w:b w:val="0"/>
              <w:sz w:val="24"/>
            </w:rPr>
            <w:t>6.2 规划应用建议</w:t>
          </w:r>
        </w:hyperlink>
      </w:ins>
      <w:ins w:id="663" w:author="xh" w:date="2026-10-18T08:57:27+08:00">
        <w:r>
          <w:rPr>
            <w:rFonts w:ascii="Times New Roman" w:hAnsi="Times New Roman" w:eastAsia="方正仿宋_GBK"/>
            <w:b w:val="0"/>
            <w:sz w:val="24"/>
          </w:rPr>
          <w:tab/>
        </w:r>
      </w:ins>
      <w:ins w:id="664" w:author="xh" w:date="2026-10-18T08:57:27+08:00">
        <w:r>
          <w:rPr>
            <w:rFonts w:ascii="Times New Roman" w:hAnsi="Times New Roman" w:eastAsia="方正仿宋_GBK"/>
            <w:b w:val="0"/>
            <w:sz w:val="24"/>
          </w:rPr>
          <w:fldChar w:fldCharType="begin"/>
        </w:r>
      </w:ins>
      <w:ins w:id="665" w:author="xh" w:date="2026-10-18T08:57:27+08:00">
        <w:r>
          <w:rPr>
            <w:rFonts w:ascii="Times New Roman" w:hAnsi="Times New Roman" w:eastAsia="方正仿宋_GBK"/>
            <w:b w:val="0"/>
            <w:sz w:val="24"/>
          </w:rPr>
          <w:instrText xml:space="preserve"> PAGEREF Report1017_h1149 \h </w:instrText>
        </w:r>
      </w:ins>
      <w:ins w:id="666" w:author="xh" w:date="2026-10-18T08:57:27+08:00">
        <w:r>
          <w:rPr>
            <w:rFonts w:ascii="Times New Roman" w:hAnsi="Times New Roman" w:eastAsia="方正仿宋_GBK"/>
            <w:b w:val="0"/>
            <w:sz w:val="24"/>
          </w:rPr>
          <w:fldChar w:fldCharType="separate"/>
        </w:r>
      </w:ins>
      <w:ins w:id="667" w:author="xh" w:date="2026-10-18T08:57:27+08:00">
        <w:r>
          <w:rPr>
            <w:rFonts w:ascii="Times New Roman" w:hAnsi="Times New Roman" w:eastAsia="方正仿宋_GBK"/>
            <w:b w:val="0"/>
            <w:sz w:val="24"/>
          </w:rPr>
          <w:t>173</w:t>
        </w:r>
      </w:ins>
      <w:ins w:id="668" w:author="xh" w:date="2026-10-18T08:57:27+08:00">
        <w:r>
          <w:rPr>
            <w:rFonts w:ascii="Times New Roman" w:hAnsi="Times New Roman" w:eastAsia="方正仿宋_GBK"/>
            <w:b w:val="0"/>
            <w:sz w:val="24"/>
          </w:rPr>
          <w:fldChar w:fldCharType="end"/>
        </w:r>
      </w:ins>
    </w:p>
    <w:p w14:paraId="7ECC57C6">
      <w:pPr>
        <w:tabs>
          <w:tab w:val="right" w:leader="dot" w:pos="8220"/>
        </w:tabs>
        <w:spacing w:after="40" w:line="360" w:lineRule="exact"/>
        <w:ind w:left="240" w:firstLine="0"/>
        <w:jc w:val="left"/>
        <w:rPr>
          <w:del w:id="669" w:author="xh" w:date="2026-10-18T08:58:06+08:00"/>
        </w:rPr>
      </w:pPr>
      <w:del w:id="670" w:author="xh" w:date="2026-10-18T08:58:06+08:00">
        <w:r>
          <w:fldChar w:fldCharType="begin"/>
        </w:r>
      </w:del>
      <w:del w:id="671" w:author="xh" w:date="2026-10-18T08:58:06+08:00">
        <w:r>
          <w:instrText xml:space="preserve"> HYPERLINK \l "h1205" </w:instrText>
        </w:r>
      </w:del>
      <w:del w:id="672" w:author="xh" w:date="2026-10-18T08:58:06+08:00">
        <w:r>
          <w:fldChar w:fldCharType="separate"/>
        </w:r>
      </w:del>
      <w:del w:id="673" w:author="xh" w:date="2026-10-18T08:58:06+08:00">
        <w:r>
          <w:rPr>
            <w:rFonts w:ascii="Times New Roman" w:hAnsi="Times New Roman" w:eastAsia="方正仿宋_GBK"/>
            <w:b w:val="0"/>
            <w:sz w:val="24"/>
          </w:rPr>
          <w:delText>6.3 后续研究方向</w:delText>
        </w:r>
      </w:del>
      <w:del w:id="674" w:author="xh" w:date="2026-10-18T08:58:06+08:00">
        <w:r>
          <w:rPr>
            <w:rFonts w:ascii="Times New Roman" w:hAnsi="Times New Roman" w:eastAsia="方正仿宋_GBK"/>
            <w:b w:val="0"/>
            <w:sz w:val="24"/>
          </w:rPr>
          <w:fldChar w:fldCharType="end"/>
        </w:r>
      </w:del>
      <w:del w:id="675" w:author="xh" w:date="2026-10-18T08:58:06+08:00">
        <w:r>
          <w:rPr>
            <w:rFonts w:ascii="Times New Roman" w:hAnsi="Times New Roman" w:eastAsia="方正仿宋_GBK"/>
            <w:b w:val="0"/>
            <w:sz w:val="24"/>
          </w:rPr>
          <w:tab/>
        </w:r>
      </w:del>
      <w:del w:id="676" w:author="xh" w:date="2026-10-18T08:58:06+08:00">
        <w:r>
          <w:rPr>
            <w:rFonts w:ascii="Times New Roman" w:hAnsi="Times New Roman" w:eastAsia="方正仿宋_GBK"/>
            <w:b w:val="0"/>
            <w:sz w:val="24"/>
          </w:rPr>
          <w:fldChar w:fldCharType="begin"/>
        </w:r>
      </w:del>
      <w:del w:id="677" w:author="xh" w:date="2026-10-18T08:58:06+08:00">
        <w:r>
          <w:rPr>
            <w:rFonts w:ascii="Times New Roman" w:hAnsi="Times New Roman" w:eastAsia="方正仿宋_GBK"/>
            <w:b w:val="0"/>
            <w:sz w:val="24"/>
          </w:rPr>
          <w:instrText xml:space="preserve"> PAGEREF h1205 \h </w:instrText>
        </w:r>
      </w:del>
      <w:del w:id="678" w:author="xh" w:date="2026-10-18T08:58:06+08:00">
        <w:r>
          <w:rPr>
            <w:rFonts w:ascii="Times New Roman" w:hAnsi="Times New Roman" w:eastAsia="方正仿宋_GBK"/>
            <w:b w:val="0"/>
            <w:sz w:val="24"/>
          </w:rPr>
          <w:fldChar w:fldCharType="separate"/>
        </w:r>
      </w:del>
      <w:del w:id="679" w:author="xh" w:date="2026-10-18T08:58:06+08:00">
        <w:r>
          <w:rPr>
            <w:rFonts w:ascii="Times New Roman" w:hAnsi="Times New Roman" w:eastAsia="方正仿宋_GBK"/>
            <w:b w:val="0"/>
            <w:sz w:val="24"/>
          </w:rPr>
          <w:delText>160</w:delText>
        </w:r>
      </w:del>
      <w:del w:id="680" w:author="xh" w:date="2026-10-18T08:58:06+08:00">
        <w:r>
          <w:rPr>
            <w:rFonts w:ascii="Times New Roman" w:hAnsi="Times New Roman" w:eastAsia="方正仿宋_GBK"/>
            <w:b w:val="0"/>
            <w:sz w:val="24"/>
          </w:rPr>
          <w:fldChar w:fldCharType="end"/>
        </w:r>
      </w:del>
    </w:p>
    <w:p>
      <w:pPr>
        <w:tabs>
          <w:tab w:pos="8220" w:val="right" w:leader="dot"/>
        </w:tabs>
        <w:spacing w:line="360" w:lineRule="exact" w:after="40"/>
        <w:ind w:firstLine="0" w:left="240"/>
        <w:jc w:val="left"/>
        <w:rPr>
          <w:ins w:id="681" w:author="xh" w:date="2026-10-18T08:58:46+08:00"/>
        </w:rPr>
      </w:pPr>
      <w:ins w:id="682" w:author="xh" w:date="2026-10-18T08:58:46+08:00">
        <w:r>
          <w:rPr>
            <w:rFonts w:ascii="Times New Roman" w:hAnsi="Times New Roman" w:eastAsia="方正仿宋_GBK"/>
            <w:b w:val="0"/>
            <w:sz w:val="24"/>
          </w:rPr>
        </w:r>
      </w:ins>
      <w:ins w:id="683" w:author="xh" w:date="2026-10-18T08:58:46+08:00">
        <w:hyperlink w:anchor="Report1017_h1161" w:history="1">
          <w:r>
            <w:rPr>
              <w:rFonts w:ascii="Times New Roman" w:hAnsi="Times New Roman" w:eastAsia="方正仿宋_GBK"/>
              <w:b w:val="0"/>
              <w:sz w:val="24"/>
            </w:rPr>
            <w:t>6.3 后续研究方向</w:t>
          </w:r>
        </w:hyperlink>
      </w:ins>
      <w:ins w:id="684" w:author="xh" w:date="2026-10-18T08:58:46+08:00">
        <w:r>
          <w:rPr>
            <w:rFonts w:ascii="Times New Roman" w:hAnsi="Times New Roman" w:eastAsia="方正仿宋_GBK"/>
            <w:b w:val="0"/>
            <w:sz w:val="24"/>
          </w:rPr>
          <w:tab/>
        </w:r>
      </w:ins>
      <w:ins w:id="685" w:author="xh" w:date="2026-10-18T08:58:46+08:00">
        <w:r>
          <w:rPr>
            <w:rFonts w:ascii="Times New Roman" w:hAnsi="Times New Roman" w:eastAsia="方正仿宋_GBK"/>
            <w:b w:val="0"/>
            <w:sz w:val="24"/>
          </w:rPr>
          <w:fldChar w:fldCharType="begin"/>
        </w:r>
      </w:ins>
      <w:ins w:id="686" w:author="xh" w:date="2026-10-18T08:58:46+08:00">
        <w:r>
          <w:rPr>
            <w:rFonts w:ascii="Times New Roman" w:hAnsi="Times New Roman" w:eastAsia="方正仿宋_GBK"/>
            <w:b w:val="0"/>
            <w:sz w:val="24"/>
          </w:rPr>
          <w:instrText xml:space="preserve"> PAGEREF Report1017_h1161 \h </w:instrText>
        </w:r>
      </w:ins>
      <w:ins w:id="687" w:author="xh" w:date="2026-10-18T08:58:46+08:00">
        <w:r>
          <w:rPr>
            <w:rFonts w:ascii="Times New Roman" w:hAnsi="Times New Roman" w:eastAsia="方正仿宋_GBK"/>
            <w:b w:val="0"/>
            <w:sz w:val="24"/>
          </w:rPr>
          <w:fldChar w:fldCharType="separate"/>
        </w:r>
      </w:ins>
      <w:ins w:id="688" w:author="xh" w:date="2026-10-18T08:58:46+08:00">
        <w:r>
          <w:rPr>
            <w:rFonts w:ascii="Times New Roman" w:hAnsi="Times New Roman" w:eastAsia="方正仿宋_GBK"/>
            <w:b w:val="0"/>
            <w:sz w:val="24"/>
          </w:rPr>
          <w:t>174</w:t>
        </w:r>
      </w:ins>
      <w:ins w:id="689" w:author="xh" w:date="2026-10-18T08:58:46+08:00">
        <w:r>
          <w:rPr>
            <w:rFonts w:ascii="Times New Roman" w:hAnsi="Times New Roman" w:eastAsia="方正仿宋_GBK"/>
            <w:b w:val="0"/>
            <w:sz w:val="24"/>
          </w:rPr>
          <w:fldChar w:fldCharType="end"/>
        </w:r>
      </w:ins>
    </w:p>
    <w:p w14:paraId="306401C9">
      <w:pPr>
        <w:tabs>
          <w:tab w:val="right" w:leader="dot" w:pos="8220"/>
        </w:tabs>
        <w:spacing w:after="40" w:line="360" w:lineRule="exact"/>
        <w:ind w:left="0" w:firstLine="0"/>
        <w:jc w:val="left"/>
        <w:rPr>
          <w:del w:id="690" w:author="xh" w:date="2026-10-18T08:59:25+08:00"/>
        </w:rPr>
      </w:pPr>
      <w:del w:id="691" w:author="xh" w:date="2026-10-18T08:59:25+08:00">
        <w:r>
          <w:fldChar w:fldCharType="begin"/>
        </w:r>
      </w:del>
      <w:del w:id="692" w:author="xh" w:date="2026-10-18T08:59:25+08:00">
        <w:r>
          <w:instrText xml:space="preserve"> HYPERLINK \l "h1211" </w:instrText>
        </w:r>
      </w:del>
      <w:del w:id="693" w:author="xh" w:date="2026-10-18T08:59:25+08:00">
        <w:r>
          <w:fldChar w:fldCharType="separate"/>
        </w:r>
      </w:del>
      <w:del w:id="694" w:author="xh" w:date="2026-10-18T08:59:25+08:00">
        <w:r>
          <w:rPr>
            <w:rFonts w:ascii="Times New Roman" w:hAnsi="Times New Roman" w:eastAsia="方正仿宋_GBK"/>
            <w:b/>
            <w:sz w:val="24"/>
          </w:rPr>
          <w:delText>参考文献</w:delText>
        </w:r>
      </w:del>
      <w:del w:id="695" w:author="xh" w:date="2026-10-18T08:59:25+08:00">
        <w:r>
          <w:rPr>
            <w:rFonts w:ascii="Times New Roman" w:hAnsi="Times New Roman" w:eastAsia="方正仿宋_GBK"/>
            <w:b/>
            <w:sz w:val="24"/>
          </w:rPr>
          <w:fldChar w:fldCharType="end"/>
        </w:r>
      </w:del>
      <w:del w:id="696" w:author="xh" w:date="2026-10-18T08:59:25+08:00">
        <w:r>
          <w:rPr>
            <w:rFonts w:ascii="Times New Roman" w:hAnsi="Times New Roman" w:eastAsia="方正仿宋_GBK"/>
            <w:b/>
            <w:sz w:val="24"/>
          </w:rPr>
          <w:tab/>
        </w:r>
      </w:del>
      <w:del w:id="697" w:author="xh" w:date="2026-10-18T08:59:25+08:00">
        <w:r>
          <w:rPr>
            <w:rFonts w:ascii="Times New Roman" w:hAnsi="Times New Roman" w:eastAsia="方正仿宋_GBK"/>
            <w:b/>
            <w:sz w:val="24"/>
          </w:rPr>
          <w:fldChar w:fldCharType="begin"/>
        </w:r>
      </w:del>
      <w:del w:id="698" w:author="xh" w:date="2026-10-18T08:59:25+08:00">
        <w:r>
          <w:rPr>
            <w:rFonts w:ascii="Times New Roman" w:hAnsi="Times New Roman" w:eastAsia="方正仿宋_GBK"/>
            <w:b/>
            <w:sz w:val="24"/>
          </w:rPr>
          <w:instrText xml:space="preserve"> PAGEREF h1211 \h </w:instrText>
        </w:r>
      </w:del>
      <w:del w:id="699" w:author="xh" w:date="2026-10-18T08:59:25+08:00">
        <w:r>
          <w:rPr>
            <w:rFonts w:ascii="Times New Roman" w:hAnsi="Times New Roman" w:eastAsia="方正仿宋_GBK"/>
            <w:b/>
            <w:sz w:val="24"/>
          </w:rPr>
          <w:fldChar w:fldCharType="separate"/>
        </w:r>
      </w:del>
      <w:del w:id="700" w:author="xh" w:date="2026-10-18T08:59:25+08:00">
        <w:r>
          <w:rPr>
            <w:rFonts w:ascii="Times New Roman" w:hAnsi="Times New Roman" w:eastAsia="方正仿宋_GBK"/>
            <w:b/>
            <w:sz w:val="24"/>
          </w:rPr>
          <w:delText>161</w:delText>
        </w:r>
      </w:del>
      <w:del w:id="701" w:author="xh" w:date="2026-10-18T08:59:25+08:00">
        <w:r>
          <w:rPr>
            <w:rFonts w:ascii="Times New Roman" w:hAnsi="Times New Roman" w:eastAsia="方正仿宋_GBK"/>
            <w:b/>
            <w:sz w:val="24"/>
          </w:rPr>
          <w:fldChar w:fldCharType="end"/>
        </w:r>
      </w:del>
    </w:p>
    <w:p>
      <w:pPr>
        <w:tabs>
          <w:tab w:pos="8220" w:val="right" w:leader="dot"/>
        </w:tabs>
        <w:spacing w:line="360" w:lineRule="exact" w:after="40"/>
        <w:ind w:firstLine="0" w:left="0"/>
        <w:jc w:val="left"/>
        <w:rPr>
          <w:ins w:id="702" w:author="xh" w:date="2026-10-19T08:00:04+08:00"/>
        </w:rPr>
      </w:pPr>
      <w:ins w:id="703" w:author="xh" w:date="2026-10-19T08:00:04+08:00">
        <w:r>
          <w:rPr>
            <w:rFonts w:ascii="Times New Roman" w:hAnsi="Times New Roman" w:eastAsia="方正仿宋_GBK"/>
            <w:b/>
            <w:sz w:val="24"/>
          </w:rPr>
        </w:r>
      </w:ins>
      <w:ins w:id="704" w:author="xh" w:date="2026-10-19T08:00:04+08:00">
        <w:hyperlink w:anchor="Report1017_h1167" w:history="1">
          <w:r>
            <w:rPr>
              <w:rFonts w:ascii="Times New Roman" w:hAnsi="Times New Roman" w:eastAsia="方正仿宋_GBK"/>
              <w:b/>
              <w:sz w:val="24"/>
            </w:rPr>
            <w:t>参考文献</w:t>
          </w:r>
        </w:hyperlink>
      </w:ins>
      <w:ins w:id="705" w:author="xh" w:date="2026-10-19T08:00:04+08:00">
        <w:r>
          <w:rPr>
            <w:rFonts w:ascii="Times New Roman" w:hAnsi="Times New Roman" w:eastAsia="方正仿宋_GBK"/>
            <w:b/>
            <w:sz w:val="24"/>
          </w:rPr>
          <w:tab/>
        </w:r>
      </w:ins>
      <w:ins w:id="706" w:author="xh" w:date="2026-10-19T08:00:04+08:00">
        <w:r>
          <w:rPr>
            <w:rFonts w:ascii="Times New Roman" w:hAnsi="Times New Roman" w:eastAsia="方正仿宋_GBK"/>
            <w:b/>
            <w:sz w:val="24"/>
          </w:rPr>
          <w:fldChar w:fldCharType="begin"/>
        </w:r>
      </w:ins>
      <w:ins w:id="707" w:author="xh" w:date="2026-10-19T08:00:04+08:00">
        <w:r>
          <w:rPr>
            <w:rFonts w:ascii="Times New Roman" w:hAnsi="Times New Roman" w:eastAsia="方正仿宋_GBK"/>
            <w:b/>
            <w:sz w:val="24"/>
          </w:rPr>
          <w:instrText xml:space="preserve"> PAGEREF Report1017_h1167 \h </w:instrText>
        </w:r>
      </w:ins>
      <w:ins w:id="708" w:author="xh" w:date="2026-10-19T08:00:04+08:00">
        <w:r>
          <w:rPr>
            <w:rFonts w:ascii="Times New Roman" w:hAnsi="Times New Roman" w:eastAsia="方正仿宋_GBK"/>
            <w:b/>
            <w:sz w:val="24"/>
          </w:rPr>
          <w:fldChar w:fldCharType="separate"/>
        </w:r>
      </w:ins>
      <w:ins w:id="709" w:author="xh" w:date="2026-10-19T08:00:04+08:00">
        <w:r>
          <w:rPr>
            <w:rFonts w:ascii="Times New Roman" w:hAnsi="Times New Roman" w:eastAsia="方正仿宋_GBK"/>
            <w:b/>
            <w:sz w:val="24"/>
          </w:rPr>
          <w:t>175</w:t>
        </w:r>
      </w:ins>
      <w:ins w:id="710" w:author="xh" w:date="2026-10-19T08:00:04+08:00">
        <w:r>
          <w:rPr>
            <w:rFonts w:ascii="Times New Roman" w:hAnsi="Times New Roman" w:eastAsia="方正仿宋_GBK"/>
            <w:b/>
            <w:sz w:val="24"/>
          </w:rPr>
          <w:fldChar w:fldCharType="end"/>
        </w:r>
      </w:ins>
    </w:p>
    <w:p w14:paraId="7217BFE5">
      <w:pPr>
        <w:pStyle w:val="3"/>
        <w:keepNext/>
        <w:pageBreakBefore/>
        <w:numPr>
          <w:ilvl w:val="0"/>
          <w:numId w:val="0"/>
        </w:numPr>
        <w:spacing w:before="0" w:after="120" w:line="540" w:lineRule="exact"/>
        <w:ind w:firstLine="0"/>
      </w:pPr>
      <w:ins w:id="27682" w:author="xh" w:date="2026-10-19T08:00:44+08:00">
        <w:bookmarkStart w:id="291" w:name="Report1017_h0"/>
        <w:bookmarkEnd w:id="291"/>
      </w:ins>
      <w:bookmarkStart w:id="0" w:name="h0"/>
      <w:bookmarkStart w:id="1" w:name="第一章-绪论"/>
      <w:r>
        <w:rPr>
          <w:rFonts w:ascii="Times New Roman" w:hAnsi="Times New Roman" w:eastAsia="方正仿宋_GBK"/>
          <w:b/>
          <w:sz w:val="36"/>
        </w:rPr>
        <w:t>第一章 绪论</w:t>
      </w:r>
      <w:bookmarkEnd w:id="0"/>
      <w:bookmarkEnd w:id="1"/>
    </w:p>
    <w:p w14:paraId="47124A9D">
      <w:pPr>
        <w:pStyle w:val="4"/>
        <w:keepNext/>
        <w:numPr>
          <w:ilvl w:val="0"/>
          <w:numId w:val="0"/>
        </w:numPr>
        <w:spacing w:before="160" w:after="120" w:line="480" w:lineRule="exact"/>
        <w:ind w:firstLine="0"/>
      </w:pPr>
      <w:ins w:id="27704" w:author="xh" w:date="2026-10-19T08:01:23+08:00">
        <w:bookmarkStart w:id="292" w:name="Report1017_h1"/>
        <w:bookmarkEnd w:id="292"/>
      </w:ins>
      <w:bookmarkStart w:id="2" w:name="h1"/>
      <w:bookmarkStart w:id="3" w:name="研究背景与意义"/>
      <w:r>
        <w:rPr>
          <w:rFonts w:ascii="Times New Roman" w:hAnsi="Times New Roman" w:eastAsia="方正仿宋_GBK"/>
          <w:b/>
          <w:sz w:val="32"/>
        </w:rPr>
        <w:t>1.1 研究背景与意义</w:t>
      </w:r>
      <w:bookmarkEnd w:id="2"/>
      <w:bookmarkEnd w:id="3"/>
    </w:p>
    <w:p w14:paraId="78C6D5D6">
      <w:pPr>
        <w:pStyle w:val="5"/>
        <w:keepNext/>
        <w:numPr>
          <w:ilvl w:val="0"/>
          <w:numId w:val="0"/>
        </w:numPr>
        <w:spacing w:before="160" w:after="120" w:line="390" w:lineRule="exact"/>
        <w:ind w:firstLine="0"/>
      </w:pPr>
      <w:bookmarkStart w:id="4" w:name="分布式新能源发展对配电网规划的影响"/>
      <w:r>
        <w:rPr>
          <w:rFonts w:ascii="Times New Roman" w:hAnsi="Times New Roman" w:eastAsia="方正仿宋_GBK"/>
          <w:b/>
          <w:sz w:val="26"/>
        </w:rPr>
        <w:t>1.1.1 分布式新能源发展对配电网规划的影响</w:t>
      </w:r>
      <w:bookmarkEnd w:id="4"/>
    </w:p>
    <w:p w14:paraId="6DED3B27">
      <w:pPr>
        <w:pStyle w:val="115"/>
        <w:widowControl/>
        <w:spacing w:before="0" w:after="0" w:line="348" w:lineRule="exact"/>
        <w:ind w:firstLine="480"/>
        <w:jc w:val="both"/>
      </w:pPr>
      <w:r>
        <w:rPr>
          <w:rFonts w:ascii="Times New Roman" w:hAnsi="Times New Roman" w:eastAsia="方正仿宋_GBK"/>
          <w:b w:val="0"/>
          <w:sz w:val="24"/>
        </w:rPr>
        <w:t>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14:paraId="61704304">
      <w:pPr>
        <w:pStyle w:val="2"/>
        <w:widowControl/>
        <w:spacing w:before="0" w:after="0" w:line="348" w:lineRule="exact"/>
        <w:ind w:firstLine="480"/>
        <w:jc w:val="both"/>
      </w:pPr>
      <w:r>
        <w:rPr>
          <w:rFonts w:ascii="Times New Roman" w:hAnsi="Times New Roman" w:eastAsia="方正仿宋_GBK"/>
          <w:b w:val="0"/>
          <w:sz w:val="24"/>
        </w:rPr>
        <w:t>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14:paraId="588F4581">
      <w:pPr>
        <w:pStyle w:val="2"/>
        <w:widowControl/>
        <w:spacing w:before="0" w:after="0" w:line="348" w:lineRule="exact"/>
        <w:ind w:firstLine="480"/>
        <w:jc w:val="both"/>
      </w:pPr>
      <w:r>
        <w:rPr>
          <w:rFonts w:ascii="Times New Roman" w:hAnsi="Times New Roman" w:eastAsia="方正仿宋_GBK"/>
          <w:b w:val="0"/>
          <w:sz w:val="24"/>
        </w:rPr>
        <w:t>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14:paraId="0408B717">
      <w:pPr>
        <w:pStyle w:val="2"/>
        <w:widowControl/>
        <w:spacing w:before="0" w:after="0" w:line="348" w:lineRule="exact"/>
        <w:ind w:firstLine="480"/>
        <w:jc w:val="both"/>
      </w:pPr>
      <w:r>
        <w:rPr>
          <w:rFonts w:ascii="Times New Roman" w:hAnsi="Times New Roman" w:eastAsia="方正仿宋_GBK"/>
          <w:b w:val="0"/>
          <w:sz w:val="24"/>
        </w:rPr>
        <w:t>《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14:paraId="5EA8750A">
      <w:pPr>
        <w:pStyle w:val="2"/>
        <w:widowControl/>
        <w:spacing w:before="0" w:after="0" w:line="348" w:lineRule="exact"/>
        <w:ind w:firstLine="480"/>
        <w:jc w:val="both"/>
      </w:pPr>
      <w:r>
        <w:rPr>
          <w:rFonts w:ascii="Times New Roman" w:hAnsi="Times New Roman" w:eastAsia="方正仿宋_GBK"/>
          <w:b w:val="0"/>
          <w:sz w:val="24"/>
        </w:rPr>
        <w:t>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14:paraId="68FF3094">
      <w:pPr>
        <w:pStyle w:val="2"/>
        <w:widowControl/>
        <w:spacing w:before="0" w:after="0" w:line="348" w:lineRule="exact"/>
        <w:ind w:firstLine="480"/>
        <w:jc w:val="both"/>
      </w:pPr>
      <w:r>
        <w:rPr>
          <w:rFonts w:ascii="Times New Roman" w:hAnsi="Times New Roman" w:eastAsia="方正仿宋_GBK"/>
          <w:b w:val="0"/>
          <w:sz w:val="24"/>
        </w:rPr>
        <w:t>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14:paraId="5B17562C">
      <w:pPr>
        <w:pStyle w:val="2"/>
        <w:widowControl/>
        <w:spacing w:before="0" w:after="0" w:line="348" w:lineRule="exact"/>
        <w:ind w:firstLine="480"/>
        <w:jc w:val="both"/>
      </w:pPr>
      <w:r>
        <w:rPr>
          <w:rFonts w:ascii="Times New Roman" w:hAnsi="Times New Roman" w:eastAsia="方正仿宋_GBK"/>
          <w:b w:val="0"/>
          <w:sz w:val="24"/>
        </w:rPr>
        <w:t>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14:paraId="6B602F69">
      <w:pPr>
        <w:pStyle w:val="5"/>
        <w:keepNext/>
        <w:numPr>
          <w:ilvl w:val="0"/>
          <w:numId w:val="0"/>
        </w:numPr>
        <w:spacing w:before="160" w:after="120" w:line="390" w:lineRule="exact"/>
        <w:ind w:firstLine="0"/>
      </w:pPr>
      <w:bookmarkStart w:id="5" w:name="徐州地区的研究需求"/>
      <w:r>
        <w:rPr>
          <w:rFonts w:ascii="Times New Roman" w:hAnsi="Times New Roman" w:eastAsia="方正仿宋_GBK"/>
          <w:b/>
          <w:sz w:val="26"/>
        </w:rPr>
        <w:t>1.1.2 徐州地区的研究需求</w:t>
      </w:r>
      <w:bookmarkEnd w:id="5"/>
    </w:p>
    <w:p w14:paraId="6BD425E6">
      <w:pPr>
        <w:pStyle w:val="115"/>
        <w:widowControl/>
        <w:spacing w:before="0" w:after="0" w:line="348" w:lineRule="exact"/>
        <w:ind w:firstLine="480"/>
        <w:jc w:val="both"/>
      </w:pPr>
      <w:r>
        <w:rPr>
          <w:rFonts w:ascii="Times New Roman" w:hAnsi="Times New Roman" w:eastAsia="方正仿宋_GBK"/>
          <w:b w:val="0"/>
          <w:sz w:val="24"/>
        </w:rPr>
        <w:t>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14:paraId="4F7872BE">
      <w:pPr>
        <w:pStyle w:val="2"/>
        <w:widowControl/>
        <w:spacing w:before="0" w:after="0" w:line="348" w:lineRule="exact"/>
        <w:ind w:firstLine="480"/>
        <w:jc w:val="both"/>
      </w:pPr>
      <w:r>
        <w:rPr>
          <w:rFonts w:ascii="Times New Roman" w:hAnsi="Times New Roman" w:eastAsia="方正仿宋_GBK"/>
          <w:b w:val="0"/>
          <w:sz w:val="24"/>
        </w:rPr>
        <w:t>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14:paraId="5DBE1036">
      <w:pPr>
        <w:pStyle w:val="2"/>
        <w:widowControl/>
        <w:spacing w:before="0" w:after="0" w:line="348" w:lineRule="exact"/>
        <w:ind w:firstLine="480"/>
        <w:jc w:val="both"/>
      </w:pPr>
      <w:r>
        <w:rPr>
          <w:rFonts w:ascii="Times New Roman" w:hAnsi="Times New Roman" w:eastAsia="方正仿宋_GBK"/>
          <w:b w:val="0"/>
          <w:sz w:val="24"/>
        </w:rPr>
        <w:t>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14:paraId="3BF71D4B">
      <w:pPr>
        <w:pStyle w:val="2"/>
        <w:widowControl/>
        <w:spacing w:before="0" w:after="0" w:line="348" w:lineRule="exact"/>
        <w:ind w:firstLine="480"/>
        <w:jc w:val="both"/>
      </w:pPr>
      <w:r>
        <w:rPr>
          <w:rFonts w:ascii="Times New Roman" w:hAnsi="Times New Roman" w:eastAsia="方正仿宋_GBK"/>
          <w:b w:val="0"/>
          <w:sz w:val="24"/>
        </w:rPr>
        <w:t>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14:paraId="51217783">
      <w:pPr>
        <w:pStyle w:val="2"/>
        <w:widowControl/>
        <w:spacing w:before="0" w:after="0" w:line="348" w:lineRule="exact"/>
        <w:ind w:firstLine="480"/>
        <w:jc w:val="both"/>
      </w:pPr>
      <w:r>
        <w:rPr>
          <w:rFonts w:ascii="Times New Roman" w:hAnsi="Times New Roman" w:eastAsia="方正仿宋_GBK"/>
          <w:b w:val="0"/>
          <w:sz w:val="24"/>
        </w:rPr>
        <w:t>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14:paraId="4D4AC894">
      <w:pPr>
        <w:pStyle w:val="5"/>
        <w:keepNext/>
        <w:numPr>
          <w:ilvl w:val="0"/>
          <w:numId w:val="0"/>
        </w:numPr>
        <w:spacing w:before="160" w:after="120" w:line="390" w:lineRule="exact"/>
        <w:ind w:firstLine="0"/>
      </w:pPr>
      <w:bookmarkStart w:id="6" w:name="容载比弹性研究的工程意义"/>
      <w:r>
        <w:rPr>
          <w:rFonts w:ascii="Times New Roman" w:hAnsi="Times New Roman" w:eastAsia="方正仿宋_GBK"/>
          <w:b/>
          <w:sz w:val="26"/>
        </w:rPr>
        <w:t>1.1.3 容载比弹性研究的工程意义</w:t>
      </w:r>
      <w:bookmarkEnd w:id="6"/>
    </w:p>
    <w:p w14:paraId="022659F3">
      <w:pPr>
        <w:pStyle w:val="115"/>
        <w:widowControl/>
        <w:spacing w:before="0" w:after="0" w:line="348" w:lineRule="exact"/>
        <w:ind w:firstLine="480"/>
        <w:jc w:val="both"/>
      </w:pPr>
      <w:r>
        <w:rPr>
          <w:rFonts w:ascii="Times New Roman" w:hAnsi="Times New Roman" w:eastAsia="方正仿宋_GBK"/>
          <w:b w:val="0"/>
          <w:sz w:val="24"/>
        </w:rPr>
        <w:t>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14:paraId="7E564AAB">
      <w:pPr>
        <w:pStyle w:val="2"/>
        <w:widowControl/>
        <w:spacing w:before="0" w:after="0" w:line="348" w:lineRule="exact"/>
        <w:ind w:firstLine="480"/>
        <w:jc w:val="both"/>
      </w:pPr>
      <w:r>
        <w:rPr>
          <w:rFonts w:ascii="Times New Roman" w:hAnsi="Times New Roman" w:eastAsia="方正仿宋_GBK"/>
          <w:b w:val="0"/>
          <w:sz w:val="24"/>
        </w:rPr>
        <w:t>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14:paraId="3543C650">
      <w:pPr>
        <w:pStyle w:val="2"/>
        <w:widowControl/>
        <w:spacing w:before="0" w:after="0" w:line="348" w:lineRule="exact"/>
        <w:ind w:firstLine="480"/>
        <w:jc w:val="both"/>
      </w:pPr>
      <w:r>
        <w:rPr>
          <w:rFonts w:ascii="Times New Roman" w:hAnsi="Times New Roman" w:eastAsia="方正仿宋_GBK"/>
          <w:b w:val="0"/>
          <w:sz w:val="24"/>
        </w:rPr>
        <w:t>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14:paraId="0D54F48A">
      <w:pPr>
        <w:pStyle w:val="2"/>
        <w:widowControl/>
        <w:spacing w:before="0" w:after="0" w:line="348" w:lineRule="exact"/>
        <w:ind w:firstLine="480"/>
        <w:jc w:val="both"/>
      </w:pPr>
      <w:r>
        <w:rPr>
          <w:rFonts w:ascii="Times New Roman" w:hAnsi="Times New Roman" w:eastAsia="方正仿宋_GBK"/>
          <w:b w:val="0"/>
          <w:sz w:val="24"/>
        </w:rPr>
        <w:t>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14:paraId="1D7E0796">
      <w:pPr>
        <w:pStyle w:val="2"/>
        <w:widowControl/>
        <w:spacing w:before="0" w:after="0" w:line="348" w:lineRule="exact"/>
        <w:ind w:firstLine="480"/>
        <w:jc w:val="both"/>
      </w:pPr>
      <w:r>
        <w:rPr>
          <w:rFonts w:ascii="Times New Roman" w:hAnsi="Times New Roman" w:eastAsia="方正仿宋_GBK"/>
          <w:b w:val="0"/>
          <w:sz w:val="24"/>
        </w:rPr>
        <w:t>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14:paraId="4B9D5EAF">
      <w:pPr>
        <w:pStyle w:val="2"/>
        <w:widowControl/>
        <w:spacing w:before="0" w:after="0" w:line="348" w:lineRule="exact"/>
        <w:ind w:firstLine="480"/>
        <w:jc w:val="both"/>
      </w:pPr>
      <w:r>
        <w:rPr>
          <w:rFonts w:ascii="Times New Roman" w:hAnsi="Times New Roman" w:eastAsia="方正仿宋_GBK"/>
          <w:b w:val="0"/>
          <w:sz w:val="24"/>
        </w:rPr>
        <w:t>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14:paraId="3CE3E0DE">
      <w:pPr>
        <w:pStyle w:val="2"/>
        <w:widowControl/>
        <w:spacing w:before="0" w:after="0" w:line="348" w:lineRule="exact"/>
        <w:ind w:firstLine="480"/>
        <w:jc w:val="both"/>
      </w:pPr>
      <w:r>
        <w:rPr>
          <w:rFonts w:ascii="Times New Roman" w:hAnsi="Times New Roman" w:eastAsia="方正仿宋_GBK"/>
          <w:b w:val="0"/>
          <w:sz w:val="24"/>
        </w:rPr>
        <w:t>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14:paraId="58CDF8CA">
      <w:pPr>
        <w:pStyle w:val="4"/>
        <w:keepNext/>
        <w:numPr>
          <w:ilvl w:val="0"/>
          <w:numId w:val="0"/>
        </w:numPr>
        <w:spacing w:before="160" w:after="120" w:line="480" w:lineRule="exact"/>
        <w:ind w:firstLine="0"/>
      </w:pPr>
      <w:ins w:id="27726" w:author="xh" w:date="2026-10-19T08:02:03+08:00">
        <w:bookmarkStart w:id="293" w:name="Report1017_h24"/>
        <w:bookmarkEnd w:id="293"/>
      </w:ins>
      <w:bookmarkStart w:id="7" w:name="h24"/>
      <w:bookmarkStart w:id="8" w:name="主要概念与规范依据"/>
      <w:r>
        <w:rPr>
          <w:rFonts w:ascii="Times New Roman" w:hAnsi="Times New Roman" w:eastAsia="方正仿宋_GBK"/>
          <w:b/>
          <w:sz w:val="32"/>
        </w:rPr>
        <w:t>1.2 主要概念与规范依据</w:t>
      </w:r>
      <w:bookmarkEnd w:id="7"/>
      <w:bookmarkEnd w:id="8"/>
    </w:p>
    <w:p w14:paraId="465B2DF7">
      <w:pPr>
        <w:pStyle w:val="5"/>
        <w:keepNext/>
        <w:numPr>
          <w:ilvl w:val="0"/>
          <w:numId w:val="0"/>
        </w:numPr>
        <w:spacing w:before="160" w:after="120" w:line="390" w:lineRule="exact"/>
        <w:ind w:firstLine="0"/>
      </w:pPr>
      <w:bookmarkStart w:id="9" w:name="容载比供电能力与承载力"/>
      <w:r>
        <w:rPr>
          <w:rFonts w:ascii="Times New Roman" w:hAnsi="Times New Roman" w:eastAsia="方正仿宋_GBK"/>
          <w:b/>
          <w:sz w:val="26"/>
        </w:rPr>
        <w:t>1.2.1 容载比、供电能力与承载力</w:t>
      </w:r>
      <w:bookmarkEnd w:id="9"/>
    </w:p>
    <w:p w14:paraId="73312A61">
      <w:pPr>
        <w:pStyle w:val="115"/>
        <w:widowControl/>
        <w:spacing w:before="0" w:after="0" w:line="348" w:lineRule="exact"/>
        <w:ind w:firstLine="480"/>
        <w:jc w:val="both"/>
      </w:pPr>
      <w:r>
        <w:rPr>
          <w:rFonts w:ascii="Times New Roman" w:hAnsi="Times New Roman" w:eastAsia="方正仿宋_GBK"/>
          <w:b w:val="0"/>
          <w:sz w:val="24"/>
        </w:rPr>
        <w:t>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14:paraId="3F6CB74A">
      <w:pPr>
        <w:pStyle w:val="2"/>
        <w:widowControl/>
        <w:spacing w:before="0" w:after="0" w:line="348" w:lineRule="exact"/>
        <w:ind w:firstLine="480"/>
        <w:jc w:val="both"/>
      </w:pPr>
      <w:r>
        <w:rPr>
          <w:rFonts w:ascii="Times New Roman" w:hAnsi="Times New Roman" w:eastAsia="方正仿宋_GBK"/>
          <w:b w:val="0"/>
          <w:sz w:val="24"/>
        </w:rPr>
        <w:t>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14:paraId="563EAB76">
      <w:pPr>
        <w:pStyle w:val="2"/>
        <w:widowControl/>
        <w:spacing w:before="0" w:after="0" w:line="348" w:lineRule="exact"/>
        <w:ind w:firstLine="480"/>
        <w:jc w:val="both"/>
      </w:pPr>
      <w:r>
        <w:rPr>
          <w:rFonts w:ascii="Times New Roman" w:hAnsi="Times New Roman" w:eastAsia="方正仿宋_GBK"/>
          <w:b w:val="0"/>
          <w:sz w:val="24"/>
        </w:rPr>
        <w:t>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14:paraId="387FA5E6">
      <w:pPr>
        <w:pStyle w:val="2"/>
        <w:widowControl/>
        <w:spacing w:before="0" w:after="0" w:line="348" w:lineRule="exact"/>
        <w:ind w:firstLine="480"/>
        <w:jc w:val="both"/>
      </w:pPr>
      <w:r>
        <w:rPr>
          <w:rFonts w:ascii="Times New Roman" w:hAnsi="Times New Roman" w:eastAsia="方正仿宋_GBK"/>
          <w:b w:val="0"/>
          <w:sz w:val="24"/>
        </w:rPr>
        <w:t>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14:paraId="70CB55AF">
      <w:pPr>
        <w:pStyle w:val="2"/>
        <w:widowControl/>
        <w:spacing w:before="0" w:after="0" w:line="348" w:lineRule="exact"/>
        <w:ind w:firstLine="480"/>
        <w:jc w:val="both"/>
      </w:pPr>
      <w:r>
        <w:rPr>
          <w:rFonts w:ascii="Times New Roman" w:hAnsi="Times New Roman" w:eastAsia="方正仿宋_GBK"/>
          <w:b w:val="0"/>
          <w:sz w:val="24"/>
        </w:rPr>
        <w:t>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14:paraId="63D24E3E">
      <w:pPr>
        <w:pStyle w:val="5"/>
        <w:keepNext/>
        <w:numPr>
          <w:ilvl w:val="0"/>
          <w:numId w:val="0"/>
        </w:numPr>
        <w:spacing w:before="160" w:after="120" w:line="390" w:lineRule="exact"/>
        <w:ind w:firstLine="0"/>
      </w:pPr>
      <w:bookmarkStart w:id="10" w:name="刚性基准与弹性方案"/>
      <w:r>
        <w:rPr>
          <w:rFonts w:ascii="Times New Roman" w:hAnsi="Times New Roman" w:eastAsia="方正仿宋_GBK"/>
          <w:b/>
          <w:sz w:val="26"/>
        </w:rPr>
        <w:t>1.2.2 刚性基准与弹性方案</w:t>
      </w:r>
      <w:bookmarkEnd w:id="10"/>
    </w:p>
    <w:p w14:paraId="05325416">
      <w:pPr>
        <w:pStyle w:val="115"/>
        <w:widowControl/>
        <w:spacing w:before="0" w:after="0" w:line="348" w:lineRule="exact"/>
        <w:ind w:firstLine="480"/>
        <w:jc w:val="both"/>
      </w:pPr>
      <w:r>
        <w:rPr>
          <w:rFonts w:ascii="Times New Roman" w:hAnsi="Times New Roman" w:eastAsia="方正仿宋_GBK"/>
          <w:b/>
          <w:bCs/>
          <w:sz w:val="24"/>
        </w:rPr>
        <w:t>本研究将弹性容载比定义为：在满足相同技术约束条件下，经评价期费用比较确定、允许适度偏离一般容载比上限的取值。</w:t>
      </w:r>
      <w:r>
        <w:rPr>
          <w:rFonts w:ascii="Times New Roman" w:hAnsi="Times New Roman" w:eastAsia="方正仿宋_GBK"/>
          <w:b w:val="0"/>
          <w:sz w:val="24"/>
        </w:rPr>
        <w:t>该名称用于本课题的规划研究。</w:t>
      </w:r>
    </w:p>
    <w:p w14:paraId="03A6C839">
      <w:pPr>
        <w:pStyle w:val="2"/>
        <w:widowControl/>
        <w:spacing w:before="0" w:after="0" w:line="348" w:lineRule="exact"/>
        <w:ind w:firstLine="480"/>
        <w:jc w:val="both"/>
      </w:pPr>
      <w:r>
        <w:rPr>
          <w:rFonts w:ascii="Times New Roman" w:hAnsi="Times New Roman" w:eastAsia="方正仿宋_GBK"/>
          <w:b w:val="0"/>
          <w:sz w:val="24"/>
        </w:rPr>
        <w:t>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14:paraId="1D40AA5B">
      <w:pPr>
        <w:pStyle w:val="2"/>
        <w:widowControl/>
        <w:spacing w:before="0" w:after="0" w:line="348" w:lineRule="exact"/>
        <w:ind w:firstLine="480"/>
        <w:jc w:val="both"/>
      </w:pPr>
      <w:r>
        <w:rPr>
          <w:rFonts w:ascii="Times New Roman" w:hAnsi="Times New Roman" w:eastAsia="方正仿宋_GBK"/>
          <w:b w:val="0"/>
          <w:sz w:val="24"/>
        </w:rPr>
        <w:t>两类方案采用相同的年度负荷、候选设备与工程价格，逐年比较主变容量、储能规模、站间负荷转接及评价期费用。推荐值与相应设备配置共同列示，供片区规划采用。</w:t>
      </w:r>
    </w:p>
    <w:p w14:paraId="7C8016DC">
      <w:pPr>
        <w:pStyle w:val="2"/>
        <w:widowControl/>
        <w:spacing w:before="0" w:after="0" w:line="348" w:lineRule="exact"/>
        <w:ind w:firstLine="480"/>
        <w:jc w:val="both"/>
      </w:pPr>
      <w:r>
        <w:rPr>
          <w:rFonts w:ascii="Times New Roman" w:hAnsi="Times New Roman" w:eastAsia="方正仿宋_GBK"/>
          <w:b w:val="0"/>
          <w:sz w:val="24"/>
        </w:rPr>
        <w:t>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14:paraId="2487BAB9">
      <w:pPr>
        <w:pStyle w:val="2"/>
        <w:widowControl/>
        <w:spacing w:before="0" w:after="0" w:line="348" w:lineRule="exact"/>
        <w:ind w:firstLine="480"/>
        <w:jc w:val="both"/>
      </w:pPr>
      <w:r>
        <w:rPr>
          <w:rFonts w:ascii="Times New Roman" w:hAnsi="Times New Roman" w:eastAsia="方正仿宋_GBK"/>
          <w:b w:val="0"/>
          <w:sz w:val="24"/>
        </w:rPr>
        <w:t>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14:paraId="220CD0D2">
      <w:pPr>
        <w:pStyle w:val="5"/>
        <w:keepNext/>
        <w:numPr>
          <w:ilvl w:val="0"/>
          <w:numId w:val="0"/>
        </w:numPr>
        <w:spacing w:before="160" w:after="120" w:line="390" w:lineRule="exact"/>
        <w:ind w:firstLine="0"/>
      </w:pPr>
      <w:bookmarkStart w:id="11" w:name="费用现值与方案评价"/>
      <w:r>
        <w:rPr>
          <w:rFonts w:ascii="Times New Roman" w:hAnsi="Times New Roman" w:eastAsia="方正仿宋_GBK"/>
          <w:b/>
          <w:sz w:val="26"/>
        </w:rPr>
        <w:t>1.2.3 费用现值与方案评价</w:t>
      </w:r>
      <w:bookmarkEnd w:id="11"/>
    </w:p>
    <w:p w14:paraId="4D62390D">
      <w:pPr>
        <w:pStyle w:val="115"/>
        <w:widowControl/>
        <w:spacing w:before="0" w:after="0" w:line="348" w:lineRule="exact"/>
        <w:ind w:firstLine="480"/>
        <w:jc w:val="both"/>
      </w:pPr>
      <w:r>
        <w:rPr>
          <w:rFonts w:ascii="Times New Roman" w:hAnsi="Times New Roman" w:eastAsia="方正仿宋_GBK"/>
          <w:b w:val="0"/>
          <w:sz w:val="24"/>
        </w:rPr>
        <w:t>本研究参照全寿命周期费用方法，将新增措施初始投资、固定运维及评价期内设备更新费用折算到2021年末，统一计算至2041年[10,13,14]。结果称为“共同评价期内新增措施费用现值”，下文简称“评价期费用现值”或“费用现值”。该评价期短于设备完整寿命，费用科目及未计事项见第4.6.4节。主变增容和主变扩建形成长期在役容量，储能承担相应峰段支撑，10 kV联络改善站间负荷配置，各措施按实际购置批次计算费用。</w:t>
      </w:r>
    </w:p>
    <w:p w14:paraId="3AB965B8">
      <w:pPr>
        <w:pStyle w:val="2"/>
        <w:widowControl/>
        <w:spacing w:before="0" w:after="0" w:line="348" w:lineRule="exact"/>
        <w:ind w:firstLine="480"/>
        <w:jc w:val="both"/>
      </w:pPr>
      <w:r>
        <w:rPr>
          <w:rFonts w:ascii="Times New Roman" w:hAnsi="Times New Roman" w:eastAsia="方正仿宋_GBK"/>
          <w:b w:val="0"/>
          <w:sz w:val="24"/>
        </w:rPr>
        <w:t xml:space="preserve">层次分析法、多准则排序和可拓评价可用于比较技术可行方案的其他规划属性[15,16,17,18]。本项目</w:t>
      </w:r>
      <w:ins w:id="711" w:author="xh" w:date="2026-10-19T08:02:42+08:00">
        <w:r>
          <w:rPr>
            <w:rFonts w:ascii="Times New Roman" w:hAnsi="Times New Roman" w:eastAsia="方正仿宋_GBK"/>
            <w:b w:val="0"/>
            <w:sz w:val="24"/>
          </w:rPr>
          <w:t xml:space="preserve">在相同设备和运行约束下逐年比选，弹性方案先减少新增储能与联络配套</w:t>
        </w:r>
      </w:ins>
      <w:del w:id="712" w:author="xh" w:date="2026-10-19T08:02:42+08:00">
        <w:r>
          <w:rPr>
            <w:rFonts w:ascii="Times New Roman" w:hAnsi="Times New Roman" w:eastAsia="方正仿宋_GBK"/>
            <w:b w:val="0"/>
            <w:sz w:val="24"/>
          </w:rPr>
          <w:delText xml:space="preserve">以评价期</w:delText>
        </w:r>
      </w:del>
      <w:r>
        <w:rPr>
          <w:rFonts w:ascii="Times New Roman" w:hAnsi="Times New Roman" w:eastAsia="方正仿宋_GBK"/>
          <w:b w:val="0"/>
          <w:sz w:val="24"/>
        </w:rPr>
        <w:t xml:space="preserve">费用</w:t>
      </w:r>
      <w:ins w:id="713" w:author="xh" w:date="2026-10-19T08:02:42+08:00">
        <w:r>
          <w:rPr>
            <w:rFonts w:ascii="Times New Roman" w:hAnsi="Times New Roman" w:eastAsia="方正仿宋_GBK"/>
            <w:b w:val="0"/>
            <w:sz w:val="24"/>
          </w:rPr>
          <w:t xml:space="preserve">，再在配套费用</w:t>
        </w:r>
      </w:ins>
      <w:del w:id="714" w:author="xh" w:date="2026-10-19T08:02:42+08:00">
        <w:r>
          <w:rPr>
            <w:rFonts w:ascii="Times New Roman" w:hAnsi="Times New Roman" w:eastAsia="方正仿宋_GBK"/>
            <w:b w:val="0"/>
            <w:sz w:val="24"/>
          </w:rPr>
          <w:delText xml:space="preserve">寻优形成经济</w:delText>
        </w:r>
      </w:del>
      <w:r>
        <w:rPr>
          <w:rFonts w:ascii="Times New Roman" w:hAnsi="Times New Roman" w:eastAsia="方正仿宋_GBK"/>
          <w:b w:val="0"/>
          <w:sz w:val="24"/>
        </w:rPr>
        <w:t xml:space="preserve">参考</w:t>
      </w:r>
      <w:ins w:id="715" w:author="xh" w:date="2026-10-19T08:02:42+08:00">
        <w:r>
          <w:rPr>
            <w:rFonts w:ascii="Times New Roman" w:hAnsi="Times New Roman" w:eastAsia="方正仿宋_GBK"/>
            <w:b w:val="0"/>
            <w:sz w:val="24"/>
          </w:rPr>
          <w:t xml:space="preserve">值的20</w:t>
        </w:r>
      </w:ins>
      <w:del w:id="716" w:author="xh" w:date="2026-10-19T08:02:42+08:00">
        <w:r>
          <w:rPr>
            <w:rFonts w:ascii="Times New Roman" w:hAnsi="Times New Roman" w:eastAsia="方正仿宋_GBK"/>
            <w:b w:val="0"/>
            <w:sz w:val="24"/>
          </w:rPr>
          <w:delText xml:space="preserve">，在参考费用5</w:delText>
        </w:r>
      </w:del>
      <w:r>
        <w:rPr>
          <w:rFonts w:ascii="Times New Roman" w:hAnsi="Times New Roman" w:eastAsia="方正仿宋_GBK"/>
          <w:b w:val="0"/>
          <w:sz w:val="24"/>
        </w:rPr>
        <w:t xml:space="preserve">%</w:t>
      </w:r>
      <w:ins w:id="717" w:author="xh" w:date="2026-10-19T08:02:42+08:00">
        <w:r>
          <w:rPr>
            <w:rFonts w:ascii="Times New Roman" w:hAnsi="Times New Roman" w:eastAsia="方正仿宋_GBK"/>
            <w:b w:val="0"/>
            <w:sz w:val="24"/>
          </w:rPr>
          <w:t xml:space="preserve">范围</w:t>
        </w:r>
      </w:ins>
      <w:del w:id="718" w:author="xh" w:date="2026-10-19T08:02:42+08:00">
        <w:r>
          <w:rPr>
            <w:rFonts w:ascii="Times New Roman" w:hAnsi="Times New Roman" w:eastAsia="方正仿宋_GBK"/>
            <w:b w:val="0"/>
            <w:sz w:val="24"/>
          </w:rPr>
          <w:delText xml:space="preserve">以</w:delText>
        </w:r>
      </w:del>
      <w:r>
        <w:rPr>
          <w:rFonts w:ascii="Times New Roman" w:hAnsi="Times New Roman" w:eastAsia="方正仿宋_GBK"/>
          <w:b w:val="0"/>
          <w:sz w:val="24"/>
        </w:rPr>
        <w:t xml:space="preserve">内优先</w:t>
      </w:r>
      <w:ins w:id="719" w:author="xh" w:date="2026-10-19T08:02:42+08:00">
        <w:r>
          <w:rPr>
            <w:rFonts w:ascii="Times New Roman" w:hAnsi="Times New Roman" w:eastAsia="方正仿宋_GBK"/>
            <w:b w:val="0"/>
            <w:sz w:val="24"/>
          </w:rPr>
          <w:t xml:space="preserve">减少</w:t>
        </w:r>
      </w:ins>
      <w:del w:id="720" w:author="xh" w:date="2026-10-19T08:02:42+08:00">
        <w:r>
          <w:rPr>
            <w:rFonts w:ascii="Times New Roman" w:hAnsi="Times New Roman" w:eastAsia="方正仿宋_GBK"/>
            <w:b w:val="0"/>
            <w:sz w:val="24"/>
          </w:rPr>
          <w:delText xml:space="preserve">简化</w:delText>
        </w:r>
      </w:del>
      <w:r>
        <w:rPr>
          <w:rFonts w:ascii="Times New Roman" w:hAnsi="Times New Roman" w:eastAsia="方正仿宋_GBK"/>
          <w:b w:val="0"/>
          <w:sz w:val="24"/>
        </w:rPr>
        <w:t xml:space="preserve">联络</w:t>
      </w:r>
      <w:ins w:id="721" w:author="xh" w:date="2026-10-19T08:02:42+08:00">
        <w:r>
          <w:rPr>
            <w:rFonts w:ascii="Times New Roman" w:hAnsi="Times New Roman" w:eastAsia="方正仿宋_GBK"/>
            <w:b w:val="0"/>
            <w:sz w:val="24"/>
          </w:rPr>
          <w:t xml:space="preserve">，最后比较总费用。该条件为研究采用的</w:t>
        </w:r>
      </w:ins>
      <w:r>
        <w:rPr>
          <w:rFonts w:ascii="Times New Roman" w:hAnsi="Times New Roman" w:eastAsia="方正仿宋_GBK"/>
          <w:b w:val="0"/>
          <w:sz w:val="24"/>
        </w:rPr>
        <w:t xml:space="preserve">工程</w:t>
      </w:r>
      <w:ins w:id="722" w:author="xh" w:date="2026-10-19T08:02:42+08:00">
        <w:r>
          <w:rPr>
            <w:rFonts w:ascii="Times New Roman" w:hAnsi="Times New Roman" w:eastAsia="方正仿宋_GBK"/>
            <w:b w:val="0"/>
            <w:sz w:val="24"/>
          </w:rPr>
          <w:t xml:space="preserve">优选方法</w:t>
        </w:r>
      </w:ins>
      <w:del w:id="723" w:author="xh" w:date="2026-10-19T08:02:42+08:00">
        <w:r>
          <w:rPr>
            <w:rFonts w:ascii="Times New Roman" w:hAnsi="Times New Roman" w:eastAsia="方正仿宋_GBK"/>
            <w:b w:val="0"/>
            <w:sz w:val="24"/>
          </w:rPr>
          <w:delText xml:space="preserve">，供电安全及设备容量作为共同约束，并结合片区源荷条件形成推荐范围</w:delText>
        </w:r>
      </w:del>
      <w:r>
        <w:rPr>
          <w:rFonts w:ascii="Times New Roman" w:hAnsi="Times New Roman" w:eastAsia="方正仿宋_GBK"/>
          <w:b w:val="0"/>
          <w:sz w:val="24"/>
        </w:rPr>
        <w:t xml:space="preserve">。工程实施阶段可补充施工条件、土地资源及运行方式的综合评价。</w:t>
      </w:r>
    </w:p>
    <w:p w14:paraId="4E344EAC">
      <w:pPr>
        <w:pStyle w:val="2"/>
        <w:widowControl/>
        <w:spacing w:before="0" w:after="0" w:line="348" w:lineRule="exact"/>
        <w:ind w:firstLine="480"/>
        <w:jc w:val="both"/>
      </w:pPr>
      <w:r>
        <w:rPr>
          <w:rFonts w:ascii="Times New Roman" w:hAnsi="Times New Roman" w:eastAsia="方正仿宋_GBK"/>
          <w:b w:val="0"/>
          <w:sz w:val="24"/>
        </w:rPr>
        <w:t>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14:paraId="21001348">
      <w:pPr>
        <w:pStyle w:val="2"/>
        <w:widowControl/>
        <w:spacing w:before="0" w:after="0" w:line="348" w:lineRule="exact"/>
        <w:ind w:firstLine="480"/>
        <w:jc w:val="both"/>
      </w:pPr>
      <w:r>
        <w:rPr>
          <w:rFonts w:ascii="Times New Roman" w:hAnsi="Times New Roman" w:eastAsia="方正仿宋_GBK"/>
          <w:b w:val="0"/>
          <w:sz w:val="24"/>
        </w:rPr>
        <w:t>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14:paraId="30C66E4B">
      <w:pPr>
        <w:pStyle w:val="5"/>
        <w:keepNext/>
        <w:numPr>
          <w:ilvl w:val="0"/>
          <w:numId w:val="0"/>
        </w:numPr>
        <w:spacing w:before="160" w:after="120" w:line="390" w:lineRule="exact"/>
        <w:ind w:firstLine="0"/>
      </w:pPr>
      <w:bookmarkStart w:id="12" w:name="规范与研究指标的衔接"/>
      <w:r>
        <w:rPr>
          <w:rFonts w:ascii="Times New Roman" w:hAnsi="Times New Roman" w:eastAsia="方正仿宋_GBK"/>
          <w:b/>
          <w:sz w:val="26"/>
        </w:rPr>
        <w:t>1.2.4 规范与研究指标的衔接</w:t>
      </w:r>
      <w:bookmarkEnd w:id="12"/>
    </w:p>
    <w:p w14:paraId="6C552B98">
      <w:pPr>
        <w:pStyle w:val="115"/>
        <w:widowControl/>
        <w:spacing w:before="0" w:after="0" w:line="348" w:lineRule="exact"/>
        <w:ind w:firstLine="480"/>
        <w:jc w:val="both"/>
      </w:pPr>
      <w:r>
        <w:rPr>
          <w:rFonts w:ascii="Times New Roman" w:hAnsi="Times New Roman" w:eastAsia="方正仿宋_GBK"/>
          <w:b w:val="0"/>
          <w:sz w:val="24"/>
        </w:rPr>
        <w:t>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14:paraId="5BF8964E">
      <w:pPr>
        <w:pStyle w:val="2"/>
        <w:widowControl/>
        <w:spacing w:before="0" w:after="0" w:line="348" w:lineRule="exact"/>
        <w:ind w:firstLine="480"/>
        <w:jc w:val="both"/>
      </w:pPr>
      <w:r>
        <w:rPr>
          <w:rFonts w:ascii="Times New Roman" w:hAnsi="Times New Roman" w:eastAsia="方正仿宋_GBK"/>
          <w:b w:val="0"/>
          <w:sz w:val="24"/>
        </w:rPr>
        <w:t>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14:paraId="665E5291">
      <w:pPr>
        <w:pStyle w:val="2"/>
        <w:keepNext/>
        <w:spacing w:before="120" w:after="80" w:line="280" w:lineRule="exact"/>
        <w:ind w:firstLine="0"/>
        <w:jc w:val="center"/>
      </w:pPr>
      <w:r>
        <w:rPr>
          <w:rFonts w:ascii="Times New Roman" w:hAnsi="Times New Roman" w:eastAsia="宋体"/>
          <w:b w:val="0"/>
          <w:sz w:val="21"/>
        </w:rPr>
        <w:t>表1-1 规划依据与本研究技术环节的对应</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5046D8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2CC6AD16">
            <w:pPr>
              <w:keepNext/>
              <w:spacing w:before="20" w:after="20" w:line="260" w:lineRule="exact"/>
              <w:ind w:left="0" w:leftChars="0" w:right="0" w:rightChars="0" w:firstLine="0" w:firstLineChars="0"/>
              <w:jc w:val="center"/>
            </w:pPr>
            <w:r>
              <w:rPr>
                <w:rFonts w:ascii="Times New Roman" w:hAnsi="Times New Roman" w:eastAsia="宋体"/>
                <w:b/>
                <w:sz w:val="18"/>
              </w:rPr>
              <w:t>依据</w:t>
            </w:r>
          </w:p>
        </w:tc>
        <w:tc>
          <w:tcPr>
            <w:tcW w:w="2771" w:type="dxa"/>
            <w:tcMar>
              <w:left w:w="70" w:type="dxa"/>
              <w:right w:w="70" w:type="dxa"/>
            </w:tcMar>
            <w:vAlign w:val="center"/>
          </w:tcPr>
          <w:p w14:paraId="554A7002">
            <w:pPr>
              <w:keepNext/>
              <w:spacing w:before="20" w:after="20" w:line="260" w:lineRule="exact"/>
              <w:ind w:left="0" w:leftChars="0" w:right="0" w:rightChars="0" w:firstLine="0" w:firstLineChars="0"/>
              <w:jc w:val="center"/>
            </w:pPr>
            <w:r>
              <w:rPr>
                <w:rFonts w:ascii="Times New Roman" w:hAnsi="Times New Roman" w:eastAsia="宋体"/>
                <w:b/>
                <w:sz w:val="18"/>
              </w:rPr>
              <w:t>相关内容</w:t>
            </w:r>
          </w:p>
        </w:tc>
        <w:tc>
          <w:tcPr>
            <w:tcW w:w="2771" w:type="dxa"/>
            <w:tcMar>
              <w:left w:w="70" w:type="dxa"/>
              <w:right w:w="70" w:type="dxa"/>
            </w:tcMar>
            <w:vAlign w:val="center"/>
          </w:tcPr>
          <w:p w14:paraId="67B71AC0">
            <w:pPr>
              <w:keepNext/>
              <w:spacing w:before="20" w:after="20" w:line="260" w:lineRule="exact"/>
              <w:ind w:left="0" w:leftChars="0" w:right="0" w:rightChars="0" w:firstLine="0" w:firstLineChars="0"/>
              <w:jc w:val="center"/>
            </w:pPr>
            <w:r>
              <w:rPr>
                <w:rFonts w:ascii="Times New Roman" w:hAnsi="Times New Roman" w:eastAsia="宋体"/>
                <w:b/>
                <w:sz w:val="18"/>
              </w:rPr>
              <w:t>本研究的落实环节</w:t>
            </w:r>
          </w:p>
        </w:tc>
      </w:tr>
      <w:tr w14:paraId="3D7F1E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AC8D8D0">
            <w:pPr>
              <w:keepNext/>
              <w:spacing w:before="20" w:after="20" w:line="260" w:lineRule="exact"/>
              <w:ind w:left="0" w:leftChars="0" w:right="0" w:rightChars="0" w:firstLine="0" w:firstLineChars="0"/>
              <w:jc w:val="center"/>
            </w:pPr>
            <w:r>
              <w:rPr>
                <w:rFonts w:ascii="Times New Roman" w:hAnsi="Times New Roman" w:eastAsia="宋体"/>
                <w:b w:val="0"/>
                <w:sz w:val="18"/>
              </w:rPr>
              <w:t>DL/T 5729—2023《配电网规划设计技术导则》[5]</w:t>
            </w:r>
          </w:p>
        </w:tc>
        <w:tc>
          <w:tcPr>
            <w:tcW w:w="2771" w:type="dxa"/>
            <w:tcMar>
              <w:left w:w="70" w:type="dxa"/>
              <w:right w:w="70" w:type="dxa"/>
            </w:tcMar>
            <w:vAlign w:val="center"/>
          </w:tcPr>
          <w:p w14:paraId="11D98B1C">
            <w:pPr>
              <w:keepNext/>
              <w:spacing w:before="20" w:after="20" w:line="260" w:lineRule="exact"/>
              <w:ind w:left="0" w:leftChars="0" w:right="0" w:rightChars="0" w:firstLine="0" w:firstLineChars="0"/>
              <w:jc w:val="center"/>
            </w:pPr>
            <w:r>
              <w:rPr>
                <w:rFonts w:ascii="Times New Roman" w:hAnsi="Times New Roman" w:eastAsia="宋体"/>
                <w:b w:val="0"/>
                <w:sz w:val="18"/>
              </w:rPr>
              <w:t>容量规划、供电区域和容载比建议</w:t>
            </w:r>
          </w:p>
        </w:tc>
        <w:tc>
          <w:tcPr>
            <w:tcW w:w="2771" w:type="dxa"/>
            <w:tcMar>
              <w:left w:w="70" w:type="dxa"/>
              <w:right w:w="70" w:type="dxa"/>
            </w:tcMar>
            <w:vAlign w:val="center"/>
          </w:tcPr>
          <w:p w14:paraId="2AC4EC83">
            <w:pPr>
              <w:keepNext/>
              <w:spacing w:before="20" w:after="20" w:line="260" w:lineRule="exact"/>
              <w:ind w:left="0" w:leftChars="0" w:right="0" w:rightChars="0" w:firstLine="0" w:firstLineChars="0"/>
              <w:jc w:val="center"/>
            </w:pPr>
            <w:r>
              <w:rPr>
                <w:rFonts w:ascii="Times New Roman" w:hAnsi="Times New Roman" w:eastAsia="宋体"/>
                <w:b w:val="0"/>
                <w:sz w:val="18"/>
              </w:rPr>
              <w:t>确定区域统计与容量规划的基本关系，结合设备条件进行技术经济比较</w:t>
            </w:r>
          </w:p>
        </w:tc>
      </w:tr>
      <w:tr w14:paraId="77BE15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A89CD02">
            <w:pPr>
              <w:keepNext/>
              <w:spacing w:before="20" w:after="20" w:line="260" w:lineRule="exact"/>
              <w:ind w:left="0" w:leftChars="0" w:right="0" w:rightChars="0" w:firstLine="0" w:firstLineChars="0"/>
              <w:jc w:val="center"/>
            </w:pPr>
            <w:r>
              <w:rPr>
                <w:rFonts w:ascii="Times New Roman" w:hAnsi="Times New Roman" w:eastAsia="宋体"/>
                <w:b w:val="0"/>
                <w:sz w:val="18"/>
              </w:rPr>
              <w:t>2025年4月《配电网规划设计技术导则（修订稿）》[8]</w:t>
            </w:r>
          </w:p>
        </w:tc>
        <w:tc>
          <w:tcPr>
            <w:tcW w:w="2771" w:type="dxa"/>
            <w:tcMar>
              <w:left w:w="70" w:type="dxa"/>
              <w:right w:w="70" w:type="dxa"/>
            </w:tcMar>
            <w:vAlign w:val="center"/>
          </w:tcPr>
          <w:p w14:paraId="5F59D99B">
            <w:pPr>
              <w:keepNext/>
              <w:spacing w:before="20" w:after="20" w:line="260" w:lineRule="exact"/>
              <w:ind w:left="0" w:leftChars="0" w:right="0" w:rightChars="0" w:firstLine="0" w:firstLineChars="0"/>
              <w:jc w:val="center"/>
            </w:pPr>
            <w:r>
              <w:rPr>
                <w:rFonts w:ascii="Times New Roman" w:hAnsi="Times New Roman" w:eastAsia="宋体"/>
                <w:b w:val="0"/>
                <w:sz w:val="18"/>
              </w:rPr>
              <w:t>装机、电量渗透指标，容载比建议与反向容量要求</w:t>
            </w:r>
          </w:p>
        </w:tc>
        <w:tc>
          <w:tcPr>
            <w:tcW w:w="2771" w:type="dxa"/>
            <w:tcMar>
              <w:left w:w="70" w:type="dxa"/>
              <w:right w:w="70" w:type="dxa"/>
            </w:tcMar>
            <w:vAlign w:val="center"/>
          </w:tcPr>
          <w:p w14:paraId="5A9B28EA">
            <w:pPr>
              <w:keepNext/>
              <w:spacing w:before="20" w:after="20" w:line="260" w:lineRule="exact"/>
              <w:ind w:left="0" w:leftChars="0" w:right="0" w:rightChars="0" w:firstLine="0" w:firstLineChars="0"/>
              <w:jc w:val="center"/>
            </w:pPr>
            <w:r>
              <w:rPr>
                <w:rFonts w:ascii="Times New Roman" w:hAnsi="Times New Roman" w:eastAsia="宋体"/>
                <w:b w:val="0"/>
                <w:sz w:val="18"/>
              </w:rPr>
              <w:t>定义核心指标，开展逐年导则对照，并设置相应反向承载限值</w:t>
            </w:r>
          </w:p>
        </w:tc>
      </w:tr>
      <w:tr w14:paraId="31BE1A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8DF33E1">
            <w:pPr>
              <w:keepNext/>
              <w:spacing w:before="20" w:after="20" w:line="260" w:lineRule="exact"/>
              <w:ind w:left="0" w:leftChars="0" w:right="0" w:rightChars="0" w:firstLine="0" w:firstLineChars="0"/>
              <w:jc w:val="center"/>
            </w:pPr>
            <w:r>
              <w:rPr>
                <w:rFonts w:ascii="Times New Roman" w:hAnsi="Times New Roman" w:eastAsia="宋体"/>
                <w:b w:val="0"/>
                <w:sz w:val="18"/>
              </w:rPr>
              <w:t>DL/T 2041—2025《分布式电源接入电力系统承载力评估导则》[12]</w:t>
            </w:r>
          </w:p>
        </w:tc>
        <w:tc>
          <w:tcPr>
            <w:tcW w:w="2771" w:type="dxa"/>
            <w:tcMar>
              <w:left w:w="70" w:type="dxa"/>
              <w:right w:w="70" w:type="dxa"/>
            </w:tcMar>
            <w:vAlign w:val="center"/>
          </w:tcPr>
          <w:p w14:paraId="2CBF83D3">
            <w:pPr>
              <w:keepNext/>
              <w:spacing w:before="20" w:after="20" w:line="260" w:lineRule="exact"/>
              <w:ind w:left="0" w:leftChars="0" w:right="0" w:rightChars="0" w:firstLine="0" w:firstLineChars="0"/>
              <w:jc w:val="center"/>
            </w:pPr>
            <w:r>
              <w:rPr>
                <w:rFonts w:ascii="Times New Roman" w:hAnsi="Times New Roman" w:eastAsia="宋体"/>
                <w:b w:val="0"/>
                <w:sz w:val="18"/>
              </w:rPr>
              <w:t>系统级、设备级承载力及结果校核</w:t>
            </w:r>
          </w:p>
        </w:tc>
        <w:tc>
          <w:tcPr>
            <w:tcW w:w="2771" w:type="dxa"/>
            <w:tcMar>
              <w:left w:w="70" w:type="dxa"/>
              <w:right w:w="70" w:type="dxa"/>
            </w:tcMar>
            <w:vAlign w:val="center"/>
          </w:tcPr>
          <w:p w14:paraId="60931750">
            <w:pPr>
              <w:keepNext/>
              <w:spacing w:before="20" w:after="20" w:line="260" w:lineRule="exact"/>
              <w:ind w:left="0" w:leftChars="0" w:right="0" w:rightChars="0" w:firstLine="0" w:firstLineChars="0"/>
              <w:jc w:val="center"/>
            </w:pPr>
            <w:r>
              <w:rPr>
                <w:rFonts w:ascii="Times New Roman" w:hAnsi="Times New Roman" w:eastAsia="宋体"/>
                <w:b w:val="0"/>
                <w:sz w:val="18"/>
              </w:rPr>
              <w:t>区分区域源荷规模和设备承载任务，将功率约束落实到站点</w:t>
            </w:r>
          </w:p>
        </w:tc>
      </w:tr>
      <w:tr w14:paraId="2B92A4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C9A5086">
            <w:pPr>
              <w:keepNext/>
              <w:spacing w:before="20" w:after="20" w:line="260" w:lineRule="exact"/>
              <w:ind w:left="0" w:leftChars="0" w:right="0" w:rightChars="0" w:firstLine="0" w:firstLineChars="0"/>
              <w:jc w:val="center"/>
            </w:pPr>
            <w:r>
              <w:rPr>
                <w:rFonts w:ascii="Times New Roman" w:hAnsi="Times New Roman" w:eastAsia="宋体"/>
                <w:b w:val="0"/>
                <w:sz w:val="18"/>
              </w:rPr>
              <w:t>变电容载比与下级中压网络关系研究[7]</w:t>
            </w:r>
          </w:p>
        </w:tc>
        <w:tc>
          <w:tcPr>
            <w:tcW w:w="2771" w:type="dxa"/>
            <w:tcMar>
              <w:left w:w="70" w:type="dxa"/>
              <w:right w:w="70" w:type="dxa"/>
            </w:tcMar>
            <w:vAlign w:val="center"/>
          </w:tcPr>
          <w:p w14:paraId="65C6B06C">
            <w:pPr>
              <w:keepNext/>
              <w:spacing w:before="20" w:after="20" w:line="260" w:lineRule="exact"/>
              <w:ind w:left="0" w:leftChars="0" w:right="0" w:rightChars="0" w:firstLine="0" w:firstLineChars="0"/>
              <w:jc w:val="center"/>
            </w:pPr>
            <w:r>
              <w:rPr>
                <w:rFonts w:ascii="Times New Roman" w:hAnsi="Times New Roman" w:eastAsia="宋体"/>
                <w:b w:val="0"/>
                <w:sz w:val="18"/>
              </w:rPr>
              <w:t>站内转带、站间转带和N-1供电能力</w:t>
            </w:r>
          </w:p>
        </w:tc>
        <w:tc>
          <w:tcPr>
            <w:tcW w:w="2771" w:type="dxa"/>
            <w:tcMar>
              <w:left w:w="70" w:type="dxa"/>
              <w:right w:w="70" w:type="dxa"/>
            </w:tcMar>
            <w:vAlign w:val="center"/>
          </w:tcPr>
          <w:p w14:paraId="7593ABE2">
            <w:pPr>
              <w:keepNext/>
              <w:spacing w:before="20" w:after="20" w:line="260" w:lineRule="exact"/>
              <w:ind w:left="0" w:leftChars="0" w:right="0" w:rightChars="0" w:firstLine="0" w:firstLineChars="0"/>
              <w:jc w:val="center"/>
            </w:pPr>
            <w:r>
              <w:rPr>
                <w:rFonts w:ascii="Times New Roman" w:hAnsi="Times New Roman" w:eastAsia="宋体"/>
                <w:b w:val="0"/>
                <w:sz w:val="18"/>
              </w:rPr>
              <w:t>联合校核通道、接收馈线和邻站剩余主变能力</w:t>
            </w:r>
          </w:p>
        </w:tc>
      </w:tr>
      <w:tr w14:paraId="7CE6E5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4088D86">
            <w:pPr>
              <w:keepNext w:val="0"/>
              <w:spacing w:before="20" w:after="20" w:line="260" w:lineRule="exact"/>
              <w:ind w:left="0" w:leftChars="0" w:right="0" w:rightChars="0" w:firstLine="0" w:firstLineChars="0"/>
              <w:jc w:val="center"/>
            </w:pPr>
            <w:r>
              <w:rPr>
                <w:rFonts w:ascii="Times New Roman" w:hAnsi="Times New Roman" w:eastAsia="宋体"/>
                <w:b w:val="0"/>
                <w:sz w:val="18"/>
              </w:rPr>
              <w:t>多电压等级容载比及精细化参数研究[9,20]</w:t>
            </w:r>
          </w:p>
        </w:tc>
        <w:tc>
          <w:tcPr>
            <w:tcW w:w="2771" w:type="dxa"/>
            <w:tcMar>
              <w:left w:w="70" w:type="dxa"/>
              <w:right w:w="70" w:type="dxa"/>
            </w:tcMar>
            <w:vAlign w:val="center"/>
          </w:tcPr>
          <w:p w14:paraId="70FB7CD9">
            <w:pPr>
              <w:keepNext w:val="0"/>
              <w:spacing w:before="20" w:after="20" w:line="260" w:lineRule="exact"/>
              <w:ind w:left="0" w:leftChars="0" w:right="0" w:rightChars="0" w:firstLine="0" w:firstLineChars="0"/>
              <w:jc w:val="center"/>
            </w:pPr>
            <w:r>
              <w:rPr>
                <w:rFonts w:ascii="Times New Roman" w:hAnsi="Times New Roman" w:eastAsia="宋体"/>
                <w:b w:val="0"/>
                <w:sz w:val="18"/>
              </w:rPr>
              <w:t>层级协同、负荷分布与容量储备</w:t>
            </w:r>
          </w:p>
        </w:tc>
        <w:tc>
          <w:tcPr>
            <w:tcW w:w="2771" w:type="dxa"/>
            <w:tcMar>
              <w:left w:w="70" w:type="dxa"/>
              <w:right w:w="70" w:type="dxa"/>
            </w:tcMar>
            <w:vAlign w:val="center"/>
          </w:tcPr>
          <w:p w14:paraId="44D33379">
            <w:pPr>
              <w:keepNext w:val="0"/>
              <w:spacing w:before="20" w:after="20" w:line="260" w:lineRule="exact"/>
              <w:ind w:left="0" w:leftChars="0" w:right="0" w:rightChars="0" w:firstLine="0" w:firstLineChars="0"/>
              <w:jc w:val="center"/>
            </w:pPr>
            <w:r>
              <w:rPr>
                <w:rFonts w:ascii="Times New Roman" w:hAnsi="Times New Roman" w:eastAsia="宋体"/>
                <w:b w:val="0"/>
                <w:sz w:val="18"/>
              </w:rPr>
              <w:t>组织五项推广参数，以实际设备配置形成条件推荐范围</w:t>
            </w:r>
          </w:p>
        </w:tc>
      </w:tr>
    </w:tbl>
    <w:p w14:paraId="32A2BF4F">
      <w:pPr>
        <w:pStyle w:val="2"/>
        <w:widowControl/>
        <w:spacing w:before="0" w:after="0" w:line="348" w:lineRule="exact"/>
        <w:ind w:firstLine="480"/>
        <w:jc w:val="both"/>
      </w:pPr>
      <w:r>
        <w:rPr>
          <w:rFonts w:ascii="Times New Roman" w:hAnsi="Times New Roman" w:eastAsia="方正仿宋_GBK"/>
          <w:b w:val="0"/>
          <w:sz w:val="24"/>
        </w:rPr>
        <w:t>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14:paraId="1EFE9D59">
      <w:pPr>
        <w:pStyle w:val="4"/>
        <w:keepNext/>
        <w:numPr>
          <w:ilvl w:val="0"/>
          <w:numId w:val="0"/>
        </w:numPr>
        <w:spacing w:before="160" w:after="120" w:line="480" w:lineRule="exact"/>
        <w:ind w:firstLine="0"/>
      </w:pPr>
      <w:ins w:id="27748" w:author="xh" w:date="2026-10-19T08:03:21+08:00">
        <w:bookmarkStart w:id="294" w:name="Report1017_h47"/>
        <w:bookmarkEnd w:id="294"/>
      </w:ins>
      <w:bookmarkStart w:id="13" w:name="研究范围与对象"/>
      <w:bookmarkStart w:id="14" w:name="h47"/>
      <w:r>
        <w:rPr>
          <w:rFonts w:ascii="Times New Roman" w:hAnsi="Times New Roman" w:eastAsia="方正仿宋_GBK"/>
          <w:b/>
          <w:sz w:val="32"/>
        </w:rPr>
        <w:t>1.3 研究范围与对象</w:t>
      </w:r>
      <w:bookmarkEnd w:id="13"/>
      <w:bookmarkEnd w:id="14"/>
    </w:p>
    <w:p w14:paraId="3D3F2638">
      <w:pPr>
        <w:pStyle w:val="5"/>
        <w:keepNext/>
        <w:numPr>
          <w:ilvl w:val="0"/>
          <w:numId w:val="0"/>
        </w:numPr>
        <w:spacing w:before="160" w:after="120" w:line="390" w:lineRule="exact"/>
        <w:ind w:firstLine="0"/>
      </w:pPr>
      <w:bookmarkStart w:id="15" w:name="电压等级与统计范围"/>
      <w:r>
        <w:rPr>
          <w:rFonts w:ascii="Times New Roman" w:hAnsi="Times New Roman" w:eastAsia="方正仿宋_GBK"/>
          <w:b/>
          <w:sz w:val="26"/>
        </w:rPr>
        <w:t>1.3.1 电压等级与统计范围</w:t>
      </w:r>
      <w:bookmarkEnd w:id="15"/>
    </w:p>
    <w:p w14:paraId="60989E43">
      <w:pPr>
        <w:pStyle w:val="115"/>
        <w:widowControl/>
        <w:spacing w:before="0" w:after="0" w:line="348" w:lineRule="exact"/>
        <w:ind w:firstLine="480"/>
        <w:jc w:val="both"/>
      </w:pPr>
      <w:r>
        <w:rPr>
          <w:rFonts w:ascii="Times New Roman" w:hAnsi="Times New Roman" w:eastAsia="方正仿宋_GBK"/>
          <w:b w:val="0"/>
          <w:sz w:val="24"/>
        </w:rPr>
        <w:t>研究对象为徐州典型地区110 kV公用变电设备的区域容量配置，按照DL/T 5729—2023第6.3.3条，以行政区县作为最小统计分析范围[5]。本研究选取邳州和市区，电网运行统计与规划优化均按110 kV范围开展。</w:t>
      </w:r>
    </w:p>
    <w:p w14:paraId="57514A56">
      <w:pPr>
        <w:pStyle w:val="2"/>
        <w:widowControl/>
        <w:spacing w:before="0" w:after="0" w:line="348" w:lineRule="exact"/>
        <w:ind w:firstLine="480"/>
        <w:jc w:val="both"/>
      </w:pPr>
      <w:r>
        <w:rPr>
          <w:rFonts w:ascii="Times New Roman" w:hAnsi="Times New Roman" w:eastAsia="方正仿宋_GBK"/>
          <w:b w:val="0"/>
          <w:sz w:val="24"/>
        </w:rPr>
        <w:t>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14:paraId="7AAA43F2">
      <w:pPr>
        <w:pStyle w:val="2"/>
        <w:widowControl/>
        <w:spacing w:before="0" w:after="0" w:line="348" w:lineRule="exact"/>
        <w:ind w:firstLine="480"/>
        <w:jc w:val="both"/>
      </w:pPr>
      <w:r>
        <w:rPr>
          <w:rFonts w:ascii="Times New Roman" w:hAnsi="Times New Roman" w:eastAsia="方正仿宋_GBK"/>
          <w:b w:val="0"/>
          <w:sz w:val="24"/>
        </w:rPr>
        <w:t>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14:paraId="6D73E2BD">
      <w:pPr>
        <w:pStyle w:val="2"/>
        <w:widowControl/>
        <w:spacing w:before="0" w:after="0" w:line="348" w:lineRule="exact"/>
        <w:ind w:firstLine="480"/>
        <w:jc w:val="both"/>
      </w:pPr>
      <w:r>
        <w:rPr>
          <w:rFonts w:ascii="Times New Roman" w:hAnsi="Times New Roman" w:eastAsia="方正仿宋_GBK"/>
          <w:b w:val="0"/>
          <w:sz w:val="24"/>
        </w:rPr>
        <w:t>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14:paraId="7D2246E8">
      <w:pPr>
        <w:pStyle w:val="2"/>
        <w:widowControl/>
        <w:spacing w:before="0" w:after="0" w:line="348" w:lineRule="exact"/>
        <w:ind w:firstLine="480"/>
        <w:jc w:val="both"/>
      </w:pPr>
      <w:r>
        <w:rPr>
          <w:rFonts w:ascii="Times New Roman" w:hAnsi="Times New Roman" w:eastAsia="方正仿宋_GBK"/>
          <w:b w:val="0"/>
          <w:sz w:val="24"/>
        </w:rPr>
        <w:t>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14:paraId="0EBE26AB">
      <w:pPr>
        <w:pStyle w:val="5"/>
        <w:keepNext/>
        <w:numPr>
          <w:ilvl w:val="0"/>
          <w:numId w:val="0"/>
        </w:numPr>
        <w:spacing w:before="160" w:after="120" w:line="390" w:lineRule="exact"/>
        <w:ind w:firstLine="0"/>
      </w:pPr>
      <w:bookmarkStart w:id="16" w:name="年份与评价期"/>
      <w:r>
        <w:rPr>
          <w:rFonts w:ascii="Times New Roman" w:hAnsi="Times New Roman" w:eastAsia="方正仿宋_GBK"/>
          <w:b/>
          <w:sz w:val="26"/>
        </w:rPr>
        <w:t>1.3.2 年份与评价期</w:t>
      </w:r>
      <w:bookmarkEnd w:id="16"/>
    </w:p>
    <w:p w14:paraId="0B071DAD">
      <w:pPr>
        <w:pStyle w:val="115"/>
        <w:widowControl/>
        <w:spacing w:before="0" w:after="0" w:line="348" w:lineRule="exact"/>
        <w:ind w:firstLine="480"/>
        <w:jc w:val="both"/>
      </w:pPr>
      <w:r>
        <w:rPr>
          <w:rFonts w:ascii="Times New Roman" w:hAnsi="Times New Roman" w:eastAsia="方正仿宋_GBK"/>
          <w:b w:val="0"/>
          <w:sz w:val="24"/>
        </w:rPr>
        <w:t>2021—2025年资料用于分析负荷发展、光伏装机和设备运行特征。地区案例保留共同仿真起点，直接使用2022—2025年实际年度负荷，各年容量及建设规模由满足约束的优化结果确定，实际统计容量单独列示。</w:t>
      </w:r>
    </w:p>
    <w:p w14:paraId="3F8C20D7">
      <w:pPr>
        <w:pStyle w:val="2"/>
        <w:widowControl/>
        <w:spacing w:before="0" w:after="0" w:line="348" w:lineRule="exact"/>
        <w:ind w:firstLine="480"/>
        <w:jc w:val="both"/>
      </w:pPr>
      <w:r>
        <w:rPr>
          <w:rFonts w:ascii="Times New Roman" w:hAnsi="Times New Roman" w:eastAsia="方正仿宋_GBK"/>
          <w:b w:val="0"/>
          <w:sz w:val="24"/>
        </w:rPr>
        <w:t>基期主变按可选额定容量逐台配置，使地区主变总容量接近基期年网供最大负荷的两倍。基期负荷取2021年实际统计值。站级负荷沿用实际样本的空间分布，再按年度区域负荷标定。邳州和市区的刚性、弹性方案分别共用本地区的起点、负荷和价格。</w:t>
      </w:r>
    </w:p>
    <w:p w14:paraId="0EACA901">
      <w:pPr>
        <w:pStyle w:val="2"/>
        <w:widowControl/>
        <w:spacing w:before="0" w:after="0" w:line="348" w:lineRule="exact"/>
        <w:ind w:firstLine="480"/>
        <w:jc w:val="both"/>
      </w:pPr>
      <w:r>
        <w:rPr>
          <w:rFonts w:ascii="Times New Roman" w:hAnsi="Times New Roman" w:eastAsia="方正仿宋_GBK"/>
          <w:b w:val="0"/>
          <w:sz w:val="24"/>
        </w:rPr>
        <w:t>经济评价以2021年末为折现基准，评价截止于2041年。仿真第1—4年在计算文件中分别标记为2022—2025年，用于统一投运时间和现金流折现。主变、线路和储能的寿命、运维率采用第四章列明的研究参数[10,13,14]。</w:t>
      </w:r>
    </w:p>
    <w:p w14:paraId="62B41B88">
      <w:pPr>
        <w:pStyle w:val="5"/>
        <w:keepNext/>
        <w:numPr>
          <w:ilvl w:val="0"/>
          <w:numId w:val="0"/>
        </w:numPr>
        <w:spacing w:before="160" w:after="120" w:line="390" w:lineRule="exact"/>
        <w:ind w:firstLine="0"/>
      </w:pPr>
      <w:bookmarkStart w:id="17" w:name="技术分析与费用边界"/>
      <w:r>
        <w:rPr>
          <w:rFonts w:ascii="Times New Roman" w:hAnsi="Times New Roman" w:eastAsia="方正仿宋_GBK"/>
          <w:b/>
          <w:sz w:val="26"/>
        </w:rPr>
        <w:t>1.3.3 技术分析与费用边界</w:t>
      </w:r>
      <w:bookmarkEnd w:id="17"/>
    </w:p>
    <w:p w14:paraId="3CD26597">
      <w:pPr>
        <w:pStyle w:val="115"/>
        <w:widowControl/>
        <w:spacing w:before="0" w:after="0" w:line="348" w:lineRule="exact"/>
        <w:ind w:firstLine="480"/>
        <w:jc w:val="both"/>
      </w:pPr>
      <w:r>
        <w:rPr>
          <w:rFonts w:ascii="Times New Roman" w:hAnsi="Times New Roman" w:eastAsia="方正仿宋_GBK"/>
          <w:b w:val="0"/>
          <w:sz w:val="24"/>
        </w:rPr>
        <w:t>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14:paraId="3B74160D">
      <w:pPr>
        <w:pStyle w:val="2"/>
        <w:widowControl/>
        <w:spacing w:before="0" w:after="0" w:line="348" w:lineRule="exact"/>
        <w:ind w:firstLine="480"/>
        <w:jc w:val="both"/>
      </w:pPr>
      <w:r>
        <w:rPr>
          <w:rFonts w:ascii="Times New Roman" w:hAnsi="Times New Roman" w:eastAsia="方正仿宋_GBK"/>
          <w:b w:val="0"/>
          <w:sz w:val="24"/>
        </w:rPr>
        <w:t>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14:paraId="63EE9356">
      <w:pPr>
        <w:pStyle w:val="2"/>
        <w:widowControl/>
        <w:spacing w:before="0" w:after="0" w:line="348" w:lineRule="exact"/>
        <w:ind w:firstLine="480"/>
        <w:jc w:val="both"/>
      </w:pPr>
      <w:r>
        <w:rPr>
          <w:rFonts w:ascii="Times New Roman" w:hAnsi="Times New Roman" w:eastAsia="方正仿宋_GBK"/>
          <w:b w:val="0"/>
          <w:sz w:val="24"/>
        </w:rPr>
        <w:t>两类方案共用主变更换与扩建、储能和联络候选。已核实既有联络不重复计原建设费，新增联络按项目计费。初始转供率用于推广参数研究，地区案例的实际可转功率由具体网络约束确定。</w:t>
      </w:r>
    </w:p>
    <w:p w14:paraId="0680BB81">
      <w:pPr>
        <w:pStyle w:val="2"/>
        <w:widowControl/>
        <w:spacing w:before="0" w:after="0" w:line="348" w:lineRule="exact"/>
        <w:ind w:firstLine="480"/>
        <w:jc w:val="both"/>
      </w:pPr>
      <w:r>
        <w:rPr>
          <w:rFonts w:ascii="Times New Roman" w:hAnsi="Times New Roman" w:eastAsia="方正仿宋_GBK"/>
          <w:b w:val="0"/>
          <w:sz w:val="24"/>
        </w:rPr>
        <w:t>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14:paraId="501BAA4E">
      <w:pPr>
        <w:pStyle w:val="2"/>
        <w:widowControl/>
        <w:spacing w:before="0" w:after="0" w:line="348" w:lineRule="exact"/>
        <w:ind w:firstLine="480"/>
        <w:jc w:val="both"/>
      </w:pPr>
      <w:r>
        <w:rPr>
          <w:rFonts w:ascii="Times New Roman" w:hAnsi="Times New Roman" w:eastAsia="方正仿宋_GBK"/>
          <w:b w:val="0"/>
          <w:sz w:val="24"/>
        </w:rPr>
        <w:t>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14:paraId="2B91B3AE">
      <w:pPr>
        <w:pStyle w:val="4"/>
        <w:keepNext/>
        <w:numPr>
          <w:ilvl w:val="0"/>
          <w:numId w:val="0"/>
        </w:numPr>
        <w:spacing w:before="160" w:after="120" w:line="480" w:lineRule="exact"/>
        <w:ind w:firstLine="0"/>
      </w:pPr>
      <w:ins w:id="27770" w:author="xh" w:date="2026-10-19T08:04:01+08:00">
        <w:bookmarkStart w:id="295" w:name="Report1017_h64"/>
        <w:bookmarkEnd w:id="295"/>
      </w:ins>
      <w:bookmarkStart w:id="18" w:name="研究目标与内容"/>
      <w:bookmarkStart w:id="19" w:name="h64"/>
      <w:r>
        <w:rPr>
          <w:rFonts w:ascii="Times New Roman" w:hAnsi="Times New Roman" w:eastAsia="方正仿宋_GBK"/>
          <w:b/>
          <w:sz w:val="32"/>
        </w:rPr>
        <w:t>1.4 研究目标与内容</w:t>
      </w:r>
      <w:bookmarkEnd w:id="18"/>
      <w:bookmarkEnd w:id="19"/>
    </w:p>
    <w:p w14:paraId="7AE77D09">
      <w:pPr>
        <w:pStyle w:val="5"/>
        <w:keepNext/>
        <w:numPr>
          <w:ilvl w:val="0"/>
          <w:numId w:val="0"/>
        </w:numPr>
        <w:spacing w:before="160" w:after="120" w:line="390" w:lineRule="exact"/>
        <w:ind w:firstLine="0"/>
      </w:pPr>
      <w:bookmarkStart w:id="20" w:name="研究目标"/>
      <w:r>
        <w:rPr>
          <w:rFonts w:ascii="Times New Roman" w:hAnsi="Times New Roman" w:eastAsia="方正仿宋_GBK"/>
          <w:b/>
          <w:sz w:val="26"/>
        </w:rPr>
        <w:t>1.4.1 研究目标</w:t>
      </w:r>
      <w:bookmarkEnd w:id="20"/>
    </w:p>
    <w:p w14:paraId="524D19DF">
      <w:pPr>
        <w:pStyle w:val="115"/>
        <w:widowControl/>
        <w:spacing w:before="0" w:after="0" w:line="348" w:lineRule="exact"/>
        <w:ind w:firstLine="480"/>
        <w:jc w:val="both"/>
      </w:pPr>
      <w:r>
        <w:rPr>
          <w:rFonts w:ascii="Times New Roman" w:hAnsi="Times New Roman" w:eastAsia="方正仿宋_GBK"/>
          <w:b w:val="0"/>
          <w:sz w:val="24"/>
        </w:rPr>
        <w:t>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14:paraId="179C4F35">
      <w:pPr>
        <w:pStyle w:val="2"/>
        <w:widowControl/>
        <w:spacing w:before="0" w:after="0" w:line="348" w:lineRule="exact"/>
        <w:ind w:firstLine="480"/>
        <w:jc w:val="both"/>
      </w:pPr>
      <w:r>
        <w:rPr>
          <w:rFonts w:ascii="Times New Roman" w:hAnsi="Times New Roman" w:eastAsia="方正仿宋_GBK"/>
          <w:b w:val="0"/>
          <w:sz w:val="24"/>
        </w:rPr>
        <w:t>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14:paraId="0643546D">
      <w:pPr>
        <w:pStyle w:val="2"/>
        <w:widowControl/>
        <w:spacing w:before="0" w:after="0" w:line="348" w:lineRule="exact"/>
        <w:ind w:firstLine="480"/>
        <w:jc w:val="both"/>
      </w:pPr>
      <w:r>
        <w:rPr>
          <w:rFonts w:ascii="Times New Roman" w:hAnsi="Times New Roman" w:eastAsia="方正仿宋_GBK"/>
          <w:b w:val="0"/>
          <w:sz w:val="24"/>
        </w:rPr>
        <w:t xml:space="preserve">在此基础上，形成</w:t>
      </w:r>
      <w:ins w:id="724" w:author="xh" w:date="2026-10-19T08:04:40+08:00">
        <w:r>
          <w:rPr>
            <w:rFonts w:ascii="Times New Roman" w:hAnsi="Times New Roman" w:eastAsia="方正仿宋_GBK"/>
            <w:b w:val="0"/>
            <w:sz w:val="24"/>
          </w:rPr>
          <w:t xml:space="preserve">2022—2035</w:t>
        </w:r>
      </w:ins>
      <w:del w:id="725" w:author="xh" w:date="2026-10-19T08:04:40+08:00">
        <w:r>
          <w:rPr>
            <w:rFonts w:ascii="Times New Roman" w:hAnsi="Times New Roman" w:eastAsia="方正仿宋_GBK"/>
            <w:b w:val="0"/>
            <w:sz w:val="24"/>
          </w:rPr>
          <w:delText xml:space="preserve">后续四</w:delText>
        </w:r>
      </w:del>
      <w:r>
        <w:rPr>
          <w:rFonts w:ascii="Times New Roman" w:hAnsi="Times New Roman" w:eastAsia="方正仿宋_GBK"/>
          <w:b w:val="0"/>
          <w:sz w:val="24"/>
        </w:rPr>
        <w:t xml:space="preserve">年同初态、同措施集合的刚性和弹性路径，给出每年主变容量、新购主变容量及建设安排、储能配置、正常负荷转接及费用。推荐容载比由这些实际决策计算得到，并满足正反向供电需求与供电安全要求。</w:t>
      </w:r>
    </w:p>
    <w:p w14:paraId="22531C90">
      <w:pPr>
        <w:pStyle w:val="2"/>
        <w:widowControl/>
        <w:spacing w:before="0" w:after="0" w:line="348" w:lineRule="exact"/>
        <w:ind w:firstLine="480"/>
        <w:jc w:val="both"/>
      </w:pPr>
      <w:r>
        <w:rPr>
          <w:rFonts w:ascii="Times New Roman" w:hAnsi="Times New Roman" w:eastAsia="方正仿宋_GBK"/>
          <w:b w:val="0"/>
          <w:sz w:val="24"/>
        </w:rPr>
        <w:t>最后，第3.5节从十三项候选指标出发，依次评价其与容载比的关联及指标间的信息重叠，确定五项推广参数。第五章按相应输入区间归纳容载比计算范围，并结合设备措施与费用解释配置差异。</w:t>
      </w:r>
    </w:p>
    <w:p w14:paraId="5F393261">
      <w:pPr>
        <w:pStyle w:val="5"/>
        <w:keepNext/>
        <w:numPr>
          <w:ilvl w:val="0"/>
          <w:numId w:val="0"/>
        </w:numPr>
        <w:spacing w:before="160" w:after="120" w:line="390" w:lineRule="exact"/>
        <w:ind w:firstLine="0"/>
      </w:pPr>
      <w:bookmarkStart w:id="21" w:name="主要研究内容"/>
      <w:r>
        <w:rPr>
          <w:rFonts w:ascii="Times New Roman" w:hAnsi="Times New Roman" w:eastAsia="方正仿宋_GBK"/>
          <w:b/>
          <w:sz w:val="26"/>
        </w:rPr>
        <w:t>1.4.2 主要研究内容</w:t>
      </w:r>
      <w:bookmarkEnd w:id="21"/>
    </w:p>
    <w:p w14:paraId="46C41F1D">
      <w:pPr>
        <w:pStyle w:val="115"/>
        <w:widowControl/>
        <w:spacing w:before="0" w:after="0" w:line="348" w:lineRule="exact"/>
        <w:ind w:firstLine="480"/>
        <w:jc w:val="both"/>
      </w:pPr>
      <w:r>
        <w:rPr>
          <w:rFonts w:ascii="Times New Roman" w:hAnsi="Times New Roman" w:eastAsia="方正仿宋_GBK"/>
          <w:b w:val="0"/>
          <w:sz w:val="24"/>
        </w:rPr>
        <w:t>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14:paraId="2853E7F4">
      <w:pPr>
        <w:pStyle w:val="2"/>
        <w:widowControl/>
        <w:spacing w:before="0" w:after="0" w:line="348" w:lineRule="exact"/>
        <w:ind w:firstLine="480"/>
        <w:jc w:val="both"/>
      </w:pPr>
      <w:r>
        <w:rPr>
          <w:rFonts w:ascii="Times New Roman" w:hAnsi="Times New Roman" w:eastAsia="方正仿宋_GBK"/>
          <w:b w:val="0"/>
          <w:sz w:val="24"/>
        </w:rPr>
        <w:t>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14:paraId="01AA013E">
      <w:pPr>
        <w:pStyle w:val="2"/>
        <w:widowControl/>
        <w:spacing w:before="0" w:after="0" w:line="348" w:lineRule="exact"/>
        <w:ind w:firstLine="480"/>
        <w:jc w:val="both"/>
      </w:pPr>
      <w:r>
        <w:rPr>
          <w:rFonts w:ascii="Times New Roman" w:hAnsi="Times New Roman" w:eastAsia="方正仿宋_GBK"/>
          <w:b w:val="0"/>
          <w:sz w:val="24"/>
        </w:rPr>
        <w:t xml:space="preserve">规划采用混合整数线性优化。在役20、40 MVA等设备可保留，新购主变</w:t>
      </w:r>
      <w:r>
        <w:rPr>
          <w:rFonts w:hint="eastAsia"/>
          <w:b w:val="0"/>
          <w:sz w:val="24"/>
          <w:lang w:eastAsia="zh"/>
          <w:woUserID w:val="2"/>
        </w:rPr>
        <w:t xml:space="preserve">结合国网通用设备，</w:t>
      </w:r>
      <w:r>
        <w:rPr>
          <w:rFonts w:ascii="Times New Roman" w:hAnsi="Times New Roman" w:eastAsia="方正仿宋_GBK"/>
          <w:b w:val="0"/>
          <w:sz w:val="24"/>
        </w:rPr>
        <w:t xml:space="preserve">采用31.50、50、63、80 MVA等候选规格并按站限制；扩建、联络投运状态及储能柜数为整数决策，</w:t>
      </w:r>
      <w:ins w:id="726" w:author="xh" w:date="2026-10-19T08:05:20+08:00">
        <w:r>
          <w:rPr>
            <w:rFonts w:ascii="Times New Roman" w:hAnsi="Times New Roman" w:eastAsia="方正仿宋_GBK"/>
            <w:b w:val="0"/>
            <w:sz w:val="24"/>
          </w:rPr>
          <w:t xml:space="preserve">源荷区段切换数为整数决策，</w:t>
        </w:r>
      </w:ins>
      <w:del w:id="727" w:author="xh" w:date="2026-10-19T08:05:20+08:00">
        <w:r>
          <w:rPr>
            <w:rFonts w:ascii="Times New Roman" w:hAnsi="Times New Roman" w:eastAsia="方正仿宋_GBK"/>
            <w:b w:val="0"/>
            <w:sz w:val="24"/>
          </w:rPr>
          <w:delText xml:space="preserve">站间</w:delText>
        </w:r>
      </w:del>
      <w:r>
        <w:rPr>
          <w:rFonts w:ascii="Times New Roman" w:hAnsi="Times New Roman" w:eastAsia="方正仿宋_GBK"/>
          <w:b w:val="0"/>
          <w:sz w:val="24"/>
        </w:rPr>
        <w:t xml:space="preserve">转</w:t>
      </w:r>
      <w:ins w:id="728" w:author="xh" w:date="2026-10-19T08:05:20+08:00">
        <w:r>
          <w:rPr>
            <w:rFonts w:ascii="Times New Roman" w:hAnsi="Times New Roman" w:eastAsia="方正仿宋_GBK"/>
            <w:b w:val="0"/>
            <w:sz w:val="24"/>
          </w:rPr>
          <w:t xml:space="preserve">接</w:t>
        </w:r>
      </w:ins>
      <w:del w:id="729" w:author="xh" w:date="2026-10-19T08:05:20+08:00">
        <w:r>
          <w:rPr>
            <w:rFonts w:ascii="Times New Roman" w:hAnsi="Times New Roman" w:eastAsia="方正仿宋_GBK"/>
            <w:b w:val="0"/>
            <w:sz w:val="24"/>
          </w:rPr>
          <w:delText xml:space="preserve">供</w:delText>
        </w:r>
      </w:del>
      <w:r>
        <w:rPr>
          <w:rFonts w:ascii="Times New Roman" w:hAnsi="Times New Roman" w:eastAsia="方正仿宋_GBK"/>
          <w:b w:val="0"/>
          <w:sz w:val="24"/>
        </w:rPr>
        <w:t xml:space="preserve">功率</w:t>
      </w:r>
      <w:ins w:id="730" w:author="xh" w:date="2026-10-19T08:05:20+08:00">
        <w:r>
          <w:rPr>
            <w:rFonts w:ascii="Times New Roman" w:hAnsi="Times New Roman" w:eastAsia="方正仿宋_GBK"/>
            <w:b w:val="0"/>
            <w:sz w:val="24"/>
          </w:rPr>
          <w:t xml:space="preserve">由同期区段源荷确定</w:t>
        </w:r>
      </w:ins>
      <w:del w:id="731" w:author="xh" w:date="2026-10-19T08:05:20+08:00">
        <w:r>
          <w:rPr>
            <w:rFonts w:ascii="Times New Roman" w:hAnsi="Times New Roman" w:eastAsia="方正仿宋_GBK"/>
            <w:b w:val="0"/>
            <w:sz w:val="24"/>
          </w:rPr>
          <w:delText xml:space="preserve">为连续决策</w:delText>
        </w:r>
      </w:del>
      <w:r>
        <w:rPr>
          <w:rFonts w:ascii="Times New Roman" w:hAnsi="Times New Roman" w:eastAsia="方正仿宋_GBK"/>
          <w:b w:val="0"/>
          <w:sz w:val="24"/>
        </w:rPr>
        <w:t xml:space="preserve">。先以新增措施评价期费用现值为目标寻优，再按费用容差内的工程优选条件确定弹性方案，各方案共同满足正常及主变N-1等约束。</w:t>
      </w:r>
    </w:p>
    <w:p w14:paraId="0DB0B885">
      <w:pPr>
        <w:pStyle w:val="2"/>
        <w:widowControl/>
        <w:spacing w:before="0" w:after="0" w:line="348" w:lineRule="exact"/>
        <w:ind w:firstLine="480"/>
        <w:jc w:val="both"/>
      </w:pPr>
      <w:r>
        <w:rPr>
          <w:rFonts w:ascii="Times New Roman" w:hAnsi="Times New Roman" w:eastAsia="方正仿宋_GBK"/>
          <w:b w:val="0"/>
          <w:sz w:val="24"/>
        </w:rPr>
        <w:t>方案分析结合区域年度容量与逐站建设安排，说明主变、储能和联络对容量配置及评价期费用的影响。</w:t>
      </w:r>
    </w:p>
    <w:p w14:paraId="41C14E76">
      <w:pPr>
        <w:pStyle w:val="2"/>
        <w:widowControl/>
        <w:spacing w:before="0" w:after="0" w:line="348" w:lineRule="exact"/>
        <w:ind w:firstLine="480"/>
        <w:jc w:val="both"/>
      </w:pPr>
      <w:r>
        <w:rPr>
          <w:rFonts w:ascii="Times New Roman" w:hAnsi="Times New Roman" w:eastAsia="方正仿宋_GBK"/>
          <w:b w:val="0"/>
          <w:sz w:val="24"/>
        </w:rPr>
        <w:t>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14:paraId="1904B31A">
      <w:pPr>
        <w:pStyle w:val="4"/>
        <w:keepNext/>
        <w:numPr>
          <w:ilvl w:val="0"/>
          <w:numId w:val="0"/>
        </w:numPr>
        <w:spacing w:before="160" w:after="120" w:line="480" w:lineRule="exact"/>
        <w:ind w:firstLine="0"/>
      </w:pPr>
      <w:ins w:id="27792" w:author="xh" w:date="2026-10-19T08:05:59+08:00">
        <w:bookmarkStart w:id="296" w:name="Report1017_h76"/>
        <w:bookmarkEnd w:id="296"/>
      </w:ins>
      <w:bookmarkStart w:id="22" w:name="h76"/>
      <w:bookmarkStart w:id="23" w:name="研究方法与技术路线"/>
      <w:r>
        <w:rPr>
          <w:rFonts w:ascii="Times New Roman" w:hAnsi="Times New Roman" w:eastAsia="方正仿宋_GBK"/>
          <w:b/>
          <w:sz w:val="32"/>
        </w:rPr>
        <w:t>1.5 研究方法与技术路线</w:t>
      </w:r>
      <w:bookmarkEnd w:id="22"/>
      <w:bookmarkEnd w:id="23"/>
    </w:p>
    <w:p w14:paraId="432A0756">
      <w:pPr>
        <w:pStyle w:val="5"/>
        <w:keepNext/>
        <w:numPr>
          <w:ilvl w:val="0"/>
          <w:numId w:val="0"/>
        </w:numPr>
        <w:spacing w:before="160" w:after="120" w:line="390" w:lineRule="exact"/>
        <w:ind w:firstLine="0"/>
      </w:pPr>
      <w:bookmarkStart w:id="24" w:name="运行指标分析与负荷增长估计"/>
      <w:r>
        <w:rPr>
          <w:rFonts w:ascii="Times New Roman" w:hAnsi="Times New Roman" w:eastAsia="方正仿宋_GBK"/>
          <w:b/>
          <w:sz w:val="26"/>
        </w:rPr>
        <w:t>1.5.1 运行指标分析与负荷增长估计</w:t>
      </w:r>
      <w:bookmarkEnd w:id="24"/>
    </w:p>
    <w:p w14:paraId="1045391C">
      <w:pPr>
        <w:pStyle w:val="115"/>
        <w:widowControl/>
        <w:spacing w:before="0" w:after="0" w:line="348" w:lineRule="exact"/>
        <w:ind w:firstLine="480"/>
        <w:jc w:val="both"/>
      </w:pPr>
      <w:r>
        <w:rPr>
          <w:rFonts w:ascii="Times New Roman" w:hAnsi="Times New Roman" w:eastAsia="方正仿宋_GBK"/>
          <w:b w:val="0"/>
          <w:sz w:val="24"/>
        </w:rPr>
        <w:t>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14:paraId="1154DD4D">
      <w:pPr>
        <w:pStyle w:val="2"/>
        <w:widowControl/>
        <w:spacing w:before="0" w:after="0" w:line="348" w:lineRule="exact"/>
        <w:ind w:firstLine="480"/>
        <w:jc w:val="both"/>
      </w:pPr>
      <w:r>
        <w:rPr>
          <w:rFonts w:ascii="Times New Roman" w:hAnsi="Times New Roman" w:eastAsia="方正仿宋_GBK"/>
          <w:b w:val="0"/>
          <w:sz w:val="24"/>
        </w:rPr>
        <w:t>年最大净负荷平均增长率按2021—2025年起止负荷之比开四次方计算。地区案例直接使用2022—2025年逐年实际负荷，保留年度回落，年最大净负荷平均增长率用于概括发展水平及设置推广情景。</w:t>
      </w:r>
    </w:p>
    <w:p w14:paraId="538960F1">
      <w:pPr>
        <w:pStyle w:val="5"/>
        <w:keepNext/>
        <w:numPr>
          <w:ilvl w:val="0"/>
          <w:numId w:val="0"/>
        </w:numPr>
        <w:spacing w:before="160" w:after="120" w:line="390" w:lineRule="exact"/>
        <w:ind w:firstLine="0"/>
      </w:pPr>
      <w:bookmarkStart w:id="25" w:name="工程单位费用计算与联合寻优"/>
      <w:r>
        <w:rPr>
          <w:rFonts w:ascii="Times New Roman" w:hAnsi="Times New Roman" w:eastAsia="方正仿宋_GBK"/>
          <w:b/>
          <w:sz w:val="26"/>
        </w:rPr>
        <w:t>1.5.2 工程单位费用计算与联合寻优</w:t>
      </w:r>
      <w:bookmarkEnd w:id="25"/>
    </w:p>
    <w:p w14:paraId="7C5C088A">
      <w:pPr>
        <w:pStyle w:val="115"/>
        <w:widowControl/>
        <w:spacing w:before="0" w:after="0" w:line="348" w:lineRule="exact"/>
        <w:ind w:firstLine="480"/>
        <w:jc w:val="both"/>
      </w:pPr>
      <w:r>
        <w:rPr>
          <w:rFonts w:ascii="Times New Roman" w:hAnsi="Times New Roman" w:eastAsia="方正仿宋_GBK"/>
          <w:b w:val="0"/>
          <w:sz w:val="24"/>
        </w:rPr>
        <w:t>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14:paraId="4BC5332B">
      <w:pPr>
        <w:pStyle w:val="2"/>
        <w:widowControl/>
        <w:spacing w:before="0" w:after="0" w:line="348" w:lineRule="exact"/>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w:t>
      </w:r>
      <w:ins w:id="732" w:author="xh" w:date="2026-10-19T08:06:38+08:00">
        <w:r>
          <w:rPr>
            <w:rFonts w:ascii="Times New Roman" w:hAnsi="Times New Roman" w:eastAsia="方正仿宋_GBK"/>
            <w:b w:val="0"/>
            <w:sz w:val="24"/>
          </w:rPr>
          <w:t xml:space="preserve">地区案例按</w:t>
        </w:r>
      </w:ins>
      <w:del w:id="733" w:author="xh" w:date="2026-10-19T08:06:38+08:00">
        <w:r>
          <w:rPr>
            <w:rFonts w:ascii="Times New Roman" w:hAnsi="Times New Roman" w:eastAsia="方正仿宋_GBK"/>
            <w:b w:val="0"/>
            <w:sz w:val="24"/>
          </w:rPr>
          <w:delText xml:space="preserve">由于电</w:delText>
        </w:r>
      </w:del>
      <w:r>
        <w:rPr>
          <w:rFonts w:ascii="Times New Roman" w:hAnsi="Times New Roman" w:eastAsia="方正仿宋_GBK"/>
          <w:b w:val="0"/>
          <w:sz w:val="24"/>
        </w:rPr>
        <w:t xml:space="preserve">源</w:t>
      </w:r>
      <w:ins w:id="734" w:author="xh" w:date="2026-10-19T08:06:38+08:00">
        <w:r>
          <w:rPr>
            <w:rFonts w:ascii="Times New Roman" w:hAnsi="Times New Roman" w:eastAsia="方正仿宋_GBK"/>
            <w:b w:val="0"/>
            <w:sz w:val="24"/>
          </w:rPr>
          <w:t xml:space="preserve">荷区段共同切换负荷与光伏</w:t>
        </w:r>
      </w:ins>
      <w:del w:id="735" w:author="xh" w:date="2026-10-19T08:06:38+08:00">
        <w:r>
          <w:rPr>
            <w:rFonts w:ascii="Times New Roman" w:hAnsi="Times New Roman" w:eastAsia="方正仿宋_GBK"/>
            <w:b w:val="0"/>
            <w:sz w:val="24"/>
          </w:rPr>
          <w:delText xml:space="preserve">仍归属原站</w:delText>
        </w:r>
      </w:del>
      <w:r>
        <w:rPr>
          <w:rFonts w:ascii="Times New Roman" w:hAnsi="Times New Roman" w:eastAsia="方正仿宋_GBK"/>
          <w:b w:val="0"/>
          <w:sz w:val="24"/>
        </w:rPr>
        <w:t xml:space="preserve">，</w:t>
      </w:r>
      <w:ins w:id="736" w:author="xh" w:date="2026-10-19T08:06:38+08:00">
        <w:r>
          <w:rPr>
            <w:rFonts w:ascii="Times New Roman" w:hAnsi="Times New Roman" w:eastAsia="方正仿宋_GBK"/>
            <w:b w:val="0"/>
            <w:sz w:val="24"/>
          </w:rPr>
          <w:t xml:space="preserve">年度正常及事故追加预案分别固定，并对转接后的正</w:t>
        </w:r>
      </w:ins>
      <w:r>
        <w:rPr>
          <w:rFonts w:ascii="Times New Roman" w:hAnsi="Times New Roman" w:eastAsia="方正仿宋_GBK"/>
          <w:b w:val="0"/>
          <w:sz w:val="24"/>
        </w:rPr>
        <w:t xml:space="preserve">反向</w:t>
      </w:r>
      <w:ins w:id="737" w:author="xh" w:date="2026-10-19T08:06:38+08:00">
        <w:r>
          <w:rPr>
            <w:rFonts w:ascii="Times New Roman" w:hAnsi="Times New Roman" w:eastAsia="方正仿宋_GBK"/>
            <w:b w:val="0"/>
            <w:sz w:val="24"/>
          </w:rPr>
          <w:t xml:space="preserve">功率</w:t>
        </w:r>
      </w:ins>
      <w:del w:id="738" w:author="xh" w:date="2026-10-19T08:06:38+08:00">
        <w:r>
          <w:rPr>
            <w:rFonts w:ascii="Times New Roman" w:hAnsi="Times New Roman" w:eastAsia="方正仿宋_GBK"/>
            <w:b w:val="0"/>
            <w:sz w:val="24"/>
          </w:rPr>
          <w:delText xml:space="preserve">压力按电源原归属保守处理，负荷转出后的潜在反送压力</w:delText>
        </w:r>
      </w:del>
      <w:r>
        <w:rPr>
          <w:rFonts w:ascii="Times New Roman" w:hAnsi="Times New Roman" w:eastAsia="方正仿宋_GBK"/>
          <w:b w:val="0"/>
          <w:sz w:val="24"/>
        </w:rPr>
        <w:t xml:space="preserve">同步校核。按上述方法计算邳州和市区的刚性、弹性方案，比较两地区的容量配置及费用差异。</w:t>
      </w:r>
    </w:p>
    <w:p w14:paraId="4ED5DD2F">
      <w:pPr>
        <w:pStyle w:val="2"/>
        <w:widowControl/>
        <w:spacing w:before="0" w:after="0" w:line="348" w:lineRule="exact"/>
        <w:ind w:firstLine="480"/>
        <w:jc w:val="both"/>
      </w:pPr>
      <w:r>
        <w:rPr>
          <w:rFonts w:ascii="Times New Roman" w:hAnsi="Times New Roman" w:eastAsia="方正仿宋_GBK"/>
          <w:b w:val="0"/>
          <w:sz w:val="24"/>
        </w:rPr>
        <w:t>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14:paraId="03933F99">
      <w:pPr>
        <w:pStyle w:val="5"/>
        <w:keepNext/>
        <w:numPr>
          <w:ilvl w:val="0"/>
          <w:numId w:val="0"/>
        </w:numPr>
        <w:spacing w:before="160" w:after="120" w:line="390" w:lineRule="exact"/>
        <w:ind w:firstLine="0"/>
      </w:pPr>
      <w:bookmarkStart w:id="26" w:name="条件矩阵与方案核查"/>
      <w:r>
        <w:rPr>
          <w:rFonts w:ascii="Times New Roman" w:hAnsi="Times New Roman" w:eastAsia="方正仿宋_GBK"/>
          <w:b/>
          <w:sz w:val="26"/>
        </w:rPr>
        <w:t>1.5.3 条件矩阵与方案核查</w:t>
      </w:r>
      <w:bookmarkEnd w:id="26"/>
    </w:p>
    <w:p w14:paraId="6E55826F">
      <w:pPr>
        <w:pStyle w:val="115"/>
        <w:widowControl/>
        <w:spacing w:before="0" w:after="0" w:line="348" w:lineRule="exact"/>
        <w:ind w:firstLine="480"/>
        <w:jc w:val="both"/>
      </w:pPr>
      <w:r>
        <w:rPr>
          <w:rFonts w:ascii="Times New Roman" w:hAnsi="Times New Roman" w:eastAsia="方正仿宋_GBK"/>
          <w:b w:val="0"/>
          <w:sz w:val="24"/>
        </w:rPr>
        <w:t>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14:paraId="36BD668B">
      <w:pPr>
        <w:pStyle w:val="2"/>
        <w:widowControl/>
        <w:spacing w:before="0" w:after="0" w:line="348" w:lineRule="exact"/>
        <w:ind w:firstLine="480"/>
        <w:jc w:val="both"/>
      </w:pPr>
      <w:r>
        <w:rPr>
          <w:rFonts w:ascii="Times New Roman" w:hAnsi="Times New Roman" w:eastAsia="方正仿宋_GBK"/>
          <w:b w:val="0"/>
          <w:sz w:val="24"/>
        </w:rPr>
        <w:t>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14:paraId="101B8E66">
      <w:pPr>
        <w:pStyle w:val="2"/>
        <w:widowControl/>
        <w:spacing w:before="0" w:after="0" w:line="348" w:lineRule="exact"/>
        <w:ind w:firstLine="480"/>
        <w:jc w:val="both"/>
      </w:pPr>
      <w:r>
        <w:rPr>
          <w:rFonts w:ascii="Times New Roman" w:hAnsi="Times New Roman" w:eastAsia="方正仿宋_GBK"/>
          <w:b w:val="0"/>
          <w:sz w:val="24"/>
        </w:rPr>
        <w:t>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14:paraId="5C9F69C5">
      <w:pPr>
        <w:pStyle w:val="5"/>
        <w:keepNext/>
        <w:numPr>
          <w:ilvl w:val="0"/>
          <w:numId w:val="0"/>
        </w:numPr>
        <w:spacing w:before="160" w:after="120" w:line="390" w:lineRule="exact"/>
        <w:ind w:firstLine="0"/>
      </w:pPr>
      <w:bookmarkStart w:id="27" w:name="计算流程与成果衔接"/>
      <w:r>
        <w:rPr>
          <w:rFonts w:ascii="Times New Roman" w:hAnsi="Times New Roman" w:eastAsia="方正仿宋_GBK"/>
          <w:b/>
          <w:sz w:val="26"/>
        </w:rPr>
        <w:t>1.5.4 计算流程与成果衔接</w:t>
      </w:r>
      <w:bookmarkEnd w:id="27"/>
    </w:p>
    <w:p w14:paraId="37BDCAF2">
      <w:pPr>
        <w:pStyle w:val="115"/>
        <w:widowControl/>
        <w:spacing w:before="0" w:after="0" w:line="348" w:lineRule="exact"/>
        <w:ind w:firstLine="480"/>
        <w:jc w:val="both"/>
      </w:pPr>
      <w:r>
        <w:rPr>
          <w:rFonts w:ascii="Times New Roman" w:hAnsi="Times New Roman" w:eastAsia="方正仿宋_GBK"/>
          <w:b w:val="0"/>
          <w:sz w:val="24"/>
        </w:rPr>
        <w:t>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14:paraId="18D5C5D9">
      <w:pPr>
        <w:pStyle w:val="2"/>
        <w:keepNext/>
        <w:spacing w:before="120" w:after="0" w:line="240" w:lineRule="auto"/>
        <w:ind w:left="0" w:leftChars="0" w:right="0" w:rightChars="0" w:firstLine="0" w:firstLineChars="0" w:hanging="0" w:hangingChars="0" w:start="0" w:end="0" w:startChars="0" w:endChars="0"/>
        <w:jc w:val="center"/>
        <w:pPrChange w:id="28274" w:author="xh" w:date="2026-10-19T08:07:18+08:00">
          <w:pPr>
            <w:pStyle w:val="2"/>
            <w:keepNext/>
            <w:spacing w:before="120" w:after="0" w:line="240" w:lineRule="auto"/>
            <w:ind w:left="0" w:leftChars="0" w:right="0" w:rightChars="0" w:firstLine="0" w:firstLineChars="0"/>
            <w:jc w:val="center"/>
          </w:pPr>
        </w:pPrChange>
      </w:pPr>
      <w:r>
        <w:drawing>
          <wp:inline distT="0" distB="0" distL="114300" distR="114300">
            <wp:extent cx="5120640" cy="63252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2"/>
                    <a:stretch>
                      <a:fillRect/>
                    </a:stretch>
                  </pic:blipFill>
                  <pic:spPr>
                    <a:xfrm>
                      <a:off x="0" y="0"/>
                      <a:ext cx="5120640" cy="6325496"/>
                    </a:xfrm>
                    <a:prstGeom prst="rect">
                      <a:avLst/>
                    </a:prstGeom>
                    <a:noFill/>
                    <a:ln w="9525">
                      <a:noFill/>
                    </a:ln>
                  </pic:spPr>
                </pic:pic>
              </a:graphicData>
            </a:graphic>
          </wp:inline>
        </w:drawing>
      </w:r>
    </w:p>
    <w:p w14:paraId="38F8AADA">
      <w:pPr>
        <w:pStyle w:val="2"/>
        <w:spacing w:before="60" w:after="120" w:line="280" w:lineRule="exact"/>
        <w:ind w:left="0" w:leftChars="0" w:right="0" w:rightChars="0" w:firstLine="0" w:firstLineChars="0" w:hanging="0" w:hangingChars="0" w:start="0" w:end="0" w:startChars="0" w:endChars="0"/>
        <w:jc w:val="center"/>
        <w:pPrChange w:id="28275" w:author="xh" w:date="2026-10-19T08:07:57+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图1-1 逐年规划计算与推荐矩阵形成过程</w:t>
      </w:r>
    </w:p>
    <w:p w14:paraId="7D14E7E3">
      <w:pPr>
        <w:pStyle w:val="4"/>
        <w:keepNext/>
        <w:numPr>
          <w:ilvl w:val="0"/>
          <w:numId w:val="0"/>
        </w:numPr>
        <w:spacing w:before="160" w:after="120" w:line="480" w:lineRule="exact"/>
        <w:ind w:firstLine="0"/>
      </w:pPr>
      <w:ins w:id="27814" w:author="xh" w:date="2026-10-19T08:08:37+08:00">
        <w:bookmarkStart w:id="297" w:name="Report1017_h92"/>
        <w:bookmarkEnd w:id="297"/>
      </w:ins>
      <w:bookmarkStart w:id="28" w:name="h92"/>
      <w:bookmarkStart w:id="29" w:name="研究成果及应用"/>
      <w:r>
        <w:rPr>
          <w:rFonts w:ascii="Times New Roman" w:hAnsi="Times New Roman" w:eastAsia="方正仿宋_GBK"/>
          <w:b/>
          <w:sz w:val="32"/>
        </w:rPr>
        <w:t>1.6 研究成果及应用</w:t>
      </w:r>
      <w:bookmarkEnd w:id="28"/>
      <w:bookmarkEnd w:id="29"/>
    </w:p>
    <w:p w14:paraId="6A2504BA">
      <w:pPr>
        <w:pStyle w:val="115"/>
        <w:widowControl/>
        <w:spacing w:before="0" w:after="0" w:line="348" w:lineRule="exact"/>
        <w:ind w:firstLine="480"/>
        <w:jc w:val="both"/>
      </w:pPr>
      <w:r>
        <w:rPr>
          <w:rFonts w:ascii="Times New Roman" w:hAnsi="Times New Roman" w:eastAsia="方正仿宋_GBK"/>
          <w:b w:val="0"/>
          <w:sz w:val="24"/>
        </w:rPr>
        <w:t xml:space="preserve">本研究形成邳州、市区的刚性与弹性</w:t>
      </w:r>
      <w:ins w:id="739" w:author="xh" w:date="2026-10-19T08:09:16+08:00">
        <w:r>
          <w:rPr>
            <w:rFonts w:ascii="Times New Roman" w:hAnsi="Times New Roman" w:eastAsia="方正仿宋_GBK"/>
            <w:b w:val="0"/>
            <w:sz w:val="24"/>
          </w:rPr>
          <w:t xml:space="preserve">逐</w:t>
        </w:r>
      </w:ins>
      <w:del w:id="740" w:author="xh" w:date="2026-10-19T08:09:16+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规划方案，给出年度主变容量、采购规模、储能配置、负荷转接及评价期费用。通用推荐矩阵集中列明电缆造价及储能支撑条件，分别给出三个负荷分散系数下的完整源荷与转供区间，典型场景再以细节点解释具体配置。</w:t>
      </w:r>
    </w:p>
    <w:p w14:paraId="0CA61B85">
      <w:pPr>
        <w:pStyle w:val="2"/>
        <w:widowControl/>
        <w:spacing w:before="0" w:after="0" w:line="348" w:lineRule="exact"/>
        <w:ind w:firstLine="480"/>
        <w:jc w:val="both"/>
      </w:pPr>
      <w:r>
        <w:rPr>
          <w:rFonts w:ascii="Times New Roman" w:hAnsi="Times New Roman" w:eastAsia="方正仿宋_GBK"/>
          <w:b w:val="0"/>
          <w:sz w:val="24"/>
        </w:rPr>
        <w:t>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14:paraId="06CA0C7D">
      <w:pPr>
        <w:pStyle w:val="3"/>
        <w:keepNext/>
        <w:pageBreakBefore/>
        <w:numPr>
          <w:ilvl w:val="0"/>
          <w:numId w:val="0"/>
        </w:numPr>
        <w:spacing w:before="0" w:after="120" w:line="540" w:lineRule="exact"/>
        <w:ind w:firstLine="0"/>
      </w:pPr>
      <w:ins w:id="27836" w:author="xh" w:date="2026-10-19T08:09:55+08:00">
        <w:bookmarkStart w:id="298" w:name="Report1017_h95"/>
        <w:bookmarkEnd w:id="298"/>
      </w:ins>
      <w:bookmarkStart w:id="30" w:name="h95"/>
      <w:bookmarkStart w:id="31" w:name="第二章-国内外研究现状"/>
      <w:r>
        <w:rPr>
          <w:rFonts w:ascii="Times New Roman" w:hAnsi="Times New Roman" w:eastAsia="方正仿宋_GBK"/>
          <w:b/>
          <w:sz w:val="36"/>
        </w:rPr>
        <w:t>第二章 国内外研究现状</w:t>
      </w:r>
      <w:bookmarkEnd w:id="30"/>
      <w:bookmarkEnd w:id="31"/>
    </w:p>
    <w:p w14:paraId="7E494FFD">
      <w:pPr>
        <w:pStyle w:val="115"/>
        <w:widowControl/>
        <w:spacing w:before="0" w:after="0" w:line="348" w:lineRule="exact"/>
        <w:ind w:firstLine="480"/>
        <w:jc w:val="both"/>
      </w:pPr>
      <w:r>
        <w:rPr>
          <w:rFonts w:ascii="Times New Roman" w:hAnsi="Times New Roman" w:eastAsia="方正仿宋_GBK"/>
          <w:b w:val="0"/>
          <w:sz w:val="24"/>
        </w:rPr>
        <w:t>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14:paraId="31E1AF94">
      <w:pPr>
        <w:pStyle w:val="2"/>
        <w:widowControl/>
        <w:spacing w:before="0" w:after="0" w:line="348" w:lineRule="exact"/>
        <w:ind w:firstLine="480"/>
        <w:jc w:val="both"/>
      </w:pPr>
      <w:r>
        <w:rPr>
          <w:rFonts w:ascii="Times New Roman" w:hAnsi="Times New Roman" w:eastAsia="方正仿宋_GBK"/>
          <w:b w:val="0"/>
          <w:sz w:val="24"/>
        </w:rPr>
        <w:t>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14:paraId="409BCE0D">
      <w:pPr>
        <w:pStyle w:val="4"/>
        <w:keepNext/>
        <w:numPr>
          <w:ilvl w:val="0"/>
          <w:numId w:val="0"/>
        </w:numPr>
        <w:spacing w:before="160" w:after="120" w:line="480" w:lineRule="exact"/>
        <w:ind w:firstLine="0"/>
      </w:pPr>
      <w:ins w:id="27858" w:author="xh" w:date="2026-10-19T08:10:35+08:00">
        <w:bookmarkStart w:id="299" w:name="Report1017_h98"/>
        <w:bookmarkEnd w:id="299"/>
      </w:ins>
      <w:bookmarkStart w:id="32" w:name="h98"/>
      <w:bookmarkStart w:id="33" w:name="国外研究现状"/>
      <w:r>
        <w:rPr>
          <w:rFonts w:ascii="Times New Roman" w:hAnsi="Times New Roman" w:eastAsia="方正仿宋_GBK"/>
          <w:b/>
          <w:sz w:val="32"/>
        </w:rPr>
        <w:t>2.1 国外研究现状</w:t>
      </w:r>
      <w:bookmarkEnd w:id="32"/>
      <w:bookmarkEnd w:id="33"/>
    </w:p>
    <w:p w14:paraId="35816752">
      <w:pPr>
        <w:pStyle w:val="5"/>
        <w:keepNext/>
        <w:numPr>
          <w:ilvl w:val="0"/>
          <w:numId w:val="0"/>
        </w:numPr>
        <w:spacing w:before="160" w:after="120" w:line="390" w:lineRule="exact"/>
        <w:ind w:firstLine="0"/>
      </w:pPr>
      <w:bookmarkStart w:id="34" w:name="分布式电源承载力评估"/>
      <w:r>
        <w:rPr>
          <w:rFonts w:ascii="Times New Roman" w:hAnsi="Times New Roman" w:eastAsia="方正仿宋_GBK"/>
          <w:b/>
          <w:sz w:val="26"/>
        </w:rPr>
        <w:t>2.1.1 分布式电源承载力评估</w:t>
      </w:r>
      <w:bookmarkEnd w:id="34"/>
    </w:p>
    <w:p w14:paraId="6DE8B019">
      <w:pPr>
        <w:pStyle w:val="115"/>
        <w:widowControl/>
        <w:spacing w:before="0" w:after="0" w:line="348" w:lineRule="exact"/>
        <w:ind w:firstLine="480"/>
        <w:jc w:val="both"/>
      </w:pPr>
      <w:r>
        <w:rPr>
          <w:rFonts w:ascii="Times New Roman" w:hAnsi="Times New Roman" w:eastAsia="方正仿宋_GBK"/>
          <w:b w:val="0"/>
          <w:sz w:val="24"/>
        </w:rPr>
        <w:t>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14:paraId="0C44B0B7">
      <w:pPr>
        <w:pStyle w:val="2"/>
        <w:widowControl/>
        <w:spacing w:before="0" w:after="0" w:line="348" w:lineRule="exact"/>
        <w:ind w:firstLine="480"/>
        <w:jc w:val="both"/>
      </w:pPr>
      <w:r>
        <w:rPr>
          <w:rFonts w:ascii="Times New Roman" w:hAnsi="Times New Roman" w:eastAsia="方正仿宋_GBK"/>
          <w:b w:val="0"/>
          <w:sz w:val="24"/>
        </w:rPr>
        <w:t>Chen 等进一步引入物理—数据双驱动的 WGAN-GP 场景生成（夜间太阳辐照度设为零等物理约束）刻画源侧时序不确定性，以麻雀搜索算法寻优最大承载力，为承载力计算提供符合物理条件的出力场景[24]。</w:t>
      </w:r>
    </w:p>
    <w:p w14:paraId="41CB2F37">
      <w:pPr>
        <w:pStyle w:val="2"/>
        <w:widowControl/>
        <w:spacing w:before="0" w:after="0" w:line="348" w:lineRule="exact"/>
        <w:ind w:firstLine="480"/>
        <w:jc w:val="both"/>
      </w:pPr>
      <w:r>
        <w:rPr>
          <w:rFonts w:ascii="Times New Roman" w:hAnsi="Times New Roman" w:eastAsia="方正仿宋_GBK"/>
          <w:b w:val="0"/>
          <w:sz w:val="24"/>
        </w:rPr>
        <w:t>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14:paraId="7A1BE659">
      <w:pPr>
        <w:pStyle w:val="2"/>
        <w:widowControl/>
        <w:spacing w:before="0" w:after="0" w:line="348" w:lineRule="exact"/>
        <w:ind w:firstLine="480"/>
        <w:jc w:val="both"/>
      </w:pPr>
      <w:r>
        <w:rPr>
          <w:rFonts w:ascii="Times New Roman" w:hAnsi="Times New Roman" w:eastAsia="方正仿宋_GBK"/>
          <w:b w:val="0"/>
          <w:sz w:val="24"/>
        </w:rPr>
        <w:t>Shu 等则提出以静态电压稳定裕度（SVSM）为硬约束的动态承载力（DHC）闭环框架，通过集中—分布协同主动支撑，使动态承载力较被动场景提升约 20%～34%，说明主动支撑及稳定约束对接入能力的影响[26]。</w:t>
      </w:r>
    </w:p>
    <w:p w14:paraId="4D815053">
      <w:pPr>
        <w:pStyle w:val="2"/>
        <w:widowControl/>
        <w:spacing w:before="0" w:after="0" w:line="348" w:lineRule="exact"/>
        <w:ind w:firstLine="480"/>
        <w:jc w:val="both"/>
      </w:pPr>
      <w:r>
        <w:rPr>
          <w:rFonts w:ascii="Times New Roman" w:hAnsi="Times New Roman" w:eastAsia="方正仿宋_GBK"/>
          <w:b w:val="0"/>
          <w:sz w:val="24"/>
        </w:rPr>
        <w:t>在机理层面，Majeed 等分析了光伏出力超过本地负荷时的反向潮流，指出其可能引起低压、中压网络电压升高及配电变压器过载，并通过热效应影响绝缘老化和设备寿命[4]。</w:t>
      </w:r>
    </w:p>
    <w:p w14:paraId="02FA7AB8">
      <w:pPr>
        <w:pStyle w:val="5"/>
        <w:keepNext/>
        <w:numPr>
          <w:ilvl w:val="0"/>
          <w:numId w:val="0"/>
        </w:numPr>
        <w:spacing w:before="160" w:after="120" w:line="390" w:lineRule="exact"/>
        <w:ind w:firstLine="0"/>
      </w:pPr>
      <w:bookmarkStart w:id="35" w:name="高渗透率运行特征与反向潮流"/>
      <w:r>
        <w:rPr>
          <w:rFonts w:ascii="Times New Roman" w:hAnsi="Times New Roman" w:eastAsia="方正仿宋_GBK"/>
          <w:b/>
          <w:sz w:val="26"/>
        </w:rPr>
        <w:t>2.1.2 高渗透率运行特征与反向潮流</w:t>
      </w:r>
      <w:bookmarkEnd w:id="35"/>
    </w:p>
    <w:p w14:paraId="7EC9F9A7">
      <w:pPr>
        <w:pStyle w:val="115"/>
        <w:widowControl/>
        <w:spacing w:before="0" w:after="0" w:line="348" w:lineRule="exact"/>
        <w:ind w:firstLine="480"/>
        <w:jc w:val="both"/>
      </w:pPr>
      <w:r>
        <w:rPr>
          <w:rFonts w:ascii="Times New Roman" w:hAnsi="Times New Roman" w:eastAsia="方正仿宋_GBK"/>
          <w:b w:val="0"/>
          <w:sz w:val="24"/>
        </w:rPr>
        <w:t>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14:paraId="1831FAFC">
      <w:pPr>
        <w:pStyle w:val="2"/>
        <w:widowControl/>
        <w:spacing w:before="0" w:after="0" w:line="348" w:lineRule="exact"/>
        <w:ind w:firstLine="480"/>
        <w:jc w:val="both"/>
      </w:pPr>
      <w:r>
        <w:rPr>
          <w:rFonts w:ascii="Times New Roman" w:hAnsi="Times New Roman" w:eastAsia="方正仿宋_GBK"/>
          <w:b w:val="0"/>
          <w:sz w:val="24"/>
        </w:rPr>
        <w:t>Haider 等表明分布式柔性资源（柔性负荷、电池）的分布式协调可将主网机组爬坡需求最多降低 23%，为以灵活资源平抑净负荷爬坡提供依据[27]。</w:t>
      </w:r>
    </w:p>
    <w:p w14:paraId="4DE3E87A">
      <w:pPr>
        <w:pStyle w:val="2"/>
        <w:widowControl/>
        <w:spacing w:before="0" w:after="0" w:line="348" w:lineRule="exact"/>
        <w:ind w:firstLine="480"/>
        <w:jc w:val="both"/>
      </w:pPr>
      <w:r>
        <w:rPr>
          <w:rFonts w:ascii="Times New Roman" w:hAnsi="Times New Roman" w:eastAsia="方正仿宋_GBK"/>
          <w:b w:val="0"/>
          <w:sz w:val="24"/>
        </w:rPr>
        <w:t>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14:paraId="75B4D5F8">
      <w:pPr>
        <w:pStyle w:val="2"/>
        <w:widowControl/>
        <w:spacing w:before="0" w:after="0" w:line="348" w:lineRule="exact"/>
        <w:ind w:firstLine="480"/>
        <w:jc w:val="both"/>
      </w:pPr>
      <w:r>
        <w:rPr>
          <w:rFonts w:ascii="Times New Roman" w:hAnsi="Times New Roman" w:eastAsia="方正仿宋_GBK"/>
          <w:b w:val="0"/>
          <w:sz w:val="24"/>
        </w:rPr>
        <w:t>综述性研究则归纳出 光伏有功削减、有载分接开关调节（OLTC）、配网重构及多柔性资源协调四类电压越限治理手段，并讨论了协调控制中调节时序与经济性考虑不足，以及低压网络模型简化对分析结果的影响[30]。</w:t>
      </w:r>
    </w:p>
    <w:p w14:paraId="48F2B8CE">
      <w:pPr>
        <w:pStyle w:val="2"/>
        <w:widowControl/>
        <w:spacing w:before="0" w:after="0" w:line="348" w:lineRule="exact"/>
        <w:ind w:firstLine="480"/>
        <w:jc w:val="both"/>
      </w:pPr>
      <w:r>
        <w:rPr>
          <w:rFonts w:ascii="Times New Roman" w:hAnsi="Times New Roman" w:eastAsia="方正仿宋_GBK"/>
          <w:b w:val="0"/>
          <w:sz w:val="24"/>
        </w:rPr>
        <w:t>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净负荷有多低”和“相邻时段变化有多快”分开表达，分别对应低谷吸收任务与调节速度要求。</w:t>
      </w:r>
    </w:p>
    <w:p w14:paraId="2A6F1294">
      <w:pPr>
        <w:pStyle w:val="2"/>
        <w:widowControl/>
        <w:spacing w:before="0" w:after="0" w:line="348" w:lineRule="exact"/>
        <w:ind w:firstLine="480"/>
        <w:jc w:val="both"/>
      </w:pPr>
      <w:r>
        <w:rPr>
          <w:rFonts w:ascii="Times New Roman" w:hAnsi="Times New Roman" w:eastAsia="方正仿宋_GBK"/>
          <w:b w:val="0"/>
          <w:sz w:val="24"/>
        </w:rPr>
        <w:t>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14:paraId="353453D4">
      <w:pPr>
        <w:pStyle w:val="5"/>
        <w:keepNext/>
        <w:numPr>
          <w:ilvl w:val="0"/>
          <w:numId w:val="0"/>
        </w:numPr>
        <w:spacing w:before="160" w:after="120" w:line="390" w:lineRule="exact"/>
        <w:ind w:firstLine="0"/>
      </w:pPr>
      <w:bookmarkStart w:id="36" w:name="灵活资源与网络协同配置"/>
      <w:r>
        <w:rPr>
          <w:rFonts w:ascii="Times New Roman" w:hAnsi="Times New Roman" w:eastAsia="方正仿宋_GBK"/>
          <w:b/>
          <w:sz w:val="26"/>
        </w:rPr>
        <w:t>2.1.3 灵活资源与网络协同配置</w:t>
      </w:r>
      <w:bookmarkEnd w:id="36"/>
    </w:p>
    <w:p w14:paraId="77D6403B">
      <w:pPr>
        <w:pStyle w:val="115"/>
        <w:widowControl/>
        <w:spacing w:before="0" w:after="0" w:line="348" w:lineRule="exact"/>
        <w:ind w:firstLine="480"/>
        <w:jc w:val="both"/>
      </w:pPr>
      <w:r>
        <w:rPr>
          <w:rFonts w:ascii="Times New Roman" w:hAnsi="Times New Roman" w:eastAsia="方正仿宋_GBK"/>
          <w:b w:val="0"/>
          <w:sz w:val="24"/>
        </w:rPr>
        <w:t>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14:paraId="32F0D804">
      <w:pPr>
        <w:pStyle w:val="2"/>
        <w:widowControl/>
        <w:spacing w:before="0" w:after="0" w:line="348" w:lineRule="exact"/>
        <w:ind w:firstLine="480"/>
        <w:jc w:val="both"/>
      </w:pPr>
      <w:r>
        <w:rPr>
          <w:rFonts w:ascii="Times New Roman" w:hAnsi="Times New Roman" w:eastAsia="方正仿宋_GBK"/>
          <w:b w:val="0"/>
          <w:sz w:val="24"/>
        </w:rPr>
        <w:t>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14:paraId="5C8E4381">
      <w:pPr>
        <w:pStyle w:val="2"/>
        <w:widowControl/>
        <w:spacing w:before="0" w:after="0" w:line="348" w:lineRule="exact"/>
        <w:ind w:firstLine="480"/>
        <w:jc w:val="both"/>
      </w:pPr>
      <w:r>
        <w:rPr>
          <w:rFonts w:ascii="Times New Roman" w:hAnsi="Times New Roman" w:eastAsia="方正仿宋_GBK"/>
          <w:b w:val="0"/>
          <w:sz w:val="24"/>
        </w:rPr>
        <w:t>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14:paraId="6978D999">
      <w:pPr>
        <w:pStyle w:val="2"/>
        <w:widowControl/>
        <w:spacing w:before="0" w:after="0" w:line="348" w:lineRule="exact"/>
        <w:ind w:firstLine="480"/>
        <w:jc w:val="both"/>
      </w:pPr>
      <w:r>
        <w:rPr>
          <w:rFonts w:ascii="Times New Roman" w:hAnsi="Times New Roman" w:eastAsia="方正仿宋_GBK"/>
          <w:b w:val="0"/>
          <w:sz w:val="24"/>
        </w:rPr>
        <w:t>Zhang 等还表明随 PV 渗透由 9% 升至 99%，配电系统供电恢复量较基准提升 27%～45%，但 99% 相对 81% 的边际收益已不显著（拐点约 81% 渗透率），且其孤岛恢复方案采用构网型光伏与储能[37]。</w:t>
      </w:r>
    </w:p>
    <w:p w14:paraId="5C06A6C6">
      <w:pPr>
        <w:pStyle w:val="2"/>
        <w:widowControl/>
        <w:spacing w:before="0" w:after="0" w:line="348" w:lineRule="exact"/>
        <w:ind w:firstLine="480"/>
        <w:jc w:val="both"/>
      </w:pPr>
      <w:r>
        <w:rPr>
          <w:rFonts w:ascii="Times New Roman" w:hAnsi="Times New Roman" w:eastAsia="方正仿宋_GBK"/>
          <w:b w:val="0"/>
          <w:sz w:val="24"/>
        </w:rPr>
        <w:t>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14:paraId="7B02E8E2">
      <w:pPr>
        <w:pStyle w:val="2"/>
        <w:widowControl/>
        <w:spacing w:before="0" w:after="0" w:line="348" w:lineRule="exact"/>
        <w:ind w:firstLine="480"/>
        <w:jc w:val="both"/>
      </w:pPr>
      <w:r>
        <w:rPr>
          <w:rFonts w:ascii="Times New Roman" w:hAnsi="Times New Roman" w:eastAsia="方正仿宋_GBK"/>
          <w:b w:val="0"/>
          <w:sz w:val="24"/>
        </w:rPr>
        <w:t>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14:paraId="124AFE49">
      <w:pPr>
        <w:pStyle w:val="5"/>
        <w:keepNext/>
        <w:numPr>
          <w:ilvl w:val="0"/>
          <w:numId w:val="0"/>
        </w:numPr>
        <w:spacing w:before="160" w:after="120" w:line="390" w:lineRule="exact"/>
        <w:ind w:firstLine="0"/>
      </w:pPr>
      <w:bookmarkStart w:id="37" w:name="规划费用与决策方法"/>
      <w:r>
        <w:rPr>
          <w:rFonts w:ascii="Times New Roman" w:hAnsi="Times New Roman" w:eastAsia="方正仿宋_GBK"/>
          <w:b/>
          <w:sz w:val="26"/>
        </w:rPr>
        <w:t>2.1.4 规划费用与决策方法</w:t>
      </w:r>
      <w:bookmarkEnd w:id="37"/>
    </w:p>
    <w:p w14:paraId="7B5B3D5A">
      <w:pPr>
        <w:pStyle w:val="115"/>
        <w:widowControl/>
        <w:spacing w:before="0" w:after="0" w:line="348" w:lineRule="exact"/>
        <w:ind w:firstLine="480"/>
        <w:jc w:val="both"/>
      </w:pPr>
      <w:r>
        <w:rPr>
          <w:rFonts w:ascii="Times New Roman" w:hAnsi="Times New Roman" w:eastAsia="方正仿宋_GBK"/>
          <w:b w:val="0"/>
          <w:sz w:val="24"/>
        </w:rPr>
        <w:t>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14:paraId="730F81AB">
      <w:pPr>
        <w:pStyle w:val="2"/>
        <w:widowControl/>
        <w:spacing w:before="0" w:after="0" w:line="348" w:lineRule="exact"/>
        <w:ind w:firstLine="480"/>
        <w:jc w:val="both"/>
      </w:pPr>
      <w:r>
        <w:rPr>
          <w:rFonts w:ascii="Times New Roman" w:hAnsi="Times New Roman" w:eastAsia="方正仿宋_GBK"/>
          <w:b w:val="0"/>
          <w:sz w:val="24"/>
        </w:rPr>
        <w:t>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14:paraId="0B5F13DB">
      <w:pPr>
        <w:pStyle w:val="4"/>
        <w:keepNext/>
        <w:numPr>
          <w:ilvl w:val="0"/>
          <w:numId w:val="0"/>
        </w:numPr>
        <w:spacing w:before="160" w:after="120" w:line="480" w:lineRule="exact"/>
        <w:ind w:firstLine="0"/>
      </w:pPr>
      <w:ins w:id="27880" w:author="xh" w:date="2026-10-19T08:11:14+08:00">
        <w:bookmarkStart w:id="300" w:name="Report1017_h122"/>
        <w:bookmarkEnd w:id="300"/>
      </w:ins>
      <w:bookmarkStart w:id="38" w:name="h122"/>
      <w:bookmarkStart w:id="39" w:name="国内研究现状"/>
      <w:r>
        <w:rPr>
          <w:rFonts w:ascii="Times New Roman" w:hAnsi="Times New Roman" w:eastAsia="方正仿宋_GBK"/>
          <w:b/>
          <w:sz w:val="32"/>
        </w:rPr>
        <w:t>2.2 国内研究现状</w:t>
      </w:r>
      <w:bookmarkEnd w:id="38"/>
      <w:bookmarkEnd w:id="39"/>
    </w:p>
    <w:p w14:paraId="74B34B9F">
      <w:pPr>
        <w:pStyle w:val="5"/>
        <w:keepNext/>
        <w:numPr>
          <w:ilvl w:val="0"/>
          <w:numId w:val="0"/>
        </w:numPr>
        <w:spacing w:before="160" w:after="120" w:line="390" w:lineRule="exact"/>
        <w:ind w:firstLine="0"/>
      </w:pPr>
      <w:bookmarkStart w:id="40" w:name="容载比与下级网络供电能力"/>
      <w:r>
        <w:rPr>
          <w:rFonts w:ascii="Times New Roman" w:hAnsi="Times New Roman" w:eastAsia="方正仿宋_GBK"/>
          <w:b/>
          <w:sz w:val="26"/>
        </w:rPr>
        <w:t>2.2.1 容载比与下级网络供电能力</w:t>
      </w:r>
      <w:bookmarkEnd w:id="40"/>
    </w:p>
    <w:p w14:paraId="17C23F75">
      <w:pPr>
        <w:pStyle w:val="115"/>
        <w:widowControl/>
        <w:spacing w:before="0" w:after="0" w:line="348" w:lineRule="exact"/>
        <w:ind w:firstLine="480"/>
        <w:jc w:val="both"/>
      </w:pPr>
      <w:r>
        <w:rPr>
          <w:rFonts w:ascii="Times New Roman" w:hAnsi="Times New Roman" w:eastAsia="方正仿宋_GBK"/>
          <w:b w:val="0"/>
          <w:sz w:val="24"/>
        </w:rPr>
        <w:t>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14:paraId="475A9F7D">
      <w:pPr>
        <w:pStyle w:val="2"/>
        <w:widowControl/>
        <w:spacing w:before="0" w:after="0" w:line="348" w:lineRule="exact"/>
        <w:ind w:firstLine="480"/>
        <w:jc w:val="both"/>
      </w:pPr>
      <w:r>
        <w:rPr>
          <w:rFonts w:ascii="Times New Roman" w:hAnsi="Times New Roman" w:eastAsia="方正仿宋_GBK"/>
          <w:b w:val="0"/>
          <w:sz w:val="24"/>
        </w:rPr>
        <w:t>指标精细化研究尝试将容量储备与可靠性及负荷特征衔接。刘文霞等针对导则容载比区间较宽、与可靠性关联不足的问题，提出以理想值为基准的“容载比色带”，用供电可靠性与发展阶段评价区域充裕性[48]。刘炜彬等则从负荷分散系数、储备系数、变压器安全运行率和平均功率因数入手，采用BP神经网络拟合负荷同时率，并将N-1通过率纳入安全运行率，实现精细化、差异化配置[20]。</w:t>
      </w:r>
    </w:p>
    <w:p w14:paraId="4E0B5731">
      <w:pPr>
        <w:pStyle w:val="2"/>
        <w:widowControl/>
        <w:spacing w:before="0" w:after="0" w:line="348" w:lineRule="exact"/>
        <w:ind w:firstLine="480"/>
        <w:jc w:val="both"/>
      </w:pPr>
      <w:r>
        <w:rPr>
          <w:rFonts w:ascii="Times New Roman" w:hAnsi="Times New Roman" w:eastAsia="方正仿宋_GBK"/>
          <w:b w:val="0"/>
          <w:sz w:val="24"/>
        </w:rPr>
        <w:t>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14:paraId="77FC6EC3">
      <w:pPr>
        <w:pStyle w:val="2"/>
        <w:widowControl/>
        <w:spacing w:before="0" w:after="0" w:line="348" w:lineRule="exact"/>
        <w:ind w:firstLine="480"/>
        <w:jc w:val="both"/>
      </w:pPr>
      <w:r>
        <w:rPr>
          <w:rFonts w:ascii="Times New Roman" w:hAnsi="Times New Roman" w:eastAsia="方正仿宋_GBK"/>
          <w:b w:val="0"/>
          <w:sz w:val="24"/>
        </w:rPr>
        <w:t>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14:paraId="5D0EBD93">
      <w:pPr>
        <w:pStyle w:val="2"/>
        <w:widowControl/>
        <w:spacing w:before="0" w:after="0" w:line="348" w:lineRule="exact"/>
        <w:ind w:firstLine="480"/>
        <w:jc w:val="both"/>
      </w:pPr>
      <w:r>
        <w:rPr>
          <w:rFonts w:ascii="Times New Roman" w:hAnsi="Times New Roman" w:eastAsia="方正仿宋_GBK"/>
          <w:b w:val="0"/>
          <w:sz w:val="24"/>
        </w:rPr>
        <w:t>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14:paraId="64C8C1EF">
      <w:pPr>
        <w:pStyle w:val="2"/>
        <w:widowControl/>
        <w:spacing w:before="0" w:after="0" w:line="348" w:lineRule="exact"/>
        <w:ind w:firstLine="480"/>
        <w:jc w:val="both"/>
      </w:pPr>
      <w:r>
        <w:rPr>
          <w:rFonts w:ascii="Times New Roman" w:hAnsi="Times New Roman" w:eastAsia="方正仿宋_GBK"/>
          <w:b w:val="0"/>
          <w:sz w:val="24"/>
        </w:rPr>
        <w:t>肖峻等的TSC模型则从网络支援解释容量利用。其研究既约束馈线接收能力，也约束相邻主变承接能力，并通过改变联络位置和规模考察网络强度[7]。这使“下级网络较强”具有可计算的通道与设备含义。将该思路用于建设比选时，既有联络应按可用能力进入约束，新增联络再按工程投资进入目标函数，网络改善所减少的主变需求才能与建设费用相互对应。</w:t>
      </w:r>
    </w:p>
    <w:p w14:paraId="411F8FC6">
      <w:pPr>
        <w:pStyle w:val="5"/>
        <w:keepNext/>
        <w:numPr>
          <w:ilvl w:val="0"/>
          <w:numId w:val="0"/>
        </w:numPr>
        <w:spacing w:before="160" w:after="120" w:line="390" w:lineRule="exact"/>
        <w:ind w:firstLine="0"/>
      </w:pPr>
      <w:bookmarkStart w:id="41" w:name="分布式光伏承载力与安全经济评价"/>
      <w:r>
        <w:rPr>
          <w:rFonts w:ascii="Times New Roman" w:hAnsi="Times New Roman" w:eastAsia="方正仿宋_GBK"/>
          <w:b/>
          <w:sz w:val="26"/>
        </w:rPr>
        <w:t>2.2.2 分布式光伏承载力与安全经济评价</w:t>
      </w:r>
      <w:bookmarkEnd w:id="41"/>
    </w:p>
    <w:p w14:paraId="30DDD2B8">
      <w:pPr>
        <w:pStyle w:val="115"/>
        <w:widowControl/>
        <w:spacing w:before="0" w:after="0" w:line="348" w:lineRule="exact"/>
        <w:ind w:firstLine="480"/>
        <w:jc w:val="both"/>
      </w:pPr>
      <w:r>
        <w:rPr>
          <w:rFonts w:ascii="Times New Roman" w:hAnsi="Times New Roman" w:eastAsia="方正仿宋_GBK"/>
          <w:b w:val="0"/>
          <w:sz w:val="24"/>
        </w:rPr>
        <w:t>国内承载力研究同时开展多供电层级耦合、分层精细化及概率区间评估。多层级分析有助于识别接入限制出现的具体位置，概率与区间方法则反映源荷不确定性。在精细化评估上，王守相等提出“变电站—馈线—台区”多供电层级耦合的一体化评估，明确区分“消纳能力（运行角度，电力电量平衡）”与“接纳能力（规划角度，不越过载/电压/谐波约束）”，并指出单电压等级独立评估会使低压侧承载力估计过于乐观[21]。</w:t>
      </w:r>
    </w:p>
    <w:p w14:paraId="5555C5B0">
      <w:pPr>
        <w:pStyle w:val="2"/>
        <w:widowControl/>
        <w:spacing w:before="0" w:after="0" w:line="348" w:lineRule="exact"/>
        <w:ind w:firstLine="480"/>
        <w:jc w:val="both"/>
      </w:pPr>
      <w:r>
        <w:rPr>
          <w:rFonts w:ascii="Times New Roman" w:hAnsi="Times New Roman" w:eastAsia="方正仿宋_GBK"/>
          <w:b w:val="0"/>
          <w:sz w:val="24"/>
        </w:rPr>
        <w:t>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14:paraId="38C3A277">
      <w:pPr>
        <w:pStyle w:val="2"/>
        <w:widowControl/>
        <w:spacing w:before="0" w:after="0" w:line="348" w:lineRule="exact"/>
        <w:ind w:firstLine="480"/>
        <w:jc w:val="both"/>
      </w:pPr>
      <w:r>
        <w:rPr>
          <w:rFonts w:ascii="Times New Roman" w:hAnsi="Times New Roman" w:eastAsia="方正仿宋_GBK"/>
          <w:b w:val="0"/>
          <w:sz w:val="24"/>
        </w:rPr>
        <w:t>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14:paraId="02006DE6">
      <w:pPr>
        <w:pStyle w:val="2"/>
        <w:widowControl/>
        <w:spacing w:before="0" w:after="0" w:line="348" w:lineRule="exact"/>
        <w:ind w:firstLine="480"/>
        <w:jc w:val="both"/>
      </w:pPr>
      <w:r>
        <w:rPr>
          <w:rFonts w:ascii="Times New Roman" w:hAnsi="Times New Roman" w:eastAsia="方正仿宋_GBK"/>
          <w:b w:val="0"/>
          <w:sz w:val="24"/>
        </w:rPr>
        <w:t>龚锐等则提出“综合承载力”概念，将运行状态评估结果折算为系数与接入容量相乘得“期望接入容量”，通过运行评价系数反映接入容量的质量差异[56]。</w:t>
      </w:r>
    </w:p>
    <w:p w14:paraId="48310CAB">
      <w:pPr>
        <w:pStyle w:val="2"/>
        <w:widowControl/>
        <w:spacing w:before="0" w:after="0" w:line="348" w:lineRule="exact"/>
        <w:ind w:firstLine="480"/>
        <w:jc w:val="both"/>
      </w:pPr>
      <w:r>
        <w:rPr>
          <w:rFonts w:ascii="Times New Roman" w:hAnsi="Times New Roman" w:eastAsia="方正仿宋_GBK"/>
          <w:b w:val="0"/>
          <w:sz w:val="24"/>
        </w:rPr>
        <w:t>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14:paraId="04A4544E">
      <w:pPr>
        <w:pStyle w:val="2"/>
        <w:widowControl/>
        <w:spacing w:before="0" w:after="0" w:line="348" w:lineRule="exact"/>
        <w:ind w:firstLine="480"/>
        <w:jc w:val="both"/>
      </w:pPr>
      <w:r>
        <w:rPr>
          <w:rFonts w:ascii="Times New Roman" w:hAnsi="Times New Roman" w:eastAsia="方正仿宋_GBK"/>
          <w:b w:val="0"/>
          <w:sz w:val="24"/>
        </w:rPr>
        <w:t>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14:paraId="76FBA854">
      <w:pPr>
        <w:pStyle w:val="2"/>
        <w:widowControl/>
        <w:spacing w:before="0" w:after="0" w:line="348" w:lineRule="exact"/>
        <w:ind w:firstLine="480"/>
        <w:jc w:val="both"/>
      </w:pPr>
      <w:r>
        <w:rPr>
          <w:rFonts w:ascii="Times New Roman" w:hAnsi="Times New Roman" w:eastAsia="方正仿宋_GBK"/>
          <w:b w:val="0"/>
          <w:sz w:val="24"/>
        </w:rPr>
        <w:t>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14:paraId="3BD32175">
      <w:pPr>
        <w:pStyle w:val="5"/>
        <w:keepNext/>
        <w:numPr>
          <w:ilvl w:val="0"/>
          <w:numId w:val="0"/>
        </w:numPr>
        <w:spacing w:before="160" w:after="120" w:line="390" w:lineRule="exact"/>
        <w:ind w:firstLine="0"/>
      </w:pPr>
      <w:bookmarkStart w:id="42" w:name="源荷运行特征与净负荷"/>
      <w:r>
        <w:rPr>
          <w:rFonts w:ascii="Times New Roman" w:hAnsi="Times New Roman" w:eastAsia="方正仿宋_GBK"/>
          <w:b/>
          <w:sz w:val="26"/>
        </w:rPr>
        <w:t>2.2.3 源荷运行特征与净负荷</w:t>
      </w:r>
      <w:bookmarkEnd w:id="42"/>
    </w:p>
    <w:p w14:paraId="2CB8DE99">
      <w:pPr>
        <w:pStyle w:val="115"/>
        <w:widowControl/>
        <w:spacing w:before="0" w:after="0" w:line="348" w:lineRule="exact"/>
        <w:ind w:firstLine="480"/>
        <w:jc w:val="both"/>
      </w:pPr>
      <w:r>
        <w:rPr>
          <w:rFonts w:ascii="Times New Roman" w:hAnsi="Times New Roman" w:eastAsia="方正仿宋_GBK"/>
          <w:b w:val="0"/>
          <w:sz w:val="24"/>
        </w:rPr>
        <w:t>运行特征研究为本项目的源荷分析提供方法和区域参照。曹炜等综述德国可再生能源法与英国伦敦“8·9”大停电经验，分析高比例新能源接入后向主网反向输送功率的现象，并提示防孤岛与频率保护设定的重要性[57]。</w:t>
      </w:r>
    </w:p>
    <w:p w14:paraId="71B30AA5">
      <w:pPr>
        <w:pStyle w:val="2"/>
        <w:widowControl/>
        <w:spacing w:before="0" w:after="0" w:line="348" w:lineRule="exact"/>
        <w:ind w:firstLine="480"/>
        <w:jc w:val="both"/>
      </w:pPr>
      <w:r>
        <w:rPr>
          <w:rFonts w:ascii="Times New Roman" w:hAnsi="Times New Roman" w:eastAsia="方正仿宋_GBK"/>
          <w:b w:val="0"/>
          <w:sz w:val="24"/>
        </w:rPr>
        <w:t>在区域负荷特征上，龚玺等基于 2016—2021 年江苏逐小时负荷与南京气象数据，得出江苏夏季日最大负荷与日最高气温相关性达 0.90、负荷随气温呈“V/U 型”，为分析江苏地区负荷与气温的关系提供参考[58]。</w:t>
      </w:r>
    </w:p>
    <w:p w14:paraId="637B0C80">
      <w:pPr>
        <w:pStyle w:val="2"/>
        <w:widowControl/>
        <w:spacing w:before="0" w:after="0" w:line="348" w:lineRule="exact"/>
        <w:ind w:firstLine="480"/>
        <w:jc w:val="both"/>
      </w:pPr>
      <w:r>
        <w:rPr>
          <w:rFonts w:ascii="Times New Roman" w:hAnsi="Times New Roman" w:eastAsia="方正仿宋_GBK"/>
          <w:b w:val="0"/>
          <w:sz w:val="24"/>
        </w:rPr>
        <w:t>在风险评估与控制上，梁志峰等构建主配网“安全（电压越限、断面重载）、平衡、消纳”风险评估指标体系并提出分层分区紧急切负荷策略[59]，吕达夫等以多场景源荷不确定性模型评估承载能力、得出“储能提升承载能力优于需求响应”[60]，刘克权等则以甘肃为例定性论证高比例新能源下“承载力不足/潮流反转/N-1 不满足/网架联络率低”等工程问题[61]。</w:t>
      </w:r>
    </w:p>
    <w:p w14:paraId="26088883">
      <w:pPr>
        <w:pStyle w:val="5"/>
        <w:keepNext/>
        <w:numPr>
          <w:ilvl w:val="0"/>
          <w:numId w:val="0"/>
        </w:numPr>
        <w:spacing w:before="160" w:after="120" w:line="390" w:lineRule="exact"/>
        <w:ind w:firstLine="0"/>
      </w:pPr>
      <w:bookmarkStart w:id="43" w:name="源网荷储协同规划"/>
      <w:r>
        <w:rPr>
          <w:rFonts w:ascii="Times New Roman" w:hAnsi="Times New Roman" w:eastAsia="方正仿宋_GBK"/>
          <w:b/>
          <w:sz w:val="26"/>
        </w:rPr>
        <w:t>2.2.4 源网荷储协同规划</w:t>
      </w:r>
      <w:bookmarkEnd w:id="43"/>
    </w:p>
    <w:p w14:paraId="4DA54EE4">
      <w:pPr>
        <w:pStyle w:val="115"/>
        <w:widowControl/>
        <w:spacing w:before="0" w:after="0" w:line="348" w:lineRule="exact"/>
        <w:ind w:firstLine="480"/>
        <w:jc w:val="both"/>
      </w:pPr>
      <w:r>
        <w:rPr>
          <w:rFonts w:ascii="Times New Roman" w:hAnsi="Times New Roman" w:eastAsia="方正仿宋_GBK"/>
          <w:b w:val="0"/>
          <w:sz w:val="24"/>
        </w:rPr>
        <w:t>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14:paraId="0DB391CC">
      <w:pPr>
        <w:pStyle w:val="2"/>
        <w:widowControl/>
        <w:spacing w:before="0" w:after="0" w:line="348" w:lineRule="exact"/>
        <w:ind w:firstLine="480"/>
        <w:jc w:val="both"/>
      </w:pPr>
      <w:r>
        <w:rPr>
          <w:rFonts w:ascii="Times New Roman" w:hAnsi="Times New Roman" w:eastAsia="方正仿宋_GBK"/>
          <w:b w:val="0"/>
          <w:sz w:val="24"/>
        </w:rPr>
        <w:t>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14:paraId="61E7B822">
      <w:pPr>
        <w:pStyle w:val="2"/>
        <w:widowControl/>
        <w:spacing w:before="0" w:after="0" w:line="348" w:lineRule="exact"/>
        <w:ind w:firstLine="480"/>
        <w:jc w:val="both"/>
      </w:pPr>
      <w:r>
        <w:rPr>
          <w:rFonts w:ascii="Times New Roman" w:hAnsi="Times New Roman" w:eastAsia="方正仿宋_GBK"/>
          <w:b w:val="0"/>
          <w:sz w:val="24"/>
        </w:rPr>
        <w:t>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14:paraId="75E90490">
      <w:pPr>
        <w:pStyle w:val="2"/>
        <w:widowControl/>
        <w:spacing w:before="0" w:after="0" w:line="348" w:lineRule="exact"/>
        <w:ind w:firstLine="480"/>
        <w:jc w:val="both"/>
      </w:pPr>
      <w:r>
        <w:rPr>
          <w:rFonts w:ascii="Times New Roman" w:hAnsi="Times New Roman" w:eastAsia="方正仿宋_GBK"/>
          <w:b w:val="0"/>
          <w:sz w:val="24"/>
        </w:rPr>
        <w:t>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14:paraId="0657D335">
      <w:pPr>
        <w:pStyle w:val="5"/>
        <w:keepNext/>
        <w:numPr>
          <w:ilvl w:val="0"/>
          <w:numId w:val="0"/>
        </w:numPr>
        <w:spacing w:before="160" w:after="120" w:line="390" w:lineRule="exact"/>
        <w:ind w:firstLine="0"/>
      </w:pPr>
      <w:bookmarkStart w:id="44" w:name="工程费用与评价方法"/>
      <w:r>
        <w:rPr>
          <w:rFonts w:ascii="Times New Roman" w:hAnsi="Times New Roman" w:eastAsia="方正仿宋_GBK"/>
          <w:b/>
          <w:sz w:val="26"/>
        </w:rPr>
        <w:t>2.2.5 工程费用与评价方法</w:t>
      </w:r>
      <w:bookmarkEnd w:id="44"/>
    </w:p>
    <w:p w14:paraId="68FDB7FA">
      <w:pPr>
        <w:pStyle w:val="115"/>
        <w:widowControl/>
        <w:spacing w:before="0" w:after="0" w:line="348" w:lineRule="exact"/>
        <w:ind w:firstLine="480"/>
        <w:jc w:val="both"/>
      </w:pPr>
      <w:r>
        <w:rPr>
          <w:rFonts w:ascii="Times New Roman" w:hAnsi="Times New Roman" w:eastAsia="方正仿宋_GBK"/>
          <w:b w:val="0"/>
          <w:sz w:val="24"/>
        </w:rPr>
        <w:t>建设费用与设备寿命共同决定措施的经济性。在投资优选方面，张全等建立电网规划全生命周期投入产出效益评价体系，选取 6 类典型投资场景按“先项目重要性、后投入产出效益”排序，区分“刚性必选”（如区域供电能力提升、配用电升级）与“弹性排序”（如 220 kV 网架、灵活资源）项目，按工程功能和投入产出组织投资排序[67]；何凯等提出“全成本电价”（节点边际电价 + 单位负荷建设与运维成本）并以基态/N-1 态负荷率为安全指标、“收入成本比”为经济指标做方案优选，其算例含 110 kV、155 MW 负荷接入（基态线路负荷率达 84%～92%），包含高压配电网的工程比选[68]。</w:t>
      </w:r>
    </w:p>
    <w:p w14:paraId="1F19B428">
      <w:pPr>
        <w:pStyle w:val="2"/>
        <w:widowControl/>
        <w:spacing w:before="0" w:after="0" w:line="348" w:lineRule="exact"/>
        <w:ind w:firstLine="480"/>
        <w:jc w:val="both"/>
      </w:pPr>
      <w:r>
        <w:rPr>
          <w:rFonts w:ascii="Times New Roman" w:hAnsi="Times New Roman" w:eastAsia="方正仿宋_GBK"/>
          <w:b w:val="0"/>
          <w:sz w:val="24"/>
        </w:rPr>
        <w:t>在造价参数化上，武小琳等以技术/组织/环境/造价四层因子构建 LM-CNN 模型预测输变电单位容量造价，平均精度达 98%、RMSE 7.38 元/(kV·A)，为工程造价的参数化分析提供参考[69]。</w:t>
      </w:r>
    </w:p>
    <w:p w14:paraId="5E540A6E">
      <w:pPr>
        <w:pStyle w:val="2"/>
        <w:widowControl/>
        <w:spacing w:before="0" w:after="0" w:line="348" w:lineRule="exact"/>
        <w:ind w:firstLine="480"/>
        <w:jc w:val="both"/>
      </w:pPr>
      <w:r>
        <w:rPr>
          <w:rFonts w:ascii="Times New Roman" w:hAnsi="Times New Roman" w:eastAsia="方正仿宋_GBK"/>
          <w:b w:val="0"/>
          <w:sz w:val="24"/>
        </w:rPr>
        <w:t>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14:paraId="709F1706">
      <w:pPr>
        <w:pStyle w:val="2"/>
        <w:widowControl/>
        <w:spacing w:before="0" w:after="0" w:line="348" w:lineRule="exact"/>
        <w:ind w:firstLine="480"/>
        <w:jc w:val="both"/>
      </w:pPr>
      <w:r>
        <w:rPr>
          <w:rFonts w:ascii="Times New Roman" w:hAnsi="Times New Roman" w:eastAsia="方正仿宋_GBK"/>
          <w:b w:val="0"/>
          <w:sz w:val="24"/>
        </w:rPr>
        <w:t>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14:paraId="5E22A250">
      <w:pPr>
        <w:pStyle w:val="2"/>
        <w:widowControl/>
        <w:spacing w:before="0" w:after="0" w:line="348" w:lineRule="exact"/>
        <w:ind w:firstLine="480"/>
        <w:jc w:val="both"/>
      </w:pPr>
      <w:r>
        <w:rPr>
          <w:rFonts w:ascii="Times New Roman" w:hAnsi="Times New Roman" w:eastAsia="方正仿宋_GBK"/>
          <w:b w:val="0"/>
          <w:sz w:val="24"/>
        </w:rPr>
        <w:t>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14:paraId="1125C49F">
      <w:pPr>
        <w:pStyle w:val="5"/>
        <w:keepNext/>
        <w:numPr>
          <w:ilvl w:val="0"/>
          <w:numId w:val="0"/>
        </w:numPr>
        <w:spacing w:before="160" w:after="120" w:line="390" w:lineRule="exact"/>
        <w:ind w:firstLine="0"/>
      </w:pPr>
      <w:bookmarkStart w:id="45" w:name="多准则评价与差异化投资"/>
      <w:r>
        <w:rPr>
          <w:rFonts w:ascii="Times New Roman" w:hAnsi="Times New Roman" w:eastAsia="方正仿宋_GBK"/>
          <w:b/>
          <w:sz w:val="26"/>
        </w:rPr>
        <w:t>2.2.6 多准则评价与差异化投资</w:t>
      </w:r>
      <w:bookmarkEnd w:id="45"/>
    </w:p>
    <w:p w14:paraId="3CB64148">
      <w:pPr>
        <w:pStyle w:val="115"/>
        <w:widowControl/>
        <w:spacing w:before="0" w:after="0" w:line="348" w:lineRule="exact"/>
        <w:ind w:firstLine="480"/>
        <w:jc w:val="both"/>
      </w:pPr>
      <w:r>
        <w:rPr>
          <w:rFonts w:ascii="Times New Roman" w:hAnsi="Times New Roman" w:eastAsia="方正仿宋_GBK"/>
          <w:b w:val="0"/>
          <w:sz w:val="24"/>
        </w:rPr>
        <w:t>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14:paraId="158224AF">
      <w:pPr>
        <w:pStyle w:val="2"/>
        <w:widowControl/>
        <w:spacing w:before="0" w:after="0" w:line="348" w:lineRule="exact"/>
        <w:ind w:firstLine="480"/>
        <w:jc w:val="both"/>
      </w:pPr>
      <w:r>
        <w:rPr>
          <w:rFonts w:ascii="Times New Roman" w:hAnsi="Times New Roman" w:eastAsia="方正仿宋_GBK"/>
          <w:b w:val="0"/>
          <w:sz w:val="24"/>
        </w:rPr>
        <w:t>程智余等以改进 ELECTRE 法做电网规划投资多准则融合决策，将项目分为“安全提升型”与“需求驱动型”，其“不可补偿、否决阈值”机制可用于剔除不满足关键要求的规划方案[18]；汪志才等的“考虑功能差异的输变电项目效益评价及投资优化”将不同项目的工程功能纳入评价[71]。</w:t>
      </w:r>
    </w:p>
    <w:p w14:paraId="39238BA8">
      <w:pPr>
        <w:pStyle w:val="5"/>
        <w:keepNext/>
        <w:numPr>
          <w:ilvl w:val="0"/>
          <w:numId w:val="0"/>
        </w:numPr>
        <w:spacing w:before="160" w:after="120" w:line="390" w:lineRule="exact"/>
        <w:ind w:firstLine="0"/>
      </w:pPr>
      <w:bookmarkStart w:id="46" w:name="区域案例与分层规划"/>
      <w:r>
        <w:rPr>
          <w:rFonts w:ascii="Times New Roman" w:hAnsi="Times New Roman" w:eastAsia="方正仿宋_GBK"/>
          <w:b/>
          <w:sz w:val="26"/>
        </w:rPr>
        <w:t>2.2.7 区域案例与分层规划</w:t>
      </w:r>
      <w:bookmarkEnd w:id="46"/>
    </w:p>
    <w:p w14:paraId="22947216">
      <w:pPr>
        <w:pStyle w:val="115"/>
        <w:widowControl/>
        <w:spacing w:before="0" w:after="0" w:line="348" w:lineRule="exact"/>
        <w:ind w:firstLine="480"/>
        <w:jc w:val="both"/>
      </w:pPr>
      <w:r>
        <w:rPr>
          <w:rFonts w:ascii="Times New Roman" w:hAnsi="Times New Roman" w:eastAsia="方正仿宋_GBK"/>
          <w:b w:val="0"/>
          <w:sz w:val="24"/>
        </w:rPr>
        <w:t>区域案例将负荷预测、技术校核和工程投资结合起来。严小玉以江西兴国县为对象，构建“分电压层级消纳能力测算 + 多法负荷预测 + 分电压等级投资估算”的县域110 kV规划方法，给出丰小方式下光伏最大接入 149 MW、10 kV 及以下中压消纳能力约为总负荷的 20%～30%、“十三五”110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14:paraId="5EF766EA">
      <w:pPr>
        <w:pStyle w:val="2"/>
        <w:widowControl/>
        <w:spacing w:before="0" w:after="0" w:line="348" w:lineRule="exact"/>
        <w:ind w:firstLine="480"/>
        <w:jc w:val="both"/>
      </w:pPr>
      <w:r>
        <w:rPr>
          <w:rFonts w:ascii="Times New Roman" w:hAnsi="Times New Roman" w:eastAsia="方正仿宋_GBK"/>
          <w:b w:val="0"/>
          <w:sz w:val="24"/>
        </w:rPr>
        <w:t>在渗透率/消纳测算上，陈璨等以二分法快速定位边界渗透率并以四指标“满意度距离”做承德实际系统的消纳方案择优[74]；孙东磊等以 ADMM + 二阶锥松弛做多层级配电网消纳空间分解测算，论证层间协调可提升总消纳空间。其算例采用IEEE 6/7/9/10/12/15合成测试系统检验多层级协调方法[75]。</w:t>
      </w:r>
    </w:p>
    <w:p w14:paraId="0C499C3A">
      <w:pPr>
        <w:pStyle w:val="2"/>
        <w:widowControl/>
        <w:spacing w:before="0" w:after="0" w:line="348" w:lineRule="exact"/>
        <w:ind w:firstLine="480"/>
        <w:jc w:val="both"/>
      </w:pPr>
      <w:r>
        <w:rPr>
          <w:rFonts w:ascii="Times New Roman" w:hAnsi="Times New Roman" w:eastAsia="方正仿宋_GBK"/>
          <w:b w:val="0"/>
          <w:sz w:val="24"/>
        </w:rPr>
        <w:t>金勇等以“功能单元”概念建立某城市 110 kV 高压配电网负荷转供分层优化模型，为分析负荷转供与变电容量储备的关系提供参考[76]。</w:t>
      </w:r>
    </w:p>
    <w:p w14:paraId="4C6B8C39">
      <w:pPr>
        <w:pStyle w:val="2"/>
        <w:widowControl/>
        <w:spacing w:before="0" w:after="0" w:line="348" w:lineRule="exact"/>
        <w:ind w:firstLine="480"/>
        <w:jc w:val="both"/>
      </w:pPr>
      <w:r>
        <w:rPr>
          <w:rFonts w:ascii="Times New Roman" w:hAnsi="Times New Roman" w:eastAsia="方正仿宋_GBK"/>
          <w:b w:val="0"/>
          <w:sz w:val="24"/>
        </w:rPr>
        <w:t>Zhao 等还以浙江嘉兴/平湖示范区构建“源—网—荷—储四侧”投资测算模型，显示电网侧投资在四侧中占比最大（约 2312 万美元），说明电网侧工程是综合投资的重要组成部分[77]。</w:t>
      </w:r>
    </w:p>
    <w:p w14:paraId="51B9260C">
      <w:pPr>
        <w:pStyle w:val="5"/>
        <w:keepNext/>
        <w:numPr>
          <w:ilvl w:val="0"/>
          <w:numId w:val="0"/>
        </w:numPr>
        <w:spacing w:before="160" w:after="120" w:line="390" w:lineRule="exact"/>
        <w:ind w:firstLine="0"/>
      </w:pPr>
      <w:bookmarkStart w:id="47" w:name="弹性规划与容载比差异化优化"/>
      <w:r>
        <w:rPr>
          <w:rFonts w:ascii="Times New Roman" w:hAnsi="Times New Roman" w:eastAsia="方正仿宋_GBK"/>
          <w:b/>
          <w:sz w:val="26"/>
        </w:rPr>
        <w:t>2.2.8 弹性规划与容载比差异化优化</w:t>
      </w:r>
      <w:bookmarkEnd w:id="47"/>
    </w:p>
    <w:p w14:paraId="5ECEE80F">
      <w:pPr>
        <w:pStyle w:val="115"/>
        <w:widowControl/>
        <w:spacing w:before="0" w:after="0" w:line="348" w:lineRule="exact"/>
        <w:ind w:firstLine="480"/>
        <w:jc w:val="both"/>
      </w:pPr>
      <w:r>
        <w:rPr>
          <w:rFonts w:ascii="Times New Roman" w:hAnsi="Times New Roman" w:eastAsia="方正仿宋_GBK"/>
          <w:b w:val="0"/>
          <w:sz w:val="24"/>
        </w:rPr>
        <w:t>谢天祥等从变电站、中压线路和配变三个层级建立“三级弹性”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14:paraId="6500DF8D">
      <w:pPr>
        <w:pStyle w:val="2"/>
        <w:widowControl/>
        <w:spacing w:before="0" w:after="0" w:line="348" w:lineRule="exact"/>
        <w:ind w:firstLine="480"/>
        <w:jc w:val="both"/>
      </w:pPr>
      <w:r>
        <w:rPr>
          <w:rFonts w:ascii="Times New Roman" w:hAnsi="Times New Roman" w:eastAsia="方正仿宋_GBK"/>
          <w:b w:val="0"/>
          <w:sz w:val="24"/>
        </w:rPr>
        <w:t>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14:paraId="42EBA614">
      <w:pPr>
        <w:pStyle w:val="2"/>
        <w:widowControl/>
        <w:spacing w:before="0" w:after="0" w:line="348" w:lineRule="exact"/>
        <w:ind w:firstLine="480"/>
        <w:jc w:val="both"/>
      </w:pPr>
      <w:r>
        <w:rPr>
          <w:rFonts w:ascii="Times New Roman" w:hAnsi="Times New Roman" w:eastAsia="方正仿宋_GBK"/>
          <w:b w:val="0"/>
          <w:sz w:val="24"/>
        </w:rPr>
        <w:t>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三级弹性”研究的联系在于按运行条件调整容量配置，研究重点为110 kV容量与10 kV联络、储能的经济比选；极端灾害恢复需要另行建立故障及恢复过程模型。</w:t>
      </w:r>
    </w:p>
    <w:p w14:paraId="2B455D0A">
      <w:pPr>
        <w:pStyle w:val="5"/>
        <w:keepNext/>
        <w:numPr>
          <w:ilvl w:val="0"/>
          <w:numId w:val="0"/>
        </w:numPr>
        <w:spacing w:before="160" w:after="120" w:line="390" w:lineRule="exact"/>
        <w:ind w:firstLine="0"/>
      </w:pPr>
      <w:bookmarkStart w:id="48" w:name="政策与标准导向"/>
      <w:r>
        <w:rPr>
          <w:rFonts w:ascii="Times New Roman" w:hAnsi="Times New Roman" w:eastAsia="方正仿宋_GBK"/>
          <w:b/>
          <w:sz w:val="26"/>
        </w:rPr>
        <w:t>2.2.9 政策与标准导向</w:t>
      </w:r>
      <w:bookmarkEnd w:id="48"/>
    </w:p>
    <w:p w14:paraId="7B9B8593">
      <w:pPr>
        <w:pStyle w:val="115"/>
        <w:widowControl/>
        <w:spacing w:before="0" w:after="0" w:line="348" w:lineRule="exact"/>
        <w:ind w:firstLine="480"/>
        <w:jc w:val="both"/>
      </w:pPr>
      <w:r>
        <w:rPr>
          <w:rFonts w:ascii="Times New Roman" w:hAnsi="Times New Roman" w:eastAsia="方正仿宋_GBK"/>
          <w:b w:val="0"/>
          <w:sz w:val="24"/>
        </w:rPr>
        <w:t>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14:paraId="3AC661BA">
      <w:pPr>
        <w:pStyle w:val="2"/>
        <w:widowControl/>
        <w:spacing w:before="0" w:after="0" w:line="348" w:lineRule="exact"/>
        <w:ind w:firstLine="480"/>
        <w:jc w:val="both"/>
      </w:pPr>
      <w:r>
        <w:rPr>
          <w:rFonts w:ascii="Times New Roman" w:hAnsi="Times New Roman" w:eastAsia="方正仿宋_GBK"/>
          <w:b w:val="0"/>
          <w:sz w:val="24"/>
        </w:rPr>
        <w:t>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14:paraId="377117DF">
      <w:pPr>
        <w:pStyle w:val="2"/>
        <w:widowControl/>
        <w:spacing w:before="0" w:after="0" w:line="348" w:lineRule="exact"/>
        <w:ind w:firstLine="480"/>
        <w:jc w:val="both"/>
      </w:pPr>
      <w:r>
        <w:rPr>
          <w:rFonts w:ascii="Times New Roman" w:hAnsi="Times New Roman" w:eastAsia="方正仿宋_GBK"/>
          <w:b w:val="0"/>
          <w:sz w:val="24"/>
        </w:rPr>
        <w:t>《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14:paraId="41AAEB77">
      <w:pPr>
        <w:pStyle w:val="5"/>
        <w:keepNext/>
        <w:numPr>
          <w:ilvl w:val="0"/>
          <w:numId w:val="0"/>
        </w:numPr>
        <w:spacing w:before="160" w:after="120" w:line="390" w:lineRule="exact"/>
        <w:ind w:firstLine="0"/>
      </w:pPr>
      <w:bookmarkStart w:id="49" w:name="国内研究小结"/>
      <w:r>
        <w:rPr>
          <w:rFonts w:ascii="Times New Roman" w:hAnsi="Times New Roman" w:eastAsia="方正仿宋_GBK"/>
          <w:b/>
          <w:sz w:val="26"/>
        </w:rPr>
        <w:t>2.2.10 国内研究小结</w:t>
      </w:r>
      <w:bookmarkEnd w:id="49"/>
    </w:p>
    <w:p w14:paraId="4C626E5A">
      <w:pPr>
        <w:pStyle w:val="115"/>
        <w:widowControl/>
        <w:spacing w:before="0" w:after="0" w:line="348" w:lineRule="exact"/>
        <w:ind w:firstLine="480"/>
        <w:jc w:val="both"/>
      </w:pPr>
      <w:r>
        <w:rPr>
          <w:rFonts w:ascii="Times New Roman" w:hAnsi="Times New Roman" w:eastAsia="方正仿宋_GBK"/>
          <w:b w:val="0"/>
          <w:sz w:val="24"/>
        </w:rPr>
        <w:t>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14:paraId="401A36D9">
      <w:pPr>
        <w:pStyle w:val="4"/>
        <w:keepNext/>
        <w:numPr>
          <w:ilvl w:val="0"/>
          <w:numId w:val="0"/>
        </w:numPr>
        <w:spacing w:before="160" w:after="120" w:line="480" w:lineRule="exact"/>
        <w:ind w:firstLine="0"/>
      </w:pPr>
      <w:ins w:id="27902" w:author="xh" w:date="2026-10-19T08:11:54+08:00">
        <w:bookmarkStart w:id="301" w:name="Report1017_h171"/>
        <w:bookmarkEnd w:id="301"/>
      </w:ins>
      <w:bookmarkStart w:id="50" w:name="国内外研究对比与述评"/>
      <w:bookmarkStart w:id="51" w:name="h171"/>
      <w:r>
        <w:rPr>
          <w:rFonts w:ascii="Times New Roman" w:hAnsi="Times New Roman" w:eastAsia="方正仿宋_GBK"/>
          <w:b/>
          <w:sz w:val="32"/>
        </w:rPr>
        <w:t>2.3 国内外研究对比与述评</w:t>
      </w:r>
      <w:bookmarkEnd w:id="50"/>
      <w:bookmarkEnd w:id="51"/>
    </w:p>
    <w:p w14:paraId="4E6EF92B">
      <w:pPr>
        <w:pStyle w:val="115"/>
        <w:widowControl/>
        <w:spacing w:before="0" w:after="0" w:line="348" w:lineRule="exact"/>
        <w:ind w:firstLine="480"/>
        <w:jc w:val="both"/>
      </w:pPr>
      <w:r>
        <w:rPr>
          <w:rFonts w:ascii="Times New Roman" w:hAnsi="Times New Roman" w:eastAsia="方正仿宋_GBK"/>
          <w:b w:val="0"/>
          <w:sz w:val="24"/>
        </w:rPr>
        <w:t>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14:paraId="14D34280">
      <w:pPr>
        <w:pStyle w:val="2"/>
        <w:widowControl/>
        <w:spacing w:before="0" w:after="0" w:line="348" w:lineRule="exact"/>
        <w:ind w:firstLine="480"/>
        <w:jc w:val="both"/>
      </w:pPr>
      <w:r>
        <w:rPr>
          <w:rFonts w:ascii="Times New Roman" w:hAnsi="Times New Roman" w:eastAsia="方正仿宋_GBK"/>
          <w:b w:val="0"/>
          <w:sz w:val="24"/>
        </w:rPr>
        <w:t>国内外研究主题与本项目的工程关注点见表2-1。</w:t>
      </w:r>
    </w:p>
    <w:p w14:paraId="1E28EB13">
      <w:pPr>
        <w:pStyle w:val="2"/>
        <w:keepNext/>
        <w:spacing w:before="120" w:after="80" w:line="280" w:lineRule="exact"/>
        <w:ind w:firstLine="0"/>
        <w:jc w:val="center"/>
      </w:pPr>
      <w:r>
        <w:rPr>
          <w:rFonts w:ascii="Times New Roman" w:hAnsi="Times New Roman" w:eastAsia="宋体"/>
          <w:b w:val="0"/>
          <w:sz w:val="21"/>
        </w:rPr>
        <w:t>表2-1 国内外研究主题与工程应用关注点</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485471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78CF0AE0">
            <w:pPr>
              <w:keepNext/>
              <w:spacing w:before="20" w:after="20" w:line="260" w:lineRule="exact"/>
              <w:ind w:left="0" w:leftChars="0" w:right="0" w:rightChars="0" w:firstLine="0" w:firstLineChars="0"/>
              <w:jc w:val="center"/>
            </w:pPr>
            <w:r>
              <w:rPr>
                <w:rFonts w:ascii="Times New Roman" w:hAnsi="Times New Roman" w:eastAsia="宋体"/>
                <w:b/>
                <w:sz w:val="18"/>
              </w:rPr>
              <w:t>研究主题</w:t>
            </w:r>
          </w:p>
        </w:tc>
        <w:tc>
          <w:tcPr>
            <w:tcW w:w="2078" w:type="dxa"/>
            <w:tcMar>
              <w:left w:w="70" w:type="dxa"/>
              <w:right w:w="70" w:type="dxa"/>
            </w:tcMar>
            <w:vAlign w:val="center"/>
          </w:tcPr>
          <w:p w14:paraId="368BE7CB">
            <w:pPr>
              <w:keepNext/>
              <w:spacing w:before="20" w:after="20" w:line="260" w:lineRule="exact"/>
              <w:ind w:left="0" w:leftChars="0" w:right="0" w:rightChars="0" w:firstLine="0" w:firstLineChars="0"/>
              <w:jc w:val="center"/>
            </w:pPr>
            <w:r>
              <w:rPr>
                <w:rFonts w:ascii="Times New Roman" w:hAnsi="Times New Roman" w:eastAsia="宋体"/>
                <w:b/>
                <w:sz w:val="18"/>
              </w:rPr>
              <w:t>本章对应小节</w:t>
            </w:r>
          </w:p>
        </w:tc>
        <w:tc>
          <w:tcPr>
            <w:tcW w:w="2078" w:type="dxa"/>
            <w:tcMar>
              <w:left w:w="70" w:type="dxa"/>
              <w:right w:w="70" w:type="dxa"/>
            </w:tcMar>
            <w:vAlign w:val="center"/>
          </w:tcPr>
          <w:p w14:paraId="76A9C943">
            <w:pPr>
              <w:keepNext/>
              <w:spacing w:before="20" w:after="20" w:line="260" w:lineRule="exact"/>
              <w:ind w:left="0" w:leftChars="0" w:right="0" w:rightChars="0" w:firstLine="0" w:firstLineChars="0"/>
              <w:jc w:val="center"/>
            </w:pPr>
            <w:r>
              <w:rPr>
                <w:rFonts w:ascii="Times New Roman" w:hAnsi="Times New Roman" w:eastAsia="宋体"/>
                <w:b/>
                <w:sz w:val="18"/>
              </w:rPr>
              <w:t>工程关注点</w:t>
            </w:r>
          </w:p>
        </w:tc>
        <w:tc>
          <w:tcPr>
            <w:tcW w:w="2078" w:type="dxa"/>
            <w:tcMar>
              <w:left w:w="70" w:type="dxa"/>
              <w:right w:w="70" w:type="dxa"/>
            </w:tcMar>
            <w:vAlign w:val="center"/>
          </w:tcPr>
          <w:p w14:paraId="2F0BD961">
            <w:pPr>
              <w:keepNext/>
              <w:spacing w:before="20" w:after="20" w:line="260" w:lineRule="exact"/>
              <w:ind w:left="0" w:leftChars="0" w:right="0" w:rightChars="0" w:firstLine="0" w:firstLineChars="0"/>
              <w:jc w:val="center"/>
            </w:pPr>
            <w:r>
              <w:rPr>
                <w:rFonts w:ascii="Times New Roman" w:hAnsi="Times New Roman" w:eastAsia="宋体"/>
                <w:b/>
                <w:sz w:val="18"/>
              </w:rPr>
              <w:t>本课题研究内容</w:t>
            </w:r>
          </w:p>
        </w:tc>
      </w:tr>
      <w:tr w14:paraId="74AA5F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3D748E0">
            <w:pPr>
              <w:keepNext/>
              <w:spacing w:before="20" w:after="20" w:line="260" w:lineRule="exact"/>
              <w:ind w:left="0" w:leftChars="0" w:right="0" w:rightChars="0" w:firstLine="0" w:firstLineChars="0"/>
              <w:jc w:val="center"/>
            </w:pPr>
            <w:r>
              <w:rPr>
                <w:rFonts w:ascii="Times New Roman" w:hAnsi="Times New Roman" w:eastAsia="宋体"/>
                <w:b w:val="0"/>
                <w:sz w:val="18"/>
              </w:rPr>
              <w:t>承载力评价</w:t>
            </w:r>
          </w:p>
        </w:tc>
        <w:tc>
          <w:tcPr>
            <w:tcW w:w="2078" w:type="dxa"/>
            <w:tcMar>
              <w:left w:w="70" w:type="dxa"/>
              <w:right w:w="70" w:type="dxa"/>
            </w:tcMar>
            <w:vAlign w:val="center"/>
          </w:tcPr>
          <w:p w14:paraId="0A673436">
            <w:pPr>
              <w:keepNext/>
              <w:spacing w:before="20" w:after="20" w:line="260" w:lineRule="exact"/>
              <w:ind w:left="0" w:leftChars="0" w:right="0" w:rightChars="0" w:firstLine="0" w:firstLineChars="0"/>
              <w:jc w:val="center"/>
            </w:pPr>
            <w:r>
              <w:rPr>
                <w:rFonts w:ascii="Times New Roman" w:hAnsi="Times New Roman" w:eastAsia="宋体"/>
                <w:b w:val="0"/>
                <w:sz w:val="18"/>
              </w:rPr>
              <w:t>2.1.1、2.2.2</w:t>
            </w:r>
          </w:p>
        </w:tc>
        <w:tc>
          <w:tcPr>
            <w:tcW w:w="2078" w:type="dxa"/>
            <w:tcMar>
              <w:left w:w="70" w:type="dxa"/>
              <w:right w:w="70" w:type="dxa"/>
            </w:tcMar>
            <w:vAlign w:val="center"/>
          </w:tcPr>
          <w:p w14:paraId="57F01F4A">
            <w:pPr>
              <w:keepNext/>
              <w:spacing w:before="20" w:after="20" w:line="260" w:lineRule="exact"/>
              <w:ind w:left="0" w:leftChars="0" w:right="0" w:rightChars="0" w:firstLine="0" w:firstLineChars="0"/>
              <w:jc w:val="center"/>
            </w:pPr>
            <w:r>
              <w:rPr>
                <w:rFonts w:ascii="Times New Roman" w:hAnsi="Times New Roman" w:eastAsia="宋体"/>
                <w:b w:val="0"/>
                <w:sz w:val="18"/>
              </w:rPr>
              <w:t>接入容量、网络条件与评价边界</w:t>
            </w:r>
          </w:p>
        </w:tc>
        <w:tc>
          <w:tcPr>
            <w:tcW w:w="2078" w:type="dxa"/>
            <w:tcMar>
              <w:left w:w="70" w:type="dxa"/>
              <w:right w:w="70" w:type="dxa"/>
            </w:tcMar>
            <w:vAlign w:val="center"/>
          </w:tcPr>
          <w:p w14:paraId="05E434C4">
            <w:pPr>
              <w:keepNext/>
              <w:spacing w:before="20" w:after="20" w:line="260" w:lineRule="exact"/>
              <w:ind w:left="0" w:leftChars="0" w:right="0" w:rightChars="0" w:firstLine="0" w:firstLineChars="0"/>
              <w:jc w:val="center"/>
            </w:pPr>
            <w:r>
              <w:rPr>
                <w:rFonts w:ascii="Times New Roman" w:hAnsi="Times New Roman" w:eastAsia="宋体"/>
                <w:b w:val="0"/>
                <w:sz w:val="18"/>
              </w:rPr>
              <w:t>结合110 kV容量配置开展规划比选</w:t>
            </w:r>
          </w:p>
        </w:tc>
      </w:tr>
      <w:tr w14:paraId="554EA5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175512F">
            <w:pPr>
              <w:keepNext/>
              <w:spacing w:before="20" w:after="20" w:line="260" w:lineRule="exact"/>
              <w:ind w:left="0" w:leftChars="0" w:right="0" w:rightChars="0" w:firstLine="0" w:firstLineChars="0"/>
              <w:jc w:val="center"/>
            </w:pPr>
            <w:r>
              <w:rPr>
                <w:rFonts w:ascii="Times New Roman" w:hAnsi="Times New Roman" w:eastAsia="宋体"/>
                <w:b w:val="0"/>
                <w:sz w:val="18"/>
              </w:rPr>
              <w:t>运行特征</w:t>
            </w:r>
          </w:p>
        </w:tc>
        <w:tc>
          <w:tcPr>
            <w:tcW w:w="2078" w:type="dxa"/>
            <w:tcMar>
              <w:left w:w="70" w:type="dxa"/>
              <w:right w:w="70" w:type="dxa"/>
            </w:tcMar>
            <w:vAlign w:val="center"/>
          </w:tcPr>
          <w:p w14:paraId="76CD21EA">
            <w:pPr>
              <w:keepNext/>
              <w:spacing w:before="20" w:after="20" w:line="260" w:lineRule="exact"/>
              <w:ind w:left="0" w:leftChars="0" w:right="0" w:rightChars="0" w:firstLine="0" w:firstLineChars="0"/>
              <w:jc w:val="center"/>
            </w:pPr>
            <w:r>
              <w:rPr>
                <w:rFonts w:ascii="Times New Roman" w:hAnsi="Times New Roman" w:eastAsia="宋体"/>
                <w:b w:val="0"/>
                <w:sz w:val="18"/>
              </w:rPr>
              <w:t>2.1.2、2.2.3</w:t>
            </w:r>
          </w:p>
        </w:tc>
        <w:tc>
          <w:tcPr>
            <w:tcW w:w="2078" w:type="dxa"/>
            <w:tcMar>
              <w:left w:w="70" w:type="dxa"/>
              <w:right w:w="70" w:type="dxa"/>
            </w:tcMar>
            <w:vAlign w:val="center"/>
          </w:tcPr>
          <w:p w14:paraId="45114A61">
            <w:pPr>
              <w:keepNext/>
              <w:spacing w:before="20" w:after="20" w:line="260" w:lineRule="exact"/>
              <w:ind w:left="0" w:leftChars="0" w:right="0" w:rightChars="0" w:firstLine="0" w:firstLineChars="0"/>
              <w:jc w:val="center"/>
            </w:pPr>
            <w:r>
              <w:rPr>
                <w:rFonts w:ascii="Times New Roman" w:hAnsi="Times New Roman" w:eastAsia="宋体"/>
                <w:b w:val="0"/>
                <w:sz w:val="18"/>
              </w:rPr>
              <w:t>净负荷、反向潮流与电压问题</w:t>
            </w:r>
          </w:p>
        </w:tc>
        <w:tc>
          <w:tcPr>
            <w:tcW w:w="2078" w:type="dxa"/>
            <w:tcMar>
              <w:left w:w="70" w:type="dxa"/>
              <w:right w:w="70" w:type="dxa"/>
            </w:tcMar>
            <w:vAlign w:val="center"/>
          </w:tcPr>
          <w:p w14:paraId="4B8C1905">
            <w:pPr>
              <w:keepNext/>
              <w:spacing w:before="20" w:after="20" w:line="260" w:lineRule="exact"/>
              <w:ind w:left="0" w:leftChars="0" w:right="0" w:rightChars="0" w:firstLine="0" w:firstLineChars="0"/>
              <w:jc w:val="center"/>
            </w:pPr>
            <w:r>
              <w:rPr>
                <w:rFonts w:ascii="Times New Roman" w:hAnsi="Times New Roman" w:eastAsia="宋体"/>
                <w:b w:val="0"/>
                <w:sz w:val="18"/>
              </w:rPr>
              <w:t>区分区域正向净峰与站级反向峰</w:t>
            </w:r>
          </w:p>
        </w:tc>
      </w:tr>
      <w:tr w14:paraId="76E3CD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56504A4">
            <w:pPr>
              <w:keepNext/>
              <w:spacing w:before="20" w:after="20" w:line="260" w:lineRule="exact"/>
              <w:ind w:left="0" w:leftChars="0" w:right="0" w:rightChars="0" w:firstLine="0" w:firstLineChars="0"/>
              <w:jc w:val="center"/>
            </w:pPr>
            <w:r>
              <w:rPr>
                <w:rFonts w:ascii="Times New Roman" w:hAnsi="Times New Roman" w:eastAsia="宋体"/>
                <w:b w:val="0"/>
                <w:sz w:val="18"/>
              </w:rPr>
              <w:t>灵活资源与网架</w:t>
            </w:r>
          </w:p>
        </w:tc>
        <w:tc>
          <w:tcPr>
            <w:tcW w:w="2078" w:type="dxa"/>
            <w:tcMar>
              <w:left w:w="70" w:type="dxa"/>
              <w:right w:w="70" w:type="dxa"/>
            </w:tcMar>
            <w:vAlign w:val="center"/>
          </w:tcPr>
          <w:p w14:paraId="76A29145">
            <w:pPr>
              <w:keepNext/>
              <w:spacing w:before="20" w:after="20" w:line="260" w:lineRule="exact"/>
              <w:ind w:left="0" w:leftChars="0" w:right="0" w:rightChars="0" w:firstLine="0" w:firstLineChars="0"/>
              <w:jc w:val="center"/>
            </w:pPr>
            <w:r>
              <w:rPr>
                <w:rFonts w:ascii="Times New Roman" w:hAnsi="Times New Roman" w:eastAsia="宋体"/>
                <w:b w:val="0"/>
                <w:sz w:val="18"/>
              </w:rPr>
              <w:t>2.1.3、2.2.4</w:t>
            </w:r>
          </w:p>
        </w:tc>
        <w:tc>
          <w:tcPr>
            <w:tcW w:w="2078" w:type="dxa"/>
            <w:tcMar>
              <w:left w:w="70" w:type="dxa"/>
              <w:right w:w="70" w:type="dxa"/>
            </w:tcMar>
            <w:vAlign w:val="center"/>
          </w:tcPr>
          <w:p w14:paraId="29BE813E">
            <w:pPr>
              <w:keepNext/>
              <w:spacing w:before="20" w:after="20" w:line="260" w:lineRule="exact"/>
              <w:ind w:left="0" w:leftChars="0" w:right="0" w:rightChars="0" w:firstLine="0" w:firstLineChars="0"/>
              <w:jc w:val="center"/>
            </w:pPr>
            <w:r>
              <w:rPr>
                <w:rFonts w:ascii="Times New Roman" w:hAnsi="Times New Roman" w:eastAsia="宋体"/>
                <w:b w:val="0"/>
                <w:sz w:val="18"/>
              </w:rPr>
              <w:t>储能、网络增强及协同配置</w:t>
            </w:r>
          </w:p>
        </w:tc>
        <w:tc>
          <w:tcPr>
            <w:tcW w:w="2078" w:type="dxa"/>
            <w:tcMar>
              <w:left w:w="70" w:type="dxa"/>
              <w:right w:w="70" w:type="dxa"/>
            </w:tcMar>
            <w:vAlign w:val="center"/>
          </w:tcPr>
          <w:p w14:paraId="11E1EE95">
            <w:pPr>
              <w:keepNext/>
              <w:spacing w:before="20" w:after="20" w:line="260" w:lineRule="exact"/>
              <w:ind w:left="0" w:leftChars="0" w:right="0" w:rightChars="0" w:firstLine="0" w:firstLineChars="0"/>
              <w:jc w:val="center"/>
            </w:pPr>
            <w:r>
              <w:rPr>
                <w:rFonts w:ascii="Times New Roman" w:hAnsi="Times New Roman" w:eastAsia="宋体"/>
                <w:b w:val="0"/>
                <w:sz w:val="18"/>
              </w:rPr>
              <w:t>比较主变、储能及已具备资料的局部互济</w:t>
            </w:r>
          </w:p>
        </w:tc>
      </w:tr>
      <w:tr w14:paraId="6F2254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C14CFD4">
            <w:pPr>
              <w:keepNext/>
              <w:spacing w:before="20" w:after="20" w:line="260" w:lineRule="exact"/>
              <w:ind w:left="0" w:leftChars="0" w:right="0" w:rightChars="0" w:firstLine="0" w:firstLineChars="0"/>
              <w:jc w:val="center"/>
            </w:pPr>
            <w:r>
              <w:rPr>
                <w:rFonts w:ascii="Times New Roman" w:hAnsi="Times New Roman" w:eastAsia="宋体"/>
                <w:b w:val="0"/>
                <w:sz w:val="18"/>
              </w:rPr>
              <w:t>费用与决策</w:t>
            </w:r>
          </w:p>
        </w:tc>
        <w:tc>
          <w:tcPr>
            <w:tcW w:w="2078" w:type="dxa"/>
            <w:tcMar>
              <w:left w:w="70" w:type="dxa"/>
              <w:right w:w="70" w:type="dxa"/>
            </w:tcMar>
            <w:vAlign w:val="center"/>
          </w:tcPr>
          <w:p w14:paraId="0FD3BB94">
            <w:pPr>
              <w:keepNext/>
              <w:spacing w:before="20" w:after="20" w:line="260" w:lineRule="exact"/>
              <w:ind w:left="0" w:leftChars="0" w:right="0" w:rightChars="0" w:firstLine="0" w:firstLineChars="0"/>
              <w:jc w:val="center"/>
            </w:pPr>
            <w:r>
              <w:rPr>
                <w:rFonts w:ascii="Times New Roman" w:hAnsi="Times New Roman" w:eastAsia="宋体"/>
                <w:b w:val="0"/>
                <w:sz w:val="18"/>
              </w:rPr>
              <w:t>2.1.4、2.2.5及2.2.6</w:t>
            </w:r>
          </w:p>
        </w:tc>
        <w:tc>
          <w:tcPr>
            <w:tcW w:w="2078" w:type="dxa"/>
            <w:tcMar>
              <w:left w:w="70" w:type="dxa"/>
              <w:right w:w="70" w:type="dxa"/>
            </w:tcMar>
            <w:vAlign w:val="center"/>
          </w:tcPr>
          <w:p w14:paraId="5CAC7E06">
            <w:pPr>
              <w:keepNext/>
              <w:spacing w:before="20" w:after="20" w:line="260" w:lineRule="exact"/>
              <w:ind w:left="0" w:leftChars="0" w:right="0" w:rightChars="0" w:firstLine="0" w:firstLineChars="0"/>
              <w:jc w:val="center"/>
            </w:pPr>
            <w:r>
              <w:rPr>
                <w:rFonts w:ascii="Times New Roman" w:hAnsi="Times New Roman" w:eastAsia="宋体"/>
                <w:b w:val="0"/>
                <w:sz w:val="18"/>
              </w:rPr>
              <w:t>投资、更新、运维与差异化投资</w:t>
            </w:r>
          </w:p>
        </w:tc>
        <w:tc>
          <w:tcPr>
            <w:tcW w:w="2078" w:type="dxa"/>
            <w:tcMar>
              <w:left w:w="70" w:type="dxa"/>
              <w:right w:w="70" w:type="dxa"/>
            </w:tcMar>
            <w:vAlign w:val="center"/>
          </w:tcPr>
          <w:p w14:paraId="7565BC9A">
            <w:pPr>
              <w:keepNext/>
              <w:spacing w:before="20" w:after="20" w:line="260" w:lineRule="exact"/>
              <w:ind w:left="0" w:leftChars="0" w:right="0" w:rightChars="0" w:firstLine="0" w:firstLineChars="0"/>
              <w:jc w:val="center"/>
            </w:pPr>
            <w:r>
              <w:rPr>
                <w:rFonts w:ascii="Times New Roman" w:hAnsi="Times New Roman" w:eastAsia="宋体"/>
                <w:b w:val="0"/>
                <w:sz w:val="18"/>
              </w:rPr>
              <w:t>以统一评价期费用比较完整规划路径</w:t>
            </w:r>
          </w:p>
        </w:tc>
      </w:tr>
      <w:tr w14:paraId="17B0B6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59C6589">
            <w:pPr>
              <w:keepNext w:val="0"/>
              <w:spacing w:before="20" w:after="20" w:line="260" w:lineRule="exact"/>
              <w:ind w:left="0" w:leftChars="0" w:right="0" w:rightChars="0" w:firstLine="0" w:firstLineChars="0"/>
              <w:jc w:val="center"/>
            </w:pPr>
            <w:r>
              <w:rPr>
                <w:rFonts w:ascii="Times New Roman" w:hAnsi="Times New Roman" w:eastAsia="宋体"/>
                <w:b w:val="0"/>
                <w:sz w:val="18"/>
              </w:rPr>
              <w:t>区域案例</w:t>
            </w:r>
          </w:p>
        </w:tc>
        <w:tc>
          <w:tcPr>
            <w:tcW w:w="2078" w:type="dxa"/>
            <w:tcMar>
              <w:left w:w="70" w:type="dxa"/>
              <w:right w:w="70" w:type="dxa"/>
            </w:tcMar>
            <w:vAlign w:val="center"/>
          </w:tcPr>
          <w:p w14:paraId="73D01387">
            <w:pPr>
              <w:keepNext w:val="0"/>
              <w:spacing w:before="20" w:after="20" w:line="260" w:lineRule="exact"/>
              <w:ind w:left="0" w:leftChars="0" w:right="0" w:rightChars="0" w:firstLine="0" w:firstLineChars="0"/>
              <w:jc w:val="center"/>
            </w:pPr>
            <w:r>
              <w:rPr>
                <w:rFonts w:ascii="Times New Roman" w:hAnsi="Times New Roman" w:eastAsia="宋体"/>
                <w:b w:val="0"/>
                <w:sz w:val="18"/>
              </w:rPr>
              <w:t>2.2.7、2.3</w:t>
            </w:r>
          </w:p>
        </w:tc>
        <w:tc>
          <w:tcPr>
            <w:tcW w:w="2078" w:type="dxa"/>
            <w:tcMar>
              <w:left w:w="70" w:type="dxa"/>
              <w:right w:w="70" w:type="dxa"/>
            </w:tcMar>
            <w:vAlign w:val="center"/>
          </w:tcPr>
          <w:p w14:paraId="43D488CB">
            <w:pPr>
              <w:keepNext w:val="0"/>
              <w:spacing w:before="20" w:after="20" w:line="260" w:lineRule="exact"/>
              <w:ind w:left="0" w:leftChars="0" w:right="0" w:rightChars="0" w:firstLine="0" w:firstLineChars="0"/>
              <w:jc w:val="center"/>
            </w:pPr>
            <w:r>
              <w:rPr>
                <w:rFonts w:ascii="Times New Roman" w:hAnsi="Times New Roman" w:eastAsia="宋体"/>
                <w:b w:val="0"/>
                <w:sz w:val="18"/>
              </w:rPr>
              <w:t>研究尺度与案例应用</w:t>
            </w:r>
          </w:p>
        </w:tc>
        <w:tc>
          <w:tcPr>
            <w:tcW w:w="2078" w:type="dxa"/>
            <w:tcMar>
              <w:left w:w="70" w:type="dxa"/>
              <w:right w:w="70" w:type="dxa"/>
            </w:tcMar>
            <w:vAlign w:val="center"/>
          </w:tcPr>
          <w:p w14:paraId="289BAA11">
            <w:pPr>
              <w:keepNext w:val="0"/>
              <w:spacing w:before="20" w:after="20" w:line="260" w:lineRule="exact"/>
              <w:ind w:left="0" w:leftChars="0" w:right="0" w:rightChars="0" w:firstLine="0" w:firstLineChars="0"/>
              <w:jc w:val="center"/>
            </w:pPr>
            <w:r>
              <w:rPr>
                <w:rFonts w:ascii="Times New Roman" w:hAnsi="Times New Roman" w:eastAsia="宋体"/>
                <w:b w:val="0"/>
                <w:sz w:val="18"/>
              </w:rPr>
              <w:t>分析邳州和市区的站级配置差异</w:t>
            </w:r>
          </w:p>
        </w:tc>
      </w:tr>
    </w:tbl>
    <w:p w14:paraId="302995F1">
      <w:pPr>
        <w:pStyle w:val="2"/>
        <w:widowControl/>
        <w:spacing w:before="0" w:after="0" w:line="348" w:lineRule="exact"/>
        <w:ind w:firstLine="480"/>
        <w:jc w:val="both"/>
      </w:pPr>
      <w:r>
        <w:rPr>
          <w:rFonts w:ascii="Times New Roman" w:hAnsi="Times New Roman" w:eastAsia="方正仿宋_GBK"/>
          <w:b w:val="0"/>
          <w:sz w:val="24"/>
        </w:rPr>
        <w:t>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14:paraId="26B3FCCD">
      <w:pPr>
        <w:pStyle w:val="5"/>
        <w:keepNext/>
        <w:numPr>
          <w:ilvl w:val="0"/>
          <w:numId w:val="0"/>
        </w:numPr>
        <w:spacing w:before="160" w:after="120" w:line="390" w:lineRule="exact"/>
        <w:ind w:firstLine="0"/>
      </w:pPr>
      <w:bookmarkStart w:id="52" w:name="承载力评估与容量规划的侧重点"/>
      <w:r>
        <w:rPr>
          <w:rFonts w:ascii="Times New Roman" w:hAnsi="Times New Roman" w:eastAsia="方正仿宋_GBK"/>
          <w:b/>
          <w:sz w:val="26"/>
        </w:rPr>
        <w:t>2.3.1 承载力评估与容量规划的侧重点</w:t>
      </w:r>
      <w:bookmarkEnd w:id="52"/>
    </w:p>
    <w:p w14:paraId="58648EA9">
      <w:pPr>
        <w:pStyle w:val="115"/>
        <w:widowControl/>
        <w:spacing w:before="0" w:after="0" w:line="348" w:lineRule="exact"/>
        <w:ind w:firstLine="480"/>
        <w:jc w:val="both"/>
      </w:pPr>
      <w:r>
        <w:rPr>
          <w:rFonts w:ascii="Times New Roman" w:hAnsi="Times New Roman" w:eastAsia="方正仿宋_GBK"/>
          <w:b w:val="0"/>
          <w:sz w:val="24"/>
        </w:rPr>
        <w:t>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14:paraId="72FB63C9">
      <w:pPr>
        <w:pStyle w:val="2"/>
        <w:widowControl/>
        <w:spacing w:before="0" w:after="0" w:line="348" w:lineRule="exact"/>
        <w:ind w:firstLine="480"/>
        <w:jc w:val="both"/>
      </w:pPr>
      <w:r>
        <w:rPr>
          <w:rFonts w:ascii="Times New Roman" w:hAnsi="Times New Roman" w:eastAsia="方正仿宋_GBK"/>
          <w:b w:val="0"/>
          <w:sz w:val="24"/>
        </w:rPr>
        <w:t>“承载力提高”与“容载比提高”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14:paraId="06EEA915">
      <w:pPr>
        <w:pStyle w:val="2"/>
        <w:widowControl/>
        <w:spacing w:before="0" w:after="0" w:line="348" w:lineRule="exact"/>
        <w:ind w:firstLine="480"/>
        <w:jc w:val="both"/>
      </w:pPr>
      <w:r>
        <w:rPr>
          <w:rFonts w:ascii="Times New Roman" w:hAnsi="Times New Roman" w:eastAsia="方正仿宋_GBK"/>
          <w:b w:val="0"/>
          <w:sz w:val="24"/>
        </w:rPr>
        <w:t>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14:paraId="68D682EB">
      <w:pPr>
        <w:pStyle w:val="2"/>
        <w:widowControl/>
        <w:spacing w:before="0" w:after="0" w:line="348" w:lineRule="exact"/>
        <w:ind w:firstLine="480"/>
        <w:jc w:val="both"/>
      </w:pPr>
      <w:r>
        <w:rPr>
          <w:rFonts w:ascii="Times New Roman" w:hAnsi="Times New Roman" w:eastAsia="方正仿宋_GBK"/>
          <w:b w:val="0"/>
          <w:sz w:val="24"/>
        </w:rPr>
        <w:t>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14:paraId="5C44C794">
      <w:pPr>
        <w:pStyle w:val="5"/>
        <w:keepNext/>
        <w:numPr>
          <w:ilvl w:val="0"/>
          <w:numId w:val="0"/>
        </w:numPr>
        <w:spacing w:before="160" w:after="120" w:line="390" w:lineRule="exact"/>
        <w:ind w:firstLine="0"/>
      </w:pPr>
      <w:bookmarkStart w:id="53" w:name="储能与网架建设的经济比较"/>
      <w:r>
        <w:rPr>
          <w:rFonts w:ascii="Times New Roman" w:hAnsi="Times New Roman" w:eastAsia="方正仿宋_GBK"/>
          <w:b/>
          <w:sz w:val="26"/>
        </w:rPr>
        <w:t>2.3.2 储能与网架建设的经济比较</w:t>
      </w:r>
      <w:bookmarkEnd w:id="53"/>
    </w:p>
    <w:p w14:paraId="7738A26B">
      <w:pPr>
        <w:pStyle w:val="115"/>
        <w:widowControl/>
        <w:spacing w:before="0" w:after="0" w:line="348" w:lineRule="exact"/>
        <w:ind w:firstLine="480"/>
        <w:jc w:val="both"/>
      </w:pPr>
      <w:r>
        <w:rPr>
          <w:rFonts w:ascii="Times New Roman" w:hAnsi="Times New Roman" w:eastAsia="方正仿宋_GBK"/>
          <w:b w:val="0"/>
          <w:sz w:val="24"/>
        </w:rPr>
        <w:t>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14:paraId="297B5363">
      <w:pPr>
        <w:pStyle w:val="2"/>
        <w:widowControl/>
        <w:spacing w:before="0" w:after="0" w:line="348" w:lineRule="exact"/>
        <w:ind w:firstLine="480"/>
        <w:jc w:val="both"/>
      </w:pPr>
      <w:r>
        <w:rPr>
          <w:rFonts w:ascii="Times New Roman" w:hAnsi="Times New Roman" w:eastAsia="方正仿宋_GBK"/>
          <w:b w:val="0"/>
          <w:sz w:val="24"/>
        </w:rPr>
        <w:t>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14:paraId="70C26214">
      <w:pPr>
        <w:pStyle w:val="2"/>
        <w:widowControl/>
        <w:spacing w:before="0" w:after="0" w:line="348" w:lineRule="exact"/>
        <w:ind w:firstLine="480"/>
        <w:jc w:val="both"/>
      </w:pPr>
      <w:r>
        <w:rPr>
          <w:rFonts w:ascii="Times New Roman" w:hAnsi="Times New Roman" w:eastAsia="方正仿宋_GBK"/>
          <w:b w:val="0"/>
          <w:sz w:val="24"/>
        </w:rPr>
        <w:t>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14:paraId="1F742516">
      <w:pPr>
        <w:pStyle w:val="2"/>
        <w:widowControl/>
        <w:spacing w:before="0" w:after="0" w:line="348" w:lineRule="exact"/>
        <w:ind w:firstLine="480"/>
        <w:jc w:val="both"/>
      </w:pPr>
      <w:r>
        <w:rPr>
          <w:rFonts w:ascii="Times New Roman" w:hAnsi="Times New Roman" w:eastAsia="方正仿宋_GBK"/>
          <w:b w:val="0"/>
          <w:sz w:val="24"/>
        </w:rPr>
        <w:t>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14:paraId="468A42EB">
      <w:pPr>
        <w:pStyle w:val="2"/>
        <w:keepNext/>
        <w:spacing w:before="120" w:after="80" w:line="280" w:lineRule="exact"/>
        <w:ind w:firstLine="0"/>
        <w:jc w:val="center"/>
      </w:pPr>
      <w:r>
        <w:rPr>
          <w:rFonts w:ascii="Times New Roman" w:hAnsi="Times New Roman" w:eastAsia="宋体"/>
          <w:b w:val="0"/>
          <w:sz w:val="21"/>
        </w:rPr>
        <w:t>表2-2 灵活资源与网架经济比较的主要条件</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7C6D0A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5077B7DA">
            <w:pPr>
              <w:keepNext/>
              <w:spacing w:before="20" w:after="20" w:line="260" w:lineRule="exact"/>
              <w:ind w:left="0" w:leftChars="0" w:right="0" w:rightChars="0" w:firstLine="0" w:firstLineChars="0"/>
              <w:jc w:val="center"/>
            </w:pPr>
            <w:r>
              <w:rPr>
                <w:rFonts w:ascii="Times New Roman" w:hAnsi="Times New Roman" w:eastAsia="宋体"/>
                <w:b/>
                <w:sz w:val="18"/>
              </w:rPr>
              <w:t>研究</w:t>
            </w:r>
          </w:p>
        </w:tc>
        <w:tc>
          <w:tcPr>
            <w:tcW w:w="2078" w:type="dxa"/>
            <w:tcMar>
              <w:left w:w="70" w:type="dxa"/>
              <w:right w:w="70" w:type="dxa"/>
            </w:tcMar>
            <w:vAlign w:val="center"/>
          </w:tcPr>
          <w:p w14:paraId="3EB30B19">
            <w:pPr>
              <w:keepNext/>
              <w:spacing w:before="20" w:after="20" w:line="260" w:lineRule="exact"/>
              <w:ind w:left="0" w:leftChars="0" w:right="0" w:rightChars="0" w:firstLine="0" w:firstLineChars="0"/>
              <w:jc w:val="center"/>
            </w:pPr>
            <w:r>
              <w:rPr>
                <w:rFonts w:ascii="Times New Roman" w:hAnsi="Times New Roman" w:eastAsia="宋体"/>
                <w:b/>
                <w:sz w:val="18"/>
              </w:rPr>
              <w:t>比较对象及技术条件</w:t>
            </w:r>
          </w:p>
        </w:tc>
        <w:tc>
          <w:tcPr>
            <w:tcW w:w="2078" w:type="dxa"/>
            <w:tcMar>
              <w:left w:w="70" w:type="dxa"/>
              <w:right w:w="70" w:type="dxa"/>
            </w:tcMar>
            <w:vAlign w:val="center"/>
          </w:tcPr>
          <w:p w14:paraId="00F69EC5">
            <w:pPr>
              <w:keepNext/>
              <w:spacing w:before="20" w:after="20" w:line="260" w:lineRule="exact"/>
              <w:ind w:left="0" w:leftChars="0" w:right="0" w:rightChars="0" w:firstLine="0" w:firstLineChars="0"/>
              <w:jc w:val="center"/>
            </w:pPr>
            <w:r>
              <w:rPr>
                <w:rFonts w:ascii="Times New Roman" w:hAnsi="Times New Roman" w:eastAsia="宋体"/>
                <w:b/>
                <w:sz w:val="18"/>
              </w:rPr>
              <w:t>经济评价关注点</w:t>
            </w:r>
          </w:p>
        </w:tc>
        <w:tc>
          <w:tcPr>
            <w:tcW w:w="2078" w:type="dxa"/>
            <w:tcMar>
              <w:left w:w="70" w:type="dxa"/>
              <w:right w:w="70" w:type="dxa"/>
            </w:tcMar>
            <w:vAlign w:val="center"/>
          </w:tcPr>
          <w:p w14:paraId="1423BEDD">
            <w:pPr>
              <w:keepNext/>
              <w:spacing w:before="20" w:after="20" w:line="260" w:lineRule="exact"/>
              <w:ind w:left="0" w:leftChars="0" w:right="0" w:rightChars="0" w:firstLine="0" w:firstLineChars="0"/>
              <w:jc w:val="center"/>
            </w:pPr>
            <w:r>
              <w:rPr>
                <w:rFonts w:ascii="Times New Roman" w:hAnsi="Times New Roman" w:eastAsia="宋体"/>
                <w:b/>
                <w:sz w:val="18"/>
              </w:rPr>
              <w:t>对本项目的启示</w:t>
            </w:r>
          </w:p>
        </w:tc>
      </w:tr>
      <w:tr w14:paraId="5F919A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BDB8E0E">
            <w:pPr>
              <w:keepNext/>
              <w:spacing w:before="20" w:after="20" w:line="260" w:lineRule="exact"/>
              <w:ind w:left="0" w:leftChars="0" w:right="0" w:rightChars="0" w:firstLine="0" w:firstLineChars="0"/>
              <w:jc w:val="center"/>
            </w:pPr>
            <w:r>
              <w:rPr>
                <w:rFonts w:ascii="Times New Roman" w:hAnsi="Times New Roman" w:eastAsia="宋体"/>
                <w:b w:val="0"/>
                <w:sz w:val="18"/>
              </w:rPr>
              <w:t>Martínez等[33]</w:t>
            </w:r>
          </w:p>
        </w:tc>
        <w:tc>
          <w:tcPr>
            <w:tcW w:w="2078" w:type="dxa"/>
            <w:tcMar>
              <w:left w:w="70" w:type="dxa"/>
              <w:right w:w="70" w:type="dxa"/>
            </w:tcMar>
            <w:vAlign w:val="center"/>
          </w:tcPr>
          <w:p w14:paraId="4948CDDF">
            <w:pPr>
              <w:keepNext/>
              <w:spacing w:before="20" w:after="20" w:line="260" w:lineRule="exact"/>
              <w:ind w:left="0" w:leftChars="0" w:right="0" w:rightChars="0" w:firstLine="0" w:firstLineChars="0"/>
              <w:jc w:val="center"/>
            </w:pPr>
            <w:r>
              <w:rPr>
                <w:rFonts w:ascii="Times New Roman" w:hAnsi="Times New Roman" w:eastAsia="宋体"/>
                <w:b w:val="0"/>
                <w:sz w:val="18"/>
              </w:rPr>
              <w:t>实际中压网络，持续负荷增长下的电池与传统扩网</w:t>
            </w:r>
          </w:p>
        </w:tc>
        <w:tc>
          <w:tcPr>
            <w:tcW w:w="2078" w:type="dxa"/>
            <w:tcMar>
              <w:left w:w="70" w:type="dxa"/>
              <w:right w:w="70" w:type="dxa"/>
            </w:tcMar>
            <w:vAlign w:val="center"/>
          </w:tcPr>
          <w:p w14:paraId="356A97A1">
            <w:pPr>
              <w:keepNext/>
              <w:spacing w:before="20" w:after="20" w:line="260" w:lineRule="exact"/>
              <w:ind w:left="0" w:leftChars="0" w:right="0" w:rightChars="0" w:firstLine="0" w:firstLineChars="0"/>
              <w:jc w:val="center"/>
            </w:pPr>
            <w:r>
              <w:rPr>
                <w:rFonts w:ascii="Times New Roman" w:hAnsi="Times New Roman" w:eastAsia="宋体"/>
                <w:b w:val="0"/>
                <w:sz w:val="18"/>
              </w:rPr>
              <w:t>专用储能费用、延缓投资及其他应用条件</w:t>
            </w:r>
          </w:p>
        </w:tc>
        <w:tc>
          <w:tcPr>
            <w:tcW w:w="2078" w:type="dxa"/>
            <w:tcMar>
              <w:left w:w="70" w:type="dxa"/>
              <w:right w:w="70" w:type="dxa"/>
            </w:tcMar>
            <w:vAlign w:val="center"/>
          </w:tcPr>
          <w:p w14:paraId="59AC0A2A">
            <w:pPr>
              <w:keepNext/>
              <w:spacing w:before="20" w:after="20" w:line="260" w:lineRule="exact"/>
              <w:ind w:left="0" w:leftChars="0" w:right="0" w:rightChars="0" w:firstLine="0" w:firstLineChars="0"/>
              <w:jc w:val="center"/>
            </w:pPr>
            <w:r>
              <w:rPr>
                <w:rFonts w:ascii="Times New Roman" w:hAnsi="Times New Roman" w:eastAsia="宋体"/>
                <w:b w:val="0"/>
                <w:sz w:val="18"/>
              </w:rPr>
              <w:t>将增长路径与容量缺口相联系，按投运时点比较工程组合</w:t>
            </w:r>
          </w:p>
        </w:tc>
      </w:tr>
      <w:tr w14:paraId="7F9F29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C5C6A5B">
            <w:pPr>
              <w:keepNext/>
              <w:spacing w:before="20" w:after="20" w:line="260" w:lineRule="exact"/>
              <w:ind w:left="0" w:leftChars="0" w:right="0" w:rightChars="0" w:firstLine="0" w:firstLineChars="0"/>
              <w:jc w:val="center"/>
            </w:pPr>
            <w:r>
              <w:rPr>
                <w:rFonts w:ascii="Times New Roman" w:hAnsi="Times New Roman" w:eastAsia="宋体"/>
                <w:b w:val="0"/>
                <w:sz w:val="18"/>
              </w:rPr>
              <w:t>Holweger等[34]</w:t>
            </w:r>
          </w:p>
        </w:tc>
        <w:tc>
          <w:tcPr>
            <w:tcW w:w="2078" w:type="dxa"/>
            <w:tcMar>
              <w:left w:w="70" w:type="dxa"/>
              <w:right w:w="70" w:type="dxa"/>
            </w:tcMar>
            <w:vAlign w:val="center"/>
          </w:tcPr>
          <w:p w14:paraId="07293C7B">
            <w:pPr>
              <w:keepNext/>
              <w:spacing w:before="20" w:after="20" w:line="260" w:lineRule="exact"/>
              <w:ind w:left="0" w:leftChars="0" w:right="0" w:rightChars="0" w:firstLine="0" w:firstLineChars="0"/>
              <w:jc w:val="center"/>
            </w:pPr>
            <w:r>
              <w:rPr>
                <w:rFonts w:ascii="Times New Roman" w:hAnsi="Times New Roman" w:eastAsia="宋体"/>
                <w:b w:val="0"/>
                <w:sz w:val="18"/>
              </w:rPr>
              <w:t>低压网络，用户电池、弃光与无功控制对比网架加强</w:t>
            </w:r>
          </w:p>
        </w:tc>
        <w:tc>
          <w:tcPr>
            <w:tcW w:w="2078" w:type="dxa"/>
            <w:tcMar>
              <w:left w:w="70" w:type="dxa"/>
              <w:right w:w="70" w:type="dxa"/>
            </w:tcMar>
            <w:vAlign w:val="center"/>
          </w:tcPr>
          <w:p w14:paraId="78C06C7D">
            <w:pPr>
              <w:keepNext/>
              <w:spacing w:before="20" w:after="20" w:line="260" w:lineRule="exact"/>
              <w:ind w:left="0" w:leftChars="0" w:right="0" w:rightChars="0" w:firstLine="0" w:firstLineChars="0"/>
              <w:jc w:val="center"/>
            </w:pPr>
            <w:r>
              <w:rPr>
                <w:rFonts w:ascii="Times New Roman" w:hAnsi="Times New Roman" w:eastAsia="宋体"/>
                <w:b w:val="0"/>
                <w:sz w:val="18"/>
              </w:rPr>
              <w:t>灵活资源调用与网架投资的年化费用</w:t>
            </w:r>
          </w:p>
        </w:tc>
        <w:tc>
          <w:tcPr>
            <w:tcW w:w="2078" w:type="dxa"/>
            <w:tcMar>
              <w:left w:w="70" w:type="dxa"/>
              <w:right w:w="70" w:type="dxa"/>
            </w:tcMar>
            <w:vAlign w:val="center"/>
          </w:tcPr>
          <w:p w14:paraId="79ABD75D">
            <w:pPr>
              <w:keepNext/>
              <w:spacing w:before="20" w:after="20" w:line="260" w:lineRule="exact"/>
              <w:ind w:left="0" w:leftChars="0" w:right="0" w:rightChars="0" w:firstLine="0" w:firstLineChars="0"/>
              <w:jc w:val="center"/>
            </w:pPr>
            <w:r>
              <w:rPr>
                <w:rFonts w:ascii="Times New Roman" w:hAnsi="Times New Roman" w:eastAsia="宋体"/>
                <w:b w:val="0"/>
                <w:sz w:val="18"/>
              </w:rPr>
              <w:t>先明确可调用措施及评价条件，再解释替代结论</w:t>
            </w:r>
          </w:p>
        </w:tc>
      </w:tr>
      <w:tr w14:paraId="4C78A0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4B7FE013">
            <w:pPr>
              <w:keepNext/>
              <w:spacing w:before="20" w:after="20" w:line="260" w:lineRule="exact"/>
              <w:ind w:left="0" w:leftChars="0" w:right="0" w:rightChars="0" w:firstLine="0" w:firstLineChars="0"/>
              <w:jc w:val="center"/>
            </w:pPr>
            <w:r>
              <w:rPr>
                <w:rFonts w:ascii="Times New Roman" w:hAnsi="Times New Roman" w:eastAsia="宋体"/>
                <w:b w:val="0"/>
                <w:sz w:val="18"/>
              </w:rPr>
              <w:t>Xu等[10]</w:t>
            </w:r>
          </w:p>
        </w:tc>
        <w:tc>
          <w:tcPr>
            <w:tcW w:w="2078" w:type="dxa"/>
            <w:tcMar>
              <w:left w:w="70" w:type="dxa"/>
              <w:right w:w="70" w:type="dxa"/>
            </w:tcMar>
            <w:vAlign w:val="center"/>
          </w:tcPr>
          <w:p w14:paraId="67765EAA">
            <w:pPr>
              <w:keepNext/>
              <w:spacing w:before="20" w:after="20" w:line="260" w:lineRule="exact"/>
              <w:ind w:left="0" w:leftChars="0" w:right="0" w:rightChars="0" w:firstLine="0" w:firstLineChars="0"/>
              <w:jc w:val="center"/>
            </w:pPr>
            <w:r>
              <w:rPr>
                <w:rFonts w:ascii="Times New Roman" w:hAnsi="Times New Roman" w:eastAsia="宋体"/>
                <w:b w:val="0"/>
                <w:sz w:val="18"/>
              </w:rPr>
              <w:t>分布式储能选址、经济运行与寿命费用</w:t>
            </w:r>
          </w:p>
        </w:tc>
        <w:tc>
          <w:tcPr>
            <w:tcW w:w="2078" w:type="dxa"/>
            <w:tcMar>
              <w:left w:w="70" w:type="dxa"/>
              <w:right w:w="70" w:type="dxa"/>
            </w:tcMar>
            <w:vAlign w:val="center"/>
          </w:tcPr>
          <w:p w14:paraId="6C1E1538">
            <w:pPr>
              <w:keepNext/>
              <w:spacing w:before="20" w:after="20" w:line="260" w:lineRule="exact"/>
              <w:ind w:left="0" w:leftChars="0" w:right="0" w:rightChars="0" w:firstLine="0" w:firstLineChars="0"/>
              <w:jc w:val="center"/>
            </w:pPr>
            <w:r>
              <w:rPr>
                <w:rFonts w:ascii="Times New Roman" w:hAnsi="Times New Roman" w:eastAsia="宋体"/>
                <w:b w:val="0"/>
                <w:sz w:val="18"/>
              </w:rPr>
              <w:t>储能配置及全寿命周期成本</w:t>
            </w:r>
          </w:p>
        </w:tc>
        <w:tc>
          <w:tcPr>
            <w:tcW w:w="2078" w:type="dxa"/>
            <w:tcMar>
              <w:left w:w="70" w:type="dxa"/>
              <w:right w:w="70" w:type="dxa"/>
            </w:tcMar>
            <w:vAlign w:val="center"/>
          </w:tcPr>
          <w:p w14:paraId="2D265E75">
            <w:pPr>
              <w:keepNext/>
              <w:spacing w:before="20" w:after="20" w:line="260" w:lineRule="exact"/>
              <w:ind w:left="0" w:leftChars="0" w:right="0" w:rightChars="0" w:firstLine="0" w:firstLineChars="0"/>
              <w:jc w:val="center"/>
            </w:pPr>
            <w:r>
              <w:rPr>
                <w:rFonts w:ascii="Times New Roman" w:hAnsi="Times New Roman" w:eastAsia="宋体"/>
                <w:b w:val="0"/>
                <w:sz w:val="18"/>
              </w:rPr>
              <w:t>同时考虑设备规模、有效支撑能力与评价期费用</w:t>
            </w:r>
          </w:p>
        </w:tc>
      </w:tr>
      <w:tr w14:paraId="5202F9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FC78355">
            <w:pPr>
              <w:keepNext/>
              <w:spacing w:before="20" w:after="20" w:line="260" w:lineRule="exact"/>
              <w:ind w:left="0" w:leftChars="0" w:right="0" w:rightChars="0" w:firstLine="0" w:firstLineChars="0"/>
              <w:jc w:val="center"/>
            </w:pPr>
            <w:r>
              <w:rPr>
                <w:rFonts w:ascii="Times New Roman" w:hAnsi="Times New Roman" w:eastAsia="宋体"/>
                <w:b w:val="0"/>
                <w:sz w:val="18"/>
              </w:rPr>
              <w:t>陈浩等[11]</w:t>
            </w:r>
          </w:p>
        </w:tc>
        <w:tc>
          <w:tcPr>
            <w:tcW w:w="2078" w:type="dxa"/>
            <w:tcMar>
              <w:left w:w="70" w:type="dxa"/>
              <w:right w:w="70" w:type="dxa"/>
            </w:tcMar>
            <w:vAlign w:val="center"/>
          </w:tcPr>
          <w:p w14:paraId="7E641387">
            <w:pPr>
              <w:keepNext/>
              <w:spacing w:before="20" w:after="20" w:line="260" w:lineRule="exact"/>
              <w:ind w:left="0" w:leftChars="0" w:right="0" w:rightChars="0" w:firstLine="0" w:firstLineChars="0"/>
              <w:jc w:val="center"/>
            </w:pPr>
            <w:r>
              <w:rPr>
                <w:rFonts w:ascii="Times New Roman" w:hAnsi="Times New Roman" w:eastAsia="宋体"/>
                <w:b w:val="0"/>
                <w:sz w:val="18"/>
              </w:rPr>
              <w:t>多电压等级主变类型与台数选择</w:t>
            </w:r>
          </w:p>
        </w:tc>
        <w:tc>
          <w:tcPr>
            <w:tcW w:w="2078" w:type="dxa"/>
            <w:tcMar>
              <w:left w:w="70" w:type="dxa"/>
              <w:right w:w="70" w:type="dxa"/>
            </w:tcMar>
            <w:vAlign w:val="center"/>
          </w:tcPr>
          <w:p w14:paraId="609C4ACB">
            <w:pPr>
              <w:keepNext/>
              <w:spacing w:before="20" w:after="20" w:line="260" w:lineRule="exact"/>
              <w:ind w:left="0" w:leftChars="0" w:right="0" w:rightChars="0" w:firstLine="0" w:firstLineChars="0"/>
              <w:jc w:val="center"/>
            </w:pPr>
            <w:r>
              <w:rPr>
                <w:rFonts w:ascii="Times New Roman" w:hAnsi="Times New Roman" w:eastAsia="宋体"/>
                <w:b w:val="0"/>
                <w:sz w:val="18"/>
              </w:rPr>
              <w:t>技术约束下的容量配置经济性</w:t>
            </w:r>
          </w:p>
        </w:tc>
        <w:tc>
          <w:tcPr>
            <w:tcW w:w="2078" w:type="dxa"/>
            <w:tcMar>
              <w:left w:w="70" w:type="dxa"/>
              <w:right w:w="70" w:type="dxa"/>
            </w:tcMar>
            <w:vAlign w:val="center"/>
          </w:tcPr>
          <w:p w14:paraId="357E5750">
            <w:pPr>
              <w:keepNext/>
              <w:spacing w:before="20" w:after="20" w:line="260" w:lineRule="exact"/>
              <w:ind w:left="0" w:leftChars="0" w:right="0" w:rightChars="0" w:firstLine="0" w:firstLineChars="0"/>
              <w:jc w:val="center"/>
            </w:pPr>
            <w:r>
              <w:rPr>
                <w:rFonts w:ascii="Times New Roman" w:hAnsi="Times New Roman" w:eastAsia="宋体"/>
                <w:b w:val="0"/>
                <w:sz w:val="18"/>
              </w:rPr>
              <w:t>按允许的主变规格和台数配置容量，采购费用与配置对应</w:t>
            </w:r>
          </w:p>
        </w:tc>
      </w:tr>
      <w:tr w14:paraId="794815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493776A">
            <w:pPr>
              <w:keepNext w:val="0"/>
              <w:spacing w:before="20" w:after="20" w:line="260" w:lineRule="exact"/>
              <w:ind w:left="0" w:leftChars="0" w:right="0" w:rightChars="0" w:firstLine="0" w:firstLineChars="0"/>
              <w:jc w:val="center"/>
            </w:pPr>
            <w:r>
              <w:rPr>
                <w:rFonts w:ascii="Times New Roman" w:hAnsi="Times New Roman" w:eastAsia="宋体"/>
                <w:b w:val="0"/>
                <w:sz w:val="18"/>
              </w:rPr>
              <w:t>王凯亮等[9]</w:t>
            </w:r>
          </w:p>
        </w:tc>
        <w:tc>
          <w:tcPr>
            <w:tcW w:w="2078" w:type="dxa"/>
            <w:tcMar>
              <w:left w:w="70" w:type="dxa"/>
              <w:right w:w="70" w:type="dxa"/>
            </w:tcMar>
            <w:vAlign w:val="center"/>
          </w:tcPr>
          <w:p w14:paraId="77D424BD">
            <w:pPr>
              <w:keepNext w:val="0"/>
              <w:spacing w:before="20" w:after="20" w:line="260" w:lineRule="exact"/>
              <w:ind w:left="0" w:leftChars="0" w:right="0" w:rightChars="0" w:firstLine="0" w:firstLineChars="0"/>
              <w:jc w:val="center"/>
            </w:pPr>
            <w:r>
              <w:rPr>
                <w:rFonts w:ascii="Times New Roman" w:hAnsi="Times New Roman" w:eastAsia="宋体"/>
                <w:b w:val="0"/>
                <w:sz w:val="18"/>
              </w:rPr>
              <w:t>多电压等级变电站与线路协同规划</w:t>
            </w:r>
          </w:p>
        </w:tc>
        <w:tc>
          <w:tcPr>
            <w:tcW w:w="2078" w:type="dxa"/>
            <w:tcMar>
              <w:left w:w="70" w:type="dxa"/>
              <w:right w:w="70" w:type="dxa"/>
            </w:tcMar>
            <w:vAlign w:val="center"/>
          </w:tcPr>
          <w:p w14:paraId="4EACEF54">
            <w:pPr>
              <w:keepNext w:val="0"/>
              <w:spacing w:before="20" w:after="20" w:line="260" w:lineRule="exact"/>
              <w:ind w:left="0" w:leftChars="0" w:right="0" w:rightChars="0" w:firstLine="0" w:firstLineChars="0"/>
              <w:jc w:val="center"/>
            </w:pPr>
            <w:r>
              <w:rPr>
                <w:rFonts w:ascii="Times New Roman" w:hAnsi="Times New Roman" w:eastAsia="宋体"/>
                <w:b w:val="0"/>
                <w:sz w:val="18"/>
              </w:rPr>
              <w:t>容载比配比与整体建设投资</w:t>
            </w:r>
          </w:p>
        </w:tc>
        <w:tc>
          <w:tcPr>
            <w:tcW w:w="2078" w:type="dxa"/>
            <w:tcMar>
              <w:left w:w="70" w:type="dxa"/>
              <w:right w:w="70" w:type="dxa"/>
            </w:tcMar>
            <w:vAlign w:val="center"/>
          </w:tcPr>
          <w:p w14:paraId="68D76858">
            <w:pPr>
              <w:keepNext w:val="0"/>
              <w:spacing w:before="20" w:after="20" w:line="260" w:lineRule="exact"/>
              <w:ind w:left="0" w:leftChars="0" w:right="0" w:rightChars="0" w:firstLine="0" w:firstLineChars="0"/>
              <w:jc w:val="center"/>
            </w:pPr>
            <w:r>
              <w:rPr>
                <w:rFonts w:ascii="Times New Roman" w:hAnsi="Times New Roman" w:eastAsia="宋体"/>
                <w:b w:val="0"/>
                <w:sz w:val="18"/>
              </w:rPr>
              <w:t>同时比较变电和网络建设，分析各项工程的费用变化</w:t>
            </w:r>
          </w:p>
        </w:tc>
      </w:tr>
    </w:tbl>
    <w:p w14:paraId="2E5A0EC8">
      <w:pPr>
        <w:pStyle w:val="2"/>
        <w:widowControl/>
        <w:spacing w:before="0" w:after="0" w:line="348" w:lineRule="exact"/>
        <w:ind w:firstLine="480"/>
        <w:jc w:val="both"/>
      </w:pPr>
      <w:r>
        <w:rPr>
          <w:rFonts w:ascii="Times New Roman" w:hAnsi="Times New Roman" w:eastAsia="方正仿宋_GBK"/>
          <w:b w:val="0"/>
          <w:sz w:val="24"/>
        </w:rPr>
        <w:t>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14:paraId="63D29781">
      <w:pPr>
        <w:pStyle w:val="5"/>
        <w:keepNext/>
        <w:numPr>
          <w:ilvl w:val="0"/>
          <w:numId w:val="0"/>
        </w:numPr>
        <w:spacing w:before="160" w:after="120" w:line="390" w:lineRule="exact"/>
        <w:ind w:firstLine="0"/>
      </w:pPr>
      <w:bookmarkStart w:id="54" w:name="区域案例与参数推荐表的联系"/>
      <w:r>
        <w:rPr>
          <w:rFonts w:ascii="Times New Roman" w:hAnsi="Times New Roman" w:eastAsia="方正仿宋_GBK"/>
          <w:b/>
          <w:sz w:val="26"/>
        </w:rPr>
        <w:t>2.3.3 区域案例与参数推荐表的联系</w:t>
      </w:r>
      <w:bookmarkEnd w:id="54"/>
    </w:p>
    <w:p w14:paraId="1C6B8CF9">
      <w:pPr>
        <w:pStyle w:val="115"/>
        <w:widowControl/>
        <w:spacing w:before="0" w:after="0" w:line="348" w:lineRule="exact"/>
        <w:ind w:firstLine="480"/>
        <w:jc w:val="both"/>
      </w:pPr>
      <w:r>
        <w:rPr>
          <w:rFonts w:ascii="Times New Roman" w:hAnsi="Times New Roman" w:eastAsia="方正仿宋_GBK"/>
          <w:b w:val="0"/>
          <w:sz w:val="24"/>
        </w:rPr>
        <w:t>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14:paraId="67E94AF4">
      <w:pPr>
        <w:pStyle w:val="2"/>
        <w:widowControl/>
        <w:spacing w:before="0" w:after="0" w:line="348" w:lineRule="exact"/>
        <w:ind w:firstLine="480"/>
        <w:jc w:val="both"/>
      </w:pPr>
      <w:r>
        <w:rPr>
          <w:rFonts w:ascii="Times New Roman" w:hAnsi="Times New Roman" w:eastAsia="方正仿宋_GBK"/>
          <w:b w:val="0"/>
          <w:sz w:val="24"/>
        </w:rPr>
        <w:t>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14:paraId="53C9319B">
      <w:pPr>
        <w:pStyle w:val="2"/>
        <w:widowControl/>
        <w:spacing w:before="0" w:after="0" w:line="348" w:lineRule="exact"/>
        <w:ind w:firstLine="480"/>
        <w:jc w:val="both"/>
      </w:pPr>
      <w:r>
        <w:rPr>
          <w:rFonts w:ascii="Times New Roman" w:hAnsi="Times New Roman" w:eastAsia="方正仿宋_GBK"/>
          <w:b w:val="0"/>
          <w:sz w:val="24"/>
        </w:rPr>
        <w:t>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14:paraId="16039B81">
      <w:pPr>
        <w:pStyle w:val="2"/>
        <w:widowControl/>
        <w:spacing w:before="0" w:after="0" w:line="348" w:lineRule="exact"/>
        <w:ind w:firstLine="480"/>
        <w:jc w:val="both"/>
      </w:pPr>
      <w:r>
        <w:rPr>
          <w:rFonts w:ascii="Times New Roman" w:hAnsi="Times New Roman" w:eastAsia="方正仿宋_GBK"/>
          <w:b w:val="0"/>
          <w:sz w:val="24"/>
        </w:rPr>
        <w:t>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14:paraId="283E04B8">
      <w:pPr>
        <w:pStyle w:val="4"/>
        <w:keepNext/>
        <w:numPr>
          <w:ilvl w:val="0"/>
          <w:numId w:val="0"/>
        </w:numPr>
        <w:spacing w:before="160" w:after="120" w:line="480" w:lineRule="exact"/>
        <w:ind w:firstLine="0"/>
      </w:pPr>
      <w:ins w:id="27924" w:author="xh" w:date="2026-10-19T08:12:33+08:00">
        <w:bookmarkStart w:id="302" w:name="Report1017_h193"/>
        <w:bookmarkEnd w:id="302"/>
      </w:ins>
      <w:bookmarkStart w:id="55" w:name="h193"/>
      <w:bookmarkStart w:id="56" w:name="容载比与供电能力的理论联系"/>
      <w:r>
        <w:rPr>
          <w:rFonts w:ascii="Times New Roman" w:hAnsi="Times New Roman" w:eastAsia="方正仿宋_GBK"/>
          <w:b/>
          <w:sz w:val="32"/>
        </w:rPr>
        <w:t>2.4 容载比与供电能力的理论联系</w:t>
      </w:r>
      <w:bookmarkEnd w:id="55"/>
      <w:bookmarkEnd w:id="56"/>
    </w:p>
    <w:p w14:paraId="58B38D29">
      <w:pPr>
        <w:pStyle w:val="5"/>
        <w:keepNext/>
        <w:numPr>
          <w:ilvl w:val="0"/>
          <w:numId w:val="0"/>
        </w:numPr>
        <w:spacing w:before="160" w:after="120" w:line="390" w:lineRule="exact"/>
        <w:ind w:firstLine="0"/>
      </w:pPr>
      <w:bookmarkStart w:id="57" w:name="区域容量储备与局部容量分布"/>
      <w:r>
        <w:rPr>
          <w:rFonts w:ascii="Times New Roman" w:hAnsi="Times New Roman" w:eastAsia="方正仿宋_GBK"/>
          <w:b/>
          <w:sz w:val="26"/>
        </w:rPr>
        <w:t>2.4.1 区域容量储备与局部容量分布</w:t>
      </w:r>
      <w:bookmarkEnd w:id="57"/>
    </w:p>
    <w:p w14:paraId="33A94F03">
      <w:pPr>
        <w:pStyle w:val="115"/>
        <w:widowControl/>
        <w:spacing w:before="0" w:after="0" w:line="348" w:lineRule="exact"/>
        <w:ind w:firstLine="480"/>
        <w:jc w:val="both"/>
      </w:pPr>
      <w:r>
        <w:rPr>
          <w:rFonts w:ascii="Times New Roman" w:hAnsi="Times New Roman" w:eastAsia="方正仿宋_GBK"/>
          <w:b w:val="0"/>
          <w:sz w:val="24"/>
        </w:rPr>
        <w:t>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14:paraId="0D505DBB">
      <w:pPr>
        <w:pStyle w:val="2"/>
        <w:widowControl/>
        <w:spacing w:before="0" w:after="0" w:line="348" w:lineRule="exact"/>
        <w:ind w:firstLine="480"/>
        <w:jc w:val="both"/>
        <w:rPr>
          <w:ins w:id="0" w:author="白日梦想家" w:date="2026-10-17T18:02:31Z"/>
          <w:woUserID w:val="2"/>
          <w:del w:id="741" w:author="xh" w:date="2026-10-19T08:13:12+08:00"/>
        </w:rPr>
      </w:pPr>
      <w:commentRangeStart w:id="0"/>
      <w:del w:id="742" w:author="xh" w:date="2026-10-19T08:13:12+08:00">
        <w:r>
          <w:rPr>
            <w:rFonts w:ascii="Times New Roman" w:hAnsi="Times New Roman" w:eastAsia="方正仿宋_GBK"/>
            <w:b w:val="0"/>
            <w:sz w:val="24"/>
          </w:rPr>
          <w:delText>两台等容量主变在N-1条件下剩余容量为原总容量的一半，三台等容量主变在N-1条件下剩余比例为三分之二。</w:delText>
        </w:r>
      </w:del>
      <w:commentRangeEnd w:id="0"/>
      <w:del w:id="743" w:author="xh" w:date="2026-10-19T08:13:12+08:00">
        <w:r>
          <w:rPr>
            <w:woUserID w:val="2"/>
          </w:rPr>
          <w:commentReference w:id="0"/>
        </w:r>
      </w:del>
    </w:p>
    <w:p w14:paraId="7724DF5A">
      <w:pPr>
        <w:pStyle w:val="2"/>
        <w:widowControl/>
        <w:spacing w:before="0" w:after="0" w:line="240" w:lineRule="auto"/>
        <w:ind w:firstLine="480"/>
        <w:jc w:val="both"/>
        <w:rPr>
          <w:ins w:id="2" w:author="白日梦想家" w:date="2026-10-17T18:02:32Z"/>
          <w:rFonts w:hint="eastAsia" w:eastAsia="方正仿宋_GBK"/>
          <w:lang w:eastAsia="zh"/>
          <w:woUserID w:val="2"/>
          <w:del w:id="744" w:author="xh" w:date="2026-10-19T08:13:52+08:00"/>
        </w:rPr>
        <w:pPrChange w:id="1" w:author="白日梦想家" w:date="2026-10-17T18:02:34Z">
          <w:pPr>
            <w:pStyle w:val="2"/>
            <w:widowControl/>
            <w:spacing w:before="0" w:after="0" w:line="348" w:lineRule="exact"/>
            <w:ind w:firstLine="480"/>
            <w:jc w:val="both"/>
          </w:pPr>
        </w:pPrChange>
      </w:pPr>
      <w:del w:id="745" w:author="xh" w:date="2026-10-19T08:13:52+08:00">
        <w:ins w:id="3" w:author="白日梦想家" w:date="2026-10-17T18:02:34Z">
          <w:r>
            <w:rPr>
              <w:rFonts w:hint="eastAsia" w:eastAsia="方正仿宋_GBK"/>
              <w:lang w:eastAsia="zh"/>
              <w:woUserID w:val="2"/>
            </w:rPr>
            <w:drawing>
              <wp:inline distT="0" distB="0" distL="114300" distR="114300">
                <wp:extent cx="5275580" cy="4576445"/>
                <wp:effectExtent l="0" t="0" r="1270" b="1460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13"/>
                        <a:stretch>
                          <a:fillRect/>
                        </a:stretch>
                      </pic:blipFill>
                      <pic:spPr>
                        <a:xfrm>
                          <a:off x="0" y="0"/>
                          <a:ext cx="5275580" cy="4576445"/>
                        </a:xfrm>
                        <a:prstGeom prst="rect">
                          <a:avLst/>
                        </a:prstGeom>
                      </pic:spPr>
                    </pic:pic>
                  </a:graphicData>
                </a:graphic>
              </wp:inline>
            </w:drawing>
          </w:r>
        </w:ins>
      </w:del>
    </w:p>
    <w:p w14:paraId="172227B8">
      <w:pPr>
        <w:pStyle w:val="2"/>
        <w:widowControl/>
        <w:spacing w:before="0" w:after="0" w:line="348" w:lineRule="exact"/>
        <w:ind w:firstLine="480"/>
        <w:jc w:val="both"/>
      </w:pPr>
      <w:r>
        <w:rPr>
          <w:rFonts w:ascii="Times New Roman" w:hAnsi="Times New Roman" w:eastAsia="方正仿宋_GBK"/>
          <w:b w:val="0"/>
          <w:sz w:val="24"/>
        </w:rPr>
        <w:t>扩建主变可以同时改变总容量和N-1后的剩余容量，其作用需要结合主变规格和供电需求分析。本研究将主变扩建作为独立建设变量，根据预留位置确定扩建条件，并计入相应工程费用。</w:t>
      </w:r>
    </w:p>
    <w:p w14:paraId="6D89603A">
      <w:pPr>
        <w:pStyle w:val="2"/>
        <w:widowControl/>
        <w:spacing w:before="0" w:after="0" w:line="348" w:lineRule="exact"/>
        <w:ind w:firstLine="480"/>
        <w:jc w:val="both"/>
      </w:pPr>
      <w:r>
        <w:rPr>
          <w:rFonts w:ascii="Times New Roman" w:hAnsi="Times New Roman" w:eastAsia="方正仿宋_GBK"/>
          <w:b w:val="0"/>
          <w:sz w:val="24"/>
        </w:rPr>
        <w:t>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14:paraId="3070581A">
      <w:pPr>
        <w:pStyle w:val="2"/>
        <w:widowControl/>
        <w:spacing w:before="0" w:after="0" w:line="348" w:lineRule="exact"/>
        <w:ind w:firstLine="480"/>
        <w:jc w:val="both"/>
      </w:pPr>
      <w:r>
        <w:rPr>
          <w:rFonts w:ascii="Times New Roman" w:hAnsi="Times New Roman" w:eastAsia="方正仿宋_GBK"/>
          <w:b w:val="0"/>
          <w:sz w:val="24"/>
        </w:rPr>
        <w:t>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14:paraId="416871EE">
      <w:pPr>
        <w:pStyle w:val="2"/>
        <w:widowControl/>
        <w:spacing w:before="0" w:after="0" w:line="348" w:lineRule="exact"/>
        <w:ind w:firstLine="480"/>
        <w:jc w:val="both"/>
      </w:pPr>
      <w:r>
        <w:rPr>
          <w:rFonts w:ascii="Times New Roman" w:hAnsi="Times New Roman" w:eastAsia="方正仿宋_GBK"/>
          <w:b w:val="0"/>
          <w:sz w:val="24"/>
        </w:rPr>
        <w:t>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14:paraId="701D786E">
      <w:pPr>
        <w:pStyle w:val="2"/>
        <w:widowControl/>
        <w:spacing w:before="0" w:after="0" w:line="348" w:lineRule="exact"/>
        <w:ind w:firstLine="480"/>
        <w:jc w:val="both"/>
      </w:pPr>
      <w:r>
        <w:rPr>
          <w:rFonts w:ascii="Times New Roman" w:hAnsi="Times New Roman" w:eastAsia="方正仿宋_GBK"/>
          <w:b w:val="0"/>
          <w:sz w:val="24"/>
        </w:rPr>
        <w:t>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14:paraId="23536B4B">
      <w:pPr>
        <w:pStyle w:val="2"/>
        <w:widowControl/>
        <w:spacing w:before="0" w:after="0" w:line="348" w:lineRule="exact"/>
        <w:ind w:firstLine="480"/>
        <w:jc w:val="both"/>
      </w:pPr>
      <w:r>
        <w:rPr>
          <w:rFonts w:ascii="Times New Roman" w:hAnsi="Times New Roman" w:eastAsia="方正仿宋_GBK"/>
          <w:b w:val="0"/>
          <w:sz w:val="24"/>
        </w:rPr>
        <w:t>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14:paraId="033E85D0">
      <w:pPr>
        <w:pStyle w:val="5"/>
        <w:keepNext/>
        <w:numPr>
          <w:ilvl w:val="0"/>
          <w:numId w:val="0"/>
        </w:numPr>
        <w:spacing w:before="160" w:after="120" w:line="390" w:lineRule="exact"/>
        <w:ind w:firstLine="0"/>
      </w:pPr>
      <w:bookmarkStart w:id="58" w:name="中压联络对容量配置的作用"/>
      <w:r>
        <w:rPr>
          <w:rFonts w:ascii="Times New Roman" w:hAnsi="Times New Roman" w:eastAsia="方正仿宋_GBK"/>
          <w:b/>
          <w:sz w:val="26"/>
        </w:rPr>
        <w:t>2.4.2 中压联络对容量配置的作用</w:t>
      </w:r>
      <w:bookmarkEnd w:id="58"/>
    </w:p>
    <w:p w14:paraId="584A1364">
      <w:pPr>
        <w:pStyle w:val="115"/>
        <w:widowControl/>
        <w:spacing w:before="0" w:after="0" w:line="348" w:lineRule="exact"/>
        <w:ind w:firstLine="480"/>
        <w:jc w:val="both"/>
      </w:pPr>
      <w:r>
        <w:rPr>
          <w:rFonts w:ascii="Times New Roman" w:hAnsi="Times New Roman" w:eastAsia="方正仿宋_GBK"/>
          <w:b w:val="0"/>
          <w:sz w:val="24"/>
        </w:rPr>
        <w:t>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14:paraId="3C3A6C9D">
      <w:pPr>
        <w:pStyle w:val="2"/>
        <w:widowControl/>
        <w:spacing w:before="0" w:after="0" w:line="348" w:lineRule="exact"/>
        <w:ind w:firstLine="480"/>
        <w:jc w:val="both"/>
      </w:pPr>
      <w:r>
        <w:rPr>
          <w:rFonts w:ascii="Times New Roman" w:hAnsi="Times New Roman" w:eastAsia="方正仿宋_GBK"/>
          <w:b w:val="0"/>
          <w:sz w:val="24"/>
        </w:rPr>
        <w:t>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14:paraId="2AD6EE1D">
      <w:pPr>
        <w:pStyle w:val="2"/>
        <w:widowControl/>
        <w:spacing w:before="0" w:after="0" w:line="348" w:lineRule="exact"/>
        <w:ind w:firstLine="480"/>
        <w:jc w:val="both"/>
      </w:pPr>
      <w:r>
        <w:rPr>
          <w:rFonts w:ascii="Times New Roman" w:hAnsi="Times New Roman" w:eastAsia="方正仿宋_GBK"/>
          <w:b w:val="0"/>
          <w:sz w:val="24"/>
        </w:rPr>
        <w:t>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14:paraId="2F11BB78">
      <w:pPr>
        <w:pStyle w:val="2"/>
        <w:widowControl/>
        <w:spacing w:before="0" w:after="0" w:line="348" w:lineRule="exact"/>
        <w:ind w:firstLine="480"/>
        <w:jc w:val="both"/>
      </w:pPr>
      <w:r>
        <w:rPr>
          <w:rFonts w:ascii="Times New Roman" w:hAnsi="Times New Roman" w:eastAsia="方正仿宋_GBK"/>
          <w:b w:val="0"/>
          <w:sz w:val="24"/>
        </w:rPr>
        <w:t>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14:paraId="14F7CF6A">
      <w:pPr>
        <w:pStyle w:val="2"/>
        <w:widowControl/>
        <w:spacing w:before="0" w:after="0" w:line="348" w:lineRule="exact"/>
        <w:ind w:firstLine="480"/>
        <w:jc w:val="both"/>
      </w:pPr>
      <w:r>
        <w:rPr>
          <w:rFonts w:ascii="Times New Roman" w:hAnsi="Times New Roman" w:eastAsia="方正仿宋_GBK"/>
          <w:b w:val="0"/>
          <w:sz w:val="24"/>
        </w:rPr>
        <w:t>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14:paraId="5992D0C9">
      <w:pPr>
        <w:pStyle w:val="2"/>
        <w:widowControl/>
        <w:spacing w:before="0" w:after="0" w:line="348" w:lineRule="exact"/>
        <w:ind w:firstLine="480"/>
        <w:jc w:val="both"/>
      </w:pPr>
      <w:r>
        <w:rPr>
          <w:rFonts w:ascii="Times New Roman" w:hAnsi="Times New Roman" w:eastAsia="方正仿宋_GBK"/>
          <w:b w:val="0"/>
          <w:sz w:val="24"/>
        </w:rPr>
        <w:t>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14:paraId="3F36D238">
      <w:pPr>
        <w:pStyle w:val="5"/>
        <w:keepNext/>
        <w:numPr>
          <w:ilvl w:val="0"/>
          <w:numId w:val="0"/>
        </w:numPr>
        <w:spacing w:before="160" w:after="120" w:line="390" w:lineRule="exact"/>
        <w:ind w:firstLine="0"/>
      </w:pPr>
      <w:bookmarkStart w:id="59" w:name="负荷发展储备的时间特征"/>
      <w:r>
        <w:rPr>
          <w:rFonts w:ascii="Times New Roman" w:hAnsi="Times New Roman" w:eastAsia="方正仿宋_GBK"/>
          <w:b/>
          <w:sz w:val="26"/>
        </w:rPr>
        <w:t>2.4.3 负荷发展储备的时间特征</w:t>
      </w:r>
      <w:bookmarkEnd w:id="59"/>
    </w:p>
    <w:p w14:paraId="25A52685">
      <w:pPr>
        <w:pStyle w:val="115"/>
        <w:widowControl/>
        <w:spacing w:before="0" w:after="0" w:line="348" w:lineRule="exact"/>
        <w:ind w:firstLine="480"/>
        <w:jc w:val="both"/>
      </w:pPr>
      <w:r>
        <w:rPr>
          <w:rFonts w:ascii="Times New Roman" w:hAnsi="Times New Roman" w:eastAsia="方正仿宋_GBK"/>
          <w:b w:val="0"/>
          <w:sz w:val="24"/>
        </w:rPr>
        <w:t>主变投运后持续在役，而负荷可能在不同年份上升或下降，因此负荷发展储备需结合规划年份确定。年度规划路径同时处理设备持续在役与负荷波动，按投运年份计取建设费用，并校核各中间年份的容量需求。</w:t>
      </w:r>
    </w:p>
    <w:p w14:paraId="7FDFE2FA">
      <w:pPr>
        <w:pStyle w:val="2"/>
        <w:widowControl/>
        <w:spacing w:before="0" w:after="0" w:line="348" w:lineRule="exact"/>
        <w:ind w:firstLine="480"/>
        <w:jc w:val="both"/>
      </w:pPr>
      <w:r>
        <w:rPr>
          <w:rFonts w:ascii="Times New Roman" w:hAnsi="Times New Roman" w:eastAsia="方正仿宋_GBK"/>
          <w:b w:val="0"/>
          <w:sz w:val="24"/>
        </w:rPr>
        <w:t>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14:paraId="33A0E108">
      <w:pPr>
        <w:pStyle w:val="2"/>
        <w:widowControl/>
        <w:spacing w:before="0" w:after="0" w:line="348" w:lineRule="exact"/>
        <w:ind w:firstLine="480"/>
        <w:jc w:val="both"/>
      </w:pPr>
      <w:r>
        <w:rPr>
          <w:rFonts w:ascii="Times New Roman" w:hAnsi="Times New Roman" w:eastAsia="方正仿宋_GBK"/>
          <w:b w:val="0"/>
          <w:sz w:val="24"/>
        </w:rPr>
        <w:t>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14:paraId="24B7DCFC">
      <w:pPr>
        <w:pStyle w:val="2"/>
        <w:widowControl/>
        <w:spacing w:before="0" w:after="0" w:line="348" w:lineRule="exact"/>
        <w:ind w:firstLine="480"/>
        <w:jc w:val="both"/>
      </w:pPr>
      <w:r>
        <w:rPr>
          <w:rFonts w:ascii="Times New Roman" w:hAnsi="Times New Roman" w:eastAsia="方正仿宋_GBK"/>
          <w:b w:val="0"/>
          <w:sz w:val="24"/>
        </w:rPr>
        <w:t>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14:paraId="12EFA934">
      <w:pPr>
        <w:pStyle w:val="2"/>
        <w:widowControl/>
        <w:spacing w:before="0" w:after="0" w:line="348" w:lineRule="exact"/>
        <w:ind w:firstLine="480"/>
        <w:jc w:val="both"/>
      </w:pPr>
      <w:r>
        <w:rPr>
          <w:rFonts w:ascii="Times New Roman" w:hAnsi="Times New Roman" w:eastAsia="方正仿宋_GBK"/>
          <w:b w:val="0"/>
          <w:sz w:val="24"/>
        </w:rPr>
        <w:t>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14:paraId="3D6FFBF7">
      <w:pPr>
        <w:pStyle w:val="4"/>
        <w:keepNext/>
        <w:numPr>
          <w:ilvl w:val="0"/>
          <w:numId w:val="0"/>
        </w:numPr>
        <w:spacing w:before="160" w:after="120" w:line="480" w:lineRule="exact"/>
        <w:ind w:firstLine="0"/>
      </w:pPr>
      <w:ins w:id="27946" w:author="xh" w:date="2026-10-19T08:14:31+08:00">
        <w:bookmarkStart w:id="303" w:name="Report1017_h215"/>
        <w:bookmarkEnd w:id="303"/>
      </w:ins>
      <w:bookmarkStart w:id="60" w:name="高渗透率下的源荷特征与容量压力"/>
      <w:bookmarkStart w:id="61" w:name="h215"/>
      <w:r>
        <w:rPr>
          <w:rFonts w:ascii="Times New Roman" w:hAnsi="Times New Roman" w:eastAsia="方正仿宋_GBK"/>
          <w:b/>
          <w:sz w:val="32"/>
        </w:rPr>
        <w:t>2.5 高渗透率下的源荷特征与容量压力</w:t>
      </w:r>
      <w:bookmarkEnd w:id="60"/>
      <w:bookmarkEnd w:id="61"/>
    </w:p>
    <w:p w14:paraId="686D19D4">
      <w:pPr>
        <w:pStyle w:val="5"/>
        <w:keepNext/>
        <w:numPr>
          <w:ilvl w:val="0"/>
          <w:numId w:val="0"/>
        </w:numPr>
        <w:spacing w:before="160" w:after="120" w:line="390" w:lineRule="exact"/>
        <w:ind w:firstLine="0"/>
      </w:pPr>
      <w:bookmarkStart w:id="62" w:name="用户负荷网供负荷与净负荷"/>
      <w:r>
        <w:rPr>
          <w:rFonts w:ascii="Times New Roman" w:hAnsi="Times New Roman" w:eastAsia="方正仿宋_GBK"/>
          <w:b/>
          <w:sz w:val="26"/>
        </w:rPr>
        <w:t>2.5.1 用户负荷、网供负荷与净负荷</w:t>
      </w:r>
      <w:bookmarkEnd w:id="62"/>
    </w:p>
    <w:p w14:paraId="4B11FCE0">
      <w:pPr>
        <w:pStyle w:val="115"/>
        <w:widowControl/>
        <w:spacing w:before="0" w:after="0" w:line="348" w:lineRule="exact"/>
        <w:ind w:firstLine="480"/>
        <w:jc w:val="both"/>
      </w:pPr>
      <w:r>
        <w:rPr>
          <w:rFonts w:ascii="Times New Roman" w:hAnsi="Times New Roman" w:eastAsia="方正仿宋_GBK"/>
          <w:b w:val="0"/>
          <w:sz w:val="24"/>
        </w:rPr>
        <w:t>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14:paraId="0377E74A">
      <w:pPr>
        <w:pStyle w:val="2"/>
        <w:widowControl/>
        <w:spacing w:before="0" w:after="0" w:line="348" w:lineRule="exact"/>
        <w:ind w:firstLine="480"/>
        <w:jc w:val="both"/>
      </w:pPr>
      <w:r>
        <w:rPr>
          <w:rFonts w:ascii="Times New Roman" w:hAnsi="Times New Roman" w:eastAsia="方正仿宋_GBK"/>
          <w:b w:val="0"/>
          <w:sz w:val="24"/>
        </w:rPr>
        <w:t>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14:paraId="203307D0">
      <w:pPr>
        <w:pStyle w:val="2"/>
        <w:widowControl/>
        <w:spacing w:before="0" w:after="0" w:line="348" w:lineRule="exact"/>
        <w:ind w:firstLine="480"/>
        <w:jc w:val="both"/>
      </w:pPr>
      <w:r>
        <w:rPr>
          <w:rFonts w:ascii="Times New Roman" w:hAnsi="Times New Roman" w:eastAsia="方正仿宋_GBK"/>
          <w:b w:val="0"/>
          <w:sz w:val="24"/>
        </w:rPr>
        <w:t>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14:paraId="3D0DF901">
      <w:pPr>
        <w:pStyle w:val="2"/>
        <w:widowControl/>
        <w:spacing w:before="0" w:after="0" w:line="348" w:lineRule="exact"/>
        <w:ind w:firstLine="480"/>
        <w:jc w:val="both"/>
      </w:pPr>
      <w:r>
        <w:rPr>
          <w:rFonts w:ascii="Times New Roman" w:hAnsi="Times New Roman" w:eastAsia="方正仿宋_GBK"/>
          <w:b w:val="0"/>
          <w:sz w:val="24"/>
        </w:rPr>
        <w:t>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14:paraId="651A477E">
      <w:pPr>
        <w:pStyle w:val="2"/>
        <w:widowControl/>
        <w:spacing w:before="0" w:after="0" w:line="348" w:lineRule="exact"/>
        <w:ind w:firstLine="480"/>
        <w:jc w:val="both"/>
      </w:pPr>
      <w:r>
        <w:rPr>
          <w:rFonts w:ascii="Times New Roman" w:hAnsi="Times New Roman" w:eastAsia="方正仿宋_GBK"/>
          <w:b w:val="0"/>
          <w:sz w:val="24"/>
        </w:rPr>
        <w:t>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14:paraId="599D5EC2">
      <w:pPr>
        <w:pStyle w:val="5"/>
        <w:keepNext/>
        <w:numPr>
          <w:ilvl w:val="0"/>
          <w:numId w:val="0"/>
        </w:numPr>
        <w:spacing w:before="160" w:after="120" w:line="390" w:lineRule="exact"/>
        <w:ind w:firstLine="0"/>
      </w:pPr>
      <w:bookmarkStart w:id="63" w:name="正反向极值的设备含义"/>
      <w:r>
        <w:rPr>
          <w:rFonts w:ascii="Times New Roman" w:hAnsi="Times New Roman" w:eastAsia="方正仿宋_GBK"/>
          <w:b/>
          <w:sz w:val="26"/>
        </w:rPr>
        <w:t>2.5.2 正反向极值的设备含义</w:t>
      </w:r>
      <w:bookmarkEnd w:id="63"/>
    </w:p>
    <w:p w14:paraId="18F96F84">
      <w:pPr>
        <w:pStyle w:val="115"/>
        <w:widowControl/>
        <w:spacing w:before="0" w:after="0" w:line="348" w:lineRule="exact"/>
        <w:ind w:firstLine="480"/>
        <w:jc w:val="both"/>
      </w:pPr>
      <w:r>
        <w:rPr>
          <w:rFonts w:ascii="Times New Roman" w:hAnsi="Times New Roman" w:eastAsia="方正仿宋_GBK"/>
          <w:b w:val="0"/>
          <w:sz w:val="24"/>
        </w:rPr>
        <w:t>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14:paraId="6CD8AD07">
      <w:pPr>
        <w:pStyle w:val="2"/>
        <w:widowControl/>
        <w:spacing w:before="0" w:after="0" w:line="348" w:lineRule="exact"/>
        <w:ind w:firstLine="480"/>
        <w:jc w:val="both"/>
      </w:pPr>
      <w:r>
        <w:rPr>
          <w:rFonts w:ascii="Times New Roman" w:hAnsi="Times New Roman" w:eastAsia="方正仿宋_GBK"/>
          <w:b w:val="0"/>
          <w:sz w:val="24"/>
        </w:rPr>
        <w:t>正向供电安全涉及用户恢复供电，反向接入还涉及上级网络、电压和保护配合，两种场景的网络与保护条件可能不同。因此，即使用绝对峰值比较容量压力，仍需保留功率方向及对应场景，分别建立正反向净负荷约束。</w:t>
      </w:r>
    </w:p>
    <w:p w14:paraId="6674175D">
      <w:pPr>
        <w:pStyle w:val="2"/>
        <w:widowControl/>
        <w:spacing w:before="0" w:after="0" w:line="348" w:lineRule="exact"/>
        <w:ind w:firstLine="480"/>
        <w:jc w:val="both"/>
      </w:pPr>
      <w:r>
        <w:rPr>
          <w:rFonts w:ascii="Times New Roman" w:hAnsi="Times New Roman" w:eastAsia="方正仿宋_GBK"/>
          <w:b w:val="0"/>
          <w:sz w:val="24"/>
        </w:rPr>
        <w:t>各站非同时反向峰值之和仅用于反向容量压力的上界分析；形成区域峰值时，应先在同一时间轴上逐时汇总，再取极值。</w:t>
      </w:r>
    </w:p>
    <w:p w14:paraId="3A4EA59E">
      <w:pPr>
        <w:pStyle w:val="2"/>
        <w:widowControl/>
        <w:spacing w:before="0" w:after="0" w:line="348" w:lineRule="exact"/>
        <w:ind w:firstLine="480"/>
        <w:jc w:val="both"/>
      </w:pPr>
      <w:r>
        <w:rPr>
          <w:rFonts w:ascii="Times New Roman" w:hAnsi="Times New Roman" w:eastAsia="方正仿宋_GBK"/>
          <w:b w:val="0"/>
          <w:sz w:val="24"/>
        </w:rPr>
        <w:t>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14:paraId="5D8EA22F">
      <w:pPr>
        <w:pStyle w:val="2"/>
        <w:widowControl/>
        <w:spacing w:before="0" w:after="0" w:line="348" w:lineRule="exact"/>
        <w:ind w:firstLine="480"/>
        <w:jc w:val="both"/>
      </w:pPr>
      <w:r>
        <w:rPr>
          <w:rFonts w:ascii="Times New Roman" w:hAnsi="Times New Roman" w:eastAsia="方正仿宋_GBK"/>
          <w:b w:val="0"/>
          <w:sz w:val="24"/>
        </w:rPr>
        <w:t>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14:paraId="401DFFEB">
      <w:pPr>
        <w:pStyle w:val="5"/>
        <w:keepNext/>
        <w:numPr>
          <w:ilvl w:val="0"/>
          <w:numId w:val="0"/>
        </w:numPr>
        <w:spacing w:before="160" w:after="120" w:line="390" w:lineRule="exact"/>
        <w:ind w:firstLine="0"/>
      </w:pPr>
      <w:bookmarkStart w:id="64" w:name="峰值持续时间与尖峰能量"/>
      <w:r>
        <w:rPr>
          <w:rFonts w:ascii="Times New Roman" w:hAnsi="Times New Roman" w:eastAsia="方正仿宋_GBK"/>
          <w:b/>
          <w:sz w:val="26"/>
        </w:rPr>
        <w:t>2.5.3 峰值持续时间与尖峰能量</w:t>
      </w:r>
      <w:bookmarkEnd w:id="64"/>
    </w:p>
    <w:p w14:paraId="7060B97F">
      <w:pPr>
        <w:pStyle w:val="115"/>
        <w:widowControl/>
        <w:spacing w:before="0" w:after="0" w:line="348" w:lineRule="exact"/>
        <w:ind w:firstLine="480"/>
        <w:jc w:val="both"/>
      </w:pPr>
      <w:r>
        <w:rPr>
          <w:rFonts w:ascii="Times New Roman" w:hAnsi="Times New Roman" w:eastAsia="方正仿宋_GBK"/>
          <w:b w:val="0"/>
          <w:sz w:val="24"/>
        </w:rPr>
        <w:t>本项目以区域净负荷绝对值达到全年最大绝对值的95%为近峰条件，统计最长连续时长和全年累计时数。最长连续时长反映单次近峰过程的持续支撑需求，累计时数反映近峰状态的全年占用时间。</w:t>
      </w:r>
    </w:p>
    <w:p w14:paraId="1455E47C">
      <w:pPr>
        <w:pStyle w:val="2"/>
        <w:widowControl/>
        <w:spacing w:before="0" w:after="0" w:line="348" w:lineRule="exact"/>
        <w:ind w:firstLine="480"/>
        <w:jc w:val="both"/>
      </w:pPr>
      <w:r>
        <w:rPr>
          <w:rFonts w:ascii="Times New Roman" w:hAnsi="Times New Roman" w:eastAsia="方正仿宋_GBK"/>
          <w:b w:val="0"/>
          <w:sz w:val="24"/>
        </w:rPr>
        <w:t xml:space="preserve">储能配置需要同时考虑缺口幅度与持续时间：相同的5 MW缺口持续1 </w:t>
      </w:r>
      <m:oMath>
        <m:r>
          <m:rPr>
            <m:nor/>
          </m:rPr>
          <w:rPr>
            <w:rFonts w:ascii="Times New Roman" w:hAnsi="Times New Roman" w:eastAsia="方正仿宋_GBK" w:cs="Times New Roman"/>
            <w:i/>
            <w:iCs/>
          </w:rPr>
          <m:t>h</m:t>
        </m:r>
      </m:oMath>
      <w:r>
        <w:rPr>
          <w:rFonts w:ascii="Times New Roman" w:hAnsi="Times New Roman" w:eastAsia="方正仿宋_GBK"/>
          <w:b w:val="0"/>
          <w:sz w:val="24"/>
        </w:rPr>
        <w:t xml:space="preserve">时，最低理想放电能量为5 MWh，持续5 </w:t>
      </w:r>
      <m:oMath>
        <m:r>
          <m:rPr>
            <m:nor/>
          </m:rPr>
          <w:rPr>
            <w:rFonts w:ascii="Times New Roman" w:hAnsi="Times New Roman" w:eastAsia="方正仿宋_GBK" w:cs="Times New Roman"/>
            <w:i/>
            <w:iCs/>
          </w:rPr>
          <m:t>h</m:t>
        </m:r>
      </m:oMath>
      <w:r>
        <w:rPr>
          <w:rFonts w:ascii="Times New Roman" w:hAnsi="Times New Roman" w:eastAsia="方正仿宋_GBK"/>
          <w:b w:val="0"/>
          <w:sz w:val="24"/>
        </w:rPr>
        <w:t>时所需能量相应增加，实际工程还需计及效率、可用荷电状态和容量衰减[10,33]。本项目据此在静态模型中，以铭牌功率和峰段可持续能量共同限制储能支撑。</w:t>
      </w:r>
    </w:p>
    <w:p w14:paraId="70E4AC43">
      <w:pPr>
        <w:pStyle w:val="2"/>
        <w:widowControl/>
        <w:spacing w:before="0" w:after="0" w:line="348" w:lineRule="exact"/>
        <w:ind w:firstLine="480"/>
        <w:jc w:val="both"/>
      </w:pPr>
      <w:r>
        <w:rPr>
          <w:rFonts w:ascii="Times New Roman" w:hAnsi="Times New Roman" w:eastAsia="方正仿宋_GBK"/>
          <w:b w:val="0"/>
          <w:sz w:val="24"/>
        </w:rPr>
        <w:t>持续时间按补齐后的全年小时序列统计，数据处理见第3.1.3节。</w:t>
      </w:r>
    </w:p>
    <w:p w14:paraId="0F00691D">
      <w:pPr>
        <w:pStyle w:val="2"/>
        <w:widowControl/>
        <w:spacing w:before="0" w:after="0" w:line="348" w:lineRule="exact"/>
        <w:ind w:firstLine="480"/>
        <w:jc w:val="both"/>
      </w:pPr>
      <w:r>
        <w:rPr>
          <w:rFonts w:ascii="Times New Roman" w:hAnsi="Times New Roman" w:eastAsia="方正仿宋_GBK"/>
          <w:b w:val="0"/>
          <w:sz w:val="24"/>
        </w:rPr>
        <w:t>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14:paraId="0F75A76E">
      <w:pPr>
        <w:pStyle w:val="2"/>
        <w:widowControl/>
        <w:spacing w:before="0" w:after="0" w:line="348" w:lineRule="exact"/>
        <w:ind w:firstLine="480"/>
        <w:jc w:val="both"/>
      </w:pPr>
      <w:r>
        <w:rPr>
          <w:rFonts w:ascii="Times New Roman" w:hAnsi="Times New Roman" w:eastAsia="方正仿宋_GBK"/>
          <w:b w:val="0"/>
          <w:sz w:val="24"/>
        </w:rPr>
        <w:t>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14:paraId="3DF53F15">
      <w:pPr>
        <w:pStyle w:val="5"/>
        <w:keepNext/>
        <w:numPr>
          <w:ilvl w:val="0"/>
          <w:numId w:val="0"/>
        </w:numPr>
        <w:spacing w:before="160" w:after="120" w:line="390" w:lineRule="exact"/>
        <w:ind w:firstLine="0"/>
      </w:pPr>
      <w:bookmarkStart w:id="65" w:name="分布式电源电量渗透率与负载率的相关性"/>
      <w:r>
        <w:rPr>
          <w:rFonts w:ascii="Times New Roman" w:hAnsi="Times New Roman" w:eastAsia="方正仿宋_GBK"/>
          <w:b/>
          <w:sz w:val="26"/>
        </w:rPr>
        <w:t>2.5.4 分布式电源电量渗透率与负载率的相关性</w:t>
      </w:r>
      <w:bookmarkEnd w:id="65"/>
    </w:p>
    <w:p w14:paraId="5FAA2C38">
      <w:pPr>
        <w:pStyle w:val="115"/>
        <w:widowControl/>
        <w:spacing w:before="0" w:after="0" w:line="348" w:lineRule="exact"/>
        <w:ind w:firstLine="480"/>
        <w:jc w:val="both"/>
      </w:pPr>
      <w:r>
        <w:rPr>
          <w:rFonts w:ascii="Times New Roman" w:hAnsi="Times New Roman" w:eastAsia="方正仿宋_GBK"/>
          <w:b w:val="0"/>
          <w:sz w:val="24"/>
        </w:rPr>
        <w:t>光伏增加可能降低部分日间净负荷，而年度设备最大负载率还可能由晚间高峰或局部反送决定。两项指标的相关方向受容量配置、负荷时段和统计边界共同影响[3,4,59]。</w:t>
      </w:r>
    </w:p>
    <w:p w14:paraId="7547CCAF">
      <w:pPr>
        <w:pStyle w:val="2"/>
        <w:widowControl/>
        <w:spacing w:before="0" w:after="0" w:line="348" w:lineRule="exact"/>
        <w:ind w:firstLine="480"/>
        <w:jc w:val="both"/>
      </w:pPr>
      <w:r>
        <w:rPr>
          <w:rFonts w:ascii="Times New Roman" w:hAnsi="Times New Roman" w:eastAsia="方正仿宋_GBK"/>
          <w:b w:val="0"/>
          <w:sz w:val="24"/>
        </w:rPr>
        <w:t>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14:paraId="6843DF5C">
      <w:pPr>
        <w:pStyle w:val="2"/>
        <w:widowControl/>
        <w:spacing w:before="0" w:after="0" w:line="348" w:lineRule="exact"/>
        <w:ind w:firstLine="480"/>
        <w:jc w:val="both"/>
      </w:pPr>
      <w:r>
        <w:rPr>
          <w:rFonts w:ascii="Times New Roman" w:hAnsi="Times New Roman" w:eastAsia="方正仿宋_GBK"/>
          <w:b w:val="0"/>
          <w:sz w:val="24"/>
        </w:rPr>
        <w:t>邳州和市区的年度地区指标用于比较县域与城区的源荷相对水平。对具有月度同范围资料的地区，还可计算月度关联并说明样本内性质，为扩大实际数据样本提供依据。</w:t>
      </w:r>
    </w:p>
    <w:p w14:paraId="2346F233">
      <w:pPr>
        <w:pStyle w:val="4"/>
        <w:keepNext/>
        <w:numPr>
          <w:ilvl w:val="0"/>
          <w:numId w:val="0"/>
        </w:numPr>
        <w:spacing w:before="160" w:after="120" w:line="480" w:lineRule="exact"/>
        <w:ind w:firstLine="0"/>
      </w:pPr>
      <w:ins w:id="27968" w:author="xh" w:date="2026-10-19T08:15:11+08:00">
        <w:bookmarkStart w:id="304" w:name="Report1017_h238"/>
        <w:bookmarkEnd w:id="304"/>
      </w:ins>
      <w:bookmarkStart w:id="66" w:name="主变联络与储能的经济替代条件"/>
      <w:bookmarkStart w:id="67" w:name="h238"/>
      <w:r>
        <w:rPr>
          <w:rFonts w:ascii="Times New Roman" w:hAnsi="Times New Roman" w:eastAsia="方正仿宋_GBK"/>
          <w:b/>
          <w:sz w:val="32"/>
        </w:rPr>
        <w:t>2.6 主变、联络与储能的经济替代条件</w:t>
      </w:r>
      <w:bookmarkEnd w:id="66"/>
      <w:bookmarkEnd w:id="67"/>
    </w:p>
    <w:p w14:paraId="4A21A3F7">
      <w:pPr>
        <w:pStyle w:val="5"/>
        <w:keepNext/>
        <w:numPr>
          <w:ilvl w:val="0"/>
          <w:numId w:val="0"/>
        </w:numPr>
        <w:spacing w:before="160" w:after="120" w:line="390" w:lineRule="exact"/>
        <w:ind w:firstLine="0"/>
      </w:pPr>
      <w:bookmarkStart w:id="68" w:name="供电能力与单位功率投资"/>
      <w:r>
        <w:rPr>
          <w:rFonts w:ascii="Times New Roman" w:hAnsi="Times New Roman" w:eastAsia="方正仿宋_GBK"/>
          <w:b/>
          <w:sz w:val="26"/>
        </w:rPr>
        <w:t>2.6.1 供电能力与单位功率投资</w:t>
      </w:r>
      <w:bookmarkEnd w:id="68"/>
    </w:p>
    <w:p w14:paraId="2EC77F07">
      <w:pPr>
        <w:pStyle w:val="115"/>
        <w:widowControl/>
        <w:spacing w:before="0" w:after="0" w:line="348" w:lineRule="exact"/>
        <w:ind w:firstLine="480"/>
        <w:jc w:val="both"/>
      </w:pPr>
      <w:r>
        <w:rPr>
          <w:rFonts w:ascii="Times New Roman" w:hAnsi="Times New Roman" w:eastAsia="方正仿宋_GBK"/>
          <w:b w:val="0"/>
          <w:sz w:val="24"/>
        </w:rPr>
        <w:t>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14:paraId="1F2FBA35">
      <w:pPr>
        <w:pStyle w:val="2"/>
        <w:widowControl/>
        <w:spacing w:before="0" w:after="0" w:line="348" w:lineRule="exact"/>
        <w:ind w:firstLine="480"/>
        <w:jc w:val="both"/>
      </w:pPr>
      <w:r>
        <w:rPr>
          <w:rFonts w:ascii="Times New Roman" w:hAnsi="Times New Roman" w:eastAsia="方正仿宋_GBK"/>
          <w:b w:val="0"/>
          <w:sz w:val="24"/>
        </w:rPr>
        <w:t>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14:paraId="6185D8B0">
      <w:pPr>
        <w:pStyle w:val="2"/>
        <w:widowControl/>
        <w:spacing w:before="0" w:after="0" w:line="348" w:lineRule="exact"/>
        <w:ind w:firstLine="480"/>
        <w:jc w:val="both"/>
      </w:pPr>
      <w:r>
        <w:rPr>
          <w:rFonts w:ascii="Times New Roman" w:hAnsi="Times New Roman" w:eastAsia="方正仿宋_GBK"/>
          <w:b w:val="0"/>
          <w:sz w:val="24"/>
        </w:rPr>
        <w:t>新增联络线的可转负荷由线路热限、负荷可分段条件和受端可用容量共同限制，因此公开线路单位造价只能提供价格参考，实际可转任务仍需由网络资料确定[7]。</w:t>
      </w:r>
    </w:p>
    <w:p w14:paraId="68F91415">
      <w:pPr>
        <w:pStyle w:val="2"/>
        <w:widowControl/>
        <w:spacing w:before="0" w:after="0" w:line="348" w:lineRule="exact"/>
        <w:ind w:firstLine="480"/>
        <w:jc w:val="both"/>
      </w:pPr>
      <w:r>
        <w:rPr>
          <w:rFonts w:ascii="Times New Roman" w:hAnsi="Times New Roman" w:eastAsia="方正仿宋_GBK"/>
          <w:b w:val="0"/>
          <w:sz w:val="24"/>
        </w:rPr>
        <w:t>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14:paraId="3FEE2030">
      <w:pPr>
        <w:pStyle w:val="2"/>
        <w:widowControl/>
        <w:spacing w:before="0" w:after="0" w:line="348" w:lineRule="exact"/>
        <w:ind w:firstLine="480"/>
        <w:jc w:val="both"/>
      </w:pPr>
      <w:r>
        <w:rPr>
          <w:rFonts w:ascii="Times New Roman" w:hAnsi="Times New Roman" w:eastAsia="方正仿宋_GBK"/>
          <w:b w:val="0"/>
          <w:sz w:val="24"/>
        </w:rPr>
        <w:t>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14:paraId="2E752056">
      <w:pPr>
        <w:pStyle w:val="2"/>
        <w:widowControl/>
        <w:spacing w:before="0" w:after="0" w:line="348" w:lineRule="exact"/>
        <w:ind w:firstLine="480"/>
        <w:jc w:val="both"/>
      </w:pPr>
      <w:r>
        <w:rPr>
          <w:rFonts w:ascii="Times New Roman" w:hAnsi="Times New Roman" w:eastAsia="方正仿宋_GBK"/>
          <w:b w:val="0"/>
          <w:sz w:val="24"/>
        </w:rPr>
        <w:t>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14:paraId="067B56AA">
      <w:pPr>
        <w:pStyle w:val="5"/>
        <w:keepNext/>
        <w:numPr>
          <w:ilvl w:val="0"/>
          <w:numId w:val="0"/>
        </w:numPr>
        <w:spacing w:before="160" w:after="120" w:line="390" w:lineRule="exact"/>
        <w:ind w:firstLine="0"/>
      </w:pPr>
      <w:bookmarkStart w:id="69" w:name="统一评价期与更新费用"/>
      <w:r>
        <w:rPr>
          <w:rFonts w:ascii="Times New Roman" w:hAnsi="Times New Roman" w:eastAsia="方正仿宋_GBK"/>
          <w:b/>
          <w:sz w:val="26"/>
        </w:rPr>
        <w:t>2.6.2 统一评价期与更新费用</w:t>
      </w:r>
      <w:bookmarkEnd w:id="69"/>
    </w:p>
    <w:p w14:paraId="2EBEEF59">
      <w:pPr>
        <w:pStyle w:val="115"/>
        <w:widowControl/>
        <w:spacing w:before="0" w:after="0" w:line="348" w:lineRule="exact"/>
        <w:ind w:firstLine="480"/>
        <w:jc w:val="both"/>
      </w:pPr>
      <w:r>
        <w:rPr>
          <w:rFonts w:ascii="Times New Roman" w:hAnsi="Times New Roman" w:eastAsia="方正仿宋_GBK"/>
          <w:b w:val="0"/>
          <w:sz w:val="24"/>
        </w:rPr>
        <w:t>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14:paraId="1919D37D">
      <w:pPr>
        <w:pStyle w:val="2"/>
        <w:widowControl/>
        <w:spacing w:before="0" w:after="0" w:line="348" w:lineRule="exact"/>
        <w:ind w:firstLine="480"/>
        <w:jc w:val="both"/>
      </w:pPr>
      <w:r>
        <w:rPr>
          <w:rFonts w:ascii="Times New Roman" w:hAnsi="Times New Roman" w:eastAsia="方正仿宋_GBK"/>
          <w:b w:val="0"/>
          <w:sz w:val="24"/>
        </w:rPr>
        <w:t>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14:paraId="799A9C0A">
      <w:pPr>
        <w:pStyle w:val="2"/>
        <w:widowControl/>
        <w:spacing w:before="0" w:after="0" w:line="348" w:lineRule="exact"/>
        <w:ind w:firstLine="480"/>
        <w:jc w:val="both"/>
      </w:pPr>
      <w:r>
        <w:rPr>
          <w:rFonts w:ascii="Times New Roman" w:hAnsi="Times New Roman" w:eastAsia="方正仿宋_GBK"/>
          <w:b w:val="0"/>
          <w:sz w:val="24"/>
        </w:rPr>
        <w:t>本项目采用固定实价和固定运维比例。线路费用按电缆与架空线路的长度占比加权，储能按统一采购价计费，在相同技术条件下比较措施费用。</w:t>
      </w:r>
    </w:p>
    <w:p w14:paraId="7D9E07DE">
      <w:pPr>
        <w:pStyle w:val="2"/>
        <w:widowControl/>
        <w:spacing w:before="0" w:after="0" w:line="348" w:lineRule="exact"/>
        <w:ind w:firstLine="480"/>
        <w:jc w:val="both"/>
      </w:pPr>
      <w:r>
        <w:rPr>
          <w:rFonts w:ascii="Times New Roman" w:hAnsi="Times New Roman" w:eastAsia="方正仿宋_GBK"/>
          <w:b w:val="0"/>
          <w:sz w:val="24"/>
        </w:rPr>
        <w:t>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14:paraId="66EF7E06">
      <w:pPr>
        <w:pStyle w:val="2"/>
        <w:widowControl/>
        <w:spacing w:before="0" w:after="0" w:line="348" w:lineRule="exact"/>
        <w:ind w:firstLine="480"/>
        <w:jc w:val="both"/>
      </w:pPr>
      <w:r>
        <w:rPr>
          <w:rFonts w:ascii="Times New Roman" w:hAnsi="Times New Roman" w:eastAsia="方正仿宋_GBK"/>
          <w:b w:val="0"/>
          <w:sz w:val="24"/>
        </w:rPr>
        <w:t>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14:paraId="6C88AA9B">
      <w:pPr>
        <w:pStyle w:val="5"/>
        <w:keepNext/>
        <w:numPr>
          <w:ilvl w:val="0"/>
          <w:numId w:val="0"/>
        </w:numPr>
        <w:spacing w:before="160" w:after="120" w:line="390" w:lineRule="exact"/>
        <w:ind w:firstLine="0"/>
      </w:pPr>
      <w:bookmarkStart w:id="70" w:name="技术约束先于经济优选"/>
      <w:r>
        <w:rPr>
          <w:rFonts w:ascii="Times New Roman" w:hAnsi="Times New Roman" w:eastAsia="方正仿宋_GBK"/>
          <w:b/>
          <w:sz w:val="26"/>
        </w:rPr>
        <w:t>2.6.3 技术约束先于经济优选</w:t>
      </w:r>
      <w:bookmarkEnd w:id="70"/>
    </w:p>
    <w:p w14:paraId="689227A4">
      <w:pPr>
        <w:pStyle w:val="115"/>
        <w:widowControl/>
        <w:spacing w:before="0" w:after="0" w:line="348" w:lineRule="exact"/>
        <w:ind w:firstLine="480"/>
        <w:jc w:val="both"/>
      </w:pPr>
      <w:r>
        <w:rPr>
          <w:rFonts w:ascii="Times New Roman" w:hAnsi="Times New Roman" w:eastAsia="方正仿宋_GBK"/>
          <w:b w:val="0"/>
          <w:sz w:val="24"/>
        </w:rPr>
        <w:t>经济模型只在技术可行集合内选择措施。首先要明确正反向供电能力及主变N-1后剩余供电能力的计算方法，再比较设备采购和投运年份。</w:t>
      </w:r>
    </w:p>
    <w:p w14:paraId="6E3015B5">
      <w:pPr>
        <w:pStyle w:val="2"/>
        <w:widowControl/>
        <w:spacing w:before="0" w:after="0" w:line="348" w:lineRule="exact"/>
        <w:ind w:firstLine="480"/>
        <w:jc w:val="both"/>
      </w:pPr>
      <w:r>
        <w:rPr>
          <w:rFonts w:ascii="Times New Roman" w:hAnsi="Times New Roman" w:eastAsia="方正仿宋_GBK"/>
          <w:b w:val="0"/>
          <w:sz w:val="24"/>
        </w:rPr>
        <w:t>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14:paraId="630A35BF">
      <w:pPr>
        <w:pStyle w:val="2"/>
        <w:widowControl/>
        <w:spacing w:before="0" w:after="0" w:line="348" w:lineRule="exact"/>
        <w:ind w:firstLine="480"/>
        <w:jc w:val="both"/>
      </w:pPr>
      <w:r>
        <w:rPr>
          <w:rFonts w:ascii="Times New Roman" w:hAnsi="Times New Roman" w:eastAsia="方正仿宋_GBK"/>
          <w:b w:val="0"/>
          <w:sz w:val="24"/>
        </w:rPr>
        <w:t>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14:paraId="0F29EF97">
      <w:pPr>
        <w:pStyle w:val="4"/>
        <w:keepNext/>
        <w:numPr>
          <w:ilvl w:val="0"/>
          <w:numId w:val="0"/>
        </w:numPr>
        <w:spacing w:before="160" w:after="120" w:line="480" w:lineRule="exact"/>
        <w:ind w:firstLine="0"/>
      </w:pPr>
      <w:ins w:id="27990" w:author="xh" w:date="2026-10-19T08:15:50+08:00">
        <w:bookmarkStart w:id="305" w:name="Report1017_h256"/>
        <w:bookmarkEnd w:id="305"/>
      </w:ins>
      <w:bookmarkStart w:id="71" w:name="h256"/>
      <w:bookmarkStart w:id="72" w:name="规划寻优方法与本项目选型"/>
      <w:r>
        <w:rPr>
          <w:rFonts w:ascii="Times New Roman" w:hAnsi="Times New Roman" w:eastAsia="方正仿宋_GBK"/>
          <w:b/>
          <w:sz w:val="32"/>
        </w:rPr>
        <w:t>2.7 规划寻优方法与本项目选型</w:t>
      </w:r>
      <w:bookmarkEnd w:id="71"/>
      <w:bookmarkEnd w:id="72"/>
    </w:p>
    <w:p w14:paraId="2761E684">
      <w:pPr>
        <w:pStyle w:val="5"/>
        <w:keepNext/>
        <w:numPr>
          <w:ilvl w:val="0"/>
          <w:numId w:val="0"/>
        </w:numPr>
        <w:spacing w:before="160" w:after="120" w:line="390" w:lineRule="exact"/>
        <w:ind w:firstLine="0"/>
      </w:pPr>
      <w:bookmarkStart w:id="73" w:name="整数规划与工程措施选择"/>
      <w:r>
        <w:rPr>
          <w:rFonts w:ascii="Times New Roman" w:hAnsi="Times New Roman" w:eastAsia="方正仿宋_GBK"/>
          <w:b/>
          <w:sz w:val="26"/>
        </w:rPr>
        <w:t>2.7.1 整数规划与工程措施选择</w:t>
      </w:r>
      <w:bookmarkEnd w:id="73"/>
    </w:p>
    <w:p w14:paraId="074076FF">
      <w:pPr>
        <w:pStyle w:val="115"/>
        <w:widowControl/>
        <w:spacing w:before="0" w:after="0" w:line="348" w:lineRule="exact"/>
        <w:ind w:firstLine="480"/>
        <w:jc w:val="both"/>
      </w:pPr>
      <w:r>
        <w:rPr>
          <w:rFonts w:ascii="Times New Roman" w:hAnsi="Times New Roman" w:eastAsia="方正仿宋_GBK"/>
          <w:b w:val="0"/>
          <w:sz w:val="24"/>
        </w:rPr>
        <w:t>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14:paraId="7D1615AD">
      <w:pPr>
        <w:pStyle w:val="2"/>
        <w:widowControl/>
        <w:spacing w:before="0" w:after="0" w:line="348" w:lineRule="exact"/>
        <w:ind w:firstLine="480"/>
        <w:jc w:val="both"/>
      </w:pPr>
      <w:r>
        <w:rPr>
          <w:rFonts w:ascii="Times New Roman" w:hAnsi="Times New Roman" w:eastAsia="方正仿宋_GBK"/>
          <w:b w:val="0"/>
          <w:sz w:val="24"/>
        </w:rPr>
        <w:t>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14:paraId="3FCB92EF">
      <w:pPr>
        <w:pStyle w:val="2"/>
        <w:widowControl/>
        <w:spacing w:before="0" w:after="0" w:line="348" w:lineRule="exact"/>
        <w:ind w:firstLine="480"/>
        <w:jc w:val="both"/>
      </w:pPr>
      <w:r>
        <w:rPr>
          <w:rFonts w:ascii="Times New Roman" w:hAnsi="Times New Roman" w:eastAsia="方正仿宋_GBK"/>
          <w:b w:val="0"/>
          <w:sz w:val="24"/>
        </w:rPr>
        <w:t>整数规划将设备规格与工程数量直接作为决策变量，在正常运行和供电安全约束下比较措施费用，并通过连续衔接各年设备状态形成建设路径。</w:t>
      </w:r>
    </w:p>
    <w:p w14:paraId="14A5C812">
      <w:pPr>
        <w:pStyle w:val="2"/>
        <w:widowControl/>
        <w:spacing w:before="0" w:after="0" w:line="348" w:lineRule="exact"/>
        <w:ind w:firstLine="480"/>
        <w:jc w:val="both"/>
      </w:pPr>
      <w:r>
        <w:rPr>
          <w:rFonts w:ascii="Times New Roman" w:hAnsi="Times New Roman" w:eastAsia="方正仿宋_GBK"/>
          <w:b w:val="0"/>
          <w:sz w:val="24"/>
        </w:rPr>
        <w:t>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14:paraId="7F689515">
      <w:pPr>
        <w:pStyle w:val="2"/>
        <w:widowControl/>
        <w:spacing w:before="0" w:after="0" w:line="348" w:lineRule="exact"/>
        <w:ind w:firstLine="480"/>
        <w:jc w:val="both"/>
      </w:pPr>
      <w:r>
        <w:rPr>
          <w:rFonts w:ascii="Times New Roman" w:hAnsi="Times New Roman" w:eastAsia="方正仿宋_GBK"/>
          <w:b w:val="0"/>
          <w:sz w:val="24"/>
        </w:rPr>
        <w:t>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14:paraId="2CAF3F14">
      <w:pPr>
        <w:pStyle w:val="5"/>
        <w:keepNext/>
        <w:numPr>
          <w:ilvl w:val="0"/>
          <w:numId w:val="0"/>
        </w:numPr>
        <w:spacing w:before="160" w:after="120" w:line="390" w:lineRule="exact"/>
        <w:ind w:firstLine="0"/>
      </w:pPr>
      <w:bookmarkStart w:id="74" w:name="评价期费用比选与方案形成"/>
      <w:r>
        <w:rPr>
          <w:rFonts w:ascii="Times New Roman" w:hAnsi="Times New Roman" w:eastAsia="方正仿宋_GBK"/>
          <w:b/>
          <w:sz w:val="26"/>
        </w:rPr>
        <w:t>2.7.2 评价期费用比选与方案形成</w:t>
      </w:r>
      <w:bookmarkEnd w:id="74"/>
    </w:p>
    <w:p w14:paraId="21899C31">
      <w:pPr>
        <w:pStyle w:val="115"/>
        <w:widowControl/>
        <w:spacing w:before="0" w:after="0" w:line="348" w:lineRule="exact"/>
        <w:ind w:firstLine="480"/>
        <w:jc w:val="both"/>
      </w:pPr>
      <w:r>
        <w:rPr>
          <w:rFonts w:ascii="Times New Roman" w:hAnsi="Times New Roman" w:eastAsia="方正仿宋_GBK"/>
          <w:b w:val="0"/>
          <w:sz w:val="24"/>
        </w:rPr>
        <w:t>评价期费用比选在满足技术约束的可行配置中进行。主变增容、储能配置和10 kV联络采用同一评价期，建设投资、运维和设备更新按投运年份折现，设备状态与站间负荷转接共同进入规划期优化。</w:t>
      </w:r>
    </w:p>
    <w:p w14:paraId="5D40AB64">
      <w:pPr>
        <w:pStyle w:val="2"/>
        <w:widowControl/>
        <w:spacing w:before="0" w:after="0" w:line="348" w:lineRule="exact"/>
        <w:ind w:firstLine="480"/>
        <w:jc w:val="both"/>
      </w:pPr>
      <w:r>
        <w:rPr>
          <w:rFonts w:ascii="Times New Roman" w:hAnsi="Times New Roman" w:eastAsia="方正仿宋_GBK"/>
          <w:b w:val="0"/>
          <w:sz w:val="24"/>
        </w:rPr>
        <w:t>刚性与弹性方案采用相同的初始资产、负荷情景和措施集合，分别满足各自容载比范围。比较结果同时列示设备配置、负荷转接与费用，使推荐容载比能够对应到具体建设方案。</w:t>
      </w:r>
    </w:p>
    <w:p w14:paraId="7B7A3962">
      <w:pPr>
        <w:pStyle w:val="2"/>
        <w:widowControl/>
        <w:spacing w:before="0" w:after="0" w:line="348" w:lineRule="exact"/>
        <w:ind w:firstLine="480"/>
        <w:jc w:val="both"/>
      </w:pPr>
      <w:r>
        <w:rPr>
          <w:rFonts w:ascii="Times New Roman" w:hAnsi="Times New Roman" w:eastAsia="方正仿宋_GBK"/>
          <w:b w:val="0"/>
          <w:sz w:val="24"/>
        </w:rPr>
        <w:t>费用目标附近可能存在多组可行配置，因此每个费用结果均与其对应的设备和联络项目共同列示。</w:t>
      </w:r>
    </w:p>
    <w:p w14:paraId="3892DD44">
      <w:pPr>
        <w:pStyle w:val="5"/>
        <w:keepNext/>
        <w:numPr>
          <w:ilvl w:val="0"/>
          <w:numId w:val="0"/>
        </w:numPr>
        <w:spacing w:before="160" w:after="120" w:line="390" w:lineRule="exact"/>
        <w:ind w:firstLine="0"/>
      </w:pPr>
      <w:bookmarkStart w:id="75" w:name="参数矩阵的适用范围"/>
      <w:r>
        <w:rPr>
          <w:rFonts w:ascii="Times New Roman" w:hAnsi="Times New Roman" w:eastAsia="方正仿宋_GBK"/>
          <w:b/>
          <w:sz w:val="26"/>
        </w:rPr>
        <w:t>2.7.3 参数矩阵的适用范围</w:t>
      </w:r>
      <w:bookmarkEnd w:id="75"/>
    </w:p>
    <w:p w14:paraId="57B9D80B">
      <w:pPr>
        <w:pStyle w:val="115"/>
        <w:widowControl/>
        <w:spacing w:before="0" w:after="0" w:line="348" w:lineRule="exact"/>
        <w:ind w:firstLine="480"/>
        <w:jc w:val="both"/>
      </w:pPr>
      <w:r>
        <w:rPr>
          <w:rFonts w:ascii="Times New Roman" w:hAnsi="Times New Roman" w:eastAsia="方正仿宋_GBK"/>
          <w:b w:val="0"/>
          <w:sz w:val="24"/>
        </w:rPr>
        <w:t>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14:paraId="656BD4D9">
      <w:pPr>
        <w:pStyle w:val="2"/>
        <w:widowControl/>
        <w:spacing w:before="0" w:after="0" w:line="348" w:lineRule="exact"/>
        <w:ind w:firstLine="480"/>
        <w:jc w:val="both"/>
      </w:pPr>
      <w:r>
        <w:rPr>
          <w:rFonts w:ascii="Times New Roman" w:hAnsi="Times New Roman" w:eastAsia="方正仿宋_GBK"/>
          <w:b w:val="0"/>
          <w:sz w:val="24"/>
        </w:rPr>
        <w:t>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14:paraId="1B643203">
      <w:pPr>
        <w:pStyle w:val="2"/>
        <w:widowControl/>
        <w:spacing w:before="0" w:after="0" w:line="348" w:lineRule="exact"/>
        <w:ind w:firstLine="480"/>
        <w:jc w:val="both"/>
      </w:pPr>
      <w:r>
        <w:rPr>
          <w:rFonts w:ascii="Times New Roman" w:hAnsi="Times New Roman" w:eastAsia="方正仿宋_GBK"/>
          <w:b w:val="0"/>
          <w:sz w:val="24"/>
        </w:rPr>
        <w:t>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14:paraId="746E3DB1">
      <w:pPr>
        <w:pStyle w:val="2"/>
        <w:widowControl/>
        <w:spacing w:before="0" w:after="0" w:line="348" w:lineRule="exact"/>
        <w:ind w:firstLine="480"/>
        <w:jc w:val="both"/>
      </w:pPr>
      <w:r>
        <w:rPr>
          <w:rFonts w:ascii="Times New Roman" w:hAnsi="Times New Roman" w:eastAsia="方正仿宋_GBK"/>
          <w:b w:val="0"/>
          <w:sz w:val="24"/>
        </w:rPr>
        <w:t>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14:paraId="51C1D098">
      <w:pPr>
        <w:pStyle w:val="2"/>
        <w:widowControl/>
        <w:spacing w:before="0" w:after="0" w:line="348" w:lineRule="exact"/>
        <w:ind w:firstLine="480"/>
        <w:jc w:val="both"/>
      </w:pPr>
      <w:r>
        <w:rPr>
          <w:rFonts w:ascii="Times New Roman" w:hAnsi="Times New Roman" w:eastAsia="方正仿宋_GBK"/>
          <w:b w:val="0"/>
          <w:sz w:val="24"/>
        </w:rPr>
        <w:t>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14:paraId="4A883480">
      <w:pPr>
        <w:pStyle w:val="4"/>
        <w:keepNext/>
        <w:numPr>
          <w:ilvl w:val="0"/>
          <w:numId w:val="0"/>
        </w:numPr>
        <w:spacing w:before="160" w:after="120" w:line="480" w:lineRule="exact"/>
        <w:ind w:firstLine="0"/>
      </w:pPr>
      <w:ins w:id="28012" w:author="xh" w:date="2026-10-19T08:16:29+08:00">
        <w:bookmarkStart w:id="306" w:name="Report1017_h273"/>
        <w:bookmarkEnd w:id="306"/>
      </w:ins>
      <w:bookmarkStart w:id="76" w:name="h273"/>
      <w:bookmarkStart w:id="77" w:name="本项目方法选择与工程衔接"/>
      <w:r>
        <w:rPr>
          <w:rFonts w:ascii="Times New Roman" w:hAnsi="Times New Roman" w:eastAsia="方正仿宋_GBK"/>
          <w:b/>
          <w:sz w:val="32"/>
        </w:rPr>
        <w:t>2.8 本项目方法选择与工程衔接</w:t>
      </w:r>
      <w:bookmarkEnd w:id="76"/>
      <w:bookmarkEnd w:id="77"/>
    </w:p>
    <w:p w14:paraId="4F9242C2">
      <w:pPr>
        <w:pStyle w:val="5"/>
        <w:keepNext/>
        <w:numPr>
          <w:ilvl w:val="0"/>
          <w:numId w:val="0"/>
        </w:numPr>
        <w:spacing w:before="160" w:after="120" w:line="390" w:lineRule="exact"/>
        <w:ind w:firstLine="0"/>
      </w:pPr>
      <w:bookmarkStart w:id="78" w:name="运行特征与技术约束"/>
      <w:r>
        <w:rPr>
          <w:rFonts w:ascii="Times New Roman" w:hAnsi="Times New Roman" w:eastAsia="方正仿宋_GBK"/>
          <w:b/>
          <w:sz w:val="26"/>
        </w:rPr>
        <w:t>2.8.1 运行特征与技术约束</w:t>
      </w:r>
      <w:bookmarkEnd w:id="78"/>
    </w:p>
    <w:p w14:paraId="78F2FD20">
      <w:pPr>
        <w:pStyle w:val="115"/>
        <w:widowControl/>
        <w:spacing w:before="0" w:after="0" w:line="348" w:lineRule="exact"/>
        <w:ind w:firstLine="480"/>
        <w:jc w:val="both"/>
      </w:pPr>
      <w:r>
        <w:rPr>
          <w:rFonts w:ascii="Times New Roman" w:hAnsi="Times New Roman" w:eastAsia="方正仿宋_GBK"/>
          <w:b w:val="0"/>
          <w:sz w:val="24"/>
        </w:rPr>
        <w:t xml:space="preserve">负荷与光伏研究强调日内、季节和空间分布[3,58]；供电能力研究强调主变结构及下级网络互济[7,48]。本项目据此分别提取最大正向、反向净负荷及95%峰值持续时间，构造正常运行和主变N-1容量约束。</w:t>
      </w:r>
      <w:ins w:id="746" w:author="xh" w:date="2026-10-19T08:17:09+08:00">
        <w:r>
          <w:rPr>
            <w:rFonts w:ascii="Times New Roman" w:hAnsi="Times New Roman" w:eastAsia="方正仿宋_GBK"/>
            <w:b w:val="0"/>
            <w:sz w:val="24"/>
          </w:rPr>
          <w:t xml:space="preserve">地区案例按源荷区段同时切换用电负荷与区段内光伏，</w:t>
        </w:r>
      </w:ins>
      <w:del w:id="747" w:author="xh" w:date="2026-10-19T08:17:09+08:00">
        <w:r>
          <w:rPr>
            <w:rFonts w:ascii="Times New Roman" w:hAnsi="Times New Roman" w:eastAsia="方正仿宋_GBK"/>
            <w:b w:val="0"/>
            <w:sz w:val="24"/>
          </w:rPr>
          <w:delText xml:space="preserve">站间转接</w:delText>
        </w:r>
      </w:del>
      <w:r>
        <w:rPr>
          <w:rFonts w:ascii="Times New Roman" w:hAnsi="Times New Roman" w:eastAsia="方正仿宋_GBK"/>
          <w:b w:val="0"/>
          <w:sz w:val="24"/>
        </w:rPr>
        <w:t xml:space="preserve">保持区县</w:t>
      </w:r>
      <w:ins w:id="748" w:author="xh" w:date="2026-10-19T08:17:09+08:00">
        <w:r>
          <w:rPr>
            <w:rFonts w:ascii="Times New Roman" w:hAnsi="Times New Roman" w:eastAsia="方正仿宋_GBK"/>
            <w:b w:val="0"/>
            <w:sz w:val="24"/>
          </w:rPr>
          <w:t xml:space="preserve">源</w:t>
        </w:r>
      </w:ins>
      <w:del w:id="749" w:author="xh" w:date="2026-10-19T08:17:09+08:00">
        <w:r>
          <w:rPr>
            <w:rFonts w:ascii="Times New Roman" w:hAnsi="Times New Roman" w:eastAsia="方正仿宋_GBK"/>
            <w:b w:val="0"/>
            <w:sz w:val="24"/>
          </w:rPr>
          <w:delText xml:space="preserve">负</w:delText>
        </w:r>
      </w:del>
      <w:r>
        <w:rPr>
          <w:rFonts w:ascii="Times New Roman" w:hAnsi="Times New Roman" w:eastAsia="方正仿宋_GBK"/>
          <w:b w:val="0"/>
          <w:sz w:val="24"/>
        </w:rPr>
        <w:t xml:space="preserve">荷总量</w:t>
      </w:r>
      <w:ins w:id="750" w:author="xh" w:date="2026-10-19T08:17:09+08:00">
        <w:r>
          <w:rPr>
            <w:rFonts w:ascii="Times New Roman" w:hAnsi="Times New Roman" w:eastAsia="方正仿宋_GBK"/>
            <w:b w:val="0"/>
            <w:sz w:val="24"/>
          </w:rPr>
          <w:t xml:space="preserve">；年度正常供区及事故追加预案分别固定</w:t>
        </w:r>
      </w:ins>
      <w:r>
        <w:rPr>
          <w:rFonts w:ascii="Times New Roman" w:hAnsi="Times New Roman" w:eastAsia="方正仿宋_GBK"/>
          <w:b w:val="0"/>
          <w:sz w:val="24"/>
        </w:rPr>
        <w:t xml:space="preserve">，</w:t>
      </w:r>
      <w:ins w:id="751" w:author="xh" w:date="2026-10-19T08:17:09+08:00">
        <w:r>
          <w:rPr>
            <w:rFonts w:ascii="Times New Roman" w:hAnsi="Times New Roman" w:eastAsia="方正仿宋_GBK"/>
            <w:b w:val="0"/>
            <w:sz w:val="24"/>
          </w:rPr>
          <w:t xml:space="preserve">正</w:t>
        </w:r>
      </w:ins>
      <w:del w:id="752" w:author="xh" w:date="2026-10-19T08:17:09+08:00">
        <w:r>
          <w:rPr>
            <w:rFonts w:ascii="Times New Roman" w:hAnsi="Times New Roman" w:eastAsia="方正仿宋_GBK"/>
            <w:b w:val="0"/>
            <w:sz w:val="24"/>
          </w:rPr>
          <w:delText xml:space="preserve">原站电源保留归属，转出负荷后的</w:delText>
        </w:r>
      </w:del>
      <w:r>
        <w:rPr>
          <w:rFonts w:ascii="Times New Roman" w:hAnsi="Times New Roman" w:eastAsia="方正仿宋_GBK"/>
          <w:b w:val="0"/>
          <w:sz w:val="24"/>
        </w:rPr>
        <w:t xml:space="preserve">反向</w:t>
      </w:r>
      <w:ins w:id="753" w:author="xh" w:date="2026-10-19T08:17:09+08:00">
        <w:r>
          <w:rPr>
            <w:rFonts w:ascii="Times New Roman" w:hAnsi="Times New Roman" w:eastAsia="方正仿宋_GBK"/>
            <w:b w:val="0"/>
            <w:sz w:val="24"/>
          </w:rPr>
          <w:t xml:space="preserve">容量</w:t>
        </w:r>
      </w:ins>
      <w:del w:id="754" w:author="xh" w:date="2026-10-19T08:17:09+08:00">
        <w:r>
          <w:rPr>
            <w:rFonts w:ascii="Times New Roman" w:hAnsi="Times New Roman" w:eastAsia="方正仿宋_GBK"/>
            <w:b w:val="0"/>
            <w:sz w:val="24"/>
          </w:rPr>
          <w:delText xml:space="preserve">压力</w:delText>
        </w:r>
      </w:del>
      <w:r>
        <w:rPr>
          <w:rFonts w:ascii="Times New Roman" w:hAnsi="Times New Roman" w:eastAsia="方正仿宋_GBK"/>
          <w:b w:val="0"/>
          <w:sz w:val="24"/>
        </w:rPr>
        <w:t xml:space="preserve">同步校核。</w:t>
      </w:r>
    </w:p>
    <w:p w14:paraId="04DF181E">
      <w:pPr>
        <w:pStyle w:val="5"/>
        <w:keepNext/>
        <w:numPr>
          <w:ilvl w:val="0"/>
          <w:numId w:val="0"/>
        </w:numPr>
        <w:spacing w:before="160" w:after="120" w:line="390" w:lineRule="exact"/>
        <w:ind w:firstLine="0"/>
      </w:pPr>
      <w:bookmarkStart w:id="79" w:name="工程配置与费用寻优"/>
      <w:r>
        <w:rPr>
          <w:rFonts w:ascii="Times New Roman" w:hAnsi="Times New Roman" w:eastAsia="方正仿宋_GBK"/>
          <w:b/>
          <w:sz w:val="26"/>
        </w:rPr>
        <w:t>2.8.2 工程配置与费用寻优</w:t>
      </w:r>
      <w:bookmarkEnd w:id="79"/>
    </w:p>
    <w:p w14:paraId="5BA83100">
      <w:pPr>
        <w:pStyle w:val="115"/>
        <w:widowControl/>
        <w:spacing w:before="0" w:after="0" w:line="348" w:lineRule="exact"/>
        <w:ind w:firstLine="480"/>
        <w:jc w:val="both"/>
      </w:pPr>
      <w:r>
        <w:rPr>
          <w:rFonts w:ascii="Times New Roman" w:hAnsi="Times New Roman" w:eastAsia="方正仿宋_GBK"/>
          <w:b w:val="0"/>
          <w:sz w:val="24"/>
        </w:rPr>
        <w:t xml:space="preserve">主变按额定容量整台选配，扩建位置和联络项目按是否建设选择，储能按整数柜配置，</w:t>
      </w:r>
      <w:ins w:id="755" w:author="xh" w:date="2026-10-19T08:17:48+08:00">
        <w:r>
          <w:rPr>
            <w:rFonts w:ascii="Times New Roman" w:hAnsi="Times New Roman" w:eastAsia="方正仿宋_GBK"/>
            <w:b w:val="0"/>
            <w:sz w:val="24"/>
          </w:rPr>
          <w:t xml:space="preserve">源荷区段按整数切换，</w:t>
        </w:r>
      </w:ins>
      <w:del w:id="756" w:author="xh" w:date="2026-10-19T08:17:48+08:00">
        <w:r>
          <w:rPr>
            <w:rFonts w:ascii="Times New Roman" w:hAnsi="Times New Roman" w:eastAsia="方正仿宋_GBK"/>
            <w:b w:val="0"/>
            <w:sz w:val="24"/>
          </w:rPr>
          <w:delText xml:space="preserve">站间</w:delText>
        </w:r>
      </w:del>
      <w:r>
        <w:rPr>
          <w:rFonts w:ascii="Times New Roman" w:hAnsi="Times New Roman" w:eastAsia="方正仿宋_GBK"/>
          <w:b w:val="0"/>
          <w:sz w:val="24"/>
        </w:rPr>
        <w:t xml:space="preserve">转接功率</w:t>
      </w:r>
      <w:ins w:id="757" w:author="xh" w:date="2026-10-19T08:17:48+08:00">
        <w:r>
          <w:rPr>
            <w:rFonts w:ascii="Times New Roman" w:hAnsi="Times New Roman" w:eastAsia="方正仿宋_GBK"/>
            <w:b w:val="0"/>
            <w:sz w:val="24"/>
          </w:rPr>
          <w:t xml:space="preserve">随同期源荷变化</w:t>
        </w:r>
      </w:ins>
      <w:del w:id="758" w:author="xh" w:date="2026-10-19T08:17:48+08:00">
        <w:r>
          <w:rPr>
            <w:rFonts w:ascii="Times New Roman" w:hAnsi="Times New Roman" w:eastAsia="方正仿宋_GBK"/>
            <w:b w:val="0"/>
            <w:sz w:val="24"/>
          </w:rPr>
          <w:delText xml:space="preserve">可在允许范围内连续调整</w:delText>
        </w:r>
      </w:del>
      <w:r>
        <w:rPr>
          <w:rFonts w:ascii="Times New Roman" w:hAnsi="Times New Roman" w:eastAsia="方正仿宋_GBK"/>
          <w:b w:val="0"/>
          <w:sz w:val="24"/>
        </w:rPr>
        <w:t xml:space="preserve">，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14:paraId="50E3FAEB">
      <w:pPr>
        <w:pStyle w:val="5"/>
        <w:keepNext/>
        <w:numPr>
          <w:ilvl w:val="0"/>
          <w:numId w:val="0"/>
        </w:numPr>
        <w:spacing w:before="160" w:after="120" w:line="390" w:lineRule="exact"/>
        <w:ind w:firstLine="0"/>
      </w:pPr>
      <w:bookmarkStart w:id="80" w:name="案例分析与通用矩阵"/>
      <w:r>
        <w:rPr>
          <w:rFonts w:ascii="Times New Roman" w:hAnsi="Times New Roman" w:eastAsia="方正仿宋_GBK"/>
          <w:b/>
          <w:sz w:val="26"/>
        </w:rPr>
        <w:t>2.8.3 案例分析与通用矩阵</w:t>
      </w:r>
      <w:bookmarkEnd w:id="80"/>
    </w:p>
    <w:p w14:paraId="6D3557B6">
      <w:pPr>
        <w:pStyle w:val="115"/>
        <w:widowControl/>
        <w:spacing w:before="0" w:after="0" w:line="348" w:lineRule="exact"/>
        <w:ind w:firstLine="480"/>
        <w:jc w:val="both"/>
      </w:pPr>
      <w:r>
        <w:rPr>
          <w:rFonts w:ascii="Times New Roman" w:hAnsi="Times New Roman" w:eastAsia="方正仿宋_GBK"/>
          <w:b w:val="0"/>
          <w:sz w:val="24"/>
        </w:rPr>
        <w:t xml:space="preserve">案例</w:t>
      </w:r>
      <w:ins w:id="759" w:author="xh" w:date="2026-10-19T08:18:28+08:00">
        <w:r>
          <w:rPr>
            <w:rFonts w:ascii="Times New Roman" w:hAnsi="Times New Roman" w:eastAsia="方正仿宋_GBK"/>
            <w:b w:val="0"/>
            <w:sz w:val="24"/>
          </w:rPr>
          <w:t xml:space="preserve">以2021</w:t>
        </w:r>
      </w:ins>
      <w:del w:id="760" w:author="xh" w:date="2026-10-19T08:18:28+08:00">
        <w:r>
          <w:rPr>
            <w:rFonts w:ascii="Times New Roman" w:hAnsi="Times New Roman" w:eastAsia="方正仿宋_GBK"/>
            <w:b w:val="0"/>
            <w:sz w:val="24"/>
          </w:rPr>
          <w:delText xml:space="preserve">按四</w:delText>
        </w:r>
      </w:del>
      <w:r>
        <w:rPr>
          <w:rFonts w:ascii="Times New Roman" w:hAnsi="Times New Roman" w:eastAsia="方正仿宋_GBK"/>
          <w:b w:val="0"/>
          <w:sz w:val="24"/>
        </w:rPr>
        <w:t xml:space="preserve">年</w:t>
      </w:r>
      <w:ins w:id="761" w:author="xh" w:date="2026-10-19T08:18:28+08:00">
        <w:r>
          <w:rPr>
            <w:rFonts w:ascii="Times New Roman" w:hAnsi="Times New Roman" w:eastAsia="方正仿宋_GBK"/>
            <w:b w:val="0"/>
            <w:sz w:val="24"/>
          </w:rPr>
          <w:t xml:space="preserve">实际地区容量为共同起点，2022—2035年承接上年在役</w:t>
        </w:r>
      </w:ins>
      <w:r>
        <w:rPr>
          <w:rFonts w:ascii="Times New Roman" w:hAnsi="Times New Roman" w:eastAsia="方正仿宋_GBK"/>
          <w:b w:val="0"/>
          <w:sz w:val="24"/>
        </w:rPr>
        <w:t xml:space="preserve">设备</w:t>
      </w:r>
      <w:ins w:id="762" w:author="xh" w:date="2026-10-19T08:18:28+08:00">
        <w:r>
          <w:rPr>
            <w:rFonts w:ascii="Times New Roman" w:hAnsi="Times New Roman" w:eastAsia="方正仿宋_GBK"/>
            <w:b w:val="0"/>
            <w:sz w:val="24"/>
          </w:rPr>
          <w:t xml:space="preserve">逐年比选</w:t>
        </w:r>
      </w:ins>
      <w:del w:id="763" w:author="xh" w:date="2026-10-19T08:18:28+08:00">
        <w:r>
          <w:rPr>
            <w:rFonts w:ascii="Times New Roman" w:hAnsi="Times New Roman" w:eastAsia="方正仿宋_GBK"/>
            <w:b w:val="0"/>
            <w:sz w:val="24"/>
          </w:rPr>
          <w:delText xml:space="preserve">状态连续寻优</w:delText>
        </w:r>
      </w:del>
      <w:r>
        <w:rPr>
          <w:rFonts w:ascii="Times New Roman" w:hAnsi="Times New Roman" w:eastAsia="方正仿宋_GBK"/>
          <w:b w:val="0"/>
          <w:sz w:val="24"/>
        </w:rPr>
        <w:t xml:space="preserve">，</w:t>
      </w:r>
      <w:ins w:id="764" w:author="xh" w:date="2026-10-19T08:18:28+08:00">
        <w:r>
          <w:rPr>
            <w:rFonts w:ascii="Times New Roman" w:hAnsi="Times New Roman" w:eastAsia="方正仿宋_GBK"/>
            <w:b w:val="0"/>
            <w:sz w:val="24"/>
          </w:rPr>
          <w:t xml:space="preserve">历史阶段</w:t>
        </w:r>
      </w:ins>
      <w:r>
        <w:rPr>
          <w:rFonts w:ascii="Times New Roman" w:hAnsi="Times New Roman" w:eastAsia="方正仿宋_GBK"/>
          <w:b w:val="0"/>
          <w:sz w:val="24"/>
        </w:rPr>
        <w:t xml:space="preserve">保留实际年度负荷变化</w:t>
      </w:r>
      <w:ins w:id="765" w:author="xh" w:date="2026-10-19T08:18:28+08:00">
        <w:r>
          <w:rPr>
            <w:rFonts w:ascii="Times New Roman" w:hAnsi="Times New Roman" w:eastAsia="方正仿宋_GBK"/>
            <w:b w:val="0"/>
            <w:sz w:val="24"/>
          </w:rPr>
          <w:t xml:space="preserve">，未来阶段采用区域预测比例缩放源荷</w:t>
        </w:r>
      </w:ins>
      <w:r>
        <w:rPr>
          <w:rFonts w:ascii="Times New Roman" w:hAnsi="Times New Roman" w:eastAsia="方正仿宋_GBK"/>
          <w:b w:val="0"/>
          <w:sz w:val="24"/>
        </w:rPr>
        <w:t xml:space="preserve">。通用模板通过参数情景的相关强度和信息重叠分析确定五项推广参数，再选取转供各档均有区间响应的典型源荷条件，归纳容量推荐范围。主变、储能与联络按统一工程价格和设备候选进行费用比选。</w:t>
      </w:r>
    </w:p>
    <w:p w14:paraId="03BBE0BD">
      <w:pPr>
        <w:pStyle w:val="5"/>
        <w:keepNext/>
        <w:numPr>
          <w:ilvl w:val="0"/>
          <w:numId w:val="0"/>
        </w:numPr>
        <w:spacing w:before="160" w:after="120" w:line="390" w:lineRule="exact"/>
        <w:ind w:firstLine="0"/>
      </w:pPr>
      <w:bookmarkStart w:id="81" w:name="运行指标的统计范围与联合解释"/>
      <w:r>
        <w:rPr>
          <w:rFonts w:ascii="Times New Roman" w:hAnsi="Times New Roman" w:eastAsia="方正仿宋_GBK"/>
          <w:b/>
          <w:sz w:val="26"/>
        </w:rPr>
        <w:t>2.8.4 运行指标的统计范围与联合解释</w:t>
      </w:r>
      <w:bookmarkEnd w:id="81"/>
    </w:p>
    <w:p w14:paraId="6C6BC43E">
      <w:pPr>
        <w:pStyle w:val="115"/>
        <w:widowControl/>
        <w:spacing w:before="0" w:after="0" w:line="348" w:lineRule="exact"/>
        <w:ind w:firstLine="480"/>
        <w:jc w:val="both"/>
      </w:pPr>
      <w:r>
        <w:rPr>
          <w:rFonts w:ascii="Times New Roman" w:hAnsi="Times New Roman" w:eastAsia="方正仿宋_GBK"/>
          <w:b w:val="0"/>
          <w:sz w:val="24"/>
        </w:rPr>
        <w:t>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14:paraId="0E21CB05">
      <w:pPr>
        <w:pStyle w:val="2"/>
        <w:widowControl/>
        <w:spacing w:before="0" w:after="0" w:line="348" w:lineRule="exact"/>
        <w:ind w:firstLine="480"/>
        <w:jc w:val="both"/>
      </w:pPr>
      <w:r>
        <w:rPr>
          <w:rFonts w:ascii="Times New Roman" w:hAnsi="Times New Roman" w:eastAsia="方正仿宋_GBK"/>
          <w:b w:val="0"/>
          <w:sz w:val="24"/>
        </w:rPr>
        <w:t>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14:paraId="31BEC8D1">
      <w:pPr>
        <w:pStyle w:val="2"/>
        <w:widowControl/>
        <w:spacing w:before="0" w:after="0" w:line="348" w:lineRule="exact"/>
        <w:ind w:firstLine="480"/>
        <w:jc w:val="both"/>
      </w:pPr>
      <w:r>
        <w:rPr>
          <w:rFonts w:ascii="Times New Roman" w:hAnsi="Times New Roman" w:eastAsia="方正仿宋_GBK"/>
          <w:b w:val="0"/>
          <w:sz w:val="24"/>
        </w:rPr>
        <w:t>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14:paraId="1A254DB9">
      <w:pPr>
        <w:pStyle w:val="2"/>
        <w:widowControl/>
        <w:spacing w:before="0" w:after="0" w:line="348" w:lineRule="exact"/>
        <w:ind w:firstLine="480"/>
        <w:jc w:val="both"/>
      </w:pPr>
      <w:r>
        <w:rPr>
          <w:rFonts w:ascii="Times New Roman" w:hAnsi="Times New Roman" w:eastAsia="方正仿宋_GBK"/>
          <w:b w:val="0"/>
          <w:sz w:val="24"/>
        </w:rPr>
        <w:t>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14:paraId="15BAD25B">
      <w:pPr>
        <w:pStyle w:val="2"/>
        <w:widowControl/>
        <w:spacing w:before="0" w:after="0" w:line="348" w:lineRule="exact"/>
        <w:ind w:firstLine="480"/>
        <w:jc w:val="both"/>
      </w:pPr>
      <w:r>
        <w:rPr>
          <w:rFonts w:ascii="Times New Roman" w:hAnsi="Times New Roman" w:eastAsia="方正仿宋_GBK"/>
          <w:b w:val="0"/>
          <w:sz w:val="24"/>
        </w:rPr>
        <w:t>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14:paraId="09797E5C">
      <w:pPr>
        <w:pStyle w:val="2"/>
        <w:widowControl/>
        <w:spacing w:before="0" w:after="0" w:line="348" w:lineRule="exact"/>
        <w:ind w:firstLine="480"/>
        <w:jc w:val="both"/>
      </w:pPr>
      <w:r>
        <w:rPr>
          <w:rFonts w:ascii="Times New Roman" w:hAnsi="Times New Roman" w:eastAsia="方正仿宋_GBK"/>
          <w:b w:val="0"/>
          <w:sz w:val="24"/>
        </w:rPr>
        <w:t>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14:paraId="5D4067DD">
      <w:pPr>
        <w:pStyle w:val="5"/>
        <w:keepNext/>
        <w:numPr>
          <w:ilvl w:val="0"/>
          <w:numId w:val="0"/>
        </w:numPr>
        <w:spacing w:before="160" w:after="120" w:line="390" w:lineRule="exact"/>
        <w:ind w:firstLine="0"/>
      </w:pPr>
      <w:bookmarkStart w:id="82" w:name="参数分档与文献方法的衔接"/>
      <w:r>
        <w:rPr>
          <w:rFonts w:ascii="Times New Roman" w:hAnsi="Times New Roman" w:eastAsia="方正仿宋_GBK"/>
          <w:b/>
          <w:sz w:val="26"/>
        </w:rPr>
        <w:t>2.8.5 参数分档与文献方法的衔接</w:t>
      </w:r>
      <w:bookmarkEnd w:id="82"/>
    </w:p>
    <w:p w14:paraId="66172A1E">
      <w:pPr>
        <w:pStyle w:val="115"/>
        <w:widowControl/>
        <w:spacing w:before="0" w:after="0" w:line="348" w:lineRule="exact"/>
        <w:ind w:firstLine="480"/>
        <w:jc w:val="both"/>
      </w:pPr>
      <w:r>
        <w:rPr>
          <w:rFonts w:ascii="Times New Roman" w:hAnsi="Times New Roman" w:eastAsia="方正仿宋_GBK"/>
          <w:b w:val="0"/>
          <w:sz w:val="24"/>
        </w:rPr>
        <w:t>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14:paraId="7D9AF2E3">
      <w:pPr>
        <w:pStyle w:val="2"/>
        <w:widowControl/>
        <w:spacing w:before="0" w:after="0" w:line="348" w:lineRule="exact"/>
        <w:ind w:firstLine="480"/>
        <w:jc w:val="both"/>
      </w:pPr>
      <w:r>
        <w:rPr>
          <w:rFonts w:ascii="Times New Roman" w:hAnsi="Times New Roman" w:eastAsia="方正仿宋_GBK"/>
          <w:b w:val="0"/>
          <w:sz w:val="24"/>
        </w:rPr>
        <w:t>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14:paraId="3A14CF0C">
      <w:pPr>
        <w:pStyle w:val="2"/>
        <w:widowControl/>
        <w:spacing w:before="0" w:after="0" w:line="348" w:lineRule="exact"/>
        <w:ind w:firstLine="480"/>
        <w:jc w:val="both"/>
      </w:pPr>
      <w:r>
        <w:rPr>
          <w:rFonts w:ascii="Times New Roman" w:hAnsi="Times New Roman" w:eastAsia="方正仿宋_GBK"/>
          <w:b w:val="0"/>
          <w:sz w:val="24"/>
        </w:rPr>
        <w:t>各单元的容载比范围由已核验配置归纳，具体取值对应允许主变规格和台数形成的具体配置。规划应用先核对输入与模板条件，再将容量规模落实到设备、联络及储能方案[9,11]。</w:t>
      </w:r>
    </w:p>
    <w:p w14:paraId="3848D0A4">
      <w:pPr>
        <w:pStyle w:val="2"/>
        <w:widowControl/>
        <w:spacing w:before="0" w:after="0" w:line="348" w:lineRule="exact"/>
        <w:ind w:firstLine="480"/>
        <w:jc w:val="both"/>
      </w:pPr>
      <w:r>
        <w:rPr>
          <w:rFonts w:ascii="Times New Roman" w:hAnsi="Times New Roman" w:eastAsia="方正仿宋_GBK"/>
          <w:b w:val="0"/>
          <w:sz w:val="24"/>
        </w:rPr>
        <w:t>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14:paraId="5DB51D4C">
      <w:pPr>
        <w:pStyle w:val="2"/>
        <w:keepNext/>
        <w:spacing w:before="120" w:after="80" w:line="280" w:lineRule="exact"/>
        <w:ind w:firstLine="0"/>
        <w:jc w:val="center"/>
      </w:pPr>
      <w:r>
        <w:rPr>
          <w:rFonts w:ascii="Times New Roman" w:hAnsi="Times New Roman" w:eastAsia="宋体"/>
          <w:b w:val="0"/>
          <w:sz w:val="21"/>
        </w:rPr>
        <w:t>表2-3 五项推广参数的文献联系与工程作用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3F11EB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71464DD3">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2078" w:type="dxa"/>
            <w:tcMar>
              <w:left w:w="70" w:type="dxa"/>
              <w:right w:w="70" w:type="dxa"/>
            </w:tcMar>
            <w:vAlign w:val="center"/>
          </w:tcPr>
          <w:p w14:paraId="704A655A">
            <w:pPr>
              <w:keepNext/>
              <w:spacing w:before="20" w:after="20" w:line="260" w:lineRule="exact"/>
              <w:ind w:left="0" w:leftChars="0" w:right="0" w:rightChars="0" w:firstLine="0" w:firstLineChars="0"/>
              <w:jc w:val="center"/>
            </w:pPr>
            <w:r>
              <w:rPr>
                <w:rFonts w:ascii="Times New Roman" w:hAnsi="Times New Roman" w:eastAsia="宋体"/>
                <w:b/>
                <w:sz w:val="18"/>
              </w:rPr>
              <w:t>文献依据及相关关系</w:t>
            </w:r>
          </w:p>
        </w:tc>
        <w:tc>
          <w:tcPr>
            <w:tcW w:w="2078" w:type="dxa"/>
            <w:tcMar>
              <w:left w:w="70" w:type="dxa"/>
              <w:right w:w="70" w:type="dxa"/>
            </w:tcMar>
            <w:vAlign w:val="center"/>
          </w:tcPr>
          <w:p w14:paraId="2D42B5B1">
            <w:pPr>
              <w:keepNext/>
              <w:spacing w:before="20" w:after="20" w:line="260" w:lineRule="exact"/>
              <w:ind w:left="0" w:leftChars="0" w:right="0" w:rightChars="0" w:firstLine="0" w:firstLineChars="0"/>
              <w:jc w:val="center"/>
            </w:pPr>
            <w:r>
              <w:rPr>
                <w:rFonts w:ascii="Times New Roman" w:hAnsi="Times New Roman" w:eastAsia="宋体"/>
                <w:b/>
                <w:sz w:val="18"/>
              </w:rPr>
              <w:t>进入容量比选的方式</w:t>
            </w:r>
          </w:p>
        </w:tc>
        <w:tc>
          <w:tcPr>
            <w:tcW w:w="2078" w:type="dxa"/>
            <w:tcMar>
              <w:left w:w="70" w:type="dxa"/>
              <w:right w:w="70" w:type="dxa"/>
            </w:tcMar>
            <w:vAlign w:val="center"/>
          </w:tcPr>
          <w:p w14:paraId="6452460E">
            <w:pPr>
              <w:keepNext/>
              <w:spacing w:before="20" w:after="20" w:line="260" w:lineRule="exact"/>
              <w:ind w:left="0" w:leftChars="0" w:right="0" w:rightChars="0" w:firstLine="0" w:firstLineChars="0"/>
              <w:jc w:val="center"/>
            </w:pPr>
            <w:r>
              <w:rPr>
                <w:rFonts w:ascii="Times New Roman" w:hAnsi="Times New Roman" w:eastAsia="宋体"/>
                <w:b/>
                <w:sz w:val="18"/>
              </w:rPr>
              <w:t>完整序列重点观察</w:t>
            </w:r>
          </w:p>
        </w:tc>
      </w:tr>
      <w:tr w14:paraId="6F8154C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DA42583">
            <w:pPr>
              <w:keepNext/>
              <w:spacing w:before="20" w:after="20" w:line="260" w:lineRule="exact"/>
              <w:ind w:left="0" w:leftChars="0" w:right="0" w:rightChars="0" w:firstLine="0" w:firstLineChars="0"/>
              <w:jc w:val="center"/>
            </w:pPr>
            <w:r>
              <w:rPr>
                <w:rFonts w:ascii="Times New Roman" w:hAnsi="Times New Roman" w:eastAsia="宋体"/>
                <w:b w:val="0"/>
                <w:sz w:val="18"/>
              </w:rPr>
              <w:t>装机渗透率</w:t>
            </w:r>
          </w:p>
        </w:tc>
        <w:tc>
          <w:tcPr>
            <w:tcW w:w="2078" w:type="dxa"/>
            <w:tcMar>
              <w:left w:w="70" w:type="dxa"/>
              <w:right w:w="70" w:type="dxa"/>
            </w:tcMar>
            <w:vAlign w:val="center"/>
          </w:tcPr>
          <w:p w14:paraId="6675BA0A">
            <w:pPr>
              <w:keepNext/>
              <w:spacing w:before="20" w:after="20" w:line="260" w:lineRule="exact"/>
              <w:ind w:left="0" w:leftChars="0" w:right="0" w:rightChars="0" w:firstLine="0" w:firstLineChars="0"/>
              <w:jc w:val="center"/>
            </w:pPr>
            <w:r>
              <w:rPr>
                <w:rFonts w:ascii="Times New Roman" w:hAnsi="Times New Roman" w:eastAsia="宋体"/>
                <w:b w:val="0"/>
                <w:sz w:val="18"/>
              </w:rPr>
              <w:t>源荷时段关系及分层接纳能力[3,21]</w:t>
            </w:r>
          </w:p>
        </w:tc>
        <w:tc>
          <w:tcPr>
            <w:tcW w:w="2078" w:type="dxa"/>
            <w:tcMar>
              <w:left w:w="70" w:type="dxa"/>
              <w:right w:w="70" w:type="dxa"/>
            </w:tcMar>
            <w:vAlign w:val="center"/>
          </w:tcPr>
          <w:p w14:paraId="5F8F7C26">
            <w:pPr>
              <w:keepNext/>
              <w:spacing w:before="20" w:after="20" w:line="260" w:lineRule="exact"/>
              <w:ind w:left="0" w:leftChars="0" w:right="0" w:rightChars="0" w:firstLine="0" w:firstLineChars="0"/>
              <w:jc w:val="center"/>
            </w:pPr>
            <w:r>
              <w:rPr>
                <w:rFonts w:ascii="Times New Roman" w:hAnsi="Times New Roman" w:eastAsia="宋体"/>
                <w:b w:val="0"/>
                <w:sz w:val="18"/>
              </w:rPr>
              <w:t>光伏出力改变日间净负荷，形成相应反送任务</w:t>
            </w:r>
          </w:p>
        </w:tc>
        <w:tc>
          <w:tcPr>
            <w:tcW w:w="2078" w:type="dxa"/>
            <w:tcMar>
              <w:left w:w="70" w:type="dxa"/>
              <w:right w:w="70" w:type="dxa"/>
            </w:tcMar>
            <w:vAlign w:val="center"/>
          </w:tcPr>
          <w:p w14:paraId="21946DAA">
            <w:pPr>
              <w:keepNext/>
              <w:spacing w:before="20" w:after="20" w:line="260" w:lineRule="exact"/>
              <w:ind w:left="0" w:leftChars="0" w:right="0" w:rightChars="0" w:firstLine="0" w:firstLineChars="0"/>
              <w:jc w:val="center"/>
            </w:pPr>
            <w:r>
              <w:rPr>
                <w:rFonts w:ascii="Times New Roman" w:hAnsi="Times New Roman" w:eastAsia="宋体"/>
                <w:b w:val="0"/>
                <w:sz w:val="18"/>
              </w:rPr>
              <w:t>何时由原主变承担，何时新增主变或储能</w:t>
            </w:r>
          </w:p>
        </w:tc>
      </w:tr>
      <w:tr w14:paraId="3371C5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F2763E8">
            <w:pPr>
              <w:keepNext/>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078" w:type="dxa"/>
            <w:tcMar>
              <w:left w:w="70" w:type="dxa"/>
              <w:right w:w="70" w:type="dxa"/>
            </w:tcMar>
            <w:vAlign w:val="center"/>
          </w:tcPr>
          <w:p w14:paraId="3A4A95FD">
            <w:pPr>
              <w:keepNext/>
              <w:spacing w:before="20" w:after="20" w:line="260" w:lineRule="exact"/>
              <w:ind w:left="0" w:leftChars="0" w:right="0" w:rightChars="0" w:firstLine="0" w:firstLineChars="0"/>
              <w:jc w:val="center"/>
            </w:pPr>
            <w:r>
              <w:rPr>
                <w:rFonts w:ascii="Times New Roman" w:hAnsi="Times New Roman" w:eastAsia="宋体"/>
                <w:b w:val="0"/>
                <w:sz w:val="18"/>
              </w:rPr>
              <w:t>发展储备及多层级容量规划[9,20]</w:t>
            </w:r>
          </w:p>
        </w:tc>
        <w:tc>
          <w:tcPr>
            <w:tcW w:w="2078" w:type="dxa"/>
            <w:tcMar>
              <w:left w:w="70" w:type="dxa"/>
              <w:right w:w="70" w:type="dxa"/>
            </w:tcMar>
            <w:vAlign w:val="center"/>
          </w:tcPr>
          <w:p w14:paraId="0F7FE80A">
            <w:pPr>
              <w:keepNext/>
              <w:spacing w:before="20" w:after="20" w:line="260" w:lineRule="exact"/>
              <w:ind w:left="0" w:leftChars="0" w:right="0" w:rightChars="0" w:firstLine="0" w:firstLineChars="0"/>
              <w:jc w:val="center"/>
            </w:pPr>
            <w:r>
              <w:rPr>
                <w:rFonts w:ascii="Times New Roman" w:hAnsi="Times New Roman" w:eastAsia="宋体"/>
                <w:b w:val="0"/>
                <w:sz w:val="18"/>
              </w:rPr>
              <w:t>改变比选时点负荷规模，同时影响容载比分母</w:t>
            </w:r>
          </w:p>
        </w:tc>
        <w:tc>
          <w:tcPr>
            <w:tcW w:w="2078" w:type="dxa"/>
            <w:tcMar>
              <w:left w:w="70" w:type="dxa"/>
              <w:right w:w="70" w:type="dxa"/>
            </w:tcMar>
            <w:vAlign w:val="center"/>
          </w:tcPr>
          <w:p w14:paraId="38964E0B">
            <w:pPr>
              <w:keepNext/>
              <w:spacing w:before="20" w:after="20" w:line="260" w:lineRule="exact"/>
              <w:ind w:left="0" w:leftChars="0" w:right="0" w:rightChars="0" w:firstLine="0" w:firstLineChars="0"/>
              <w:jc w:val="center"/>
            </w:pPr>
            <w:r>
              <w:rPr>
                <w:rFonts w:ascii="Times New Roman" w:hAnsi="Times New Roman" w:eastAsia="宋体"/>
                <w:b w:val="0"/>
                <w:sz w:val="18"/>
              </w:rPr>
              <w:t>固定容量下储备如何消耗，在哪个节点需要设备补强</w:t>
            </w:r>
          </w:p>
        </w:tc>
      </w:tr>
      <w:tr w14:paraId="6A08ED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56821A0">
            <w:pPr>
              <w:keepNext/>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2078" w:type="dxa"/>
            <w:tcMar>
              <w:left w:w="70" w:type="dxa"/>
              <w:right w:w="70" w:type="dxa"/>
            </w:tcMar>
            <w:vAlign w:val="center"/>
          </w:tcPr>
          <w:p w14:paraId="790EB761">
            <w:pPr>
              <w:keepNext/>
              <w:spacing w:before="20" w:after="20" w:line="260" w:lineRule="exact"/>
              <w:ind w:left="0" w:leftChars="0" w:right="0" w:rightChars="0" w:firstLine="0" w:firstLineChars="0"/>
              <w:jc w:val="center"/>
            </w:pPr>
            <w:r>
              <w:rPr>
                <w:rFonts w:ascii="Times New Roman" w:hAnsi="Times New Roman" w:eastAsia="宋体"/>
                <w:b w:val="0"/>
                <w:sz w:val="18"/>
              </w:rPr>
              <w:t>不同10 kV线路形式的寿命费用比较[14]</w:t>
            </w:r>
          </w:p>
        </w:tc>
        <w:tc>
          <w:tcPr>
            <w:tcW w:w="2078" w:type="dxa"/>
            <w:tcMar>
              <w:left w:w="70" w:type="dxa"/>
              <w:right w:w="70" w:type="dxa"/>
            </w:tcMar>
            <w:vAlign w:val="center"/>
          </w:tcPr>
          <w:p w14:paraId="7B9260B1">
            <w:pPr>
              <w:keepNext/>
              <w:spacing w:before="20" w:after="20" w:line="260" w:lineRule="exact"/>
              <w:ind w:left="0" w:leftChars="0" w:right="0" w:rightChars="0" w:firstLine="0" w:firstLineChars="0"/>
              <w:jc w:val="center"/>
            </w:pPr>
            <w:r>
              <w:rPr>
                <w:rFonts w:ascii="Times New Roman" w:hAnsi="Times New Roman" w:eastAsia="宋体"/>
                <w:b w:val="0"/>
                <w:sz w:val="18"/>
              </w:rPr>
              <w:t>按敷设比例折算新建联络费用，单位通道能力保持</w:t>
            </w:r>
          </w:p>
        </w:tc>
        <w:tc>
          <w:tcPr>
            <w:tcW w:w="2078" w:type="dxa"/>
            <w:tcMar>
              <w:left w:w="70" w:type="dxa"/>
              <w:right w:w="70" w:type="dxa"/>
            </w:tcMar>
            <w:vAlign w:val="center"/>
          </w:tcPr>
          <w:p w14:paraId="407060FA">
            <w:pPr>
              <w:keepNext/>
              <w:spacing w:before="20" w:after="20" w:line="260" w:lineRule="exact"/>
              <w:ind w:left="0" w:leftChars="0" w:right="0" w:rightChars="0" w:firstLine="0" w:firstLineChars="0"/>
              <w:jc w:val="center"/>
            </w:pPr>
            <w:r>
              <w:rPr>
                <w:rFonts w:ascii="Times New Roman" w:hAnsi="Times New Roman" w:eastAsia="宋体"/>
                <w:b w:val="0"/>
                <w:sz w:val="18"/>
              </w:rPr>
              <w:t>联络造价何时触发主变、储能与线路组合切换</w:t>
            </w:r>
          </w:p>
        </w:tc>
      </w:tr>
      <w:tr w14:paraId="1EACFF4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37051F6">
            <w:pPr>
              <w:keepNext/>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2078" w:type="dxa"/>
            <w:tcMar>
              <w:left w:w="70" w:type="dxa"/>
              <w:right w:w="70" w:type="dxa"/>
            </w:tcMar>
            <w:vAlign w:val="center"/>
          </w:tcPr>
          <w:p w14:paraId="34D77E79">
            <w:pPr>
              <w:keepNext/>
              <w:spacing w:before="20" w:after="20" w:line="260" w:lineRule="exact"/>
              <w:ind w:left="0" w:leftChars="0" w:right="0" w:rightChars="0" w:firstLine="0" w:firstLineChars="0"/>
              <w:jc w:val="center"/>
            </w:pPr>
            <w:r>
              <w:rPr>
                <w:rFonts w:ascii="Times New Roman" w:hAnsi="Times New Roman" w:eastAsia="宋体"/>
                <w:b w:val="0"/>
                <w:sz w:val="18"/>
              </w:rPr>
              <w:t>站内、站间转带及下级网络供电能力[7]</w:t>
            </w:r>
          </w:p>
        </w:tc>
        <w:tc>
          <w:tcPr>
            <w:tcW w:w="2078" w:type="dxa"/>
            <w:tcMar>
              <w:left w:w="70" w:type="dxa"/>
              <w:right w:w="70" w:type="dxa"/>
            </w:tcMar>
            <w:vAlign w:val="center"/>
          </w:tcPr>
          <w:p w14:paraId="2C6D766D">
            <w:pPr>
              <w:keepNext/>
              <w:spacing w:before="20" w:after="20" w:line="260" w:lineRule="exact"/>
              <w:ind w:left="0" w:leftChars="0" w:right="0" w:rightChars="0" w:firstLine="0" w:firstLineChars="0"/>
              <w:jc w:val="center"/>
            </w:pPr>
            <w:r>
              <w:rPr>
                <w:rFonts w:ascii="Times New Roman" w:hAnsi="Times New Roman" w:eastAsia="宋体"/>
                <w:b w:val="0"/>
                <w:sz w:val="18"/>
              </w:rPr>
              <w:t>标定既有通道能力及接收余量，实际使用由两端约束决定</w:t>
            </w:r>
          </w:p>
        </w:tc>
        <w:tc>
          <w:tcPr>
            <w:tcW w:w="2078" w:type="dxa"/>
            <w:tcMar>
              <w:left w:w="70" w:type="dxa"/>
              <w:right w:w="70" w:type="dxa"/>
            </w:tcMar>
            <w:vAlign w:val="center"/>
          </w:tcPr>
          <w:p w14:paraId="53280558">
            <w:pPr>
              <w:keepNext/>
              <w:spacing w:before="20" w:after="20" w:line="260" w:lineRule="exact"/>
              <w:ind w:left="0" w:leftChars="0" w:right="0" w:rightChars="0" w:firstLine="0" w:firstLineChars="0"/>
              <w:jc w:val="center"/>
            </w:pPr>
            <w:r>
              <w:rPr>
                <w:rFonts w:ascii="Times New Roman" w:hAnsi="Times New Roman" w:eastAsia="宋体"/>
                <w:b w:val="0"/>
                <w:sz w:val="18"/>
              </w:rPr>
              <w:t>主变规模与新增联络如何随既有支援条件改变</w:t>
            </w:r>
          </w:p>
        </w:tc>
      </w:tr>
      <w:tr w14:paraId="021768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6EF88FE">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2078" w:type="dxa"/>
            <w:tcMar>
              <w:left w:w="70" w:type="dxa"/>
              <w:right w:w="70" w:type="dxa"/>
            </w:tcMar>
            <w:vAlign w:val="center"/>
          </w:tcPr>
          <w:p w14:paraId="58CA05BE">
            <w:pPr>
              <w:keepNext w:val="0"/>
              <w:spacing w:before="20" w:after="20" w:line="260" w:lineRule="exact"/>
              <w:ind w:left="0" w:leftChars="0" w:right="0" w:rightChars="0" w:firstLine="0" w:firstLineChars="0"/>
              <w:jc w:val="center"/>
            </w:pPr>
            <w:r>
              <w:rPr>
                <w:rFonts w:ascii="Times New Roman" w:hAnsi="Times New Roman" w:eastAsia="宋体"/>
                <w:b w:val="0"/>
                <w:sz w:val="18"/>
              </w:rPr>
              <w:t>同时率、负荷构成及局部峰值差异[20]</w:t>
            </w:r>
          </w:p>
        </w:tc>
        <w:tc>
          <w:tcPr>
            <w:tcW w:w="2078" w:type="dxa"/>
            <w:tcMar>
              <w:left w:w="70" w:type="dxa"/>
              <w:right w:w="70" w:type="dxa"/>
            </w:tcMar>
            <w:vAlign w:val="center"/>
          </w:tcPr>
          <w:p w14:paraId="6AD2DC63">
            <w:pPr>
              <w:keepNext w:val="0"/>
              <w:spacing w:before="20" w:after="20" w:line="260" w:lineRule="exact"/>
              <w:ind w:left="0" w:leftChars="0" w:right="0" w:rightChars="0" w:firstLine="0" w:firstLineChars="0"/>
              <w:jc w:val="center"/>
            </w:pPr>
            <w:r>
              <w:rPr>
                <w:rFonts w:ascii="Times New Roman" w:hAnsi="Times New Roman" w:eastAsia="宋体"/>
                <w:b w:val="0"/>
                <w:sz w:val="18"/>
              </w:rPr>
              <w:t>构造站级局部高峰，保持相应工况区域负荷合计</w:t>
            </w:r>
          </w:p>
        </w:tc>
        <w:tc>
          <w:tcPr>
            <w:tcW w:w="2078" w:type="dxa"/>
            <w:tcMar>
              <w:left w:w="70" w:type="dxa"/>
              <w:right w:w="70" w:type="dxa"/>
            </w:tcMar>
            <w:vAlign w:val="center"/>
          </w:tcPr>
          <w:p w14:paraId="624FB458">
            <w:pPr>
              <w:keepNext w:val="0"/>
              <w:spacing w:before="20" w:after="20" w:line="260" w:lineRule="exact"/>
              <w:ind w:left="0" w:leftChars="0" w:right="0" w:rightChars="0" w:firstLine="0" w:firstLineChars="0"/>
              <w:jc w:val="center"/>
            </w:pPr>
            <w:r>
              <w:rPr>
                <w:rFonts w:ascii="Times New Roman" w:hAnsi="Times New Roman" w:eastAsia="宋体"/>
                <w:b w:val="0"/>
                <w:sz w:val="18"/>
              </w:rPr>
              <w:t>相同区域任务下站内容量和网络支援如何重新配置</w:t>
            </w:r>
          </w:p>
        </w:tc>
      </w:tr>
    </w:tbl>
    <w:p w14:paraId="19E34600">
      <w:pPr>
        <w:pStyle w:val="2"/>
        <w:widowControl/>
        <w:spacing w:before="0" w:after="0" w:line="348" w:lineRule="exact"/>
        <w:ind w:firstLine="480"/>
        <w:jc w:val="both"/>
      </w:pPr>
      <w:r>
        <w:rPr>
          <w:rFonts w:ascii="Times New Roman" w:hAnsi="Times New Roman" w:eastAsia="方正仿宋_GBK"/>
          <w:b w:val="0"/>
          <w:sz w:val="24"/>
        </w:rPr>
        <w:t xml:space="preserve">其中，</w:t>
      </w:r>
      <w:commentRangeStart w:id="1"/>
      <w:ins w:id="766" w:author="xh" w:date="2026-10-19T08:19:07+08:00">
        <w:r>
          <w:rPr>
            <w:rFonts w:ascii="Times New Roman" w:hAnsi="Times New Roman" w:eastAsia="方正仿宋_GBK"/>
            <w:b w:val="0"/>
            <w:sz w:val="24"/>
          </w:rPr>
          <w:t xml:space="preserve">学者</w:t>
        </w:r>
      </w:ins>
      <w:r>
        <w:rPr>
          <w:rFonts w:ascii="Times New Roman" w:hAnsi="Times New Roman" w:eastAsia="方正仿宋_GBK"/>
          <w:b w:val="0"/>
          <w:sz w:val="24"/>
        </w:rPr>
        <w:t xml:space="preserve">Zhu</w:t>
      </w:r>
      <w:commentRangeEnd w:id="1"/>
      <w:r>
        <w:rPr>
          <w:woUserID w:val="2"/>
        </w:rPr>
        <w:commentReference w:id="1"/>
      </w:r>
      <w:r>
        <w:rPr>
          <w:rFonts w:ascii="Times New Roman" w:hAnsi="Times New Roman" w:eastAsia="方正仿宋_GBK"/>
          <w:b w:val="0"/>
          <w:sz w:val="24"/>
        </w:rPr>
        <w:t xml:space="preserve">等对铜芯电缆、架空导线及铝合金电缆进行寿命费用评价，费用包括投资、运行维护、故障及报废，并以实际10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p>
    <w:p w14:paraId="47FB2FD7">
      <w:pPr>
        <w:pStyle w:val="2"/>
        <w:widowControl/>
        <w:spacing w:before="0" w:after="0" w:line="348" w:lineRule="exact"/>
        <w:ind w:firstLine="480"/>
        <w:jc w:val="both"/>
      </w:pPr>
      <w:r>
        <w:rPr>
          <w:rFonts w:ascii="Times New Roman" w:hAnsi="Times New Roman" w:eastAsia="方正仿宋_GBK"/>
          <w:b w:val="0"/>
          <w:sz w:val="24"/>
        </w:rPr>
        <w:t>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14:paraId="18D74636">
      <w:pPr>
        <w:pStyle w:val="5"/>
        <w:keepNext/>
        <w:numPr>
          <w:ilvl w:val="0"/>
          <w:numId w:val="0"/>
        </w:numPr>
        <w:spacing w:before="160" w:after="120" w:line="390" w:lineRule="exact"/>
        <w:ind w:firstLine="0"/>
      </w:pPr>
      <w:bookmarkStart w:id="83" w:name="技术经济结论的比较层次"/>
      <w:r>
        <w:rPr>
          <w:rFonts w:ascii="Times New Roman" w:hAnsi="Times New Roman" w:eastAsia="方正仿宋_GBK"/>
          <w:b/>
          <w:sz w:val="26"/>
        </w:rPr>
        <w:t>2.8.6 技术经济结论的比较层次</w:t>
      </w:r>
      <w:bookmarkEnd w:id="83"/>
    </w:p>
    <w:p w14:paraId="2363142A">
      <w:pPr>
        <w:pStyle w:val="115"/>
        <w:widowControl/>
        <w:spacing w:before="0" w:after="0" w:line="348" w:lineRule="exact"/>
        <w:ind w:firstLine="480"/>
        <w:jc w:val="both"/>
      </w:pPr>
      <w:r>
        <w:rPr>
          <w:rFonts w:ascii="Times New Roman" w:hAnsi="Times New Roman" w:eastAsia="方正仿宋_GBK"/>
          <w:b w:val="0"/>
          <w:sz w:val="24"/>
        </w:rPr>
        <w:t>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14:paraId="171BD5E0">
      <w:pPr>
        <w:pStyle w:val="2"/>
        <w:widowControl/>
        <w:spacing w:before="0" w:after="0" w:line="348" w:lineRule="exact"/>
        <w:ind w:firstLine="480"/>
        <w:jc w:val="both"/>
      </w:pPr>
      <w:r>
        <w:rPr>
          <w:rFonts w:ascii="Times New Roman" w:hAnsi="Times New Roman" w:eastAsia="方正仿宋_GBK"/>
          <w:b w:val="0"/>
          <w:sz w:val="24"/>
        </w:rPr>
        <w:t>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14:paraId="732E77BA">
      <w:pPr>
        <w:pStyle w:val="2"/>
        <w:widowControl/>
        <w:spacing w:before="0" w:after="0" w:line="348" w:lineRule="exact"/>
        <w:ind w:firstLine="480"/>
        <w:jc w:val="both"/>
      </w:pPr>
      <w:r>
        <w:rPr>
          <w:rFonts w:ascii="Times New Roman" w:hAnsi="Times New Roman" w:eastAsia="方正仿宋_GBK"/>
          <w:b w:val="0"/>
          <w:sz w:val="24"/>
        </w:rPr>
        <w:t>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14:paraId="5357DC33">
      <w:pPr>
        <w:pStyle w:val="2"/>
        <w:keepNext/>
        <w:spacing w:before="120" w:after="80" w:line="280" w:lineRule="exact"/>
        <w:ind w:firstLine="0"/>
        <w:jc w:val="center"/>
      </w:pPr>
      <w:r>
        <w:rPr>
          <w:rFonts w:ascii="Times New Roman" w:hAnsi="Times New Roman" w:eastAsia="宋体"/>
          <w:b w:val="0"/>
          <w:sz w:val="21"/>
        </w:rPr>
        <w:t>表2-4 相关方法对源荷输入、设备配置与费用解释的支持</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50B322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3B2A37AA">
            <w:pPr>
              <w:keepNext/>
              <w:spacing w:before="20" w:after="20" w:line="260" w:lineRule="exact"/>
              <w:ind w:left="0" w:leftChars="0" w:right="0" w:rightChars="0" w:firstLine="0" w:firstLineChars="0"/>
              <w:jc w:val="center"/>
            </w:pPr>
            <w:r>
              <w:rPr>
                <w:rFonts w:ascii="Times New Roman" w:hAnsi="Times New Roman" w:eastAsia="宋体"/>
                <w:b/>
                <w:sz w:val="18"/>
              </w:rPr>
              <w:t>研究方法</w:t>
            </w:r>
          </w:p>
        </w:tc>
        <w:tc>
          <w:tcPr>
            <w:tcW w:w="2078" w:type="dxa"/>
            <w:tcMar>
              <w:left w:w="70" w:type="dxa"/>
              <w:right w:w="70" w:type="dxa"/>
            </w:tcMar>
            <w:vAlign w:val="center"/>
          </w:tcPr>
          <w:p w14:paraId="1D3A81CE">
            <w:pPr>
              <w:keepNext/>
              <w:spacing w:before="20" w:after="20" w:line="260" w:lineRule="exact"/>
              <w:ind w:left="0" w:leftChars="0" w:right="0" w:rightChars="0" w:firstLine="0" w:firstLineChars="0"/>
              <w:jc w:val="center"/>
            </w:pPr>
            <w:r>
              <w:rPr>
                <w:rFonts w:ascii="Times New Roman" w:hAnsi="Times New Roman" w:eastAsia="宋体"/>
                <w:b/>
                <w:sz w:val="18"/>
              </w:rPr>
              <w:t>主要输入与输出</w:t>
            </w:r>
          </w:p>
        </w:tc>
        <w:tc>
          <w:tcPr>
            <w:tcW w:w="2078" w:type="dxa"/>
            <w:tcMar>
              <w:left w:w="70" w:type="dxa"/>
              <w:right w:w="70" w:type="dxa"/>
            </w:tcMar>
            <w:vAlign w:val="center"/>
          </w:tcPr>
          <w:p w14:paraId="0F1B0782">
            <w:pPr>
              <w:keepNext/>
              <w:spacing w:before="20" w:after="20" w:line="260" w:lineRule="exact"/>
              <w:ind w:left="0" w:leftChars="0" w:right="0" w:rightChars="0" w:firstLine="0" w:firstLineChars="0"/>
              <w:jc w:val="center"/>
            </w:pPr>
            <w:r>
              <w:rPr>
                <w:rFonts w:ascii="Times New Roman" w:hAnsi="Times New Roman" w:eastAsia="宋体"/>
                <w:b/>
                <w:sz w:val="18"/>
              </w:rPr>
              <w:t>适合回答的规划问题</w:t>
            </w:r>
          </w:p>
        </w:tc>
        <w:tc>
          <w:tcPr>
            <w:tcW w:w="2078" w:type="dxa"/>
            <w:tcMar>
              <w:left w:w="70" w:type="dxa"/>
              <w:right w:w="70" w:type="dxa"/>
            </w:tcMar>
            <w:vAlign w:val="center"/>
          </w:tcPr>
          <w:p w14:paraId="3B95BCB6">
            <w:pPr>
              <w:keepNext/>
              <w:spacing w:before="20" w:after="20" w:line="260" w:lineRule="exact"/>
              <w:ind w:left="0" w:leftChars="0" w:right="0" w:rightChars="0" w:firstLine="0" w:firstLineChars="0"/>
              <w:jc w:val="center"/>
            </w:pPr>
            <w:r>
              <w:rPr>
                <w:rFonts w:ascii="Times New Roman" w:hAnsi="Times New Roman" w:eastAsia="宋体"/>
                <w:b/>
                <w:sz w:val="18"/>
              </w:rPr>
              <w:t>在本研究中的对应关系</w:t>
            </w:r>
          </w:p>
        </w:tc>
      </w:tr>
      <w:tr w14:paraId="400217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5FC8F53">
            <w:pPr>
              <w:keepNext/>
              <w:spacing w:before="20" w:after="20" w:line="260" w:lineRule="exact"/>
              <w:ind w:left="0" w:leftChars="0" w:right="0" w:rightChars="0" w:firstLine="0" w:firstLineChars="0"/>
              <w:jc w:val="center"/>
            </w:pPr>
            <w:r>
              <w:rPr>
                <w:rFonts w:ascii="Times New Roman" w:hAnsi="Times New Roman" w:eastAsia="宋体"/>
                <w:b w:val="0"/>
                <w:sz w:val="18"/>
              </w:rPr>
              <w:t>概率鸭子曲线与概率爬坡曲线[3]</w:t>
            </w:r>
          </w:p>
        </w:tc>
        <w:tc>
          <w:tcPr>
            <w:tcW w:w="2078" w:type="dxa"/>
            <w:tcMar>
              <w:left w:w="70" w:type="dxa"/>
              <w:right w:w="70" w:type="dxa"/>
            </w:tcMar>
            <w:vAlign w:val="center"/>
          </w:tcPr>
          <w:p w14:paraId="77E9C57F">
            <w:pPr>
              <w:keepNext/>
              <w:spacing w:before="20" w:after="20" w:line="260" w:lineRule="exact"/>
              <w:ind w:left="0" w:leftChars="0" w:right="0" w:rightChars="0" w:firstLine="0" w:firstLineChars="0"/>
              <w:jc w:val="center"/>
            </w:pPr>
            <w:r>
              <w:rPr>
                <w:rFonts w:ascii="Times New Roman" w:hAnsi="Times New Roman" w:eastAsia="宋体"/>
                <w:b w:val="0"/>
                <w:sz w:val="18"/>
              </w:rPr>
              <w:t>源荷边际分布及相依结构，输出净负荷与变化量的分布</w:t>
            </w:r>
          </w:p>
        </w:tc>
        <w:tc>
          <w:tcPr>
            <w:tcW w:w="2078" w:type="dxa"/>
            <w:tcMar>
              <w:left w:w="70" w:type="dxa"/>
              <w:right w:w="70" w:type="dxa"/>
            </w:tcMar>
            <w:vAlign w:val="center"/>
          </w:tcPr>
          <w:p w14:paraId="2D6D18B1">
            <w:pPr>
              <w:keepNext/>
              <w:spacing w:before="20" w:after="20" w:line="260" w:lineRule="exact"/>
              <w:ind w:left="0" w:leftChars="0" w:right="0" w:rightChars="0" w:firstLine="0" w:firstLineChars="0"/>
              <w:jc w:val="center"/>
            </w:pPr>
            <w:r>
              <w:rPr>
                <w:rFonts w:ascii="Times New Roman" w:hAnsi="Times New Roman" w:eastAsia="宋体"/>
                <w:b w:val="0"/>
                <w:sz w:val="18"/>
              </w:rPr>
              <w:t>高渗透率下低谷、峰值与调节需求如何随时段变化</w:t>
            </w:r>
          </w:p>
        </w:tc>
        <w:tc>
          <w:tcPr>
            <w:tcW w:w="2078" w:type="dxa"/>
            <w:tcMar>
              <w:left w:w="70" w:type="dxa"/>
              <w:right w:w="70" w:type="dxa"/>
            </w:tcMar>
            <w:vAlign w:val="center"/>
          </w:tcPr>
          <w:p w14:paraId="277BF3D9">
            <w:pPr>
              <w:keepNext/>
              <w:spacing w:before="20" w:after="20" w:line="260" w:lineRule="exact"/>
              <w:ind w:left="0" w:leftChars="0" w:right="0" w:rightChars="0" w:firstLine="0" w:firstLineChars="0"/>
              <w:jc w:val="center"/>
            </w:pPr>
            <w:r>
              <w:rPr>
                <w:rFonts w:ascii="Times New Roman" w:hAnsi="Times New Roman" w:eastAsia="宋体"/>
                <w:b w:val="0"/>
                <w:sz w:val="18"/>
              </w:rPr>
              <w:t>按同期源荷关系识别正反向功率，保留时段及持续特征</w:t>
            </w:r>
          </w:p>
        </w:tc>
      </w:tr>
      <w:tr w14:paraId="23BAFA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3443620">
            <w:pPr>
              <w:keepNext/>
              <w:spacing w:before="20" w:after="20" w:line="260" w:lineRule="exact"/>
              <w:ind w:left="0" w:leftChars="0" w:right="0" w:rightChars="0" w:firstLine="0" w:firstLineChars="0"/>
              <w:jc w:val="center"/>
            </w:pPr>
            <w:r>
              <w:rPr>
                <w:rFonts w:ascii="Times New Roman" w:hAnsi="Times New Roman" w:eastAsia="宋体"/>
                <w:b w:val="0"/>
                <w:sz w:val="18"/>
              </w:rPr>
              <w:t>多供电层级承载力评估[21]</w:t>
            </w:r>
          </w:p>
        </w:tc>
        <w:tc>
          <w:tcPr>
            <w:tcW w:w="2078" w:type="dxa"/>
            <w:tcMar>
              <w:left w:w="70" w:type="dxa"/>
              <w:right w:w="70" w:type="dxa"/>
            </w:tcMar>
            <w:vAlign w:val="center"/>
          </w:tcPr>
          <w:p w14:paraId="570DD5AD">
            <w:pPr>
              <w:keepNext/>
              <w:spacing w:before="20" w:after="20" w:line="260" w:lineRule="exact"/>
              <w:ind w:left="0" w:leftChars="0" w:right="0" w:rightChars="0" w:firstLine="0" w:firstLineChars="0"/>
              <w:jc w:val="center"/>
            </w:pPr>
            <w:r>
              <w:rPr>
                <w:rFonts w:ascii="Times New Roman" w:hAnsi="Times New Roman" w:eastAsia="宋体"/>
                <w:b w:val="0"/>
                <w:sz w:val="18"/>
              </w:rPr>
              <w:t>同层级装机、负荷和电量，输出消纳与接纳能力及薄弱位置</w:t>
            </w:r>
          </w:p>
        </w:tc>
        <w:tc>
          <w:tcPr>
            <w:tcW w:w="2078" w:type="dxa"/>
            <w:tcMar>
              <w:left w:w="70" w:type="dxa"/>
              <w:right w:w="70" w:type="dxa"/>
            </w:tcMar>
            <w:vAlign w:val="center"/>
          </w:tcPr>
          <w:p w14:paraId="004566E1">
            <w:pPr>
              <w:keepNext/>
              <w:spacing w:before="20" w:after="20" w:line="260" w:lineRule="exact"/>
              <w:ind w:left="0" w:leftChars="0" w:right="0" w:rightChars="0" w:firstLine="0" w:firstLineChars="0"/>
              <w:jc w:val="center"/>
            </w:pPr>
            <w:r>
              <w:rPr>
                <w:rFonts w:ascii="Times New Roman" w:hAnsi="Times New Roman" w:eastAsia="宋体"/>
                <w:b w:val="0"/>
                <w:sz w:val="18"/>
              </w:rPr>
              <w:t>哪一供电层级、哪类设备限制新增电源接入</w:t>
            </w:r>
          </w:p>
        </w:tc>
        <w:tc>
          <w:tcPr>
            <w:tcW w:w="2078" w:type="dxa"/>
            <w:tcMar>
              <w:left w:w="70" w:type="dxa"/>
              <w:right w:w="70" w:type="dxa"/>
            </w:tcMar>
            <w:vAlign w:val="center"/>
          </w:tcPr>
          <w:p w14:paraId="7C80DBF4">
            <w:pPr>
              <w:keepNext/>
              <w:spacing w:before="20" w:after="20" w:line="260" w:lineRule="exact"/>
              <w:ind w:left="0" w:leftChars="0" w:right="0" w:rightChars="0" w:firstLine="0" w:firstLineChars="0"/>
              <w:jc w:val="center"/>
            </w:pPr>
            <w:r>
              <w:rPr>
                <w:rFonts w:ascii="Times New Roman" w:hAnsi="Times New Roman" w:eastAsia="宋体"/>
                <w:b w:val="0"/>
                <w:sz w:val="18"/>
              </w:rPr>
              <w:t>区域源荷统计与站级承载校核分别组织，约束落实到设备</w:t>
            </w:r>
          </w:p>
        </w:tc>
      </w:tr>
      <w:tr w14:paraId="34E936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616AD099">
            <w:pPr>
              <w:keepNext/>
              <w:spacing w:before="20" w:after="20" w:line="260" w:lineRule="exact"/>
              <w:ind w:left="0" w:leftChars="0" w:right="0" w:rightChars="0" w:firstLine="0" w:firstLineChars="0"/>
              <w:jc w:val="center"/>
            </w:pPr>
            <w:r>
              <w:rPr>
                <w:rFonts w:ascii="Times New Roman" w:hAnsi="Times New Roman" w:eastAsia="宋体"/>
                <w:b w:val="0"/>
                <w:sz w:val="18"/>
              </w:rPr>
              <w:t>TSC及下级网络关系分析[7]</w:t>
            </w:r>
          </w:p>
        </w:tc>
        <w:tc>
          <w:tcPr>
            <w:tcW w:w="2078" w:type="dxa"/>
            <w:tcMar>
              <w:left w:w="70" w:type="dxa"/>
              <w:right w:w="70" w:type="dxa"/>
            </w:tcMar>
            <w:vAlign w:val="center"/>
          </w:tcPr>
          <w:p w14:paraId="1DC78145">
            <w:pPr>
              <w:keepNext/>
              <w:spacing w:before="20" w:after="20" w:line="260" w:lineRule="exact"/>
              <w:ind w:left="0" w:leftChars="0" w:right="0" w:rightChars="0" w:firstLine="0" w:firstLineChars="0"/>
              <w:jc w:val="center"/>
            </w:pPr>
            <w:r>
              <w:rPr>
                <w:rFonts w:ascii="Times New Roman" w:hAnsi="Times New Roman" w:eastAsia="宋体"/>
                <w:b w:val="0"/>
                <w:sz w:val="18"/>
              </w:rPr>
              <w:t>主变、馈线和联络关系，输出满足安全要求的可供负荷</w:t>
            </w:r>
          </w:p>
        </w:tc>
        <w:tc>
          <w:tcPr>
            <w:tcW w:w="2078" w:type="dxa"/>
            <w:tcMar>
              <w:left w:w="70" w:type="dxa"/>
              <w:right w:w="70" w:type="dxa"/>
            </w:tcMar>
            <w:vAlign w:val="center"/>
          </w:tcPr>
          <w:p w14:paraId="277E27A8">
            <w:pPr>
              <w:keepNext/>
              <w:spacing w:before="20" w:after="20" w:line="260" w:lineRule="exact"/>
              <w:ind w:left="0" w:leftChars="0" w:right="0" w:rightChars="0" w:firstLine="0" w:firstLineChars="0"/>
              <w:jc w:val="center"/>
            </w:pPr>
            <w:r>
              <w:rPr>
                <w:rFonts w:ascii="Times New Roman" w:hAnsi="Times New Roman" w:eastAsia="宋体"/>
                <w:b w:val="0"/>
                <w:sz w:val="18"/>
              </w:rPr>
              <w:t>既有容量能否通过站内、站间转带承担更多负荷</w:t>
            </w:r>
          </w:p>
        </w:tc>
        <w:tc>
          <w:tcPr>
            <w:tcW w:w="2078" w:type="dxa"/>
            <w:tcMar>
              <w:left w:w="70" w:type="dxa"/>
              <w:right w:w="70" w:type="dxa"/>
            </w:tcMar>
            <w:vAlign w:val="center"/>
          </w:tcPr>
          <w:p w14:paraId="1B5BD908">
            <w:pPr>
              <w:keepNext/>
              <w:spacing w:before="20" w:after="20" w:line="260" w:lineRule="exact"/>
              <w:ind w:left="0" w:leftChars="0" w:right="0" w:rightChars="0" w:firstLine="0" w:firstLineChars="0"/>
              <w:jc w:val="center"/>
            </w:pPr>
            <w:r>
              <w:rPr>
                <w:rFonts w:ascii="Times New Roman" w:hAnsi="Times New Roman" w:eastAsia="宋体"/>
                <w:b w:val="0"/>
                <w:sz w:val="18"/>
              </w:rPr>
              <w:t>校核送端负荷、通道及接收侧能力，解释联络支援</w:t>
            </w:r>
          </w:p>
        </w:tc>
      </w:tr>
      <w:tr w14:paraId="69B372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8866453">
            <w:pPr>
              <w:keepNext/>
              <w:spacing w:before="20" w:after="20" w:line="260" w:lineRule="exact"/>
              <w:ind w:left="0" w:leftChars="0" w:right="0" w:rightChars="0" w:firstLine="0" w:firstLineChars="0"/>
              <w:jc w:val="center"/>
            </w:pPr>
            <w:r>
              <w:rPr>
                <w:rFonts w:ascii="Times New Roman" w:hAnsi="Times New Roman" w:eastAsia="宋体"/>
                <w:b w:val="0"/>
                <w:sz w:val="18"/>
              </w:rPr>
              <w:t>多电压等级容载比优化[9,11]</w:t>
            </w:r>
          </w:p>
        </w:tc>
        <w:tc>
          <w:tcPr>
            <w:tcW w:w="2078" w:type="dxa"/>
            <w:tcMar>
              <w:left w:w="70" w:type="dxa"/>
              <w:right w:w="70" w:type="dxa"/>
            </w:tcMar>
            <w:vAlign w:val="center"/>
          </w:tcPr>
          <w:p w14:paraId="4B335F35">
            <w:pPr>
              <w:keepNext/>
              <w:spacing w:before="20" w:after="20" w:line="260" w:lineRule="exact"/>
              <w:ind w:left="0" w:leftChars="0" w:right="0" w:rightChars="0" w:firstLine="0" w:firstLineChars="0"/>
              <w:jc w:val="center"/>
            </w:pPr>
            <w:r>
              <w:rPr>
                <w:rFonts w:ascii="Times New Roman" w:hAnsi="Times New Roman" w:eastAsia="宋体"/>
                <w:b w:val="0"/>
                <w:sz w:val="18"/>
              </w:rPr>
              <w:t>可选设备及网络工程，输出容量配比与建设方案</w:t>
            </w:r>
          </w:p>
        </w:tc>
        <w:tc>
          <w:tcPr>
            <w:tcW w:w="2078" w:type="dxa"/>
            <w:tcMar>
              <w:left w:w="70" w:type="dxa"/>
              <w:right w:w="70" w:type="dxa"/>
            </w:tcMar>
            <w:vAlign w:val="center"/>
          </w:tcPr>
          <w:p w14:paraId="76ED7CBB">
            <w:pPr>
              <w:keepNext/>
              <w:spacing w:before="20" w:after="20" w:line="260" w:lineRule="exact"/>
              <w:ind w:left="0" w:leftChars="0" w:right="0" w:rightChars="0" w:firstLine="0" w:firstLineChars="0"/>
              <w:jc w:val="center"/>
            </w:pPr>
            <w:r>
              <w:rPr>
                <w:rFonts w:ascii="Times New Roman" w:hAnsi="Times New Roman" w:eastAsia="宋体"/>
                <w:b w:val="0"/>
                <w:sz w:val="18"/>
              </w:rPr>
              <w:t>何种容量及网架组合具有相应经济性</w:t>
            </w:r>
          </w:p>
        </w:tc>
        <w:tc>
          <w:tcPr>
            <w:tcW w:w="2078" w:type="dxa"/>
            <w:tcMar>
              <w:left w:w="70" w:type="dxa"/>
              <w:right w:w="70" w:type="dxa"/>
            </w:tcMar>
            <w:vAlign w:val="center"/>
          </w:tcPr>
          <w:p w14:paraId="0C5A0C00">
            <w:pPr>
              <w:keepNext/>
              <w:spacing w:before="20" w:after="20" w:line="260" w:lineRule="exact"/>
              <w:ind w:left="0" w:leftChars="0" w:right="0" w:rightChars="0" w:firstLine="0" w:firstLineChars="0"/>
              <w:jc w:val="center"/>
            </w:pPr>
            <w:r>
              <w:rPr>
                <w:rFonts w:ascii="Times New Roman" w:hAnsi="Times New Roman" w:eastAsia="宋体"/>
                <w:b w:val="0"/>
                <w:sz w:val="18"/>
              </w:rPr>
              <w:t>用主变规格和工程项目形成容量，比较各项建设费用</w:t>
            </w:r>
          </w:p>
        </w:tc>
      </w:tr>
      <w:tr w14:paraId="3770C2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0F0331F">
            <w:pPr>
              <w:keepNext/>
              <w:spacing w:before="20" w:after="20" w:line="260" w:lineRule="exact"/>
              <w:ind w:left="0" w:leftChars="0" w:right="0" w:rightChars="0" w:firstLine="0" w:firstLineChars="0"/>
              <w:jc w:val="center"/>
            </w:pPr>
            <w:r>
              <w:rPr>
                <w:rFonts w:ascii="Times New Roman" w:hAnsi="Times New Roman" w:eastAsia="宋体"/>
                <w:b w:val="0"/>
                <w:sz w:val="18"/>
              </w:rPr>
              <w:t>源网储分层协同规划[22]</w:t>
            </w:r>
          </w:p>
        </w:tc>
        <w:tc>
          <w:tcPr>
            <w:tcW w:w="2078" w:type="dxa"/>
            <w:tcMar>
              <w:left w:w="70" w:type="dxa"/>
              <w:right w:w="70" w:type="dxa"/>
            </w:tcMar>
            <w:vAlign w:val="center"/>
          </w:tcPr>
          <w:p w14:paraId="5DC42C6E">
            <w:pPr>
              <w:keepNext/>
              <w:spacing w:before="20" w:after="20" w:line="260" w:lineRule="exact"/>
              <w:ind w:left="0" w:leftChars="0" w:right="0" w:rightChars="0" w:firstLine="0" w:firstLineChars="0"/>
              <w:jc w:val="center"/>
            </w:pPr>
            <w:r>
              <w:rPr>
                <w:rFonts w:ascii="Times New Roman" w:hAnsi="Times New Roman" w:eastAsia="宋体"/>
                <w:b w:val="0"/>
                <w:sz w:val="18"/>
              </w:rPr>
              <w:t>网架候选、资源与运行场景，输出建设及运行方式</w:t>
            </w:r>
          </w:p>
        </w:tc>
        <w:tc>
          <w:tcPr>
            <w:tcW w:w="2078" w:type="dxa"/>
            <w:tcMar>
              <w:left w:w="70" w:type="dxa"/>
              <w:right w:w="70" w:type="dxa"/>
            </w:tcMar>
            <w:vAlign w:val="center"/>
          </w:tcPr>
          <w:p w14:paraId="36AF5B2B">
            <w:pPr>
              <w:keepNext/>
              <w:spacing w:before="20" w:after="20" w:line="260" w:lineRule="exact"/>
              <w:ind w:left="0" w:leftChars="0" w:right="0" w:rightChars="0" w:firstLine="0" w:firstLineChars="0"/>
              <w:jc w:val="center"/>
            </w:pPr>
            <w:r>
              <w:rPr>
                <w:rFonts w:ascii="Times New Roman" w:hAnsi="Times New Roman" w:eastAsia="宋体"/>
                <w:b w:val="0"/>
                <w:sz w:val="18"/>
              </w:rPr>
              <w:t>建设形成的资源能力能否在具体工况中发挥作用</w:t>
            </w:r>
          </w:p>
        </w:tc>
        <w:tc>
          <w:tcPr>
            <w:tcW w:w="2078" w:type="dxa"/>
            <w:tcMar>
              <w:left w:w="70" w:type="dxa"/>
              <w:right w:w="70" w:type="dxa"/>
            </w:tcMar>
            <w:vAlign w:val="center"/>
          </w:tcPr>
          <w:p w14:paraId="01E969C7">
            <w:pPr>
              <w:keepNext/>
              <w:spacing w:before="20" w:after="20" w:line="260" w:lineRule="exact"/>
              <w:ind w:left="0" w:leftChars="0" w:right="0" w:rightChars="0" w:firstLine="0" w:firstLineChars="0"/>
              <w:jc w:val="center"/>
            </w:pPr>
            <w:r>
              <w:rPr>
                <w:rFonts w:ascii="Times New Roman" w:hAnsi="Times New Roman" w:eastAsia="宋体"/>
                <w:b w:val="0"/>
                <w:sz w:val="18"/>
              </w:rPr>
              <w:t>多工况共享年度设备状态，转供与储能按工况使用</w:t>
            </w:r>
          </w:p>
        </w:tc>
      </w:tr>
      <w:tr w14:paraId="754010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1E6ACC9">
            <w:pPr>
              <w:keepNext w:val="0"/>
              <w:spacing w:before="20" w:after="20" w:line="260" w:lineRule="exact"/>
              <w:ind w:left="0" w:leftChars="0" w:right="0" w:rightChars="0" w:firstLine="0" w:firstLineChars="0"/>
              <w:jc w:val="center"/>
            </w:pPr>
            <w:r>
              <w:rPr>
                <w:rFonts w:ascii="Times New Roman" w:hAnsi="Times New Roman" w:eastAsia="宋体"/>
                <w:b w:val="0"/>
                <w:sz w:val="18"/>
              </w:rPr>
              <w:t>全年运行与成本效益分析[70]</w:t>
            </w:r>
          </w:p>
        </w:tc>
        <w:tc>
          <w:tcPr>
            <w:tcW w:w="2078" w:type="dxa"/>
            <w:tcMar>
              <w:left w:w="70" w:type="dxa"/>
              <w:right w:w="70" w:type="dxa"/>
            </w:tcMar>
            <w:vAlign w:val="center"/>
          </w:tcPr>
          <w:p w14:paraId="1AFC2B37">
            <w:pPr>
              <w:keepNext w:val="0"/>
              <w:spacing w:before="20" w:after="20" w:line="260" w:lineRule="exact"/>
              <w:ind w:left="0" w:leftChars="0" w:right="0" w:rightChars="0" w:firstLine="0" w:firstLineChars="0"/>
              <w:jc w:val="center"/>
            </w:pPr>
            <w:r>
              <w:rPr>
                <w:rFonts w:ascii="Times New Roman" w:hAnsi="Times New Roman" w:eastAsia="宋体"/>
                <w:b w:val="0"/>
                <w:sz w:val="18"/>
              </w:rPr>
              <w:t>逐时运行及价格，输出改造需求、运行费用与效益</w:t>
            </w:r>
          </w:p>
        </w:tc>
        <w:tc>
          <w:tcPr>
            <w:tcW w:w="2078" w:type="dxa"/>
            <w:tcMar>
              <w:left w:w="70" w:type="dxa"/>
              <w:right w:w="70" w:type="dxa"/>
            </w:tcMar>
            <w:vAlign w:val="center"/>
          </w:tcPr>
          <w:p w14:paraId="4DD5F60E">
            <w:pPr>
              <w:keepNext w:val="0"/>
              <w:spacing w:before="20" w:after="20" w:line="260" w:lineRule="exact"/>
              <w:ind w:left="0" w:leftChars="0" w:right="0" w:rightChars="0" w:firstLine="0" w:firstLineChars="0"/>
              <w:jc w:val="center"/>
            </w:pPr>
            <w:r>
              <w:rPr>
                <w:rFonts w:ascii="Times New Roman" w:hAnsi="Times New Roman" w:eastAsia="宋体"/>
                <w:b w:val="0"/>
                <w:sz w:val="18"/>
              </w:rPr>
              <w:t>运行限制在何时出现，对改造费用有何影响</w:t>
            </w:r>
          </w:p>
        </w:tc>
        <w:tc>
          <w:tcPr>
            <w:tcW w:w="2078" w:type="dxa"/>
            <w:tcMar>
              <w:left w:w="70" w:type="dxa"/>
              <w:right w:w="70" w:type="dxa"/>
            </w:tcMar>
            <w:vAlign w:val="center"/>
          </w:tcPr>
          <w:p w14:paraId="0F66F22D">
            <w:pPr>
              <w:keepNext w:val="0"/>
              <w:spacing w:before="20" w:after="20" w:line="260" w:lineRule="exact"/>
              <w:ind w:left="0" w:leftChars="0" w:right="0" w:rightChars="0" w:firstLine="0" w:firstLineChars="0"/>
              <w:jc w:val="center"/>
            </w:pPr>
            <w:r>
              <w:rPr>
                <w:rFonts w:ascii="Times New Roman" w:hAnsi="Times New Roman" w:eastAsia="宋体"/>
                <w:b w:val="0"/>
                <w:sz w:val="18"/>
              </w:rPr>
              <w:t>区分静态容量费用与全年运行分析所需的资料及任务</w:t>
            </w:r>
          </w:p>
        </w:tc>
      </w:tr>
    </w:tbl>
    <w:p w14:paraId="372316D7">
      <w:pPr>
        <w:pStyle w:val="2"/>
        <w:widowControl/>
        <w:spacing w:before="0" w:after="0" w:line="348" w:lineRule="exact"/>
        <w:ind w:firstLine="480"/>
        <w:jc w:val="both"/>
      </w:pPr>
      <w:r>
        <w:rPr>
          <w:rFonts w:ascii="Times New Roman" w:hAnsi="Times New Roman" w:eastAsia="方正仿宋_GBK"/>
          <w:b w:val="0"/>
          <w:sz w:val="24"/>
        </w:rPr>
        <w:t>上述方法的联系可以沿“源荷任务、设备可用能力、工程费用”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14:paraId="24F56D44">
      <w:pPr>
        <w:pStyle w:val="2"/>
        <w:widowControl/>
        <w:spacing w:before="0" w:after="0" w:line="348" w:lineRule="exact"/>
        <w:ind w:firstLine="480"/>
        <w:jc w:val="both"/>
      </w:pPr>
      <w:r>
        <w:rPr>
          <w:rFonts w:ascii="Times New Roman" w:hAnsi="Times New Roman" w:eastAsia="方正仿宋_GBK"/>
          <w:b w:val="0"/>
          <w:sz w:val="24"/>
        </w:rPr>
        <w:t>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14:paraId="237C76D0">
      <w:pPr>
        <w:pStyle w:val="4"/>
        <w:keepNext/>
        <w:numPr>
          <w:ilvl w:val="0"/>
          <w:numId w:val="0"/>
        </w:numPr>
        <w:spacing w:before="160" w:after="120" w:line="480" w:lineRule="exact"/>
        <w:ind w:firstLine="0"/>
      </w:pPr>
      <w:ins w:id="28034" w:author="xh" w:date="2026-10-19T08:19:46+08:00">
        <w:bookmarkStart w:id="307" w:name="Report1017_h302"/>
        <w:bookmarkEnd w:id="307"/>
      </w:ins>
      <w:bookmarkStart w:id="84" w:name="本章小结"/>
      <w:bookmarkStart w:id="85" w:name="h302"/>
      <w:r>
        <w:rPr>
          <w:rFonts w:ascii="Times New Roman" w:hAnsi="Times New Roman" w:eastAsia="方正仿宋_GBK"/>
          <w:b/>
          <w:sz w:val="32"/>
        </w:rPr>
        <w:t>2.9 本章小结</w:t>
      </w:r>
      <w:bookmarkEnd w:id="84"/>
      <w:bookmarkEnd w:id="85"/>
    </w:p>
    <w:p w14:paraId="4F01A316">
      <w:pPr>
        <w:pStyle w:val="115"/>
        <w:widowControl/>
        <w:spacing w:before="0" w:after="0" w:line="348" w:lineRule="exact"/>
        <w:ind w:firstLine="480"/>
        <w:jc w:val="both"/>
      </w:pPr>
      <w:r>
        <w:rPr>
          <w:rFonts w:ascii="Times New Roman" w:hAnsi="Times New Roman" w:eastAsia="方正仿宋_GBK"/>
          <w:b w:val="0"/>
          <w:sz w:val="24"/>
        </w:rPr>
        <w:t>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14:paraId="63437AB4">
      <w:pPr>
        <w:pStyle w:val="3"/>
        <w:keepNext/>
        <w:pageBreakBefore/>
        <w:numPr>
          <w:ilvl w:val="0"/>
          <w:numId w:val="0"/>
        </w:numPr>
        <w:spacing w:before="0" w:after="120" w:line="540" w:lineRule="exact"/>
        <w:ind w:firstLine="0"/>
      </w:pPr>
      <w:ins w:id="28056" w:author="xh" w:date="2026-10-19T08:20:26+08:00">
        <w:bookmarkStart w:id="308" w:name="Report1017_h304"/>
        <w:bookmarkEnd w:id="308"/>
      </w:ins>
      <w:bookmarkStart w:id="86" w:name="第三章-徐州典型地区运行特征分析"/>
      <w:bookmarkStart w:id="87" w:name="h304"/>
      <w:r>
        <w:rPr>
          <w:rFonts w:ascii="Times New Roman" w:hAnsi="Times New Roman" w:eastAsia="方正仿宋_GBK"/>
          <w:b/>
          <w:sz w:val="36"/>
        </w:rPr>
        <w:t>第三章 徐州典型地区运行特征分析</w:t>
      </w:r>
      <w:bookmarkEnd w:id="86"/>
      <w:bookmarkEnd w:id="87"/>
    </w:p>
    <w:p w14:paraId="6152279F">
      <w:pPr>
        <w:pStyle w:val="4"/>
        <w:keepNext/>
        <w:numPr>
          <w:ilvl w:val="0"/>
          <w:numId w:val="0"/>
        </w:numPr>
        <w:spacing w:before="160" w:after="120" w:line="480" w:lineRule="exact"/>
        <w:ind w:firstLine="0"/>
      </w:pPr>
      <w:ins w:id="28078" w:author="xh" w:date="2026-10-19T08:21:05+08:00">
        <w:bookmarkStart w:id="309" w:name="Report1017_h305"/>
        <w:bookmarkEnd w:id="309"/>
      </w:ins>
      <w:bookmarkStart w:id="88" w:name="h305"/>
      <w:bookmarkStart w:id="89" w:name="研究地区与原始资料"/>
      <w:r>
        <w:rPr>
          <w:rFonts w:ascii="Times New Roman" w:hAnsi="Times New Roman" w:eastAsia="方正仿宋_GBK"/>
          <w:b/>
          <w:sz w:val="32"/>
        </w:rPr>
        <w:t>3.1 研究地区与原始资料</w:t>
      </w:r>
      <w:bookmarkEnd w:id="88"/>
      <w:bookmarkEnd w:id="89"/>
    </w:p>
    <w:p w14:paraId="1C4C656C">
      <w:pPr>
        <w:pStyle w:val="5"/>
        <w:keepNext/>
        <w:numPr>
          <w:ilvl w:val="0"/>
          <w:numId w:val="0"/>
        </w:numPr>
        <w:spacing w:before="160" w:after="120" w:line="390" w:lineRule="exact"/>
        <w:ind w:firstLine="0"/>
      </w:pPr>
      <w:bookmarkStart w:id="90" w:name="地区选择及比较范围"/>
      <w:r>
        <w:rPr>
          <w:rFonts w:ascii="Times New Roman" w:hAnsi="Times New Roman" w:eastAsia="方正仿宋_GBK"/>
          <w:b/>
          <w:sz w:val="26"/>
        </w:rPr>
        <w:t>3.1.1 地区选择及比较范围</w:t>
      </w:r>
      <w:bookmarkEnd w:id="90"/>
    </w:p>
    <w:p w14:paraId="5E13550F">
      <w:pPr>
        <w:pStyle w:val="115"/>
        <w:widowControl/>
        <w:spacing w:before="0" w:after="0" w:line="348" w:lineRule="exact"/>
        <w:ind w:firstLine="480"/>
        <w:jc w:val="both"/>
      </w:pPr>
      <w:r>
        <w:rPr>
          <w:rFonts w:ascii="Times New Roman" w:hAnsi="Times New Roman" w:eastAsia="方正仿宋_GBK"/>
          <w:b w:val="0"/>
          <w:sz w:val="24"/>
        </w:rPr>
        <w:t>本研究以邳州和市区为规划计算对象。两类规划方案在同一区县使用相同负荷及仿真起点，区县间保留各自设备结构、供电区域类别和负荷分布。</w:t>
      </w:r>
    </w:p>
    <w:p w14:paraId="7B07007C">
      <w:pPr>
        <w:pStyle w:val="2"/>
        <w:widowControl/>
        <w:spacing w:before="0" w:after="0" w:line="348" w:lineRule="exact"/>
        <w:ind w:firstLine="480"/>
        <w:jc w:val="both"/>
      </w:pPr>
      <w:r>
        <w:rPr>
          <w:rFonts w:ascii="Times New Roman" w:hAnsi="Times New Roman" w:eastAsia="方正仿宋_GBK"/>
          <w:b w:val="0"/>
          <w:sz w:val="24"/>
        </w:rPr>
        <w:t>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14:paraId="730CD48F">
      <w:pPr>
        <w:pStyle w:val="5"/>
        <w:keepNext/>
        <w:numPr>
          <w:ilvl w:val="0"/>
          <w:numId w:val="0"/>
        </w:numPr>
        <w:spacing w:before="160" w:after="120" w:line="390" w:lineRule="exact"/>
        <w:ind w:firstLine="0"/>
      </w:pPr>
      <w:bookmarkStart w:id="91" w:name="历史分析与规划参数的衔接"/>
      <w:r>
        <w:rPr>
          <w:rFonts w:ascii="Times New Roman" w:hAnsi="Times New Roman" w:eastAsia="方正仿宋_GBK"/>
          <w:b/>
          <w:sz w:val="26"/>
        </w:rPr>
        <w:t>3.1.2 历史分析与规划参数的衔接</w:t>
      </w:r>
      <w:bookmarkEnd w:id="91"/>
    </w:p>
    <w:p w14:paraId="587CC51E">
      <w:pPr>
        <w:pStyle w:val="115"/>
        <w:widowControl/>
        <w:spacing w:before="0" w:after="0" w:line="348" w:lineRule="exact"/>
        <w:ind w:firstLine="480"/>
        <w:jc w:val="both"/>
      </w:pPr>
      <w:r>
        <w:rPr>
          <w:rFonts w:ascii="Times New Roman" w:hAnsi="Times New Roman" w:eastAsia="方正仿宋_GBK"/>
          <w:b w:val="0"/>
          <w:sz w:val="24"/>
        </w:rPr>
        <w:t>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14:paraId="7DF034BB">
      <w:pPr>
        <w:pStyle w:val="2"/>
        <w:widowControl/>
        <w:spacing w:before="0" w:after="0" w:line="348" w:lineRule="exact"/>
        <w:ind w:firstLine="480"/>
        <w:jc w:val="both"/>
      </w:pPr>
      <w:r>
        <w:rPr>
          <w:rFonts w:ascii="Times New Roman" w:hAnsi="Times New Roman" w:eastAsia="方正仿宋_GBK"/>
          <w:b w:val="0"/>
          <w:sz w:val="24"/>
        </w:rPr>
        <w:t>本章以历史容量和负荷分析现状，第五章则在各地区共同初始设备和2021年实际负荷下开展规划回算，基期容载比均约为2.00，后续容量由逐年优化确定。设备统计用于设置允许规格、供电区域类别及主变扩建位置，两类方案的正常负荷调整共用相同仿真通道。</w:t>
      </w:r>
    </w:p>
    <w:p w14:paraId="4CA2A580">
      <w:pPr>
        <w:pStyle w:val="5"/>
        <w:keepNext/>
        <w:numPr>
          <w:ilvl w:val="0"/>
          <w:numId w:val="0"/>
        </w:numPr>
        <w:spacing w:before="160" w:after="120" w:line="390" w:lineRule="exact"/>
        <w:ind w:firstLine="0"/>
      </w:pPr>
      <w:bookmarkStart w:id="92" w:name="时序处理与模型适用范围"/>
      <w:r>
        <w:rPr>
          <w:rFonts w:ascii="Times New Roman" w:hAnsi="Times New Roman" w:eastAsia="方正仿宋_GBK"/>
          <w:b/>
          <w:sz w:val="26"/>
        </w:rPr>
        <w:t>3.1.3 时序处理与模型适用范围</w:t>
      </w:r>
      <w:bookmarkEnd w:id="92"/>
    </w:p>
    <w:p w14:paraId="62B1CFBB">
      <w:pPr>
        <w:pStyle w:val="115"/>
        <w:widowControl/>
        <w:spacing w:before="0" w:after="0" w:line="348" w:lineRule="exact"/>
        <w:ind w:firstLine="480"/>
        <w:jc w:val="both"/>
      </w:pPr>
      <w:r>
        <w:rPr>
          <w:rFonts w:ascii="Times New Roman" w:hAnsi="Times New Roman" w:eastAsia="方正仿宋_GBK"/>
          <w:b w:val="0"/>
          <w:sz w:val="24"/>
        </w:rPr>
        <w:t>容量、功率、电量分别使用MVA、MW、MWh，净功率受入为正、反送为负。年度电量统一在2025年非闰年8760小时轴上估计。缺失记录补齐后统一形成8760小时序列：邳州采用相邻小时均值，市区采用相邻周同星期、同时刻的观测均值。</w:t>
      </w:r>
    </w:p>
    <w:p w14:paraId="43810C10">
      <w:pPr>
        <w:pStyle w:val="2"/>
        <w:widowControl/>
        <w:spacing w:before="0" w:after="0" w:line="348" w:lineRule="exact"/>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w:t>
      </w:r>
      <w:ins w:id="767" w:author="xh" w:date="2026-10-19T08:21:45+08:00">
        <w:r>
          <w:rPr>
            <w:rFonts w:ascii="Times New Roman" w:hAnsi="Times New Roman" w:eastAsia="方正仿宋_GBK"/>
            <w:b w:val="0"/>
            <w:sz w:val="24"/>
          </w:rPr>
          <w:t xml:space="preserve">规划</w:t>
        </w:r>
      </w:ins>
      <w:r>
        <w:rPr>
          <w:rFonts w:ascii="Times New Roman" w:hAnsi="Times New Roman" w:eastAsia="方正仿宋_GBK"/>
          <w:b w:val="0"/>
          <w:sz w:val="24"/>
        </w:rPr>
        <w:t xml:space="preserve">案例</w:t>
      </w:r>
      <w:ins w:id="768" w:author="xh" w:date="2026-10-19T08:21:45+08:00">
        <w:r>
          <w:rPr>
            <w:rFonts w:ascii="Times New Roman" w:hAnsi="Times New Roman" w:eastAsia="方正仿宋_GBK"/>
            <w:b w:val="0"/>
            <w:sz w:val="24"/>
          </w:rPr>
          <w:t xml:space="preserve">在各年8760小时序列上校核</w:t>
        </w:r>
      </w:ins>
      <w:del w:id="769" w:author="xh" w:date="2026-10-19T08:21:45+08:00">
        <w:r>
          <w:rPr>
            <w:rFonts w:ascii="Times New Roman" w:hAnsi="Times New Roman" w:eastAsia="方正仿宋_GBK"/>
            <w:b w:val="0"/>
            <w:sz w:val="24"/>
          </w:rPr>
          <w:delText xml:space="preserve">提取区域</w:delText>
        </w:r>
      </w:del>
      <w:r>
        <w:rPr>
          <w:rFonts w:ascii="Times New Roman" w:hAnsi="Times New Roman" w:eastAsia="方正仿宋_GBK"/>
          <w:b w:val="0"/>
          <w:sz w:val="24"/>
        </w:rPr>
        <w:t xml:space="preserve">正</w:t>
      </w:r>
      <w:ins w:id="770" w:author="xh" w:date="2026-10-19T08:21:45+08:00">
        <w:r>
          <w:rPr>
            <w:rFonts w:ascii="Times New Roman" w:hAnsi="Times New Roman" w:eastAsia="方正仿宋_GBK"/>
            <w:b w:val="0"/>
            <w:sz w:val="24"/>
          </w:rPr>
          <w:t xml:space="preserve">常运行</w:t>
        </w:r>
      </w:ins>
      <w:del w:id="771" w:author="xh" w:date="2026-10-19T08:21:45+08:00">
        <w:r>
          <w:rPr>
            <w:rFonts w:ascii="Times New Roman" w:hAnsi="Times New Roman" w:eastAsia="方正仿宋_GBK"/>
            <w:b w:val="0"/>
            <w:sz w:val="24"/>
          </w:rPr>
          <w:delText xml:space="preserve">向峰值、最低净负荷</w:delText>
        </w:r>
      </w:del>
      <w:r>
        <w:rPr>
          <w:rFonts w:ascii="Times New Roman" w:hAnsi="Times New Roman" w:eastAsia="方正仿宋_GBK"/>
          <w:b w:val="0"/>
          <w:sz w:val="24"/>
        </w:rPr>
        <w:t xml:space="preserve">及各站</w:t>
      </w:r>
      <w:ins w:id="772" w:author="xh" w:date="2026-10-19T08:21:45+08:00">
        <w:r>
          <w:rPr>
            <w:rFonts w:ascii="Times New Roman" w:hAnsi="Times New Roman" w:eastAsia="方正仿宋_GBK"/>
            <w:b w:val="0"/>
            <w:sz w:val="24"/>
          </w:rPr>
          <w:t xml:space="preserve">最大单台主变N-1，保持站点之间</w:t>
        </w:r>
      </w:ins>
      <w:del w:id="773" w:author="xh" w:date="2026-10-19T08:21:45+08:00">
        <w:r>
          <w:rPr>
            <w:rFonts w:ascii="Times New Roman" w:hAnsi="Times New Roman" w:eastAsia="方正仿宋_GBK"/>
            <w:b w:val="0"/>
            <w:sz w:val="24"/>
          </w:rPr>
          <w:delText xml:space="preserve">局部极值</w:delText>
        </w:r>
      </w:del>
      <w:r>
        <w:rPr>
          <w:rFonts w:ascii="Times New Roman" w:hAnsi="Times New Roman" w:eastAsia="方正仿宋_GBK"/>
          <w:b w:val="0"/>
          <w:sz w:val="24"/>
        </w:rPr>
        <w:t xml:space="preserve">的同</w:t>
      </w:r>
      <w:ins w:id="774" w:author="xh" w:date="2026-10-19T08:21:45+08:00">
        <w:r>
          <w:rPr>
            <w:rFonts w:ascii="Times New Roman" w:hAnsi="Times New Roman" w:eastAsia="方正仿宋_GBK"/>
            <w:b w:val="0"/>
            <w:sz w:val="24"/>
          </w:rPr>
          <w:t xml:space="preserve">小时</w:t>
        </w:r>
      </w:ins>
      <w:del w:id="775" w:author="xh" w:date="2026-10-19T08:21:45+08:00">
        <w:r>
          <w:rPr>
            <w:rFonts w:ascii="Times New Roman" w:hAnsi="Times New Roman" w:eastAsia="方正仿宋_GBK"/>
            <w:b w:val="0"/>
            <w:sz w:val="24"/>
          </w:rPr>
          <w:delText xml:space="preserve">期截面，市区45个、邳州26个，每个截面保留全部站点的同期</w:delText>
        </w:r>
      </w:del>
      <w:r>
        <w:rPr>
          <w:rFonts w:ascii="Times New Roman" w:hAnsi="Times New Roman" w:eastAsia="方正仿宋_GBK"/>
          <w:b w:val="0"/>
          <w:sz w:val="24"/>
        </w:rPr>
        <w:t xml:space="preserve">功率</w:t>
      </w:r>
      <w:ins w:id="776" w:author="xh" w:date="2026-10-19T08:21:45+08:00">
        <w:r>
          <w:rPr>
            <w:rFonts w:ascii="Times New Roman" w:hAnsi="Times New Roman" w:eastAsia="方正仿宋_GBK"/>
            <w:b w:val="0"/>
            <w:sz w:val="24"/>
          </w:rPr>
          <w:t xml:space="preserve">关系</w:t>
        </w:r>
      </w:ins>
      <w:r>
        <w:rPr>
          <w:rFonts w:ascii="Times New Roman" w:hAnsi="Times New Roman" w:eastAsia="方正仿宋_GBK"/>
          <w:b w:val="0"/>
          <w:sz w:val="24"/>
        </w:rPr>
        <w:t xml:space="preserve">。</w:t>
      </w:r>
      <w:ins w:id="777" w:author="xh" w:date="2026-10-19T08:21:45+08:00">
        <w:r>
          <w:rPr>
            <w:rFonts w:ascii="Times New Roman" w:hAnsi="Times New Roman" w:eastAsia="方正仿宋_GBK"/>
            <w:b w:val="0"/>
            <w:sz w:val="24"/>
          </w:rPr>
          <w:t xml:space="preserve">历史序列根据源荷模板及年度规模回算，</w:t>
        </w:r>
      </w:ins>
      <w:r>
        <w:rPr>
          <w:rFonts w:ascii="Times New Roman" w:hAnsi="Times New Roman" w:eastAsia="方正仿宋_GBK"/>
          <w:b w:val="0"/>
          <w:sz w:val="24"/>
        </w:rPr>
        <w:t xml:space="preserve">正向储能支撑持续时间分别取邳州2 h、市区6 h。</w:t>
      </w:r>
    </w:p>
    <w:p w14:paraId="5E00D9A3">
      <w:pPr>
        <w:pStyle w:val="4"/>
        <w:keepNext/>
        <w:numPr>
          <w:ilvl w:val="0"/>
          <w:numId w:val="0"/>
        </w:numPr>
        <w:spacing w:before="160" w:after="120" w:line="480" w:lineRule="exact"/>
        <w:ind w:firstLine="0"/>
      </w:pPr>
      <w:ins w:id="28100" w:author="xh" w:date="2026-10-19T08:22:24+08:00">
        <w:bookmarkStart w:id="310" w:name="Report1017_h315"/>
        <w:bookmarkEnd w:id="310"/>
      </w:ins>
      <w:bookmarkStart w:id="93" w:name="h315"/>
      <w:bookmarkStart w:id="94" w:name="年度容量负荷与增长特征"/>
      <w:r>
        <w:rPr>
          <w:rFonts w:ascii="Times New Roman" w:hAnsi="Times New Roman" w:eastAsia="方正仿宋_GBK"/>
          <w:b/>
          <w:sz w:val="32"/>
        </w:rPr>
        <w:t>3.2 年度容量、负荷与增长特征</w:t>
      </w:r>
      <w:bookmarkEnd w:id="93"/>
      <w:bookmarkEnd w:id="94"/>
    </w:p>
    <w:p w14:paraId="4977557B">
      <w:pPr>
        <w:pStyle w:val="5"/>
        <w:keepNext/>
        <w:numPr>
          <w:ilvl w:val="0"/>
          <w:numId w:val="0"/>
        </w:numPr>
        <w:spacing w:before="160" w:after="120" w:line="390" w:lineRule="exact"/>
        <w:ind w:firstLine="0"/>
      </w:pPr>
      <w:bookmarkStart w:id="95" w:name="邳州年度变化"/>
      <w:r>
        <w:rPr>
          <w:rFonts w:ascii="Times New Roman" w:hAnsi="Times New Roman" w:eastAsia="方正仿宋_GBK"/>
          <w:b/>
          <w:sz w:val="26"/>
        </w:rPr>
        <w:t>3.2.1 邳州年度变化</w:t>
      </w:r>
      <w:bookmarkEnd w:id="95"/>
    </w:p>
    <w:p w14:paraId="4DCEF9E3">
      <w:pPr>
        <w:pStyle w:val="115"/>
        <w:widowControl/>
        <w:spacing w:before="0" w:after="0" w:line="348" w:lineRule="exact"/>
        <w:ind w:firstLine="480"/>
        <w:jc w:val="both"/>
      </w:pPr>
      <w:r>
        <w:rPr>
          <w:rFonts w:ascii="Times New Roman" w:hAnsi="Times New Roman" w:eastAsia="方正仿宋_GBK"/>
          <w:b w:val="0"/>
          <w:sz w:val="24"/>
        </w:rPr>
        <w:t>邳州2021年公用主变总容量为2027 MVA，年网供最大负荷按降压负荷估计为731.77 MW。2022—2025年负荷分别为825.00、761.23、862.66和956.45 MW。容量与负荷的年度变化共同影响容载比。</w:t>
      </w:r>
    </w:p>
    <w:p w14:paraId="4AE49B54">
      <w:pPr>
        <w:pStyle w:val="2"/>
        <w:widowControl/>
        <w:spacing w:before="0" w:after="0" w:line="348" w:lineRule="exact"/>
        <w:ind w:firstLine="480"/>
        <w:jc w:val="both"/>
      </w:pPr>
      <w:r>
        <w:rPr>
          <w:rFonts w:ascii="Times New Roman" w:hAnsi="Times New Roman" w:eastAsia="方正仿宋_GBK"/>
          <w:b w:val="0"/>
          <w:sz w:val="24"/>
        </w:rPr>
        <w:t xml:space="preserve">历史统计保留原始年度波动，用于计算负荷增长和解释运行特征。</w:t>
      </w:r>
      <w:del w:id="778" w:author="xh" w:date="2026-10-19T08:23:03+08:00">
        <w:r>
          <w:rPr>
            <w:rFonts w:ascii="Times New Roman" w:hAnsi="Times New Roman" w:eastAsia="方正仿宋_GBK"/>
            <w:b w:val="0"/>
            <w:sz w:val="24"/>
          </w:rPr>
          <w:delText xml:space="preserve">仿真</w:delText>
        </w:r>
      </w:del>
      <w:r>
        <w:rPr>
          <w:rFonts w:ascii="Times New Roman" w:hAnsi="Times New Roman" w:eastAsia="方正仿宋_GBK"/>
          <w:b w:val="0"/>
          <w:sz w:val="24"/>
        </w:rPr>
        <w:t xml:space="preserve">规划</w:t>
      </w:r>
      <w:del w:id="779" w:author="xh" w:date="2026-10-19T08:23:03+08:00">
        <w:r>
          <w:rPr>
            <w:rFonts w:ascii="Times New Roman" w:hAnsi="Times New Roman" w:eastAsia="方正仿宋_GBK"/>
            <w:b w:val="0"/>
            <w:sz w:val="24"/>
          </w:rPr>
          <w:delText xml:space="preserve">的</w:delText>
        </w:r>
      </w:del>
      <w:r>
        <w:rPr>
          <w:rFonts w:ascii="Times New Roman" w:hAnsi="Times New Roman" w:eastAsia="方正仿宋_GBK"/>
          <w:b w:val="0"/>
          <w:sz w:val="24"/>
        </w:rPr>
        <w:t xml:space="preserve">基期</w:t>
      </w:r>
      <w:ins w:id="780" w:author="xh" w:date="2026-10-19T08:23:03+08:00">
        <w:r>
          <w:rPr>
            <w:rFonts w:ascii="Times New Roman" w:hAnsi="Times New Roman" w:eastAsia="方正仿宋_GBK"/>
            <w:b w:val="0"/>
            <w:sz w:val="24"/>
          </w:rPr>
          <w:t xml:space="preserve">及2022—2035</w:t>
        </w:r>
      </w:ins>
      <w:del w:id="781" w:author="xh" w:date="2026-10-19T08:23:03+08:00">
        <w:r>
          <w:rPr>
            <w:rFonts w:ascii="Times New Roman" w:hAnsi="Times New Roman" w:eastAsia="方正仿宋_GBK"/>
            <w:b w:val="0"/>
            <w:sz w:val="24"/>
          </w:rPr>
          <w:delText xml:space="preserve">与后续四</w:delText>
        </w:r>
      </w:del>
      <w:r>
        <w:rPr>
          <w:rFonts w:ascii="Times New Roman" w:hAnsi="Times New Roman" w:eastAsia="方正仿宋_GBK"/>
          <w:b w:val="0"/>
          <w:sz w:val="24"/>
        </w:rPr>
        <w:t xml:space="preserve">年负荷在第五章</w:t>
      </w:r>
      <w:del w:id="782" w:author="xh" w:date="2026-10-19T08:23:03+08:00">
        <w:r>
          <w:rPr>
            <w:rFonts w:ascii="Times New Roman" w:hAnsi="Times New Roman" w:eastAsia="方正仿宋_GBK"/>
            <w:b w:val="0"/>
            <w:sz w:val="24"/>
          </w:rPr>
          <w:delText xml:space="preserve">另行</w:delText>
        </w:r>
      </w:del>
      <w:r>
        <w:rPr>
          <w:rFonts w:ascii="Times New Roman" w:hAnsi="Times New Roman" w:eastAsia="方正仿宋_GBK"/>
          <w:b w:val="0"/>
          <w:sz w:val="24"/>
        </w:rPr>
        <w:t xml:space="preserve">列示。</w:t>
      </w:r>
    </w:p>
    <w:p w14:paraId="18DC696B">
      <w:pPr>
        <w:pStyle w:val="2"/>
        <w:keepNext/>
        <w:spacing w:before="120" w:after="80" w:line="280" w:lineRule="exact"/>
        <w:ind w:firstLine="0"/>
        <w:jc w:val="center"/>
      </w:pPr>
      <w:r>
        <w:rPr>
          <w:rFonts w:ascii="Times New Roman" w:hAnsi="Times New Roman" w:eastAsia="宋体"/>
          <w:b w:val="0"/>
          <w:sz w:val="21"/>
        </w:rPr>
        <w:t>表3-1 邳州和市区年度主变容量与降压负荷</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624E26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75150D0D">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6CA988A5">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662" w:type="dxa"/>
            <w:tcMar>
              <w:left w:w="70" w:type="dxa"/>
              <w:right w:w="70" w:type="dxa"/>
            </w:tcMar>
            <w:vAlign w:val="center"/>
          </w:tcPr>
          <w:p w14:paraId="3F9FCDFA">
            <w:pPr>
              <w:keepNext/>
              <w:spacing w:before="20" w:after="20" w:line="260" w:lineRule="exact"/>
              <w:ind w:left="0" w:leftChars="0" w:right="0" w:rightChars="0" w:firstLine="0" w:firstLineChars="0"/>
              <w:jc w:val="center"/>
            </w:pPr>
            <w:r>
              <w:rPr>
                <w:rFonts w:ascii="Times New Roman" w:hAnsi="Times New Roman" w:eastAsia="宋体"/>
                <w:b/>
                <w:sz w:val="18"/>
              </w:rPr>
              <w:t>公用主变总容量/MVA</w:t>
            </w:r>
          </w:p>
        </w:tc>
        <w:tc>
          <w:tcPr>
            <w:tcW w:w="1662" w:type="dxa"/>
            <w:tcMar>
              <w:left w:w="70" w:type="dxa"/>
              <w:right w:w="70" w:type="dxa"/>
            </w:tcMar>
            <w:vAlign w:val="center"/>
          </w:tcPr>
          <w:p w14:paraId="49DCE284">
            <w:pPr>
              <w:keepNext/>
              <w:spacing w:before="20" w:after="20" w:line="260" w:lineRule="exact"/>
              <w:ind w:left="0" w:leftChars="0" w:right="0" w:rightChars="0" w:firstLine="0" w:firstLineChars="0"/>
              <w:jc w:val="center"/>
            </w:pPr>
            <w:r>
              <w:rPr>
                <w:rFonts w:ascii="Times New Roman" w:hAnsi="Times New Roman" w:eastAsia="宋体"/>
                <w:b/>
                <w:sz w:val="18"/>
              </w:rPr>
              <w:t>年网供最大负荷/MW</w:t>
            </w:r>
          </w:p>
        </w:tc>
        <w:tc>
          <w:tcPr>
            <w:tcW w:w="1662" w:type="dxa"/>
            <w:tcMar>
              <w:left w:w="70" w:type="dxa"/>
              <w:right w:w="70" w:type="dxa"/>
            </w:tcMar>
            <w:vAlign w:val="center"/>
          </w:tcPr>
          <w:p w14:paraId="65D064F3">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r>
      <w:tr w14:paraId="4B0C1A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2C1CD66">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731D542">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662" w:type="dxa"/>
            <w:tcMar>
              <w:left w:w="70" w:type="dxa"/>
              <w:right w:w="70" w:type="dxa"/>
            </w:tcMar>
            <w:vAlign w:val="center"/>
          </w:tcPr>
          <w:p w14:paraId="6EED24F1">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662" w:type="dxa"/>
            <w:tcMar>
              <w:left w:w="70" w:type="dxa"/>
              <w:right w:w="70" w:type="dxa"/>
            </w:tcMar>
            <w:vAlign w:val="center"/>
          </w:tcPr>
          <w:p w14:paraId="681B1500">
            <w:pPr>
              <w:keepNext w:val="0"/>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662" w:type="dxa"/>
            <w:tcMar>
              <w:left w:w="70" w:type="dxa"/>
              <w:right w:w="70" w:type="dxa"/>
            </w:tcMar>
            <w:vAlign w:val="center"/>
          </w:tcPr>
          <w:p w14:paraId="0389A7AD">
            <w:pPr>
              <w:keepNext w:val="0"/>
              <w:spacing w:before="20" w:after="20" w:line="260" w:lineRule="exact"/>
              <w:ind w:left="0" w:leftChars="0" w:right="0" w:rightChars="0" w:firstLine="0" w:firstLineChars="0"/>
              <w:jc w:val="center"/>
            </w:pPr>
            <w:r>
              <w:rPr>
                <w:rFonts w:ascii="Times New Roman" w:hAnsi="Times New Roman" w:eastAsia="宋体"/>
                <w:b w:val="0"/>
                <w:sz w:val="18"/>
              </w:rPr>
              <w:t>2.77</w:t>
            </w:r>
          </w:p>
        </w:tc>
      </w:tr>
      <w:tr w14:paraId="2C5F2D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2D0C9D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7DE09FB">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662" w:type="dxa"/>
            <w:tcMar>
              <w:left w:w="70" w:type="dxa"/>
              <w:right w:w="70" w:type="dxa"/>
            </w:tcMar>
            <w:vAlign w:val="center"/>
          </w:tcPr>
          <w:p w14:paraId="22FBA000">
            <w:pPr>
              <w:keepNext w:val="0"/>
              <w:spacing w:before="20" w:after="20" w:line="260" w:lineRule="exact"/>
              <w:ind w:left="0" w:leftChars="0" w:right="0" w:rightChars="0" w:firstLine="0" w:firstLineChars="0"/>
              <w:jc w:val="center"/>
            </w:pPr>
            <w:r>
              <w:rPr>
                <w:rFonts w:ascii="Times New Roman" w:hAnsi="Times New Roman" w:eastAsia="宋体"/>
                <w:b w:val="0"/>
                <w:sz w:val="18"/>
              </w:rPr>
              <w:t>2045.50</w:t>
            </w:r>
          </w:p>
        </w:tc>
        <w:tc>
          <w:tcPr>
            <w:tcW w:w="1662" w:type="dxa"/>
            <w:tcMar>
              <w:left w:w="70" w:type="dxa"/>
              <w:right w:w="70" w:type="dxa"/>
            </w:tcMar>
            <w:vAlign w:val="center"/>
          </w:tcPr>
          <w:p w14:paraId="3D6709F3">
            <w:pPr>
              <w:keepNext w:val="0"/>
              <w:spacing w:before="20" w:after="20" w:line="260" w:lineRule="exact"/>
              <w:ind w:left="0" w:leftChars="0" w:right="0" w:rightChars="0" w:firstLine="0" w:firstLineChars="0"/>
              <w:jc w:val="center"/>
            </w:pPr>
            <w:r>
              <w:rPr>
                <w:rFonts w:ascii="Times New Roman" w:hAnsi="Times New Roman" w:eastAsia="宋体"/>
                <w:b w:val="0"/>
                <w:sz w:val="18"/>
              </w:rPr>
              <w:t>825.00</w:t>
            </w:r>
          </w:p>
        </w:tc>
        <w:tc>
          <w:tcPr>
            <w:tcW w:w="1662" w:type="dxa"/>
            <w:tcMar>
              <w:left w:w="70" w:type="dxa"/>
              <w:right w:w="70" w:type="dxa"/>
            </w:tcMar>
            <w:vAlign w:val="center"/>
          </w:tcPr>
          <w:p w14:paraId="29A14CE4">
            <w:pPr>
              <w:keepNext w:val="0"/>
              <w:spacing w:before="20" w:after="20" w:line="260" w:lineRule="exact"/>
              <w:ind w:left="0" w:leftChars="0" w:right="0" w:rightChars="0" w:firstLine="0" w:firstLineChars="0"/>
              <w:jc w:val="center"/>
            </w:pPr>
            <w:r>
              <w:rPr>
                <w:rFonts w:ascii="Times New Roman" w:hAnsi="Times New Roman" w:eastAsia="宋体"/>
                <w:b w:val="0"/>
                <w:sz w:val="18"/>
              </w:rPr>
              <w:t>2.48</w:t>
            </w:r>
          </w:p>
        </w:tc>
      </w:tr>
      <w:tr w14:paraId="3E4B5E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9685017">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24647A71">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662" w:type="dxa"/>
            <w:tcMar>
              <w:left w:w="70" w:type="dxa"/>
              <w:right w:w="70" w:type="dxa"/>
            </w:tcMar>
            <w:vAlign w:val="center"/>
          </w:tcPr>
          <w:p w14:paraId="4E4A2C0D">
            <w:pPr>
              <w:keepNext w:val="0"/>
              <w:spacing w:before="20" w:after="20" w:line="260" w:lineRule="exact"/>
              <w:ind w:left="0" w:leftChars="0" w:right="0" w:rightChars="0" w:firstLine="0" w:firstLineChars="0"/>
              <w:jc w:val="center"/>
            </w:pPr>
            <w:r>
              <w:rPr>
                <w:rFonts w:ascii="Times New Roman" w:hAnsi="Times New Roman" w:eastAsia="宋体"/>
                <w:b w:val="0"/>
                <w:sz w:val="18"/>
              </w:rPr>
              <w:t>2151.00</w:t>
            </w:r>
          </w:p>
        </w:tc>
        <w:tc>
          <w:tcPr>
            <w:tcW w:w="1662" w:type="dxa"/>
            <w:tcMar>
              <w:left w:w="70" w:type="dxa"/>
              <w:right w:w="70" w:type="dxa"/>
            </w:tcMar>
            <w:vAlign w:val="center"/>
          </w:tcPr>
          <w:p w14:paraId="1DCE9E4F">
            <w:pPr>
              <w:keepNext w:val="0"/>
              <w:spacing w:before="20" w:after="20" w:line="260" w:lineRule="exact"/>
              <w:ind w:left="0" w:leftChars="0" w:right="0" w:rightChars="0" w:firstLine="0" w:firstLineChars="0"/>
              <w:jc w:val="center"/>
            </w:pPr>
            <w:r>
              <w:rPr>
                <w:rFonts w:ascii="Times New Roman" w:hAnsi="Times New Roman" w:eastAsia="宋体"/>
                <w:b w:val="0"/>
                <w:sz w:val="18"/>
              </w:rPr>
              <w:t>761.23</w:t>
            </w:r>
          </w:p>
        </w:tc>
        <w:tc>
          <w:tcPr>
            <w:tcW w:w="1662" w:type="dxa"/>
            <w:tcMar>
              <w:left w:w="70" w:type="dxa"/>
              <w:right w:w="70" w:type="dxa"/>
            </w:tcMar>
            <w:vAlign w:val="center"/>
          </w:tcPr>
          <w:p w14:paraId="2D1E5868">
            <w:pPr>
              <w:keepNext w:val="0"/>
              <w:spacing w:before="20" w:after="20" w:line="260" w:lineRule="exact"/>
              <w:ind w:left="0" w:leftChars="0" w:right="0" w:rightChars="0" w:firstLine="0" w:firstLineChars="0"/>
              <w:jc w:val="center"/>
            </w:pPr>
            <w:r>
              <w:rPr>
                <w:rFonts w:ascii="Times New Roman" w:hAnsi="Times New Roman" w:eastAsia="宋体"/>
                <w:b w:val="0"/>
                <w:sz w:val="18"/>
              </w:rPr>
              <w:t>2.83</w:t>
            </w:r>
          </w:p>
        </w:tc>
      </w:tr>
      <w:tr w14:paraId="6284DF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2A1FF93">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2871028">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662" w:type="dxa"/>
            <w:tcMar>
              <w:left w:w="70" w:type="dxa"/>
              <w:right w:w="70" w:type="dxa"/>
            </w:tcMar>
            <w:vAlign w:val="center"/>
          </w:tcPr>
          <w:p w14:paraId="6664F3F0">
            <w:pPr>
              <w:keepNext w:val="0"/>
              <w:spacing w:before="20" w:after="20" w:line="260" w:lineRule="exact"/>
              <w:ind w:left="0" w:leftChars="0" w:right="0" w:rightChars="0" w:firstLine="0" w:firstLineChars="0"/>
              <w:jc w:val="center"/>
            </w:pPr>
            <w:r>
              <w:rPr>
                <w:rFonts w:ascii="Times New Roman" w:hAnsi="Times New Roman" w:eastAsia="宋体"/>
                <w:b w:val="0"/>
                <w:sz w:val="18"/>
              </w:rPr>
              <w:t>2169.50</w:t>
            </w:r>
          </w:p>
        </w:tc>
        <w:tc>
          <w:tcPr>
            <w:tcW w:w="1662" w:type="dxa"/>
            <w:tcMar>
              <w:left w:w="70" w:type="dxa"/>
              <w:right w:w="70" w:type="dxa"/>
            </w:tcMar>
            <w:vAlign w:val="center"/>
          </w:tcPr>
          <w:p w14:paraId="6E880C37">
            <w:pPr>
              <w:keepNext w:val="0"/>
              <w:spacing w:before="20" w:after="20" w:line="260" w:lineRule="exact"/>
              <w:ind w:left="0" w:leftChars="0" w:right="0" w:rightChars="0" w:firstLine="0" w:firstLineChars="0"/>
              <w:jc w:val="center"/>
            </w:pPr>
            <w:r>
              <w:rPr>
                <w:rFonts w:ascii="Times New Roman" w:hAnsi="Times New Roman" w:eastAsia="宋体"/>
                <w:b w:val="0"/>
                <w:sz w:val="18"/>
              </w:rPr>
              <w:t>862.66</w:t>
            </w:r>
          </w:p>
        </w:tc>
        <w:tc>
          <w:tcPr>
            <w:tcW w:w="1662" w:type="dxa"/>
            <w:tcMar>
              <w:left w:w="70" w:type="dxa"/>
              <w:right w:w="70" w:type="dxa"/>
            </w:tcMar>
            <w:vAlign w:val="center"/>
          </w:tcPr>
          <w:p w14:paraId="6BB8711D">
            <w:pPr>
              <w:keepNext w:val="0"/>
              <w:spacing w:before="20" w:after="20" w:line="260" w:lineRule="exact"/>
              <w:ind w:left="0" w:leftChars="0" w:right="0" w:rightChars="0" w:firstLine="0" w:firstLineChars="0"/>
              <w:jc w:val="center"/>
            </w:pPr>
            <w:r>
              <w:rPr>
                <w:rFonts w:ascii="Times New Roman" w:hAnsi="Times New Roman" w:eastAsia="宋体"/>
                <w:b w:val="0"/>
                <w:sz w:val="18"/>
              </w:rPr>
              <w:t>2.51</w:t>
            </w:r>
          </w:p>
        </w:tc>
      </w:tr>
      <w:tr w14:paraId="71D079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E572ACE">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51C7A76">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5A05F1CD">
            <w:pPr>
              <w:keepNext w:val="0"/>
              <w:spacing w:before="20" w:after="20" w:line="260" w:lineRule="exact"/>
              <w:ind w:left="0" w:leftChars="0" w:right="0" w:rightChars="0" w:firstLine="0" w:firstLineChars="0"/>
              <w:jc w:val="center"/>
            </w:pPr>
            <w:r>
              <w:rPr>
                <w:rFonts w:ascii="Times New Roman" w:hAnsi="Times New Roman" w:eastAsia="宋体"/>
                <w:b w:val="0"/>
                <w:sz w:val="18"/>
              </w:rPr>
              <w:t>2139.50</w:t>
            </w:r>
          </w:p>
        </w:tc>
        <w:tc>
          <w:tcPr>
            <w:tcW w:w="1662" w:type="dxa"/>
            <w:tcMar>
              <w:left w:w="70" w:type="dxa"/>
              <w:right w:w="70" w:type="dxa"/>
            </w:tcMar>
            <w:vAlign w:val="center"/>
          </w:tcPr>
          <w:p w14:paraId="2A4CF440">
            <w:pPr>
              <w:keepNext w:val="0"/>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662" w:type="dxa"/>
            <w:tcMar>
              <w:left w:w="70" w:type="dxa"/>
              <w:right w:w="70" w:type="dxa"/>
            </w:tcMar>
            <w:vAlign w:val="center"/>
          </w:tcPr>
          <w:p w14:paraId="2E92BAF4">
            <w:pPr>
              <w:keepNext w:val="0"/>
              <w:spacing w:before="20" w:after="20" w:line="260" w:lineRule="exact"/>
              <w:ind w:left="0" w:leftChars="0" w:right="0" w:rightChars="0" w:firstLine="0" w:firstLineChars="0"/>
              <w:jc w:val="center"/>
            </w:pPr>
            <w:r>
              <w:rPr>
                <w:rFonts w:ascii="Times New Roman" w:hAnsi="Times New Roman" w:eastAsia="宋体"/>
                <w:b w:val="0"/>
                <w:sz w:val="18"/>
              </w:rPr>
              <w:t>2.24</w:t>
            </w:r>
          </w:p>
        </w:tc>
      </w:tr>
      <w:tr w14:paraId="342F53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2677B9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96F41A4">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662" w:type="dxa"/>
            <w:tcMar>
              <w:left w:w="70" w:type="dxa"/>
              <w:right w:w="70" w:type="dxa"/>
            </w:tcMar>
            <w:vAlign w:val="center"/>
          </w:tcPr>
          <w:p w14:paraId="61BC50A6">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662" w:type="dxa"/>
            <w:tcMar>
              <w:left w:w="70" w:type="dxa"/>
              <w:right w:w="70" w:type="dxa"/>
            </w:tcMar>
            <w:vAlign w:val="center"/>
          </w:tcPr>
          <w:p w14:paraId="0FD66F85">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662" w:type="dxa"/>
            <w:tcMar>
              <w:left w:w="70" w:type="dxa"/>
              <w:right w:w="70" w:type="dxa"/>
            </w:tcMar>
            <w:vAlign w:val="center"/>
          </w:tcPr>
          <w:p w14:paraId="0EF0C5FD">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r>
      <w:tr w14:paraId="73BDB5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0F6A50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07C01D36">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662" w:type="dxa"/>
            <w:tcMar>
              <w:left w:w="70" w:type="dxa"/>
              <w:right w:w="70" w:type="dxa"/>
            </w:tcMar>
            <w:vAlign w:val="center"/>
          </w:tcPr>
          <w:p w14:paraId="6CDDBD11">
            <w:pPr>
              <w:keepNext w:val="0"/>
              <w:spacing w:before="20" w:after="20" w:line="260" w:lineRule="exact"/>
              <w:ind w:left="0" w:leftChars="0" w:right="0" w:rightChars="0" w:firstLine="0" w:firstLineChars="0"/>
              <w:jc w:val="center"/>
            </w:pPr>
            <w:r>
              <w:rPr>
                <w:rFonts w:ascii="Times New Roman" w:hAnsi="Times New Roman" w:eastAsia="宋体"/>
                <w:b w:val="0"/>
                <w:sz w:val="18"/>
              </w:rPr>
              <w:t>3345.00</w:t>
            </w:r>
          </w:p>
        </w:tc>
        <w:tc>
          <w:tcPr>
            <w:tcW w:w="1662" w:type="dxa"/>
            <w:tcMar>
              <w:left w:w="70" w:type="dxa"/>
              <w:right w:w="70" w:type="dxa"/>
            </w:tcMar>
            <w:vAlign w:val="center"/>
          </w:tcPr>
          <w:p w14:paraId="2A384509">
            <w:pPr>
              <w:keepNext w:val="0"/>
              <w:spacing w:before="20" w:after="20" w:line="260" w:lineRule="exact"/>
              <w:ind w:left="0" w:leftChars="0" w:right="0" w:rightChars="0" w:firstLine="0" w:firstLineChars="0"/>
              <w:jc w:val="center"/>
            </w:pPr>
            <w:r>
              <w:rPr>
                <w:rFonts w:ascii="Times New Roman" w:hAnsi="Times New Roman" w:eastAsia="宋体"/>
                <w:b w:val="0"/>
                <w:sz w:val="18"/>
              </w:rPr>
              <w:t>1432.37</w:t>
            </w:r>
          </w:p>
        </w:tc>
        <w:tc>
          <w:tcPr>
            <w:tcW w:w="1662" w:type="dxa"/>
            <w:tcMar>
              <w:left w:w="70" w:type="dxa"/>
              <w:right w:w="70" w:type="dxa"/>
            </w:tcMar>
            <w:vAlign w:val="center"/>
          </w:tcPr>
          <w:p w14:paraId="4D670EBB">
            <w:pPr>
              <w:keepNext w:val="0"/>
              <w:spacing w:before="20" w:after="20" w:line="260" w:lineRule="exact"/>
              <w:ind w:left="0" w:leftChars="0" w:right="0" w:rightChars="0" w:firstLine="0" w:firstLineChars="0"/>
              <w:jc w:val="center"/>
            </w:pPr>
            <w:r>
              <w:rPr>
                <w:rFonts w:ascii="Times New Roman" w:hAnsi="Times New Roman" w:eastAsia="宋体"/>
                <w:b w:val="0"/>
                <w:sz w:val="18"/>
              </w:rPr>
              <w:t>2.34</w:t>
            </w:r>
          </w:p>
        </w:tc>
      </w:tr>
      <w:tr w14:paraId="3C2EFB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DC0655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688262DC">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662" w:type="dxa"/>
            <w:tcMar>
              <w:left w:w="70" w:type="dxa"/>
              <w:right w:w="70" w:type="dxa"/>
            </w:tcMar>
            <w:vAlign w:val="center"/>
          </w:tcPr>
          <w:p w14:paraId="79A06499">
            <w:pPr>
              <w:keepNext w:val="0"/>
              <w:spacing w:before="20" w:after="20" w:line="260" w:lineRule="exact"/>
              <w:ind w:left="0" w:leftChars="0" w:right="0" w:rightChars="0" w:firstLine="0" w:firstLineChars="0"/>
              <w:jc w:val="center"/>
            </w:pPr>
            <w:r>
              <w:rPr>
                <w:rFonts w:ascii="Times New Roman" w:hAnsi="Times New Roman" w:eastAsia="宋体"/>
                <w:b w:val="0"/>
                <w:sz w:val="18"/>
              </w:rPr>
              <w:t>3575.00</w:t>
            </w:r>
          </w:p>
        </w:tc>
        <w:tc>
          <w:tcPr>
            <w:tcW w:w="1662" w:type="dxa"/>
            <w:tcMar>
              <w:left w:w="70" w:type="dxa"/>
              <w:right w:w="70" w:type="dxa"/>
            </w:tcMar>
            <w:vAlign w:val="center"/>
          </w:tcPr>
          <w:p w14:paraId="44B716D5">
            <w:pPr>
              <w:keepNext w:val="0"/>
              <w:spacing w:before="20" w:after="20" w:line="260" w:lineRule="exact"/>
              <w:ind w:left="0" w:leftChars="0" w:right="0" w:rightChars="0" w:firstLine="0" w:firstLineChars="0"/>
              <w:jc w:val="center"/>
            </w:pPr>
            <w:r>
              <w:rPr>
                <w:rFonts w:ascii="Times New Roman" w:hAnsi="Times New Roman" w:eastAsia="宋体"/>
                <w:b w:val="0"/>
                <w:sz w:val="18"/>
              </w:rPr>
              <w:t>1542.22</w:t>
            </w:r>
          </w:p>
        </w:tc>
        <w:tc>
          <w:tcPr>
            <w:tcW w:w="1662" w:type="dxa"/>
            <w:tcMar>
              <w:left w:w="70" w:type="dxa"/>
              <w:right w:w="70" w:type="dxa"/>
            </w:tcMar>
            <w:vAlign w:val="center"/>
          </w:tcPr>
          <w:p w14:paraId="475A8DA4">
            <w:pPr>
              <w:keepNext w:val="0"/>
              <w:spacing w:before="20" w:after="20" w:line="260" w:lineRule="exact"/>
              <w:ind w:left="0" w:leftChars="0" w:right="0" w:rightChars="0" w:firstLine="0" w:firstLineChars="0"/>
              <w:jc w:val="center"/>
            </w:pPr>
            <w:r>
              <w:rPr>
                <w:rFonts w:ascii="Times New Roman" w:hAnsi="Times New Roman" w:eastAsia="宋体"/>
                <w:b w:val="0"/>
                <w:sz w:val="18"/>
              </w:rPr>
              <w:t>2.32</w:t>
            </w:r>
          </w:p>
        </w:tc>
      </w:tr>
      <w:tr w14:paraId="2C5112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B59BC6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496E5D9">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662" w:type="dxa"/>
            <w:tcMar>
              <w:left w:w="70" w:type="dxa"/>
              <w:right w:w="70" w:type="dxa"/>
            </w:tcMar>
            <w:vAlign w:val="center"/>
          </w:tcPr>
          <w:p w14:paraId="56AF9A0E">
            <w:pPr>
              <w:keepNext w:val="0"/>
              <w:spacing w:before="20" w:after="20" w:line="260" w:lineRule="exact"/>
              <w:ind w:left="0" w:leftChars="0" w:right="0" w:rightChars="0" w:firstLine="0" w:firstLineChars="0"/>
              <w:jc w:val="center"/>
            </w:pPr>
            <w:r>
              <w:rPr>
                <w:rFonts w:ascii="Times New Roman" w:hAnsi="Times New Roman" w:eastAsia="宋体"/>
                <w:b w:val="0"/>
                <w:sz w:val="18"/>
              </w:rPr>
              <w:t>3675.00</w:t>
            </w:r>
          </w:p>
        </w:tc>
        <w:tc>
          <w:tcPr>
            <w:tcW w:w="1662" w:type="dxa"/>
            <w:tcMar>
              <w:left w:w="70" w:type="dxa"/>
              <w:right w:w="70" w:type="dxa"/>
            </w:tcMar>
            <w:vAlign w:val="center"/>
          </w:tcPr>
          <w:p w14:paraId="577A2300">
            <w:pPr>
              <w:keepNext w:val="0"/>
              <w:spacing w:before="20" w:after="20" w:line="260" w:lineRule="exact"/>
              <w:ind w:left="0" w:leftChars="0" w:right="0" w:rightChars="0" w:firstLine="0" w:firstLineChars="0"/>
              <w:jc w:val="center"/>
            </w:pPr>
            <w:r>
              <w:rPr>
                <w:rFonts w:ascii="Times New Roman" w:hAnsi="Times New Roman" w:eastAsia="宋体"/>
                <w:b w:val="0"/>
                <w:sz w:val="18"/>
              </w:rPr>
              <w:t>1449.40</w:t>
            </w:r>
          </w:p>
        </w:tc>
        <w:tc>
          <w:tcPr>
            <w:tcW w:w="1662" w:type="dxa"/>
            <w:tcMar>
              <w:left w:w="70" w:type="dxa"/>
              <w:right w:w="70" w:type="dxa"/>
            </w:tcMar>
            <w:vAlign w:val="center"/>
          </w:tcPr>
          <w:p w14:paraId="001738E4">
            <w:pPr>
              <w:keepNext w:val="0"/>
              <w:spacing w:before="20" w:after="20" w:line="260" w:lineRule="exact"/>
              <w:ind w:left="0" w:leftChars="0" w:right="0" w:rightChars="0" w:firstLine="0" w:firstLineChars="0"/>
              <w:jc w:val="center"/>
            </w:pPr>
            <w:r>
              <w:rPr>
                <w:rFonts w:ascii="Times New Roman" w:hAnsi="Times New Roman" w:eastAsia="宋体"/>
                <w:b w:val="0"/>
                <w:sz w:val="18"/>
              </w:rPr>
              <w:t>2.54</w:t>
            </w:r>
          </w:p>
        </w:tc>
      </w:tr>
      <w:tr w14:paraId="684579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EC33CB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4E0977D">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05A5AC00">
            <w:pPr>
              <w:keepNext w:val="0"/>
              <w:spacing w:before="20" w:after="20" w:line="260" w:lineRule="exact"/>
              <w:ind w:left="0" w:leftChars="0" w:right="0" w:rightChars="0" w:firstLine="0" w:firstLineChars="0"/>
              <w:jc w:val="center"/>
            </w:pPr>
            <w:r>
              <w:rPr>
                <w:rFonts w:ascii="Times New Roman" w:hAnsi="Times New Roman" w:eastAsia="宋体"/>
                <w:b w:val="0"/>
                <w:sz w:val="18"/>
              </w:rPr>
              <w:t>3701.00</w:t>
            </w:r>
          </w:p>
        </w:tc>
        <w:tc>
          <w:tcPr>
            <w:tcW w:w="1662" w:type="dxa"/>
            <w:tcMar>
              <w:left w:w="70" w:type="dxa"/>
              <w:right w:w="70" w:type="dxa"/>
            </w:tcMar>
            <w:vAlign w:val="center"/>
          </w:tcPr>
          <w:p w14:paraId="27931A24">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662" w:type="dxa"/>
            <w:tcMar>
              <w:left w:w="70" w:type="dxa"/>
              <w:right w:w="70" w:type="dxa"/>
            </w:tcMar>
            <w:vAlign w:val="center"/>
          </w:tcPr>
          <w:p w14:paraId="774F7B21">
            <w:pPr>
              <w:keepNext w:val="0"/>
              <w:spacing w:before="20" w:after="20" w:line="260" w:lineRule="exact"/>
              <w:ind w:left="0" w:leftChars="0" w:right="0" w:rightChars="0" w:firstLine="0" w:firstLineChars="0"/>
              <w:jc w:val="center"/>
            </w:pPr>
            <w:r>
              <w:rPr>
                <w:rFonts w:ascii="Times New Roman" w:hAnsi="Times New Roman" w:eastAsia="宋体"/>
                <w:b w:val="0"/>
                <w:sz w:val="18"/>
              </w:rPr>
              <w:t>2.42</w:t>
            </w:r>
          </w:p>
        </w:tc>
      </w:tr>
    </w:tbl>
    <w:p w14:paraId="5FAA34B9">
      <w:pPr>
        <w:pStyle w:val="5"/>
        <w:keepNext/>
        <w:numPr>
          <w:ilvl w:val="0"/>
          <w:numId w:val="0"/>
        </w:numPr>
        <w:spacing w:before="160" w:after="120" w:line="390" w:lineRule="exact"/>
        <w:ind w:firstLine="0"/>
      </w:pPr>
      <w:bookmarkStart w:id="96" w:name="市区年度变化"/>
      <w:r>
        <w:rPr>
          <w:rFonts w:ascii="Times New Roman" w:hAnsi="Times New Roman" w:eastAsia="方正仿宋_GBK"/>
          <w:b/>
          <w:sz w:val="26"/>
        </w:rPr>
        <w:t>3.2.2 市区年度变化</w:t>
      </w:r>
      <w:bookmarkEnd w:id="96"/>
    </w:p>
    <w:p w14:paraId="68ED2FCA">
      <w:pPr>
        <w:pStyle w:val="115"/>
        <w:widowControl/>
        <w:spacing w:before="0" w:after="0" w:line="348" w:lineRule="exact"/>
        <w:ind w:firstLine="480"/>
        <w:jc w:val="both"/>
      </w:pPr>
      <w:r>
        <w:rPr>
          <w:rFonts w:ascii="Times New Roman" w:hAnsi="Times New Roman" w:eastAsia="方正仿宋_GBK"/>
          <w:b w:val="0"/>
          <w:sz w:val="24"/>
        </w:rPr>
        <w:t>市区2021年公用主变总容量为3113.50 MVA，年网供最大负荷估计为1449.77 MW。2022—2025年负荷分别为1432.37、1542.22、1449.40和1528.82 MW。该序列在2022年和2024年出现回落，体现了年际波动。</w:t>
      </w:r>
    </w:p>
    <w:p w14:paraId="722FF77E">
      <w:pPr>
        <w:pStyle w:val="2"/>
        <w:widowControl/>
        <w:spacing w:before="0" w:after="0" w:line="348" w:lineRule="exact"/>
        <w:ind w:firstLine="480"/>
        <w:jc w:val="both"/>
      </w:pPr>
      <w:r>
        <w:rPr>
          <w:rFonts w:ascii="Times New Roman" w:hAnsi="Times New Roman" w:eastAsia="方正仿宋_GBK"/>
          <w:b w:val="0"/>
          <w:sz w:val="24"/>
        </w:rPr>
        <w:t>市区案例保留样本负荷的空间分布，设备候选按站级资料及研究假设设置。第五章保留统一仿真起点，采用2022—2025年实际年度负荷进行方案比较。</w:t>
      </w:r>
    </w:p>
    <w:p w14:paraId="0F0E665F">
      <w:pPr>
        <w:pStyle w:val="2"/>
        <w:keepNext/>
        <w:spacing w:before="120" w:after="0" w:line="240" w:lineRule="auto"/>
        <w:ind w:left="0" w:leftChars="0" w:right="0" w:rightChars="0" w:firstLine="0" w:firstLineChars="0" w:hanging="0" w:hangingChars="0" w:start="0" w:end="0" w:startChars="0" w:endChars="0"/>
        <w:jc w:val="center"/>
        <w:pPrChange w:id="28276" w:author="xh" w:date="2026-10-19T08:23:43+08:00">
          <w:pPr>
            <w:pStyle w:val="2"/>
            <w:keepNext/>
            <w:spacing w:before="120" w:after="0" w:line="240" w:lineRule="auto"/>
            <w:ind w:left="0" w:leftChars="0" w:right="0" w:rightChars="0" w:firstLine="0" w:firstLineChars="0"/>
            <w:jc w:val="center"/>
          </w:pPr>
        </w:pPrChange>
      </w:pPr>
      <w:r>
        <w:drawing>
          <wp:inline distT="0" distB="0" distL="114300" distR="114300">
            <wp:extent cx="5120640" cy="278765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4"/>
                    <a:stretch>
                      <a:fillRect/>
                    </a:stretch>
                  </pic:blipFill>
                  <pic:spPr>
                    <a:xfrm>
                      <a:off x="0" y="0"/>
                      <a:ext cx="5120640" cy="2787963"/>
                    </a:xfrm>
                    <a:prstGeom prst="rect">
                      <a:avLst/>
                    </a:prstGeom>
                    <a:noFill/>
                    <a:ln w="9525">
                      <a:noFill/>
                    </a:ln>
                  </pic:spPr>
                </pic:pic>
              </a:graphicData>
            </a:graphic>
          </wp:inline>
        </w:drawing>
      </w:r>
    </w:p>
    <w:p w14:paraId="6CAEEA78">
      <w:pPr>
        <w:pStyle w:val="2"/>
        <w:spacing w:before="60" w:after="120" w:line="280" w:lineRule="exact"/>
        <w:ind w:left="0" w:leftChars="0" w:right="0" w:rightChars="0" w:firstLine="0" w:firstLineChars="0" w:hanging="0" w:hangingChars="0" w:start="0" w:end="0" w:startChars="0" w:endChars="0"/>
        <w:jc w:val="center"/>
        <w:pPrChange w:id="28277" w:author="xh" w:date="2026-10-19T08:24:22+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图3-1 邳州和市区年网供最大负荷</w:t>
      </w:r>
    </w:p>
    <w:p w14:paraId="16943F62">
      <w:pPr>
        <w:pStyle w:val="2"/>
        <w:widowControl/>
        <w:spacing w:before="0" w:after="0" w:line="348" w:lineRule="exact"/>
        <w:ind w:firstLine="480"/>
        <w:jc w:val="both"/>
      </w:pPr>
      <w:r>
        <w:rPr>
          <w:rFonts w:ascii="Times New Roman" w:hAnsi="Times New Roman" w:eastAsia="方正仿宋_GBK"/>
          <w:b w:val="0"/>
          <w:sz w:val="24"/>
        </w:rPr>
        <w:t>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14:paraId="2D347F59">
      <w:pPr>
        <w:pStyle w:val="2"/>
        <w:keepNext/>
        <w:spacing w:before="120" w:after="0" w:line="240" w:lineRule="auto"/>
        <w:ind w:left="0" w:leftChars="0" w:right="0" w:rightChars="0" w:firstLine="0" w:firstLineChars="0" w:hanging="0" w:hangingChars="0" w:start="0" w:end="0" w:startChars="0" w:endChars="0"/>
        <w:jc w:val="center"/>
        <w:pPrChange w:id="28278" w:author="xh" w:date="2026-10-19T08:25:02+08:00">
          <w:pPr>
            <w:pStyle w:val="2"/>
            <w:keepNext/>
            <w:spacing w:before="120" w:after="0" w:line="240" w:lineRule="auto"/>
            <w:ind w:left="0" w:leftChars="0" w:right="0" w:rightChars="0" w:firstLine="0" w:firstLineChars="0"/>
            <w:jc w:val="center"/>
          </w:pPr>
        </w:pPrChange>
      </w:pPr>
      <w:r>
        <w:drawing>
          <wp:inline distT="0" distB="0" distL="114300" distR="114300">
            <wp:extent cx="5120640" cy="5120640"/>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5"/>
                    <a:stretch>
                      <a:fillRect/>
                    </a:stretch>
                  </pic:blipFill>
                  <pic:spPr>
                    <a:xfrm>
                      <a:off x="0" y="0"/>
                      <a:ext cx="5120640" cy="5120640"/>
                    </a:xfrm>
                    <a:prstGeom prst="rect">
                      <a:avLst/>
                    </a:prstGeom>
                    <a:noFill/>
                    <a:ln w="9525">
                      <a:noFill/>
                    </a:ln>
                  </pic:spPr>
                </pic:pic>
              </a:graphicData>
            </a:graphic>
          </wp:inline>
        </w:drawing>
      </w:r>
    </w:p>
    <w:p w14:paraId="456AA969">
      <w:pPr>
        <w:pStyle w:val="2"/>
        <w:spacing w:before="60" w:after="120" w:line="280" w:lineRule="exact"/>
        <w:ind w:left="0" w:leftChars="0" w:right="0" w:rightChars="0" w:firstLine="0" w:firstLineChars="0" w:hanging="0" w:hangingChars="0" w:start="0" w:end="0" w:startChars="0" w:endChars="0"/>
        <w:jc w:val="center"/>
        <w:pPrChange w:id="28279" w:author="xh" w:date="2026-10-19T08:25:41+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图3-2 两地区年度主变容量与网供最大负荷</w:t>
      </w:r>
    </w:p>
    <w:p w14:paraId="51B37702">
      <w:pPr>
        <w:pStyle w:val="5"/>
        <w:keepNext/>
        <w:numPr>
          <w:ilvl w:val="0"/>
          <w:numId w:val="0"/>
        </w:numPr>
        <w:spacing w:before="160" w:after="120" w:line="390" w:lineRule="exact"/>
        <w:ind w:firstLine="0"/>
      </w:pPr>
      <w:bookmarkStart w:id="97" w:name="年最大净负荷平均增长率"/>
      <w:r>
        <w:rPr>
          <w:rFonts w:ascii="Times New Roman" w:hAnsi="Times New Roman" w:eastAsia="方正仿宋_GBK"/>
          <w:b/>
          <w:sz w:val="26"/>
        </w:rPr>
        <w:t>3.2.3 年最大净负荷平均增长率</w:t>
      </w:r>
      <w:bookmarkEnd w:id="97"/>
    </w:p>
    <w:p w14:paraId="345CC77E">
      <w:pPr>
        <w:pStyle w:val="115"/>
        <w:widowControl/>
        <w:spacing w:before="0" w:after="0" w:line="348" w:lineRule="exact"/>
        <w:ind w:firstLine="480"/>
        <w:jc w:val="both"/>
      </w:pPr>
      <w:r>
        <w:rPr>
          <w:rFonts w:ascii="Times New Roman" w:hAnsi="Times New Roman" w:eastAsia="方正仿宋_GBK"/>
          <w:b w:val="0"/>
          <w:sz w:val="24"/>
        </w:rPr>
        <w:t>年最大净负荷平均增长率[8]由同范围起止年度负荷按复合增长形式计算。2021—2025年包含四个年度间隔，增长分档采用2025年4月《配电网规划设计技术导则（修订稿）》第6.2.2.1条及表2[8]。</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1F86F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783" w:author="xh" w:date="2026-10-19T08:26:20+08:00"/>
        </w:trPr>
        <w:tc>
          <w:tcPr>
            <w:tcW w:w="737" w:type="dxa"/>
            <w:tcMar>
              <w:top w:w="0" w:type="dxa"/>
              <w:left w:w="0" w:type="dxa"/>
              <w:bottom w:w="0" w:type="dxa"/>
              <w:right w:w="0" w:type="dxa"/>
            </w:tcMar>
            <w:vAlign w:val="center"/>
          </w:tcPr>
          <w:p w14:paraId="4FB9C24D">
            <w:pPr>
              <w:keepNext/>
              <w:spacing w:before="0" w:after="0"/>
              <w:ind w:left="0" w:leftChars="0" w:right="0" w:rightChars="0" w:firstLine="0" w:firstLineChars="0"/>
              <w:rPr>
                <w:del w:id="784" w:author="xh" w:date="2026-10-19T08:26:20+08:00"/>
              </w:rPr>
            </w:pPr>
          </w:p>
        </w:tc>
        <w:tc>
          <w:tcPr>
            <w:tcW w:w="6838" w:type="dxa"/>
            <w:tcMar>
              <w:top w:w="0" w:type="dxa"/>
              <w:left w:w="0" w:type="dxa"/>
              <w:bottom w:w="0" w:type="dxa"/>
              <w:right w:w="0" w:type="dxa"/>
            </w:tcMar>
            <w:vAlign w:val="center"/>
          </w:tcPr>
          <w:p w14:paraId="71F4FE1E">
            <w:pPr>
              <w:keepNext/>
              <w:spacing w:before="100" w:after="100" w:line="276" w:lineRule="auto"/>
              <w:ind w:left="0" w:leftChars="0" w:right="0" w:rightChars="0" w:firstLine="0" w:firstLineChars="0"/>
              <w:jc w:val="center"/>
              <w:rPr>
                <w:del w:id="785" w:author="xh" w:date="2026-10-19T08:26:20+08:00"/>
              </w:rPr>
            </w:pPr>
            <w:del w:id="786" w:author="xh" w:date="2026-10-19T08:26:20+08:00">
              <m:oMathPara>
                <m:oMath>
                  <m:acc>
                    <m:accPr>
                      <m:chr m:val="‾"/>
                    </m:accPr>
                    <m:e>
                      <m:r>
                        <m:rPr>
                          <m:nor/>
                        </m:rPr>
                        <w:rPr>
                          <w:rFonts w:ascii="Times New Roman" w:hAnsi="Times New Roman" w:eastAsia="方正仿宋_GBK" w:cs="Times New Roman"/>
                          <w:i/>
                          <w:iCs/>
                        </w:rPr>
                        <m:t>g</m:t>
                      </m:r>
                    </m:e>
                  </m:acc>
                  <m:r>
                    <m:rPr>
                      <m:nor/>
                      <m:sty m:val="p"/>
                    </m:rPr>
                    <w:rPr>
                      <w:rFonts w:ascii="Times New Roman" w:hAnsi="Times New Roman" w:eastAsia="方正仿宋_GBK" w:cs="Times New Roman"/>
                      <w:b w:val="0"/>
                      <w:i w:val="0"/>
                      <w:iCs w:val="0"/>
                    </w:rPr>
                    <m:t>=</m:t>
                  </m:r>
                  <m:sSup>
                    <m:sSupPr/>
                    <m:e>
                      <m:d>
                        <m:dPr/>
                        <m:e>
                          <m:f>
                            <m:fPr/>
                            <m:num>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2025</m:t>
                                  </m:r>
                                </m:sub>
                              </m:sSub>
                            </m:num>
                            <m:den>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2021</m:t>
                                  </m:r>
                                </m:sub>
                              </m:sSub>
                            </m:den>
                          </m:f>
                        </m:e>
                      </m:d>
                    </m:e>
                    <m:sup>
                      <m:r>
                        <m:rPr>
                          <m:nor/>
                          <m:sty m:val="p"/>
                        </m:rPr>
                        <w:rPr>
                          <w:rFonts w:ascii="Times New Roman" w:hAnsi="Times New Roman" w:eastAsia="方正仿宋_GBK" w:cs="Times New Roman"/>
                          <w:b w:val="0"/>
                          <w:i w:val="0"/>
                          <w:iCs w:val="0"/>
                        </w:rPr>
                        <m:t>1/4</m:t>
                      </m:r>
                    </m:sup>
                  </m:sSup>
                  <m:r>
                    <m:rPr>
                      <m:nor/>
                      <m:sty m:val="p"/>
                    </m:rPr>
                    <w:rPr>
                      <w:rFonts w:ascii="Times New Roman" w:hAnsi="Times New Roman" w:eastAsia="方正仿宋_GBK" w:cs="Times New Roman"/>
                      <w:b w:val="0"/>
                      <w:i w:val="0"/>
                      <w:iCs w:val="0"/>
                    </w:rPr>
                    <m:t>−1.</m:t>
                  </m:r>
                </m:oMath>
              </m:oMathPara>
            </w:del>
          </w:p>
        </w:tc>
        <w:tc>
          <w:tcPr>
            <w:tcW w:w="737" w:type="dxa"/>
            <w:tcMar>
              <w:top w:w="0" w:type="dxa"/>
              <w:left w:w="0" w:type="dxa"/>
              <w:bottom w:w="0" w:type="dxa"/>
              <w:right w:w="0" w:type="dxa"/>
            </w:tcMar>
            <w:vAlign w:val="center"/>
          </w:tcPr>
          <w:p w14:paraId="2E628AC5">
            <w:pPr>
              <w:keepNext/>
              <w:spacing w:before="0" w:after="0"/>
              <w:ind w:left="0" w:leftChars="0" w:right="0" w:rightChars="0" w:firstLine="0" w:firstLineChars="0"/>
              <w:jc w:val="right"/>
              <w:rPr>
                <w:del w:id="787" w:author="xh" w:date="2026-10-19T08:26:20+08:00"/>
              </w:rPr>
            </w:pPr>
            <w:del w:id="788" w:author="xh" w:date="2026-10-19T08:26:20+08:00">
              <w:r>
                <w:rPr>
                  <w:rFonts w:ascii="Times New Roman" w:hAnsi="Times New Roman" w:eastAsia="方正仿宋_GBK"/>
                  <w:b w:val="0"/>
                  <w:sz w:val="18"/>
                </w:rPr>
                <w:delText>（3-1）</w:delText>
              </w:r>
            </w:del>
          </w:p>
        </w:tc>
      </w:tr>
      <w:tr>
        <w:trPr>
          <w:cantSplit/>
          <w:ins w:id="789" w:author="xh" w:date="2026-10-19T08:26:20+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790" w:author="xh" w:date="2026-10-19T08:26:20+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791" w:author="xh" w:date="2026-10-19T08:26:20+08:00"/>
              </w:rPr>
            </w:pPr>
            <w:ins w:id="792" w:author="xh" w:date="2026-10-19T08:26:20+08:00">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793" w:author="xh" w:date="2026-10-19T08:26:20+08:00"/>
              </w:rPr>
            </w:pPr>
            <w:ins w:id="794" w:author="xh" w:date="2026-10-19T08:26:20+08:00">
              <w:r>
                <w:rPr>
                  <w:rFonts w:ascii="Times New Roman" w:hAnsi="Times New Roman" w:eastAsia="方正仿宋_GBK"/>
                  <w:b w:val="0"/>
                  <w:sz w:val="18"/>
                </w:rPr>
                <w:t>（3-1）</w:t>
              </w:r>
            </w:ins>
          </w:p>
        </w:tc>
      </w:tr>
    </w:tbl>
    <w:p w14:paraId="5CEC486B">
      <w:pPr>
        <w:pStyle w:val="115"/>
        <w:widowControl/>
        <w:spacing w:before="0" w:after="0" w:line="348" w:lineRule="exact"/>
        <w:ind w:left="0" w:leftChars="0" w:right="0" w:rightChars="0" w:firstLine="0" w:firstLineChars="0" w:hanging="0" w:hangingChars="0" w:start="0" w:end="0" w:startChars="0" w:endChars="0"/>
        <w:jc w:val="both"/>
        <w:pPrChange w:id="28280" w:author="xh" w:date="2026-10-19T08:27:00+08:00">
          <w:pPr>
            <w:pStyle w:val="115"/>
            <w:widowControl/>
            <w:spacing w:before="0" w:after="0" w:line="348" w:lineRule="exact"/>
            <w:ind w:left="0" w:leftChars="0" w:right="0" w:rightChars="0" w:firstLine="0" w:firstLineChars="0"/>
            <w:jc w:val="both"/>
          </w:pPr>
        </w:pPrChange>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为第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年网供最大负荷估计值，单位MW；</w:t>
      </w:r>
      <m:oMath>
        <m:acc>
          <m:accPr>
            <m:chr m:val="‾"/>
          </m:accPr>
          <m:e>
            <m:r>
              <m:rPr>
                <m:nor/>
              </m:rPr>
              <w:rPr>
                <w:rFonts w:ascii="Times New Roman" w:hAnsi="Times New Roman" w:eastAsia="方正仿宋_GBK" w:cs="Times New Roman"/>
                <w:i/>
                <w:iCs/>
              </w:rPr>
              <m:t>g</m:t>
            </m:r>
          </m:e>
        </m:acc>
      </m:oMath>
      <w:r>
        <w:rPr>
          <w:rFonts w:ascii="Times New Roman" w:hAnsi="Times New Roman" w:eastAsia="方正仿宋_GBK"/>
          <w:b w:val="0"/>
          <w:sz w:val="24"/>
        </w:rPr>
        <w:t>为年最大净负荷平均增长率。</w:t>
      </w:r>
    </w:p>
    <w:p w14:paraId="281BE092">
      <w:pPr>
        <w:pStyle w:val="2"/>
        <w:keepNext/>
        <w:spacing w:before="120" w:after="80" w:line="280" w:lineRule="exact"/>
        <w:ind w:firstLine="0"/>
        <w:jc w:val="center"/>
      </w:pPr>
      <w:r>
        <w:rPr>
          <w:rFonts w:ascii="Times New Roman" w:hAnsi="Times New Roman" w:eastAsia="宋体"/>
          <w:b w:val="0"/>
          <w:sz w:val="21"/>
        </w:rPr>
        <w:t>表3-2 年最大净负荷平均增长率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38CF02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7BC14923">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3E3C2D56">
            <w:pPr>
              <w:keepNext/>
              <w:spacing w:before="20" w:after="20" w:line="260" w:lineRule="exact"/>
              <w:ind w:left="0" w:leftChars="0" w:right="0" w:rightChars="0" w:firstLine="0" w:firstLineChars="0"/>
              <w:jc w:val="center"/>
            </w:pPr>
            <w:r>
              <w:rPr>
                <w:rFonts w:ascii="Times New Roman" w:hAnsi="Times New Roman" w:eastAsia="宋体"/>
                <w:b/>
                <w:sz w:val="18"/>
              </w:rPr>
              <w:t>2021年年网供最大负荷/MW</w:t>
            </w:r>
          </w:p>
        </w:tc>
        <w:tc>
          <w:tcPr>
            <w:tcW w:w="1187" w:type="dxa"/>
            <w:tcMar>
              <w:left w:w="70" w:type="dxa"/>
              <w:right w:w="70" w:type="dxa"/>
            </w:tcMar>
            <w:vAlign w:val="center"/>
          </w:tcPr>
          <w:p w14:paraId="643C7592">
            <w:pPr>
              <w:keepNext/>
              <w:spacing w:before="20" w:after="20" w:line="260" w:lineRule="exact"/>
              <w:ind w:left="0" w:leftChars="0" w:right="0" w:rightChars="0" w:firstLine="0" w:firstLineChars="0"/>
              <w:jc w:val="center"/>
            </w:pPr>
            <w:r>
              <w:rPr>
                <w:rFonts w:ascii="Times New Roman" w:hAnsi="Times New Roman" w:eastAsia="宋体"/>
                <w:b/>
                <w:sz w:val="18"/>
              </w:rPr>
              <w:t>2025年年网供最大负荷/MW</w:t>
            </w:r>
          </w:p>
        </w:tc>
        <w:tc>
          <w:tcPr>
            <w:tcW w:w="1187" w:type="dxa"/>
            <w:tcMar>
              <w:left w:w="70" w:type="dxa"/>
              <w:right w:w="70" w:type="dxa"/>
            </w:tcMar>
            <w:vAlign w:val="center"/>
          </w:tcPr>
          <w:p w14:paraId="2768ABC9">
            <w:pPr>
              <w:keepNext/>
              <w:spacing w:before="20" w:after="20" w:line="260" w:lineRule="exact"/>
              <w:ind w:left="0" w:leftChars="0" w:right="0" w:rightChars="0" w:firstLine="0" w:firstLineChars="0"/>
              <w:jc w:val="center"/>
            </w:pPr>
            <w:r>
              <w:rPr>
                <w:rFonts w:ascii="Times New Roman" w:hAnsi="Times New Roman" w:eastAsia="宋体"/>
                <w:b/>
                <w:sz w:val="18"/>
              </w:rPr>
              <w:t>间隔/年</w:t>
            </w:r>
          </w:p>
        </w:tc>
        <w:tc>
          <w:tcPr>
            <w:tcW w:w="1187" w:type="dxa"/>
            <w:tcMar>
              <w:left w:w="70" w:type="dxa"/>
              <w:right w:w="70" w:type="dxa"/>
            </w:tcMar>
            <w:vAlign w:val="center"/>
          </w:tcPr>
          <w:p w14:paraId="731E8029">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187" w:type="dxa"/>
            <w:tcMar>
              <w:left w:w="70" w:type="dxa"/>
              <w:right w:w="70" w:type="dxa"/>
            </w:tcMar>
            <w:vAlign w:val="center"/>
          </w:tcPr>
          <w:p w14:paraId="34FFAF41">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年最大净负荷平均增长率所属区间</w:t>
            </w:r>
          </w:p>
        </w:tc>
        <w:tc>
          <w:tcPr>
            <w:tcW w:w="1187" w:type="dxa"/>
            <w:tcMar>
              <w:left w:w="70" w:type="dxa"/>
              <w:right w:w="70" w:type="dxa"/>
            </w:tcMar>
            <w:vAlign w:val="center"/>
          </w:tcPr>
          <w:p w14:paraId="2FB6C9CB">
            <w:pPr>
              <w:keepNext/>
              <w:spacing w:before="20" w:after="20" w:line="260" w:lineRule="exact"/>
              <w:ind w:left="0" w:leftChars="0" w:right="0" w:rightChars="0" w:firstLine="0" w:firstLineChars="0"/>
              <w:jc w:val="center"/>
            </w:pPr>
            <w:r>
              <w:rPr>
                <w:rFonts w:ascii="Times New Roman" w:hAnsi="Times New Roman" w:eastAsia="宋体"/>
                <w:b/>
                <w:sz w:val="18"/>
              </w:rPr>
              <w:t>导则参考容载比</w:t>
            </w:r>
          </w:p>
        </w:tc>
      </w:tr>
      <w:tr w14:paraId="3E3155E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7119742">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4547BCD">
            <w:pPr>
              <w:keepNext/>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187" w:type="dxa"/>
            <w:tcMar>
              <w:left w:w="70" w:type="dxa"/>
              <w:right w:w="70" w:type="dxa"/>
            </w:tcMar>
            <w:vAlign w:val="center"/>
          </w:tcPr>
          <w:p w14:paraId="23B39F34">
            <w:pPr>
              <w:keepNext/>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187" w:type="dxa"/>
            <w:tcMar>
              <w:left w:w="70" w:type="dxa"/>
              <w:right w:w="70" w:type="dxa"/>
            </w:tcMar>
            <w:vAlign w:val="center"/>
          </w:tcPr>
          <w:p w14:paraId="64DCBE7F">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0626B8B7">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187" w:type="dxa"/>
            <w:tcMar>
              <w:left w:w="70" w:type="dxa"/>
              <w:right w:w="70" w:type="dxa"/>
            </w:tcMar>
            <w:vAlign w:val="center"/>
          </w:tcPr>
          <w:p w14:paraId="41A23D9B">
            <w:pPr>
              <w:keepNext/>
              <w:spacing w:before="20" w:after="20" w:line="260" w:lineRule="exact"/>
              <w:ind w:left="0" w:leftChars="0" w:right="0" w:rightChars="0" w:firstLine="0" w:firstLineChars="0"/>
              <w:jc w:val="center"/>
            </w:pPr>
            <w:r>
              <w:rPr>
                <w:rFonts w:ascii="Times New Roman" w:hAnsi="Times New Roman" w:eastAsia="宋体"/>
                <w:b w:val="0"/>
                <w:sz w:val="18"/>
              </w:rPr>
              <w:t>(4%, 7%]</w:t>
            </w:r>
          </w:p>
        </w:tc>
        <w:tc>
          <w:tcPr>
            <w:tcW w:w="1187" w:type="dxa"/>
            <w:tcMar>
              <w:left w:w="70" w:type="dxa"/>
              <w:right w:w="70" w:type="dxa"/>
            </w:tcMar>
            <w:vAlign w:val="center"/>
          </w:tcPr>
          <w:p w14:paraId="4BD46ABA">
            <w:pPr>
              <w:keepNext/>
              <w:spacing w:before="20" w:after="20" w:line="260" w:lineRule="exact"/>
              <w:ind w:left="0" w:leftChars="0" w:right="0" w:rightChars="0" w:firstLine="0" w:firstLineChars="0"/>
              <w:jc w:val="center"/>
            </w:pPr>
            <w:r>
              <w:rPr>
                <w:rFonts w:ascii="Times New Roman" w:hAnsi="Times New Roman" w:eastAsia="宋体"/>
                <w:b w:val="0"/>
                <w:sz w:val="18"/>
              </w:rPr>
              <w:t>1.70～1.90</w:t>
            </w:r>
          </w:p>
        </w:tc>
      </w:tr>
      <w:tr w14:paraId="216B8E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6714DA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B729B83">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187" w:type="dxa"/>
            <w:tcMar>
              <w:left w:w="70" w:type="dxa"/>
              <w:right w:w="70" w:type="dxa"/>
            </w:tcMar>
            <w:vAlign w:val="center"/>
          </w:tcPr>
          <w:p w14:paraId="3E9B9FB6">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187" w:type="dxa"/>
            <w:tcMar>
              <w:left w:w="70" w:type="dxa"/>
              <w:right w:w="70" w:type="dxa"/>
            </w:tcMar>
            <w:vAlign w:val="center"/>
          </w:tcPr>
          <w:p w14:paraId="2916473B">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0C36870F">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6E34B6F4">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01B6A131">
            <w:pPr>
              <w:keepNext w:val="0"/>
              <w:spacing w:before="20" w:after="20" w:line="260" w:lineRule="exact"/>
              <w:ind w:left="0" w:leftChars="0" w:right="0" w:rightChars="0" w:firstLine="0" w:firstLineChars="0"/>
              <w:jc w:val="center"/>
            </w:pPr>
            <w:r>
              <w:rPr>
                <w:rFonts w:ascii="Times New Roman" w:hAnsi="Times New Roman" w:eastAsia="宋体"/>
                <w:b w:val="0"/>
                <w:sz w:val="18"/>
              </w:rPr>
              <w:t>1.50～1.70</w:t>
            </w:r>
          </w:p>
        </w:tc>
      </w:tr>
    </w:tbl>
    <w:p w14:paraId="2FA49CFA">
      <w:pPr>
        <w:pStyle w:val="2"/>
        <w:widowControl/>
        <w:spacing w:before="0" w:after="0" w:line="348" w:lineRule="exact"/>
        <w:ind w:firstLine="480"/>
        <w:jc w:val="both"/>
      </w:pPr>
      <w:r>
        <w:rPr>
          <w:rFonts w:ascii="Times New Roman" w:hAnsi="Times New Roman" w:eastAsia="方正仿宋_GBK"/>
          <w:b w:val="0"/>
          <w:sz w:val="24"/>
        </w:rPr>
        <w:t>邳州对应的容载比参考范围为1.70～1.90，市区为1.50～1.70。</w:t>
      </w:r>
    </w:p>
    <w:p w14:paraId="203982CF">
      <w:pPr>
        <w:pStyle w:val="5"/>
        <w:keepNext/>
        <w:numPr>
          <w:ilvl w:val="0"/>
          <w:numId w:val="0"/>
        </w:numPr>
        <w:spacing w:before="160" w:after="120" w:line="390" w:lineRule="exact"/>
        <w:ind w:firstLine="0"/>
      </w:pPr>
      <w:bookmarkStart w:id="98" w:name="历史统计与规划仿真的衔接"/>
      <w:r>
        <w:rPr>
          <w:rFonts w:ascii="Times New Roman" w:hAnsi="Times New Roman" w:eastAsia="方正仿宋_GBK"/>
          <w:b/>
          <w:sz w:val="26"/>
        </w:rPr>
        <w:t>3.2.4 历史统计与规划仿真的衔接</w:t>
      </w:r>
      <w:bookmarkEnd w:id="98"/>
    </w:p>
    <w:p w14:paraId="1313B978">
      <w:pPr>
        <w:pStyle w:val="115"/>
        <w:widowControl/>
        <w:spacing w:before="0" w:after="0" w:line="348" w:lineRule="exact"/>
        <w:ind w:firstLine="480"/>
        <w:jc w:val="both"/>
      </w:pPr>
      <w:r>
        <w:rPr>
          <w:rFonts w:ascii="Times New Roman" w:hAnsi="Times New Roman" w:eastAsia="方正仿宋_GBK"/>
          <w:b w:val="0"/>
          <w:sz w:val="24"/>
        </w:rPr>
        <w:t xml:space="preserve">2021—2025年实际容量与负荷用于现状分析，</w:t>
      </w:r>
      <w:ins w:id="795" w:author="xh" w:date="2026-10-19T08:27:39+08:00">
        <w:r>
          <w:rPr>
            <w:rFonts w:ascii="Times New Roman" w:hAnsi="Times New Roman" w:eastAsia="方正仿宋_GBK"/>
            <w:b w:val="0"/>
            <w:sz w:val="24"/>
          </w:rPr>
          <w:t xml:space="preserve">历史</w:t>
        </w:r>
      </w:ins>
      <w:del w:id="796" w:author="xh" w:date="2026-10-19T08:27:39+08:00">
        <w:r>
          <w:rPr>
            <w:rFonts w:ascii="Times New Roman" w:hAnsi="Times New Roman" w:eastAsia="方正仿宋_GBK"/>
            <w:b w:val="0"/>
            <w:sz w:val="24"/>
          </w:rPr>
          <w:delText xml:space="preserve">2022—2025年已知</w:delText>
        </w:r>
      </w:del>
      <w:r>
        <w:rPr>
          <w:rFonts w:ascii="Times New Roman" w:hAnsi="Times New Roman" w:eastAsia="方正仿宋_GBK"/>
          <w:b w:val="0"/>
          <w:sz w:val="24"/>
        </w:rPr>
        <w:t xml:space="preserve">年度负荷直接进入地区案例。</w:t>
      </w:r>
      <w:ins w:id="797" w:author="xh" w:date="2026-10-19T08:27:39+08:00">
        <w:r>
          <w:rPr>
            <w:rFonts w:ascii="Times New Roman" w:hAnsi="Times New Roman" w:eastAsia="方正仿宋_GBK"/>
            <w:b w:val="0"/>
            <w:sz w:val="24"/>
          </w:rPr>
          <w:t xml:space="preserve">规划以2021年</w:t>
        </w:r>
      </w:ins>
      <w:del w:id="798" w:author="xh" w:date="2026-10-19T08:27:39+08:00">
        <w:r>
          <w:rPr>
            <w:rFonts w:ascii="Times New Roman" w:hAnsi="Times New Roman" w:eastAsia="方正仿宋_GBK"/>
            <w:b w:val="0"/>
            <w:sz w:val="24"/>
          </w:rPr>
          <w:delText xml:space="preserve">仿真保留</w:delText>
        </w:r>
      </w:del>
      <w:r>
        <w:rPr>
          <w:rFonts w:ascii="Times New Roman" w:hAnsi="Times New Roman" w:eastAsia="方正仿宋_GBK"/>
          <w:b w:val="0"/>
          <w:sz w:val="24"/>
        </w:rPr>
        <w:t xml:space="preserve">市区</w:t>
      </w:r>
      <w:ins w:id="799" w:author="xh" w:date="2026-10-19T08:27:39+08:00">
        <w:r>
          <w:rPr>
            <w:rFonts w:ascii="Times New Roman" w:hAnsi="Times New Roman" w:eastAsia="方正仿宋_GBK"/>
            <w:b w:val="0"/>
            <w:sz w:val="24"/>
          </w:rPr>
          <w:t xml:space="preserve">3113</w:t>
        </w:r>
      </w:ins>
      <w:del w:id="800" w:author="xh" w:date="2026-10-19T08:27:39+08:00">
        <w:r>
          <w:rPr>
            <w:rFonts w:ascii="Times New Roman" w:hAnsi="Times New Roman" w:eastAsia="方正仿宋_GBK"/>
            <w:b w:val="0"/>
            <w:sz w:val="24"/>
          </w:rPr>
          <w:delText xml:space="preserve">2900</w:delText>
        </w:r>
      </w:del>
      <w:r>
        <w:rPr>
          <w:rFonts w:ascii="Times New Roman" w:hAnsi="Times New Roman" w:eastAsia="方正仿宋_GBK"/>
          <w:b w:val="0"/>
          <w:sz w:val="24"/>
        </w:rPr>
        <w:t xml:space="preserve">.</w:t>
      </w:r>
      <w:ins w:id="801" w:author="xh" w:date="2026-10-19T08:27:39+08:00">
        <w:r>
          <w:rPr>
            <w:rFonts w:ascii="Times New Roman" w:hAnsi="Times New Roman" w:eastAsia="方正仿宋_GBK"/>
            <w:b w:val="0"/>
            <w:sz w:val="24"/>
          </w:rPr>
          <w:t xml:space="preserve">5</w:t>
        </w:r>
      </w:ins>
      <w:del w:id="802" w:author="xh" w:date="2026-10-19T08:27:39+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MVA、邳州</w:t>
      </w:r>
      <w:ins w:id="803" w:author="xh" w:date="2026-10-19T08:27:39+08:00">
        <w:r>
          <w:rPr>
            <w:rFonts w:ascii="Times New Roman" w:hAnsi="Times New Roman" w:eastAsia="方正仿宋_GBK"/>
            <w:b w:val="0"/>
            <w:sz w:val="24"/>
          </w:rPr>
          <w:t xml:space="preserve">2027</w:t>
        </w:r>
      </w:ins>
      <w:del w:id="804" w:author="xh" w:date="2026-10-19T08:27:39+08:00">
        <w:r>
          <w:rPr>
            <w:rFonts w:ascii="Times New Roman" w:hAnsi="Times New Roman" w:eastAsia="方正仿宋_GBK"/>
            <w:b w:val="0"/>
            <w:sz w:val="24"/>
          </w:rPr>
          <w:delText xml:space="preserve">1463</w:delText>
        </w:r>
      </w:del>
      <w:r>
        <w:rPr>
          <w:rFonts w:ascii="Times New Roman" w:hAnsi="Times New Roman" w:eastAsia="方正仿宋_GBK"/>
          <w:b w:val="0"/>
          <w:sz w:val="24"/>
        </w:rPr>
        <w:t xml:space="preserve">.</w:t>
      </w:r>
      <w:ins w:id="805" w:author="xh" w:date="2026-10-19T08:27:39+08:00">
        <w:r>
          <w:rPr>
            <w:rFonts w:ascii="Times New Roman" w:hAnsi="Times New Roman" w:eastAsia="方正仿宋_GBK"/>
            <w:b w:val="0"/>
            <w:sz w:val="24"/>
          </w:rPr>
          <w:t xml:space="preserve">0</w:t>
        </w:r>
      </w:ins>
      <w:del w:id="806" w:author="xh" w:date="2026-10-19T08:27:39+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 MVA</w:t>
      </w:r>
      <w:ins w:id="807" w:author="xh" w:date="2026-10-19T08:27:39+08:00">
        <w:r>
          <w:rPr>
            <w:rFonts w:ascii="Times New Roman" w:hAnsi="Times New Roman" w:eastAsia="方正仿宋_GBK"/>
            <w:b w:val="0"/>
            <w:sz w:val="24"/>
          </w:rPr>
          <w:t xml:space="preserve">实际容量为共同起点，2022—2035年按上年在役</w:t>
        </w:r>
      </w:ins>
      <w:del w:id="808" w:author="xh" w:date="2026-10-19T08:27:39+08:00">
        <w:r>
          <w:rPr>
            <w:rFonts w:ascii="Times New Roman" w:hAnsi="Times New Roman" w:eastAsia="方正仿宋_GBK"/>
            <w:b w:val="0"/>
            <w:sz w:val="24"/>
          </w:rPr>
          <w:delText xml:space="preserve">的初始</w:delText>
        </w:r>
      </w:del>
      <w:r>
        <w:rPr>
          <w:rFonts w:ascii="Times New Roman" w:hAnsi="Times New Roman" w:eastAsia="方正仿宋_GBK"/>
          <w:b w:val="0"/>
          <w:sz w:val="24"/>
        </w:rPr>
        <w:t xml:space="preserve">设备</w:t>
      </w:r>
      <w:ins w:id="809" w:author="xh" w:date="2026-10-19T08:27:39+08:00">
        <w:r>
          <w:rPr>
            <w:rFonts w:ascii="Times New Roman" w:hAnsi="Times New Roman" w:eastAsia="方正仿宋_GBK"/>
            <w:b w:val="0"/>
            <w:sz w:val="24"/>
          </w:rPr>
          <w:t xml:space="preserve">和当年源荷选择新增措施。2026年以后的区域预测比例作用于规划峰值与基准源荷曲线</w:t>
        </w:r>
      </w:ins>
      <w:del w:id="810" w:author="xh" w:date="2026-10-19T08:27:39+08:00">
        <w:r>
          <w:rPr>
            <w:rFonts w:ascii="Times New Roman" w:hAnsi="Times New Roman" w:eastAsia="方正仿宋_GBK"/>
            <w:b w:val="0"/>
            <w:sz w:val="24"/>
          </w:rPr>
          <w:delText xml:space="preserve">容量</w:delText>
        </w:r>
      </w:del>
      <w:r>
        <w:rPr>
          <w:rFonts w:ascii="Times New Roman" w:hAnsi="Times New Roman" w:eastAsia="方正仿宋_GBK"/>
          <w:b w:val="0"/>
          <w:sz w:val="24"/>
        </w:rPr>
        <w:t xml:space="preserve">，</w:t>
      </w:r>
      <w:ins w:id="811" w:author="xh" w:date="2026-10-19T08:27:39+08:00">
        <w:r>
          <w:rPr>
            <w:rFonts w:ascii="Times New Roman" w:hAnsi="Times New Roman" w:eastAsia="方正仿宋_GBK"/>
            <w:b w:val="0"/>
            <w:sz w:val="24"/>
          </w:rPr>
          <w:t xml:space="preserve">计算和现状</w:t>
        </w:r>
      </w:ins>
      <w:del w:id="812" w:author="xh" w:date="2026-10-19T08:27:39+08:00">
        <w:r>
          <w:rPr>
            <w:rFonts w:ascii="Times New Roman" w:hAnsi="Times New Roman" w:eastAsia="方正仿宋_GBK"/>
            <w:b w:val="0"/>
            <w:sz w:val="24"/>
          </w:rPr>
          <w:delText xml:space="preserve">基期及后续各年负荷均采用实际年度</w:delText>
        </w:r>
      </w:del>
      <w:r>
        <w:rPr>
          <w:rFonts w:ascii="Times New Roman" w:hAnsi="Times New Roman" w:eastAsia="方正仿宋_GBK"/>
          <w:b w:val="0"/>
          <w:sz w:val="24"/>
        </w:rPr>
        <w:t xml:space="preserve">统计</w:t>
      </w:r>
      <w:del w:id="813" w:author="xh" w:date="2026-10-19T08:27:39+08:00">
        <w:r>
          <w:rPr>
            <w:rFonts w:ascii="Times New Roman" w:hAnsi="Times New Roman" w:eastAsia="方正仿宋_GBK"/>
            <w:b w:val="0"/>
            <w:sz w:val="24"/>
          </w:rPr>
          <w:delText xml:space="preserve">值，基期容载比按两位小数均为2.00。主变增容由逐年优化确定，实际在役容量与仿真容量</w:delText>
        </w:r>
      </w:del>
      <w:r>
        <w:rPr>
          <w:rFonts w:ascii="Times New Roman" w:hAnsi="Times New Roman" w:eastAsia="方正仿宋_GBK"/>
          <w:b w:val="0"/>
          <w:sz w:val="24"/>
        </w:rPr>
        <w:t xml:space="preserve">分别</w:t>
      </w:r>
      <w:ins w:id="814" w:author="xh" w:date="2026-10-19T08:27:39+08:00">
        <w:r>
          <w:rPr>
            <w:rFonts w:ascii="Times New Roman" w:hAnsi="Times New Roman" w:eastAsia="方正仿宋_GBK"/>
            <w:b w:val="0"/>
            <w:sz w:val="24"/>
          </w:rPr>
          <w:t xml:space="preserve">保留其适用范围</w:t>
        </w:r>
      </w:ins>
      <w:del w:id="815" w:author="xh" w:date="2026-10-19T08:27:39+08:00">
        <w:r>
          <w:rPr>
            <w:rFonts w:ascii="Times New Roman" w:hAnsi="Times New Roman" w:eastAsia="方正仿宋_GBK"/>
            <w:b w:val="0"/>
            <w:sz w:val="24"/>
          </w:rPr>
          <w:delText xml:space="preserve">列示</w:delText>
        </w:r>
      </w:del>
      <w:r>
        <w:rPr>
          <w:rFonts w:ascii="Times New Roman" w:hAnsi="Times New Roman" w:eastAsia="方正仿宋_GBK"/>
          <w:b w:val="0"/>
          <w:sz w:val="24"/>
        </w:rPr>
        <w:t xml:space="preserve">。</w:t>
      </w:r>
    </w:p>
    <w:p w14:paraId="3E52E9DA">
      <w:pPr>
        <w:pStyle w:val="2"/>
        <w:widowControl/>
        <w:spacing w:before="0" w:after="0" w:line="348" w:lineRule="exact"/>
        <w:ind w:firstLine="480"/>
        <w:jc w:val="both"/>
      </w:pPr>
      <w:r>
        <w:rPr>
          <w:rFonts w:ascii="Times New Roman" w:hAnsi="Times New Roman" w:eastAsia="方正仿宋_GBK"/>
          <w:b w:val="0"/>
          <w:sz w:val="24"/>
        </w:rPr>
        <w:t>通用参数推广需要构造不同发展水平，采用基期峰值乘以</w:t>
      </w:r>
      <m:oMath>
        <m:r>
          <m:rPr>
            <m:nor/>
            <m:sty m:val="p"/>
          </m:rPr>
          <w:rPr>
            <w:rFonts w:ascii="Times New Roman" w:hAnsi="Times New Roman" w:eastAsia="方正仿宋_GBK" w:cs="Times New Roman"/>
            <w:b w:val="0"/>
            <w:i w:val="0"/>
            <w:iCs w:val="0"/>
          </w:rPr>
          <m:t>(1+</m:t>
        </m:r>
        <m:acc>
          <m:accPr>
            <m:chr m:val="‾"/>
          </m:accPr>
          <m:e>
            <m:r>
              <m:rPr>
                <m:nor/>
              </m:rPr>
              <w:rPr>
                <w:rFonts w:ascii="Times New Roman" w:hAnsi="Times New Roman" w:eastAsia="方正仿宋_GBK" w:cs="Times New Roman"/>
                <w:i/>
                <w:iCs/>
              </w:rPr>
              <m:t>g</m:t>
            </m:r>
          </m:e>
        </m:acc>
        <m:sSup>
          <m:sSupPr/>
          <m:e>
            <m:r>
              <m:rPr>
                <m:nor/>
                <m:sty m:val="p"/>
              </m:rPr>
              <w:rPr>
                <w:rFonts w:ascii="Times New Roman" w:hAnsi="Times New Roman" w:eastAsia="方正仿宋_GBK" w:cs="Times New Roman"/>
                <w:b w:val="0"/>
                <w:i w:val="0"/>
                <w:iCs w:val="0"/>
              </w:rPr>
              <m:t>)</m:t>
            </m:r>
          </m:e>
          <m:sup>
            <m:r>
              <m:rPr>
                <m:nor/>
                <m:sty m:val="p"/>
              </m:rPr>
              <w:rPr>
                <w:rFonts w:ascii="Times New Roman" w:hAnsi="Times New Roman" w:eastAsia="方正仿宋_GBK" w:cs="Times New Roman"/>
                <w:b w:val="0"/>
                <w:i w:val="0"/>
                <w:iCs w:val="0"/>
              </w:rPr>
              <m:t>4</m:t>
            </m:r>
          </m:sup>
        </m:sSup>
      </m:oMath>
      <w:r>
        <w:rPr>
          <w:rFonts w:ascii="Times New Roman" w:hAnsi="Times New Roman" w:eastAsia="方正仿宋_GBK"/>
          <w:b w:val="0"/>
          <w:sz w:val="24"/>
        </w:rPr>
        <w:t>确定目标年负荷。地区案例与通用模板的用途不同，分别保留其负荷来源和计算条件。</w:t>
      </w:r>
    </w:p>
    <w:p w14:paraId="5EEBCEAE">
      <w:pPr>
        <w:pStyle w:val="4"/>
        <w:keepNext/>
        <w:numPr>
          <w:ilvl w:val="0"/>
          <w:numId w:val="0"/>
        </w:numPr>
        <w:spacing w:before="160" w:after="120" w:line="480" w:lineRule="exact"/>
        <w:ind w:firstLine="0"/>
      </w:pPr>
      <w:ins w:id="28122" w:author="xh" w:date="2026-10-19T08:28:19+08:00">
        <w:bookmarkStart w:id="311" w:name="Report1017_h336"/>
        <w:bookmarkEnd w:id="311"/>
      </w:ins>
      <w:bookmarkStart w:id="99" w:name="分布式光伏装机与电量"/>
      <w:bookmarkStart w:id="100" w:name="h336"/>
      <w:r>
        <w:rPr>
          <w:rFonts w:ascii="Times New Roman" w:hAnsi="Times New Roman" w:eastAsia="方正仿宋_GBK"/>
          <w:b/>
          <w:sz w:val="32"/>
        </w:rPr>
        <w:t>3.3 分布式光伏装机与电量</w:t>
      </w:r>
      <w:bookmarkEnd w:id="99"/>
      <w:bookmarkEnd w:id="100"/>
    </w:p>
    <w:p w14:paraId="7551DC90">
      <w:pPr>
        <w:pStyle w:val="5"/>
        <w:keepNext/>
        <w:numPr>
          <w:ilvl w:val="0"/>
          <w:numId w:val="0"/>
        </w:numPr>
        <w:spacing w:before="160" w:after="120" w:line="390" w:lineRule="exact"/>
        <w:ind w:firstLine="0"/>
      </w:pPr>
      <w:bookmarkStart w:id="101" w:name="装机规模与月度变化"/>
      <w:r>
        <w:rPr>
          <w:rFonts w:ascii="Times New Roman" w:hAnsi="Times New Roman" w:eastAsia="方正仿宋_GBK"/>
          <w:b/>
          <w:sz w:val="26"/>
        </w:rPr>
        <w:t>3.3.1 装机规模与月度变化</w:t>
      </w:r>
      <w:bookmarkEnd w:id="101"/>
    </w:p>
    <w:p w14:paraId="4A5CC9E8">
      <w:pPr>
        <w:pStyle w:val="115"/>
        <w:widowControl/>
        <w:spacing w:before="0" w:after="0" w:line="348" w:lineRule="exact"/>
        <w:ind w:firstLine="480"/>
        <w:jc w:val="both"/>
      </w:pPr>
      <w:r>
        <w:rPr>
          <w:rFonts w:ascii="Times New Roman" w:hAnsi="Times New Roman" w:eastAsia="方正仿宋_GBK"/>
          <w:b w:val="0"/>
          <w:sz w:val="24"/>
        </w:rPr>
        <w:t>邳州年末分布式光伏装机容量由2023年564.70 MW增加到2024年1126.58 MW、2025年1559.64 MW，市区同期为253.68、362.44和491.18 MW。图中以虚线区分2021—2022年估计结果与2023年起的月末统计记录。</w:t>
      </w:r>
    </w:p>
    <w:p w14:paraId="7A7E68A4">
      <w:pPr>
        <w:pStyle w:val="2"/>
        <w:widowControl/>
        <w:spacing w:before="0" w:after="0" w:line="348" w:lineRule="exact"/>
        <w:ind w:firstLine="480"/>
        <w:jc w:val="both"/>
      </w:pPr>
      <w:r>
        <w:rPr>
          <w:rFonts w:ascii="Times New Roman" w:hAnsi="Times New Roman" w:eastAsia="方正仿宋_GBK"/>
          <w:b w:val="0"/>
          <w:sz w:val="24"/>
        </w:rPr>
        <w:t>年度发电量采用相邻月末容量的平均值乘逐时出力系数累加，计入年内容量投运变化。</w:t>
      </w:r>
    </w:p>
    <w:p w14:paraId="08E450FD">
      <w:pPr>
        <w:pStyle w:val="2"/>
        <w:widowControl/>
        <w:spacing w:before="0" w:after="0" w:line="348" w:lineRule="exact"/>
        <w:ind w:firstLine="480"/>
        <w:jc w:val="both"/>
      </w:pPr>
      <w:r>
        <w:rPr>
          <w:rFonts w:ascii="Times New Roman" w:hAnsi="Times New Roman" w:eastAsia="方正仿宋_GBK"/>
          <w:b w:val="0"/>
          <w:sz w:val="24"/>
        </w:rPr>
        <w:t>现有资料未提供2021—2022年的逐月末光伏装机记录，模型按同月2023、2024年的规模关系几何回推。先固定月份，再沿年份回推，可以保留年内季节性投运差异。月末装机回推按式（3-2）计算，结果用于分析装机发展条件。</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523BB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816" w:author="xh" w:date="2026-10-19T08:28:58+08:00"/>
        </w:trPr>
        <w:tc>
          <w:tcPr>
            <w:tcW w:w="737" w:type="dxa"/>
            <w:tcMar>
              <w:top w:w="0" w:type="dxa"/>
              <w:left w:w="0" w:type="dxa"/>
              <w:bottom w:w="0" w:type="dxa"/>
              <w:right w:w="0" w:type="dxa"/>
            </w:tcMar>
            <w:vAlign w:val="center"/>
          </w:tcPr>
          <w:p w14:paraId="08209AD6">
            <w:pPr>
              <w:keepNext/>
              <w:spacing w:before="0" w:after="0"/>
              <w:ind w:left="0" w:leftChars="0" w:right="0" w:rightChars="0" w:firstLine="0" w:firstLineChars="0"/>
              <w:rPr>
                <w:del w:id="817" w:author="xh" w:date="2026-10-19T08:28:58+08:00"/>
              </w:rPr>
            </w:pPr>
          </w:p>
        </w:tc>
        <w:tc>
          <w:tcPr>
            <w:tcW w:w="6838" w:type="dxa"/>
            <w:tcMar>
              <w:top w:w="0" w:type="dxa"/>
              <w:left w:w="0" w:type="dxa"/>
              <w:bottom w:w="0" w:type="dxa"/>
              <w:right w:w="0" w:type="dxa"/>
            </w:tcMar>
            <w:vAlign w:val="center"/>
          </w:tcPr>
          <w:p w14:paraId="77308D87">
            <w:pPr>
              <w:keepNext/>
              <w:spacing w:before="100" w:after="100" w:line="276" w:lineRule="auto"/>
              <w:ind w:left="0" w:leftChars="0" w:right="0" w:rightChars="0" w:firstLine="0" w:firstLineChars="0"/>
              <w:jc w:val="center"/>
              <w:rPr>
                <w:del w:id="818" w:author="xh" w:date="2026-10-19T08:28:58+08:00"/>
              </w:rPr>
            </w:pPr>
            <w:del w:id="819" w:author="xh" w:date="2026-10-19T08:28:58+08:00">
              <m:oMathPara>
                <m:oMath>
                  <m:m>
                    <m:mPr>
                      <m:mcs>
                        <m:mc>
                          <m:mcPr>
                            <m:count m:val="1"/>
                            <m:mcJc m:val="right"/>
                          </m:mcPr>
                        </m:mc>
                        <m:mc>
                          <m:mcPr>
                            <m:count m:val="1"/>
                            <m:mcJc m:val="left"/>
                          </m:mcPr>
                        </m:mc>
                      </m:mcs>
                      <m:plcHide m:val="1"/>
                    </m:mPr>
                    <m:mr>
                      <m:e>
                        <m:sSub>
                          <m:sSubPr/>
                          <m:e>
                            <m:acc>
                              <m:accPr/>
                              <m:e>
                                <m:r>
                                  <m:rPr>
                                    <m:nor/>
                                  </m:rPr>
                                  <w:rPr>
                                    <w:rFonts w:ascii="Times New Roman" w:hAnsi="Times New Roman" w:eastAsia="方正仿宋_GBK" w:cs="Times New Roman"/>
                                    <w:i/>
                                    <w:iCs/>
                                  </w:rPr>
                                  <m:t>C</m:t>
                                </m:r>
                              </m:e>
                            </m:acc>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m</m:t>
                            </m:r>
                          </m:sub>
                        </m:sSub>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2023,</m:t>
                            </m:r>
                            <m:r>
                              <m:rPr>
                                <m:nor/>
                              </m:rPr>
                              <w:rPr>
                                <w:rFonts w:ascii="Times New Roman" w:hAnsi="Times New Roman" w:eastAsia="方正仿宋_GBK" w:cs="Times New Roman"/>
                                <w:i/>
                                <w:iCs/>
                              </w:rPr>
                              <m:t>m</m:t>
                            </m:r>
                          </m:sub>
                        </m:sSub>
                        <m:sSup>
                          <m:sSupPr/>
                          <m:e>
                            <m:d>
                              <m:dPr/>
                              <m:e>
                                <m:f>
                                  <m:fPr/>
                                  <m:num>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2023,</m:t>
                                        </m:r>
                                        <m:r>
                                          <m:rPr>
                                            <m:nor/>
                                          </m:rPr>
                                          <w:rPr>
                                            <w:rFonts w:ascii="Times New Roman" w:hAnsi="Times New Roman" w:eastAsia="方正仿宋_GBK" w:cs="Times New Roman"/>
                                            <w:i/>
                                            <w:iCs/>
                                          </w:rPr>
                                          <m:t>m</m:t>
                                        </m:r>
                                      </m:sub>
                                    </m:sSub>
                                  </m:num>
                                  <m:den>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2024,</m:t>
                                        </m:r>
                                        <m:r>
                                          <m:rPr>
                                            <m:nor/>
                                          </m:rPr>
                                          <w:rPr>
                                            <w:rFonts w:ascii="Times New Roman" w:hAnsi="Times New Roman" w:eastAsia="方正仿宋_GBK" w:cs="Times New Roman"/>
                                            <w:i/>
                                            <w:iCs/>
                                          </w:rPr>
                                          <m:t>m</m:t>
                                        </m:r>
                                      </m:sub>
                                    </m:sSub>
                                  </m:den>
                                </m:f>
                              </m:e>
                            </m:d>
                          </m:e>
                          <m:sup>
                            <m:r>
                              <m:rPr>
                                <m:nor/>
                                <m:sty m:val="p"/>
                              </m:rPr>
                              <w:rPr>
                                <w:rFonts w:ascii="Times New Roman" w:hAnsi="Times New Roman" w:eastAsia="方正仿宋_GBK" w:cs="Times New Roman"/>
                                <w:b w:val="0"/>
                                <w:i w:val="0"/>
                                <w:iCs w:val="0"/>
                              </w:rPr>
                              <m:t>2023−</m:t>
                            </m:r>
                            <m:r>
                              <m:rPr>
                                <m:nor/>
                              </m:rPr>
                              <w:rPr>
                                <w:rFonts w:ascii="Times New Roman" w:hAnsi="Times New Roman" w:eastAsia="方正仿宋_GBK" w:cs="Times New Roman"/>
                                <w:i/>
                                <w:iCs/>
                              </w:rPr>
                              <m:t>y</m:t>
                            </m:r>
                          </m:sup>
                        </m:sSup>
                      </m:e>
                    </m:mr>
                    <m:mr>
                      <m:e>
                        <m:r>
                          <m:rPr>
                            <m:nor/>
                          </m:rPr>
                          <w:rPr>
                            <w:rFonts w:ascii="Times New Roman" w:hAnsi="Times New Roman" w:eastAsia="方正仿宋_GBK" w:cs="Times New Roman"/>
                            <w:i/>
                            <w:iCs/>
                          </w:rPr>
                          <m:t>y</m:t>
                        </m:r>
                      </m:e>
                      <m:e>
                        <m:r>
                          <m:rPr>
                            <m:nor/>
                            <m:sty m:val="p"/>
                          </m:rPr>
                          <w:rPr>
                            <w:rFonts w:ascii="Times New Roman" w:hAnsi="Times New Roman" w:eastAsia="方正仿宋_GBK" w:cs="Times New Roman"/>
                            <w:b w:val="0"/>
                            <w:i w:val="0"/>
                            <w:iCs w:val="0"/>
                          </w:rPr>
                          <m:t>=2021,2022.</m:t>
                        </m:r>
                      </m:e>
                    </m:mr>
                  </m:m>
                </m:oMath>
              </m:oMathPara>
            </w:del>
          </w:p>
        </w:tc>
        <w:tc>
          <w:tcPr>
            <w:tcW w:w="737" w:type="dxa"/>
            <w:tcMar>
              <w:top w:w="0" w:type="dxa"/>
              <w:left w:w="0" w:type="dxa"/>
              <w:bottom w:w="0" w:type="dxa"/>
              <w:right w:w="0" w:type="dxa"/>
            </w:tcMar>
            <w:vAlign w:val="center"/>
          </w:tcPr>
          <w:p w14:paraId="65630BC4">
            <w:pPr>
              <w:keepNext/>
              <w:spacing w:before="0" w:after="0"/>
              <w:ind w:left="0" w:leftChars="0" w:right="0" w:rightChars="0" w:firstLine="0" w:firstLineChars="0"/>
              <w:jc w:val="right"/>
              <w:rPr>
                <w:del w:id="820" w:author="xh" w:date="2026-10-19T08:28:58+08:00"/>
              </w:rPr>
            </w:pPr>
            <w:del w:id="821" w:author="xh" w:date="2026-10-19T08:28:58+08:00">
              <w:r>
                <w:rPr>
                  <w:rFonts w:ascii="Times New Roman" w:hAnsi="Times New Roman" w:eastAsia="方正仿宋_GBK"/>
                  <w:b w:val="0"/>
                  <w:sz w:val="18"/>
                </w:rPr>
                <w:delText>（3-2）</w:delText>
              </w:r>
            </w:del>
          </w:p>
        </w:tc>
      </w:tr>
      <w:tr>
        <w:trPr>
          <w:cantSplit/>
          <w:ins w:id="822" w:author="xh" w:date="2026-10-19T08:28:58+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823" w:author="xh" w:date="2026-10-19T08:28:58+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824" w:author="xh" w:date="2026-10-19T08:28:58+08:00"/>
              </w:rPr>
            </w:pPr>
            <w:ins w:id="825" w:author="xh" w:date="2026-10-19T08:28:58+08:00">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e>
                  </m:mr>
                  <m:mr>
                    <m:e>
                      <m:r>
                        <m:rPr>
                          <m:nor m:val="1"/>
                        </m:rPr>
                        <w:rPr>
                          <w:rFonts w:ascii="Times New Roman" w:hAnsi="Times New Roman" w:cs="Times New Roman" w:eastAsia="方正仿宋_GBK"/>
                          <w:i w:val="1"/>
                          <w:iCs w:val="1"/>
                        </w:rPr>
                        <m:t>y</m:t>
                      </m:r>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e>
                  </m:mr>
                </m:m>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826" w:author="xh" w:date="2026-10-19T08:28:58+08:00"/>
              </w:rPr>
            </w:pPr>
            <w:ins w:id="827" w:author="xh" w:date="2026-10-19T08:28:58+08:00">
              <w:r>
                <w:rPr>
                  <w:rFonts w:ascii="Times New Roman" w:hAnsi="Times New Roman" w:eastAsia="方正仿宋_GBK"/>
                  <w:b w:val="0"/>
                  <w:sz w:val="18"/>
                </w:rPr>
                <w:t>（3-2）</w:t>
              </w:r>
            </w:ins>
          </w:p>
        </w:tc>
      </w:tr>
    </w:tbl>
    <w:p w14:paraId="43998F23">
      <w:pPr>
        <w:pStyle w:val="115"/>
        <w:widowControl/>
        <w:spacing w:before="0" w:after="0" w:line="348" w:lineRule="exact"/>
        <w:ind w:left="0" w:leftChars="0" w:right="0" w:rightChars="0" w:firstLine="0" w:firstLineChars="0" w:hanging="0" w:hangingChars="0" w:start="0" w:end="0" w:startChars="0" w:endChars="0"/>
        <w:jc w:val="both"/>
        <w:pPrChange w:id="28281" w:author="xh" w:date="2026-10-19T08:29:37+08:00">
          <w:pPr>
            <w:pStyle w:val="115"/>
            <w:widowControl/>
            <w:spacing w:before="0" w:after="0" w:line="348" w:lineRule="exact"/>
            <w:ind w:left="0" w:leftChars="0" w:right="0" w:rightChars="0" w:firstLine="0" w:firstLineChars="0"/>
            <w:jc w:val="both"/>
          </w:pPr>
        </w:pPrChange>
      </w:pPr>
      <w:r>
        <w:rPr>
          <w:rFonts w:ascii="Times New Roman" w:hAnsi="Times New Roman" w:eastAsia="方正仿宋_GBK"/>
          <w:b w:val="0"/>
          <w:sz w:val="24"/>
        </w:rPr>
        <w:t>式中，</w:t>
      </w:r>
      <m:oMath>
        <m:sSub>
          <m:sSubPr/>
          <m:e>
            <m:acc>
              <m:accPr/>
              <m:e>
                <m:r>
                  <m:rPr>
                    <m:nor/>
                  </m:rPr>
                  <w:rPr>
                    <w:rFonts w:ascii="Times New Roman" w:hAnsi="Times New Roman" w:eastAsia="方正仿宋_GBK" w:cs="Times New Roman"/>
                    <w:i/>
                    <w:iCs/>
                  </w:rPr>
                  <m:t>C</m:t>
                </m:r>
              </m:e>
            </m:acc>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m</m:t>
            </m:r>
          </m:sub>
        </m:sSub>
      </m:oMath>
      <w:r>
        <w:rPr>
          <w:rFonts w:ascii="Times New Roman" w:hAnsi="Times New Roman" w:eastAsia="方正仿宋_GBK"/>
          <w:b w:val="0"/>
          <w:sz w:val="24"/>
        </w:rPr>
        <w:t>为第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年第</w:t>
      </w:r>
      <m:oMath>
        <m:r>
          <m:rPr>
            <m:nor/>
          </m:rPr>
          <w:rPr>
            <w:rFonts w:ascii="Times New Roman" w:hAnsi="Times New Roman" w:eastAsia="方正仿宋_GBK" w:cs="Times New Roman"/>
            <w:i/>
            <w:iCs/>
          </w:rPr>
          <m:t>m</m:t>
        </m:r>
      </m:oMath>
      <w:r>
        <w:rPr>
          <w:rFonts w:ascii="Times New Roman" w:hAnsi="Times New Roman" w:eastAsia="方正仿宋_GBK"/>
          <w:b w:val="0"/>
          <w:sz w:val="24"/>
        </w:rPr>
        <w:t>月末光伏装机容量估计值，</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2023,</m:t>
            </m:r>
            <m:r>
              <m:rPr>
                <m:nor/>
              </m:rPr>
              <w:rPr>
                <w:rFonts w:ascii="Times New Roman" w:hAnsi="Times New Roman" w:eastAsia="方正仿宋_GBK" w:cs="Times New Roman"/>
                <w:i/>
                <w:iCs/>
              </w:rPr>
              <m:t>m</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2024,</m:t>
            </m:r>
            <m:r>
              <m:rPr>
                <m:nor/>
              </m:rPr>
              <w:rPr>
                <w:rFonts w:ascii="Times New Roman" w:hAnsi="Times New Roman" w:eastAsia="方正仿宋_GBK" w:cs="Times New Roman"/>
                <w:i/>
                <w:iCs/>
              </w:rPr>
              <m:t>m</m:t>
            </m:r>
          </m:sub>
        </m:sSub>
      </m:oMath>
      <w:r>
        <w:rPr>
          <w:rFonts w:ascii="Times New Roman" w:hAnsi="Times New Roman" w:eastAsia="方正仿宋_GBK"/>
          <w:b w:val="0"/>
          <w:sz w:val="24"/>
        </w:rPr>
        <w:t>为对应月份记录，单位MW；</w:t>
      </w:r>
      <m:oMath>
        <m:r>
          <m:rPr>
            <m:nor/>
          </m:rPr>
          <w:rPr>
            <w:rFonts w:ascii="Times New Roman" w:hAnsi="Times New Roman" w:eastAsia="方正仿宋_GBK" w:cs="Times New Roman"/>
            <w:i/>
            <w:iCs/>
          </w:rPr>
          <m:t>y</m:t>
        </m:r>
      </m:oMath>
      <w:r>
        <w:rPr>
          <w:rFonts w:ascii="Times New Roman" w:hAnsi="Times New Roman" w:eastAsia="方正仿宋_GBK"/>
          <w:b w:val="0"/>
          <w:sz w:val="24"/>
        </w:rPr>
        <w:t>为年份，</w:t>
      </w:r>
      <m:oMath>
        <m:r>
          <m:rPr>
            <m:nor/>
          </m:rPr>
          <w:rPr>
            <w:rFonts w:ascii="Times New Roman" w:hAnsi="Times New Roman" w:eastAsia="方正仿宋_GBK" w:cs="Times New Roman"/>
            <w:i/>
            <w:iCs/>
          </w:rPr>
          <m:t>m</m:t>
        </m:r>
      </m:oMath>
      <w:r>
        <w:rPr>
          <w:rFonts w:ascii="Times New Roman" w:hAnsi="Times New Roman" w:eastAsia="方正仿宋_GBK"/>
          <w:b w:val="0"/>
          <w:sz w:val="24"/>
        </w:rPr>
        <w:t>为月份。</w:t>
      </w:r>
    </w:p>
    <w:p w14:paraId="0A6FA4CD">
      <w:pPr>
        <w:pStyle w:val="2"/>
        <w:keepNext/>
        <w:spacing w:before="120" w:after="80" w:line="280" w:lineRule="exact"/>
        <w:ind w:firstLine="0"/>
        <w:jc w:val="center"/>
      </w:pPr>
      <w:r>
        <w:rPr>
          <w:rFonts w:ascii="Times New Roman" w:hAnsi="Times New Roman" w:eastAsia="宋体"/>
          <w:b w:val="0"/>
          <w:sz w:val="21"/>
        </w:rPr>
        <w:t>表3-3 年末分布式光伏装机容量</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F7169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7E74D171">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1C9D0470">
            <w:pPr>
              <w:keepNext/>
              <w:spacing w:before="20" w:after="20" w:line="260" w:lineRule="exact"/>
              <w:ind w:left="0" w:leftChars="0" w:right="0" w:rightChars="0" w:firstLine="0" w:firstLineChars="0"/>
              <w:jc w:val="center"/>
            </w:pPr>
            <w:r>
              <w:rPr>
                <w:rFonts w:ascii="Times New Roman" w:hAnsi="Times New Roman" w:eastAsia="宋体"/>
                <w:b/>
                <w:sz w:val="18"/>
              </w:rPr>
              <w:t>2021年/MW</w:t>
            </w:r>
          </w:p>
        </w:tc>
        <w:tc>
          <w:tcPr>
            <w:tcW w:w="1385" w:type="dxa"/>
            <w:tcMar>
              <w:left w:w="70" w:type="dxa"/>
              <w:right w:w="70" w:type="dxa"/>
            </w:tcMar>
            <w:vAlign w:val="center"/>
          </w:tcPr>
          <w:p w14:paraId="14499A3E">
            <w:pPr>
              <w:keepNext/>
              <w:spacing w:before="20" w:after="20" w:line="260" w:lineRule="exact"/>
              <w:ind w:left="0" w:leftChars="0" w:right="0" w:rightChars="0" w:firstLine="0" w:firstLineChars="0"/>
              <w:jc w:val="center"/>
            </w:pPr>
            <w:r>
              <w:rPr>
                <w:rFonts w:ascii="Times New Roman" w:hAnsi="Times New Roman" w:eastAsia="宋体"/>
                <w:b/>
                <w:sz w:val="18"/>
              </w:rPr>
              <w:t>2022年/MW</w:t>
            </w:r>
          </w:p>
        </w:tc>
        <w:tc>
          <w:tcPr>
            <w:tcW w:w="1385" w:type="dxa"/>
            <w:tcMar>
              <w:left w:w="70" w:type="dxa"/>
              <w:right w:w="70" w:type="dxa"/>
            </w:tcMar>
            <w:vAlign w:val="center"/>
          </w:tcPr>
          <w:p w14:paraId="66A1D87A">
            <w:pPr>
              <w:keepNext/>
              <w:spacing w:before="20" w:after="20" w:line="260" w:lineRule="exact"/>
              <w:ind w:left="0" w:leftChars="0" w:right="0" w:rightChars="0" w:firstLine="0" w:firstLineChars="0"/>
              <w:jc w:val="center"/>
            </w:pPr>
            <w:r>
              <w:rPr>
                <w:rFonts w:ascii="Times New Roman" w:hAnsi="Times New Roman" w:eastAsia="宋体"/>
                <w:b/>
                <w:sz w:val="18"/>
              </w:rPr>
              <w:t>2023年/MW</w:t>
            </w:r>
          </w:p>
        </w:tc>
        <w:tc>
          <w:tcPr>
            <w:tcW w:w="1385" w:type="dxa"/>
            <w:tcMar>
              <w:left w:w="70" w:type="dxa"/>
              <w:right w:w="70" w:type="dxa"/>
            </w:tcMar>
            <w:vAlign w:val="center"/>
          </w:tcPr>
          <w:p w14:paraId="11475C2C">
            <w:pPr>
              <w:keepNext/>
              <w:spacing w:before="20" w:after="20" w:line="260" w:lineRule="exact"/>
              <w:ind w:left="0" w:leftChars="0" w:right="0" w:rightChars="0" w:firstLine="0" w:firstLineChars="0"/>
              <w:jc w:val="center"/>
            </w:pPr>
            <w:r>
              <w:rPr>
                <w:rFonts w:ascii="Times New Roman" w:hAnsi="Times New Roman" w:eastAsia="宋体"/>
                <w:b/>
                <w:sz w:val="18"/>
              </w:rPr>
              <w:t>2024年/MW</w:t>
            </w:r>
          </w:p>
        </w:tc>
        <w:tc>
          <w:tcPr>
            <w:tcW w:w="1385" w:type="dxa"/>
            <w:tcMar>
              <w:left w:w="70" w:type="dxa"/>
              <w:right w:w="70" w:type="dxa"/>
            </w:tcMar>
            <w:vAlign w:val="center"/>
          </w:tcPr>
          <w:p w14:paraId="30E9D86A">
            <w:pPr>
              <w:keepNext/>
              <w:spacing w:before="20" w:after="20" w:line="260" w:lineRule="exact"/>
              <w:ind w:left="0" w:leftChars="0" w:right="0" w:rightChars="0" w:firstLine="0" w:firstLineChars="0"/>
              <w:jc w:val="center"/>
            </w:pPr>
            <w:r>
              <w:rPr>
                <w:rFonts w:ascii="Times New Roman" w:hAnsi="Times New Roman" w:eastAsia="宋体"/>
                <w:b/>
                <w:sz w:val="18"/>
              </w:rPr>
              <w:t>2025年/MW</w:t>
            </w:r>
          </w:p>
        </w:tc>
      </w:tr>
      <w:tr w14:paraId="188913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4FA869A">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38A10DC3">
            <w:pPr>
              <w:keepNext/>
              <w:spacing w:before="20" w:after="20" w:line="260" w:lineRule="exact"/>
              <w:ind w:left="0" w:leftChars="0" w:right="0" w:rightChars="0" w:firstLine="0" w:firstLineChars="0"/>
              <w:jc w:val="center"/>
            </w:pPr>
            <w:r>
              <w:rPr>
                <w:rFonts w:ascii="Times New Roman" w:hAnsi="Times New Roman" w:eastAsia="宋体"/>
                <w:b w:val="0"/>
                <w:sz w:val="18"/>
              </w:rPr>
              <w:t>141.89</w:t>
            </w:r>
          </w:p>
        </w:tc>
        <w:tc>
          <w:tcPr>
            <w:tcW w:w="1385" w:type="dxa"/>
            <w:tcMar>
              <w:left w:w="70" w:type="dxa"/>
              <w:right w:w="70" w:type="dxa"/>
            </w:tcMar>
            <w:vAlign w:val="center"/>
          </w:tcPr>
          <w:p w14:paraId="4E018BBC">
            <w:pPr>
              <w:keepNext/>
              <w:spacing w:before="20" w:after="20" w:line="260" w:lineRule="exact"/>
              <w:ind w:left="0" w:leftChars="0" w:right="0" w:rightChars="0" w:firstLine="0" w:firstLineChars="0"/>
              <w:jc w:val="center"/>
            </w:pPr>
            <w:r>
              <w:rPr>
                <w:rFonts w:ascii="Times New Roman" w:hAnsi="Times New Roman" w:eastAsia="宋体"/>
                <w:b w:val="0"/>
                <w:sz w:val="18"/>
              </w:rPr>
              <w:t>283.06</w:t>
            </w:r>
          </w:p>
        </w:tc>
        <w:tc>
          <w:tcPr>
            <w:tcW w:w="1385" w:type="dxa"/>
            <w:tcMar>
              <w:left w:w="70" w:type="dxa"/>
              <w:right w:w="70" w:type="dxa"/>
            </w:tcMar>
            <w:vAlign w:val="center"/>
          </w:tcPr>
          <w:p w14:paraId="447EDB76">
            <w:pPr>
              <w:keepNext/>
              <w:spacing w:before="20" w:after="20" w:line="260" w:lineRule="exact"/>
              <w:ind w:left="0" w:leftChars="0" w:right="0" w:rightChars="0" w:firstLine="0" w:firstLineChars="0"/>
              <w:jc w:val="center"/>
            </w:pPr>
            <w:r>
              <w:rPr>
                <w:rFonts w:ascii="Times New Roman" w:hAnsi="Times New Roman" w:eastAsia="宋体"/>
                <w:b w:val="0"/>
                <w:sz w:val="18"/>
              </w:rPr>
              <w:t>564.70</w:t>
            </w:r>
          </w:p>
        </w:tc>
        <w:tc>
          <w:tcPr>
            <w:tcW w:w="1385" w:type="dxa"/>
            <w:tcMar>
              <w:left w:w="70" w:type="dxa"/>
              <w:right w:w="70" w:type="dxa"/>
            </w:tcMar>
            <w:vAlign w:val="center"/>
          </w:tcPr>
          <w:p w14:paraId="7B8425FF">
            <w:pPr>
              <w:keepNext/>
              <w:spacing w:before="20" w:after="20" w:line="260" w:lineRule="exact"/>
              <w:ind w:left="0" w:leftChars="0" w:right="0" w:rightChars="0" w:firstLine="0" w:firstLineChars="0"/>
              <w:jc w:val="center"/>
            </w:pPr>
            <w:r>
              <w:rPr>
                <w:rFonts w:ascii="Times New Roman" w:hAnsi="Times New Roman" w:eastAsia="宋体"/>
                <w:b w:val="0"/>
                <w:sz w:val="18"/>
              </w:rPr>
              <w:t>1126.58</w:t>
            </w:r>
          </w:p>
        </w:tc>
        <w:tc>
          <w:tcPr>
            <w:tcW w:w="1385" w:type="dxa"/>
            <w:tcMar>
              <w:left w:w="70" w:type="dxa"/>
              <w:right w:w="70" w:type="dxa"/>
            </w:tcMar>
            <w:vAlign w:val="center"/>
          </w:tcPr>
          <w:p w14:paraId="5B8D1E06">
            <w:pPr>
              <w:keepNext/>
              <w:spacing w:before="20" w:after="20" w:line="260" w:lineRule="exact"/>
              <w:ind w:left="0" w:leftChars="0" w:right="0" w:rightChars="0" w:firstLine="0" w:firstLineChars="0"/>
              <w:jc w:val="center"/>
            </w:pPr>
            <w:r>
              <w:rPr>
                <w:rFonts w:ascii="Times New Roman" w:hAnsi="Times New Roman" w:eastAsia="宋体"/>
                <w:b w:val="0"/>
                <w:sz w:val="18"/>
              </w:rPr>
              <w:t>1559.64</w:t>
            </w:r>
          </w:p>
        </w:tc>
      </w:tr>
      <w:tr w14:paraId="094BD1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242826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5B615BD0">
            <w:pPr>
              <w:keepNext w:val="0"/>
              <w:spacing w:before="20" w:after="20" w:line="260" w:lineRule="exact"/>
              <w:ind w:left="0" w:leftChars="0" w:right="0" w:rightChars="0" w:firstLine="0" w:firstLineChars="0"/>
              <w:jc w:val="center"/>
            </w:pPr>
            <w:r>
              <w:rPr>
                <w:rFonts w:ascii="Times New Roman" w:hAnsi="Times New Roman" w:eastAsia="宋体"/>
                <w:b w:val="0"/>
                <w:sz w:val="18"/>
              </w:rPr>
              <w:t>124.28</w:t>
            </w:r>
          </w:p>
        </w:tc>
        <w:tc>
          <w:tcPr>
            <w:tcW w:w="1385" w:type="dxa"/>
            <w:tcMar>
              <w:left w:w="70" w:type="dxa"/>
              <w:right w:w="70" w:type="dxa"/>
            </w:tcMar>
            <w:vAlign w:val="center"/>
          </w:tcPr>
          <w:p w14:paraId="58106CD9">
            <w:pPr>
              <w:keepNext w:val="0"/>
              <w:spacing w:before="20" w:after="20" w:line="260" w:lineRule="exact"/>
              <w:ind w:left="0" w:leftChars="0" w:right="0" w:rightChars="0" w:firstLine="0" w:firstLineChars="0"/>
              <w:jc w:val="center"/>
            </w:pPr>
            <w:r>
              <w:rPr>
                <w:rFonts w:ascii="Times New Roman" w:hAnsi="Times New Roman" w:eastAsia="宋体"/>
                <w:b w:val="0"/>
                <w:sz w:val="18"/>
              </w:rPr>
              <w:t>177.56</w:t>
            </w:r>
          </w:p>
        </w:tc>
        <w:tc>
          <w:tcPr>
            <w:tcW w:w="1385" w:type="dxa"/>
            <w:tcMar>
              <w:left w:w="70" w:type="dxa"/>
              <w:right w:w="70" w:type="dxa"/>
            </w:tcMar>
            <w:vAlign w:val="center"/>
          </w:tcPr>
          <w:p w14:paraId="0117263F">
            <w:pPr>
              <w:keepNext w:val="0"/>
              <w:spacing w:before="20" w:after="20" w:line="260" w:lineRule="exact"/>
              <w:ind w:left="0" w:leftChars="0" w:right="0" w:rightChars="0" w:firstLine="0" w:firstLineChars="0"/>
              <w:jc w:val="center"/>
            </w:pPr>
            <w:r>
              <w:rPr>
                <w:rFonts w:ascii="Times New Roman" w:hAnsi="Times New Roman" w:eastAsia="宋体"/>
                <w:b w:val="0"/>
                <w:sz w:val="18"/>
              </w:rPr>
              <w:t>253.68</w:t>
            </w:r>
          </w:p>
        </w:tc>
        <w:tc>
          <w:tcPr>
            <w:tcW w:w="1385" w:type="dxa"/>
            <w:tcMar>
              <w:left w:w="70" w:type="dxa"/>
              <w:right w:w="70" w:type="dxa"/>
            </w:tcMar>
            <w:vAlign w:val="center"/>
          </w:tcPr>
          <w:p w14:paraId="3240804E">
            <w:pPr>
              <w:keepNext w:val="0"/>
              <w:spacing w:before="20" w:after="20" w:line="260" w:lineRule="exact"/>
              <w:ind w:left="0" w:leftChars="0" w:right="0" w:rightChars="0" w:firstLine="0" w:firstLineChars="0"/>
              <w:jc w:val="center"/>
            </w:pPr>
            <w:r>
              <w:rPr>
                <w:rFonts w:ascii="Times New Roman" w:hAnsi="Times New Roman" w:eastAsia="宋体"/>
                <w:b w:val="0"/>
                <w:sz w:val="18"/>
              </w:rPr>
              <w:t>362.44</w:t>
            </w:r>
          </w:p>
        </w:tc>
        <w:tc>
          <w:tcPr>
            <w:tcW w:w="1385" w:type="dxa"/>
            <w:tcMar>
              <w:left w:w="70" w:type="dxa"/>
              <w:right w:w="70" w:type="dxa"/>
            </w:tcMar>
            <w:vAlign w:val="center"/>
          </w:tcPr>
          <w:p w14:paraId="6EB69C52">
            <w:pPr>
              <w:keepNext w:val="0"/>
              <w:spacing w:before="20" w:after="20" w:line="260" w:lineRule="exact"/>
              <w:ind w:left="0" w:leftChars="0" w:right="0" w:rightChars="0" w:firstLine="0" w:firstLineChars="0"/>
              <w:jc w:val="center"/>
            </w:pPr>
            <w:r>
              <w:rPr>
                <w:rFonts w:ascii="Times New Roman" w:hAnsi="Times New Roman" w:eastAsia="宋体"/>
                <w:b w:val="0"/>
                <w:sz w:val="18"/>
              </w:rPr>
              <w:t>491.18</w:t>
            </w:r>
          </w:p>
        </w:tc>
      </w:tr>
    </w:tbl>
    <w:p w14:paraId="3AE0522A">
      <w:pPr>
        <w:pStyle w:val="2"/>
        <w:widowControl/>
        <w:spacing w:before="0" w:after="0" w:line="348" w:lineRule="exact"/>
        <w:ind w:firstLine="480"/>
        <w:jc w:val="both"/>
      </w:pPr>
      <w:r>
        <w:rPr>
          <w:rFonts w:ascii="Times New Roman" w:hAnsi="Times New Roman" w:eastAsia="方正仿宋_GBK"/>
          <w:b w:val="0"/>
          <w:sz w:val="24"/>
        </w:rPr>
        <w:t>注：2021—2022年为几何回推估计，2023—2025年采用月末装机统计，统一以MW列示。</w:t>
      </w:r>
    </w:p>
    <w:p w14:paraId="6F6DF669">
      <w:pPr>
        <w:pStyle w:val="2"/>
        <w:keepNext/>
        <w:spacing w:before="120" w:after="0" w:line="240" w:lineRule="auto"/>
        <w:ind w:left="0" w:leftChars="0" w:right="0" w:rightChars="0" w:firstLine="0" w:firstLineChars="0" w:hanging="0" w:hangingChars="0" w:start="0" w:end="0" w:startChars="0" w:endChars="0"/>
        <w:jc w:val="center"/>
        <w:pPrChange w:id="28282" w:author="xh" w:date="2026-10-19T08:30:17+08:00">
          <w:pPr>
            <w:pStyle w:val="2"/>
            <w:keepNext/>
            <w:spacing w:before="120" w:after="0" w:line="240" w:lineRule="auto"/>
            <w:ind w:left="0" w:leftChars="0" w:right="0" w:rightChars="0" w:firstLine="0" w:firstLineChars="0"/>
            <w:jc w:val="center"/>
          </w:pPr>
        </w:pPrChange>
      </w:pPr>
      <w:r>
        <w:drawing>
          <wp:inline distT="0" distB="0" distL="114300" distR="114300">
            <wp:extent cx="5120640" cy="3645535"/>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6"/>
                    <a:stretch>
                      <a:fillRect/>
                    </a:stretch>
                  </pic:blipFill>
                  <pic:spPr>
                    <a:xfrm>
                      <a:off x="0" y="0"/>
                      <a:ext cx="5120640" cy="3646082"/>
                    </a:xfrm>
                    <a:prstGeom prst="rect">
                      <a:avLst/>
                    </a:prstGeom>
                    <a:noFill/>
                    <a:ln w="9525">
                      <a:noFill/>
                    </a:ln>
                  </pic:spPr>
                </pic:pic>
              </a:graphicData>
            </a:graphic>
          </wp:inline>
        </w:drawing>
      </w:r>
    </w:p>
    <w:p w14:paraId="7BB326E6">
      <w:pPr>
        <w:pStyle w:val="2"/>
        <w:spacing w:before="60" w:after="120" w:line="280" w:lineRule="exact"/>
        <w:ind w:left="0" w:leftChars="0" w:right="0" w:rightChars="0" w:firstLine="0" w:firstLineChars="0" w:hanging="0" w:hangingChars="0" w:start="0" w:end="0" w:startChars="0" w:endChars="0"/>
        <w:jc w:val="center"/>
        <w:pPrChange w:id="28283" w:author="xh" w:date="2026-10-19T08:30:56+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图3-3 2021—2025年月末分布式光伏装机容量</w:t>
      </w:r>
    </w:p>
    <w:p w14:paraId="3181F0BD">
      <w:pPr>
        <w:pStyle w:val="5"/>
        <w:keepNext/>
        <w:numPr>
          <w:ilvl w:val="0"/>
          <w:numId w:val="0"/>
        </w:numPr>
        <w:spacing w:before="160" w:after="120" w:line="390" w:lineRule="exact"/>
        <w:ind w:firstLine="0"/>
      </w:pPr>
      <w:bookmarkStart w:id="102" w:name="年发电量估计方法"/>
      <w:r>
        <w:rPr>
          <w:rFonts w:ascii="Times New Roman" w:hAnsi="Times New Roman" w:eastAsia="方正仿宋_GBK"/>
          <w:b/>
          <w:sz w:val="26"/>
        </w:rPr>
        <w:t>3.3.2 年发电量估计方法</w:t>
      </w:r>
      <w:bookmarkEnd w:id="102"/>
    </w:p>
    <w:p w14:paraId="376293B2">
      <w:pPr>
        <w:pStyle w:val="115"/>
        <w:widowControl/>
        <w:spacing w:before="0" w:after="0" w:line="348" w:lineRule="exact"/>
        <w:ind w:firstLine="480"/>
        <w:jc w:val="both"/>
      </w:pPr>
      <w:r>
        <w:rPr>
          <w:rFonts w:ascii="Times New Roman" w:hAnsi="Times New Roman" w:eastAsia="方正仿宋_GBK"/>
          <w:b w:val="0"/>
          <w:sz w:val="24"/>
        </w:rPr>
        <w:t>光伏发电量由月度装机与统一典型出力曲线估计。对月份</w:t>
      </w:r>
      <m:oMath>
        <m:r>
          <m:rPr>
            <m:nor/>
          </m:rPr>
          <w:rPr>
            <w:rFonts w:ascii="Times New Roman" w:hAnsi="Times New Roman" w:eastAsia="方正仿宋_GBK" w:cs="Times New Roman"/>
            <w:i/>
            <w:iCs/>
          </w:rPr>
          <m:t>m</m:t>
        </m:r>
      </m:oMath>
      <w:r>
        <w:rPr>
          <w:rFonts w:ascii="Times New Roman" w:hAnsi="Times New Roman" w:eastAsia="方正仿宋_GBK"/>
          <w:b w:val="0"/>
          <w:sz w:val="24"/>
        </w:rPr>
        <w:t>，使用本月末和前月末容量均值；1月前月取2024年12月。式（3-3）为本研究积分估计方法，典型出力系数来自原始光伏曲线。</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1F76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828" w:author="xh" w:date="2026-10-19T08:31:36+08:00"/>
        </w:trPr>
        <w:tc>
          <w:tcPr>
            <w:tcW w:w="737" w:type="dxa"/>
            <w:tcMar>
              <w:top w:w="0" w:type="dxa"/>
              <w:left w:w="0" w:type="dxa"/>
              <w:bottom w:w="0" w:type="dxa"/>
              <w:right w:w="0" w:type="dxa"/>
            </w:tcMar>
            <w:vAlign w:val="center"/>
          </w:tcPr>
          <w:p w14:paraId="52DA5F53">
            <w:pPr>
              <w:keepNext/>
              <w:spacing w:before="0" w:after="0"/>
              <w:ind w:left="0" w:leftChars="0" w:right="0" w:rightChars="0" w:firstLine="0" w:firstLineChars="0"/>
              <w:rPr>
                <w:del w:id="829" w:author="xh" w:date="2026-10-19T08:31:36+08:00"/>
              </w:rPr>
            </w:pPr>
          </w:p>
        </w:tc>
        <w:tc>
          <w:tcPr>
            <w:tcW w:w="6838" w:type="dxa"/>
            <w:tcMar>
              <w:top w:w="0" w:type="dxa"/>
              <w:left w:w="0" w:type="dxa"/>
              <w:bottom w:w="0" w:type="dxa"/>
              <w:right w:w="0" w:type="dxa"/>
            </w:tcMar>
            <w:vAlign w:val="center"/>
          </w:tcPr>
          <w:p w14:paraId="370936C4">
            <w:pPr>
              <w:keepNext/>
              <w:spacing w:before="100" w:after="100" w:line="276" w:lineRule="auto"/>
              <w:ind w:left="0" w:leftChars="0" w:right="0" w:rightChars="0" w:firstLine="0" w:firstLineChars="0"/>
              <w:jc w:val="center"/>
              <w:rPr>
                <w:del w:id="830" w:author="xh" w:date="2026-10-19T08:31:36+08:00"/>
              </w:rPr>
            </w:pPr>
            <w:del w:id="831" w:author="xh" w:date="2026-10-19T08:31:36+08:00">
              <m:oMathPara>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r>
                    <m:rPr>
                      <m:nor/>
                      <m:sty m:val="p"/>
                    </m:rPr>
                    <w:rPr>
                      <w:rFonts w:ascii="Times New Roman" w:hAnsi="Times New Roman" w:eastAsia="方正仿宋_GBK" w:cs="Times New Roman"/>
                      <w:b w:val="0"/>
                      <w:i w:val="0"/>
                      <w:iCs w:val="0"/>
                    </w:rPr>
                    <m:t>=</m:t>
                  </m:r>
                  <m:nary>
                    <m:naryPr>
                      <m:chr m:val="∑"/>
                      <m:limLoc m:val="undOvr"/>
                    </m:naryPr>
                    <m:sub>
                      <m:r>
                        <m:rPr>
                          <m:nor/>
                        </m:rPr>
                        <w:rPr>
                          <w:rFonts w:ascii="Times New Roman" w:hAnsi="Times New Roman" w:eastAsia="方正仿宋_GBK" w:cs="Times New Roman"/>
                          <w:i/>
                          <w:iCs/>
                        </w:rPr>
                        <m:t>m</m:t>
                      </m:r>
                      <m:r>
                        <m:rPr>
                          <m:nor/>
                          <m:sty m:val="p"/>
                        </m:rPr>
                        <w:rPr>
                          <w:rFonts w:ascii="Times New Roman" w:hAnsi="Times New Roman" w:eastAsia="方正仿宋_GBK" w:cs="Times New Roman"/>
                          <w:b w:val="0"/>
                          <w:i w:val="0"/>
                          <w:iCs w:val="0"/>
                        </w:rPr>
                        <m:t>=1</m:t>
                      </m:r>
                    </m:sub>
                    <m:sup>
                      <m:r>
                        <m:rPr>
                          <m:nor/>
                          <m:sty m:val="p"/>
                        </m:rPr>
                        <w:rPr>
                          <w:rFonts w:ascii="Times New Roman" w:hAnsi="Times New Roman" w:eastAsia="方正仿宋_GBK" w:cs="Times New Roman"/>
                          <w:b w:val="0"/>
                          <w:i w:val="0"/>
                          <w:iCs w:val="0"/>
                        </w:rPr>
                        <m:t>12</m:t>
                      </m:r>
                    </m:sup>
                    <m:e>
                      <m:nary>
                        <m:naryPr>
                          <m:chr m:val="∑"/>
                          <m:limLoc m:val="undOvr"/>
                          <m:supHide m:val="1"/>
                        </m:naryPr>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m</m:t>
                          </m:r>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ϕ</m:t>
                              </m:r>
                            </m:e>
                            <m:sub>
                              <m:r>
                                <m:rPr>
                                  <m:nor/>
                                </m:rPr>
                                <w:rPr>
                                  <w:rFonts w:ascii="Times New Roman" w:hAnsi="Times New Roman" w:eastAsia="方正仿宋_GBK" w:cs="Times New Roman"/>
                                  <w:i/>
                                  <w:iCs/>
                                </w:rPr>
                                <m:t>t</m:t>
                              </m:r>
                            </m:sub>
                          </m:sSub>
                        </m:e>
                      </m:nary>
                    </m:e>
                  </m:nary>
                  <m:f>
                    <m:fPr/>
                    <m:num>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m</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m</m:t>
                          </m:r>
                          <m:r>
                            <m:rPr>
                              <m:nor/>
                              <m:sty m:val="p"/>
                            </m:rPr>
                            <w:rPr>
                              <w:rFonts w:ascii="Times New Roman" w:hAnsi="Times New Roman" w:eastAsia="方正仿宋_GBK" w:cs="Times New Roman"/>
                              <w:b w:val="0"/>
                              <w:i w:val="0"/>
                              <w:iCs w:val="0"/>
                            </w:rPr>
                            <m:t>−1</m:t>
                          </m:r>
                        </m:sub>
                      </m:sSub>
                    </m:num>
                    <m:den>
                      <m:r>
                        <m:rPr>
                          <m:nor/>
                          <m:sty m:val="p"/>
                        </m:rPr>
                        <w:rPr>
                          <w:rFonts w:ascii="Times New Roman" w:hAnsi="Times New Roman" w:eastAsia="方正仿宋_GBK" w:cs="Times New Roman"/>
                          <w:b w:val="0"/>
                          <w:i w:val="0"/>
                          <w:iCs w:val="0"/>
                        </w:rPr>
                        <m:t>2</m:t>
                      </m:r>
                    </m:den>
                  </m:f>
                  <m:r>
                    <m:rPr>
                      <m:nor/>
                      <m:sty m:val="p"/>
                    </m:rPr>
                    <w:rPr>
                      <w:rFonts w:ascii="Times New Roman" w:hAnsi="Times New Roman" w:eastAsia="方正仿宋_GBK" w:cs="Times New Roman"/>
                      <w:b w:val="0"/>
                      <w:i w:val="0"/>
                      <w:iCs w:val="0"/>
                    </w:rPr>
                    <m:t>Δ</m:t>
                  </m:r>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oMath>
              </m:oMathPara>
            </w:del>
          </w:p>
        </w:tc>
        <w:tc>
          <w:tcPr>
            <w:tcW w:w="737" w:type="dxa"/>
            <w:tcMar>
              <w:top w:w="0" w:type="dxa"/>
              <w:left w:w="0" w:type="dxa"/>
              <w:bottom w:w="0" w:type="dxa"/>
              <w:right w:w="0" w:type="dxa"/>
            </w:tcMar>
            <w:vAlign w:val="center"/>
          </w:tcPr>
          <w:p w14:paraId="1B65DBD2">
            <w:pPr>
              <w:keepNext/>
              <w:spacing w:before="0" w:after="0"/>
              <w:ind w:left="0" w:leftChars="0" w:right="0" w:rightChars="0" w:firstLine="0" w:firstLineChars="0"/>
              <w:jc w:val="right"/>
              <w:rPr>
                <w:del w:id="832" w:author="xh" w:date="2026-10-19T08:31:36+08:00"/>
              </w:rPr>
            </w:pPr>
            <w:del w:id="833" w:author="xh" w:date="2026-10-19T08:31:36+08:00">
              <w:r>
                <w:rPr>
                  <w:rFonts w:ascii="Times New Roman" w:hAnsi="Times New Roman" w:eastAsia="方正仿宋_GBK"/>
                  <w:b w:val="0"/>
                  <w:sz w:val="18"/>
                </w:rPr>
                <w:delText>（3-3）</w:delText>
              </w:r>
            </w:del>
          </w:p>
        </w:tc>
      </w:tr>
      <w:tr>
        <w:trPr>
          <w:cantSplit/>
          <w:ins w:id="834" w:author="xh" w:date="2026-10-19T08:31:36+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835" w:author="xh" w:date="2026-10-19T08:31:36+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836" w:author="xh" w:date="2026-10-19T08:31:36+08:00"/>
              </w:rPr>
            </w:pPr>
            <w:ins w:id="837" w:author="xh" w:date="2026-10-19T08:31:36+08:00">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838" w:author="xh" w:date="2026-10-19T08:31:36+08:00"/>
              </w:rPr>
            </w:pPr>
            <w:ins w:id="839" w:author="xh" w:date="2026-10-19T08:31:36+08:00">
              <w:r>
                <w:rPr>
                  <w:rFonts w:ascii="Times New Roman" w:hAnsi="Times New Roman" w:eastAsia="方正仿宋_GBK"/>
                  <w:b w:val="0"/>
                  <w:sz w:val="18"/>
                </w:rPr>
                <w:t>（3-3）</w:t>
              </w:r>
            </w:ins>
          </w:p>
        </w:tc>
      </w:tr>
    </w:tbl>
    <w:p w14:paraId="082574F8">
      <w:pPr>
        <w:pStyle w:val="115"/>
        <w:widowControl/>
        <w:spacing w:before="0" w:after="0" w:line="348" w:lineRule="exact"/>
        <w:ind w:left="0" w:leftChars="0" w:right="0" w:rightChars="0" w:firstLine="0" w:firstLineChars="0" w:hanging="0" w:hangingChars="0" w:start="0" w:end="0" w:startChars="0" w:endChars="0"/>
        <w:jc w:val="both"/>
        <w:pPrChange w:id="28284" w:author="xh" w:date="2026-10-19T08:32:15+08:00">
          <w:pPr>
            <w:pStyle w:val="115"/>
            <w:widowControl/>
            <w:spacing w:before="0" w:after="0" w:line="348" w:lineRule="exact"/>
            <w:ind w:left="0" w:leftChars="0" w:right="0" w:rightChars="0" w:firstLine="0" w:firstLineChars="0"/>
            <w:jc w:val="both"/>
          </w:pPr>
        </w:pPrChange>
      </w:pPr>
      <w:r>
        <w:rPr>
          <w:rFonts w:ascii="Times New Roman" w:hAnsi="Times New Roman" w:eastAsia="方正仿宋_GBK"/>
          <w:b w:val="0"/>
          <w:sz w:val="24"/>
        </w:rPr>
        <w:t>式中，</w:t>
      </w:r>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oMath>
      <w:r>
        <w:rPr>
          <w:rFonts w:ascii="Times New Roman" w:hAnsi="Times New Roman" w:eastAsia="方正仿宋_GBK"/>
          <w:b w:val="0"/>
          <w:sz w:val="24"/>
        </w:rPr>
        <w:t>为估计光伏年发电量，单位MWh；</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m</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m</m:t>
            </m:r>
            <m:r>
              <m:rPr>
                <m:nor/>
                <m:sty m:val="p"/>
              </m:rPr>
              <w:rPr>
                <w:rFonts w:ascii="Times New Roman" w:hAnsi="Times New Roman" w:eastAsia="方正仿宋_GBK" w:cs="Times New Roman"/>
                <w:b w:val="0"/>
                <w:i w:val="0"/>
                <w:iCs w:val="0"/>
              </w:rPr>
              <m:t>−1</m:t>
            </m:r>
          </m:sub>
        </m:sSub>
      </m:oMath>
      <w:r>
        <w:rPr>
          <w:rFonts w:ascii="Times New Roman" w:hAnsi="Times New Roman" w:eastAsia="方正仿宋_GBK"/>
          <w:b w:val="0"/>
          <w:sz w:val="24"/>
        </w:rPr>
        <w:t>分别为本月及前月末光伏装机，单位MW；</w:t>
      </w:r>
      <m:oMath>
        <m:sSub>
          <m:sSubPr/>
          <m:e>
            <m:r>
              <m:rPr>
                <m:nor/>
              </m:rPr>
              <w:rPr>
                <w:rFonts w:ascii="Times New Roman" w:hAnsi="Times New Roman" w:eastAsia="方正仿宋_GBK" w:cs="Times New Roman"/>
                <w:i/>
                <w:iCs/>
              </w:rPr>
              <m:t>ϕ</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的典型光伏出力系数，</w:t>
      </w:r>
      <m:oMath>
        <m:r>
          <m:rPr>
            <m:nor/>
            <m:sty m:val="p"/>
          </m:rPr>
          <w:rPr>
            <w:rFonts w:ascii="Times New Roman" w:hAnsi="Times New Roman" w:eastAsia="方正仿宋_GBK" w:cs="Times New Roman"/>
            <w:b w:val="0"/>
            <w:i w:val="0"/>
            <w:iCs w:val="0"/>
          </w:rPr>
          <m:t>Δ</m:t>
        </m:r>
        <m:r>
          <m:rPr>
            <m:nor/>
          </m:rPr>
          <w:rPr>
            <w:rFonts w:ascii="Times New Roman" w:hAnsi="Times New Roman" w:eastAsia="方正仿宋_GBK" w:cs="Times New Roman"/>
            <w:i/>
            <w:iCs/>
          </w:rPr>
          <m:t>t</m:t>
        </m:r>
      </m:oMath>
      <w:r>
        <w:rPr>
          <w:rFonts w:ascii="Times New Roman" w:hAnsi="Times New Roman" w:eastAsia="方正仿宋_GBK"/>
          <w:b w:val="0"/>
          <w:sz w:val="24"/>
        </w:rPr>
        <w:t xml:space="preserve">为1 </w:t>
      </w:r>
      <m:oMath>
        <m:r>
          <m:rPr>
            <m:nor/>
          </m:rPr>
          <w:rPr>
            <w:rFonts w:ascii="Times New Roman" w:hAnsi="Times New Roman" w:eastAsia="方正仿宋_GBK" w:cs="Times New Roman"/>
            <w:i/>
            <w:iCs/>
          </w:rPr>
          <m:t>h</m:t>
        </m:r>
      </m:oMath>
      <w:r>
        <w:rPr>
          <w:rFonts w:ascii="Times New Roman" w:hAnsi="Times New Roman" w:eastAsia="方正仿宋_GBK"/>
          <w:b w:val="0"/>
          <w:sz w:val="24"/>
        </w:rPr>
        <w:t>，</w:t>
      </w:r>
      <m:oMath>
        <m:r>
          <m:rPr>
            <m:nor/>
          </m:rPr>
          <w:rPr>
            <w:rFonts w:ascii="Times New Roman" w:hAnsi="Times New Roman" w:eastAsia="方正仿宋_GBK" w:cs="Times New Roman"/>
            <w:i/>
            <w:iCs/>
          </w:rPr>
          <m:t>m</m:t>
        </m:r>
      </m:oMath>
      <w:r>
        <w:rPr>
          <w:rFonts w:ascii="Times New Roman" w:hAnsi="Times New Roman" w:eastAsia="方正仿宋_GBK"/>
          <w:b w:val="0"/>
          <w:sz w:val="24"/>
        </w:rPr>
        <w:t>为月份。典型出力曲线采用项目系统光伏资料，计算值用于区县光伏电量估计。</w:t>
      </w:r>
    </w:p>
    <w:p w14:paraId="6A8FFFD1">
      <w:pPr>
        <w:pStyle w:val="2"/>
        <w:widowControl/>
        <w:spacing w:before="0" w:after="0" w:line="348" w:lineRule="exact"/>
        <w:ind w:firstLine="480"/>
        <w:jc w:val="both"/>
      </w:pPr>
      <w:r>
        <w:rPr>
          <w:rFonts w:ascii="Times New Roman" w:hAnsi="Times New Roman" w:eastAsia="方正仿宋_GBK"/>
          <w:b w:val="0"/>
          <w:sz w:val="24"/>
        </w:rPr>
        <w:t>按该方法，邳州2025年发电量估计为1698270.73 MWh，市区为590451.12 MWh。不同地区的年内投运速度和月末装机差异均进入计算。</w:t>
      </w:r>
    </w:p>
    <w:p w14:paraId="53B27795">
      <w:pPr>
        <w:pStyle w:val="5"/>
        <w:keepNext/>
        <w:numPr>
          <w:ilvl w:val="0"/>
          <w:numId w:val="0"/>
        </w:numPr>
        <w:spacing w:before="160" w:after="120" w:line="390" w:lineRule="exact"/>
        <w:ind w:firstLine="0"/>
      </w:pPr>
      <w:bookmarkStart w:id="103" w:name="用户最大负荷与分布式电源装机渗透率"/>
      <w:r>
        <w:rPr>
          <w:rFonts w:ascii="Times New Roman" w:hAnsi="Times New Roman" w:eastAsia="方正仿宋_GBK"/>
          <w:b/>
          <w:sz w:val="26"/>
        </w:rPr>
        <w:t>3.3.3 用户最大负荷与分布式电源装机渗透率</w:t>
      </w:r>
      <w:bookmarkEnd w:id="103"/>
    </w:p>
    <w:p w14:paraId="2FC11013">
      <w:pPr>
        <w:pStyle w:val="115"/>
        <w:widowControl/>
        <w:spacing w:before="0" w:after="0" w:line="348" w:lineRule="exact"/>
        <w:ind w:firstLine="480"/>
        <w:jc w:val="both"/>
      </w:pPr>
      <w:r>
        <w:rPr>
          <w:rFonts w:ascii="Times New Roman" w:hAnsi="Times New Roman" w:eastAsia="方正仿宋_GBK"/>
          <w:b w:val="0"/>
          <w:sz w:val="24"/>
        </w:rPr>
        <w:t>分布式电源装机渗透率采用《配电网规划设计技术导则》的指标定义，作为描述源荷条件的研究参数[8]。</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038A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840" w:author="xh" w:date="2026-10-19T08:32:54+08:00"/>
        </w:trPr>
        <w:tc>
          <w:tcPr>
            <w:tcW w:w="737" w:type="dxa"/>
            <w:tcMar>
              <w:top w:w="0" w:type="dxa"/>
              <w:left w:w="0" w:type="dxa"/>
              <w:bottom w:w="0" w:type="dxa"/>
              <w:right w:w="0" w:type="dxa"/>
            </w:tcMar>
            <w:vAlign w:val="center"/>
          </w:tcPr>
          <w:p w14:paraId="4CEF0C0D">
            <w:pPr>
              <w:keepNext/>
              <w:spacing w:before="0" w:after="0"/>
              <w:ind w:left="0" w:leftChars="0" w:right="0" w:rightChars="0" w:firstLine="0" w:firstLineChars="0"/>
              <w:rPr>
                <w:del w:id="841" w:author="xh" w:date="2026-10-19T08:32:54+08:00"/>
              </w:rPr>
            </w:pPr>
          </w:p>
        </w:tc>
        <w:tc>
          <w:tcPr>
            <w:tcW w:w="6838" w:type="dxa"/>
            <w:tcMar>
              <w:top w:w="0" w:type="dxa"/>
              <w:left w:w="0" w:type="dxa"/>
              <w:bottom w:w="0" w:type="dxa"/>
              <w:right w:w="0" w:type="dxa"/>
            </w:tcMar>
            <w:vAlign w:val="center"/>
          </w:tcPr>
          <w:p w14:paraId="43C152D2">
            <w:pPr>
              <w:keepNext/>
              <w:spacing w:before="100" w:after="100" w:line="276" w:lineRule="auto"/>
              <w:ind w:left="0" w:leftChars="0" w:right="0" w:rightChars="0" w:firstLine="0" w:firstLineChars="0"/>
              <w:jc w:val="center"/>
              <w:rPr>
                <w:del w:id="842" w:author="xh" w:date="2026-10-19T08:32:54+08:00"/>
              </w:rPr>
            </w:pPr>
            <w:del w:id="843" w:author="xh" w:date="2026-10-19T08:32:54+08:00">
              <m:oMathPara>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C</m:t>
                      </m:r>
                    </m:sub>
                  </m:sSub>
                  <m:r>
                    <m:rPr>
                      <m:nor/>
                      <m:sty m:val="p"/>
                    </m:rPr>
                    <w:rPr>
                      <w:rFonts w:ascii="Times New Roman" w:hAnsi="Times New Roman" w:eastAsia="方正仿宋_GBK" w:cs="Times New Roman"/>
                      <w:b w:val="0"/>
                      <w:i w:val="0"/>
                      <w:iCs w:val="0"/>
                    </w:rPr>
                    <m:t>=</m:t>
                  </m:r>
                  <m:f>
                    <m:fPr/>
                    <m:num>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DG</m:t>
                          </m:r>
                        </m:sub>
                      </m:sSub>
                    </m:num>
                    <m:den>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user,max</m:t>
                          </m:r>
                        </m:sub>
                      </m:sSub>
                    </m:den>
                  </m:f>
                  <m:r>
                    <m:rPr>
                      <m:nor/>
                      <m:sty m:val="p"/>
                    </m:rPr>
                    <w:rPr>
                      <w:rFonts w:ascii="Times New Roman" w:hAnsi="Times New Roman" w:eastAsia="方正仿宋_GBK" w:cs="Times New Roman"/>
                      <w:b w:val="0"/>
                      <w:i w:val="0"/>
                      <w:iCs w:val="0"/>
                    </w:rPr>
                    <m:t>.</m:t>
                  </m:r>
                </m:oMath>
              </m:oMathPara>
            </w:del>
          </w:p>
        </w:tc>
        <w:tc>
          <w:tcPr>
            <w:tcW w:w="737" w:type="dxa"/>
            <w:tcMar>
              <w:top w:w="0" w:type="dxa"/>
              <w:left w:w="0" w:type="dxa"/>
              <w:bottom w:w="0" w:type="dxa"/>
              <w:right w:w="0" w:type="dxa"/>
            </w:tcMar>
            <w:vAlign w:val="center"/>
          </w:tcPr>
          <w:p w14:paraId="32D980F7">
            <w:pPr>
              <w:keepNext/>
              <w:spacing w:before="0" w:after="0"/>
              <w:ind w:left="0" w:leftChars="0" w:right="0" w:rightChars="0" w:firstLine="0" w:firstLineChars="0"/>
              <w:jc w:val="right"/>
              <w:rPr>
                <w:del w:id="844" w:author="xh" w:date="2026-10-19T08:32:54+08:00"/>
              </w:rPr>
            </w:pPr>
            <w:del w:id="845" w:author="xh" w:date="2026-10-19T08:32:54+08:00">
              <w:r>
                <w:rPr>
                  <w:rFonts w:ascii="Times New Roman" w:hAnsi="Times New Roman" w:eastAsia="方正仿宋_GBK"/>
                  <w:b w:val="0"/>
                  <w:sz w:val="18"/>
                </w:rPr>
                <w:delText>（3-4）</w:delText>
              </w:r>
            </w:del>
          </w:p>
        </w:tc>
      </w:tr>
      <w:tr>
        <w:trPr>
          <w:cantSplit/>
          <w:ins w:id="846" w:author="xh" w:date="2026-10-19T08:32:54+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847" w:author="xh" w:date="2026-10-19T08:32:54+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848" w:author="xh" w:date="2026-10-19T08:32:54+08:00"/>
              </w:rPr>
            </w:pPr>
            <w:ins w:id="849" w:author="xh" w:date="2026-10-19T08:32:54+08:00">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850" w:author="xh" w:date="2026-10-19T08:32:54+08:00"/>
              </w:rPr>
            </w:pPr>
            <w:ins w:id="851" w:author="xh" w:date="2026-10-19T08:32:54+08:00">
              <w:r>
                <w:rPr>
                  <w:rFonts w:ascii="Times New Roman" w:hAnsi="Times New Roman" w:eastAsia="方正仿宋_GBK"/>
                  <w:b w:val="0"/>
                  <w:sz w:val="18"/>
                </w:rPr>
                <w:t>（3-4）</w:t>
              </w:r>
            </w:ins>
          </w:p>
        </w:tc>
      </w:tr>
    </w:tbl>
    <w:p w14:paraId="36DF8F3C">
      <w:pPr>
        <w:pStyle w:val="115"/>
        <w:widowControl/>
        <w:spacing w:before="0" w:after="0" w:line="348" w:lineRule="exact"/>
        <w:ind w:left="0" w:leftChars="0" w:right="0" w:rightChars="0" w:firstLine="0" w:firstLineChars="0" w:hanging="0" w:hangingChars="0" w:start="0" w:end="0" w:startChars="0" w:endChars="0"/>
        <w:jc w:val="both"/>
        <w:pPrChange w:id="28285" w:author="xh" w:date="2026-10-19T08:33:34+08:00">
          <w:pPr>
            <w:pStyle w:val="115"/>
            <w:widowControl/>
            <w:spacing w:before="0" w:after="0" w:line="348" w:lineRule="exact"/>
            <w:ind w:left="0" w:leftChars="0" w:right="0" w:rightChars="0" w:firstLine="0" w:firstLineChars="0"/>
            <w:jc w:val="both"/>
          </w:pPr>
        </w:pPrChange>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C</m:t>
            </m:r>
          </m:sub>
        </m:sSub>
      </m:oMath>
      <w:r>
        <w:rPr>
          <w:rFonts w:ascii="Times New Roman" w:hAnsi="Times New Roman" w:eastAsia="方正仿宋_GBK"/>
          <w:b w:val="0"/>
          <w:sz w:val="24"/>
        </w:rPr>
        <w:t>为分布式电源装机渗透率，无量纲；</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DG</m:t>
            </m:r>
          </m:sub>
        </m:sSub>
      </m:oMath>
      <w:r>
        <w:rPr>
          <w:rFonts w:ascii="Times New Roman" w:hAnsi="Times New Roman" w:eastAsia="方正仿宋_GBK"/>
          <w:b w:val="0"/>
          <w:sz w:val="24"/>
        </w:rPr>
        <w:t>为同范围分布式电源并网装机容量，单位MW；</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user,max</m:t>
            </m:r>
          </m:sub>
        </m:sSub>
      </m:oMath>
      <w:r>
        <w:rPr>
          <w:rFonts w:ascii="Times New Roman" w:hAnsi="Times New Roman" w:eastAsia="方正仿宋_GBK"/>
          <w:b w:val="0"/>
          <w:sz w:val="24"/>
        </w:rPr>
        <w:t>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14:paraId="46176FD4">
      <w:pPr>
        <w:pStyle w:val="2"/>
        <w:widowControl/>
        <w:spacing w:before="0" w:after="0" w:line="348" w:lineRule="exact"/>
        <w:ind w:firstLine="480"/>
        <w:jc w:val="both"/>
      </w:pPr>
      <w:r>
        <w:rPr>
          <w:rFonts w:ascii="Times New Roman" w:hAnsi="Times New Roman" w:eastAsia="方正仿宋_GBK"/>
          <w:b w:val="0"/>
          <w:sz w:val="24"/>
        </w:rPr>
        <w:t>邳州估计用户最大负荷为956.45 MW，分布式电源装机渗透率为1.63，市区估计用户最大负荷为1545.20 MW，分布式电源装机渗透率为0.32。</w:t>
      </w:r>
    </w:p>
    <w:p w14:paraId="27C05F3D">
      <w:pPr>
        <w:pStyle w:val="5"/>
        <w:keepNext/>
        <w:numPr>
          <w:ilvl w:val="0"/>
          <w:numId w:val="0"/>
        </w:numPr>
        <w:spacing w:before="160" w:after="120" w:line="390" w:lineRule="exact"/>
        <w:ind w:firstLine="0"/>
      </w:pPr>
      <w:bookmarkStart w:id="104" w:name="用户电量与分布式电源电量渗透率"/>
      <w:r>
        <w:rPr>
          <w:rFonts w:ascii="Times New Roman" w:hAnsi="Times New Roman" w:eastAsia="方正仿宋_GBK"/>
          <w:b/>
          <w:sz w:val="26"/>
        </w:rPr>
        <w:t>3.3.4 用户电量与分布式电源电量渗透率</w:t>
      </w:r>
      <w:bookmarkEnd w:id="104"/>
    </w:p>
    <w:p w14:paraId="13C01A4E">
      <w:pPr>
        <w:pStyle w:val="115"/>
        <w:widowControl/>
        <w:spacing w:before="0" w:after="0" w:line="348" w:lineRule="exact"/>
        <w:ind w:firstLine="480"/>
        <w:jc w:val="both"/>
      </w:pPr>
      <w:r>
        <w:rPr>
          <w:rFonts w:ascii="Times New Roman" w:hAnsi="Times New Roman" w:eastAsia="方正仿宋_GBK"/>
          <w:b w:val="0"/>
          <w:sz w:val="24"/>
        </w:rPr>
        <w:t>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-5）估计。</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177BF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852" w:author="xh" w:date="2026-10-19T08:34:13+08:00"/>
        </w:trPr>
        <w:tc>
          <w:tcPr>
            <w:tcW w:w="737" w:type="dxa"/>
            <w:tcMar>
              <w:top w:w="0" w:type="dxa"/>
              <w:left w:w="0" w:type="dxa"/>
              <w:bottom w:w="0" w:type="dxa"/>
              <w:right w:w="0" w:type="dxa"/>
            </w:tcMar>
            <w:vAlign w:val="center"/>
          </w:tcPr>
          <w:p w14:paraId="7DBCA42B">
            <w:pPr>
              <w:keepNext/>
              <w:spacing w:before="0" w:after="0"/>
              <w:ind w:left="0" w:leftChars="0" w:right="0" w:rightChars="0" w:firstLine="0" w:firstLineChars="0"/>
              <w:rPr>
                <w:del w:id="853" w:author="xh" w:date="2026-10-19T08:34:13+08:00"/>
              </w:rPr>
            </w:pPr>
          </w:p>
        </w:tc>
        <w:tc>
          <w:tcPr>
            <w:tcW w:w="6838" w:type="dxa"/>
            <w:tcMar>
              <w:top w:w="0" w:type="dxa"/>
              <w:left w:w="0" w:type="dxa"/>
              <w:bottom w:w="0" w:type="dxa"/>
              <w:right w:w="0" w:type="dxa"/>
            </w:tcMar>
            <w:vAlign w:val="center"/>
          </w:tcPr>
          <w:p w14:paraId="3503BC5A">
            <w:pPr>
              <w:keepNext/>
              <w:spacing w:before="100" w:after="100" w:line="276" w:lineRule="auto"/>
              <w:ind w:left="0" w:leftChars="0" w:right="0" w:rightChars="0" w:firstLine="0" w:firstLineChars="0"/>
              <w:jc w:val="center"/>
              <w:rPr>
                <w:del w:id="854" w:author="xh" w:date="2026-10-19T08:34:13+08:00"/>
              </w:rPr>
            </w:pPr>
            <w:del w:id="855" w:author="xh" w:date="2026-10-19T08:34:13+08:00">
              <m:oMathPara>
                <m:oMath>
                  <m:m>
                    <m:mPr>
                      <m:mcs>
                        <m:mc>
                          <m:mcPr>
                            <m:count m:val="1"/>
                            <m:mcJc m:val="right"/>
                          </m:mcPr>
                        </m:mc>
                        <m:mc>
                          <m:mcPr>
                            <m:count m:val="1"/>
                            <m:mcJc m:val="left"/>
                          </m:mcPr>
                        </m:mc>
                      </m:mcs>
                      <m:plcHide m:val="1"/>
                    </m:mPr>
                    <m:mr>
                      <m:e>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user</m:t>
                            </m:r>
                          </m:sub>
                        </m:sSub>
                      </m:e>
                      <m:e>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a</m:t>
                        </m:r>
                        <m:nary>
                          <m:naryPr>
                            <m:chr m:val="∑"/>
                            <m:limLoc m:val="undOvr"/>
                            <m:supHide m:val="1"/>
                          </m:naryPr>
                          <m:sub>
                            <m:r>
                              <m:rPr>
                                <m:nor/>
                              </m:rPr>
                              <w:rPr>
                                <w:rFonts w:ascii="Times New Roman" w:hAnsi="Times New Roman" w:eastAsia="方正仿宋_GBK" w:cs="Times New Roman"/>
                                <w:i/>
                                <w:iCs/>
                              </w:rPr>
                              <m:t>t</m:t>
                            </m:r>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net,</m:t>
                                </m:r>
                                <m:r>
                                  <m:rPr>
                                    <m:nor/>
                                  </m:rPr>
                                  <w:rPr>
                                    <w:rFonts w:ascii="Times New Roman" w:hAnsi="Times New Roman" w:eastAsia="方正仿宋_GBK" w:cs="Times New Roman"/>
                                    <w:i/>
                                    <w:iCs/>
                                  </w:rPr>
                                  <m:t>t</m:t>
                                </m:r>
                              </m:sub>
                            </m:sSub>
                          </m:e>
                        </m:nary>
                        <m:r>
                          <m:rPr>
                            <m:nor/>
                            <m:sty m:val="p"/>
                          </m:rPr>
                          <w:rPr>
                            <w:rFonts w:ascii="Times New Roman" w:hAnsi="Times New Roman" w:eastAsia="方正仿宋_GBK" w:cs="Times New Roman"/>
                            <w:b w:val="0"/>
                            <w:i w:val="0"/>
                            <w:iCs w:val="0"/>
                          </w:rPr>
                          <m:t>Δ</m:t>
                        </m:r>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e>
                    </m:mr>
                    <m:mr>
                      <m:e>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E</m:t>
                            </m:r>
                          </m:sub>
                        </m:sSub>
                      </m:e>
                      <m:e>
                        <m:r>
                          <m:rPr>
                            <m:nor/>
                            <m:sty m:val="p"/>
                          </m:rPr>
                          <w:rPr>
                            <w:rFonts w:ascii="Times New Roman" w:hAnsi="Times New Roman" w:eastAsia="方正仿宋_GBK" w:cs="Times New Roman"/>
                            <w:b w:val="0"/>
                            <w:i w:val="0"/>
                            <w:iCs w:val="0"/>
                          </w:rPr>
                          <m:t>=</m:t>
                        </m:r>
                        <m:f>
                          <m:fPr/>
                          <m:num>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num>
                          <m:den>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user</m:t>
                                </m:r>
                              </m:sub>
                            </m:sSub>
                          </m:den>
                        </m:f>
                        <m:r>
                          <m:rPr>
                            <m:nor/>
                            <m:sty m:val="p"/>
                          </m:rPr>
                          <w:rPr>
                            <w:rFonts w:ascii="Times New Roman" w:hAnsi="Times New Roman" w:eastAsia="方正仿宋_GBK" w:cs="Times New Roman"/>
                            <w:b w:val="0"/>
                            <w:i w:val="0"/>
                            <w:iCs w:val="0"/>
                          </w:rPr>
                          <m:t>.</m:t>
                        </m:r>
                      </m:e>
                    </m:mr>
                  </m:m>
                </m:oMath>
              </m:oMathPara>
            </w:del>
          </w:p>
        </w:tc>
        <w:tc>
          <w:tcPr>
            <w:tcW w:w="737" w:type="dxa"/>
            <w:tcMar>
              <w:top w:w="0" w:type="dxa"/>
              <w:left w:w="0" w:type="dxa"/>
              <w:bottom w:w="0" w:type="dxa"/>
              <w:right w:w="0" w:type="dxa"/>
            </w:tcMar>
            <w:vAlign w:val="center"/>
          </w:tcPr>
          <w:p w14:paraId="096075CE">
            <w:pPr>
              <w:keepNext/>
              <w:spacing w:before="0" w:after="0"/>
              <w:ind w:left="0" w:leftChars="0" w:right="0" w:rightChars="0" w:firstLine="0" w:firstLineChars="0"/>
              <w:jc w:val="right"/>
              <w:rPr>
                <w:del w:id="856" w:author="xh" w:date="2026-10-19T08:34:13+08:00"/>
              </w:rPr>
            </w:pPr>
            <w:del w:id="857" w:author="xh" w:date="2026-10-19T08:34:13+08:00">
              <w:r>
                <w:rPr>
                  <w:rFonts w:ascii="Times New Roman" w:hAnsi="Times New Roman" w:eastAsia="方正仿宋_GBK"/>
                  <w:b w:val="0"/>
                  <w:sz w:val="18"/>
                </w:rPr>
                <w:delText>（3-5）</w:delText>
              </w:r>
            </w:del>
          </w:p>
        </w:tc>
      </w:tr>
      <w:tr>
        <w:trPr>
          <w:cantSplit/>
          <w:ins w:id="858" w:author="xh" w:date="2026-10-19T08:34:13+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859" w:author="xh" w:date="2026-10-19T08:34:13+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860" w:author="xh" w:date="2026-10-19T08:34:13+08:00"/>
              </w:rPr>
            </w:pPr>
            <w:ins w:id="861" w:author="xh" w:date="2026-10-19T08:34:13+08:00">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e>
                    <m:e>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862" w:author="xh" w:date="2026-10-19T08:34:13+08:00"/>
              </w:rPr>
            </w:pPr>
            <w:ins w:id="863" w:author="xh" w:date="2026-10-19T08:34:13+08:00">
              <w:r>
                <w:rPr>
                  <w:rFonts w:ascii="Times New Roman" w:hAnsi="Times New Roman" w:eastAsia="方正仿宋_GBK"/>
                  <w:b w:val="0"/>
                  <w:sz w:val="18"/>
                </w:rPr>
                <w:t>（3-5）</w:t>
              </w:r>
            </w:ins>
          </w:p>
        </w:tc>
      </w:tr>
    </w:tbl>
    <w:p w14:paraId="57A37BDB">
      <w:pPr>
        <w:pStyle w:val="115"/>
        <w:widowControl/>
        <w:spacing w:before="0" w:after="0" w:line="348" w:lineRule="exact"/>
        <w:ind w:left="0" w:leftChars="0" w:right="0" w:rightChars="0" w:firstLine="0" w:firstLineChars="0" w:hanging="0" w:hangingChars="0" w:start="0" w:end="0" w:startChars="0" w:endChars="0"/>
        <w:jc w:val="both"/>
        <w:pPrChange w:id="28286" w:author="xh" w:date="2026-10-19T08:34:53+08:00">
          <w:pPr>
            <w:pStyle w:val="115"/>
            <w:widowControl/>
            <w:spacing w:before="0" w:after="0" w:line="348" w:lineRule="exact"/>
            <w:ind w:left="0" w:leftChars="0" w:right="0" w:rightChars="0" w:firstLine="0" w:firstLineChars="0"/>
            <w:jc w:val="both"/>
          </w:pPr>
        </w:pPrChange>
      </w:pPr>
      <w:r>
        <w:rPr>
          <w:rFonts w:ascii="Times New Roman" w:hAnsi="Times New Roman" w:eastAsia="方正仿宋_GBK"/>
          <w:b w:val="0"/>
          <w:sz w:val="24"/>
        </w:rPr>
        <w:t>式中，</w:t>
      </w:r>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user</m:t>
            </m:r>
          </m:sub>
        </m:sSub>
      </m:oMath>
      <w:r>
        <w:rPr>
          <w:rFonts w:ascii="Times New Roman" w:hAnsi="Times New Roman" w:eastAsia="方正仿宋_GBK"/>
          <w:b w:val="0"/>
          <w:sz w:val="24"/>
        </w:rPr>
        <w:t>为用户年用电量估计值，</w:t>
      </w:r>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oMath>
      <w:r>
        <w:rPr>
          <w:rFonts w:ascii="Times New Roman" w:hAnsi="Times New Roman" w:eastAsia="方正仿宋_GBK"/>
          <w:b w:val="0"/>
          <w:sz w:val="24"/>
        </w:rPr>
        <w:t>为光伏年发电量估计值，单位MWh；</w:t>
      </w:r>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E</m:t>
            </m:r>
          </m:sub>
        </m:sSub>
      </m:oMath>
      <w:r>
        <w:rPr>
          <w:rFonts w:ascii="Times New Roman" w:hAnsi="Times New Roman" w:eastAsia="方正仿宋_GBK"/>
          <w:b w:val="0"/>
          <w:sz w:val="24"/>
        </w:rPr>
        <w:t>为分布式电源电量渗透率；</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net,</m:t>
            </m:r>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的样本净交换功率，单位MW，</w:t>
      </w:r>
      <m:oMath>
        <m:r>
          <m:rPr>
            <m:nor/>
            <m:sty m:val="p"/>
          </m:rPr>
          <w:rPr>
            <w:rFonts w:ascii="Times New Roman" w:hAnsi="Times New Roman" w:eastAsia="方正仿宋_GBK" w:cs="Times New Roman"/>
            <w:b w:val="0"/>
            <w:i w:val="0"/>
            <w:iCs w:val="0"/>
          </w:rPr>
          <m:t>Δ</m:t>
        </m:r>
        <m:r>
          <m:rPr>
            <m:nor/>
          </m:rPr>
          <w:rPr>
            <w:rFonts w:ascii="Times New Roman" w:hAnsi="Times New Roman" w:eastAsia="方正仿宋_GBK" w:cs="Times New Roman"/>
            <w:i/>
            <w:iCs/>
          </w:rPr>
          <m:t>t</m:t>
        </m:r>
      </m:oMath>
      <w:r>
        <w:rPr>
          <w:rFonts w:ascii="Times New Roman" w:hAnsi="Times New Roman" w:eastAsia="方正仿宋_GBK"/>
          <w:b w:val="0"/>
          <w:sz w:val="24"/>
        </w:rPr>
        <w:t>为1 h。</w:t>
      </w:r>
      <m:oMath>
        <m:r>
          <m:rPr>
            <m:nor/>
          </m:rPr>
          <w:rPr>
            <w:rFonts w:ascii="Times New Roman" w:hAnsi="Times New Roman" w:eastAsia="方正仿宋_GBK" w:cs="Times New Roman"/>
            <w:i/>
            <w:iCs/>
          </w:rPr>
          <m:t>a</m:t>
        </m:r>
      </m:oMath>
      <w:r>
        <w:rPr>
          <w:rFonts w:ascii="Times New Roman" w:hAnsi="Times New Roman" w:eastAsia="方正仿宋_GBK"/>
          <w:b w:val="0"/>
          <w:sz w:val="24"/>
        </w:rPr>
        <w:t>为按设备典型夜间负荷与样本最大净负荷构造的覆盖外推系数，邳州为1.01、市区为1.17。该参数按区县分布式光伏装机与110 kV样本净负荷估计。</w:t>
      </w:r>
    </w:p>
    <w:p w14:paraId="2E16D215">
      <w:pPr>
        <w:pStyle w:val="2"/>
        <w:widowControl/>
        <w:spacing w:before="0" w:after="0" w:line="348" w:lineRule="exact"/>
        <w:ind w:firstLine="480"/>
        <w:jc w:val="both"/>
      </w:pPr>
      <w:r>
        <w:rPr>
          <w:rFonts w:ascii="Times New Roman" w:hAnsi="Times New Roman" w:eastAsia="方正仿宋_GBK"/>
          <w:b w:val="0"/>
          <w:sz w:val="24"/>
        </w:rPr>
        <w:t>邳州估计用户年电量为4216392.40 MWh，分布式电源电量渗透率为40%，市区为6791485.10 MWh和9%。上述估计值用于源荷背景分析，费用目标采用第四章规定的新增措施支出。</w:t>
      </w:r>
    </w:p>
    <w:p w14:paraId="7F552F67">
      <w:pPr>
        <w:pStyle w:val="4"/>
        <w:keepNext/>
        <w:numPr>
          <w:ilvl w:val="0"/>
          <w:numId w:val="0"/>
        </w:numPr>
        <w:spacing w:before="160" w:after="120" w:line="480" w:lineRule="exact"/>
        <w:ind w:firstLine="0"/>
      </w:pPr>
      <w:ins w:id="28144" w:author="xh" w:date="2026-10-19T08:35:32+08:00">
        <w:bookmarkStart w:id="312" w:name="Report1017_h358"/>
        <w:bookmarkEnd w:id="312"/>
      </w:ins>
      <w:bookmarkStart w:id="105" w:name="h358"/>
      <w:bookmarkStart w:id="106" w:name="主变负载率与双向净负荷"/>
      <w:r>
        <w:rPr>
          <w:rFonts w:ascii="Times New Roman" w:hAnsi="Times New Roman" w:eastAsia="方正仿宋_GBK"/>
          <w:b/>
          <w:sz w:val="32"/>
        </w:rPr>
        <w:t>3.4 主变负载率与双向净负荷</w:t>
      </w:r>
      <w:bookmarkEnd w:id="105"/>
      <w:bookmarkEnd w:id="106"/>
    </w:p>
    <w:p w14:paraId="5CFFC0DF">
      <w:pPr>
        <w:pStyle w:val="5"/>
        <w:keepNext/>
        <w:numPr>
          <w:ilvl w:val="0"/>
          <w:numId w:val="0"/>
        </w:numPr>
        <w:spacing w:before="160" w:after="120" w:line="390" w:lineRule="exact"/>
        <w:ind w:firstLine="0"/>
      </w:pPr>
      <w:bookmarkStart w:id="107" w:name="主变年最大负载率统计"/>
      <w:r>
        <w:rPr>
          <w:rFonts w:ascii="Times New Roman" w:hAnsi="Times New Roman" w:eastAsia="方正仿宋_GBK"/>
          <w:b/>
          <w:sz w:val="26"/>
        </w:rPr>
        <w:t>3.4.1 主变年最大负载率统计</w:t>
      </w:r>
      <w:bookmarkEnd w:id="107"/>
    </w:p>
    <w:p w14:paraId="4C0705BF">
      <w:pPr>
        <w:pStyle w:val="115"/>
        <w:widowControl/>
        <w:spacing w:before="0" w:after="0" w:line="348" w:lineRule="exact"/>
        <w:ind w:firstLine="480"/>
        <w:jc w:val="both"/>
      </w:pPr>
      <w:r>
        <w:rPr>
          <w:rFonts w:ascii="Times New Roman" w:hAnsi="Times New Roman" w:eastAsia="方正仿宋_GBK"/>
          <w:b w:val="0"/>
          <w:sz w:val="24"/>
        </w:rPr>
        <w:t>设备统计表记录逐台主变年最大负载率。按110 kV及区县筛选，计算样本均值、中位数及较高负载设备数量。分布统计采用各台设备的年度极值，各自最大时刻可能不同。</w:t>
      </w:r>
    </w:p>
    <w:p w14:paraId="61E8B089">
      <w:pPr>
        <w:pStyle w:val="2"/>
        <w:keepNext/>
        <w:spacing w:before="120" w:after="80" w:line="280" w:lineRule="exact"/>
        <w:ind w:firstLine="0"/>
        <w:jc w:val="center"/>
      </w:pPr>
      <w:r>
        <w:rPr>
          <w:rFonts w:ascii="Times New Roman" w:hAnsi="Times New Roman" w:eastAsia="宋体"/>
          <w:b w:val="0"/>
          <w:sz w:val="21"/>
        </w:rPr>
        <w:t>表3-4 逐台110 kV主变年最大负载率统计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2AA9F3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58E581A0">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3257369E">
            <w:pPr>
              <w:keepNext/>
              <w:spacing w:before="20" w:after="20" w:line="260" w:lineRule="exact"/>
              <w:ind w:left="0" w:leftChars="0" w:right="0" w:rightChars="0" w:firstLine="0" w:firstLineChars="0"/>
              <w:jc w:val="center"/>
            </w:pPr>
            <w:r>
              <w:rPr>
                <w:rFonts w:ascii="Times New Roman" w:hAnsi="Times New Roman" w:eastAsia="宋体"/>
                <w:b/>
                <w:sz w:val="18"/>
              </w:rPr>
              <w:t>样本台数</w:t>
            </w:r>
          </w:p>
        </w:tc>
        <w:tc>
          <w:tcPr>
            <w:tcW w:w="1385" w:type="dxa"/>
            <w:tcMar>
              <w:left w:w="70" w:type="dxa"/>
              <w:right w:w="70" w:type="dxa"/>
            </w:tcMar>
            <w:vAlign w:val="center"/>
          </w:tcPr>
          <w:p w14:paraId="09D9521A">
            <w:pPr>
              <w:keepNext/>
              <w:spacing w:before="20" w:after="20" w:line="260" w:lineRule="exact"/>
              <w:ind w:left="0" w:leftChars="0" w:right="0" w:rightChars="0" w:firstLine="0" w:firstLineChars="0"/>
              <w:jc w:val="center"/>
            </w:pPr>
            <w:r>
              <w:rPr>
                <w:rFonts w:ascii="Times New Roman" w:hAnsi="Times New Roman" w:eastAsia="宋体"/>
                <w:b/>
                <w:sz w:val="18"/>
              </w:rPr>
              <w:t>均值/%</w:t>
            </w:r>
          </w:p>
        </w:tc>
        <w:tc>
          <w:tcPr>
            <w:tcW w:w="1385" w:type="dxa"/>
            <w:tcMar>
              <w:left w:w="70" w:type="dxa"/>
              <w:right w:w="70" w:type="dxa"/>
            </w:tcMar>
            <w:vAlign w:val="center"/>
          </w:tcPr>
          <w:p w14:paraId="721F5A6A">
            <w:pPr>
              <w:keepNext/>
              <w:spacing w:before="20" w:after="20" w:line="260" w:lineRule="exact"/>
              <w:ind w:left="0" w:leftChars="0" w:right="0" w:rightChars="0" w:firstLine="0" w:firstLineChars="0"/>
              <w:jc w:val="center"/>
            </w:pPr>
            <w:r>
              <w:rPr>
                <w:rFonts w:ascii="Times New Roman" w:hAnsi="Times New Roman" w:eastAsia="宋体"/>
                <w:b/>
                <w:sz w:val="18"/>
              </w:rPr>
              <w:t>中位数/%</w:t>
            </w:r>
          </w:p>
        </w:tc>
        <w:tc>
          <w:tcPr>
            <w:tcW w:w="1385" w:type="dxa"/>
            <w:tcMar>
              <w:left w:w="70" w:type="dxa"/>
              <w:right w:w="70" w:type="dxa"/>
            </w:tcMar>
            <w:vAlign w:val="center"/>
          </w:tcPr>
          <w:p w14:paraId="567F2108">
            <w:pPr>
              <w:keepNext/>
              <w:spacing w:before="20" w:after="20" w:line="260" w:lineRule="exact"/>
              <w:ind w:left="0" w:leftChars="0" w:right="0" w:rightChars="0" w:firstLine="0" w:firstLineChars="0"/>
              <w:jc w:val="center"/>
            </w:pPr>
            <w:r>
              <w:rPr>
                <w:rFonts w:ascii="Times New Roman" w:hAnsi="Times New Roman" w:eastAsia="宋体"/>
                <w:b/>
                <w:sz w:val="18"/>
              </w:rPr>
              <w:t>≥80%台数</w:t>
            </w:r>
          </w:p>
        </w:tc>
        <w:tc>
          <w:tcPr>
            <w:tcW w:w="1385" w:type="dxa"/>
            <w:tcMar>
              <w:left w:w="70" w:type="dxa"/>
              <w:right w:w="70" w:type="dxa"/>
            </w:tcMar>
            <w:vAlign w:val="center"/>
          </w:tcPr>
          <w:p w14:paraId="0C1F2276">
            <w:pPr>
              <w:keepNext/>
              <w:spacing w:before="20" w:after="20" w:line="260" w:lineRule="exact"/>
              <w:ind w:left="0" w:leftChars="0" w:right="0" w:rightChars="0" w:firstLine="0" w:firstLineChars="0"/>
              <w:jc w:val="center"/>
            </w:pPr>
            <w:r>
              <w:rPr>
                <w:rFonts w:ascii="Times New Roman" w:hAnsi="Times New Roman" w:eastAsia="宋体"/>
                <w:b/>
                <w:sz w:val="18"/>
              </w:rPr>
              <w:t>最大值/%</w:t>
            </w:r>
          </w:p>
        </w:tc>
      </w:tr>
      <w:tr w14:paraId="46CB06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48C2CA9">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0D8250A9">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37525489">
            <w:pPr>
              <w:keepNext/>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385" w:type="dxa"/>
            <w:tcMar>
              <w:left w:w="70" w:type="dxa"/>
              <w:right w:w="70" w:type="dxa"/>
            </w:tcMar>
            <w:vAlign w:val="center"/>
          </w:tcPr>
          <w:p w14:paraId="748E47C4">
            <w:pPr>
              <w:keepNext/>
              <w:spacing w:before="20" w:after="20" w:line="260" w:lineRule="exact"/>
              <w:ind w:left="0" w:leftChars="0" w:right="0" w:rightChars="0" w:firstLine="0" w:firstLineChars="0"/>
              <w:jc w:val="center"/>
            </w:pPr>
            <w:r>
              <w:rPr>
                <w:rFonts w:ascii="Times New Roman" w:hAnsi="Times New Roman" w:eastAsia="宋体"/>
                <w:b w:val="0"/>
                <w:sz w:val="18"/>
              </w:rPr>
              <w:t>53</w:t>
            </w:r>
          </w:p>
        </w:tc>
        <w:tc>
          <w:tcPr>
            <w:tcW w:w="1385" w:type="dxa"/>
            <w:tcMar>
              <w:left w:w="70" w:type="dxa"/>
              <w:right w:w="70" w:type="dxa"/>
            </w:tcMar>
            <w:vAlign w:val="center"/>
          </w:tcPr>
          <w:p w14:paraId="5CE1E445">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2706F38C">
            <w:pPr>
              <w:keepNext/>
              <w:spacing w:before="20" w:after="20" w:line="260" w:lineRule="exact"/>
              <w:ind w:left="0" w:leftChars="0" w:right="0" w:rightChars="0" w:firstLine="0" w:firstLineChars="0"/>
              <w:jc w:val="center"/>
            </w:pPr>
            <w:r>
              <w:rPr>
                <w:rFonts w:ascii="Times New Roman" w:hAnsi="Times New Roman" w:eastAsia="宋体"/>
                <w:b w:val="0"/>
                <w:sz w:val="18"/>
              </w:rPr>
              <w:t>92</w:t>
            </w:r>
          </w:p>
        </w:tc>
      </w:tr>
      <w:tr w14:paraId="7BB155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6D33004">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10B1A46B">
            <w:pPr>
              <w:keepNext w:val="0"/>
              <w:spacing w:before="20" w:after="20" w:line="260" w:lineRule="exact"/>
              <w:ind w:left="0" w:leftChars="0" w:right="0" w:rightChars="0" w:firstLine="0" w:firstLineChars="0"/>
              <w:jc w:val="center"/>
            </w:pPr>
            <w:r>
              <w:rPr>
                <w:rFonts w:ascii="Times New Roman" w:hAnsi="Times New Roman" w:eastAsia="宋体"/>
                <w:b w:val="0"/>
                <w:sz w:val="18"/>
              </w:rPr>
              <w:t>61</w:t>
            </w:r>
          </w:p>
        </w:tc>
        <w:tc>
          <w:tcPr>
            <w:tcW w:w="1385" w:type="dxa"/>
            <w:tcMar>
              <w:left w:w="70" w:type="dxa"/>
              <w:right w:w="70" w:type="dxa"/>
            </w:tcMar>
            <w:vAlign w:val="center"/>
          </w:tcPr>
          <w:p w14:paraId="60C6BB59">
            <w:pPr>
              <w:keepNext w:val="0"/>
              <w:spacing w:before="20" w:after="20" w:line="260" w:lineRule="exact"/>
              <w:ind w:left="0" w:leftChars="0" w:right="0" w:rightChars="0" w:firstLine="0" w:firstLineChars="0"/>
              <w:jc w:val="center"/>
            </w:pPr>
            <w:r>
              <w:rPr>
                <w:rFonts w:ascii="Times New Roman" w:hAnsi="Times New Roman" w:eastAsia="宋体"/>
                <w:b w:val="0"/>
                <w:sz w:val="18"/>
              </w:rPr>
              <w:t>53</w:t>
            </w:r>
          </w:p>
        </w:tc>
        <w:tc>
          <w:tcPr>
            <w:tcW w:w="1385" w:type="dxa"/>
            <w:tcMar>
              <w:left w:w="70" w:type="dxa"/>
              <w:right w:w="70" w:type="dxa"/>
            </w:tcMar>
            <w:vAlign w:val="center"/>
          </w:tcPr>
          <w:p w14:paraId="5C081F04">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385" w:type="dxa"/>
            <w:tcMar>
              <w:left w:w="70" w:type="dxa"/>
              <w:right w:w="70" w:type="dxa"/>
            </w:tcMar>
            <w:vAlign w:val="center"/>
          </w:tcPr>
          <w:p w14:paraId="400F5EBB">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7AF8494D">
            <w:pPr>
              <w:keepNext w:val="0"/>
              <w:spacing w:before="20" w:after="20" w:line="260" w:lineRule="exact"/>
              <w:ind w:left="0" w:leftChars="0" w:right="0" w:rightChars="0" w:firstLine="0" w:firstLineChars="0"/>
              <w:jc w:val="center"/>
            </w:pPr>
            <w:r>
              <w:rPr>
                <w:rFonts w:ascii="Times New Roman" w:hAnsi="Times New Roman" w:eastAsia="宋体"/>
                <w:b w:val="0"/>
                <w:sz w:val="18"/>
              </w:rPr>
              <w:t>97</w:t>
            </w:r>
          </w:p>
        </w:tc>
      </w:tr>
    </w:tbl>
    <w:p w14:paraId="1A37E3A6">
      <w:pPr>
        <w:pStyle w:val="2"/>
        <w:widowControl/>
        <w:spacing w:before="0" w:after="0" w:line="348" w:lineRule="exact"/>
        <w:ind w:firstLine="480"/>
        <w:jc w:val="both"/>
      </w:pPr>
      <w:r>
        <w:rPr>
          <w:rFonts w:ascii="Times New Roman" w:hAnsi="Times New Roman" w:eastAsia="方正仿宋_GBK"/>
          <w:b w:val="0"/>
          <w:sz w:val="24"/>
        </w:rPr>
        <w:t>邳州逐台主变年最大负载率中位数为53%，市区为55%，两地区均有设备达到80%及以上。中位水平与较高负载设备并存，表明容量需求在设备之间存在差异，建设措施需落实到具体站点。</w:t>
      </w:r>
    </w:p>
    <w:p w14:paraId="74721377">
      <w:pPr>
        <w:pStyle w:val="2"/>
        <w:keepNext/>
        <w:spacing w:before="120" w:after="0" w:line="240" w:lineRule="auto"/>
        <w:ind w:left="0" w:leftChars="0" w:right="0" w:rightChars="0" w:firstLine="0" w:firstLineChars="0" w:hanging="0" w:hangingChars="0" w:start="0" w:end="0" w:startChars="0" w:endChars="0"/>
        <w:jc w:val="center"/>
        <w:pPrChange w:id="28287" w:author="xh" w:date="2026-10-19T08:36:11+08:00">
          <w:pPr>
            <w:pStyle w:val="2"/>
            <w:keepNext/>
            <w:spacing w:before="120" w:after="0" w:line="240" w:lineRule="auto"/>
            <w:ind w:left="0" w:leftChars="0" w:right="0" w:rightChars="0" w:firstLine="0" w:firstLineChars="0"/>
            <w:jc w:val="center"/>
          </w:pPr>
        </w:pPrChange>
      </w:pPr>
      <w:r>
        <w:drawing>
          <wp:inline distT="0" distB="0" distL="114300" distR="114300">
            <wp:extent cx="5120640" cy="2926080"/>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17"/>
                    <a:stretch>
                      <a:fillRect/>
                    </a:stretch>
                  </pic:blipFill>
                  <pic:spPr>
                    <a:xfrm>
                      <a:off x="0" y="0"/>
                      <a:ext cx="5120640" cy="2926080"/>
                    </a:xfrm>
                    <a:prstGeom prst="rect">
                      <a:avLst/>
                    </a:prstGeom>
                    <a:noFill/>
                    <a:ln w="9525">
                      <a:noFill/>
                    </a:ln>
                  </pic:spPr>
                </pic:pic>
              </a:graphicData>
            </a:graphic>
          </wp:inline>
        </w:drawing>
      </w:r>
    </w:p>
    <w:p w14:paraId="105D0AE6">
      <w:pPr>
        <w:pStyle w:val="2"/>
        <w:spacing w:before="60" w:after="120" w:line="280" w:lineRule="exact"/>
        <w:ind w:left="0" w:leftChars="0" w:right="0" w:rightChars="0" w:firstLine="0" w:firstLineChars="0" w:hanging="0" w:hangingChars="0" w:start="0" w:end="0" w:startChars="0" w:endChars="0"/>
        <w:jc w:val="center"/>
        <w:pPrChange w:id="28288" w:author="xh" w:date="2026-10-19T08:36:51+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图3-4 邳州和市区逐台主变最大负载率分布</w:t>
      </w:r>
    </w:p>
    <w:p w14:paraId="1F99B020">
      <w:pPr>
        <w:pStyle w:val="5"/>
        <w:keepNext/>
        <w:numPr>
          <w:ilvl w:val="0"/>
          <w:numId w:val="0"/>
        </w:numPr>
        <w:spacing w:before="160" w:after="120" w:line="390" w:lineRule="exact"/>
        <w:ind w:firstLine="0"/>
      </w:pPr>
      <w:bookmarkStart w:id="108" w:name="最大正向反向净负荷"/>
      <w:r>
        <w:rPr>
          <w:rFonts w:ascii="Times New Roman" w:hAnsi="Times New Roman" w:eastAsia="方正仿宋_GBK"/>
          <w:b/>
          <w:sz w:val="26"/>
        </w:rPr>
        <w:t>3.4.2 最大正向、反向净负荷</w:t>
      </w:r>
      <w:bookmarkEnd w:id="108"/>
    </w:p>
    <w:p w14:paraId="6EF1FB06">
      <w:pPr>
        <w:pStyle w:val="115"/>
        <w:widowControl/>
        <w:spacing w:before="0" w:after="0" w:line="348" w:lineRule="exact"/>
        <w:ind w:firstLine="480"/>
        <w:jc w:val="both"/>
      </w:pPr>
      <w:r>
        <w:rPr>
          <w:rFonts w:ascii="Times New Roman" w:hAnsi="Times New Roman" w:eastAsia="方正仿宋_GBK"/>
          <w:b w:val="0"/>
          <w:sz w:val="24"/>
        </w:rPr>
        <w:t>净负荷序列以受电为正、反送为负。容量压力采用最大绝对值，同时列示正向和反向极值用于容量校核。由带符号序列分别提取方向峰值：</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4B64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864" w:author="xh" w:date="2026-10-19T08:37:30+08:00"/>
        </w:trPr>
        <w:tc>
          <w:tcPr>
            <w:tcW w:w="737" w:type="dxa"/>
            <w:tcMar>
              <w:top w:w="0" w:type="dxa"/>
              <w:left w:w="0" w:type="dxa"/>
              <w:bottom w:w="0" w:type="dxa"/>
              <w:right w:w="0" w:type="dxa"/>
            </w:tcMar>
            <w:vAlign w:val="center"/>
          </w:tcPr>
          <w:p w14:paraId="5D0A6883">
            <w:pPr>
              <w:keepNext/>
              <w:spacing w:before="0" w:after="0"/>
              <w:ind w:left="0" w:leftChars="0" w:right="0" w:rightChars="0" w:firstLine="0" w:firstLineChars="0"/>
              <w:rPr>
                <w:del w:id="865" w:author="xh" w:date="2026-10-19T08:37:30+08:00"/>
              </w:rPr>
            </w:pPr>
          </w:p>
        </w:tc>
        <w:tc>
          <w:tcPr>
            <w:tcW w:w="6838" w:type="dxa"/>
            <w:tcMar>
              <w:top w:w="0" w:type="dxa"/>
              <w:left w:w="0" w:type="dxa"/>
              <w:bottom w:w="0" w:type="dxa"/>
              <w:right w:w="0" w:type="dxa"/>
            </w:tcMar>
            <w:vAlign w:val="center"/>
          </w:tcPr>
          <w:p w14:paraId="679E5F76">
            <w:pPr>
              <w:keepNext/>
              <w:spacing w:before="100" w:after="100" w:line="276" w:lineRule="auto"/>
              <w:ind w:left="0" w:leftChars="0" w:right="0" w:rightChars="0" w:firstLine="0" w:firstLineChars="0"/>
              <w:jc w:val="center"/>
              <w:rPr>
                <w:del w:id="866" w:author="xh" w:date="2026-10-19T08:37:30+08:00"/>
              </w:rPr>
            </w:pPr>
            <w:del w:id="867" w:author="xh" w:date="2026-10-19T08:37:30+08:00">
              <m:oMathPara>
                <m:oMath>
                  <m:m>
                    <m:mPr>
                      <m:mcs>
                        <m:mc>
                          <m:mcPr>
                            <m:count m:val="1"/>
                            <m:mcJc m:val="right"/>
                          </m:mcPr>
                        </m:mc>
                        <m:mc>
                          <m:mcPr>
                            <m:count m:val="1"/>
                            <m:mcJc m:val="left"/>
                          </m:mcPr>
                        </m:mc>
                      </m:mcs>
                      <m:plcHide m:val="1"/>
                    </m:mPr>
                    <m:mr>
                      <m:e>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m:t>
                            </m:r>
                          </m:sup>
                        </m:sSup>
                      </m:e>
                      <m:e>
                        <m:r>
                          <m:rPr>
                            <m:nor/>
                            <m:sty m:val="p"/>
                          </m:rPr>
                          <w:rPr>
                            <w:rFonts w:ascii="Times New Roman" w:hAnsi="Times New Roman" w:eastAsia="方正仿宋_GBK" w:cs="Times New Roman"/>
                            <w:b w:val="0"/>
                            <w:i w:val="0"/>
                            <w:iCs w:val="0"/>
                          </w:rPr>
                          <m:t>=</m:t>
                        </m:r>
                        <m:limLow>
                          <m:limLowPr/>
                          <m:e>
                            <m:r>
                              <m:rPr>
                                <m:nor/>
                                <m:sty m:val="p"/>
                              </m:rPr>
                              <w:rPr>
                                <w:rFonts w:ascii="Times New Roman" w:hAnsi="Times New Roman" w:eastAsia="方正仿宋_GBK" w:cs="Times New Roman"/>
                                <w:b w:val="0"/>
                                <w:i w:val="0"/>
                                <w:iCs w:val="0"/>
                              </w:rPr>
                              <m:t>max</m:t>
                            </m:r>
                          </m:e>
                          <m:lim>
                            <m:r>
                              <m:rPr>
                                <m:nor/>
                              </m:rPr>
                              <w:rPr>
                                <w:rFonts w:ascii="Times New Roman" w:hAnsi="Times New Roman" w:eastAsia="方正仿宋_GBK" w:cs="Times New Roman"/>
                                <w:i/>
                                <w:iCs/>
                              </w:rPr>
                              <m:t>t</m:t>
                            </m:r>
                          </m:lim>
                        </m:limLow>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,0), </m:t>
                        </m:r>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m:t>
                            </m:r>
                          </m:sup>
                        </m:sSup>
                        <m:r>
                          <m:rPr>
                            <m:nor/>
                            <m:sty m:val="p"/>
                          </m:rPr>
                          <w:rPr>
                            <w:rFonts w:ascii="Times New Roman" w:hAnsi="Times New Roman" w:eastAsia="方正仿宋_GBK" w:cs="Times New Roman"/>
                            <w:b w:val="0"/>
                            <w:i w:val="0"/>
                            <w:iCs w:val="0"/>
                          </w:rPr>
                          <m:t>=</m:t>
                        </m:r>
                        <m:limLow>
                          <m:limLowPr/>
                          <m:e>
                            <m:r>
                              <m:rPr>
                                <m:nor/>
                                <m:sty m:val="p"/>
                              </m:rPr>
                              <w:rPr>
                                <w:rFonts w:ascii="Times New Roman" w:hAnsi="Times New Roman" w:eastAsia="方正仿宋_GBK" w:cs="Times New Roman"/>
                                <w:b w:val="0"/>
                                <w:i w:val="0"/>
                                <w:iCs w:val="0"/>
                              </w:rPr>
                              <m:t>max</m:t>
                            </m:r>
                          </m:e>
                          <m:lim>
                            <m:r>
                              <m:rPr>
                                <m:nor/>
                              </m:rPr>
                              <w:rPr>
                                <w:rFonts w:ascii="Times New Roman" w:hAnsi="Times New Roman" w:eastAsia="方正仿宋_GBK" w:cs="Times New Roman"/>
                                <w:i/>
                                <w:iCs/>
                              </w:rPr>
                              <m:t>t</m:t>
                            </m:r>
                          </m:lim>
                        </m:limLow>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,0),</m:t>
                        </m:r>
                      </m:e>
                    </m:mr>
                    <m:mr>
                      <m:e>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abs</m:t>
                            </m:r>
                          </m:sup>
                        </m:sSup>
                      </m:e>
                      <m:e>
                        <m:r>
                          <m:rPr>
                            <m:nor/>
                            <m:sty m:val="p"/>
                          </m:rPr>
                          <w:rPr>
                            <w:rFonts w:ascii="Times New Roman" w:hAnsi="Times New Roman" w:eastAsia="方正仿宋_GBK" w:cs="Times New Roman"/>
                            <w:b w:val="0"/>
                            <w:i w:val="0"/>
                            <w:iCs w:val="0"/>
                          </w:rPr>
                          <m:t>=max(</m:t>
                        </m:r>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m:t>
                            </m:r>
                          </m:sup>
                        </m:sSup>
                        <m:r>
                          <m:rPr>
                            <m:nor/>
                            <m:sty m:val="p"/>
                          </m:rPr>
                          <w:rPr>
                            <w:rFonts w:ascii="Times New Roman" w:hAnsi="Times New Roman" w:eastAsia="方正仿宋_GBK" w:cs="Times New Roman"/>
                            <w:b w:val="0"/>
                            <w:i w:val="0"/>
                            <w:iCs w:val="0"/>
                          </w:rPr>
                          <m:t>,</m:t>
                        </m:r>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m:t>
                            </m:r>
                          </m:sup>
                        </m:sSup>
                        <m:r>
                          <m:rPr>
                            <m:nor/>
                            <m:sty m:val="p"/>
                          </m:rPr>
                          <w:rPr>
                            <w:rFonts w:ascii="Times New Roman" w:hAnsi="Times New Roman" w:eastAsia="方正仿宋_GBK" w:cs="Times New Roman"/>
                            <w:b w:val="0"/>
                            <w:i w:val="0"/>
                            <w:iCs w:val="0"/>
                          </w:rPr>
                          <m:t>).</m:t>
                        </m:r>
                      </m:e>
                    </m:mr>
                  </m:m>
                </m:oMath>
              </m:oMathPara>
            </w:del>
          </w:p>
        </w:tc>
        <w:tc>
          <w:tcPr>
            <w:tcW w:w="737" w:type="dxa"/>
            <w:tcMar>
              <w:top w:w="0" w:type="dxa"/>
              <w:left w:w="0" w:type="dxa"/>
              <w:bottom w:w="0" w:type="dxa"/>
              <w:right w:w="0" w:type="dxa"/>
            </w:tcMar>
            <w:vAlign w:val="center"/>
          </w:tcPr>
          <w:p w14:paraId="0BAC2933">
            <w:pPr>
              <w:keepNext/>
              <w:spacing w:before="0" w:after="0"/>
              <w:ind w:left="0" w:leftChars="0" w:right="0" w:rightChars="0" w:firstLine="0" w:firstLineChars="0"/>
              <w:jc w:val="right"/>
              <w:rPr>
                <w:del w:id="868" w:author="xh" w:date="2026-10-19T08:37:30+08:00"/>
              </w:rPr>
            </w:pPr>
            <w:del w:id="869" w:author="xh" w:date="2026-10-19T08:37:30+08:00">
              <w:r>
                <w:rPr>
                  <w:rFonts w:ascii="Times New Roman" w:hAnsi="Times New Roman" w:eastAsia="方正仿宋_GBK"/>
                  <w:b w:val="0"/>
                  <w:sz w:val="18"/>
                </w:rPr>
                <w:delText>（3-6）</w:delText>
              </w:r>
            </w:del>
          </w:p>
        </w:tc>
      </w:tr>
      <w:tr>
        <w:trPr>
          <w:cantSplit/>
          <w:ins w:id="870" w:author="xh" w:date="2026-10-19T08:37:30+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871" w:author="xh" w:date="2026-10-19T08:37:30+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872" w:author="xh" w:date="2026-10-19T08:37:30+08:00"/>
              </w:rPr>
            </w:pPr>
            <w:ins w:id="873" w:author="xh" w:date="2026-10-19T08:37:30+08:00">
              <m:oMath>
                <m:m>
                  <m:mPr>
                    <m:baseJc m:val="center"/>
                    <m:plcHide m:val="1"/>
                    <m:mcs>
                      <m:mc>
                        <m:mcPr>
                          <m:mcJc m:val="right"/>
                          <m:count m:val="1"/>
                        </m:mcPr>
                      </m:mc>
                      <m:mc>
                        <m:mcPr>
                          <m:mcJc m:val="left"/>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e>
                    <m:e>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874" w:author="xh" w:date="2026-10-19T08:37:30+08:00"/>
              </w:rPr>
            </w:pPr>
            <w:ins w:id="875" w:author="xh" w:date="2026-10-19T08:37:30+08:00">
              <w:r>
                <w:rPr>
                  <w:rFonts w:ascii="Times New Roman" w:hAnsi="Times New Roman" w:eastAsia="方正仿宋_GBK"/>
                  <w:b w:val="0"/>
                  <w:sz w:val="18"/>
                </w:rPr>
                <w:t>（3-6）</w:t>
              </w:r>
            </w:ins>
          </w:p>
        </w:tc>
      </w:tr>
    </w:tbl>
    <w:p w14:paraId="781E54E4">
      <w:pPr>
        <w:pStyle w:val="115"/>
        <w:widowControl/>
        <w:spacing w:before="0" w:after="0" w:line="348" w:lineRule="exact"/>
        <w:ind w:left="0" w:leftChars="0" w:right="0" w:rightChars="0" w:firstLine="0" w:firstLineChars="0" w:hanging="0" w:hangingChars="0" w:start="0" w:end="0" w:startChars="0" w:endChars="0"/>
        <w:jc w:val="both"/>
        <w:pPrChange w:id="28289" w:author="xh" w:date="2026-10-19T08:38:10+08:00">
          <w:pPr>
            <w:pStyle w:val="115"/>
            <w:widowControl/>
            <w:spacing w:before="0" w:after="0" w:line="348" w:lineRule="exact"/>
            <w:ind w:left="0" w:leftChars="0" w:right="0" w:rightChars="0" w:firstLine="0" w:firstLineChars="0"/>
            <w:jc w:val="both"/>
          </w:pPr>
        </w:pPrChange>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的净负荷，受电为正、反送为负；</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m:t>
            </m:r>
          </m:sup>
        </m:sSup>
      </m:oMath>
      <w:r>
        <w:rPr>
          <w:rFonts w:ascii="Times New Roman" w:hAnsi="Times New Roman" w:eastAsia="方正仿宋_GBK"/>
          <w:b w:val="0"/>
          <w:sz w:val="24"/>
        </w:rPr>
        <w:t>和</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m:t>
            </m:r>
          </m:sup>
        </m:sSup>
      </m:oMath>
      <w:r>
        <w:rPr>
          <w:rFonts w:ascii="Times New Roman" w:hAnsi="Times New Roman" w:eastAsia="方正仿宋_GBK"/>
          <w:b w:val="0"/>
          <w:sz w:val="24"/>
        </w:rPr>
        <w:t>分别为最大正向、反向净负荷，</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abs</m:t>
            </m:r>
          </m:sup>
        </m:sSup>
      </m:oMath>
      <w:r>
        <w:rPr>
          <w:rFonts w:ascii="Times New Roman" w:hAnsi="Times New Roman" w:eastAsia="方正仿宋_GBK"/>
          <w:b w:val="0"/>
          <w:sz w:val="24"/>
        </w:rPr>
        <w:t>为净负荷最大绝对值，单位均为MW。站级负载率按</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abs</m:t>
            </m:r>
          </m:sup>
        </m:sSup>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S</m:t>
        </m:r>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r>
          <m:rPr>
            <m:nor/>
            <m:sty m:val="p"/>
          </m:rPr>
          <w:rPr>
            <w:rFonts w:ascii="Times New Roman" w:hAnsi="Times New Roman" w:eastAsia="方正仿宋_GBK" w:cs="Times New Roman"/>
            <w:b w:val="0"/>
            <w:i w:val="0"/>
            <w:iCs w:val="0"/>
          </w:rPr>
          <m:t>)</m:t>
        </m:r>
      </m:oMath>
      <w:r>
        <w:rPr>
          <w:rFonts w:ascii="Times New Roman" w:hAnsi="Times New Roman" w:eastAsia="方正仿宋_GBK"/>
          <w:b w:val="0"/>
          <w:sz w:val="24"/>
        </w:rPr>
        <w:t>计算，</w:t>
      </w:r>
      <m:oMath>
        <m:r>
          <m:rPr>
            <m:nor/>
          </m:rPr>
          <w:rPr>
            <w:rFonts w:ascii="Times New Roman" w:hAnsi="Times New Roman" w:eastAsia="方正仿宋_GBK" w:cs="Times New Roman"/>
            <w:i/>
            <w:iCs/>
          </w:rPr>
          <m:t>S</m:t>
        </m:r>
      </m:oMath>
      <w:r>
        <w:rPr>
          <w:rFonts w:ascii="Times New Roman" w:hAnsi="Times New Roman" w:eastAsia="方正仿宋_GBK"/>
          <w:b w:val="0"/>
          <w:sz w:val="24"/>
        </w:rPr>
        <w:t>为本站主变总容量，功率因数取0.95。本章采用初始容量和所设静态工况，第五章采用方案配置容量；均为按视在功率折算的站级计算值。正反向运行分别校核网络、电压及保护条件[4,5]。</w:t>
      </w:r>
    </w:p>
    <w:p w14:paraId="5DCDC63E">
      <w:pPr>
        <w:pStyle w:val="2"/>
        <w:keepNext/>
        <w:spacing w:before="120" w:after="80" w:line="280" w:lineRule="exact"/>
        <w:ind w:firstLine="0"/>
        <w:jc w:val="center"/>
      </w:pPr>
      <w:r>
        <w:rPr>
          <w:rFonts w:ascii="Times New Roman" w:hAnsi="Times New Roman" w:eastAsia="宋体"/>
          <w:b w:val="0"/>
          <w:sz w:val="21"/>
        </w:rPr>
        <w:t>表3-5 2025年站级样本最大正向、反向净负荷</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52145A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876" w:author="xh" w:date="2026-10-19T08:38:49+08:00"/>
        </w:trPr>
        <w:tc>
          <w:tcPr>
            <w:tcW w:w="1662" w:type="dxa"/>
            <w:tcMar>
              <w:left w:w="70" w:type="dxa"/>
              <w:right w:w="70" w:type="dxa"/>
            </w:tcMar>
            <w:vAlign w:val="center"/>
          </w:tcPr>
          <w:p w14:paraId="20965DFF">
            <w:pPr>
              <w:keepNext/>
              <w:spacing w:before="20" w:after="20" w:line="260" w:lineRule="exact"/>
              <w:ind w:left="0" w:leftChars="0" w:right="0" w:rightChars="0" w:firstLine="0" w:firstLineChars="0"/>
              <w:jc w:val="center"/>
              <w:rPr>
                <w:del w:id="923" w:author="xh" w:date="2026-10-19T08:38:49+08:00"/>
              </w:rPr>
            </w:pPr>
            <w:del w:id="924" w:author="xh" w:date="2026-10-19T08:38:49+08:00">
              <w:r>
                <w:rPr>
                  <w:rFonts w:ascii="Times New Roman" w:hAnsi="Times New Roman" w:eastAsia="宋体"/>
                  <w:b/>
                  <w:sz w:val="18"/>
                </w:rPr>
                <w:delText>地区</w:delText>
              </w:r>
            </w:del>
          </w:p>
        </w:tc>
        <w:tc>
          <w:tcPr>
            <w:tcW w:w="1662" w:type="dxa"/>
            <w:tcMar>
              <w:left w:w="70" w:type="dxa"/>
              <w:right w:w="70" w:type="dxa"/>
            </w:tcMar>
            <w:vAlign w:val="center"/>
          </w:tcPr>
          <w:p w14:paraId="51538F10">
            <w:pPr>
              <w:keepNext/>
              <w:spacing w:before="20" w:after="20" w:line="260" w:lineRule="exact"/>
              <w:ind w:left="0" w:leftChars="0" w:right="0" w:rightChars="0" w:firstLine="0" w:firstLineChars="0"/>
              <w:jc w:val="center"/>
              <w:rPr>
                <w:del w:id="925" w:author="xh" w:date="2026-10-19T08:38:49+08:00"/>
              </w:rPr>
            </w:pPr>
            <w:commentRangeStart w:id="2"/>
            <w:commentRangeStart w:id="3"/>
            <w:del w:id="926" w:author="xh" w:date="2026-10-19T08:38:49+08:00">
              <w:r>
                <w:rPr>
                  <w:rFonts w:ascii="Times New Roman" w:hAnsi="Times New Roman" w:eastAsia="宋体"/>
                  <w:b/>
                  <w:sz w:val="18"/>
                </w:rPr>
                <w:delText>变电站</w:delText>
              </w:r>
            </w:del>
            <w:commentRangeEnd w:id="2"/>
            <w:del w:id="927" w:author="xh" w:date="2026-10-19T08:38:49+08:00">
              <w:r>
                <w:rPr>
                  <w:woUserID w:val="2"/>
                </w:rPr>
                <w:commentReference w:id="2"/>
              </w:r>
            </w:del>
            <w:commentRangeEnd w:id="3"/>
            <w:del w:id="928" w:author="xh" w:date="2026-10-19T08:38:49+08:00">
              <w:r>
                <w:rPr>
                  <w:woUserID w:val="2"/>
                </w:rPr>
                <w:commentReference w:id="3"/>
              </w:r>
            </w:del>
          </w:p>
        </w:tc>
        <w:tc>
          <w:tcPr>
            <w:tcW w:w="1662" w:type="dxa"/>
            <w:tcMar>
              <w:left w:w="70" w:type="dxa"/>
              <w:right w:w="70" w:type="dxa"/>
            </w:tcMar>
            <w:vAlign w:val="center"/>
          </w:tcPr>
          <w:p w14:paraId="59D7B5C5">
            <w:pPr>
              <w:keepNext/>
              <w:spacing w:before="20" w:after="20" w:line="260" w:lineRule="exact"/>
              <w:ind w:left="0" w:leftChars="0" w:right="0" w:rightChars="0" w:firstLine="0" w:firstLineChars="0"/>
              <w:jc w:val="center"/>
              <w:rPr>
                <w:del w:id="929" w:author="xh" w:date="2026-10-19T08:38:49+08:00"/>
              </w:rPr>
            </w:pPr>
            <w:del w:id="930" w:author="xh" w:date="2026-10-19T08:38:49+08:00">
              <w:r>
                <w:rPr>
                  <w:rFonts w:ascii="Times New Roman" w:hAnsi="Times New Roman" w:eastAsia="宋体"/>
                  <w:b/>
                  <w:sz w:val="18"/>
                </w:rPr>
                <w:delText>最大正向净负荷/MW</w:delText>
              </w:r>
            </w:del>
          </w:p>
        </w:tc>
        <w:tc>
          <w:tcPr>
            <w:tcW w:w="1662" w:type="dxa"/>
            <w:tcMar>
              <w:left w:w="70" w:type="dxa"/>
              <w:right w:w="70" w:type="dxa"/>
            </w:tcMar>
            <w:vAlign w:val="center"/>
          </w:tcPr>
          <w:p w14:paraId="6191E334">
            <w:pPr>
              <w:keepNext/>
              <w:spacing w:before="20" w:after="20" w:line="260" w:lineRule="exact"/>
              <w:ind w:left="0" w:leftChars="0" w:right="0" w:rightChars="0" w:firstLine="0" w:firstLineChars="0"/>
              <w:jc w:val="center"/>
              <w:rPr>
                <w:del w:id="931" w:author="xh" w:date="2026-10-19T08:38:49+08:00"/>
              </w:rPr>
            </w:pPr>
            <w:del w:id="932" w:author="xh" w:date="2026-10-19T08:38:49+08:00">
              <w:r>
                <w:rPr>
                  <w:rFonts w:ascii="Times New Roman" w:hAnsi="Times New Roman" w:eastAsia="宋体"/>
                  <w:b/>
                  <w:sz w:val="18"/>
                </w:rPr>
                <w:delText>最大反向净负荷/MW</w:delText>
              </w:r>
            </w:del>
          </w:p>
        </w:tc>
        <w:tc>
          <w:tcPr>
            <w:tcW w:w="1662" w:type="dxa"/>
            <w:tcMar>
              <w:left w:w="70" w:type="dxa"/>
              <w:right w:w="70" w:type="dxa"/>
            </w:tcMar>
            <w:vAlign w:val="center"/>
          </w:tcPr>
          <w:p w14:paraId="329DF555">
            <w:pPr>
              <w:keepNext/>
              <w:spacing w:before="20" w:after="20" w:line="260" w:lineRule="exact"/>
              <w:ind w:left="0" w:leftChars="0" w:right="0" w:rightChars="0" w:firstLine="0" w:firstLineChars="0"/>
              <w:jc w:val="center"/>
              <w:rPr>
                <w:del w:id="933" w:author="xh" w:date="2026-10-19T08:38:49+08:00"/>
              </w:rPr>
            </w:pPr>
            <w:del w:id="934" w:author="xh" w:date="2026-10-19T08:38:49+08:00">
              <w:r>
                <w:rPr>
                  <w:rFonts w:ascii="Times New Roman" w:hAnsi="Times New Roman" w:eastAsia="宋体"/>
                  <w:b/>
                  <w:sz w:val="18"/>
                </w:rPr>
                <w:delText>净负荷最大绝对值/MW</w:delText>
              </w:r>
            </w:del>
          </w:p>
        </w:tc>
      </w:tr>
      <w:tr w14:paraId="1E06F1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77" w:author="xh" w:date="2026-10-19T08:38:49+08:00"/>
        </w:trPr>
        <w:tc>
          <w:tcPr>
            <w:tcW w:w="1662" w:type="dxa"/>
            <w:tcMar>
              <w:left w:w="70" w:type="dxa"/>
              <w:right w:w="70" w:type="dxa"/>
            </w:tcMar>
            <w:vAlign w:val="center"/>
          </w:tcPr>
          <w:p w14:paraId="5B6B5BFA">
            <w:pPr>
              <w:keepNext w:val="0"/>
              <w:spacing w:before="20" w:after="20" w:line="260" w:lineRule="exact"/>
              <w:ind w:left="0" w:leftChars="0" w:right="0" w:rightChars="0" w:firstLine="0" w:firstLineChars="0"/>
              <w:jc w:val="center"/>
              <w:rPr>
                <w:del w:id="935" w:author="xh" w:date="2026-10-19T08:38:49+08:00"/>
              </w:rPr>
            </w:pPr>
            <w:del w:id="936" w:author="xh" w:date="2026-10-19T08:38:49+08:00">
              <w:r>
                <w:rPr>
                  <w:rFonts w:ascii="Times New Roman" w:hAnsi="Times New Roman" w:eastAsia="宋体"/>
                  <w:b w:val="0"/>
                  <w:sz w:val="18"/>
                </w:rPr>
                <w:delText>邳州</w:delText>
              </w:r>
            </w:del>
          </w:p>
        </w:tc>
        <w:tc>
          <w:tcPr>
            <w:tcW w:w="1662" w:type="dxa"/>
            <w:tcMar>
              <w:left w:w="70" w:type="dxa"/>
              <w:right w:w="70" w:type="dxa"/>
            </w:tcMar>
            <w:vAlign w:val="center"/>
          </w:tcPr>
          <w:p w14:paraId="513EB50D">
            <w:pPr>
              <w:keepNext w:val="0"/>
              <w:spacing w:before="20" w:after="20" w:line="260" w:lineRule="exact"/>
              <w:ind w:left="0" w:leftChars="0" w:right="0" w:rightChars="0" w:firstLine="0" w:firstLineChars="0"/>
              <w:jc w:val="center"/>
              <w:rPr>
                <w:del w:id="937" w:author="xh" w:date="2026-10-19T08:38:49+08:00"/>
              </w:rPr>
            </w:pPr>
            <w:del w:id="938" w:author="xh" w:date="2026-10-19T08:38:49+08:00">
              <w:r>
                <w:rPr>
                  <w:rFonts w:ascii="Times New Roman" w:hAnsi="Times New Roman" w:eastAsia="宋体"/>
                  <w:b w:val="0"/>
                  <w:sz w:val="18"/>
                </w:rPr>
                <w:delText>110千伏八义集变</w:delText>
              </w:r>
            </w:del>
          </w:p>
        </w:tc>
        <w:tc>
          <w:tcPr>
            <w:tcW w:w="1662" w:type="dxa"/>
            <w:tcMar>
              <w:left w:w="70" w:type="dxa"/>
              <w:right w:w="70" w:type="dxa"/>
            </w:tcMar>
            <w:vAlign w:val="center"/>
          </w:tcPr>
          <w:p w14:paraId="241C30DD">
            <w:pPr>
              <w:keepNext w:val="0"/>
              <w:spacing w:before="20" w:after="20" w:line="260" w:lineRule="exact"/>
              <w:ind w:left="0" w:leftChars="0" w:right="0" w:rightChars="0" w:firstLine="0" w:firstLineChars="0"/>
              <w:jc w:val="center"/>
              <w:rPr>
                <w:del w:id="939" w:author="xh" w:date="2026-10-19T08:38:49+08:00"/>
              </w:rPr>
            </w:pPr>
            <w:del w:id="940" w:author="xh" w:date="2026-10-19T08:38:49+08:00">
              <w:r>
                <w:rPr>
                  <w:rFonts w:ascii="Times New Roman" w:hAnsi="Times New Roman" w:eastAsia="宋体"/>
                  <w:b w:val="0"/>
                  <w:sz w:val="18"/>
                </w:rPr>
                <w:delText>37.04</w:delText>
              </w:r>
            </w:del>
          </w:p>
        </w:tc>
        <w:tc>
          <w:tcPr>
            <w:tcW w:w="1662" w:type="dxa"/>
            <w:tcMar>
              <w:left w:w="70" w:type="dxa"/>
              <w:right w:w="70" w:type="dxa"/>
            </w:tcMar>
            <w:vAlign w:val="center"/>
          </w:tcPr>
          <w:p w14:paraId="549194FC">
            <w:pPr>
              <w:keepNext w:val="0"/>
              <w:spacing w:before="20" w:after="20" w:line="260" w:lineRule="exact"/>
              <w:ind w:left="0" w:leftChars="0" w:right="0" w:rightChars="0" w:firstLine="0" w:firstLineChars="0"/>
              <w:jc w:val="center"/>
              <w:rPr>
                <w:del w:id="941" w:author="xh" w:date="2026-10-19T08:38:49+08:00"/>
              </w:rPr>
            </w:pPr>
            <w:del w:id="942" w:author="xh" w:date="2026-10-19T08:38:49+08:00">
              <w:r>
                <w:rPr>
                  <w:rFonts w:ascii="Times New Roman" w:hAnsi="Times New Roman" w:eastAsia="宋体"/>
                  <w:b w:val="0"/>
                  <w:sz w:val="18"/>
                </w:rPr>
                <w:delText>19.02</w:delText>
              </w:r>
            </w:del>
          </w:p>
        </w:tc>
        <w:tc>
          <w:tcPr>
            <w:tcW w:w="1662" w:type="dxa"/>
            <w:tcMar>
              <w:left w:w="70" w:type="dxa"/>
              <w:right w:w="70" w:type="dxa"/>
            </w:tcMar>
            <w:vAlign w:val="center"/>
          </w:tcPr>
          <w:p w14:paraId="7E207DF8">
            <w:pPr>
              <w:keepNext w:val="0"/>
              <w:spacing w:before="20" w:after="20" w:line="260" w:lineRule="exact"/>
              <w:ind w:left="0" w:leftChars="0" w:right="0" w:rightChars="0" w:firstLine="0" w:firstLineChars="0"/>
              <w:jc w:val="center"/>
              <w:rPr>
                <w:del w:id="943" w:author="xh" w:date="2026-10-19T08:38:49+08:00"/>
              </w:rPr>
            </w:pPr>
            <w:del w:id="944" w:author="xh" w:date="2026-10-19T08:38:49+08:00">
              <w:r>
                <w:rPr>
                  <w:rFonts w:ascii="Times New Roman" w:hAnsi="Times New Roman" w:eastAsia="宋体"/>
                  <w:b w:val="0"/>
                  <w:sz w:val="18"/>
                </w:rPr>
                <w:delText>37.04</w:delText>
              </w:r>
            </w:del>
          </w:p>
        </w:tc>
      </w:tr>
      <w:tr w14:paraId="78055B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78" w:author="xh" w:date="2026-10-19T08:38:49+08:00"/>
        </w:trPr>
        <w:tc>
          <w:tcPr>
            <w:tcW w:w="1662" w:type="dxa"/>
            <w:tcMar>
              <w:left w:w="70" w:type="dxa"/>
              <w:right w:w="70" w:type="dxa"/>
            </w:tcMar>
            <w:vAlign w:val="center"/>
          </w:tcPr>
          <w:p w14:paraId="62CF7765">
            <w:pPr>
              <w:keepNext w:val="0"/>
              <w:spacing w:before="20" w:after="20" w:line="260" w:lineRule="exact"/>
              <w:ind w:left="0" w:leftChars="0" w:right="0" w:rightChars="0" w:firstLine="0" w:firstLineChars="0"/>
              <w:jc w:val="center"/>
              <w:rPr>
                <w:del w:id="945" w:author="xh" w:date="2026-10-19T08:38:49+08:00"/>
              </w:rPr>
            </w:pPr>
            <w:del w:id="946" w:author="xh" w:date="2026-10-19T08:38:49+08:00">
              <w:r>
                <w:rPr>
                  <w:rFonts w:ascii="Times New Roman" w:hAnsi="Times New Roman" w:eastAsia="宋体"/>
                  <w:b w:val="0"/>
                  <w:sz w:val="18"/>
                </w:rPr>
                <w:delText>邳州</w:delText>
              </w:r>
            </w:del>
          </w:p>
        </w:tc>
        <w:tc>
          <w:tcPr>
            <w:tcW w:w="1662" w:type="dxa"/>
            <w:tcMar>
              <w:left w:w="70" w:type="dxa"/>
              <w:right w:w="70" w:type="dxa"/>
            </w:tcMar>
            <w:vAlign w:val="center"/>
          </w:tcPr>
          <w:p w14:paraId="1321C25E">
            <w:pPr>
              <w:keepNext w:val="0"/>
              <w:spacing w:before="20" w:after="20" w:line="260" w:lineRule="exact"/>
              <w:ind w:left="0" w:leftChars="0" w:right="0" w:rightChars="0" w:firstLine="0" w:firstLineChars="0"/>
              <w:jc w:val="center"/>
              <w:rPr>
                <w:del w:id="947" w:author="xh" w:date="2026-10-19T08:38:49+08:00"/>
              </w:rPr>
            </w:pPr>
            <w:del w:id="948" w:author="xh" w:date="2026-10-19T08:38:49+08:00">
              <w:r>
                <w:rPr>
                  <w:rFonts w:ascii="Times New Roman" w:hAnsi="Times New Roman" w:eastAsia="宋体"/>
                  <w:b w:val="0"/>
                  <w:sz w:val="18"/>
                </w:rPr>
                <w:delText>大宋变</w:delText>
              </w:r>
            </w:del>
          </w:p>
        </w:tc>
        <w:tc>
          <w:tcPr>
            <w:tcW w:w="1662" w:type="dxa"/>
            <w:tcMar>
              <w:left w:w="70" w:type="dxa"/>
              <w:right w:w="70" w:type="dxa"/>
            </w:tcMar>
            <w:vAlign w:val="center"/>
          </w:tcPr>
          <w:p w14:paraId="06DB244A">
            <w:pPr>
              <w:keepNext w:val="0"/>
              <w:spacing w:before="20" w:after="20" w:line="260" w:lineRule="exact"/>
              <w:ind w:left="0" w:leftChars="0" w:right="0" w:rightChars="0" w:firstLine="0" w:firstLineChars="0"/>
              <w:jc w:val="center"/>
              <w:rPr>
                <w:del w:id="949" w:author="xh" w:date="2026-10-19T08:38:49+08:00"/>
              </w:rPr>
            </w:pPr>
            <w:del w:id="950" w:author="xh" w:date="2026-10-19T08:38:49+08:00">
              <w:r>
                <w:rPr>
                  <w:rFonts w:ascii="Times New Roman" w:hAnsi="Times New Roman" w:eastAsia="宋体"/>
                  <w:b w:val="0"/>
                  <w:sz w:val="18"/>
                </w:rPr>
                <w:delText>69.09</w:delText>
              </w:r>
            </w:del>
          </w:p>
        </w:tc>
        <w:tc>
          <w:tcPr>
            <w:tcW w:w="1662" w:type="dxa"/>
            <w:tcMar>
              <w:left w:w="70" w:type="dxa"/>
              <w:right w:w="70" w:type="dxa"/>
            </w:tcMar>
            <w:vAlign w:val="center"/>
          </w:tcPr>
          <w:p w14:paraId="0051DBBE">
            <w:pPr>
              <w:keepNext w:val="0"/>
              <w:spacing w:before="20" w:after="20" w:line="260" w:lineRule="exact"/>
              <w:ind w:left="0" w:leftChars="0" w:right="0" w:rightChars="0" w:firstLine="0" w:firstLineChars="0"/>
              <w:jc w:val="center"/>
              <w:rPr>
                <w:del w:id="951" w:author="xh" w:date="2026-10-19T08:38:49+08:00"/>
              </w:rPr>
            </w:pPr>
            <w:del w:id="952" w:author="xh" w:date="2026-10-19T08:38:49+08:00">
              <w:r>
                <w:rPr>
                  <w:rFonts w:ascii="Times New Roman" w:hAnsi="Times New Roman" w:eastAsia="宋体"/>
                  <w:b w:val="0"/>
                  <w:sz w:val="18"/>
                </w:rPr>
                <w:delText>31.61</w:delText>
              </w:r>
            </w:del>
          </w:p>
        </w:tc>
        <w:tc>
          <w:tcPr>
            <w:tcW w:w="1662" w:type="dxa"/>
            <w:tcMar>
              <w:left w:w="70" w:type="dxa"/>
              <w:right w:w="70" w:type="dxa"/>
            </w:tcMar>
            <w:vAlign w:val="center"/>
          </w:tcPr>
          <w:p w14:paraId="5476199D">
            <w:pPr>
              <w:keepNext w:val="0"/>
              <w:spacing w:before="20" w:after="20" w:line="260" w:lineRule="exact"/>
              <w:ind w:left="0" w:leftChars="0" w:right="0" w:rightChars="0" w:firstLine="0" w:firstLineChars="0"/>
              <w:jc w:val="center"/>
              <w:rPr>
                <w:del w:id="953" w:author="xh" w:date="2026-10-19T08:38:49+08:00"/>
              </w:rPr>
            </w:pPr>
            <w:del w:id="954" w:author="xh" w:date="2026-10-19T08:38:49+08:00">
              <w:r>
                <w:rPr>
                  <w:rFonts w:ascii="Times New Roman" w:hAnsi="Times New Roman" w:eastAsia="宋体"/>
                  <w:b w:val="0"/>
                  <w:sz w:val="18"/>
                </w:rPr>
                <w:delText>69.09</w:delText>
              </w:r>
            </w:del>
          </w:p>
        </w:tc>
      </w:tr>
      <w:tr w14:paraId="7CCF5E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79" w:author="xh" w:date="2026-10-19T08:38:49+08:00"/>
        </w:trPr>
        <w:tc>
          <w:tcPr>
            <w:tcW w:w="1662" w:type="dxa"/>
            <w:tcMar>
              <w:left w:w="70" w:type="dxa"/>
              <w:right w:w="70" w:type="dxa"/>
            </w:tcMar>
            <w:vAlign w:val="center"/>
          </w:tcPr>
          <w:p w14:paraId="56E6B5A4">
            <w:pPr>
              <w:keepNext w:val="0"/>
              <w:spacing w:before="20" w:after="20" w:line="260" w:lineRule="exact"/>
              <w:ind w:left="0" w:leftChars="0" w:right="0" w:rightChars="0" w:firstLine="0" w:firstLineChars="0"/>
              <w:jc w:val="center"/>
              <w:rPr>
                <w:del w:id="955" w:author="xh" w:date="2026-10-19T08:38:49+08:00"/>
              </w:rPr>
            </w:pPr>
            <w:del w:id="956" w:author="xh" w:date="2026-10-19T08:38:49+08:00">
              <w:r>
                <w:rPr>
                  <w:rFonts w:ascii="Times New Roman" w:hAnsi="Times New Roman" w:eastAsia="宋体"/>
                  <w:b w:val="0"/>
                  <w:sz w:val="18"/>
                </w:rPr>
                <w:delText>邳州</w:delText>
              </w:r>
            </w:del>
          </w:p>
        </w:tc>
        <w:tc>
          <w:tcPr>
            <w:tcW w:w="1662" w:type="dxa"/>
            <w:tcMar>
              <w:left w:w="70" w:type="dxa"/>
              <w:right w:w="70" w:type="dxa"/>
            </w:tcMar>
            <w:vAlign w:val="center"/>
          </w:tcPr>
          <w:p w14:paraId="7C3FF809">
            <w:pPr>
              <w:keepNext w:val="0"/>
              <w:spacing w:before="20" w:after="20" w:line="260" w:lineRule="exact"/>
              <w:ind w:left="0" w:leftChars="0" w:right="0" w:rightChars="0" w:firstLine="0" w:firstLineChars="0"/>
              <w:jc w:val="center"/>
              <w:rPr>
                <w:del w:id="957" w:author="xh" w:date="2026-10-19T08:38:49+08:00"/>
              </w:rPr>
            </w:pPr>
            <w:del w:id="958" w:author="xh" w:date="2026-10-19T08:38:49+08:00">
              <w:r>
                <w:rPr>
                  <w:rFonts w:ascii="Times New Roman" w:hAnsi="Times New Roman" w:eastAsia="宋体"/>
                  <w:b w:val="0"/>
                  <w:sz w:val="18"/>
                </w:rPr>
                <w:delText>戴圩变</w:delText>
              </w:r>
            </w:del>
          </w:p>
        </w:tc>
        <w:tc>
          <w:tcPr>
            <w:tcW w:w="1662" w:type="dxa"/>
            <w:tcMar>
              <w:left w:w="70" w:type="dxa"/>
              <w:right w:w="70" w:type="dxa"/>
            </w:tcMar>
            <w:vAlign w:val="center"/>
          </w:tcPr>
          <w:p w14:paraId="1EB281C4">
            <w:pPr>
              <w:keepNext w:val="0"/>
              <w:spacing w:before="20" w:after="20" w:line="260" w:lineRule="exact"/>
              <w:ind w:left="0" w:leftChars="0" w:right="0" w:rightChars="0" w:firstLine="0" w:firstLineChars="0"/>
              <w:jc w:val="center"/>
              <w:rPr>
                <w:del w:id="959" w:author="xh" w:date="2026-10-19T08:38:49+08:00"/>
              </w:rPr>
            </w:pPr>
            <w:del w:id="960" w:author="xh" w:date="2026-10-19T08:38:49+08:00">
              <w:r>
                <w:rPr>
                  <w:rFonts w:ascii="Times New Roman" w:hAnsi="Times New Roman" w:eastAsia="宋体"/>
                  <w:b w:val="0"/>
                  <w:sz w:val="18"/>
                </w:rPr>
                <w:delText>30.15</w:delText>
              </w:r>
            </w:del>
          </w:p>
        </w:tc>
        <w:tc>
          <w:tcPr>
            <w:tcW w:w="1662" w:type="dxa"/>
            <w:tcMar>
              <w:left w:w="70" w:type="dxa"/>
              <w:right w:w="70" w:type="dxa"/>
            </w:tcMar>
            <w:vAlign w:val="center"/>
          </w:tcPr>
          <w:p w14:paraId="296B2F76">
            <w:pPr>
              <w:keepNext w:val="0"/>
              <w:spacing w:before="20" w:after="20" w:line="260" w:lineRule="exact"/>
              <w:ind w:left="0" w:leftChars="0" w:right="0" w:rightChars="0" w:firstLine="0" w:firstLineChars="0"/>
              <w:jc w:val="center"/>
              <w:rPr>
                <w:del w:id="961" w:author="xh" w:date="2026-10-19T08:38:49+08:00"/>
              </w:rPr>
            </w:pPr>
            <w:del w:id="962" w:author="xh" w:date="2026-10-19T08:38:49+08:00">
              <w:r>
                <w:rPr>
                  <w:rFonts w:ascii="Times New Roman" w:hAnsi="Times New Roman" w:eastAsia="宋体"/>
                  <w:b w:val="0"/>
                  <w:sz w:val="18"/>
                </w:rPr>
                <w:delText>24.34</w:delText>
              </w:r>
            </w:del>
          </w:p>
        </w:tc>
        <w:tc>
          <w:tcPr>
            <w:tcW w:w="1662" w:type="dxa"/>
            <w:tcMar>
              <w:left w:w="70" w:type="dxa"/>
              <w:right w:w="70" w:type="dxa"/>
            </w:tcMar>
            <w:vAlign w:val="center"/>
          </w:tcPr>
          <w:p w14:paraId="3A04C3FB">
            <w:pPr>
              <w:keepNext w:val="0"/>
              <w:spacing w:before="20" w:after="20" w:line="260" w:lineRule="exact"/>
              <w:ind w:left="0" w:leftChars="0" w:right="0" w:rightChars="0" w:firstLine="0" w:firstLineChars="0"/>
              <w:jc w:val="center"/>
              <w:rPr>
                <w:del w:id="963" w:author="xh" w:date="2026-10-19T08:38:49+08:00"/>
              </w:rPr>
            </w:pPr>
            <w:del w:id="964" w:author="xh" w:date="2026-10-19T08:38:49+08:00">
              <w:r>
                <w:rPr>
                  <w:rFonts w:ascii="Times New Roman" w:hAnsi="Times New Roman" w:eastAsia="宋体"/>
                  <w:b w:val="0"/>
                  <w:sz w:val="18"/>
                </w:rPr>
                <w:delText>30.15</w:delText>
              </w:r>
            </w:del>
          </w:p>
        </w:tc>
      </w:tr>
      <w:tr w14:paraId="7BA169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80" w:author="xh" w:date="2026-10-19T08:38:49+08:00"/>
        </w:trPr>
        <w:tc>
          <w:tcPr>
            <w:tcW w:w="1662" w:type="dxa"/>
            <w:tcMar>
              <w:left w:w="70" w:type="dxa"/>
              <w:right w:w="70" w:type="dxa"/>
            </w:tcMar>
            <w:vAlign w:val="center"/>
          </w:tcPr>
          <w:p w14:paraId="127A8772">
            <w:pPr>
              <w:keepNext w:val="0"/>
              <w:spacing w:before="20" w:after="20" w:line="260" w:lineRule="exact"/>
              <w:ind w:left="0" w:leftChars="0" w:right="0" w:rightChars="0" w:firstLine="0" w:firstLineChars="0"/>
              <w:jc w:val="center"/>
              <w:rPr>
                <w:del w:id="965" w:author="xh" w:date="2026-10-19T08:38:49+08:00"/>
              </w:rPr>
            </w:pPr>
            <w:del w:id="966" w:author="xh" w:date="2026-10-19T08:38:49+08:00">
              <w:r>
                <w:rPr>
                  <w:rFonts w:ascii="Times New Roman" w:hAnsi="Times New Roman" w:eastAsia="宋体"/>
                  <w:b w:val="0"/>
                  <w:sz w:val="18"/>
                </w:rPr>
                <w:delText>邳州</w:delText>
              </w:r>
            </w:del>
          </w:p>
        </w:tc>
        <w:tc>
          <w:tcPr>
            <w:tcW w:w="1662" w:type="dxa"/>
            <w:tcMar>
              <w:left w:w="70" w:type="dxa"/>
              <w:right w:w="70" w:type="dxa"/>
            </w:tcMar>
            <w:vAlign w:val="center"/>
          </w:tcPr>
          <w:p w14:paraId="2AFCCBD4">
            <w:pPr>
              <w:keepNext w:val="0"/>
              <w:spacing w:before="20" w:after="20" w:line="260" w:lineRule="exact"/>
              <w:ind w:left="0" w:leftChars="0" w:right="0" w:rightChars="0" w:firstLine="0" w:firstLineChars="0"/>
              <w:jc w:val="center"/>
              <w:rPr>
                <w:del w:id="967" w:author="xh" w:date="2026-10-19T08:38:49+08:00"/>
              </w:rPr>
            </w:pPr>
            <w:del w:id="968" w:author="xh" w:date="2026-10-19T08:38:49+08:00">
              <w:r>
                <w:rPr>
                  <w:rFonts w:ascii="Times New Roman" w:hAnsi="Times New Roman" w:eastAsia="宋体"/>
                  <w:b w:val="0"/>
                  <w:sz w:val="18"/>
                </w:rPr>
                <w:delText>戴庄变</w:delText>
              </w:r>
            </w:del>
          </w:p>
        </w:tc>
        <w:tc>
          <w:tcPr>
            <w:tcW w:w="1662" w:type="dxa"/>
            <w:tcMar>
              <w:left w:w="70" w:type="dxa"/>
              <w:right w:w="70" w:type="dxa"/>
            </w:tcMar>
            <w:vAlign w:val="center"/>
          </w:tcPr>
          <w:p w14:paraId="02C19A9E">
            <w:pPr>
              <w:keepNext w:val="0"/>
              <w:spacing w:before="20" w:after="20" w:line="260" w:lineRule="exact"/>
              <w:ind w:left="0" w:leftChars="0" w:right="0" w:rightChars="0" w:firstLine="0" w:firstLineChars="0"/>
              <w:jc w:val="center"/>
              <w:rPr>
                <w:del w:id="969" w:author="xh" w:date="2026-10-19T08:38:49+08:00"/>
              </w:rPr>
            </w:pPr>
            <w:del w:id="970" w:author="xh" w:date="2026-10-19T08:38:49+08:00">
              <w:r>
                <w:rPr>
                  <w:rFonts w:ascii="Times New Roman" w:hAnsi="Times New Roman" w:eastAsia="宋体"/>
                  <w:b w:val="0"/>
                  <w:sz w:val="18"/>
                </w:rPr>
                <w:delText>30.44</w:delText>
              </w:r>
            </w:del>
          </w:p>
        </w:tc>
        <w:tc>
          <w:tcPr>
            <w:tcW w:w="1662" w:type="dxa"/>
            <w:tcMar>
              <w:left w:w="70" w:type="dxa"/>
              <w:right w:w="70" w:type="dxa"/>
            </w:tcMar>
            <w:vAlign w:val="center"/>
          </w:tcPr>
          <w:p w14:paraId="24A7C078">
            <w:pPr>
              <w:keepNext w:val="0"/>
              <w:spacing w:before="20" w:after="20" w:line="260" w:lineRule="exact"/>
              <w:ind w:left="0" w:leftChars="0" w:right="0" w:rightChars="0" w:firstLine="0" w:firstLineChars="0"/>
              <w:jc w:val="center"/>
              <w:rPr>
                <w:del w:id="971" w:author="xh" w:date="2026-10-19T08:38:49+08:00"/>
              </w:rPr>
            </w:pPr>
            <w:del w:id="972" w:author="xh" w:date="2026-10-19T08:38:49+08:00">
              <w:r>
                <w:rPr>
                  <w:rFonts w:ascii="Times New Roman" w:hAnsi="Times New Roman" w:eastAsia="宋体"/>
                  <w:b w:val="0"/>
                  <w:sz w:val="18"/>
                </w:rPr>
                <w:delText>47.23</w:delText>
              </w:r>
            </w:del>
          </w:p>
        </w:tc>
        <w:tc>
          <w:tcPr>
            <w:tcW w:w="1662" w:type="dxa"/>
            <w:tcMar>
              <w:left w:w="70" w:type="dxa"/>
              <w:right w:w="70" w:type="dxa"/>
            </w:tcMar>
            <w:vAlign w:val="center"/>
          </w:tcPr>
          <w:p w14:paraId="037939F7">
            <w:pPr>
              <w:keepNext w:val="0"/>
              <w:spacing w:before="20" w:after="20" w:line="260" w:lineRule="exact"/>
              <w:ind w:left="0" w:leftChars="0" w:right="0" w:rightChars="0" w:firstLine="0" w:firstLineChars="0"/>
              <w:jc w:val="center"/>
              <w:rPr>
                <w:del w:id="973" w:author="xh" w:date="2026-10-19T08:38:49+08:00"/>
              </w:rPr>
            </w:pPr>
            <w:del w:id="974" w:author="xh" w:date="2026-10-19T08:38:49+08:00">
              <w:r>
                <w:rPr>
                  <w:rFonts w:ascii="Times New Roman" w:hAnsi="Times New Roman" w:eastAsia="宋体"/>
                  <w:b w:val="0"/>
                  <w:sz w:val="18"/>
                </w:rPr>
                <w:delText>47.23</w:delText>
              </w:r>
            </w:del>
          </w:p>
        </w:tc>
      </w:tr>
      <w:tr w14:paraId="16B4C2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81" w:author="xh" w:date="2026-10-19T08:38:49+08:00"/>
        </w:trPr>
        <w:tc>
          <w:tcPr>
            <w:tcW w:w="1662" w:type="dxa"/>
            <w:tcMar>
              <w:left w:w="70" w:type="dxa"/>
              <w:right w:w="70" w:type="dxa"/>
            </w:tcMar>
            <w:vAlign w:val="center"/>
          </w:tcPr>
          <w:p w14:paraId="2B162508">
            <w:pPr>
              <w:keepNext w:val="0"/>
              <w:spacing w:before="20" w:after="20" w:line="260" w:lineRule="exact"/>
              <w:ind w:left="0" w:leftChars="0" w:right="0" w:rightChars="0" w:firstLine="0" w:firstLineChars="0"/>
              <w:jc w:val="center"/>
              <w:rPr>
                <w:del w:id="975" w:author="xh" w:date="2026-10-19T08:38:49+08:00"/>
              </w:rPr>
            </w:pPr>
            <w:del w:id="976" w:author="xh" w:date="2026-10-19T08:38:49+08:00">
              <w:r>
                <w:rPr>
                  <w:rFonts w:ascii="Times New Roman" w:hAnsi="Times New Roman" w:eastAsia="宋体"/>
                  <w:b w:val="0"/>
                  <w:sz w:val="18"/>
                </w:rPr>
                <w:delText>邳州</w:delText>
              </w:r>
            </w:del>
          </w:p>
        </w:tc>
        <w:tc>
          <w:tcPr>
            <w:tcW w:w="1662" w:type="dxa"/>
            <w:tcMar>
              <w:left w:w="70" w:type="dxa"/>
              <w:right w:w="70" w:type="dxa"/>
            </w:tcMar>
            <w:vAlign w:val="center"/>
          </w:tcPr>
          <w:p w14:paraId="3B1876D8">
            <w:pPr>
              <w:keepNext w:val="0"/>
              <w:spacing w:before="20" w:after="20" w:line="260" w:lineRule="exact"/>
              <w:ind w:left="0" w:leftChars="0" w:right="0" w:rightChars="0" w:firstLine="0" w:firstLineChars="0"/>
              <w:jc w:val="center"/>
              <w:rPr>
                <w:del w:id="977" w:author="xh" w:date="2026-10-19T08:38:49+08:00"/>
              </w:rPr>
            </w:pPr>
            <w:del w:id="978" w:author="xh" w:date="2026-10-19T08:38:49+08:00">
              <w:r>
                <w:rPr>
                  <w:rFonts w:ascii="Times New Roman" w:hAnsi="Times New Roman" w:eastAsia="宋体"/>
                  <w:b w:val="0"/>
                  <w:sz w:val="18"/>
                </w:rPr>
                <w:delText>杜村变</w:delText>
              </w:r>
            </w:del>
          </w:p>
        </w:tc>
        <w:tc>
          <w:tcPr>
            <w:tcW w:w="1662" w:type="dxa"/>
            <w:tcMar>
              <w:left w:w="70" w:type="dxa"/>
              <w:right w:w="70" w:type="dxa"/>
            </w:tcMar>
            <w:vAlign w:val="center"/>
          </w:tcPr>
          <w:p w14:paraId="23C9128B">
            <w:pPr>
              <w:keepNext w:val="0"/>
              <w:spacing w:before="20" w:after="20" w:line="260" w:lineRule="exact"/>
              <w:ind w:left="0" w:leftChars="0" w:right="0" w:rightChars="0" w:firstLine="0" w:firstLineChars="0"/>
              <w:jc w:val="center"/>
              <w:rPr>
                <w:del w:id="979" w:author="xh" w:date="2026-10-19T08:38:49+08:00"/>
              </w:rPr>
            </w:pPr>
            <w:del w:id="980" w:author="xh" w:date="2026-10-19T08:38:49+08:00">
              <w:r>
                <w:rPr>
                  <w:rFonts w:ascii="Times New Roman" w:hAnsi="Times New Roman" w:eastAsia="宋体"/>
                  <w:b w:val="0"/>
                  <w:sz w:val="18"/>
                </w:rPr>
                <w:delText>91.60</w:delText>
              </w:r>
            </w:del>
          </w:p>
        </w:tc>
        <w:tc>
          <w:tcPr>
            <w:tcW w:w="1662" w:type="dxa"/>
            <w:tcMar>
              <w:left w:w="70" w:type="dxa"/>
              <w:right w:w="70" w:type="dxa"/>
            </w:tcMar>
            <w:vAlign w:val="center"/>
          </w:tcPr>
          <w:p w14:paraId="6F54266F">
            <w:pPr>
              <w:keepNext w:val="0"/>
              <w:spacing w:before="20" w:after="20" w:line="260" w:lineRule="exact"/>
              <w:ind w:left="0" w:leftChars="0" w:right="0" w:rightChars="0" w:firstLine="0" w:firstLineChars="0"/>
              <w:jc w:val="center"/>
              <w:rPr>
                <w:del w:id="981" w:author="xh" w:date="2026-10-19T08:38:49+08:00"/>
              </w:rPr>
            </w:pPr>
            <w:del w:id="982" w:author="xh" w:date="2026-10-19T08:38:49+08:00">
              <w:r>
                <w:rPr>
                  <w:rFonts w:ascii="Times New Roman" w:hAnsi="Times New Roman" w:eastAsia="宋体"/>
                  <w:b w:val="0"/>
                  <w:sz w:val="18"/>
                </w:rPr>
                <w:delText>18.04</w:delText>
              </w:r>
            </w:del>
          </w:p>
        </w:tc>
        <w:tc>
          <w:tcPr>
            <w:tcW w:w="1662" w:type="dxa"/>
            <w:tcMar>
              <w:left w:w="70" w:type="dxa"/>
              <w:right w:w="70" w:type="dxa"/>
            </w:tcMar>
            <w:vAlign w:val="center"/>
          </w:tcPr>
          <w:p w14:paraId="3666D195">
            <w:pPr>
              <w:keepNext w:val="0"/>
              <w:spacing w:before="20" w:after="20" w:line="260" w:lineRule="exact"/>
              <w:ind w:left="0" w:leftChars="0" w:right="0" w:rightChars="0" w:firstLine="0" w:firstLineChars="0"/>
              <w:jc w:val="center"/>
              <w:rPr>
                <w:del w:id="983" w:author="xh" w:date="2026-10-19T08:38:49+08:00"/>
              </w:rPr>
            </w:pPr>
            <w:del w:id="984" w:author="xh" w:date="2026-10-19T08:38:49+08:00">
              <w:r>
                <w:rPr>
                  <w:rFonts w:ascii="Times New Roman" w:hAnsi="Times New Roman" w:eastAsia="宋体"/>
                  <w:b w:val="0"/>
                  <w:sz w:val="18"/>
                </w:rPr>
                <w:delText>91.60</w:delText>
              </w:r>
            </w:del>
          </w:p>
        </w:tc>
      </w:tr>
      <w:tr w14:paraId="6AF178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82" w:author="xh" w:date="2026-10-19T08:38:49+08:00"/>
        </w:trPr>
        <w:tc>
          <w:tcPr>
            <w:tcW w:w="1662" w:type="dxa"/>
            <w:tcMar>
              <w:left w:w="70" w:type="dxa"/>
              <w:right w:w="70" w:type="dxa"/>
            </w:tcMar>
            <w:vAlign w:val="center"/>
          </w:tcPr>
          <w:p w14:paraId="1FCA10B4">
            <w:pPr>
              <w:keepNext w:val="0"/>
              <w:spacing w:before="20" w:after="20" w:line="260" w:lineRule="exact"/>
              <w:ind w:left="0" w:leftChars="0" w:right="0" w:rightChars="0" w:firstLine="0" w:firstLineChars="0"/>
              <w:jc w:val="center"/>
              <w:rPr>
                <w:del w:id="985" w:author="xh" w:date="2026-10-19T08:38:49+08:00"/>
              </w:rPr>
            </w:pPr>
            <w:del w:id="986" w:author="xh" w:date="2026-10-19T08:38:49+08:00">
              <w:r>
                <w:rPr>
                  <w:rFonts w:ascii="Times New Roman" w:hAnsi="Times New Roman" w:eastAsia="宋体"/>
                  <w:b w:val="0"/>
                  <w:sz w:val="18"/>
                </w:rPr>
                <w:delText>邳州</w:delText>
              </w:r>
            </w:del>
          </w:p>
        </w:tc>
        <w:tc>
          <w:tcPr>
            <w:tcW w:w="1662" w:type="dxa"/>
            <w:tcMar>
              <w:left w:w="70" w:type="dxa"/>
              <w:right w:w="70" w:type="dxa"/>
            </w:tcMar>
            <w:vAlign w:val="center"/>
          </w:tcPr>
          <w:p w14:paraId="372BB1CA">
            <w:pPr>
              <w:keepNext w:val="0"/>
              <w:spacing w:before="20" w:after="20" w:line="260" w:lineRule="exact"/>
              <w:ind w:left="0" w:leftChars="0" w:right="0" w:rightChars="0" w:firstLine="0" w:firstLineChars="0"/>
              <w:jc w:val="center"/>
              <w:rPr>
                <w:del w:id="987" w:author="xh" w:date="2026-10-19T08:38:49+08:00"/>
              </w:rPr>
            </w:pPr>
            <w:del w:id="988" w:author="xh" w:date="2026-10-19T08:38:49+08:00">
              <w:r>
                <w:rPr>
                  <w:rFonts w:ascii="Times New Roman" w:hAnsi="Times New Roman" w:eastAsia="宋体"/>
                  <w:b w:val="0"/>
                  <w:sz w:val="18"/>
                </w:rPr>
                <w:delText>墩集变</w:delText>
              </w:r>
            </w:del>
          </w:p>
        </w:tc>
        <w:tc>
          <w:tcPr>
            <w:tcW w:w="1662" w:type="dxa"/>
            <w:tcMar>
              <w:left w:w="70" w:type="dxa"/>
              <w:right w:w="70" w:type="dxa"/>
            </w:tcMar>
            <w:vAlign w:val="center"/>
          </w:tcPr>
          <w:p w14:paraId="0DFD888A">
            <w:pPr>
              <w:keepNext w:val="0"/>
              <w:spacing w:before="20" w:after="20" w:line="260" w:lineRule="exact"/>
              <w:ind w:left="0" w:leftChars="0" w:right="0" w:rightChars="0" w:firstLine="0" w:firstLineChars="0"/>
              <w:jc w:val="center"/>
              <w:rPr>
                <w:del w:id="989" w:author="xh" w:date="2026-10-19T08:38:49+08:00"/>
              </w:rPr>
            </w:pPr>
            <w:del w:id="990" w:author="xh" w:date="2026-10-19T08:38:49+08:00">
              <w:r>
                <w:rPr>
                  <w:rFonts w:ascii="Times New Roman" w:hAnsi="Times New Roman" w:eastAsia="宋体"/>
                  <w:b w:val="0"/>
                  <w:sz w:val="18"/>
                </w:rPr>
                <w:delText>59.22</w:delText>
              </w:r>
            </w:del>
          </w:p>
        </w:tc>
        <w:tc>
          <w:tcPr>
            <w:tcW w:w="1662" w:type="dxa"/>
            <w:tcMar>
              <w:left w:w="70" w:type="dxa"/>
              <w:right w:w="70" w:type="dxa"/>
            </w:tcMar>
            <w:vAlign w:val="center"/>
          </w:tcPr>
          <w:p w14:paraId="10A152F0">
            <w:pPr>
              <w:keepNext w:val="0"/>
              <w:spacing w:before="20" w:after="20" w:line="260" w:lineRule="exact"/>
              <w:ind w:left="0" w:leftChars="0" w:right="0" w:rightChars="0" w:firstLine="0" w:firstLineChars="0"/>
              <w:jc w:val="center"/>
              <w:rPr>
                <w:del w:id="991" w:author="xh" w:date="2026-10-19T08:38:49+08:00"/>
              </w:rPr>
            </w:pPr>
            <w:del w:id="992" w:author="xh" w:date="2026-10-19T08:38:49+08:00">
              <w:r>
                <w:rPr>
                  <w:rFonts w:ascii="Times New Roman" w:hAnsi="Times New Roman" w:eastAsia="宋体"/>
                  <w:b w:val="0"/>
                  <w:sz w:val="18"/>
                </w:rPr>
                <w:delText>35.27</w:delText>
              </w:r>
            </w:del>
          </w:p>
        </w:tc>
        <w:tc>
          <w:tcPr>
            <w:tcW w:w="1662" w:type="dxa"/>
            <w:tcMar>
              <w:left w:w="70" w:type="dxa"/>
              <w:right w:w="70" w:type="dxa"/>
            </w:tcMar>
            <w:vAlign w:val="center"/>
          </w:tcPr>
          <w:p w14:paraId="694CD8F0">
            <w:pPr>
              <w:keepNext w:val="0"/>
              <w:spacing w:before="20" w:after="20" w:line="260" w:lineRule="exact"/>
              <w:ind w:left="0" w:leftChars="0" w:right="0" w:rightChars="0" w:firstLine="0" w:firstLineChars="0"/>
              <w:jc w:val="center"/>
              <w:rPr>
                <w:del w:id="993" w:author="xh" w:date="2026-10-19T08:38:49+08:00"/>
              </w:rPr>
            </w:pPr>
            <w:del w:id="994" w:author="xh" w:date="2026-10-19T08:38:49+08:00">
              <w:r>
                <w:rPr>
                  <w:rFonts w:ascii="Times New Roman" w:hAnsi="Times New Roman" w:eastAsia="宋体"/>
                  <w:b w:val="0"/>
                  <w:sz w:val="18"/>
                </w:rPr>
                <w:delText>59.22</w:delText>
              </w:r>
            </w:del>
          </w:p>
        </w:tc>
      </w:tr>
      <w:tr w14:paraId="04F6AC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83" w:author="xh" w:date="2026-10-19T08:38:49+08:00"/>
        </w:trPr>
        <w:tc>
          <w:tcPr>
            <w:tcW w:w="1662" w:type="dxa"/>
            <w:tcMar>
              <w:left w:w="70" w:type="dxa"/>
              <w:right w:w="70" w:type="dxa"/>
            </w:tcMar>
            <w:vAlign w:val="center"/>
          </w:tcPr>
          <w:p w14:paraId="3DB7F30E">
            <w:pPr>
              <w:keepNext w:val="0"/>
              <w:spacing w:before="20" w:after="20" w:line="260" w:lineRule="exact"/>
              <w:ind w:left="0" w:leftChars="0" w:right="0" w:rightChars="0" w:firstLine="0" w:firstLineChars="0"/>
              <w:jc w:val="center"/>
              <w:rPr>
                <w:del w:id="995" w:author="xh" w:date="2026-10-19T08:38:49+08:00"/>
              </w:rPr>
            </w:pPr>
            <w:del w:id="996" w:author="xh" w:date="2026-10-19T08:38:49+08:00">
              <w:r>
                <w:rPr>
                  <w:rFonts w:ascii="Times New Roman" w:hAnsi="Times New Roman" w:eastAsia="宋体"/>
                  <w:b w:val="0"/>
                  <w:sz w:val="18"/>
                </w:rPr>
                <w:delText>邳州</w:delText>
              </w:r>
            </w:del>
          </w:p>
        </w:tc>
        <w:tc>
          <w:tcPr>
            <w:tcW w:w="1662" w:type="dxa"/>
            <w:tcMar>
              <w:left w:w="70" w:type="dxa"/>
              <w:right w:w="70" w:type="dxa"/>
            </w:tcMar>
            <w:vAlign w:val="center"/>
          </w:tcPr>
          <w:p w14:paraId="62FADFA5">
            <w:pPr>
              <w:keepNext w:val="0"/>
              <w:spacing w:before="20" w:after="20" w:line="260" w:lineRule="exact"/>
              <w:ind w:left="0" w:leftChars="0" w:right="0" w:rightChars="0" w:firstLine="0" w:firstLineChars="0"/>
              <w:jc w:val="center"/>
              <w:rPr>
                <w:del w:id="997" w:author="xh" w:date="2026-10-19T08:38:49+08:00"/>
              </w:rPr>
            </w:pPr>
            <w:del w:id="998" w:author="xh" w:date="2026-10-19T08:38:49+08:00">
              <w:r>
                <w:rPr>
                  <w:rFonts w:ascii="Times New Roman" w:hAnsi="Times New Roman" w:eastAsia="宋体"/>
                  <w:b w:val="0"/>
                  <w:sz w:val="18"/>
                </w:rPr>
                <w:delText>二庙变</w:delText>
              </w:r>
            </w:del>
          </w:p>
        </w:tc>
        <w:tc>
          <w:tcPr>
            <w:tcW w:w="1662" w:type="dxa"/>
            <w:tcMar>
              <w:left w:w="70" w:type="dxa"/>
              <w:right w:w="70" w:type="dxa"/>
            </w:tcMar>
            <w:vAlign w:val="center"/>
          </w:tcPr>
          <w:p w14:paraId="7C22D57B">
            <w:pPr>
              <w:keepNext w:val="0"/>
              <w:spacing w:before="20" w:after="20" w:line="260" w:lineRule="exact"/>
              <w:ind w:left="0" w:leftChars="0" w:right="0" w:rightChars="0" w:firstLine="0" w:firstLineChars="0"/>
              <w:jc w:val="center"/>
              <w:rPr>
                <w:del w:id="999" w:author="xh" w:date="2026-10-19T08:38:49+08:00"/>
              </w:rPr>
            </w:pPr>
            <w:del w:id="1000" w:author="xh" w:date="2026-10-19T08:38:49+08:00">
              <w:r>
                <w:rPr>
                  <w:rFonts w:ascii="Times New Roman" w:hAnsi="Times New Roman" w:eastAsia="宋体"/>
                  <w:b w:val="0"/>
                  <w:sz w:val="18"/>
                </w:rPr>
                <w:delText>103.04</w:delText>
              </w:r>
            </w:del>
          </w:p>
        </w:tc>
        <w:tc>
          <w:tcPr>
            <w:tcW w:w="1662" w:type="dxa"/>
            <w:tcMar>
              <w:left w:w="70" w:type="dxa"/>
              <w:right w:w="70" w:type="dxa"/>
            </w:tcMar>
            <w:vAlign w:val="center"/>
          </w:tcPr>
          <w:p w14:paraId="105E0979">
            <w:pPr>
              <w:keepNext w:val="0"/>
              <w:spacing w:before="20" w:after="20" w:line="260" w:lineRule="exact"/>
              <w:ind w:left="0" w:leftChars="0" w:right="0" w:rightChars="0" w:firstLine="0" w:firstLineChars="0"/>
              <w:jc w:val="center"/>
              <w:rPr>
                <w:del w:id="1001" w:author="xh" w:date="2026-10-19T08:38:49+08:00"/>
              </w:rPr>
            </w:pPr>
            <w:del w:id="1002" w:author="xh" w:date="2026-10-19T08:38:49+08:00">
              <w:r>
                <w:rPr>
                  <w:rFonts w:ascii="Times New Roman" w:hAnsi="Times New Roman" w:eastAsia="宋体"/>
                  <w:b w:val="0"/>
                  <w:sz w:val="18"/>
                </w:rPr>
                <w:delText>0.00</w:delText>
              </w:r>
            </w:del>
          </w:p>
        </w:tc>
        <w:tc>
          <w:tcPr>
            <w:tcW w:w="1662" w:type="dxa"/>
            <w:tcMar>
              <w:left w:w="70" w:type="dxa"/>
              <w:right w:w="70" w:type="dxa"/>
            </w:tcMar>
            <w:vAlign w:val="center"/>
          </w:tcPr>
          <w:p w14:paraId="5EA1CB72">
            <w:pPr>
              <w:keepNext w:val="0"/>
              <w:spacing w:before="20" w:after="20" w:line="260" w:lineRule="exact"/>
              <w:ind w:left="0" w:leftChars="0" w:right="0" w:rightChars="0" w:firstLine="0" w:firstLineChars="0"/>
              <w:jc w:val="center"/>
              <w:rPr>
                <w:del w:id="1003" w:author="xh" w:date="2026-10-19T08:38:49+08:00"/>
              </w:rPr>
            </w:pPr>
            <w:del w:id="1004" w:author="xh" w:date="2026-10-19T08:38:49+08:00">
              <w:r>
                <w:rPr>
                  <w:rFonts w:ascii="Times New Roman" w:hAnsi="Times New Roman" w:eastAsia="宋体"/>
                  <w:b w:val="0"/>
                  <w:sz w:val="18"/>
                </w:rPr>
                <w:delText>103.04</w:delText>
              </w:r>
            </w:del>
          </w:p>
        </w:tc>
      </w:tr>
      <w:tr w14:paraId="0F08E6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84" w:author="xh" w:date="2026-10-19T08:38:49+08:00"/>
        </w:trPr>
        <w:tc>
          <w:tcPr>
            <w:tcW w:w="1662" w:type="dxa"/>
            <w:tcMar>
              <w:left w:w="70" w:type="dxa"/>
              <w:right w:w="70" w:type="dxa"/>
            </w:tcMar>
            <w:vAlign w:val="center"/>
          </w:tcPr>
          <w:p w14:paraId="06C46F0B">
            <w:pPr>
              <w:keepNext w:val="0"/>
              <w:spacing w:before="20" w:after="20" w:line="260" w:lineRule="exact"/>
              <w:ind w:left="0" w:leftChars="0" w:right="0" w:rightChars="0" w:firstLine="0" w:firstLineChars="0"/>
              <w:jc w:val="center"/>
              <w:rPr>
                <w:del w:id="1005" w:author="xh" w:date="2026-10-19T08:38:49+08:00"/>
              </w:rPr>
            </w:pPr>
            <w:del w:id="1006" w:author="xh" w:date="2026-10-19T08:38:49+08:00">
              <w:r>
                <w:rPr>
                  <w:rFonts w:ascii="Times New Roman" w:hAnsi="Times New Roman" w:eastAsia="宋体"/>
                  <w:b w:val="0"/>
                  <w:sz w:val="18"/>
                </w:rPr>
                <w:delText>邳州</w:delText>
              </w:r>
            </w:del>
          </w:p>
        </w:tc>
        <w:tc>
          <w:tcPr>
            <w:tcW w:w="1662" w:type="dxa"/>
            <w:tcMar>
              <w:left w:w="70" w:type="dxa"/>
              <w:right w:w="70" w:type="dxa"/>
            </w:tcMar>
            <w:vAlign w:val="center"/>
          </w:tcPr>
          <w:p w14:paraId="347170C1">
            <w:pPr>
              <w:keepNext w:val="0"/>
              <w:spacing w:before="20" w:after="20" w:line="260" w:lineRule="exact"/>
              <w:ind w:left="0" w:leftChars="0" w:right="0" w:rightChars="0" w:firstLine="0" w:firstLineChars="0"/>
              <w:jc w:val="center"/>
              <w:rPr>
                <w:del w:id="1007" w:author="xh" w:date="2026-10-19T08:38:49+08:00"/>
              </w:rPr>
            </w:pPr>
            <w:del w:id="1008" w:author="xh" w:date="2026-10-19T08:38:49+08:00">
              <w:r>
                <w:rPr>
                  <w:rFonts w:ascii="Times New Roman" w:hAnsi="Times New Roman" w:eastAsia="宋体"/>
                  <w:b w:val="0"/>
                  <w:sz w:val="18"/>
                </w:rPr>
                <w:delText>坊上变</w:delText>
              </w:r>
            </w:del>
          </w:p>
        </w:tc>
        <w:tc>
          <w:tcPr>
            <w:tcW w:w="1662" w:type="dxa"/>
            <w:tcMar>
              <w:left w:w="70" w:type="dxa"/>
              <w:right w:w="70" w:type="dxa"/>
            </w:tcMar>
            <w:vAlign w:val="center"/>
          </w:tcPr>
          <w:p w14:paraId="38F36568">
            <w:pPr>
              <w:keepNext w:val="0"/>
              <w:spacing w:before="20" w:after="20" w:line="260" w:lineRule="exact"/>
              <w:ind w:left="0" w:leftChars="0" w:right="0" w:rightChars="0" w:firstLine="0" w:firstLineChars="0"/>
              <w:jc w:val="center"/>
              <w:rPr>
                <w:del w:id="1009" w:author="xh" w:date="2026-10-19T08:38:49+08:00"/>
              </w:rPr>
            </w:pPr>
            <w:del w:id="1010" w:author="xh" w:date="2026-10-19T08:38:49+08:00">
              <w:r>
                <w:rPr>
                  <w:rFonts w:ascii="Times New Roman" w:hAnsi="Times New Roman" w:eastAsia="宋体"/>
                  <w:b w:val="0"/>
                  <w:sz w:val="18"/>
                </w:rPr>
                <w:delText>39.69</w:delText>
              </w:r>
            </w:del>
          </w:p>
        </w:tc>
        <w:tc>
          <w:tcPr>
            <w:tcW w:w="1662" w:type="dxa"/>
            <w:tcMar>
              <w:left w:w="70" w:type="dxa"/>
              <w:right w:w="70" w:type="dxa"/>
            </w:tcMar>
            <w:vAlign w:val="center"/>
          </w:tcPr>
          <w:p w14:paraId="01B59334">
            <w:pPr>
              <w:keepNext w:val="0"/>
              <w:spacing w:before="20" w:after="20" w:line="260" w:lineRule="exact"/>
              <w:ind w:left="0" w:leftChars="0" w:right="0" w:rightChars="0" w:firstLine="0" w:firstLineChars="0"/>
              <w:jc w:val="center"/>
              <w:rPr>
                <w:del w:id="1011" w:author="xh" w:date="2026-10-19T08:38:49+08:00"/>
              </w:rPr>
            </w:pPr>
            <w:del w:id="1012" w:author="xh" w:date="2026-10-19T08:38:49+08:00">
              <w:r>
                <w:rPr>
                  <w:rFonts w:ascii="Times New Roman" w:hAnsi="Times New Roman" w:eastAsia="宋体"/>
                  <w:b w:val="0"/>
                  <w:sz w:val="18"/>
                </w:rPr>
                <w:delText>29.53</w:delText>
              </w:r>
            </w:del>
          </w:p>
        </w:tc>
        <w:tc>
          <w:tcPr>
            <w:tcW w:w="1662" w:type="dxa"/>
            <w:tcMar>
              <w:left w:w="70" w:type="dxa"/>
              <w:right w:w="70" w:type="dxa"/>
            </w:tcMar>
            <w:vAlign w:val="center"/>
          </w:tcPr>
          <w:p w14:paraId="538C5501">
            <w:pPr>
              <w:keepNext w:val="0"/>
              <w:spacing w:before="20" w:after="20" w:line="260" w:lineRule="exact"/>
              <w:ind w:left="0" w:leftChars="0" w:right="0" w:rightChars="0" w:firstLine="0" w:firstLineChars="0"/>
              <w:jc w:val="center"/>
              <w:rPr>
                <w:del w:id="1013" w:author="xh" w:date="2026-10-19T08:38:49+08:00"/>
              </w:rPr>
            </w:pPr>
            <w:del w:id="1014" w:author="xh" w:date="2026-10-19T08:38:49+08:00">
              <w:r>
                <w:rPr>
                  <w:rFonts w:ascii="Times New Roman" w:hAnsi="Times New Roman" w:eastAsia="宋体"/>
                  <w:b w:val="0"/>
                  <w:sz w:val="18"/>
                </w:rPr>
                <w:delText>39.69</w:delText>
              </w:r>
            </w:del>
          </w:p>
        </w:tc>
      </w:tr>
      <w:tr w14:paraId="0D4E07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85" w:author="xh" w:date="2026-10-19T08:38:49+08:00"/>
        </w:trPr>
        <w:tc>
          <w:tcPr>
            <w:tcW w:w="1662" w:type="dxa"/>
            <w:tcMar>
              <w:left w:w="70" w:type="dxa"/>
              <w:right w:w="70" w:type="dxa"/>
            </w:tcMar>
            <w:vAlign w:val="center"/>
          </w:tcPr>
          <w:p w14:paraId="721A133D">
            <w:pPr>
              <w:keepNext w:val="0"/>
              <w:spacing w:before="20" w:after="20" w:line="260" w:lineRule="exact"/>
              <w:ind w:left="0" w:leftChars="0" w:right="0" w:rightChars="0" w:firstLine="0" w:firstLineChars="0"/>
              <w:jc w:val="center"/>
              <w:rPr>
                <w:del w:id="1015" w:author="xh" w:date="2026-10-19T08:38:49+08:00"/>
              </w:rPr>
            </w:pPr>
            <w:del w:id="1016" w:author="xh" w:date="2026-10-19T08:38:49+08:00">
              <w:r>
                <w:rPr>
                  <w:rFonts w:ascii="Times New Roman" w:hAnsi="Times New Roman" w:eastAsia="宋体"/>
                  <w:b w:val="0"/>
                  <w:sz w:val="18"/>
                </w:rPr>
                <w:delText>邳州</w:delText>
              </w:r>
            </w:del>
          </w:p>
        </w:tc>
        <w:tc>
          <w:tcPr>
            <w:tcW w:w="1662" w:type="dxa"/>
            <w:tcMar>
              <w:left w:w="70" w:type="dxa"/>
              <w:right w:w="70" w:type="dxa"/>
            </w:tcMar>
            <w:vAlign w:val="center"/>
          </w:tcPr>
          <w:p w14:paraId="1702E70F">
            <w:pPr>
              <w:keepNext w:val="0"/>
              <w:spacing w:before="20" w:after="20" w:line="260" w:lineRule="exact"/>
              <w:ind w:left="0" w:leftChars="0" w:right="0" w:rightChars="0" w:firstLine="0" w:firstLineChars="0"/>
              <w:jc w:val="center"/>
              <w:rPr>
                <w:del w:id="1017" w:author="xh" w:date="2026-10-19T08:38:49+08:00"/>
              </w:rPr>
            </w:pPr>
            <w:del w:id="1018" w:author="xh" w:date="2026-10-19T08:38:49+08:00">
              <w:r>
                <w:rPr>
                  <w:rFonts w:ascii="Times New Roman" w:hAnsi="Times New Roman" w:eastAsia="宋体"/>
                  <w:b w:val="0"/>
                  <w:sz w:val="18"/>
                </w:rPr>
                <w:delText>富山变</w:delText>
              </w:r>
            </w:del>
          </w:p>
        </w:tc>
        <w:tc>
          <w:tcPr>
            <w:tcW w:w="1662" w:type="dxa"/>
            <w:tcMar>
              <w:left w:w="70" w:type="dxa"/>
              <w:right w:w="70" w:type="dxa"/>
            </w:tcMar>
            <w:vAlign w:val="center"/>
          </w:tcPr>
          <w:p w14:paraId="16E5C28D">
            <w:pPr>
              <w:keepNext w:val="0"/>
              <w:spacing w:before="20" w:after="20" w:line="260" w:lineRule="exact"/>
              <w:ind w:left="0" w:leftChars="0" w:right="0" w:rightChars="0" w:firstLine="0" w:firstLineChars="0"/>
              <w:jc w:val="center"/>
              <w:rPr>
                <w:del w:id="1019" w:author="xh" w:date="2026-10-19T08:38:49+08:00"/>
              </w:rPr>
            </w:pPr>
            <w:del w:id="1020" w:author="xh" w:date="2026-10-19T08:38:49+08:00">
              <w:r>
                <w:rPr>
                  <w:rFonts w:ascii="Times New Roman" w:hAnsi="Times New Roman" w:eastAsia="宋体"/>
                  <w:b w:val="0"/>
                  <w:sz w:val="18"/>
                </w:rPr>
                <w:delText>27.40</w:delText>
              </w:r>
            </w:del>
          </w:p>
        </w:tc>
        <w:tc>
          <w:tcPr>
            <w:tcW w:w="1662" w:type="dxa"/>
            <w:tcMar>
              <w:left w:w="70" w:type="dxa"/>
              <w:right w:w="70" w:type="dxa"/>
            </w:tcMar>
            <w:vAlign w:val="center"/>
          </w:tcPr>
          <w:p w14:paraId="10C90523">
            <w:pPr>
              <w:keepNext w:val="0"/>
              <w:spacing w:before="20" w:after="20" w:line="260" w:lineRule="exact"/>
              <w:ind w:left="0" w:leftChars="0" w:right="0" w:rightChars="0" w:firstLine="0" w:firstLineChars="0"/>
              <w:jc w:val="center"/>
              <w:rPr>
                <w:del w:id="1021" w:author="xh" w:date="2026-10-19T08:38:49+08:00"/>
              </w:rPr>
            </w:pPr>
            <w:del w:id="1022" w:author="xh" w:date="2026-10-19T08:38:49+08:00">
              <w:r>
                <w:rPr>
                  <w:rFonts w:ascii="Times New Roman" w:hAnsi="Times New Roman" w:eastAsia="宋体"/>
                  <w:b w:val="0"/>
                  <w:sz w:val="18"/>
                </w:rPr>
                <w:delText>26.86</w:delText>
              </w:r>
            </w:del>
          </w:p>
        </w:tc>
        <w:tc>
          <w:tcPr>
            <w:tcW w:w="1662" w:type="dxa"/>
            <w:tcMar>
              <w:left w:w="70" w:type="dxa"/>
              <w:right w:w="70" w:type="dxa"/>
            </w:tcMar>
            <w:vAlign w:val="center"/>
          </w:tcPr>
          <w:p w14:paraId="103F3094">
            <w:pPr>
              <w:keepNext w:val="0"/>
              <w:spacing w:before="20" w:after="20" w:line="260" w:lineRule="exact"/>
              <w:ind w:left="0" w:leftChars="0" w:right="0" w:rightChars="0" w:firstLine="0" w:firstLineChars="0"/>
              <w:jc w:val="center"/>
              <w:rPr>
                <w:del w:id="1023" w:author="xh" w:date="2026-10-19T08:38:49+08:00"/>
              </w:rPr>
            </w:pPr>
            <w:del w:id="1024" w:author="xh" w:date="2026-10-19T08:38:49+08:00">
              <w:r>
                <w:rPr>
                  <w:rFonts w:ascii="Times New Roman" w:hAnsi="Times New Roman" w:eastAsia="宋体"/>
                  <w:b w:val="0"/>
                  <w:sz w:val="18"/>
                </w:rPr>
                <w:delText>27.40</w:delText>
              </w:r>
            </w:del>
          </w:p>
        </w:tc>
      </w:tr>
      <w:tr w14:paraId="0D98B5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86" w:author="xh" w:date="2026-10-19T08:38:49+08:00"/>
        </w:trPr>
        <w:tc>
          <w:tcPr>
            <w:tcW w:w="1662" w:type="dxa"/>
            <w:tcMar>
              <w:left w:w="70" w:type="dxa"/>
              <w:right w:w="70" w:type="dxa"/>
            </w:tcMar>
            <w:vAlign w:val="center"/>
          </w:tcPr>
          <w:p w14:paraId="31C6D4B2">
            <w:pPr>
              <w:keepNext w:val="0"/>
              <w:spacing w:before="20" w:after="20" w:line="260" w:lineRule="exact"/>
              <w:ind w:left="0" w:leftChars="0" w:right="0" w:rightChars="0" w:firstLine="0" w:firstLineChars="0"/>
              <w:jc w:val="center"/>
              <w:rPr>
                <w:del w:id="1025" w:author="xh" w:date="2026-10-19T08:38:49+08:00"/>
              </w:rPr>
            </w:pPr>
            <w:del w:id="1026" w:author="xh" w:date="2026-10-19T08:38:49+08:00">
              <w:r>
                <w:rPr>
                  <w:rFonts w:ascii="Times New Roman" w:hAnsi="Times New Roman" w:eastAsia="宋体"/>
                  <w:b w:val="0"/>
                  <w:sz w:val="18"/>
                </w:rPr>
                <w:delText>邳州</w:delText>
              </w:r>
            </w:del>
          </w:p>
        </w:tc>
        <w:tc>
          <w:tcPr>
            <w:tcW w:w="1662" w:type="dxa"/>
            <w:tcMar>
              <w:left w:w="70" w:type="dxa"/>
              <w:right w:w="70" w:type="dxa"/>
            </w:tcMar>
            <w:vAlign w:val="center"/>
          </w:tcPr>
          <w:p w14:paraId="729DAC5F">
            <w:pPr>
              <w:keepNext w:val="0"/>
              <w:spacing w:before="20" w:after="20" w:line="260" w:lineRule="exact"/>
              <w:ind w:left="0" w:leftChars="0" w:right="0" w:rightChars="0" w:firstLine="0" w:firstLineChars="0"/>
              <w:jc w:val="center"/>
              <w:rPr>
                <w:del w:id="1027" w:author="xh" w:date="2026-10-19T08:38:49+08:00"/>
              </w:rPr>
            </w:pPr>
            <w:del w:id="1028" w:author="xh" w:date="2026-10-19T08:38:49+08:00">
              <w:r>
                <w:rPr>
                  <w:rFonts w:ascii="Times New Roman" w:hAnsi="Times New Roman" w:eastAsia="宋体"/>
                  <w:b w:val="0"/>
                  <w:sz w:val="18"/>
                </w:rPr>
                <w:delText>河湾变</w:delText>
              </w:r>
            </w:del>
          </w:p>
        </w:tc>
        <w:tc>
          <w:tcPr>
            <w:tcW w:w="1662" w:type="dxa"/>
            <w:tcMar>
              <w:left w:w="70" w:type="dxa"/>
              <w:right w:w="70" w:type="dxa"/>
            </w:tcMar>
            <w:vAlign w:val="center"/>
          </w:tcPr>
          <w:p w14:paraId="2B773872">
            <w:pPr>
              <w:keepNext w:val="0"/>
              <w:spacing w:before="20" w:after="20" w:line="260" w:lineRule="exact"/>
              <w:ind w:left="0" w:leftChars="0" w:right="0" w:rightChars="0" w:firstLine="0" w:firstLineChars="0"/>
              <w:jc w:val="center"/>
              <w:rPr>
                <w:del w:id="1029" w:author="xh" w:date="2026-10-19T08:38:49+08:00"/>
              </w:rPr>
            </w:pPr>
            <w:del w:id="1030" w:author="xh" w:date="2026-10-19T08:38:49+08:00">
              <w:r>
                <w:rPr>
                  <w:rFonts w:ascii="Times New Roman" w:hAnsi="Times New Roman" w:eastAsia="宋体"/>
                  <w:b w:val="0"/>
                  <w:sz w:val="18"/>
                </w:rPr>
                <w:delText>72.74</w:delText>
              </w:r>
            </w:del>
          </w:p>
        </w:tc>
        <w:tc>
          <w:tcPr>
            <w:tcW w:w="1662" w:type="dxa"/>
            <w:tcMar>
              <w:left w:w="70" w:type="dxa"/>
              <w:right w:w="70" w:type="dxa"/>
            </w:tcMar>
            <w:vAlign w:val="center"/>
          </w:tcPr>
          <w:p w14:paraId="59FC39C4">
            <w:pPr>
              <w:keepNext w:val="0"/>
              <w:spacing w:before="20" w:after="20" w:line="260" w:lineRule="exact"/>
              <w:ind w:left="0" w:leftChars="0" w:right="0" w:rightChars="0" w:firstLine="0" w:firstLineChars="0"/>
              <w:jc w:val="center"/>
              <w:rPr>
                <w:del w:id="1031" w:author="xh" w:date="2026-10-19T08:38:49+08:00"/>
              </w:rPr>
            </w:pPr>
            <w:del w:id="1032" w:author="xh" w:date="2026-10-19T08:38:49+08:00">
              <w:r>
                <w:rPr>
                  <w:rFonts w:ascii="Times New Roman" w:hAnsi="Times New Roman" w:eastAsia="宋体"/>
                  <w:b w:val="0"/>
                  <w:sz w:val="18"/>
                </w:rPr>
                <w:delText>4.56</w:delText>
              </w:r>
            </w:del>
          </w:p>
        </w:tc>
        <w:tc>
          <w:tcPr>
            <w:tcW w:w="1662" w:type="dxa"/>
            <w:tcMar>
              <w:left w:w="70" w:type="dxa"/>
              <w:right w:w="70" w:type="dxa"/>
            </w:tcMar>
            <w:vAlign w:val="center"/>
          </w:tcPr>
          <w:p w14:paraId="6B76664F">
            <w:pPr>
              <w:keepNext w:val="0"/>
              <w:spacing w:before="20" w:after="20" w:line="260" w:lineRule="exact"/>
              <w:ind w:left="0" w:leftChars="0" w:right="0" w:rightChars="0" w:firstLine="0" w:firstLineChars="0"/>
              <w:jc w:val="center"/>
              <w:rPr>
                <w:del w:id="1033" w:author="xh" w:date="2026-10-19T08:38:49+08:00"/>
              </w:rPr>
            </w:pPr>
            <w:del w:id="1034" w:author="xh" w:date="2026-10-19T08:38:49+08:00">
              <w:r>
                <w:rPr>
                  <w:rFonts w:ascii="Times New Roman" w:hAnsi="Times New Roman" w:eastAsia="宋体"/>
                  <w:b w:val="0"/>
                  <w:sz w:val="18"/>
                </w:rPr>
                <w:delText>72.74</w:delText>
              </w:r>
            </w:del>
          </w:p>
        </w:tc>
      </w:tr>
      <w:tr w14:paraId="3FFA80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87" w:author="xh" w:date="2026-10-19T08:38:49+08:00"/>
        </w:trPr>
        <w:tc>
          <w:tcPr>
            <w:tcW w:w="1662" w:type="dxa"/>
            <w:tcMar>
              <w:left w:w="70" w:type="dxa"/>
              <w:right w:w="70" w:type="dxa"/>
            </w:tcMar>
            <w:vAlign w:val="center"/>
          </w:tcPr>
          <w:p w14:paraId="3D2E99DE">
            <w:pPr>
              <w:keepNext w:val="0"/>
              <w:spacing w:before="20" w:after="20" w:line="260" w:lineRule="exact"/>
              <w:ind w:left="0" w:leftChars="0" w:right="0" w:rightChars="0" w:firstLine="0" w:firstLineChars="0"/>
              <w:jc w:val="center"/>
              <w:rPr>
                <w:del w:id="1035" w:author="xh" w:date="2026-10-19T08:38:49+08:00"/>
              </w:rPr>
            </w:pPr>
            <w:del w:id="1036" w:author="xh" w:date="2026-10-19T08:38:49+08:00">
              <w:r>
                <w:rPr>
                  <w:rFonts w:ascii="Times New Roman" w:hAnsi="Times New Roman" w:eastAsia="宋体"/>
                  <w:b w:val="0"/>
                  <w:sz w:val="18"/>
                </w:rPr>
                <w:delText>邳州</w:delText>
              </w:r>
            </w:del>
          </w:p>
        </w:tc>
        <w:tc>
          <w:tcPr>
            <w:tcW w:w="1662" w:type="dxa"/>
            <w:tcMar>
              <w:left w:w="70" w:type="dxa"/>
              <w:right w:w="70" w:type="dxa"/>
            </w:tcMar>
            <w:vAlign w:val="center"/>
          </w:tcPr>
          <w:p w14:paraId="70AA512A">
            <w:pPr>
              <w:keepNext w:val="0"/>
              <w:spacing w:before="20" w:after="20" w:line="260" w:lineRule="exact"/>
              <w:ind w:left="0" w:leftChars="0" w:right="0" w:rightChars="0" w:firstLine="0" w:firstLineChars="0"/>
              <w:jc w:val="center"/>
              <w:rPr>
                <w:del w:id="1037" w:author="xh" w:date="2026-10-19T08:38:49+08:00"/>
              </w:rPr>
            </w:pPr>
            <w:del w:id="1038" w:author="xh" w:date="2026-10-19T08:38:49+08:00">
              <w:r>
                <w:rPr>
                  <w:rFonts w:ascii="Times New Roman" w:hAnsi="Times New Roman" w:eastAsia="宋体"/>
                  <w:b w:val="0"/>
                  <w:sz w:val="18"/>
                </w:rPr>
                <w:delText>邳城变</w:delText>
              </w:r>
            </w:del>
          </w:p>
        </w:tc>
        <w:tc>
          <w:tcPr>
            <w:tcW w:w="1662" w:type="dxa"/>
            <w:tcMar>
              <w:left w:w="70" w:type="dxa"/>
              <w:right w:w="70" w:type="dxa"/>
            </w:tcMar>
            <w:vAlign w:val="center"/>
          </w:tcPr>
          <w:p w14:paraId="248C0E1A">
            <w:pPr>
              <w:keepNext w:val="0"/>
              <w:spacing w:before="20" w:after="20" w:line="260" w:lineRule="exact"/>
              <w:ind w:left="0" w:leftChars="0" w:right="0" w:rightChars="0" w:firstLine="0" w:firstLineChars="0"/>
              <w:jc w:val="center"/>
              <w:rPr>
                <w:del w:id="1039" w:author="xh" w:date="2026-10-19T08:38:49+08:00"/>
              </w:rPr>
            </w:pPr>
            <w:del w:id="1040" w:author="xh" w:date="2026-10-19T08:38:49+08:00">
              <w:r>
                <w:rPr>
                  <w:rFonts w:ascii="Times New Roman" w:hAnsi="Times New Roman" w:eastAsia="宋体"/>
                  <w:b w:val="0"/>
                  <w:sz w:val="18"/>
                </w:rPr>
                <w:delText>22.79</w:delText>
              </w:r>
            </w:del>
          </w:p>
        </w:tc>
        <w:tc>
          <w:tcPr>
            <w:tcW w:w="1662" w:type="dxa"/>
            <w:tcMar>
              <w:left w:w="70" w:type="dxa"/>
              <w:right w:w="70" w:type="dxa"/>
            </w:tcMar>
            <w:vAlign w:val="center"/>
          </w:tcPr>
          <w:p w14:paraId="6A2F2188">
            <w:pPr>
              <w:keepNext w:val="0"/>
              <w:spacing w:before="20" w:after="20" w:line="260" w:lineRule="exact"/>
              <w:ind w:left="0" w:leftChars="0" w:right="0" w:rightChars="0" w:firstLine="0" w:firstLineChars="0"/>
              <w:jc w:val="center"/>
              <w:rPr>
                <w:del w:id="1041" w:author="xh" w:date="2026-10-19T08:38:49+08:00"/>
              </w:rPr>
            </w:pPr>
            <w:del w:id="1042" w:author="xh" w:date="2026-10-19T08:38:49+08:00">
              <w:r>
                <w:rPr>
                  <w:rFonts w:ascii="Times New Roman" w:hAnsi="Times New Roman" w:eastAsia="宋体"/>
                  <w:b w:val="0"/>
                  <w:sz w:val="18"/>
                </w:rPr>
                <w:delText>30.81</w:delText>
              </w:r>
            </w:del>
          </w:p>
        </w:tc>
        <w:tc>
          <w:tcPr>
            <w:tcW w:w="1662" w:type="dxa"/>
            <w:tcMar>
              <w:left w:w="70" w:type="dxa"/>
              <w:right w:w="70" w:type="dxa"/>
            </w:tcMar>
            <w:vAlign w:val="center"/>
          </w:tcPr>
          <w:p w14:paraId="2C700917">
            <w:pPr>
              <w:keepNext w:val="0"/>
              <w:spacing w:before="20" w:after="20" w:line="260" w:lineRule="exact"/>
              <w:ind w:left="0" w:leftChars="0" w:right="0" w:rightChars="0" w:firstLine="0" w:firstLineChars="0"/>
              <w:jc w:val="center"/>
              <w:rPr>
                <w:del w:id="1043" w:author="xh" w:date="2026-10-19T08:38:49+08:00"/>
              </w:rPr>
            </w:pPr>
            <w:del w:id="1044" w:author="xh" w:date="2026-10-19T08:38:49+08:00">
              <w:r>
                <w:rPr>
                  <w:rFonts w:ascii="Times New Roman" w:hAnsi="Times New Roman" w:eastAsia="宋体"/>
                  <w:b w:val="0"/>
                  <w:sz w:val="18"/>
                </w:rPr>
                <w:delText>30.81</w:delText>
              </w:r>
            </w:del>
          </w:p>
        </w:tc>
      </w:tr>
      <w:tr w14:paraId="6E5CBB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88" w:author="xh" w:date="2026-10-19T08:38:49+08:00"/>
        </w:trPr>
        <w:tc>
          <w:tcPr>
            <w:tcW w:w="1662" w:type="dxa"/>
            <w:tcMar>
              <w:left w:w="70" w:type="dxa"/>
              <w:right w:w="70" w:type="dxa"/>
            </w:tcMar>
            <w:vAlign w:val="center"/>
          </w:tcPr>
          <w:p w14:paraId="5FF29B9E">
            <w:pPr>
              <w:keepNext w:val="0"/>
              <w:spacing w:before="20" w:after="20" w:line="260" w:lineRule="exact"/>
              <w:ind w:left="0" w:leftChars="0" w:right="0" w:rightChars="0" w:firstLine="0" w:firstLineChars="0"/>
              <w:jc w:val="center"/>
              <w:rPr>
                <w:del w:id="1045" w:author="xh" w:date="2026-10-19T08:38:49+08:00"/>
              </w:rPr>
            </w:pPr>
            <w:del w:id="1046" w:author="xh" w:date="2026-10-19T08:38:49+08:00">
              <w:r>
                <w:rPr>
                  <w:rFonts w:ascii="Times New Roman" w:hAnsi="Times New Roman" w:eastAsia="宋体"/>
                  <w:b w:val="0"/>
                  <w:sz w:val="18"/>
                </w:rPr>
                <w:delText>邳州</w:delText>
              </w:r>
            </w:del>
          </w:p>
        </w:tc>
        <w:tc>
          <w:tcPr>
            <w:tcW w:w="1662" w:type="dxa"/>
            <w:tcMar>
              <w:left w:w="70" w:type="dxa"/>
              <w:right w:w="70" w:type="dxa"/>
            </w:tcMar>
            <w:vAlign w:val="center"/>
          </w:tcPr>
          <w:p w14:paraId="4F2A59AA">
            <w:pPr>
              <w:keepNext w:val="0"/>
              <w:spacing w:before="20" w:after="20" w:line="260" w:lineRule="exact"/>
              <w:ind w:left="0" w:leftChars="0" w:right="0" w:rightChars="0" w:firstLine="0" w:firstLineChars="0"/>
              <w:jc w:val="center"/>
              <w:rPr>
                <w:del w:id="1047" w:author="xh" w:date="2026-10-19T08:38:49+08:00"/>
              </w:rPr>
            </w:pPr>
            <w:del w:id="1048" w:author="xh" w:date="2026-10-19T08:38:49+08:00">
              <w:r>
                <w:rPr>
                  <w:rFonts w:ascii="Times New Roman" w:hAnsi="Times New Roman" w:eastAsia="宋体"/>
                  <w:b w:val="0"/>
                  <w:sz w:val="18"/>
                </w:rPr>
                <w:delText>邳州变</w:delText>
              </w:r>
            </w:del>
          </w:p>
        </w:tc>
        <w:tc>
          <w:tcPr>
            <w:tcW w:w="1662" w:type="dxa"/>
            <w:tcMar>
              <w:left w:w="70" w:type="dxa"/>
              <w:right w:w="70" w:type="dxa"/>
            </w:tcMar>
            <w:vAlign w:val="center"/>
          </w:tcPr>
          <w:p w14:paraId="1D8DBDFF">
            <w:pPr>
              <w:keepNext w:val="0"/>
              <w:spacing w:before="20" w:after="20" w:line="260" w:lineRule="exact"/>
              <w:ind w:left="0" w:leftChars="0" w:right="0" w:rightChars="0" w:firstLine="0" w:firstLineChars="0"/>
              <w:jc w:val="center"/>
              <w:rPr>
                <w:del w:id="1049" w:author="xh" w:date="2026-10-19T08:38:49+08:00"/>
              </w:rPr>
            </w:pPr>
            <w:del w:id="1050" w:author="xh" w:date="2026-10-19T08:38:49+08:00">
              <w:r>
                <w:rPr>
                  <w:rFonts w:ascii="Times New Roman" w:hAnsi="Times New Roman" w:eastAsia="宋体"/>
                  <w:b w:val="0"/>
                  <w:sz w:val="18"/>
                </w:rPr>
                <w:delText>69.04</w:delText>
              </w:r>
            </w:del>
          </w:p>
        </w:tc>
        <w:tc>
          <w:tcPr>
            <w:tcW w:w="1662" w:type="dxa"/>
            <w:tcMar>
              <w:left w:w="70" w:type="dxa"/>
              <w:right w:w="70" w:type="dxa"/>
            </w:tcMar>
            <w:vAlign w:val="center"/>
          </w:tcPr>
          <w:p w14:paraId="05F25DB4">
            <w:pPr>
              <w:keepNext w:val="0"/>
              <w:spacing w:before="20" w:after="20" w:line="260" w:lineRule="exact"/>
              <w:ind w:left="0" w:leftChars="0" w:right="0" w:rightChars="0" w:firstLine="0" w:firstLineChars="0"/>
              <w:jc w:val="center"/>
              <w:rPr>
                <w:del w:id="1051" w:author="xh" w:date="2026-10-19T08:38:49+08:00"/>
              </w:rPr>
            </w:pPr>
            <w:del w:id="1052" w:author="xh" w:date="2026-10-19T08:38:49+08:00">
              <w:r>
                <w:rPr>
                  <w:rFonts w:ascii="Times New Roman" w:hAnsi="Times New Roman" w:eastAsia="宋体"/>
                  <w:b w:val="0"/>
                  <w:sz w:val="18"/>
                </w:rPr>
                <w:delText>0.00</w:delText>
              </w:r>
            </w:del>
          </w:p>
        </w:tc>
        <w:tc>
          <w:tcPr>
            <w:tcW w:w="1662" w:type="dxa"/>
            <w:tcMar>
              <w:left w:w="70" w:type="dxa"/>
              <w:right w:w="70" w:type="dxa"/>
            </w:tcMar>
            <w:vAlign w:val="center"/>
          </w:tcPr>
          <w:p w14:paraId="66D44A96">
            <w:pPr>
              <w:keepNext w:val="0"/>
              <w:spacing w:before="20" w:after="20" w:line="260" w:lineRule="exact"/>
              <w:ind w:left="0" w:leftChars="0" w:right="0" w:rightChars="0" w:firstLine="0" w:firstLineChars="0"/>
              <w:jc w:val="center"/>
              <w:rPr>
                <w:del w:id="1053" w:author="xh" w:date="2026-10-19T08:38:49+08:00"/>
              </w:rPr>
            </w:pPr>
            <w:del w:id="1054" w:author="xh" w:date="2026-10-19T08:38:49+08:00">
              <w:r>
                <w:rPr>
                  <w:rFonts w:ascii="Times New Roman" w:hAnsi="Times New Roman" w:eastAsia="宋体"/>
                  <w:b w:val="0"/>
                  <w:sz w:val="18"/>
                </w:rPr>
                <w:delText>69.04</w:delText>
              </w:r>
            </w:del>
          </w:p>
        </w:tc>
      </w:tr>
      <w:tr w14:paraId="395F53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89" w:author="xh" w:date="2026-10-19T08:38:49+08:00"/>
        </w:trPr>
        <w:tc>
          <w:tcPr>
            <w:tcW w:w="1662" w:type="dxa"/>
            <w:tcMar>
              <w:left w:w="70" w:type="dxa"/>
              <w:right w:w="70" w:type="dxa"/>
            </w:tcMar>
            <w:vAlign w:val="center"/>
          </w:tcPr>
          <w:p w14:paraId="67D98CA4">
            <w:pPr>
              <w:keepNext w:val="0"/>
              <w:spacing w:before="20" w:after="20" w:line="260" w:lineRule="exact"/>
              <w:ind w:left="0" w:leftChars="0" w:right="0" w:rightChars="0" w:firstLine="0" w:firstLineChars="0"/>
              <w:jc w:val="center"/>
              <w:rPr>
                <w:del w:id="1055" w:author="xh" w:date="2026-10-19T08:38:49+08:00"/>
              </w:rPr>
            </w:pPr>
            <w:del w:id="1056" w:author="xh" w:date="2026-10-19T08:38:49+08:00">
              <w:r>
                <w:rPr>
                  <w:rFonts w:ascii="Times New Roman" w:hAnsi="Times New Roman" w:eastAsia="宋体"/>
                  <w:b w:val="0"/>
                  <w:sz w:val="18"/>
                </w:rPr>
                <w:delText>邳州</w:delText>
              </w:r>
            </w:del>
          </w:p>
        </w:tc>
        <w:tc>
          <w:tcPr>
            <w:tcW w:w="1662" w:type="dxa"/>
            <w:tcMar>
              <w:left w:w="70" w:type="dxa"/>
              <w:right w:w="70" w:type="dxa"/>
            </w:tcMar>
            <w:vAlign w:val="center"/>
          </w:tcPr>
          <w:p w14:paraId="61EB5D3A">
            <w:pPr>
              <w:keepNext w:val="0"/>
              <w:spacing w:before="20" w:after="20" w:line="260" w:lineRule="exact"/>
              <w:ind w:left="0" w:leftChars="0" w:right="0" w:rightChars="0" w:firstLine="0" w:firstLineChars="0"/>
              <w:jc w:val="center"/>
              <w:rPr>
                <w:del w:id="1057" w:author="xh" w:date="2026-10-19T08:38:49+08:00"/>
              </w:rPr>
            </w:pPr>
            <w:del w:id="1058" w:author="xh" w:date="2026-10-19T08:38:49+08:00">
              <w:r>
                <w:rPr>
                  <w:rFonts w:ascii="Times New Roman" w:hAnsi="Times New Roman" w:eastAsia="宋体"/>
                  <w:b w:val="0"/>
                  <w:sz w:val="18"/>
                </w:rPr>
                <w:delText>宿羊山变</w:delText>
              </w:r>
            </w:del>
          </w:p>
        </w:tc>
        <w:tc>
          <w:tcPr>
            <w:tcW w:w="1662" w:type="dxa"/>
            <w:tcMar>
              <w:left w:w="70" w:type="dxa"/>
              <w:right w:w="70" w:type="dxa"/>
            </w:tcMar>
            <w:vAlign w:val="center"/>
          </w:tcPr>
          <w:p w14:paraId="70CCCE97">
            <w:pPr>
              <w:keepNext w:val="0"/>
              <w:spacing w:before="20" w:after="20" w:line="260" w:lineRule="exact"/>
              <w:ind w:left="0" w:leftChars="0" w:right="0" w:rightChars="0" w:firstLine="0" w:firstLineChars="0"/>
              <w:jc w:val="center"/>
              <w:rPr>
                <w:del w:id="1059" w:author="xh" w:date="2026-10-19T08:38:49+08:00"/>
              </w:rPr>
            </w:pPr>
            <w:del w:id="1060" w:author="xh" w:date="2026-10-19T08:38:49+08:00">
              <w:r>
                <w:rPr>
                  <w:rFonts w:ascii="Times New Roman" w:hAnsi="Times New Roman" w:eastAsia="宋体"/>
                  <w:b w:val="0"/>
                  <w:sz w:val="18"/>
                </w:rPr>
                <w:delText>61.12</w:delText>
              </w:r>
            </w:del>
          </w:p>
        </w:tc>
        <w:tc>
          <w:tcPr>
            <w:tcW w:w="1662" w:type="dxa"/>
            <w:tcMar>
              <w:left w:w="70" w:type="dxa"/>
              <w:right w:w="70" w:type="dxa"/>
            </w:tcMar>
            <w:vAlign w:val="center"/>
          </w:tcPr>
          <w:p w14:paraId="536046E4">
            <w:pPr>
              <w:keepNext w:val="0"/>
              <w:spacing w:before="20" w:after="20" w:line="260" w:lineRule="exact"/>
              <w:ind w:left="0" w:leftChars="0" w:right="0" w:rightChars="0" w:firstLine="0" w:firstLineChars="0"/>
              <w:jc w:val="center"/>
              <w:rPr>
                <w:del w:id="1061" w:author="xh" w:date="2026-10-19T08:38:49+08:00"/>
              </w:rPr>
            </w:pPr>
            <w:del w:id="1062" w:author="xh" w:date="2026-10-19T08:38:49+08:00">
              <w:r>
                <w:rPr>
                  <w:rFonts w:ascii="Times New Roman" w:hAnsi="Times New Roman" w:eastAsia="宋体"/>
                  <w:b w:val="0"/>
                  <w:sz w:val="18"/>
                </w:rPr>
                <w:delText>30.65</w:delText>
              </w:r>
            </w:del>
          </w:p>
        </w:tc>
        <w:tc>
          <w:tcPr>
            <w:tcW w:w="1662" w:type="dxa"/>
            <w:tcMar>
              <w:left w:w="70" w:type="dxa"/>
              <w:right w:w="70" w:type="dxa"/>
            </w:tcMar>
            <w:vAlign w:val="center"/>
          </w:tcPr>
          <w:p w14:paraId="24C198C9">
            <w:pPr>
              <w:keepNext w:val="0"/>
              <w:spacing w:before="20" w:after="20" w:line="260" w:lineRule="exact"/>
              <w:ind w:left="0" w:leftChars="0" w:right="0" w:rightChars="0" w:firstLine="0" w:firstLineChars="0"/>
              <w:jc w:val="center"/>
              <w:rPr>
                <w:del w:id="1063" w:author="xh" w:date="2026-10-19T08:38:49+08:00"/>
              </w:rPr>
            </w:pPr>
            <w:del w:id="1064" w:author="xh" w:date="2026-10-19T08:38:49+08:00">
              <w:r>
                <w:rPr>
                  <w:rFonts w:ascii="Times New Roman" w:hAnsi="Times New Roman" w:eastAsia="宋体"/>
                  <w:b w:val="0"/>
                  <w:sz w:val="18"/>
                </w:rPr>
                <w:delText>61.12</w:delText>
              </w:r>
            </w:del>
          </w:p>
        </w:tc>
      </w:tr>
      <w:tr w14:paraId="721448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90" w:author="xh" w:date="2026-10-19T08:38:49+08:00"/>
        </w:trPr>
        <w:tc>
          <w:tcPr>
            <w:tcW w:w="1662" w:type="dxa"/>
            <w:tcMar>
              <w:left w:w="70" w:type="dxa"/>
              <w:right w:w="70" w:type="dxa"/>
            </w:tcMar>
            <w:vAlign w:val="center"/>
          </w:tcPr>
          <w:p w14:paraId="171C4F95">
            <w:pPr>
              <w:keepNext w:val="0"/>
              <w:spacing w:before="20" w:after="20" w:line="260" w:lineRule="exact"/>
              <w:ind w:left="0" w:leftChars="0" w:right="0" w:rightChars="0" w:firstLine="0" w:firstLineChars="0"/>
              <w:jc w:val="center"/>
              <w:rPr>
                <w:del w:id="1065" w:author="xh" w:date="2026-10-19T08:38:49+08:00"/>
              </w:rPr>
            </w:pPr>
            <w:del w:id="1066" w:author="xh" w:date="2026-10-19T08:38:49+08:00">
              <w:r>
                <w:rPr>
                  <w:rFonts w:ascii="Times New Roman" w:hAnsi="Times New Roman" w:eastAsia="宋体"/>
                  <w:b w:val="0"/>
                  <w:sz w:val="18"/>
                </w:rPr>
                <w:delText>邳州</w:delText>
              </w:r>
            </w:del>
          </w:p>
        </w:tc>
        <w:tc>
          <w:tcPr>
            <w:tcW w:w="1662" w:type="dxa"/>
            <w:tcMar>
              <w:left w:w="70" w:type="dxa"/>
              <w:right w:w="70" w:type="dxa"/>
            </w:tcMar>
            <w:vAlign w:val="center"/>
          </w:tcPr>
          <w:p w14:paraId="0F9379DE">
            <w:pPr>
              <w:keepNext w:val="0"/>
              <w:spacing w:before="20" w:after="20" w:line="260" w:lineRule="exact"/>
              <w:ind w:left="0" w:leftChars="0" w:right="0" w:rightChars="0" w:firstLine="0" w:firstLineChars="0"/>
              <w:jc w:val="center"/>
              <w:rPr>
                <w:del w:id="1067" w:author="xh" w:date="2026-10-19T08:38:49+08:00"/>
              </w:rPr>
            </w:pPr>
            <w:del w:id="1068" w:author="xh" w:date="2026-10-19T08:38:49+08:00">
              <w:r>
                <w:rPr>
                  <w:rFonts w:ascii="Times New Roman" w:hAnsi="Times New Roman" w:eastAsia="宋体"/>
                  <w:b w:val="0"/>
                  <w:sz w:val="18"/>
                </w:rPr>
                <w:delText>110千伏铁富变</w:delText>
              </w:r>
            </w:del>
          </w:p>
        </w:tc>
        <w:tc>
          <w:tcPr>
            <w:tcW w:w="1662" w:type="dxa"/>
            <w:tcMar>
              <w:left w:w="70" w:type="dxa"/>
              <w:right w:w="70" w:type="dxa"/>
            </w:tcMar>
            <w:vAlign w:val="center"/>
          </w:tcPr>
          <w:p w14:paraId="6A3506B8">
            <w:pPr>
              <w:keepNext w:val="0"/>
              <w:spacing w:before="20" w:after="20" w:line="260" w:lineRule="exact"/>
              <w:ind w:left="0" w:leftChars="0" w:right="0" w:rightChars="0" w:firstLine="0" w:firstLineChars="0"/>
              <w:jc w:val="center"/>
              <w:rPr>
                <w:del w:id="1069" w:author="xh" w:date="2026-10-19T08:38:49+08:00"/>
              </w:rPr>
            </w:pPr>
            <w:del w:id="1070" w:author="xh" w:date="2026-10-19T08:38:49+08:00">
              <w:r>
                <w:rPr>
                  <w:rFonts w:ascii="Times New Roman" w:hAnsi="Times New Roman" w:eastAsia="宋体"/>
                  <w:b w:val="0"/>
                  <w:sz w:val="18"/>
                </w:rPr>
                <w:delText>84.40</w:delText>
              </w:r>
            </w:del>
          </w:p>
        </w:tc>
        <w:tc>
          <w:tcPr>
            <w:tcW w:w="1662" w:type="dxa"/>
            <w:tcMar>
              <w:left w:w="70" w:type="dxa"/>
              <w:right w:w="70" w:type="dxa"/>
            </w:tcMar>
            <w:vAlign w:val="center"/>
          </w:tcPr>
          <w:p w14:paraId="10394BDC">
            <w:pPr>
              <w:keepNext w:val="0"/>
              <w:spacing w:before="20" w:after="20" w:line="260" w:lineRule="exact"/>
              <w:ind w:left="0" w:leftChars="0" w:right="0" w:rightChars="0" w:firstLine="0" w:firstLineChars="0"/>
              <w:jc w:val="center"/>
              <w:rPr>
                <w:del w:id="1071" w:author="xh" w:date="2026-10-19T08:38:49+08:00"/>
              </w:rPr>
            </w:pPr>
            <w:del w:id="1072" w:author="xh" w:date="2026-10-19T08:38:49+08:00">
              <w:r>
                <w:rPr>
                  <w:rFonts w:ascii="Times New Roman" w:hAnsi="Times New Roman" w:eastAsia="宋体"/>
                  <w:b w:val="0"/>
                  <w:sz w:val="18"/>
                </w:rPr>
                <w:delText>56.92</w:delText>
              </w:r>
            </w:del>
          </w:p>
        </w:tc>
        <w:tc>
          <w:tcPr>
            <w:tcW w:w="1662" w:type="dxa"/>
            <w:tcMar>
              <w:left w:w="70" w:type="dxa"/>
              <w:right w:w="70" w:type="dxa"/>
            </w:tcMar>
            <w:vAlign w:val="center"/>
          </w:tcPr>
          <w:p w14:paraId="0EF1C6A3">
            <w:pPr>
              <w:keepNext w:val="0"/>
              <w:spacing w:before="20" w:after="20" w:line="260" w:lineRule="exact"/>
              <w:ind w:left="0" w:leftChars="0" w:right="0" w:rightChars="0" w:firstLine="0" w:firstLineChars="0"/>
              <w:jc w:val="center"/>
              <w:rPr>
                <w:del w:id="1073" w:author="xh" w:date="2026-10-19T08:38:49+08:00"/>
              </w:rPr>
            </w:pPr>
            <w:del w:id="1074" w:author="xh" w:date="2026-10-19T08:38:49+08:00">
              <w:r>
                <w:rPr>
                  <w:rFonts w:ascii="Times New Roman" w:hAnsi="Times New Roman" w:eastAsia="宋体"/>
                  <w:b w:val="0"/>
                  <w:sz w:val="18"/>
                </w:rPr>
                <w:delText>84.40</w:delText>
              </w:r>
            </w:del>
          </w:p>
        </w:tc>
      </w:tr>
      <w:tr w14:paraId="1B9F90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91" w:author="xh" w:date="2026-10-19T08:38:49+08:00"/>
        </w:trPr>
        <w:tc>
          <w:tcPr>
            <w:tcW w:w="1662" w:type="dxa"/>
            <w:tcMar>
              <w:left w:w="70" w:type="dxa"/>
              <w:right w:w="70" w:type="dxa"/>
            </w:tcMar>
            <w:vAlign w:val="center"/>
          </w:tcPr>
          <w:p w14:paraId="2F38D5B3">
            <w:pPr>
              <w:keepNext w:val="0"/>
              <w:spacing w:before="20" w:after="20" w:line="260" w:lineRule="exact"/>
              <w:ind w:left="0" w:leftChars="0" w:right="0" w:rightChars="0" w:firstLine="0" w:firstLineChars="0"/>
              <w:jc w:val="center"/>
              <w:rPr>
                <w:del w:id="1075" w:author="xh" w:date="2026-10-19T08:38:49+08:00"/>
              </w:rPr>
            </w:pPr>
            <w:del w:id="1076" w:author="xh" w:date="2026-10-19T08:38:49+08:00">
              <w:r>
                <w:rPr>
                  <w:rFonts w:ascii="Times New Roman" w:hAnsi="Times New Roman" w:eastAsia="宋体"/>
                  <w:b w:val="0"/>
                  <w:sz w:val="18"/>
                </w:rPr>
                <w:delText>邳州</w:delText>
              </w:r>
            </w:del>
          </w:p>
        </w:tc>
        <w:tc>
          <w:tcPr>
            <w:tcW w:w="1662" w:type="dxa"/>
            <w:tcMar>
              <w:left w:w="70" w:type="dxa"/>
              <w:right w:w="70" w:type="dxa"/>
            </w:tcMar>
            <w:vAlign w:val="center"/>
          </w:tcPr>
          <w:p w14:paraId="69689062">
            <w:pPr>
              <w:keepNext w:val="0"/>
              <w:spacing w:before="20" w:after="20" w:line="260" w:lineRule="exact"/>
              <w:ind w:left="0" w:leftChars="0" w:right="0" w:rightChars="0" w:firstLine="0" w:firstLineChars="0"/>
              <w:jc w:val="center"/>
              <w:rPr>
                <w:del w:id="1077" w:author="xh" w:date="2026-10-19T08:38:49+08:00"/>
              </w:rPr>
            </w:pPr>
            <w:del w:id="1078" w:author="xh" w:date="2026-10-19T08:38:49+08:00">
              <w:r>
                <w:rPr>
                  <w:rFonts w:ascii="Times New Roman" w:hAnsi="Times New Roman" w:eastAsia="宋体"/>
                  <w:b w:val="0"/>
                  <w:sz w:val="18"/>
                </w:rPr>
                <w:delText>土山变</w:delText>
              </w:r>
            </w:del>
          </w:p>
        </w:tc>
        <w:tc>
          <w:tcPr>
            <w:tcW w:w="1662" w:type="dxa"/>
            <w:tcMar>
              <w:left w:w="70" w:type="dxa"/>
              <w:right w:w="70" w:type="dxa"/>
            </w:tcMar>
            <w:vAlign w:val="center"/>
          </w:tcPr>
          <w:p w14:paraId="0D525185">
            <w:pPr>
              <w:keepNext w:val="0"/>
              <w:spacing w:before="20" w:after="20" w:line="260" w:lineRule="exact"/>
              <w:ind w:left="0" w:leftChars="0" w:right="0" w:rightChars="0" w:firstLine="0" w:firstLineChars="0"/>
              <w:jc w:val="center"/>
              <w:rPr>
                <w:del w:id="1079" w:author="xh" w:date="2026-10-19T08:38:49+08:00"/>
              </w:rPr>
            </w:pPr>
            <w:del w:id="1080" w:author="xh" w:date="2026-10-19T08:38:49+08:00">
              <w:r>
                <w:rPr>
                  <w:rFonts w:ascii="Times New Roman" w:hAnsi="Times New Roman" w:eastAsia="宋体"/>
                  <w:b w:val="0"/>
                  <w:sz w:val="18"/>
                </w:rPr>
                <w:delText>39.67</w:delText>
              </w:r>
            </w:del>
          </w:p>
        </w:tc>
        <w:tc>
          <w:tcPr>
            <w:tcW w:w="1662" w:type="dxa"/>
            <w:tcMar>
              <w:left w:w="70" w:type="dxa"/>
              <w:right w:w="70" w:type="dxa"/>
            </w:tcMar>
            <w:vAlign w:val="center"/>
          </w:tcPr>
          <w:p w14:paraId="0ACC4B4E">
            <w:pPr>
              <w:keepNext w:val="0"/>
              <w:spacing w:before="20" w:after="20" w:line="260" w:lineRule="exact"/>
              <w:ind w:left="0" w:leftChars="0" w:right="0" w:rightChars="0" w:firstLine="0" w:firstLineChars="0"/>
              <w:jc w:val="center"/>
              <w:rPr>
                <w:del w:id="1081" w:author="xh" w:date="2026-10-19T08:38:49+08:00"/>
              </w:rPr>
            </w:pPr>
            <w:del w:id="1082" w:author="xh" w:date="2026-10-19T08:38:49+08:00">
              <w:r>
                <w:rPr>
                  <w:rFonts w:ascii="Times New Roman" w:hAnsi="Times New Roman" w:eastAsia="宋体"/>
                  <w:b w:val="0"/>
                  <w:sz w:val="18"/>
                </w:rPr>
                <w:delText>37.46</w:delText>
              </w:r>
            </w:del>
          </w:p>
        </w:tc>
        <w:tc>
          <w:tcPr>
            <w:tcW w:w="1662" w:type="dxa"/>
            <w:tcMar>
              <w:left w:w="70" w:type="dxa"/>
              <w:right w:w="70" w:type="dxa"/>
            </w:tcMar>
            <w:vAlign w:val="center"/>
          </w:tcPr>
          <w:p w14:paraId="18F5201A">
            <w:pPr>
              <w:keepNext w:val="0"/>
              <w:spacing w:before="20" w:after="20" w:line="260" w:lineRule="exact"/>
              <w:ind w:left="0" w:leftChars="0" w:right="0" w:rightChars="0" w:firstLine="0" w:firstLineChars="0"/>
              <w:jc w:val="center"/>
              <w:rPr>
                <w:del w:id="1083" w:author="xh" w:date="2026-10-19T08:38:49+08:00"/>
              </w:rPr>
            </w:pPr>
            <w:del w:id="1084" w:author="xh" w:date="2026-10-19T08:38:49+08:00">
              <w:r>
                <w:rPr>
                  <w:rFonts w:ascii="Times New Roman" w:hAnsi="Times New Roman" w:eastAsia="宋体"/>
                  <w:b w:val="0"/>
                  <w:sz w:val="18"/>
                </w:rPr>
                <w:delText>39.67</w:delText>
              </w:r>
            </w:del>
          </w:p>
        </w:tc>
      </w:tr>
      <w:tr w14:paraId="12E825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92" w:author="xh" w:date="2026-10-19T08:38:49+08:00"/>
        </w:trPr>
        <w:tc>
          <w:tcPr>
            <w:tcW w:w="1662" w:type="dxa"/>
            <w:tcMar>
              <w:left w:w="70" w:type="dxa"/>
              <w:right w:w="70" w:type="dxa"/>
            </w:tcMar>
            <w:vAlign w:val="center"/>
          </w:tcPr>
          <w:p w14:paraId="0C1A2963">
            <w:pPr>
              <w:keepNext w:val="0"/>
              <w:spacing w:before="20" w:after="20" w:line="260" w:lineRule="exact"/>
              <w:ind w:left="0" w:leftChars="0" w:right="0" w:rightChars="0" w:firstLine="0" w:firstLineChars="0"/>
              <w:jc w:val="center"/>
              <w:rPr>
                <w:del w:id="1085" w:author="xh" w:date="2026-10-19T08:38:49+08:00"/>
              </w:rPr>
            </w:pPr>
            <w:del w:id="1086" w:author="xh" w:date="2026-10-19T08:38:49+08:00">
              <w:r>
                <w:rPr>
                  <w:rFonts w:ascii="Times New Roman" w:hAnsi="Times New Roman" w:eastAsia="宋体"/>
                  <w:b w:val="0"/>
                  <w:sz w:val="18"/>
                </w:rPr>
                <w:delText>邳州</w:delText>
              </w:r>
            </w:del>
          </w:p>
        </w:tc>
        <w:tc>
          <w:tcPr>
            <w:tcW w:w="1662" w:type="dxa"/>
            <w:tcMar>
              <w:left w:w="70" w:type="dxa"/>
              <w:right w:w="70" w:type="dxa"/>
            </w:tcMar>
            <w:vAlign w:val="center"/>
          </w:tcPr>
          <w:p w14:paraId="0FBE0BB0">
            <w:pPr>
              <w:keepNext w:val="0"/>
              <w:spacing w:before="20" w:after="20" w:line="260" w:lineRule="exact"/>
              <w:ind w:left="0" w:leftChars="0" w:right="0" w:rightChars="0" w:firstLine="0" w:firstLineChars="0"/>
              <w:jc w:val="center"/>
              <w:rPr>
                <w:del w:id="1087" w:author="xh" w:date="2026-10-19T08:38:49+08:00"/>
              </w:rPr>
            </w:pPr>
            <w:del w:id="1088" w:author="xh" w:date="2026-10-19T08:38:49+08:00">
              <w:r>
                <w:rPr>
                  <w:rFonts w:ascii="Times New Roman" w:hAnsi="Times New Roman" w:eastAsia="宋体"/>
                  <w:b w:val="0"/>
                  <w:sz w:val="18"/>
                </w:rPr>
                <w:delText>汶河变</w:delText>
              </w:r>
            </w:del>
          </w:p>
        </w:tc>
        <w:tc>
          <w:tcPr>
            <w:tcW w:w="1662" w:type="dxa"/>
            <w:tcMar>
              <w:left w:w="70" w:type="dxa"/>
              <w:right w:w="70" w:type="dxa"/>
            </w:tcMar>
            <w:vAlign w:val="center"/>
          </w:tcPr>
          <w:p w14:paraId="52630FED">
            <w:pPr>
              <w:keepNext w:val="0"/>
              <w:spacing w:before="20" w:after="20" w:line="260" w:lineRule="exact"/>
              <w:ind w:left="0" w:leftChars="0" w:right="0" w:rightChars="0" w:firstLine="0" w:firstLineChars="0"/>
              <w:jc w:val="center"/>
              <w:rPr>
                <w:del w:id="1089" w:author="xh" w:date="2026-10-19T08:38:49+08:00"/>
              </w:rPr>
            </w:pPr>
            <w:del w:id="1090" w:author="xh" w:date="2026-10-19T08:38:49+08:00">
              <w:r>
                <w:rPr>
                  <w:rFonts w:ascii="Times New Roman" w:hAnsi="Times New Roman" w:eastAsia="宋体"/>
                  <w:b w:val="0"/>
                  <w:sz w:val="18"/>
                </w:rPr>
                <w:delText>25.80</w:delText>
              </w:r>
            </w:del>
          </w:p>
        </w:tc>
        <w:tc>
          <w:tcPr>
            <w:tcW w:w="1662" w:type="dxa"/>
            <w:tcMar>
              <w:left w:w="70" w:type="dxa"/>
              <w:right w:w="70" w:type="dxa"/>
            </w:tcMar>
            <w:vAlign w:val="center"/>
          </w:tcPr>
          <w:p w14:paraId="72F0DEC8">
            <w:pPr>
              <w:keepNext w:val="0"/>
              <w:spacing w:before="20" w:after="20" w:line="260" w:lineRule="exact"/>
              <w:ind w:left="0" w:leftChars="0" w:right="0" w:rightChars="0" w:firstLine="0" w:firstLineChars="0"/>
              <w:jc w:val="center"/>
              <w:rPr>
                <w:del w:id="1091" w:author="xh" w:date="2026-10-19T08:38:49+08:00"/>
              </w:rPr>
            </w:pPr>
            <w:del w:id="1092" w:author="xh" w:date="2026-10-19T08:38:49+08:00">
              <w:r>
                <w:rPr>
                  <w:rFonts w:ascii="Times New Roman" w:hAnsi="Times New Roman" w:eastAsia="宋体"/>
                  <w:b w:val="0"/>
                  <w:sz w:val="18"/>
                </w:rPr>
                <w:delText>28.80</w:delText>
              </w:r>
            </w:del>
          </w:p>
        </w:tc>
        <w:tc>
          <w:tcPr>
            <w:tcW w:w="1662" w:type="dxa"/>
            <w:tcMar>
              <w:left w:w="70" w:type="dxa"/>
              <w:right w:w="70" w:type="dxa"/>
            </w:tcMar>
            <w:vAlign w:val="center"/>
          </w:tcPr>
          <w:p w14:paraId="3EA04BE5">
            <w:pPr>
              <w:keepNext w:val="0"/>
              <w:spacing w:before="20" w:after="20" w:line="260" w:lineRule="exact"/>
              <w:ind w:left="0" w:leftChars="0" w:right="0" w:rightChars="0" w:firstLine="0" w:firstLineChars="0"/>
              <w:jc w:val="center"/>
              <w:rPr>
                <w:del w:id="1093" w:author="xh" w:date="2026-10-19T08:38:49+08:00"/>
              </w:rPr>
            </w:pPr>
            <w:del w:id="1094" w:author="xh" w:date="2026-10-19T08:38:49+08:00">
              <w:r>
                <w:rPr>
                  <w:rFonts w:ascii="Times New Roman" w:hAnsi="Times New Roman" w:eastAsia="宋体"/>
                  <w:b w:val="0"/>
                  <w:sz w:val="18"/>
                </w:rPr>
                <w:delText>28.80</w:delText>
              </w:r>
            </w:del>
          </w:p>
        </w:tc>
      </w:tr>
      <w:tr w14:paraId="58DB93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93" w:author="xh" w:date="2026-10-19T08:38:49+08:00"/>
        </w:trPr>
        <w:tc>
          <w:tcPr>
            <w:tcW w:w="1662" w:type="dxa"/>
            <w:tcMar>
              <w:left w:w="70" w:type="dxa"/>
              <w:right w:w="70" w:type="dxa"/>
            </w:tcMar>
            <w:vAlign w:val="center"/>
          </w:tcPr>
          <w:p w14:paraId="79453649">
            <w:pPr>
              <w:keepNext w:val="0"/>
              <w:spacing w:before="20" w:after="20" w:line="260" w:lineRule="exact"/>
              <w:ind w:left="0" w:leftChars="0" w:right="0" w:rightChars="0" w:firstLine="0" w:firstLineChars="0"/>
              <w:jc w:val="center"/>
              <w:rPr>
                <w:del w:id="1095" w:author="xh" w:date="2026-10-19T08:38:49+08:00"/>
              </w:rPr>
            </w:pPr>
            <w:del w:id="1096" w:author="xh" w:date="2026-10-19T08:38:49+08:00">
              <w:r>
                <w:rPr>
                  <w:rFonts w:ascii="Times New Roman" w:hAnsi="Times New Roman" w:eastAsia="宋体"/>
                  <w:b w:val="0"/>
                  <w:sz w:val="18"/>
                </w:rPr>
                <w:delText>邳州</w:delText>
              </w:r>
            </w:del>
          </w:p>
        </w:tc>
        <w:tc>
          <w:tcPr>
            <w:tcW w:w="1662" w:type="dxa"/>
            <w:tcMar>
              <w:left w:w="70" w:type="dxa"/>
              <w:right w:w="70" w:type="dxa"/>
            </w:tcMar>
            <w:vAlign w:val="center"/>
          </w:tcPr>
          <w:p w14:paraId="18F1909C">
            <w:pPr>
              <w:keepNext w:val="0"/>
              <w:spacing w:before="20" w:after="20" w:line="260" w:lineRule="exact"/>
              <w:ind w:left="0" w:leftChars="0" w:right="0" w:rightChars="0" w:firstLine="0" w:firstLineChars="0"/>
              <w:jc w:val="center"/>
              <w:rPr>
                <w:del w:id="1097" w:author="xh" w:date="2026-10-19T08:38:49+08:00"/>
              </w:rPr>
            </w:pPr>
            <w:del w:id="1098" w:author="xh" w:date="2026-10-19T08:38:49+08:00">
              <w:r>
                <w:rPr>
                  <w:rFonts w:ascii="Times New Roman" w:hAnsi="Times New Roman" w:eastAsia="宋体"/>
                  <w:b w:val="0"/>
                  <w:sz w:val="18"/>
                </w:rPr>
                <w:delText>吴闸变</w:delText>
              </w:r>
            </w:del>
          </w:p>
        </w:tc>
        <w:tc>
          <w:tcPr>
            <w:tcW w:w="1662" w:type="dxa"/>
            <w:tcMar>
              <w:left w:w="70" w:type="dxa"/>
              <w:right w:w="70" w:type="dxa"/>
            </w:tcMar>
            <w:vAlign w:val="center"/>
          </w:tcPr>
          <w:p w14:paraId="48570861">
            <w:pPr>
              <w:keepNext w:val="0"/>
              <w:spacing w:before="20" w:after="20" w:line="260" w:lineRule="exact"/>
              <w:ind w:left="0" w:leftChars="0" w:right="0" w:rightChars="0" w:firstLine="0" w:firstLineChars="0"/>
              <w:jc w:val="center"/>
              <w:rPr>
                <w:del w:id="1099" w:author="xh" w:date="2026-10-19T08:38:49+08:00"/>
              </w:rPr>
            </w:pPr>
            <w:del w:id="1100" w:author="xh" w:date="2026-10-19T08:38:49+08:00">
              <w:r>
                <w:rPr>
                  <w:rFonts w:ascii="Times New Roman" w:hAnsi="Times New Roman" w:eastAsia="宋体"/>
                  <w:b w:val="0"/>
                  <w:sz w:val="18"/>
                </w:rPr>
                <w:delText>49.96</w:delText>
              </w:r>
            </w:del>
          </w:p>
        </w:tc>
        <w:tc>
          <w:tcPr>
            <w:tcW w:w="1662" w:type="dxa"/>
            <w:tcMar>
              <w:left w:w="70" w:type="dxa"/>
              <w:right w:w="70" w:type="dxa"/>
            </w:tcMar>
            <w:vAlign w:val="center"/>
          </w:tcPr>
          <w:p w14:paraId="77EB7E30">
            <w:pPr>
              <w:keepNext w:val="0"/>
              <w:spacing w:before="20" w:after="20" w:line="260" w:lineRule="exact"/>
              <w:ind w:left="0" w:leftChars="0" w:right="0" w:rightChars="0" w:firstLine="0" w:firstLineChars="0"/>
              <w:jc w:val="center"/>
              <w:rPr>
                <w:del w:id="1101" w:author="xh" w:date="2026-10-19T08:38:49+08:00"/>
              </w:rPr>
            </w:pPr>
            <w:del w:id="1102" w:author="xh" w:date="2026-10-19T08:38:49+08:00">
              <w:r>
                <w:rPr>
                  <w:rFonts w:ascii="Times New Roman" w:hAnsi="Times New Roman" w:eastAsia="宋体"/>
                  <w:b w:val="0"/>
                  <w:sz w:val="18"/>
                </w:rPr>
                <w:delText>0.00</w:delText>
              </w:r>
            </w:del>
          </w:p>
        </w:tc>
        <w:tc>
          <w:tcPr>
            <w:tcW w:w="1662" w:type="dxa"/>
            <w:tcMar>
              <w:left w:w="70" w:type="dxa"/>
              <w:right w:w="70" w:type="dxa"/>
            </w:tcMar>
            <w:vAlign w:val="center"/>
          </w:tcPr>
          <w:p w14:paraId="1CA26D96">
            <w:pPr>
              <w:keepNext w:val="0"/>
              <w:spacing w:before="20" w:after="20" w:line="260" w:lineRule="exact"/>
              <w:ind w:left="0" w:leftChars="0" w:right="0" w:rightChars="0" w:firstLine="0" w:firstLineChars="0"/>
              <w:jc w:val="center"/>
              <w:rPr>
                <w:del w:id="1103" w:author="xh" w:date="2026-10-19T08:38:49+08:00"/>
              </w:rPr>
            </w:pPr>
            <w:del w:id="1104" w:author="xh" w:date="2026-10-19T08:38:49+08:00">
              <w:r>
                <w:rPr>
                  <w:rFonts w:ascii="Times New Roman" w:hAnsi="Times New Roman" w:eastAsia="宋体"/>
                  <w:b w:val="0"/>
                  <w:sz w:val="18"/>
                </w:rPr>
                <w:delText>49.96</w:delText>
              </w:r>
            </w:del>
          </w:p>
        </w:tc>
      </w:tr>
      <w:tr w14:paraId="237728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94" w:author="xh" w:date="2026-10-19T08:38:49+08:00"/>
        </w:trPr>
        <w:tc>
          <w:tcPr>
            <w:tcW w:w="1662" w:type="dxa"/>
            <w:tcMar>
              <w:left w:w="70" w:type="dxa"/>
              <w:right w:w="70" w:type="dxa"/>
            </w:tcMar>
            <w:vAlign w:val="center"/>
          </w:tcPr>
          <w:p w14:paraId="60844477">
            <w:pPr>
              <w:keepNext w:val="0"/>
              <w:spacing w:before="20" w:after="20" w:line="260" w:lineRule="exact"/>
              <w:ind w:left="0" w:leftChars="0" w:right="0" w:rightChars="0" w:firstLine="0" w:firstLineChars="0"/>
              <w:jc w:val="center"/>
              <w:rPr>
                <w:del w:id="1105" w:author="xh" w:date="2026-10-19T08:38:49+08:00"/>
              </w:rPr>
            </w:pPr>
            <w:del w:id="1106" w:author="xh" w:date="2026-10-19T08:38:49+08:00">
              <w:r>
                <w:rPr>
                  <w:rFonts w:ascii="Times New Roman" w:hAnsi="Times New Roman" w:eastAsia="宋体"/>
                  <w:b w:val="0"/>
                  <w:sz w:val="18"/>
                </w:rPr>
                <w:delText>邳州</w:delText>
              </w:r>
            </w:del>
          </w:p>
        </w:tc>
        <w:tc>
          <w:tcPr>
            <w:tcW w:w="1662" w:type="dxa"/>
            <w:tcMar>
              <w:left w:w="70" w:type="dxa"/>
              <w:right w:w="70" w:type="dxa"/>
            </w:tcMar>
            <w:vAlign w:val="center"/>
          </w:tcPr>
          <w:p w14:paraId="5D2D4098">
            <w:pPr>
              <w:keepNext w:val="0"/>
              <w:spacing w:before="20" w:after="20" w:line="260" w:lineRule="exact"/>
              <w:ind w:left="0" w:leftChars="0" w:right="0" w:rightChars="0" w:firstLine="0" w:firstLineChars="0"/>
              <w:jc w:val="center"/>
              <w:rPr>
                <w:del w:id="1107" w:author="xh" w:date="2026-10-19T08:38:49+08:00"/>
              </w:rPr>
            </w:pPr>
            <w:del w:id="1108" w:author="xh" w:date="2026-10-19T08:38:49+08:00">
              <w:r>
                <w:rPr>
                  <w:rFonts w:ascii="Times New Roman" w:hAnsi="Times New Roman" w:eastAsia="宋体"/>
                  <w:b w:val="0"/>
                  <w:sz w:val="18"/>
                </w:rPr>
                <w:delText>邢楼变</w:delText>
              </w:r>
            </w:del>
          </w:p>
        </w:tc>
        <w:tc>
          <w:tcPr>
            <w:tcW w:w="1662" w:type="dxa"/>
            <w:tcMar>
              <w:left w:w="70" w:type="dxa"/>
              <w:right w:w="70" w:type="dxa"/>
            </w:tcMar>
            <w:vAlign w:val="center"/>
          </w:tcPr>
          <w:p w14:paraId="16B72496">
            <w:pPr>
              <w:keepNext w:val="0"/>
              <w:spacing w:before="20" w:after="20" w:line="260" w:lineRule="exact"/>
              <w:ind w:left="0" w:leftChars="0" w:right="0" w:rightChars="0" w:firstLine="0" w:firstLineChars="0"/>
              <w:jc w:val="center"/>
              <w:rPr>
                <w:del w:id="1109" w:author="xh" w:date="2026-10-19T08:38:49+08:00"/>
              </w:rPr>
            </w:pPr>
            <w:del w:id="1110" w:author="xh" w:date="2026-10-19T08:38:49+08:00">
              <w:r>
                <w:rPr>
                  <w:rFonts w:ascii="Times New Roman" w:hAnsi="Times New Roman" w:eastAsia="宋体"/>
                  <w:b w:val="0"/>
                  <w:sz w:val="18"/>
                </w:rPr>
                <w:delText>19.10</w:delText>
              </w:r>
            </w:del>
          </w:p>
        </w:tc>
        <w:tc>
          <w:tcPr>
            <w:tcW w:w="1662" w:type="dxa"/>
            <w:tcMar>
              <w:left w:w="70" w:type="dxa"/>
              <w:right w:w="70" w:type="dxa"/>
            </w:tcMar>
            <w:vAlign w:val="center"/>
          </w:tcPr>
          <w:p w14:paraId="7D012C12">
            <w:pPr>
              <w:keepNext w:val="0"/>
              <w:spacing w:before="20" w:after="20" w:line="260" w:lineRule="exact"/>
              <w:ind w:left="0" w:leftChars="0" w:right="0" w:rightChars="0" w:firstLine="0" w:firstLineChars="0"/>
              <w:jc w:val="center"/>
              <w:rPr>
                <w:del w:id="1111" w:author="xh" w:date="2026-10-19T08:38:49+08:00"/>
              </w:rPr>
            </w:pPr>
            <w:del w:id="1112" w:author="xh" w:date="2026-10-19T08:38:49+08:00">
              <w:r>
                <w:rPr>
                  <w:rFonts w:ascii="Times New Roman" w:hAnsi="Times New Roman" w:eastAsia="宋体"/>
                  <w:b w:val="0"/>
                  <w:sz w:val="18"/>
                </w:rPr>
                <w:delText>35.20</w:delText>
              </w:r>
            </w:del>
          </w:p>
        </w:tc>
        <w:tc>
          <w:tcPr>
            <w:tcW w:w="1662" w:type="dxa"/>
            <w:tcMar>
              <w:left w:w="70" w:type="dxa"/>
              <w:right w:w="70" w:type="dxa"/>
            </w:tcMar>
            <w:vAlign w:val="center"/>
          </w:tcPr>
          <w:p w14:paraId="416BEE67">
            <w:pPr>
              <w:keepNext w:val="0"/>
              <w:spacing w:before="20" w:after="20" w:line="260" w:lineRule="exact"/>
              <w:ind w:left="0" w:leftChars="0" w:right="0" w:rightChars="0" w:firstLine="0" w:firstLineChars="0"/>
              <w:jc w:val="center"/>
              <w:rPr>
                <w:del w:id="1113" w:author="xh" w:date="2026-10-19T08:38:49+08:00"/>
              </w:rPr>
            </w:pPr>
            <w:del w:id="1114" w:author="xh" w:date="2026-10-19T08:38:49+08:00">
              <w:r>
                <w:rPr>
                  <w:rFonts w:ascii="Times New Roman" w:hAnsi="Times New Roman" w:eastAsia="宋体"/>
                  <w:b w:val="0"/>
                  <w:sz w:val="18"/>
                </w:rPr>
                <w:delText>35.20</w:delText>
              </w:r>
            </w:del>
          </w:p>
        </w:tc>
      </w:tr>
      <w:tr w14:paraId="298A61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95" w:author="xh" w:date="2026-10-19T08:38:49+08:00"/>
        </w:trPr>
        <w:tc>
          <w:tcPr>
            <w:tcW w:w="1662" w:type="dxa"/>
            <w:tcMar>
              <w:left w:w="70" w:type="dxa"/>
              <w:right w:w="70" w:type="dxa"/>
            </w:tcMar>
            <w:vAlign w:val="center"/>
          </w:tcPr>
          <w:p w14:paraId="1F3DDAE4">
            <w:pPr>
              <w:keepNext w:val="0"/>
              <w:spacing w:before="20" w:after="20" w:line="260" w:lineRule="exact"/>
              <w:ind w:left="0" w:leftChars="0" w:right="0" w:rightChars="0" w:firstLine="0" w:firstLineChars="0"/>
              <w:jc w:val="center"/>
              <w:rPr>
                <w:del w:id="1115" w:author="xh" w:date="2026-10-19T08:38:49+08:00"/>
              </w:rPr>
            </w:pPr>
            <w:del w:id="1116" w:author="xh" w:date="2026-10-19T08:38:49+08:00">
              <w:r>
                <w:rPr>
                  <w:rFonts w:ascii="Times New Roman" w:hAnsi="Times New Roman" w:eastAsia="宋体"/>
                  <w:b w:val="0"/>
                  <w:sz w:val="18"/>
                </w:rPr>
                <w:delText>邳州</w:delText>
              </w:r>
            </w:del>
          </w:p>
        </w:tc>
        <w:tc>
          <w:tcPr>
            <w:tcW w:w="1662" w:type="dxa"/>
            <w:tcMar>
              <w:left w:w="70" w:type="dxa"/>
              <w:right w:w="70" w:type="dxa"/>
            </w:tcMar>
            <w:vAlign w:val="center"/>
          </w:tcPr>
          <w:p w14:paraId="13D88057">
            <w:pPr>
              <w:keepNext w:val="0"/>
              <w:spacing w:before="20" w:after="20" w:line="260" w:lineRule="exact"/>
              <w:ind w:left="0" w:leftChars="0" w:right="0" w:rightChars="0" w:firstLine="0" w:firstLineChars="0"/>
              <w:jc w:val="center"/>
              <w:rPr>
                <w:del w:id="1117" w:author="xh" w:date="2026-10-19T08:38:49+08:00"/>
              </w:rPr>
            </w:pPr>
            <w:del w:id="1118" w:author="xh" w:date="2026-10-19T08:38:49+08:00">
              <w:r>
                <w:rPr>
                  <w:rFonts w:ascii="Times New Roman" w:hAnsi="Times New Roman" w:eastAsia="宋体"/>
                  <w:b w:val="0"/>
                  <w:sz w:val="18"/>
                </w:rPr>
                <w:delText>兴塘变</w:delText>
              </w:r>
            </w:del>
          </w:p>
        </w:tc>
        <w:tc>
          <w:tcPr>
            <w:tcW w:w="1662" w:type="dxa"/>
            <w:tcMar>
              <w:left w:w="70" w:type="dxa"/>
              <w:right w:w="70" w:type="dxa"/>
            </w:tcMar>
            <w:vAlign w:val="center"/>
          </w:tcPr>
          <w:p w14:paraId="333FDAFE">
            <w:pPr>
              <w:keepNext w:val="0"/>
              <w:spacing w:before="20" w:after="20" w:line="260" w:lineRule="exact"/>
              <w:ind w:left="0" w:leftChars="0" w:right="0" w:rightChars="0" w:firstLine="0" w:firstLineChars="0"/>
              <w:jc w:val="center"/>
              <w:rPr>
                <w:del w:id="1119" w:author="xh" w:date="2026-10-19T08:38:49+08:00"/>
              </w:rPr>
            </w:pPr>
            <w:del w:id="1120" w:author="xh" w:date="2026-10-19T08:38:49+08:00">
              <w:r>
                <w:rPr>
                  <w:rFonts w:ascii="Times New Roman" w:hAnsi="Times New Roman" w:eastAsia="宋体"/>
                  <w:b w:val="0"/>
                  <w:sz w:val="18"/>
                </w:rPr>
                <w:delText>38.95</w:delText>
              </w:r>
            </w:del>
          </w:p>
        </w:tc>
        <w:tc>
          <w:tcPr>
            <w:tcW w:w="1662" w:type="dxa"/>
            <w:tcMar>
              <w:left w:w="70" w:type="dxa"/>
              <w:right w:w="70" w:type="dxa"/>
            </w:tcMar>
            <w:vAlign w:val="center"/>
          </w:tcPr>
          <w:p w14:paraId="3BFF2289">
            <w:pPr>
              <w:keepNext w:val="0"/>
              <w:spacing w:before="20" w:after="20" w:line="260" w:lineRule="exact"/>
              <w:ind w:left="0" w:leftChars="0" w:right="0" w:rightChars="0" w:firstLine="0" w:firstLineChars="0"/>
              <w:jc w:val="center"/>
              <w:rPr>
                <w:del w:id="1121" w:author="xh" w:date="2026-10-19T08:38:49+08:00"/>
              </w:rPr>
            </w:pPr>
            <w:del w:id="1122" w:author="xh" w:date="2026-10-19T08:38:49+08:00">
              <w:r>
                <w:rPr>
                  <w:rFonts w:ascii="Times New Roman" w:hAnsi="Times New Roman" w:eastAsia="宋体"/>
                  <w:b w:val="0"/>
                  <w:sz w:val="18"/>
                </w:rPr>
                <w:delText>30.51</w:delText>
              </w:r>
            </w:del>
          </w:p>
        </w:tc>
        <w:tc>
          <w:tcPr>
            <w:tcW w:w="1662" w:type="dxa"/>
            <w:tcMar>
              <w:left w:w="70" w:type="dxa"/>
              <w:right w:w="70" w:type="dxa"/>
            </w:tcMar>
            <w:vAlign w:val="center"/>
          </w:tcPr>
          <w:p w14:paraId="044B7A41">
            <w:pPr>
              <w:keepNext w:val="0"/>
              <w:spacing w:before="20" w:after="20" w:line="260" w:lineRule="exact"/>
              <w:ind w:left="0" w:leftChars="0" w:right="0" w:rightChars="0" w:firstLine="0" w:firstLineChars="0"/>
              <w:jc w:val="center"/>
              <w:rPr>
                <w:del w:id="1123" w:author="xh" w:date="2026-10-19T08:38:49+08:00"/>
              </w:rPr>
            </w:pPr>
            <w:del w:id="1124" w:author="xh" w:date="2026-10-19T08:38:49+08:00">
              <w:r>
                <w:rPr>
                  <w:rFonts w:ascii="Times New Roman" w:hAnsi="Times New Roman" w:eastAsia="宋体"/>
                  <w:b w:val="0"/>
                  <w:sz w:val="18"/>
                </w:rPr>
                <w:delText>38.95</w:delText>
              </w:r>
            </w:del>
          </w:p>
        </w:tc>
      </w:tr>
      <w:tr w14:paraId="36407C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96" w:author="xh" w:date="2026-10-19T08:38:49+08:00"/>
        </w:trPr>
        <w:tc>
          <w:tcPr>
            <w:tcW w:w="1662" w:type="dxa"/>
            <w:tcMar>
              <w:left w:w="70" w:type="dxa"/>
              <w:right w:w="70" w:type="dxa"/>
            </w:tcMar>
            <w:vAlign w:val="center"/>
          </w:tcPr>
          <w:p w14:paraId="66B4B448">
            <w:pPr>
              <w:keepNext w:val="0"/>
              <w:spacing w:before="20" w:after="20" w:line="260" w:lineRule="exact"/>
              <w:ind w:left="0" w:leftChars="0" w:right="0" w:rightChars="0" w:firstLine="0" w:firstLineChars="0"/>
              <w:jc w:val="center"/>
              <w:rPr>
                <w:del w:id="1125" w:author="xh" w:date="2026-10-19T08:38:49+08:00"/>
              </w:rPr>
            </w:pPr>
            <w:del w:id="1126" w:author="xh" w:date="2026-10-19T08:38:49+08:00">
              <w:r>
                <w:rPr>
                  <w:rFonts w:ascii="Times New Roman" w:hAnsi="Times New Roman" w:eastAsia="宋体"/>
                  <w:b w:val="0"/>
                  <w:sz w:val="18"/>
                </w:rPr>
                <w:delText>邳州</w:delText>
              </w:r>
            </w:del>
          </w:p>
        </w:tc>
        <w:tc>
          <w:tcPr>
            <w:tcW w:w="1662" w:type="dxa"/>
            <w:tcMar>
              <w:left w:w="70" w:type="dxa"/>
              <w:right w:w="70" w:type="dxa"/>
            </w:tcMar>
            <w:vAlign w:val="center"/>
          </w:tcPr>
          <w:p w14:paraId="0E7EE48A">
            <w:pPr>
              <w:keepNext w:val="0"/>
              <w:spacing w:before="20" w:after="20" w:line="260" w:lineRule="exact"/>
              <w:ind w:left="0" w:leftChars="0" w:right="0" w:rightChars="0" w:firstLine="0" w:firstLineChars="0"/>
              <w:jc w:val="center"/>
              <w:rPr>
                <w:del w:id="1127" w:author="xh" w:date="2026-10-19T08:38:49+08:00"/>
              </w:rPr>
            </w:pPr>
            <w:del w:id="1128" w:author="xh" w:date="2026-10-19T08:38:49+08:00">
              <w:r>
                <w:rPr>
                  <w:rFonts w:ascii="Times New Roman" w:hAnsi="Times New Roman" w:eastAsia="宋体"/>
                  <w:b w:val="0"/>
                  <w:sz w:val="18"/>
                </w:rPr>
                <w:delText>议堂变</w:delText>
              </w:r>
            </w:del>
          </w:p>
        </w:tc>
        <w:tc>
          <w:tcPr>
            <w:tcW w:w="1662" w:type="dxa"/>
            <w:tcMar>
              <w:left w:w="70" w:type="dxa"/>
              <w:right w:w="70" w:type="dxa"/>
            </w:tcMar>
            <w:vAlign w:val="center"/>
          </w:tcPr>
          <w:p w14:paraId="200DCB62">
            <w:pPr>
              <w:keepNext w:val="0"/>
              <w:spacing w:before="20" w:after="20" w:line="260" w:lineRule="exact"/>
              <w:ind w:left="0" w:leftChars="0" w:right="0" w:rightChars="0" w:firstLine="0" w:firstLineChars="0"/>
              <w:jc w:val="center"/>
              <w:rPr>
                <w:del w:id="1129" w:author="xh" w:date="2026-10-19T08:38:49+08:00"/>
              </w:rPr>
            </w:pPr>
            <w:del w:id="1130" w:author="xh" w:date="2026-10-19T08:38:49+08:00">
              <w:r>
                <w:rPr>
                  <w:rFonts w:ascii="Times New Roman" w:hAnsi="Times New Roman" w:eastAsia="宋体"/>
                  <w:b w:val="0"/>
                  <w:sz w:val="18"/>
                </w:rPr>
                <w:delText>34.26</w:delText>
              </w:r>
            </w:del>
          </w:p>
        </w:tc>
        <w:tc>
          <w:tcPr>
            <w:tcW w:w="1662" w:type="dxa"/>
            <w:tcMar>
              <w:left w:w="70" w:type="dxa"/>
              <w:right w:w="70" w:type="dxa"/>
            </w:tcMar>
            <w:vAlign w:val="center"/>
          </w:tcPr>
          <w:p w14:paraId="667A3E8C">
            <w:pPr>
              <w:keepNext w:val="0"/>
              <w:spacing w:before="20" w:after="20" w:line="260" w:lineRule="exact"/>
              <w:ind w:left="0" w:leftChars="0" w:right="0" w:rightChars="0" w:firstLine="0" w:firstLineChars="0"/>
              <w:jc w:val="center"/>
              <w:rPr>
                <w:del w:id="1131" w:author="xh" w:date="2026-10-19T08:38:49+08:00"/>
              </w:rPr>
            </w:pPr>
            <w:del w:id="1132" w:author="xh" w:date="2026-10-19T08:38:49+08:00">
              <w:r>
                <w:rPr>
                  <w:rFonts w:ascii="Times New Roman" w:hAnsi="Times New Roman" w:eastAsia="宋体"/>
                  <w:b w:val="0"/>
                  <w:sz w:val="18"/>
                </w:rPr>
                <w:delText>22.78</w:delText>
              </w:r>
            </w:del>
          </w:p>
        </w:tc>
        <w:tc>
          <w:tcPr>
            <w:tcW w:w="1662" w:type="dxa"/>
            <w:tcMar>
              <w:left w:w="70" w:type="dxa"/>
              <w:right w:w="70" w:type="dxa"/>
            </w:tcMar>
            <w:vAlign w:val="center"/>
          </w:tcPr>
          <w:p w14:paraId="3822774D">
            <w:pPr>
              <w:keepNext w:val="0"/>
              <w:spacing w:before="20" w:after="20" w:line="260" w:lineRule="exact"/>
              <w:ind w:left="0" w:leftChars="0" w:right="0" w:rightChars="0" w:firstLine="0" w:firstLineChars="0"/>
              <w:jc w:val="center"/>
              <w:rPr>
                <w:del w:id="1133" w:author="xh" w:date="2026-10-19T08:38:49+08:00"/>
              </w:rPr>
            </w:pPr>
            <w:del w:id="1134" w:author="xh" w:date="2026-10-19T08:38:49+08:00">
              <w:r>
                <w:rPr>
                  <w:rFonts w:ascii="Times New Roman" w:hAnsi="Times New Roman" w:eastAsia="宋体"/>
                  <w:b w:val="0"/>
                  <w:sz w:val="18"/>
                </w:rPr>
                <w:delText>34.26</w:delText>
              </w:r>
            </w:del>
          </w:p>
        </w:tc>
      </w:tr>
      <w:tr w14:paraId="401EF1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97" w:author="xh" w:date="2026-10-19T08:38:49+08:00"/>
        </w:trPr>
        <w:tc>
          <w:tcPr>
            <w:tcW w:w="1662" w:type="dxa"/>
            <w:tcMar>
              <w:left w:w="70" w:type="dxa"/>
              <w:right w:w="70" w:type="dxa"/>
            </w:tcMar>
            <w:vAlign w:val="center"/>
          </w:tcPr>
          <w:p w14:paraId="43A83AAB">
            <w:pPr>
              <w:keepNext w:val="0"/>
              <w:spacing w:before="20" w:after="20" w:line="260" w:lineRule="exact"/>
              <w:ind w:left="0" w:leftChars="0" w:right="0" w:rightChars="0" w:firstLine="0" w:firstLineChars="0"/>
              <w:jc w:val="center"/>
              <w:rPr>
                <w:del w:id="1135" w:author="xh" w:date="2026-10-19T08:38:49+08:00"/>
              </w:rPr>
            </w:pPr>
            <w:del w:id="113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3AC6B72E">
            <w:pPr>
              <w:keepNext w:val="0"/>
              <w:spacing w:before="20" w:after="20" w:line="260" w:lineRule="exact"/>
              <w:ind w:left="0" w:leftChars="0" w:right="0" w:rightChars="0" w:firstLine="0" w:firstLineChars="0"/>
              <w:jc w:val="center"/>
              <w:rPr>
                <w:del w:id="1137" w:author="xh" w:date="2026-10-19T08:38:49+08:00"/>
              </w:rPr>
            </w:pPr>
            <w:del w:id="1138" w:author="xh" w:date="2026-10-19T08:38:49+08:00">
              <w:r>
                <w:rPr>
                  <w:rFonts w:ascii="Times New Roman" w:hAnsi="Times New Roman" w:eastAsia="宋体"/>
                  <w:b w:val="0"/>
                  <w:sz w:val="18"/>
                </w:rPr>
                <w:delText>堤北变</w:delText>
              </w:r>
            </w:del>
          </w:p>
        </w:tc>
        <w:tc>
          <w:tcPr>
            <w:tcW w:w="1662" w:type="dxa"/>
            <w:tcMar>
              <w:left w:w="70" w:type="dxa"/>
              <w:right w:w="70" w:type="dxa"/>
            </w:tcMar>
            <w:vAlign w:val="center"/>
          </w:tcPr>
          <w:p w14:paraId="022CEE8C">
            <w:pPr>
              <w:keepNext w:val="0"/>
              <w:spacing w:before="20" w:after="20" w:line="260" w:lineRule="exact"/>
              <w:ind w:left="0" w:leftChars="0" w:right="0" w:rightChars="0" w:firstLine="0" w:firstLineChars="0"/>
              <w:jc w:val="center"/>
              <w:rPr>
                <w:del w:id="1139" w:author="xh" w:date="2026-10-19T08:38:49+08:00"/>
              </w:rPr>
            </w:pPr>
            <w:del w:id="1140" w:author="xh" w:date="2026-10-19T08:38:49+08:00">
              <w:r>
                <w:rPr>
                  <w:rFonts w:ascii="Times New Roman" w:hAnsi="Times New Roman" w:eastAsia="宋体"/>
                  <w:b w:val="0"/>
                  <w:sz w:val="18"/>
                </w:rPr>
                <w:delText>88.01</w:delText>
              </w:r>
            </w:del>
          </w:p>
        </w:tc>
        <w:tc>
          <w:tcPr>
            <w:tcW w:w="1662" w:type="dxa"/>
            <w:tcMar>
              <w:left w:w="70" w:type="dxa"/>
              <w:right w:w="70" w:type="dxa"/>
            </w:tcMar>
            <w:vAlign w:val="center"/>
          </w:tcPr>
          <w:p w14:paraId="72DB576E">
            <w:pPr>
              <w:keepNext w:val="0"/>
              <w:spacing w:before="20" w:after="20" w:line="260" w:lineRule="exact"/>
              <w:ind w:left="0" w:leftChars="0" w:right="0" w:rightChars="0" w:firstLine="0" w:firstLineChars="0"/>
              <w:jc w:val="center"/>
              <w:rPr>
                <w:del w:id="1141" w:author="xh" w:date="2026-10-19T08:38:49+08:00"/>
              </w:rPr>
            </w:pPr>
            <w:del w:id="1142" w:author="xh" w:date="2026-10-19T08:38:49+08:00">
              <w:r>
                <w:rPr>
                  <w:rFonts w:ascii="Times New Roman" w:hAnsi="Times New Roman" w:eastAsia="宋体"/>
                  <w:b w:val="0"/>
                  <w:sz w:val="18"/>
                </w:rPr>
                <w:delText>0.00</w:delText>
              </w:r>
            </w:del>
          </w:p>
        </w:tc>
        <w:tc>
          <w:tcPr>
            <w:tcW w:w="1662" w:type="dxa"/>
            <w:tcMar>
              <w:left w:w="70" w:type="dxa"/>
              <w:right w:w="70" w:type="dxa"/>
            </w:tcMar>
            <w:vAlign w:val="center"/>
          </w:tcPr>
          <w:p w14:paraId="36326567">
            <w:pPr>
              <w:keepNext w:val="0"/>
              <w:spacing w:before="20" w:after="20" w:line="260" w:lineRule="exact"/>
              <w:ind w:left="0" w:leftChars="0" w:right="0" w:rightChars="0" w:firstLine="0" w:firstLineChars="0"/>
              <w:jc w:val="center"/>
              <w:rPr>
                <w:del w:id="1143" w:author="xh" w:date="2026-10-19T08:38:49+08:00"/>
              </w:rPr>
            </w:pPr>
            <w:del w:id="1144" w:author="xh" w:date="2026-10-19T08:38:49+08:00">
              <w:r>
                <w:rPr>
                  <w:rFonts w:ascii="Times New Roman" w:hAnsi="Times New Roman" w:eastAsia="宋体"/>
                  <w:b w:val="0"/>
                  <w:sz w:val="18"/>
                </w:rPr>
                <w:delText>88.01</w:delText>
              </w:r>
            </w:del>
          </w:p>
        </w:tc>
      </w:tr>
      <w:tr w14:paraId="3935F4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98" w:author="xh" w:date="2026-10-19T08:38:49+08:00"/>
        </w:trPr>
        <w:tc>
          <w:tcPr>
            <w:tcW w:w="1662" w:type="dxa"/>
            <w:tcMar>
              <w:left w:w="70" w:type="dxa"/>
              <w:right w:w="70" w:type="dxa"/>
            </w:tcMar>
            <w:vAlign w:val="center"/>
          </w:tcPr>
          <w:p w14:paraId="7ADDC297">
            <w:pPr>
              <w:keepNext w:val="0"/>
              <w:spacing w:before="20" w:after="20" w:line="260" w:lineRule="exact"/>
              <w:ind w:left="0" w:leftChars="0" w:right="0" w:rightChars="0" w:firstLine="0" w:firstLineChars="0"/>
              <w:jc w:val="center"/>
              <w:rPr>
                <w:del w:id="1145" w:author="xh" w:date="2026-10-19T08:38:49+08:00"/>
              </w:rPr>
            </w:pPr>
            <w:del w:id="114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032EEB4A">
            <w:pPr>
              <w:keepNext w:val="0"/>
              <w:spacing w:before="20" w:after="20" w:line="260" w:lineRule="exact"/>
              <w:ind w:left="0" w:leftChars="0" w:right="0" w:rightChars="0" w:firstLine="0" w:firstLineChars="0"/>
              <w:jc w:val="center"/>
              <w:rPr>
                <w:del w:id="1147" w:author="xh" w:date="2026-10-19T08:38:49+08:00"/>
              </w:rPr>
            </w:pPr>
            <w:del w:id="1148" w:author="xh" w:date="2026-10-19T08:38:49+08:00">
              <w:r>
                <w:rPr>
                  <w:rFonts w:ascii="Times New Roman" w:hAnsi="Times New Roman" w:eastAsia="宋体"/>
                  <w:b w:val="0"/>
                  <w:sz w:val="18"/>
                </w:rPr>
                <w:delText>大黄山变</w:delText>
              </w:r>
            </w:del>
          </w:p>
        </w:tc>
        <w:tc>
          <w:tcPr>
            <w:tcW w:w="1662" w:type="dxa"/>
            <w:tcMar>
              <w:left w:w="70" w:type="dxa"/>
              <w:right w:w="70" w:type="dxa"/>
            </w:tcMar>
            <w:vAlign w:val="center"/>
          </w:tcPr>
          <w:p w14:paraId="7F7F44BF">
            <w:pPr>
              <w:keepNext w:val="0"/>
              <w:spacing w:before="20" w:after="20" w:line="260" w:lineRule="exact"/>
              <w:ind w:left="0" w:leftChars="0" w:right="0" w:rightChars="0" w:firstLine="0" w:firstLineChars="0"/>
              <w:jc w:val="center"/>
              <w:rPr>
                <w:del w:id="1149" w:author="xh" w:date="2026-10-19T08:38:49+08:00"/>
              </w:rPr>
            </w:pPr>
            <w:del w:id="1150" w:author="xh" w:date="2026-10-19T08:38:49+08:00">
              <w:r>
                <w:rPr>
                  <w:rFonts w:ascii="Times New Roman" w:hAnsi="Times New Roman" w:eastAsia="宋体"/>
                  <w:b w:val="0"/>
                  <w:sz w:val="18"/>
                </w:rPr>
                <w:delText>27.61</w:delText>
              </w:r>
            </w:del>
          </w:p>
        </w:tc>
        <w:tc>
          <w:tcPr>
            <w:tcW w:w="1662" w:type="dxa"/>
            <w:tcMar>
              <w:left w:w="70" w:type="dxa"/>
              <w:right w:w="70" w:type="dxa"/>
            </w:tcMar>
            <w:vAlign w:val="center"/>
          </w:tcPr>
          <w:p w14:paraId="1D728A7A">
            <w:pPr>
              <w:keepNext w:val="0"/>
              <w:spacing w:before="20" w:after="20" w:line="260" w:lineRule="exact"/>
              <w:ind w:left="0" w:leftChars="0" w:right="0" w:rightChars="0" w:firstLine="0" w:firstLineChars="0"/>
              <w:jc w:val="center"/>
              <w:rPr>
                <w:del w:id="1151" w:author="xh" w:date="2026-10-19T08:38:49+08:00"/>
              </w:rPr>
            </w:pPr>
            <w:del w:id="1152" w:author="xh" w:date="2026-10-19T08:38:49+08:00">
              <w:r>
                <w:rPr>
                  <w:rFonts w:ascii="Times New Roman" w:hAnsi="Times New Roman" w:eastAsia="宋体"/>
                  <w:b w:val="0"/>
                  <w:sz w:val="18"/>
                </w:rPr>
                <w:delText>30.56</w:delText>
              </w:r>
            </w:del>
          </w:p>
        </w:tc>
        <w:tc>
          <w:tcPr>
            <w:tcW w:w="1662" w:type="dxa"/>
            <w:tcMar>
              <w:left w:w="70" w:type="dxa"/>
              <w:right w:w="70" w:type="dxa"/>
            </w:tcMar>
            <w:vAlign w:val="center"/>
          </w:tcPr>
          <w:p w14:paraId="5B36EB75">
            <w:pPr>
              <w:keepNext w:val="0"/>
              <w:spacing w:before="20" w:after="20" w:line="260" w:lineRule="exact"/>
              <w:ind w:left="0" w:leftChars="0" w:right="0" w:rightChars="0" w:firstLine="0" w:firstLineChars="0"/>
              <w:jc w:val="center"/>
              <w:rPr>
                <w:del w:id="1153" w:author="xh" w:date="2026-10-19T08:38:49+08:00"/>
              </w:rPr>
            </w:pPr>
            <w:del w:id="1154" w:author="xh" w:date="2026-10-19T08:38:49+08:00">
              <w:r>
                <w:rPr>
                  <w:rFonts w:ascii="Times New Roman" w:hAnsi="Times New Roman" w:eastAsia="宋体"/>
                  <w:b w:val="0"/>
                  <w:sz w:val="18"/>
                </w:rPr>
                <w:delText>30.56</w:delText>
              </w:r>
            </w:del>
          </w:p>
        </w:tc>
      </w:tr>
      <w:tr w14:paraId="5C4820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99" w:author="xh" w:date="2026-10-19T08:38:49+08:00"/>
        </w:trPr>
        <w:tc>
          <w:tcPr>
            <w:tcW w:w="1662" w:type="dxa"/>
            <w:tcMar>
              <w:left w:w="70" w:type="dxa"/>
              <w:right w:w="70" w:type="dxa"/>
            </w:tcMar>
            <w:vAlign w:val="center"/>
          </w:tcPr>
          <w:p w14:paraId="4EF9C76F">
            <w:pPr>
              <w:keepNext w:val="0"/>
              <w:spacing w:before="20" w:after="20" w:line="260" w:lineRule="exact"/>
              <w:ind w:left="0" w:leftChars="0" w:right="0" w:rightChars="0" w:firstLine="0" w:firstLineChars="0"/>
              <w:jc w:val="center"/>
              <w:rPr>
                <w:del w:id="1155" w:author="xh" w:date="2026-10-19T08:38:49+08:00"/>
              </w:rPr>
            </w:pPr>
            <w:del w:id="115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2CBC3E13">
            <w:pPr>
              <w:keepNext w:val="0"/>
              <w:spacing w:before="20" w:after="20" w:line="260" w:lineRule="exact"/>
              <w:ind w:left="0" w:leftChars="0" w:right="0" w:rightChars="0" w:firstLine="0" w:firstLineChars="0"/>
              <w:jc w:val="center"/>
              <w:rPr>
                <w:del w:id="1157" w:author="xh" w:date="2026-10-19T08:38:49+08:00"/>
              </w:rPr>
            </w:pPr>
            <w:del w:id="1158" w:author="xh" w:date="2026-10-19T08:38:49+08:00">
              <w:r>
                <w:rPr>
                  <w:rFonts w:ascii="Times New Roman" w:hAnsi="Times New Roman" w:eastAsia="宋体"/>
                  <w:b w:val="0"/>
                  <w:sz w:val="18"/>
                </w:rPr>
                <w:delText>大庙变</w:delText>
              </w:r>
            </w:del>
          </w:p>
        </w:tc>
        <w:tc>
          <w:tcPr>
            <w:tcW w:w="1662" w:type="dxa"/>
            <w:tcMar>
              <w:left w:w="70" w:type="dxa"/>
              <w:right w:w="70" w:type="dxa"/>
            </w:tcMar>
            <w:vAlign w:val="center"/>
          </w:tcPr>
          <w:p w14:paraId="47D1451A">
            <w:pPr>
              <w:keepNext w:val="0"/>
              <w:spacing w:before="20" w:after="20" w:line="260" w:lineRule="exact"/>
              <w:ind w:left="0" w:leftChars="0" w:right="0" w:rightChars="0" w:firstLine="0" w:firstLineChars="0"/>
              <w:jc w:val="center"/>
              <w:rPr>
                <w:del w:id="1159" w:author="xh" w:date="2026-10-19T08:38:49+08:00"/>
              </w:rPr>
            </w:pPr>
            <w:del w:id="1160" w:author="xh" w:date="2026-10-19T08:38:49+08:00">
              <w:r>
                <w:rPr>
                  <w:rFonts w:ascii="Times New Roman" w:hAnsi="Times New Roman" w:eastAsia="宋体"/>
                  <w:b w:val="0"/>
                  <w:sz w:val="18"/>
                </w:rPr>
                <w:delText>60.13</w:delText>
              </w:r>
            </w:del>
          </w:p>
        </w:tc>
        <w:tc>
          <w:tcPr>
            <w:tcW w:w="1662" w:type="dxa"/>
            <w:tcMar>
              <w:left w:w="70" w:type="dxa"/>
              <w:right w:w="70" w:type="dxa"/>
            </w:tcMar>
            <w:vAlign w:val="center"/>
          </w:tcPr>
          <w:p w14:paraId="6698E3E6">
            <w:pPr>
              <w:keepNext w:val="0"/>
              <w:spacing w:before="20" w:after="20" w:line="260" w:lineRule="exact"/>
              <w:ind w:left="0" w:leftChars="0" w:right="0" w:rightChars="0" w:firstLine="0" w:firstLineChars="0"/>
              <w:jc w:val="center"/>
              <w:rPr>
                <w:del w:id="1161" w:author="xh" w:date="2026-10-19T08:38:49+08:00"/>
              </w:rPr>
            </w:pPr>
            <w:del w:id="1162" w:author="xh" w:date="2026-10-19T08:38:49+08:00">
              <w:r>
                <w:rPr>
                  <w:rFonts w:ascii="Times New Roman" w:hAnsi="Times New Roman" w:eastAsia="宋体"/>
                  <w:b w:val="0"/>
                  <w:sz w:val="18"/>
                </w:rPr>
                <w:delText>7.44</w:delText>
              </w:r>
            </w:del>
          </w:p>
        </w:tc>
        <w:tc>
          <w:tcPr>
            <w:tcW w:w="1662" w:type="dxa"/>
            <w:tcMar>
              <w:left w:w="70" w:type="dxa"/>
              <w:right w:w="70" w:type="dxa"/>
            </w:tcMar>
            <w:vAlign w:val="center"/>
          </w:tcPr>
          <w:p w14:paraId="222090F8">
            <w:pPr>
              <w:keepNext w:val="0"/>
              <w:spacing w:before="20" w:after="20" w:line="260" w:lineRule="exact"/>
              <w:ind w:left="0" w:leftChars="0" w:right="0" w:rightChars="0" w:firstLine="0" w:firstLineChars="0"/>
              <w:jc w:val="center"/>
              <w:rPr>
                <w:del w:id="1163" w:author="xh" w:date="2026-10-19T08:38:49+08:00"/>
              </w:rPr>
            </w:pPr>
            <w:del w:id="1164" w:author="xh" w:date="2026-10-19T08:38:49+08:00">
              <w:r>
                <w:rPr>
                  <w:rFonts w:ascii="Times New Roman" w:hAnsi="Times New Roman" w:eastAsia="宋体"/>
                  <w:b w:val="0"/>
                  <w:sz w:val="18"/>
                </w:rPr>
                <w:delText>60.13</w:delText>
              </w:r>
            </w:del>
          </w:p>
        </w:tc>
      </w:tr>
      <w:tr w14:paraId="2F7E38E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00" w:author="xh" w:date="2026-10-19T08:38:49+08:00"/>
        </w:trPr>
        <w:tc>
          <w:tcPr>
            <w:tcW w:w="1662" w:type="dxa"/>
            <w:tcMar>
              <w:left w:w="70" w:type="dxa"/>
              <w:right w:w="70" w:type="dxa"/>
            </w:tcMar>
            <w:vAlign w:val="center"/>
          </w:tcPr>
          <w:p w14:paraId="50DE67C5">
            <w:pPr>
              <w:keepNext w:val="0"/>
              <w:spacing w:before="20" w:after="20" w:line="260" w:lineRule="exact"/>
              <w:ind w:left="0" w:leftChars="0" w:right="0" w:rightChars="0" w:firstLine="0" w:firstLineChars="0"/>
              <w:jc w:val="center"/>
              <w:rPr>
                <w:del w:id="1165" w:author="xh" w:date="2026-10-19T08:38:49+08:00"/>
              </w:rPr>
            </w:pPr>
            <w:del w:id="116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56287FB2">
            <w:pPr>
              <w:keepNext w:val="0"/>
              <w:spacing w:before="20" w:after="20" w:line="260" w:lineRule="exact"/>
              <w:ind w:left="0" w:leftChars="0" w:right="0" w:rightChars="0" w:firstLine="0" w:firstLineChars="0"/>
              <w:jc w:val="center"/>
              <w:rPr>
                <w:del w:id="1167" w:author="xh" w:date="2026-10-19T08:38:49+08:00"/>
              </w:rPr>
            </w:pPr>
            <w:del w:id="1168" w:author="xh" w:date="2026-10-19T08:38:49+08:00">
              <w:r>
                <w:rPr>
                  <w:rFonts w:ascii="Times New Roman" w:hAnsi="Times New Roman" w:eastAsia="宋体"/>
                  <w:b w:val="0"/>
                  <w:sz w:val="18"/>
                </w:rPr>
                <w:delText>古彭变</w:delText>
              </w:r>
            </w:del>
          </w:p>
        </w:tc>
        <w:tc>
          <w:tcPr>
            <w:tcW w:w="1662" w:type="dxa"/>
            <w:tcMar>
              <w:left w:w="70" w:type="dxa"/>
              <w:right w:w="70" w:type="dxa"/>
            </w:tcMar>
            <w:vAlign w:val="center"/>
          </w:tcPr>
          <w:p w14:paraId="43EC555E">
            <w:pPr>
              <w:keepNext w:val="0"/>
              <w:spacing w:before="20" w:after="20" w:line="260" w:lineRule="exact"/>
              <w:ind w:left="0" w:leftChars="0" w:right="0" w:rightChars="0" w:firstLine="0" w:firstLineChars="0"/>
              <w:jc w:val="center"/>
              <w:rPr>
                <w:del w:id="1169" w:author="xh" w:date="2026-10-19T08:38:49+08:00"/>
              </w:rPr>
            </w:pPr>
            <w:del w:id="1170" w:author="xh" w:date="2026-10-19T08:38:49+08:00">
              <w:r>
                <w:rPr>
                  <w:rFonts w:ascii="Times New Roman" w:hAnsi="Times New Roman" w:eastAsia="宋体"/>
                  <w:b w:val="0"/>
                  <w:sz w:val="18"/>
                </w:rPr>
                <w:delText>71.91</w:delText>
              </w:r>
            </w:del>
          </w:p>
        </w:tc>
        <w:tc>
          <w:tcPr>
            <w:tcW w:w="1662" w:type="dxa"/>
            <w:tcMar>
              <w:left w:w="70" w:type="dxa"/>
              <w:right w:w="70" w:type="dxa"/>
            </w:tcMar>
            <w:vAlign w:val="center"/>
          </w:tcPr>
          <w:p w14:paraId="01B8818A">
            <w:pPr>
              <w:keepNext w:val="0"/>
              <w:spacing w:before="20" w:after="20" w:line="260" w:lineRule="exact"/>
              <w:ind w:left="0" w:leftChars="0" w:right="0" w:rightChars="0" w:firstLine="0" w:firstLineChars="0"/>
              <w:jc w:val="center"/>
              <w:rPr>
                <w:del w:id="1171" w:author="xh" w:date="2026-10-19T08:38:49+08:00"/>
              </w:rPr>
            </w:pPr>
            <w:del w:id="1172" w:author="xh" w:date="2026-10-19T08:38:49+08:00">
              <w:r>
                <w:rPr>
                  <w:rFonts w:ascii="Times New Roman" w:hAnsi="Times New Roman" w:eastAsia="宋体"/>
                  <w:b w:val="0"/>
                  <w:sz w:val="18"/>
                </w:rPr>
                <w:delText>0.00</w:delText>
              </w:r>
            </w:del>
          </w:p>
        </w:tc>
        <w:tc>
          <w:tcPr>
            <w:tcW w:w="1662" w:type="dxa"/>
            <w:tcMar>
              <w:left w:w="70" w:type="dxa"/>
              <w:right w:w="70" w:type="dxa"/>
            </w:tcMar>
            <w:vAlign w:val="center"/>
          </w:tcPr>
          <w:p w14:paraId="7A2FBC32">
            <w:pPr>
              <w:keepNext w:val="0"/>
              <w:spacing w:before="20" w:after="20" w:line="260" w:lineRule="exact"/>
              <w:ind w:left="0" w:leftChars="0" w:right="0" w:rightChars="0" w:firstLine="0" w:firstLineChars="0"/>
              <w:jc w:val="center"/>
              <w:rPr>
                <w:del w:id="1173" w:author="xh" w:date="2026-10-19T08:38:49+08:00"/>
              </w:rPr>
            </w:pPr>
            <w:del w:id="1174" w:author="xh" w:date="2026-10-19T08:38:49+08:00">
              <w:r>
                <w:rPr>
                  <w:rFonts w:ascii="Times New Roman" w:hAnsi="Times New Roman" w:eastAsia="宋体"/>
                  <w:b w:val="0"/>
                  <w:sz w:val="18"/>
                </w:rPr>
                <w:delText>71.91</w:delText>
              </w:r>
            </w:del>
          </w:p>
        </w:tc>
      </w:tr>
      <w:tr w14:paraId="341E2C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01" w:author="xh" w:date="2026-10-19T08:38:49+08:00"/>
        </w:trPr>
        <w:tc>
          <w:tcPr>
            <w:tcW w:w="1662" w:type="dxa"/>
            <w:tcMar>
              <w:left w:w="70" w:type="dxa"/>
              <w:right w:w="70" w:type="dxa"/>
            </w:tcMar>
            <w:vAlign w:val="center"/>
          </w:tcPr>
          <w:p w14:paraId="203B38ED">
            <w:pPr>
              <w:keepNext w:val="0"/>
              <w:spacing w:before="20" w:after="20" w:line="260" w:lineRule="exact"/>
              <w:ind w:left="0" w:leftChars="0" w:right="0" w:rightChars="0" w:firstLine="0" w:firstLineChars="0"/>
              <w:jc w:val="center"/>
              <w:rPr>
                <w:del w:id="1175" w:author="xh" w:date="2026-10-19T08:38:49+08:00"/>
              </w:rPr>
            </w:pPr>
            <w:del w:id="117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27E608A8">
            <w:pPr>
              <w:keepNext w:val="0"/>
              <w:spacing w:before="20" w:after="20" w:line="260" w:lineRule="exact"/>
              <w:ind w:left="0" w:leftChars="0" w:right="0" w:rightChars="0" w:firstLine="0" w:firstLineChars="0"/>
              <w:jc w:val="center"/>
              <w:rPr>
                <w:del w:id="1177" w:author="xh" w:date="2026-10-19T08:38:49+08:00"/>
              </w:rPr>
            </w:pPr>
            <w:del w:id="1178" w:author="xh" w:date="2026-10-19T08:38:49+08:00">
              <w:r>
                <w:rPr>
                  <w:rFonts w:ascii="Times New Roman" w:hAnsi="Times New Roman" w:eastAsia="宋体"/>
                  <w:b w:val="0"/>
                  <w:sz w:val="18"/>
                </w:rPr>
                <w:delText>惠民变</w:delText>
              </w:r>
            </w:del>
          </w:p>
        </w:tc>
        <w:tc>
          <w:tcPr>
            <w:tcW w:w="1662" w:type="dxa"/>
            <w:tcMar>
              <w:left w:w="70" w:type="dxa"/>
              <w:right w:w="70" w:type="dxa"/>
            </w:tcMar>
            <w:vAlign w:val="center"/>
          </w:tcPr>
          <w:p w14:paraId="4CA254A6">
            <w:pPr>
              <w:keepNext w:val="0"/>
              <w:spacing w:before="20" w:after="20" w:line="260" w:lineRule="exact"/>
              <w:ind w:left="0" w:leftChars="0" w:right="0" w:rightChars="0" w:firstLine="0" w:firstLineChars="0"/>
              <w:jc w:val="center"/>
              <w:rPr>
                <w:del w:id="1179" w:author="xh" w:date="2026-10-19T08:38:49+08:00"/>
              </w:rPr>
            </w:pPr>
            <w:del w:id="1180" w:author="xh" w:date="2026-10-19T08:38:49+08:00">
              <w:r>
                <w:rPr>
                  <w:rFonts w:ascii="Times New Roman" w:hAnsi="Times New Roman" w:eastAsia="宋体"/>
                  <w:b w:val="0"/>
                  <w:sz w:val="18"/>
                </w:rPr>
                <w:delText>72.93</w:delText>
              </w:r>
            </w:del>
          </w:p>
        </w:tc>
        <w:tc>
          <w:tcPr>
            <w:tcW w:w="1662" w:type="dxa"/>
            <w:tcMar>
              <w:left w:w="70" w:type="dxa"/>
              <w:right w:w="70" w:type="dxa"/>
            </w:tcMar>
            <w:vAlign w:val="center"/>
          </w:tcPr>
          <w:p w14:paraId="74961E3D">
            <w:pPr>
              <w:keepNext w:val="0"/>
              <w:spacing w:before="20" w:after="20" w:line="260" w:lineRule="exact"/>
              <w:ind w:left="0" w:leftChars="0" w:right="0" w:rightChars="0" w:firstLine="0" w:firstLineChars="0"/>
              <w:jc w:val="center"/>
              <w:rPr>
                <w:del w:id="1181" w:author="xh" w:date="2026-10-19T08:38:49+08:00"/>
              </w:rPr>
            </w:pPr>
            <w:del w:id="1182" w:author="xh" w:date="2026-10-19T08:38:49+08:00">
              <w:r>
                <w:rPr>
                  <w:rFonts w:ascii="Times New Roman" w:hAnsi="Times New Roman" w:eastAsia="宋体"/>
                  <w:b w:val="0"/>
                  <w:sz w:val="18"/>
                </w:rPr>
                <w:delText>0.00</w:delText>
              </w:r>
            </w:del>
          </w:p>
        </w:tc>
        <w:tc>
          <w:tcPr>
            <w:tcW w:w="1662" w:type="dxa"/>
            <w:tcMar>
              <w:left w:w="70" w:type="dxa"/>
              <w:right w:w="70" w:type="dxa"/>
            </w:tcMar>
            <w:vAlign w:val="center"/>
          </w:tcPr>
          <w:p w14:paraId="3300215E">
            <w:pPr>
              <w:keepNext w:val="0"/>
              <w:spacing w:before="20" w:after="20" w:line="260" w:lineRule="exact"/>
              <w:ind w:left="0" w:leftChars="0" w:right="0" w:rightChars="0" w:firstLine="0" w:firstLineChars="0"/>
              <w:jc w:val="center"/>
              <w:rPr>
                <w:del w:id="1183" w:author="xh" w:date="2026-10-19T08:38:49+08:00"/>
              </w:rPr>
            </w:pPr>
            <w:del w:id="1184" w:author="xh" w:date="2026-10-19T08:38:49+08:00">
              <w:r>
                <w:rPr>
                  <w:rFonts w:ascii="Times New Roman" w:hAnsi="Times New Roman" w:eastAsia="宋体"/>
                  <w:b w:val="0"/>
                  <w:sz w:val="18"/>
                </w:rPr>
                <w:delText>72.93</w:delText>
              </w:r>
            </w:del>
          </w:p>
        </w:tc>
      </w:tr>
      <w:tr w14:paraId="421CDA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02" w:author="xh" w:date="2026-10-19T08:38:49+08:00"/>
        </w:trPr>
        <w:tc>
          <w:tcPr>
            <w:tcW w:w="1662" w:type="dxa"/>
            <w:tcMar>
              <w:left w:w="70" w:type="dxa"/>
              <w:right w:w="70" w:type="dxa"/>
            </w:tcMar>
            <w:vAlign w:val="center"/>
          </w:tcPr>
          <w:p w14:paraId="3E85AF31">
            <w:pPr>
              <w:keepNext w:val="0"/>
              <w:spacing w:before="20" w:after="20" w:line="260" w:lineRule="exact"/>
              <w:ind w:left="0" w:leftChars="0" w:right="0" w:rightChars="0" w:firstLine="0" w:firstLineChars="0"/>
              <w:jc w:val="center"/>
              <w:rPr>
                <w:del w:id="1185" w:author="xh" w:date="2026-10-19T08:38:49+08:00"/>
              </w:rPr>
            </w:pPr>
            <w:del w:id="118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28BB3D92">
            <w:pPr>
              <w:keepNext w:val="0"/>
              <w:spacing w:before="20" w:after="20" w:line="260" w:lineRule="exact"/>
              <w:ind w:left="0" w:leftChars="0" w:right="0" w:rightChars="0" w:firstLine="0" w:firstLineChars="0"/>
              <w:jc w:val="center"/>
              <w:rPr>
                <w:del w:id="1187" w:author="xh" w:date="2026-10-19T08:38:49+08:00"/>
              </w:rPr>
            </w:pPr>
            <w:del w:id="1188" w:author="xh" w:date="2026-10-19T08:38:49+08:00">
              <w:r>
                <w:rPr>
                  <w:rFonts w:ascii="Times New Roman" w:hAnsi="Times New Roman" w:eastAsia="宋体"/>
                  <w:b w:val="0"/>
                  <w:sz w:val="18"/>
                </w:rPr>
                <w:delText>花园变</w:delText>
              </w:r>
            </w:del>
          </w:p>
        </w:tc>
        <w:tc>
          <w:tcPr>
            <w:tcW w:w="1662" w:type="dxa"/>
            <w:tcMar>
              <w:left w:w="70" w:type="dxa"/>
              <w:right w:w="70" w:type="dxa"/>
            </w:tcMar>
            <w:vAlign w:val="center"/>
          </w:tcPr>
          <w:p w14:paraId="063C6DD3">
            <w:pPr>
              <w:keepNext w:val="0"/>
              <w:spacing w:before="20" w:after="20" w:line="260" w:lineRule="exact"/>
              <w:ind w:left="0" w:leftChars="0" w:right="0" w:rightChars="0" w:firstLine="0" w:firstLineChars="0"/>
              <w:jc w:val="center"/>
              <w:rPr>
                <w:del w:id="1189" w:author="xh" w:date="2026-10-19T08:38:49+08:00"/>
              </w:rPr>
            </w:pPr>
            <w:del w:id="1190" w:author="xh" w:date="2026-10-19T08:38:49+08:00">
              <w:r>
                <w:rPr>
                  <w:rFonts w:ascii="Times New Roman" w:hAnsi="Times New Roman" w:eastAsia="宋体"/>
                  <w:b w:val="0"/>
                  <w:sz w:val="18"/>
                </w:rPr>
                <w:delText>54.36</w:delText>
              </w:r>
            </w:del>
          </w:p>
        </w:tc>
        <w:tc>
          <w:tcPr>
            <w:tcW w:w="1662" w:type="dxa"/>
            <w:tcMar>
              <w:left w:w="70" w:type="dxa"/>
              <w:right w:w="70" w:type="dxa"/>
            </w:tcMar>
            <w:vAlign w:val="center"/>
          </w:tcPr>
          <w:p w14:paraId="39F3BEE8">
            <w:pPr>
              <w:keepNext w:val="0"/>
              <w:spacing w:before="20" w:after="20" w:line="260" w:lineRule="exact"/>
              <w:ind w:left="0" w:leftChars="0" w:right="0" w:rightChars="0" w:firstLine="0" w:firstLineChars="0"/>
              <w:jc w:val="center"/>
              <w:rPr>
                <w:del w:id="1191" w:author="xh" w:date="2026-10-19T08:38:49+08:00"/>
              </w:rPr>
            </w:pPr>
            <w:del w:id="1192" w:author="xh" w:date="2026-10-19T08:38:49+08:00">
              <w:r>
                <w:rPr>
                  <w:rFonts w:ascii="Times New Roman" w:hAnsi="Times New Roman" w:eastAsia="宋体"/>
                  <w:b w:val="0"/>
                  <w:sz w:val="18"/>
                </w:rPr>
                <w:delText>0.00</w:delText>
              </w:r>
            </w:del>
          </w:p>
        </w:tc>
        <w:tc>
          <w:tcPr>
            <w:tcW w:w="1662" w:type="dxa"/>
            <w:tcMar>
              <w:left w:w="70" w:type="dxa"/>
              <w:right w:w="70" w:type="dxa"/>
            </w:tcMar>
            <w:vAlign w:val="center"/>
          </w:tcPr>
          <w:p w14:paraId="6C963228">
            <w:pPr>
              <w:keepNext w:val="0"/>
              <w:spacing w:before="20" w:after="20" w:line="260" w:lineRule="exact"/>
              <w:ind w:left="0" w:leftChars="0" w:right="0" w:rightChars="0" w:firstLine="0" w:firstLineChars="0"/>
              <w:jc w:val="center"/>
              <w:rPr>
                <w:del w:id="1193" w:author="xh" w:date="2026-10-19T08:38:49+08:00"/>
              </w:rPr>
            </w:pPr>
            <w:del w:id="1194" w:author="xh" w:date="2026-10-19T08:38:49+08:00">
              <w:r>
                <w:rPr>
                  <w:rFonts w:ascii="Times New Roman" w:hAnsi="Times New Roman" w:eastAsia="宋体"/>
                  <w:b w:val="0"/>
                  <w:sz w:val="18"/>
                </w:rPr>
                <w:delText>54.36</w:delText>
              </w:r>
            </w:del>
          </w:p>
        </w:tc>
      </w:tr>
      <w:tr w14:paraId="1DBE1D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03" w:author="xh" w:date="2026-10-19T08:38:49+08:00"/>
        </w:trPr>
        <w:tc>
          <w:tcPr>
            <w:tcW w:w="1662" w:type="dxa"/>
            <w:tcMar>
              <w:left w:w="70" w:type="dxa"/>
              <w:right w:w="70" w:type="dxa"/>
            </w:tcMar>
            <w:vAlign w:val="center"/>
          </w:tcPr>
          <w:p w14:paraId="4202BC18">
            <w:pPr>
              <w:keepNext w:val="0"/>
              <w:spacing w:before="20" w:after="20" w:line="260" w:lineRule="exact"/>
              <w:ind w:left="0" w:leftChars="0" w:right="0" w:rightChars="0" w:firstLine="0" w:firstLineChars="0"/>
              <w:jc w:val="center"/>
              <w:rPr>
                <w:del w:id="1195" w:author="xh" w:date="2026-10-19T08:38:49+08:00"/>
              </w:rPr>
            </w:pPr>
            <w:del w:id="119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6027BAEA">
            <w:pPr>
              <w:keepNext w:val="0"/>
              <w:spacing w:before="20" w:after="20" w:line="260" w:lineRule="exact"/>
              <w:ind w:left="0" w:leftChars="0" w:right="0" w:rightChars="0" w:firstLine="0" w:firstLineChars="0"/>
              <w:jc w:val="center"/>
              <w:rPr>
                <w:del w:id="1197" w:author="xh" w:date="2026-10-19T08:38:49+08:00"/>
              </w:rPr>
            </w:pPr>
            <w:del w:id="1198" w:author="xh" w:date="2026-10-19T08:38:49+08:00">
              <w:r>
                <w:rPr>
                  <w:rFonts w:ascii="Times New Roman" w:hAnsi="Times New Roman" w:eastAsia="宋体"/>
                  <w:b w:val="0"/>
                  <w:sz w:val="18"/>
                </w:rPr>
                <w:delText>夹河变</w:delText>
              </w:r>
            </w:del>
          </w:p>
        </w:tc>
        <w:tc>
          <w:tcPr>
            <w:tcW w:w="1662" w:type="dxa"/>
            <w:tcMar>
              <w:left w:w="70" w:type="dxa"/>
              <w:right w:w="70" w:type="dxa"/>
            </w:tcMar>
            <w:vAlign w:val="center"/>
          </w:tcPr>
          <w:p w14:paraId="727C5229">
            <w:pPr>
              <w:keepNext w:val="0"/>
              <w:spacing w:before="20" w:after="20" w:line="260" w:lineRule="exact"/>
              <w:ind w:left="0" w:leftChars="0" w:right="0" w:rightChars="0" w:firstLine="0" w:firstLineChars="0"/>
              <w:jc w:val="center"/>
              <w:rPr>
                <w:del w:id="1199" w:author="xh" w:date="2026-10-19T08:38:49+08:00"/>
              </w:rPr>
            </w:pPr>
            <w:del w:id="1200" w:author="xh" w:date="2026-10-19T08:38:49+08:00">
              <w:r>
                <w:rPr>
                  <w:rFonts w:ascii="Times New Roman" w:hAnsi="Times New Roman" w:eastAsia="宋体"/>
                  <w:b w:val="0"/>
                  <w:sz w:val="18"/>
                </w:rPr>
                <w:delText>39.39</w:delText>
              </w:r>
            </w:del>
          </w:p>
        </w:tc>
        <w:tc>
          <w:tcPr>
            <w:tcW w:w="1662" w:type="dxa"/>
            <w:tcMar>
              <w:left w:w="70" w:type="dxa"/>
              <w:right w:w="70" w:type="dxa"/>
            </w:tcMar>
            <w:vAlign w:val="center"/>
          </w:tcPr>
          <w:p w14:paraId="29E6B829">
            <w:pPr>
              <w:keepNext w:val="0"/>
              <w:spacing w:before="20" w:after="20" w:line="260" w:lineRule="exact"/>
              <w:ind w:left="0" w:leftChars="0" w:right="0" w:rightChars="0" w:firstLine="0" w:firstLineChars="0"/>
              <w:jc w:val="center"/>
              <w:rPr>
                <w:del w:id="1201" w:author="xh" w:date="2026-10-19T08:38:49+08:00"/>
              </w:rPr>
            </w:pPr>
            <w:del w:id="1202" w:author="xh" w:date="2026-10-19T08:38:49+08:00">
              <w:r>
                <w:rPr>
                  <w:rFonts w:ascii="Times New Roman" w:hAnsi="Times New Roman" w:eastAsia="宋体"/>
                  <w:b w:val="0"/>
                  <w:sz w:val="18"/>
                </w:rPr>
                <w:delText>5.82</w:delText>
              </w:r>
            </w:del>
          </w:p>
        </w:tc>
        <w:tc>
          <w:tcPr>
            <w:tcW w:w="1662" w:type="dxa"/>
            <w:tcMar>
              <w:left w:w="70" w:type="dxa"/>
              <w:right w:w="70" w:type="dxa"/>
            </w:tcMar>
            <w:vAlign w:val="center"/>
          </w:tcPr>
          <w:p w14:paraId="4F22C945">
            <w:pPr>
              <w:keepNext w:val="0"/>
              <w:spacing w:before="20" w:after="20" w:line="260" w:lineRule="exact"/>
              <w:ind w:left="0" w:leftChars="0" w:right="0" w:rightChars="0" w:firstLine="0" w:firstLineChars="0"/>
              <w:jc w:val="center"/>
              <w:rPr>
                <w:del w:id="1203" w:author="xh" w:date="2026-10-19T08:38:49+08:00"/>
              </w:rPr>
            </w:pPr>
            <w:del w:id="1204" w:author="xh" w:date="2026-10-19T08:38:49+08:00">
              <w:r>
                <w:rPr>
                  <w:rFonts w:ascii="Times New Roman" w:hAnsi="Times New Roman" w:eastAsia="宋体"/>
                  <w:b w:val="0"/>
                  <w:sz w:val="18"/>
                </w:rPr>
                <w:delText>39.39</w:delText>
              </w:r>
            </w:del>
          </w:p>
        </w:tc>
      </w:tr>
      <w:tr w14:paraId="2DFBDA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04" w:author="xh" w:date="2026-10-19T08:38:49+08:00"/>
        </w:trPr>
        <w:tc>
          <w:tcPr>
            <w:tcW w:w="1662" w:type="dxa"/>
            <w:tcMar>
              <w:left w:w="70" w:type="dxa"/>
              <w:right w:w="70" w:type="dxa"/>
            </w:tcMar>
            <w:vAlign w:val="center"/>
          </w:tcPr>
          <w:p w14:paraId="3CFEA9FC">
            <w:pPr>
              <w:keepNext w:val="0"/>
              <w:spacing w:before="20" w:after="20" w:line="260" w:lineRule="exact"/>
              <w:ind w:left="0" w:leftChars="0" w:right="0" w:rightChars="0" w:firstLine="0" w:firstLineChars="0"/>
              <w:jc w:val="center"/>
              <w:rPr>
                <w:del w:id="1205" w:author="xh" w:date="2026-10-19T08:38:49+08:00"/>
              </w:rPr>
            </w:pPr>
            <w:del w:id="120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73665E79">
            <w:pPr>
              <w:keepNext w:val="0"/>
              <w:spacing w:before="20" w:after="20" w:line="260" w:lineRule="exact"/>
              <w:ind w:left="0" w:leftChars="0" w:right="0" w:rightChars="0" w:firstLine="0" w:firstLineChars="0"/>
              <w:jc w:val="center"/>
              <w:rPr>
                <w:del w:id="1207" w:author="xh" w:date="2026-10-19T08:38:49+08:00"/>
              </w:rPr>
            </w:pPr>
            <w:del w:id="1208" w:author="xh" w:date="2026-10-19T08:38:49+08:00">
              <w:r>
                <w:rPr>
                  <w:rFonts w:ascii="Times New Roman" w:hAnsi="Times New Roman" w:eastAsia="宋体"/>
                  <w:b w:val="0"/>
                  <w:sz w:val="18"/>
                </w:rPr>
                <w:delText>奎山变</w:delText>
              </w:r>
            </w:del>
          </w:p>
        </w:tc>
        <w:tc>
          <w:tcPr>
            <w:tcW w:w="1662" w:type="dxa"/>
            <w:tcMar>
              <w:left w:w="70" w:type="dxa"/>
              <w:right w:w="70" w:type="dxa"/>
            </w:tcMar>
            <w:vAlign w:val="center"/>
          </w:tcPr>
          <w:p w14:paraId="54E4B948">
            <w:pPr>
              <w:keepNext w:val="0"/>
              <w:spacing w:before="20" w:after="20" w:line="260" w:lineRule="exact"/>
              <w:ind w:left="0" w:leftChars="0" w:right="0" w:rightChars="0" w:firstLine="0" w:firstLineChars="0"/>
              <w:jc w:val="center"/>
              <w:rPr>
                <w:del w:id="1209" w:author="xh" w:date="2026-10-19T08:38:49+08:00"/>
              </w:rPr>
            </w:pPr>
            <w:del w:id="1210" w:author="xh" w:date="2026-10-19T08:38:49+08:00">
              <w:r>
                <w:rPr>
                  <w:rFonts w:ascii="Times New Roman" w:hAnsi="Times New Roman" w:eastAsia="宋体"/>
                  <w:b w:val="0"/>
                  <w:sz w:val="18"/>
                </w:rPr>
                <w:delText>71.60</w:delText>
              </w:r>
            </w:del>
          </w:p>
        </w:tc>
        <w:tc>
          <w:tcPr>
            <w:tcW w:w="1662" w:type="dxa"/>
            <w:tcMar>
              <w:left w:w="70" w:type="dxa"/>
              <w:right w:w="70" w:type="dxa"/>
            </w:tcMar>
            <w:vAlign w:val="center"/>
          </w:tcPr>
          <w:p w14:paraId="3E07168C">
            <w:pPr>
              <w:keepNext w:val="0"/>
              <w:spacing w:before="20" w:after="20" w:line="260" w:lineRule="exact"/>
              <w:ind w:left="0" w:leftChars="0" w:right="0" w:rightChars="0" w:firstLine="0" w:firstLineChars="0"/>
              <w:jc w:val="center"/>
              <w:rPr>
                <w:del w:id="1211" w:author="xh" w:date="2026-10-19T08:38:49+08:00"/>
              </w:rPr>
            </w:pPr>
            <w:del w:id="1212" w:author="xh" w:date="2026-10-19T08:38:49+08:00">
              <w:r>
                <w:rPr>
                  <w:rFonts w:ascii="Times New Roman" w:hAnsi="Times New Roman" w:eastAsia="宋体"/>
                  <w:b w:val="0"/>
                  <w:sz w:val="18"/>
                </w:rPr>
                <w:delText>0.00</w:delText>
              </w:r>
            </w:del>
          </w:p>
        </w:tc>
        <w:tc>
          <w:tcPr>
            <w:tcW w:w="1662" w:type="dxa"/>
            <w:tcMar>
              <w:left w:w="70" w:type="dxa"/>
              <w:right w:w="70" w:type="dxa"/>
            </w:tcMar>
            <w:vAlign w:val="center"/>
          </w:tcPr>
          <w:p w14:paraId="4DD705D8">
            <w:pPr>
              <w:keepNext w:val="0"/>
              <w:spacing w:before="20" w:after="20" w:line="260" w:lineRule="exact"/>
              <w:ind w:left="0" w:leftChars="0" w:right="0" w:rightChars="0" w:firstLine="0" w:firstLineChars="0"/>
              <w:jc w:val="center"/>
              <w:rPr>
                <w:del w:id="1213" w:author="xh" w:date="2026-10-19T08:38:49+08:00"/>
              </w:rPr>
            </w:pPr>
            <w:del w:id="1214" w:author="xh" w:date="2026-10-19T08:38:49+08:00">
              <w:r>
                <w:rPr>
                  <w:rFonts w:ascii="Times New Roman" w:hAnsi="Times New Roman" w:eastAsia="宋体"/>
                  <w:b w:val="0"/>
                  <w:sz w:val="18"/>
                </w:rPr>
                <w:delText>71.60</w:delText>
              </w:r>
            </w:del>
          </w:p>
        </w:tc>
      </w:tr>
      <w:tr w14:paraId="603B81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05" w:author="xh" w:date="2026-10-19T08:38:49+08:00"/>
        </w:trPr>
        <w:tc>
          <w:tcPr>
            <w:tcW w:w="1662" w:type="dxa"/>
            <w:tcMar>
              <w:left w:w="70" w:type="dxa"/>
              <w:right w:w="70" w:type="dxa"/>
            </w:tcMar>
            <w:vAlign w:val="center"/>
          </w:tcPr>
          <w:p w14:paraId="1F90B173">
            <w:pPr>
              <w:keepNext w:val="0"/>
              <w:spacing w:before="20" w:after="20" w:line="260" w:lineRule="exact"/>
              <w:ind w:left="0" w:leftChars="0" w:right="0" w:rightChars="0" w:firstLine="0" w:firstLineChars="0"/>
              <w:jc w:val="center"/>
              <w:rPr>
                <w:del w:id="1215" w:author="xh" w:date="2026-10-19T08:38:49+08:00"/>
              </w:rPr>
            </w:pPr>
            <w:del w:id="121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250ABE9F">
            <w:pPr>
              <w:keepNext w:val="0"/>
              <w:spacing w:before="20" w:after="20" w:line="260" w:lineRule="exact"/>
              <w:ind w:left="0" w:leftChars="0" w:right="0" w:rightChars="0" w:firstLine="0" w:firstLineChars="0"/>
              <w:jc w:val="center"/>
              <w:rPr>
                <w:del w:id="1217" w:author="xh" w:date="2026-10-19T08:38:49+08:00"/>
              </w:rPr>
            </w:pPr>
            <w:del w:id="1218" w:author="xh" w:date="2026-10-19T08:38:49+08:00">
              <w:r>
                <w:rPr>
                  <w:rFonts w:ascii="Times New Roman" w:hAnsi="Times New Roman" w:eastAsia="宋体"/>
                  <w:b w:val="0"/>
                  <w:sz w:val="18"/>
                </w:rPr>
                <w:delText>开元变</w:delText>
              </w:r>
            </w:del>
          </w:p>
        </w:tc>
        <w:tc>
          <w:tcPr>
            <w:tcW w:w="1662" w:type="dxa"/>
            <w:tcMar>
              <w:left w:w="70" w:type="dxa"/>
              <w:right w:w="70" w:type="dxa"/>
            </w:tcMar>
            <w:vAlign w:val="center"/>
          </w:tcPr>
          <w:p w14:paraId="3F764EAD">
            <w:pPr>
              <w:keepNext w:val="0"/>
              <w:spacing w:before="20" w:after="20" w:line="260" w:lineRule="exact"/>
              <w:ind w:left="0" w:leftChars="0" w:right="0" w:rightChars="0" w:firstLine="0" w:firstLineChars="0"/>
              <w:jc w:val="center"/>
              <w:rPr>
                <w:del w:id="1219" w:author="xh" w:date="2026-10-19T08:38:49+08:00"/>
              </w:rPr>
            </w:pPr>
            <w:del w:id="1220" w:author="xh" w:date="2026-10-19T08:38:49+08:00">
              <w:r>
                <w:rPr>
                  <w:rFonts w:ascii="Times New Roman" w:hAnsi="Times New Roman" w:eastAsia="宋体"/>
                  <w:b w:val="0"/>
                  <w:sz w:val="18"/>
                </w:rPr>
                <w:delText>48.09</w:delText>
              </w:r>
            </w:del>
          </w:p>
        </w:tc>
        <w:tc>
          <w:tcPr>
            <w:tcW w:w="1662" w:type="dxa"/>
            <w:tcMar>
              <w:left w:w="70" w:type="dxa"/>
              <w:right w:w="70" w:type="dxa"/>
            </w:tcMar>
            <w:vAlign w:val="center"/>
          </w:tcPr>
          <w:p w14:paraId="7481F0C8">
            <w:pPr>
              <w:keepNext w:val="0"/>
              <w:spacing w:before="20" w:after="20" w:line="260" w:lineRule="exact"/>
              <w:ind w:left="0" w:leftChars="0" w:right="0" w:rightChars="0" w:firstLine="0" w:firstLineChars="0"/>
              <w:jc w:val="center"/>
              <w:rPr>
                <w:del w:id="1221" w:author="xh" w:date="2026-10-19T08:38:49+08:00"/>
              </w:rPr>
            </w:pPr>
            <w:del w:id="1222" w:author="xh" w:date="2026-10-19T08:38:49+08:00">
              <w:r>
                <w:rPr>
                  <w:rFonts w:ascii="Times New Roman" w:hAnsi="Times New Roman" w:eastAsia="宋体"/>
                  <w:b w:val="0"/>
                  <w:sz w:val="18"/>
                </w:rPr>
                <w:delText>0.00</w:delText>
              </w:r>
            </w:del>
          </w:p>
        </w:tc>
        <w:tc>
          <w:tcPr>
            <w:tcW w:w="1662" w:type="dxa"/>
            <w:tcMar>
              <w:left w:w="70" w:type="dxa"/>
              <w:right w:w="70" w:type="dxa"/>
            </w:tcMar>
            <w:vAlign w:val="center"/>
          </w:tcPr>
          <w:p w14:paraId="1A613883">
            <w:pPr>
              <w:keepNext w:val="0"/>
              <w:spacing w:before="20" w:after="20" w:line="260" w:lineRule="exact"/>
              <w:ind w:left="0" w:leftChars="0" w:right="0" w:rightChars="0" w:firstLine="0" w:firstLineChars="0"/>
              <w:jc w:val="center"/>
              <w:rPr>
                <w:del w:id="1223" w:author="xh" w:date="2026-10-19T08:38:49+08:00"/>
              </w:rPr>
            </w:pPr>
            <w:del w:id="1224" w:author="xh" w:date="2026-10-19T08:38:49+08:00">
              <w:r>
                <w:rPr>
                  <w:rFonts w:ascii="Times New Roman" w:hAnsi="Times New Roman" w:eastAsia="宋体"/>
                  <w:b w:val="0"/>
                  <w:sz w:val="18"/>
                </w:rPr>
                <w:delText>48.09</w:delText>
              </w:r>
            </w:del>
          </w:p>
        </w:tc>
      </w:tr>
      <w:tr w14:paraId="32AF31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06" w:author="xh" w:date="2026-10-19T08:38:49+08:00"/>
        </w:trPr>
        <w:tc>
          <w:tcPr>
            <w:tcW w:w="1662" w:type="dxa"/>
            <w:tcMar>
              <w:left w:w="70" w:type="dxa"/>
              <w:right w:w="70" w:type="dxa"/>
            </w:tcMar>
            <w:vAlign w:val="center"/>
          </w:tcPr>
          <w:p w14:paraId="45A15113">
            <w:pPr>
              <w:keepNext w:val="0"/>
              <w:spacing w:before="20" w:after="20" w:line="260" w:lineRule="exact"/>
              <w:ind w:left="0" w:leftChars="0" w:right="0" w:rightChars="0" w:firstLine="0" w:firstLineChars="0"/>
              <w:jc w:val="center"/>
              <w:rPr>
                <w:del w:id="1225" w:author="xh" w:date="2026-10-19T08:38:49+08:00"/>
              </w:rPr>
            </w:pPr>
            <w:del w:id="122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74A7B057">
            <w:pPr>
              <w:keepNext w:val="0"/>
              <w:spacing w:before="20" w:after="20" w:line="260" w:lineRule="exact"/>
              <w:ind w:left="0" w:leftChars="0" w:right="0" w:rightChars="0" w:firstLine="0" w:firstLineChars="0"/>
              <w:jc w:val="center"/>
              <w:rPr>
                <w:del w:id="1227" w:author="xh" w:date="2026-10-19T08:38:49+08:00"/>
              </w:rPr>
            </w:pPr>
            <w:del w:id="1228" w:author="xh" w:date="2026-10-19T08:38:49+08:00">
              <w:r>
                <w:rPr>
                  <w:rFonts w:ascii="Times New Roman" w:hAnsi="Times New Roman" w:eastAsia="宋体"/>
                  <w:b w:val="0"/>
                  <w:sz w:val="18"/>
                </w:rPr>
                <w:delText>龙湖变</w:delText>
              </w:r>
            </w:del>
          </w:p>
        </w:tc>
        <w:tc>
          <w:tcPr>
            <w:tcW w:w="1662" w:type="dxa"/>
            <w:tcMar>
              <w:left w:w="70" w:type="dxa"/>
              <w:right w:w="70" w:type="dxa"/>
            </w:tcMar>
            <w:vAlign w:val="center"/>
          </w:tcPr>
          <w:p w14:paraId="0BB83830">
            <w:pPr>
              <w:keepNext w:val="0"/>
              <w:spacing w:before="20" w:after="20" w:line="260" w:lineRule="exact"/>
              <w:ind w:left="0" w:leftChars="0" w:right="0" w:rightChars="0" w:firstLine="0" w:firstLineChars="0"/>
              <w:jc w:val="center"/>
              <w:rPr>
                <w:del w:id="1229" w:author="xh" w:date="2026-10-19T08:38:49+08:00"/>
              </w:rPr>
            </w:pPr>
            <w:del w:id="1230" w:author="xh" w:date="2026-10-19T08:38:49+08:00">
              <w:r>
                <w:rPr>
                  <w:rFonts w:ascii="Times New Roman" w:hAnsi="Times New Roman" w:eastAsia="宋体"/>
                  <w:b w:val="0"/>
                  <w:sz w:val="18"/>
                </w:rPr>
                <w:delText>27.22</w:delText>
              </w:r>
            </w:del>
          </w:p>
        </w:tc>
        <w:tc>
          <w:tcPr>
            <w:tcW w:w="1662" w:type="dxa"/>
            <w:tcMar>
              <w:left w:w="70" w:type="dxa"/>
              <w:right w:w="70" w:type="dxa"/>
            </w:tcMar>
            <w:vAlign w:val="center"/>
          </w:tcPr>
          <w:p w14:paraId="606E7326">
            <w:pPr>
              <w:keepNext w:val="0"/>
              <w:spacing w:before="20" w:after="20" w:line="260" w:lineRule="exact"/>
              <w:ind w:left="0" w:leftChars="0" w:right="0" w:rightChars="0" w:firstLine="0" w:firstLineChars="0"/>
              <w:jc w:val="center"/>
              <w:rPr>
                <w:del w:id="1231" w:author="xh" w:date="2026-10-19T08:38:49+08:00"/>
              </w:rPr>
            </w:pPr>
            <w:del w:id="1232" w:author="xh" w:date="2026-10-19T08:38:49+08:00">
              <w:r>
                <w:rPr>
                  <w:rFonts w:ascii="Times New Roman" w:hAnsi="Times New Roman" w:eastAsia="宋体"/>
                  <w:b w:val="0"/>
                  <w:sz w:val="18"/>
                </w:rPr>
                <w:delText>0.00</w:delText>
              </w:r>
            </w:del>
          </w:p>
        </w:tc>
        <w:tc>
          <w:tcPr>
            <w:tcW w:w="1662" w:type="dxa"/>
            <w:tcMar>
              <w:left w:w="70" w:type="dxa"/>
              <w:right w:w="70" w:type="dxa"/>
            </w:tcMar>
            <w:vAlign w:val="center"/>
          </w:tcPr>
          <w:p w14:paraId="360B7929">
            <w:pPr>
              <w:keepNext w:val="0"/>
              <w:spacing w:before="20" w:after="20" w:line="260" w:lineRule="exact"/>
              <w:ind w:left="0" w:leftChars="0" w:right="0" w:rightChars="0" w:firstLine="0" w:firstLineChars="0"/>
              <w:jc w:val="center"/>
              <w:rPr>
                <w:del w:id="1233" w:author="xh" w:date="2026-10-19T08:38:49+08:00"/>
              </w:rPr>
            </w:pPr>
            <w:del w:id="1234" w:author="xh" w:date="2026-10-19T08:38:49+08:00">
              <w:r>
                <w:rPr>
                  <w:rFonts w:ascii="Times New Roman" w:hAnsi="Times New Roman" w:eastAsia="宋体"/>
                  <w:b w:val="0"/>
                  <w:sz w:val="18"/>
                </w:rPr>
                <w:delText>27.22</w:delText>
              </w:r>
            </w:del>
          </w:p>
        </w:tc>
      </w:tr>
      <w:tr w14:paraId="095FB9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07" w:author="xh" w:date="2026-10-19T08:38:49+08:00"/>
        </w:trPr>
        <w:tc>
          <w:tcPr>
            <w:tcW w:w="1662" w:type="dxa"/>
            <w:tcMar>
              <w:left w:w="70" w:type="dxa"/>
              <w:right w:w="70" w:type="dxa"/>
            </w:tcMar>
            <w:vAlign w:val="center"/>
          </w:tcPr>
          <w:p w14:paraId="42B73F38">
            <w:pPr>
              <w:keepNext w:val="0"/>
              <w:spacing w:before="20" w:after="20" w:line="260" w:lineRule="exact"/>
              <w:ind w:left="0" w:leftChars="0" w:right="0" w:rightChars="0" w:firstLine="0" w:firstLineChars="0"/>
              <w:jc w:val="center"/>
              <w:rPr>
                <w:del w:id="1235" w:author="xh" w:date="2026-10-19T08:38:49+08:00"/>
              </w:rPr>
            </w:pPr>
            <w:del w:id="123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1AE69ED2">
            <w:pPr>
              <w:keepNext w:val="0"/>
              <w:spacing w:before="20" w:after="20" w:line="260" w:lineRule="exact"/>
              <w:ind w:left="0" w:leftChars="0" w:right="0" w:rightChars="0" w:firstLine="0" w:firstLineChars="0"/>
              <w:jc w:val="center"/>
              <w:rPr>
                <w:del w:id="1237" w:author="xh" w:date="2026-10-19T08:38:49+08:00"/>
              </w:rPr>
            </w:pPr>
            <w:del w:id="1238" w:author="xh" w:date="2026-10-19T08:38:49+08:00">
              <w:r>
                <w:rPr>
                  <w:rFonts w:ascii="Times New Roman" w:hAnsi="Times New Roman" w:eastAsia="宋体"/>
                  <w:b w:val="0"/>
                  <w:sz w:val="18"/>
                </w:rPr>
                <w:delText>刘湾变</w:delText>
              </w:r>
            </w:del>
          </w:p>
        </w:tc>
        <w:tc>
          <w:tcPr>
            <w:tcW w:w="1662" w:type="dxa"/>
            <w:tcMar>
              <w:left w:w="70" w:type="dxa"/>
              <w:right w:w="70" w:type="dxa"/>
            </w:tcMar>
            <w:vAlign w:val="center"/>
          </w:tcPr>
          <w:p w14:paraId="217905C6">
            <w:pPr>
              <w:keepNext w:val="0"/>
              <w:spacing w:before="20" w:after="20" w:line="260" w:lineRule="exact"/>
              <w:ind w:left="0" w:leftChars="0" w:right="0" w:rightChars="0" w:firstLine="0" w:firstLineChars="0"/>
              <w:jc w:val="center"/>
              <w:rPr>
                <w:del w:id="1239" w:author="xh" w:date="2026-10-19T08:38:49+08:00"/>
              </w:rPr>
            </w:pPr>
            <w:del w:id="1240" w:author="xh" w:date="2026-10-19T08:38:49+08:00">
              <w:r>
                <w:rPr>
                  <w:rFonts w:ascii="Times New Roman" w:hAnsi="Times New Roman" w:eastAsia="宋体"/>
                  <w:b w:val="0"/>
                  <w:sz w:val="18"/>
                </w:rPr>
                <w:delText>60.90</w:delText>
              </w:r>
            </w:del>
          </w:p>
        </w:tc>
        <w:tc>
          <w:tcPr>
            <w:tcW w:w="1662" w:type="dxa"/>
            <w:tcMar>
              <w:left w:w="70" w:type="dxa"/>
              <w:right w:w="70" w:type="dxa"/>
            </w:tcMar>
            <w:vAlign w:val="center"/>
          </w:tcPr>
          <w:p w14:paraId="012984CA">
            <w:pPr>
              <w:keepNext w:val="0"/>
              <w:spacing w:before="20" w:after="20" w:line="260" w:lineRule="exact"/>
              <w:ind w:left="0" w:leftChars="0" w:right="0" w:rightChars="0" w:firstLine="0" w:firstLineChars="0"/>
              <w:jc w:val="center"/>
              <w:rPr>
                <w:del w:id="1241" w:author="xh" w:date="2026-10-19T08:38:49+08:00"/>
              </w:rPr>
            </w:pPr>
            <w:del w:id="1242" w:author="xh" w:date="2026-10-19T08:38:49+08:00">
              <w:r>
                <w:rPr>
                  <w:rFonts w:ascii="Times New Roman" w:hAnsi="Times New Roman" w:eastAsia="宋体"/>
                  <w:b w:val="0"/>
                  <w:sz w:val="18"/>
                </w:rPr>
                <w:delText>11.38</w:delText>
              </w:r>
            </w:del>
          </w:p>
        </w:tc>
        <w:tc>
          <w:tcPr>
            <w:tcW w:w="1662" w:type="dxa"/>
            <w:tcMar>
              <w:left w:w="70" w:type="dxa"/>
              <w:right w:w="70" w:type="dxa"/>
            </w:tcMar>
            <w:vAlign w:val="center"/>
          </w:tcPr>
          <w:p w14:paraId="3A07E14C">
            <w:pPr>
              <w:keepNext w:val="0"/>
              <w:spacing w:before="20" w:after="20" w:line="260" w:lineRule="exact"/>
              <w:ind w:left="0" w:leftChars="0" w:right="0" w:rightChars="0" w:firstLine="0" w:firstLineChars="0"/>
              <w:jc w:val="center"/>
              <w:rPr>
                <w:del w:id="1243" w:author="xh" w:date="2026-10-19T08:38:49+08:00"/>
              </w:rPr>
            </w:pPr>
            <w:del w:id="1244" w:author="xh" w:date="2026-10-19T08:38:49+08:00">
              <w:r>
                <w:rPr>
                  <w:rFonts w:ascii="Times New Roman" w:hAnsi="Times New Roman" w:eastAsia="宋体"/>
                  <w:b w:val="0"/>
                  <w:sz w:val="18"/>
                </w:rPr>
                <w:delText>60.90</w:delText>
              </w:r>
            </w:del>
          </w:p>
        </w:tc>
      </w:tr>
      <w:tr w14:paraId="4B1BD8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08" w:author="xh" w:date="2026-10-19T08:38:49+08:00"/>
        </w:trPr>
        <w:tc>
          <w:tcPr>
            <w:tcW w:w="1662" w:type="dxa"/>
            <w:tcMar>
              <w:left w:w="70" w:type="dxa"/>
              <w:right w:w="70" w:type="dxa"/>
            </w:tcMar>
            <w:vAlign w:val="center"/>
          </w:tcPr>
          <w:p w14:paraId="12916316">
            <w:pPr>
              <w:keepNext w:val="0"/>
              <w:spacing w:before="20" w:after="20" w:line="260" w:lineRule="exact"/>
              <w:ind w:left="0" w:leftChars="0" w:right="0" w:rightChars="0" w:firstLine="0" w:firstLineChars="0"/>
              <w:jc w:val="center"/>
              <w:rPr>
                <w:del w:id="1245" w:author="xh" w:date="2026-10-19T08:38:49+08:00"/>
              </w:rPr>
            </w:pPr>
            <w:del w:id="124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50A58428">
            <w:pPr>
              <w:keepNext w:val="0"/>
              <w:spacing w:before="20" w:after="20" w:line="260" w:lineRule="exact"/>
              <w:ind w:left="0" w:leftChars="0" w:right="0" w:rightChars="0" w:firstLine="0" w:firstLineChars="0"/>
              <w:jc w:val="center"/>
              <w:rPr>
                <w:del w:id="1247" w:author="xh" w:date="2026-10-19T08:38:49+08:00"/>
              </w:rPr>
            </w:pPr>
            <w:del w:id="1248" w:author="xh" w:date="2026-10-19T08:38:49+08:00">
              <w:r>
                <w:rPr>
                  <w:rFonts w:ascii="Times New Roman" w:hAnsi="Times New Roman" w:eastAsia="宋体"/>
                  <w:b w:val="0"/>
                  <w:sz w:val="18"/>
                </w:rPr>
                <w:delText>彭场变</w:delText>
              </w:r>
            </w:del>
          </w:p>
        </w:tc>
        <w:tc>
          <w:tcPr>
            <w:tcW w:w="1662" w:type="dxa"/>
            <w:tcMar>
              <w:left w:w="70" w:type="dxa"/>
              <w:right w:w="70" w:type="dxa"/>
            </w:tcMar>
            <w:vAlign w:val="center"/>
          </w:tcPr>
          <w:p w14:paraId="5C89F5F4">
            <w:pPr>
              <w:keepNext w:val="0"/>
              <w:spacing w:before="20" w:after="20" w:line="260" w:lineRule="exact"/>
              <w:ind w:left="0" w:leftChars="0" w:right="0" w:rightChars="0" w:firstLine="0" w:firstLineChars="0"/>
              <w:jc w:val="center"/>
              <w:rPr>
                <w:del w:id="1249" w:author="xh" w:date="2026-10-19T08:38:49+08:00"/>
              </w:rPr>
            </w:pPr>
            <w:del w:id="1250" w:author="xh" w:date="2026-10-19T08:38:49+08:00">
              <w:r>
                <w:rPr>
                  <w:rFonts w:ascii="Times New Roman" w:hAnsi="Times New Roman" w:eastAsia="宋体"/>
                  <w:b w:val="0"/>
                  <w:sz w:val="18"/>
                </w:rPr>
                <w:delText>55.51</w:delText>
              </w:r>
            </w:del>
          </w:p>
        </w:tc>
        <w:tc>
          <w:tcPr>
            <w:tcW w:w="1662" w:type="dxa"/>
            <w:tcMar>
              <w:left w:w="70" w:type="dxa"/>
              <w:right w:w="70" w:type="dxa"/>
            </w:tcMar>
            <w:vAlign w:val="center"/>
          </w:tcPr>
          <w:p w14:paraId="2911D3EE">
            <w:pPr>
              <w:keepNext w:val="0"/>
              <w:spacing w:before="20" w:after="20" w:line="260" w:lineRule="exact"/>
              <w:ind w:left="0" w:leftChars="0" w:right="0" w:rightChars="0" w:firstLine="0" w:firstLineChars="0"/>
              <w:jc w:val="center"/>
              <w:rPr>
                <w:del w:id="1251" w:author="xh" w:date="2026-10-19T08:38:49+08:00"/>
              </w:rPr>
            </w:pPr>
            <w:del w:id="1252" w:author="xh" w:date="2026-10-19T08:38:49+08:00">
              <w:r>
                <w:rPr>
                  <w:rFonts w:ascii="Times New Roman" w:hAnsi="Times New Roman" w:eastAsia="宋体"/>
                  <w:b w:val="0"/>
                  <w:sz w:val="18"/>
                </w:rPr>
                <w:delText>0.00</w:delText>
              </w:r>
            </w:del>
          </w:p>
        </w:tc>
        <w:tc>
          <w:tcPr>
            <w:tcW w:w="1662" w:type="dxa"/>
            <w:tcMar>
              <w:left w:w="70" w:type="dxa"/>
              <w:right w:w="70" w:type="dxa"/>
            </w:tcMar>
            <w:vAlign w:val="center"/>
          </w:tcPr>
          <w:p w14:paraId="2D02C522">
            <w:pPr>
              <w:keepNext w:val="0"/>
              <w:spacing w:before="20" w:after="20" w:line="260" w:lineRule="exact"/>
              <w:ind w:left="0" w:leftChars="0" w:right="0" w:rightChars="0" w:firstLine="0" w:firstLineChars="0"/>
              <w:jc w:val="center"/>
              <w:rPr>
                <w:del w:id="1253" w:author="xh" w:date="2026-10-19T08:38:49+08:00"/>
              </w:rPr>
            </w:pPr>
            <w:del w:id="1254" w:author="xh" w:date="2026-10-19T08:38:49+08:00">
              <w:r>
                <w:rPr>
                  <w:rFonts w:ascii="Times New Roman" w:hAnsi="Times New Roman" w:eastAsia="宋体"/>
                  <w:b w:val="0"/>
                  <w:sz w:val="18"/>
                </w:rPr>
                <w:delText>55.51</w:delText>
              </w:r>
            </w:del>
          </w:p>
        </w:tc>
      </w:tr>
      <w:tr w14:paraId="5DF43C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09" w:author="xh" w:date="2026-10-19T08:38:49+08:00"/>
        </w:trPr>
        <w:tc>
          <w:tcPr>
            <w:tcW w:w="1662" w:type="dxa"/>
            <w:tcMar>
              <w:left w:w="70" w:type="dxa"/>
              <w:right w:w="70" w:type="dxa"/>
            </w:tcMar>
            <w:vAlign w:val="center"/>
          </w:tcPr>
          <w:p w14:paraId="562D328E">
            <w:pPr>
              <w:keepNext w:val="0"/>
              <w:spacing w:before="20" w:after="20" w:line="260" w:lineRule="exact"/>
              <w:ind w:left="0" w:leftChars="0" w:right="0" w:rightChars="0" w:firstLine="0" w:firstLineChars="0"/>
              <w:jc w:val="center"/>
              <w:rPr>
                <w:del w:id="1255" w:author="xh" w:date="2026-10-19T08:38:49+08:00"/>
              </w:rPr>
            </w:pPr>
            <w:del w:id="125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4105BFFE">
            <w:pPr>
              <w:keepNext w:val="0"/>
              <w:spacing w:before="20" w:after="20" w:line="260" w:lineRule="exact"/>
              <w:ind w:left="0" w:leftChars="0" w:right="0" w:rightChars="0" w:firstLine="0" w:firstLineChars="0"/>
              <w:jc w:val="center"/>
              <w:rPr>
                <w:del w:id="1257" w:author="xh" w:date="2026-10-19T08:38:49+08:00"/>
              </w:rPr>
            </w:pPr>
            <w:del w:id="1258" w:author="xh" w:date="2026-10-19T08:38:49+08:00">
              <w:r>
                <w:rPr>
                  <w:rFonts w:ascii="Times New Roman" w:hAnsi="Times New Roman" w:eastAsia="宋体"/>
                  <w:b w:val="0"/>
                  <w:sz w:val="18"/>
                </w:rPr>
                <w:delText>110千伏庞庄变</w:delText>
              </w:r>
            </w:del>
          </w:p>
        </w:tc>
        <w:tc>
          <w:tcPr>
            <w:tcW w:w="1662" w:type="dxa"/>
            <w:tcMar>
              <w:left w:w="70" w:type="dxa"/>
              <w:right w:w="70" w:type="dxa"/>
            </w:tcMar>
            <w:vAlign w:val="center"/>
          </w:tcPr>
          <w:p w14:paraId="555BBD88">
            <w:pPr>
              <w:keepNext w:val="0"/>
              <w:spacing w:before="20" w:after="20" w:line="260" w:lineRule="exact"/>
              <w:ind w:left="0" w:leftChars="0" w:right="0" w:rightChars="0" w:firstLine="0" w:firstLineChars="0"/>
              <w:jc w:val="center"/>
              <w:rPr>
                <w:del w:id="1259" w:author="xh" w:date="2026-10-19T08:38:49+08:00"/>
              </w:rPr>
            </w:pPr>
            <w:del w:id="1260" w:author="xh" w:date="2026-10-19T08:38:49+08:00">
              <w:r>
                <w:rPr>
                  <w:rFonts w:ascii="Times New Roman" w:hAnsi="Times New Roman" w:eastAsia="宋体"/>
                  <w:b w:val="0"/>
                  <w:sz w:val="18"/>
                </w:rPr>
                <w:delText>9.58</w:delText>
              </w:r>
            </w:del>
          </w:p>
        </w:tc>
        <w:tc>
          <w:tcPr>
            <w:tcW w:w="1662" w:type="dxa"/>
            <w:tcMar>
              <w:left w:w="70" w:type="dxa"/>
              <w:right w:w="70" w:type="dxa"/>
            </w:tcMar>
            <w:vAlign w:val="center"/>
          </w:tcPr>
          <w:p w14:paraId="4D959153">
            <w:pPr>
              <w:keepNext w:val="0"/>
              <w:spacing w:before="20" w:after="20" w:line="260" w:lineRule="exact"/>
              <w:ind w:left="0" w:leftChars="0" w:right="0" w:rightChars="0" w:firstLine="0" w:firstLineChars="0"/>
              <w:jc w:val="center"/>
              <w:rPr>
                <w:del w:id="1261" w:author="xh" w:date="2026-10-19T08:38:49+08:00"/>
              </w:rPr>
            </w:pPr>
            <w:del w:id="1262" w:author="xh" w:date="2026-10-19T08:38:49+08:00">
              <w:r>
                <w:rPr>
                  <w:rFonts w:ascii="Times New Roman" w:hAnsi="Times New Roman" w:eastAsia="宋体"/>
                  <w:b w:val="0"/>
                  <w:sz w:val="18"/>
                </w:rPr>
                <w:delText>6.06</w:delText>
              </w:r>
            </w:del>
          </w:p>
        </w:tc>
        <w:tc>
          <w:tcPr>
            <w:tcW w:w="1662" w:type="dxa"/>
            <w:tcMar>
              <w:left w:w="70" w:type="dxa"/>
              <w:right w:w="70" w:type="dxa"/>
            </w:tcMar>
            <w:vAlign w:val="center"/>
          </w:tcPr>
          <w:p w14:paraId="02BEFAA0">
            <w:pPr>
              <w:keepNext w:val="0"/>
              <w:spacing w:before="20" w:after="20" w:line="260" w:lineRule="exact"/>
              <w:ind w:left="0" w:leftChars="0" w:right="0" w:rightChars="0" w:firstLine="0" w:firstLineChars="0"/>
              <w:jc w:val="center"/>
              <w:rPr>
                <w:del w:id="1263" w:author="xh" w:date="2026-10-19T08:38:49+08:00"/>
              </w:rPr>
            </w:pPr>
            <w:del w:id="1264" w:author="xh" w:date="2026-10-19T08:38:49+08:00">
              <w:r>
                <w:rPr>
                  <w:rFonts w:ascii="Times New Roman" w:hAnsi="Times New Roman" w:eastAsia="宋体"/>
                  <w:b w:val="0"/>
                  <w:sz w:val="18"/>
                </w:rPr>
                <w:delText>9.58</w:delText>
              </w:r>
            </w:del>
          </w:p>
        </w:tc>
      </w:tr>
      <w:tr w14:paraId="546F6A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10" w:author="xh" w:date="2026-10-19T08:38:49+08:00"/>
        </w:trPr>
        <w:tc>
          <w:tcPr>
            <w:tcW w:w="1662" w:type="dxa"/>
            <w:tcMar>
              <w:left w:w="70" w:type="dxa"/>
              <w:right w:w="70" w:type="dxa"/>
            </w:tcMar>
            <w:vAlign w:val="center"/>
          </w:tcPr>
          <w:p w14:paraId="2EBC2902">
            <w:pPr>
              <w:keepNext w:val="0"/>
              <w:spacing w:before="20" w:after="20" w:line="260" w:lineRule="exact"/>
              <w:ind w:left="0" w:leftChars="0" w:right="0" w:rightChars="0" w:firstLine="0" w:firstLineChars="0"/>
              <w:jc w:val="center"/>
              <w:rPr>
                <w:del w:id="1265" w:author="xh" w:date="2026-10-19T08:38:49+08:00"/>
              </w:rPr>
            </w:pPr>
            <w:del w:id="126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570F97D9">
            <w:pPr>
              <w:keepNext w:val="0"/>
              <w:spacing w:before="20" w:after="20" w:line="260" w:lineRule="exact"/>
              <w:ind w:left="0" w:leftChars="0" w:right="0" w:rightChars="0" w:firstLine="0" w:firstLineChars="0"/>
              <w:jc w:val="center"/>
              <w:rPr>
                <w:del w:id="1267" w:author="xh" w:date="2026-10-19T08:38:49+08:00"/>
              </w:rPr>
            </w:pPr>
            <w:del w:id="1268" w:author="xh" w:date="2026-10-19T08:38:49+08:00">
              <w:r>
                <w:rPr>
                  <w:rFonts w:ascii="Times New Roman" w:hAnsi="Times New Roman" w:eastAsia="宋体"/>
                  <w:b w:val="0"/>
                  <w:sz w:val="18"/>
                </w:rPr>
                <w:delText>庆云桥变</w:delText>
              </w:r>
            </w:del>
          </w:p>
        </w:tc>
        <w:tc>
          <w:tcPr>
            <w:tcW w:w="1662" w:type="dxa"/>
            <w:tcMar>
              <w:left w:w="70" w:type="dxa"/>
              <w:right w:w="70" w:type="dxa"/>
            </w:tcMar>
            <w:vAlign w:val="center"/>
          </w:tcPr>
          <w:p w14:paraId="5C68AC85">
            <w:pPr>
              <w:keepNext w:val="0"/>
              <w:spacing w:before="20" w:after="20" w:line="260" w:lineRule="exact"/>
              <w:ind w:left="0" w:leftChars="0" w:right="0" w:rightChars="0" w:firstLine="0" w:firstLineChars="0"/>
              <w:jc w:val="center"/>
              <w:rPr>
                <w:del w:id="1269" w:author="xh" w:date="2026-10-19T08:38:49+08:00"/>
              </w:rPr>
            </w:pPr>
            <w:del w:id="1270" w:author="xh" w:date="2026-10-19T08:38:49+08:00">
              <w:r>
                <w:rPr>
                  <w:rFonts w:ascii="Times New Roman" w:hAnsi="Times New Roman" w:eastAsia="宋体"/>
                  <w:b w:val="0"/>
                  <w:sz w:val="18"/>
                </w:rPr>
                <w:delText>56.23</w:delText>
              </w:r>
            </w:del>
          </w:p>
        </w:tc>
        <w:tc>
          <w:tcPr>
            <w:tcW w:w="1662" w:type="dxa"/>
            <w:tcMar>
              <w:left w:w="70" w:type="dxa"/>
              <w:right w:w="70" w:type="dxa"/>
            </w:tcMar>
            <w:vAlign w:val="center"/>
          </w:tcPr>
          <w:p w14:paraId="600054B4">
            <w:pPr>
              <w:keepNext w:val="0"/>
              <w:spacing w:before="20" w:after="20" w:line="260" w:lineRule="exact"/>
              <w:ind w:left="0" w:leftChars="0" w:right="0" w:rightChars="0" w:firstLine="0" w:firstLineChars="0"/>
              <w:jc w:val="center"/>
              <w:rPr>
                <w:del w:id="1271" w:author="xh" w:date="2026-10-19T08:38:49+08:00"/>
              </w:rPr>
            </w:pPr>
            <w:del w:id="1272" w:author="xh" w:date="2026-10-19T08:38:49+08:00">
              <w:r>
                <w:rPr>
                  <w:rFonts w:ascii="Times New Roman" w:hAnsi="Times New Roman" w:eastAsia="宋体"/>
                  <w:b w:val="0"/>
                  <w:sz w:val="18"/>
                </w:rPr>
                <w:delText>0.00</w:delText>
              </w:r>
            </w:del>
          </w:p>
        </w:tc>
        <w:tc>
          <w:tcPr>
            <w:tcW w:w="1662" w:type="dxa"/>
            <w:tcMar>
              <w:left w:w="70" w:type="dxa"/>
              <w:right w:w="70" w:type="dxa"/>
            </w:tcMar>
            <w:vAlign w:val="center"/>
          </w:tcPr>
          <w:p w14:paraId="152F0A17">
            <w:pPr>
              <w:keepNext w:val="0"/>
              <w:spacing w:before="20" w:after="20" w:line="260" w:lineRule="exact"/>
              <w:ind w:left="0" w:leftChars="0" w:right="0" w:rightChars="0" w:firstLine="0" w:firstLineChars="0"/>
              <w:jc w:val="center"/>
              <w:rPr>
                <w:del w:id="1273" w:author="xh" w:date="2026-10-19T08:38:49+08:00"/>
              </w:rPr>
            </w:pPr>
            <w:del w:id="1274" w:author="xh" w:date="2026-10-19T08:38:49+08:00">
              <w:r>
                <w:rPr>
                  <w:rFonts w:ascii="Times New Roman" w:hAnsi="Times New Roman" w:eastAsia="宋体"/>
                  <w:b w:val="0"/>
                  <w:sz w:val="18"/>
                </w:rPr>
                <w:delText>56.23</w:delText>
              </w:r>
            </w:del>
          </w:p>
        </w:tc>
      </w:tr>
      <w:tr w14:paraId="60D561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11" w:author="xh" w:date="2026-10-19T08:38:49+08:00"/>
        </w:trPr>
        <w:tc>
          <w:tcPr>
            <w:tcW w:w="1662" w:type="dxa"/>
            <w:tcMar>
              <w:left w:w="70" w:type="dxa"/>
              <w:right w:w="70" w:type="dxa"/>
            </w:tcMar>
            <w:vAlign w:val="center"/>
          </w:tcPr>
          <w:p w14:paraId="4D738FC1">
            <w:pPr>
              <w:keepNext w:val="0"/>
              <w:spacing w:before="20" w:after="20" w:line="260" w:lineRule="exact"/>
              <w:ind w:left="0" w:leftChars="0" w:right="0" w:rightChars="0" w:firstLine="0" w:firstLineChars="0"/>
              <w:jc w:val="center"/>
              <w:rPr>
                <w:del w:id="1275" w:author="xh" w:date="2026-10-19T08:38:49+08:00"/>
              </w:rPr>
            </w:pPr>
            <w:del w:id="127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69767343">
            <w:pPr>
              <w:keepNext w:val="0"/>
              <w:spacing w:before="20" w:after="20" w:line="260" w:lineRule="exact"/>
              <w:ind w:left="0" w:leftChars="0" w:right="0" w:rightChars="0" w:firstLine="0" w:firstLineChars="0"/>
              <w:jc w:val="center"/>
              <w:rPr>
                <w:del w:id="1277" w:author="xh" w:date="2026-10-19T08:38:49+08:00"/>
              </w:rPr>
            </w:pPr>
            <w:del w:id="1278" w:author="xh" w:date="2026-10-19T08:38:49+08:00">
              <w:r>
                <w:rPr>
                  <w:rFonts w:ascii="Times New Roman" w:hAnsi="Times New Roman" w:eastAsia="宋体"/>
                  <w:b w:val="0"/>
                  <w:sz w:val="18"/>
                </w:rPr>
                <w:delText>升辉变</w:delText>
              </w:r>
            </w:del>
          </w:p>
        </w:tc>
        <w:tc>
          <w:tcPr>
            <w:tcW w:w="1662" w:type="dxa"/>
            <w:tcMar>
              <w:left w:w="70" w:type="dxa"/>
              <w:right w:w="70" w:type="dxa"/>
            </w:tcMar>
            <w:vAlign w:val="center"/>
          </w:tcPr>
          <w:p w14:paraId="78497E5D">
            <w:pPr>
              <w:keepNext w:val="0"/>
              <w:spacing w:before="20" w:after="20" w:line="260" w:lineRule="exact"/>
              <w:ind w:left="0" w:leftChars="0" w:right="0" w:rightChars="0" w:firstLine="0" w:firstLineChars="0"/>
              <w:jc w:val="center"/>
              <w:rPr>
                <w:del w:id="1279" w:author="xh" w:date="2026-10-19T08:38:49+08:00"/>
              </w:rPr>
            </w:pPr>
            <w:del w:id="1280" w:author="xh" w:date="2026-10-19T08:38:49+08:00">
              <w:r>
                <w:rPr>
                  <w:rFonts w:ascii="Times New Roman" w:hAnsi="Times New Roman" w:eastAsia="宋体"/>
                  <w:b w:val="0"/>
                  <w:sz w:val="18"/>
                </w:rPr>
                <w:delText>32.79</w:delText>
              </w:r>
            </w:del>
          </w:p>
        </w:tc>
        <w:tc>
          <w:tcPr>
            <w:tcW w:w="1662" w:type="dxa"/>
            <w:tcMar>
              <w:left w:w="70" w:type="dxa"/>
              <w:right w:w="70" w:type="dxa"/>
            </w:tcMar>
            <w:vAlign w:val="center"/>
          </w:tcPr>
          <w:p w14:paraId="1DBDF3E8">
            <w:pPr>
              <w:keepNext w:val="0"/>
              <w:spacing w:before="20" w:after="20" w:line="260" w:lineRule="exact"/>
              <w:ind w:left="0" w:leftChars="0" w:right="0" w:rightChars="0" w:firstLine="0" w:firstLineChars="0"/>
              <w:jc w:val="center"/>
              <w:rPr>
                <w:del w:id="1281" w:author="xh" w:date="2026-10-19T08:38:49+08:00"/>
              </w:rPr>
            </w:pPr>
            <w:del w:id="1282" w:author="xh" w:date="2026-10-19T08:38:49+08:00">
              <w:r>
                <w:rPr>
                  <w:rFonts w:ascii="Times New Roman" w:hAnsi="Times New Roman" w:eastAsia="宋体"/>
                  <w:b w:val="0"/>
                  <w:sz w:val="18"/>
                </w:rPr>
                <w:delText>0.00</w:delText>
              </w:r>
            </w:del>
          </w:p>
        </w:tc>
        <w:tc>
          <w:tcPr>
            <w:tcW w:w="1662" w:type="dxa"/>
            <w:tcMar>
              <w:left w:w="70" w:type="dxa"/>
              <w:right w:w="70" w:type="dxa"/>
            </w:tcMar>
            <w:vAlign w:val="center"/>
          </w:tcPr>
          <w:p w14:paraId="043F01E6">
            <w:pPr>
              <w:keepNext w:val="0"/>
              <w:spacing w:before="20" w:after="20" w:line="260" w:lineRule="exact"/>
              <w:ind w:left="0" w:leftChars="0" w:right="0" w:rightChars="0" w:firstLine="0" w:firstLineChars="0"/>
              <w:jc w:val="center"/>
              <w:rPr>
                <w:del w:id="1283" w:author="xh" w:date="2026-10-19T08:38:49+08:00"/>
              </w:rPr>
            </w:pPr>
            <w:del w:id="1284" w:author="xh" w:date="2026-10-19T08:38:49+08:00">
              <w:r>
                <w:rPr>
                  <w:rFonts w:ascii="Times New Roman" w:hAnsi="Times New Roman" w:eastAsia="宋体"/>
                  <w:b w:val="0"/>
                  <w:sz w:val="18"/>
                </w:rPr>
                <w:delText>32.79</w:delText>
              </w:r>
            </w:del>
          </w:p>
        </w:tc>
      </w:tr>
      <w:tr w14:paraId="77E840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12" w:author="xh" w:date="2026-10-19T08:38:49+08:00"/>
        </w:trPr>
        <w:tc>
          <w:tcPr>
            <w:tcW w:w="1662" w:type="dxa"/>
            <w:tcMar>
              <w:left w:w="70" w:type="dxa"/>
              <w:right w:w="70" w:type="dxa"/>
            </w:tcMar>
            <w:vAlign w:val="center"/>
          </w:tcPr>
          <w:p w14:paraId="38BFDCFA">
            <w:pPr>
              <w:keepNext w:val="0"/>
              <w:spacing w:before="20" w:after="20" w:line="260" w:lineRule="exact"/>
              <w:ind w:left="0" w:leftChars="0" w:right="0" w:rightChars="0" w:firstLine="0" w:firstLineChars="0"/>
              <w:jc w:val="center"/>
              <w:rPr>
                <w:del w:id="1285" w:author="xh" w:date="2026-10-19T08:38:49+08:00"/>
              </w:rPr>
            </w:pPr>
            <w:del w:id="128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107334F9">
            <w:pPr>
              <w:keepNext w:val="0"/>
              <w:spacing w:before="20" w:after="20" w:line="260" w:lineRule="exact"/>
              <w:ind w:left="0" w:leftChars="0" w:right="0" w:rightChars="0" w:firstLine="0" w:firstLineChars="0"/>
              <w:jc w:val="center"/>
              <w:rPr>
                <w:del w:id="1287" w:author="xh" w:date="2026-10-19T08:38:49+08:00"/>
              </w:rPr>
            </w:pPr>
            <w:del w:id="1288" w:author="xh" w:date="2026-10-19T08:38:49+08:00">
              <w:r>
                <w:rPr>
                  <w:rFonts w:ascii="Times New Roman" w:hAnsi="Times New Roman" w:eastAsia="宋体"/>
                  <w:b w:val="0"/>
                  <w:sz w:val="18"/>
                </w:rPr>
                <w:delText>山南变</w:delText>
              </w:r>
            </w:del>
          </w:p>
        </w:tc>
        <w:tc>
          <w:tcPr>
            <w:tcW w:w="1662" w:type="dxa"/>
            <w:tcMar>
              <w:left w:w="70" w:type="dxa"/>
              <w:right w:w="70" w:type="dxa"/>
            </w:tcMar>
            <w:vAlign w:val="center"/>
          </w:tcPr>
          <w:p w14:paraId="40ABF30F">
            <w:pPr>
              <w:keepNext w:val="0"/>
              <w:spacing w:before="20" w:after="20" w:line="260" w:lineRule="exact"/>
              <w:ind w:left="0" w:leftChars="0" w:right="0" w:rightChars="0" w:firstLine="0" w:firstLineChars="0"/>
              <w:jc w:val="center"/>
              <w:rPr>
                <w:del w:id="1289" w:author="xh" w:date="2026-10-19T08:38:49+08:00"/>
              </w:rPr>
            </w:pPr>
            <w:del w:id="1290" w:author="xh" w:date="2026-10-19T08:38:49+08:00">
              <w:r>
                <w:rPr>
                  <w:rFonts w:ascii="Times New Roman" w:hAnsi="Times New Roman" w:eastAsia="宋体"/>
                  <w:b w:val="0"/>
                  <w:sz w:val="18"/>
                </w:rPr>
                <w:delText>4.96</w:delText>
              </w:r>
            </w:del>
          </w:p>
        </w:tc>
        <w:tc>
          <w:tcPr>
            <w:tcW w:w="1662" w:type="dxa"/>
            <w:tcMar>
              <w:left w:w="70" w:type="dxa"/>
              <w:right w:w="70" w:type="dxa"/>
            </w:tcMar>
            <w:vAlign w:val="center"/>
          </w:tcPr>
          <w:p w14:paraId="0881F858">
            <w:pPr>
              <w:keepNext w:val="0"/>
              <w:spacing w:before="20" w:after="20" w:line="260" w:lineRule="exact"/>
              <w:ind w:left="0" w:leftChars="0" w:right="0" w:rightChars="0" w:firstLine="0" w:firstLineChars="0"/>
              <w:jc w:val="center"/>
              <w:rPr>
                <w:del w:id="1291" w:author="xh" w:date="2026-10-19T08:38:49+08:00"/>
              </w:rPr>
            </w:pPr>
            <w:del w:id="1292" w:author="xh" w:date="2026-10-19T08:38:49+08:00">
              <w:r>
                <w:rPr>
                  <w:rFonts w:ascii="Times New Roman" w:hAnsi="Times New Roman" w:eastAsia="宋体"/>
                  <w:b w:val="0"/>
                  <w:sz w:val="18"/>
                </w:rPr>
                <w:delText>0.00</w:delText>
              </w:r>
            </w:del>
          </w:p>
        </w:tc>
        <w:tc>
          <w:tcPr>
            <w:tcW w:w="1662" w:type="dxa"/>
            <w:tcMar>
              <w:left w:w="70" w:type="dxa"/>
              <w:right w:w="70" w:type="dxa"/>
            </w:tcMar>
            <w:vAlign w:val="center"/>
          </w:tcPr>
          <w:p w14:paraId="6E69FCB6">
            <w:pPr>
              <w:keepNext w:val="0"/>
              <w:spacing w:before="20" w:after="20" w:line="260" w:lineRule="exact"/>
              <w:ind w:left="0" w:leftChars="0" w:right="0" w:rightChars="0" w:firstLine="0" w:firstLineChars="0"/>
              <w:jc w:val="center"/>
              <w:rPr>
                <w:del w:id="1293" w:author="xh" w:date="2026-10-19T08:38:49+08:00"/>
              </w:rPr>
            </w:pPr>
            <w:del w:id="1294" w:author="xh" w:date="2026-10-19T08:38:49+08:00">
              <w:r>
                <w:rPr>
                  <w:rFonts w:ascii="Times New Roman" w:hAnsi="Times New Roman" w:eastAsia="宋体"/>
                  <w:b w:val="0"/>
                  <w:sz w:val="18"/>
                </w:rPr>
                <w:delText>4.96</w:delText>
              </w:r>
            </w:del>
          </w:p>
        </w:tc>
      </w:tr>
      <w:tr w14:paraId="751DA1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13" w:author="xh" w:date="2026-10-19T08:38:49+08:00"/>
        </w:trPr>
        <w:tc>
          <w:tcPr>
            <w:tcW w:w="1662" w:type="dxa"/>
            <w:tcMar>
              <w:left w:w="70" w:type="dxa"/>
              <w:right w:w="70" w:type="dxa"/>
            </w:tcMar>
            <w:vAlign w:val="center"/>
          </w:tcPr>
          <w:p w14:paraId="77E1D751">
            <w:pPr>
              <w:keepNext w:val="0"/>
              <w:spacing w:before="20" w:after="20" w:line="260" w:lineRule="exact"/>
              <w:ind w:left="0" w:leftChars="0" w:right="0" w:rightChars="0" w:firstLine="0" w:firstLineChars="0"/>
              <w:jc w:val="center"/>
              <w:rPr>
                <w:del w:id="1295" w:author="xh" w:date="2026-10-19T08:38:49+08:00"/>
              </w:rPr>
            </w:pPr>
            <w:del w:id="129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1C579B97">
            <w:pPr>
              <w:keepNext w:val="0"/>
              <w:spacing w:before="20" w:after="20" w:line="260" w:lineRule="exact"/>
              <w:ind w:left="0" w:leftChars="0" w:right="0" w:rightChars="0" w:firstLine="0" w:firstLineChars="0"/>
              <w:jc w:val="center"/>
              <w:rPr>
                <w:del w:id="1297" w:author="xh" w:date="2026-10-19T08:38:49+08:00"/>
              </w:rPr>
            </w:pPr>
            <w:del w:id="1298" w:author="xh" w:date="2026-10-19T08:38:49+08:00">
              <w:r>
                <w:rPr>
                  <w:rFonts w:ascii="Times New Roman" w:hAnsi="Times New Roman" w:eastAsia="宋体"/>
                  <w:b w:val="0"/>
                  <w:sz w:val="18"/>
                </w:rPr>
                <w:delText>石桥变</w:delText>
              </w:r>
            </w:del>
          </w:p>
        </w:tc>
        <w:tc>
          <w:tcPr>
            <w:tcW w:w="1662" w:type="dxa"/>
            <w:tcMar>
              <w:left w:w="70" w:type="dxa"/>
              <w:right w:w="70" w:type="dxa"/>
            </w:tcMar>
            <w:vAlign w:val="center"/>
          </w:tcPr>
          <w:p w14:paraId="5926EE3F">
            <w:pPr>
              <w:keepNext w:val="0"/>
              <w:spacing w:before="20" w:after="20" w:line="260" w:lineRule="exact"/>
              <w:ind w:left="0" w:leftChars="0" w:right="0" w:rightChars="0" w:firstLine="0" w:firstLineChars="0"/>
              <w:jc w:val="center"/>
              <w:rPr>
                <w:del w:id="1299" w:author="xh" w:date="2026-10-19T08:38:49+08:00"/>
              </w:rPr>
            </w:pPr>
            <w:del w:id="1300" w:author="xh" w:date="2026-10-19T08:38:49+08:00">
              <w:r>
                <w:rPr>
                  <w:rFonts w:ascii="Times New Roman" w:hAnsi="Times New Roman" w:eastAsia="宋体"/>
                  <w:b w:val="0"/>
                  <w:sz w:val="18"/>
                </w:rPr>
                <w:delText>94.08</w:delText>
              </w:r>
            </w:del>
          </w:p>
        </w:tc>
        <w:tc>
          <w:tcPr>
            <w:tcW w:w="1662" w:type="dxa"/>
            <w:tcMar>
              <w:left w:w="70" w:type="dxa"/>
              <w:right w:w="70" w:type="dxa"/>
            </w:tcMar>
            <w:vAlign w:val="center"/>
          </w:tcPr>
          <w:p w14:paraId="2268B6F2">
            <w:pPr>
              <w:keepNext w:val="0"/>
              <w:spacing w:before="20" w:after="20" w:line="260" w:lineRule="exact"/>
              <w:ind w:left="0" w:leftChars="0" w:right="0" w:rightChars="0" w:firstLine="0" w:firstLineChars="0"/>
              <w:jc w:val="center"/>
              <w:rPr>
                <w:del w:id="1301" w:author="xh" w:date="2026-10-19T08:38:49+08:00"/>
              </w:rPr>
            </w:pPr>
            <w:del w:id="1302" w:author="xh" w:date="2026-10-19T08:38:49+08:00">
              <w:r>
                <w:rPr>
                  <w:rFonts w:ascii="Times New Roman" w:hAnsi="Times New Roman" w:eastAsia="宋体"/>
                  <w:b w:val="0"/>
                  <w:sz w:val="18"/>
                </w:rPr>
                <w:delText>9.36</w:delText>
              </w:r>
            </w:del>
          </w:p>
        </w:tc>
        <w:tc>
          <w:tcPr>
            <w:tcW w:w="1662" w:type="dxa"/>
            <w:tcMar>
              <w:left w:w="70" w:type="dxa"/>
              <w:right w:w="70" w:type="dxa"/>
            </w:tcMar>
            <w:vAlign w:val="center"/>
          </w:tcPr>
          <w:p w14:paraId="2D6E6B5D">
            <w:pPr>
              <w:keepNext w:val="0"/>
              <w:spacing w:before="20" w:after="20" w:line="260" w:lineRule="exact"/>
              <w:ind w:left="0" w:leftChars="0" w:right="0" w:rightChars="0" w:firstLine="0" w:firstLineChars="0"/>
              <w:jc w:val="center"/>
              <w:rPr>
                <w:del w:id="1303" w:author="xh" w:date="2026-10-19T08:38:49+08:00"/>
              </w:rPr>
            </w:pPr>
            <w:del w:id="1304" w:author="xh" w:date="2026-10-19T08:38:49+08:00">
              <w:r>
                <w:rPr>
                  <w:rFonts w:ascii="Times New Roman" w:hAnsi="Times New Roman" w:eastAsia="宋体"/>
                  <w:b w:val="0"/>
                  <w:sz w:val="18"/>
                </w:rPr>
                <w:delText>94.08</w:delText>
              </w:r>
            </w:del>
          </w:p>
        </w:tc>
      </w:tr>
      <w:tr w14:paraId="05A73F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14" w:author="xh" w:date="2026-10-19T08:38:49+08:00"/>
        </w:trPr>
        <w:tc>
          <w:tcPr>
            <w:tcW w:w="1662" w:type="dxa"/>
            <w:tcMar>
              <w:left w:w="70" w:type="dxa"/>
              <w:right w:w="70" w:type="dxa"/>
            </w:tcMar>
            <w:vAlign w:val="center"/>
          </w:tcPr>
          <w:p w14:paraId="17CF00C3">
            <w:pPr>
              <w:keepNext w:val="0"/>
              <w:spacing w:before="20" w:after="20" w:line="260" w:lineRule="exact"/>
              <w:ind w:left="0" w:leftChars="0" w:right="0" w:rightChars="0" w:firstLine="0" w:firstLineChars="0"/>
              <w:jc w:val="center"/>
              <w:rPr>
                <w:del w:id="1305" w:author="xh" w:date="2026-10-19T08:38:49+08:00"/>
              </w:rPr>
            </w:pPr>
            <w:del w:id="130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1A51ED4F">
            <w:pPr>
              <w:keepNext w:val="0"/>
              <w:spacing w:before="20" w:after="20" w:line="260" w:lineRule="exact"/>
              <w:ind w:left="0" w:leftChars="0" w:right="0" w:rightChars="0" w:firstLine="0" w:firstLineChars="0"/>
              <w:jc w:val="center"/>
              <w:rPr>
                <w:del w:id="1307" w:author="xh" w:date="2026-10-19T08:38:49+08:00"/>
              </w:rPr>
            </w:pPr>
            <w:del w:id="1308" w:author="xh" w:date="2026-10-19T08:38:49+08:00">
              <w:r>
                <w:rPr>
                  <w:rFonts w:ascii="Times New Roman" w:hAnsi="Times New Roman" w:eastAsia="宋体"/>
                  <w:b w:val="0"/>
                  <w:sz w:val="18"/>
                </w:rPr>
                <w:delText>拾屯变</w:delText>
              </w:r>
            </w:del>
          </w:p>
        </w:tc>
        <w:tc>
          <w:tcPr>
            <w:tcW w:w="1662" w:type="dxa"/>
            <w:tcMar>
              <w:left w:w="70" w:type="dxa"/>
              <w:right w:w="70" w:type="dxa"/>
            </w:tcMar>
            <w:vAlign w:val="center"/>
          </w:tcPr>
          <w:p w14:paraId="2E969CD1">
            <w:pPr>
              <w:keepNext w:val="0"/>
              <w:spacing w:before="20" w:after="20" w:line="260" w:lineRule="exact"/>
              <w:ind w:left="0" w:leftChars="0" w:right="0" w:rightChars="0" w:firstLine="0" w:firstLineChars="0"/>
              <w:jc w:val="center"/>
              <w:rPr>
                <w:del w:id="1309" w:author="xh" w:date="2026-10-19T08:38:49+08:00"/>
              </w:rPr>
            </w:pPr>
            <w:del w:id="1310" w:author="xh" w:date="2026-10-19T08:38:49+08:00">
              <w:r>
                <w:rPr>
                  <w:rFonts w:ascii="Times New Roman" w:hAnsi="Times New Roman" w:eastAsia="宋体"/>
                  <w:b w:val="0"/>
                  <w:sz w:val="18"/>
                </w:rPr>
                <w:delText>62.83</w:delText>
              </w:r>
            </w:del>
          </w:p>
        </w:tc>
        <w:tc>
          <w:tcPr>
            <w:tcW w:w="1662" w:type="dxa"/>
            <w:tcMar>
              <w:left w:w="70" w:type="dxa"/>
              <w:right w:w="70" w:type="dxa"/>
            </w:tcMar>
            <w:vAlign w:val="center"/>
          </w:tcPr>
          <w:p w14:paraId="3CD29A07">
            <w:pPr>
              <w:keepNext w:val="0"/>
              <w:spacing w:before="20" w:after="20" w:line="260" w:lineRule="exact"/>
              <w:ind w:left="0" w:leftChars="0" w:right="0" w:rightChars="0" w:firstLine="0" w:firstLineChars="0"/>
              <w:jc w:val="center"/>
              <w:rPr>
                <w:del w:id="1311" w:author="xh" w:date="2026-10-19T08:38:49+08:00"/>
              </w:rPr>
            </w:pPr>
            <w:del w:id="1312" w:author="xh" w:date="2026-10-19T08:38:49+08:00">
              <w:r>
                <w:rPr>
                  <w:rFonts w:ascii="Times New Roman" w:hAnsi="Times New Roman" w:eastAsia="宋体"/>
                  <w:b w:val="0"/>
                  <w:sz w:val="18"/>
                </w:rPr>
                <w:delText>0.00</w:delText>
              </w:r>
            </w:del>
          </w:p>
        </w:tc>
        <w:tc>
          <w:tcPr>
            <w:tcW w:w="1662" w:type="dxa"/>
            <w:tcMar>
              <w:left w:w="70" w:type="dxa"/>
              <w:right w:w="70" w:type="dxa"/>
            </w:tcMar>
            <w:vAlign w:val="center"/>
          </w:tcPr>
          <w:p w14:paraId="6AAC58F8">
            <w:pPr>
              <w:keepNext w:val="0"/>
              <w:spacing w:before="20" w:after="20" w:line="260" w:lineRule="exact"/>
              <w:ind w:left="0" w:leftChars="0" w:right="0" w:rightChars="0" w:firstLine="0" w:firstLineChars="0"/>
              <w:jc w:val="center"/>
              <w:rPr>
                <w:del w:id="1313" w:author="xh" w:date="2026-10-19T08:38:49+08:00"/>
              </w:rPr>
            </w:pPr>
            <w:del w:id="1314" w:author="xh" w:date="2026-10-19T08:38:49+08:00">
              <w:r>
                <w:rPr>
                  <w:rFonts w:ascii="Times New Roman" w:hAnsi="Times New Roman" w:eastAsia="宋体"/>
                  <w:b w:val="0"/>
                  <w:sz w:val="18"/>
                </w:rPr>
                <w:delText>62.83</w:delText>
              </w:r>
            </w:del>
          </w:p>
        </w:tc>
      </w:tr>
      <w:tr w14:paraId="5538F8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15" w:author="xh" w:date="2026-10-19T08:38:49+08:00"/>
        </w:trPr>
        <w:tc>
          <w:tcPr>
            <w:tcW w:w="1662" w:type="dxa"/>
            <w:tcMar>
              <w:left w:w="70" w:type="dxa"/>
              <w:right w:w="70" w:type="dxa"/>
            </w:tcMar>
            <w:vAlign w:val="center"/>
          </w:tcPr>
          <w:p w14:paraId="58CE0E32">
            <w:pPr>
              <w:keepNext w:val="0"/>
              <w:spacing w:before="20" w:after="20" w:line="260" w:lineRule="exact"/>
              <w:ind w:left="0" w:leftChars="0" w:right="0" w:rightChars="0" w:firstLine="0" w:firstLineChars="0"/>
              <w:jc w:val="center"/>
              <w:rPr>
                <w:del w:id="1315" w:author="xh" w:date="2026-10-19T08:38:49+08:00"/>
              </w:rPr>
            </w:pPr>
            <w:del w:id="131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515C27A4">
            <w:pPr>
              <w:keepNext w:val="0"/>
              <w:spacing w:before="20" w:after="20" w:line="260" w:lineRule="exact"/>
              <w:ind w:left="0" w:leftChars="0" w:right="0" w:rightChars="0" w:firstLine="0" w:firstLineChars="0"/>
              <w:jc w:val="center"/>
              <w:rPr>
                <w:del w:id="1317" w:author="xh" w:date="2026-10-19T08:38:49+08:00"/>
              </w:rPr>
            </w:pPr>
            <w:del w:id="1318" w:author="xh" w:date="2026-10-19T08:38:49+08:00">
              <w:r>
                <w:rPr>
                  <w:rFonts w:ascii="Times New Roman" w:hAnsi="Times New Roman" w:eastAsia="宋体"/>
                  <w:b w:val="0"/>
                  <w:sz w:val="18"/>
                </w:rPr>
                <w:delText>统一变</w:delText>
              </w:r>
            </w:del>
          </w:p>
        </w:tc>
        <w:tc>
          <w:tcPr>
            <w:tcW w:w="1662" w:type="dxa"/>
            <w:tcMar>
              <w:left w:w="70" w:type="dxa"/>
              <w:right w:w="70" w:type="dxa"/>
            </w:tcMar>
            <w:vAlign w:val="center"/>
          </w:tcPr>
          <w:p w14:paraId="27F94FC8">
            <w:pPr>
              <w:keepNext w:val="0"/>
              <w:spacing w:before="20" w:after="20" w:line="260" w:lineRule="exact"/>
              <w:ind w:left="0" w:leftChars="0" w:right="0" w:rightChars="0" w:firstLine="0" w:firstLineChars="0"/>
              <w:jc w:val="center"/>
              <w:rPr>
                <w:del w:id="1319" w:author="xh" w:date="2026-10-19T08:38:49+08:00"/>
              </w:rPr>
            </w:pPr>
            <w:del w:id="1320" w:author="xh" w:date="2026-10-19T08:38:49+08:00">
              <w:r>
                <w:rPr>
                  <w:rFonts w:ascii="Times New Roman" w:hAnsi="Times New Roman" w:eastAsia="宋体"/>
                  <w:b w:val="0"/>
                  <w:sz w:val="18"/>
                </w:rPr>
                <w:delText>79.48</w:delText>
              </w:r>
            </w:del>
          </w:p>
        </w:tc>
        <w:tc>
          <w:tcPr>
            <w:tcW w:w="1662" w:type="dxa"/>
            <w:tcMar>
              <w:left w:w="70" w:type="dxa"/>
              <w:right w:w="70" w:type="dxa"/>
            </w:tcMar>
            <w:vAlign w:val="center"/>
          </w:tcPr>
          <w:p w14:paraId="5BA92E29">
            <w:pPr>
              <w:keepNext w:val="0"/>
              <w:spacing w:before="20" w:after="20" w:line="260" w:lineRule="exact"/>
              <w:ind w:left="0" w:leftChars="0" w:right="0" w:rightChars="0" w:firstLine="0" w:firstLineChars="0"/>
              <w:jc w:val="center"/>
              <w:rPr>
                <w:del w:id="1321" w:author="xh" w:date="2026-10-19T08:38:49+08:00"/>
              </w:rPr>
            </w:pPr>
            <w:del w:id="1322" w:author="xh" w:date="2026-10-19T08:38:49+08:00">
              <w:r>
                <w:rPr>
                  <w:rFonts w:ascii="Times New Roman" w:hAnsi="Times New Roman" w:eastAsia="宋体"/>
                  <w:b w:val="0"/>
                  <w:sz w:val="18"/>
                </w:rPr>
                <w:delText>0.00</w:delText>
              </w:r>
            </w:del>
          </w:p>
        </w:tc>
        <w:tc>
          <w:tcPr>
            <w:tcW w:w="1662" w:type="dxa"/>
            <w:tcMar>
              <w:left w:w="70" w:type="dxa"/>
              <w:right w:w="70" w:type="dxa"/>
            </w:tcMar>
            <w:vAlign w:val="center"/>
          </w:tcPr>
          <w:p w14:paraId="142BD2EF">
            <w:pPr>
              <w:keepNext w:val="0"/>
              <w:spacing w:before="20" w:after="20" w:line="260" w:lineRule="exact"/>
              <w:ind w:left="0" w:leftChars="0" w:right="0" w:rightChars="0" w:firstLine="0" w:firstLineChars="0"/>
              <w:jc w:val="center"/>
              <w:rPr>
                <w:del w:id="1323" w:author="xh" w:date="2026-10-19T08:38:49+08:00"/>
              </w:rPr>
            </w:pPr>
            <w:del w:id="1324" w:author="xh" w:date="2026-10-19T08:38:49+08:00">
              <w:r>
                <w:rPr>
                  <w:rFonts w:ascii="Times New Roman" w:hAnsi="Times New Roman" w:eastAsia="宋体"/>
                  <w:b w:val="0"/>
                  <w:sz w:val="18"/>
                </w:rPr>
                <w:delText>79.48</w:delText>
              </w:r>
            </w:del>
          </w:p>
        </w:tc>
      </w:tr>
      <w:tr w14:paraId="457772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16" w:author="xh" w:date="2026-10-19T08:38:49+08:00"/>
        </w:trPr>
        <w:tc>
          <w:tcPr>
            <w:tcW w:w="1662" w:type="dxa"/>
            <w:tcMar>
              <w:left w:w="70" w:type="dxa"/>
              <w:right w:w="70" w:type="dxa"/>
            </w:tcMar>
            <w:vAlign w:val="center"/>
          </w:tcPr>
          <w:p w14:paraId="477DD5AF">
            <w:pPr>
              <w:keepNext w:val="0"/>
              <w:spacing w:before="20" w:after="20" w:line="260" w:lineRule="exact"/>
              <w:ind w:left="0" w:leftChars="0" w:right="0" w:rightChars="0" w:firstLine="0" w:firstLineChars="0"/>
              <w:jc w:val="center"/>
              <w:rPr>
                <w:del w:id="1325" w:author="xh" w:date="2026-10-19T08:38:49+08:00"/>
              </w:rPr>
            </w:pPr>
            <w:del w:id="132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5D65D1A9">
            <w:pPr>
              <w:keepNext w:val="0"/>
              <w:spacing w:before="20" w:after="20" w:line="260" w:lineRule="exact"/>
              <w:ind w:left="0" w:leftChars="0" w:right="0" w:rightChars="0" w:firstLine="0" w:firstLineChars="0"/>
              <w:jc w:val="center"/>
              <w:rPr>
                <w:del w:id="1327" w:author="xh" w:date="2026-10-19T08:38:49+08:00"/>
              </w:rPr>
            </w:pPr>
            <w:del w:id="1328" w:author="xh" w:date="2026-10-19T08:38:49+08:00">
              <w:r>
                <w:rPr>
                  <w:rFonts w:ascii="Times New Roman" w:hAnsi="Times New Roman" w:eastAsia="宋体"/>
                  <w:b w:val="0"/>
                  <w:sz w:val="18"/>
                </w:rPr>
                <w:delText>吴庄变</w:delText>
              </w:r>
            </w:del>
          </w:p>
        </w:tc>
        <w:tc>
          <w:tcPr>
            <w:tcW w:w="1662" w:type="dxa"/>
            <w:tcMar>
              <w:left w:w="70" w:type="dxa"/>
              <w:right w:w="70" w:type="dxa"/>
            </w:tcMar>
            <w:vAlign w:val="center"/>
          </w:tcPr>
          <w:p w14:paraId="179285D2">
            <w:pPr>
              <w:keepNext w:val="0"/>
              <w:spacing w:before="20" w:after="20" w:line="260" w:lineRule="exact"/>
              <w:ind w:left="0" w:leftChars="0" w:right="0" w:rightChars="0" w:firstLine="0" w:firstLineChars="0"/>
              <w:jc w:val="center"/>
              <w:rPr>
                <w:del w:id="1329" w:author="xh" w:date="2026-10-19T08:38:49+08:00"/>
              </w:rPr>
            </w:pPr>
            <w:del w:id="1330" w:author="xh" w:date="2026-10-19T08:38:49+08:00">
              <w:r>
                <w:rPr>
                  <w:rFonts w:ascii="Times New Roman" w:hAnsi="Times New Roman" w:eastAsia="宋体"/>
                  <w:b w:val="0"/>
                  <w:sz w:val="18"/>
                </w:rPr>
                <w:delText>88.09</w:delText>
              </w:r>
            </w:del>
          </w:p>
        </w:tc>
        <w:tc>
          <w:tcPr>
            <w:tcW w:w="1662" w:type="dxa"/>
            <w:tcMar>
              <w:left w:w="70" w:type="dxa"/>
              <w:right w:w="70" w:type="dxa"/>
            </w:tcMar>
            <w:vAlign w:val="center"/>
          </w:tcPr>
          <w:p w14:paraId="1779306B">
            <w:pPr>
              <w:keepNext w:val="0"/>
              <w:spacing w:before="20" w:after="20" w:line="260" w:lineRule="exact"/>
              <w:ind w:left="0" w:leftChars="0" w:right="0" w:rightChars="0" w:firstLine="0" w:firstLineChars="0"/>
              <w:jc w:val="center"/>
              <w:rPr>
                <w:del w:id="1331" w:author="xh" w:date="2026-10-19T08:38:49+08:00"/>
              </w:rPr>
            </w:pPr>
            <w:del w:id="1332" w:author="xh" w:date="2026-10-19T08:38:49+08:00">
              <w:r>
                <w:rPr>
                  <w:rFonts w:ascii="Times New Roman" w:hAnsi="Times New Roman" w:eastAsia="宋体"/>
                  <w:b w:val="0"/>
                  <w:sz w:val="18"/>
                </w:rPr>
                <w:delText>0.00</w:delText>
              </w:r>
            </w:del>
          </w:p>
        </w:tc>
        <w:tc>
          <w:tcPr>
            <w:tcW w:w="1662" w:type="dxa"/>
            <w:tcMar>
              <w:left w:w="70" w:type="dxa"/>
              <w:right w:w="70" w:type="dxa"/>
            </w:tcMar>
            <w:vAlign w:val="center"/>
          </w:tcPr>
          <w:p w14:paraId="16CC5B9C">
            <w:pPr>
              <w:keepNext w:val="0"/>
              <w:spacing w:before="20" w:after="20" w:line="260" w:lineRule="exact"/>
              <w:ind w:left="0" w:leftChars="0" w:right="0" w:rightChars="0" w:firstLine="0" w:firstLineChars="0"/>
              <w:jc w:val="center"/>
              <w:rPr>
                <w:del w:id="1333" w:author="xh" w:date="2026-10-19T08:38:49+08:00"/>
              </w:rPr>
            </w:pPr>
            <w:del w:id="1334" w:author="xh" w:date="2026-10-19T08:38:49+08:00">
              <w:r>
                <w:rPr>
                  <w:rFonts w:ascii="Times New Roman" w:hAnsi="Times New Roman" w:eastAsia="宋体"/>
                  <w:b w:val="0"/>
                  <w:sz w:val="18"/>
                </w:rPr>
                <w:delText>88.09</w:delText>
              </w:r>
            </w:del>
          </w:p>
        </w:tc>
      </w:tr>
      <w:tr w14:paraId="68E974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17" w:author="xh" w:date="2026-10-19T08:38:49+08:00"/>
        </w:trPr>
        <w:tc>
          <w:tcPr>
            <w:tcW w:w="1662" w:type="dxa"/>
            <w:tcMar>
              <w:left w:w="70" w:type="dxa"/>
              <w:right w:w="70" w:type="dxa"/>
            </w:tcMar>
            <w:vAlign w:val="center"/>
          </w:tcPr>
          <w:p w14:paraId="3454959E">
            <w:pPr>
              <w:keepNext w:val="0"/>
              <w:spacing w:before="20" w:after="20" w:line="260" w:lineRule="exact"/>
              <w:ind w:left="0" w:leftChars="0" w:right="0" w:rightChars="0" w:firstLine="0" w:firstLineChars="0"/>
              <w:jc w:val="center"/>
              <w:rPr>
                <w:del w:id="1335" w:author="xh" w:date="2026-10-19T08:38:49+08:00"/>
              </w:rPr>
            </w:pPr>
            <w:del w:id="133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451BC488">
            <w:pPr>
              <w:keepNext w:val="0"/>
              <w:spacing w:before="20" w:after="20" w:line="260" w:lineRule="exact"/>
              <w:ind w:left="0" w:leftChars="0" w:right="0" w:rightChars="0" w:firstLine="0" w:firstLineChars="0"/>
              <w:jc w:val="center"/>
              <w:rPr>
                <w:del w:id="1337" w:author="xh" w:date="2026-10-19T08:38:49+08:00"/>
              </w:rPr>
            </w:pPr>
            <w:del w:id="1338" w:author="xh" w:date="2026-10-19T08:38:49+08:00">
              <w:r>
                <w:rPr>
                  <w:rFonts w:ascii="Times New Roman" w:hAnsi="Times New Roman" w:eastAsia="宋体"/>
                  <w:b w:val="0"/>
                  <w:sz w:val="18"/>
                </w:rPr>
                <w:delText>祥和变</w:delText>
              </w:r>
            </w:del>
          </w:p>
        </w:tc>
        <w:tc>
          <w:tcPr>
            <w:tcW w:w="1662" w:type="dxa"/>
            <w:tcMar>
              <w:left w:w="70" w:type="dxa"/>
              <w:right w:w="70" w:type="dxa"/>
            </w:tcMar>
            <w:vAlign w:val="center"/>
          </w:tcPr>
          <w:p w14:paraId="714F2DDF">
            <w:pPr>
              <w:keepNext w:val="0"/>
              <w:spacing w:before="20" w:after="20" w:line="260" w:lineRule="exact"/>
              <w:ind w:left="0" w:leftChars="0" w:right="0" w:rightChars="0" w:firstLine="0" w:firstLineChars="0"/>
              <w:jc w:val="center"/>
              <w:rPr>
                <w:del w:id="1339" w:author="xh" w:date="2026-10-19T08:38:49+08:00"/>
              </w:rPr>
            </w:pPr>
            <w:del w:id="1340" w:author="xh" w:date="2026-10-19T08:38:49+08:00">
              <w:r>
                <w:rPr>
                  <w:rFonts w:ascii="Times New Roman" w:hAnsi="Times New Roman" w:eastAsia="宋体"/>
                  <w:b w:val="0"/>
                  <w:sz w:val="18"/>
                </w:rPr>
                <w:delText>16.56</w:delText>
              </w:r>
            </w:del>
          </w:p>
        </w:tc>
        <w:tc>
          <w:tcPr>
            <w:tcW w:w="1662" w:type="dxa"/>
            <w:tcMar>
              <w:left w:w="70" w:type="dxa"/>
              <w:right w:w="70" w:type="dxa"/>
            </w:tcMar>
            <w:vAlign w:val="center"/>
          </w:tcPr>
          <w:p w14:paraId="09901C4A">
            <w:pPr>
              <w:keepNext w:val="0"/>
              <w:spacing w:before="20" w:after="20" w:line="260" w:lineRule="exact"/>
              <w:ind w:left="0" w:leftChars="0" w:right="0" w:rightChars="0" w:firstLine="0" w:firstLineChars="0"/>
              <w:jc w:val="center"/>
              <w:rPr>
                <w:del w:id="1341" w:author="xh" w:date="2026-10-19T08:38:49+08:00"/>
              </w:rPr>
            </w:pPr>
            <w:del w:id="1342" w:author="xh" w:date="2026-10-19T08:38:49+08:00">
              <w:r>
                <w:rPr>
                  <w:rFonts w:ascii="Times New Roman" w:hAnsi="Times New Roman" w:eastAsia="宋体"/>
                  <w:b w:val="0"/>
                  <w:sz w:val="18"/>
                </w:rPr>
                <w:delText>0.00</w:delText>
              </w:r>
            </w:del>
          </w:p>
        </w:tc>
        <w:tc>
          <w:tcPr>
            <w:tcW w:w="1662" w:type="dxa"/>
            <w:tcMar>
              <w:left w:w="70" w:type="dxa"/>
              <w:right w:w="70" w:type="dxa"/>
            </w:tcMar>
            <w:vAlign w:val="center"/>
          </w:tcPr>
          <w:p w14:paraId="4A17FD71">
            <w:pPr>
              <w:keepNext w:val="0"/>
              <w:spacing w:before="20" w:after="20" w:line="260" w:lineRule="exact"/>
              <w:ind w:left="0" w:leftChars="0" w:right="0" w:rightChars="0" w:firstLine="0" w:firstLineChars="0"/>
              <w:jc w:val="center"/>
              <w:rPr>
                <w:del w:id="1343" w:author="xh" w:date="2026-10-19T08:38:49+08:00"/>
              </w:rPr>
            </w:pPr>
            <w:del w:id="1344" w:author="xh" w:date="2026-10-19T08:38:49+08:00">
              <w:r>
                <w:rPr>
                  <w:rFonts w:ascii="Times New Roman" w:hAnsi="Times New Roman" w:eastAsia="宋体"/>
                  <w:b w:val="0"/>
                  <w:sz w:val="18"/>
                </w:rPr>
                <w:delText>16.56</w:delText>
              </w:r>
            </w:del>
          </w:p>
        </w:tc>
      </w:tr>
      <w:tr w14:paraId="45F7FD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18" w:author="xh" w:date="2026-10-19T08:38:49+08:00"/>
        </w:trPr>
        <w:tc>
          <w:tcPr>
            <w:tcW w:w="1662" w:type="dxa"/>
            <w:tcMar>
              <w:left w:w="70" w:type="dxa"/>
              <w:right w:w="70" w:type="dxa"/>
            </w:tcMar>
            <w:vAlign w:val="center"/>
          </w:tcPr>
          <w:p w14:paraId="0E372CEC">
            <w:pPr>
              <w:keepNext w:val="0"/>
              <w:spacing w:before="20" w:after="20" w:line="260" w:lineRule="exact"/>
              <w:ind w:left="0" w:leftChars="0" w:right="0" w:rightChars="0" w:firstLine="0" w:firstLineChars="0"/>
              <w:jc w:val="center"/>
              <w:rPr>
                <w:del w:id="1345" w:author="xh" w:date="2026-10-19T08:38:49+08:00"/>
              </w:rPr>
            </w:pPr>
            <w:del w:id="134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5ECBCCFA">
            <w:pPr>
              <w:keepNext w:val="0"/>
              <w:spacing w:before="20" w:after="20" w:line="260" w:lineRule="exact"/>
              <w:ind w:left="0" w:leftChars="0" w:right="0" w:rightChars="0" w:firstLine="0" w:firstLineChars="0"/>
              <w:jc w:val="center"/>
              <w:rPr>
                <w:del w:id="1347" w:author="xh" w:date="2026-10-19T08:38:49+08:00"/>
              </w:rPr>
            </w:pPr>
            <w:del w:id="1348" w:author="xh" w:date="2026-10-19T08:38:49+08:00">
              <w:r>
                <w:rPr>
                  <w:rFonts w:ascii="Times New Roman" w:hAnsi="Times New Roman" w:eastAsia="宋体"/>
                  <w:b w:val="0"/>
                  <w:sz w:val="18"/>
                </w:rPr>
                <w:delText>西郊变</w:delText>
              </w:r>
            </w:del>
          </w:p>
        </w:tc>
        <w:tc>
          <w:tcPr>
            <w:tcW w:w="1662" w:type="dxa"/>
            <w:tcMar>
              <w:left w:w="70" w:type="dxa"/>
              <w:right w:w="70" w:type="dxa"/>
            </w:tcMar>
            <w:vAlign w:val="center"/>
          </w:tcPr>
          <w:p w14:paraId="76B6DAB1">
            <w:pPr>
              <w:keepNext w:val="0"/>
              <w:spacing w:before="20" w:after="20" w:line="260" w:lineRule="exact"/>
              <w:ind w:left="0" w:leftChars="0" w:right="0" w:rightChars="0" w:firstLine="0" w:firstLineChars="0"/>
              <w:jc w:val="center"/>
              <w:rPr>
                <w:del w:id="1349" w:author="xh" w:date="2026-10-19T08:38:49+08:00"/>
              </w:rPr>
            </w:pPr>
            <w:del w:id="1350" w:author="xh" w:date="2026-10-19T08:38:49+08:00">
              <w:r>
                <w:rPr>
                  <w:rFonts w:ascii="Times New Roman" w:hAnsi="Times New Roman" w:eastAsia="宋体"/>
                  <w:b w:val="0"/>
                  <w:sz w:val="18"/>
                </w:rPr>
                <w:delText>109.68</w:delText>
              </w:r>
            </w:del>
          </w:p>
        </w:tc>
        <w:tc>
          <w:tcPr>
            <w:tcW w:w="1662" w:type="dxa"/>
            <w:tcMar>
              <w:left w:w="70" w:type="dxa"/>
              <w:right w:w="70" w:type="dxa"/>
            </w:tcMar>
            <w:vAlign w:val="center"/>
          </w:tcPr>
          <w:p w14:paraId="64739D7D">
            <w:pPr>
              <w:keepNext w:val="0"/>
              <w:spacing w:before="20" w:after="20" w:line="260" w:lineRule="exact"/>
              <w:ind w:left="0" w:leftChars="0" w:right="0" w:rightChars="0" w:firstLine="0" w:firstLineChars="0"/>
              <w:jc w:val="center"/>
              <w:rPr>
                <w:del w:id="1351" w:author="xh" w:date="2026-10-19T08:38:49+08:00"/>
              </w:rPr>
            </w:pPr>
            <w:del w:id="1352" w:author="xh" w:date="2026-10-19T08:38:49+08:00">
              <w:r>
                <w:rPr>
                  <w:rFonts w:ascii="Times New Roman" w:hAnsi="Times New Roman" w:eastAsia="宋体"/>
                  <w:b w:val="0"/>
                  <w:sz w:val="18"/>
                </w:rPr>
                <w:delText>0.00</w:delText>
              </w:r>
            </w:del>
          </w:p>
        </w:tc>
        <w:tc>
          <w:tcPr>
            <w:tcW w:w="1662" w:type="dxa"/>
            <w:tcMar>
              <w:left w:w="70" w:type="dxa"/>
              <w:right w:w="70" w:type="dxa"/>
            </w:tcMar>
            <w:vAlign w:val="center"/>
          </w:tcPr>
          <w:p w14:paraId="247EF847">
            <w:pPr>
              <w:keepNext w:val="0"/>
              <w:spacing w:before="20" w:after="20" w:line="260" w:lineRule="exact"/>
              <w:ind w:left="0" w:leftChars="0" w:right="0" w:rightChars="0" w:firstLine="0" w:firstLineChars="0"/>
              <w:jc w:val="center"/>
              <w:rPr>
                <w:del w:id="1353" w:author="xh" w:date="2026-10-19T08:38:49+08:00"/>
              </w:rPr>
            </w:pPr>
            <w:del w:id="1354" w:author="xh" w:date="2026-10-19T08:38:49+08:00">
              <w:r>
                <w:rPr>
                  <w:rFonts w:ascii="Times New Roman" w:hAnsi="Times New Roman" w:eastAsia="宋体"/>
                  <w:b w:val="0"/>
                  <w:sz w:val="18"/>
                </w:rPr>
                <w:delText>109.68</w:delText>
              </w:r>
            </w:del>
          </w:p>
        </w:tc>
      </w:tr>
      <w:tr w14:paraId="404FF1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19" w:author="xh" w:date="2026-10-19T08:38:49+08:00"/>
        </w:trPr>
        <w:tc>
          <w:tcPr>
            <w:tcW w:w="1662" w:type="dxa"/>
            <w:tcMar>
              <w:left w:w="70" w:type="dxa"/>
              <w:right w:w="70" w:type="dxa"/>
            </w:tcMar>
            <w:vAlign w:val="center"/>
          </w:tcPr>
          <w:p w14:paraId="55DA2E82">
            <w:pPr>
              <w:keepNext w:val="0"/>
              <w:spacing w:before="20" w:after="20" w:line="260" w:lineRule="exact"/>
              <w:ind w:left="0" w:leftChars="0" w:right="0" w:rightChars="0" w:firstLine="0" w:firstLineChars="0"/>
              <w:jc w:val="center"/>
              <w:rPr>
                <w:del w:id="1355" w:author="xh" w:date="2026-10-19T08:38:49+08:00"/>
              </w:rPr>
            </w:pPr>
            <w:del w:id="135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603B670E">
            <w:pPr>
              <w:keepNext w:val="0"/>
              <w:spacing w:before="20" w:after="20" w:line="260" w:lineRule="exact"/>
              <w:ind w:left="0" w:leftChars="0" w:right="0" w:rightChars="0" w:firstLine="0" w:firstLineChars="0"/>
              <w:jc w:val="center"/>
              <w:rPr>
                <w:del w:id="1357" w:author="xh" w:date="2026-10-19T08:38:49+08:00"/>
              </w:rPr>
            </w:pPr>
            <w:del w:id="1358" w:author="xh" w:date="2026-10-19T08:38:49+08:00">
              <w:r>
                <w:rPr>
                  <w:rFonts w:ascii="Times New Roman" w:hAnsi="Times New Roman" w:eastAsia="宋体"/>
                  <w:b w:val="0"/>
                  <w:sz w:val="18"/>
                </w:rPr>
                <w:delText>响山变</w:delText>
              </w:r>
            </w:del>
          </w:p>
        </w:tc>
        <w:tc>
          <w:tcPr>
            <w:tcW w:w="1662" w:type="dxa"/>
            <w:tcMar>
              <w:left w:w="70" w:type="dxa"/>
              <w:right w:w="70" w:type="dxa"/>
            </w:tcMar>
            <w:vAlign w:val="center"/>
          </w:tcPr>
          <w:p w14:paraId="0BBF0CAA">
            <w:pPr>
              <w:keepNext w:val="0"/>
              <w:spacing w:before="20" w:after="20" w:line="260" w:lineRule="exact"/>
              <w:ind w:left="0" w:leftChars="0" w:right="0" w:rightChars="0" w:firstLine="0" w:firstLineChars="0"/>
              <w:jc w:val="center"/>
              <w:rPr>
                <w:del w:id="1359" w:author="xh" w:date="2026-10-19T08:38:49+08:00"/>
              </w:rPr>
            </w:pPr>
            <w:del w:id="1360" w:author="xh" w:date="2026-10-19T08:38:49+08:00">
              <w:r>
                <w:rPr>
                  <w:rFonts w:ascii="Times New Roman" w:hAnsi="Times New Roman" w:eastAsia="宋体"/>
                  <w:b w:val="0"/>
                  <w:sz w:val="18"/>
                </w:rPr>
                <w:delText>45.42</w:delText>
              </w:r>
            </w:del>
          </w:p>
        </w:tc>
        <w:tc>
          <w:tcPr>
            <w:tcW w:w="1662" w:type="dxa"/>
            <w:tcMar>
              <w:left w:w="70" w:type="dxa"/>
              <w:right w:w="70" w:type="dxa"/>
            </w:tcMar>
            <w:vAlign w:val="center"/>
          </w:tcPr>
          <w:p w14:paraId="190B4D50">
            <w:pPr>
              <w:keepNext w:val="0"/>
              <w:spacing w:before="20" w:after="20" w:line="260" w:lineRule="exact"/>
              <w:ind w:left="0" w:leftChars="0" w:right="0" w:rightChars="0" w:firstLine="0" w:firstLineChars="0"/>
              <w:jc w:val="center"/>
              <w:rPr>
                <w:del w:id="1361" w:author="xh" w:date="2026-10-19T08:38:49+08:00"/>
              </w:rPr>
            </w:pPr>
            <w:del w:id="1362" w:author="xh" w:date="2026-10-19T08:38:49+08:00">
              <w:r>
                <w:rPr>
                  <w:rFonts w:ascii="Times New Roman" w:hAnsi="Times New Roman" w:eastAsia="宋体"/>
                  <w:b w:val="0"/>
                  <w:sz w:val="18"/>
                </w:rPr>
                <w:delText>0.00</w:delText>
              </w:r>
            </w:del>
          </w:p>
        </w:tc>
        <w:tc>
          <w:tcPr>
            <w:tcW w:w="1662" w:type="dxa"/>
            <w:tcMar>
              <w:left w:w="70" w:type="dxa"/>
              <w:right w:w="70" w:type="dxa"/>
            </w:tcMar>
            <w:vAlign w:val="center"/>
          </w:tcPr>
          <w:p w14:paraId="67C50A7D">
            <w:pPr>
              <w:keepNext w:val="0"/>
              <w:spacing w:before="20" w:after="20" w:line="260" w:lineRule="exact"/>
              <w:ind w:left="0" w:leftChars="0" w:right="0" w:rightChars="0" w:firstLine="0" w:firstLineChars="0"/>
              <w:jc w:val="center"/>
              <w:rPr>
                <w:del w:id="1363" w:author="xh" w:date="2026-10-19T08:38:49+08:00"/>
              </w:rPr>
            </w:pPr>
            <w:del w:id="1364" w:author="xh" w:date="2026-10-19T08:38:49+08:00">
              <w:r>
                <w:rPr>
                  <w:rFonts w:ascii="Times New Roman" w:hAnsi="Times New Roman" w:eastAsia="宋体"/>
                  <w:b w:val="0"/>
                  <w:sz w:val="18"/>
                </w:rPr>
                <w:delText>45.42</w:delText>
              </w:r>
            </w:del>
          </w:p>
        </w:tc>
      </w:tr>
      <w:tr w14:paraId="5C7516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20" w:author="xh" w:date="2026-10-19T08:38:49+08:00"/>
        </w:trPr>
        <w:tc>
          <w:tcPr>
            <w:tcW w:w="1662" w:type="dxa"/>
            <w:tcMar>
              <w:left w:w="70" w:type="dxa"/>
              <w:right w:w="70" w:type="dxa"/>
            </w:tcMar>
            <w:vAlign w:val="center"/>
          </w:tcPr>
          <w:p w14:paraId="1261433D">
            <w:pPr>
              <w:keepNext w:val="0"/>
              <w:spacing w:before="20" w:after="20" w:line="260" w:lineRule="exact"/>
              <w:ind w:left="0" w:leftChars="0" w:right="0" w:rightChars="0" w:firstLine="0" w:firstLineChars="0"/>
              <w:jc w:val="center"/>
              <w:rPr>
                <w:del w:id="1365" w:author="xh" w:date="2026-10-19T08:38:49+08:00"/>
              </w:rPr>
            </w:pPr>
            <w:del w:id="136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3864B8A1">
            <w:pPr>
              <w:keepNext w:val="0"/>
              <w:spacing w:before="20" w:after="20" w:line="260" w:lineRule="exact"/>
              <w:ind w:left="0" w:leftChars="0" w:right="0" w:rightChars="0" w:firstLine="0" w:firstLineChars="0"/>
              <w:jc w:val="center"/>
              <w:rPr>
                <w:del w:id="1367" w:author="xh" w:date="2026-10-19T08:38:49+08:00"/>
              </w:rPr>
            </w:pPr>
            <w:del w:id="1368" w:author="xh" w:date="2026-10-19T08:38:49+08:00">
              <w:r>
                <w:rPr>
                  <w:rFonts w:ascii="Times New Roman" w:hAnsi="Times New Roman" w:eastAsia="宋体"/>
                  <w:b w:val="0"/>
                  <w:sz w:val="18"/>
                </w:rPr>
                <w:delText>玉潭变</w:delText>
              </w:r>
            </w:del>
          </w:p>
        </w:tc>
        <w:tc>
          <w:tcPr>
            <w:tcW w:w="1662" w:type="dxa"/>
            <w:tcMar>
              <w:left w:w="70" w:type="dxa"/>
              <w:right w:w="70" w:type="dxa"/>
            </w:tcMar>
            <w:vAlign w:val="center"/>
          </w:tcPr>
          <w:p w14:paraId="0931FA42">
            <w:pPr>
              <w:keepNext w:val="0"/>
              <w:spacing w:before="20" w:after="20" w:line="260" w:lineRule="exact"/>
              <w:ind w:left="0" w:leftChars="0" w:right="0" w:rightChars="0" w:firstLine="0" w:firstLineChars="0"/>
              <w:jc w:val="center"/>
              <w:rPr>
                <w:del w:id="1369" w:author="xh" w:date="2026-10-19T08:38:49+08:00"/>
              </w:rPr>
            </w:pPr>
            <w:del w:id="1370" w:author="xh" w:date="2026-10-19T08:38:49+08:00">
              <w:r>
                <w:rPr>
                  <w:rFonts w:ascii="Times New Roman" w:hAnsi="Times New Roman" w:eastAsia="宋体"/>
                  <w:b w:val="0"/>
                  <w:sz w:val="18"/>
                </w:rPr>
                <w:delText>38.50</w:delText>
              </w:r>
            </w:del>
          </w:p>
        </w:tc>
        <w:tc>
          <w:tcPr>
            <w:tcW w:w="1662" w:type="dxa"/>
            <w:tcMar>
              <w:left w:w="70" w:type="dxa"/>
              <w:right w:w="70" w:type="dxa"/>
            </w:tcMar>
            <w:vAlign w:val="center"/>
          </w:tcPr>
          <w:p w14:paraId="098D7F8B">
            <w:pPr>
              <w:keepNext w:val="0"/>
              <w:spacing w:before="20" w:after="20" w:line="260" w:lineRule="exact"/>
              <w:ind w:left="0" w:leftChars="0" w:right="0" w:rightChars="0" w:firstLine="0" w:firstLineChars="0"/>
              <w:jc w:val="center"/>
              <w:rPr>
                <w:del w:id="1371" w:author="xh" w:date="2026-10-19T08:38:49+08:00"/>
              </w:rPr>
            </w:pPr>
            <w:del w:id="1372" w:author="xh" w:date="2026-10-19T08:38:49+08:00">
              <w:r>
                <w:rPr>
                  <w:rFonts w:ascii="Times New Roman" w:hAnsi="Times New Roman" w:eastAsia="宋体"/>
                  <w:b w:val="0"/>
                  <w:sz w:val="18"/>
                </w:rPr>
                <w:delText>0.00</w:delText>
              </w:r>
            </w:del>
          </w:p>
        </w:tc>
        <w:tc>
          <w:tcPr>
            <w:tcW w:w="1662" w:type="dxa"/>
            <w:tcMar>
              <w:left w:w="70" w:type="dxa"/>
              <w:right w:w="70" w:type="dxa"/>
            </w:tcMar>
            <w:vAlign w:val="center"/>
          </w:tcPr>
          <w:p w14:paraId="4F56B0EB">
            <w:pPr>
              <w:keepNext w:val="0"/>
              <w:spacing w:before="20" w:after="20" w:line="260" w:lineRule="exact"/>
              <w:ind w:left="0" w:leftChars="0" w:right="0" w:rightChars="0" w:firstLine="0" w:firstLineChars="0"/>
              <w:jc w:val="center"/>
              <w:rPr>
                <w:del w:id="1373" w:author="xh" w:date="2026-10-19T08:38:49+08:00"/>
              </w:rPr>
            </w:pPr>
            <w:del w:id="1374" w:author="xh" w:date="2026-10-19T08:38:49+08:00">
              <w:r>
                <w:rPr>
                  <w:rFonts w:ascii="Times New Roman" w:hAnsi="Times New Roman" w:eastAsia="宋体"/>
                  <w:b w:val="0"/>
                  <w:sz w:val="18"/>
                </w:rPr>
                <w:delText>38.50</w:delText>
              </w:r>
            </w:del>
          </w:p>
        </w:tc>
      </w:tr>
      <w:tr w14:paraId="6725EC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21" w:author="xh" w:date="2026-10-19T08:38:49+08:00"/>
        </w:trPr>
        <w:tc>
          <w:tcPr>
            <w:tcW w:w="1662" w:type="dxa"/>
            <w:tcMar>
              <w:left w:w="70" w:type="dxa"/>
              <w:right w:w="70" w:type="dxa"/>
            </w:tcMar>
            <w:vAlign w:val="center"/>
          </w:tcPr>
          <w:p w14:paraId="68B95305">
            <w:pPr>
              <w:keepNext w:val="0"/>
              <w:spacing w:before="20" w:after="20" w:line="260" w:lineRule="exact"/>
              <w:ind w:left="0" w:leftChars="0" w:right="0" w:rightChars="0" w:firstLine="0" w:firstLineChars="0"/>
              <w:jc w:val="center"/>
              <w:rPr>
                <w:del w:id="1375" w:author="xh" w:date="2026-10-19T08:38:49+08:00"/>
              </w:rPr>
            </w:pPr>
            <w:del w:id="137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3DC19D62">
            <w:pPr>
              <w:keepNext w:val="0"/>
              <w:spacing w:before="20" w:after="20" w:line="260" w:lineRule="exact"/>
              <w:ind w:left="0" w:leftChars="0" w:right="0" w:rightChars="0" w:firstLine="0" w:firstLineChars="0"/>
              <w:jc w:val="center"/>
              <w:rPr>
                <w:del w:id="1377" w:author="xh" w:date="2026-10-19T08:38:49+08:00"/>
              </w:rPr>
            </w:pPr>
            <w:del w:id="1378" w:author="xh" w:date="2026-10-19T08:38:49+08:00">
              <w:r>
                <w:rPr>
                  <w:rFonts w:ascii="Times New Roman" w:hAnsi="Times New Roman" w:eastAsia="宋体"/>
                  <w:b w:val="0"/>
                  <w:sz w:val="18"/>
                </w:rPr>
                <w:delText>翟山变</w:delText>
              </w:r>
            </w:del>
          </w:p>
        </w:tc>
        <w:tc>
          <w:tcPr>
            <w:tcW w:w="1662" w:type="dxa"/>
            <w:tcMar>
              <w:left w:w="70" w:type="dxa"/>
              <w:right w:w="70" w:type="dxa"/>
            </w:tcMar>
            <w:vAlign w:val="center"/>
          </w:tcPr>
          <w:p w14:paraId="71A5E2BD">
            <w:pPr>
              <w:keepNext w:val="0"/>
              <w:spacing w:before="20" w:after="20" w:line="260" w:lineRule="exact"/>
              <w:ind w:left="0" w:leftChars="0" w:right="0" w:rightChars="0" w:firstLine="0" w:firstLineChars="0"/>
              <w:jc w:val="center"/>
              <w:rPr>
                <w:del w:id="1379" w:author="xh" w:date="2026-10-19T08:38:49+08:00"/>
              </w:rPr>
            </w:pPr>
            <w:del w:id="1380" w:author="xh" w:date="2026-10-19T08:38:49+08:00">
              <w:r>
                <w:rPr>
                  <w:rFonts w:ascii="Times New Roman" w:hAnsi="Times New Roman" w:eastAsia="宋体"/>
                  <w:b w:val="0"/>
                  <w:sz w:val="18"/>
                </w:rPr>
                <w:delText>81.77</w:delText>
              </w:r>
            </w:del>
          </w:p>
        </w:tc>
        <w:tc>
          <w:tcPr>
            <w:tcW w:w="1662" w:type="dxa"/>
            <w:tcMar>
              <w:left w:w="70" w:type="dxa"/>
              <w:right w:w="70" w:type="dxa"/>
            </w:tcMar>
            <w:vAlign w:val="center"/>
          </w:tcPr>
          <w:p w14:paraId="17E6EA9A">
            <w:pPr>
              <w:keepNext w:val="0"/>
              <w:spacing w:before="20" w:after="20" w:line="260" w:lineRule="exact"/>
              <w:ind w:left="0" w:leftChars="0" w:right="0" w:rightChars="0" w:firstLine="0" w:firstLineChars="0"/>
              <w:jc w:val="center"/>
              <w:rPr>
                <w:del w:id="1381" w:author="xh" w:date="2026-10-19T08:38:49+08:00"/>
              </w:rPr>
            </w:pPr>
            <w:del w:id="1382" w:author="xh" w:date="2026-10-19T08:38:49+08:00">
              <w:r>
                <w:rPr>
                  <w:rFonts w:ascii="Times New Roman" w:hAnsi="Times New Roman" w:eastAsia="宋体"/>
                  <w:b w:val="0"/>
                  <w:sz w:val="18"/>
                </w:rPr>
                <w:delText>0.00</w:delText>
              </w:r>
            </w:del>
          </w:p>
        </w:tc>
        <w:tc>
          <w:tcPr>
            <w:tcW w:w="1662" w:type="dxa"/>
            <w:tcMar>
              <w:left w:w="70" w:type="dxa"/>
              <w:right w:w="70" w:type="dxa"/>
            </w:tcMar>
            <w:vAlign w:val="center"/>
          </w:tcPr>
          <w:p w14:paraId="6B77ADBD">
            <w:pPr>
              <w:keepNext w:val="0"/>
              <w:spacing w:before="20" w:after="20" w:line="260" w:lineRule="exact"/>
              <w:ind w:left="0" w:leftChars="0" w:right="0" w:rightChars="0" w:firstLine="0" w:firstLineChars="0"/>
              <w:jc w:val="center"/>
              <w:rPr>
                <w:del w:id="1383" w:author="xh" w:date="2026-10-19T08:38:49+08:00"/>
              </w:rPr>
            </w:pPr>
            <w:del w:id="1384" w:author="xh" w:date="2026-10-19T08:38:49+08:00">
              <w:r>
                <w:rPr>
                  <w:rFonts w:ascii="Times New Roman" w:hAnsi="Times New Roman" w:eastAsia="宋体"/>
                  <w:b w:val="0"/>
                  <w:sz w:val="18"/>
                </w:rPr>
                <w:delText>81.77</w:delText>
              </w:r>
            </w:del>
          </w:p>
        </w:tc>
      </w:tr>
      <w:tr w14:paraId="7AA39C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22" w:author="xh" w:date="2026-10-19T08:38:49+08:00"/>
        </w:trPr>
        <w:tc>
          <w:tcPr>
            <w:tcW w:w="1662" w:type="dxa"/>
            <w:tcMar>
              <w:left w:w="70" w:type="dxa"/>
              <w:right w:w="70" w:type="dxa"/>
            </w:tcMar>
            <w:vAlign w:val="center"/>
          </w:tcPr>
          <w:p w14:paraId="06B814BC">
            <w:pPr>
              <w:keepNext w:val="0"/>
              <w:spacing w:before="20" w:after="20" w:line="260" w:lineRule="exact"/>
              <w:ind w:left="0" w:leftChars="0" w:right="0" w:rightChars="0" w:firstLine="0" w:firstLineChars="0"/>
              <w:jc w:val="center"/>
              <w:rPr>
                <w:del w:id="1385" w:author="xh" w:date="2026-10-19T08:38:49+08:00"/>
              </w:rPr>
            </w:pPr>
            <w:del w:id="1386" w:author="xh" w:date="2026-10-19T08:38:49+08:00">
              <w:r>
                <w:rPr>
                  <w:rFonts w:ascii="Times New Roman" w:hAnsi="Times New Roman" w:eastAsia="宋体"/>
                  <w:b w:val="0"/>
                  <w:sz w:val="18"/>
                </w:rPr>
                <w:delText>市区</w:delText>
              </w:r>
            </w:del>
          </w:p>
        </w:tc>
        <w:tc>
          <w:tcPr>
            <w:tcW w:w="1662" w:type="dxa"/>
            <w:tcMar>
              <w:left w:w="70" w:type="dxa"/>
              <w:right w:w="70" w:type="dxa"/>
            </w:tcMar>
            <w:vAlign w:val="center"/>
          </w:tcPr>
          <w:p w14:paraId="1436D9D6">
            <w:pPr>
              <w:keepNext w:val="0"/>
              <w:spacing w:before="20" w:after="20" w:line="260" w:lineRule="exact"/>
              <w:ind w:left="0" w:leftChars="0" w:right="0" w:rightChars="0" w:firstLine="0" w:firstLineChars="0"/>
              <w:jc w:val="center"/>
              <w:rPr>
                <w:del w:id="1387" w:author="xh" w:date="2026-10-19T08:38:49+08:00"/>
              </w:rPr>
            </w:pPr>
            <w:del w:id="1388" w:author="xh" w:date="2026-10-19T08:38:49+08:00">
              <w:r>
                <w:rPr>
                  <w:rFonts w:ascii="Times New Roman" w:hAnsi="Times New Roman" w:eastAsia="宋体"/>
                  <w:b w:val="0"/>
                  <w:sz w:val="18"/>
                </w:rPr>
                <w:delText>茱萸变</w:delText>
              </w:r>
            </w:del>
          </w:p>
        </w:tc>
        <w:tc>
          <w:tcPr>
            <w:tcW w:w="1662" w:type="dxa"/>
            <w:tcMar>
              <w:left w:w="70" w:type="dxa"/>
              <w:right w:w="70" w:type="dxa"/>
            </w:tcMar>
            <w:vAlign w:val="center"/>
          </w:tcPr>
          <w:p w14:paraId="527B0815">
            <w:pPr>
              <w:keepNext w:val="0"/>
              <w:spacing w:before="20" w:after="20" w:line="260" w:lineRule="exact"/>
              <w:ind w:left="0" w:leftChars="0" w:right="0" w:rightChars="0" w:firstLine="0" w:firstLineChars="0"/>
              <w:jc w:val="center"/>
              <w:rPr>
                <w:del w:id="1389" w:author="xh" w:date="2026-10-19T08:38:49+08:00"/>
              </w:rPr>
            </w:pPr>
            <w:del w:id="1390" w:author="xh" w:date="2026-10-19T08:38:49+08:00">
              <w:r>
                <w:rPr>
                  <w:rFonts w:ascii="Times New Roman" w:hAnsi="Times New Roman" w:eastAsia="宋体"/>
                  <w:b w:val="0"/>
                  <w:sz w:val="18"/>
                </w:rPr>
                <w:delText>14.08</w:delText>
              </w:r>
            </w:del>
          </w:p>
        </w:tc>
        <w:tc>
          <w:tcPr>
            <w:tcW w:w="1662" w:type="dxa"/>
            <w:tcMar>
              <w:left w:w="70" w:type="dxa"/>
              <w:right w:w="70" w:type="dxa"/>
            </w:tcMar>
            <w:vAlign w:val="center"/>
          </w:tcPr>
          <w:p w14:paraId="2BECE9D4">
            <w:pPr>
              <w:keepNext w:val="0"/>
              <w:spacing w:before="20" w:after="20" w:line="260" w:lineRule="exact"/>
              <w:ind w:left="0" w:leftChars="0" w:right="0" w:rightChars="0" w:firstLine="0" w:firstLineChars="0"/>
              <w:jc w:val="center"/>
              <w:rPr>
                <w:del w:id="1391" w:author="xh" w:date="2026-10-19T08:38:49+08:00"/>
              </w:rPr>
            </w:pPr>
            <w:del w:id="1392" w:author="xh" w:date="2026-10-19T08:38:49+08:00">
              <w:r>
                <w:rPr>
                  <w:rFonts w:ascii="Times New Roman" w:hAnsi="Times New Roman" w:eastAsia="宋体"/>
                  <w:b w:val="0"/>
                  <w:sz w:val="18"/>
                </w:rPr>
                <w:delText>4.80</w:delText>
              </w:r>
            </w:del>
          </w:p>
        </w:tc>
        <w:tc>
          <w:tcPr>
            <w:tcW w:w="1662" w:type="dxa"/>
            <w:tcMar>
              <w:left w:w="70" w:type="dxa"/>
              <w:right w:w="70" w:type="dxa"/>
            </w:tcMar>
            <w:vAlign w:val="center"/>
          </w:tcPr>
          <w:p w14:paraId="325457F6">
            <w:pPr>
              <w:keepNext w:val="0"/>
              <w:spacing w:before="20" w:after="20" w:line="260" w:lineRule="exact"/>
              <w:ind w:left="0" w:leftChars="0" w:right="0" w:rightChars="0" w:firstLine="0" w:firstLineChars="0"/>
              <w:jc w:val="center"/>
              <w:rPr>
                <w:del w:id="1393" w:author="xh" w:date="2026-10-19T08:38:49+08:00"/>
              </w:rPr>
            </w:pPr>
            <w:del w:id="1394" w:author="xh" w:date="2026-10-19T08:38:49+08:00">
              <w:r>
                <w:rPr>
                  <w:rFonts w:ascii="Times New Roman" w:hAnsi="Times New Roman" w:eastAsia="宋体"/>
                  <w:b w:val="0"/>
                  <w:sz w:val="18"/>
                </w:rPr>
                <w:delText>14.08</w:delText>
              </w:r>
            </w:del>
          </w:p>
        </w:tc>
      </w:tr>
      <w:tr>
        <w:trPr>
          <w:cantSplit/>
          <w:tblHeader/>
          <w:ins w:id="1395" w:author="xh" w:date="2026-10-19T08:38:49+08:00"/>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42" w:author="xh" w:date="2026-10-19T08:38:49+08:00"/>
              </w:rPr>
            </w:pPr>
            <w:ins w:id="1443" w:author="xh" w:date="2026-10-19T08:38:49+08:00">
              <w:r>
                <w:rPr>
                  <w:rFonts w:ascii="Times New Roman" w:hAnsi="Times New Roman" w:eastAsia="宋体"/>
                  <w:b/>
                  <w:sz w:val="18"/>
                </w:rPr>
                <w:t>地区</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44" w:author="xh" w:date="2026-10-19T08:38:49+08:00"/>
              </w:rPr>
            </w:pPr>
            <w:ins w:id="1445" w:author="xh" w:date="2026-10-19T08:38:49+08:00">
              <w:r>
                <w:rPr>
                  <w:rFonts w:ascii="Times New Roman" w:hAnsi="Times New Roman" w:eastAsia="宋体"/>
                  <w:b/>
                  <w:sz w:val="18"/>
                </w:rPr>
                <w:t>110 kV变电站</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46" w:author="xh" w:date="2026-10-19T08:38:49+08:00"/>
              </w:rPr>
            </w:pPr>
            <w:ins w:id="1447" w:author="xh" w:date="2026-10-19T08:38:49+08:00">
              <w:r>
                <w:rPr>
                  <w:rFonts w:ascii="Times New Roman" w:hAnsi="Times New Roman" w:eastAsia="宋体"/>
                  <w:b/>
                  <w:sz w:val="18"/>
                </w:rPr>
                <w:t>最大正向净负荷/MW</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48" w:author="xh" w:date="2026-10-19T08:38:49+08:00"/>
              </w:rPr>
            </w:pPr>
            <w:ins w:id="1449" w:author="xh" w:date="2026-10-19T08:38:49+08:00">
              <w:r>
                <w:rPr>
                  <w:rFonts w:ascii="Times New Roman" w:hAnsi="Times New Roman" w:eastAsia="宋体"/>
                  <w:b/>
                  <w:sz w:val="18"/>
                </w:rPr>
                <w:t>最大反向净负荷/MW</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0" w:author="xh" w:date="2026-10-19T08:38:49+08:00"/>
              </w:rPr>
            </w:pPr>
            <w:ins w:id="1451" w:author="xh" w:date="2026-10-19T08:38:49+08:00">
              <w:r>
                <w:rPr>
                  <w:rFonts w:ascii="Times New Roman" w:hAnsi="Times New Roman" w:eastAsia="宋体"/>
                  <w:b/>
                  <w:sz w:val="18"/>
                </w:rPr>
                <w:t>净负荷最大绝对值/MW</w:t>
              </w:r>
            </w:ins>
          </w:p>
        </w:tc>
      </w:tr>
      <w:tr>
        <w:trPr>
          <w:cantSplit/>
          <w:ins w:id="1396"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52" w:author="xh" w:date="2026-10-19T08:38:49+08:00"/>
              </w:rPr>
            </w:pPr>
            <w:ins w:id="1453" w:author="xh" w:date="2026-10-19T08:38:49+08:00">
              <w:r>
                <w:rPr>
                  <w:rFonts w:ascii="Times New Roman" w:hAnsi="Times New Roman" w:eastAsia="宋体"/>
                  <w:b w:val="0"/>
                  <w:sz w:val="18"/>
                </w:rPr>
                <w:t>邳州</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54" w:author="xh" w:date="2026-10-19T08:38:49+08:00"/>
              </w:rPr>
            </w:pPr>
            <w:ins w:id="1455" w:author="xh" w:date="2026-10-19T08:38:49+08:00">
              <w:r>
                <w:rPr>
                  <w:rFonts w:ascii="Times New Roman" w:hAnsi="Times New Roman" w:eastAsia="宋体"/>
                  <w:b w:val="0"/>
                  <w:sz w:val="18"/>
                </w:rPr>
                <w:t>八义集变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56" w:author="xh" w:date="2026-10-19T08:38:49+08:00"/>
              </w:rPr>
            </w:pPr>
            <w:ins w:id="1457" w:author="xh" w:date="2026-10-19T08:38:49+08:00">
              <w:r>
                <w:rPr>
                  <w:rFonts w:ascii="Times New Roman" w:hAnsi="Times New Roman" w:eastAsia="宋体"/>
                  <w:b w:val="0"/>
                  <w:sz w:val="18"/>
                </w:rPr>
                <w:t>37.04</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58" w:author="xh" w:date="2026-10-19T08:38:49+08:00"/>
              </w:rPr>
            </w:pPr>
            <w:ins w:id="1459" w:author="xh" w:date="2026-10-19T08:38:49+08:00">
              <w:r>
                <w:rPr>
                  <w:rFonts w:ascii="Times New Roman" w:hAnsi="Times New Roman" w:eastAsia="宋体"/>
                  <w:b w:val="0"/>
                  <w:sz w:val="18"/>
                </w:rPr>
                <w:t>19.02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60" w:author="xh" w:date="2026-10-19T08:38:49+08:00"/>
              </w:rPr>
            </w:pPr>
            <w:ins w:id="1461" w:author="xh" w:date="2026-10-19T08:38:49+08:00">
              <w:r>
                <w:rPr>
                  <w:rFonts w:ascii="Times New Roman" w:hAnsi="Times New Roman" w:eastAsia="宋体"/>
                  <w:b w:val="0"/>
                  <w:sz w:val="18"/>
                </w:rPr>
                <w:t>37.04</w:t>
              </w:r>
            </w:ins>
          </w:p>
        </w:tc>
      </w:tr>
      <w:tr>
        <w:trPr>
          <w:cantSplit/>
          <w:ins w:id="1397"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62" w:author="xh" w:date="2026-10-19T08:38:49+08:00"/>
              </w:rPr>
            </w:pPr>
            <w:ins w:id="1463" w:author="xh" w:date="2026-10-19T08:38:49+08:00">
              <w:r>
                <w:rPr>
                  <w:rFonts w:ascii="Times New Roman" w:hAnsi="Times New Roman" w:eastAsia="宋体"/>
                  <w:b w:val="0"/>
                  <w:sz w:val="18"/>
                </w:rPr>
                <w:t>邳州</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64" w:author="xh" w:date="2026-10-19T08:38:49+08:00"/>
              </w:rPr>
            </w:pPr>
            <w:ins w:id="1465" w:author="xh" w:date="2026-10-19T08:38:49+08:00">
              <w:r>
                <w:rPr>
                  <w:rFonts w:ascii="Times New Roman" w:hAnsi="Times New Roman" w:eastAsia="宋体"/>
                  <w:b w:val="0"/>
                  <w:sz w:val="18"/>
                </w:rPr>
                <w:t>大宋变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66" w:author="xh" w:date="2026-10-19T08:38:49+08:00"/>
              </w:rPr>
            </w:pPr>
            <w:ins w:id="1467" w:author="xh" w:date="2026-10-19T08:38:49+08:00">
              <w:r>
                <w:rPr>
                  <w:rFonts w:ascii="Times New Roman" w:hAnsi="Times New Roman" w:eastAsia="宋体"/>
                  <w:b w:val="0"/>
                  <w:sz w:val="18"/>
                </w:rPr>
                <w:t>69.09</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68" w:author="xh" w:date="2026-10-19T08:38:49+08:00"/>
              </w:rPr>
            </w:pPr>
            <w:ins w:id="1469" w:author="xh" w:date="2026-10-19T08:38:49+08:00">
              <w:r>
                <w:rPr>
                  <w:rFonts w:ascii="Times New Roman" w:hAnsi="Times New Roman" w:eastAsia="宋体"/>
                  <w:b w:val="0"/>
                  <w:sz w:val="18"/>
                </w:rPr>
                <w:t>31.61</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70" w:author="xh" w:date="2026-10-19T08:38:49+08:00"/>
              </w:rPr>
            </w:pPr>
            <w:ins w:id="1471" w:author="xh" w:date="2026-10-19T08:38:49+08:00">
              <w:r>
                <w:rPr>
                  <w:rFonts w:ascii="Times New Roman" w:hAnsi="Times New Roman" w:eastAsia="宋体"/>
                  <w:b w:val="0"/>
                  <w:sz w:val="18"/>
                </w:rPr>
                <w:t>69.09</w:t>
              </w:r>
            </w:ins>
          </w:p>
        </w:tc>
      </w:tr>
      <w:tr>
        <w:trPr>
          <w:cantSplit/>
          <w:ins w:id="1398"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72" w:author="xh" w:date="2026-10-19T08:38:49+08:00"/>
              </w:rPr>
            </w:pPr>
            <w:ins w:id="1473" w:author="xh" w:date="2026-10-19T08:38:49+08:00">
              <w:r>
                <w:rPr>
                  <w:rFonts w:ascii="Times New Roman" w:hAnsi="Times New Roman" w:eastAsia="宋体"/>
                  <w:b w:val="0"/>
                  <w:sz w:val="18"/>
                </w:rPr>
                <w:t>邳州</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74" w:author="xh" w:date="2026-10-19T08:38:49+08:00"/>
              </w:rPr>
            </w:pPr>
            <w:ins w:id="1475" w:author="xh" w:date="2026-10-19T08:38:49+08:00">
              <w:r>
                <w:rPr>
                  <w:rFonts w:ascii="Times New Roman" w:hAnsi="Times New Roman" w:eastAsia="宋体"/>
                  <w:b w:val="0"/>
                  <w:sz w:val="18"/>
                </w:rPr>
                <w:t>戴圩变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76" w:author="xh" w:date="2026-10-19T08:38:49+08:00"/>
              </w:rPr>
            </w:pPr>
            <w:ins w:id="1477" w:author="xh" w:date="2026-10-19T08:38:49+08:00">
              <w:r>
                <w:rPr>
                  <w:rFonts w:ascii="Times New Roman" w:hAnsi="Times New Roman" w:eastAsia="宋体"/>
                  <w:b w:val="0"/>
                  <w:sz w:val="18"/>
                </w:rPr>
                <w:t>30.15</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78" w:author="xh" w:date="2026-10-19T08:38:49+08:00"/>
              </w:rPr>
            </w:pPr>
            <w:ins w:id="1479" w:author="xh" w:date="2026-10-19T08:38:49+08:00">
              <w:r>
                <w:rPr>
                  <w:rFonts w:ascii="Times New Roman" w:hAnsi="Times New Roman" w:eastAsia="宋体"/>
                  <w:b w:val="0"/>
                  <w:sz w:val="18"/>
                </w:rPr>
                <w:t>24.34</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80" w:author="xh" w:date="2026-10-19T08:38:49+08:00"/>
              </w:rPr>
            </w:pPr>
            <w:ins w:id="1481" w:author="xh" w:date="2026-10-19T08:38:49+08:00">
              <w:r>
                <w:rPr>
                  <w:rFonts w:ascii="Times New Roman" w:hAnsi="Times New Roman" w:eastAsia="宋体"/>
                  <w:b w:val="0"/>
                  <w:sz w:val="18"/>
                </w:rPr>
                <w:t>30.15</w:t>
              </w:r>
            </w:ins>
          </w:p>
        </w:tc>
      </w:tr>
      <w:tr>
        <w:trPr>
          <w:cantSplit/>
          <w:ins w:id="1399"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82" w:author="xh" w:date="2026-10-19T08:38:49+08:00"/>
              </w:rPr>
            </w:pPr>
            <w:ins w:id="1483" w:author="xh" w:date="2026-10-19T08:38:49+08:00">
              <w:r>
                <w:rPr>
                  <w:rFonts w:ascii="Times New Roman" w:hAnsi="Times New Roman" w:eastAsia="宋体"/>
                  <w:b w:val="0"/>
                  <w:sz w:val="18"/>
                </w:rPr>
                <w:t>邳州</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84" w:author="xh" w:date="2026-10-19T08:38:49+08:00"/>
              </w:rPr>
            </w:pPr>
            <w:ins w:id="1485" w:author="xh" w:date="2026-10-19T08:38:49+08:00">
              <w:r>
                <w:rPr>
                  <w:rFonts w:ascii="Times New Roman" w:hAnsi="Times New Roman" w:eastAsia="宋体"/>
                  <w:b w:val="0"/>
                  <w:sz w:val="18"/>
                </w:rPr>
                <w:t>戴庄变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86" w:author="xh" w:date="2026-10-19T08:38:49+08:00"/>
              </w:rPr>
            </w:pPr>
            <w:ins w:id="1487" w:author="xh" w:date="2026-10-19T08:38:49+08:00">
              <w:r>
                <w:rPr>
                  <w:rFonts w:ascii="Times New Roman" w:hAnsi="Times New Roman" w:eastAsia="宋体"/>
                  <w:b w:val="0"/>
                  <w:sz w:val="18"/>
                </w:rPr>
                <w:t>30.44</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88" w:author="xh" w:date="2026-10-19T08:38:49+08:00"/>
              </w:rPr>
            </w:pPr>
            <w:ins w:id="1489" w:author="xh" w:date="2026-10-19T08:38:49+08:00">
              <w:r>
                <w:rPr>
                  <w:rFonts w:ascii="Times New Roman" w:hAnsi="Times New Roman" w:eastAsia="宋体"/>
                  <w:b w:val="0"/>
                  <w:sz w:val="18"/>
                </w:rPr>
                <w:t>47.23</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90" w:author="xh" w:date="2026-10-19T08:38:49+08:00"/>
              </w:rPr>
            </w:pPr>
            <w:ins w:id="1491" w:author="xh" w:date="2026-10-19T08:38:49+08:00">
              <w:r>
                <w:rPr>
                  <w:rFonts w:ascii="Times New Roman" w:hAnsi="Times New Roman" w:eastAsia="宋体"/>
                  <w:b w:val="0"/>
                  <w:sz w:val="18"/>
                </w:rPr>
                <w:t>47.23</w:t>
              </w:r>
            </w:ins>
          </w:p>
        </w:tc>
      </w:tr>
      <w:tr>
        <w:trPr>
          <w:cantSplit/>
          <w:ins w:id="1400"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92" w:author="xh" w:date="2026-10-19T08:38:49+08:00"/>
              </w:rPr>
            </w:pPr>
            <w:ins w:id="1493" w:author="xh" w:date="2026-10-19T08:38:49+08:00">
              <w:r>
                <w:rPr>
                  <w:rFonts w:ascii="Times New Roman" w:hAnsi="Times New Roman" w:eastAsia="宋体"/>
                  <w:b w:val="0"/>
                  <w:sz w:val="18"/>
                </w:rPr>
                <w:t>邳州</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94" w:author="xh" w:date="2026-10-19T08:38:49+08:00"/>
              </w:rPr>
            </w:pPr>
            <w:ins w:id="1495" w:author="xh" w:date="2026-10-19T08:38:49+08:00">
              <w:r>
                <w:rPr>
                  <w:rFonts w:ascii="Times New Roman" w:hAnsi="Times New Roman" w:eastAsia="宋体"/>
                  <w:b w:val="0"/>
                  <w:sz w:val="18"/>
                </w:rPr>
                <w:t>杜村变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96" w:author="xh" w:date="2026-10-19T08:38:49+08:00"/>
              </w:rPr>
            </w:pPr>
            <w:ins w:id="1497" w:author="xh" w:date="2026-10-19T08:38:49+08:00">
              <w:r>
                <w:rPr>
                  <w:rFonts w:ascii="Times New Roman" w:hAnsi="Times New Roman" w:eastAsia="宋体"/>
                  <w:b w:val="0"/>
                  <w:sz w:val="18"/>
                </w:rPr>
                <w:t>91.60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98" w:author="xh" w:date="2026-10-19T08:38:49+08:00"/>
              </w:rPr>
            </w:pPr>
            <w:ins w:id="1499" w:author="xh" w:date="2026-10-19T08:38:49+08:00">
              <w:r>
                <w:rPr>
                  <w:rFonts w:ascii="Times New Roman" w:hAnsi="Times New Roman" w:eastAsia="宋体"/>
                  <w:b w:val="0"/>
                  <w:sz w:val="18"/>
                </w:rPr>
                <w:t>18.04</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00" w:author="xh" w:date="2026-10-19T08:38:49+08:00"/>
              </w:rPr>
            </w:pPr>
            <w:ins w:id="1501" w:author="xh" w:date="2026-10-19T08:38:49+08:00">
              <w:r>
                <w:rPr>
                  <w:rFonts w:ascii="Times New Roman" w:hAnsi="Times New Roman" w:eastAsia="宋体"/>
                  <w:b w:val="0"/>
                  <w:sz w:val="18"/>
                </w:rPr>
                <w:t>91.60</w:t>
              </w:r>
            </w:ins>
          </w:p>
        </w:tc>
      </w:tr>
      <w:tr>
        <w:trPr>
          <w:cantSplit/>
          <w:ins w:id="1401"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02" w:author="xh" w:date="2026-10-19T08:38:49+08:00"/>
              </w:rPr>
            </w:pPr>
            <w:ins w:id="1503" w:author="xh" w:date="2026-10-19T08:38:49+08:00">
              <w:r>
                <w:rPr>
                  <w:rFonts w:ascii="Times New Roman" w:hAnsi="Times New Roman" w:eastAsia="宋体"/>
                  <w:b w:val="0"/>
                  <w:sz w:val="18"/>
                </w:rPr>
                <w:t>邳州</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04" w:author="xh" w:date="2026-10-19T08:38:49+08:00"/>
              </w:rPr>
            </w:pPr>
            <w:ins w:id="1505" w:author="xh" w:date="2026-10-19T08:38:49+08:00">
              <w:r>
                <w:rPr>
                  <w:rFonts w:ascii="Times New Roman" w:hAnsi="Times New Roman" w:eastAsia="宋体"/>
                  <w:b w:val="0"/>
                  <w:sz w:val="18"/>
                </w:rPr>
                <w:t>墩集变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06" w:author="xh" w:date="2026-10-19T08:38:49+08:00"/>
              </w:rPr>
            </w:pPr>
            <w:ins w:id="1507" w:author="xh" w:date="2026-10-19T08:38:49+08:00">
              <w:r>
                <w:rPr>
                  <w:rFonts w:ascii="Times New Roman" w:hAnsi="Times New Roman" w:eastAsia="宋体"/>
                  <w:b w:val="0"/>
                  <w:sz w:val="18"/>
                </w:rPr>
                <w:t>59.22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08" w:author="xh" w:date="2026-10-19T08:38:49+08:00"/>
              </w:rPr>
            </w:pPr>
            <w:ins w:id="1509" w:author="xh" w:date="2026-10-19T08:38:49+08:00">
              <w:r>
                <w:rPr>
                  <w:rFonts w:ascii="Times New Roman" w:hAnsi="Times New Roman" w:eastAsia="宋体"/>
                  <w:b w:val="0"/>
                  <w:sz w:val="18"/>
                </w:rPr>
                <w:t>35.27</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10" w:author="xh" w:date="2026-10-19T08:38:49+08:00"/>
              </w:rPr>
            </w:pPr>
            <w:ins w:id="1511" w:author="xh" w:date="2026-10-19T08:38:49+08:00">
              <w:r>
                <w:rPr>
                  <w:rFonts w:ascii="Times New Roman" w:hAnsi="Times New Roman" w:eastAsia="宋体"/>
                  <w:b w:val="0"/>
                  <w:sz w:val="18"/>
                </w:rPr>
                <w:t>59.22</w:t>
              </w:r>
            </w:ins>
          </w:p>
        </w:tc>
      </w:tr>
      <w:tr>
        <w:trPr>
          <w:cantSplit/>
          <w:ins w:id="1402"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12" w:author="xh" w:date="2026-10-19T08:38:49+08:00"/>
              </w:rPr>
            </w:pPr>
            <w:ins w:id="1513" w:author="xh" w:date="2026-10-19T08:38:49+08:00">
              <w:r>
                <w:rPr>
                  <w:rFonts w:ascii="Times New Roman" w:hAnsi="Times New Roman" w:eastAsia="宋体"/>
                  <w:b w:val="0"/>
                  <w:sz w:val="18"/>
                </w:rPr>
                <w:t>邳州</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14" w:author="xh" w:date="2026-10-19T08:38:49+08:00"/>
              </w:rPr>
            </w:pPr>
            <w:ins w:id="1515" w:author="xh" w:date="2026-10-19T08:38:49+08:00">
              <w:r>
                <w:rPr>
                  <w:rFonts w:ascii="Times New Roman" w:hAnsi="Times New Roman" w:eastAsia="宋体"/>
                  <w:b w:val="0"/>
                  <w:sz w:val="18"/>
                </w:rPr>
                <w:t>二庙变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16" w:author="xh" w:date="2026-10-19T08:38:49+08:00"/>
              </w:rPr>
            </w:pPr>
            <w:ins w:id="1517" w:author="xh" w:date="2026-10-19T08:38:49+08:00">
              <w:r>
                <w:rPr>
                  <w:rFonts w:ascii="Times New Roman" w:hAnsi="Times New Roman" w:eastAsia="宋体"/>
                  <w:b w:val="0"/>
                  <w:sz w:val="18"/>
                </w:rPr>
                <w:t>103.04</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18" w:author="xh" w:date="2026-10-19T08:38:49+08:00"/>
              </w:rPr>
            </w:pPr>
            <w:ins w:id="1519" w:author="xh" w:date="2026-10-19T08:38:49+08:00">
              <w:r>
                <w:rPr>
                  <w:rFonts w:ascii="Times New Roman" w:hAnsi="Times New Roman" w:eastAsia="宋体"/>
                  <w:b w:val="0"/>
                  <w:sz w:val="18"/>
                </w:rPr>
                <w:t>0.00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20" w:author="xh" w:date="2026-10-19T08:38:49+08:00"/>
              </w:rPr>
            </w:pPr>
            <w:ins w:id="1521" w:author="xh" w:date="2026-10-19T08:38:49+08:00">
              <w:r>
                <w:rPr>
                  <w:rFonts w:ascii="Times New Roman" w:hAnsi="Times New Roman" w:eastAsia="宋体"/>
                  <w:b w:val="0"/>
                  <w:sz w:val="18"/>
                </w:rPr>
                <w:t>103.04</w:t>
              </w:r>
            </w:ins>
          </w:p>
        </w:tc>
      </w:tr>
      <w:tr>
        <w:trPr>
          <w:cantSplit/>
          <w:ins w:id="1403"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22" w:author="xh" w:date="2026-10-19T08:38:49+08:00"/>
              </w:rPr>
            </w:pPr>
            <w:ins w:id="1523" w:author="xh" w:date="2026-10-19T08:38:49+08:00">
              <w:r>
                <w:rPr>
                  <w:rFonts w:ascii="Times New Roman" w:hAnsi="Times New Roman" w:eastAsia="宋体"/>
                  <w:b w:val="0"/>
                  <w:sz w:val="18"/>
                </w:rPr>
                <w:t>邳州</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24" w:author="xh" w:date="2026-10-19T08:38:49+08:00"/>
              </w:rPr>
            </w:pPr>
            <w:ins w:id="1525" w:author="xh" w:date="2026-10-19T08:38:49+08:00">
              <w:r>
                <w:rPr>
                  <w:rFonts w:ascii="Times New Roman" w:hAnsi="Times New Roman" w:eastAsia="宋体"/>
                  <w:b w:val="0"/>
                  <w:sz w:val="18"/>
                </w:rPr>
                <w:t>坊上变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26" w:author="xh" w:date="2026-10-19T08:38:49+08:00"/>
              </w:rPr>
            </w:pPr>
            <w:ins w:id="1527" w:author="xh" w:date="2026-10-19T08:38:49+08:00">
              <w:r>
                <w:rPr>
                  <w:rFonts w:ascii="Times New Roman" w:hAnsi="Times New Roman" w:eastAsia="宋体"/>
                  <w:b w:val="0"/>
                  <w:sz w:val="18"/>
                </w:rPr>
                <w:t>39.69</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28" w:author="xh" w:date="2026-10-19T08:38:49+08:00"/>
              </w:rPr>
            </w:pPr>
            <w:ins w:id="1529" w:author="xh" w:date="2026-10-19T08:38:49+08:00">
              <w:r>
                <w:rPr>
                  <w:rFonts w:ascii="Times New Roman" w:hAnsi="Times New Roman" w:eastAsia="宋体"/>
                  <w:b w:val="0"/>
                  <w:sz w:val="18"/>
                </w:rPr>
                <w:t>29.53</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30" w:author="xh" w:date="2026-10-19T08:38:49+08:00"/>
              </w:rPr>
            </w:pPr>
            <w:ins w:id="1531" w:author="xh" w:date="2026-10-19T08:38:49+08:00">
              <w:r>
                <w:rPr>
                  <w:rFonts w:ascii="Times New Roman" w:hAnsi="Times New Roman" w:eastAsia="宋体"/>
                  <w:b w:val="0"/>
                  <w:sz w:val="18"/>
                </w:rPr>
                <w:t>39.69</w:t>
              </w:r>
            </w:ins>
          </w:p>
        </w:tc>
      </w:tr>
      <w:tr>
        <w:trPr>
          <w:cantSplit/>
          <w:ins w:id="1404"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32" w:author="xh" w:date="2026-10-19T08:38:49+08:00"/>
              </w:rPr>
            </w:pPr>
            <w:ins w:id="1533" w:author="xh" w:date="2026-10-19T08:38:49+08:00">
              <w:r>
                <w:rPr>
                  <w:rFonts w:ascii="Times New Roman" w:hAnsi="Times New Roman" w:eastAsia="宋体"/>
                  <w:b w:val="0"/>
                  <w:sz w:val="18"/>
                </w:rPr>
                <w:t>邳州</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34" w:author="xh" w:date="2026-10-19T08:38:49+08:00"/>
              </w:rPr>
            </w:pPr>
            <w:ins w:id="1535" w:author="xh" w:date="2026-10-19T08:38:49+08:00">
              <w:r>
                <w:rPr>
                  <w:rFonts w:ascii="Times New Roman" w:hAnsi="Times New Roman" w:eastAsia="宋体"/>
                  <w:b w:val="0"/>
                  <w:sz w:val="18"/>
                </w:rPr>
                <w:t>富山变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36" w:author="xh" w:date="2026-10-19T08:38:49+08:00"/>
              </w:rPr>
            </w:pPr>
            <w:ins w:id="1537" w:author="xh" w:date="2026-10-19T08:38:49+08:00">
              <w:r>
                <w:rPr>
                  <w:rFonts w:ascii="Times New Roman" w:hAnsi="Times New Roman" w:eastAsia="宋体"/>
                  <w:b w:val="0"/>
                  <w:sz w:val="18"/>
                </w:rPr>
                <w:t>27.40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38" w:author="xh" w:date="2026-10-19T08:38:49+08:00"/>
              </w:rPr>
            </w:pPr>
            <w:ins w:id="1539" w:author="xh" w:date="2026-10-19T08:38:49+08:00">
              <w:r>
                <w:rPr>
                  <w:rFonts w:ascii="Times New Roman" w:hAnsi="Times New Roman" w:eastAsia="宋体"/>
                  <w:b w:val="0"/>
                  <w:sz w:val="18"/>
                </w:rPr>
                <w:t>26.86</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40" w:author="xh" w:date="2026-10-19T08:38:49+08:00"/>
              </w:rPr>
            </w:pPr>
            <w:ins w:id="1541" w:author="xh" w:date="2026-10-19T08:38:49+08:00">
              <w:r>
                <w:rPr>
                  <w:rFonts w:ascii="Times New Roman" w:hAnsi="Times New Roman" w:eastAsia="宋体"/>
                  <w:b w:val="0"/>
                  <w:sz w:val="18"/>
                </w:rPr>
                <w:t>27.40</w:t>
              </w:r>
            </w:ins>
          </w:p>
        </w:tc>
      </w:tr>
      <w:tr>
        <w:trPr>
          <w:cantSplit/>
          <w:ins w:id="1405"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42" w:author="xh" w:date="2026-10-19T08:38:49+08:00"/>
              </w:rPr>
            </w:pPr>
            <w:ins w:id="1543" w:author="xh" w:date="2026-10-19T08:38:49+08:00">
              <w:r>
                <w:rPr>
                  <w:rFonts w:ascii="Times New Roman" w:hAnsi="Times New Roman" w:eastAsia="宋体"/>
                  <w:b w:val="0"/>
                  <w:sz w:val="18"/>
                </w:rPr>
                <w:t>邳州</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44" w:author="xh" w:date="2026-10-19T08:38:49+08:00"/>
              </w:rPr>
            </w:pPr>
            <w:ins w:id="1545" w:author="xh" w:date="2026-10-19T08:38:49+08:00">
              <w:r>
                <w:rPr>
                  <w:rFonts w:ascii="Times New Roman" w:hAnsi="Times New Roman" w:eastAsia="宋体"/>
                  <w:b w:val="0"/>
                  <w:sz w:val="18"/>
                </w:rPr>
                <w:t>河湾变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46" w:author="xh" w:date="2026-10-19T08:38:49+08:00"/>
              </w:rPr>
            </w:pPr>
            <w:ins w:id="1547" w:author="xh" w:date="2026-10-19T08:38:49+08:00">
              <w:r>
                <w:rPr>
                  <w:rFonts w:ascii="Times New Roman" w:hAnsi="Times New Roman" w:eastAsia="宋体"/>
                  <w:b w:val="0"/>
                  <w:sz w:val="18"/>
                </w:rPr>
                <w:t>72.74</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48" w:author="xh" w:date="2026-10-19T08:38:49+08:00"/>
              </w:rPr>
            </w:pPr>
            <w:ins w:id="1549" w:author="xh" w:date="2026-10-19T08:38:49+08:00">
              <w:r>
                <w:rPr>
                  <w:rFonts w:ascii="Times New Roman" w:hAnsi="Times New Roman" w:eastAsia="宋体"/>
                  <w:b w:val="0"/>
                  <w:sz w:val="18"/>
                </w:rPr>
                <w:t>4.56</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50" w:author="xh" w:date="2026-10-19T08:38:49+08:00"/>
              </w:rPr>
            </w:pPr>
            <w:ins w:id="1551" w:author="xh" w:date="2026-10-19T08:38:49+08:00">
              <w:r>
                <w:rPr>
                  <w:rFonts w:ascii="Times New Roman" w:hAnsi="Times New Roman" w:eastAsia="宋体"/>
                  <w:b w:val="0"/>
                  <w:sz w:val="18"/>
                </w:rPr>
                <w:t>72.74</w:t>
              </w:r>
            </w:ins>
          </w:p>
        </w:tc>
      </w:tr>
      <w:tr>
        <w:trPr>
          <w:cantSplit/>
          <w:ins w:id="1406"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52" w:author="xh" w:date="2026-10-19T08:38:49+08:00"/>
              </w:rPr>
            </w:pPr>
            <w:ins w:id="1553" w:author="xh" w:date="2026-10-19T08:38:49+08:00">
              <w:r>
                <w:rPr>
                  <w:rFonts w:ascii="Times New Roman" w:hAnsi="Times New Roman" w:eastAsia="宋体"/>
                  <w:b w:val="0"/>
                  <w:sz w:val="18"/>
                </w:rPr>
                <w:t>邳州</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54" w:author="xh" w:date="2026-10-19T08:38:49+08:00"/>
              </w:rPr>
            </w:pPr>
            <w:ins w:id="1555" w:author="xh" w:date="2026-10-19T08:38:49+08:00">
              <w:r>
                <w:rPr>
                  <w:rFonts w:ascii="Times New Roman" w:hAnsi="Times New Roman" w:eastAsia="宋体"/>
                  <w:b w:val="0"/>
                  <w:sz w:val="18"/>
                </w:rPr>
                <w:t>邳城变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56" w:author="xh" w:date="2026-10-19T08:38:49+08:00"/>
              </w:rPr>
            </w:pPr>
            <w:ins w:id="1557" w:author="xh" w:date="2026-10-19T08:38:49+08:00">
              <w:r>
                <w:rPr>
                  <w:rFonts w:ascii="Times New Roman" w:hAnsi="Times New Roman" w:eastAsia="宋体"/>
                  <w:b w:val="0"/>
                  <w:sz w:val="18"/>
                </w:rPr>
                <w:t>22.79</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58" w:author="xh" w:date="2026-10-19T08:38:49+08:00"/>
              </w:rPr>
            </w:pPr>
            <w:ins w:id="1559" w:author="xh" w:date="2026-10-19T08:38:49+08:00">
              <w:r>
                <w:rPr>
                  <w:rFonts w:ascii="Times New Roman" w:hAnsi="Times New Roman" w:eastAsia="宋体"/>
                  <w:b w:val="0"/>
                  <w:sz w:val="18"/>
                </w:rPr>
                <w:t>30.81</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60" w:author="xh" w:date="2026-10-19T08:38:49+08:00"/>
              </w:rPr>
            </w:pPr>
            <w:ins w:id="1561" w:author="xh" w:date="2026-10-19T08:38:49+08:00">
              <w:r>
                <w:rPr>
                  <w:rFonts w:ascii="Times New Roman" w:hAnsi="Times New Roman" w:eastAsia="宋体"/>
                  <w:b w:val="0"/>
                  <w:sz w:val="18"/>
                </w:rPr>
                <w:t>30.81</w:t>
              </w:r>
            </w:ins>
          </w:p>
        </w:tc>
      </w:tr>
      <w:tr>
        <w:trPr>
          <w:cantSplit/>
          <w:ins w:id="1407"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62" w:author="xh" w:date="2026-10-19T08:38:49+08:00"/>
              </w:rPr>
            </w:pPr>
            <w:ins w:id="1563" w:author="xh" w:date="2026-10-19T08:38:49+08:00">
              <w:r>
                <w:rPr>
                  <w:rFonts w:ascii="Times New Roman" w:hAnsi="Times New Roman" w:eastAsia="宋体"/>
                  <w:b w:val="0"/>
                  <w:sz w:val="18"/>
                </w:rPr>
                <w:t>邳州</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64" w:author="xh" w:date="2026-10-19T08:38:49+08:00"/>
              </w:rPr>
            </w:pPr>
            <w:ins w:id="1565" w:author="xh" w:date="2026-10-19T08:38:49+08:00">
              <w:r>
                <w:rPr>
                  <w:rFonts w:ascii="Times New Roman" w:hAnsi="Times New Roman" w:eastAsia="宋体"/>
                  <w:b w:val="0"/>
                  <w:sz w:val="18"/>
                </w:rPr>
                <w:t>邳州变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66" w:author="xh" w:date="2026-10-19T08:38:49+08:00"/>
              </w:rPr>
            </w:pPr>
            <w:ins w:id="1567" w:author="xh" w:date="2026-10-19T08:38:49+08:00">
              <w:r>
                <w:rPr>
                  <w:rFonts w:ascii="Times New Roman" w:hAnsi="Times New Roman" w:eastAsia="宋体"/>
                  <w:b w:val="0"/>
                  <w:sz w:val="18"/>
                </w:rPr>
                <w:t>69.04</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68" w:author="xh" w:date="2026-10-19T08:38:49+08:00"/>
              </w:rPr>
            </w:pPr>
            <w:ins w:id="1569" w:author="xh" w:date="2026-10-19T08:38:49+08:00">
              <w:r>
                <w:rPr>
                  <w:rFonts w:ascii="Times New Roman" w:hAnsi="Times New Roman" w:eastAsia="宋体"/>
                  <w:b w:val="0"/>
                  <w:sz w:val="18"/>
                </w:rPr>
                <w:t>0.00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70" w:author="xh" w:date="2026-10-19T08:38:49+08:00"/>
              </w:rPr>
            </w:pPr>
            <w:ins w:id="1571" w:author="xh" w:date="2026-10-19T08:38:49+08:00">
              <w:r>
                <w:rPr>
                  <w:rFonts w:ascii="Times New Roman" w:hAnsi="Times New Roman" w:eastAsia="宋体"/>
                  <w:b w:val="0"/>
                  <w:sz w:val="18"/>
                </w:rPr>
                <w:t>69.04</w:t>
              </w:r>
            </w:ins>
          </w:p>
        </w:tc>
      </w:tr>
      <w:tr>
        <w:trPr>
          <w:cantSplit/>
          <w:ins w:id="1408"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72" w:author="xh" w:date="2026-10-19T08:38:49+08:00"/>
              </w:rPr>
            </w:pPr>
            <w:ins w:id="1573" w:author="xh" w:date="2026-10-19T08:38:49+08:00">
              <w:r>
                <w:rPr>
                  <w:rFonts w:ascii="Times New Roman" w:hAnsi="Times New Roman" w:eastAsia="宋体"/>
                  <w:b w:val="0"/>
                  <w:sz w:val="18"/>
                </w:rPr>
                <w:t>邳州</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74" w:author="xh" w:date="2026-10-19T08:38:49+08:00"/>
              </w:rPr>
            </w:pPr>
            <w:ins w:id="1575" w:author="xh" w:date="2026-10-19T08:38:49+08:00">
              <w:r>
                <w:rPr>
                  <w:rFonts w:ascii="Times New Roman" w:hAnsi="Times New Roman" w:eastAsia="宋体"/>
                  <w:b w:val="0"/>
                  <w:sz w:val="18"/>
                </w:rPr>
                <w:t>宿羊山变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76" w:author="xh" w:date="2026-10-19T08:38:49+08:00"/>
              </w:rPr>
            </w:pPr>
            <w:ins w:id="1577" w:author="xh" w:date="2026-10-19T08:38:49+08:00">
              <w:r>
                <w:rPr>
                  <w:rFonts w:ascii="Times New Roman" w:hAnsi="Times New Roman" w:eastAsia="宋体"/>
                  <w:b w:val="0"/>
                  <w:sz w:val="18"/>
                </w:rPr>
                <w:t>61.12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78" w:author="xh" w:date="2026-10-19T08:38:49+08:00"/>
              </w:rPr>
            </w:pPr>
            <w:ins w:id="1579" w:author="xh" w:date="2026-10-19T08:38:49+08:00">
              <w:r>
                <w:rPr>
                  <w:rFonts w:ascii="Times New Roman" w:hAnsi="Times New Roman" w:eastAsia="宋体"/>
                  <w:b w:val="0"/>
                  <w:sz w:val="18"/>
                </w:rPr>
                <w:t>30.65</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80" w:author="xh" w:date="2026-10-19T08:38:49+08:00"/>
              </w:rPr>
            </w:pPr>
            <w:ins w:id="1581" w:author="xh" w:date="2026-10-19T08:38:49+08:00">
              <w:r>
                <w:rPr>
                  <w:rFonts w:ascii="Times New Roman" w:hAnsi="Times New Roman" w:eastAsia="宋体"/>
                  <w:b w:val="0"/>
                  <w:sz w:val="18"/>
                </w:rPr>
                <w:t>61.12</w:t>
              </w:r>
            </w:ins>
          </w:p>
        </w:tc>
      </w:tr>
      <w:tr>
        <w:trPr>
          <w:cantSplit/>
          <w:ins w:id="1409"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82" w:author="xh" w:date="2026-10-19T08:38:49+08:00"/>
              </w:rPr>
            </w:pPr>
            <w:ins w:id="1583" w:author="xh" w:date="2026-10-19T08:38:49+08:00">
              <w:r>
                <w:rPr>
                  <w:rFonts w:ascii="Times New Roman" w:hAnsi="Times New Roman" w:eastAsia="宋体"/>
                  <w:b w:val="0"/>
                  <w:sz w:val="18"/>
                </w:rPr>
                <w:t>邳州</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84" w:author="xh" w:date="2026-10-19T08:38:49+08:00"/>
              </w:rPr>
            </w:pPr>
            <w:ins w:id="1585" w:author="xh" w:date="2026-10-19T08:38:49+08:00">
              <w:r>
                <w:rPr>
                  <w:rFonts w:ascii="Times New Roman" w:hAnsi="Times New Roman" w:eastAsia="宋体"/>
                  <w:b w:val="0"/>
                  <w:sz w:val="18"/>
                </w:rPr>
                <w:t>铁富变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86" w:author="xh" w:date="2026-10-19T08:38:49+08:00"/>
              </w:rPr>
            </w:pPr>
            <w:ins w:id="1587" w:author="xh" w:date="2026-10-19T08:38:49+08:00">
              <w:r>
                <w:rPr>
                  <w:rFonts w:ascii="Times New Roman" w:hAnsi="Times New Roman" w:eastAsia="宋体"/>
                  <w:b w:val="0"/>
                  <w:sz w:val="18"/>
                </w:rPr>
                <w:t>84.40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88" w:author="xh" w:date="2026-10-19T08:38:49+08:00"/>
              </w:rPr>
            </w:pPr>
            <w:ins w:id="1589" w:author="xh" w:date="2026-10-19T08:38:49+08:00">
              <w:r>
                <w:rPr>
                  <w:rFonts w:ascii="Times New Roman" w:hAnsi="Times New Roman" w:eastAsia="宋体"/>
                  <w:b w:val="0"/>
                  <w:sz w:val="18"/>
                </w:rPr>
                <w:t>56.92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90" w:author="xh" w:date="2026-10-19T08:38:49+08:00"/>
              </w:rPr>
            </w:pPr>
            <w:ins w:id="1591" w:author="xh" w:date="2026-10-19T08:38:49+08:00">
              <w:r>
                <w:rPr>
                  <w:rFonts w:ascii="Times New Roman" w:hAnsi="Times New Roman" w:eastAsia="宋体"/>
                  <w:b w:val="0"/>
                  <w:sz w:val="18"/>
                </w:rPr>
                <w:t>84.40</w:t>
              </w:r>
            </w:ins>
          </w:p>
        </w:tc>
      </w:tr>
      <w:tr>
        <w:trPr>
          <w:cantSplit/>
          <w:ins w:id="1410"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92" w:author="xh" w:date="2026-10-19T08:38:49+08:00"/>
              </w:rPr>
            </w:pPr>
            <w:ins w:id="1593" w:author="xh" w:date="2026-10-19T08:38:49+08:00">
              <w:r>
                <w:rPr>
                  <w:rFonts w:ascii="Times New Roman" w:hAnsi="Times New Roman" w:eastAsia="宋体"/>
                  <w:b w:val="0"/>
                  <w:sz w:val="18"/>
                </w:rPr>
                <w:t>邳州</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94" w:author="xh" w:date="2026-10-19T08:38:49+08:00"/>
              </w:rPr>
            </w:pPr>
            <w:ins w:id="1595" w:author="xh" w:date="2026-10-19T08:38:49+08:00">
              <w:r>
                <w:rPr>
                  <w:rFonts w:ascii="Times New Roman" w:hAnsi="Times New Roman" w:eastAsia="宋体"/>
                  <w:b w:val="0"/>
                  <w:sz w:val="18"/>
                </w:rPr>
                <w:t>土山变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96" w:author="xh" w:date="2026-10-19T08:38:49+08:00"/>
              </w:rPr>
            </w:pPr>
            <w:ins w:id="1597" w:author="xh" w:date="2026-10-19T08:38:49+08:00">
              <w:r>
                <w:rPr>
                  <w:rFonts w:ascii="Times New Roman" w:hAnsi="Times New Roman" w:eastAsia="宋体"/>
                  <w:b w:val="0"/>
                  <w:sz w:val="18"/>
                </w:rPr>
                <w:t>39.67</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98" w:author="xh" w:date="2026-10-19T08:38:49+08:00"/>
              </w:rPr>
            </w:pPr>
            <w:ins w:id="1599" w:author="xh" w:date="2026-10-19T08:38:49+08:00">
              <w:r>
                <w:rPr>
                  <w:rFonts w:ascii="Times New Roman" w:hAnsi="Times New Roman" w:eastAsia="宋体"/>
                  <w:b w:val="0"/>
                  <w:sz w:val="18"/>
                </w:rPr>
                <w:t>37.46</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00" w:author="xh" w:date="2026-10-19T08:38:49+08:00"/>
              </w:rPr>
            </w:pPr>
            <w:ins w:id="1601" w:author="xh" w:date="2026-10-19T08:38:49+08:00">
              <w:r>
                <w:rPr>
                  <w:rFonts w:ascii="Times New Roman" w:hAnsi="Times New Roman" w:eastAsia="宋体"/>
                  <w:b w:val="0"/>
                  <w:sz w:val="18"/>
                </w:rPr>
                <w:t>39.67</w:t>
              </w:r>
            </w:ins>
          </w:p>
        </w:tc>
      </w:tr>
      <w:tr>
        <w:trPr>
          <w:cantSplit/>
          <w:ins w:id="1411"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02" w:author="xh" w:date="2026-10-19T08:38:49+08:00"/>
              </w:rPr>
            </w:pPr>
            <w:ins w:id="1603" w:author="xh" w:date="2026-10-19T08:38:49+08:00">
              <w:r>
                <w:rPr>
                  <w:rFonts w:ascii="Times New Roman" w:hAnsi="Times New Roman" w:eastAsia="宋体"/>
                  <w:b w:val="0"/>
                  <w:sz w:val="18"/>
                </w:rPr>
                <w:t>邳州</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04" w:author="xh" w:date="2026-10-19T08:38:49+08:00"/>
              </w:rPr>
            </w:pPr>
            <w:ins w:id="1605" w:author="xh" w:date="2026-10-19T08:38:49+08:00">
              <w:r>
                <w:rPr>
                  <w:rFonts w:ascii="Times New Roman" w:hAnsi="Times New Roman" w:eastAsia="宋体"/>
                  <w:b w:val="0"/>
                  <w:sz w:val="18"/>
                </w:rPr>
                <w:t>汶河变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06" w:author="xh" w:date="2026-10-19T08:38:49+08:00"/>
              </w:rPr>
            </w:pPr>
            <w:ins w:id="1607" w:author="xh" w:date="2026-10-19T08:38:49+08:00">
              <w:r>
                <w:rPr>
                  <w:rFonts w:ascii="Times New Roman" w:hAnsi="Times New Roman" w:eastAsia="宋体"/>
                  <w:b w:val="0"/>
                  <w:sz w:val="18"/>
                </w:rPr>
                <w:t>25.80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08" w:author="xh" w:date="2026-10-19T08:38:49+08:00"/>
              </w:rPr>
            </w:pPr>
            <w:ins w:id="1609" w:author="xh" w:date="2026-10-19T08:38:49+08:00">
              <w:r>
                <w:rPr>
                  <w:rFonts w:ascii="Times New Roman" w:hAnsi="Times New Roman" w:eastAsia="宋体"/>
                  <w:b w:val="0"/>
                  <w:sz w:val="18"/>
                </w:rPr>
                <w:t>28.80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10" w:author="xh" w:date="2026-10-19T08:38:49+08:00"/>
              </w:rPr>
            </w:pPr>
            <w:ins w:id="1611" w:author="xh" w:date="2026-10-19T08:38:49+08:00">
              <w:r>
                <w:rPr>
                  <w:rFonts w:ascii="Times New Roman" w:hAnsi="Times New Roman" w:eastAsia="宋体"/>
                  <w:b w:val="0"/>
                  <w:sz w:val="18"/>
                </w:rPr>
                <w:t>28.80</w:t>
              </w:r>
            </w:ins>
          </w:p>
        </w:tc>
      </w:tr>
      <w:tr>
        <w:trPr>
          <w:cantSplit/>
          <w:ins w:id="1412"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12" w:author="xh" w:date="2026-10-19T08:38:49+08:00"/>
              </w:rPr>
            </w:pPr>
            <w:ins w:id="1613" w:author="xh" w:date="2026-10-19T08:38:49+08:00">
              <w:r>
                <w:rPr>
                  <w:rFonts w:ascii="Times New Roman" w:hAnsi="Times New Roman" w:eastAsia="宋体"/>
                  <w:b w:val="0"/>
                  <w:sz w:val="18"/>
                </w:rPr>
                <w:t>邳州</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14" w:author="xh" w:date="2026-10-19T08:38:49+08:00"/>
              </w:rPr>
            </w:pPr>
            <w:ins w:id="1615" w:author="xh" w:date="2026-10-19T08:38:49+08:00">
              <w:r>
                <w:rPr>
                  <w:rFonts w:ascii="Times New Roman" w:hAnsi="Times New Roman" w:eastAsia="宋体"/>
                  <w:b w:val="0"/>
                  <w:sz w:val="18"/>
                </w:rPr>
                <w:t>吴闸变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16" w:author="xh" w:date="2026-10-19T08:38:49+08:00"/>
              </w:rPr>
            </w:pPr>
            <w:ins w:id="1617" w:author="xh" w:date="2026-10-19T08:38:49+08:00">
              <w:r>
                <w:rPr>
                  <w:rFonts w:ascii="Times New Roman" w:hAnsi="Times New Roman" w:eastAsia="宋体"/>
                  <w:b w:val="0"/>
                  <w:sz w:val="18"/>
                </w:rPr>
                <w:t>49.96</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18" w:author="xh" w:date="2026-10-19T08:38:49+08:00"/>
              </w:rPr>
            </w:pPr>
            <w:ins w:id="1619" w:author="xh" w:date="2026-10-19T08:38:49+08:00">
              <w:r>
                <w:rPr>
                  <w:rFonts w:ascii="Times New Roman" w:hAnsi="Times New Roman" w:eastAsia="宋体"/>
                  <w:b w:val="0"/>
                  <w:sz w:val="18"/>
                </w:rPr>
                <w:t>0.00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20" w:author="xh" w:date="2026-10-19T08:38:49+08:00"/>
              </w:rPr>
            </w:pPr>
            <w:ins w:id="1621" w:author="xh" w:date="2026-10-19T08:38:49+08:00">
              <w:r>
                <w:rPr>
                  <w:rFonts w:ascii="Times New Roman" w:hAnsi="Times New Roman" w:eastAsia="宋体"/>
                  <w:b w:val="0"/>
                  <w:sz w:val="18"/>
                </w:rPr>
                <w:t>49.96</w:t>
              </w:r>
            </w:ins>
          </w:p>
        </w:tc>
      </w:tr>
      <w:tr>
        <w:trPr>
          <w:cantSplit/>
          <w:ins w:id="1413"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22" w:author="xh" w:date="2026-10-19T08:38:49+08:00"/>
              </w:rPr>
            </w:pPr>
            <w:ins w:id="1623" w:author="xh" w:date="2026-10-19T08:38:49+08:00">
              <w:r>
                <w:rPr>
                  <w:rFonts w:ascii="Times New Roman" w:hAnsi="Times New Roman" w:eastAsia="宋体"/>
                  <w:b w:val="0"/>
                  <w:sz w:val="18"/>
                </w:rPr>
                <w:t>邳州</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24" w:author="xh" w:date="2026-10-19T08:38:49+08:00"/>
              </w:rPr>
            </w:pPr>
            <w:ins w:id="1625" w:author="xh" w:date="2026-10-19T08:38:49+08:00">
              <w:r>
                <w:rPr>
                  <w:rFonts w:ascii="Times New Roman" w:hAnsi="Times New Roman" w:eastAsia="宋体"/>
                  <w:b w:val="0"/>
                  <w:sz w:val="18"/>
                </w:rPr>
                <w:t>邢楼变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26" w:author="xh" w:date="2026-10-19T08:38:49+08:00"/>
              </w:rPr>
            </w:pPr>
            <w:ins w:id="1627" w:author="xh" w:date="2026-10-19T08:38:49+08:00">
              <w:r>
                <w:rPr>
                  <w:rFonts w:ascii="Times New Roman" w:hAnsi="Times New Roman" w:eastAsia="宋体"/>
                  <w:b w:val="0"/>
                  <w:sz w:val="18"/>
                </w:rPr>
                <w:t>19.10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28" w:author="xh" w:date="2026-10-19T08:38:49+08:00"/>
              </w:rPr>
            </w:pPr>
            <w:ins w:id="1629" w:author="xh" w:date="2026-10-19T08:38:49+08:00">
              <w:r>
                <w:rPr>
                  <w:rFonts w:ascii="Times New Roman" w:hAnsi="Times New Roman" w:eastAsia="宋体"/>
                  <w:b w:val="0"/>
                  <w:sz w:val="18"/>
                </w:rPr>
                <w:t>35.20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30" w:author="xh" w:date="2026-10-19T08:38:49+08:00"/>
              </w:rPr>
            </w:pPr>
            <w:ins w:id="1631" w:author="xh" w:date="2026-10-19T08:38:49+08:00">
              <w:r>
                <w:rPr>
                  <w:rFonts w:ascii="Times New Roman" w:hAnsi="Times New Roman" w:eastAsia="宋体"/>
                  <w:b w:val="0"/>
                  <w:sz w:val="18"/>
                </w:rPr>
                <w:t>35.20</w:t>
              </w:r>
            </w:ins>
          </w:p>
        </w:tc>
      </w:tr>
      <w:tr>
        <w:trPr>
          <w:cantSplit/>
          <w:ins w:id="1414"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32" w:author="xh" w:date="2026-10-19T08:38:49+08:00"/>
              </w:rPr>
            </w:pPr>
            <w:ins w:id="1633" w:author="xh" w:date="2026-10-19T08:38:49+08:00">
              <w:r>
                <w:rPr>
                  <w:rFonts w:ascii="Times New Roman" w:hAnsi="Times New Roman" w:eastAsia="宋体"/>
                  <w:b w:val="0"/>
                  <w:sz w:val="18"/>
                </w:rPr>
                <w:t>邳州</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34" w:author="xh" w:date="2026-10-19T08:38:49+08:00"/>
              </w:rPr>
            </w:pPr>
            <w:ins w:id="1635" w:author="xh" w:date="2026-10-19T08:38:49+08:00">
              <w:r>
                <w:rPr>
                  <w:rFonts w:ascii="Times New Roman" w:hAnsi="Times New Roman" w:eastAsia="宋体"/>
                  <w:b w:val="0"/>
                  <w:sz w:val="18"/>
                </w:rPr>
                <w:t>兴塘变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36" w:author="xh" w:date="2026-10-19T08:38:49+08:00"/>
              </w:rPr>
            </w:pPr>
            <w:ins w:id="1637" w:author="xh" w:date="2026-10-19T08:38:49+08:00">
              <w:r>
                <w:rPr>
                  <w:rFonts w:ascii="Times New Roman" w:hAnsi="Times New Roman" w:eastAsia="宋体"/>
                  <w:b w:val="0"/>
                  <w:sz w:val="18"/>
                </w:rPr>
                <w:t>38.95</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38" w:author="xh" w:date="2026-10-19T08:38:49+08:00"/>
              </w:rPr>
            </w:pPr>
            <w:ins w:id="1639" w:author="xh" w:date="2026-10-19T08:38:49+08:00">
              <w:r>
                <w:rPr>
                  <w:rFonts w:ascii="Times New Roman" w:hAnsi="Times New Roman" w:eastAsia="宋体"/>
                  <w:b w:val="0"/>
                  <w:sz w:val="18"/>
                </w:rPr>
                <w:t>30.51</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40" w:author="xh" w:date="2026-10-19T08:38:49+08:00"/>
              </w:rPr>
            </w:pPr>
            <w:ins w:id="1641" w:author="xh" w:date="2026-10-19T08:38:49+08:00">
              <w:r>
                <w:rPr>
                  <w:rFonts w:ascii="Times New Roman" w:hAnsi="Times New Roman" w:eastAsia="宋体"/>
                  <w:b w:val="0"/>
                  <w:sz w:val="18"/>
                </w:rPr>
                <w:t>38.95</w:t>
              </w:r>
            </w:ins>
          </w:p>
        </w:tc>
      </w:tr>
      <w:tr>
        <w:trPr>
          <w:cantSplit/>
          <w:ins w:id="1415"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42" w:author="xh" w:date="2026-10-19T08:38:49+08:00"/>
              </w:rPr>
            </w:pPr>
            <w:ins w:id="1643" w:author="xh" w:date="2026-10-19T08:38:49+08:00">
              <w:r>
                <w:rPr>
                  <w:rFonts w:ascii="Times New Roman" w:hAnsi="Times New Roman" w:eastAsia="宋体"/>
                  <w:b w:val="0"/>
                  <w:sz w:val="18"/>
                </w:rPr>
                <w:t>邳州</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44" w:author="xh" w:date="2026-10-19T08:38:49+08:00"/>
              </w:rPr>
            </w:pPr>
            <w:ins w:id="1645" w:author="xh" w:date="2026-10-19T08:38:49+08:00">
              <w:r>
                <w:rPr>
                  <w:rFonts w:ascii="Times New Roman" w:hAnsi="Times New Roman" w:eastAsia="宋体"/>
                  <w:b w:val="0"/>
                  <w:sz w:val="18"/>
                </w:rPr>
                <w:t>议堂变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46" w:author="xh" w:date="2026-10-19T08:38:49+08:00"/>
              </w:rPr>
            </w:pPr>
            <w:ins w:id="1647" w:author="xh" w:date="2026-10-19T08:38:49+08:00">
              <w:r>
                <w:rPr>
                  <w:rFonts w:ascii="Times New Roman" w:hAnsi="Times New Roman" w:eastAsia="宋体"/>
                  <w:b w:val="0"/>
                  <w:sz w:val="18"/>
                </w:rPr>
                <w:t>34.26</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48" w:author="xh" w:date="2026-10-19T08:38:49+08:00"/>
              </w:rPr>
            </w:pPr>
            <w:ins w:id="1649" w:author="xh" w:date="2026-10-19T08:38:49+08:00">
              <w:r>
                <w:rPr>
                  <w:rFonts w:ascii="Times New Roman" w:hAnsi="Times New Roman" w:eastAsia="宋体"/>
                  <w:b w:val="0"/>
                  <w:sz w:val="18"/>
                </w:rPr>
                <w:t>22.78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50" w:author="xh" w:date="2026-10-19T08:38:49+08:00"/>
              </w:rPr>
            </w:pPr>
            <w:ins w:id="1651" w:author="xh" w:date="2026-10-19T08:38:49+08:00">
              <w:r>
                <w:rPr>
                  <w:rFonts w:ascii="Times New Roman" w:hAnsi="Times New Roman" w:eastAsia="宋体"/>
                  <w:b w:val="0"/>
                  <w:sz w:val="18"/>
                </w:rPr>
                <w:t>34.26</w:t>
              </w:r>
            </w:ins>
          </w:p>
        </w:tc>
      </w:tr>
      <w:tr>
        <w:trPr>
          <w:cantSplit/>
          <w:ins w:id="1416"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52" w:author="xh" w:date="2026-10-19T08:38:49+08:00"/>
              </w:rPr>
            </w:pPr>
            <w:ins w:id="165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54" w:author="xh" w:date="2026-10-19T08:38:49+08:00"/>
              </w:rPr>
            </w:pPr>
            <w:ins w:id="1655" w:author="xh" w:date="2026-10-19T08:38:49+08:00">
              <w:r>
                <w:rPr>
                  <w:rFonts w:ascii="Times New Roman" w:hAnsi="Times New Roman" w:eastAsia="宋体"/>
                  <w:b w:val="0"/>
                  <w:sz w:val="18"/>
                </w:rPr>
                <w:t>堤北变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56" w:author="xh" w:date="2026-10-19T08:38:49+08:00"/>
              </w:rPr>
            </w:pPr>
            <w:ins w:id="1657" w:author="xh" w:date="2026-10-19T08:38:49+08:00">
              <w:r>
                <w:rPr>
                  <w:rFonts w:ascii="Times New Roman" w:hAnsi="Times New Roman" w:eastAsia="宋体"/>
                  <w:b w:val="0"/>
                  <w:sz w:val="18"/>
                </w:rPr>
                <w:t>88.01</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58" w:author="xh" w:date="2026-10-19T08:38:49+08:00"/>
              </w:rPr>
            </w:pPr>
            <w:ins w:id="1659" w:author="xh" w:date="2026-10-19T08:38:49+08:00">
              <w:r>
                <w:rPr>
                  <w:rFonts w:ascii="Times New Roman" w:hAnsi="Times New Roman" w:eastAsia="宋体"/>
                  <w:b w:val="0"/>
                  <w:sz w:val="18"/>
                </w:rPr>
                <w:t>0.00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60" w:author="xh" w:date="2026-10-19T08:38:49+08:00"/>
              </w:rPr>
            </w:pPr>
            <w:ins w:id="1661" w:author="xh" w:date="2026-10-19T08:38:49+08:00">
              <w:r>
                <w:rPr>
                  <w:rFonts w:ascii="Times New Roman" w:hAnsi="Times New Roman" w:eastAsia="宋体"/>
                  <w:b w:val="0"/>
                  <w:sz w:val="18"/>
                </w:rPr>
                <w:t>88.01</w:t>
              </w:r>
            </w:ins>
          </w:p>
        </w:tc>
      </w:tr>
      <w:tr>
        <w:trPr>
          <w:cantSplit/>
          <w:ins w:id="1417"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62" w:author="xh" w:date="2026-10-19T08:38:49+08:00"/>
              </w:rPr>
            </w:pPr>
            <w:ins w:id="166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64" w:author="xh" w:date="2026-10-19T08:38:49+08:00"/>
              </w:rPr>
            </w:pPr>
            <w:ins w:id="1665" w:author="xh" w:date="2026-10-19T08:38:49+08:00">
              <w:r>
                <w:rPr>
                  <w:rFonts w:ascii="Times New Roman" w:hAnsi="Times New Roman" w:eastAsia="宋体"/>
                  <w:b w:val="0"/>
                  <w:sz w:val="18"/>
                </w:rPr>
                <w:t>大黄山变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66" w:author="xh" w:date="2026-10-19T08:38:49+08:00"/>
              </w:rPr>
            </w:pPr>
            <w:ins w:id="1667" w:author="xh" w:date="2026-10-19T08:38:49+08:00">
              <w:r>
                <w:rPr>
                  <w:rFonts w:ascii="Times New Roman" w:hAnsi="Times New Roman" w:eastAsia="宋体"/>
                  <w:b w:val="0"/>
                  <w:sz w:val="18"/>
                </w:rPr>
                <w:t>27.61</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68" w:author="xh" w:date="2026-10-19T08:38:49+08:00"/>
              </w:rPr>
            </w:pPr>
            <w:ins w:id="1669" w:author="xh" w:date="2026-10-19T08:38:49+08:00">
              <w:r>
                <w:rPr>
                  <w:rFonts w:ascii="Times New Roman" w:hAnsi="Times New Roman" w:eastAsia="宋体"/>
                  <w:b w:val="0"/>
                  <w:sz w:val="18"/>
                </w:rPr>
                <w:t>30.56</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70" w:author="xh" w:date="2026-10-19T08:38:49+08:00"/>
              </w:rPr>
            </w:pPr>
            <w:ins w:id="1671" w:author="xh" w:date="2026-10-19T08:38:49+08:00">
              <w:r>
                <w:rPr>
                  <w:rFonts w:ascii="Times New Roman" w:hAnsi="Times New Roman" w:eastAsia="宋体"/>
                  <w:b w:val="0"/>
                  <w:sz w:val="18"/>
                </w:rPr>
                <w:t>30.56</w:t>
              </w:r>
            </w:ins>
          </w:p>
        </w:tc>
      </w:tr>
      <w:tr>
        <w:trPr>
          <w:cantSplit/>
          <w:ins w:id="1418"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72" w:author="xh" w:date="2026-10-19T08:38:49+08:00"/>
              </w:rPr>
            </w:pPr>
            <w:ins w:id="167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74" w:author="xh" w:date="2026-10-19T08:38:49+08:00"/>
              </w:rPr>
            </w:pPr>
            <w:ins w:id="1675" w:author="xh" w:date="2026-10-19T08:38:49+08:00">
              <w:r>
                <w:rPr>
                  <w:rFonts w:ascii="Times New Roman" w:hAnsi="Times New Roman" w:eastAsia="宋体"/>
                  <w:b w:val="0"/>
                  <w:sz w:val="18"/>
                </w:rPr>
                <w:t>大庙变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76" w:author="xh" w:date="2026-10-19T08:38:49+08:00"/>
              </w:rPr>
            </w:pPr>
            <w:ins w:id="1677" w:author="xh" w:date="2026-10-19T08:38:49+08:00">
              <w:r>
                <w:rPr>
                  <w:rFonts w:ascii="Times New Roman" w:hAnsi="Times New Roman" w:eastAsia="宋体"/>
                  <w:b w:val="0"/>
                  <w:sz w:val="18"/>
                </w:rPr>
                <w:t>60.13</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78" w:author="xh" w:date="2026-10-19T08:38:49+08:00"/>
              </w:rPr>
            </w:pPr>
            <w:ins w:id="1679" w:author="xh" w:date="2026-10-19T08:38:49+08:00">
              <w:r>
                <w:rPr>
                  <w:rFonts w:ascii="Times New Roman" w:hAnsi="Times New Roman" w:eastAsia="宋体"/>
                  <w:b w:val="0"/>
                  <w:sz w:val="18"/>
                </w:rPr>
                <w:t>7.44</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80" w:author="xh" w:date="2026-10-19T08:38:49+08:00"/>
              </w:rPr>
            </w:pPr>
            <w:ins w:id="1681" w:author="xh" w:date="2026-10-19T08:38:49+08:00">
              <w:r>
                <w:rPr>
                  <w:rFonts w:ascii="Times New Roman" w:hAnsi="Times New Roman" w:eastAsia="宋体"/>
                  <w:b w:val="0"/>
                  <w:sz w:val="18"/>
                </w:rPr>
                <w:t>60.13</w:t>
              </w:r>
            </w:ins>
          </w:p>
        </w:tc>
      </w:tr>
      <w:tr>
        <w:trPr>
          <w:cantSplit/>
          <w:ins w:id="1419"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82" w:author="xh" w:date="2026-10-19T08:38:49+08:00"/>
              </w:rPr>
            </w:pPr>
            <w:ins w:id="168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84" w:author="xh" w:date="2026-10-19T08:38:49+08:00"/>
              </w:rPr>
            </w:pPr>
            <w:ins w:id="1685" w:author="xh" w:date="2026-10-19T08:38:49+08:00">
              <w:r>
                <w:rPr>
                  <w:rFonts w:ascii="Times New Roman" w:hAnsi="Times New Roman" w:eastAsia="宋体"/>
                  <w:b w:val="0"/>
                  <w:sz w:val="18"/>
                </w:rPr>
                <w:t>古彭变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86" w:author="xh" w:date="2026-10-19T08:38:49+08:00"/>
              </w:rPr>
            </w:pPr>
            <w:ins w:id="1687" w:author="xh" w:date="2026-10-19T08:38:49+08:00">
              <w:r>
                <w:rPr>
                  <w:rFonts w:ascii="Times New Roman" w:hAnsi="Times New Roman" w:eastAsia="宋体"/>
                  <w:b w:val="0"/>
                  <w:sz w:val="18"/>
                </w:rPr>
                <w:t>71.91</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88" w:author="xh" w:date="2026-10-19T08:38:49+08:00"/>
              </w:rPr>
            </w:pPr>
            <w:ins w:id="1689" w:author="xh" w:date="2026-10-19T08:38:49+08:00">
              <w:r>
                <w:rPr>
                  <w:rFonts w:ascii="Times New Roman" w:hAnsi="Times New Roman" w:eastAsia="宋体"/>
                  <w:b w:val="0"/>
                  <w:sz w:val="18"/>
                </w:rPr>
                <w:t>0.00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90" w:author="xh" w:date="2026-10-19T08:38:49+08:00"/>
              </w:rPr>
            </w:pPr>
            <w:ins w:id="1691" w:author="xh" w:date="2026-10-19T08:38:49+08:00">
              <w:r>
                <w:rPr>
                  <w:rFonts w:ascii="Times New Roman" w:hAnsi="Times New Roman" w:eastAsia="宋体"/>
                  <w:b w:val="0"/>
                  <w:sz w:val="18"/>
                </w:rPr>
                <w:t>71.91</w:t>
              </w:r>
            </w:ins>
          </w:p>
        </w:tc>
      </w:tr>
      <w:tr>
        <w:trPr>
          <w:cantSplit/>
          <w:ins w:id="1420"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92" w:author="xh" w:date="2026-10-19T08:38:49+08:00"/>
              </w:rPr>
            </w:pPr>
            <w:ins w:id="169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94" w:author="xh" w:date="2026-10-19T08:38:49+08:00"/>
              </w:rPr>
            </w:pPr>
            <w:ins w:id="1695" w:author="xh" w:date="2026-10-19T08:38:49+08:00">
              <w:r>
                <w:rPr>
                  <w:rFonts w:ascii="Times New Roman" w:hAnsi="Times New Roman" w:eastAsia="宋体"/>
                  <w:b w:val="0"/>
                  <w:sz w:val="18"/>
                </w:rPr>
                <w:t>惠民变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96" w:author="xh" w:date="2026-10-19T08:38:49+08:00"/>
              </w:rPr>
            </w:pPr>
            <w:ins w:id="1697" w:author="xh" w:date="2026-10-19T08:38:49+08:00">
              <w:r>
                <w:rPr>
                  <w:rFonts w:ascii="Times New Roman" w:hAnsi="Times New Roman" w:eastAsia="宋体"/>
                  <w:b w:val="0"/>
                  <w:sz w:val="18"/>
                </w:rPr>
                <w:t>72.93</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98" w:author="xh" w:date="2026-10-19T08:38:49+08:00"/>
              </w:rPr>
            </w:pPr>
            <w:ins w:id="1699" w:author="xh" w:date="2026-10-19T08:38:49+08:00">
              <w:r>
                <w:rPr>
                  <w:rFonts w:ascii="Times New Roman" w:hAnsi="Times New Roman" w:eastAsia="宋体"/>
                  <w:b w:val="0"/>
                  <w:sz w:val="18"/>
                </w:rPr>
                <w:t>0.00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00" w:author="xh" w:date="2026-10-19T08:38:49+08:00"/>
              </w:rPr>
            </w:pPr>
            <w:ins w:id="1701" w:author="xh" w:date="2026-10-19T08:38:49+08:00">
              <w:r>
                <w:rPr>
                  <w:rFonts w:ascii="Times New Roman" w:hAnsi="Times New Roman" w:eastAsia="宋体"/>
                  <w:b w:val="0"/>
                  <w:sz w:val="18"/>
                </w:rPr>
                <w:t>72.93</w:t>
              </w:r>
            </w:ins>
          </w:p>
        </w:tc>
      </w:tr>
      <w:tr>
        <w:trPr>
          <w:cantSplit/>
          <w:ins w:id="1421"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02" w:author="xh" w:date="2026-10-19T08:38:49+08:00"/>
              </w:rPr>
            </w:pPr>
            <w:ins w:id="170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04" w:author="xh" w:date="2026-10-19T08:38:49+08:00"/>
              </w:rPr>
            </w:pPr>
            <w:ins w:id="1705" w:author="xh" w:date="2026-10-19T08:38:49+08:00">
              <w:r>
                <w:rPr>
                  <w:rFonts w:ascii="Times New Roman" w:hAnsi="Times New Roman" w:eastAsia="宋体"/>
                  <w:b w:val="0"/>
                  <w:sz w:val="18"/>
                </w:rPr>
                <w:t>花园变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06" w:author="xh" w:date="2026-10-19T08:38:49+08:00"/>
              </w:rPr>
            </w:pPr>
            <w:ins w:id="1707" w:author="xh" w:date="2026-10-19T08:38:49+08:00">
              <w:r>
                <w:rPr>
                  <w:rFonts w:ascii="Times New Roman" w:hAnsi="Times New Roman" w:eastAsia="宋体"/>
                  <w:b w:val="0"/>
                  <w:sz w:val="18"/>
                </w:rPr>
                <w:t>54.36</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08" w:author="xh" w:date="2026-10-19T08:38:49+08:00"/>
              </w:rPr>
            </w:pPr>
            <w:ins w:id="1709" w:author="xh" w:date="2026-10-19T08:38:49+08:00">
              <w:r>
                <w:rPr>
                  <w:rFonts w:ascii="Times New Roman" w:hAnsi="Times New Roman" w:eastAsia="宋体"/>
                  <w:b w:val="0"/>
                  <w:sz w:val="18"/>
                </w:rPr>
                <w:t>0.00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10" w:author="xh" w:date="2026-10-19T08:38:49+08:00"/>
              </w:rPr>
            </w:pPr>
            <w:ins w:id="1711" w:author="xh" w:date="2026-10-19T08:38:49+08:00">
              <w:r>
                <w:rPr>
                  <w:rFonts w:ascii="Times New Roman" w:hAnsi="Times New Roman" w:eastAsia="宋体"/>
                  <w:b w:val="0"/>
                  <w:sz w:val="18"/>
                </w:rPr>
                <w:t>54.36</w:t>
              </w:r>
            </w:ins>
          </w:p>
        </w:tc>
      </w:tr>
      <w:tr>
        <w:trPr>
          <w:cantSplit/>
          <w:ins w:id="1422"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12" w:author="xh" w:date="2026-10-19T08:38:49+08:00"/>
              </w:rPr>
            </w:pPr>
            <w:ins w:id="171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14" w:author="xh" w:date="2026-10-19T08:38:49+08:00"/>
              </w:rPr>
            </w:pPr>
            <w:ins w:id="1715" w:author="xh" w:date="2026-10-19T08:38:49+08:00">
              <w:r>
                <w:rPr>
                  <w:rFonts w:ascii="Times New Roman" w:hAnsi="Times New Roman" w:eastAsia="宋体"/>
                  <w:b w:val="0"/>
                  <w:sz w:val="18"/>
                </w:rPr>
                <w:t>夹河变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16" w:author="xh" w:date="2026-10-19T08:38:49+08:00"/>
              </w:rPr>
            </w:pPr>
            <w:ins w:id="1717" w:author="xh" w:date="2026-10-19T08:38:49+08:00">
              <w:r>
                <w:rPr>
                  <w:rFonts w:ascii="Times New Roman" w:hAnsi="Times New Roman" w:eastAsia="宋体"/>
                  <w:b w:val="0"/>
                  <w:sz w:val="18"/>
                </w:rPr>
                <w:t>39.39</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18" w:author="xh" w:date="2026-10-19T08:38:49+08:00"/>
              </w:rPr>
            </w:pPr>
            <w:ins w:id="1719" w:author="xh" w:date="2026-10-19T08:38:49+08:00">
              <w:r>
                <w:rPr>
                  <w:rFonts w:ascii="Times New Roman" w:hAnsi="Times New Roman" w:eastAsia="宋体"/>
                  <w:b w:val="0"/>
                  <w:sz w:val="18"/>
                </w:rPr>
                <w:t>5.82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20" w:author="xh" w:date="2026-10-19T08:38:49+08:00"/>
              </w:rPr>
            </w:pPr>
            <w:ins w:id="1721" w:author="xh" w:date="2026-10-19T08:38:49+08:00">
              <w:r>
                <w:rPr>
                  <w:rFonts w:ascii="Times New Roman" w:hAnsi="Times New Roman" w:eastAsia="宋体"/>
                  <w:b w:val="0"/>
                  <w:sz w:val="18"/>
                </w:rPr>
                <w:t>39.39</w:t>
              </w:r>
            </w:ins>
          </w:p>
        </w:tc>
      </w:tr>
      <w:tr>
        <w:trPr>
          <w:cantSplit/>
          <w:ins w:id="1423"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22" w:author="xh" w:date="2026-10-19T08:38:49+08:00"/>
              </w:rPr>
            </w:pPr>
            <w:ins w:id="172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24" w:author="xh" w:date="2026-10-19T08:38:49+08:00"/>
              </w:rPr>
            </w:pPr>
            <w:ins w:id="1725" w:author="xh" w:date="2026-10-19T08:38:49+08:00">
              <w:r>
                <w:rPr>
                  <w:rFonts w:ascii="Times New Roman" w:hAnsi="Times New Roman" w:eastAsia="宋体"/>
                  <w:b w:val="0"/>
                  <w:sz w:val="18"/>
                </w:rPr>
                <w:t>奎山变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26" w:author="xh" w:date="2026-10-19T08:38:49+08:00"/>
              </w:rPr>
            </w:pPr>
            <w:ins w:id="1727" w:author="xh" w:date="2026-10-19T08:38:49+08:00">
              <w:r>
                <w:rPr>
                  <w:rFonts w:ascii="Times New Roman" w:hAnsi="Times New Roman" w:eastAsia="宋体"/>
                  <w:b w:val="0"/>
                  <w:sz w:val="18"/>
                </w:rPr>
                <w:t>71.60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28" w:author="xh" w:date="2026-10-19T08:38:49+08:00"/>
              </w:rPr>
            </w:pPr>
            <w:ins w:id="1729" w:author="xh" w:date="2026-10-19T08:38:49+08:00">
              <w:r>
                <w:rPr>
                  <w:rFonts w:ascii="Times New Roman" w:hAnsi="Times New Roman" w:eastAsia="宋体"/>
                  <w:b w:val="0"/>
                  <w:sz w:val="18"/>
                </w:rPr>
                <w:t>0.00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30" w:author="xh" w:date="2026-10-19T08:38:49+08:00"/>
              </w:rPr>
            </w:pPr>
            <w:ins w:id="1731" w:author="xh" w:date="2026-10-19T08:38:49+08:00">
              <w:r>
                <w:rPr>
                  <w:rFonts w:ascii="Times New Roman" w:hAnsi="Times New Roman" w:eastAsia="宋体"/>
                  <w:b w:val="0"/>
                  <w:sz w:val="18"/>
                </w:rPr>
                <w:t>71.60</w:t>
              </w:r>
            </w:ins>
          </w:p>
        </w:tc>
      </w:tr>
      <w:tr>
        <w:trPr>
          <w:cantSplit/>
          <w:ins w:id="1424"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32" w:author="xh" w:date="2026-10-19T08:38:49+08:00"/>
              </w:rPr>
            </w:pPr>
            <w:ins w:id="173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34" w:author="xh" w:date="2026-10-19T08:38:49+08:00"/>
              </w:rPr>
            </w:pPr>
            <w:ins w:id="1735" w:author="xh" w:date="2026-10-19T08:38:49+08:00">
              <w:r>
                <w:rPr>
                  <w:rFonts w:ascii="Times New Roman" w:hAnsi="Times New Roman" w:eastAsia="宋体"/>
                  <w:b w:val="0"/>
                  <w:sz w:val="18"/>
                </w:rPr>
                <w:t>开元变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36" w:author="xh" w:date="2026-10-19T08:38:49+08:00"/>
              </w:rPr>
            </w:pPr>
            <w:ins w:id="1737" w:author="xh" w:date="2026-10-19T08:38:49+08:00">
              <w:r>
                <w:rPr>
                  <w:rFonts w:ascii="Times New Roman" w:hAnsi="Times New Roman" w:eastAsia="宋体"/>
                  <w:b w:val="0"/>
                  <w:sz w:val="18"/>
                </w:rPr>
                <w:t>48.09</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38" w:author="xh" w:date="2026-10-19T08:38:49+08:00"/>
              </w:rPr>
            </w:pPr>
            <w:ins w:id="1739" w:author="xh" w:date="2026-10-19T08:38:49+08:00">
              <w:r>
                <w:rPr>
                  <w:rFonts w:ascii="Times New Roman" w:hAnsi="Times New Roman" w:eastAsia="宋体"/>
                  <w:b w:val="0"/>
                  <w:sz w:val="18"/>
                </w:rPr>
                <w:t>0.00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40" w:author="xh" w:date="2026-10-19T08:38:49+08:00"/>
              </w:rPr>
            </w:pPr>
            <w:ins w:id="1741" w:author="xh" w:date="2026-10-19T08:38:49+08:00">
              <w:r>
                <w:rPr>
                  <w:rFonts w:ascii="Times New Roman" w:hAnsi="Times New Roman" w:eastAsia="宋体"/>
                  <w:b w:val="0"/>
                  <w:sz w:val="18"/>
                </w:rPr>
                <w:t>48.09</w:t>
              </w:r>
            </w:ins>
          </w:p>
        </w:tc>
      </w:tr>
      <w:tr>
        <w:trPr>
          <w:cantSplit/>
          <w:ins w:id="1425"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42" w:author="xh" w:date="2026-10-19T08:38:49+08:00"/>
              </w:rPr>
            </w:pPr>
            <w:ins w:id="174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44" w:author="xh" w:date="2026-10-19T08:38:49+08:00"/>
              </w:rPr>
            </w:pPr>
            <w:ins w:id="1745" w:author="xh" w:date="2026-10-19T08:38:49+08:00">
              <w:r>
                <w:rPr>
                  <w:rFonts w:ascii="Times New Roman" w:hAnsi="Times New Roman" w:eastAsia="宋体"/>
                  <w:b w:val="0"/>
                  <w:sz w:val="18"/>
                </w:rPr>
                <w:t>龙湖变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46" w:author="xh" w:date="2026-10-19T08:38:49+08:00"/>
              </w:rPr>
            </w:pPr>
            <w:ins w:id="1747" w:author="xh" w:date="2026-10-19T08:38:49+08:00">
              <w:r>
                <w:rPr>
                  <w:rFonts w:ascii="Times New Roman" w:hAnsi="Times New Roman" w:eastAsia="宋体"/>
                  <w:b w:val="0"/>
                  <w:sz w:val="18"/>
                </w:rPr>
                <w:t>27.22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48" w:author="xh" w:date="2026-10-19T08:38:49+08:00"/>
              </w:rPr>
            </w:pPr>
            <w:ins w:id="1749" w:author="xh" w:date="2026-10-19T08:38:49+08:00">
              <w:r>
                <w:rPr>
                  <w:rFonts w:ascii="Times New Roman" w:hAnsi="Times New Roman" w:eastAsia="宋体"/>
                  <w:b w:val="0"/>
                  <w:sz w:val="18"/>
                </w:rPr>
                <w:t>0.00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50" w:author="xh" w:date="2026-10-19T08:38:49+08:00"/>
              </w:rPr>
            </w:pPr>
            <w:ins w:id="1751" w:author="xh" w:date="2026-10-19T08:38:49+08:00">
              <w:r>
                <w:rPr>
                  <w:rFonts w:ascii="Times New Roman" w:hAnsi="Times New Roman" w:eastAsia="宋体"/>
                  <w:b w:val="0"/>
                  <w:sz w:val="18"/>
                </w:rPr>
                <w:t>27.22</w:t>
              </w:r>
            </w:ins>
          </w:p>
        </w:tc>
      </w:tr>
      <w:tr>
        <w:trPr>
          <w:cantSplit/>
          <w:ins w:id="1426"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52" w:author="xh" w:date="2026-10-19T08:38:49+08:00"/>
              </w:rPr>
            </w:pPr>
            <w:ins w:id="175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54" w:author="xh" w:date="2026-10-19T08:38:49+08:00"/>
              </w:rPr>
            </w:pPr>
            <w:ins w:id="1755" w:author="xh" w:date="2026-10-19T08:38:49+08:00">
              <w:r>
                <w:rPr>
                  <w:rFonts w:ascii="Times New Roman" w:hAnsi="Times New Roman" w:eastAsia="宋体"/>
                  <w:b w:val="0"/>
                  <w:sz w:val="18"/>
                </w:rPr>
                <w:t>刘湾变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56" w:author="xh" w:date="2026-10-19T08:38:49+08:00"/>
              </w:rPr>
            </w:pPr>
            <w:ins w:id="1757" w:author="xh" w:date="2026-10-19T08:38:49+08:00">
              <w:r>
                <w:rPr>
                  <w:rFonts w:ascii="Times New Roman" w:hAnsi="Times New Roman" w:eastAsia="宋体"/>
                  <w:b w:val="0"/>
                  <w:sz w:val="18"/>
                </w:rPr>
                <w:t>60.90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58" w:author="xh" w:date="2026-10-19T08:38:49+08:00"/>
              </w:rPr>
            </w:pPr>
            <w:ins w:id="1759" w:author="xh" w:date="2026-10-19T08:38:49+08:00">
              <w:r>
                <w:rPr>
                  <w:rFonts w:ascii="Times New Roman" w:hAnsi="Times New Roman" w:eastAsia="宋体"/>
                  <w:b w:val="0"/>
                  <w:sz w:val="18"/>
                </w:rPr>
                <w:t>11.38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60" w:author="xh" w:date="2026-10-19T08:38:49+08:00"/>
              </w:rPr>
            </w:pPr>
            <w:ins w:id="1761" w:author="xh" w:date="2026-10-19T08:38:49+08:00">
              <w:r>
                <w:rPr>
                  <w:rFonts w:ascii="Times New Roman" w:hAnsi="Times New Roman" w:eastAsia="宋体"/>
                  <w:b w:val="0"/>
                  <w:sz w:val="18"/>
                </w:rPr>
                <w:t>60.90</w:t>
              </w:r>
            </w:ins>
          </w:p>
        </w:tc>
      </w:tr>
      <w:tr>
        <w:trPr>
          <w:cantSplit/>
          <w:ins w:id="1427"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62" w:author="xh" w:date="2026-10-19T08:38:49+08:00"/>
              </w:rPr>
            </w:pPr>
            <w:ins w:id="176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64" w:author="xh" w:date="2026-10-19T08:38:49+08:00"/>
              </w:rPr>
            </w:pPr>
            <w:ins w:id="1765" w:author="xh" w:date="2026-10-19T08:38:49+08:00">
              <w:r>
                <w:rPr>
                  <w:rFonts w:ascii="Times New Roman" w:hAnsi="Times New Roman" w:eastAsia="宋体"/>
                  <w:b w:val="0"/>
                  <w:sz w:val="18"/>
                </w:rPr>
                <w:t>彭场变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66" w:author="xh" w:date="2026-10-19T08:38:49+08:00"/>
              </w:rPr>
            </w:pPr>
            <w:ins w:id="1767" w:author="xh" w:date="2026-10-19T08:38:49+08:00">
              <w:r>
                <w:rPr>
                  <w:rFonts w:ascii="Times New Roman" w:hAnsi="Times New Roman" w:eastAsia="宋体"/>
                  <w:b w:val="0"/>
                  <w:sz w:val="18"/>
                </w:rPr>
                <w:t>55.51</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68" w:author="xh" w:date="2026-10-19T08:38:49+08:00"/>
              </w:rPr>
            </w:pPr>
            <w:ins w:id="1769" w:author="xh" w:date="2026-10-19T08:38:49+08:00">
              <w:r>
                <w:rPr>
                  <w:rFonts w:ascii="Times New Roman" w:hAnsi="Times New Roman" w:eastAsia="宋体"/>
                  <w:b w:val="0"/>
                  <w:sz w:val="18"/>
                </w:rPr>
                <w:t>0.00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70" w:author="xh" w:date="2026-10-19T08:38:49+08:00"/>
              </w:rPr>
            </w:pPr>
            <w:ins w:id="1771" w:author="xh" w:date="2026-10-19T08:38:49+08:00">
              <w:r>
                <w:rPr>
                  <w:rFonts w:ascii="Times New Roman" w:hAnsi="Times New Roman" w:eastAsia="宋体"/>
                  <w:b w:val="0"/>
                  <w:sz w:val="18"/>
                </w:rPr>
                <w:t>55.51</w:t>
              </w:r>
            </w:ins>
          </w:p>
        </w:tc>
      </w:tr>
      <w:tr>
        <w:trPr>
          <w:cantSplit/>
          <w:ins w:id="1428"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72" w:author="xh" w:date="2026-10-19T08:38:49+08:00"/>
              </w:rPr>
            </w:pPr>
            <w:ins w:id="177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74" w:author="xh" w:date="2026-10-19T08:38:49+08:00"/>
              </w:rPr>
            </w:pPr>
            <w:ins w:id="1775" w:author="xh" w:date="2026-10-19T08:38:49+08:00">
              <w:r>
                <w:rPr>
                  <w:rFonts w:ascii="Times New Roman" w:hAnsi="Times New Roman" w:eastAsia="宋体"/>
                  <w:b w:val="0"/>
                  <w:sz w:val="18"/>
                </w:rPr>
                <w:t>庞庄变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76" w:author="xh" w:date="2026-10-19T08:38:49+08:00"/>
              </w:rPr>
            </w:pPr>
            <w:ins w:id="1777" w:author="xh" w:date="2026-10-19T08:38:49+08:00">
              <w:r>
                <w:rPr>
                  <w:rFonts w:ascii="Times New Roman" w:hAnsi="Times New Roman" w:eastAsia="宋体"/>
                  <w:b w:val="0"/>
                  <w:sz w:val="18"/>
                </w:rPr>
                <w:t>9.58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78" w:author="xh" w:date="2026-10-19T08:38:49+08:00"/>
              </w:rPr>
            </w:pPr>
            <w:ins w:id="1779" w:author="xh" w:date="2026-10-19T08:38:49+08:00">
              <w:r>
                <w:rPr>
                  <w:rFonts w:ascii="Times New Roman" w:hAnsi="Times New Roman" w:eastAsia="宋体"/>
                  <w:b w:val="0"/>
                  <w:sz w:val="18"/>
                </w:rPr>
                <w:t>6.06</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80" w:author="xh" w:date="2026-10-19T08:38:49+08:00"/>
              </w:rPr>
            </w:pPr>
            <w:ins w:id="1781" w:author="xh" w:date="2026-10-19T08:38:49+08:00">
              <w:r>
                <w:rPr>
                  <w:rFonts w:ascii="Times New Roman" w:hAnsi="Times New Roman" w:eastAsia="宋体"/>
                  <w:b w:val="0"/>
                  <w:sz w:val="18"/>
                </w:rPr>
                <w:t>9.58</w:t>
              </w:r>
            </w:ins>
          </w:p>
        </w:tc>
      </w:tr>
      <w:tr>
        <w:trPr>
          <w:cantSplit/>
          <w:ins w:id="1429"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82" w:author="xh" w:date="2026-10-19T08:38:49+08:00"/>
              </w:rPr>
            </w:pPr>
            <w:ins w:id="178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84" w:author="xh" w:date="2026-10-19T08:38:49+08:00"/>
              </w:rPr>
            </w:pPr>
            <w:ins w:id="1785" w:author="xh" w:date="2026-10-19T08:38:49+08:00">
              <w:r>
                <w:rPr>
                  <w:rFonts w:ascii="Times New Roman" w:hAnsi="Times New Roman" w:eastAsia="宋体"/>
                  <w:b w:val="0"/>
                  <w:sz w:val="18"/>
                </w:rPr>
                <w:t>庆云桥变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86" w:author="xh" w:date="2026-10-19T08:38:49+08:00"/>
              </w:rPr>
            </w:pPr>
            <w:ins w:id="1787" w:author="xh" w:date="2026-10-19T08:38:49+08:00">
              <w:r>
                <w:rPr>
                  <w:rFonts w:ascii="Times New Roman" w:hAnsi="Times New Roman" w:eastAsia="宋体"/>
                  <w:b w:val="0"/>
                  <w:sz w:val="18"/>
                </w:rPr>
                <w:t>56.23</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88" w:author="xh" w:date="2026-10-19T08:38:49+08:00"/>
              </w:rPr>
            </w:pPr>
            <w:ins w:id="1789" w:author="xh" w:date="2026-10-19T08:38:49+08:00">
              <w:r>
                <w:rPr>
                  <w:rFonts w:ascii="Times New Roman" w:hAnsi="Times New Roman" w:eastAsia="宋体"/>
                  <w:b w:val="0"/>
                  <w:sz w:val="18"/>
                </w:rPr>
                <w:t>0.00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90" w:author="xh" w:date="2026-10-19T08:38:49+08:00"/>
              </w:rPr>
            </w:pPr>
            <w:ins w:id="1791" w:author="xh" w:date="2026-10-19T08:38:49+08:00">
              <w:r>
                <w:rPr>
                  <w:rFonts w:ascii="Times New Roman" w:hAnsi="Times New Roman" w:eastAsia="宋体"/>
                  <w:b w:val="0"/>
                  <w:sz w:val="18"/>
                </w:rPr>
                <w:t>56.23</w:t>
              </w:r>
            </w:ins>
          </w:p>
        </w:tc>
      </w:tr>
      <w:tr>
        <w:trPr>
          <w:cantSplit/>
          <w:ins w:id="1430"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92" w:author="xh" w:date="2026-10-19T08:38:49+08:00"/>
              </w:rPr>
            </w:pPr>
            <w:ins w:id="179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94" w:author="xh" w:date="2026-10-19T08:38:49+08:00"/>
              </w:rPr>
            </w:pPr>
            <w:ins w:id="1795" w:author="xh" w:date="2026-10-19T08:38:49+08:00">
              <w:r>
                <w:rPr>
                  <w:rFonts w:ascii="Times New Roman" w:hAnsi="Times New Roman" w:eastAsia="宋体"/>
                  <w:b w:val="0"/>
                  <w:sz w:val="18"/>
                </w:rPr>
                <w:t>升辉变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96" w:author="xh" w:date="2026-10-19T08:38:49+08:00"/>
              </w:rPr>
            </w:pPr>
            <w:ins w:id="1797" w:author="xh" w:date="2026-10-19T08:38:49+08:00">
              <w:r>
                <w:rPr>
                  <w:rFonts w:ascii="Times New Roman" w:hAnsi="Times New Roman" w:eastAsia="宋体"/>
                  <w:b w:val="0"/>
                  <w:sz w:val="18"/>
                </w:rPr>
                <w:t>32.79</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98" w:author="xh" w:date="2026-10-19T08:38:49+08:00"/>
              </w:rPr>
            </w:pPr>
            <w:ins w:id="1799" w:author="xh" w:date="2026-10-19T08:38:49+08:00">
              <w:r>
                <w:rPr>
                  <w:rFonts w:ascii="Times New Roman" w:hAnsi="Times New Roman" w:eastAsia="宋体"/>
                  <w:b w:val="0"/>
                  <w:sz w:val="18"/>
                </w:rPr>
                <w:t>0.00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00" w:author="xh" w:date="2026-10-19T08:38:49+08:00"/>
              </w:rPr>
            </w:pPr>
            <w:ins w:id="1801" w:author="xh" w:date="2026-10-19T08:38:49+08:00">
              <w:r>
                <w:rPr>
                  <w:rFonts w:ascii="Times New Roman" w:hAnsi="Times New Roman" w:eastAsia="宋体"/>
                  <w:b w:val="0"/>
                  <w:sz w:val="18"/>
                </w:rPr>
                <w:t>32.79</w:t>
              </w:r>
            </w:ins>
          </w:p>
        </w:tc>
      </w:tr>
      <w:tr>
        <w:trPr>
          <w:cantSplit/>
          <w:ins w:id="1431"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02" w:author="xh" w:date="2026-10-19T08:38:49+08:00"/>
              </w:rPr>
            </w:pPr>
            <w:ins w:id="180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04" w:author="xh" w:date="2026-10-19T08:38:49+08:00"/>
              </w:rPr>
            </w:pPr>
            <w:ins w:id="1805" w:author="xh" w:date="2026-10-19T08:38:49+08:00">
              <w:r>
                <w:rPr>
                  <w:rFonts w:ascii="Times New Roman" w:hAnsi="Times New Roman" w:eastAsia="宋体"/>
                  <w:b w:val="0"/>
                  <w:sz w:val="18"/>
                </w:rPr>
                <w:t>山南变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06" w:author="xh" w:date="2026-10-19T08:38:49+08:00"/>
              </w:rPr>
            </w:pPr>
            <w:ins w:id="1807" w:author="xh" w:date="2026-10-19T08:38:49+08:00">
              <w:r>
                <w:rPr>
                  <w:rFonts w:ascii="Times New Roman" w:hAnsi="Times New Roman" w:eastAsia="宋体"/>
                  <w:b w:val="0"/>
                  <w:sz w:val="18"/>
                </w:rPr>
                <w:t>4.96</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08" w:author="xh" w:date="2026-10-19T08:38:49+08:00"/>
              </w:rPr>
            </w:pPr>
            <w:ins w:id="1809" w:author="xh" w:date="2026-10-19T08:38:49+08:00">
              <w:r>
                <w:rPr>
                  <w:rFonts w:ascii="Times New Roman" w:hAnsi="Times New Roman" w:eastAsia="宋体"/>
                  <w:b w:val="0"/>
                  <w:sz w:val="18"/>
                </w:rPr>
                <w:t>0.00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10" w:author="xh" w:date="2026-10-19T08:38:49+08:00"/>
              </w:rPr>
            </w:pPr>
            <w:ins w:id="1811" w:author="xh" w:date="2026-10-19T08:38:49+08:00">
              <w:r>
                <w:rPr>
                  <w:rFonts w:ascii="Times New Roman" w:hAnsi="Times New Roman" w:eastAsia="宋体"/>
                  <w:b w:val="0"/>
                  <w:sz w:val="18"/>
                </w:rPr>
                <w:t>4.96</w:t>
              </w:r>
            </w:ins>
          </w:p>
        </w:tc>
      </w:tr>
      <w:tr>
        <w:trPr>
          <w:cantSplit/>
          <w:ins w:id="1432"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12" w:author="xh" w:date="2026-10-19T08:38:49+08:00"/>
              </w:rPr>
            </w:pPr>
            <w:ins w:id="181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14" w:author="xh" w:date="2026-10-19T08:38:49+08:00"/>
              </w:rPr>
            </w:pPr>
            <w:ins w:id="1815" w:author="xh" w:date="2026-10-19T08:38:49+08:00">
              <w:r>
                <w:rPr>
                  <w:rFonts w:ascii="Times New Roman" w:hAnsi="Times New Roman" w:eastAsia="宋体"/>
                  <w:b w:val="0"/>
                  <w:sz w:val="18"/>
                </w:rPr>
                <w:t>石桥变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16" w:author="xh" w:date="2026-10-19T08:38:49+08:00"/>
              </w:rPr>
            </w:pPr>
            <w:ins w:id="1817" w:author="xh" w:date="2026-10-19T08:38:49+08:00">
              <w:r>
                <w:rPr>
                  <w:rFonts w:ascii="Times New Roman" w:hAnsi="Times New Roman" w:eastAsia="宋体"/>
                  <w:b w:val="0"/>
                  <w:sz w:val="18"/>
                </w:rPr>
                <w:t>94.08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18" w:author="xh" w:date="2026-10-19T08:38:49+08:00"/>
              </w:rPr>
            </w:pPr>
            <w:ins w:id="1819" w:author="xh" w:date="2026-10-19T08:38:49+08:00">
              <w:r>
                <w:rPr>
                  <w:rFonts w:ascii="Times New Roman" w:hAnsi="Times New Roman" w:eastAsia="宋体"/>
                  <w:b w:val="0"/>
                  <w:sz w:val="18"/>
                </w:rPr>
                <w:t>9.36</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20" w:author="xh" w:date="2026-10-19T08:38:49+08:00"/>
              </w:rPr>
            </w:pPr>
            <w:ins w:id="1821" w:author="xh" w:date="2026-10-19T08:38:49+08:00">
              <w:r>
                <w:rPr>
                  <w:rFonts w:ascii="Times New Roman" w:hAnsi="Times New Roman" w:eastAsia="宋体"/>
                  <w:b w:val="0"/>
                  <w:sz w:val="18"/>
                </w:rPr>
                <w:t>94.08</w:t>
              </w:r>
            </w:ins>
          </w:p>
        </w:tc>
      </w:tr>
      <w:tr>
        <w:trPr>
          <w:cantSplit/>
          <w:ins w:id="1433"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22" w:author="xh" w:date="2026-10-19T08:38:49+08:00"/>
              </w:rPr>
            </w:pPr>
            <w:ins w:id="182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24" w:author="xh" w:date="2026-10-19T08:38:49+08:00"/>
              </w:rPr>
            </w:pPr>
            <w:ins w:id="1825" w:author="xh" w:date="2026-10-19T08:38:49+08:00">
              <w:r>
                <w:rPr>
                  <w:rFonts w:ascii="Times New Roman" w:hAnsi="Times New Roman" w:eastAsia="宋体"/>
                  <w:b w:val="0"/>
                  <w:sz w:val="18"/>
                </w:rPr>
                <w:t>拾屯变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26" w:author="xh" w:date="2026-10-19T08:38:49+08:00"/>
              </w:rPr>
            </w:pPr>
            <w:ins w:id="1827" w:author="xh" w:date="2026-10-19T08:38:49+08:00">
              <w:r>
                <w:rPr>
                  <w:rFonts w:ascii="Times New Roman" w:hAnsi="Times New Roman" w:eastAsia="宋体"/>
                  <w:b w:val="0"/>
                  <w:sz w:val="18"/>
                </w:rPr>
                <w:t>62.83</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28" w:author="xh" w:date="2026-10-19T08:38:49+08:00"/>
              </w:rPr>
            </w:pPr>
            <w:ins w:id="1829" w:author="xh" w:date="2026-10-19T08:38:49+08:00">
              <w:r>
                <w:rPr>
                  <w:rFonts w:ascii="Times New Roman" w:hAnsi="Times New Roman" w:eastAsia="宋体"/>
                  <w:b w:val="0"/>
                  <w:sz w:val="18"/>
                </w:rPr>
                <w:t>0.00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30" w:author="xh" w:date="2026-10-19T08:38:49+08:00"/>
              </w:rPr>
            </w:pPr>
            <w:ins w:id="1831" w:author="xh" w:date="2026-10-19T08:38:49+08:00">
              <w:r>
                <w:rPr>
                  <w:rFonts w:ascii="Times New Roman" w:hAnsi="Times New Roman" w:eastAsia="宋体"/>
                  <w:b w:val="0"/>
                  <w:sz w:val="18"/>
                </w:rPr>
                <w:t>62.83</w:t>
              </w:r>
            </w:ins>
          </w:p>
        </w:tc>
      </w:tr>
      <w:tr>
        <w:trPr>
          <w:cantSplit/>
          <w:ins w:id="1434"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32" w:author="xh" w:date="2026-10-19T08:38:49+08:00"/>
              </w:rPr>
            </w:pPr>
            <w:ins w:id="183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34" w:author="xh" w:date="2026-10-19T08:38:49+08:00"/>
              </w:rPr>
            </w:pPr>
            <w:ins w:id="1835" w:author="xh" w:date="2026-10-19T08:38:49+08:00">
              <w:r>
                <w:rPr>
                  <w:rFonts w:ascii="Times New Roman" w:hAnsi="Times New Roman" w:eastAsia="宋体"/>
                  <w:b w:val="0"/>
                  <w:sz w:val="18"/>
                </w:rPr>
                <w:t>统一变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36" w:author="xh" w:date="2026-10-19T08:38:49+08:00"/>
              </w:rPr>
            </w:pPr>
            <w:ins w:id="1837" w:author="xh" w:date="2026-10-19T08:38:49+08:00">
              <w:r>
                <w:rPr>
                  <w:rFonts w:ascii="Times New Roman" w:hAnsi="Times New Roman" w:eastAsia="宋体"/>
                  <w:b w:val="0"/>
                  <w:sz w:val="18"/>
                </w:rPr>
                <w:t>79.48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38" w:author="xh" w:date="2026-10-19T08:38:49+08:00"/>
              </w:rPr>
            </w:pPr>
            <w:ins w:id="1839" w:author="xh" w:date="2026-10-19T08:38:49+08:00">
              <w:r>
                <w:rPr>
                  <w:rFonts w:ascii="Times New Roman" w:hAnsi="Times New Roman" w:eastAsia="宋体"/>
                  <w:b w:val="0"/>
                  <w:sz w:val="18"/>
                </w:rPr>
                <w:t>0.00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40" w:author="xh" w:date="2026-10-19T08:38:49+08:00"/>
              </w:rPr>
            </w:pPr>
            <w:ins w:id="1841" w:author="xh" w:date="2026-10-19T08:38:49+08:00">
              <w:r>
                <w:rPr>
                  <w:rFonts w:ascii="Times New Roman" w:hAnsi="Times New Roman" w:eastAsia="宋体"/>
                  <w:b w:val="0"/>
                  <w:sz w:val="18"/>
                </w:rPr>
                <w:t>79.48</w:t>
              </w:r>
            </w:ins>
          </w:p>
        </w:tc>
      </w:tr>
      <w:tr>
        <w:trPr>
          <w:cantSplit/>
          <w:ins w:id="1435"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42" w:author="xh" w:date="2026-10-19T08:38:49+08:00"/>
              </w:rPr>
            </w:pPr>
            <w:ins w:id="184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44" w:author="xh" w:date="2026-10-19T08:38:49+08:00"/>
              </w:rPr>
            </w:pPr>
            <w:ins w:id="1845" w:author="xh" w:date="2026-10-19T08:38:49+08:00">
              <w:r>
                <w:rPr>
                  <w:rFonts w:ascii="Times New Roman" w:hAnsi="Times New Roman" w:eastAsia="宋体"/>
                  <w:b w:val="0"/>
                  <w:sz w:val="18"/>
                </w:rPr>
                <w:t>吴庄变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46" w:author="xh" w:date="2026-10-19T08:38:49+08:00"/>
              </w:rPr>
            </w:pPr>
            <w:ins w:id="1847" w:author="xh" w:date="2026-10-19T08:38:49+08:00">
              <w:r>
                <w:rPr>
                  <w:rFonts w:ascii="Times New Roman" w:hAnsi="Times New Roman" w:eastAsia="宋体"/>
                  <w:b w:val="0"/>
                  <w:sz w:val="18"/>
                </w:rPr>
                <w:t>88.09</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48" w:author="xh" w:date="2026-10-19T08:38:49+08:00"/>
              </w:rPr>
            </w:pPr>
            <w:ins w:id="1849" w:author="xh" w:date="2026-10-19T08:38:49+08:00">
              <w:r>
                <w:rPr>
                  <w:rFonts w:ascii="Times New Roman" w:hAnsi="Times New Roman" w:eastAsia="宋体"/>
                  <w:b w:val="0"/>
                  <w:sz w:val="18"/>
                </w:rPr>
                <w:t>0.00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50" w:author="xh" w:date="2026-10-19T08:38:49+08:00"/>
              </w:rPr>
            </w:pPr>
            <w:ins w:id="1851" w:author="xh" w:date="2026-10-19T08:38:49+08:00">
              <w:r>
                <w:rPr>
                  <w:rFonts w:ascii="Times New Roman" w:hAnsi="Times New Roman" w:eastAsia="宋体"/>
                  <w:b w:val="0"/>
                  <w:sz w:val="18"/>
                </w:rPr>
                <w:t>88.09</w:t>
              </w:r>
            </w:ins>
          </w:p>
        </w:tc>
      </w:tr>
      <w:tr>
        <w:trPr>
          <w:cantSplit/>
          <w:ins w:id="1436"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52" w:author="xh" w:date="2026-10-19T08:38:49+08:00"/>
              </w:rPr>
            </w:pPr>
            <w:ins w:id="185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54" w:author="xh" w:date="2026-10-19T08:38:49+08:00"/>
              </w:rPr>
            </w:pPr>
            <w:ins w:id="1855" w:author="xh" w:date="2026-10-19T08:38:49+08:00">
              <w:r>
                <w:rPr>
                  <w:rFonts w:ascii="Times New Roman" w:hAnsi="Times New Roman" w:eastAsia="宋体"/>
                  <w:b w:val="0"/>
                  <w:sz w:val="18"/>
                </w:rPr>
                <w:t>祥和变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56" w:author="xh" w:date="2026-10-19T08:38:49+08:00"/>
              </w:rPr>
            </w:pPr>
            <w:ins w:id="1857" w:author="xh" w:date="2026-10-19T08:38:49+08:00">
              <w:r>
                <w:rPr>
                  <w:rFonts w:ascii="Times New Roman" w:hAnsi="Times New Roman" w:eastAsia="宋体"/>
                  <w:b w:val="0"/>
                  <w:sz w:val="18"/>
                </w:rPr>
                <w:t>16.56</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58" w:author="xh" w:date="2026-10-19T08:38:49+08:00"/>
              </w:rPr>
            </w:pPr>
            <w:ins w:id="1859" w:author="xh" w:date="2026-10-19T08:38:49+08:00">
              <w:r>
                <w:rPr>
                  <w:rFonts w:ascii="Times New Roman" w:hAnsi="Times New Roman" w:eastAsia="宋体"/>
                  <w:b w:val="0"/>
                  <w:sz w:val="18"/>
                </w:rPr>
                <w:t>0.00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60" w:author="xh" w:date="2026-10-19T08:38:49+08:00"/>
              </w:rPr>
            </w:pPr>
            <w:ins w:id="1861" w:author="xh" w:date="2026-10-19T08:38:49+08:00">
              <w:r>
                <w:rPr>
                  <w:rFonts w:ascii="Times New Roman" w:hAnsi="Times New Roman" w:eastAsia="宋体"/>
                  <w:b w:val="0"/>
                  <w:sz w:val="18"/>
                </w:rPr>
                <w:t>16.56</w:t>
              </w:r>
            </w:ins>
          </w:p>
        </w:tc>
      </w:tr>
      <w:tr>
        <w:trPr>
          <w:cantSplit/>
          <w:ins w:id="1437"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62" w:author="xh" w:date="2026-10-19T08:38:49+08:00"/>
              </w:rPr>
            </w:pPr>
            <w:ins w:id="186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64" w:author="xh" w:date="2026-10-19T08:38:49+08:00"/>
              </w:rPr>
            </w:pPr>
            <w:ins w:id="1865" w:author="xh" w:date="2026-10-19T08:38:49+08:00">
              <w:r>
                <w:rPr>
                  <w:rFonts w:ascii="Times New Roman" w:hAnsi="Times New Roman" w:eastAsia="宋体"/>
                  <w:b w:val="0"/>
                  <w:sz w:val="18"/>
                </w:rPr>
                <w:t>西郊变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66" w:author="xh" w:date="2026-10-19T08:38:49+08:00"/>
              </w:rPr>
            </w:pPr>
            <w:ins w:id="1867" w:author="xh" w:date="2026-10-19T08:38:49+08:00">
              <w:r>
                <w:rPr>
                  <w:rFonts w:ascii="Times New Roman" w:hAnsi="Times New Roman" w:eastAsia="宋体"/>
                  <w:b w:val="0"/>
                  <w:sz w:val="18"/>
                </w:rPr>
                <w:t>109.68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68" w:author="xh" w:date="2026-10-19T08:38:49+08:00"/>
              </w:rPr>
            </w:pPr>
            <w:ins w:id="1869" w:author="xh" w:date="2026-10-19T08:38:49+08:00">
              <w:r>
                <w:rPr>
                  <w:rFonts w:ascii="Times New Roman" w:hAnsi="Times New Roman" w:eastAsia="宋体"/>
                  <w:b w:val="0"/>
                  <w:sz w:val="18"/>
                </w:rPr>
                <w:t>0.00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70" w:author="xh" w:date="2026-10-19T08:38:49+08:00"/>
              </w:rPr>
            </w:pPr>
            <w:ins w:id="1871" w:author="xh" w:date="2026-10-19T08:38:49+08:00">
              <w:r>
                <w:rPr>
                  <w:rFonts w:ascii="Times New Roman" w:hAnsi="Times New Roman" w:eastAsia="宋体"/>
                  <w:b w:val="0"/>
                  <w:sz w:val="18"/>
                </w:rPr>
                <w:t>109.68</w:t>
              </w:r>
            </w:ins>
          </w:p>
        </w:tc>
      </w:tr>
      <w:tr>
        <w:trPr>
          <w:cantSplit/>
          <w:ins w:id="1438"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72" w:author="xh" w:date="2026-10-19T08:38:49+08:00"/>
              </w:rPr>
            </w:pPr>
            <w:ins w:id="187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74" w:author="xh" w:date="2026-10-19T08:38:49+08:00"/>
              </w:rPr>
            </w:pPr>
            <w:ins w:id="1875" w:author="xh" w:date="2026-10-19T08:38:49+08:00">
              <w:r>
                <w:rPr>
                  <w:rFonts w:ascii="Times New Roman" w:hAnsi="Times New Roman" w:eastAsia="宋体"/>
                  <w:b w:val="0"/>
                  <w:sz w:val="18"/>
                </w:rPr>
                <w:t>响山变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76" w:author="xh" w:date="2026-10-19T08:38:49+08:00"/>
              </w:rPr>
            </w:pPr>
            <w:ins w:id="1877" w:author="xh" w:date="2026-10-19T08:38:49+08:00">
              <w:r>
                <w:rPr>
                  <w:rFonts w:ascii="Times New Roman" w:hAnsi="Times New Roman" w:eastAsia="宋体"/>
                  <w:b w:val="0"/>
                  <w:sz w:val="18"/>
                </w:rPr>
                <w:t>45.42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78" w:author="xh" w:date="2026-10-19T08:38:49+08:00"/>
              </w:rPr>
            </w:pPr>
            <w:ins w:id="1879" w:author="xh" w:date="2026-10-19T08:38:49+08:00">
              <w:r>
                <w:rPr>
                  <w:rFonts w:ascii="Times New Roman" w:hAnsi="Times New Roman" w:eastAsia="宋体"/>
                  <w:b w:val="0"/>
                  <w:sz w:val="18"/>
                </w:rPr>
                <w:t>0.00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80" w:author="xh" w:date="2026-10-19T08:38:49+08:00"/>
              </w:rPr>
            </w:pPr>
            <w:ins w:id="1881" w:author="xh" w:date="2026-10-19T08:38:49+08:00">
              <w:r>
                <w:rPr>
                  <w:rFonts w:ascii="Times New Roman" w:hAnsi="Times New Roman" w:eastAsia="宋体"/>
                  <w:b w:val="0"/>
                  <w:sz w:val="18"/>
                </w:rPr>
                <w:t>45.42</w:t>
              </w:r>
            </w:ins>
          </w:p>
        </w:tc>
      </w:tr>
      <w:tr>
        <w:trPr>
          <w:cantSplit/>
          <w:ins w:id="1439"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82" w:author="xh" w:date="2026-10-19T08:38:49+08:00"/>
              </w:rPr>
            </w:pPr>
            <w:ins w:id="188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84" w:author="xh" w:date="2026-10-19T08:38:49+08:00"/>
              </w:rPr>
            </w:pPr>
            <w:ins w:id="1885" w:author="xh" w:date="2026-10-19T08:38:49+08:00">
              <w:r>
                <w:rPr>
                  <w:rFonts w:ascii="Times New Roman" w:hAnsi="Times New Roman" w:eastAsia="宋体"/>
                  <w:b w:val="0"/>
                  <w:sz w:val="18"/>
                </w:rPr>
                <w:t>玉潭变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86" w:author="xh" w:date="2026-10-19T08:38:49+08:00"/>
              </w:rPr>
            </w:pPr>
            <w:ins w:id="1887" w:author="xh" w:date="2026-10-19T08:38:49+08:00">
              <w:r>
                <w:rPr>
                  <w:rFonts w:ascii="Times New Roman" w:hAnsi="Times New Roman" w:eastAsia="宋体"/>
                  <w:b w:val="0"/>
                  <w:sz w:val="18"/>
                </w:rPr>
                <w:t>38.50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88" w:author="xh" w:date="2026-10-19T08:38:49+08:00"/>
              </w:rPr>
            </w:pPr>
            <w:ins w:id="1889" w:author="xh" w:date="2026-10-19T08:38:49+08:00">
              <w:r>
                <w:rPr>
                  <w:rFonts w:ascii="Times New Roman" w:hAnsi="Times New Roman" w:eastAsia="宋体"/>
                  <w:b w:val="0"/>
                  <w:sz w:val="18"/>
                </w:rPr>
                <w:t>0.00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90" w:author="xh" w:date="2026-10-19T08:38:49+08:00"/>
              </w:rPr>
            </w:pPr>
            <w:ins w:id="1891" w:author="xh" w:date="2026-10-19T08:38:49+08:00">
              <w:r>
                <w:rPr>
                  <w:rFonts w:ascii="Times New Roman" w:hAnsi="Times New Roman" w:eastAsia="宋体"/>
                  <w:b w:val="0"/>
                  <w:sz w:val="18"/>
                </w:rPr>
                <w:t>38.50</w:t>
              </w:r>
            </w:ins>
          </w:p>
        </w:tc>
      </w:tr>
      <w:tr>
        <w:trPr>
          <w:cantSplit/>
          <w:ins w:id="1440"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92" w:author="xh" w:date="2026-10-19T08:38:49+08:00"/>
              </w:rPr>
            </w:pPr>
            <w:ins w:id="189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94" w:author="xh" w:date="2026-10-19T08:38:49+08:00"/>
              </w:rPr>
            </w:pPr>
            <w:ins w:id="1895" w:author="xh" w:date="2026-10-19T08:38:49+08:00">
              <w:r>
                <w:rPr>
                  <w:rFonts w:ascii="Times New Roman" w:hAnsi="Times New Roman" w:eastAsia="宋体"/>
                  <w:b w:val="0"/>
                  <w:sz w:val="18"/>
                </w:rPr>
                <w:t>翟山变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96" w:author="xh" w:date="2026-10-19T08:38:49+08:00"/>
              </w:rPr>
            </w:pPr>
            <w:ins w:id="1897" w:author="xh" w:date="2026-10-19T08:38:49+08:00">
              <w:r>
                <w:rPr>
                  <w:rFonts w:ascii="Times New Roman" w:hAnsi="Times New Roman" w:eastAsia="宋体"/>
                  <w:b w:val="0"/>
                  <w:sz w:val="18"/>
                </w:rPr>
                <w:t>81.77</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98" w:author="xh" w:date="2026-10-19T08:38:49+08:00"/>
              </w:rPr>
            </w:pPr>
            <w:ins w:id="1899" w:author="xh" w:date="2026-10-19T08:38:49+08:00">
              <w:r>
                <w:rPr>
                  <w:rFonts w:ascii="Times New Roman" w:hAnsi="Times New Roman" w:eastAsia="宋体"/>
                  <w:b w:val="0"/>
                  <w:sz w:val="18"/>
                </w:rPr>
                <w:t>0.00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00" w:author="xh" w:date="2026-10-19T08:38:49+08:00"/>
              </w:rPr>
            </w:pPr>
            <w:ins w:id="1901" w:author="xh" w:date="2026-10-19T08:38:49+08:00">
              <w:r>
                <w:rPr>
                  <w:rFonts w:ascii="Times New Roman" w:hAnsi="Times New Roman" w:eastAsia="宋体"/>
                  <w:b w:val="0"/>
                  <w:sz w:val="18"/>
                </w:rPr>
                <w:t>81.77</w:t>
              </w:r>
            </w:ins>
          </w:p>
        </w:tc>
      </w:tr>
      <w:tr>
        <w:trPr>
          <w:cantSplit/>
          <w:ins w:id="1441" w:author="xh" w:date="2026-10-19T08:38:49+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02" w:author="xh" w:date="2026-10-19T08:38:49+08:00"/>
              </w:rPr>
            </w:pPr>
            <w:ins w:id="1903" w:author="xh" w:date="2026-10-19T08:38:49+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04" w:author="xh" w:date="2026-10-19T08:38:49+08:00"/>
              </w:rPr>
            </w:pPr>
            <w:ins w:id="1905" w:author="xh" w:date="2026-10-19T08:38:49+08:00">
              <w:r>
                <w:rPr>
                  <w:rFonts w:ascii="Times New Roman" w:hAnsi="Times New Roman" w:eastAsia="宋体"/>
                  <w:b w:val="0"/>
                  <w:sz w:val="18"/>
                </w:rPr>
                <w:t>茱萸变</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06" w:author="xh" w:date="2026-10-19T08:38:49+08:00"/>
              </w:rPr>
            </w:pPr>
            <w:ins w:id="1907" w:author="xh" w:date="2026-10-19T08:38:49+08:00">
              <w:r>
                <w:rPr>
                  <w:rFonts w:ascii="Times New Roman" w:hAnsi="Times New Roman" w:eastAsia="宋体"/>
                  <w:b w:val="0"/>
                  <w:sz w:val="18"/>
                </w:rPr>
                <w:t>14.08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08" w:author="xh" w:date="2026-10-19T08:38:49+08:00"/>
              </w:rPr>
            </w:pPr>
            <w:ins w:id="1909" w:author="xh" w:date="2026-10-19T08:38:49+08:00">
              <w:r>
                <w:rPr>
                  <w:rFonts w:ascii="Times New Roman" w:hAnsi="Times New Roman" w:eastAsia="宋体"/>
                  <w:b w:val="0"/>
                  <w:sz w:val="18"/>
                </w:rPr>
                <w:t>4.80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10" w:author="xh" w:date="2026-10-19T08:38:49+08:00"/>
              </w:rPr>
            </w:pPr>
            <w:ins w:id="1911" w:author="xh" w:date="2026-10-19T08:38:49+08:00">
              <w:r>
                <w:rPr>
                  <w:rFonts w:ascii="Times New Roman" w:hAnsi="Times New Roman" w:eastAsia="宋体"/>
                  <w:b w:val="0"/>
                  <w:sz w:val="18"/>
                </w:rPr>
                <w:t>14.08</w:t>
              </w:r>
            </w:ins>
          </w:p>
        </w:tc>
      </w:tr>
    </w:tbl>
    <w:p w14:paraId="00674831">
      <w:pPr>
        <w:pStyle w:val="2"/>
        <w:widowControl/>
        <w:spacing w:before="0" w:after="0" w:line="348" w:lineRule="exact"/>
        <w:ind w:firstLine="480"/>
        <w:jc w:val="both"/>
      </w:pPr>
      <w:r>
        <w:rPr>
          <w:rFonts w:ascii="Times New Roman" w:hAnsi="Times New Roman" w:eastAsia="方正仿宋_GBK"/>
          <w:b w:val="0"/>
          <w:sz w:val="24"/>
        </w:rPr>
        <w:t>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14:paraId="09366722">
      <w:pPr>
        <w:pStyle w:val="2"/>
        <w:keepNext/>
        <w:spacing w:before="120" w:after="0" w:line="240" w:lineRule="auto"/>
        <w:ind w:left="0" w:leftChars="0" w:right="0" w:rightChars="0" w:firstLine="0" w:firstLineChars="0" w:hanging="0" w:hangingChars="0" w:start="0" w:end="0" w:startChars="0" w:endChars="0"/>
        <w:jc w:val="center"/>
        <w:pPrChange w:id="28290" w:author="xh" w:date="2026-10-19T08:39:28+08:00">
          <w:pPr>
            <w:pStyle w:val="2"/>
            <w:keepNext/>
            <w:spacing w:before="120" w:after="0" w:line="240" w:lineRule="auto"/>
            <w:ind w:left="0" w:leftChars="0" w:right="0" w:rightChars="0" w:firstLine="0" w:firstLineChars="0"/>
            <w:jc w:val="center"/>
          </w:pPr>
        </w:pPrChange>
      </w:pPr>
      <w:r>
        <w:drawing>
          <wp:inline distT="0" distB="0" distL="114300" distR="114300">
            <wp:extent cx="5120640" cy="4518025"/>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18"/>
                    <a:stretch>
                      <a:fillRect/>
                    </a:stretch>
                  </pic:blipFill>
                  <pic:spPr>
                    <a:xfrm>
                      <a:off x="0" y="0"/>
                      <a:ext cx="5120640" cy="4518211"/>
                    </a:xfrm>
                    <a:prstGeom prst="rect">
                      <a:avLst/>
                    </a:prstGeom>
                    <a:noFill/>
                    <a:ln w="9525">
                      <a:noFill/>
                    </a:ln>
                  </pic:spPr>
                </pic:pic>
              </a:graphicData>
            </a:graphic>
          </wp:inline>
        </w:drawing>
      </w:r>
    </w:p>
    <w:p w14:paraId="46A8E4EB">
      <w:pPr>
        <w:pStyle w:val="2"/>
        <w:spacing w:before="60" w:after="120" w:line="280" w:lineRule="exact"/>
        <w:ind w:left="0" w:leftChars="0" w:right="0" w:rightChars="0" w:firstLine="0" w:firstLineChars="0" w:hanging="0" w:hangingChars="0" w:start="0" w:end="0" w:startChars="0" w:endChars="0"/>
        <w:jc w:val="center"/>
        <w:pPrChange w:id="28291" w:author="xh" w:date="2026-10-19T08:40:08+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图3-5 邳州2025年逐站正反向净负荷极值</w:t>
      </w:r>
    </w:p>
    <w:p w14:paraId="1040BE5A">
      <w:pPr>
        <w:pStyle w:val="2"/>
        <w:keepNext/>
        <w:spacing w:before="120" w:after="0" w:line="240" w:lineRule="auto"/>
        <w:ind w:left="0" w:leftChars="0" w:right="0" w:rightChars="0" w:firstLine="0" w:firstLineChars="0" w:hanging="0" w:hangingChars="0" w:start="0" w:end="0" w:startChars="0" w:endChars="0"/>
        <w:jc w:val="center"/>
        <w:pPrChange w:id="28292" w:author="xh" w:date="2026-10-19T08:40:47+08:00">
          <w:pPr>
            <w:pStyle w:val="2"/>
            <w:keepNext/>
            <w:spacing w:before="120" w:after="0" w:line="240" w:lineRule="auto"/>
            <w:ind w:left="0" w:leftChars="0" w:right="0" w:rightChars="0" w:firstLine="0" w:firstLineChars="0"/>
            <w:jc w:val="center"/>
          </w:pPr>
        </w:pPrChange>
      </w:pPr>
      <w:r>
        <w:drawing>
          <wp:inline distT="0" distB="0" distL="114300" distR="114300">
            <wp:extent cx="5120640" cy="4796155"/>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a:picLocks noChangeAspect="1" noChangeArrowheads="1"/>
                    </pic:cNvPicPr>
                  </pic:nvPicPr>
                  <pic:blipFill>
                    <a:blip r:embed="rId19"/>
                    <a:stretch>
                      <a:fillRect/>
                    </a:stretch>
                  </pic:blipFill>
                  <pic:spPr>
                    <a:xfrm>
                      <a:off x="0" y="0"/>
                      <a:ext cx="5120640" cy="4796416"/>
                    </a:xfrm>
                    <a:prstGeom prst="rect">
                      <a:avLst/>
                    </a:prstGeom>
                    <a:noFill/>
                    <a:ln w="9525">
                      <a:noFill/>
                    </a:ln>
                  </pic:spPr>
                </pic:pic>
              </a:graphicData>
            </a:graphic>
          </wp:inline>
        </w:drawing>
      </w:r>
    </w:p>
    <w:p w14:paraId="59953002">
      <w:pPr>
        <w:pStyle w:val="2"/>
        <w:spacing w:before="60" w:after="120" w:line="280" w:lineRule="exact"/>
        <w:ind w:left="0" w:leftChars="0" w:right="0" w:rightChars="0" w:firstLine="0" w:firstLineChars="0" w:hanging="0" w:hangingChars="0" w:start="0" w:end="0" w:startChars="0" w:endChars="0"/>
        <w:jc w:val="center"/>
        <w:pPrChange w:id="28293" w:author="xh" w:date="2026-10-19T08:41:27+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图3-6 市区2025年逐站正反向净负荷极值</w:t>
      </w:r>
    </w:p>
    <w:p w14:paraId="26289010">
      <w:pPr>
        <w:pStyle w:val="2"/>
        <w:keepNext/>
        <w:spacing w:before="120" w:after="80" w:line="280" w:lineRule="exact"/>
        <w:ind w:firstLine="0"/>
        <w:jc w:val="center"/>
      </w:pPr>
      <w:r>
        <w:rPr>
          <w:rFonts w:ascii="Times New Roman" w:hAnsi="Times New Roman" w:eastAsia="宋体"/>
          <w:b w:val="0"/>
          <w:sz w:val="21"/>
        </w:rPr>
        <w:t>表3-6 两地区站级负载率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798347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912" w:author="xh" w:date="2026-10-19T08:42:06+08:00"/>
        </w:trPr>
        <w:tc>
          <w:tcPr>
            <w:tcW w:w="2078" w:type="dxa"/>
            <w:tcMar>
              <w:left w:w="70" w:type="dxa"/>
              <w:right w:w="70" w:type="dxa"/>
            </w:tcMar>
            <w:vAlign w:val="center"/>
          </w:tcPr>
          <w:p w14:paraId="6FD65B34">
            <w:pPr>
              <w:keepNext/>
              <w:spacing w:before="20" w:after="20" w:line="260" w:lineRule="exact"/>
              <w:ind w:left="0" w:leftChars="0" w:right="0" w:rightChars="0" w:firstLine="0" w:firstLineChars="0"/>
              <w:jc w:val="center"/>
              <w:rPr>
                <w:del w:id="1921" w:author="xh" w:date="2026-10-19T08:42:06+08:00"/>
              </w:rPr>
            </w:pPr>
            <w:del w:id="1922" w:author="xh" w:date="2026-10-19T08:42:06+08:00">
              <w:r>
                <w:rPr>
                  <w:rFonts w:ascii="Times New Roman" w:hAnsi="Times New Roman" w:eastAsia="宋体"/>
                  <w:b/>
                  <w:sz w:val="18"/>
                </w:rPr>
                <w:delText>地区</w:delText>
              </w:r>
            </w:del>
          </w:p>
        </w:tc>
        <w:tc>
          <w:tcPr>
            <w:tcW w:w="2078" w:type="dxa"/>
            <w:tcMar>
              <w:left w:w="70" w:type="dxa"/>
              <w:right w:w="70" w:type="dxa"/>
            </w:tcMar>
            <w:vAlign w:val="center"/>
          </w:tcPr>
          <w:p w14:paraId="0BD63B42">
            <w:pPr>
              <w:keepNext/>
              <w:spacing w:before="20" w:after="20" w:line="260" w:lineRule="exact"/>
              <w:ind w:left="0" w:leftChars="0" w:right="0" w:rightChars="0" w:firstLine="0" w:firstLineChars="0"/>
              <w:jc w:val="center"/>
              <w:rPr>
                <w:del w:id="1923" w:author="xh" w:date="2026-10-19T08:42:06+08:00"/>
              </w:rPr>
            </w:pPr>
            <w:del w:id="1924" w:author="xh" w:date="2026-10-19T08:42:06+08:00">
              <w:r>
                <w:rPr>
                  <w:rFonts w:ascii="Times New Roman" w:hAnsi="Times New Roman" w:eastAsia="宋体"/>
                  <w:b/>
                  <w:sz w:val="18"/>
                </w:rPr>
                <w:delText>年份</w:delText>
              </w:r>
            </w:del>
          </w:p>
        </w:tc>
        <w:tc>
          <w:tcPr>
            <w:tcW w:w="2078" w:type="dxa"/>
            <w:tcMar>
              <w:left w:w="70" w:type="dxa"/>
              <w:right w:w="70" w:type="dxa"/>
            </w:tcMar>
            <w:vAlign w:val="center"/>
          </w:tcPr>
          <w:p w14:paraId="492B4415">
            <w:pPr>
              <w:keepNext/>
              <w:spacing w:before="20" w:after="20" w:line="260" w:lineRule="exact"/>
              <w:ind w:left="0" w:leftChars="0" w:right="0" w:rightChars="0" w:firstLine="0" w:firstLineChars="0"/>
              <w:jc w:val="center"/>
              <w:rPr>
                <w:del w:id="1925" w:author="xh" w:date="2026-10-19T08:42:06+08:00"/>
              </w:rPr>
            </w:pPr>
            <w:del w:id="1926" w:author="xh" w:date="2026-10-19T08:42:06+08:00">
              <w:r>
                <w:rPr>
                  <w:rFonts w:ascii="Times New Roman" w:hAnsi="Times New Roman" w:eastAsia="宋体"/>
                  <w:b/>
                  <w:sz w:val="18"/>
                </w:rPr>
                <w:delText>中位数/%</w:delText>
              </w:r>
            </w:del>
          </w:p>
        </w:tc>
        <w:tc>
          <w:tcPr>
            <w:tcW w:w="2078" w:type="dxa"/>
            <w:tcMar>
              <w:left w:w="70" w:type="dxa"/>
              <w:right w:w="70" w:type="dxa"/>
            </w:tcMar>
            <w:vAlign w:val="center"/>
          </w:tcPr>
          <w:p w14:paraId="06F2450A">
            <w:pPr>
              <w:keepNext/>
              <w:spacing w:before="20" w:after="20" w:line="260" w:lineRule="exact"/>
              <w:ind w:left="0" w:leftChars="0" w:right="0" w:rightChars="0" w:firstLine="0" w:firstLineChars="0"/>
              <w:jc w:val="center"/>
              <w:rPr>
                <w:del w:id="1927" w:author="xh" w:date="2026-10-19T08:42:06+08:00"/>
              </w:rPr>
            </w:pPr>
            <w:del w:id="1928" w:author="xh" w:date="2026-10-19T08:42:06+08:00">
              <w:r>
                <w:rPr>
                  <w:rFonts w:ascii="Times New Roman" w:hAnsi="Times New Roman" w:eastAsia="宋体"/>
                  <w:b/>
                  <w:sz w:val="18"/>
                </w:rPr>
                <w:delText>最大值/%</w:delText>
              </w:r>
            </w:del>
          </w:p>
        </w:tc>
      </w:tr>
      <w:tr w14:paraId="450C3E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13" w:author="xh" w:date="2026-10-19T08:42:06+08:00"/>
        </w:trPr>
        <w:tc>
          <w:tcPr>
            <w:tcW w:w="2078" w:type="dxa"/>
            <w:tcMar>
              <w:left w:w="70" w:type="dxa"/>
              <w:right w:w="70" w:type="dxa"/>
            </w:tcMar>
            <w:vAlign w:val="center"/>
          </w:tcPr>
          <w:p w14:paraId="7E1B39D9">
            <w:pPr>
              <w:keepNext/>
              <w:spacing w:before="20" w:after="20" w:line="260" w:lineRule="exact"/>
              <w:ind w:left="0" w:leftChars="0" w:right="0" w:rightChars="0" w:firstLine="0" w:firstLineChars="0"/>
              <w:jc w:val="center"/>
              <w:rPr>
                <w:del w:id="1929" w:author="xh" w:date="2026-10-19T08:42:06+08:00"/>
              </w:rPr>
            </w:pPr>
            <w:del w:id="1930" w:author="xh" w:date="2026-10-19T08:42:06+08:00">
              <w:r>
                <w:rPr>
                  <w:rFonts w:ascii="Times New Roman" w:hAnsi="Times New Roman" w:eastAsia="宋体"/>
                  <w:b w:val="0"/>
                  <w:sz w:val="18"/>
                </w:rPr>
                <w:delText>邳州</w:delText>
              </w:r>
            </w:del>
          </w:p>
        </w:tc>
        <w:tc>
          <w:tcPr>
            <w:tcW w:w="2078" w:type="dxa"/>
            <w:tcMar>
              <w:left w:w="70" w:type="dxa"/>
              <w:right w:w="70" w:type="dxa"/>
            </w:tcMar>
            <w:vAlign w:val="center"/>
          </w:tcPr>
          <w:p w14:paraId="7EE68B9B">
            <w:pPr>
              <w:keepNext/>
              <w:spacing w:before="20" w:after="20" w:line="260" w:lineRule="exact"/>
              <w:ind w:left="0" w:leftChars="0" w:right="0" w:rightChars="0" w:firstLine="0" w:firstLineChars="0"/>
              <w:jc w:val="center"/>
              <w:rPr>
                <w:del w:id="1931" w:author="xh" w:date="2026-10-19T08:42:06+08:00"/>
              </w:rPr>
            </w:pPr>
            <w:del w:id="1932" w:author="xh" w:date="2026-10-19T08:42:06+08:00">
              <w:r>
                <w:rPr>
                  <w:rFonts w:ascii="Times New Roman" w:hAnsi="Times New Roman" w:eastAsia="宋体"/>
                  <w:b w:val="0"/>
                  <w:sz w:val="18"/>
                </w:rPr>
                <w:delText>2022</w:delText>
              </w:r>
            </w:del>
          </w:p>
        </w:tc>
        <w:tc>
          <w:tcPr>
            <w:tcW w:w="2078" w:type="dxa"/>
            <w:tcMar>
              <w:left w:w="70" w:type="dxa"/>
              <w:right w:w="70" w:type="dxa"/>
            </w:tcMar>
            <w:vAlign w:val="center"/>
          </w:tcPr>
          <w:p w14:paraId="53439472">
            <w:pPr>
              <w:keepNext/>
              <w:spacing w:before="20" w:after="20" w:line="260" w:lineRule="exact"/>
              <w:ind w:left="0" w:leftChars="0" w:right="0" w:rightChars="0" w:firstLine="0" w:firstLineChars="0"/>
              <w:jc w:val="center"/>
              <w:rPr>
                <w:del w:id="1933" w:author="xh" w:date="2026-10-19T08:42:06+08:00"/>
              </w:rPr>
            </w:pPr>
            <w:del w:id="1934" w:author="xh" w:date="2026-10-19T08:42:06+08:00">
              <w:r>
                <w:rPr>
                  <w:rFonts w:ascii="Times New Roman" w:hAnsi="Times New Roman" w:eastAsia="宋体"/>
                  <w:b w:val="0"/>
                  <w:sz w:val="18"/>
                </w:rPr>
                <w:delText>63</w:delText>
              </w:r>
            </w:del>
          </w:p>
        </w:tc>
        <w:tc>
          <w:tcPr>
            <w:tcW w:w="2078" w:type="dxa"/>
            <w:tcMar>
              <w:left w:w="70" w:type="dxa"/>
              <w:right w:w="70" w:type="dxa"/>
            </w:tcMar>
            <w:vAlign w:val="center"/>
          </w:tcPr>
          <w:p w14:paraId="4090968A">
            <w:pPr>
              <w:keepNext/>
              <w:spacing w:before="20" w:after="20" w:line="260" w:lineRule="exact"/>
              <w:ind w:left="0" w:leftChars="0" w:right="0" w:rightChars="0" w:firstLine="0" w:firstLineChars="0"/>
              <w:jc w:val="center"/>
              <w:rPr>
                <w:del w:id="1935" w:author="xh" w:date="2026-10-19T08:42:06+08:00"/>
              </w:rPr>
            </w:pPr>
            <w:del w:id="1936" w:author="xh" w:date="2026-10-19T08:42:06+08:00">
              <w:r>
                <w:rPr>
                  <w:rFonts w:ascii="Times New Roman" w:hAnsi="Times New Roman" w:eastAsia="宋体"/>
                  <w:b w:val="0"/>
                  <w:sz w:val="18"/>
                </w:rPr>
                <w:delText>108</w:delText>
              </w:r>
            </w:del>
          </w:p>
        </w:tc>
      </w:tr>
      <w:tr w14:paraId="27BBEF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14" w:author="xh" w:date="2026-10-19T08:42:06+08:00"/>
        </w:trPr>
        <w:tc>
          <w:tcPr>
            <w:tcW w:w="2078" w:type="dxa"/>
            <w:tcMar>
              <w:left w:w="70" w:type="dxa"/>
              <w:right w:w="70" w:type="dxa"/>
            </w:tcMar>
            <w:vAlign w:val="center"/>
          </w:tcPr>
          <w:p w14:paraId="153F087B">
            <w:pPr>
              <w:keepNext/>
              <w:spacing w:before="20" w:after="20" w:line="260" w:lineRule="exact"/>
              <w:ind w:left="0" w:leftChars="0" w:right="0" w:rightChars="0" w:firstLine="0" w:firstLineChars="0"/>
              <w:jc w:val="center"/>
              <w:rPr>
                <w:del w:id="1937" w:author="xh" w:date="2026-10-19T08:42:06+08:00"/>
              </w:rPr>
            </w:pPr>
            <w:del w:id="1938" w:author="xh" w:date="2026-10-19T08:42:06+08:00">
              <w:r>
                <w:rPr>
                  <w:rFonts w:ascii="Times New Roman" w:hAnsi="Times New Roman" w:eastAsia="宋体"/>
                  <w:b w:val="0"/>
                  <w:sz w:val="18"/>
                </w:rPr>
                <w:delText>邳州</w:delText>
              </w:r>
            </w:del>
          </w:p>
        </w:tc>
        <w:tc>
          <w:tcPr>
            <w:tcW w:w="2078" w:type="dxa"/>
            <w:tcMar>
              <w:left w:w="70" w:type="dxa"/>
              <w:right w:w="70" w:type="dxa"/>
            </w:tcMar>
            <w:vAlign w:val="center"/>
          </w:tcPr>
          <w:p w14:paraId="051D0AA6">
            <w:pPr>
              <w:keepNext/>
              <w:spacing w:before="20" w:after="20" w:line="260" w:lineRule="exact"/>
              <w:ind w:left="0" w:leftChars="0" w:right="0" w:rightChars="0" w:firstLine="0" w:firstLineChars="0"/>
              <w:jc w:val="center"/>
              <w:rPr>
                <w:del w:id="1939" w:author="xh" w:date="2026-10-19T08:42:06+08:00"/>
              </w:rPr>
            </w:pPr>
            <w:del w:id="1940" w:author="xh" w:date="2026-10-19T08:42:06+08:00">
              <w:r>
                <w:rPr>
                  <w:rFonts w:ascii="Times New Roman" w:hAnsi="Times New Roman" w:eastAsia="宋体"/>
                  <w:b w:val="0"/>
                  <w:sz w:val="18"/>
                </w:rPr>
                <w:delText>2023</w:delText>
              </w:r>
            </w:del>
          </w:p>
        </w:tc>
        <w:tc>
          <w:tcPr>
            <w:tcW w:w="2078" w:type="dxa"/>
            <w:tcMar>
              <w:left w:w="70" w:type="dxa"/>
              <w:right w:w="70" w:type="dxa"/>
            </w:tcMar>
            <w:vAlign w:val="center"/>
          </w:tcPr>
          <w:p w14:paraId="74DBE10D">
            <w:pPr>
              <w:keepNext/>
              <w:spacing w:before="20" w:after="20" w:line="260" w:lineRule="exact"/>
              <w:ind w:left="0" w:leftChars="0" w:right="0" w:rightChars="0" w:firstLine="0" w:firstLineChars="0"/>
              <w:jc w:val="center"/>
              <w:rPr>
                <w:del w:id="1941" w:author="xh" w:date="2026-10-19T08:42:06+08:00"/>
              </w:rPr>
            </w:pPr>
            <w:del w:id="1942" w:author="xh" w:date="2026-10-19T08:42:06+08:00">
              <w:r>
                <w:rPr>
                  <w:rFonts w:ascii="Times New Roman" w:hAnsi="Times New Roman" w:eastAsia="宋体"/>
                  <w:b w:val="0"/>
                  <w:sz w:val="18"/>
                </w:rPr>
                <w:delText>58</w:delText>
              </w:r>
            </w:del>
          </w:p>
        </w:tc>
        <w:tc>
          <w:tcPr>
            <w:tcW w:w="2078" w:type="dxa"/>
            <w:tcMar>
              <w:left w:w="70" w:type="dxa"/>
              <w:right w:w="70" w:type="dxa"/>
            </w:tcMar>
            <w:vAlign w:val="center"/>
          </w:tcPr>
          <w:p w14:paraId="77804E43">
            <w:pPr>
              <w:keepNext/>
              <w:spacing w:before="20" w:after="20" w:line="260" w:lineRule="exact"/>
              <w:ind w:left="0" w:leftChars="0" w:right="0" w:rightChars="0" w:firstLine="0" w:firstLineChars="0"/>
              <w:jc w:val="center"/>
              <w:rPr>
                <w:del w:id="1943" w:author="xh" w:date="2026-10-19T08:42:06+08:00"/>
              </w:rPr>
            </w:pPr>
            <w:del w:id="1944" w:author="xh" w:date="2026-10-19T08:42:06+08:00">
              <w:r>
                <w:rPr>
                  <w:rFonts w:ascii="Times New Roman" w:hAnsi="Times New Roman" w:eastAsia="宋体"/>
                  <w:b w:val="0"/>
                  <w:sz w:val="18"/>
                </w:rPr>
                <w:delText>99</w:delText>
              </w:r>
            </w:del>
          </w:p>
        </w:tc>
      </w:tr>
      <w:tr w14:paraId="7C5513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915" w:author="xh" w:date="2026-10-19T08:42:06+08:00"/>
        </w:trPr>
        <w:tc>
          <w:tcPr>
            <w:tcW w:w="2078" w:type="dxa"/>
            <w:tcMar>
              <w:left w:w="70" w:type="dxa"/>
              <w:right w:w="70" w:type="dxa"/>
            </w:tcMar>
            <w:vAlign w:val="center"/>
          </w:tcPr>
          <w:p w14:paraId="10558158">
            <w:pPr>
              <w:keepNext/>
              <w:spacing w:before="20" w:after="20" w:line="260" w:lineRule="exact"/>
              <w:ind w:left="0" w:leftChars="0" w:right="0" w:rightChars="0" w:firstLine="0" w:firstLineChars="0"/>
              <w:jc w:val="center"/>
              <w:rPr>
                <w:del w:id="1945" w:author="xh" w:date="2026-10-19T08:42:06+08:00"/>
              </w:rPr>
            </w:pPr>
            <w:del w:id="1946" w:author="xh" w:date="2026-10-19T08:42:06+08:00">
              <w:r>
                <w:rPr>
                  <w:rFonts w:ascii="Times New Roman" w:hAnsi="Times New Roman" w:eastAsia="宋体"/>
                  <w:b w:val="0"/>
                  <w:sz w:val="18"/>
                </w:rPr>
                <w:delText>邳州</w:delText>
              </w:r>
            </w:del>
          </w:p>
        </w:tc>
        <w:tc>
          <w:tcPr>
            <w:tcW w:w="2078" w:type="dxa"/>
            <w:tcMar>
              <w:left w:w="70" w:type="dxa"/>
              <w:right w:w="70" w:type="dxa"/>
            </w:tcMar>
            <w:vAlign w:val="center"/>
          </w:tcPr>
          <w:p w14:paraId="658406B5">
            <w:pPr>
              <w:keepNext/>
              <w:spacing w:before="20" w:after="20" w:line="260" w:lineRule="exact"/>
              <w:ind w:left="0" w:leftChars="0" w:right="0" w:rightChars="0" w:firstLine="0" w:firstLineChars="0"/>
              <w:jc w:val="center"/>
              <w:rPr>
                <w:del w:id="1947" w:author="xh" w:date="2026-10-19T08:42:06+08:00"/>
              </w:rPr>
            </w:pPr>
            <w:del w:id="1948" w:author="xh" w:date="2026-10-19T08:42:06+08:00">
              <w:r>
                <w:rPr>
                  <w:rFonts w:ascii="Times New Roman" w:hAnsi="Times New Roman" w:eastAsia="宋体"/>
                  <w:b w:val="0"/>
                  <w:sz w:val="18"/>
                </w:rPr>
                <w:delText>2024</w:delText>
              </w:r>
            </w:del>
          </w:p>
        </w:tc>
        <w:tc>
          <w:tcPr>
            <w:tcW w:w="2078" w:type="dxa"/>
            <w:tcMar>
              <w:left w:w="70" w:type="dxa"/>
              <w:right w:w="70" w:type="dxa"/>
            </w:tcMar>
            <w:vAlign w:val="center"/>
          </w:tcPr>
          <w:p w14:paraId="22B9C2FD">
            <w:pPr>
              <w:keepNext/>
              <w:spacing w:before="20" w:after="20" w:line="260" w:lineRule="exact"/>
              <w:ind w:left="0" w:leftChars="0" w:right="0" w:rightChars="0" w:firstLine="0" w:firstLineChars="0"/>
              <w:jc w:val="center"/>
              <w:rPr>
                <w:del w:id="1949" w:author="xh" w:date="2026-10-19T08:42:06+08:00"/>
              </w:rPr>
            </w:pPr>
            <w:del w:id="1950" w:author="xh" w:date="2026-10-19T08:42:06+08:00">
              <w:r>
                <w:rPr>
                  <w:rFonts w:ascii="Times New Roman" w:hAnsi="Times New Roman" w:eastAsia="宋体"/>
                  <w:b w:val="0"/>
                  <w:sz w:val="18"/>
                </w:rPr>
                <w:delText>66</w:delText>
              </w:r>
            </w:del>
          </w:p>
        </w:tc>
        <w:tc>
          <w:tcPr>
            <w:tcW w:w="2078" w:type="dxa"/>
            <w:tcMar>
              <w:left w:w="70" w:type="dxa"/>
              <w:right w:w="70" w:type="dxa"/>
            </w:tcMar>
            <w:vAlign w:val="center"/>
          </w:tcPr>
          <w:p w14:paraId="07EFE2C3">
            <w:pPr>
              <w:keepNext/>
              <w:spacing w:before="20" w:after="20" w:line="260" w:lineRule="exact"/>
              <w:ind w:left="0" w:leftChars="0" w:right="0" w:rightChars="0" w:firstLine="0" w:firstLineChars="0"/>
              <w:jc w:val="center"/>
              <w:rPr>
                <w:del w:id="1951" w:author="xh" w:date="2026-10-19T08:42:06+08:00"/>
              </w:rPr>
            </w:pPr>
            <w:del w:id="1952" w:author="xh" w:date="2026-10-19T08:42:06+08:00">
              <w:r>
                <w:rPr>
                  <w:rFonts w:ascii="Times New Roman" w:hAnsi="Times New Roman" w:eastAsia="宋体"/>
                  <w:b w:val="0"/>
                  <w:sz w:val="18"/>
                </w:rPr>
                <w:delText>113</w:delText>
              </w:r>
            </w:del>
          </w:p>
        </w:tc>
      </w:tr>
      <w:tr w14:paraId="7CD998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16" w:author="xh" w:date="2026-10-19T08:42:06+08:00"/>
        </w:trPr>
        <w:tc>
          <w:tcPr>
            <w:tcW w:w="2078" w:type="dxa"/>
            <w:tcMar>
              <w:left w:w="70" w:type="dxa"/>
              <w:right w:w="70" w:type="dxa"/>
            </w:tcMar>
            <w:vAlign w:val="center"/>
          </w:tcPr>
          <w:p w14:paraId="3D8DF83A">
            <w:pPr>
              <w:keepNext/>
              <w:spacing w:before="20" w:after="20" w:line="260" w:lineRule="exact"/>
              <w:ind w:left="0" w:leftChars="0" w:right="0" w:rightChars="0" w:firstLine="0" w:firstLineChars="0"/>
              <w:jc w:val="center"/>
              <w:rPr>
                <w:del w:id="1953" w:author="xh" w:date="2026-10-19T08:42:06+08:00"/>
              </w:rPr>
            </w:pPr>
            <w:del w:id="1954" w:author="xh" w:date="2026-10-19T08:42:06+08:00">
              <w:r>
                <w:rPr>
                  <w:rFonts w:ascii="Times New Roman" w:hAnsi="Times New Roman" w:eastAsia="宋体"/>
                  <w:b w:val="0"/>
                  <w:sz w:val="18"/>
                </w:rPr>
                <w:delText>邳州</w:delText>
              </w:r>
            </w:del>
          </w:p>
        </w:tc>
        <w:tc>
          <w:tcPr>
            <w:tcW w:w="2078" w:type="dxa"/>
            <w:tcMar>
              <w:left w:w="70" w:type="dxa"/>
              <w:right w:w="70" w:type="dxa"/>
            </w:tcMar>
            <w:vAlign w:val="center"/>
          </w:tcPr>
          <w:p w14:paraId="464FCA19">
            <w:pPr>
              <w:keepNext/>
              <w:spacing w:before="20" w:after="20" w:line="260" w:lineRule="exact"/>
              <w:ind w:left="0" w:leftChars="0" w:right="0" w:rightChars="0" w:firstLine="0" w:firstLineChars="0"/>
              <w:jc w:val="center"/>
              <w:rPr>
                <w:del w:id="1955" w:author="xh" w:date="2026-10-19T08:42:06+08:00"/>
              </w:rPr>
            </w:pPr>
            <w:del w:id="1956" w:author="xh" w:date="2026-10-19T08:42:06+08:00">
              <w:r>
                <w:rPr>
                  <w:rFonts w:ascii="Times New Roman" w:hAnsi="Times New Roman" w:eastAsia="宋体"/>
                  <w:b w:val="0"/>
                  <w:sz w:val="18"/>
                </w:rPr>
                <w:delText>2025</w:delText>
              </w:r>
            </w:del>
          </w:p>
        </w:tc>
        <w:tc>
          <w:tcPr>
            <w:tcW w:w="2078" w:type="dxa"/>
            <w:tcMar>
              <w:left w:w="70" w:type="dxa"/>
              <w:right w:w="70" w:type="dxa"/>
            </w:tcMar>
            <w:vAlign w:val="center"/>
          </w:tcPr>
          <w:p w14:paraId="368ADAA9">
            <w:pPr>
              <w:keepNext/>
              <w:spacing w:before="20" w:after="20" w:line="260" w:lineRule="exact"/>
              <w:ind w:left="0" w:leftChars="0" w:right="0" w:rightChars="0" w:firstLine="0" w:firstLineChars="0"/>
              <w:jc w:val="center"/>
              <w:rPr>
                <w:del w:id="1957" w:author="xh" w:date="2026-10-19T08:42:06+08:00"/>
              </w:rPr>
            </w:pPr>
            <w:del w:id="1958" w:author="xh" w:date="2026-10-19T08:42:06+08:00">
              <w:r>
                <w:rPr>
                  <w:rFonts w:ascii="Times New Roman" w:hAnsi="Times New Roman" w:eastAsia="宋体"/>
                  <w:b w:val="0"/>
                  <w:sz w:val="18"/>
                </w:rPr>
                <w:delText>73</w:delText>
              </w:r>
            </w:del>
          </w:p>
        </w:tc>
        <w:tc>
          <w:tcPr>
            <w:tcW w:w="2078" w:type="dxa"/>
            <w:tcMar>
              <w:left w:w="70" w:type="dxa"/>
              <w:right w:w="70" w:type="dxa"/>
            </w:tcMar>
            <w:vAlign w:val="center"/>
          </w:tcPr>
          <w:p w14:paraId="1412CA05">
            <w:pPr>
              <w:keepNext/>
              <w:spacing w:before="20" w:after="20" w:line="260" w:lineRule="exact"/>
              <w:ind w:left="0" w:leftChars="0" w:right="0" w:rightChars="0" w:firstLine="0" w:firstLineChars="0"/>
              <w:jc w:val="center"/>
              <w:rPr>
                <w:del w:id="1959" w:author="xh" w:date="2026-10-19T08:42:06+08:00"/>
              </w:rPr>
            </w:pPr>
            <w:del w:id="1960" w:author="xh" w:date="2026-10-19T08:42:06+08:00">
              <w:r>
                <w:rPr>
                  <w:rFonts w:ascii="Times New Roman" w:hAnsi="Times New Roman" w:eastAsia="宋体"/>
                  <w:b w:val="0"/>
                  <w:sz w:val="18"/>
                </w:rPr>
                <w:delText>125</w:delText>
              </w:r>
            </w:del>
          </w:p>
        </w:tc>
      </w:tr>
      <w:tr w14:paraId="5A7876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17" w:author="xh" w:date="2026-10-19T08:42:06+08:00"/>
        </w:trPr>
        <w:tc>
          <w:tcPr>
            <w:tcW w:w="2078" w:type="dxa"/>
            <w:tcMar>
              <w:left w:w="70" w:type="dxa"/>
              <w:right w:w="70" w:type="dxa"/>
            </w:tcMar>
            <w:vAlign w:val="center"/>
          </w:tcPr>
          <w:p w14:paraId="72A8274E">
            <w:pPr>
              <w:keepNext/>
              <w:spacing w:before="20" w:after="20" w:line="260" w:lineRule="exact"/>
              <w:ind w:left="0" w:leftChars="0" w:right="0" w:rightChars="0" w:firstLine="0" w:firstLineChars="0"/>
              <w:jc w:val="center"/>
              <w:rPr>
                <w:del w:id="1961" w:author="xh" w:date="2026-10-19T08:42:06+08:00"/>
              </w:rPr>
            </w:pPr>
            <w:del w:id="1962" w:author="xh" w:date="2026-10-19T08:42:06+08:00">
              <w:r>
                <w:rPr>
                  <w:rFonts w:ascii="Times New Roman" w:hAnsi="Times New Roman" w:eastAsia="宋体"/>
                  <w:b w:val="0"/>
                  <w:sz w:val="18"/>
                </w:rPr>
                <w:delText>市区</w:delText>
              </w:r>
            </w:del>
          </w:p>
        </w:tc>
        <w:tc>
          <w:tcPr>
            <w:tcW w:w="2078" w:type="dxa"/>
            <w:tcMar>
              <w:left w:w="70" w:type="dxa"/>
              <w:right w:w="70" w:type="dxa"/>
            </w:tcMar>
            <w:vAlign w:val="center"/>
          </w:tcPr>
          <w:p w14:paraId="6F63E6C8">
            <w:pPr>
              <w:keepNext/>
              <w:spacing w:before="20" w:after="20" w:line="260" w:lineRule="exact"/>
              <w:ind w:left="0" w:leftChars="0" w:right="0" w:rightChars="0" w:firstLine="0" w:firstLineChars="0"/>
              <w:jc w:val="center"/>
              <w:rPr>
                <w:del w:id="1963" w:author="xh" w:date="2026-10-19T08:42:06+08:00"/>
              </w:rPr>
            </w:pPr>
            <w:del w:id="1964" w:author="xh" w:date="2026-10-19T08:42:06+08:00">
              <w:r>
                <w:rPr>
                  <w:rFonts w:ascii="Times New Roman" w:hAnsi="Times New Roman" w:eastAsia="宋体"/>
                  <w:b w:val="0"/>
                  <w:sz w:val="18"/>
                </w:rPr>
                <w:delText>2022</w:delText>
              </w:r>
            </w:del>
          </w:p>
        </w:tc>
        <w:tc>
          <w:tcPr>
            <w:tcW w:w="2078" w:type="dxa"/>
            <w:tcMar>
              <w:left w:w="70" w:type="dxa"/>
              <w:right w:w="70" w:type="dxa"/>
            </w:tcMar>
            <w:vAlign w:val="center"/>
          </w:tcPr>
          <w:p w14:paraId="4C1E1116">
            <w:pPr>
              <w:keepNext/>
              <w:spacing w:before="20" w:after="20" w:line="260" w:lineRule="exact"/>
              <w:ind w:left="0" w:leftChars="0" w:right="0" w:rightChars="0" w:firstLine="0" w:firstLineChars="0"/>
              <w:jc w:val="center"/>
              <w:rPr>
                <w:del w:id="1965" w:author="xh" w:date="2026-10-19T08:42:06+08:00"/>
              </w:rPr>
            </w:pPr>
            <w:del w:id="1966" w:author="xh" w:date="2026-10-19T08:42:06+08:00">
              <w:r>
                <w:rPr>
                  <w:rFonts w:ascii="Times New Roman" w:hAnsi="Times New Roman" w:eastAsia="宋体"/>
                  <w:b w:val="0"/>
                  <w:sz w:val="18"/>
                </w:rPr>
                <w:delText>68</w:delText>
              </w:r>
            </w:del>
          </w:p>
        </w:tc>
        <w:tc>
          <w:tcPr>
            <w:tcW w:w="2078" w:type="dxa"/>
            <w:tcMar>
              <w:left w:w="70" w:type="dxa"/>
              <w:right w:w="70" w:type="dxa"/>
            </w:tcMar>
            <w:vAlign w:val="center"/>
          </w:tcPr>
          <w:p w14:paraId="7747B806">
            <w:pPr>
              <w:keepNext/>
              <w:spacing w:before="20" w:after="20" w:line="260" w:lineRule="exact"/>
              <w:ind w:left="0" w:leftChars="0" w:right="0" w:rightChars="0" w:firstLine="0" w:firstLineChars="0"/>
              <w:jc w:val="center"/>
              <w:rPr>
                <w:del w:id="1967" w:author="xh" w:date="2026-10-19T08:42:06+08:00"/>
              </w:rPr>
            </w:pPr>
            <w:del w:id="1968" w:author="xh" w:date="2026-10-19T08:42:06+08:00">
              <w:r>
                <w:rPr>
                  <w:rFonts w:ascii="Times New Roman" w:hAnsi="Times New Roman" w:eastAsia="宋体"/>
                  <w:b w:val="0"/>
                  <w:sz w:val="18"/>
                </w:rPr>
                <w:delText>115</w:delText>
              </w:r>
            </w:del>
          </w:p>
        </w:tc>
      </w:tr>
      <w:tr w14:paraId="7EAB0E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18" w:author="xh" w:date="2026-10-19T08:42:06+08:00"/>
        </w:trPr>
        <w:tc>
          <w:tcPr>
            <w:tcW w:w="2078" w:type="dxa"/>
            <w:tcMar>
              <w:left w:w="70" w:type="dxa"/>
              <w:right w:w="70" w:type="dxa"/>
            </w:tcMar>
            <w:vAlign w:val="center"/>
          </w:tcPr>
          <w:p w14:paraId="1A7F72CB">
            <w:pPr>
              <w:keepNext/>
              <w:spacing w:before="20" w:after="20" w:line="260" w:lineRule="exact"/>
              <w:ind w:left="0" w:leftChars="0" w:right="0" w:rightChars="0" w:firstLine="0" w:firstLineChars="0"/>
              <w:jc w:val="center"/>
              <w:rPr>
                <w:del w:id="1969" w:author="xh" w:date="2026-10-19T08:42:06+08:00"/>
              </w:rPr>
            </w:pPr>
            <w:del w:id="1970" w:author="xh" w:date="2026-10-19T08:42:06+08:00">
              <w:r>
                <w:rPr>
                  <w:rFonts w:ascii="Times New Roman" w:hAnsi="Times New Roman" w:eastAsia="宋体"/>
                  <w:b w:val="0"/>
                  <w:sz w:val="18"/>
                </w:rPr>
                <w:delText>市区</w:delText>
              </w:r>
            </w:del>
          </w:p>
        </w:tc>
        <w:tc>
          <w:tcPr>
            <w:tcW w:w="2078" w:type="dxa"/>
            <w:tcMar>
              <w:left w:w="70" w:type="dxa"/>
              <w:right w:w="70" w:type="dxa"/>
            </w:tcMar>
            <w:vAlign w:val="center"/>
          </w:tcPr>
          <w:p w14:paraId="184B7CF4">
            <w:pPr>
              <w:keepNext/>
              <w:spacing w:before="20" w:after="20" w:line="260" w:lineRule="exact"/>
              <w:ind w:left="0" w:leftChars="0" w:right="0" w:rightChars="0" w:firstLine="0" w:firstLineChars="0"/>
              <w:jc w:val="center"/>
              <w:rPr>
                <w:del w:id="1971" w:author="xh" w:date="2026-10-19T08:42:06+08:00"/>
              </w:rPr>
            </w:pPr>
            <w:del w:id="1972" w:author="xh" w:date="2026-10-19T08:42:06+08:00">
              <w:r>
                <w:rPr>
                  <w:rFonts w:ascii="Times New Roman" w:hAnsi="Times New Roman" w:eastAsia="宋体"/>
                  <w:b w:val="0"/>
                  <w:sz w:val="18"/>
                </w:rPr>
                <w:delText>2023</w:delText>
              </w:r>
            </w:del>
          </w:p>
        </w:tc>
        <w:tc>
          <w:tcPr>
            <w:tcW w:w="2078" w:type="dxa"/>
            <w:tcMar>
              <w:left w:w="70" w:type="dxa"/>
              <w:right w:w="70" w:type="dxa"/>
            </w:tcMar>
            <w:vAlign w:val="center"/>
          </w:tcPr>
          <w:p w14:paraId="47CDCF51">
            <w:pPr>
              <w:keepNext/>
              <w:spacing w:before="20" w:after="20" w:line="260" w:lineRule="exact"/>
              <w:ind w:left="0" w:leftChars="0" w:right="0" w:rightChars="0" w:firstLine="0" w:firstLineChars="0"/>
              <w:jc w:val="center"/>
              <w:rPr>
                <w:del w:id="1973" w:author="xh" w:date="2026-10-19T08:42:06+08:00"/>
              </w:rPr>
            </w:pPr>
            <w:del w:id="1974" w:author="xh" w:date="2026-10-19T08:42:06+08:00">
              <w:r>
                <w:rPr>
                  <w:rFonts w:ascii="Times New Roman" w:hAnsi="Times New Roman" w:eastAsia="宋体"/>
                  <w:b w:val="0"/>
                  <w:sz w:val="18"/>
                </w:rPr>
                <w:delText>74</w:delText>
              </w:r>
            </w:del>
          </w:p>
        </w:tc>
        <w:tc>
          <w:tcPr>
            <w:tcW w:w="2078" w:type="dxa"/>
            <w:tcMar>
              <w:left w:w="70" w:type="dxa"/>
              <w:right w:w="70" w:type="dxa"/>
            </w:tcMar>
            <w:vAlign w:val="center"/>
          </w:tcPr>
          <w:p w14:paraId="6DEF7DEE">
            <w:pPr>
              <w:keepNext/>
              <w:spacing w:before="20" w:after="20" w:line="260" w:lineRule="exact"/>
              <w:ind w:left="0" w:leftChars="0" w:right="0" w:rightChars="0" w:firstLine="0" w:firstLineChars="0"/>
              <w:jc w:val="center"/>
              <w:rPr>
                <w:del w:id="1975" w:author="xh" w:date="2026-10-19T08:42:06+08:00"/>
              </w:rPr>
            </w:pPr>
            <w:del w:id="1976" w:author="xh" w:date="2026-10-19T08:42:06+08:00">
              <w:r>
                <w:rPr>
                  <w:rFonts w:ascii="Times New Roman" w:hAnsi="Times New Roman" w:eastAsia="宋体"/>
                  <w:b w:val="0"/>
                  <w:sz w:val="18"/>
                </w:rPr>
                <w:delText>123</w:delText>
              </w:r>
            </w:del>
          </w:p>
        </w:tc>
      </w:tr>
      <w:tr w14:paraId="1C877B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919" w:author="xh" w:date="2026-10-19T08:42:06+08:00"/>
        </w:trPr>
        <w:tc>
          <w:tcPr>
            <w:tcW w:w="2078" w:type="dxa"/>
            <w:tcMar>
              <w:left w:w="70" w:type="dxa"/>
              <w:right w:w="70" w:type="dxa"/>
            </w:tcMar>
            <w:vAlign w:val="center"/>
          </w:tcPr>
          <w:p w14:paraId="417B8294">
            <w:pPr>
              <w:keepNext/>
              <w:spacing w:before="20" w:after="20" w:line="260" w:lineRule="exact"/>
              <w:ind w:left="0" w:leftChars="0" w:right="0" w:rightChars="0" w:firstLine="0" w:firstLineChars="0"/>
              <w:jc w:val="center"/>
              <w:rPr>
                <w:del w:id="1977" w:author="xh" w:date="2026-10-19T08:42:06+08:00"/>
              </w:rPr>
            </w:pPr>
            <w:del w:id="1978" w:author="xh" w:date="2026-10-19T08:42:06+08:00">
              <w:r>
                <w:rPr>
                  <w:rFonts w:ascii="Times New Roman" w:hAnsi="Times New Roman" w:eastAsia="宋体"/>
                  <w:b w:val="0"/>
                  <w:sz w:val="18"/>
                </w:rPr>
                <w:delText>市区</w:delText>
              </w:r>
            </w:del>
          </w:p>
        </w:tc>
        <w:tc>
          <w:tcPr>
            <w:tcW w:w="2078" w:type="dxa"/>
            <w:tcMar>
              <w:left w:w="70" w:type="dxa"/>
              <w:right w:w="70" w:type="dxa"/>
            </w:tcMar>
            <w:vAlign w:val="center"/>
          </w:tcPr>
          <w:p w14:paraId="2BE2F04F">
            <w:pPr>
              <w:keepNext/>
              <w:spacing w:before="20" w:after="20" w:line="260" w:lineRule="exact"/>
              <w:ind w:left="0" w:leftChars="0" w:right="0" w:rightChars="0" w:firstLine="0" w:firstLineChars="0"/>
              <w:jc w:val="center"/>
              <w:rPr>
                <w:del w:id="1979" w:author="xh" w:date="2026-10-19T08:42:06+08:00"/>
              </w:rPr>
            </w:pPr>
            <w:del w:id="1980" w:author="xh" w:date="2026-10-19T08:42:06+08:00">
              <w:r>
                <w:rPr>
                  <w:rFonts w:ascii="Times New Roman" w:hAnsi="Times New Roman" w:eastAsia="宋体"/>
                  <w:b w:val="0"/>
                  <w:sz w:val="18"/>
                </w:rPr>
                <w:delText>2024</w:delText>
              </w:r>
            </w:del>
          </w:p>
        </w:tc>
        <w:tc>
          <w:tcPr>
            <w:tcW w:w="2078" w:type="dxa"/>
            <w:tcMar>
              <w:left w:w="70" w:type="dxa"/>
              <w:right w:w="70" w:type="dxa"/>
            </w:tcMar>
            <w:vAlign w:val="center"/>
          </w:tcPr>
          <w:p w14:paraId="2D6E90F5">
            <w:pPr>
              <w:keepNext/>
              <w:spacing w:before="20" w:after="20" w:line="260" w:lineRule="exact"/>
              <w:ind w:left="0" w:leftChars="0" w:right="0" w:rightChars="0" w:firstLine="0" w:firstLineChars="0"/>
              <w:jc w:val="center"/>
              <w:rPr>
                <w:del w:id="1981" w:author="xh" w:date="2026-10-19T08:42:06+08:00"/>
              </w:rPr>
            </w:pPr>
            <w:del w:id="1982" w:author="xh" w:date="2026-10-19T08:42:06+08:00">
              <w:r>
                <w:rPr>
                  <w:rFonts w:ascii="Times New Roman" w:hAnsi="Times New Roman" w:eastAsia="宋体"/>
                  <w:b w:val="0"/>
                  <w:sz w:val="18"/>
                </w:rPr>
                <w:delText>69</w:delText>
              </w:r>
            </w:del>
          </w:p>
        </w:tc>
        <w:tc>
          <w:tcPr>
            <w:tcW w:w="2078" w:type="dxa"/>
            <w:tcMar>
              <w:left w:w="70" w:type="dxa"/>
              <w:right w:w="70" w:type="dxa"/>
            </w:tcMar>
            <w:vAlign w:val="center"/>
          </w:tcPr>
          <w:p w14:paraId="0BFC3E4C">
            <w:pPr>
              <w:keepNext/>
              <w:spacing w:before="20" w:after="20" w:line="260" w:lineRule="exact"/>
              <w:ind w:left="0" w:leftChars="0" w:right="0" w:rightChars="0" w:firstLine="0" w:firstLineChars="0"/>
              <w:jc w:val="center"/>
              <w:rPr>
                <w:del w:id="1983" w:author="xh" w:date="2026-10-19T08:42:06+08:00"/>
              </w:rPr>
            </w:pPr>
            <w:del w:id="1984" w:author="xh" w:date="2026-10-19T08:42:06+08:00">
              <w:r>
                <w:rPr>
                  <w:rFonts w:ascii="Times New Roman" w:hAnsi="Times New Roman" w:eastAsia="宋体"/>
                  <w:b w:val="0"/>
                  <w:sz w:val="18"/>
                </w:rPr>
                <w:delText>116</w:delText>
              </w:r>
            </w:del>
          </w:p>
        </w:tc>
      </w:tr>
      <w:tr w14:paraId="756AD0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20" w:author="xh" w:date="2026-10-19T08:42:06+08:00"/>
        </w:trPr>
        <w:tc>
          <w:tcPr>
            <w:tcW w:w="2078" w:type="dxa"/>
            <w:tcMar>
              <w:left w:w="70" w:type="dxa"/>
              <w:right w:w="70" w:type="dxa"/>
            </w:tcMar>
            <w:vAlign w:val="center"/>
          </w:tcPr>
          <w:p w14:paraId="52A7EFF7">
            <w:pPr>
              <w:keepNext w:val="0"/>
              <w:spacing w:before="20" w:after="20" w:line="260" w:lineRule="exact"/>
              <w:ind w:left="0" w:leftChars="0" w:right="0" w:rightChars="0" w:firstLine="0" w:firstLineChars="0"/>
              <w:jc w:val="center"/>
              <w:rPr>
                <w:del w:id="1985" w:author="xh" w:date="2026-10-19T08:42:06+08:00"/>
              </w:rPr>
            </w:pPr>
            <w:del w:id="1986" w:author="xh" w:date="2026-10-19T08:42:06+08:00">
              <w:r>
                <w:rPr>
                  <w:rFonts w:ascii="Times New Roman" w:hAnsi="Times New Roman" w:eastAsia="宋体"/>
                  <w:b w:val="0"/>
                  <w:sz w:val="18"/>
                </w:rPr>
                <w:delText>市区</w:delText>
              </w:r>
            </w:del>
          </w:p>
        </w:tc>
        <w:tc>
          <w:tcPr>
            <w:tcW w:w="2078" w:type="dxa"/>
            <w:tcMar>
              <w:left w:w="70" w:type="dxa"/>
              <w:right w:w="70" w:type="dxa"/>
            </w:tcMar>
            <w:vAlign w:val="center"/>
          </w:tcPr>
          <w:p w14:paraId="2E0DD8A2">
            <w:pPr>
              <w:keepNext w:val="0"/>
              <w:spacing w:before="20" w:after="20" w:line="260" w:lineRule="exact"/>
              <w:ind w:left="0" w:leftChars="0" w:right="0" w:rightChars="0" w:firstLine="0" w:firstLineChars="0"/>
              <w:jc w:val="center"/>
              <w:rPr>
                <w:del w:id="1987" w:author="xh" w:date="2026-10-19T08:42:06+08:00"/>
              </w:rPr>
            </w:pPr>
            <w:del w:id="1988" w:author="xh" w:date="2026-10-19T08:42:06+08:00">
              <w:r>
                <w:rPr>
                  <w:rFonts w:ascii="Times New Roman" w:hAnsi="Times New Roman" w:eastAsia="宋体"/>
                  <w:b w:val="0"/>
                  <w:sz w:val="18"/>
                </w:rPr>
                <w:delText>2025</w:delText>
              </w:r>
            </w:del>
          </w:p>
        </w:tc>
        <w:tc>
          <w:tcPr>
            <w:tcW w:w="2078" w:type="dxa"/>
            <w:tcMar>
              <w:left w:w="70" w:type="dxa"/>
              <w:right w:w="70" w:type="dxa"/>
            </w:tcMar>
            <w:vAlign w:val="center"/>
          </w:tcPr>
          <w:p w14:paraId="09E129F0">
            <w:pPr>
              <w:keepNext w:val="0"/>
              <w:spacing w:before="20" w:after="20" w:line="260" w:lineRule="exact"/>
              <w:ind w:left="0" w:leftChars="0" w:right="0" w:rightChars="0" w:firstLine="0" w:firstLineChars="0"/>
              <w:jc w:val="center"/>
              <w:rPr>
                <w:del w:id="1989" w:author="xh" w:date="2026-10-19T08:42:06+08:00"/>
              </w:rPr>
            </w:pPr>
            <w:del w:id="1990" w:author="xh" w:date="2026-10-19T08:42:06+08:00">
              <w:r>
                <w:rPr>
                  <w:rFonts w:ascii="Times New Roman" w:hAnsi="Times New Roman" w:eastAsia="宋体"/>
                  <w:b w:val="0"/>
                  <w:sz w:val="18"/>
                </w:rPr>
                <w:delText>73</w:delText>
              </w:r>
            </w:del>
          </w:p>
        </w:tc>
        <w:tc>
          <w:tcPr>
            <w:tcW w:w="2078" w:type="dxa"/>
            <w:tcMar>
              <w:left w:w="70" w:type="dxa"/>
              <w:right w:w="70" w:type="dxa"/>
            </w:tcMar>
            <w:vAlign w:val="center"/>
          </w:tcPr>
          <w:p w14:paraId="6577354F">
            <w:pPr>
              <w:keepNext w:val="0"/>
              <w:spacing w:before="20" w:after="20" w:line="260" w:lineRule="exact"/>
              <w:ind w:left="0" w:leftChars="0" w:right="0" w:rightChars="0" w:firstLine="0" w:firstLineChars="0"/>
              <w:jc w:val="center"/>
              <w:rPr>
                <w:del w:id="1991" w:author="xh" w:date="2026-10-19T08:42:06+08:00"/>
              </w:rPr>
            </w:pPr>
            <w:del w:id="1992" w:author="xh" w:date="2026-10-19T08:42:06+08:00">
              <w:r>
                <w:rPr>
                  <w:rFonts w:ascii="Times New Roman" w:hAnsi="Times New Roman" w:eastAsia="宋体"/>
                  <w:b w:val="0"/>
                  <w:sz w:val="18"/>
                </w:rPr>
                <w:delText>122</w:delText>
              </w:r>
            </w:del>
          </w:p>
        </w:tc>
      </w:tr>
      <w:tr>
        <w:trPr>
          <w:cantSplit/>
          <w:tblHeader/>
          <w:ins w:id="1993" w:author="xh" w:date="2026-10-19T08:42:06+08:00"/>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2" w:author="xh" w:date="2026-10-19T08:42:06+08:00"/>
              </w:rPr>
            </w:pPr>
            <w:ins w:id="2003" w:author="xh" w:date="2026-10-19T08:42:06+08:00">
              <w:r>
                <w:rPr>
                  <w:rFonts w:ascii="Times New Roman" w:hAnsi="Times New Roman" w:eastAsia="宋体"/>
                  <w:b/>
                  <w:sz w:val="18"/>
                </w:rPr>
                <w:t>地区</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4" w:author="xh" w:date="2026-10-19T08:42:06+08:00"/>
              </w:rPr>
            </w:pPr>
            <w:ins w:id="2005" w:author="xh" w:date="2026-10-19T08:42:06+08:00">
              <w:r>
                <w:rPr>
                  <w:rFonts w:ascii="Times New Roman" w:hAnsi="Times New Roman" w:eastAsia="宋体"/>
                  <w:b/>
                  <w:sz w:val="18"/>
                </w:rPr>
                <w:t>年份</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6" w:author="xh" w:date="2026-10-19T08:42:06+08:00"/>
              </w:rPr>
            </w:pPr>
            <w:ins w:id="2007" w:author="xh" w:date="2026-10-19T08:42:06+08:00">
              <w:r>
                <w:rPr>
                  <w:rFonts w:ascii="Times New Roman" w:hAnsi="Times New Roman" w:eastAsia="宋体"/>
                  <w:b/>
                  <w:sz w:val="18"/>
                </w:rPr>
                <w:t>中位数/%</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8" w:author="xh" w:date="2026-10-19T08:42:06+08:00"/>
              </w:rPr>
            </w:pPr>
            <w:ins w:id="2009" w:author="xh" w:date="2026-10-19T08:42:06+08:00">
              <w:r>
                <w:rPr>
                  <w:rFonts w:ascii="Times New Roman" w:hAnsi="Times New Roman" w:eastAsia="宋体"/>
                  <w:b/>
                  <w:sz w:val="18"/>
                </w:rPr>
                <w:t>最大值/%</w:t>
              </w:r>
            </w:ins>
          </w:p>
        </w:tc>
      </w:tr>
      <w:tr>
        <w:trPr>
          <w:cantSplit/>
          <w:ins w:id="1994" w:author="xh" w:date="2026-10-19T08:42:06+08:00"/>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10" w:author="xh" w:date="2026-10-19T08:42:06+08:00"/>
              </w:rPr>
            </w:pPr>
            <w:ins w:id="2011" w:author="xh" w:date="2026-10-19T08:42:06+08:00">
              <w:r>
                <w:rPr>
                  <w:rFonts w:ascii="Times New Roman" w:hAnsi="Times New Roman" w:eastAsia="宋体"/>
                  <w:b w:val="0"/>
                  <w:sz w:val="18"/>
                </w:rPr>
                <w:t>邳州</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12" w:author="xh" w:date="2026-10-19T08:42:06+08:00"/>
              </w:rPr>
            </w:pPr>
            <w:ins w:id="2013" w:author="xh" w:date="2026-10-19T08:42:06+08:00">
              <w:r>
                <w:rPr>
                  <w:rFonts w:ascii="Times New Roman" w:hAnsi="Times New Roman" w:eastAsia="宋体"/>
                  <w:b w:val="0"/>
                  <w:sz w:val="18"/>
                </w:rPr>
                <w:t>2022</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14" w:author="xh" w:date="2026-10-19T08:42:06+08:00"/>
              </w:rPr>
            </w:pPr>
            <w:ins w:id="2015" w:author="xh" w:date="2026-10-19T08:42:06+08:00">
              <w:r>
                <w:rPr>
                  <w:rFonts w:ascii="Times New Roman" w:hAnsi="Times New Roman" w:eastAsia="宋体"/>
                  <w:b w:val="0"/>
                  <w:sz w:val="18"/>
                </w:rPr>
                <w:t>41.47</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16" w:author="xh" w:date="2026-10-19T08:42:06+08:00"/>
              </w:rPr>
            </w:pPr>
            <w:ins w:id="2017" w:author="xh" w:date="2026-10-19T08:42:06+08:00">
              <w:r>
                <w:rPr>
                  <w:rFonts w:ascii="Times New Roman" w:hAnsi="Times New Roman" w:eastAsia="宋体"/>
                  <w:b w:val="0"/>
                  <w:sz w:val="18"/>
                </w:rPr>
                <w:t>81.15</w:t>
              </w:r>
            </w:ins>
          </w:p>
        </w:tc>
      </w:tr>
      <w:tr>
        <w:trPr>
          <w:cantSplit/>
          <w:ins w:id="1995" w:author="xh" w:date="2026-10-19T08:42:06+08:00"/>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18" w:author="xh" w:date="2026-10-19T08:42:06+08:00"/>
              </w:rPr>
            </w:pPr>
            <w:ins w:id="2019" w:author="xh" w:date="2026-10-19T08:42:06+08:00">
              <w:r>
                <w:rPr>
                  <w:rFonts w:ascii="Times New Roman" w:hAnsi="Times New Roman" w:eastAsia="宋体"/>
                  <w:b w:val="0"/>
                  <w:sz w:val="18"/>
                </w:rPr>
                <w:t>邳州</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20" w:author="xh" w:date="2026-10-19T08:42:06+08:00"/>
              </w:rPr>
            </w:pPr>
            <w:ins w:id="2021" w:author="xh" w:date="2026-10-19T08:42:06+08:00">
              <w:r>
                <w:rPr>
                  <w:rFonts w:ascii="Times New Roman" w:hAnsi="Times New Roman" w:eastAsia="宋体"/>
                  <w:b w:val="0"/>
                  <w:sz w:val="18"/>
                </w:rPr>
                <w:t>2023</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22" w:author="xh" w:date="2026-10-19T08:42:06+08:00"/>
              </w:rPr>
            </w:pPr>
            <w:ins w:id="2023" w:author="xh" w:date="2026-10-19T08:42:06+08:00">
              <w:r>
                <w:rPr>
                  <w:rFonts w:ascii="Times New Roman" w:hAnsi="Times New Roman" w:eastAsia="宋体"/>
                  <w:b w:val="0"/>
                  <w:sz w:val="18"/>
                </w:rPr>
                <w:t>38.27</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24" w:author="xh" w:date="2026-10-19T08:42:06+08:00"/>
              </w:rPr>
            </w:pPr>
            <w:ins w:id="2025" w:author="xh" w:date="2026-10-19T08:42:06+08:00">
              <w:r>
                <w:rPr>
                  <w:rFonts w:ascii="Times New Roman" w:hAnsi="Times New Roman" w:eastAsia="宋体"/>
                  <w:b w:val="0"/>
                  <w:sz w:val="18"/>
                </w:rPr>
                <w:t>74.88</w:t>
              </w:r>
            </w:ins>
          </w:p>
        </w:tc>
      </w:tr>
      <w:tr>
        <w:trPr>
          <w:cantSplit/>
          <w:ins w:id="1996" w:author="xh" w:date="2026-10-19T08:42:06+08:00"/>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26" w:author="xh" w:date="2026-10-19T08:42:06+08:00"/>
              </w:rPr>
            </w:pPr>
            <w:ins w:id="2027" w:author="xh" w:date="2026-10-19T08:42:06+08:00">
              <w:r>
                <w:rPr>
                  <w:rFonts w:ascii="Times New Roman" w:hAnsi="Times New Roman" w:eastAsia="宋体"/>
                  <w:b w:val="0"/>
                  <w:sz w:val="18"/>
                </w:rPr>
                <w:t>邳州</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28" w:author="xh" w:date="2026-10-19T08:42:06+08:00"/>
              </w:rPr>
            </w:pPr>
            <w:ins w:id="2029" w:author="xh" w:date="2026-10-19T08:42:06+08:00">
              <w:r>
                <w:rPr>
                  <w:rFonts w:ascii="Times New Roman" w:hAnsi="Times New Roman" w:eastAsia="宋体"/>
                  <w:b w:val="0"/>
                  <w:sz w:val="18"/>
                </w:rPr>
                <w:t>2024</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0" w:author="xh" w:date="2026-10-19T08:42:06+08:00"/>
              </w:rPr>
            </w:pPr>
            <w:ins w:id="2031" w:author="xh" w:date="2026-10-19T08:42:06+08:00">
              <w:r>
                <w:rPr>
                  <w:rFonts w:ascii="Times New Roman" w:hAnsi="Times New Roman" w:eastAsia="宋体"/>
                  <w:b w:val="0"/>
                  <w:sz w:val="18"/>
                </w:rPr>
                <w:t>44.08</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2" w:author="xh" w:date="2026-10-19T08:42:06+08:00"/>
              </w:rPr>
            </w:pPr>
            <w:ins w:id="2033" w:author="xh" w:date="2026-10-19T08:42:06+08:00">
              <w:r>
                <w:rPr>
                  <w:rFonts w:ascii="Times New Roman" w:hAnsi="Times New Roman" w:eastAsia="宋体"/>
                  <w:b w:val="0"/>
                  <w:sz w:val="18"/>
                </w:rPr>
                <w:t>84.86</w:t>
              </w:r>
            </w:ins>
          </w:p>
        </w:tc>
      </w:tr>
      <w:tr>
        <w:trPr>
          <w:cantSplit/>
          <w:ins w:id="1997" w:author="xh" w:date="2026-10-19T08:42:06+08:00"/>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4" w:author="xh" w:date="2026-10-19T08:42:06+08:00"/>
              </w:rPr>
            </w:pPr>
            <w:ins w:id="2035" w:author="xh" w:date="2026-10-19T08:42:06+08:00">
              <w:r>
                <w:rPr>
                  <w:rFonts w:ascii="Times New Roman" w:hAnsi="Times New Roman" w:eastAsia="宋体"/>
                  <w:b w:val="0"/>
                  <w:sz w:val="18"/>
                </w:rPr>
                <w:t>邳州</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6" w:author="xh" w:date="2026-10-19T08:42:06+08:00"/>
              </w:rPr>
            </w:pPr>
            <w:ins w:id="2037" w:author="xh" w:date="2026-10-19T08:42:06+08:00">
              <w:r>
                <w:rPr>
                  <w:rFonts w:ascii="Times New Roman" w:hAnsi="Times New Roman" w:eastAsia="宋体"/>
                  <w:b w:val="0"/>
                  <w:sz w:val="18"/>
                </w:rPr>
                <w:t>2025</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8" w:author="xh" w:date="2026-10-19T08:42:06+08:00"/>
              </w:rPr>
            </w:pPr>
            <w:ins w:id="2039" w:author="xh" w:date="2026-10-19T08:42:06+08:00">
              <w:r>
                <w:rPr>
                  <w:rFonts w:ascii="Times New Roman" w:hAnsi="Times New Roman" w:eastAsia="宋体"/>
                  <w:b w:val="0"/>
                  <w:sz w:val="18"/>
                </w:rPr>
                <w:t>52.46</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0" w:author="xh" w:date="2026-10-19T08:42:06+08:00"/>
              </w:rPr>
            </w:pPr>
            <w:ins w:id="2041" w:author="xh" w:date="2026-10-19T08:42:06+08:00">
              <w:r>
                <w:rPr>
                  <w:rFonts w:ascii="Times New Roman" w:hAnsi="Times New Roman" w:eastAsia="宋体"/>
                  <w:b w:val="0"/>
                  <w:sz w:val="18"/>
                </w:rPr>
                <w:t>94.08</w:t>
              </w:r>
            </w:ins>
          </w:p>
        </w:tc>
      </w:tr>
      <w:tr>
        <w:trPr>
          <w:cantSplit/>
          <w:ins w:id="1998" w:author="xh" w:date="2026-10-19T08:42:06+08:00"/>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2" w:author="xh" w:date="2026-10-19T08:42:06+08:00"/>
              </w:rPr>
            </w:pPr>
            <w:ins w:id="2043" w:author="xh" w:date="2026-10-19T08:42:06+08:00">
              <w:r>
                <w:rPr>
                  <w:rFonts w:ascii="Times New Roman" w:hAnsi="Times New Roman" w:eastAsia="宋体"/>
                  <w:b w:val="0"/>
                  <w:sz w:val="18"/>
                </w:rPr>
                <w:t>市区</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4" w:author="xh" w:date="2026-10-19T08:42:06+08:00"/>
              </w:rPr>
            </w:pPr>
            <w:ins w:id="2045" w:author="xh" w:date="2026-10-19T08:42:06+08:00">
              <w:r>
                <w:rPr>
                  <w:rFonts w:ascii="Times New Roman" w:hAnsi="Times New Roman" w:eastAsia="宋体"/>
                  <w:b w:val="0"/>
                  <w:sz w:val="18"/>
                </w:rPr>
                <w:t>2022</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6" w:author="xh" w:date="2026-10-19T08:42:06+08:00"/>
              </w:rPr>
            </w:pPr>
            <w:ins w:id="2047" w:author="xh" w:date="2026-10-19T08:42:06+08:00">
              <w:r>
                <w:rPr>
                  <w:rFonts w:ascii="Times New Roman" w:hAnsi="Times New Roman" w:eastAsia="宋体"/>
                  <w:b w:val="0"/>
                  <w:sz w:val="18"/>
                </w:rPr>
                <w:t>63.78</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8" w:author="xh" w:date="2026-10-19T08:42:06+08:00"/>
              </w:rPr>
            </w:pPr>
            <w:ins w:id="2049" w:author="xh" w:date="2026-10-19T08:42:06+08:00">
              <w:r>
                <w:rPr>
                  <w:rFonts w:ascii="Times New Roman" w:hAnsi="Times New Roman" w:eastAsia="宋体"/>
                  <w:b w:val="0"/>
                  <w:sz w:val="18"/>
                </w:rPr>
                <w:t>101.85</w:t>
              </w:r>
            </w:ins>
          </w:p>
        </w:tc>
      </w:tr>
      <w:tr>
        <w:trPr>
          <w:cantSplit/>
          <w:ins w:id="1999" w:author="xh" w:date="2026-10-19T08:42:06+08:00"/>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50" w:author="xh" w:date="2026-10-19T08:42:06+08:00"/>
              </w:rPr>
            </w:pPr>
            <w:ins w:id="2051" w:author="xh" w:date="2026-10-19T08:42:06+08:00">
              <w:r>
                <w:rPr>
                  <w:rFonts w:ascii="Times New Roman" w:hAnsi="Times New Roman" w:eastAsia="宋体"/>
                  <w:b w:val="0"/>
                  <w:sz w:val="18"/>
                </w:rPr>
                <w:t>市区</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52" w:author="xh" w:date="2026-10-19T08:42:06+08:00"/>
              </w:rPr>
            </w:pPr>
            <w:ins w:id="2053" w:author="xh" w:date="2026-10-19T08:42:06+08:00">
              <w:r>
                <w:rPr>
                  <w:rFonts w:ascii="Times New Roman" w:hAnsi="Times New Roman" w:eastAsia="宋体"/>
                  <w:b w:val="0"/>
                  <w:sz w:val="18"/>
                </w:rPr>
                <w:t>2023</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54" w:author="xh" w:date="2026-10-19T08:42:06+08:00"/>
              </w:rPr>
            </w:pPr>
            <w:ins w:id="2055" w:author="xh" w:date="2026-10-19T08:42:06+08:00">
              <w:r>
                <w:rPr>
                  <w:rFonts w:ascii="Times New Roman" w:hAnsi="Times New Roman" w:eastAsia="宋体"/>
                  <w:b w:val="0"/>
                  <w:sz w:val="18"/>
                </w:rPr>
                <w:t>68.67</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56" w:author="xh" w:date="2026-10-19T08:42:06+08:00"/>
              </w:rPr>
            </w:pPr>
            <w:ins w:id="2057" w:author="xh" w:date="2026-10-19T08:42:06+08:00">
              <w:r>
                <w:rPr>
                  <w:rFonts w:ascii="Times New Roman" w:hAnsi="Times New Roman" w:eastAsia="宋体"/>
                  <w:b w:val="0"/>
                  <w:sz w:val="18"/>
                </w:rPr>
                <w:t>109.66</w:t>
              </w:r>
            </w:ins>
          </w:p>
        </w:tc>
      </w:tr>
      <w:tr>
        <w:trPr>
          <w:cantSplit/>
          <w:ins w:id="2000" w:author="xh" w:date="2026-10-19T08:42:06+08:00"/>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58" w:author="xh" w:date="2026-10-19T08:42:06+08:00"/>
              </w:rPr>
            </w:pPr>
            <w:ins w:id="2059" w:author="xh" w:date="2026-10-19T08:42:06+08:00">
              <w:r>
                <w:rPr>
                  <w:rFonts w:ascii="Times New Roman" w:hAnsi="Times New Roman" w:eastAsia="宋体"/>
                  <w:b w:val="0"/>
                  <w:sz w:val="18"/>
                </w:rPr>
                <w:t>市区</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60" w:author="xh" w:date="2026-10-19T08:42:06+08:00"/>
              </w:rPr>
            </w:pPr>
            <w:ins w:id="2061" w:author="xh" w:date="2026-10-19T08:42:06+08:00">
              <w:r>
                <w:rPr>
                  <w:rFonts w:ascii="Times New Roman" w:hAnsi="Times New Roman" w:eastAsia="宋体"/>
                  <w:b w:val="0"/>
                  <w:sz w:val="18"/>
                </w:rPr>
                <w:t>2024</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62" w:author="xh" w:date="2026-10-19T08:42:06+08:00"/>
              </w:rPr>
            </w:pPr>
            <w:ins w:id="2063" w:author="xh" w:date="2026-10-19T08:42:06+08:00">
              <w:r>
                <w:rPr>
                  <w:rFonts w:ascii="Times New Roman" w:hAnsi="Times New Roman" w:eastAsia="宋体"/>
                  <w:b w:val="0"/>
                  <w:sz w:val="18"/>
                </w:rPr>
                <w:t>64.54</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64" w:author="xh" w:date="2026-10-19T08:42:06+08:00"/>
              </w:rPr>
            </w:pPr>
            <w:ins w:id="2065" w:author="xh" w:date="2026-10-19T08:42:06+08:00">
              <w:r>
                <w:rPr>
                  <w:rFonts w:ascii="Times New Roman" w:hAnsi="Times New Roman" w:eastAsia="宋体"/>
                  <w:b w:val="0"/>
                  <w:sz w:val="18"/>
                </w:rPr>
                <w:t>103.06</w:t>
              </w:r>
            </w:ins>
          </w:p>
        </w:tc>
      </w:tr>
      <w:tr>
        <w:trPr>
          <w:cantSplit/>
          <w:ins w:id="2001" w:author="xh" w:date="2026-10-19T08:42:06+08:00"/>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66" w:author="xh" w:date="2026-10-19T08:42:06+08:00"/>
              </w:rPr>
            </w:pPr>
            <w:ins w:id="2067" w:author="xh" w:date="2026-10-19T08:42:06+08:00">
              <w:r>
                <w:rPr>
                  <w:rFonts w:ascii="Times New Roman" w:hAnsi="Times New Roman" w:eastAsia="宋体"/>
                  <w:b w:val="0"/>
                  <w:sz w:val="18"/>
                </w:rPr>
                <w:t>市区</w:t>
              </w:r>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68" w:author="xh" w:date="2026-10-19T08:42:06+08:00"/>
              </w:rPr>
            </w:pPr>
            <w:ins w:id="2069" w:author="xh" w:date="2026-10-19T08:42:06+08:00">
              <w:r>
                <w:rPr>
                  <w:rFonts w:ascii="Times New Roman" w:hAnsi="Times New Roman" w:eastAsia="宋体"/>
                  <w:b w:val="0"/>
                  <w:sz w:val="18"/>
                </w:rPr>
                <w:t>2025</w:t>
              </w:r>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70" w:author="xh" w:date="2026-10-19T08:42:06+08:00"/>
              </w:rPr>
            </w:pPr>
            <w:ins w:id="2071" w:author="xh" w:date="2026-10-19T08:42:06+08:00">
              <w:r>
                <w:rPr>
                  <w:rFonts w:ascii="Times New Roman" w:hAnsi="Times New Roman" w:eastAsia="宋体"/>
                  <w:b w:val="0"/>
                  <w:sz w:val="18"/>
                </w:rPr>
                <w:t>68.08</w:t>
              </w:r>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72" w:author="xh" w:date="2026-10-19T08:42:06+08:00"/>
              </w:rPr>
            </w:pPr>
            <w:ins w:id="2073" w:author="xh" w:date="2026-10-19T08:42:06+08:00">
              <w:r>
                <w:rPr>
                  <w:rFonts w:ascii="Times New Roman" w:hAnsi="Times New Roman" w:eastAsia="宋体"/>
                  <w:b w:val="0"/>
                  <w:sz w:val="18"/>
                </w:rPr>
                <w:t>108.71</w:t>
              </w:r>
            </w:ins>
          </w:p>
        </w:tc>
      </w:tr>
    </w:tbl>
    <w:p w14:paraId="4E2CF242">
      <w:pPr>
        <w:pStyle w:val="2"/>
        <w:keepNext/>
        <w:spacing w:before="120" w:after="0" w:line="240" w:lineRule="auto"/>
        <w:ind w:left="0" w:leftChars="0" w:right="0" w:rightChars="0" w:firstLine="0" w:firstLineChars="0"/>
        <w:jc w:val="center"/>
        <w:rPr>
          <w:del w:id="2074" w:author="xh" w:date="2026-10-19T08:42:45+08:00"/>
        </w:rPr>
      </w:pPr>
      <w:del w:id="2075" w:author="xh" w:date="2026-10-19T08:42:45+08:00">
        <w:r>
          <w:drawing>
            <wp:inline distT="0" distB="0" distL="114300" distR="114300">
              <wp:extent cx="5120640" cy="2519045"/>
              <wp:effectExtent l="0" t="0" r="0" b="0"/>
              <wp:docPr id="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a:picLocks noChangeAspect="1" noChangeArrowheads="1"/>
                      </pic:cNvPicPr>
                    </pic:nvPicPr>
                    <pic:blipFill>
                      <a:blip r:embed="rId20"/>
                      <a:stretch>
                        <a:fillRect/>
                      </a:stretch>
                    </pic:blipFill>
                    <pic:spPr>
                      <a:xfrm>
                        <a:off x="0" y="0"/>
                        <a:ext cx="5120640" cy="2519636"/>
                      </a:xfrm>
                      <a:prstGeom prst="rect">
                        <a:avLst/>
                      </a:prstGeom>
                      <a:noFill/>
                      <a:ln w="9525">
                        <a:noFill/>
                      </a:ln>
                    </pic:spPr>
                  </pic:pic>
                </a:graphicData>
              </a:graphic>
            </wp:inline>
          </w:drawing>
        </w:r>
      </w:del>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ins w:id="2076" w:author="xh" w:date="2026-10-19T08:43:25+08:00"/>
        </w:rPr>
      </w:pPr>
      <w:ins w:id="2077" w:author="xh" w:date="2026-10-19T08:43:25+08:00">
        <w:r>
          <w:drawing>
            <wp:inline>
              <wp:extent cx="5120640" cy="2926080"/>
              <wp:effectExtent b="0" l="0" r="0" t="0"/>
              <wp:docPr descr="" title="" id="83"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ReportRevision1"/>
                      <a:stretch>
                        <a:fillRect/>
                      </a:stretch>
                    </pic:blipFill>
                    <pic:spPr bwMode="auto">
                      <a:xfrm>
                        <a:off x="0" y="0"/>
                        <a:ext cx="5120640" cy="2926080"/>
                      </a:xfrm>
                      <a:prstGeom prst="rect">
                        <a:avLst/>
                      </a:prstGeom>
                      <a:noFill/>
                      <a:ln w="9525">
                        <a:noFill/>
                        <a:headEnd/>
                        <a:tailEnd/>
                      </a:ln>
                    </pic:spPr>
                  </pic:pic>
                </a:graphicData>
              </a:graphic>
            </wp:inline>
          </w:drawing>
        </w:r>
      </w:ins>
    </w:p>
    <w:p w14:paraId="568CF0FE">
      <w:pPr>
        <w:pStyle w:val="2"/>
        <w:spacing w:before="60" w:after="120" w:line="280" w:lineRule="exact"/>
        <w:ind w:left="0" w:leftChars="0" w:right="0" w:rightChars="0" w:firstLine="0" w:firstLineChars="0" w:hanging="0" w:hangingChars="0" w:start="0" w:end="0" w:startChars="0" w:endChars="0"/>
        <w:jc w:val="center"/>
        <w:pPrChange w:id="28294" w:author="xh" w:date="2026-10-19T08:44:04+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图3-7 两地区静态工况下的站级负载率</w:t>
      </w:r>
    </w:p>
    <w:p w14:paraId="567E8E53">
      <w:pPr>
        <w:pStyle w:val="5"/>
        <w:keepNext/>
        <w:numPr>
          <w:ilvl w:val="0"/>
          <w:numId w:val="0"/>
        </w:numPr>
        <w:spacing w:before="160" w:after="120" w:line="390" w:lineRule="exact"/>
        <w:ind w:firstLine="0"/>
      </w:pPr>
      <w:bookmarkStart w:id="109" w:name="区域同步净负荷曲线"/>
      <w:r>
        <w:rPr>
          <w:rFonts w:ascii="Times New Roman" w:hAnsi="Times New Roman" w:eastAsia="方正仿宋_GBK"/>
          <w:b/>
          <w:sz w:val="26"/>
        </w:rPr>
        <w:t>3.4.3 区域同步净负荷曲线</w:t>
      </w:r>
      <w:bookmarkEnd w:id="109"/>
    </w:p>
    <w:p w14:paraId="0BFD3725">
      <w:pPr>
        <w:pStyle w:val="115"/>
        <w:widowControl/>
        <w:spacing w:before="0" w:after="0" w:line="348" w:lineRule="exact"/>
        <w:ind w:firstLine="480"/>
        <w:jc w:val="both"/>
      </w:pPr>
      <w:r>
        <w:rPr>
          <w:rFonts w:ascii="Times New Roman" w:hAnsi="Times New Roman" w:eastAsia="方正仿宋_GBK"/>
          <w:b w:val="0"/>
          <w:sz w:val="24"/>
        </w:rPr>
        <w:t>在统一小时轴上汇总区域内各站净负荷，得到区域同步净负荷曲线。图中按净负荷绝对值绘制全年过程，并放大最长近峰时段。邳州和市区的绝对值峰值均出现在正向受电时段。</w:t>
      </w:r>
    </w:p>
    <w:p w14:paraId="62672E1D">
      <w:pPr>
        <w:pStyle w:val="2"/>
        <w:keepNext/>
        <w:spacing w:before="120" w:after="0" w:line="240" w:lineRule="auto"/>
        <w:ind w:left="0" w:leftChars="0" w:right="0" w:rightChars="0" w:firstLine="0" w:firstLineChars="0" w:hanging="0" w:hangingChars="0" w:start="0" w:end="0" w:startChars="0" w:endChars="0"/>
        <w:jc w:val="center"/>
        <w:pPrChange w:id="28295" w:author="xh" w:date="2026-10-19T08:44:43+08:00">
          <w:pPr>
            <w:pStyle w:val="2"/>
            <w:keepNext/>
            <w:spacing w:before="120" w:after="0" w:line="240" w:lineRule="auto"/>
            <w:ind w:left="0" w:leftChars="0" w:right="0" w:rightChars="0" w:firstLine="0" w:firstLineChars="0"/>
            <w:jc w:val="center"/>
          </w:pPr>
        </w:pPrChange>
      </w:pPr>
      <w:r>
        <w:drawing>
          <wp:inline distT="0" distB="0" distL="114300" distR="114300">
            <wp:extent cx="5120640" cy="3510915"/>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21"/>
                    <a:stretch>
                      <a:fillRect/>
                    </a:stretch>
                  </pic:blipFill>
                  <pic:spPr>
                    <a:xfrm>
                      <a:off x="0" y="0"/>
                      <a:ext cx="5120640" cy="3510927"/>
                    </a:xfrm>
                    <a:prstGeom prst="rect">
                      <a:avLst/>
                    </a:prstGeom>
                    <a:noFill/>
                    <a:ln w="9525">
                      <a:noFill/>
                    </a:ln>
                  </pic:spPr>
                </pic:pic>
              </a:graphicData>
            </a:graphic>
          </wp:inline>
        </w:drawing>
      </w:r>
    </w:p>
    <w:p w14:paraId="37556EAC">
      <w:pPr>
        <w:pStyle w:val="2"/>
        <w:spacing w:before="60" w:after="120" w:line="280" w:lineRule="exact"/>
        <w:ind w:left="0" w:leftChars="0" w:right="0" w:rightChars="0" w:firstLine="0" w:firstLineChars="0" w:hanging="0" w:hangingChars="0" w:start="0" w:end="0" w:startChars="0" w:endChars="0"/>
        <w:jc w:val="center"/>
        <w:pPrChange w:id="28296" w:author="xh" w:date="2026-10-19T08:45:23+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图3-8 邳州区域净负荷曲线及95%近峰时段</w:t>
      </w:r>
    </w:p>
    <w:p w14:paraId="5550D725">
      <w:pPr>
        <w:pStyle w:val="2"/>
        <w:keepNext/>
        <w:spacing w:before="120" w:after="0" w:line="240" w:lineRule="auto"/>
        <w:ind w:left="0" w:leftChars="0" w:right="0" w:rightChars="0" w:firstLine="0" w:firstLineChars="0" w:hanging="0" w:hangingChars="0" w:start="0" w:end="0" w:startChars="0" w:endChars="0"/>
        <w:jc w:val="center"/>
        <w:pPrChange w:id="28297" w:author="xh" w:date="2026-10-19T08:46:02+08:00">
          <w:pPr>
            <w:pStyle w:val="2"/>
            <w:keepNext/>
            <w:spacing w:before="120" w:after="0" w:line="240" w:lineRule="auto"/>
            <w:ind w:left="0" w:leftChars="0" w:right="0" w:rightChars="0" w:firstLine="0" w:firstLineChars="0"/>
            <w:jc w:val="center"/>
          </w:pPr>
        </w:pPrChange>
      </w:pPr>
      <w:r>
        <w:drawing>
          <wp:inline distT="0" distB="0" distL="114300" distR="114300">
            <wp:extent cx="5120640" cy="3510915"/>
            <wp:effectExtent l="0" t="0" r="0" b="0"/>
            <wp:docPr id="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ic:cNvPicPr>
                      <a:picLocks noChangeAspect="1" noChangeArrowheads="1"/>
                    </pic:cNvPicPr>
                  </pic:nvPicPr>
                  <pic:blipFill>
                    <a:blip r:embed="rId22"/>
                    <a:stretch>
                      <a:fillRect/>
                    </a:stretch>
                  </pic:blipFill>
                  <pic:spPr>
                    <a:xfrm>
                      <a:off x="0" y="0"/>
                      <a:ext cx="5120640" cy="3510927"/>
                    </a:xfrm>
                    <a:prstGeom prst="rect">
                      <a:avLst/>
                    </a:prstGeom>
                    <a:noFill/>
                    <a:ln w="9525">
                      <a:noFill/>
                    </a:ln>
                  </pic:spPr>
                </pic:pic>
              </a:graphicData>
            </a:graphic>
          </wp:inline>
        </w:drawing>
      </w:r>
    </w:p>
    <w:p w14:paraId="673D4C34">
      <w:pPr>
        <w:pStyle w:val="2"/>
        <w:spacing w:before="60" w:after="120" w:line="280" w:lineRule="exact"/>
        <w:ind w:left="0" w:leftChars="0" w:right="0" w:rightChars="0" w:firstLine="0" w:firstLineChars="0" w:hanging="0" w:hangingChars="0" w:start="0" w:end="0" w:startChars="0" w:endChars="0"/>
        <w:jc w:val="center"/>
        <w:pPrChange w:id="28298" w:author="xh" w:date="2026-10-19T08:46:42+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图3-9 市区区域净负荷曲线及95%近峰时段</w:t>
      </w:r>
    </w:p>
    <w:p w14:paraId="69D5FD2C">
      <w:pPr>
        <w:pStyle w:val="5"/>
        <w:keepNext/>
        <w:numPr>
          <w:ilvl w:val="0"/>
          <w:numId w:val="0"/>
        </w:numPr>
        <w:spacing w:before="160" w:after="120" w:line="390" w:lineRule="exact"/>
        <w:ind w:firstLine="0"/>
      </w:pPr>
      <w:bookmarkStart w:id="110" w:name="峰值持续时间"/>
      <w:r>
        <w:rPr>
          <w:rFonts w:ascii="Times New Roman" w:hAnsi="Times New Roman" w:eastAsia="方正仿宋_GBK"/>
          <w:b/>
          <w:sz w:val="26"/>
        </w:rPr>
        <w:t>3.4.4 95%峰值持续时间</w:t>
      </w:r>
      <w:bookmarkEnd w:id="110"/>
    </w:p>
    <w:p w14:paraId="3E3D5D15">
      <w:pPr>
        <w:pStyle w:val="115"/>
        <w:widowControl/>
        <w:spacing w:before="0" w:after="0" w:line="348" w:lineRule="exact"/>
        <w:ind w:firstLine="480"/>
        <w:jc w:val="both"/>
      </w:pPr>
      <w:r>
        <w:rPr>
          <w:rFonts w:ascii="Times New Roman" w:hAnsi="Times New Roman" w:eastAsia="方正仿宋_GBK"/>
          <w:b w:val="0"/>
          <w:sz w:val="24"/>
        </w:rPr>
        <w:t>以区域净负荷最大绝对值的95%为阈值，统计达到阈值的最长连续时长和全年累计时数。</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68DC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2078" w:author="xh" w:date="2026-10-19T08:47:21+08:00"/>
        </w:trPr>
        <w:tc>
          <w:tcPr>
            <w:tcW w:w="737" w:type="dxa"/>
            <w:tcMar>
              <w:top w:w="0" w:type="dxa"/>
              <w:left w:w="0" w:type="dxa"/>
              <w:bottom w:w="0" w:type="dxa"/>
              <w:right w:w="0" w:type="dxa"/>
            </w:tcMar>
            <w:vAlign w:val="center"/>
          </w:tcPr>
          <w:p w14:paraId="64C986E6">
            <w:pPr>
              <w:keepNext/>
              <w:spacing w:before="0" w:after="0"/>
              <w:ind w:left="0" w:leftChars="0" w:right="0" w:rightChars="0" w:firstLine="0" w:firstLineChars="0"/>
              <w:rPr>
                <w:del w:id="2079" w:author="xh" w:date="2026-10-19T08:47:21+08:00"/>
              </w:rPr>
            </w:pPr>
          </w:p>
        </w:tc>
        <w:tc>
          <w:tcPr>
            <w:tcW w:w="6838" w:type="dxa"/>
            <w:tcMar>
              <w:top w:w="0" w:type="dxa"/>
              <w:left w:w="0" w:type="dxa"/>
              <w:bottom w:w="0" w:type="dxa"/>
              <w:right w:w="0" w:type="dxa"/>
            </w:tcMar>
            <w:vAlign w:val="center"/>
          </w:tcPr>
          <w:p w14:paraId="43292099">
            <w:pPr>
              <w:keepNext/>
              <w:spacing w:before="100" w:after="100" w:line="276" w:lineRule="auto"/>
              <w:ind w:left="0" w:leftChars="0" w:right="0" w:rightChars="0" w:firstLine="0" w:firstLineChars="0"/>
              <w:jc w:val="center"/>
              <w:rPr>
                <w:del w:id="2080" w:author="xh" w:date="2026-10-19T08:47:21+08:00"/>
              </w:rPr>
            </w:pPr>
            <w:del w:id="2081" w:author="xh" w:date="2026-10-19T08:47:21+08:00">
              <m:oMathPara>
                <m:oMath>
                  <m:sSub>
                    <m:sSubPr/>
                    <m:e>
                      <m:r>
                        <m:rPr>
                          <m:nor/>
                        </m:rPr>
                        <w:rPr>
                          <w:rFonts w:ascii="Times New Roman" w:hAnsi="Times New Roman" w:eastAsia="方正仿宋_GBK" w:cs="Times New Roman"/>
                          <w:i/>
                          <w:iCs/>
                        </w:rPr>
                        <m:t>H</m:t>
                      </m:r>
                    </m:e>
                    <m:sub>
                      <m:r>
                        <m:rPr>
                          <m:nor/>
                          <m:sty m:val="p"/>
                        </m:rPr>
                        <w:rPr>
                          <w:rFonts w:ascii="Times New Roman" w:hAnsi="Times New Roman" w:eastAsia="方正仿宋_GBK" w:cs="Times New Roman"/>
                          <w:b w:val="0"/>
                          <w:i w:val="0"/>
                          <w:iCs w:val="0"/>
                        </w:rPr>
                        <m:t>95</m:t>
                      </m:r>
                    </m:sub>
                  </m:sSub>
                  <m:r>
                    <m:rPr>
                      <m:nor/>
                      <m:sty m:val="p"/>
                    </m:rPr>
                    <w:rPr>
                      <w:rFonts w:ascii="Times New Roman" w:hAnsi="Times New Roman" w:eastAsia="方正仿宋_GBK" w:cs="Times New Roman"/>
                      <w:b w:val="0"/>
                      <w:i w:val="0"/>
                      <w:iCs w:val="0"/>
                    </w:rPr>
                    <m:t>=max{连续时段长度:|</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|≥0.95</m:t>
                  </m:r>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sub>
                    <m:sup>
                      <m:r>
                        <m:rPr>
                          <m:nor/>
                          <m:sty m:val="p"/>
                        </m:rPr>
                        <w:rPr>
                          <w:rFonts w:ascii="Times New Roman" w:hAnsi="Times New Roman" w:eastAsia="方正仿宋_GBK" w:cs="Times New Roman"/>
                          <w:b w:val="0"/>
                          <w:i w:val="0"/>
                          <w:iCs w:val="0"/>
                        </w:rPr>
                        <m:t>abs</m:t>
                      </m:r>
                    </m:sup>
                  </m:sSubSup>
                  <m:r>
                    <m:rPr>
                      <m:nor/>
                      <m:sty m:val="p"/>
                    </m:rPr>
                    <w:rPr>
                      <w:rFonts w:ascii="Times New Roman" w:hAnsi="Times New Roman" w:eastAsia="方正仿宋_GBK" w:cs="Times New Roman"/>
                      <w:b w:val="0"/>
                      <w:i w:val="0"/>
                      <w:iCs w:val="0"/>
                    </w:rPr>
                    <m:t>}.</m:t>
                  </m:r>
                </m:oMath>
              </m:oMathPara>
            </w:del>
          </w:p>
        </w:tc>
        <w:tc>
          <w:tcPr>
            <w:tcW w:w="737" w:type="dxa"/>
            <w:tcMar>
              <w:top w:w="0" w:type="dxa"/>
              <w:left w:w="0" w:type="dxa"/>
              <w:bottom w:w="0" w:type="dxa"/>
              <w:right w:w="0" w:type="dxa"/>
            </w:tcMar>
            <w:vAlign w:val="center"/>
          </w:tcPr>
          <w:p w14:paraId="3F66E9C7">
            <w:pPr>
              <w:keepNext/>
              <w:spacing w:before="0" w:after="0"/>
              <w:ind w:left="0" w:leftChars="0" w:right="0" w:rightChars="0" w:firstLine="0" w:firstLineChars="0"/>
              <w:jc w:val="right"/>
              <w:rPr>
                <w:del w:id="2082" w:author="xh" w:date="2026-10-19T08:47:21+08:00"/>
              </w:rPr>
            </w:pPr>
            <w:del w:id="2083" w:author="xh" w:date="2026-10-19T08:47:21+08:00">
              <w:r>
                <w:rPr>
                  <w:rFonts w:ascii="Times New Roman" w:hAnsi="Times New Roman" w:eastAsia="方正仿宋_GBK"/>
                  <w:b w:val="0"/>
                  <w:sz w:val="18"/>
                </w:rPr>
                <w:delText>（3-7）</w:delText>
              </w:r>
            </w:del>
          </w:p>
        </w:tc>
      </w:tr>
      <w:tr>
        <w:trPr>
          <w:cantSplit/>
          <w:ins w:id="2084" w:author="xh" w:date="2026-10-19T08:47:21+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2085" w:author="xh" w:date="2026-10-19T08:47:21+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2086" w:author="xh" w:date="2026-10-19T08:47:21+08:00"/>
              </w:rPr>
            </w:pPr>
            <w:ins w:id="2087" w:author="xh" w:date="2026-10-19T08:47:21+08:00">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2088" w:author="xh" w:date="2026-10-19T08:47:21+08:00"/>
              </w:rPr>
            </w:pPr>
            <w:ins w:id="2089" w:author="xh" w:date="2026-10-19T08:47:21+08:00">
              <w:r>
                <w:rPr>
                  <w:rFonts w:ascii="Times New Roman" w:hAnsi="Times New Roman" w:eastAsia="方正仿宋_GBK"/>
                  <w:b w:val="0"/>
                  <w:sz w:val="18"/>
                </w:rPr>
                <w:t>（3-7）</w:t>
              </w:r>
            </w:ins>
          </w:p>
        </w:tc>
      </w:tr>
    </w:tbl>
    <w:p w14:paraId="7ECCDAB7">
      <w:pPr>
        <w:pStyle w:val="115"/>
        <w:widowControl/>
        <w:spacing w:before="0" w:after="0" w:line="348" w:lineRule="exact"/>
        <w:ind w:left="0" w:leftChars="0" w:right="0" w:rightChars="0" w:firstLine="0" w:firstLineChars="0" w:hanging="0" w:hangingChars="0" w:start="0" w:end="0" w:startChars="0" w:endChars="0"/>
        <w:jc w:val="both"/>
        <w:pPrChange w:id="28299" w:author="xh" w:date="2026-10-19T08:48:00+08:00">
          <w:pPr>
            <w:pStyle w:val="115"/>
            <w:widowControl/>
            <w:spacing w:before="0" w:after="0" w:line="348" w:lineRule="exact"/>
            <w:ind w:left="0" w:leftChars="0" w:right="0" w:rightChars="0" w:firstLine="0" w:firstLineChars="0"/>
            <w:jc w:val="both"/>
          </w:pPr>
        </w:pPrChange>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H</m:t>
            </m:r>
          </m:e>
          <m:sub>
            <m:r>
              <m:rPr>
                <m:nor/>
                <m:sty m:val="p"/>
              </m:rPr>
              <w:rPr>
                <w:rFonts w:ascii="Times New Roman" w:hAnsi="Times New Roman" w:eastAsia="方正仿宋_GBK" w:cs="Times New Roman"/>
                <w:b w:val="0"/>
                <w:i w:val="0"/>
                <w:iCs w:val="0"/>
              </w:rPr>
              <m:t>95</m:t>
            </m:r>
          </m:sub>
        </m:sSub>
      </m:oMath>
      <w:r>
        <w:rPr>
          <w:rFonts w:ascii="Times New Roman" w:hAnsi="Times New Roman" w:eastAsia="方正仿宋_GBK"/>
          <w:b w:val="0"/>
          <w:sz w:val="24"/>
        </w:rPr>
        <w:t>为95%峰值持续时间，单位h；</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的区域净负荷，</w:t>
      </w:r>
      <m:oMath>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sub>
          <m:sup>
            <m:r>
              <m:rPr>
                <m:nor/>
                <m:sty m:val="p"/>
              </m:rPr>
              <w:rPr>
                <w:rFonts w:ascii="Times New Roman" w:hAnsi="Times New Roman" w:eastAsia="方正仿宋_GBK" w:cs="Times New Roman"/>
                <w:b w:val="0"/>
                <w:i w:val="0"/>
                <w:iCs w:val="0"/>
              </w:rPr>
              <m:t>abs</m:t>
            </m:r>
          </m:sup>
        </m:sSubSup>
      </m:oMath>
      <w:r>
        <w:rPr>
          <w:rFonts w:ascii="Times New Roman" w:hAnsi="Times New Roman" w:eastAsia="方正仿宋_GBK"/>
          <w:b w:val="0"/>
          <w:sz w:val="24"/>
        </w:rPr>
        <w:t>为其全年最大绝对值，单位MW。</w:t>
      </w:r>
    </w:p>
    <w:p w14:paraId="2AF21EB9">
      <w:pPr>
        <w:pStyle w:val="2"/>
        <w:keepNext/>
        <w:spacing w:before="120" w:after="80" w:line="280" w:lineRule="exact"/>
        <w:ind w:firstLine="0"/>
        <w:jc w:val="center"/>
      </w:pPr>
      <w:r>
        <w:rPr>
          <w:rFonts w:ascii="Times New Roman" w:hAnsi="Times New Roman" w:eastAsia="宋体"/>
          <w:b w:val="0"/>
          <w:sz w:val="21"/>
        </w:rPr>
        <w:t>表3-7 两地区净负荷95%峰值持续时间</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79A927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0A3ADED3">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41844BAA">
            <w:pPr>
              <w:keepNext/>
              <w:spacing w:before="20" w:after="20" w:line="260" w:lineRule="exact"/>
              <w:ind w:left="0" w:leftChars="0" w:right="0" w:rightChars="0" w:firstLine="0" w:firstLineChars="0"/>
              <w:jc w:val="center"/>
            </w:pPr>
            <w:r>
              <w:rPr>
                <w:rFonts w:ascii="Times New Roman" w:hAnsi="Times New Roman" w:eastAsia="宋体"/>
                <w:b/>
                <w:sz w:val="18"/>
              </w:rPr>
              <w:t>净负荷最大绝对值/MW</w:t>
            </w:r>
          </w:p>
        </w:tc>
        <w:tc>
          <w:tcPr>
            <w:tcW w:w="1662" w:type="dxa"/>
            <w:tcMar>
              <w:left w:w="70" w:type="dxa"/>
              <w:right w:w="70" w:type="dxa"/>
            </w:tcMar>
            <w:vAlign w:val="center"/>
          </w:tcPr>
          <w:p w14:paraId="05B4F31A">
            <w:pPr>
              <w:keepNext/>
              <w:spacing w:before="20" w:after="20" w:line="260" w:lineRule="exact"/>
              <w:ind w:left="0" w:leftChars="0" w:right="0" w:rightChars="0" w:firstLine="0" w:firstLineChars="0"/>
              <w:jc w:val="center"/>
            </w:pPr>
            <w:r>
              <w:rPr>
                <w:rFonts w:ascii="Times New Roman" w:hAnsi="Times New Roman" w:eastAsia="宋体"/>
                <w:b/>
                <w:sz w:val="18"/>
              </w:rPr>
              <w:t>95%峰值阈值/MW</w:t>
            </w:r>
          </w:p>
        </w:tc>
        <w:tc>
          <w:tcPr>
            <w:tcW w:w="1662" w:type="dxa"/>
            <w:tcMar>
              <w:left w:w="70" w:type="dxa"/>
              <w:right w:w="70" w:type="dxa"/>
            </w:tcMar>
            <w:vAlign w:val="center"/>
          </w:tcPr>
          <w:p w14:paraId="069C8714">
            <w:pPr>
              <w:keepNext/>
              <w:spacing w:before="20" w:after="20" w:line="260" w:lineRule="exact"/>
              <w:ind w:left="0" w:leftChars="0" w:right="0" w:rightChars="0" w:firstLine="0" w:firstLineChars="0"/>
              <w:jc w:val="center"/>
            </w:pPr>
            <w:r>
              <w:rPr>
                <w:rFonts w:ascii="Times New Roman" w:hAnsi="Times New Roman" w:eastAsia="宋体"/>
                <w:b/>
                <w:sz w:val="18"/>
              </w:rPr>
              <w:t>最长连续时长/h</w:t>
            </w:r>
          </w:p>
        </w:tc>
        <w:tc>
          <w:tcPr>
            <w:tcW w:w="1662" w:type="dxa"/>
            <w:tcMar>
              <w:left w:w="70" w:type="dxa"/>
              <w:right w:w="70" w:type="dxa"/>
            </w:tcMar>
            <w:vAlign w:val="center"/>
          </w:tcPr>
          <w:p w14:paraId="11905C69">
            <w:pPr>
              <w:keepNext/>
              <w:spacing w:before="20" w:after="20" w:line="260" w:lineRule="exact"/>
              <w:ind w:left="0" w:leftChars="0" w:right="0" w:rightChars="0" w:firstLine="0" w:firstLineChars="0"/>
              <w:jc w:val="center"/>
            </w:pPr>
            <w:r>
              <w:rPr>
                <w:rFonts w:ascii="Times New Roman" w:hAnsi="Times New Roman" w:eastAsia="宋体"/>
                <w:b/>
                <w:sz w:val="18"/>
              </w:rPr>
              <w:t>累计时数/h</w:t>
            </w:r>
          </w:p>
        </w:tc>
      </w:tr>
      <w:tr w14:paraId="12AE84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C132F2E">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9DA0E6F">
            <w:pPr>
              <w:keepNext/>
              <w:spacing w:before="20" w:after="20" w:line="260" w:lineRule="exact"/>
              <w:ind w:left="0" w:leftChars="0" w:right="0" w:rightChars="0" w:firstLine="0" w:firstLineChars="0"/>
              <w:jc w:val="center"/>
            </w:pPr>
            <w:r>
              <w:rPr>
                <w:rFonts w:ascii="Times New Roman" w:hAnsi="Times New Roman" w:eastAsia="宋体"/>
                <w:b w:val="0"/>
                <w:sz w:val="18"/>
              </w:rPr>
              <w:t>951.66</w:t>
            </w:r>
          </w:p>
        </w:tc>
        <w:tc>
          <w:tcPr>
            <w:tcW w:w="1662" w:type="dxa"/>
            <w:tcMar>
              <w:left w:w="70" w:type="dxa"/>
              <w:right w:w="70" w:type="dxa"/>
            </w:tcMar>
            <w:vAlign w:val="center"/>
          </w:tcPr>
          <w:p w14:paraId="12B2DCD7">
            <w:pPr>
              <w:keepNext/>
              <w:spacing w:before="20" w:after="20" w:line="260" w:lineRule="exact"/>
              <w:ind w:left="0" w:leftChars="0" w:right="0" w:rightChars="0" w:firstLine="0" w:firstLineChars="0"/>
              <w:jc w:val="center"/>
            </w:pPr>
            <w:r>
              <w:rPr>
                <w:rFonts w:ascii="Times New Roman" w:hAnsi="Times New Roman" w:eastAsia="宋体"/>
                <w:b w:val="0"/>
                <w:sz w:val="18"/>
              </w:rPr>
              <w:t>904.08</w:t>
            </w:r>
          </w:p>
        </w:tc>
        <w:tc>
          <w:tcPr>
            <w:tcW w:w="1662" w:type="dxa"/>
            <w:tcMar>
              <w:left w:w="70" w:type="dxa"/>
              <w:right w:w="70" w:type="dxa"/>
            </w:tcMar>
            <w:vAlign w:val="center"/>
          </w:tcPr>
          <w:p w14:paraId="6F4E69EE">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662" w:type="dxa"/>
            <w:tcMar>
              <w:left w:w="70" w:type="dxa"/>
              <w:right w:w="70" w:type="dxa"/>
            </w:tcMar>
            <w:vAlign w:val="center"/>
          </w:tcPr>
          <w:p w14:paraId="4C9E2B26">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r>
      <w:tr w14:paraId="65D6D1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4205A7C">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2A99961">
            <w:pPr>
              <w:keepNext w:val="0"/>
              <w:spacing w:before="20" w:after="20" w:line="260" w:lineRule="exact"/>
              <w:ind w:left="0" w:leftChars="0" w:right="0" w:rightChars="0" w:firstLine="0" w:firstLineChars="0"/>
              <w:jc w:val="center"/>
            </w:pPr>
            <w:r>
              <w:rPr>
                <w:rFonts w:ascii="Times New Roman" w:hAnsi="Times New Roman" w:eastAsia="宋体"/>
                <w:b w:val="0"/>
                <w:sz w:val="18"/>
              </w:rPr>
              <w:t>1307.32</w:t>
            </w:r>
          </w:p>
        </w:tc>
        <w:tc>
          <w:tcPr>
            <w:tcW w:w="1662" w:type="dxa"/>
            <w:tcMar>
              <w:left w:w="70" w:type="dxa"/>
              <w:right w:w="70" w:type="dxa"/>
            </w:tcMar>
            <w:vAlign w:val="center"/>
          </w:tcPr>
          <w:p w14:paraId="40142472">
            <w:pPr>
              <w:keepNext w:val="0"/>
              <w:spacing w:before="20" w:after="20" w:line="260" w:lineRule="exact"/>
              <w:ind w:left="0" w:leftChars="0" w:right="0" w:rightChars="0" w:firstLine="0" w:firstLineChars="0"/>
              <w:jc w:val="center"/>
            </w:pPr>
            <w:r>
              <w:rPr>
                <w:rFonts w:ascii="Times New Roman" w:hAnsi="Times New Roman" w:eastAsia="宋体"/>
                <w:b w:val="0"/>
                <w:sz w:val="18"/>
              </w:rPr>
              <w:t>1241.95</w:t>
            </w:r>
          </w:p>
        </w:tc>
        <w:tc>
          <w:tcPr>
            <w:tcW w:w="1662" w:type="dxa"/>
            <w:tcMar>
              <w:left w:w="70" w:type="dxa"/>
              <w:right w:w="70" w:type="dxa"/>
            </w:tcMar>
            <w:vAlign w:val="center"/>
          </w:tcPr>
          <w:p w14:paraId="40A60AC4">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662" w:type="dxa"/>
            <w:tcMar>
              <w:left w:w="70" w:type="dxa"/>
              <w:right w:w="70" w:type="dxa"/>
            </w:tcMar>
            <w:vAlign w:val="center"/>
          </w:tcPr>
          <w:p w14:paraId="749F79F5">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r>
    </w:tbl>
    <w:p w14:paraId="4ED72D8C">
      <w:pPr>
        <w:pStyle w:val="2"/>
        <w:widowControl/>
        <w:spacing w:before="0" w:after="0" w:line="348" w:lineRule="exact"/>
        <w:ind w:firstLine="480"/>
        <w:jc w:val="both"/>
      </w:pPr>
      <w:r>
        <w:rPr>
          <w:rFonts w:ascii="Times New Roman" w:hAnsi="Times New Roman" w:eastAsia="方正仿宋_GBK"/>
          <w:b w:val="0"/>
          <w:sz w:val="24"/>
        </w:rPr>
        <w:t>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14:paraId="644615E9">
      <w:pPr>
        <w:pStyle w:val="2"/>
        <w:widowControl/>
        <w:spacing w:before="0" w:after="0" w:line="348" w:lineRule="exact"/>
        <w:ind w:firstLine="480"/>
        <w:jc w:val="both"/>
      </w:pPr>
      <w:r>
        <w:rPr>
          <w:rFonts w:ascii="Times New Roman" w:hAnsi="Times New Roman" w:eastAsia="方正仿宋_GBK"/>
          <w:b w:val="0"/>
          <w:sz w:val="24"/>
        </w:rPr>
        <w:t>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14:paraId="0ABE0224">
      <w:pPr>
        <w:pStyle w:val="2"/>
        <w:keepNext/>
        <w:spacing w:before="120" w:after="0" w:line="240" w:lineRule="auto"/>
        <w:ind w:left="0" w:leftChars="0" w:right="0" w:rightChars="0" w:firstLine="0" w:firstLineChars="0" w:hanging="0" w:hangingChars="0" w:start="0" w:end="0" w:startChars="0" w:endChars="0"/>
        <w:jc w:val="center"/>
        <w:pPrChange w:id="28300" w:author="xh" w:date="2026-10-19T08:48:40+08:00">
          <w:pPr>
            <w:pStyle w:val="2"/>
            <w:keepNext/>
            <w:spacing w:before="120" w:after="0" w:line="240" w:lineRule="auto"/>
            <w:ind w:left="0" w:leftChars="0" w:right="0" w:rightChars="0" w:firstLine="0" w:firstLineChars="0"/>
            <w:jc w:val="center"/>
          </w:pPr>
        </w:pPrChange>
      </w:pPr>
      <w:r>
        <w:drawing>
          <wp:inline distT="0" distB="0" distL="114300" distR="114300">
            <wp:extent cx="5120640" cy="5120640"/>
            <wp:effectExtent l="0" t="0" r="0" b="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23"/>
                    <a:stretch>
                      <a:fillRect/>
                    </a:stretch>
                  </pic:blipFill>
                  <pic:spPr>
                    <a:xfrm>
                      <a:off x="0" y="0"/>
                      <a:ext cx="5120640" cy="5120640"/>
                    </a:xfrm>
                    <a:prstGeom prst="rect">
                      <a:avLst/>
                    </a:prstGeom>
                    <a:noFill/>
                    <a:ln w="9525">
                      <a:noFill/>
                    </a:ln>
                  </pic:spPr>
                </pic:pic>
              </a:graphicData>
            </a:graphic>
          </wp:inline>
        </w:drawing>
      </w:r>
    </w:p>
    <w:p w14:paraId="33885FD3">
      <w:pPr>
        <w:pStyle w:val="2"/>
        <w:spacing w:before="60" w:after="120" w:line="280" w:lineRule="exact"/>
        <w:ind w:left="0" w:leftChars="0" w:right="0" w:rightChars="0" w:firstLine="0" w:firstLineChars="0" w:hanging="0" w:hangingChars="0" w:start="0" w:end="0" w:startChars="0" w:endChars="0"/>
        <w:jc w:val="center"/>
        <w:pPrChange w:id="28301" w:author="xh" w:date="2026-10-19T08:49:19+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图3-10 两地区全年净负荷绝对值持续曲线及高值端</w:t>
      </w:r>
    </w:p>
    <w:p w14:paraId="4464CD51">
      <w:pPr>
        <w:pStyle w:val="5"/>
        <w:keepNext/>
        <w:numPr>
          <w:ilvl w:val="0"/>
          <w:numId w:val="0"/>
        </w:numPr>
        <w:spacing w:before="160" w:after="120" w:line="390" w:lineRule="exact"/>
        <w:ind w:firstLine="0"/>
      </w:pPr>
      <w:bookmarkStart w:id="111" w:name="峰段与储能容量的联系"/>
      <w:r>
        <w:rPr>
          <w:rFonts w:ascii="Times New Roman" w:hAnsi="Times New Roman" w:eastAsia="方正仿宋_GBK"/>
          <w:b/>
          <w:sz w:val="26"/>
        </w:rPr>
        <w:t>3.4.5 峰段与储能容量的联系</w:t>
      </w:r>
      <w:bookmarkEnd w:id="111"/>
    </w:p>
    <w:p w14:paraId="697A6855">
      <w:pPr>
        <w:pStyle w:val="115"/>
        <w:widowControl/>
        <w:spacing w:before="0" w:after="0" w:line="348" w:lineRule="exact"/>
        <w:ind w:firstLine="480"/>
        <w:jc w:val="both"/>
      </w:pPr>
      <w:r>
        <w:rPr>
          <w:rFonts w:ascii="Times New Roman" w:hAnsi="Times New Roman" w:eastAsia="方正仿宋_GBK"/>
          <w:b w:val="0"/>
          <w:sz w:val="24"/>
        </w:rPr>
        <w:t>储能额定功率限制瞬时支撑幅度，可用能量限制连续支撑时长，因此静态支撑能力需同时满足峰值幅度与持续时间要求，模型取铭牌功率和峰段可持续能量折算功率的较小值确定充放电功率。</w:t>
      </w:r>
    </w:p>
    <w:p w14:paraId="0F31D46D">
      <w:pPr>
        <w:pStyle w:val="2"/>
        <w:widowControl/>
        <w:spacing w:before="0" w:after="0" w:line="348" w:lineRule="exact"/>
        <w:ind w:firstLine="480"/>
        <w:jc w:val="both"/>
      </w:pPr>
      <w:r>
        <w:rPr>
          <w:rFonts w:ascii="Times New Roman" w:hAnsi="Times New Roman" w:eastAsia="方正仿宋_GBK"/>
          <w:b w:val="0"/>
          <w:sz w:val="24"/>
        </w:rPr>
        <w:t>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14:paraId="54B76D8B">
      <w:pPr>
        <w:pStyle w:val="4"/>
        <w:keepNext/>
        <w:numPr>
          <w:ilvl w:val="0"/>
          <w:numId w:val="0"/>
        </w:numPr>
        <w:spacing w:before="160" w:after="120" w:line="480" w:lineRule="exact"/>
        <w:ind w:firstLine="0"/>
      </w:pPr>
      <w:ins w:id="28166" w:author="xh" w:date="2026-10-19T08:49:59+08:00">
        <w:bookmarkStart w:id="313" w:name="Report1017_h394"/>
        <w:bookmarkEnd w:id="313"/>
      </w:ins>
      <w:bookmarkStart w:id="112" w:name="h394"/>
      <w:bookmarkStart w:id="113" w:name="核心参数依据与相关性分析"/>
      <w:r>
        <w:rPr>
          <w:rFonts w:ascii="Times New Roman" w:hAnsi="Times New Roman" w:eastAsia="方正仿宋_GBK"/>
          <w:b/>
          <w:sz w:val="32"/>
        </w:rPr>
        <w:t>3.5 核心参数依据与相关性分析</w:t>
      </w:r>
      <w:bookmarkEnd w:id="112"/>
      <w:bookmarkEnd w:id="113"/>
    </w:p>
    <w:p w14:paraId="5848A71D">
      <w:pPr>
        <w:pStyle w:val="5"/>
        <w:keepNext/>
        <w:numPr>
          <w:ilvl w:val="0"/>
          <w:numId w:val="0"/>
        </w:numPr>
        <w:spacing w:before="160" w:after="120" w:line="390" w:lineRule="exact"/>
        <w:ind w:firstLine="0"/>
      </w:pPr>
      <w:bookmarkStart w:id="114" w:name="十三项候选指标及工程依据"/>
      <w:r>
        <w:rPr>
          <w:rFonts w:ascii="Times New Roman" w:hAnsi="Times New Roman" w:eastAsia="方正仿宋_GBK"/>
          <w:b/>
          <w:sz w:val="26"/>
        </w:rPr>
        <w:t>3.5.1 十三项候选指标及工程依据</w:t>
      </w:r>
      <w:bookmarkEnd w:id="114"/>
    </w:p>
    <w:p w14:paraId="79B5D2CE">
      <w:pPr>
        <w:pStyle w:val="115"/>
        <w:widowControl/>
        <w:spacing w:before="0" w:after="0" w:line="348" w:lineRule="exact"/>
        <w:ind w:firstLine="480"/>
        <w:jc w:val="both"/>
      </w:pPr>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w:t>
      </w:r>
      <w:commentRangeStart w:id="4"/>
      <w:r>
        <w:rPr>
          <w:rFonts w:ascii="Times New Roman" w:hAnsi="Times New Roman" w:eastAsia="方正仿宋_GBK"/>
          <w:b w:val="0"/>
          <w:sz w:val="24"/>
        </w:rPr>
        <w:t xml:space="preserve">十三项候选指标</w:t>
      </w:r>
      <w:commentRangeEnd w:id="4"/>
      <w:r>
        <w:rPr>
          <w:woUserID w:val="2"/>
        </w:rPr>
        <w:commentReference w:id="4"/>
      </w:r>
      <w:r>
        <w:rPr>
          <w:rFonts w:ascii="Times New Roman" w:hAnsi="Times New Roman" w:eastAsia="方正仿宋_GBK"/>
          <w:b w:val="0"/>
          <w:sz w:val="24"/>
        </w:rPr>
        <w:t xml:space="preserve">，先评价其与容载比的关联，再比较指标之间的信息重叠，确定推广矩阵的参数。</w:t>
      </w:r>
      <w:ins w:id="2090" w:author="xh" w:date="2026-10-19T08:50:38+08:00">
        <w:r>
          <w:rPr>
            <w:rFonts w:ascii="Times New Roman" w:hAnsi="Times New Roman" w:eastAsia="方正仿宋_GBK"/>
            <w:b w:val="0"/>
            <w:sz w:val="24"/>
          </w:rPr>
          <w:t xml:space="preserve">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ins>
    </w:p>
    <w:p w14:paraId="16017231">
      <w:pPr>
        <w:pStyle w:val="2"/>
        <w:keepNext/>
        <w:spacing w:before="120" w:after="80" w:line="280" w:lineRule="exact"/>
        <w:ind w:firstLine="0"/>
        <w:jc w:val="center"/>
      </w:pPr>
      <w:r>
        <w:rPr>
          <w:rFonts w:ascii="Times New Roman" w:hAnsi="Times New Roman" w:eastAsia="宋体"/>
          <w:b w:val="0"/>
          <w:sz w:val="21"/>
        </w:rPr>
        <w:t>表3-8 十三项候选指标的定义、依据与规划作用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022EFF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44ACAAFB">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2771" w:type="dxa"/>
            <w:tcMar>
              <w:left w:w="70" w:type="dxa"/>
              <w:right w:w="70" w:type="dxa"/>
            </w:tcMar>
            <w:vAlign w:val="center"/>
          </w:tcPr>
          <w:p w14:paraId="0D0406BA">
            <w:pPr>
              <w:keepNext/>
              <w:spacing w:before="20" w:after="20" w:line="260" w:lineRule="exact"/>
              <w:ind w:left="0" w:leftChars="0" w:right="0" w:rightChars="0" w:firstLine="0" w:firstLineChars="0"/>
              <w:jc w:val="center"/>
            </w:pPr>
            <w:r>
              <w:rPr>
                <w:rFonts w:ascii="Times New Roman" w:hAnsi="Times New Roman" w:eastAsia="宋体"/>
                <w:b/>
                <w:sz w:val="18"/>
              </w:rPr>
              <w:t>定义及单位</w:t>
            </w:r>
          </w:p>
        </w:tc>
        <w:tc>
          <w:tcPr>
            <w:tcW w:w="2771" w:type="dxa"/>
            <w:tcMar>
              <w:left w:w="70" w:type="dxa"/>
              <w:right w:w="70" w:type="dxa"/>
            </w:tcMar>
            <w:vAlign w:val="center"/>
          </w:tcPr>
          <w:p w14:paraId="20AD3290">
            <w:pPr>
              <w:keepNext/>
              <w:spacing w:before="20" w:after="20" w:line="260" w:lineRule="exact"/>
              <w:ind w:left="0" w:leftChars="0" w:right="0" w:rightChars="0" w:firstLine="0" w:firstLineChars="0"/>
              <w:jc w:val="center"/>
            </w:pPr>
            <w:r>
              <w:rPr>
                <w:rFonts w:ascii="Times New Roman" w:hAnsi="Times New Roman" w:eastAsia="宋体"/>
                <w:b/>
                <w:sz w:val="18"/>
              </w:rPr>
              <w:t>依据与规划作用</w:t>
            </w:r>
          </w:p>
        </w:tc>
      </w:tr>
      <w:tr w14:paraId="235105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449E22E">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771" w:type="dxa"/>
            <w:tcMar>
              <w:left w:w="70" w:type="dxa"/>
              <w:right w:w="70" w:type="dxa"/>
            </w:tcMar>
            <w:vAlign w:val="center"/>
          </w:tcPr>
          <w:p w14:paraId="1C7AEB4A">
            <w:pPr>
              <w:keepNext w:val="0"/>
              <w:spacing w:before="20" w:after="20" w:line="260" w:lineRule="exact"/>
              <w:ind w:left="0" w:leftChars="0" w:right="0" w:rightChars="0" w:firstLine="0" w:firstLineChars="0"/>
              <w:jc w:val="center"/>
            </w:pPr>
            <w:r>
              <w:rPr>
                <w:rFonts w:ascii="Times New Roman" w:hAnsi="Times New Roman" w:eastAsia="宋体"/>
                <w:b w:val="0"/>
                <w:sz w:val="18"/>
              </w:rPr>
              <w:t>同范围分布式电源并网装机容量与用户最大负荷之比，无量纲</w:t>
            </w:r>
          </w:p>
        </w:tc>
        <w:tc>
          <w:tcPr>
            <w:tcW w:w="2771" w:type="dxa"/>
            <w:tcMar>
              <w:left w:w="70" w:type="dxa"/>
              <w:right w:w="70" w:type="dxa"/>
            </w:tcMar>
            <w:vAlign w:val="center"/>
          </w:tcPr>
          <w:p w14:paraId="431BF78C">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导则第6.5.4条给出定义，第7.4.2.2条联系反向容量校核[8]；装机及负荷资料见第3.3节</w:t>
            </w:r>
          </w:p>
        </w:tc>
      </w:tr>
      <w:tr w14:paraId="54BC85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A4E150A">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2771" w:type="dxa"/>
            <w:tcMar>
              <w:left w:w="70" w:type="dxa"/>
              <w:right w:w="70" w:type="dxa"/>
            </w:tcMar>
            <w:vAlign w:val="center"/>
          </w:tcPr>
          <w:p w14:paraId="5B3894B3">
            <w:pPr>
              <w:keepNext w:val="0"/>
              <w:spacing w:before="20" w:after="20" w:line="260" w:lineRule="exact"/>
              <w:ind w:left="0" w:leftChars="0" w:right="0" w:rightChars="0" w:firstLine="0" w:firstLineChars="0"/>
              <w:jc w:val="center"/>
            </w:pPr>
            <w:r>
              <w:rPr>
                <w:rFonts w:ascii="Times New Roman" w:hAnsi="Times New Roman" w:eastAsia="宋体"/>
                <w:b w:val="0"/>
                <w:sz w:val="18"/>
              </w:rPr>
              <w:t>同范围分布式电源年发电量与用户年用电量之比，%</w:t>
            </w:r>
          </w:p>
        </w:tc>
        <w:tc>
          <w:tcPr>
            <w:tcW w:w="2771" w:type="dxa"/>
            <w:tcMar>
              <w:left w:w="70" w:type="dxa"/>
              <w:right w:w="70" w:type="dxa"/>
            </w:tcMar>
            <w:vAlign w:val="center"/>
          </w:tcPr>
          <w:p w14:paraId="37CA0661">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导则第6.5.4条给出定义[8]；描述本地电源的年度供能水平</w:t>
            </w:r>
          </w:p>
        </w:tc>
      </w:tr>
      <w:tr w14:paraId="287586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C1EA9BE">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2771" w:type="dxa"/>
            <w:tcMar>
              <w:left w:w="70" w:type="dxa"/>
              <w:right w:w="70" w:type="dxa"/>
            </w:tcMar>
            <w:vAlign w:val="center"/>
          </w:tcPr>
          <w:p w14:paraId="627C05D9">
            <w:pPr>
              <w:keepNext w:val="0"/>
              <w:spacing w:before="20" w:after="20" w:line="260" w:lineRule="exact"/>
              <w:ind w:left="0" w:leftChars="0" w:right="0" w:rightChars="0" w:firstLine="0" w:firstLineChars="0"/>
              <w:jc w:val="center"/>
            </w:pPr>
            <w:r>
              <w:rPr>
                <w:rFonts w:ascii="Times New Roman" w:hAnsi="Times New Roman" w:eastAsia="宋体"/>
                <w:b w:val="0"/>
                <w:sz w:val="18"/>
              </w:rPr>
              <w:t>各站净负荷绝对峰值与本站初始主变有功容量之比的最大值，%</w:t>
            </w:r>
          </w:p>
        </w:tc>
        <w:tc>
          <w:tcPr>
            <w:tcW w:w="2771" w:type="dxa"/>
            <w:tcMar>
              <w:left w:w="70" w:type="dxa"/>
              <w:right w:w="70" w:type="dxa"/>
            </w:tcMar>
            <w:vAlign w:val="center"/>
          </w:tcPr>
          <w:p w14:paraId="013ADC29">
            <w:pPr>
              <w:keepNext w:val="0"/>
              <w:spacing w:before="20" w:after="20" w:line="260" w:lineRule="exact"/>
              <w:ind w:left="0" w:leftChars="0" w:right="0" w:rightChars="0" w:firstLine="0" w:firstLineChars="0"/>
              <w:jc w:val="center"/>
            </w:pPr>
            <w:r>
              <w:rPr>
                <w:rFonts w:ascii="Times New Roman" w:hAnsi="Times New Roman" w:eastAsia="宋体"/>
                <w:b w:val="0"/>
                <w:sz w:val="18"/>
              </w:rPr>
              <w:t>按第3.4.2节计算，功率因数取0.95；描述局部容量压力[4,5]</w:t>
            </w:r>
          </w:p>
        </w:tc>
      </w:tr>
      <w:tr w14:paraId="28C24B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FE3FE10">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2771" w:type="dxa"/>
            <w:tcMar>
              <w:left w:w="70" w:type="dxa"/>
              <w:right w:w="70" w:type="dxa"/>
            </w:tcMar>
            <w:vAlign w:val="center"/>
          </w:tcPr>
          <w:p w14:paraId="70AD4DC2">
            <w:pPr>
              <w:keepNext w:val="0"/>
              <w:spacing w:before="20" w:after="20" w:line="260" w:lineRule="exact"/>
              <w:ind w:left="0" w:leftChars="0" w:right="0" w:rightChars="0" w:firstLine="0" w:firstLineChars="0"/>
              <w:jc w:val="center"/>
            </w:pPr>
            <w:r>
              <w:rPr>
                <w:rFonts w:ascii="Times New Roman" w:hAnsi="Times New Roman" w:eastAsia="宋体"/>
                <w:b w:val="0"/>
                <w:sz w:val="18"/>
              </w:rPr>
              <w:t>区域同期净负荷曲线的最大受电功率，MW</w:t>
            </w:r>
          </w:p>
        </w:tc>
        <w:tc>
          <w:tcPr>
            <w:tcW w:w="2771" w:type="dxa"/>
            <w:tcMar>
              <w:left w:w="70" w:type="dxa"/>
              <w:right w:w="70" w:type="dxa"/>
            </w:tcMar>
            <w:vAlign w:val="center"/>
          </w:tcPr>
          <w:p w14:paraId="657E8C3F">
            <w:pPr>
              <w:keepNext w:val="0"/>
              <w:spacing w:before="20" w:after="20" w:line="260" w:lineRule="exact"/>
              <w:ind w:left="0" w:leftChars="0" w:right="0" w:rightChars="0" w:firstLine="0" w:firstLineChars="0"/>
              <w:jc w:val="center"/>
            </w:pPr>
            <w:r>
              <w:rPr>
                <w:rFonts w:ascii="Times New Roman" w:hAnsi="Times New Roman" w:eastAsia="宋体"/>
                <w:b w:val="0"/>
                <w:sz w:val="18"/>
              </w:rPr>
              <w:t>按式（3-6）计算；对应正向供电任务[4,5]</w:t>
            </w:r>
          </w:p>
        </w:tc>
      </w:tr>
      <w:tr w14:paraId="09DEE2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E6E7148">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2771" w:type="dxa"/>
            <w:tcMar>
              <w:left w:w="70" w:type="dxa"/>
              <w:right w:w="70" w:type="dxa"/>
            </w:tcMar>
            <w:vAlign w:val="center"/>
          </w:tcPr>
          <w:p w14:paraId="365971B0">
            <w:pPr>
              <w:keepNext w:val="0"/>
              <w:spacing w:before="20" w:after="20" w:line="260" w:lineRule="exact"/>
              <w:ind w:left="0" w:leftChars="0" w:right="0" w:rightChars="0" w:firstLine="0" w:firstLineChars="0"/>
              <w:jc w:val="center"/>
            </w:pPr>
            <w:r>
              <w:rPr>
                <w:rFonts w:ascii="Times New Roman" w:hAnsi="Times New Roman" w:eastAsia="宋体"/>
                <w:b w:val="0"/>
                <w:sz w:val="18"/>
              </w:rPr>
              <w:t>区域同期净负荷曲线的最大反送功率幅值，MW</w:t>
            </w:r>
          </w:p>
        </w:tc>
        <w:tc>
          <w:tcPr>
            <w:tcW w:w="2771" w:type="dxa"/>
            <w:tcMar>
              <w:left w:w="70" w:type="dxa"/>
              <w:right w:w="70" w:type="dxa"/>
            </w:tcMar>
            <w:vAlign w:val="center"/>
          </w:tcPr>
          <w:p w14:paraId="1D1A9527">
            <w:pPr>
              <w:keepNext w:val="0"/>
              <w:spacing w:before="20" w:after="20" w:line="260" w:lineRule="exact"/>
              <w:ind w:left="0" w:leftChars="0" w:right="0" w:rightChars="0" w:firstLine="0" w:firstLineChars="0"/>
              <w:jc w:val="center"/>
            </w:pPr>
            <w:r>
              <w:rPr>
                <w:rFonts w:ascii="Times New Roman" w:hAnsi="Times New Roman" w:eastAsia="宋体"/>
                <w:b w:val="0"/>
                <w:sz w:val="18"/>
              </w:rPr>
              <w:t>按式（3-6）计算；对应新能源反向输送任务[4,5]</w:t>
            </w:r>
          </w:p>
        </w:tc>
      </w:tr>
      <w:tr w14:paraId="275CDB1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0235949">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771" w:type="dxa"/>
            <w:tcMar>
              <w:left w:w="70" w:type="dxa"/>
              <w:right w:w="70" w:type="dxa"/>
            </w:tcMar>
            <w:vAlign w:val="center"/>
          </w:tcPr>
          <w:p w14:paraId="2C7CE2D2">
            <w:pPr>
              <w:keepNext w:val="0"/>
              <w:spacing w:before="20" w:after="20" w:line="260" w:lineRule="exact"/>
              <w:ind w:left="0" w:leftChars="0" w:right="0" w:rightChars="0" w:firstLine="0" w:firstLineChars="0"/>
              <w:jc w:val="center"/>
            </w:pPr>
            <w:r>
              <w:rPr>
                <w:rFonts w:ascii="Times New Roman" w:hAnsi="Times New Roman" w:eastAsia="宋体"/>
                <w:b w:val="0"/>
                <w:sz w:val="18"/>
              </w:rPr>
              <w:t>同范围起止年度网供最大负荷之比按年度间隔开根后减1，%/年</w:t>
            </w:r>
          </w:p>
        </w:tc>
        <w:tc>
          <w:tcPr>
            <w:tcW w:w="2771" w:type="dxa"/>
            <w:tcMar>
              <w:left w:w="70" w:type="dxa"/>
              <w:right w:w="70" w:type="dxa"/>
            </w:tcMar>
            <w:vAlign w:val="center"/>
          </w:tcPr>
          <w:p w14:paraId="29769A48">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导则第6.2.2.1条据此划分负荷发展阶段[8]</w:t>
            </w:r>
          </w:p>
        </w:tc>
      </w:tr>
      <w:tr w14:paraId="0D1212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7F4CE39">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2771" w:type="dxa"/>
            <w:tcMar>
              <w:left w:w="70" w:type="dxa"/>
              <w:right w:w="70" w:type="dxa"/>
            </w:tcMar>
            <w:vAlign w:val="center"/>
          </w:tcPr>
          <w:p w14:paraId="644B7F65">
            <w:pPr>
              <w:keepNext w:val="0"/>
              <w:spacing w:before="20" w:after="20" w:line="260" w:lineRule="exact"/>
              <w:ind w:left="0" w:leftChars="0" w:right="0" w:rightChars="0" w:firstLine="0" w:firstLineChars="0"/>
              <w:jc w:val="center"/>
            </w:pPr>
            <w:r>
              <w:rPr>
                <w:rFonts w:ascii="Times New Roman" w:hAnsi="Times New Roman" w:eastAsia="宋体"/>
                <w:b w:val="0"/>
                <w:sz w:val="18"/>
              </w:rPr>
              <w:t>净负荷绝对值达到全年最大绝对值95%的最长连续时长，h</w:t>
            </w:r>
          </w:p>
        </w:tc>
        <w:tc>
          <w:tcPr>
            <w:tcW w:w="2771" w:type="dxa"/>
            <w:tcMar>
              <w:left w:w="70" w:type="dxa"/>
              <w:right w:w="70" w:type="dxa"/>
            </w:tcMar>
            <w:vAlign w:val="center"/>
          </w:tcPr>
          <w:p w14:paraId="2FBD1277">
            <w:pPr>
              <w:keepNext w:val="0"/>
              <w:spacing w:before="20" w:after="20" w:line="260" w:lineRule="exact"/>
              <w:ind w:left="0" w:leftChars="0" w:right="0" w:rightChars="0" w:firstLine="0" w:firstLineChars="0"/>
              <w:jc w:val="center"/>
            </w:pPr>
            <w:r>
              <w:rPr>
                <w:rFonts w:ascii="Times New Roman" w:hAnsi="Times New Roman" w:eastAsia="宋体"/>
                <w:b w:val="0"/>
                <w:sz w:val="18"/>
              </w:rPr>
              <w:t>按第3.4.4节由补齐后的8760小时曲线统计；描述连续近峰过程</w:t>
            </w:r>
          </w:p>
        </w:tc>
      </w:tr>
      <w:tr w14:paraId="6D4D9D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7FD5F6C">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2771" w:type="dxa"/>
            <w:tcMar>
              <w:left w:w="70" w:type="dxa"/>
              <w:right w:w="70" w:type="dxa"/>
            </w:tcMar>
            <w:vAlign w:val="center"/>
          </w:tcPr>
          <w:p w14:paraId="3264B874">
            <w:pPr>
              <w:keepNext w:val="0"/>
              <w:spacing w:before="20" w:after="20" w:line="260" w:lineRule="exact"/>
              <w:ind w:left="0" w:leftChars="0" w:right="0" w:rightChars="0" w:firstLine="0" w:firstLineChars="0"/>
              <w:jc w:val="center"/>
            </w:pPr>
            <w:r>
              <w:rPr>
                <w:rFonts w:ascii="Times New Roman" w:hAnsi="Times New Roman" w:eastAsia="宋体"/>
                <w:b w:val="0"/>
                <w:sz w:val="18"/>
              </w:rPr>
              <w:t>各站正向峰值之和与区域同时正向峰值之比，无量纲</w:t>
            </w:r>
          </w:p>
        </w:tc>
        <w:tc>
          <w:tcPr>
            <w:tcW w:w="2771" w:type="dxa"/>
            <w:tcMar>
              <w:left w:w="70" w:type="dxa"/>
              <w:right w:w="70" w:type="dxa"/>
            </w:tcMar>
            <w:vAlign w:val="center"/>
          </w:tcPr>
          <w:p w14:paraId="4FFCA55C">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导则第6.2.2条列为容量储备影响因素[8]；联系局部峰值与区域同时峰值</w:t>
            </w:r>
          </w:p>
        </w:tc>
      </w:tr>
      <w:tr w14:paraId="4A9BC4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5AC4EDD">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2771" w:type="dxa"/>
            <w:tcMar>
              <w:left w:w="70" w:type="dxa"/>
              <w:right w:w="70" w:type="dxa"/>
            </w:tcMar>
            <w:vAlign w:val="center"/>
          </w:tcPr>
          <w:p w14:paraId="514D6835">
            <w:pPr>
              <w:keepNext w:val="0"/>
              <w:spacing w:before="20" w:after="20" w:line="260" w:lineRule="exact"/>
              <w:ind w:left="0" w:leftChars="0" w:right="0" w:rightChars="0" w:firstLine="0" w:firstLineChars="0"/>
              <w:jc w:val="center"/>
            </w:pPr>
            <w:r>
              <w:rPr>
                <w:rFonts w:ascii="Times New Roman" w:hAnsi="Times New Roman" w:eastAsia="宋体"/>
                <w:b w:val="0"/>
                <w:sz w:val="18"/>
              </w:rPr>
              <w:t>基期可转负荷与基期网供最大负荷之比，%</w:t>
            </w:r>
          </w:p>
        </w:tc>
        <w:tc>
          <w:tcPr>
            <w:tcW w:w="2771" w:type="dxa"/>
            <w:tcMar>
              <w:left w:w="70" w:type="dxa"/>
              <w:right w:w="70" w:type="dxa"/>
            </w:tcMar>
            <w:vAlign w:val="center"/>
          </w:tcPr>
          <w:p w14:paraId="4AE6AB48">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导则第6.2.2.1条及馈线联络研究说明转供能力与容量储备的关系[7,8]</w:t>
            </w:r>
          </w:p>
        </w:tc>
      </w:tr>
      <w:tr w14:paraId="783DF3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02363A6">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2771" w:type="dxa"/>
            <w:tcMar>
              <w:left w:w="70" w:type="dxa"/>
              <w:right w:w="70" w:type="dxa"/>
            </w:tcMar>
            <w:vAlign w:val="center"/>
          </w:tcPr>
          <w:p w14:paraId="5A46F8DB">
            <w:pPr>
              <w:keepNext w:val="0"/>
              <w:spacing w:before="20" w:after="20" w:line="260" w:lineRule="exact"/>
              <w:ind w:left="0" w:leftChars="0" w:right="0" w:rightChars="0" w:firstLine="0" w:firstLineChars="0"/>
              <w:jc w:val="center"/>
            </w:pPr>
            <w:r>
              <w:rPr>
                <w:rFonts w:ascii="Times New Roman" w:hAnsi="Times New Roman" w:eastAsia="宋体"/>
                <w:b w:val="0"/>
                <w:sz w:val="18"/>
              </w:rPr>
              <w:t>新购主变单位有功容量投资与联络单位有效转供功率投资之比，无量纲</w:t>
            </w:r>
          </w:p>
        </w:tc>
        <w:tc>
          <w:tcPr>
            <w:tcW w:w="2771" w:type="dxa"/>
            <w:tcMar>
              <w:left w:w="70" w:type="dxa"/>
              <w:right w:w="70" w:type="dxa"/>
            </w:tcMar>
            <w:vAlign w:val="center"/>
          </w:tcPr>
          <w:p w14:paraId="7B42CEC9">
            <w:pPr>
              <w:keepNext w:val="0"/>
              <w:spacing w:before="20" w:after="20" w:line="260" w:lineRule="exact"/>
              <w:ind w:left="0" w:leftChars="0" w:right="0" w:rightChars="0" w:firstLine="0" w:firstLineChars="0"/>
              <w:jc w:val="center"/>
            </w:pPr>
            <w:r>
              <w:rPr>
                <w:rFonts w:ascii="Times New Roman" w:hAnsi="Times New Roman" w:eastAsia="宋体"/>
                <w:b w:val="0"/>
                <w:sz w:val="18"/>
              </w:rPr>
              <w:t>按第4.5.4节由工程价格与有效能力折算；描述主变、线路的相对投资[85,87,88,89]</w:t>
            </w:r>
          </w:p>
        </w:tc>
      </w:tr>
      <w:tr w14:paraId="67149F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57F2C20">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2771" w:type="dxa"/>
            <w:tcMar>
              <w:left w:w="70" w:type="dxa"/>
              <w:right w:w="70" w:type="dxa"/>
            </w:tcMar>
            <w:vAlign w:val="center"/>
          </w:tcPr>
          <w:p w14:paraId="6EE4681F">
            <w:pPr>
              <w:keepNext w:val="0"/>
              <w:spacing w:before="20" w:after="20" w:line="260" w:lineRule="exact"/>
              <w:ind w:left="0" w:leftChars="0" w:right="0" w:rightChars="0" w:firstLine="0" w:firstLineChars="0"/>
              <w:jc w:val="center"/>
            </w:pPr>
            <w:r>
              <w:rPr>
                <w:rFonts w:ascii="Times New Roman" w:hAnsi="Times New Roman" w:eastAsia="宋体"/>
                <w:b w:val="0"/>
                <w:sz w:val="18"/>
              </w:rPr>
              <w:t>新购主变单位有功容量投资与储能单位有效支撑功率投资之比，无量纲</w:t>
            </w:r>
          </w:p>
        </w:tc>
        <w:tc>
          <w:tcPr>
            <w:tcW w:w="2771" w:type="dxa"/>
            <w:tcMar>
              <w:left w:w="70" w:type="dxa"/>
              <w:right w:w="70" w:type="dxa"/>
            </w:tcMar>
            <w:vAlign w:val="center"/>
          </w:tcPr>
          <w:p w14:paraId="1F381292">
            <w:pPr>
              <w:keepNext w:val="0"/>
              <w:spacing w:before="20" w:after="20" w:line="260" w:lineRule="exact"/>
              <w:ind w:left="0" w:leftChars="0" w:right="0" w:rightChars="0" w:firstLine="0" w:firstLineChars="0"/>
              <w:jc w:val="center"/>
            </w:pPr>
            <w:r>
              <w:rPr>
                <w:rFonts w:ascii="Times New Roman" w:hAnsi="Times New Roman" w:eastAsia="宋体"/>
                <w:b w:val="0"/>
                <w:sz w:val="18"/>
              </w:rPr>
              <w:t>按第4.5.4节折算；联系参考价格、可用能量和支撑时长[85,87,88,89]</w:t>
            </w:r>
          </w:p>
        </w:tc>
      </w:tr>
      <w:tr w14:paraId="738583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4DC3488">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2771" w:type="dxa"/>
            <w:tcMar>
              <w:left w:w="70" w:type="dxa"/>
              <w:right w:w="70" w:type="dxa"/>
            </w:tcMar>
            <w:vAlign w:val="center"/>
          </w:tcPr>
          <w:p w14:paraId="2DFA6BCB">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电缆长度占电缆与架空线路总长度的比例，%</w:t>
            </w:r>
          </w:p>
        </w:tc>
        <w:tc>
          <w:tcPr>
            <w:tcW w:w="2771" w:type="dxa"/>
            <w:tcMar>
              <w:left w:w="70" w:type="dxa"/>
              <w:right w:w="70" w:type="dxa"/>
            </w:tcMar>
            <w:vAlign w:val="center"/>
          </w:tcPr>
          <w:p w14:paraId="37C08100">
            <w:pPr>
              <w:keepNext w:val="0"/>
              <w:spacing w:before="20" w:after="20" w:line="260" w:lineRule="exact"/>
              <w:ind w:left="0" w:leftChars="0" w:right="0" w:rightChars="0" w:firstLine="0" w:firstLineChars="0"/>
              <w:jc w:val="center"/>
            </w:pPr>
            <w:r>
              <w:rPr>
                <w:rFonts w:ascii="Times New Roman" w:hAnsi="Times New Roman" w:eastAsia="宋体"/>
                <w:b w:val="0"/>
                <w:sz w:val="18"/>
              </w:rPr>
              <w:t>线路形式影响工程费用[14]；邳州约11%、市区约80%，按第4.3节折算新增联络费用</w:t>
            </w:r>
          </w:p>
        </w:tc>
      </w:tr>
      <w:tr w14:paraId="6749C44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20D6C86">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2771" w:type="dxa"/>
            <w:tcMar>
              <w:left w:w="70" w:type="dxa"/>
              <w:right w:w="70" w:type="dxa"/>
            </w:tcMar>
            <w:vAlign w:val="center"/>
          </w:tcPr>
          <w:p w14:paraId="341119DD">
            <w:pPr>
              <w:keepNext w:val="0"/>
              <w:spacing w:before="20" w:after="20" w:line="260" w:lineRule="exact"/>
              <w:ind w:left="0" w:leftChars="0" w:right="0" w:rightChars="0" w:firstLine="0" w:firstLineChars="0"/>
              <w:jc w:val="center"/>
            </w:pPr>
            <w:r>
              <w:rPr>
                <w:rFonts w:ascii="Times New Roman" w:hAnsi="Times New Roman" w:eastAsia="宋体"/>
                <w:b w:val="0"/>
                <w:sz w:val="18"/>
              </w:rPr>
              <w:t>给定功率缺口需连续支撑的时间，h</w:t>
            </w:r>
          </w:p>
        </w:tc>
        <w:tc>
          <w:tcPr>
            <w:tcW w:w="2771" w:type="dxa"/>
            <w:tcMar>
              <w:left w:w="70" w:type="dxa"/>
              <w:right w:w="70" w:type="dxa"/>
            </w:tcMar>
            <w:vAlign w:val="center"/>
          </w:tcPr>
          <w:p w14:paraId="2994EE5E">
            <w:pPr>
              <w:keepNext w:val="0"/>
              <w:spacing w:before="20" w:after="20" w:line="260" w:lineRule="exact"/>
              <w:ind w:left="0" w:leftChars="0" w:right="0" w:rightChars="0" w:firstLine="0" w:firstLineChars="0"/>
              <w:jc w:val="center"/>
            </w:pPr>
            <w:r>
              <w:rPr>
                <w:rFonts w:ascii="Times New Roman" w:hAnsi="Times New Roman" w:eastAsia="宋体"/>
                <w:b w:val="0"/>
                <w:sz w:val="18"/>
              </w:rPr>
              <w:t>储能定容同时考虑功率、能量及持续过程[10,33]；按第4.4节参与设备比选</w:t>
            </w:r>
          </w:p>
        </w:tc>
      </w:tr>
    </w:tbl>
    <w:p w14:paraId="204FDEC4">
      <w:pPr>
        <w:pStyle w:val="2"/>
        <w:widowControl/>
        <w:spacing w:before="0" w:after="0" w:line="348" w:lineRule="atLeast"/>
        <w:ind w:firstLine="480"/>
        <w:jc w:val="both"/>
      </w:pPr>
      <w:r>
        <w:rPr>
          <w:rFonts w:ascii="Times New Roman" w:hAnsi="Times New Roman" w:eastAsia="方正仿宋_GBK"/>
          <w:b w:val="0"/>
          <w:sz w:val="24"/>
        </w:rPr>
        <w:t>装机、电量及功率极值的计算见第3.3—3.4节。网络与负荷分布参数分别采用</w:t>
      </w:r>
      <m:oMath>
        <m:r>
          <m:rPr>
            <m:nor/>
          </m:rPr>
          <w:rPr>
            <w:rFonts w:ascii="Times New Roman" w:hAnsi="Times New Roman" w:eastAsia="方正仿宋_GBK" w:cs="Times New Roman"/>
            <w:i/>
            <w:iCs/>
          </w:rPr>
          <m:t>α</m:t>
        </m:r>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cable</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cable</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overhead</m:t>
            </m:r>
          </m:sub>
        </m:sSub>
        <m:r>
          <m:rPr>
            <m:nor/>
            <m:sty m:val="p"/>
          </m:rPr>
          <w:rPr>
            <w:rFonts w:ascii="Times New Roman" w:hAnsi="Times New Roman" w:eastAsia="方正仿宋_GBK" w:cs="Times New Roman"/>
            <w:b w:val="0"/>
            <w:i w:val="0"/>
            <w:iCs w:val="0"/>
          </w:rPr>
          <m:t>)</m:t>
        </m:r>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r</m:t>
            </m:r>
          </m:e>
          <m:sub>
            <m:r>
              <m:rPr>
                <m:nor/>
                <m:sty m:val="p"/>
              </m:rPr>
              <w:rPr>
                <w:rFonts w:ascii="Times New Roman" w:hAnsi="Times New Roman" w:eastAsia="方正仿宋_GBK" w:cs="Times New Roman"/>
                <w:b w:val="0"/>
                <w:i w:val="0"/>
                <w:iCs w:val="0"/>
              </w:rPr>
              <m:t>0</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transfer,0</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0</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D</m:t>
            </m:r>
          </m:sub>
        </m:sSub>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,max</m:t>
                </m:r>
              </m:sub>
              <m:sup>
                <m:r>
                  <m:rPr>
                    <m:nor/>
                    <m:sty m:val="p"/>
                  </m:rPr>
                  <w:rPr>
                    <w:rFonts w:ascii="Times New Roman" w:hAnsi="Times New Roman" w:eastAsia="方正仿宋_GBK" w:cs="Times New Roman"/>
                    <w:b w:val="0"/>
                    <w:i w:val="0"/>
                    <w:iCs w:val="0"/>
                  </w:rPr>
                  <m:t>+</m:t>
                </m:r>
              </m:sup>
            </m:sSubSup>
          </m:e>
        </m:nary>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region,max</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。其中</w:t>
      </w:r>
      <m:oMath>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cable</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overhead</m:t>
            </m:r>
          </m:sub>
        </m:sSub>
      </m:oMath>
      <w:r>
        <w:rPr>
          <w:rFonts w:ascii="Times New Roman" w:hAnsi="Times New Roman" w:eastAsia="方正仿宋_GBK"/>
          <w:b w:val="0"/>
          <w:sz w:val="24"/>
        </w:rPr>
        <w:t>为电缆、架空线路长度，单位km；</w:t>
      </w:r>
      <m:oMath>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transfer,0</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0</m:t>
            </m:r>
          </m:sub>
        </m:sSub>
      </m:oMath>
      <w:r>
        <w:rPr>
          <w:rFonts w:ascii="Times New Roman" w:hAnsi="Times New Roman" w:eastAsia="方正仿宋_GBK"/>
          <w:b w:val="0"/>
          <w:sz w:val="24"/>
        </w:rPr>
        <w:t>为基期可转负荷与网供最大负荷，单位MW；</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,max</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和</w:t>
      </w:r>
      <m:oMath>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region,max</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分别为站级及区域正向峰值，单位MW。</w:t>
      </w:r>
    </w:p>
    <w:p w14:paraId="27FC7836">
      <w:pPr>
        <w:pStyle w:val="2"/>
        <w:keepNext/>
        <w:spacing w:before="120" w:after="80" w:line="280" w:lineRule="exact"/>
        <w:ind w:firstLine="0"/>
        <w:jc w:val="center"/>
      </w:pPr>
      <w:r>
        <w:rPr>
          <w:rFonts w:ascii="Times New Roman" w:hAnsi="Times New Roman" w:eastAsia="宋体"/>
          <w:b w:val="0"/>
          <w:sz w:val="21"/>
        </w:rPr>
        <w:t>表3-9 邳州和市区2025年指标对照</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581325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1EB6BC01">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38F2BB83">
            <w:pPr>
              <w:keepNext/>
              <w:spacing w:before="20" w:after="20" w:line="260" w:lineRule="exact"/>
              <w:ind w:left="0" w:leftChars="0" w:right="0" w:rightChars="0" w:firstLine="0" w:firstLineChars="0"/>
              <w:jc w:val="center"/>
            </w:pPr>
            <w:r>
              <w:rPr>
                <w:rFonts w:ascii="Times New Roman" w:hAnsi="Times New Roman" w:eastAsia="宋体"/>
                <w:b/>
                <w:sz w:val="18"/>
              </w:rPr>
              <w:t>分布式电源装机渗透率估计值</w:t>
            </w:r>
          </w:p>
        </w:tc>
        <w:tc>
          <w:tcPr>
            <w:tcW w:w="1662" w:type="dxa"/>
            <w:tcMar>
              <w:left w:w="70" w:type="dxa"/>
              <w:right w:w="70" w:type="dxa"/>
            </w:tcMar>
            <w:vAlign w:val="center"/>
          </w:tcPr>
          <w:p w14:paraId="1CAFD5A3">
            <w:pPr>
              <w:keepNext/>
              <w:spacing w:before="20" w:after="20" w:line="260" w:lineRule="exact"/>
              <w:ind w:left="0" w:leftChars="0" w:right="0" w:rightChars="0" w:firstLine="0" w:firstLineChars="0"/>
              <w:jc w:val="center"/>
            </w:pPr>
            <w:r>
              <w:rPr>
                <w:rFonts w:ascii="Times New Roman" w:hAnsi="Times New Roman" w:eastAsia="宋体"/>
                <w:b/>
                <w:sz w:val="18"/>
              </w:rPr>
              <w:t>分布式电源电量渗透率估计值</w:t>
            </w:r>
          </w:p>
        </w:tc>
        <w:tc>
          <w:tcPr>
            <w:tcW w:w="1662" w:type="dxa"/>
            <w:tcMar>
              <w:left w:w="70" w:type="dxa"/>
              <w:right w:w="70" w:type="dxa"/>
            </w:tcMar>
            <w:vAlign w:val="center"/>
          </w:tcPr>
          <w:p w14:paraId="5147FE0C">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662" w:type="dxa"/>
            <w:tcMar>
              <w:left w:w="70" w:type="dxa"/>
              <w:right w:w="70" w:type="dxa"/>
            </w:tcMar>
            <w:vAlign w:val="center"/>
          </w:tcPr>
          <w:p w14:paraId="7E5B0050">
            <w:pPr>
              <w:keepNext/>
              <w:spacing w:before="20" w:after="20" w:line="260" w:lineRule="exact"/>
              <w:ind w:left="0" w:leftChars="0" w:right="0" w:rightChars="0" w:firstLine="0" w:firstLineChars="0"/>
              <w:jc w:val="center"/>
            </w:pPr>
            <w:r>
              <w:rPr>
                <w:rFonts w:ascii="Times New Roman" w:hAnsi="Times New Roman" w:eastAsia="宋体"/>
                <w:b/>
                <w:sz w:val="18"/>
              </w:rPr>
              <w:t>主变年最大负载率中位数</w:t>
            </w:r>
          </w:p>
        </w:tc>
      </w:tr>
      <w:tr w14:paraId="7B5ECD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71A192E">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2E122D39">
            <w:pPr>
              <w:keepNext/>
              <w:spacing w:before="20" w:after="20" w:line="260" w:lineRule="exact"/>
              <w:ind w:left="0" w:leftChars="0" w:right="0" w:rightChars="0" w:firstLine="0" w:firstLineChars="0"/>
              <w:jc w:val="center"/>
            </w:pPr>
            <w:r>
              <w:rPr>
                <w:rFonts w:ascii="Times New Roman" w:hAnsi="Times New Roman" w:eastAsia="宋体"/>
                <w:b w:val="0"/>
                <w:sz w:val="18"/>
              </w:rPr>
              <w:t>1.63</w:t>
            </w:r>
          </w:p>
        </w:tc>
        <w:tc>
          <w:tcPr>
            <w:tcW w:w="1662" w:type="dxa"/>
            <w:tcMar>
              <w:left w:w="70" w:type="dxa"/>
              <w:right w:w="70" w:type="dxa"/>
            </w:tcMar>
            <w:vAlign w:val="center"/>
          </w:tcPr>
          <w:p w14:paraId="55B65736">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662" w:type="dxa"/>
            <w:tcMar>
              <w:left w:w="70" w:type="dxa"/>
              <w:right w:w="70" w:type="dxa"/>
            </w:tcMar>
            <w:vAlign w:val="center"/>
          </w:tcPr>
          <w:p w14:paraId="7FE9DF34">
            <w:pPr>
              <w:keepNext/>
              <w:spacing w:before="20" w:after="20" w:line="260" w:lineRule="exact"/>
              <w:ind w:left="0" w:leftChars="0" w:right="0" w:rightChars="0" w:firstLine="0" w:firstLineChars="0"/>
              <w:jc w:val="center"/>
            </w:pPr>
            <w:r>
              <w:rPr>
                <w:rFonts w:ascii="Times New Roman" w:hAnsi="Times New Roman" w:eastAsia="宋体"/>
                <w:b w:val="0"/>
                <w:sz w:val="18"/>
              </w:rPr>
              <w:t>2.24</w:t>
            </w:r>
          </w:p>
        </w:tc>
        <w:tc>
          <w:tcPr>
            <w:tcW w:w="1662" w:type="dxa"/>
            <w:tcMar>
              <w:left w:w="70" w:type="dxa"/>
              <w:right w:w="70" w:type="dxa"/>
            </w:tcMar>
            <w:vAlign w:val="center"/>
          </w:tcPr>
          <w:p w14:paraId="755E0715">
            <w:pPr>
              <w:keepNext/>
              <w:spacing w:before="20" w:after="20" w:line="260" w:lineRule="exact"/>
              <w:ind w:left="0" w:leftChars="0" w:right="0" w:rightChars="0" w:firstLine="0" w:firstLineChars="0"/>
              <w:jc w:val="center"/>
            </w:pPr>
            <w:r>
              <w:rPr>
                <w:rFonts w:ascii="Times New Roman" w:hAnsi="Times New Roman" w:eastAsia="宋体"/>
                <w:b w:val="0"/>
                <w:sz w:val="18"/>
              </w:rPr>
              <w:t>53%</w:t>
            </w:r>
          </w:p>
        </w:tc>
      </w:tr>
      <w:tr w14:paraId="459CDD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238BF3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E27D5E8">
            <w:pPr>
              <w:keepNext w:val="0"/>
              <w:spacing w:before="20" w:after="20" w:line="260" w:lineRule="exact"/>
              <w:ind w:left="0" w:leftChars="0" w:right="0" w:rightChars="0" w:firstLine="0" w:firstLineChars="0"/>
              <w:jc w:val="center"/>
            </w:pPr>
            <w:r>
              <w:rPr>
                <w:rFonts w:ascii="Times New Roman" w:hAnsi="Times New Roman" w:eastAsia="宋体"/>
                <w:b w:val="0"/>
                <w:sz w:val="18"/>
              </w:rPr>
              <w:t>0.32</w:t>
            </w:r>
          </w:p>
        </w:tc>
        <w:tc>
          <w:tcPr>
            <w:tcW w:w="1662" w:type="dxa"/>
            <w:tcMar>
              <w:left w:w="70" w:type="dxa"/>
              <w:right w:w="70" w:type="dxa"/>
            </w:tcMar>
            <w:vAlign w:val="center"/>
          </w:tcPr>
          <w:p w14:paraId="004EAE93">
            <w:pPr>
              <w:keepNext w:val="0"/>
              <w:spacing w:before="20" w:after="20" w:line="260" w:lineRule="exact"/>
              <w:ind w:left="0" w:leftChars="0" w:right="0" w:rightChars="0" w:firstLine="0" w:firstLineChars="0"/>
              <w:jc w:val="center"/>
            </w:pPr>
            <w:r>
              <w:rPr>
                <w:rFonts w:ascii="Times New Roman" w:hAnsi="Times New Roman" w:eastAsia="宋体"/>
                <w:b w:val="0"/>
                <w:sz w:val="18"/>
              </w:rPr>
              <w:t>9%</w:t>
            </w:r>
          </w:p>
        </w:tc>
        <w:tc>
          <w:tcPr>
            <w:tcW w:w="1662" w:type="dxa"/>
            <w:tcMar>
              <w:left w:w="70" w:type="dxa"/>
              <w:right w:w="70" w:type="dxa"/>
            </w:tcMar>
            <w:vAlign w:val="center"/>
          </w:tcPr>
          <w:p w14:paraId="6D86D204">
            <w:pPr>
              <w:keepNext w:val="0"/>
              <w:spacing w:before="20" w:after="20" w:line="260" w:lineRule="exact"/>
              <w:ind w:left="0" w:leftChars="0" w:right="0" w:rightChars="0" w:firstLine="0" w:firstLineChars="0"/>
              <w:jc w:val="center"/>
            </w:pPr>
            <w:r>
              <w:rPr>
                <w:rFonts w:ascii="Times New Roman" w:hAnsi="Times New Roman" w:eastAsia="宋体"/>
                <w:b w:val="0"/>
                <w:sz w:val="18"/>
              </w:rPr>
              <w:t>2.42</w:t>
            </w:r>
          </w:p>
        </w:tc>
        <w:tc>
          <w:tcPr>
            <w:tcW w:w="1662" w:type="dxa"/>
            <w:tcMar>
              <w:left w:w="70" w:type="dxa"/>
              <w:right w:w="70" w:type="dxa"/>
            </w:tcMar>
            <w:vAlign w:val="center"/>
          </w:tcPr>
          <w:p w14:paraId="436727E7">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r>
    </w:tbl>
    <w:p w14:paraId="131839C0">
      <w:pPr>
        <w:pStyle w:val="2"/>
        <w:keepNext/>
        <w:spacing w:before="120" w:after="80" w:line="280" w:lineRule="exact"/>
        <w:ind w:firstLine="0"/>
        <w:jc w:val="center"/>
      </w:pPr>
      <w:r>
        <w:rPr>
          <w:rFonts w:ascii="Times New Roman" w:hAnsi="Times New Roman" w:eastAsia="宋体"/>
          <w:b w:val="0"/>
          <w:sz w:val="21"/>
        </w:rPr>
        <w:t>表3-10 两地区负荷分散系数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71D715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02609B23">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2078" w:type="dxa"/>
            <w:tcMar>
              <w:left w:w="70" w:type="dxa"/>
              <w:right w:w="70" w:type="dxa"/>
            </w:tcMar>
            <w:vAlign w:val="center"/>
          </w:tcPr>
          <w:p w14:paraId="47EBFA1F">
            <w:pPr>
              <w:keepNext/>
              <w:spacing w:before="20" w:after="20" w:line="260" w:lineRule="exact"/>
              <w:ind w:left="0" w:leftChars="0" w:right="0" w:rightChars="0" w:firstLine="0" w:firstLineChars="0"/>
              <w:jc w:val="center"/>
            </w:pPr>
            <w:r>
              <w:rPr>
                <w:rFonts w:ascii="Times New Roman" w:hAnsi="Times New Roman" w:eastAsia="宋体"/>
                <w:b/>
                <w:sz w:val="18"/>
              </w:rPr>
              <w:t>各站最大正向净负荷之和/MW</w:t>
            </w:r>
          </w:p>
        </w:tc>
        <w:tc>
          <w:tcPr>
            <w:tcW w:w="2078" w:type="dxa"/>
            <w:tcMar>
              <w:left w:w="70" w:type="dxa"/>
              <w:right w:w="70" w:type="dxa"/>
            </w:tcMar>
            <w:vAlign w:val="center"/>
          </w:tcPr>
          <w:p w14:paraId="154A3351">
            <w:pPr>
              <w:keepNext/>
              <w:spacing w:before="20" w:after="20" w:line="260" w:lineRule="exact"/>
              <w:ind w:left="0" w:leftChars="0" w:right="0" w:rightChars="0" w:firstLine="0" w:firstLineChars="0"/>
              <w:jc w:val="center"/>
            </w:pPr>
            <w:r>
              <w:rPr>
                <w:rFonts w:ascii="Times New Roman" w:hAnsi="Times New Roman" w:eastAsia="宋体"/>
                <w:b/>
                <w:sz w:val="18"/>
              </w:rPr>
              <w:t>区域最大正向净负荷/MW</w:t>
            </w:r>
          </w:p>
        </w:tc>
        <w:tc>
          <w:tcPr>
            <w:tcW w:w="2078" w:type="dxa"/>
            <w:tcMar>
              <w:left w:w="70" w:type="dxa"/>
              <w:right w:w="70" w:type="dxa"/>
            </w:tcMar>
            <w:vAlign w:val="center"/>
          </w:tcPr>
          <w:p w14:paraId="067E49E9">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r>
      <w:tr w14:paraId="6AA0D4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EEABFDC">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75E51678">
            <w:pPr>
              <w:keepNext/>
              <w:spacing w:before="20" w:after="20" w:line="260" w:lineRule="exact"/>
              <w:ind w:left="0" w:leftChars="0" w:right="0" w:rightChars="0" w:firstLine="0" w:firstLineChars="0"/>
              <w:jc w:val="center"/>
            </w:pPr>
            <w:r>
              <w:rPr>
                <w:rFonts w:ascii="Times New Roman" w:hAnsi="Times New Roman" w:eastAsia="宋体"/>
                <w:b w:val="0"/>
                <w:sz w:val="18"/>
              </w:rPr>
              <w:t>1005.50</w:t>
            </w:r>
          </w:p>
        </w:tc>
        <w:tc>
          <w:tcPr>
            <w:tcW w:w="2078" w:type="dxa"/>
            <w:tcMar>
              <w:left w:w="70" w:type="dxa"/>
              <w:right w:w="70" w:type="dxa"/>
            </w:tcMar>
            <w:vAlign w:val="center"/>
          </w:tcPr>
          <w:p w14:paraId="3515BCEF">
            <w:pPr>
              <w:keepNext/>
              <w:spacing w:before="20" w:after="20" w:line="260" w:lineRule="exact"/>
              <w:ind w:left="0" w:leftChars="0" w:right="0" w:rightChars="0" w:firstLine="0" w:firstLineChars="0"/>
              <w:jc w:val="center"/>
            </w:pPr>
            <w:r>
              <w:rPr>
                <w:rFonts w:ascii="Times New Roman" w:hAnsi="Times New Roman" w:eastAsia="宋体"/>
                <w:b w:val="0"/>
                <w:sz w:val="18"/>
              </w:rPr>
              <w:t>951.66</w:t>
            </w:r>
          </w:p>
        </w:tc>
        <w:tc>
          <w:tcPr>
            <w:tcW w:w="2078" w:type="dxa"/>
            <w:tcMar>
              <w:left w:w="70" w:type="dxa"/>
              <w:right w:w="70" w:type="dxa"/>
            </w:tcMar>
            <w:vAlign w:val="center"/>
          </w:tcPr>
          <w:p w14:paraId="7DC3D941">
            <w:pPr>
              <w:keepNext/>
              <w:spacing w:before="20" w:after="20" w:line="260" w:lineRule="exact"/>
              <w:ind w:left="0" w:leftChars="0" w:right="0" w:rightChars="0" w:firstLine="0" w:firstLineChars="0"/>
              <w:jc w:val="center"/>
            </w:pPr>
            <w:r>
              <w:rPr>
                <w:rFonts w:ascii="Times New Roman" w:hAnsi="Times New Roman" w:eastAsia="宋体"/>
                <w:b w:val="0"/>
                <w:sz w:val="18"/>
              </w:rPr>
              <w:t>1.06</w:t>
            </w:r>
          </w:p>
        </w:tc>
      </w:tr>
      <w:tr w14:paraId="088230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68AB4E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720A2905">
            <w:pPr>
              <w:keepNext w:val="0"/>
              <w:spacing w:before="20" w:after="20" w:line="260" w:lineRule="exact"/>
              <w:ind w:left="0" w:leftChars="0" w:right="0" w:rightChars="0" w:firstLine="0" w:firstLineChars="0"/>
              <w:jc w:val="center"/>
            </w:pPr>
            <w:r>
              <w:rPr>
                <w:rFonts w:ascii="Times New Roman" w:hAnsi="Times New Roman" w:eastAsia="宋体"/>
                <w:b w:val="0"/>
                <w:sz w:val="18"/>
              </w:rPr>
              <w:t>1455.10</w:t>
            </w:r>
          </w:p>
        </w:tc>
        <w:tc>
          <w:tcPr>
            <w:tcW w:w="2078" w:type="dxa"/>
            <w:tcMar>
              <w:left w:w="70" w:type="dxa"/>
              <w:right w:w="70" w:type="dxa"/>
            </w:tcMar>
            <w:vAlign w:val="center"/>
          </w:tcPr>
          <w:p w14:paraId="263E741E">
            <w:pPr>
              <w:keepNext w:val="0"/>
              <w:spacing w:before="20" w:after="20" w:line="260" w:lineRule="exact"/>
              <w:ind w:left="0" w:leftChars="0" w:right="0" w:rightChars="0" w:firstLine="0" w:firstLineChars="0"/>
              <w:jc w:val="center"/>
            </w:pPr>
            <w:r>
              <w:rPr>
                <w:rFonts w:ascii="Times New Roman" w:hAnsi="Times New Roman" w:eastAsia="宋体"/>
                <w:b w:val="0"/>
                <w:sz w:val="18"/>
              </w:rPr>
              <w:t>1307.32</w:t>
            </w:r>
          </w:p>
        </w:tc>
        <w:tc>
          <w:tcPr>
            <w:tcW w:w="2078" w:type="dxa"/>
            <w:tcMar>
              <w:left w:w="70" w:type="dxa"/>
              <w:right w:w="70" w:type="dxa"/>
            </w:tcMar>
            <w:vAlign w:val="center"/>
          </w:tcPr>
          <w:p w14:paraId="03B72A3D">
            <w:pPr>
              <w:keepNext w:val="0"/>
              <w:spacing w:before="20" w:after="20" w:line="260" w:lineRule="exact"/>
              <w:ind w:left="0" w:leftChars="0" w:right="0" w:rightChars="0" w:firstLine="0" w:firstLineChars="0"/>
              <w:jc w:val="center"/>
            </w:pPr>
            <w:r>
              <w:rPr>
                <w:rFonts w:ascii="Times New Roman" w:hAnsi="Times New Roman" w:eastAsia="宋体"/>
                <w:b w:val="0"/>
                <w:sz w:val="18"/>
              </w:rPr>
              <w:t>1.11</w:t>
            </w:r>
          </w:p>
        </w:tc>
      </w:tr>
    </w:tbl>
    <w:p w14:paraId="6AF48568">
      <w:pPr>
        <w:pStyle w:val="2"/>
        <w:widowControl/>
        <w:spacing w:before="0" w:after="0" w:line="348" w:lineRule="exact"/>
        <w:ind w:firstLine="480"/>
        <w:jc w:val="both"/>
      </w:pPr>
      <w:r>
        <w:rPr>
          <w:rFonts w:ascii="Times New Roman" w:hAnsi="Times New Roman" w:eastAsia="方正仿宋_GBK"/>
          <w:b w:val="0"/>
          <w:sz w:val="24"/>
        </w:rPr>
        <w:t>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14:paraId="7D8D8E7C">
      <w:pPr>
        <w:pStyle w:val="5"/>
        <w:keepNext/>
        <w:numPr>
          <w:ilvl w:val="0"/>
          <w:numId w:val="0"/>
        </w:numPr>
        <w:spacing w:before="160" w:after="120" w:line="390" w:lineRule="exact"/>
        <w:ind w:firstLine="0"/>
      </w:pPr>
      <w:bookmarkStart w:id="115" w:name="情景采样与两层分析方法"/>
      <w:r>
        <w:rPr>
          <w:rFonts w:ascii="Times New Roman" w:hAnsi="Times New Roman" w:eastAsia="方正仿宋_GBK"/>
          <w:b/>
          <w:sz w:val="26"/>
        </w:rPr>
        <w:t>3.5.2 情景采样与两层分析方法</w:t>
      </w:r>
      <w:bookmarkEnd w:id="115"/>
    </w:p>
    <w:p w14:paraId="0FA594C5">
      <w:pPr>
        <w:pStyle w:val="115"/>
        <w:widowControl/>
        <w:spacing w:before="0" w:after="0" w:line="348" w:lineRule="exact"/>
        <w:ind w:firstLine="480"/>
        <w:jc w:val="both"/>
      </w:pPr>
      <w:r>
        <w:rPr>
          <w:rFonts w:ascii="Times New Roman" w:hAnsi="Times New Roman" w:eastAsia="方正仿宋_GBK"/>
          <w:b w:val="0"/>
          <w:sz w:val="24"/>
        </w:rPr>
        <w:t>仿真采用统一五站模板，将各指标的采样节点与源荷分布、线路和转供条件交叉组合，逐情景比选主变、储能及联络配置，并校核正常运行和主变N-1约束。电缆与转供的联合取值结合一般城镇、邳州及市区网络背景设置，各指标的取点及数量集中列于下表。</w:t>
      </w:r>
    </w:p>
    <w:p w14:paraId="7294AD30">
      <w:pPr>
        <w:pStyle w:val="2"/>
        <w:widowControl/>
        <w:spacing w:before="0" w:after="0" w:line="348" w:lineRule="exact"/>
        <w:ind w:firstLine="480"/>
        <w:jc w:val="both"/>
      </w:pPr>
      <w:r>
        <w:rPr>
          <w:rFonts w:ascii="Times New Roman" w:hAnsi="Times New Roman" w:eastAsia="方正仿宋_GBK"/>
          <w:b w:val="0"/>
          <w:sz w:val="24"/>
        </w:rPr>
        <w:t>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14:paraId="23B900A1">
      <w:pPr>
        <w:pStyle w:val="2"/>
        <w:keepNext/>
        <w:spacing w:before="120" w:after="80" w:line="280" w:lineRule="exact"/>
        <w:ind w:firstLine="0"/>
        <w:jc w:val="center"/>
      </w:pPr>
      <w:r>
        <w:rPr>
          <w:rFonts w:ascii="Times New Roman" w:hAnsi="Times New Roman" w:eastAsia="宋体"/>
          <w:b w:val="0"/>
          <w:sz w:val="21"/>
        </w:rPr>
        <w:t>表3-11 候选指标的采样节点与点数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123219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73B0F19E">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2771" w:type="dxa"/>
            <w:tcMar>
              <w:left w:w="70" w:type="dxa"/>
              <w:right w:w="70" w:type="dxa"/>
            </w:tcMar>
            <w:vAlign w:val="center"/>
          </w:tcPr>
          <w:p w14:paraId="70BFC53A">
            <w:pPr>
              <w:keepNext/>
              <w:spacing w:before="20" w:after="20" w:line="260" w:lineRule="exact"/>
              <w:ind w:left="0" w:leftChars="0" w:right="0" w:rightChars="0" w:firstLine="0" w:firstLineChars="0"/>
              <w:jc w:val="center"/>
            </w:pPr>
            <w:r>
              <w:rPr>
                <w:rFonts w:ascii="Times New Roman" w:hAnsi="Times New Roman" w:eastAsia="宋体"/>
                <w:b/>
                <w:sz w:val="18"/>
              </w:rPr>
              <w:t>采样节点或计算方式</w:t>
            </w:r>
          </w:p>
        </w:tc>
        <w:tc>
          <w:tcPr>
            <w:tcW w:w="2771" w:type="dxa"/>
            <w:tcMar>
              <w:left w:w="70" w:type="dxa"/>
              <w:right w:w="70" w:type="dxa"/>
            </w:tcMar>
            <w:vAlign w:val="center"/>
          </w:tcPr>
          <w:p w14:paraId="280BF6FC">
            <w:pPr>
              <w:keepNext/>
              <w:spacing w:before="20" w:after="20" w:line="260" w:lineRule="exact"/>
              <w:ind w:left="0" w:leftChars="0" w:right="0" w:rightChars="0" w:firstLine="0" w:firstLineChars="0"/>
              <w:jc w:val="center"/>
            </w:pPr>
            <w:r>
              <w:rPr>
                <w:rFonts w:ascii="Times New Roman" w:hAnsi="Times New Roman" w:eastAsia="宋体"/>
                <w:b/>
                <w:sz w:val="18"/>
              </w:rPr>
              <w:t>点数</w:t>
            </w:r>
          </w:p>
        </w:tc>
      </w:tr>
      <w:tr w14:paraId="4DB9CB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04E55A9">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771" w:type="dxa"/>
            <w:tcMar>
              <w:left w:w="70" w:type="dxa"/>
              <w:right w:w="70" w:type="dxa"/>
            </w:tcMar>
            <w:vAlign w:val="center"/>
          </w:tcPr>
          <w:p w14:paraId="2EBB9CBF">
            <w:pPr>
              <w:keepNext w:val="0"/>
              <w:spacing w:before="20" w:after="20" w:line="260" w:lineRule="exact"/>
              <w:ind w:left="0" w:leftChars="0" w:right="0" w:rightChars="0" w:firstLine="0" w:firstLineChars="0"/>
              <w:jc w:val="center"/>
            </w:pPr>
            <w:r>
              <w:rPr>
                <w:rFonts w:ascii="Times New Roman" w:hAnsi="Times New Roman" w:eastAsia="宋体"/>
                <w:b w:val="0"/>
                <w:sz w:val="18"/>
              </w:rPr>
              <w:t>0～3.00，步长0.125</w:t>
            </w:r>
          </w:p>
        </w:tc>
        <w:tc>
          <w:tcPr>
            <w:tcW w:w="2771" w:type="dxa"/>
            <w:tcMar>
              <w:left w:w="70" w:type="dxa"/>
              <w:right w:w="70" w:type="dxa"/>
            </w:tcMar>
            <w:vAlign w:val="center"/>
          </w:tcPr>
          <w:p w14:paraId="4A9FCE67">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r>
      <w:tr w14:paraId="6D3178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22DF922">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2771" w:type="dxa"/>
            <w:tcMar>
              <w:left w:w="70" w:type="dxa"/>
              <w:right w:w="70" w:type="dxa"/>
            </w:tcMar>
            <w:vAlign w:val="center"/>
          </w:tcPr>
          <w:p w14:paraId="3DCC194C">
            <w:pPr>
              <w:keepNext w:val="0"/>
              <w:spacing w:before="20" w:after="20" w:line="260" w:lineRule="exact"/>
              <w:ind w:left="0" w:leftChars="0" w:right="0" w:rightChars="0" w:firstLine="0" w:firstLineChars="0"/>
              <w:jc w:val="center"/>
            </w:pPr>
            <w:r>
              <w:rPr>
                <w:rFonts w:ascii="Times New Roman" w:hAnsi="Times New Roman" w:eastAsia="宋体"/>
                <w:b w:val="0"/>
                <w:sz w:val="18"/>
              </w:rPr>
              <w:t>0～65%，步长2.5个百分点</w:t>
            </w:r>
          </w:p>
        </w:tc>
        <w:tc>
          <w:tcPr>
            <w:tcW w:w="2771" w:type="dxa"/>
            <w:tcMar>
              <w:left w:w="70" w:type="dxa"/>
              <w:right w:w="70" w:type="dxa"/>
            </w:tcMar>
            <w:vAlign w:val="center"/>
          </w:tcPr>
          <w:p w14:paraId="0CC7EED4">
            <w:pPr>
              <w:keepNext w:val="0"/>
              <w:spacing w:before="20" w:after="20" w:line="260" w:lineRule="exact"/>
              <w:ind w:left="0" w:leftChars="0" w:right="0" w:rightChars="0" w:firstLine="0" w:firstLineChars="0"/>
              <w:jc w:val="center"/>
            </w:pPr>
            <w:r>
              <w:rPr>
                <w:rFonts w:ascii="Times New Roman" w:hAnsi="Times New Roman" w:eastAsia="宋体"/>
                <w:b w:val="0"/>
                <w:sz w:val="18"/>
              </w:rPr>
              <w:t>27</w:t>
            </w:r>
          </w:p>
        </w:tc>
      </w:tr>
      <w:tr w14:paraId="258CCB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D75696E">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2771" w:type="dxa"/>
            <w:tcMar>
              <w:left w:w="70" w:type="dxa"/>
              <w:right w:w="70" w:type="dxa"/>
            </w:tcMar>
            <w:vAlign w:val="center"/>
          </w:tcPr>
          <w:p w14:paraId="6AC5BFF3">
            <w:pPr>
              <w:keepNext w:val="0"/>
              <w:spacing w:before="20" w:after="20" w:line="260" w:lineRule="exact"/>
              <w:ind w:left="0" w:leftChars="0" w:right="0" w:rightChars="0" w:firstLine="0" w:firstLineChars="0"/>
              <w:jc w:val="center"/>
            </w:pPr>
            <w:r>
              <w:rPr>
                <w:rFonts w:ascii="Times New Roman" w:hAnsi="Times New Roman" w:eastAsia="宋体"/>
                <w:b w:val="0"/>
                <w:sz w:val="18"/>
              </w:rPr>
              <w:t>随源荷情景计算各站负载率并取最大值</w:t>
            </w:r>
          </w:p>
        </w:tc>
        <w:tc>
          <w:tcPr>
            <w:tcW w:w="2771" w:type="dxa"/>
            <w:tcMar>
              <w:left w:w="70" w:type="dxa"/>
              <w:right w:w="70" w:type="dxa"/>
            </w:tcMar>
            <w:vAlign w:val="center"/>
          </w:tcPr>
          <w:p w14:paraId="0E56AA3C">
            <w:pPr>
              <w:keepNext w:val="0"/>
              <w:spacing w:before="20" w:after="20" w:line="260" w:lineRule="exact"/>
              <w:ind w:left="0" w:leftChars="0" w:right="0" w:rightChars="0" w:firstLine="0" w:firstLineChars="0"/>
              <w:jc w:val="center"/>
            </w:pPr>
            <w:r>
              <w:rPr>
                <w:rFonts w:ascii="Times New Roman" w:hAnsi="Times New Roman" w:eastAsia="宋体"/>
                <w:b w:val="0"/>
                <w:sz w:val="18"/>
              </w:rPr>
              <w:t>由源荷节点计算</w:t>
            </w:r>
          </w:p>
        </w:tc>
      </w:tr>
      <w:tr w14:paraId="5B68D0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6D624F5">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2771" w:type="dxa"/>
            <w:tcMar>
              <w:left w:w="70" w:type="dxa"/>
              <w:right w:w="70" w:type="dxa"/>
            </w:tcMar>
            <w:vAlign w:val="center"/>
          </w:tcPr>
          <w:p w14:paraId="337DA6F3">
            <w:pPr>
              <w:keepNext w:val="0"/>
              <w:spacing w:before="20" w:after="20" w:line="260" w:lineRule="exact"/>
              <w:ind w:left="0" w:leftChars="0" w:right="0" w:rightChars="0" w:firstLine="0" w:firstLineChars="0"/>
              <w:jc w:val="center"/>
            </w:pPr>
            <w:r>
              <w:rPr>
                <w:rFonts w:ascii="Times New Roman" w:hAnsi="Times New Roman" w:eastAsia="宋体"/>
                <w:b w:val="0"/>
                <w:sz w:val="18"/>
              </w:rPr>
              <w:t>按同期区域净负荷取正向极值</w:t>
            </w:r>
          </w:p>
        </w:tc>
        <w:tc>
          <w:tcPr>
            <w:tcW w:w="2771" w:type="dxa"/>
            <w:tcMar>
              <w:left w:w="70" w:type="dxa"/>
              <w:right w:w="70" w:type="dxa"/>
            </w:tcMar>
            <w:vAlign w:val="center"/>
          </w:tcPr>
          <w:p w14:paraId="70902982">
            <w:pPr>
              <w:keepNext w:val="0"/>
              <w:spacing w:before="20" w:after="20" w:line="260" w:lineRule="exact"/>
              <w:ind w:left="0" w:leftChars="0" w:right="0" w:rightChars="0" w:firstLine="0" w:firstLineChars="0"/>
              <w:jc w:val="center"/>
            </w:pPr>
            <w:r>
              <w:rPr>
                <w:rFonts w:ascii="Times New Roman" w:hAnsi="Times New Roman" w:eastAsia="宋体"/>
                <w:b w:val="0"/>
                <w:sz w:val="18"/>
              </w:rPr>
              <w:t>由源荷节点计算</w:t>
            </w:r>
          </w:p>
        </w:tc>
      </w:tr>
      <w:tr w14:paraId="4E6E43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33B9862">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2771" w:type="dxa"/>
            <w:tcMar>
              <w:left w:w="70" w:type="dxa"/>
              <w:right w:w="70" w:type="dxa"/>
            </w:tcMar>
            <w:vAlign w:val="center"/>
          </w:tcPr>
          <w:p w14:paraId="2E7D7BEA">
            <w:pPr>
              <w:keepNext w:val="0"/>
              <w:spacing w:before="20" w:after="20" w:line="260" w:lineRule="exact"/>
              <w:ind w:left="0" w:leftChars="0" w:right="0" w:rightChars="0" w:firstLine="0" w:firstLineChars="0"/>
              <w:jc w:val="center"/>
            </w:pPr>
            <w:r>
              <w:rPr>
                <w:rFonts w:ascii="Times New Roman" w:hAnsi="Times New Roman" w:eastAsia="宋体"/>
                <w:b w:val="0"/>
                <w:sz w:val="18"/>
              </w:rPr>
              <w:t>按同期区域净负荷取反向极值</w:t>
            </w:r>
          </w:p>
        </w:tc>
        <w:tc>
          <w:tcPr>
            <w:tcW w:w="2771" w:type="dxa"/>
            <w:tcMar>
              <w:left w:w="70" w:type="dxa"/>
              <w:right w:w="70" w:type="dxa"/>
            </w:tcMar>
            <w:vAlign w:val="center"/>
          </w:tcPr>
          <w:p w14:paraId="422E0A96">
            <w:pPr>
              <w:keepNext w:val="0"/>
              <w:spacing w:before="20" w:after="20" w:line="260" w:lineRule="exact"/>
              <w:ind w:left="0" w:leftChars="0" w:right="0" w:rightChars="0" w:firstLine="0" w:firstLineChars="0"/>
              <w:jc w:val="center"/>
            </w:pPr>
            <w:r>
              <w:rPr>
                <w:rFonts w:ascii="Times New Roman" w:hAnsi="Times New Roman" w:eastAsia="宋体"/>
                <w:b w:val="0"/>
                <w:sz w:val="18"/>
              </w:rPr>
              <w:t>由源荷节点计算</w:t>
            </w:r>
          </w:p>
        </w:tc>
      </w:tr>
      <w:tr w14:paraId="5D7485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F411C4B">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771" w:type="dxa"/>
            <w:tcMar>
              <w:left w:w="70" w:type="dxa"/>
              <w:right w:w="70" w:type="dxa"/>
            </w:tcMar>
            <w:vAlign w:val="center"/>
          </w:tcPr>
          <w:p w14:paraId="2D0BDE9F">
            <w:pPr>
              <w:keepNext w:val="0"/>
              <w:spacing w:before="20" w:after="20" w:line="260" w:lineRule="exact"/>
              <w:ind w:left="0" w:leftChars="0" w:right="0" w:rightChars="0" w:firstLine="0" w:firstLineChars="0"/>
              <w:jc w:val="center"/>
            </w:pPr>
            <w:r>
              <w:rPr>
                <w:rFonts w:ascii="Times New Roman" w:hAnsi="Times New Roman" w:eastAsia="宋体"/>
                <w:b w:val="0"/>
                <w:sz w:val="18"/>
              </w:rPr>
              <w:t>0、1%、2%、3%、4%、5%、5.5%、6%、7%、7.1%、7.5%、8%、9%、10%</w:t>
            </w:r>
          </w:p>
        </w:tc>
        <w:tc>
          <w:tcPr>
            <w:tcW w:w="2771" w:type="dxa"/>
            <w:tcMar>
              <w:left w:w="70" w:type="dxa"/>
              <w:right w:w="70" w:type="dxa"/>
            </w:tcMar>
            <w:vAlign w:val="center"/>
          </w:tcPr>
          <w:p w14:paraId="4A19C908">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r>
      <w:tr w14:paraId="19D320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362CEDE">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2771" w:type="dxa"/>
            <w:tcMar>
              <w:left w:w="70" w:type="dxa"/>
              <w:right w:w="70" w:type="dxa"/>
            </w:tcMar>
            <w:vAlign w:val="center"/>
          </w:tcPr>
          <w:p w14:paraId="7CCC4E6D">
            <w:pPr>
              <w:keepNext w:val="0"/>
              <w:spacing w:before="20" w:after="20" w:line="260" w:lineRule="exact"/>
              <w:ind w:left="0" w:leftChars="0" w:right="0" w:rightChars="0" w:firstLine="0" w:firstLineChars="0"/>
              <w:jc w:val="center"/>
            </w:pPr>
            <w:r>
              <w:rPr>
                <w:rFonts w:ascii="Times New Roman" w:hAnsi="Times New Roman" w:eastAsia="宋体"/>
                <w:b w:val="0"/>
                <w:sz w:val="18"/>
              </w:rPr>
              <w:t>1～8 h，步长1 h</w:t>
            </w:r>
          </w:p>
        </w:tc>
        <w:tc>
          <w:tcPr>
            <w:tcW w:w="2771" w:type="dxa"/>
            <w:tcMar>
              <w:left w:w="70" w:type="dxa"/>
              <w:right w:w="70" w:type="dxa"/>
            </w:tcMar>
            <w:vAlign w:val="center"/>
          </w:tcPr>
          <w:p w14:paraId="3CD62589">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r w14:paraId="2F5F73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384191A">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2771" w:type="dxa"/>
            <w:tcMar>
              <w:left w:w="70" w:type="dxa"/>
              <w:right w:w="70" w:type="dxa"/>
            </w:tcMar>
            <w:vAlign w:val="center"/>
          </w:tcPr>
          <w:p w14:paraId="736C426E">
            <w:pPr>
              <w:keepNext w:val="0"/>
              <w:spacing w:before="20" w:after="20" w:line="260" w:lineRule="exact"/>
              <w:ind w:left="0" w:leftChars="0" w:right="0" w:rightChars="0" w:firstLine="0" w:firstLineChars="0"/>
              <w:jc w:val="center"/>
            </w:pPr>
            <w:r>
              <w:rPr>
                <w:rFonts w:ascii="Times New Roman" w:hAnsi="Times New Roman" w:eastAsia="宋体"/>
                <w:b w:val="0"/>
                <w:sz w:val="18"/>
              </w:rPr>
              <w:t>1.00、1.05、1.10、1.15</w:t>
            </w:r>
          </w:p>
        </w:tc>
        <w:tc>
          <w:tcPr>
            <w:tcW w:w="2771" w:type="dxa"/>
            <w:tcMar>
              <w:left w:w="70" w:type="dxa"/>
              <w:right w:w="70" w:type="dxa"/>
            </w:tcMar>
            <w:vAlign w:val="center"/>
          </w:tcPr>
          <w:p w14:paraId="384903B4">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r>
      <w:tr w14:paraId="1658C5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CD6A667">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2771" w:type="dxa"/>
            <w:tcMar>
              <w:left w:w="70" w:type="dxa"/>
              <w:right w:w="70" w:type="dxa"/>
            </w:tcMar>
            <w:vAlign w:val="center"/>
          </w:tcPr>
          <w:p w14:paraId="00945FE4">
            <w:pPr>
              <w:keepNext w:val="0"/>
              <w:spacing w:before="20" w:after="20" w:line="260" w:lineRule="exact"/>
              <w:ind w:left="0" w:leftChars="0" w:right="0" w:rightChars="0" w:firstLine="0" w:firstLineChars="0"/>
              <w:jc w:val="center"/>
            </w:pPr>
            <w:r>
              <w:rPr>
                <w:rFonts w:ascii="Times New Roman" w:hAnsi="Times New Roman" w:eastAsia="宋体"/>
                <w:b w:val="0"/>
                <w:sz w:val="18"/>
              </w:rPr>
              <w:t>10%～90%，步长10个百分点</w:t>
            </w:r>
          </w:p>
        </w:tc>
        <w:tc>
          <w:tcPr>
            <w:tcW w:w="2771" w:type="dxa"/>
            <w:tcMar>
              <w:left w:w="70" w:type="dxa"/>
              <w:right w:w="70" w:type="dxa"/>
            </w:tcMar>
            <w:vAlign w:val="center"/>
          </w:tcPr>
          <w:p w14:paraId="68EC2553">
            <w:pPr>
              <w:keepNext w:val="0"/>
              <w:spacing w:before="20" w:after="20" w:line="260" w:lineRule="exact"/>
              <w:ind w:left="0" w:leftChars="0" w:right="0" w:rightChars="0" w:firstLine="0" w:firstLineChars="0"/>
              <w:jc w:val="center"/>
            </w:pPr>
            <w:r>
              <w:rPr>
                <w:rFonts w:ascii="Times New Roman" w:hAnsi="Times New Roman" w:eastAsia="宋体"/>
                <w:b w:val="0"/>
                <w:sz w:val="18"/>
              </w:rPr>
              <w:t>9</w:t>
            </w:r>
          </w:p>
        </w:tc>
      </w:tr>
      <w:tr w14:paraId="1DD928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06C57B6">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2771" w:type="dxa"/>
            <w:tcMar>
              <w:left w:w="70" w:type="dxa"/>
              <w:right w:w="70" w:type="dxa"/>
            </w:tcMar>
            <w:vAlign w:val="center"/>
          </w:tcPr>
          <w:p w14:paraId="52B491EA">
            <w:pPr>
              <w:keepNext w:val="0"/>
              <w:spacing w:before="20" w:after="20" w:line="260" w:lineRule="exact"/>
              <w:ind w:left="0" w:leftChars="0" w:right="0" w:rightChars="0" w:firstLine="0" w:firstLineChars="0"/>
              <w:jc w:val="center"/>
            </w:pPr>
            <w:r>
              <w:rPr>
                <w:rFonts w:ascii="Times New Roman" w:hAnsi="Times New Roman" w:eastAsia="宋体"/>
                <w:b w:val="0"/>
                <w:sz w:val="18"/>
              </w:rPr>
              <w:t>线路价格取参考值的70%～130%，步长10个百分点，按有效功率折算</w:t>
            </w:r>
          </w:p>
        </w:tc>
        <w:tc>
          <w:tcPr>
            <w:tcW w:w="2771" w:type="dxa"/>
            <w:tcMar>
              <w:left w:w="70" w:type="dxa"/>
              <w:right w:w="70" w:type="dxa"/>
            </w:tcMar>
            <w:vAlign w:val="center"/>
          </w:tcPr>
          <w:p w14:paraId="6847954D">
            <w:pPr>
              <w:keepNext w:val="0"/>
              <w:spacing w:before="20" w:after="20" w:line="260" w:lineRule="exact"/>
              <w:ind w:left="0" w:leftChars="0" w:right="0" w:rightChars="0" w:firstLine="0" w:firstLineChars="0"/>
              <w:jc w:val="center"/>
            </w:pPr>
            <w:r>
              <w:rPr>
                <w:rFonts w:ascii="Times New Roman" w:hAnsi="Times New Roman" w:eastAsia="宋体"/>
                <w:b w:val="0"/>
                <w:sz w:val="18"/>
              </w:rPr>
              <w:t>7个价格节点</w:t>
            </w:r>
          </w:p>
        </w:tc>
      </w:tr>
      <w:tr w14:paraId="04C4C6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1FF6FC5">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2771" w:type="dxa"/>
            <w:tcMar>
              <w:left w:w="70" w:type="dxa"/>
              <w:right w:w="70" w:type="dxa"/>
            </w:tcMar>
            <w:vAlign w:val="center"/>
          </w:tcPr>
          <w:p w14:paraId="5060A94D">
            <w:pPr>
              <w:keepNext w:val="0"/>
              <w:spacing w:before="20" w:after="20" w:line="260" w:lineRule="exact"/>
              <w:ind w:left="0" w:leftChars="0" w:right="0" w:rightChars="0" w:firstLine="0" w:firstLineChars="0"/>
              <w:jc w:val="center"/>
            </w:pPr>
            <w:r>
              <w:rPr>
                <w:rFonts w:ascii="Times New Roman" w:hAnsi="Times New Roman" w:eastAsia="宋体"/>
                <w:b w:val="0"/>
                <w:sz w:val="18"/>
              </w:rPr>
              <w:t>储能价格取参考值的70%～130%，步长10个百分点，按有效功率折算</w:t>
            </w:r>
          </w:p>
        </w:tc>
        <w:tc>
          <w:tcPr>
            <w:tcW w:w="2771" w:type="dxa"/>
            <w:tcMar>
              <w:left w:w="70" w:type="dxa"/>
              <w:right w:w="70" w:type="dxa"/>
            </w:tcMar>
            <w:vAlign w:val="center"/>
          </w:tcPr>
          <w:p w14:paraId="1BCDBAD3">
            <w:pPr>
              <w:keepNext w:val="0"/>
              <w:spacing w:before="20" w:after="20" w:line="260" w:lineRule="exact"/>
              <w:ind w:left="0" w:leftChars="0" w:right="0" w:rightChars="0" w:firstLine="0" w:firstLineChars="0"/>
              <w:jc w:val="center"/>
            </w:pPr>
            <w:r>
              <w:rPr>
                <w:rFonts w:ascii="Times New Roman" w:hAnsi="Times New Roman" w:eastAsia="宋体"/>
                <w:b w:val="0"/>
                <w:sz w:val="18"/>
              </w:rPr>
              <w:t>7个价格节点</w:t>
            </w:r>
          </w:p>
        </w:tc>
      </w:tr>
      <w:tr w14:paraId="28E1F4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4308FC8">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2771" w:type="dxa"/>
            <w:tcMar>
              <w:left w:w="70" w:type="dxa"/>
              <w:right w:w="70" w:type="dxa"/>
            </w:tcMar>
            <w:vAlign w:val="center"/>
          </w:tcPr>
          <w:p w14:paraId="46AED8A6">
            <w:pPr>
              <w:keepNext w:val="0"/>
              <w:spacing w:before="20" w:after="20" w:line="260" w:lineRule="exact"/>
              <w:ind w:left="0" w:leftChars="0" w:right="0" w:rightChars="0" w:firstLine="0" w:firstLineChars="0"/>
              <w:jc w:val="center"/>
            </w:pPr>
            <w:r>
              <w:rPr>
                <w:rFonts w:ascii="Times New Roman" w:hAnsi="Times New Roman" w:eastAsia="宋体"/>
                <w:b w:val="0"/>
                <w:sz w:val="18"/>
              </w:rPr>
              <w:t>10%、30%、50%、80%、90%</w:t>
            </w:r>
          </w:p>
        </w:tc>
        <w:tc>
          <w:tcPr>
            <w:tcW w:w="2771" w:type="dxa"/>
            <w:tcMar>
              <w:left w:w="70" w:type="dxa"/>
              <w:right w:w="70" w:type="dxa"/>
            </w:tcMar>
            <w:vAlign w:val="center"/>
          </w:tcPr>
          <w:p w14:paraId="2EAF2CF4">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47C1EB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60E0DC7">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2771" w:type="dxa"/>
            <w:tcMar>
              <w:left w:w="70" w:type="dxa"/>
              <w:right w:w="70" w:type="dxa"/>
            </w:tcMar>
            <w:vAlign w:val="center"/>
          </w:tcPr>
          <w:p w14:paraId="5E4ADB5D">
            <w:pPr>
              <w:keepNext w:val="0"/>
              <w:spacing w:before="20" w:after="20" w:line="260" w:lineRule="exact"/>
              <w:ind w:left="0" w:leftChars="0" w:right="0" w:rightChars="0" w:firstLine="0" w:firstLineChars="0"/>
              <w:jc w:val="center"/>
            </w:pPr>
            <w:r>
              <w:rPr>
                <w:rFonts w:ascii="Times New Roman" w:hAnsi="Times New Roman" w:eastAsia="宋体"/>
                <w:b w:val="0"/>
                <w:sz w:val="18"/>
              </w:rPr>
              <w:t>1～8 h，步长1 h</w:t>
            </w:r>
          </w:p>
        </w:tc>
        <w:tc>
          <w:tcPr>
            <w:tcW w:w="2771" w:type="dxa"/>
            <w:tcMar>
              <w:left w:w="70" w:type="dxa"/>
              <w:right w:w="70" w:type="dxa"/>
            </w:tcMar>
            <w:vAlign w:val="center"/>
          </w:tcPr>
          <w:p w14:paraId="63A80386">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bl>
    <w:p w14:paraId="6211D60B">
      <w:pPr>
        <w:pStyle w:val="2"/>
        <w:widowControl/>
        <w:spacing w:before="0" w:after="0" w:line="348" w:lineRule="exact"/>
        <w:ind w:firstLine="480"/>
        <w:jc w:val="both"/>
      </w:pPr>
      <w:r>
        <w:rPr>
          <w:rFonts w:ascii="Times New Roman" w:hAnsi="Times New Roman" w:eastAsia="方正仿宋_GBK"/>
          <w:b w:val="0"/>
          <w:sz w:val="24"/>
        </w:rPr>
        <w:t>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14:paraId="5275E081">
      <w:pPr>
        <w:pStyle w:val="2"/>
        <w:widowControl/>
        <w:spacing w:before="0" w:after="0" w:line="348" w:lineRule="exact"/>
        <w:ind w:firstLine="480"/>
        <w:jc w:val="both"/>
      </w:pPr>
      <w:r>
        <w:rPr>
          <w:rFonts w:ascii="Times New Roman" w:hAnsi="Times New Roman" w:eastAsia="方正仿宋_GBK"/>
          <w:b w:val="0"/>
          <w:sz w:val="24"/>
        </w:rPr>
        <w:t>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14:paraId="5B3D3DE7">
      <w:pPr>
        <w:pStyle w:val="2"/>
        <w:widowControl/>
        <w:spacing w:before="0" w:after="0" w:line="348" w:lineRule="exact"/>
        <w:ind w:firstLine="480"/>
        <w:jc w:val="both"/>
      </w:pPr>
      <w:r>
        <w:rPr>
          <w:rFonts w:ascii="Times New Roman" w:hAnsi="Times New Roman" w:eastAsia="方正仿宋_GBK"/>
          <w:b w:val="0"/>
          <w:sz w:val="24"/>
        </w:rPr>
        <w:t>第一层评价指标与容载比的关联。针对每项指标组织受控取值序列，在组内固定其他源荷、网络、时间及价格条件，每组至少包含两个有效节点。对组内指标</w:t>
      </w:r>
      <m:oMath>
        <m:r>
          <m:rPr>
            <m:nor/>
          </m:rPr>
          <w:rPr>
            <w:rFonts w:ascii="Times New Roman" w:hAnsi="Times New Roman" w:eastAsia="方正仿宋_GBK" w:cs="Times New Roman"/>
            <w:i/>
            <w:iCs/>
          </w:rPr>
          <m:t>x</m:t>
        </m:r>
      </m:oMath>
      <w:r>
        <w:rPr>
          <w:rFonts w:ascii="Times New Roman" w:hAnsi="Times New Roman" w:eastAsia="方正仿宋_GBK"/>
          <w:b w:val="0"/>
          <w:sz w:val="24"/>
        </w:rPr>
        <w:t>和容载比</w:t>
      </w:r>
      <m:oMath>
        <m:r>
          <m:rPr>
            <m:nor/>
          </m:rPr>
          <w:rPr>
            <w:rFonts w:ascii="Times New Roman" w:hAnsi="Times New Roman" w:eastAsia="方正仿宋_GBK" w:cs="Times New Roman"/>
            <w:i/>
            <w:iCs/>
          </w:rPr>
          <m:t>R</m:t>
        </m:r>
      </m:oMath>
      <w:r>
        <w:rPr>
          <w:rFonts w:ascii="Times New Roman" w:hAnsi="Times New Roman" w:eastAsia="方正仿宋_GBK"/>
          <w:b w:val="0"/>
          <w:sz w:val="24"/>
        </w:rPr>
        <w:t>分别计算</w:t>
      </w:r>
      <m:oMath>
        <m:r>
          <m:rPr>
            <m:nor/>
          </m:rPr>
          <w:rPr>
            <w:rFonts w:ascii="Times New Roman" w:hAnsi="Times New Roman" w:eastAsia="方正仿宋_GBK" w:cs="Times New Roman"/>
            <w:i/>
            <w:iCs/>
          </w:rPr>
          <m:t>x</m:t>
        </m:r>
        <m:r>
          <m:rPr>
            <m:nor/>
            <m:sty m:val="p"/>
          </m:rPr>
          <w:rPr>
            <w:rFonts w:ascii="Times New Roman" w:hAnsi="Times New Roman" w:eastAsia="方正仿宋_GBK" w:cs="Times New Roman"/>
            <w:b w:val="0"/>
            <w:i w:val="0"/>
            <w:iCs w:val="0"/>
          </w:rPr>
          <m:t>−</m:t>
        </m:r>
        <m:sSub>
          <m:sSubPr/>
          <m:e>
            <m:bar>
              <m:barPr>
                <m:pos m:val="top"/>
              </m:barPr>
              <m:e>
                <m:r>
                  <m:rPr>
                    <m:nor/>
                  </m:rPr>
                  <w:rPr>
                    <w:rFonts w:ascii="Times New Roman" w:hAnsi="Times New Roman" w:eastAsia="方正仿宋_GBK" w:cs="Times New Roman"/>
                    <w:i/>
                    <w:iCs/>
                  </w:rPr>
                  <m:t>x</m:t>
                </m:r>
              </m:e>
            </m:bar>
          </m:e>
          <m:sub>
            <m:r>
              <m:rPr>
                <m:nor/>
                <m:sty m:val="p"/>
              </m:rPr>
              <w:rPr>
                <w:rFonts w:ascii="Times New Roman" w:hAnsi="Times New Roman" w:eastAsia="方正仿宋_GBK" w:cs="Times New Roman"/>
                <w:b w:val="0"/>
                <w:i w:val="0"/>
                <w:iCs w:val="0"/>
              </w:rPr>
              <m:t>group</m:t>
            </m:r>
          </m:sub>
        </m:sSub>
      </m:oMath>
      <w:r>
        <w:rPr>
          <w:rFonts w:ascii="Times New Roman" w:hAnsi="Times New Roman" w:eastAsia="方正仿宋_GBK"/>
          <w:b w:val="0"/>
          <w:sz w:val="24"/>
        </w:rPr>
        <w:t>、</w:t>
      </w:r>
      <m:oMath>
        <m:r>
          <m:rPr>
            <m:nor/>
          </m:rPr>
          <w:rPr>
            <w:rFonts w:ascii="Times New Roman" w:hAnsi="Times New Roman" w:eastAsia="方正仿宋_GBK" w:cs="Times New Roman"/>
            <w:i/>
            <w:iCs/>
          </w:rPr>
          <m:t>R</m:t>
        </m:r>
        <m:r>
          <m:rPr>
            <m:nor/>
            <m:sty m:val="p"/>
          </m:rPr>
          <w:rPr>
            <w:rFonts w:ascii="Times New Roman" w:hAnsi="Times New Roman" w:eastAsia="方正仿宋_GBK" w:cs="Times New Roman"/>
            <w:b w:val="0"/>
            <w:i w:val="0"/>
            <w:iCs w:val="0"/>
          </w:rPr>
          <m:t>−</m:t>
        </m:r>
        <m:sSub>
          <m:sSubPr/>
          <m:e>
            <m:bar>
              <m:barPr>
                <m:pos m:val="top"/>
              </m:barPr>
              <m:e>
                <m:r>
                  <m:rPr>
                    <m:nor/>
                  </m:rPr>
                  <w:rPr>
                    <w:rFonts w:ascii="Times New Roman" w:hAnsi="Times New Roman" w:eastAsia="方正仿宋_GBK" w:cs="Times New Roman"/>
                    <w:i/>
                    <w:iCs/>
                  </w:rPr>
                  <m:t>R</m:t>
                </m:r>
              </m:e>
            </m:bar>
          </m:e>
          <m:sub>
            <m:r>
              <m:rPr>
                <m:nor/>
                <m:sty m:val="p"/>
              </m:rPr>
              <w:rPr>
                <w:rFonts w:ascii="Times New Roman" w:hAnsi="Times New Roman" w:eastAsia="方正仿宋_GBK" w:cs="Times New Roman"/>
                <w:b w:val="0"/>
                <w:i w:val="0"/>
                <w:iCs w:val="0"/>
              </w:rPr>
              <m:t>group</m:t>
            </m:r>
          </m:sub>
        </m:sSub>
      </m:oMath>
      <w:r>
        <w:rPr>
          <w:rFonts w:ascii="Times New Roman" w:hAnsi="Times New Roman" w:eastAsia="方正仿宋_GBK"/>
          <w:b w:val="0"/>
          <w:sz w:val="24"/>
        </w:rPr>
        <w:t>，汇总节点计算Pearson系数，节点等权并保留零容量响应组[90]。正向净负荷沿年最大净负荷平均增长率序列分析，反向净负荷和站级负载率沿电量序列分析，两项投资比分别沿独立价格序列分析。</w:t>
      </w:r>
    </w:p>
    <w:p w14:paraId="6A54FF53">
      <w:pPr>
        <w:pStyle w:val="2"/>
        <w:widowControl/>
        <w:spacing w:before="0" w:after="0" w:line="348" w:lineRule="exact"/>
        <w:ind w:firstLine="480"/>
        <w:jc w:val="both"/>
      </w:pPr>
      <w:r>
        <w:rPr>
          <w:rFonts w:ascii="Times New Roman" w:hAnsi="Times New Roman" w:eastAsia="方正仿宋_GBK"/>
          <w:b w:val="0"/>
          <w:sz w:val="24"/>
        </w:rPr>
        <w:t>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14:paraId="4A4D06CF">
      <w:pPr>
        <w:pStyle w:val="5"/>
        <w:keepNext/>
        <w:numPr>
          <w:ilvl w:val="0"/>
          <w:numId w:val="0"/>
        </w:numPr>
        <w:spacing w:before="160" w:after="120" w:line="390" w:lineRule="exact"/>
        <w:ind w:firstLine="0"/>
      </w:pPr>
      <w:bookmarkStart w:id="116" w:name="与容载比的相关性筛选"/>
      <w:r>
        <w:rPr>
          <w:rFonts w:ascii="Times New Roman" w:hAnsi="Times New Roman" w:eastAsia="方正仿宋_GBK"/>
          <w:b/>
          <w:sz w:val="26"/>
        </w:rPr>
        <w:t>3.5.3 与容载比的相关性筛选</w:t>
      </w:r>
      <w:bookmarkEnd w:id="116"/>
    </w:p>
    <w:p w14:paraId="6E0B7570">
      <w:pPr>
        <w:pStyle w:val="115"/>
        <w:keepNext/>
        <w:spacing w:before="120" w:after="80" w:line="280" w:lineRule="exact"/>
        <w:ind w:firstLine="0"/>
        <w:jc w:val="center"/>
      </w:pPr>
      <w:r>
        <w:rPr>
          <w:rFonts w:ascii="Times New Roman" w:hAnsi="Times New Roman" w:eastAsia="宋体"/>
          <w:b w:val="0"/>
          <w:sz w:val="21"/>
        </w:rPr>
        <w:t>表3-12 十三项指标与容载比的组内相关</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AED4C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1A514E05">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1662" w:type="dxa"/>
            <w:tcMar>
              <w:left w:w="70" w:type="dxa"/>
              <w:right w:w="70" w:type="dxa"/>
            </w:tcMar>
            <w:vAlign w:val="center"/>
          </w:tcPr>
          <w:p w14:paraId="18609FB5">
            <w:pPr>
              <w:keepNext/>
              <w:spacing w:before="20" w:after="20" w:line="260" w:lineRule="exact"/>
              <w:ind w:left="0" w:leftChars="0" w:right="0" w:rightChars="0" w:firstLine="0" w:firstLineChars="0"/>
              <w:jc w:val="center"/>
            </w:pPr>
            <w:r>
              <w:rPr>
                <w:rFonts w:ascii="Times New Roman" w:hAnsi="Times New Roman" w:eastAsia="宋体"/>
                <w:b/>
                <w:sz w:val="18"/>
              </w:rPr>
              <w:t>有效组数</w:t>
            </w:r>
          </w:p>
        </w:tc>
        <w:tc>
          <w:tcPr>
            <w:tcW w:w="1662" w:type="dxa"/>
            <w:tcMar>
              <w:left w:w="70" w:type="dxa"/>
              <w:right w:w="70" w:type="dxa"/>
            </w:tcMar>
            <w:vAlign w:val="center"/>
          </w:tcPr>
          <w:p w14:paraId="2A972811">
            <w:pPr>
              <w:keepNext/>
              <w:spacing w:before="20" w:after="20" w:line="260" w:lineRule="exact"/>
              <w:ind w:left="0" w:leftChars="0" w:right="0" w:rightChars="0" w:firstLine="0" w:firstLineChars="0"/>
              <w:jc w:val="center"/>
            </w:pPr>
            <w:r>
              <w:rPr>
                <w:rFonts w:ascii="Times New Roman" w:hAnsi="Times New Roman" w:eastAsia="宋体"/>
                <w:b/>
                <w:sz w:val="18"/>
              </w:rPr>
              <w:t>有效节点数</w:t>
            </w:r>
          </w:p>
        </w:tc>
        <w:tc>
          <w:tcPr>
            <w:tcW w:w="1662" w:type="dxa"/>
            <w:tcMar>
              <w:left w:w="70" w:type="dxa"/>
              <w:right w:w="70" w:type="dxa"/>
            </w:tcMar>
            <w:vAlign w:val="center"/>
          </w:tcPr>
          <w:p w14:paraId="04AA82F2">
            <w:pPr>
              <w:keepNext/>
              <w:spacing w:before="20" w:after="20" w:line="260" w:lineRule="exact"/>
              <w:ind w:left="0" w:leftChars="0" w:right="0" w:rightChars="0" w:firstLine="0" w:firstLineChars="0"/>
              <w:jc w:val="center"/>
            </w:pPr>
            <w:r>
              <w:rPr>
                <w:rFonts w:ascii="Times New Roman" w:hAnsi="Times New Roman" w:eastAsia="宋体"/>
                <w:b/>
                <w:sz w:val="18"/>
              </w:rPr>
              <w:t>Pearson</w:t>
            </w:r>
          </w:p>
        </w:tc>
        <w:tc>
          <w:tcPr>
            <w:tcW w:w="1662" w:type="dxa"/>
            <w:tcMar>
              <w:left w:w="70" w:type="dxa"/>
              <w:right w:w="70" w:type="dxa"/>
            </w:tcMar>
            <w:vAlign w:val="center"/>
          </w:tcPr>
          <w:p w14:paraId="3208EF42">
            <w:pPr>
              <w:keepNext/>
              <w:spacing w:before="20" w:after="20" w:line="260" w:lineRule="exact"/>
              <w:ind w:left="0" w:leftChars="0" w:right="0" w:rightChars="0" w:firstLine="0" w:firstLineChars="0"/>
              <w:jc w:val="center"/>
            </w:pPr>
            <w:r>
              <w:rPr>
                <w:rFonts w:ascii="Times New Roman" w:hAnsi="Times New Roman" w:eastAsia="宋体"/>
                <w:b/>
                <w:sz w:val="18"/>
              </w:rPr>
              <w:t>容量响应组占比</w:t>
            </w:r>
          </w:p>
        </w:tc>
      </w:tr>
      <w:tr w14:paraId="4067D0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68B3317">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662" w:type="dxa"/>
            <w:tcMar>
              <w:left w:w="70" w:type="dxa"/>
              <w:right w:w="70" w:type="dxa"/>
            </w:tcMar>
            <w:vAlign w:val="center"/>
          </w:tcPr>
          <w:p w14:paraId="2E4EC09F">
            <w:pPr>
              <w:keepNext w:val="0"/>
              <w:spacing w:before="20" w:after="20" w:line="260" w:lineRule="exact"/>
              <w:ind w:left="0" w:leftChars="0" w:right="0" w:rightChars="0" w:firstLine="0" w:firstLineChars="0"/>
              <w:jc w:val="center"/>
            </w:pPr>
            <w:r>
              <w:rPr>
                <w:rFonts w:ascii="Times New Roman" w:hAnsi="Times New Roman" w:eastAsia="宋体"/>
                <w:b w:val="0"/>
                <w:sz w:val="18"/>
              </w:rPr>
              <w:t>2484</w:t>
            </w:r>
          </w:p>
        </w:tc>
        <w:tc>
          <w:tcPr>
            <w:tcW w:w="1662" w:type="dxa"/>
            <w:tcMar>
              <w:left w:w="70" w:type="dxa"/>
              <w:right w:w="70" w:type="dxa"/>
            </w:tcMar>
            <w:vAlign w:val="center"/>
          </w:tcPr>
          <w:p w14:paraId="12F68CD3">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6639E528">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662" w:type="dxa"/>
            <w:tcMar>
              <w:left w:w="70" w:type="dxa"/>
              <w:right w:w="70" w:type="dxa"/>
            </w:tcMar>
            <w:vAlign w:val="center"/>
          </w:tcPr>
          <w:p w14:paraId="044E0161">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r w14:paraId="5E333B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C11BD64">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1662" w:type="dxa"/>
            <w:tcMar>
              <w:left w:w="70" w:type="dxa"/>
              <w:right w:w="70" w:type="dxa"/>
            </w:tcMar>
            <w:vAlign w:val="center"/>
          </w:tcPr>
          <w:p w14:paraId="5BA5152E">
            <w:pPr>
              <w:keepNext w:val="0"/>
              <w:spacing w:before="20" w:after="20" w:line="260" w:lineRule="exact"/>
              <w:ind w:left="0" w:leftChars="0" w:right="0" w:rightChars="0" w:firstLine="0" w:firstLineChars="0"/>
              <w:jc w:val="center"/>
            </w:pPr>
            <w:r>
              <w:rPr>
                <w:rFonts w:ascii="Times New Roman" w:hAnsi="Times New Roman" w:eastAsia="宋体"/>
                <w:b w:val="0"/>
                <w:sz w:val="18"/>
              </w:rPr>
              <w:t>19880</w:t>
            </w:r>
          </w:p>
        </w:tc>
        <w:tc>
          <w:tcPr>
            <w:tcW w:w="1662" w:type="dxa"/>
            <w:tcMar>
              <w:left w:w="70" w:type="dxa"/>
              <w:right w:w="70" w:type="dxa"/>
            </w:tcMar>
            <w:vAlign w:val="center"/>
          </w:tcPr>
          <w:p w14:paraId="3DADE71C">
            <w:pPr>
              <w:keepNext w:val="0"/>
              <w:spacing w:before="20" w:after="20" w:line="260" w:lineRule="exact"/>
              <w:ind w:left="0" w:leftChars="0" w:right="0" w:rightChars="0" w:firstLine="0" w:firstLineChars="0"/>
              <w:jc w:val="center"/>
            </w:pPr>
            <w:r>
              <w:rPr>
                <w:rFonts w:ascii="Times New Roman" w:hAnsi="Times New Roman" w:eastAsia="宋体"/>
                <w:b w:val="0"/>
                <w:sz w:val="18"/>
              </w:rPr>
              <w:t>60798</w:t>
            </w:r>
          </w:p>
        </w:tc>
        <w:tc>
          <w:tcPr>
            <w:tcW w:w="1662" w:type="dxa"/>
            <w:tcMar>
              <w:left w:w="70" w:type="dxa"/>
              <w:right w:w="70" w:type="dxa"/>
            </w:tcMar>
            <w:vAlign w:val="center"/>
          </w:tcPr>
          <w:p w14:paraId="3688293F">
            <w:pPr>
              <w:keepNext w:val="0"/>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1662" w:type="dxa"/>
            <w:tcMar>
              <w:left w:w="70" w:type="dxa"/>
              <w:right w:w="70" w:type="dxa"/>
            </w:tcMar>
            <w:vAlign w:val="center"/>
          </w:tcPr>
          <w:p w14:paraId="2FA7E98A">
            <w:pPr>
              <w:keepNext w:val="0"/>
              <w:spacing w:before="20" w:after="20" w:line="260" w:lineRule="exact"/>
              <w:ind w:left="0" w:leftChars="0" w:right="0" w:rightChars="0" w:firstLine="0" w:firstLineChars="0"/>
              <w:jc w:val="center"/>
            </w:pPr>
            <w:r>
              <w:rPr>
                <w:rFonts w:ascii="Times New Roman" w:hAnsi="Times New Roman" w:eastAsia="宋体"/>
                <w:b w:val="0"/>
                <w:sz w:val="18"/>
              </w:rPr>
              <w:t>57%</w:t>
            </w:r>
          </w:p>
        </w:tc>
      </w:tr>
      <w:tr w14:paraId="536D5F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D900612">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1662" w:type="dxa"/>
            <w:tcMar>
              <w:left w:w="70" w:type="dxa"/>
              <w:right w:w="70" w:type="dxa"/>
            </w:tcMar>
            <w:vAlign w:val="center"/>
          </w:tcPr>
          <w:p w14:paraId="5001DAA9">
            <w:pPr>
              <w:keepNext w:val="0"/>
              <w:spacing w:before="20" w:after="20" w:line="260" w:lineRule="exact"/>
              <w:ind w:left="0" w:leftChars="0" w:right="0" w:rightChars="0" w:firstLine="0" w:firstLineChars="0"/>
              <w:jc w:val="center"/>
            </w:pPr>
            <w:r>
              <w:rPr>
                <w:rFonts w:ascii="Times New Roman" w:hAnsi="Times New Roman" w:eastAsia="宋体"/>
                <w:b w:val="0"/>
                <w:sz w:val="18"/>
              </w:rPr>
              <w:t>19880</w:t>
            </w:r>
          </w:p>
        </w:tc>
        <w:tc>
          <w:tcPr>
            <w:tcW w:w="1662" w:type="dxa"/>
            <w:tcMar>
              <w:left w:w="70" w:type="dxa"/>
              <w:right w:w="70" w:type="dxa"/>
            </w:tcMar>
            <w:vAlign w:val="center"/>
          </w:tcPr>
          <w:p w14:paraId="058D17AA">
            <w:pPr>
              <w:keepNext w:val="0"/>
              <w:spacing w:before="20" w:after="20" w:line="260" w:lineRule="exact"/>
              <w:ind w:left="0" w:leftChars="0" w:right="0" w:rightChars="0" w:firstLine="0" w:firstLineChars="0"/>
              <w:jc w:val="center"/>
            </w:pPr>
            <w:r>
              <w:rPr>
                <w:rFonts w:ascii="Times New Roman" w:hAnsi="Times New Roman" w:eastAsia="宋体"/>
                <w:b w:val="0"/>
                <w:sz w:val="18"/>
              </w:rPr>
              <w:t>60798</w:t>
            </w:r>
          </w:p>
        </w:tc>
        <w:tc>
          <w:tcPr>
            <w:tcW w:w="1662" w:type="dxa"/>
            <w:tcMar>
              <w:left w:w="70" w:type="dxa"/>
              <w:right w:w="70" w:type="dxa"/>
            </w:tcMar>
            <w:vAlign w:val="center"/>
          </w:tcPr>
          <w:p w14:paraId="089467E4">
            <w:pPr>
              <w:keepNext w:val="0"/>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1662" w:type="dxa"/>
            <w:tcMar>
              <w:left w:w="70" w:type="dxa"/>
              <w:right w:w="70" w:type="dxa"/>
            </w:tcMar>
            <w:vAlign w:val="center"/>
          </w:tcPr>
          <w:p w14:paraId="4D80C6A0">
            <w:pPr>
              <w:keepNext w:val="0"/>
              <w:spacing w:before="20" w:after="20" w:line="260" w:lineRule="exact"/>
              <w:ind w:left="0" w:leftChars="0" w:right="0" w:rightChars="0" w:firstLine="0" w:firstLineChars="0"/>
              <w:jc w:val="center"/>
            </w:pPr>
            <w:r>
              <w:rPr>
                <w:rFonts w:ascii="Times New Roman" w:hAnsi="Times New Roman" w:eastAsia="宋体"/>
                <w:b w:val="0"/>
                <w:sz w:val="18"/>
              </w:rPr>
              <w:t>57%</w:t>
            </w:r>
          </w:p>
        </w:tc>
      </w:tr>
      <w:tr w14:paraId="566454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A6CCC56">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1662" w:type="dxa"/>
            <w:tcMar>
              <w:left w:w="70" w:type="dxa"/>
              <w:right w:w="70" w:type="dxa"/>
            </w:tcMar>
            <w:vAlign w:val="center"/>
          </w:tcPr>
          <w:p w14:paraId="15FFCD25">
            <w:pPr>
              <w:keepNext w:val="0"/>
              <w:spacing w:before="20" w:after="20" w:line="260" w:lineRule="exact"/>
              <w:ind w:left="0" w:leftChars="0" w:right="0" w:rightChars="0" w:firstLine="0" w:firstLineChars="0"/>
              <w:jc w:val="center"/>
            </w:pPr>
            <w:r>
              <w:rPr>
                <w:rFonts w:ascii="Times New Roman" w:hAnsi="Times New Roman" w:eastAsia="宋体"/>
                <w:b w:val="0"/>
                <w:sz w:val="18"/>
              </w:rPr>
              <w:t>11988</w:t>
            </w:r>
          </w:p>
        </w:tc>
        <w:tc>
          <w:tcPr>
            <w:tcW w:w="1662" w:type="dxa"/>
            <w:tcMar>
              <w:left w:w="70" w:type="dxa"/>
              <w:right w:w="70" w:type="dxa"/>
            </w:tcMar>
            <w:vAlign w:val="center"/>
          </w:tcPr>
          <w:p w14:paraId="600D40BA">
            <w:pPr>
              <w:keepNext w:val="0"/>
              <w:spacing w:before="20" w:after="20" w:line="260" w:lineRule="exact"/>
              <w:ind w:left="0" w:leftChars="0" w:right="0" w:rightChars="0" w:firstLine="0" w:firstLineChars="0"/>
              <w:jc w:val="center"/>
            </w:pPr>
            <w:r>
              <w:rPr>
                <w:rFonts w:ascii="Times New Roman" w:hAnsi="Times New Roman" w:eastAsia="宋体"/>
                <w:b w:val="0"/>
                <w:sz w:val="18"/>
              </w:rPr>
              <w:t>88781</w:t>
            </w:r>
          </w:p>
        </w:tc>
        <w:tc>
          <w:tcPr>
            <w:tcW w:w="1662" w:type="dxa"/>
            <w:tcMar>
              <w:left w:w="70" w:type="dxa"/>
              <w:right w:w="70" w:type="dxa"/>
            </w:tcMar>
            <w:vAlign w:val="center"/>
          </w:tcPr>
          <w:p w14:paraId="50088AAE">
            <w:pPr>
              <w:keepNext w:val="0"/>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1662" w:type="dxa"/>
            <w:tcMar>
              <w:left w:w="70" w:type="dxa"/>
              <w:right w:w="70" w:type="dxa"/>
            </w:tcMar>
            <w:vAlign w:val="center"/>
          </w:tcPr>
          <w:p w14:paraId="37289B4A">
            <w:pPr>
              <w:keepNext w:val="0"/>
              <w:spacing w:before="20" w:after="20" w:line="260" w:lineRule="exact"/>
              <w:ind w:left="0" w:leftChars="0" w:right="0" w:rightChars="0" w:firstLine="0" w:firstLineChars="0"/>
              <w:jc w:val="center"/>
            </w:pPr>
            <w:r>
              <w:rPr>
                <w:rFonts w:ascii="Times New Roman" w:hAnsi="Times New Roman" w:eastAsia="宋体"/>
                <w:b w:val="0"/>
                <w:sz w:val="18"/>
              </w:rPr>
              <w:t>93%</w:t>
            </w:r>
          </w:p>
        </w:tc>
      </w:tr>
      <w:tr w14:paraId="74F7A3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020AECA">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1662" w:type="dxa"/>
            <w:tcMar>
              <w:left w:w="70" w:type="dxa"/>
              <w:right w:w="70" w:type="dxa"/>
            </w:tcMar>
            <w:vAlign w:val="center"/>
          </w:tcPr>
          <w:p w14:paraId="626781A5">
            <w:pPr>
              <w:keepNext w:val="0"/>
              <w:spacing w:before="20" w:after="20" w:line="260" w:lineRule="exact"/>
              <w:ind w:left="0" w:leftChars="0" w:right="0" w:rightChars="0" w:firstLine="0" w:firstLineChars="0"/>
              <w:jc w:val="center"/>
            </w:pPr>
            <w:r>
              <w:rPr>
                <w:rFonts w:ascii="Times New Roman" w:hAnsi="Times New Roman" w:eastAsia="宋体"/>
                <w:b w:val="0"/>
                <w:sz w:val="18"/>
              </w:rPr>
              <w:t>19880</w:t>
            </w:r>
          </w:p>
        </w:tc>
        <w:tc>
          <w:tcPr>
            <w:tcW w:w="1662" w:type="dxa"/>
            <w:tcMar>
              <w:left w:w="70" w:type="dxa"/>
              <w:right w:w="70" w:type="dxa"/>
            </w:tcMar>
            <w:vAlign w:val="center"/>
          </w:tcPr>
          <w:p w14:paraId="77E8D5B8">
            <w:pPr>
              <w:keepNext w:val="0"/>
              <w:spacing w:before="20" w:after="20" w:line="260" w:lineRule="exact"/>
              <w:ind w:left="0" w:leftChars="0" w:right="0" w:rightChars="0" w:firstLine="0" w:firstLineChars="0"/>
              <w:jc w:val="center"/>
            </w:pPr>
            <w:r>
              <w:rPr>
                <w:rFonts w:ascii="Times New Roman" w:hAnsi="Times New Roman" w:eastAsia="宋体"/>
                <w:b w:val="0"/>
                <w:sz w:val="18"/>
              </w:rPr>
              <w:t>60798</w:t>
            </w:r>
          </w:p>
        </w:tc>
        <w:tc>
          <w:tcPr>
            <w:tcW w:w="1662" w:type="dxa"/>
            <w:tcMar>
              <w:left w:w="70" w:type="dxa"/>
              <w:right w:w="70" w:type="dxa"/>
            </w:tcMar>
            <w:vAlign w:val="center"/>
          </w:tcPr>
          <w:p w14:paraId="6D087002">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662" w:type="dxa"/>
            <w:tcMar>
              <w:left w:w="70" w:type="dxa"/>
              <w:right w:w="70" w:type="dxa"/>
            </w:tcMar>
            <w:vAlign w:val="center"/>
          </w:tcPr>
          <w:p w14:paraId="2E065E42">
            <w:pPr>
              <w:keepNext w:val="0"/>
              <w:spacing w:before="20" w:after="20" w:line="260" w:lineRule="exact"/>
              <w:ind w:left="0" w:leftChars="0" w:right="0" w:rightChars="0" w:firstLine="0" w:firstLineChars="0"/>
              <w:jc w:val="center"/>
            </w:pPr>
            <w:r>
              <w:rPr>
                <w:rFonts w:ascii="Times New Roman" w:hAnsi="Times New Roman" w:eastAsia="宋体"/>
                <w:b w:val="0"/>
                <w:sz w:val="18"/>
              </w:rPr>
              <w:t>57%</w:t>
            </w:r>
          </w:p>
        </w:tc>
      </w:tr>
      <w:tr w14:paraId="31727C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D7E6D21">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662" w:type="dxa"/>
            <w:tcMar>
              <w:left w:w="70" w:type="dxa"/>
              <w:right w:w="70" w:type="dxa"/>
            </w:tcMar>
            <w:vAlign w:val="center"/>
          </w:tcPr>
          <w:p w14:paraId="0FDBC5F0">
            <w:pPr>
              <w:keepNext w:val="0"/>
              <w:spacing w:before="20" w:after="20" w:line="260" w:lineRule="exact"/>
              <w:ind w:left="0" w:leftChars="0" w:right="0" w:rightChars="0" w:firstLine="0" w:firstLineChars="0"/>
              <w:jc w:val="center"/>
            </w:pPr>
            <w:r>
              <w:rPr>
                <w:rFonts w:ascii="Times New Roman" w:hAnsi="Times New Roman" w:eastAsia="宋体"/>
                <w:b w:val="0"/>
                <w:sz w:val="18"/>
              </w:rPr>
              <w:t>4329</w:t>
            </w:r>
          </w:p>
        </w:tc>
        <w:tc>
          <w:tcPr>
            <w:tcW w:w="1662" w:type="dxa"/>
            <w:tcMar>
              <w:left w:w="70" w:type="dxa"/>
              <w:right w:w="70" w:type="dxa"/>
            </w:tcMar>
            <w:vAlign w:val="center"/>
          </w:tcPr>
          <w:p w14:paraId="39170FFE">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38D99A2C">
            <w:pPr>
              <w:keepNext w:val="0"/>
              <w:spacing w:before="20" w:after="20" w:line="260" w:lineRule="exact"/>
              <w:ind w:left="0" w:leftChars="0" w:right="0" w:rightChars="0" w:firstLine="0" w:firstLineChars="0"/>
              <w:jc w:val="center"/>
            </w:pPr>
            <w:r>
              <w:rPr>
                <w:rFonts w:ascii="Times New Roman" w:hAnsi="Times New Roman" w:eastAsia="宋体"/>
                <w:b w:val="0"/>
                <w:sz w:val="18"/>
              </w:rPr>
              <w:t>-0.80</w:t>
            </w:r>
          </w:p>
        </w:tc>
        <w:tc>
          <w:tcPr>
            <w:tcW w:w="1662" w:type="dxa"/>
            <w:tcMar>
              <w:left w:w="70" w:type="dxa"/>
              <w:right w:w="70" w:type="dxa"/>
            </w:tcMar>
            <w:vAlign w:val="center"/>
          </w:tcPr>
          <w:p w14:paraId="2C385B63">
            <w:pPr>
              <w:keepNext w:val="0"/>
              <w:spacing w:before="20" w:after="20" w:line="260" w:lineRule="exact"/>
              <w:ind w:left="0" w:leftChars="0" w:right="0" w:rightChars="0" w:firstLine="0" w:firstLineChars="0"/>
              <w:jc w:val="center"/>
            </w:pPr>
            <w:r>
              <w:rPr>
                <w:rFonts w:ascii="Times New Roman" w:hAnsi="Times New Roman" w:eastAsia="宋体"/>
                <w:b w:val="0"/>
                <w:sz w:val="18"/>
              </w:rPr>
              <w:t>89%</w:t>
            </w:r>
          </w:p>
        </w:tc>
      </w:tr>
      <w:tr w14:paraId="065767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6D30BA9">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1662" w:type="dxa"/>
            <w:tcMar>
              <w:left w:w="70" w:type="dxa"/>
              <w:right w:w="70" w:type="dxa"/>
            </w:tcMar>
            <w:vAlign w:val="center"/>
          </w:tcPr>
          <w:p w14:paraId="6EC790B1">
            <w:pPr>
              <w:keepNext w:val="0"/>
              <w:spacing w:before="20" w:after="20" w:line="260" w:lineRule="exact"/>
              <w:ind w:left="0" w:leftChars="0" w:right="0" w:rightChars="0" w:firstLine="0" w:firstLineChars="0"/>
              <w:jc w:val="center"/>
            </w:pPr>
            <w:r>
              <w:rPr>
                <w:rFonts w:ascii="Times New Roman" w:hAnsi="Times New Roman" w:eastAsia="宋体"/>
                <w:b w:val="0"/>
                <w:sz w:val="18"/>
              </w:rPr>
              <w:t>5140</w:t>
            </w:r>
          </w:p>
        </w:tc>
        <w:tc>
          <w:tcPr>
            <w:tcW w:w="1662" w:type="dxa"/>
            <w:tcMar>
              <w:left w:w="70" w:type="dxa"/>
              <w:right w:w="70" w:type="dxa"/>
            </w:tcMar>
            <w:vAlign w:val="center"/>
          </w:tcPr>
          <w:p w14:paraId="36FD91E9">
            <w:pPr>
              <w:keepNext w:val="0"/>
              <w:spacing w:before="20" w:after="20" w:line="260" w:lineRule="exact"/>
              <w:ind w:left="0" w:leftChars="0" w:right="0" w:rightChars="0" w:firstLine="0" w:firstLineChars="0"/>
              <w:jc w:val="center"/>
            </w:pPr>
            <w:r>
              <w:rPr>
                <w:rFonts w:ascii="Times New Roman" w:hAnsi="Times New Roman" w:eastAsia="宋体"/>
                <w:b w:val="0"/>
                <w:sz w:val="18"/>
              </w:rPr>
              <w:t>41118</w:t>
            </w:r>
          </w:p>
        </w:tc>
        <w:tc>
          <w:tcPr>
            <w:tcW w:w="1662" w:type="dxa"/>
            <w:tcMar>
              <w:left w:w="70" w:type="dxa"/>
              <w:right w:w="70" w:type="dxa"/>
            </w:tcMar>
            <w:vAlign w:val="center"/>
          </w:tcPr>
          <w:p w14:paraId="04DF84B4">
            <w:pPr>
              <w:keepNext w:val="0"/>
              <w:spacing w:before="20" w:after="20" w:line="260" w:lineRule="exact"/>
              <w:ind w:left="0" w:leftChars="0" w:right="0" w:rightChars="0" w:firstLine="0" w:firstLineChars="0"/>
              <w:jc w:val="center"/>
            </w:pPr>
            <w:r>
              <w:rPr>
                <w:rFonts w:ascii="Times New Roman" w:hAnsi="Times New Roman" w:eastAsia="宋体"/>
                <w:b w:val="0"/>
                <w:sz w:val="18"/>
              </w:rPr>
              <w:t>0.26</w:t>
            </w:r>
          </w:p>
        </w:tc>
        <w:tc>
          <w:tcPr>
            <w:tcW w:w="1662" w:type="dxa"/>
            <w:tcMar>
              <w:left w:w="70" w:type="dxa"/>
              <w:right w:w="70" w:type="dxa"/>
            </w:tcMar>
            <w:vAlign w:val="center"/>
          </w:tcPr>
          <w:p w14:paraId="469B1127">
            <w:pPr>
              <w:keepNext w:val="0"/>
              <w:spacing w:before="20" w:after="20" w:line="260" w:lineRule="exact"/>
              <w:ind w:left="0" w:leftChars="0" w:right="0" w:rightChars="0" w:firstLine="0" w:firstLineChars="0"/>
              <w:jc w:val="center"/>
            </w:pPr>
            <w:r>
              <w:rPr>
                <w:rFonts w:ascii="Times New Roman" w:hAnsi="Times New Roman" w:eastAsia="宋体"/>
                <w:b w:val="0"/>
                <w:sz w:val="18"/>
              </w:rPr>
              <w:t>17%</w:t>
            </w:r>
          </w:p>
        </w:tc>
      </w:tr>
      <w:tr w14:paraId="2CB9F5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B13B1EA">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662" w:type="dxa"/>
            <w:tcMar>
              <w:left w:w="70" w:type="dxa"/>
              <w:right w:w="70" w:type="dxa"/>
            </w:tcMar>
            <w:vAlign w:val="center"/>
          </w:tcPr>
          <w:p w14:paraId="72F6848E">
            <w:pPr>
              <w:keepNext w:val="0"/>
              <w:spacing w:before="20" w:after="20" w:line="260" w:lineRule="exact"/>
              <w:ind w:left="0" w:leftChars="0" w:right="0" w:rightChars="0" w:firstLine="0" w:firstLineChars="0"/>
              <w:jc w:val="center"/>
            </w:pPr>
            <w:r>
              <w:rPr>
                <w:rFonts w:ascii="Times New Roman" w:hAnsi="Times New Roman" w:eastAsia="宋体"/>
                <w:b w:val="0"/>
                <w:sz w:val="18"/>
              </w:rPr>
              <w:t>10608</w:t>
            </w:r>
          </w:p>
        </w:tc>
        <w:tc>
          <w:tcPr>
            <w:tcW w:w="1662" w:type="dxa"/>
            <w:tcMar>
              <w:left w:w="70" w:type="dxa"/>
              <w:right w:w="70" w:type="dxa"/>
            </w:tcMar>
            <w:vAlign w:val="center"/>
          </w:tcPr>
          <w:p w14:paraId="2DE18467">
            <w:pPr>
              <w:keepNext w:val="0"/>
              <w:spacing w:before="20" w:after="20" w:line="260" w:lineRule="exact"/>
              <w:ind w:left="0" w:leftChars="0" w:right="0" w:rightChars="0" w:firstLine="0" w:firstLineChars="0"/>
              <w:jc w:val="center"/>
            </w:pPr>
            <w:r>
              <w:rPr>
                <w:rFonts w:ascii="Times New Roman" w:hAnsi="Times New Roman" w:eastAsia="宋体"/>
                <w:b w:val="0"/>
                <w:sz w:val="18"/>
              </w:rPr>
              <w:t>31473</w:t>
            </w:r>
          </w:p>
        </w:tc>
        <w:tc>
          <w:tcPr>
            <w:tcW w:w="1662" w:type="dxa"/>
            <w:tcMar>
              <w:left w:w="70" w:type="dxa"/>
              <w:right w:w="70" w:type="dxa"/>
            </w:tcMar>
            <w:vAlign w:val="center"/>
          </w:tcPr>
          <w:p w14:paraId="34C16849">
            <w:pPr>
              <w:keepNext w:val="0"/>
              <w:spacing w:before="20" w:after="20" w:line="260" w:lineRule="exact"/>
              <w:ind w:left="0" w:leftChars="0" w:right="0" w:rightChars="0" w:firstLine="0" w:firstLineChars="0"/>
              <w:jc w:val="center"/>
            </w:pPr>
            <w:r>
              <w:rPr>
                <w:rFonts w:ascii="Times New Roman" w:hAnsi="Times New Roman" w:eastAsia="宋体"/>
                <w:b w:val="0"/>
                <w:sz w:val="18"/>
              </w:rPr>
              <w:t>0.52</w:t>
            </w:r>
          </w:p>
        </w:tc>
        <w:tc>
          <w:tcPr>
            <w:tcW w:w="1662" w:type="dxa"/>
            <w:tcMar>
              <w:left w:w="70" w:type="dxa"/>
              <w:right w:w="70" w:type="dxa"/>
            </w:tcMar>
            <w:vAlign w:val="center"/>
          </w:tcPr>
          <w:p w14:paraId="2E989776">
            <w:pPr>
              <w:keepNext w:val="0"/>
              <w:spacing w:before="20" w:after="20" w:line="260" w:lineRule="exact"/>
              <w:ind w:left="0" w:leftChars="0" w:right="0" w:rightChars="0" w:firstLine="0" w:firstLineChars="0"/>
              <w:jc w:val="center"/>
            </w:pPr>
            <w:r>
              <w:rPr>
                <w:rFonts w:ascii="Times New Roman" w:hAnsi="Times New Roman" w:eastAsia="宋体"/>
                <w:b w:val="0"/>
                <w:sz w:val="18"/>
              </w:rPr>
              <w:t>37%</w:t>
            </w:r>
          </w:p>
        </w:tc>
      </w:tr>
      <w:tr w14:paraId="1359A7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5ACF5FB">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662" w:type="dxa"/>
            <w:tcMar>
              <w:left w:w="70" w:type="dxa"/>
              <w:right w:w="70" w:type="dxa"/>
            </w:tcMar>
            <w:vAlign w:val="center"/>
          </w:tcPr>
          <w:p w14:paraId="55DDD0F6">
            <w:pPr>
              <w:keepNext w:val="0"/>
              <w:spacing w:before="20" w:after="20" w:line="260" w:lineRule="exact"/>
              <w:ind w:left="0" w:leftChars="0" w:right="0" w:rightChars="0" w:firstLine="0" w:firstLineChars="0"/>
              <w:jc w:val="center"/>
            </w:pPr>
            <w:r>
              <w:rPr>
                <w:rFonts w:ascii="Times New Roman" w:hAnsi="Times New Roman" w:eastAsia="宋体"/>
                <w:b w:val="0"/>
                <w:sz w:val="18"/>
              </w:rPr>
              <w:t>4680</w:t>
            </w:r>
          </w:p>
        </w:tc>
        <w:tc>
          <w:tcPr>
            <w:tcW w:w="1662" w:type="dxa"/>
            <w:tcMar>
              <w:left w:w="70" w:type="dxa"/>
              <w:right w:w="70" w:type="dxa"/>
            </w:tcMar>
            <w:vAlign w:val="center"/>
          </w:tcPr>
          <w:p w14:paraId="14BA4716">
            <w:pPr>
              <w:keepNext w:val="0"/>
              <w:spacing w:before="20" w:after="20" w:line="260" w:lineRule="exact"/>
              <w:ind w:left="0" w:leftChars="0" w:right="0" w:rightChars="0" w:firstLine="0" w:firstLineChars="0"/>
              <w:jc w:val="center"/>
            </w:pPr>
            <w:r>
              <w:rPr>
                <w:rFonts w:ascii="Times New Roman" w:hAnsi="Times New Roman" w:eastAsia="宋体"/>
                <w:b w:val="0"/>
                <w:sz w:val="18"/>
              </w:rPr>
              <w:t>32058</w:t>
            </w:r>
          </w:p>
        </w:tc>
        <w:tc>
          <w:tcPr>
            <w:tcW w:w="1662" w:type="dxa"/>
            <w:tcMar>
              <w:left w:w="70" w:type="dxa"/>
              <w:right w:w="70" w:type="dxa"/>
            </w:tcMar>
            <w:vAlign w:val="center"/>
          </w:tcPr>
          <w:p w14:paraId="175D4810">
            <w:pPr>
              <w:keepNext w:val="0"/>
              <w:spacing w:before="20" w:after="20" w:line="260" w:lineRule="exact"/>
              <w:ind w:left="0" w:leftChars="0" w:right="0" w:rightChars="0" w:firstLine="0" w:firstLineChars="0"/>
              <w:jc w:val="center"/>
            </w:pPr>
            <w:r>
              <w:rPr>
                <w:rFonts w:ascii="Times New Roman" w:hAnsi="Times New Roman" w:eastAsia="宋体"/>
                <w:b w:val="0"/>
                <w:sz w:val="18"/>
              </w:rPr>
              <w:t>-0.74</w:t>
            </w:r>
          </w:p>
        </w:tc>
        <w:tc>
          <w:tcPr>
            <w:tcW w:w="1662" w:type="dxa"/>
            <w:tcMar>
              <w:left w:w="70" w:type="dxa"/>
              <w:right w:w="70" w:type="dxa"/>
            </w:tcMar>
            <w:vAlign w:val="center"/>
          </w:tcPr>
          <w:p w14:paraId="232E3A30">
            <w:pPr>
              <w:keepNext w:val="0"/>
              <w:spacing w:before="20" w:after="20" w:line="260" w:lineRule="exact"/>
              <w:ind w:left="0" w:leftChars="0" w:right="0" w:rightChars="0" w:firstLine="0" w:firstLineChars="0"/>
              <w:jc w:val="center"/>
            </w:pPr>
            <w:r>
              <w:rPr>
                <w:rFonts w:ascii="Times New Roman" w:hAnsi="Times New Roman" w:eastAsia="宋体"/>
                <w:b w:val="0"/>
                <w:sz w:val="18"/>
              </w:rPr>
              <w:t>81%</w:t>
            </w:r>
          </w:p>
        </w:tc>
      </w:tr>
      <w:tr w14:paraId="3285F1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6CFC883">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1662" w:type="dxa"/>
            <w:tcMar>
              <w:left w:w="70" w:type="dxa"/>
              <w:right w:w="70" w:type="dxa"/>
            </w:tcMar>
            <w:vAlign w:val="center"/>
          </w:tcPr>
          <w:p w14:paraId="77694A92">
            <w:pPr>
              <w:keepNext w:val="0"/>
              <w:spacing w:before="20" w:after="20" w:line="260" w:lineRule="exact"/>
              <w:ind w:left="0" w:leftChars="0" w:right="0" w:rightChars="0" w:firstLine="0" w:firstLineChars="0"/>
              <w:jc w:val="center"/>
            </w:pPr>
            <w:r>
              <w:rPr>
                <w:rFonts w:ascii="Times New Roman" w:hAnsi="Times New Roman" w:eastAsia="宋体"/>
                <w:b w:val="0"/>
                <w:sz w:val="18"/>
              </w:rPr>
              <w:t>2466</w:t>
            </w:r>
          </w:p>
        </w:tc>
        <w:tc>
          <w:tcPr>
            <w:tcW w:w="1662" w:type="dxa"/>
            <w:tcMar>
              <w:left w:w="70" w:type="dxa"/>
              <w:right w:w="70" w:type="dxa"/>
            </w:tcMar>
            <w:vAlign w:val="center"/>
          </w:tcPr>
          <w:p w14:paraId="5FB9880C">
            <w:pPr>
              <w:keepNext w:val="0"/>
              <w:spacing w:before="20" w:after="20" w:line="260" w:lineRule="exact"/>
              <w:ind w:left="0" w:leftChars="0" w:right="0" w:rightChars="0" w:firstLine="0" w:firstLineChars="0"/>
              <w:jc w:val="center"/>
            </w:pPr>
            <w:r>
              <w:rPr>
                <w:rFonts w:ascii="Times New Roman" w:hAnsi="Times New Roman" w:eastAsia="宋体"/>
                <w:b w:val="0"/>
                <w:sz w:val="18"/>
              </w:rPr>
              <w:t>17262</w:t>
            </w:r>
          </w:p>
        </w:tc>
        <w:tc>
          <w:tcPr>
            <w:tcW w:w="1662" w:type="dxa"/>
            <w:tcMar>
              <w:left w:w="70" w:type="dxa"/>
              <w:right w:w="70" w:type="dxa"/>
            </w:tcMar>
            <w:vAlign w:val="center"/>
          </w:tcPr>
          <w:p w14:paraId="636B187F">
            <w:pPr>
              <w:keepNext w:val="0"/>
              <w:spacing w:before="20" w:after="20" w:line="260" w:lineRule="exact"/>
              <w:ind w:left="0" w:leftChars="0" w:right="0" w:rightChars="0" w:firstLine="0" w:firstLineChars="0"/>
              <w:jc w:val="center"/>
            </w:pPr>
            <w:r>
              <w:rPr>
                <w:rFonts w:ascii="Times New Roman" w:hAnsi="Times New Roman" w:eastAsia="宋体"/>
                <w:b w:val="0"/>
                <w:sz w:val="18"/>
              </w:rPr>
              <w:t>-0.16</w:t>
            </w:r>
          </w:p>
        </w:tc>
        <w:tc>
          <w:tcPr>
            <w:tcW w:w="1662" w:type="dxa"/>
            <w:tcMar>
              <w:left w:w="70" w:type="dxa"/>
              <w:right w:w="70" w:type="dxa"/>
            </w:tcMar>
            <w:vAlign w:val="center"/>
          </w:tcPr>
          <w:p w14:paraId="1B30E85F">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r>
      <w:tr w14:paraId="5BFA2F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81B58F0">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1662" w:type="dxa"/>
            <w:tcMar>
              <w:left w:w="70" w:type="dxa"/>
              <w:right w:w="70" w:type="dxa"/>
            </w:tcMar>
            <w:vAlign w:val="center"/>
          </w:tcPr>
          <w:p w14:paraId="0DCA97E4">
            <w:pPr>
              <w:keepNext w:val="0"/>
              <w:spacing w:before="20" w:after="20" w:line="260" w:lineRule="exact"/>
              <w:ind w:left="0" w:leftChars="0" w:right="0" w:rightChars="0" w:firstLine="0" w:firstLineChars="0"/>
              <w:jc w:val="center"/>
            </w:pPr>
            <w:r>
              <w:rPr>
                <w:rFonts w:ascii="Times New Roman" w:hAnsi="Times New Roman" w:eastAsia="宋体"/>
                <w:b w:val="0"/>
                <w:sz w:val="18"/>
              </w:rPr>
              <w:t>2466</w:t>
            </w:r>
          </w:p>
        </w:tc>
        <w:tc>
          <w:tcPr>
            <w:tcW w:w="1662" w:type="dxa"/>
            <w:tcMar>
              <w:left w:w="70" w:type="dxa"/>
              <w:right w:w="70" w:type="dxa"/>
            </w:tcMar>
            <w:vAlign w:val="center"/>
          </w:tcPr>
          <w:p w14:paraId="63F2CC5F">
            <w:pPr>
              <w:keepNext w:val="0"/>
              <w:spacing w:before="20" w:after="20" w:line="260" w:lineRule="exact"/>
              <w:ind w:left="0" w:leftChars="0" w:right="0" w:rightChars="0" w:firstLine="0" w:firstLineChars="0"/>
              <w:jc w:val="center"/>
            </w:pPr>
            <w:r>
              <w:rPr>
                <w:rFonts w:ascii="Times New Roman" w:hAnsi="Times New Roman" w:eastAsia="宋体"/>
                <w:b w:val="0"/>
                <w:sz w:val="18"/>
              </w:rPr>
              <w:t>17262</w:t>
            </w:r>
          </w:p>
        </w:tc>
        <w:tc>
          <w:tcPr>
            <w:tcW w:w="1662" w:type="dxa"/>
            <w:tcMar>
              <w:left w:w="70" w:type="dxa"/>
              <w:right w:w="70" w:type="dxa"/>
            </w:tcMar>
            <w:vAlign w:val="center"/>
          </w:tcPr>
          <w:p w14:paraId="5F941DCB">
            <w:pPr>
              <w:keepNext w:val="0"/>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662" w:type="dxa"/>
            <w:tcMar>
              <w:left w:w="70" w:type="dxa"/>
              <w:right w:w="70" w:type="dxa"/>
            </w:tcMar>
            <w:vAlign w:val="center"/>
          </w:tcPr>
          <w:p w14:paraId="7D57D388">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r w14:paraId="730487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D3398EE">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662" w:type="dxa"/>
            <w:tcMar>
              <w:left w:w="70" w:type="dxa"/>
              <w:right w:w="70" w:type="dxa"/>
            </w:tcMar>
            <w:vAlign w:val="center"/>
          </w:tcPr>
          <w:p w14:paraId="27A25817">
            <w:pPr>
              <w:keepNext w:val="0"/>
              <w:spacing w:before="20" w:after="20" w:line="260" w:lineRule="exact"/>
              <w:ind w:left="0" w:leftChars="0" w:right="0" w:rightChars="0" w:firstLine="0" w:firstLineChars="0"/>
              <w:jc w:val="center"/>
            </w:pPr>
            <w:r>
              <w:rPr>
                <w:rFonts w:ascii="Times New Roman" w:hAnsi="Times New Roman" w:eastAsia="宋体"/>
                <w:b w:val="0"/>
                <w:sz w:val="18"/>
              </w:rPr>
              <w:t>7584</w:t>
            </w:r>
          </w:p>
        </w:tc>
        <w:tc>
          <w:tcPr>
            <w:tcW w:w="1662" w:type="dxa"/>
            <w:tcMar>
              <w:left w:w="70" w:type="dxa"/>
              <w:right w:w="70" w:type="dxa"/>
            </w:tcMar>
            <w:vAlign w:val="center"/>
          </w:tcPr>
          <w:p w14:paraId="6D810A83">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7381CF44">
            <w:pPr>
              <w:keepNext w:val="0"/>
              <w:spacing w:before="20" w:after="20" w:line="260" w:lineRule="exact"/>
              <w:ind w:left="0" w:leftChars="0" w:right="0" w:rightChars="0" w:firstLine="0" w:firstLineChars="0"/>
              <w:jc w:val="center"/>
            </w:pPr>
            <w:r>
              <w:rPr>
                <w:rFonts w:ascii="Times New Roman" w:hAnsi="Times New Roman" w:eastAsia="宋体"/>
                <w:b w:val="0"/>
                <w:sz w:val="18"/>
              </w:rPr>
              <w:t>0.45</w:t>
            </w:r>
          </w:p>
        </w:tc>
        <w:tc>
          <w:tcPr>
            <w:tcW w:w="1662" w:type="dxa"/>
            <w:tcMar>
              <w:left w:w="70" w:type="dxa"/>
              <w:right w:w="70" w:type="dxa"/>
            </w:tcMar>
            <w:vAlign w:val="center"/>
          </w:tcPr>
          <w:p w14:paraId="1D86DBF2">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r>
      <w:tr w14:paraId="6E49C0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2936C2A">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1662" w:type="dxa"/>
            <w:tcMar>
              <w:left w:w="70" w:type="dxa"/>
              <w:right w:w="70" w:type="dxa"/>
            </w:tcMar>
            <w:vAlign w:val="center"/>
          </w:tcPr>
          <w:p w14:paraId="6F030B4D">
            <w:pPr>
              <w:keepNext w:val="0"/>
              <w:spacing w:before="20" w:after="20" w:line="260" w:lineRule="exact"/>
              <w:ind w:left="0" w:leftChars="0" w:right="0" w:rightChars="0" w:firstLine="0" w:firstLineChars="0"/>
              <w:jc w:val="center"/>
            </w:pPr>
            <w:r>
              <w:rPr>
                <w:rFonts w:ascii="Times New Roman" w:hAnsi="Times New Roman" w:eastAsia="宋体"/>
                <w:b w:val="0"/>
                <w:sz w:val="18"/>
              </w:rPr>
              <w:t>10704</w:t>
            </w:r>
          </w:p>
        </w:tc>
        <w:tc>
          <w:tcPr>
            <w:tcW w:w="1662" w:type="dxa"/>
            <w:tcMar>
              <w:left w:w="70" w:type="dxa"/>
              <w:right w:w="70" w:type="dxa"/>
            </w:tcMar>
            <w:vAlign w:val="center"/>
          </w:tcPr>
          <w:p w14:paraId="20A966F9">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6A8B2F6F">
            <w:pPr>
              <w:keepNext w:val="0"/>
              <w:spacing w:before="20" w:after="20" w:line="260" w:lineRule="exact"/>
              <w:ind w:left="0" w:leftChars="0" w:right="0" w:rightChars="0" w:firstLine="0" w:firstLineChars="0"/>
              <w:jc w:val="center"/>
            </w:pPr>
            <w:r>
              <w:rPr>
                <w:rFonts w:ascii="Times New Roman" w:hAnsi="Times New Roman" w:eastAsia="宋体"/>
                <w:b w:val="0"/>
                <w:sz w:val="18"/>
              </w:rPr>
              <w:t>0.27</w:t>
            </w:r>
          </w:p>
        </w:tc>
        <w:tc>
          <w:tcPr>
            <w:tcW w:w="1662" w:type="dxa"/>
            <w:tcMar>
              <w:left w:w="70" w:type="dxa"/>
              <w:right w:w="70" w:type="dxa"/>
            </w:tcMar>
            <w:vAlign w:val="center"/>
          </w:tcPr>
          <w:p w14:paraId="06C24E3D">
            <w:pPr>
              <w:keepNext w:val="0"/>
              <w:spacing w:before="20" w:after="20" w:line="260" w:lineRule="exact"/>
              <w:ind w:left="0" w:leftChars="0" w:right="0" w:rightChars="0" w:firstLine="0" w:firstLineChars="0"/>
              <w:jc w:val="center"/>
            </w:pPr>
            <w:r>
              <w:rPr>
                <w:rFonts w:ascii="Times New Roman" w:hAnsi="Times New Roman" w:eastAsia="宋体"/>
                <w:b w:val="0"/>
                <w:sz w:val="18"/>
              </w:rPr>
              <w:t>12%</w:t>
            </w:r>
          </w:p>
        </w:tc>
      </w:tr>
    </w:tbl>
    <w:p w14:paraId="7ACFCACF">
      <w:pPr>
        <w:pStyle w:val="2"/>
        <w:widowControl/>
        <w:spacing w:before="0" w:after="0" w:line="348" w:lineRule="exact"/>
        <w:ind w:firstLine="480"/>
        <w:jc w:val="both"/>
      </w:pPr>
      <w:r>
        <w:rPr>
          <w:rFonts w:ascii="Times New Roman" w:hAnsi="Times New Roman" w:eastAsia="方正仿宋_GBK"/>
          <w:b w:val="0"/>
          <w:sz w:val="24"/>
        </w:rPr>
        <w:t>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14:paraId="2C0198D6">
      <w:pPr>
        <w:pStyle w:val="2"/>
        <w:widowControl/>
        <w:spacing w:before="0" w:after="0" w:line="348" w:lineRule="exact"/>
        <w:ind w:firstLine="480"/>
        <w:jc w:val="both"/>
      </w:pPr>
      <w:r>
        <w:rPr>
          <w:rFonts w:ascii="Times New Roman" w:hAnsi="Times New Roman" w:eastAsia="方正仿宋_GBK"/>
          <w:b w:val="0"/>
          <w:sz w:val="24"/>
        </w:rPr>
        <w:t>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14:paraId="34243333">
      <w:pPr>
        <w:pStyle w:val="2"/>
        <w:widowControl/>
        <w:spacing w:before="0" w:after="0" w:line="348" w:lineRule="exact"/>
        <w:ind w:firstLine="480"/>
        <w:jc w:val="both"/>
      </w:pPr>
      <w:r>
        <w:rPr>
          <w:rFonts w:ascii="Times New Roman" w:hAnsi="Times New Roman" w:eastAsia="方正仿宋_GBK"/>
          <w:b w:val="0"/>
          <w:sz w:val="24"/>
        </w:rPr>
        <w:t>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14:paraId="34BD8ABF">
      <w:pPr>
        <w:pStyle w:val="2"/>
        <w:widowControl/>
        <w:spacing w:before="0" w:after="0" w:line="348" w:lineRule="exact"/>
        <w:ind w:firstLine="480"/>
        <w:jc w:val="both"/>
      </w:pPr>
      <w:r>
        <w:rPr>
          <w:rFonts w:ascii="Times New Roman" w:hAnsi="Times New Roman" w:eastAsia="方正仿宋_GBK"/>
          <w:b w:val="0"/>
          <w:sz w:val="24"/>
        </w:rPr>
        <w:t>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14:paraId="4E594ECB">
      <w:pPr>
        <w:pStyle w:val="2"/>
        <w:widowControl/>
        <w:spacing w:before="0" w:after="0" w:line="348" w:lineRule="exact"/>
        <w:ind w:firstLine="480"/>
        <w:jc w:val="both"/>
      </w:pPr>
      <w:r>
        <w:rPr>
          <w:rFonts w:ascii="Times New Roman" w:hAnsi="Times New Roman" w:eastAsia="方正仿宋_GBK"/>
          <w:b w:val="0"/>
          <w:sz w:val="24"/>
        </w:rPr>
        <w:t>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14:paraId="1786BCD1">
      <w:pPr>
        <w:pStyle w:val="2"/>
        <w:widowControl/>
        <w:spacing w:before="0" w:after="0" w:line="348" w:lineRule="exact"/>
        <w:ind w:firstLine="480"/>
        <w:jc w:val="both"/>
      </w:pPr>
      <w:r>
        <w:rPr>
          <w:rFonts w:ascii="Times New Roman" w:hAnsi="Times New Roman" w:eastAsia="方正仿宋_GBK"/>
          <w:b w:val="0"/>
          <w:sz w:val="24"/>
        </w:rPr>
        <w:t>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14:paraId="5FA243E0">
      <w:pPr>
        <w:pStyle w:val="2"/>
        <w:keepNext/>
        <w:spacing w:before="120" w:after="0" w:line="240" w:lineRule="auto"/>
        <w:ind w:left="0" w:leftChars="0" w:right="0" w:rightChars="0" w:firstLine="0" w:firstLineChars="0" w:hanging="0" w:hangingChars="0" w:start="0" w:end="0" w:startChars="0" w:endChars="0"/>
        <w:jc w:val="center"/>
        <w:pPrChange w:id="28302" w:author="xh" w:date="2026-10-19T08:51:17+08:00">
          <w:pPr>
            <w:pStyle w:val="2"/>
            <w:keepNext/>
            <w:spacing w:before="120" w:after="0" w:line="240" w:lineRule="auto"/>
            <w:ind w:left="0" w:leftChars="0" w:right="0" w:rightChars="0" w:firstLine="0" w:firstLineChars="0"/>
            <w:jc w:val="center"/>
          </w:pPr>
        </w:pPrChange>
      </w:pPr>
      <w:r>
        <w:drawing>
          <wp:inline distT="0" distB="0" distL="114300" distR="114300">
            <wp:extent cx="5120640" cy="5045075"/>
            <wp:effectExtent l="0" t="0" r="0" b="0"/>
            <wp:docPr id="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pic:cNvPicPr>
                      <a:picLocks noChangeAspect="1" noChangeArrowheads="1"/>
                    </pic:cNvPicPr>
                  </pic:nvPicPr>
                  <pic:blipFill>
                    <a:blip r:embed="rId24"/>
                    <a:stretch>
                      <a:fillRect/>
                    </a:stretch>
                  </pic:blipFill>
                  <pic:spPr>
                    <a:xfrm>
                      <a:off x="0" y="0"/>
                      <a:ext cx="5120640" cy="5045336"/>
                    </a:xfrm>
                    <a:prstGeom prst="rect">
                      <a:avLst/>
                    </a:prstGeom>
                    <a:noFill/>
                    <a:ln w="9525">
                      <a:noFill/>
                    </a:ln>
                  </pic:spPr>
                </pic:pic>
              </a:graphicData>
            </a:graphic>
          </wp:inline>
        </w:drawing>
      </w:r>
    </w:p>
    <w:p w14:paraId="1AF9AE47">
      <w:pPr>
        <w:pStyle w:val="2"/>
        <w:spacing w:before="60" w:after="120" w:line="280" w:lineRule="exact"/>
        <w:ind w:left="0" w:leftChars="0" w:right="0" w:rightChars="0" w:firstLine="0" w:firstLineChars="0" w:hanging="0" w:hangingChars="0" w:start="0" w:end="0" w:startChars="0" w:endChars="0"/>
        <w:jc w:val="center"/>
        <w:pPrChange w:id="28303" w:author="xh" w:date="2026-10-19T08:51:57+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图3-11 十三项候选指标与容载比的组内相关</w:t>
      </w:r>
    </w:p>
    <w:p w14:paraId="2A0D2D84">
      <w:pPr>
        <w:pStyle w:val="5"/>
        <w:keepNext/>
        <w:numPr>
          <w:ilvl w:val="0"/>
          <w:numId w:val="0"/>
        </w:numPr>
        <w:spacing w:before="160" w:after="120" w:line="390" w:lineRule="exact"/>
        <w:ind w:firstLine="0"/>
      </w:pPr>
      <w:bookmarkStart w:id="117" w:name="高相关指标归并与代表参数"/>
      <w:r>
        <w:rPr>
          <w:rFonts w:ascii="Times New Roman" w:hAnsi="Times New Roman" w:eastAsia="方正仿宋_GBK"/>
          <w:b/>
          <w:sz w:val="26"/>
        </w:rPr>
        <w:t>3.5.4 高相关指标归并与代表参数</w:t>
      </w:r>
      <w:bookmarkEnd w:id="117"/>
    </w:p>
    <w:p w14:paraId="51D4580E">
      <w:pPr>
        <w:pStyle w:val="115"/>
        <w:keepNext/>
        <w:spacing w:before="120" w:after="80" w:line="280" w:lineRule="exact"/>
        <w:ind w:firstLine="0"/>
        <w:jc w:val="center"/>
      </w:pPr>
      <w:r>
        <w:rPr>
          <w:rFonts w:ascii="Times New Roman" w:hAnsi="Times New Roman" w:eastAsia="宋体"/>
          <w:b w:val="0"/>
          <w:sz w:val="21"/>
        </w:rPr>
        <w:t>表3-13 十三项指标的Pearson相关矩阵（1）</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B8468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B413471">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1039" w:type="dxa"/>
            <w:tcMar>
              <w:left w:w="70" w:type="dxa"/>
              <w:right w:w="70" w:type="dxa"/>
            </w:tcMar>
            <w:vAlign w:val="center"/>
          </w:tcPr>
          <w:p w14:paraId="5333DEDF">
            <w:pPr>
              <w:keepNext/>
              <w:spacing w:before="20" w:after="20" w:line="260" w:lineRule="exact"/>
              <w:ind w:left="0" w:leftChars="0" w:right="0" w:rightChars="0" w:firstLine="0" w:firstLineChars="0"/>
              <w:jc w:val="center"/>
            </w:pPr>
            <w:r>
              <w:rPr>
                <w:rFonts w:ascii="Times New Roman" w:hAnsi="Times New Roman" w:eastAsia="宋体"/>
                <w:b/>
                <w:sz w:val="18"/>
              </w:rPr>
              <w:t>分布式电源装机渗透率</w:t>
            </w:r>
          </w:p>
        </w:tc>
        <w:tc>
          <w:tcPr>
            <w:tcW w:w="1039" w:type="dxa"/>
            <w:tcMar>
              <w:left w:w="70" w:type="dxa"/>
              <w:right w:w="70" w:type="dxa"/>
            </w:tcMar>
            <w:vAlign w:val="center"/>
          </w:tcPr>
          <w:p w14:paraId="7DE79651">
            <w:pPr>
              <w:keepNext/>
              <w:spacing w:before="20" w:after="20" w:line="260" w:lineRule="exact"/>
              <w:ind w:left="0" w:leftChars="0" w:right="0" w:rightChars="0" w:firstLine="0" w:firstLineChars="0"/>
              <w:jc w:val="center"/>
            </w:pPr>
            <w:r>
              <w:rPr>
                <w:rFonts w:ascii="Times New Roman" w:hAnsi="Times New Roman" w:eastAsia="宋体"/>
                <w:b/>
                <w:sz w:val="18"/>
              </w:rPr>
              <w:t>分布式电源电量渗透率</w:t>
            </w:r>
          </w:p>
        </w:tc>
        <w:tc>
          <w:tcPr>
            <w:tcW w:w="1039" w:type="dxa"/>
            <w:tcMar>
              <w:left w:w="70" w:type="dxa"/>
              <w:right w:w="70" w:type="dxa"/>
            </w:tcMar>
            <w:vAlign w:val="center"/>
          </w:tcPr>
          <w:p w14:paraId="2F559EB1">
            <w:pPr>
              <w:keepNext/>
              <w:spacing w:before="20" w:after="20" w:line="260" w:lineRule="exact"/>
              <w:ind w:left="0" w:leftChars="0" w:right="0" w:rightChars="0" w:firstLine="0" w:firstLineChars="0"/>
              <w:jc w:val="center"/>
            </w:pPr>
            <w:r>
              <w:rPr>
                <w:rFonts w:ascii="Times New Roman" w:hAnsi="Times New Roman" w:eastAsia="宋体"/>
                <w:b/>
                <w:sz w:val="18"/>
              </w:rPr>
              <w:t>站级负载率最大值</w:t>
            </w:r>
          </w:p>
        </w:tc>
        <w:tc>
          <w:tcPr>
            <w:tcW w:w="1039" w:type="dxa"/>
            <w:tcMar>
              <w:left w:w="70" w:type="dxa"/>
              <w:right w:w="70" w:type="dxa"/>
            </w:tcMar>
            <w:vAlign w:val="center"/>
          </w:tcPr>
          <w:p w14:paraId="0B7DA50E">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w:t>
            </w:r>
          </w:p>
        </w:tc>
        <w:tc>
          <w:tcPr>
            <w:tcW w:w="1039" w:type="dxa"/>
            <w:tcMar>
              <w:left w:w="70" w:type="dxa"/>
              <w:right w:w="70" w:type="dxa"/>
            </w:tcMar>
            <w:vAlign w:val="center"/>
          </w:tcPr>
          <w:p w14:paraId="4591D390">
            <w:pPr>
              <w:keepNext/>
              <w:spacing w:before="20" w:after="20" w:line="260" w:lineRule="exact"/>
              <w:ind w:left="0" w:leftChars="0" w:right="0" w:rightChars="0" w:firstLine="0" w:firstLineChars="0"/>
              <w:jc w:val="center"/>
            </w:pPr>
            <w:r>
              <w:rPr>
                <w:rFonts w:ascii="Times New Roman" w:hAnsi="Times New Roman" w:eastAsia="宋体"/>
                <w:b/>
                <w:sz w:val="18"/>
              </w:rPr>
              <w:t>最大反向净负荷</w:t>
            </w:r>
          </w:p>
        </w:tc>
        <w:tc>
          <w:tcPr>
            <w:tcW w:w="1039" w:type="dxa"/>
            <w:tcMar>
              <w:left w:w="70" w:type="dxa"/>
              <w:right w:w="70" w:type="dxa"/>
            </w:tcMar>
            <w:vAlign w:val="center"/>
          </w:tcPr>
          <w:p w14:paraId="37D35DF5">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039" w:type="dxa"/>
            <w:tcMar>
              <w:left w:w="70" w:type="dxa"/>
              <w:right w:w="70" w:type="dxa"/>
            </w:tcMar>
            <w:vAlign w:val="center"/>
          </w:tcPr>
          <w:p w14:paraId="136BDDBB">
            <w:pPr>
              <w:keepNext/>
              <w:spacing w:before="20" w:after="20" w:line="260" w:lineRule="exact"/>
              <w:ind w:left="0" w:leftChars="0" w:right="0" w:rightChars="0" w:firstLine="0" w:firstLineChars="0"/>
              <w:jc w:val="center"/>
            </w:pPr>
            <w:r>
              <w:rPr>
                <w:rFonts w:ascii="Times New Roman" w:hAnsi="Times New Roman" w:eastAsia="宋体"/>
                <w:b/>
                <w:sz w:val="18"/>
              </w:rPr>
              <w:t>95%峰值持续时间</w:t>
            </w:r>
          </w:p>
        </w:tc>
      </w:tr>
      <w:tr w14:paraId="0FC059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B253E2F">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039" w:type="dxa"/>
            <w:tcMar>
              <w:left w:w="70" w:type="dxa"/>
              <w:right w:w="70" w:type="dxa"/>
            </w:tcMar>
            <w:vAlign w:val="center"/>
          </w:tcPr>
          <w:p w14:paraId="33A9C7C4">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60F9DF61">
            <w:pPr>
              <w:keepNext w:val="0"/>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1039" w:type="dxa"/>
            <w:tcMar>
              <w:left w:w="70" w:type="dxa"/>
              <w:right w:w="70" w:type="dxa"/>
            </w:tcMar>
            <w:vAlign w:val="center"/>
          </w:tcPr>
          <w:p w14:paraId="5E46CA84">
            <w:pPr>
              <w:keepNext w:val="0"/>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1039" w:type="dxa"/>
            <w:tcMar>
              <w:left w:w="70" w:type="dxa"/>
              <w:right w:w="70" w:type="dxa"/>
            </w:tcMar>
            <w:vAlign w:val="center"/>
          </w:tcPr>
          <w:p w14:paraId="5B33808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ADA00E">
            <w:pPr>
              <w:keepNext w:val="0"/>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1039" w:type="dxa"/>
            <w:tcMar>
              <w:left w:w="70" w:type="dxa"/>
              <w:right w:w="70" w:type="dxa"/>
            </w:tcMar>
            <w:vAlign w:val="center"/>
          </w:tcPr>
          <w:p w14:paraId="2FEFA2E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9D35D4">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3D20EC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B57EE41">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1039" w:type="dxa"/>
            <w:tcMar>
              <w:left w:w="70" w:type="dxa"/>
              <w:right w:w="70" w:type="dxa"/>
            </w:tcMar>
            <w:vAlign w:val="center"/>
          </w:tcPr>
          <w:p w14:paraId="4C873E8F">
            <w:pPr>
              <w:keepNext w:val="0"/>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1039" w:type="dxa"/>
            <w:tcMar>
              <w:left w:w="70" w:type="dxa"/>
              <w:right w:w="70" w:type="dxa"/>
            </w:tcMar>
            <w:vAlign w:val="center"/>
          </w:tcPr>
          <w:p w14:paraId="3CD49EC5">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28F1316D">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039" w:type="dxa"/>
            <w:tcMar>
              <w:left w:w="70" w:type="dxa"/>
              <w:right w:w="70" w:type="dxa"/>
            </w:tcMar>
            <w:vAlign w:val="center"/>
          </w:tcPr>
          <w:p w14:paraId="51003B5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D2A9A5">
            <w:pPr>
              <w:keepNext w:val="0"/>
              <w:spacing w:before="20" w:after="20" w:line="260" w:lineRule="exact"/>
              <w:ind w:left="0" w:leftChars="0" w:right="0" w:rightChars="0" w:firstLine="0" w:firstLineChars="0"/>
              <w:jc w:val="center"/>
            </w:pPr>
            <w:r>
              <w:rPr>
                <w:rFonts w:ascii="Times New Roman" w:hAnsi="Times New Roman" w:eastAsia="宋体"/>
                <w:b w:val="0"/>
                <w:sz w:val="18"/>
              </w:rPr>
              <w:t>0.97</w:t>
            </w:r>
          </w:p>
        </w:tc>
        <w:tc>
          <w:tcPr>
            <w:tcW w:w="1039" w:type="dxa"/>
            <w:tcMar>
              <w:left w:w="70" w:type="dxa"/>
              <w:right w:w="70" w:type="dxa"/>
            </w:tcMar>
            <w:vAlign w:val="center"/>
          </w:tcPr>
          <w:p w14:paraId="55E59B8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A47908E">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309840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4A4F6F3">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1039" w:type="dxa"/>
            <w:tcMar>
              <w:left w:w="70" w:type="dxa"/>
              <w:right w:w="70" w:type="dxa"/>
            </w:tcMar>
            <w:vAlign w:val="center"/>
          </w:tcPr>
          <w:p w14:paraId="601C6776">
            <w:pPr>
              <w:keepNext w:val="0"/>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1039" w:type="dxa"/>
            <w:tcMar>
              <w:left w:w="70" w:type="dxa"/>
              <w:right w:w="70" w:type="dxa"/>
            </w:tcMar>
            <w:vAlign w:val="center"/>
          </w:tcPr>
          <w:p w14:paraId="3B0C6B0D">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039" w:type="dxa"/>
            <w:tcMar>
              <w:left w:w="70" w:type="dxa"/>
              <w:right w:w="70" w:type="dxa"/>
            </w:tcMar>
            <w:vAlign w:val="center"/>
          </w:tcPr>
          <w:p w14:paraId="3D7FA04A">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107B1BC2">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6AD6BDB7">
            <w:pPr>
              <w:keepNext w:val="0"/>
              <w:spacing w:before="20" w:after="20" w:line="260" w:lineRule="exact"/>
              <w:ind w:left="0" w:leftChars="0" w:right="0" w:rightChars="0" w:firstLine="0" w:firstLineChars="0"/>
              <w:jc w:val="center"/>
            </w:pPr>
            <w:r>
              <w:rPr>
                <w:rFonts w:ascii="Times New Roman" w:hAnsi="Times New Roman" w:eastAsia="宋体"/>
                <w:b w:val="0"/>
                <w:sz w:val="18"/>
              </w:rPr>
              <w:t>0.94</w:t>
            </w:r>
          </w:p>
        </w:tc>
        <w:tc>
          <w:tcPr>
            <w:tcW w:w="1039" w:type="dxa"/>
            <w:tcMar>
              <w:left w:w="70" w:type="dxa"/>
              <w:right w:w="70" w:type="dxa"/>
            </w:tcMar>
            <w:vAlign w:val="center"/>
          </w:tcPr>
          <w:p w14:paraId="0142819F">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2B7C2682">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4CFF7C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C1D8066">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1039" w:type="dxa"/>
            <w:tcMar>
              <w:left w:w="70" w:type="dxa"/>
              <w:right w:w="70" w:type="dxa"/>
            </w:tcMar>
            <w:vAlign w:val="center"/>
          </w:tcPr>
          <w:p w14:paraId="3CA575F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53A0A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A0550C">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02A4ADEC">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592381A1">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0E37C21F">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4AD1580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57C721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96DA762">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1039" w:type="dxa"/>
            <w:tcMar>
              <w:left w:w="70" w:type="dxa"/>
              <w:right w:w="70" w:type="dxa"/>
            </w:tcMar>
            <w:vAlign w:val="center"/>
          </w:tcPr>
          <w:p w14:paraId="55432CE0">
            <w:pPr>
              <w:keepNext w:val="0"/>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1039" w:type="dxa"/>
            <w:tcMar>
              <w:left w:w="70" w:type="dxa"/>
              <w:right w:w="70" w:type="dxa"/>
            </w:tcMar>
            <w:vAlign w:val="center"/>
          </w:tcPr>
          <w:p w14:paraId="051BB69F">
            <w:pPr>
              <w:keepNext w:val="0"/>
              <w:spacing w:before="20" w:after="20" w:line="260" w:lineRule="exact"/>
              <w:ind w:left="0" w:leftChars="0" w:right="0" w:rightChars="0" w:firstLine="0" w:firstLineChars="0"/>
              <w:jc w:val="center"/>
            </w:pPr>
            <w:r>
              <w:rPr>
                <w:rFonts w:ascii="Times New Roman" w:hAnsi="Times New Roman" w:eastAsia="宋体"/>
                <w:b w:val="0"/>
                <w:sz w:val="18"/>
              </w:rPr>
              <w:t>0.97</w:t>
            </w:r>
          </w:p>
        </w:tc>
        <w:tc>
          <w:tcPr>
            <w:tcW w:w="1039" w:type="dxa"/>
            <w:tcMar>
              <w:left w:w="70" w:type="dxa"/>
              <w:right w:w="70" w:type="dxa"/>
            </w:tcMar>
            <w:vAlign w:val="center"/>
          </w:tcPr>
          <w:p w14:paraId="69BE7376">
            <w:pPr>
              <w:keepNext w:val="0"/>
              <w:spacing w:before="20" w:after="20" w:line="260" w:lineRule="exact"/>
              <w:ind w:left="0" w:leftChars="0" w:right="0" w:rightChars="0" w:firstLine="0" w:firstLineChars="0"/>
              <w:jc w:val="center"/>
            </w:pPr>
            <w:r>
              <w:rPr>
                <w:rFonts w:ascii="Times New Roman" w:hAnsi="Times New Roman" w:eastAsia="宋体"/>
                <w:b w:val="0"/>
                <w:sz w:val="18"/>
              </w:rPr>
              <w:t>0.94</w:t>
            </w:r>
          </w:p>
        </w:tc>
        <w:tc>
          <w:tcPr>
            <w:tcW w:w="1039" w:type="dxa"/>
            <w:tcMar>
              <w:left w:w="70" w:type="dxa"/>
              <w:right w:w="70" w:type="dxa"/>
            </w:tcMar>
            <w:vAlign w:val="center"/>
          </w:tcPr>
          <w:p w14:paraId="37A10844">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37A8C61B">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28B5A627">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0BD63AEA">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157EF9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4E29E0B">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039" w:type="dxa"/>
            <w:tcMar>
              <w:left w:w="70" w:type="dxa"/>
              <w:right w:w="70" w:type="dxa"/>
            </w:tcMar>
            <w:vAlign w:val="center"/>
          </w:tcPr>
          <w:p w14:paraId="563FFE3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D3B5B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868EB9">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3056A40E">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6D0FE761">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3F33E207">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256D567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0679E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E89AD13">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1039" w:type="dxa"/>
            <w:tcMar>
              <w:left w:w="70" w:type="dxa"/>
              <w:right w:w="70" w:type="dxa"/>
            </w:tcMar>
            <w:vAlign w:val="center"/>
          </w:tcPr>
          <w:p w14:paraId="2C96D948">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5DDC4489">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50959262">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4F90822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70E92F">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4C41385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1F700D7">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r w14:paraId="3FB6EF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6212AFB">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039" w:type="dxa"/>
            <w:tcMar>
              <w:left w:w="70" w:type="dxa"/>
              <w:right w:w="70" w:type="dxa"/>
            </w:tcMar>
            <w:vAlign w:val="center"/>
          </w:tcPr>
          <w:p w14:paraId="7EEC93D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58828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53CA0C">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039" w:type="dxa"/>
            <w:tcMar>
              <w:left w:w="70" w:type="dxa"/>
              <w:right w:w="70" w:type="dxa"/>
            </w:tcMar>
            <w:vAlign w:val="center"/>
          </w:tcPr>
          <w:p w14:paraId="48DFF82B">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3A77319A">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3E45DD64">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6F2FB01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5B0009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9552255">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039" w:type="dxa"/>
            <w:tcMar>
              <w:left w:w="70" w:type="dxa"/>
              <w:right w:w="70" w:type="dxa"/>
            </w:tcMar>
            <w:vAlign w:val="center"/>
          </w:tcPr>
          <w:p w14:paraId="2B60D64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0B1E8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6A3A4D">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039" w:type="dxa"/>
            <w:tcMar>
              <w:left w:w="70" w:type="dxa"/>
              <w:right w:w="70" w:type="dxa"/>
            </w:tcMar>
            <w:vAlign w:val="center"/>
          </w:tcPr>
          <w:p w14:paraId="49F8B547">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039" w:type="dxa"/>
            <w:tcMar>
              <w:left w:w="70" w:type="dxa"/>
              <w:right w:w="70" w:type="dxa"/>
            </w:tcMar>
            <w:vAlign w:val="center"/>
          </w:tcPr>
          <w:p w14:paraId="305E01DC">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2971DA8D">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039" w:type="dxa"/>
            <w:tcMar>
              <w:left w:w="70" w:type="dxa"/>
              <w:right w:w="70" w:type="dxa"/>
            </w:tcMar>
            <w:vAlign w:val="center"/>
          </w:tcPr>
          <w:p w14:paraId="5D4CC2F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54EAB0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D6F791E">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1039" w:type="dxa"/>
            <w:tcMar>
              <w:left w:w="70" w:type="dxa"/>
              <w:right w:w="70" w:type="dxa"/>
            </w:tcMar>
            <w:vAlign w:val="center"/>
          </w:tcPr>
          <w:p w14:paraId="598B76A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BCB11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2A1AEE">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039" w:type="dxa"/>
            <w:tcMar>
              <w:left w:w="70" w:type="dxa"/>
              <w:right w:w="70" w:type="dxa"/>
            </w:tcMar>
            <w:vAlign w:val="center"/>
          </w:tcPr>
          <w:p w14:paraId="5BF96672">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039" w:type="dxa"/>
            <w:tcMar>
              <w:left w:w="70" w:type="dxa"/>
              <w:right w:w="70" w:type="dxa"/>
            </w:tcMar>
            <w:vAlign w:val="center"/>
          </w:tcPr>
          <w:p w14:paraId="36726FCF">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7C258C56">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039" w:type="dxa"/>
            <w:tcMar>
              <w:left w:w="70" w:type="dxa"/>
              <w:right w:w="70" w:type="dxa"/>
            </w:tcMar>
            <w:vAlign w:val="center"/>
          </w:tcPr>
          <w:p w14:paraId="09637A8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3A9962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5151B74">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1039" w:type="dxa"/>
            <w:tcMar>
              <w:left w:w="70" w:type="dxa"/>
              <w:right w:w="70" w:type="dxa"/>
            </w:tcMar>
            <w:vAlign w:val="center"/>
          </w:tcPr>
          <w:p w14:paraId="687F7FA2">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51149173">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5416A5E5">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039" w:type="dxa"/>
            <w:tcMar>
              <w:left w:w="70" w:type="dxa"/>
              <w:right w:w="70" w:type="dxa"/>
            </w:tcMar>
            <w:vAlign w:val="center"/>
          </w:tcPr>
          <w:p w14:paraId="7F7325F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EC6C84">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035E423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D218D9">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r>
      <w:tr w14:paraId="791744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8E82EC9">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039" w:type="dxa"/>
            <w:tcMar>
              <w:left w:w="70" w:type="dxa"/>
              <w:right w:w="70" w:type="dxa"/>
            </w:tcMar>
            <w:vAlign w:val="center"/>
          </w:tcPr>
          <w:p w14:paraId="4719C1D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7D86C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F60B2F">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039" w:type="dxa"/>
            <w:tcMar>
              <w:left w:w="70" w:type="dxa"/>
              <w:right w:w="70" w:type="dxa"/>
            </w:tcMar>
            <w:vAlign w:val="center"/>
          </w:tcPr>
          <w:p w14:paraId="516948B4">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039" w:type="dxa"/>
            <w:tcMar>
              <w:left w:w="70" w:type="dxa"/>
              <w:right w:w="70" w:type="dxa"/>
            </w:tcMar>
            <w:vAlign w:val="center"/>
          </w:tcPr>
          <w:p w14:paraId="4A3FC0EE">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4EA4718F">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039" w:type="dxa"/>
            <w:tcMar>
              <w:left w:w="70" w:type="dxa"/>
              <w:right w:w="70" w:type="dxa"/>
            </w:tcMar>
            <w:vAlign w:val="center"/>
          </w:tcPr>
          <w:p w14:paraId="1438022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22423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FC06515">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1039" w:type="dxa"/>
            <w:tcMar>
              <w:left w:w="70" w:type="dxa"/>
              <w:right w:w="70" w:type="dxa"/>
            </w:tcMar>
            <w:vAlign w:val="center"/>
          </w:tcPr>
          <w:p w14:paraId="2F749BB6">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3E4473E9">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0B982B16">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0805738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A55AA8">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4FB3197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ED7932">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bl>
    <w:p w14:paraId="08AE7D70">
      <w:pPr>
        <w:pStyle w:val="2"/>
        <w:keepNext/>
        <w:spacing w:before="120" w:after="80" w:line="280" w:lineRule="exact"/>
        <w:ind w:firstLine="0"/>
        <w:jc w:val="center"/>
      </w:pPr>
      <w:r>
        <w:rPr>
          <w:rFonts w:ascii="Times New Roman" w:hAnsi="Times New Roman" w:eastAsia="宋体"/>
          <w:b w:val="0"/>
          <w:sz w:val="21"/>
        </w:rPr>
        <w:t>表3-14 十三项指标的Pearson相关矩阵（2）</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930"/>
        <w:gridCol w:w="1054"/>
        <w:gridCol w:w="868"/>
        <w:gridCol w:w="1551"/>
        <w:gridCol w:w="1489"/>
        <w:gridCol w:w="992"/>
        <w:gridCol w:w="1427"/>
      </w:tblGrid>
      <w:tr w14:paraId="4A9528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930" w:type="dxa"/>
            <w:tcMar>
              <w:left w:w="70" w:type="dxa"/>
              <w:right w:w="70" w:type="dxa"/>
            </w:tcMar>
            <w:vAlign w:val="center"/>
          </w:tcPr>
          <w:p w14:paraId="36C50D80">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1054" w:type="dxa"/>
            <w:tcMar>
              <w:left w:w="70" w:type="dxa"/>
              <w:right w:w="70" w:type="dxa"/>
            </w:tcMar>
            <w:vAlign w:val="center"/>
          </w:tcPr>
          <w:p w14:paraId="5501FEF9">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c>
          <w:tcPr>
            <w:tcW w:w="868" w:type="dxa"/>
            <w:tcMar>
              <w:left w:w="70" w:type="dxa"/>
              <w:right w:w="70" w:type="dxa"/>
            </w:tcMar>
            <w:vAlign w:val="center"/>
          </w:tcPr>
          <w:p w14:paraId="7997E829">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551" w:type="dxa"/>
            <w:tcMar>
              <w:left w:w="70" w:type="dxa"/>
              <w:right w:w="70" w:type="dxa"/>
            </w:tcMar>
            <w:vAlign w:val="center"/>
          </w:tcPr>
          <w:p w14:paraId="48C822D8">
            <w:pPr>
              <w:keepNext/>
              <w:spacing w:before="20" w:after="20" w:line="260" w:lineRule="exact"/>
              <w:ind w:left="0" w:leftChars="0" w:right="0" w:rightChars="0" w:firstLine="0" w:firstLineChars="0"/>
              <w:jc w:val="center"/>
            </w:pPr>
            <w:r>
              <w:rPr>
                <w:rFonts w:ascii="Times New Roman" w:hAnsi="Times New Roman" w:eastAsia="宋体"/>
                <w:b/>
                <w:sz w:val="18"/>
              </w:rPr>
              <w:t>主变与线路单位功率投资比</w:t>
            </w:r>
          </w:p>
        </w:tc>
        <w:tc>
          <w:tcPr>
            <w:tcW w:w="1489" w:type="dxa"/>
            <w:tcMar>
              <w:left w:w="70" w:type="dxa"/>
              <w:right w:w="70" w:type="dxa"/>
            </w:tcMar>
            <w:vAlign w:val="center"/>
          </w:tcPr>
          <w:p w14:paraId="4D57EEE5">
            <w:pPr>
              <w:keepNext/>
              <w:spacing w:before="20" w:after="20" w:line="260" w:lineRule="exact"/>
              <w:ind w:left="0" w:leftChars="0" w:right="0" w:rightChars="0" w:firstLine="0" w:firstLineChars="0"/>
              <w:jc w:val="center"/>
            </w:pPr>
            <w:r>
              <w:rPr>
                <w:rFonts w:ascii="Times New Roman" w:hAnsi="Times New Roman" w:eastAsia="宋体"/>
                <w:b/>
                <w:sz w:val="18"/>
              </w:rPr>
              <w:t>主变与储能单位功率投资比</w:t>
            </w:r>
          </w:p>
        </w:tc>
        <w:tc>
          <w:tcPr>
            <w:tcW w:w="992" w:type="dxa"/>
            <w:tcMar>
              <w:left w:w="70" w:type="dxa"/>
              <w:right w:w="70" w:type="dxa"/>
            </w:tcMar>
            <w:vAlign w:val="center"/>
          </w:tcPr>
          <w:p w14:paraId="11E647B9">
            <w:pPr>
              <w:keepNext/>
              <w:spacing w:before="20" w:after="20" w:line="260" w:lineRule="exact"/>
              <w:ind w:left="0" w:leftChars="0" w:right="0" w:rightChars="0" w:firstLine="0" w:firstLineChars="0"/>
              <w:jc w:val="center"/>
            </w:pPr>
            <w:r>
              <w:rPr>
                <w:rFonts w:ascii="Times New Roman" w:hAnsi="Times New Roman" w:eastAsia="宋体"/>
                <w:b/>
                <w:sz w:val="18"/>
              </w:rPr>
              <w:t>电缆长度占比</w:t>
            </w:r>
          </w:p>
        </w:tc>
        <w:tc>
          <w:tcPr>
            <w:tcW w:w="1427" w:type="dxa"/>
            <w:tcMar>
              <w:left w:w="70" w:type="dxa"/>
              <w:right w:w="70" w:type="dxa"/>
            </w:tcMar>
            <w:vAlign w:val="center"/>
          </w:tcPr>
          <w:p w14:paraId="03382B2D">
            <w:pPr>
              <w:keepNext/>
              <w:spacing w:before="20" w:after="20" w:line="260" w:lineRule="exact"/>
              <w:ind w:left="0" w:leftChars="0" w:right="0" w:rightChars="0" w:firstLine="0" w:firstLineChars="0"/>
              <w:jc w:val="center"/>
            </w:pPr>
            <w:r>
              <w:rPr>
                <w:rFonts w:ascii="Times New Roman" w:hAnsi="Times New Roman" w:eastAsia="宋体"/>
                <w:b/>
                <w:sz w:val="18"/>
              </w:rPr>
              <w:t>储能支撑持续时间</w:t>
            </w:r>
          </w:p>
        </w:tc>
      </w:tr>
      <w:tr w14:paraId="090BB8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37A6394F">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054" w:type="dxa"/>
            <w:tcMar>
              <w:left w:w="70" w:type="dxa"/>
              <w:right w:w="70" w:type="dxa"/>
            </w:tcMar>
            <w:vAlign w:val="center"/>
          </w:tcPr>
          <w:p w14:paraId="4DCA129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364898A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2AE56BB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6376C132">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992" w:type="dxa"/>
            <w:tcMar>
              <w:left w:w="70" w:type="dxa"/>
              <w:right w:w="70" w:type="dxa"/>
            </w:tcMar>
            <w:vAlign w:val="center"/>
          </w:tcPr>
          <w:p w14:paraId="35106E3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2BD49CEC">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593BA7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1AEE7483">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1054" w:type="dxa"/>
            <w:tcMar>
              <w:left w:w="70" w:type="dxa"/>
              <w:right w:w="70" w:type="dxa"/>
            </w:tcMar>
            <w:vAlign w:val="center"/>
          </w:tcPr>
          <w:p w14:paraId="17AF837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3A2C5E9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36562B1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7368BC37">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992" w:type="dxa"/>
            <w:tcMar>
              <w:left w:w="70" w:type="dxa"/>
              <w:right w:w="70" w:type="dxa"/>
            </w:tcMar>
            <w:vAlign w:val="center"/>
          </w:tcPr>
          <w:p w14:paraId="2884623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7AE74C00">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7867AF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D980E5D">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1054" w:type="dxa"/>
            <w:tcMar>
              <w:left w:w="70" w:type="dxa"/>
              <w:right w:w="70" w:type="dxa"/>
            </w:tcMar>
            <w:vAlign w:val="center"/>
          </w:tcPr>
          <w:p w14:paraId="183CC2B3">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868" w:type="dxa"/>
            <w:tcMar>
              <w:left w:w="70" w:type="dxa"/>
              <w:right w:w="70" w:type="dxa"/>
            </w:tcMar>
            <w:vAlign w:val="center"/>
          </w:tcPr>
          <w:p w14:paraId="3141F06D">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551" w:type="dxa"/>
            <w:tcMar>
              <w:left w:w="70" w:type="dxa"/>
              <w:right w:w="70" w:type="dxa"/>
            </w:tcMar>
            <w:vAlign w:val="center"/>
          </w:tcPr>
          <w:p w14:paraId="4A10F9E2">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489" w:type="dxa"/>
            <w:tcMar>
              <w:left w:w="70" w:type="dxa"/>
              <w:right w:w="70" w:type="dxa"/>
            </w:tcMar>
            <w:vAlign w:val="center"/>
          </w:tcPr>
          <w:p w14:paraId="78703FEC">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992" w:type="dxa"/>
            <w:tcMar>
              <w:left w:w="70" w:type="dxa"/>
              <w:right w:w="70" w:type="dxa"/>
            </w:tcMar>
            <w:vAlign w:val="center"/>
          </w:tcPr>
          <w:p w14:paraId="53EB43E7">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427" w:type="dxa"/>
            <w:tcMar>
              <w:left w:w="70" w:type="dxa"/>
              <w:right w:w="70" w:type="dxa"/>
            </w:tcMar>
            <w:vAlign w:val="center"/>
          </w:tcPr>
          <w:p w14:paraId="6B0668D9">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613E03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300B42BA">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1054" w:type="dxa"/>
            <w:tcMar>
              <w:left w:w="70" w:type="dxa"/>
              <w:right w:w="70" w:type="dxa"/>
            </w:tcMar>
            <w:vAlign w:val="center"/>
          </w:tcPr>
          <w:p w14:paraId="5BB297A6">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868" w:type="dxa"/>
            <w:tcMar>
              <w:left w:w="70" w:type="dxa"/>
              <w:right w:w="70" w:type="dxa"/>
            </w:tcMar>
            <w:vAlign w:val="center"/>
          </w:tcPr>
          <w:p w14:paraId="5E2DC58D">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551" w:type="dxa"/>
            <w:tcMar>
              <w:left w:w="70" w:type="dxa"/>
              <w:right w:w="70" w:type="dxa"/>
            </w:tcMar>
            <w:vAlign w:val="center"/>
          </w:tcPr>
          <w:p w14:paraId="47739E31">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489" w:type="dxa"/>
            <w:tcMar>
              <w:left w:w="70" w:type="dxa"/>
              <w:right w:w="70" w:type="dxa"/>
            </w:tcMar>
            <w:vAlign w:val="center"/>
          </w:tcPr>
          <w:p w14:paraId="74364D4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1219F27E">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427" w:type="dxa"/>
            <w:tcMar>
              <w:left w:w="70" w:type="dxa"/>
              <w:right w:w="70" w:type="dxa"/>
            </w:tcMar>
            <w:vAlign w:val="center"/>
          </w:tcPr>
          <w:p w14:paraId="1DBE286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7F5354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6B08C7B6">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1054" w:type="dxa"/>
            <w:tcMar>
              <w:left w:w="70" w:type="dxa"/>
              <w:right w:w="70" w:type="dxa"/>
            </w:tcMar>
            <w:vAlign w:val="center"/>
          </w:tcPr>
          <w:p w14:paraId="2A37CBCC">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868" w:type="dxa"/>
            <w:tcMar>
              <w:left w:w="70" w:type="dxa"/>
              <w:right w:w="70" w:type="dxa"/>
            </w:tcMar>
            <w:vAlign w:val="center"/>
          </w:tcPr>
          <w:p w14:paraId="3BDE68F1">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551" w:type="dxa"/>
            <w:tcMar>
              <w:left w:w="70" w:type="dxa"/>
              <w:right w:w="70" w:type="dxa"/>
            </w:tcMar>
            <w:vAlign w:val="center"/>
          </w:tcPr>
          <w:p w14:paraId="1AB84D54">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89" w:type="dxa"/>
            <w:tcMar>
              <w:left w:w="70" w:type="dxa"/>
              <w:right w:w="70" w:type="dxa"/>
            </w:tcMar>
            <w:vAlign w:val="center"/>
          </w:tcPr>
          <w:p w14:paraId="0F2E6EED">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992" w:type="dxa"/>
            <w:tcMar>
              <w:left w:w="70" w:type="dxa"/>
              <w:right w:w="70" w:type="dxa"/>
            </w:tcMar>
            <w:vAlign w:val="center"/>
          </w:tcPr>
          <w:p w14:paraId="0FEE56CA">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27" w:type="dxa"/>
            <w:tcMar>
              <w:left w:w="70" w:type="dxa"/>
              <w:right w:w="70" w:type="dxa"/>
            </w:tcMar>
            <w:vAlign w:val="center"/>
          </w:tcPr>
          <w:p w14:paraId="620FC621">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54D590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1F9C118">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054" w:type="dxa"/>
            <w:tcMar>
              <w:left w:w="70" w:type="dxa"/>
              <w:right w:w="70" w:type="dxa"/>
            </w:tcMar>
            <w:vAlign w:val="center"/>
          </w:tcPr>
          <w:p w14:paraId="5CED46B6">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868" w:type="dxa"/>
            <w:tcMar>
              <w:left w:w="70" w:type="dxa"/>
              <w:right w:w="70" w:type="dxa"/>
            </w:tcMar>
            <w:vAlign w:val="center"/>
          </w:tcPr>
          <w:p w14:paraId="28D5E653">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551" w:type="dxa"/>
            <w:tcMar>
              <w:left w:w="70" w:type="dxa"/>
              <w:right w:w="70" w:type="dxa"/>
            </w:tcMar>
            <w:vAlign w:val="center"/>
          </w:tcPr>
          <w:p w14:paraId="54AEA03C">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489" w:type="dxa"/>
            <w:tcMar>
              <w:left w:w="70" w:type="dxa"/>
              <w:right w:w="70" w:type="dxa"/>
            </w:tcMar>
            <w:vAlign w:val="center"/>
          </w:tcPr>
          <w:p w14:paraId="24F8219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59D749D2">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427" w:type="dxa"/>
            <w:tcMar>
              <w:left w:w="70" w:type="dxa"/>
              <w:right w:w="70" w:type="dxa"/>
            </w:tcMar>
            <w:vAlign w:val="center"/>
          </w:tcPr>
          <w:p w14:paraId="336C39D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EBCE5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23506DA5">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1054" w:type="dxa"/>
            <w:tcMar>
              <w:left w:w="70" w:type="dxa"/>
              <w:right w:w="70" w:type="dxa"/>
            </w:tcMar>
            <w:vAlign w:val="center"/>
          </w:tcPr>
          <w:p w14:paraId="5E1E430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1E57DBC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6C5ECDC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1B20B9F3">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c>
          <w:tcPr>
            <w:tcW w:w="992" w:type="dxa"/>
            <w:tcMar>
              <w:left w:w="70" w:type="dxa"/>
              <w:right w:w="70" w:type="dxa"/>
            </w:tcMar>
            <w:vAlign w:val="center"/>
          </w:tcPr>
          <w:p w14:paraId="2B4384A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4529B91F">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r w14:paraId="34F9AE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6B75AB13">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054" w:type="dxa"/>
            <w:tcMar>
              <w:left w:w="70" w:type="dxa"/>
              <w:right w:w="70" w:type="dxa"/>
            </w:tcMar>
            <w:vAlign w:val="center"/>
          </w:tcPr>
          <w:p w14:paraId="0AEF85D6">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868" w:type="dxa"/>
            <w:tcMar>
              <w:left w:w="70" w:type="dxa"/>
              <w:right w:w="70" w:type="dxa"/>
            </w:tcMar>
            <w:vAlign w:val="center"/>
          </w:tcPr>
          <w:p w14:paraId="30CD2588">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551" w:type="dxa"/>
            <w:tcMar>
              <w:left w:w="70" w:type="dxa"/>
              <w:right w:w="70" w:type="dxa"/>
            </w:tcMar>
            <w:vAlign w:val="center"/>
          </w:tcPr>
          <w:p w14:paraId="1170BDD8">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89" w:type="dxa"/>
            <w:tcMar>
              <w:left w:w="70" w:type="dxa"/>
              <w:right w:w="70" w:type="dxa"/>
            </w:tcMar>
            <w:vAlign w:val="center"/>
          </w:tcPr>
          <w:p w14:paraId="2AAADAD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22627529">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27" w:type="dxa"/>
            <w:tcMar>
              <w:left w:w="70" w:type="dxa"/>
              <w:right w:w="70" w:type="dxa"/>
            </w:tcMar>
            <w:vAlign w:val="center"/>
          </w:tcPr>
          <w:p w14:paraId="76ED8CD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11EE6C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23C7B54E">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054" w:type="dxa"/>
            <w:tcMar>
              <w:left w:w="70" w:type="dxa"/>
              <w:right w:w="70" w:type="dxa"/>
            </w:tcMar>
            <w:vAlign w:val="center"/>
          </w:tcPr>
          <w:p w14:paraId="2E881B44">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868" w:type="dxa"/>
            <w:tcMar>
              <w:left w:w="70" w:type="dxa"/>
              <w:right w:w="70" w:type="dxa"/>
            </w:tcMar>
            <w:vAlign w:val="center"/>
          </w:tcPr>
          <w:p w14:paraId="0FCE9C5E">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551" w:type="dxa"/>
            <w:tcMar>
              <w:left w:w="70" w:type="dxa"/>
              <w:right w:w="70" w:type="dxa"/>
            </w:tcMar>
            <w:vAlign w:val="center"/>
          </w:tcPr>
          <w:p w14:paraId="1E33D8A0">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489" w:type="dxa"/>
            <w:tcMar>
              <w:left w:w="70" w:type="dxa"/>
              <w:right w:w="70" w:type="dxa"/>
            </w:tcMar>
            <w:vAlign w:val="center"/>
          </w:tcPr>
          <w:p w14:paraId="2252E67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76C05D72">
            <w:pPr>
              <w:keepNext w:val="0"/>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427" w:type="dxa"/>
            <w:tcMar>
              <w:left w:w="70" w:type="dxa"/>
              <w:right w:w="70" w:type="dxa"/>
            </w:tcMar>
            <w:vAlign w:val="center"/>
          </w:tcPr>
          <w:p w14:paraId="68909C5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14CB54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B7E8BC6">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1054" w:type="dxa"/>
            <w:tcMar>
              <w:left w:w="70" w:type="dxa"/>
              <w:right w:w="70" w:type="dxa"/>
            </w:tcMar>
            <w:vAlign w:val="center"/>
          </w:tcPr>
          <w:p w14:paraId="4EF26686">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868" w:type="dxa"/>
            <w:tcMar>
              <w:left w:w="70" w:type="dxa"/>
              <w:right w:w="70" w:type="dxa"/>
            </w:tcMar>
            <w:vAlign w:val="center"/>
          </w:tcPr>
          <w:p w14:paraId="01F0479A">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551" w:type="dxa"/>
            <w:tcMar>
              <w:left w:w="70" w:type="dxa"/>
              <w:right w:w="70" w:type="dxa"/>
            </w:tcMar>
            <w:vAlign w:val="center"/>
          </w:tcPr>
          <w:p w14:paraId="35E907AF">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489" w:type="dxa"/>
            <w:tcMar>
              <w:left w:w="70" w:type="dxa"/>
              <w:right w:w="70" w:type="dxa"/>
            </w:tcMar>
            <w:vAlign w:val="center"/>
          </w:tcPr>
          <w:p w14:paraId="222846D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75F8FF2E">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427" w:type="dxa"/>
            <w:tcMar>
              <w:left w:w="70" w:type="dxa"/>
              <w:right w:w="70" w:type="dxa"/>
            </w:tcMar>
            <w:vAlign w:val="center"/>
          </w:tcPr>
          <w:p w14:paraId="058F634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0B153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1A0D2305">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1054" w:type="dxa"/>
            <w:tcMar>
              <w:left w:w="70" w:type="dxa"/>
              <w:right w:w="70" w:type="dxa"/>
            </w:tcMar>
            <w:vAlign w:val="center"/>
          </w:tcPr>
          <w:p w14:paraId="2A869FD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2D3A078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6BC9AA2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2C83AC6C">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992" w:type="dxa"/>
            <w:tcMar>
              <w:left w:w="70" w:type="dxa"/>
              <w:right w:w="70" w:type="dxa"/>
            </w:tcMar>
            <w:vAlign w:val="center"/>
          </w:tcPr>
          <w:p w14:paraId="45F414D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7F4C646A">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r>
      <w:tr w14:paraId="5D6C16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AED94B0">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054" w:type="dxa"/>
            <w:tcMar>
              <w:left w:w="70" w:type="dxa"/>
              <w:right w:w="70" w:type="dxa"/>
            </w:tcMar>
            <w:vAlign w:val="center"/>
          </w:tcPr>
          <w:p w14:paraId="59A388EC">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868" w:type="dxa"/>
            <w:tcMar>
              <w:left w:w="70" w:type="dxa"/>
              <w:right w:w="70" w:type="dxa"/>
            </w:tcMar>
            <w:vAlign w:val="center"/>
          </w:tcPr>
          <w:p w14:paraId="360A8DE7">
            <w:pPr>
              <w:keepNext w:val="0"/>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551" w:type="dxa"/>
            <w:tcMar>
              <w:left w:w="70" w:type="dxa"/>
              <w:right w:w="70" w:type="dxa"/>
            </w:tcMar>
            <w:vAlign w:val="center"/>
          </w:tcPr>
          <w:p w14:paraId="78AD2A15">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489" w:type="dxa"/>
            <w:tcMar>
              <w:left w:w="70" w:type="dxa"/>
              <w:right w:w="70" w:type="dxa"/>
            </w:tcMar>
            <w:vAlign w:val="center"/>
          </w:tcPr>
          <w:p w14:paraId="471DB3E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75CF30B1">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427" w:type="dxa"/>
            <w:tcMar>
              <w:left w:w="70" w:type="dxa"/>
              <w:right w:w="70" w:type="dxa"/>
            </w:tcMar>
            <w:vAlign w:val="center"/>
          </w:tcPr>
          <w:p w14:paraId="70452D9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0C97CE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21041167">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1054" w:type="dxa"/>
            <w:tcMar>
              <w:left w:w="70" w:type="dxa"/>
              <w:right w:w="70" w:type="dxa"/>
            </w:tcMar>
            <w:vAlign w:val="center"/>
          </w:tcPr>
          <w:p w14:paraId="16814D6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13FD1CD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1E9C7CB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33E9948C">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c>
          <w:tcPr>
            <w:tcW w:w="992" w:type="dxa"/>
            <w:tcMar>
              <w:left w:w="70" w:type="dxa"/>
              <w:right w:w="70" w:type="dxa"/>
            </w:tcMar>
            <w:vAlign w:val="center"/>
          </w:tcPr>
          <w:p w14:paraId="58D6F81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067FA15D">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bl>
    <w:p w14:paraId="758B4D05">
      <w:pPr>
        <w:pStyle w:val="2"/>
        <w:keepNext/>
        <w:spacing w:before="120" w:after="80" w:line="280" w:lineRule="exact"/>
        <w:ind w:firstLine="0"/>
        <w:jc w:val="center"/>
      </w:pPr>
      <w:r>
        <w:rPr>
          <w:rFonts w:ascii="Times New Roman" w:hAnsi="Times New Roman" w:eastAsia="宋体"/>
          <w:b w:val="0"/>
          <w:sz w:val="21"/>
        </w:rPr>
        <w:t>表3-15 高相关指标归并及代表参数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3ED864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3CCA88D2">
            <w:pPr>
              <w:keepNext/>
              <w:spacing w:before="20" w:after="20" w:line="260" w:lineRule="exact"/>
              <w:ind w:left="0" w:leftChars="0" w:right="0" w:rightChars="0" w:firstLine="0" w:firstLineChars="0"/>
              <w:jc w:val="center"/>
            </w:pPr>
            <w:r>
              <w:rPr>
                <w:rFonts w:ascii="Times New Roman" w:hAnsi="Times New Roman" w:eastAsia="宋体"/>
                <w:b/>
                <w:sz w:val="18"/>
              </w:rPr>
              <w:t>候选指标</w:t>
            </w:r>
          </w:p>
        </w:tc>
        <w:tc>
          <w:tcPr>
            <w:tcW w:w="2078" w:type="dxa"/>
            <w:tcMar>
              <w:left w:w="70" w:type="dxa"/>
              <w:right w:w="70" w:type="dxa"/>
            </w:tcMar>
            <w:vAlign w:val="center"/>
          </w:tcPr>
          <w:p w14:paraId="18A2FBBB">
            <w:pPr>
              <w:keepNext/>
              <w:spacing w:before="20" w:after="20" w:line="260" w:lineRule="exact"/>
              <w:ind w:left="0" w:leftChars="0" w:right="0" w:rightChars="0" w:firstLine="0" w:firstLineChars="0"/>
              <w:jc w:val="center"/>
            </w:pPr>
            <w:r>
              <w:rPr>
                <w:rFonts w:ascii="Times New Roman" w:hAnsi="Times New Roman" w:eastAsia="宋体"/>
                <w:b/>
                <w:sz w:val="18"/>
              </w:rPr>
              <w:t>对应基础参数</w:t>
            </w:r>
          </w:p>
        </w:tc>
        <w:tc>
          <w:tcPr>
            <w:tcW w:w="2078" w:type="dxa"/>
            <w:tcMar>
              <w:left w:w="70" w:type="dxa"/>
              <w:right w:w="70" w:type="dxa"/>
            </w:tcMar>
            <w:vAlign w:val="center"/>
          </w:tcPr>
          <w:p w14:paraId="13E25400">
            <w:pPr>
              <w:keepNext/>
              <w:spacing w:before="20" w:after="20" w:line="260" w:lineRule="exact"/>
              <w:ind w:left="0" w:leftChars="0" w:right="0" w:rightChars="0" w:firstLine="0" w:firstLineChars="0"/>
              <w:jc w:val="center"/>
            </w:pPr>
            <w:r>
              <w:rPr>
                <w:rFonts w:ascii="Times New Roman" w:hAnsi="Times New Roman" w:eastAsia="宋体"/>
                <w:b/>
                <w:sz w:val="18"/>
              </w:rPr>
              <w:t>Pearson</w:t>
            </w:r>
          </w:p>
        </w:tc>
        <w:tc>
          <w:tcPr>
            <w:tcW w:w="2078" w:type="dxa"/>
            <w:tcMar>
              <w:left w:w="70" w:type="dxa"/>
              <w:right w:w="70" w:type="dxa"/>
            </w:tcMar>
            <w:vAlign w:val="center"/>
          </w:tcPr>
          <w:p w14:paraId="290B114B">
            <w:pPr>
              <w:keepNext/>
              <w:spacing w:before="20" w:after="20" w:line="260" w:lineRule="exact"/>
              <w:ind w:left="0" w:leftChars="0" w:right="0" w:rightChars="0" w:firstLine="0" w:firstLineChars="0"/>
              <w:jc w:val="center"/>
            </w:pPr>
            <w:r>
              <w:rPr>
                <w:rFonts w:ascii="Times New Roman" w:hAnsi="Times New Roman" w:eastAsia="宋体"/>
                <w:b/>
                <w:sz w:val="18"/>
              </w:rPr>
              <w:t>代表参数</w:t>
            </w:r>
          </w:p>
        </w:tc>
      </w:tr>
      <w:tr w14:paraId="1B03E0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CC3C4E8">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2078" w:type="dxa"/>
            <w:tcMar>
              <w:left w:w="70" w:type="dxa"/>
              <w:right w:w="70" w:type="dxa"/>
            </w:tcMar>
            <w:vAlign w:val="center"/>
          </w:tcPr>
          <w:p w14:paraId="059E8650">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55E97FE4">
            <w:pPr>
              <w:keepNext/>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2078" w:type="dxa"/>
            <w:tcMar>
              <w:left w:w="70" w:type="dxa"/>
              <w:right w:w="70" w:type="dxa"/>
            </w:tcMar>
            <w:vAlign w:val="center"/>
          </w:tcPr>
          <w:p w14:paraId="00CC0FC3">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r>
      <w:tr w14:paraId="6E57F5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6FD5438">
            <w:pPr>
              <w:keepNext/>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2078" w:type="dxa"/>
            <w:tcMar>
              <w:left w:w="70" w:type="dxa"/>
              <w:right w:w="70" w:type="dxa"/>
            </w:tcMar>
            <w:vAlign w:val="center"/>
          </w:tcPr>
          <w:p w14:paraId="65E76D10">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10601B6C">
            <w:pPr>
              <w:keepNext/>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2078" w:type="dxa"/>
            <w:tcMar>
              <w:left w:w="70" w:type="dxa"/>
              <w:right w:w="70" w:type="dxa"/>
            </w:tcMar>
            <w:vAlign w:val="center"/>
          </w:tcPr>
          <w:p w14:paraId="6FDF5EEC">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r>
      <w:tr w14:paraId="7032F2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3BC273C0">
            <w:pPr>
              <w:keepNext/>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2078" w:type="dxa"/>
            <w:tcMar>
              <w:left w:w="70" w:type="dxa"/>
              <w:right w:w="70" w:type="dxa"/>
            </w:tcMar>
            <w:vAlign w:val="center"/>
          </w:tcPr>
          <w:p w14:paraId="61DA8A7F">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07138334">
            <w:pPr>
              <w:keepNext/>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2078" w:type="dxa"/>
            <w:tcMar>
              <w:left w:w="70" w:type="dxa"/>
              <w:right w:w="70" w:type="dxa"/>
            </w:tcMar>
            <w:vAlign w:val="center"/>
          </w:tcPr>
          <w:p w14:paraId="067286CF">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r>
      <w:tr w14:paraId="4FD242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5A2DA5C">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2078" w:type="dxa"/>
            <w:tcMar>
              <w:left w:w="70" w:type="dxa"/>
              <w:right w:w="70" w:type="dxa"/>
            </w:tcMar>
            <w:vAlign w:val="center"/>
          </w:tcPr>
          <w:p w14:paraId="3F2D7153">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078" w:type="dxa"/>
            <w:tcMar>
              <w:left w:w="70" w:type="dxa"/>
              <w:right w:w="70" w:type="dxa"/>
            </w:tcMar>
            <w:vAlign w:val="center"/>
          </w:tcPr>
          <w:p w14:paraId="2D61BE1D">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2078" w:type="dxa"/>
            <w:tcMar>
              <w:left w:w="70" w:type="dxa"/>
              <w:right w:w="70" w:type="dxa"/>
            </w:tcMar>
            <w:vAlign w:val="center"/>
          </w:tcPr>
          <w:p w14:paraId="5F579F4D">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r>
    </w:tbl>
    <w:p w14:paraId="1AA4BA86">
      <w:pPr>
        <w:pStyle w:val="2"/>
        <w:widowControl/>
        <w:spacing w:before="0" w:after="0" w:line="348" w:lineRule="exact"/>
        <w:ind w:firstLine="480"/>
        <w:jc w:val="both"/>
      </w:pPr>
      <w:r>
        <w:rPr>
          <w:rFonts w:ascii="Times New Roman" w:hAnsi="Times New Roman" w:eastAsia="方正仿宋_GBK"/>
          <w:b w:val="0"/>
          <w:sz w:val="24"/>
        </w:rPr>
        <w:t>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14:paraId="2447B5EB">
      <w:pPr>
        <w:pStyle w:val="2"/>
        <w:widowControl/>
        <w:spacing w:before="0" w:after="0" w:line="348" w:lineRule="exact"/>
        <w:ind w:firstLine="480"/>
        <w:jc w:val="both"/>
      </w:pPr>
      <w:r>
        <w:rPr>
          <w:rFonts w:ascii="Times New Roman" w:hAnsi="Times New Roman" w:eastAsia="方正仿宋_GBK"/>
          <w:b w:val="0"/>
          <w:sz w:val="24"/>
        </w:rPr>
        <w:t>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14:paraId="0EF4091C">
      <w:pPr>
        <w:pStyle w:val="2"/>
        <w:widowControl/>
        <w:spacing w:before="0" w:after="0" w:line="348" w:lineRule="exact"/>
        <w:ind w:firstLine="480"/>
        <w:jc w:val="both"/>
      </w:pPr>
      <w:r>
        <w:rPr>
          <w:rFonts w:ascii="Times New Roman" w:hAnsi="Times New Roman" w:eastAsia="方正仿宋_GBK"/>
          <w:b w:val="0"/>
          <w:sz w:val="24"/>
        </w:rPr>
        <w:t>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14:paraId="2FD57E76">
      <w:pPr>
        <w:pStyle w:val="5"/>
        <w:keepNext/>
        <w:numPr>
          <w:ilvl w:val="0"/>
          <w:numId w:val="0"/>
        </w:numPr>
        <w:spacing w:before="160" w:after="120" w:line="390" w:lineRule="exact"/>
        <w:ind w:firstLine="0"/>
      </w:pPr>
      <w:bookmarkStart w:id="118" w:name="五项参数的相关关系与矩阵组织"/>
      <w:r>
        <w:rPr>
          <w:rFonts w:ascii="Times New Roman" w:hAnsi="Times New Roman" w:eastAsia="方正仿宋_GBK"/>
          <w:b/>
          <w:sz w:val="26"/>
        </w:rPr>
        <w:t>3.5.5 五项参数的相关关系与矩阵组织</w:t>
      </w:r>
      <w:bookmarkEnd w:id="118"/>
    </w:p>
    <w:p w14:paraId="6DA84E12">
      <w:pPr>
        <w:pStyle w:val="115"/>
        <w:keepNext/>
        <w:spacing w:before="120" w:after="80" w:line="280" w:lineRule="exact"/>
        <w:ind w:firstLine="0"/>
        <w:jc w:val="center"/>
      </w:pPr>
      <w:r>
        <w:rPr>
          <w:rFonts w:ascii="Times New Roman" w:hAnsi="Times New Roman" w:eastAsia="宋体"/>
          <w:b w:val="0"/>
          <w:sz w:val="21"/>
        </w:rPr>
        <w:t>表3-16 五项推广参数的Pearson相关矩阵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8F0B8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174B078C">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1385" w:type="dxa"/>
            <w:tcMar>
              <w:left w:w="70" w:type="dxa"/>
              <w:right w:w="70" w:type="dxa"/>
            </w:tcMar>
            <w:vAlign w:val="center"/>
          </w:tcPr>
          <w:p w14:paraId="7C31B451">
            <w:pPr>
              <w:keepNext/>
              <w:spacing w:before="20" w:after="20" w:line="260" w:lineRule="exact"/>
              <w:ind w:left="0" w:leftChars="0" w:right="0" w:rightChars="0" w:firstLine="0" w:firstLineChars="0"/>
              <w:jc w:val="center"/>
            </w:pPr>
            <w:r>
              <w:rPr>
                <w:rFonts w:ascii="Times New Roman" w:hAnsi="Times New Roman" w:eastAsia="宋体"/>
                <w:b/>
                <w:sz w:val="18"/>
              </w:rPr>
              <w:t>分布式电源装机渗透率</w:t>
            </w:r>
          </w:p>
        </w:tc>
        <w:tc>
          <w:tcPr>
            <w:tcW w:w="1385" w:type="dxa"/>
            <w:tcMar>
              <w:left w:w="70" w:type="dxa"/>
              <w:right w:w="70" w:type="dxa"/>
            </w:tcMar>
            <w:vAlign w:val="center"/>
          </w:tcPr>
          <w:p w14:paraId="0A02C962">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1E415947">
            <w:pPr>
              <w:keepNext/>
              <w:spacing w:before="20" w:after="20" w:line="260" w:lineRule="exact"/>
              <w:ind w:left="0" w:leftChars="0" w:right="0" w:rightChars="0" w:firstLine="0" w:firstLineChars="0"/>
              <w:jc w:val="center"/>
            </w:pPr>
            <w:r>
              <w:rPr>
                <w:rFonts w:ascii="Times New Roman" w:hAnsi="Times New Roman" w:eastAsia="宋体"/>
                <w:b/>
                <w:sz w:val="18"/>
              </w:rPr>
              <w:t>电缆长度占比</w:t>
            </w:r>
          </w:p>
        </w:tc>
        <w:tc>
          <w:tcPr>
            <w:tcW w:w="1385" w:type="dxa"/>
            <w:tcMar>
              <w:left w:w="70" w:type="dxa"/>
              <w:right w:w="70" w:type="dxa"/>
            </w:tcMar>
            <w:vAlign w:val="center"/>
          </w:tcPr>
          <w:p w14:paraId="3E4C5068">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385" w:type="dxa"/>
            <w:tcMar>
              <w:left w:w="70" w:type="dxa"/>
              <w:right w:w="70" w:type="dxa"/>
            </w:tcMar>
            <w:vAlign w:val="center"/>
          </w:tcPr>
          <w:p w14:paraId="25B6A1A0">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r>
      <w:tr w14:paraId="76EB37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AA6D06F">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385" w:type="dxa"/>
            <w:tcMar>
              <w:left w:w="70" w:type="dxa"/>
              <w:right w:w="70" w:type="dxa"/>
            </w:tcMar>
            <w:vAlign w:val="center"/>
          </w:tcPr>
          <w:p w14:paraId="5B9BCA43">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6BBEBAB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96782A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1F109F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F77962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7D050A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417CCC5">
            <w:pPr>
              <w:keepNext/>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385" w:type="dxa"/>
            <w:tcMar>
              <w:left w:w="70" w:type="dxa"/>
              <w:right w:w="70" w:type="dxa"/>
            </w:tcMar>
            <w:vAlign w:val="center"/>
          </w:tcPr>
          <w:p w14:paraId="5D262E2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9D18FE3">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2F109ED0">
            <w:pPr>
              <w:keepNext/>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0B9E0673">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385" w:type="dxa"/>
            <w:tcMar>
              <w:left w:w="70" w:type="dxa"/>
              <w:right w:w="70" w:type="dxa"/>
            </w:tcMar>
            <w:vAlign w:val="center"/>
          </w:tcPr>
          <w:p w14:paraId="4D90B91D">
            <w:pPr>
              <w:keepNext/>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6E80DE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BFC8FED">
            <w:pPr>
              <w:keepNext/>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385" w:type="dxa"/>
            <w:tcMar>
              <w:left w:w="70" w:type="dxa"/>
              <w:right w:w="70" w:type="dxa"/>
            </w:tcMar>
            <w:vAlign w:val="center"/>
          </w:tcPr>
          <w:p w14:paraId="6A0881F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909B111">
            <w:pPr>
              <w:keepNext/>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472DD18E">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52656A25">
            <w:pPr>
              <w:keepNext/>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385" w:type="dxa"/>
            <w:tcMar>
              <w:left w:w="70" w:type="dxa"/>
              <w:right w:w="70" w:type="dxa"/>
            </w:tcMar>
            <w:vAlign w:val="center"/>
          </w:tcPr>
          <w:p w14:paraId="5A31A969">
            <w:pPr>
              <w:keepNext/>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349400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95BC5C4">
            <w:pPr>
              <w:keepNext/>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385" w:type="dxa"/>
            <w:tcMar>
              <w:left w:w="70" w:type="dxa"/>
              <w:right w:w="70" w:type="dxa"/>
            </w:tcMar>
            <w:vAlign w:val="center"/>
          </w:tcPr>
          <w:p w14:paraId="243AADB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910D750">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385" w:type="dxa"/>
            <w:tcMar>
              <w:left w:w="70" w:type="dxa"/>
              <w:right w:w="70" w:type="dxa"/>
            </w:tcMar>
            <w:vAlign w:val="center"/>
          </w:tcPr>
          <w:p w14:paraId="46A191A6">
            <w:pPr>
              <w:keepNext/>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385" w:type="dxa"/>
            <w:tcMar>
              <w:left w:w="70" w:type="dxa"/>
              <w:right w:w="70" w:type="dxa"/>
            </w:tcMar>
            <w:vAlign w:val="center"/>
          </w:tcPr>
          <w:p w14:paraId="2C19E06F">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5BD7E3A1">
            <w:pPr>
              <w:keepNext/>
              <w:spacing w:before="20" w:after="20" w:line="260" w:lineRule="exact"/>
              <w:ind w:left="0" w:leftChars="0" w:right="0" w:rightChars="0" w:firstLine="0" w:firstLineChars="0"/>
              <w:jc w:val="center"/>
            </w:pPr>
            <w:r>
              <w:rPr>
                <w:rFonts w:ascii="Times New Roman" w:hAnsi="Times New Roman" w:eastAsia="宋体"/>
                <w:b w:val="0"/>
                <w:sz w:val="18"/>
              </w:rPr>
              <w:t>0.05</w:t>
            </w:r>
          </w:p>
        </w:tc>
      </w:tr>
      <w:tr w14:paraId="36C1F6F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159696E">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385" w:type="dxa"/>
            <w:tcMar>
              <w:left w:w="70" w:type="dxa"/>
              <w:right w:w="70" w:type="dxa"/>
            </w:tcMar>
            <w:vAlign w:val="center"/>
          </w:tcPr>
          <w:p w14:paraId="24A5B62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4F8CD8A">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385" w:type="dxa"/>
            <w:tcMar>
              <w:left w:w="70" w:type="dxa"/>
              <w:right w:w="70" w:type="dxa"/>
            </w:tcMar>
            <w:vAlign w:val="center"/>
          </w:tcPr>
          <w:p w14:paraId="19428433">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385" w:type="dxa"/>
            <w:tcMar>
              <w:left w:w="70" w:type="dxa"/>
              <w:right w:w="70" w:type="dxa"/>
            </w:tcMar>
            <w:vAlign w:val="center"/>
          </w:tcPr>
          <w:p w14:paraId="10B227C5">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1B24B867">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bl>
    <w:p w14:paraId="49B80FD6">
      <w:pPr>
        <w:pStyle w:val="2"/>
        <w:keepNext/>
        <w:spacing w:before="120" w:after="0" w:line="240" w:lineRule="auto"/>
        <w:ind w:left="0" w:leftChars="0" w:right="0" w:rightChars="0" w:firstLine="0" w:firstLineChars="0" w:hanging="0" w:hangingChars="0" w:start="0" w:end="0" w:startChars="0" w:endChars="0"/>
        <w:jc w:val="center"/>
        <w:pPrChange w:id="28304" w:author="xh" w:date="2026-10-19T08:52:36+08:00">
          <w:pPr>
            <w:pStyle w:val="2"/>
            <w:keepNext/>
            <w:spacing w:before="120" w:after="0" w:line="240" w:lineRule="auto"/>
            <w:ind w:left="0" w:leftChars="0" w:right="0" w:rightChars="0" w:firstLine="0" w:firstLineChars="0"/>
            <w:jc w:val="center"/>
          </w:pPr>
        </w:pPrChange>
      </w:pPr>
      <w:r>
        <w:drawing>
          <wp:inline distT="0" distB="0" distL="114300" distR="114300">
            <wp:extent cx="5120640" cy="4291965"/>
            <wp:effectExtent l="0" t="0" r="0" b="0"/>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25"/>
                    <a:stretch>
                      <a:fillRect/>
                    </a:stretch>
                  </pic:blipFill>
                  <pic:spPr>
                    <a:xfrm>
                      <a:off x="0" y="0"/>
                      <a:ext cx="5120640" cy="4292301"/>
                    </a:xfrm>
                    <a:prstGeom prst="rect">
                      <a:avLst/>
                    </a:prstGeom>
                    <a:noFill/>
                    <a:ln w="9525">
                      <a:noFill/>
                    </a:ln>
                  </pic:spPr>
                </pic:pic>
              </a:graphicData>
            </a:graphic>
          </wp:inline>
        </w:drawing>
      </w:r>
    </w:p>
    <w:p w14:paraId="01A35E90">
      <w:pPr>
        <w:pStyle w:val="2"/>
        <w:spacing w:before="60" w:after="120" w:line="280" w:lineRule="exact"/>
        <w:ind w:left="0" w:leftChars="0" w:right="0" w:rightChars="0" w:firstLine="0" w:firstLineChars="0" w:hanging="0" w:hangingChars="0" w:start="0" w:end="0" w:startChars="0" w:endChars="0"/>
        <w:jc w:val="center"/>
        <w:pPrChange w:id="28305" w:author="xh" w:date="2026-10-19T08:53:16+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图3-12 五项推广参数的Pearson相关矩阵</w:t>
      </w:r>
    </w:p>
    <w:p w14:paraId="60A9C9AB">
      <w:pPr>
        <w:pStyle w:val="2"/>
        <w:widowControl/>
        <w:spacing w:before="0" w:after="0" w:line="348" w:lineRule="exact"/>
        <w:ind w:firstLine="480"/>
        <w:jc w:val="both"/>
      </w:pPr>
      <w:r>
        <w:rPr>
          <w:rFonts w:ascii="Times New Roman" w:hAnsi="Times New Roman" w:eastAsia="方正仿宋_GBK"/>
          <w:b w:val="0"/>
          <w:sz w:val="24"/>
        </w:rPr>
        <w:t>五项参数中，电缆长度占比与初始转供率的Pearson系数为0.29，其余配对绝对值均不超过0.15。二者在联合取值中具有一定地区网络背景联系，但分别通过线路造价和既有支援能力作用于设备选择。</w:t>
      </w:r>
    </w:p>
    <w:p w14:paraId="1D463318">
      <w:pPr>
        <w:pStyle w:val="2"/>
        <w:widowControl/>
        <w:spacing w:before="0" w:after="0" w:line="348" w:lineRule="exact"/>
        <w:ind w:firstLine="480"/>
        <w:jc w:val="both"/>
      </w:pPr>
      <w:r>
        <w:rPr>
          <w:rFonts w:ascii="Times New Roman" w:hAnsi="Times New Roman" w:eastAsia="方正仿宋_GBK"/>
          <w:b w:val="0"/>
          <w:sz w:val="24"/>
        </w:rPr>
        <w:t>五项参数之间的相关绝对值均低于本研究的信息归并阈值，分别保留电源规模、负荷发展、线路经济条件、既有网络支援及局部峰值分布的信息，能够从不同规划条件解释容载比差异。</w:t>
      </w:r>
    </w:p>
    <w:p w14:paraId="29C750C4">
      <w:pPr>
        <w:pStyle w:val="2"/>
        <w:keepNext/>
        <w:spacing w:before="120" w:after="80" w:line="280" w:lineRule="exact"/>
        <w:ind w:firstLine="0"/>
        <w:jc w:val="center"/>
      </w:pPr>
      <w:r>
        <w:rPr>
          <w:rFonts w:ascii="Times New Roman" w:hAnsi="Times New Roman" w:eastAsia="宋体"/>
          <w:b w:val="0"/>
          <w:sz w:val="21"/>
        </w:rPr>
        <w:t>表3-17 十三项指标至五项推广参数的筛选结果</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409B6B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4327A769">
            <w:pPr>
              <w:keepNext/>
              <w:spacing w:before="20" w:after="20" w:line="260" w:lineRule="exact"/>
              <w:ind w:left="0" w:leftChars="0" w:right="0" w:rightChars="0" w:firstLine="0" w:firstLineChars="0"/>
              <w:jc w:val="center"/>
            </w:pPr>
            <w:r>
              <w:rPr>
                <w:rFonts w:ascii="Times New Roman" w:hAnsi="Times New Roman" w:eastAsia="宋体"/>
                <w:b/>
                <w:sz w:val="18"/>
              </w:rPr>
              <w:t>环节</w:t>
            </w:r>
          </w:p>
        </w:tc>
        <w:tc>
          <w:tcPr>
            <w:tcW w:w="2771" w:type="dxa"/>
            <w:tcMar>
              <w:left w:w="70" w:type="dxa"/>
              <w:right w:w="70" w:type="dxa"/>
            </w:tcMar>
            <w:vAlign w:val="center"/>
          </w:tcPr>
          <w:p w14:paraId="667E2111">
            <w:pPr>
              <w:keepNext/>
              <w:spacing w:before="20" w:after="20" w:line="260" w:lineRule="exact"/>
              <w:ind w:left="0" w:leftChars="0" w:right="0" w:rightChars="0" w:firstLine="0" w:firstLineChars="0"/>
              <w:jc w:val="center"/>
            </w:pPr>
            <w:r>
              <w:rPr>
                <w:rFonts w:ascii="Times New Roman" w:hAnsi="Times New Roman" w:eastAsia="宋体"/>
                <w:b/>
                <w:sz w:val="18"/>
              </w:rPr>
              <w:t>指标数</w:t>
            </w:r>
          </w:p>
        </w:tc>
        <w:tc>
          <w:tcPr>
            <w:tcW w:w="2771" w:type="dxa"/>
            <w:tcMar>
              <w:left w:w="70" w:type="dxa"/>
              <w:right w:w="70" w:type="dxa"/>
            </w:tcMar>
            <w:vAlign w:val="center"/>
          </w:tcPr>
          <w:p w14:paraId="3B52D19F">
            <w:pPr>
              <w:keepNext/>
              <w:spacing w:before="20" w:after="20" w:line="260" w:lineRule="exact"/>
              <w:ind w:left="0" w:leftChars="0" w:right="0" w:rightChars="0" w:firstLine="0" w:firstLineChars="0"/>
              <w:jc w:val="center"/>
            </w:pPr>
            <w:r>
              <w:rPr>
                <w:rFonts w:ascii="Times New Roman" w:hAnsi="Times New Roman" w:eastAsia="宋体"/>
                <w:b/>
                <w:sz w:val="18"/>
              </w:rPr>
              <w:t>处理结果</w:t>
            </w:r>
          </w:p>
        </w:tc>
      </w:tr>
      <w:tr w14:paraId="1B8DC3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C3F7209">
            <w:pPr>
              <w:keepNext/>
              <w:spacing w:before="20" w:after="20" w:line="260" w:lineRule="exact"/>
              <w:ind w:left="0" w:leftChars="0" w:right="0" w:rightChars="0" w:firstLine="0" w:firstLineChars="0"/>
              <w:jc w:val="center"/>
            </w:pPr>
            <w:r>
              <w:rPr>
                <w:rFonts w:ascii="Times New Roman" w:hAnsi="Times New Roman" w:eastAsia="宋体"/>
                <w:b w:val="0"/>
                <w:sz w:val="18"/>
              </w:rPr>
              <w:t>候选指标</w:t>
            </w:r>
          </w:p>
        </w:tc>
        <w:tc>
          <w:tcPr>
            <w:tcW w:w="2771" w:type="dxa"/>
            <w:tcMar>
              <w:left w:w="70" w:type="dxa"/>
              <w:right w:w="70" w:type="dxa"/>
            </w:tcMar>
            <w:vAlign w:val="center"/>
          </w:tcPr>
          <w:p w14:paraId="0B0C8037">
            <w:pPr>
              <w:keepNext/>
              <w:spacing w:before="20" w:after="20" w:line="260" w:lineRule="exact"/>
              <w:ind w:left="0" w:leftChars="0" w:right="0" w:rightChars="0" w:firstLine="0" w:firstLineChars="0"/>
              <w:jc w:val="center"/>
            </w:pPr>
            <w:r>
              <w:rPr>
                <w:rFonts w:ascii="Times New Roman" w:hAnsi="Times New Roman" w:eastAsia="宋体"/>
                <w:b w:val="0"/>
                <w:sz w:val="18"/>
              </w:rPr>
              <w:t>13</w:t>
            </w:r>
          </w:p>
        </w:tc>
        <w:tc>
          <w:tcPr>
            <w:tcW w:w="2771" w:type="dxa"/>
            <w:tcMar>
              <w:left w:w="70" w:type="dxa"/>
              <w:right w:w="70" w:type="dxa"/>
            </w:tcMar>
            <w:vAlign w:val="center"/>
          </w:tcPr>
          <w:p w14:paraId="28B8882A">
            <w:pPr>
              <w:keepNext/>
              <w:spacing w:before="20" w:after="20" w:line="260" w:lineRule="exact"/>
              <w:ind w:left="0" w:leftChars="0" w:right="0" w:rightChars="0" w:firstLine="0" w:firstLineChars="0"/>
              <w:jc w:val="center"/>
            </w:pPr>
            <w:r>
              <w:rPr>
                <w:rFonts w:ascii="Times New Roman" w:hAnsi="Times New Roman" w:eastAsia="宋体"/>
                <w:b w:val="0"/>
                <w:sz w:val="18"/>
              </w:rPr>
              <w:t>涵盖源荷规模、运行压力、网络支援、时间及相对投资</w:t>
            </w:r>
          </w:p>
        </w:tc>
      </w:tr>
      <w:tr w14:paraId="7FB84E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2576DA1">
            <w:pPr>
              <w:keepNext/>
              <w:spacing w:before="20" w:after="20" w:line="260" w:lineRule="exact"/>
              <w:ind w:left="0" w:leftChars="0" w:right="0" w:rightChars="0" w:firstLine="0" w:firstLineChars="0"/>
              <w:jc w:val="center"/>
            </w:pPr>
            <w:r>
              <w:rPr>
                <w:rFonts w:ascii="Times New Roman" w:hAnsi="Times New Roman" w:eastAsia="宋体"/>
                <w:b w:val="0"/>
                <w:sz w:val="18"/>
              </w:rPr>
              <w:t>容载比相关性筛选</w:t>
            </w:r>
          </w:p>
        </w:tc>
        <w:tc>
          <w:tcPr>
            <w:tcW w:w="2771" w:type="dxa"/>
            <w:tcMar>
              <w:left w:w="70" w:type="dxa"/>
              <w:right w:w="70" w:type="dxa"/>
            </w:tcMar>
            <w:vAlign w:val="center"/>
          </w:tcPr>
          <w:p w14:paraId="0DEB2088">
            <w:pPr>
              <w:keepNext/>
              <w:spacing w:before="20" w:after="20" w:line="260" w:lineRule="exact"/>
              <w:ind w:left="0" w:leftChars="0" w:right="0" w:rightChars="0" w:firstLine="0" w:firstLineChars="0"/>
              <w:jc w:val="center"/>
            </w:pPr>
            <w:r>
              <w:rPr>
                <w:rFonts w:ascii="Times New Roman" w:hAnsi="Times New Roman" w:eastAsia="宋体"/>
                <w:b w:val="0"/>
                <w:sz w:val="18"/>
              </w:rPr>
              <w:t>9</w:t>
            </w:r>
          </w:p>
        </w:tc>
        <w:tc>
          <w:tcPr>
            <w:tcW w:w="2771" w:type="dxa"/>
            <w:tcMar>
              <w:left w:w="70" w:type="dxa"/>
              <w:right w:w="70" w:type="dxa"/>
            </w:tcMar>
            <w:vAlign w:val="center"/>
          </w:tcPr>
          <w:p w14:paraId="4F0CE7A7">
            <w:pPr>
              <w:keepNext/>
              <w:spacing w:before="20" w:after="20" w:line="260" w:lineRule="exact"/>
              <w:ind w:left="0" w:leftChars="0" w:right="0" w:rightChars="0" w:firstLine="0" w:firstLineChars="0"/>
              <w:jc w:val="center"/>
            </w:pPr>
            <w:r>
              <w:rPr>
                <w:rFonts w:ascii="Times New Roman" w:hAnsi="Times New Roman" w:eastAsia="宋体"/>
                <w:b w:val="0"/>
                <w:sz w:val="18"/>
              </w:rPr>
              <w:t>95%峰值持续时间、储能支撑持续时间及两项投资比的相关强度较低</w:t>
            </w:r>
          </w:p>
        </w:tc>
      </w:tr>
      <w:tr w14:paraId="4262E7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C2575E2">
            <w:pPr>
              <w:keepNext/>
              <w:spacing w:before="20" w:after="20" w:line="260" w:lineRule="exact"/>
              <w:ind w:left="0" w:leftChars="0" w:right="0" w:rightChars="0" w:firstLine="0" w:firstLineChars="0"/>
              <w:jc w:val="center"/>
            </w:pPr>
            <w:r>
              <w:rPr>
                <w:rFonts w:ascii="Times New Roman" w:hAnsi="Times New Roman" w:eastAsia="宋体"/>
                <w:b w:val="0"/>
                <w:sz w:val="18"/>
              </w:rPr>
              <w:t>高相关指标归并</w:t>
            </w:r>
          </w:p>
        </w:tc>
        <w:tc>
          <w:tcPr>
            <w:tcW w:w="2771" w:type="dxa"/>
            <w:tcMar>
              <w:left w:w="70" w:type="dxa"/>
              <w:right w:w="70" w:type="dxa"/>
            </w:tcMar>
            <w:vAlign w:val="center"/>
          </w:tcPr>
          <w:p w14:paraId="310C4564">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2771" w:type="dxa"/>
            <w:tcMar>
              <w:left w:w="70" w:type="dxa"/>
              <w:right w:w="70" w:type="dxa"/>
            </w:tcMar>
            <w:vAlign w:val="center"/>
          </w:tcPr>
          <w:p w14:paraId="05D30AC4">
            <w:pPr>
              <w:keepNext/>
              <w:spacing w:before="20" w:after="20" w:line="260" w:lineRule="exact"/>
              <w:ind w:left="0" w:leftChars="0" w:right="0" w:rightChars="0" w:firstLine="0" w:firstLineChars="0"/>
              <w:jc w:val="center"/>
            </w:pPr>
            <w:r>
              <w:rPr>
                <w:rFonts w:ascii="Times New Roman" w:hAnsi="Times New Roman" w:eastAsia="宋体"/>
                <w:b w:val="0"/>
                <w:sz w:val="18"/>
              </w:rPr>
              <w:t>电量、反向净负荷和站级负载率归入装机指标组，正向净负荷归入增长指标组</w:t>
            </w:r>
          </w:p>
        </w:tc>
      </w:tr>
      <w:tr w14:paraId="406F22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CFE08C9">
            <w:pPr>
              <w:keepNext w:val="0"/>
              <w:spacing w:before="20" w:after="20" w:line="260" w:lineRule="exact"/>
              <w:ind w:left="0" w:leftChars="0" w:right="0" w:rightChars="0" w:firstLine="0" w:firstLineChars="0"/>
              <w:jc w:val="center"/>
            </w:pPr>
            <w:r>
              <w:rPr>
                <w:rFonts w:ascii="Times New Roman" w:hAnsi="Times New Roman" w:eastAsia="宋体"/>
                <w:b w:val="0"/>
                <w:sz w:val="18"/>
              </w:rPr>
              <w:t>参数间相关核验</w:t>
            </w:r>
          </w:p>
        </w:tc>
        <w:tc>
          <w:tcPr>
            <w:tcW w:w="2771" w:type="dxa"/>
            <w:tcMar>
              <w:left w:w="70" w:type="dxa"/>
              <w:right w:w="70" w:type="dxa"/>
            </w:tcMar>
            <w:vAlign w:val="center"/>
          </w:tcPr>
          <w:p w14:paraId="3C158862">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2771" w:type="dxa"/>
            <w:tcMar>
              <w:left w:w="70" w:type="dxa"/>
              <w:right w:w="70" w:type="dxa"/>
            </w:tcMar>
            <w:vAlign w:val="center"/>
          </w:tcPr>
          <w:p w14:paraId="2EC5AC15">
            <w:pPr>
              <w:keepNext w:val="0"/>
              <w:spacing w:before="20" w:after="20" w:line="260" w:lineRule="exact"/>
              <w:ind w:left="0" w:leftChars="0" w:right="0" w:rightChars="0" w:firstLine="0" w:firstLineChars="0"/>
              <w:jc w:val="center"/>
            </w:pPr>
            <w:r>
              <w:rPr>
                <w:rFonts w:ascii="Times New Roman" w:hAnsi="Times New Roman" w:eastAsia="宋体"/>
                <w:b w:val="0"/>
                <w:sz w:val="18"/>
              </w:rPr>
              <w:t>最大Pearson绝对值为0.29，五项间信息重叠较少</w:t>
            </w:r>
          </w:p>
        </w:tc>
      </w:tr>
    </w:tbl>
    <w:p w14:paraId="566380FB">
      <w:pPr>
        <w:pStyle w:val="2"/>
        <w:widowControl/>
        <w:spacing w:before="0" w:after="0" w:line="348" w:lineRule="exact"/>
        <w:ind w:firstLine="480"/>
        <w:jc w:val="both"/>
      </w:pPr>
      <w:r>
        <w:rPr>
          <w:rFonts w:ascii="Times New Roman" w:hAnsi="Times New Roman" w:eastAsia="方正仿宋_GBK"/>
          <w:b w:val="0"/>
          <w:sz w:val="24"/>
        </w:rPr>
        <w:t>两层分析由十三项候选指标得到五项推广参数：分布式电源装机渗透率、年最大净负荷平均增长率、电缆长度占比、初始转供率和负荷分散系数。其对应的矩阵分类如下。</w:t>
      </w:r>
    </w:p>
    <w:p w14:paraId="1E29118D">
      <w:pPr>
        <w:pStyle w:val="2"/>
        <w:keepNext/>
        <w:spacing w:before="120" w:after="80" w:line="280" w:lineRule="exact"/>
        <w:ind w:firstLine="0"/>
        <w:jc w:val="center"/>
      </w:pPr>
      <w:r>
        <w:rPr>
          <w:rFonts w:ascii="Times New Roman" w:hAnsi="Times New Roman" w:eastAsia="宋体"/>
          <w:b w:val="0"/>
          <w:sz w:val="21"/>
        </w:rPr>
        <w:t>表3-18 采用指标与推广矩阵分类</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4156"/>
        <w:gridCol w:w="4156"/>
      </w:tblGrid>
      <w:tr w14:paraId="215DE5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4156" w:type="dxa"/>
            <w:tcMar>
              <w:left w:w="70" w:type="dxa"/>
              <w:right w:w="70" w:type="dxa"/>
            </w:tcMar>
            <w:vAlign w:val="center"/>
          </w:tcPr>
          <w:p w14:paraId="4F1F5FF2">
            <w:pPr>
              <w:keepNext/>
              <w:spacing w:before="20" w:after="20" w:line="260" w:lineRule="exact"/>
              <w:ind w:left="0" w:leftChars="0" w:right="0" w:rightChars="0" w:firstLine="0" w:firstLineChars="0"/>
              <w:jc w:val="center"/>
            </w:pPr>
            <w:r>
              <w:rPr>
                <w:rFonts w:ascii="Times New Roman" w:hAnsi="Times New Roman" w:eastAsia="宋体"/>
                <w:b/>
                <w:sz w:val="18"/>
              </w:rPr>
              <w:t>采用指标</w:t>
            </w:r>
          </w:p>
        </w:tc>
        <w:tc>
          <w:tcPr>
            <w:tcW w:w="4156" w:type="dxa"/>
            <w:tcMar>
              <w:left w:w="70" w:type="dxa"/>
              <w:right w:w="70" w:type="dxa"/>
            </w:tcMar>
            <w:vAlign w:val="center"/>
          </w:tcPr>
          <w:p w14:paraId="222B0A41">
            <w:pPr>
              <w:keepNext/>
              <w:spacing w:before="20" w:after="20" w:line="260" w:lineRule="exact"/>
              <w:ind w:left="0" w:leftChars="0" w:right="0" w:rightChars="0" w:firstLine="0" w:firstLineChars="0"/>
              <w:jc w:val="center"/>
            </w:pPr>
            <w:r>
              <w:rPr>
                <w:rFonts w:ascii="Times New Roman" w:hAnsi="Times New Roman" w:eastAsia="宋体"/>
                <w:b/>
                <w:sz w:val="18"/>
              </w:rPr>
              <w:t>矩阵分类</w:t>
            </w:r>
          </w:p>
        </w:tc>
      </w:tr>
      <w:tr w14:paraId="78EDA6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2FCECDFD">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4156" w:type="dxa"/>
            <w:tcMar>
              <w:left w:w="70" w:type="dxa"/>
              <w:right w:w="70" w:type="dxa"/>
            </w:tcMar>
            <w:vAlign w:val="center"/>
          </w:tcPr>
          <w:p w14:paraId="5B67E321">
            <w:pPr>
              <w:keepNext/>
              <w:spacing w:before="20" w:after="20" w:line="260" w:lineRule="exact"/>
              <w:ind w:left="0" w:leftChars="0" w:right="0" w:rightChars="0" w:firstLine="0" w:firstLineChars="0"/>
              <w:jc w:val="center"/>
            </w:pPr>
            <w:r>
              <w:rPr>
                <w:rFonts w:ascii="Times New Roman" w:hAnsi="Times New Roman" w:eastAsia="宋体"/>
                <w:b w:val="0"/>
                <w:sz w:val="18"/>
              </w:rPr>
              <w:t>≤1；(1,2]；&gt;2</w:t>
            </w:r>
          </w:p>
        </w:tc>
      </w:tr>
      <w:tr w14:paraId="1BFE88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6F5E16A1">
            <w:pPr>
              <w:keepNext/>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4156" w:type="dxa"/>
            <w:tcMar>
              <w:left w:w="70" w:type="dxa"/>
              <w:right w:w="70" w:type="dxa"/>
            </w:tcMar>
            <w:vAlign w:val="center"/>
          </w:tcPr>
          <w:p w14:paraId="13E47EEF">
            <w:pPr>
              <w:keepNext/>
              <w:spacing w:before="20" w:after="20" w:line="260" w:lineRule="exact"/>
              <w:ind w:left="0" w:leftChars="0" w:right="0" w:rightChars="0" w:firstLine="0" w:firstLineChars="0"/>
              <w:jc w:val="center"/>
            </w:pPr>
            <w:r>
              <w:rPr>
                <w:rFonts w:ascii="Times New Roman" w:hAnsi="Times New Roman" w:eastAsia="宋体"/>
                <w:b w:val="0"/>
                <w:sz w:val="18"/>
              </w:rPr>
              <w:t>≤2%；(2%,4%]；(4%,7%]；&gt;7%</w:t>
            </w:r>
          </w:p>
        </w:tc>
      </w:tr>
      <w:tr w14:paraId="0041B1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2675472C">
            <w:pPr>
              <w:keepNext/>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4156" w:type="dxa"/>
            <w:tcMar>
              <w:left w:w="70" w:type="dxa"/>
              <w:right w:w="70" w:type="dxa"/>
            </w:tcMar>
            <w:vAlign w:val="center"/>
          </w:tcPr>
          <w:p w14:paraId="0292D5AD">
            <w:pPr>
              <w:keepNext/>
              <w:spacing w:before="20" w:after="20" w:line="260" w:lineRule="exact"/>
              <w:ind w:left="0" w:leftChars="0" w:right="0" w:rightChars="0" w:firstLine="0" w:firstLineChars="0"/>
              <w:jc w:val="center"/>
            </w:pPr>
            <w:r>
              <w:rPr>
                <w:rFonts w:ascii="Times New Roman" w:hAnsi="Times New Roman" w:eastAsia="宋体"/>
                <w:b w:val="0"/>
                <w:sz w:val="18"/>
              </w:rPr>
              <w:t>≤10%；(10%,30%]；&gt;30%</w:t>
            </w:r>
          </w:p>
        </w:tc>
      </w:tr>
      <w:tr w14:paraId="113CE1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0C5652F9">
            <w:pPr>
              <w:keepNext/>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4156" w:type="dxa"/>
            <w:tcMar>
              <w:left w:w="70" w:type="dxa"/>
              <w:right w:w="70" w:type="dxa"/>
            </w:tcMar>
            <w:vAlign w:val="center"/>
          </w:tcPr>
          <w:p w14:paraId="7B1E52AC">
            <w:pPr>
              <w:keepNext/>
              <w:spacing w:before="20" w:after="20" w:line="260" w:lineRule="exact"/>
              <w:ind w:left="0" w:leftChars="0" w:right="0" w:rightChars="0" w:firstLine="0" w:firstLineChars="0"/>
              <w:jc w:val="center"/>
            </w:pPr>
            <w:r>
              <w:rPr>
                <w:rFonts w:ascii="Times New Roman" w:hAnsi="Times New Roman" w:eastAsia="宋体"/>
                <w:b w:val="0"/>
                <w:sz w:val="18"/>
              </w:rPr>
              <w:t>≤30%；(30%,50%]；(50%,70%]；&gt;70%</w:t>
            </w:r>
          </w:p>
        </w:tc>
      </w:tr>
      <w:tr w14:paraId="03EACD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1F4838A3">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4156" w:type="dxa"/>
            <w:tcMar>
              <w:left w:w="70" w:type="dxa"/>
              <w:right w:w="70" w:type="dxa"/>
            </w:tcMar>
            <w:vAlign w:val="center"/>
          </w:tcPr>
          <w:p w14:paraId="3CB6B52A">
            <w:pPr>
              <w:keepNext w:val="0"/>
              <w:spacing w:before="20" w:after="20" w:line="260" w:lineRule="exact"/>
              <w:ind w:left="0" w:leftChars="0" w:right="0" w:rightChars="0" w:firstLine="0" w:firstLineChars="0"/>
              <w:jc w:val="center"/>
            </w:pPr>
            <w:r>
              <w:rPr>
                <w:rFonts w:ascii="Times New Roman" w:hAnsi="Times New Roman" w:eastAsia="宋体"/>
                <w:b w:val="0"/>
                <w:sz w:val="18"/>
              </w:rPr>
              <w:t>1.00；1.10；1.15</w:t>
            </w:r>
          </w:p>
        </w:tc>
      </w:tr>
    </w:tbl>
    <w:p w14:paraId="08BD7548">
      <w:pPr>
        <w:pStyle w:val="2"/>
        <w:widowControl/>
        <w:spacing w:before="0" w:after="0" w:line="348" w:lineRule="exact"/>
        <w:ind w:firstLine="480"/>
        <w:jc w:val="both"/>
      </w:pPr>
      <w:r>
        <w:rPr>
          <w:rFonts w:ascii="Times New Roman" w:hAnsi="Times New Roman" w:eastAsia="方正仿宋_GBK"/>
          <w:b w:val="0"/>
          <w:sz w:val="24"/>
        </w:rPr>
        <w:t>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14:paraId="3A2492AE">
      <w:pPr>
        <w:pStyle w:val="4"/>
        <w:keepNext/>
        <w:numPr>
          <w:ilvl w:val="0"/>
          <w:numId w:val="0"/>
        </w:numPr>
        <w:spacing w:before="160" w:after="120" w:line="480" w:lineRule="exact"/>
        <w:ind w:firstLine="0"/>
      </w:pPr>
      <w:ins w:id="28188" w:author="xh" w:date="2026-10-19T08:53:55+08:00">
        <w:bookmarkStart w:id="314" w:name="Report1017_h437"/>
        <w:bookmarkEnd w:id="314"/>
      </w:ins>
      <w:bookmarkStart w:id="119" w:name="kv负荷转接资料与仿真条件"/>
      <w:bookmarkStart w:id="120" w:name="h437"/>
      <w:r>
        <w:rPr>
          <w:rFonts w:ascii="Times New Roman" w:hAnsi="Times New Roman" w:eastAsia="方正仿宋_GBK"/>
          <w:b/>
          <w:sz w:val="32"/>
        </w:rPr>
        <w:t>3.6 10 kV负荷转接资料与仿真条件</w:t>
      </w:r>
      <w:bookmarkEnd w:id="119"/>
      <w:bookmarkEnd w:id="120"/>
    </w:p>
    <w:p w14:paraId="5D55ADD8">
      <w:pPr>
        <w:pStyle w:val="5"/>
        <w:keepNext/>
        <w:numPr>
          <w:ilvl w:val="0"/>
          <w:numId w:val="0"/>
        </w:numPr>
        <w:spacing w:before="160" w:after="120" w:line="390" w:lineRule="exact"/>
        <w:ind w:firstLine="0"/>
      </w:pPr>
      <w:bookmarkStart w:id="121" w:name="地区转供统计与计算方法"/>
      <w:r>
        <w:rPr>
          <w:rFonts w:ascii="Times New Roman" w:hAnsi="Times New Roman" w:eastAsia="方正仿宋_GBK"/>
          <w:b/>
          <w:sz w:val="26"/>
        </w:rPr>
        <w:t>3.6.1 地区转供统计与计算方法</w:t>
      </w:r>
      <w:bookmarkEnd w:id="121"/>
    </w:p>
    <w:p w14:paraId="6362FF7B">
      <w:pPr>
        <w:pStyle w:val="115"/>
        <w:widowControl/>
        <w:spacing w:before="0" w:after="0" w:line="348" w:lineRule="exact"/>
        <w:ind w:firstLine="480"/>
        <w:jc w:val="both"/>
      </w:pPr>
      <w:r>
        <w:rPr>
          <w:rFonts w:ascii="Times New Roman" w:hAnsi="Times New Roman" w:eastAsia="方正仿宋_GBK"/>
          <w:b w:val="0"/>
          <w:sz w:val="24"/>
        </w:rPr>
        <w:t>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F1CF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2091" w:author="xh" w:date="2026-10-19T08:54:34+08:00"/>
        </w:trPr>
        <w:tc>
          <w:tcPr>
            <w:tcW w:w="737" w:type="dxa"/>
            <w:tcMar>
              <w:top w:w="0" w:type="dxa"/>
              <w:left w:w="0" w:type="dxa"/>
              <w:bottom w:w="0" w:type="dxa"/>
              <w:right w:w="0" w:type="dxa"/>
            </w:tcMar>
            <w:vAlign w:val="center"/>
          </w:tcPr>
          <w:p w14:paraId="2473DB95">
            <w:pPr>
              <w:keepNext/>
              <w:spacing w:before="0" w:after="0"/>
              <w:ind w:left="0" w:leftChars="0" w:right="0" w:rightChars="0" w:firstLine="0" w:firstLineChars="0"/>
              <w:rPr>
                <w:del w:id="2092" w:author="xh" w:date="2026-10-19T08:54:34+08:00"/>
              </w:rPr>
            </w:pPr>
          </w:p>
        </w:tc>
        <w:tc>
          <w:tcPr>
            <w:tcW w:w="6838" w:type="dxa"/>
            <w:tcMar>
              <w:top w:w="0" w:type="dxa"/>
              <w:left w:w="0" w:type="dxa"/>
              <w:bottom w:w="0" w:type="dxa"/>
              <w:right w:w="0" w:type="dxa"/>
            </w:tcMar>
            <w:vAlign w:val="center"/>
          </w:tcPr>
          <w:p w14:paraId="16E8894E">
            <w:pPr>
              <w:keepNext/>
              <w:spacing w:before="100" w:after="100" w:line="276" w:lineRule="auto"/>
              <w:ind w:left="0" w:leftChars="0" w:right="0" w:rightChars="0" w:firstLine="0" w:firstLineChars="0"/>
              <w:jc w:val="center"/>
              <w:rPr>
                <w:del w:id="2093" w:author="xh" w:date="2026-10-19T08:54:34+08:00"/>
              </w:rPr>
            </w:pPr>
            <w:del w:id="2094" w:author="xh" w:date="2026-10-19T08:54:34+08:00">
              <m:oMathPara>
                <m:oMathParaPr>
                  <m:jc m:val="center"/>
                </m:oMathParaPr>
                <m:oMath>
                  <m:sSub>
                    <m:sSubPr/>
                    <m:e>
                      <m:r>
                        <m:rPr>
                          <m:nor/>
                        </m:rPr>
                        <w:rPr>
                          <w:rFonts w:ascii="Times New Roman" w:hAnsi="Times New Roman" w:eastAsia="方正仿宋_GBK" w:cs="Times New Roman"/>
                          <w:i/>
                          <w:iCs/>
                        </w:rPr>
                        <m:t>r</m:t>
                      </m:r>
                    </m:e>
                    <m:sub>
                      <m:r>
                        <m:rPr>
                          <m:nor/>
                          <m:sty m:val="p"/>
                        </m:rPr>
                        <w:rPr>
                          <w:rFonts w:ascii="Times New Roman" w:hAnsi="Times New Roman" w:eastAsia="方正仿宋_GBK" w:cs="Times New Roman"/>
                          <w:b w:val="0"/>
                          <w:i w:val="0"/>
                          <w:iCs w:val="0"/>
                        </w:rPr>
                        <m:t>region</m:t>
                      </m:r>
                    </m:sub>
                  </m:sSub>
                  <m:r>
                    <m:rPr>
                      <m:nor/>
                      <m:sty m:val="p"/>
                    </m:rPr>
                    <w:rPr>
                      <w:rFonts w:ascii="Times New Roman" w:hAnsi="Times New Roman" w:eastAsia="方正仿宋_GBK" w:cs="Times New Roman"/>
                      <w:b w:val="0"/>
                      <w:i w:val="0"/>
                      <w:iCs w:val="0"/>
                    </w:rPr>
                    <m:t>=</m:t>
                  </m:r>
                  <m:f>
                    <m:fPr/>
                    <m:num>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Sub>
                        </m:e>
                      </m:nary>
                    </m:num>
                    <m:den>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r>
                            <m:rPr>
                              <m:nor/>
                              <m:sty m:val="p"/>
                            </m:rPr>
                            <w:rPr>
                              <w:rFonts w:ascii="Times New Roman" w:hAnsi="Times New Roman" w:eastAsia="方正仿宋_GBK" w:cs="Times New Roman"/>
                              <w:b w:val="0"/>
                              <w:i w:val="0"/>
                              <w:iCs w:val="0"/>
                            </w:rPr>
                            <m:t>(</m:t>
                          </m:r>
                        </m:e>
                      </m:nary>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U</m:t>
                          </m:r>
                        </m:e>
                        <m:sub>
                          <m:r>
                            <m:rPr>
                              <m:nor/>
                            </m:rPr>
                            <w:rPr>
                              <w:rFonts w:ascii="Times New Roman" w:hAnsi="Times New Roman" w:eastAsia="方正仿宋_GBK" w:cs="Times New Roman"/>
                              <w:i/>
                              <w:iCs/>
                            </w:rPr>
                            <m:t>i</m:t>
                          </m:r>
                        </m:sub>
                      </m:sSub>
                      <m:r>
                        <m:rPr>
                          <m:nor/>
                          <m:sty m:val="p"/>
                        </m:rPr>
                        <w:rPr>
                          <w:rFonts w:ascii="Times New Roman" w:hAnsi="Times New Roman" w:eastAsia="方正仿宋_GBK" w:cs="Times New Roman"/>
                          <w:b w:val="0"/>
                          <w:i w:val="0"/>
                          <w:iCs w:val="0"/>
                        </w:rPr>
                        <m:t>)</m:t>
                      </m:r>
                    </m:den>
                  </m:f>
                  <m:r>
                    <m:rPr>
                      <m:nor/>
                      <m:sty m:val="p"/>
                    </m:rPr>
                    <w:rPr>
                      <w:rFonts w:ascii="Times New Roman" w:hAnsi="Times New Roman" w:eastAsia="方正仿宋_GBK" w:cs="Times New Roman"/>
                      <w:b w:val="0"/>
                      <w:i w:val="0"/>
                      <w:iCs w:val="0"/>
                    </w:rPr>
                    <m:t>.</m:t>
                  </m:r>
                </m:oMath>
              </m:oMathPara>
            </w:del>
          </w:p>
        </w:tc>
        <w:tc>
          <w:tcPr>
            <w:tcW w:w="737" w:type="dxa"/>
            <w:tcMar>
              <w:top w:w="0" w:type="dxa"/>
              <w:left w:w="0" w:type="dxa"/>
              <w:bottom w:w="0" w:type="dxa"/>
              <w:right w:w="0" w:type="dxa"/>
            </w:tcMar>
            <w:vAlign w:val="center"/>
          </w:tcPr>
          <w:p w14:paraId="3D299C17">
            <w:pPr>
              <w:keepNext/>
              <w:spacing w:before="0" w:after="0"/>
              <w:ind w:left="0" w:leftChars="0" w:right="0" w:rightChars="0" w:firstLine="0" w:firstLineChars="0"/>
              <w:jc w:val="right"/>
              <w:rPr>
                <w:del w:id="2095" w:author="xh" w:date="2026-10-19T08:54:34+08:00"/>
              </w:rPr>
            </w:pPr>
            <w:del w:id="2096" w:author="xh" w:date="2026-10-19T08:54:34+08:00">
              <w:r>
                <w:rPr>
                  <w:rFonts w:ascii="Times New Roman" w:hAnsi="Times New Roman" w:eastAsia="方正仿宋_GBK"/>
                  <w:b w:val="0"/>
                  <w:sz w:val="18"/>
                </w:rPr>
                <w:delText>（3-8）</w:delText>
              </w:r>
            </w:del>
          </w:p>
        </w:tc>
      </w:tr>
      <w:tr>
        <w:trPr>
          <w:cantSplit/>
          <w:ins w:id="2097" w:author="xh" w:date="2026-10-19T08:54:34+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2098" w:author="xh" w:date="2026-10-19T08:54:34+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2099" w:author="xh" w:date="2026-10-19T08:54:34+08:00"/>
              </w:rPr>
            </w:pPr>
            <w:ins w:id="2100" w:author="xh" w:date="2026-10-19T08:54:34+08:00">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2101" w:author="xh" w:date="2026-10-19T08:54:34+08:00"/>
              </w:rPr>
            </w:pPr>
            <w:ins w:id="2102" w:author="xh" w:date="2026-10-19T08:54:34+08:00">
              <w:r>
                <w:rPr>
                  <w:rFonts w:ascii="Times New Roman" w:hAnsi="Times New Roman" w:eastAsia="方正仿宋_GBK"/>
                  <w:b w:val="0"/>
                  <w:sz w:val="18"/>
                </w:rPr>
                <w:t>（3-8）</w:t>
              </w:r>
            </w:ins>
          </w:p>
        </w:tc>
      </w:tr>
    </w:tbl>
    <w:p w14:paraId="009C9620">
      <w:pPr>
        <w:pStyle w:val="115"/>
        <w:widowControl/>
        <w:spacing w:before="0" w:after="0" w:line="348" w:lineRule="exact"/>
        <w:ind w:left="0" w:leftChars="0" w:right="0" w:rightChars="0" w:firstLine="0" w:firstLineChars="0" w:hanging="0" w:hangingChars="0" w:start="0" w:end="0" w:startChars="0" w:endChars="0"/>
        <w:jc w:val="both"/>
        <w:pPrChange w:id="28306" w:author="xh" w:date="2026-10-19T08:55:14+08:00">
          <w:pPr>
            <w:pStyle w:val="115"/>
            <w:widowControl/>
            <w:spacing w:before="0" w:after="0" w:line="348" w:lineRule="exact"/>
            <w:ind w:left="0" w:leftChars="0" w:right="0" w:rightChars="0" w:firstLine="0" w:firstLineChars="0"/>
            <w:jc w:val="both"/>
          </w:pPr>
        </w:pPrChange>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Sub>
      </m:oMath>
      <w:r>
        <w:rPr>
          <w:rFonts w:ascii="Times New Roman" w:hAnsi="Times New Roman" w:eastAsia="方正仿宋_GBK"/>
          <w:b w:val="0"/>
          <w:sz w:val="24"/>
        </w:rPr>
        <w:t>为变电站</w:t>
      </w:r>
      <m:oMath>
        <m:r>
          <m:rPr>
            <m:nor/>
          </m:rPr>
          <w:rPr>
            <w:rFonts w:ascii="Times New Roman" w:hAnsi="Times New Roman" w:eastAsia="方正仿宋_GBK" w:cs="Times New Roman"/>
            <w:i/>
            <w:iCs/>
          </w:rPr>
          <m:t>i</m:t>
        </m:r>
      </m:oMath>
      <w:r>
        <w:rPr>
          <w:rFonts w:ascii="Times New Roman" w:hAnsi="Times New Roman" w:eastAsia="方正仿宋_GBK"/>
          <w:b w:val="0"/>
          <w:sz w:val="24"/>
        </w:rPr>
        <w:t>全停时站外最大可供负荷，</w:t>
      </w:r>
      <m:oMath>
        <m:sSub>
          <m:sSubPr/>
          <m:e>
            <m:r>
              <m:rPr>
                <m:nor/>
              </m:rPr>
              <w:rPr>
                <w:rFonts w:ascii="Times New Roman" w:hAnsi="Times New Roman" w:eastAsia="方正仿宋_GBK" w:cs="Times New Roman"/>
                <w:i/>
                <w:iCs/>
              </w:rPr>
              <m:t>U</m:t>
            </m:r>
          </m:e>
          <m:sub>
            <m:r>
              <m:rPr>
                <m:nor/>
              </m:rPr>
              <w:rPr>
                <w:rFonts w:ascii="Times New Roman" w:hAnsi="Times New Roman" w:eastAsia="方正仿宋_GBK" w:cs="Times New Roman"/>
                <w:i/>
                <w:iCs/>
              </w:rPr>
              <m:t>i</m:t>
            </m:r>
          </m:sub>
        </m:sSub>
      </m:oMath>
      <w:r>
        <w:rPr>
          <w:rFonts w:ascii="Times New Roman" w:hAnsi="Times New Roman" w:eastAsia="方正仿宋_GBK"/>
          <w:b w:val="0"/>
          <w:sz w:val="24"/>
        </w:rPr>
        <w:t>为相应损失负荷，单位MW；</w:t>
      </w:r>
      <m:oMath>
        <m:sSub>
          <m:sSubPr/>
          <m:e>
            <m:r>
              <m:rPr>
                <m:nor/>
              </m:rPr>
              <w:rPr>
                <w:rFonts w:ascii="Times New Roman" w:hAnsi="Times New Roman" w:eastAsia="方正仿宋_GBK" w:cs="Times New Roman"/>
                <w:i/>
                <w:iCs/>
              </w:rPr>
              <m:t>r</m:t>
            </m:r>
          </m:e>
          <m:sub>
            <m:r>
              <m:rPr>
                <m:nor/>
                <m:sty m:val="p"/>
              </m:rPr>
              <w:rPr>
                <w:rFonts w:ascii="Times New Roman" w:hAnsi="Times New Roman" w:eastAsia="方正仿宋_GBK" w:cs="Times New Roman"/>
                <w:b w:val="0"/>
                <w:i w:val="0"/>
                <w:iCs w:val="0"/>
              </w:rPr>
              <m:t>region</m:t>
            </m:r>
          </m:sub>
        </m:sSub>
      </m:oMath>
      <w:r>
        <w:rPr>
          <w:rFonts w:ascii="Times New Roman" w:hAnsi="Times New Roman" w:eastAsia="方正仿宋_GBK"/>
          <w:b w:val="0"/>
          <w:sz w:val="24"/>
        </w:rPr>
        <w:t>为地区负荷加权转供率。按原表全部电压等级记录汇总，市区约92%、邳州约67%，用于描述地区网络背景和确定推广采样范围。</w:t>
      </w:r>
    </w:p>
    <w:p w14:paraId="6D6A0C03">
      <w:pPr>
        <w:pStyle w:val="5"/>
        <w:keepNext/>
        <w:numPr>
          <w:ilvl w:val="0"/>
          <w:numId w:val="0"/>
        </w:numPr>
        <w:spacing w:before="160" w:after="120" w:line="390" w:lineRule="exact"/>
        <w:ind w:firstLine="0"/>
      </w:pPr>
      <w:bookmarkStart w:id="122" w:name="逐站能力及网络约束"/>
      <w:r>
        <w:rPr>
          <w:rFonts w:ascii="Times New Roman" w:hAnsi="Times New Roman" w:eastAsia="方正仿宋_GBK"/>
          <w:b/>
          <w:sz w:val="26"/>
        </w:rPr>
        <w:t>3.6.2 逐站能力及网络约束</w:t>
      </w:r>
      <w:bookmarkEnd w:id="122"/>
    </w:p>
    <w:p w14:paraId="058038DA">
      <w:pPr>
        <w:pStyle w:val="115"/>
        <w:widowControl/>
        <w:spacing w:before="0" w:after="0" w:line="348" w:lineRule="exact"/>
        <w:ind w:firstLine="480"/>
        <w:jc w:val="both"/>
      </w:pPr>
      <w:r>
        <w:rPr>
          <w:rFonts w:ascii="Times New Roman" w:hAnsi="Times New Roman" w:eastAsia="方正仿宋_GBK"/>
          <w:b w:val="0"/>
          <w:sz w:val="24"/>
        </w:rPr>
        <w:t xml:space="preserve">地区案例将全停转供统计与110 kV站点逐一匹配，市区26座具有对应资料的变电站、邳州20座站采用对应记录</w:t>
      </w:r>
      <w:ins w:id="2103" w:author="xh" w:date="2026-10-19T08:55:53+08:00">
        <w:r>
          <w:rPr>
            <w:rFonts w:ascii="Times New Roman" w:hAnsi="Times New Roman" w:eastAsia="方正仿宋_GBK"/>
            <w:b w:val="0"/>
            <w:sz w:val="24"/>
          </w:rPr>
          <w:t xml:space="preserve">。</w:t>
        </w:r>
      </w:ins>
      <w:del w:id="2104" w:author="xh" w:date="2026-10-19T08:55:53+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每站</w:t>
      </w:r>
      <w:ins w:id="2105" w:author="xh" w:date="2026-10-19T08:55:53+08:00">
        <w:r>
          <w:rPr>
            <w:rFonts w:ascii="Times New Roman" w:hAnsi="Times New Roman" w:eastAsia="方正仿宋_GBK"/>
            <w:b w:val="0"/>
            <w:sz w:val="24"/>
          </w:rPr>
          <w:t xml:space="preserve">统</w:t>
        </w:r>
      </w:ins>
      <w:del w:id="2106" w:author="xh" w:date="2026-10-19T08:55:53+08:00">
        <w:r>
          <w:rPr>
            <w:rFonts w:ascii="Times New Roman" w:hAnsi="Times New Roman" w:eastAsia="方正仿宋_GBK"/>
            <w:b w:val="0"/>
            <w:sz w:val="24"/>
          </w:rPr>
          <w:delText xml:space="preserve">按可转负荷占可转及损失负荷之和的比例</w:delText>
        </w:r>
      </w:del>
      <w:r>
        <w:rPr>
          <w:rFonts w:ascii="Times New Roman" w:hAnsi="Times New Roman" w:eastAsia="方正仿宋_GBK"/>
          <w:b w:val="0"/>
          <w:sz w:val="24"/>
        </w:rPr>
        <w:t xml:space="preserve">计</w:t>
      </w:r>
      <w:del w:id="2107" w:author="xh" w:date="2026-10-19T08:55:53+08:00">
        <w:r>
          <w:rPr>
            <w:rFonts w:ascii="Times New Roman" w:hAnsi="Times New Roman" w:eastAsia="方正仿宋_GBK"/>
            <w:b w:val="0"/>
            <w:sz w:val="24"/>
          </w:rPr>
          <w:delText xml:space="preserve">算</w:delText>
        </w:r>
      </w:del>
      <w:r>
        <w:rPr>
          <w:rFonts w:ascii="Times New Roman" w:hAnsi="Times New Roman" w:eastAsia="方正仿宋_GBK"/>
          <w:b w:val="0"/>
          <w:sz w:val="24"/>
        </w:rPr>
        <w:t xml:space="preserve">转供率</w:t>
      </w:r>
      <w:ins w:id="2108" w:author="xh" w:date="2026-10-19T08:55:53+08:00">
        <w:r>
          <w:rPr>
            <w:rFonts w:ascii="Times New Roman" w:hAnsi="Times New Roman" w:eastAsia="方正仿宋_GBK"/>
            <w:b w:val="0"/>
            <w:sz w:val="24"/>
          </w:rPr>
          <w:t xml:space="preserve">用于描述网络背景</w:t>
        </w:r>
      </w:ins>
      <w:r>
        <w:rPr>
          <w:rFonts w:ascii="Times New Roman" w:hAnsi="Times New Roman" w:eastAsia="方正仿宋_GBK"/>
          <w:b w:val="0"/>
          <w:sz w:val="24"/>
        </w:rPr>
        <w:t xml:space="preserve">，</w:t>
      </w:r>
      <w:ins w:id="2109" w:author="xh" w:date="2026-10-19T08:55:53+08:00">
        <w:r>
          <w:rPr>
            <w:rFonts w:ascii="Times New Roman" w:hAnsi="Times New Roman" w:eastAsia="方正仿宋_GBK"/>
            <w:b w:val="0"/>
            <w:sz w:val="24"/>
          </w:rPr>
          <w:t xml:space="preserve">计算中的既有可转能力直接采用原始MW值，所有年份固定封顶，正常固定与事故追加切换共同占用</w:t>
        </w:r>
      </w:ins>
      <w:del w:id="2110" w:author="xh" w:date="2026-10-19T08:55:53+08:00">
        <w:r>
          <w:rPr>
            <w:rFonts w:ascii="Times New Roman" w:hAnsi="Times New Roman" w:eastAsia="方正仿宋_GBK"/>
            <w:b w:val="0"/>
            <w:sz w:val="24"/>
          </w:rPr>
          <w:delText xml:space="preserve">以</w:delText>
        </w:r>
      </w:del>
      <w:r>
        <w:rPr>
          <w:rFonts w:ascii="Times New Roman" w:hAnsi="Times New Roman" w:eastAsia="方正仿宋_GBK"/>
          <w:b w:val="0"/>
          <w:sz w:val="24"/>
        </w:rPr>
        <w:t xml:space="preserve">该</w:t>
      </w:r>
      <w:ins w:id="2111" w:author="xh" w:date="2026-10-19T08:55:53+08:00">
        <w:r>
          <w:rPr>
            <w:rFonts w:ascii="Times New Roman" w:hAnsi="Times New Roman" w:eastAsia="方正仿宋_GBK"/>
            <w:b w:val="0"/>
            <w:sz w:val="24"/>
          </w:rPr>
          <w:t xml:space="preserve">额</w:t>
        </w:r>
      </w:ins>
      <w:del w:id="2112" w:author="xh" w:date="2026-10-19T08:55:53+08:00">
        <w:r>
          <w:rPr>
            <w:rFonts w:ascii="Times New Roman" w:hAnsi="Times New Roman" w:eastAsia="方正仿宋_GBK"/>
            <w:b w:val="0"/>
            <w:sz w:val="24"/>
          </w:rPr>
          <w:delText xml:space="preserve">比例乘当年最大正向净负荷形成年</w:delText>
        </w:r>
      </w:del>
      <w:r>
        <w:rPr>
          <w:rFonts w:ascii="Times New Roman" w:hAnsi="Times New Roman" w:eastAsia="方正仿宋_GBK"/>
          <w:b w:val="0"/>
          <w:sz w:val="24"/>
        </w:rPr>
        <w:t xml:space="preserve">度</w:t>
      </w:r>
      <w:del w:id="2113" w:author="xh" w:date="2026-10-19T08:55:53+08:00">
        <w:r>
          <w:rPr>
            <w:rFonts w:ascii="Times New Roman" w:hAnsi="Times New Roman" w:eastAsia="方正仿宋_GBK"/>
            <w:b w:val="0"/>
            <w:sz w:val="24"/>
          </w:rPr>
          <w:delText xml:space="preserve">预算，再受原表站外最大可供负荷上限限制</w:delText>
        </w:r>
      </w:del>
      <w:r>
        <w:rPr>
          <w:rFonts w:ascii="Times New Roman" w:hAnsi="Times New Roman" w:eastAsia="方正仿宋_GBK"/>
          <w:b w:val="0"/>
          <w:sz w:val="24"/>
        </w:rPr>
        <w:t xml:space="preserve">。</w:t>
      </w:r>
    </w:p>
    <w:p w14:paraId="75C052A2">
      <w:pPr>
        <w:pStyle w:val="2"/>
        <w:widowControl/>
        <w:spacing w:before="0" w:after="0" w:line="348" w:lineRule="exact"/>
        <w:ind w:firstLine="480"/>
        <w:jc w:val="both"/>
      </w:pPr>
      <w:r>
        <w:rPr>
          <w:rFonts w:ascii="Times New Roman" w:hAnsi="Times New Roman" w:eastAsia="方正仿宋_GBK"/>
          <w:b w:val="0"/>
          <w:sz w:val="24"/>
        </w:rPr>
        <w:t xml:space="preserve">既有通道与新增候选分别记录馈线端点和有效容量，</w:t>
      </w:r>
      <w:ins w:id="2114" w:author="xh" w:date="2026-10-19T08:56:33+08:00">
        <w:r>
          <w:rPr>
            <w:rFonts w:ascii="Times New Roman" w:hAnsi="Times New Roman" w:eastAsia="方正仿宋_GBK"/>
            <w:b w:val="0"/>
            <w:sz w:val="24"/>
          </w:rPr>
          <w:t xml:space="preserve">年度</w:t>
        </w:r>
      </w:ins>
      <w:r>
        <w:rPr>
          <w:rFonts w:ascii="Times New Roman" w:hAnsi="Times New Roman" w:eastAsia="方正仿宋_GBK"/>
          <w:b w:val="0"/>
          <w:sz w:val="24"/>
        </w:rPr>
        <w:t xml:space="preserve">正常</w:t>
      </w:r>
      <w:del w:id="2115" w:author="xh" w:date="2026-10-19T08:56:33+08:00">
        <w:r>
          <w:rPr>
            <w:rFonts w:ascii="Times New Roman" w:hAnsi="Times New Roman" w:eastAsia="方正仿宋_GBK"/>
            <w:b w:val="0"/>
            <w:sz w:val="24"/>
          </w:rPr>
          <w:delText xml:space="preserve">运行允许调整</w:delText>
        </w:r>
      </w:del>
      <w:r>
        <w:rPr>
          <w:rFonts w:ascii="Times New Roman" w:hAnsi="Times New Roman" w:eastAsia="方正仿宋_GBK"/>
          <w:b w:val="0"/>
          <w:sz w:val="24"/>
        </w:rPr>
        <w:t xml:space="preserve">供区</w:t>
      </w:r>
      <w:ins w:id="2116" w:author="xh" w:date="2026-10-19T08:56:33+08:00">
        <w:r>
          <w:rPr>
            <w:rFonts w:ascii="Times New Roman" w:hAnsi="Times New Roman" w:eastAsia="方正仿宋_GBK"/>
            <w:b w:val="0"/>
            <w:sz w:val="24"/>
          </w:rPr>
          <w:t xml:space="preserve">与各站</w:t>
        </w:r>
      </w:ins>
      <w:del w:id="2117" w:author="xh" w:date="2026-10-19T08:56:33+08:00">
        <w:r>
          <w:rPr>
            <w:rFonts w:ascii="Times New Roman" w:hAnsi="Times New Roman" w:eastAsia="方正仿宋_GBK"/>
            <w:b w:val="0"/>
            <w:sz w:val="24"/>
          </w:rPr>
          <w:delText xml:space="preserve">，主变</w:delText>
        </w:r>
      </w:del>
      <w:r>
        <w:rPr>
          <w:rFonts w:ascii="Times New Roman" w:hAnsi="Times New Roman" w:eastAsia="方正仿宋_GBK"/>
          <w:b w:val="0"/>
          <w:sz w:val="24"/>
        </w:rPr>
        <w:t xml:space="preserve">故障</w:t>
      </w:r>
      <w:ins w:id="2118" w:author="xh" w:date="2026-10-19T08:56:33+08:00">
        <w:r>
          <w:rPr>
            <w:rFonts w:ascii="Times New Roman" w:hAnsi="Times New Roman" w:eastAsia="方正仿宋_GBK"/>
            <w:b w:val="0"/>
            <w:sz w:val="24"/>
          </w:rPr>
          <w:t xml:space="preserve">追加切换预案固定，故障追加仅将故障站原属区段切换到直接邻站</w:t>
        </w:r>
      </w:ins>
      <w:del w:id="2119" w:author="xh" w:date="2026-10-19T08:56:33+08:00">
        <w:r>
          <w:rPr>
            <w:rFonts w:ascii="Times New Roman" w:hAnsi="Times New Roman" w:eastAsia="方正仿宋_GBK"/>
            <w:b w:val="0"/>
            <w:sz w:val="24"/>
          </w:rPr>
          <w:delText xml:space="preserve">后重新分配转供</w:delText>
        </w:r>
      </w:del>
      <w:r>
        <w:rPr>
          <w:rFonts w:ascii="Times New Roman" w:hAnsi="Times New Roman" w:eastAsia="方正仿宋_GBK"/>
          <w:b w:val="0"/>
          <w:sz w:val="24"/>
        </w:rPr>
        <w:t xml:space="preserve">。各通道共同校核源端可切负荷、共享馈线余量和接收站容量，新增联络单项有效能力为7.49 MW，工程费用按地区电缆长度占比计算。</w:t>
      </w:r>
    </w:p>
    <w:p w14:paraId="3A4A9FBE">
      <w:pPr>
        <w:pStyle w:val="2"/>
        <w:widowControl/>
        <w:spacing w:before="0" w:after="0" w:line="348" w:lineRule="exact"/>
        <w:ind w:firstLine="480"/>
        <w:jc w:val="both"/>
      </w:pPr>
      <w:r>
        <w:rPr>
          <w:rFonts w:ascii="Times New Roman" w:hAnsi="Times New Roman" w:eastAsia="方正仿宋_GBK"/>
          <w:b w:val="0"/>
          <w:sz w:val="24"/>
        </w:rPr>
        <w:t>DL/T 5729—2023第7.1.2条对A+、A类及B、C类供电区域的中压负荷转移比例分别给出50%～70%、30%～50%的参考[5]。本研究保留上述分区依据，地区案例采用补充资料的逐站MW能力，推广模板按10%～90%初始转供率设置基期网络。</w:t>
      </w:r>
    </w:p>
    <w:p w14:paraId="4EC4FD69">
      <w:pPr>
        <w:pStyle w:val="5"/>
        <w:keepNext/>
        <w:numPr>
          <w:ilvl w:val="0"/>
          <w:numId w:val="0"/>
        </w:numPr>
        <w:spacing w:before="160" w:after="120" w:line="390" w:lineRule="exact"/>
        <w:ind w:firstLine="0"/>
      </w:pPr>
      <w:bookmarkStart w:id="123" w:name="电源归属及反向功率"/>
      <w:r>
        <w:rPr>
          <w:rFonts w:ascii="Times New Roman" w:hAnsi="Times New Roman" w:eastAsia="方正仿宋_GBK"/>
          <w:b/>
          <w:sz w:val="26"/>
        </w:rPr>
        <w:t>3.6.3 电源归属及反向功率</w:t>
      </w:r>
      <w:bookmarkEnd w:id="123"/>
    </w:p>
    <w:p w14:paraId="7FB94A5B">
      <w:pPr>
        <w:pStyle w:val="115"/>
        <w:widowControl/>
        <w:spacing w:before="0" w:after="0" w:line="348" w:lineRule="exact"/>
        <w:ind w:firstLine="480"/>
        <w:jc w:val="both"/>
      </w:pPr>
      <w:ins w:id="2120" w:author="xh" w:date="2026-10-19T08:57:12+08:00">
        <w:r>
          <w:rPr>
            <w:rFonts w:ascii="Times New Roman" w:hAnsi="Times New Roman" w:eastAsia="方正仿宋_GBK"/>
            <w:b w:val="0"/>
            <w:sz w:val="24"/>
          </w:rPr>
          <w:t xml:space="preserve">地区案例按源荷区段同时切换</w:t>
        </w:r>
      </w:ins>
      <w:del w:id="2121" w:author="xh" w:date="2026-10-19T08:57:12+08:00">
        <w:r>
          <w:rPr>
            <w:rFonts w:ascii="Times New Roman" w:hAnsi="Times New Roman" w:eastAsia="方正仿宋_GBK"/>
            <w:b w:val="0"/>
            <w:sz w:val="24"/>
          </w:rPr>
          <w:delText xml:space="preserve">正常转供改变</w:delText>
        </w:r>
      </w:del>
      <w:r>
        <w:rPr>
          <w:rFonts w:ascii="Times New Roman" w:hAnsi="Times New Roman" w:eastAsia="方正仿宋_GBK"/>
          <w:b w:val="0"/>
          <w:sz w:val="24"/>
        </w:rPr>
        <w:t xml:space="preserve">用电负荷</w:t>
      </w:r>
      <w:ins w:id="2122" w:author="xh" w:date="2026-10-19T08:57:12+08:00">
        <w:r>
          <w:rPr>
            <w:rFonts w:ascii="Times New Roman" w:hAnsi="Times New Roman" w:eastAsia="方正仿宋_GBK"/>
            <w:b w:val="0"/>
            <w:sz w:val="24"/>
          </w:rPr>
          <w:t xml:space="preserve">和区段内光伏</w:t>
        </w:r>
      </w:ins>
      <w:del w:id="2123" w:author="xh" w:date="2026-10-19T08:57:12+08:00">
        <w:r>
          <w:rPr>
            <w:rFonts w:ascii="Times New Roman" w:hAnsi="Times New Roman" w:eastAsia="方正仿宋_GBK"/>
            <w:b w:val="0"/>
            <w:sz w:val="24"/>
          </w:rPr>
          <w:delText xml:space="preserve">分配</w:delText>
        </w:r>
      </w:del>
      <w:r>
        <w:rPr>
          <w:rFonts w:ascii="Times New Roman" w:hAnsi="Times New Roman" w:eastAsia="方正仿宋_GBK"/>
          <w:b w:val="0"/>
          <w:sz w:val="24"/>
        </w:rPr>
        <w:t xml:space="preserve">，</w:t>
      </w:r>
      <w:del w:id="2124" w:author="xh" w:date="2026-10-19T08:57:12+08:00">
        <w:r>
          <w:rPr>
            <w:rFonts w:ascii="Times New Roman" w:hAnsi="Times New Roman" w:eastAsia="方正仿宋_GBK"/>
            <w:b w:val="0"/>
            <w:sz w:val="24"/>
          </w:rPr>
          <w:delText xml:space="preserve">电源仍保留原站归属，因此每个静态工况需</w:delText>
        </w:r>
      </w:del>
      <w:r>
        <w:rPr>
          <w:rFonts w:ascii="Times New Roman" w:hAnsi="Times New Roman" w:eastAsia="方正仿宋_GBK"/>
          <w:b w:val="0"/>
          <w:sz w:val="24"/>
        </w:rPr>
        <w:t xml:space="preserve">按转</w:t>
      </w:r>
      <w:ins w:id="2125" w:author="xh" w:date="2026-10-19T08:57:12+08:00">
        <w:r>
          <w:rPr>
            <w:rFonts w:ascii="Times New Roman" w:hAnsi="Times New Roman" w:eastAsia="方正仿宋_GBK"/>
            <w:b w:val="0"/>
            <w:sz w:val="24"/>
          </w:rPr>
          <w:t xml:space="preserve">接后的带符号净</w:t>
        </w:r>
      </w:ins>
      <w:del w:id="2126" w:author="xh" w:date="2026-10-19T08:57:12+08:00">
        <w:r>
          <w:rPr>
            <w:rFonts w:ascii="Times New Roman" w:hAnsi="Times New Roman" w:eastAsia="方正仿宋_GBK"/>
            <w:b w:val="0"/>
            <w:sz w:val="24"/>
          </w:rPr>
          <w:delText xml:space="preserve">出、转入</w:delText>
        </w:r>
      </w:del>
      <w:r>
        <w:rPr>
          <w:rFonts w:ascii="Times New Roman" w:hAnsi="Times New Roman" w:eastAsia="方正仿宋_GBK"/>
          <w:b w:val="0"/>
          <w:sz w:val="24"/>
        </w:rPr>
        <w:t xml:space="preserve">功率</w:t>
      </w:r>
      <w:del w:id="2127" w:author="xh" w:date="2026-10-19T08:57:12+08:00">
        <w:r>
          <w:rPr>
            <w:rFonts w:ascii="Times New Roman" w:hAnsi="Times New Roman" w:eastAsia="方正仿宋_GBK"/>
            <w:b w:val="0"/>
            <w:sz w:val="24"/>
          </w:rPr>
          <w:delText xml:space="preserve">重新计算净负荷，并同时</w:delText>
        </w:r>
      </w:del>
      <w:r>
        <w:rPr>
          <w:rFonts w:ascii="Times New Roman" w:hAnsi="Times New Roman" w:eastAsia="方正仿宋_GBK"/>
          <w:b w:val="0"/>
          <w:sz w:val="24"/>
        </w:rPr>
        <w:t xml:space="preserve">校核正向供电</w:t>
      </w:r>
      <w:ins w:id="2128" w:author="xh" w:date="2026-10-19T08:57:12+08:00">
        <w:r>
          <w:rPr>
            <w:rFonts w:ascii="Times New Roman" w:hAnsi="Times New Roman" w:eastAsia="方正仿宋_GBK"/>
            <w:b w:val="0"/>
            <w:sz w:val="24"/>
          </w:rPr>
          <w:t xml:space="preserve">与</w:t>
        </w:r>
      </w:ins>
      <w:del w:id="2129" w:author="xh" w:date="2026-10-19T08:57:12+08:00">
        <w:r>
          <w:rPr>
            <w:rFonts w:ascii="Times New Roman" w:hAnsi="Times New Roman" w:eastAsia="方正仿宋_GBK"/>
            <w:b w:val="0"/>
            <w:sz w:val="24"/>
          </w:rPr>
          <w:delText xml:space="preserve">和</w:delText>
        </w:r>
      </w:del>
      <w:r>
        <w:rPr>
          <w:rFonts w:ascii="Times New Roman" w:hAnsi="Times New Roman" w:eastAsia="方正仿宋_GBK"/>
          <w:b w:val="0"/>
          <w:sz w:val="24"/>
        </w:rPr>
        <w:t xml:space="preserve">反向容量。转出</w:t>
      </w:r>
      <w:ins w:id="2130" w:author="xh" w:date="2026-10-19T08:57:12+08:00">
        <w:r>
          <w:rPr>
            <w:rFonts w:ascii="Times New Roman" w:hAnsi="Times New Roman" w:eastAsia="方正仿宋_GBK"/>
            <w:b w:val="0"/>
            <w:sz w:val="24"/>
          </w:rPr>
          <w:t xml:space="preserve">区段受</w:t>
        </w:r>
      </w:ins>
      <w:del w:id="2131" w:author="xh" w:date="2026-10-19T08:57:12+08:00">
        <w:r>
          <w:rPr>
            <w:rFonts w:ascii="Times New Roman" w:hAnsi="Times New Roman" w:eastAsia="方正仿宋_GBK"/>
            <w:b w:val="0"/>
            <w:sz w:val="24"/>
          </w:rPr>
          <w:delText xml:space="preserve">功率以</w:delText>
        </w:r>
      </w:del>
      <w:r>
        <w:rPr>
          <w:rFonts w:ascii="Times New Roman" w:hAnsi="Times New Roman" w:eastAsia="方正仿宋_GBK"/>
          <w:b w:val="0"/>
          <w:sz w:val="24"/>
        </w:rPr>
        <w:t xml:space="preserve">本站</w:t>
      </w:r>
      <w:del w:id="2132" w:author="xh" w:date="2026-10-19T08:57:12+08:00">
        <w:r>
          <w:rPr>
            <w:rFonts w:ascii="Times New Roman" w:hAnsi="Times New Roman" w:eastAsia="方正仿宋_GBK"/>
            <w:b w:val="0"/>
            <w:sz w:val="24"/>
          </w:rPr>
          <w:delText xml:space="preserve">原始</w:delText>
        </w:r>
      </w:del>
      <w:r>
        <w:rPr>
          <w:rFonts w:ascii="Times New Roman" w:hAnsi="Times New Roman" w:eastAsia="方正仿宋_GBK"/>
          <w:b w:val="0"/>
          <w:sz w:val="24"/>
        </w:rPr>
        <w:t xml:space="preserve">可</w:t>
      </w:r>
      <w:ins w:id="2133" w:author="xh" w:date="2026-10-19T08:57:12+08:00">
        <w:r>
          <w:rPr>
            <w:rFonts w:ascii="Times New Roman" w:hAnsi="Times New Roman" w:eastAsia="方正仿宋_GBK"/>
            <w:b w:val="0"/>
            <w:sz w:val="24"/>
          </w:rPr>
          <w:t xml:space="preserve">切换区段、既有MW预算及可用路径</w:t>
        </w:r>
      </w:ins>
      <w:del w:id="2134" w:author="xh" w:date="2026-10-19T08:57:12+08:00">
        <w:r>
          <w:rPr>
            <w:rFonts w:ascii="Times New Roman" w:hAnsi="Times New Roman" w:eastAsia="方正仿宋_GBK"/>
            <w:b w:val="0"/>
            <w:sz w:val="24"/>
          </w:rPr>
          <w:delText xml:space="preserve">转负荷为上</w:delText>
        </w:r>
      </w:del>
      <w:r>
        <w:rPr>
          <w:rFonts w:ascii="Times New Roman" w:hAnsi="Times New Roman" w:eastAsia="方正仿宋_GBK"/>
          <w:b w:val="0"/>
          <w:sz w:val="24"/>
        </w:rPr>
        <w:t xml:space="preserve">限</w:t>
      </w:r>
      <w:ins w:id="2135" w:author="xh" w:date="2026-10-19T08:57:12+08:00">
        <w:r>
          <w:rPr>
            <w:rFonts w:ascii="Times New Roman" w:hAnsi="Times New Roman" w:eastAsia="方正仿宋_GBK"/>
            <w:b w:val="0"/>
            <w:sz w:val="24"/>
          </w:rPr>
          <w:t xml:space="preserve">制</w:t>
        </w:r>
      </w:ins>
      <w:r>
        <w:rPr>
          <w:rFonts w:ascii="Times New Roman" w:hAnsi="Times New Roman" w:eastAsia="方正仿宋_GBK"/>
          <w:b w:val="0"/>
          <w:sz w:val="24"/>
        </w:rPr>
        <w:t xml:space="preserve">，区域内部转入</w:t>
      </w:r>
      <w:ins w:id="2136" w:author="xh" w:date="2026-10-19T08:57:12+08:00">
        <w:r>
          <w:rPr>
            <w:rFonts w:ascii="Times New Roman" w:hAnsi="Times New Roman" w:eastAsia="方正仿宋_GBK"/>
            <w:b w:val="0"/>
            <w:sz w:val="24"/>
          </w:rPr>
          <w:t xml:space="preserve">与</w:t>
        </w:r>
      </w:ins>
      <w:del w:id="2137" w:author="xh" w:date="2026-10-19T08:57:12+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转出</w:t>
      </w:r>
      <w:ins w:id="2138" w:author="xh" w:date="2026-10-19T08:57:12+08:00">
        <w:r>
          <w:rPr>
            <w:rFonts w:ascii="Times New Roman" w:hAnsi="Times New Roman" w:eastAsia="方正仿宋_GBK"/>
            <w:b w:val="0"/>
            <w:sz w:val="24"/>
          </w:rPr>
          <w:t xml:space="preserve">保持同小时平衡</w:t>
        </w:r>
      </w:ins>
      <w:del w:id="2139" w:author="xh" w:date="2026-10-19T08:57:12+08:00">
        <w:r>
          <w:rPr>
            <w:rFonts w:ascii="Times New Roman" w:hAnsi="Times New Roman" w:eastAsia="方正仿宋_GBK"/>
            <w:b w:val="0"/>
            <w:sz w:val="24"/>
          </w:rPr>
          <w:delText xml:space="preserve">合计相等</w:delText>
        </w:r>
      </w:del>
      <w:r>
        <w:rPr>
          <w:rFonts w:ascii="Times New Roman" w:hAnsi="Times New Roman" w:eastAsia="方正仿宋_GBK"/>
          <w:b w:val="0"/>
          <w:sz w:val="24"/>
        </w:rPr>
        <w:t xml:space="preserve">。</w:t>
      </w:r>
    </w:p>
    <w:p w14:paraId="2BB3D8DC">
      <w:pPr>
        <w:pStyle w:val="4"/>
        <w:keepNext/>
        <w:numPr>
          <w:ilvl w:val="0"/>
          <w:numId w:val="0"/>
        </w:numPr>
        <w:spacing w:before="160" w:after="120" w:line="480" w:lineRule="exact"/>
        <w:ind w:firstLine="0"/>
      </w:pPr>
      <w:ins w:id="28210" w:author="xh" w:date="2026-10-19T08:57:51+08:00">
        <w:bookmarkStart w:id="315" w:name="Report1017_h447"/>
        <w:bookmarkEnd w:id="315"/>
      </w:ins>
      <w:bookmarkStart w:id="124" w:name="h447"/>
      <w:bookmarkStart w:id="125" w:name="站级负载率与配置需求"/>
      <w:r>
        <w:rPr>
          <w:rFonts w:ascii="Times New Roman" w:hAnsi="Times New Roman" w:eastAsia="方正仿宋_GBK"/>
          <w:b/>
          <w:sz w:val="32"/>
        </w:rPr>
        <w:t>3.7 站级负载率与配置需求</w:t>
      </w:r>
      <w:bookmarkEnd w:id="124"/>
      <w:bookmarkEnd w:id="125"/>
    </w:p>
    <w:p w14:paraId="5D62BA70">
      <w:pPr>
        <w:pStyle w:val="5"/>
        <w:keepNext/>
        <w:numPr>
          <w:ilvl w:val="0"/>
          <w:numId w:val="0"/>
        </w:numPr>
        <w:spacing w:before="160" w:after="120" w:line="390" w:lineRule="exact"/>
        <w:ind w:firstLine="0"/>
      </w:pPr>
      <w:bookmarkStart w:id="126" w:name="邳州站级相对负载"/>
      <w:r>
        <w:rPr>
          <w:rFonts w:ascii="Times New Roman" w:hAnsi="Times New Roman" w:eastAsia="方正仿宋_GBK"/>
          <w:b/>
          <w:sz w:val="26"/>
        </w:rPr>
        <w:t>3.7.1 邳州站级相对负载</w:t>
      </w:r>
      <w:bookmarkEnd w:id="126"/>
    </w:p>
    <w:p w14:paraId="5B6BD0CC">
      <w:pPr>
        <w:pStyle w:val="115"/>
        <w:widowControl/>
        <w:spacing w:before="0" w:after="0" w:line="348" w:lineRule="exact"/>
        <w:ind w:firstLine="480"/>
        <w:jc w:val="both"/>
      </w:pPr>
      <w:r>
        <w:rPr>
          <w:rFonts w:ascii="Times New Roman" w:hAnsi="Times New Roman" w:eastAsia="方正仿宋_GBK"/>
          <w:b w:val="0"/>
          <w:sz w:val="24"/>
        </w:rPr>
        <w:t>图中比较各站2022—2025年的负载率，反映年度负荷变化对相同设备结构的影响。</w:t>
      </w:r>
    </w:p>
    <w:p w14:paraId="6212CEC9">
      <w:pPr>
        <w:pStyle w:val="2"/>
        <w:keepNext/>
        <w:spacing w:before="120" w:after="0" w:line="240" w:lineRule="auto"/>
        <w:ind w:left="0" w:leftChars="0" w:right="0" w:rightChars="0" w:firstLine="0" w:firstLineChars="0"/>
        <w:jc w:val="center"/>
        <w:rPr>
          <w:del w:id="2140" w:author="xh" w:date="2026-10-19T08:58:31+08:00"/>
        </w:rPr>
      </w:pPr>
      <w:del w:id="2141" w:author="xh" w:date="2026-10-19T08:58:31+08:00">
        <w:r>
          <w:drawing>
            <wp:inline distT="0" distB="0" distL="114300" distR="114300">
              <wp:extent cx="5120640" cy="3311525"/>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26"/>
                      <a:stretch>
                        <a:fillRect/>
                      </a:stretch>
                    </pic:blipFill>
                    <pic:spPr>
                      <a:xfrm>
                        <a:off x="0" y="0"/>
                        <a:ext cx="5120640" cy="3311856"/>
                      </a:xfrm>
                      <a:prstGeom prst="rect">
                        <a:avLst/>
                      </a:prstGeom>
                      <a:noFill/>
                      <a:ln w="9525">
                        <a:noFill/>
                      </a:ln>
                    </pic:spPr>
                  </pic:pic>
                </a:graphicData>
              </a:graphic>
            </wp:inline>
          </w:drawing>
        </w:r>
      </w:del>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ins w:id="2142" w:author="xh" w:date="2026-10-19T08:59:10+08:00"/>
        </w:rPr>
      </w:pPr>
      <w:ins w:id="2143" w:author="xh" w:date="2026-10-19T08:59:10+08:00">
        <w:r>
          <w:drawing>
            <wp:inline>
              <wp:extent cx="5120640" cy="3511296"/>
              <wp:effectExtent b="0" l="0" r="0" t="0"/>
              <wp:docPr descr="" title="" id="84"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ReportRevision2"/>
                      <a:stretch>
                        <a:fillRect/>
                      </a:stretch>
                    </pic:blipFill>
                    <pic:spPr bwMode="auto">
                      <a:xfrm>
                        <a:off x="0" y="0"/>
                        <a:ext cx="5120640" cy="3511296"/>
                      </a:xfrm>
                      <a:prstGeom prst="rect">
                        <a:avLst/>
                      </a:prstGeom>
                      <a:noFill/>
                      <a:ln w="9525">
                        <a:noFill/>
                        <a:headEnd/>
                        <a:tailEnd/>
                      </a:ln>
                    </pic:spPr>
                  </pic:pic>
                </a:graphicData>
              </a:graphic>
            </wp:inline>
          </w:drawing>
        </w:r>
      </w:ins>
    </w:p>
    <w:p w14:paraId="092E1474">
      <w:pPr>
        <w:pStyle w:val="2"/>
        <w:spacing w:before="60" w:after="120" w:line="280" w:lineRule="exact"/>
        <w:ind w:left="0" w:leftChars="0" w:right="0" w:rightChars="0" w:firstLine="0" w:firstLineChars="0" w:hanging="0" w:hangingChars="0" w:start="0" w:end="0" w:startChars="0" w:endChars="0"/>
        <w:jc w:val="center"/>
        <w:pPrChange w:id="28307" w:author="xh" w:date="2026-10-19T08:59:50+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图3-13 邳州站级负载率</w:t>
      </w:r>
    </w:p>
    <w:p w14:paraId="73E71056">
      <w:pPr>
        <w:pStyle w:val="5"/>
        <w:keepNext/>
        <w:numPr>
          <w:ilvl w:val="0"/>
          <w:numId w:val="0"/>
        </w:numPr>
        <w:spacing w:before="160" w:after="120" w:line="390" w:lineRule="exact"/>
        <w:ind w:firstLine="0"/>
      </w:pPr>
      <w:bookmarkStart w:id="127" w:name="市区站级相对负载"/>
      <w:r>
        <w:rPr>
          <w:rFonts w:ascii="Times New Roman" w:hAnsi="Times New Roman" w:eastAsia="方正仿宋_GBK"/>
          <w:b/>
          <w:sz w:val="26"/>
        </w:rPr>
        <w:t>3.7.2 市区站级相对负载</w:t>
      </w:r>
      <w:bookmarkEnd w:id="127"/>
    </w:p>
    <w:p w14:paraId="659904CF">
      <w:pPr>
        <w:pStyle w:val="115"/>
        <w:keepNext/>
        <w:spacing w:before="120" w:after="0" w:line="240" w:lineRule="auto"/>
        <w:ind w:left="0" w:leftChars="0" w:right="0" w:rightChars="0" w:firstLine="0" w:firstLineChars="0"/>
        <w:jc w:val="center"/>
        <w:rPr>
          <w:del w:id="2144" w:author="xh" w:date="2026-10-19T09:00:29+08:00"/>
        </w:rPr>
      </w:pPr>
      <w:del w:id="2145" w:author="xh" w:date="2026-10-19T09:00:29+08:00">
        <w:r>
          <w:drawing>
            <wp:inline distT="0" distB="0" distL="114300" distR="114300">
              <wp:extent cx="5120640" cy="3950335"/>
              <wp:effectExtent l="0" t="0" r="0" b="0"/>
              <wp:docPr id="2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pic:cNvPicPr>
                        <a:picLocks noChangeAspect="1" noChangeArrowheads="1"/>
                      </pic:cNvPicPr>
                    </pic:nvPicPr>
                    <pic:blipFill>
                      <a:blip r:embed="rId27"/>
                      <a:stretch>
                        <a:fillRect/>
                      </a:stretch>
                    </pic:blipFill>
                    <pic:spPr>
                      <a:xfrm>
                        <a:off x="0" y="0"/>
                        <a:ext cx="5120640" cy="3950850"/>
                      </a:xfrm>
                      <a:prstGeom prst="rect">
                        <a:avLst/>
                      </a:prstGeom>
                      <a:noFill/>
                      <a:ln w="9525">
                        <a:noFill/>
                      </a:ln>
                    </pic:spPr>
                  </pic:pic>
                </a:graphicData>
              </a:graphic>
            </wp:inline>
          </w:drawing>
        </w:r>
      </w:del>
    </w:p>
    <w:p xmlns:a="http://schemas.openxmlformats.org/drawingml/2006/main" xmlns:pic="http://schemas.openxmlformats.org/drawingml/2006/picture">
      <w:pPr>
        <w:pStyle w:val="115"/>
        <w:keepNext/>
        <w:spacing w:line="240" w:lineRule="auto" w:before="120" w:after="0"/>
        <w:ind w:firstLine="0" w:firstLineChars="0" w:hanging="0" w:hangingChars="0" w:left="0" w:right="0" w:start="0" w:end="0" w:leftChars="0" w:rightChars="0" w:startChars="0" w:endChars="0"/>
        <w:jc w:val="center"/>
        <w:rPr>
          <w:ins w:id="2146" w:author="xh" w:date="2026-10-19T09:01:08+08:00"/>
        </w:rPr>
      </w:pPr>
      <w:ins w:id="2147" w:author="xh" w:date="2026-10-19T09:01:08+08:00">
        <w:r>
          <w:drawing>
            <wp:inline>
              <wp:extent cx="5120640" cy="4564684"/>
              <wp:effectExtent b="0" l="0" r="0" t="0"/>
              <wp:docPr descr="" title="" id="85"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ReportRevision3"/>
                      <a:stretch>
                        <a:fillRect/>
                      </a:stretch>
                    </pic:blipFill>
                    <pic:spPr bwMode="auto">
                      <a:xfrm>
                        <a:off x="0" y="0"/>
                        <a:ext cx="5120640" cy="4564684"/>
                      </a:xfrm>
                      <a:prstGeom prst="rect">
                        <a:avLst/>
                      </a:prstGeom>
                      <a:noFill/>
                      <a:ln w="9525">
                        <a:noFill/>
                        <a:headEnd/>
                        <a:tailEnd/>
                      </a:ln>
                    </pic:spPr>
                  </pic:pic>
                </a:graphicData>
              </a:graphic>
            </wp:inline>
          </w:drawing>
        </w:r>
      </w:ins>
    </w:p>
    <w:p w14:paraId="28B2C74B">
      <w:pPr>
        <w:pStyle w:val="2"/>
        <w:spacing w:before="60" w:after="120" w:line="280" w:lineRule="exact"/>
        <w:ind w:left="0" w:leftChars="0" w:right="0" w:rightChars="0" w:firstLine="0" w:firstLineChars="0" w:hanging="0" w:hangingChars="0" w:start="0" w:end="0" w:startChars="0" w:endChars="0"/>
        <w:jc w:val="center"/>
        <w:pPrChange w:id="28308" w:author="xh" w:date="2026-10-19T09:01:48+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图3-14 市区站级负载率</w:t>
      </w:r>
    </w:p>
    <w:p w14:paraId="14CB5BF3">
      <w:pPr>
        <w:pStyle w:val="5"/>
        <w:keepNext/>
        <w:numPr>
          <w:ilvl w:val="0"/>
          <w:numId w:val="0"/>
        </w:numPr>
        <w:spacing w:before="160" w:after="120" w:line="390" w:lineRule="exact"/>
        <w:ind w:firstLine="0"/>
      </w:pPr>
      <w:bookmarkStart w:id="128" w:name="负载率与规划措施的联系"/>
      <w:r>
        <w:rPr>
          <w:rFonts w:ascii="Times New Roman" w:hAnsi="Times New Roman" w:eastAsia="方正仿宋_GBK"/>
          <w:b/>
          <w:sz w:val="26"/>
        </w:rPr>
        <w:t>3.7.3 负载率与规划措施的联系</w:t>
      </w:r>
      <w:bookmarkEnd w:id="128"/>
    </w:p>
    <w:p w14:paraId="6EF08554">
      <w:pPr>
        <w:pStyle w:val="115"/>
        <w:widowControl/>
        <w:spacing w:before="0" w:after="0" w:line="348" w:lineRule="exact"/>
        <w:ind w:firstLine="480"/>
        <w:jc w:val="both"/>
      </w:pPr>
      <w:r>
        <w:rPr>
          <w:rFonts w:ascii="Times New Roman" w:hAnsi="Times New Roman" w:eastAsia="方正仿宋_GBK"/>
          <w:b w:val="0"/>
          <w:sz w:val="24"/>
        </w:rPr>
        <w:t>站级负载率超过100%时，需要通过转供、扩容或储能满足容量需求。具体配置结合正常运行与主变N-1约束在第五章比较。</w:t>
      </w:r>
    </w:p>
    <w:p w14:paraId="458C0912">
      <w:pPr>
        <w:pStyle w:val="5"/>
        <w:keepNext/>
        <w:numPr>
          <w:ilvl w:val="0"/>
          <w:numId w:val="0"/>
        </w:numPr>
        <w:spacing w:before="160" w:after="120" w:line="390" w:lineRule="exact"/>
        <w:ind w:firstLine="0"/>
      </w:pPr>
      <w:bookmarkStart w:id="129" w:name="较高负载率站的方向与配置条件"/>
      <w:r>
        <w:rPr>
          <w:rFonts w:ascii="Times New Roman" w:hAnsi="Times New Roman" w:eastAsia="方正仿宋_GBK"/>
          <w:b/>
          <w:sz w:val="26"/>
        </w:rPr>
        <w:t>3.7.4 较高负载率站的方向与配置条件</w:t>
      </w:r>
      <w:bookmarkEnd w:id="129"/>
    </w:p>
    <w:p w14:paraId="562B0DC6">
      <w:pPr>
        <w:pStyle w:val="115"/>
        <w:keepNext/>
        <w:spacing w:before="120" w:after="80" w:line="280" w:lineRule="exact"/>
        <w:ind w:firstLine="0"/>
        <w:jc w:val="center"/>
      </w:pPr>
      <w:r>
        <w:rPr>
          <w:rFonts w:ascii="Times New Roman" w:hAnsi="Times New Roman" w:eastAsia="宋体"/>
          <w:b w:val="0"/>
          <w:sz w:val="21"/>
        </w:rPr>
        <w:t>表3-19 2025年站级负载率较高的站</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7373D5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2148" w:author="xh" w:date="2026-10-19T09:02:27+08:00"/>
        </w:trPr>
        <w:tc>
          <w:tcPr>
            <w:tcW w:w="1187" w:type="dxa"/>
            <w:tcMar>
              <w:left w:w="70" w:type="dxa"/>
              <w:right w:w="70" w:type="dxa"/>
            </w:tcMar>
            <w:vAlign w:val="center"/>
          </w:tcPr>
          <w:p w14:paraId="2F87888D">
            <w:pPr>
              <w:keepNext/>
              <w:spacing w:before="20" w:after="20" w:line="260" w:lineRule="exact"/>
              <w:ind w:left="0" w:leftChars="0" w:right="0" w:rightChars="0" w:firstLine="0" w:firstLineChars="0"/>
              <w:jc w:val="center"/>
              <w:rPr>
                <w:del w:id="2165" w:author="xh" w:date="2026-10-19T09:02:27+08:00"/>
              </w:rPr>
            </w:pPr>
            <w:del w:id="2166" w:author="xh" w:date="2026-10-19T09:02:27+08:00">
              <w:r>
                <w:rPr>
                  <w:rFonts w:ascii="Times New Roman" w:hAnsi="Times New Roman" w:eastAsia="宋体"/>
                  <w:b/>
                  <w:sz w:val="18"/>
                </w:rPr>
                <w:delText>地区</w:delText>
              </w:r>
            </w:del>
          </w:p>
        </w:tc>
        <w:tc>
          <w:tcPr>
            <w:tcW w:w="1187" w:type="dxa"/>
            <w:tcMar>
              <w:left w:w="70" w:type="dxa"/>
              <w:right w:w="70" w:type="dxa"/>
            </w:tcMar>
            <w:vAlign w:val="center"/>
          </w:tcPr>
          <w:p w14:paraId="1D62FF9B">
            <w:pPr>
              <w:keepNext/>
              <w:spacing w:before="20" w:after="20" w:line="260" w:lineRule="exact"/>
              <w:ind w:left="0" w:leftChars="0" w:right="0" w:rightChars="0" w:firstLine="0" w:firstLineChars="0"/>
              <w:jc w:val="center"/>
              <w:rPr>
                <w:del w:id="2167" w:author="xh" w:date="2026-10-19T09:02:27+08:00"/>
              </w:rPr>
            </w:pPr>
            <w:del w:id="2168" w:author="xh" w:date="2026-10-19T09:02:27+08:00">
              <w:r>
                <w:rPr>
                  <w:rFonts w:ascii="Times New Roman" w:hAnsi="Times New Roman" w:eastAsia="宋体"/>
                  <w:b/>
                  <w:sz w:val="18"/>
                </w:rPr>
                <w:delText>变电站</w:delText>
              </w:r>
            </w:del>
          </w:p>
        </w:tc>
        <w:tc>
          <w:tcPr>
            <w:tcW w:w="1187" w:type="dxa"/>
            <w:tcMar>
              <w:left w:w="70" w:type="dxa"/>
              <w:right w:w="70" w:type="dxa"/>
            </w:tcMar>
            <w:vAlign w:val="center"/>
          </w:tcPr>
          <w:p w14:paraId="3FCA70CA">
            <w:pPr>
              <w:keepNext/>
              <w:spacing w:before="20" w:after="20" w:line="260" w:lineRule="exact"/>
              <w:ind w:left="0" w:leftChars="0" w:right="0" w:rightChars="0" w:firstLine="0" w:firstLineChars="0"/>
              <w:jc w:val="center"/>
              <w:rPr>
                <w:del w:id="2169" w:author="xh" w:date="2026-10-19T09:02:27+08:00"/>
              </w:rPr>
            </w:pPr>
            <w:del w:id="2170" w:author="xh" w:date="2026-10-19T09:02:27+08:00">
              <w:r>
                <w:rPr>
                  <w:rFonts w:ascii="Times New Roman" w:hAnsi="Times New Roman" w:eastAsia="宋体"/>
                  <w:b/>
                  <w:sz w:val="18"/>
                </w:rPr>
                <w:delText>初始公用主变总容量/MVA</w:delText>
              </w:r>
            </w:del>
          </w:p>
        </w:tc>
        <w:tc>
          <w:tcPr>
            <w:tcW w:w="1187" w:type="dxa"/>
            <w:tcMar>
              <w:left w:w="70" w:type="dxa"/>
              <w:right w:w="70" w:type="dxa"/>
            </w:tcMar>
            <w:vAlign w:val="center"/>
          </w:tcPr>
          <w:p w14:paraId="3E0A678E">
            <w:pPr>
              <w:keepNext/>
              <w:spacing w:before="20" w:after="20" w:line="260" w:lineRule="exact"/>
              <w:ind w:left="0" w:leftChars="0" w:right="0" w:rightChars="0" w:firstLine="0" w:firstLineChars="0"/>
              <w:jc w:val="center"/>
              <w:rPr>
                <w:del w:id="2171" w:author="xh" w:date="2026-10-19T09:02:27+08:00"/>
              </w:rPr>
            </w:pPr>
            <w:del w:id="2172" w:author="xh" w:date="2026-10-19T09:02:27+08:00">
              <w:r>
                <w:rPr>
                  <w:rFonts w:ascii="Times New Roman" w:hAnsi="Times New Roman" w:eastAsia="宋体"/>
                  <w:b/>
                  <w:sz w:val="18"/>
                </w:rPr>
                <w:delText>最大正向净负荷/MW</w:delText>
              </w:r>
            </w:del>
          </w:p>
        </w:tc>
        <w:tc>
          <w:tcPr>
            <w:tcW w:w="1187" w:type="dxa"/>
            <w:tcMar>
              <w:left w:w="70" w:type="dxa"/>
              <w:right w:w="70" w:type="dxa"/>
            </w:tcMar>
            <w:vAlign w:val="center"/>
          </w:tcPr>
          <w:p w14:paraId="67A4F136">
            <w:pPr>
              <w:keepNext/>
              <w:spacing w:before="20" w:after="20" w:line="260" w:lineRule="exact"/>
              <w:ind w:left="0" w:leftChars="0" w:right="0" w:rightChars="0" w:firstLine="0" w:firstLineChars="0"/>
              <w:jc w:val="center"/>
              <w:rPr>
                <w:del w:id="2173" w:author="xh" w:date="2026-10-19T09:02:27+08:00"/>
              </w:rPr>
            </w:pPr>
            <w:del w:id="2174" w:author="xh" w:date="2026-10-19T09:02:27+08:00">
              <w:r>
                <w:rPr>
                  <w:rFonts w:ascii="Times New Roman" w:hAnsi="Times New Roman" w:eastAsia="宋体"/>
                  <w:b/>
                  <w:sz w:val="18"/>
                </w:rPr>
                <w:delText>最大反向净负荷/MW</w:delText>
              </w:r>
            </w:del>
          </w:p>
        </w:tc>
        <w:tc>
          <w:tcPr>
            <w:tcW w:w="1187" w:type="dxa"/>
            <w:tcMar>
              <w:left w:w="70" w:type="dxa"/>
              <w:right w:w="70" w:type="dxa"/>
            </w:tcMar>
            <w:vAlign w:val="center"/>
          </w:tcPr>
          <w:p w14:paraId="5B04EF6A">
            <w:pPr>
              <w:keepNext/>
              <w:spacing w:before="20" w:after="20" w:line="260" w:lineRule="exact"/>
              <w:ind w:left="0" w:leftChars="0" w:right="0" w:rightChars="0" w:firstLine="0" w:firstLineChars="0"/>
              <w:jc w:val="center"/>
              <w:rPr>
                <w:del w:id="2175" w:author="xh" w:date="2026-10-19T09:02:27+08:00"/>
              </w:rPr>
            </w:pPr>
            <w:del w:id="2176" w:author="xh" w:date="2026-10-19T09:02:27+08:00">
              <w:r>
                <w:rPr>
                  <w:rFonts w:ascii="Times New Roman" w:hAnsi="Times New Roman" w:eastAsia="宋体"/>
                  <w:b/>
                  <w:sz w:val="18"/>
                </w:rPr>
                <w:delText>站级负载率</w:delText>
              </w:r>
            </w:del>
          </w:p>
        </w:tc>
        <w:tc>
          <w:tcPr>
            <w:tcW w:w="1187" w:type="dxa"/>
            <w:tcMar>
              <w:left w:w="70" w:type="dxa"/>
              <w:right w:w="70" w:type="dxa"/>
            </w:tcMar>
            <w:vAlign w:val="center"/>
          </w:tcPr>
          <w:p w14:paraId="5E00A7C9">
            <w:pPr>
              <w:keepNext/>
              <w:spacing w:before="20" w:after="20" w:line="260" w:lineRule="exact"/>
              <w:ind w:left="0" w:leftChars="0" w:right="0" w:rightChars="0" w:firstLine="0" w:firstLineChars="0"/>
              <w:jc w:val="center"/>
              <w:rPr>
                <w:del w:id="2177" w:author="xh" w:date="2026-10-19T09:02:27+08:00"/>
              </w:rPr>
            </w:pPr>
            <w:del w:id="2178" w:author="xh" w:date="2026-10-19T09:02:27+08:00">
              <w:r>
                <w:rPr>
                  <w:rFonts w:ascii="Times New Roman" w:hAnsi="Times New Roman" w:eastAsia="宋体"/>
                  <w:b/>
                  <w:sz w:val="18"/>
                </w:rPr>
                <w:delText>主导方向</w:delText>
              </w:r>
            </w:del>
          </w:p>
        </w:tc>
      </w:tr>
      <w:tr w14:paraId="139DB4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49" w:author="xh" w:date="2026-10-19T09:02:27+08:00"/>
        </w:trPr>
        <w:tc>
          <w:tcPr>
            <w:tcW w:w="1187" w:type="dxa"/>
            <w:tcMar>
              <w:left w:w="70" w:type="dxa"/>
              <w:right w:w="70" w:type="dxa"/>
            </w:tcMar>
            <w:vAlign w:val="center"/>
          </w:tcPr>
          <w:p w14:paraId="15875309">
            <w:pPr>
              <w:keepNext w:val="0"/>
              <w:spacing w:before="20" w:after="20" w:line="260" w:lineRule="exact"/>
              <w:ind w:left="0" w:leftChars="0" w:right="0" w:rightChars="0" w:firstLine="0" w:firstLineChars="0"/>
              <w:jc w:val="center"/>
              <w:rPr>
                <w:del w:id="2179" w:author="xh" w:date="2026-10-19T09:02:27+08:00"/>
              </w:rPr>
            </w:pPr>
            <w:del w:id="2180" w:author="xh" w:date="2026-10-19T09:02:27+08:00">
              <w:r>
                <w:rPr>
                  <w:rFonts w:ascii="Times New Roman" w:hAnsi="Times New Roman" w:eastAsia="宋体"/>
                  <w:b w:val="0"/>
                  <w:sz w:val="18"/>
                </w:rPr>
                <w:delText>邳州</w:delText>
              </w:r>
            </w:del>
          </w:p>
        </w:tc>
        <w:tc>
          <w:tcPr>
            <w:tcW w:w="1187" w:type="dxa"/>
            <w:tcMar>
              <w:left w:w="70" w:type="dxa"/>
              <w:right w:w="70" w:type="dxa"/>
            </w:tcMar>
            <w:vAlign w:val="center"/>
          </w:tcPr>
          <w:p w14:paraId="1008A877">
            <w:pPr>
              <w:keepNext w:val="0"/>
              <w:spacing w:before="20" w:after="20" w:line="260" w:lineRule="exact"/>
              <w:ind w:left="0" w:leftChars="0" w:right="0" w:rightChars="0" w:firstLine="0" w:firstLineChars="0"/>
              <w:jc w:val="center"/>
              <w:rPr>
                <w:del w:id="2181" w:author="xh" w:date="2026-10-19T09:02:27+08:00"/>
              </w:rPr>
            </w:pPr>
            <w:del w:id="2182" w:author="xh" w:date="2026-10-19T09:02:27+08:00">
              <w:r>
                <w:rPr>
                  <w:rFonts w:ascii="Times New Roman" w:hAnsi="Times New Roman" w:eastAsia="宋体"/>
                  <w:b w:val="0"/>
                  <w:sz w:val="18"/>
                </w:rPr>
                <w:delText>铁富变</w:delText>
              </w:r>
            </w:del>
          </w:p>
        </w:tc>
        <w:tc>
          <w:tcPr>
            <w:tcW w:w="1187" w:type="dxa"/>
            <w:tcMar>
              <w:left w:w="70" w:type="dxa"/>
              <w:right w:w="70" w:type="dxa"/>
            </w:tcMar>
            <w:vAlign w:val="center"/>
          </w:tcPr>
          <w:p w14:paraId="0D5AD196">
            <w:pPr>
              <w:keepNext w:val="0"/>
              <w:spacing w:before="20" w:after="20" w:line="260" w:lineRule="exact"/>
              <w:ind w:left="0" w:leftChars="0" w:right="0" w:rightChars="0" w:firstLine="0" w:firstLineChars="0"/>
              <w:jc w:val="center"/>
              <w:rPr>
                <w:del w:id="2183" w:author="xh" w:date="2026-10-19T09:02:27+08:00"/>
              </w:rPr>
            </w:pPr>
            <w:del w:id="2184" w:author="xh" w:date="2026-10-19T09:02:27+08:00">
              <w:r>
                <w:rPr>
                  <w:rFonts w:ascii="Times New Roman" w:hAnsi="Times New Roman" w:eastAsia="宋体"/>
                  <w:b w:val="0"/>
                  <w:sz w:val="18"/>
                </w:rPr>
                <w:delText>71.50</w:delText>
              </w:r>
            </w:del>
          </w:p>
        </w:tc>
        <w:tc>
          <w:tcPr>
            <w:tcW w:w="1187" w:type="dxa"/>
            <w:tcMar>
              <w:left w:w="70" w:type="dxa"/>
              <w:right w:w="70" w:type="dxa"/>
            </w:tcMar>
            <w:vAlign w:val="center"/>
          </w:tcPr>
          <w:p w14:paraId="4C510E1C">
            <w:pPr>
              <w:keepNext w:val="0"/>
              <w:spacing w:before="20" w:after="20" w:line="260" w:lineRule="exact"/>
              <w:ind w:left="0" w:leftChars="0" w:right="0" w:rightChars="0" w:firstLine="0" w:firstLineChars="0"/>
              <w:jc w:val="center"/>
              <w:rPr>
                <w:del w:id="2185" w:author="xh" w:date="2026-10-19T09:02:27+08:00"/>
              </w:rPr>
            </w:pPr>
            <w:del w:id="2186" w:author="xh" w:date="2026-10-19T09:02:27+08:00">
              <w:r>
                <w:rPr>
                  <w:rFonts w:ascii="Times New Roman" w:hAnsi="Times New Roman" w:eastAsia="宋体"/>
                  <w:b w:val="0"/>
                  <w:sz w:val="18"/>
                </w:rPr>
                <w:delText>84.82</w:delText>
              </w:r>
            </w:del>
          </w:p>
        </w:tc>
        <w:tc>
          <w:tcPr>
            <w:tcW w:w="1187" w:type="dxa"/>
            <w:tcMar>
              <w:left w:w="70" w:type="dxa"/>
              <w:right w:w="70" w:type="dxa"/>
            </w:tcMar>
            <w:vAlign w:val="center"/>
          </w:tcPr>
          <w:p w14:paraId="22F60496">
            <w:pPr>
              <w:keepNext w:val="0"/>
              <w:spacing w:before="20" w:after="20" w:line="260" w:lineRule="exact"/>
              <w:ind w:left="0" w:leftChars="0" w:right="0" w:rightChars="0" w:firstLine="0" w:firstLineChars="0"/>
              <w:jc w:val="center"/>
              <w:rPr>
                <w:del w:id="2187" w:author="xh" w:date="2026-10-19T09:02:27+08:00"/>
              </w:rPr>
            </w:pPr>
            <w:del w:id="2188" w:author="xh" w:date="2026-10-19T09:02:27+08:00">
              <w:r>
                <w:rPr>
                  <w:rFonts w:ascii="Times New Roman" w:hAnsi="Times New Roman" w:eastAsia="宋体"/>
                  <w:b w:val="0"/>
                  <w:sz w:val="18"/>
                </w:rPr>
                <w:delText>57.21</w:delText>
              </w:r>
            </w:del>
          </w:p>
        </w:tc>
        <w:tc>
          <w:tcPr>
            <w:tcW w:w="1187" w:type="dxa"/>
            <w:tcMar>
              <w:left w:w="70" w:type="dxa"/>
              <w:right w:w="70" w:type="dxa"/>
            </w:tcMar>
            <w:vAlign w:val="center"/>
          </w:tcPr>
          <w:p w14:paraId="1D537095">
            <w:pPr>
              <w:keepNext w:val="0"/>
              <w:spacing w:before="20" w:after="20" w:line="260" w:lineRule="exact"/>
              <w:ind w:left="0" w:leftChars="0" w:right="0" w:rightChars="0" w:firstLine="0" w:firstLineChars="0"/>
              <w:jc w:val="center"/>
              <w:rPr>
                <w:del w:id="2189" w:author="xh" w:date="2026-10-19T09:02:27+08:00"/>
              </w:rPr>
            </w:pPr>
            <w:del w:id="2190" w:author="xh" w:date="2026-10-19T09:02:27+08:00">
              <w:r>
                <w:rPr>
                  <w:rFonts w:ascii="Times New Roman" w:hAnsi="Times New Roman" w:eastAsia="宋体"/>
                  <w:b w:val="0"/>
                  <w:sz w:val="18"/>
                </w:rPr>
                <w:delText>125%</w:delText>
              </w:r>
            </w:del>
          </w:p>
        </w:tc>
        <w:tc>
          <w:tcPr>
            <w:tcW w:w="1187" w:type="dxa"/>
            <w:tcMar>
              <w:left w:w="70" w:type="dxa"/>
              <w:right w:w="70" w:type="dxa"/>
            </w:tcMar>
            <w:vAlign w:val="center"/>
          </w:tcPr>
          <w:p w14:paraId="0D7ED9F2">
            <w:pPr>
              <w:keepNext w:val="0"/>
              <w:spacing w:before="20" w:after="20" w:line="260" w:lineRule="exact"/>
              <w:ind w:left="0" w:leftChars="0" w:right="0" w:rightChars="0" w:firstLine="0" w:firstLineChars="0"/>
              <w:jc w:val="center"/>
              <w:rPr>
                <w:del w:id="2191" w:author="xh" w:date="2026-10-19T09:02:27+08:00"/>
              </w:rPr>
            </w:pPr>
            <w:del w:id="2192" w:author="xh" w:date="2026-10-19T09:02:27+08:00">
              <w:r>
                <w:rPr>
                  <w:rFonts w:ascii="Times New Roman" w:hAnsi="Times New Roman" w:eastAsia="宋体"/>
                  <w:b w:val="0"/>
                  <w:sz w:val="18"/>
                </w:rPr>
                <w:delText>正向</w:delText>
              </w:r>
            </w:del>
          </w:p>
        </w:tc>
      </w:tr>
      <w:tr w14:paraId="45E689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50" w:author="xh" w:date="2026-10-19T09:02:27+08:00"/>
        </w:trPr>
        <w:tc>
          <w:tcPr>
            <w:tcW w:w="1187" w:type="dxa"/>
            <w:tcMar>
              <w:left w:w="70" w:type="dxa"/>
              <w:right w:w="70" w:type="dxa"/>
            </w:tcMar>
            <w:vAlign w:val="center"/>
          </w:tcPr>
          <w:p w14:paraId="561F49E1">
            <w:pPr>
              <w:keepNext w:val="0"/>
              <w:spacing w:before="20" w:after="20" w:line="260" w:lineRule="exact"/>
              <w:ind w:left="0" w:leftChars="0" w:right="0" w:rightChars="0" w:firstLine="0" w:firstLineChars="0"/>
              <w:jc w:val="center"/>
              <w:rPr>
                <w:del w:id="2193" w:author="xh" w:date="2026-10-19T09:02:27+08:00"/>
              </w:rPr>
            </w:pPr>
            <w:del w:id="2194" w:author="xh" w:date="2026-10-19T09:02:27+08:00">
              <w:r>
                <w:rPr>
                  <w:rFonts w:ascii="Times New Roman" w:hAnsi="Times New Roman" w:eastAsia="宋体"/>
                  <w:b w:val="0"/>
                  <w:sz w:val="18"/>
                </w:rPr>
                <w:delText>邳州</w:delText>
              </w:r>
            </w:del>
          </w:p>
        </w:tc>
        <w:tc>
          <w:tcPr>
            <w:tcW w:w="1187" w:type="dxa"/>
            <w:tcMar>
              <w:left w:w="70" w:type="dxa"/>
              <w:right w:w="70" w:type="dxa"/>
            </w:tcMar>
            <w:vAlign w:val="center"/>
          </w:tcPr>
          <w:p w14:paraId="2E90E050">
            <w:pPr>
              <w:keepNext w:val="0"/>
              <w:spacing w:before="20" w:after="20" w:line="260" w:lineRule="exact"/>
              <w:ind w:left="0" w:leftChars="0" w:right="0" w:rightChars="0" w:firstLine="0" w:firstLineChars="0"/>
              <w:jc w:val="center"/>
              <w:rPr>
                <w:del w:id="2195" w:author="xh" w:date="2026-10-19T09:02:27+08:00"/>
              </w:rPr>
            </w:pPr>
            <w:del w:id="2196" w:author="xh" w:date="2026-10-19T09:02:27+08:00">
              <w:r>
                <w:rPr>
                  <w:rFonts w:ascii="Times New Roman" w:hAnsi="Times New Roman" w:eastAsia="宋体"/>
                  <w:b w:val="0"/>
                  <w:sz w:val="18"/>
                </w:rPr>
                <w:delText>杜村变</w:delText>
              </w:r>
            </w:del>
          </w:p>
        </w:tc>
        <w:tc>
          <w:tcPr>
            <w:tcW w:w="1187" w:type="dxa"/>
            <w:tcMar>
              <w:left w:w="70" w:type="dxa"/>
              <w:right w:w="70" w:type="dxa"/>
            </w:tcMar>
            <w:vAlign w:val="center"/>
          </w:tcPr>
          <w:p w14:paraId="7E1C867D">
            <w:pPr>
              <w:keepNext w:val="0"/>
              <w:spacing w:before="20" w:after="20" w:line="260" w:lineRule="exact"/>
              <w:ind w:left="0" w:leftChars="0" w:right="0" w:rightChars="0" w:firstLine="0" w:firstLineChars="0"/>
              <w:jc w:val="center"/>
              <w:rPr>
                <w:del w:id="2197" w:author="xh" w:date="2026-10-19T09:02:27+08:00"/>
              </w:rPr>
            </w:pPr>
            <w:del w:id="2198" w:author="xh" w:date="2026-10-19T09:02:27+08:00">
              <w:r>
                <w:rPr>
                  <w:rFonts w:ascii="Times New Roman" w:hAnsi="Times New Roman" w:eastAsia="宋体"/>
                  <w:b w:val="0"/>
                  <w:sz w:val="18"/>
                </w:rPr>
                <w:delText>80.00</w:delText>
              </w:r>
            </w:del>
          </w:p>
        </w:tc>
        <w:tc>
          <w:tcPr>
            <w:tcW w:w="1187" w:type="dxa"/>
            <w:tcMar>
              <w:left w:w="70" w:type="dxa"/>
              <w:right w:w="70" w:type="dxa"/>
            </w:tcMar>
            <w:vAlign w:val="center"/>
          </w:tcPr>
          <w:p w14:paraId="5BE1AB6A">
            <w:pPr>
              <w:keepNext w:val="0"/>
              <w:spacing w:before="20" w:after="20" w:line="260" w:lineRule="exact"/>
              <w:ind w:left="0" w:leftChars="0" w:right="0" w:rightChars="0" w:firstLine="0" w:firstLineChars="0"/>
              <w:jc w:val="center"/>
              <w:rPr>
                <w:del w:id="2199" w:author="xh" w:date="2026-10-19T09:02:27+08:00"/>
              </w:rPr>
            </w:pPr>
            <w:del w:id="2200" w:author="xh" w:date="2026-10-19T09:02:27+08:00">
              <w:r>
                <w:rPr>
                  <w:rFonts w:ascii="Times New Roman" w:hAnsi="Times New Roman" w:eastAsia="宋体"/>
                  <w:b w:val="0"/>
                  <w:sz w:val="18"/>
                </w:rPr>
                <w:delText>92.06</w:delText>
              </w:r>
            </w:del>
          </w:p>
        </w:tc>
        <w:tc>
          <w:tcPr>
            <w:tcW w:w="1187" w:type="dxa"/>
            <w:tcMar>
              <w:left w:w="70" w:type="dxa"/>
              <w:right w:w="70" w:type="dxa"/>
            </w:tcMar>
            <w:vAlign w:val="center"/>
          </w:tcPr>
          <w:p w14:paraId="3DE92B72">
            <w:pPr>
              <w:keepNext w:val="0"/>
              <w:spacing w:before="20" w:after="20" w:line="260" w:lineRule="exact"/>
              <w:ind w:left="0" w:leftChars="0" w:right="0" w:rightChars="0" w:firstLine="0" w:firstLineChars="0"/>
              <w:jc w:val="center"/>
              <w:rPr>
                <w:del w:id="2201" w:author="xh" w:date="2026-10-19T09:02:27+08:00"/>
              </w:rPr>
            </w:pPr>
            <w:del w:id="2202" w:author="xh" w:date="2026-10-19T09:02:27+08:00">
              <w:r>
                <w:rPr>
                  <w:rFonts w:ascii="Times New Roman" w:hAnsi="Times New Roman" w:eastAsia="宋体"/>
                  <w:b w:val="0"/>
                  <w:sz w:val="18"/>
                </w:rPr>
                <w:delText>18.13</w:delText>
              </w:r>
            </w:del>
          </w:p>
        </w:tc>
        <w:tc>
          <w:tcPr>
            <w:tcW w:w="1187" w:type="dxa"/>
            <w:tcMar>
              <w:left w:w="70" w:type="dxa"/>
              <w:right w:w="70" w:type="dxa"/>
            </w:tcMar>
            <w:vAlign w:val="center"/>
          </w:tcPr>
          <w:p w14:paraId="21CA137D">
            <w:pPr>
              <w:keepNext w:val="0"/>
              <w:spacing w:before="20" w:after="20" w:line="260" w:lineRule="exact"/>
              <w:ind w:left="0" w:leftChars="0" w:right="0" w:rightChars="0" w:firstLine="0" w:firstLineChars="0"/>
              <w:jc w:val="center"/>
              <w:rPr>
                <w:del w:id="2203" w:author="xh" w:date="2026-10-19T09:02:27+08:00"/>
              </w:rPr>
            </w:pPr>
            <w:del w:id="2204" w:author="xh" w:date="2026-10-19T09:02:27+08:00">
              <w:r>
                <w:rPr>
                  <w:rFonts w:ascii="Times New Roman" w:hAnsi="Times New Roman" w:eastAsia="宋体"/>
                  <w:b w:val="0"/>
                  <w:sz w:val="18"/>
                </w:rPr>
                <w:delText>121%</w:delText>
              </w:r>
            </w:del>
          </w:p>
        </w:tc>
        <w:tc>
          <w:tcPr>
            <w:tcW w:w="1187" w:type="dxa"/>
            <w:tcMar>
              <w:left w:w="70" w:type="dxa"/>
              <w:right w:w="70" w:type="dxa"/>
            </w:tcMar>
            <w:vAlign w:val="center"/>
          </w:tcPr>
          <w:p w14:paraId="01A5C3FD">
            <w:pPr>
              <w:keepNext w:val="0"/>
              <w:spacing w:before="20" w:after="20" w:line="260" w:lineRule="exact"/>
              <w:ind w:left="0" w:leftChars="0" w:right="0" w:rightChars="0" w:firstLine="0" w:firstLineChars="0"/>
              <w:jc w:val="center"/>
              <w:rPr>
                <w:del w:id="2205" w:author="xh" w:date="2026-10-19T09:02:27+08:00"/>
              </w:rPr>
            </w:pPr>
            <w:del w:id="2206" w:author="xh" w:date="2026-10-19T09:02:27+08:00">
              <w:r>
                <w:rPr>
                  <w:rFonts w:ascii="Times New Roman" w:hAnsi="Times New Roman" w:eastAsia="宋体"/>
                  <w:b w:val="0"/>
                  <w:sz w:val="18"/>
                </w:rPr>
                <w:delText>正向</w:delText>
              </w:r>
            </w:del>
          </w:p>
        </w:tc>
      </w:tr>
      <w:tr w14:paraId="12FDA2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51" w:author="xh" w:date="2026-10-19T09:02:27+08:00"/>
        </w:trPr>
        <w:tc>
          <w:tcPr>
            <w:tcW w:w="1187" w:type="dxa"/>
            <w:tcMar>
              <w:left w:w="70" w:type="dxa"/>
              <w:right w:w="70" w:type="dxa"/>
            </w:tcMar>
            <w:vAlign w:val="center"/>
          </w:tcPr>
          <w:p w14:paraId="3695C29E">
            <w:pPr>
              <w:keepNext w:val="0"/>
              <w:spacing w:before="20" w:after="20" w:line="260" w:lineRule="exact"/>
              <w:ind w:left="0" w:leftChars="0" w:right="0" w:rightChars="0" w:firstLine="0" w:firstLineChars="0"/>
              <w:jc w:val="center"/>
              <w:rPr>
                <w:del w:id="2207" w:author="xh" w:date="2026-10-19T09:02:27+08:00"/>
              </w:rPr>
            </w:pPr>
            <w:del w:id="2208" w:author="xh" w:date="2026-10-19T09:02:27+08:00">
              <w:r>
                <w:rPr>
                  <w:rFonts w:ascii="Times New Roman" w:hAnsi="Times New Roman" w:eastAsia="宋体"/>
                  <w:b w:val="0"/>
                  <w:sz w:val="18"/>
                </w:rPr>
                <w:delText>邳州</w:delText>
              </w:r>
            </w:del>
          </w:p>
        </w:tc>
        <w:tc>
          <w:tcPr>
            <w:tcW w:w="1187" w:type="dxa"/>
            <w:tcMar>
              <w:left w:w="70" w:type="dxa"/>
              <w:right w:w="70" w:type="dxa"/>
            </w:tcMar>
            <w:vAlign w:val="center"/>
          </w:tcPr>
          <w:p w14:paraId="08FC756B">
            <w:pPr>
              <w:keepNext w:val="0"/>
              <w:spacing w:before="20" w:after="20" w:line="260" w:lineRule="exact"/>
              <w:ind w:left="0" w:leftChars="0" w:right="0" w:rightChars="0" w:firstLine="0" w:firstLineChars="0"/>
              <w:jc w:val="center"/>
              <w:rPr>
                <w:del w:id="2209" w:author="xh" w:date="2026-10-19T09:02:27+08:00"/>
              </w:rPr>
            </w:pPr>
            <w:del w:id="2210" w:author="xh" w:date="2026-10-19T09:02:27+08:00">
              <w:r>
                <w:rPr>
                  <w:rFonts w:ascii="Times New Roman" w:hAnsi="Times New Roman" w:eastAsia="宋体"/>
                  <w:b w:val="0"/>
                  <w:sz w:val="18"/>
                </w:rPr>
                <w:delText>兴塘变</w:delText>
              </w:r>
            </w:del>
          </w:p>
        </w:tc>
        <w:tc>
          <w:tcPr>
            <w:tcW w:w="1187" w:type="dxa"/>
            <w:tcMar>
              <w:left w:w="70" w:type="dxa"/>
              <w:right w:w="70" w:type="dxa"/>
            </w:tcMar>
            <w:vAlign w:val="center"/>
          </w:tcPr>
          <w:p w14:paraId="296B183D">
            <w:pPr>
              <w:keepNext w:val="0"/>
              <w:spacing w:before="20" w:after="20" w:line="260" w:lineRule="exact"/>
              <w:ind w:left="0" w:leftChars="0" w:right="0" w:rightChars="0" w:firstLine="0" w:firstLineChars="0"/>
              <w:jc w:val="center"/>
              <w:rPr>
                <w:del w:id="2211" w:author="xh" w:date="2026-10-19T09:02:27+08:00"/>
              </w:rPr>
            </w:pPr>
            <w:del w:id="2212" w:author="xh" w:date="2026-10-19T09:02:27+08:00">
              <w:r>
                <w:rPr>
                  <w:rFonts w:ascii="Times New Roman" w:hAnsi="Times New Roman" w:eastAsia="宋体"/>
                  <w:b w:val="0"/>
                  <w:sz w:val="18"/>
                </w:rPr>
                <w:delText>40.00</w:delText>
              </w:r>
            </w:del>
          </w:p>
        </w:tc>
        <w:tc>
          <w:tcPr>
            <w:tcW w:w="1187" w:type="dxa"/>
            <w:tcMar>
              <w:left w:w="70" w:type="dxa"/>
              <w:right w:w="70" w:type="dxa"/>
            </w:tcMar>
            <w:vAlign w:val="center"/>
          </w:tcPr>
          <w:p w14:paraId="18DDBC16">
            <w:pPr>
              <w:keepNext w:val="0"/>
              <w:spacing w:before="20" w:after="20" w:line="260" w:lineRule="exact"/>
              <w:ind w:left="0" w:leftChars="0" w:right="0" w:rightChars="0" w:firstLine="0" w:firstLineChars="0"/>
              <w:jc w:val="center"/>
              <w:rPr>
                <w:del w:id="2213" w:author="xh" w:date="2026-10-19T09:02:27+08:00"/>
              </w:rPr>
            </w:pPr>
            <w:del w:id="2214" w:author="xh" w:date="2026-10-19T09:02:27+08:00">
              <w:r>
                <w:rPr>
                  <w:rFonts w:ascii="Times New Roman" w:hAnsi="Times New Roman" w:eastAsia="宋体"/>
                  <w:b w:val="0"/>
                  <w:sz w:val="18"/>
                </w:rPr>
                <w:delText>39.15</w:delText>
              </w:r>
            </w:del>
          </w:p>
        </w:tc>
        <w:tc>
          <w:tcPr>
            <w:tcW w:w="1187" w:type="dxa"/>
            <w:tcMar>
              <w:left w:w="70" w:type="dxa"/>
              <w:right w:w="70" w:type="dxa"/>
            </w:tcMar>
            <w:vAlign w:val="center"/>
          </w:tcPr>
          <w:p w14:paraId="31B38F85">
            <w:pPr>
              <w:keepNext w:val="0"/>
              <w:spacing w:before="20" w:after="20" w:line="260" w:lineRule="exact"/>
              <w:ind w:left="0" w:leftChars="0" w:right="0" w:rightChars="0" w:firstLine="0" w:firstLineChars="0"/>
              <w:jc w:val="center"/>
              <w:rPr>
                <w:del w:id="2215" w:author="xh" w:date="2026-10-19T09:02:27+08:00"/>
              </w:rPr>
            </w:pPr>
            <w:del w:id="2216" w:author="xh" w:date="2026-10-19T09:02:27+08:00">
              <w:r>
                <w:rPr>
                  <w:rFonts w:ascii="Times New Roman" w:hAnsi="Times New Roman" w:eastAsia="宋体"/>
                  <w:b w:val="0"/>
                  <w:sz w:val="18"/>
                </w:rPr>
                <w:delText>30.66</w:delText>
              </w:r>
            </w:del>
          </w:p>
        </w:tc>
        <w:tc>
          <w:tcPr>
            <w:tcW w:w="1187" w:type="dxa"/>
            <w:tcMar>
              <w:left w:w="70" w:type="dxa"/>
              <w:right w:w="70" w:type="dxa"/>
            </w:tcMar>
            <w:vAlign w:val="center"/>
          </w:tcPr>
          <w:p w14:paraId="6C06A14B">
            <w:pPr>
              <w:keepNext w:val="0"/>
              <w:spacing w:before="20" w:after="20" w:line="260" w:lineRule="exact"/>
              <w:ind w:left="0" w:leftChars="0" w:right="0" w:rightChars="0" w:firstLine="0" w:firstLineChars="0"/>
              <w:jc w:val="center"/>
              <w:rPr>
                <w:del w:id="2217" w:author="xh" w:date="2026-10-19T09:02:27+08:00"/>
              </w:rPr>
            </w:pPr>
            <w:del w:id="2218" w:author="xh" w:date="2026-10-19T09:02:27+08:00">
              <w:r>
                <w:rPr>
                  <w:rFonts w:ascii="Times New Roman" w:hAnsi="Times New Roman" w:eastAsia="宋体"/>
                  <w:b w:val="0"/>
                  <w:sz w:val="18"/>
                </w:rPr>
                <w:delText>103%</w:delText>
              </w:r>
            </w:del>
          </w:p>
        </w:tc>
        <w:tc>
          <w:tcPr>
            <w:tcW w:w="1187" w:type="dxa"/>
            <w:tcMar>
              <w:left w:w="70" w:type="dxa"/>
              <w:right w:w="70" w:type="dxa"/>
            </w:tcMar>
            <w:vAlign w:val="center"/>
          </w:tcPr>
          <w:p w14:paraId="47F6AAB4">
            <w:pPr>
              <w:keepNext w:val="0"/>
              <w:spacing w:before="20" w:after="20" w:line="260" w:lineRule="exact"/>
              <w:ind w:left="0" w:leftChars="0" w:right="0" w:rightChars="0" w:firstLine="0" w:firstLineChars="0"/>
              <w:jc w:val="center"/>
              <w:rPr>
                <w:del w:id="2219" w:author="xh" w:date="2026-10-19T09:02:27+08:00"/>
              </w:rPr>
            </w:pPr>
            <w:del w:id="2220" w:author="xh" w:date="2026-10-19T09:02:27+08:00">
              <w:r>
                <w:rPr>
                  <w:rFonts w:ascii="Times New Roman" w:hAnsi="Times New Roman" w:eastAsia="宋体"/>
                  <w:b w:val="0"/>
                  <w:sz w:val="18"/>
                </w:rPr>
                <w:delText>正向</w:delText>
              </w:r>
            </w:del>
          </w:p>
        </w:tc>
      </w:tr>
      <w:tr w14:paraId="73E41A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52" w:author="xh" w:date="2026-10-19T09:02:27+08:00"/>
        </w:trPr>
        <w:tc>
          <w:tcPr>
            <w:tcW w:w="1187" w:type="dxa"/>
            <w:tcMar>
              <w:left w:w="70" w:type="dxa"/>
              <w:right w:w="70" w:type="dxa"/>
            </w:tcMar>
            <w:vAlign w:val="center"/>
          </w:tcPr>
          <w:p w14:paraId="3CCAD2AB">
            <w:pPr>
              <w:keepNext w:val="0"/>
              <w:spacing w:before="20" w:after="20" w:line="260" w:lineRule="exact"/>
              <w:ind w:left="0" w:leftChars="0" w:right="0" w:rightChars="0" w:firstLine="0" w:firstLineChars="0"/>
              <w:jc w:val="center"/>
              <w:rPr>
                <w:del w:id="2221" w:author="xh" w:date="2026-10-19T09:02:27+08:00"/>
              </w:rPr>
            </w:pPr>
            <w:del w:id="2222" w:author="xh" w:date="2026-10-19T09:02:27+08:00">
              <w:r>
                <w:rPr>
                  <w:rFonts w:ascii="Times New Roman" w:hAnsi="Times New Roman" w:eastAsia="宋体"/>
                  <w:b w:val="0"/>
                  <w:sz w:val="18"/>
                </w:rPr>
                <w:delText>邳州</w:delText>
              </w:r>
            </w:del>
          </w:p>
        </w:tc>
        <w:tc>
          <w:tcPr>
            <w:tcW w:w="1187" w:type="dxa"/>
            <w:tcMar>
              <w:left w:w="70" w:type="dxa"/>
              <w:right w:w="70" w:type="dxa"/>
            </w:tcMar>
            <w:vAlign w:val="center"/>
          </w:tcPr>
          <w:p w14:paraId="1930AFC5">
            <w:pPr>
              <w:keepNext w:val="0"/>
              <w:spacing w:before="20" w:after="20" w:line="260" w:lineRule="exact"/>
              <w:ind w:left="0" w:leftChars="0" w:right="0" w:rightChars="0" w:firstLine="0" w:firstLineChars="0"/>
              <w:jc w:val="center"/>
              <w:rPr>
                <w:del w:id="2223" w:author="xh" w:date="2026-10-19T09:02:27+08:00"/>
              </w:rPr>
            </w:pPr>
            <w:del w:id="2224" w:author="xh" w:date="2026-10-19T09:02:27+08:00">
              <w:r>
                <w:rPr>
                  <w:rFonts w:ascii="Times New Roman" w:hAnsi="Times New Roman" w:eastAsia="宋体"/>
                  <w:b w:val="0"/>
                  <w:sz w:val="18"/>
                </w:rPr>
                <w:delText>二庙变</w:delText>
              </w:r>
            </w:del>
          </w:p>
        </w:tc>
        <w:tc>
          <w:tcPr>
            <w:tcW w:w="1187" w:type="dxa"/>
            <w:tcMar>
              <w:left w:w="70" w:type="dxa"/>
              <w:right w:w="70" w:type="dxa"/>
            </w:tcMar>
            <w:vAlign w:val="center"/>
          </w:tcPr>
          <w:p w14:paraId="5BC0727F">
            <w:pPr>
              <w:keepNext w:val="0"/>
              <w:spacing w:before="20" w:after="20" w:line="260" w:lineRule="exact"/>
              <w:ind w:left="0" w:leftChars="0" w:right="0" w:rightChars="0" w:firstLine="0" w:firstLineChars="0"/>
              <w:jc w:val="center"/>
              <w:rPr>
                <w:del w:id="2225" w:author="xh" w:date="2026-10-19T09:02:27+08:00"/>
              </w:rPr>
            </w:pPr>
            <w:del w:id="2226" w:author="xh" w:date="2026-10-19T09:02:27+08:00">
              <w:r>
                <w:rPr>
                  <w:rFonts w:ascii="Times New Roman" w:hAnsi="Times New Roman" w:eastAsia="宋体"/>
                  <w:b w:val="0"/>
                  <w:sz w:val="18"/>
                </w:rPr>
                <w:delText>111.50</w:delText>
              </w:r>
            </w:del>
          </w:p>
        </w:tc>
        <w:tc>
          <w:tcPr>
            <w:tcW w:w="1187" w:type="dxa"/>
            <w:tcMar>
              <w:left w:w="70" w:type="dxa"/>
              <w:right w:w="70" w:type="dxa"/>
            </w:tcMar>
            <w:vAlign w:val="center"/>
          </w:tcPr>
          <w:p w14:paraId="60E0A782">
            <w:pPr>
              <w:keepNext w:val="0"/>
              <w:spacing w:before="20" w:after="20" w:line="260" w:lineRule="exact"/>
              <w:ind w:left="0" w:leftChars="0" w:right="0" w:rightChars="0" w:firstLine="0" w:firstLineChars="0"/>
              <w:jc w:val="center"/>
              <w:rPr>
                <w:del w:id="2227" w:author="xh" w:date="2026-10-19T09:02:27+08:00"/>
              </w:rPr>
            </w:pPr>
            <w:del w:id="2228" w:author="xh" w:date="2026-10-19T09:02:27+08:00">
              <w:r>
                <w:rPr>
                  <w:rFonts w:ascii="Times New Roman" w:hAnsi="Times New Roman" w:eastAsia="宋体"/>
                  <w:b w:val="0"/>
                  <w:sz w:val="18"/>
                </w:rPr>
                <w:delText>103.56</w:delText>
              </w:r>
            </w:del>
          </w:p>
        </w:tc>
        <w:tc>
          <w:tcPr>
            <w:tcW w:w="1187" w:type="dxa"/>
            <w:tcMar>
              <w:left w:w="70" w:type="dxa"/>
              <w:right w:w="70" w:type="dxa"/>
            </w:tcMar>
            <w:vAlign w:val="center"/>
          </w:tcPr>
          <w:p w14:paraId="546E56F8">
            <w:pPr>
              <w:keepNext w:val="0"/>
              <w:spacing w:before="20" w:after="20" w:line="260" w:lineRule="exact"/>
              <w:ind w:left="0" w:leftChars="0" w:right="0" w:rightChars="0" w:firstLine="0" w:firstLineChars="0"/>
              <w:jc w:val="center"/>
              <w:rPr>
                <w:del w:id="2229" w:author="xh" w:date="2026-10-19T09:02:27+08:00"/>
              </w:rPr>
            </w:pPr>
            <w:del w:id="2230" w:author="xh" w:date="2026-10-19T09:02:27+08:00">
              <w:r>
                <w:rPr>
                  <w:rFonts w:ascii="Times New Roman" w:hAnsi="Times New Roman" w:eastAsia="宋体"/>
                  <w:b w:val="0"/>
                  <w:sz w:val="18"/>
                </w:rPr>
                <w:delText>0.00</w:delText>
              </w:r>
            </w:del>
          </w:p>
        </w:tc>
        <w:tc>
          <w:tcPr>
            <w:tcW w:w="1187" w:type="dxa"/>
            <w:tcMar>
              <w:left w:w="70" w:type="dxa"/>
              <w:right w:w="70" w:type="dxa"/>
            </w:tcMar>
            <w:vAlign w:val="center"/>
          </w:tcPr>
          <w:p w14:paraId="2972E0D0">
            <w:pPr>
              <w:keepNext w:val="0"/>
              <w:spacing w:before="20" w:after="20" w:line="260" w:lineRule="exact"/>
              <w:ind w:left="0" w:leftChars="0" w:right="0" w:rightChars="0" w:firstLine="0" w:firstLineChars="0"/>
              <w:jc w:val="center"/>
              <w:rPr>
                <w:del w:id="2231" w:author="xh" w:date="2026-10-19T09:02:27+08:00"/>
              </w:rPr>
            </w:pPr>
            <w:del w:id="2232" w:author="xh" w:date="2026-10-19T09:02:27+08:00">
              <w:r>
                <w:rPr>
                  <w:rFonts w:ascii="Times New Roman" w:hAnsi="Times New Roman" w:eastAsia="宋体"/>
                  <w:b w:val="0"/>
                  <w:sz w:val="18"/>
                </w:rPr>
                <w:delText>98%</w:delText>
              </w:r>
            </w:del>
          </w:p>
        </w:tc>
        <w:tc>
          <w:tcPr>
            <w:tcW w:w="1187" w:type="dxa"/>
            <w:tcMar>
              <w:left w:w="70" w:type="dxa"/>
              <w:right w:w="70" w:type="dxa"/>
            </w:tcMar>
            <w:vAlign w:val="center"/>
          </w:tcPr>
          <w:p w14:paraId="27BE52DA">
            <w:pPr>
              <w:keepNext w:val="0"/>
              <w:spacing w:before="20" w:after="20" w:line="260" w:lineRule="exact"/>
              <w:ind w:left="0" w:leftChars="0" w:right="0" w:rightChars="0" w:firstLine="0" w:firstLineChars="0"/>
              <w:jc w:val="center"/>
              <w:rPr>
                <w:del w:id="2233" w:author="xh" w:date="2026-10-19T09:02:27+08:00"/>
              </w:rPr>
            </w:pPr>
            <w:del w:id="2234" w:author="xh" w:date="2026-10-19T09:02:27+08:00">
              <w:r>
                <w:rPr>
                  <w:rFonts w:ascii="Times New Roman" w:hAnsi="Times New Roman" w:eastAsia="宋体"/>
                  <w:b w:val="0"/>
                  <w:sz w:val="18"/>
                </w:rPr>
                <w:delText>正向</w:delText>
              </w:r>
            </w:del>
          </w:p>
        </w:tc>
      </w:tr>
      <w:tr w14:paraId="7757DD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53" w:author="xh" w:date="2026-10-19T09:02:27+08:00"/>
        </w:trPr>
        <w:tc>
          <w:tcPr>
            <w:tcW w:w="1187" w:type="dxa"/>
            <w:tcMar>
              <w:left w:w="70" w:type="dxa"/>
              <w:right w:w="70" w:type="dxa"/>
            </w:tcMar>
            <w:vAlign w:val="center"/>
          </w:tcPr>
          <w:p w14:paraId="06A3509D">
            <w:pPr>
              <w:keepNext w:val="0"/>
              <w:spacing w:before="20" w:after="20" w:line="260" w:lineRule="exact"/>
              <w:ind w:left="0" w:leftChars="0" w:right="0" w:rightChars="0" w:firstLine="0" w:firstLineChars="0"/>
              <w:jc w:val="center"/>
              <w:rPr>
                <w:del w:id="2235" w:author="xh" w:date="2026-10-19T09:02:27+08:00"/>
              </w:rPr>
            </w:pPr>
            <w:del w:id="2236" w:author="xh" w:date="2026-10-19T09:02:27+08:00">
              <w:r>
                <w:rPr>
                  <w:rFonts w:ascii="Times New Roman" w:hAnsi="Times New Roman" w:eastAsia="宋体"/>
                  <w:b w:val="0"/>
                  <w:sz w:val="18"/>
                </w:rPr>
                <w:delText>邳州</w:delText>
              </w:r>
            </w:del>
          </w:p>
        </w:tc>
        <w:tc>
          <w:tcPr>
            <w:tcW w:w="1187" w:type="dxa"/>
            <w:tcMar>
              <w:left w:w="70" w:type="dxa"/>
              <w:right w:w="70" w:type="dxa"/>
            </w:tcMar>
            <w:vAlign w:val="center"/>
          </w:tcPr>
          <w:p w14:paraId="6DCB2A82">
            <w:pPr>
              <w:keepNext w:val="0"/>
              <w:spacing w:before="20" w:after="20" w:line="260" w:lineRule="exact"/>
              <w:ind w:left="0" w:leftChars="0" w:right="0" w:rightChars="0" w:firstLine="0" w:firstLineChars="0"/>
              <w:jc w:val="center"/>
              <w:rPr>
                <w:del w:id="2237" w:author="xh" w:date="2026-10-19T09:02:27+08:00"/>
              </w:rPr>
            </w:pPr>
            <w:del w:id="2238" w:author="xh" w:date="2026-10-19T09:02:27+08:00">
              <w:r>
                <w:rPr>
                  <w:rFonts w:ascii="Times New Roman" w:hAnsi="Times New Roman" w:eastAsia="宋体"/>
                  <w:b w:val="0"/>
                  <w:sz w:val="18"/>
                </w:rPr>
                <w:delText>戴庄变</w:delText>
              </w:r>
            </w:del>
          </w:p>
        </w:tc>
        <w:tc>
          <w:tcPr>
            <w:tcW w:w="1187" w:type="dxa"/>
            <w:tcMar>
              <w:left w:w="70" w:type="dxa"/>
              <w:right w:w="70" w:type="dxa"/>
            </w:tcMar>
            <w:vAlign w:val="center"/>
          </w:tcPr>
          <w:p w14:paraId="3CB4761A">
            <w:pPr>
              <w:keepNext w:val="0"/>
              <w:spacing w:before="20" w:after="20" w:line="260" w:lineRule="exact"/>
              <w:ind w:left="0" w:leftChars="0" w:right="0" w:rightChars="0" w:firstLine="0" w:firstLineChars="0"/>
              <w:jc w:val="center"/>
              <w:rPr>
                <w:del w:id="2239" w:author="xh" w:date="2026-10-19T09:02:27+08:00"/>
              </w:rPr>
            </w:pPr>
            <w:del w:id="2240" w:author="xh" w:date="2026-10-19T09:02:27+08:00">
              <w:r>
                <w:rPr>
                  <w:rFonts w:ascii="Times New Roman" w:hAnsi="Times New Roman" w:eastAsia="宋体"/>
                  <w:b w:val="0"/>
                  <w:sz w:val="18"/>
                </w:rPr>
                <w:delText>51.50</w:delText>
              </w:r>
            </w:del>
          </w:p>
        </w:tc>
        <w:tc>
          <w:tcPr>
            <w:tcW w:w="1187" w:type="dxa"/>
            <w:tcMar>
              <w:left w:w="70" w:type="dxa"/>
              <w:right w:w="70" w:type="dxa"/>
            </w:tcMar>
            <w:vAlign w:val="center"/>
          </w:tcPr>
          <w:p w14:paraId="5A302B15">
            <w:pPr>
              <w:keepNext w:val="0"/>
              <w:spacing w:before="20" w:after="20" w:line="260" w:lineRule="exact"/>
              <w:ind w:left="0" w:leftChars="0" w:right="0" w:rightChars="0" w:firstLine="0" w:firstLineChars="0"/>
              <w:jc w:val="center"/>
              <w:rPr>
                <w:del w:id="2241" w:author="xh" w:date="2026-10-19T09:02:27+08:00"/>
              </w:rPr>
            </w:pPr>
            <w:del w:id="2242" w:author="xh" w:date="2026-10-19T09:02:27+08:00">
              <w:r>
                <w:rPr>
                  <w:rFonts w:ascii="Times New Roman" w:hAnsi="Times New Roman" w:eastAsia="宋体"/>
                  <w:b w:val="0"/>
                  <w:sz w:val="18"/>
                </w:rPr>
                <w:delText>30.59</w:delText>
              </w:r>
            </w:del>
          </w:p>
        </w:tc>
        <w:tc>
          <w:tcPr>
            <w:tcW w:w="1187" w:type="dxa"/>
            <w:tcMar>
              <w:left w:w="70" w:type="dxa"/>
              <w:right w:w="70" w:type="dxa"/>
            </w:tcMar>
            <w:vAlign w:val="center"/>
          </w:tcPr>
          <w:p w14:paraId="7A51689C">
            <w:pPr>
              <w:keepNext w:val="0"/>
              <w:spacing w:before="20" w:after="20" w:line="260" w:lineRule="exact"/>
              <w:ind w:left="0" w:leftChars="0" w:right="0" w:rightChars="0" w:firstLine="0" w:firstLineChars="0"/>
              <w:jc w:val="center"/>
              <w:rPr>
                <w:del w:id="2243" w:author="xh" w:date="2026-10-19T09:02:27+08:00"/>
              </w:rPr>
            </w:pPr>
            <w:del w:id="2244" w:author="xh" w:date="2026-10-19T09:02:27+08:00">
              <w:r>
                <w:rPr>
                  <w:rFonts w:ascii="Times New Roman" w:hAnsi="Times New Roman" w:eastAsia="宋体"/>
                  <w:b w:val="0"/>
                  <w:sz w:val="18"/>
                </w:rPr>
                <w:delText>47.47</w:delText>
              </w:r>
            </w:del>
          </w:p>
        </w:tc>
        <w:tc>
          <w:tcPr>
            <w:tcW w:w="1187" w:type="dxa"/>
            <w:tcMar>
              <w:left w:w="70" w:type="dxa"/>
              <w:right w:w="70" w:type="dxa"/>
            </w:tcMar>
            <w:vAlign w:val="center"/>
          </w:tcPr>
          <w:p w14:paraId="7468D390">
            <w:pPr>
              <w:keepNext w:val="0"/>
              <w:spacing w:before="20" w:after="20" w:line="260" w:lineRule="exact"/>
              <w:ind w:left="0" w:leftChars="0" w:right="0" w:rightChars="0" w:firstLine="0" w:firstLineChars="0"/>
              <w:jc w:val="center"/>
              <w:rPr>
                <w:del w:id="2245" w:author="xh" w:date="2026-10-19T09:02:27+08:00"/>
              </w:rPr>
            </w:pPr>
            <w:del w:id="2246" w:author="xh" w:date="2026-10-19T09:02:27+08:00">
              <w:r>
                <w:rPr>
                  <w:rFonts w:ascii="Times New Roman" w:hAnsi="Times New Roman" w:eastAsia="宋体"/>
                  <w:b w:val="0"/>
                  <w:sz w:val="18"/>
                </w:rPr>
                <w:delText>97%</w:delText>
              </w:r>
            </w:del>
          </w:p>
        </w:tc>
        <w:tc>
          <w:tcPr>
            <w:tcW w:w="1187" w:type="dxa"/>
            <w:tcMar>
              <w:left w:w="70" w:type="dxa"/>
              <w:right w:w="70" w:type="dxa"/>
            </w:tcMar>
            <w:vAlign w:val="center"/>
          </w:tcPr>
          <w:p w14:paraId="34D96626">
            <w:pPr>
              <w:keepNext w:val="0"/>
              <w:spacing w:before="20" w:after="20" w:line="260" w:lineRule="exact"/>
              <w:ind w:left="0" w:leftChars="0" w:right="0" w:rightChars="0" w:firstLine="0" w:firstLineChars="0"/>
              <w:jc w:val="center"/>
              <w:rPr>
                <w:del w:id="2247" w:author="xh" w:date="2026-10-19T09:02:27+08:00"/>
              </w:rPr>
            </w:pPr>
            <w:del w:id="2248" w:author="xh" w:date="2026-10-19T09:02:27+08:00">
              <w:r>
                <w:rPr>
                  <w:rFonts w:ascii="Times New Roman" w:hAnsi="Times New Roman" w:eastAsia="宋体"/>
                  <w:b w:val="0"/>
                  <w:sz w:val="18"/>
                </w:rPr>
                <w:delText>反向</w:delText>
              </w:r>
            </w:del>
          </w:p>
        </w:tc>
      </w:tr>
      <w:tr w14:paraId="09CF5C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54" w:author="xh" w:date="2026-10-19T09:02:27+08:00"/>
        </w:trPr>
        <w:tc>
          <w:tcPr>
            <w:tcW w:w="1187" w:type="dxa"/>
            <w:tcMar>
              <w:left w:w="70" w:type="dxa"/>
              <w:right w:w="70" w:type="dxa"/>
            </w:tcMar>
            <w:vAlign w:val="center"/>
          </w:tcPr>
          <w:p w14:paraId="5E8E12B3">
            <w:pPr>
              <w:keepNext w:val="0"/>
              <w:spacing w:before="20" w:after="20" w:line="260" w:lineRule="exact"/>
              <w:ind w:left="0" w:leftChars="0" w:right="0" w:rightChars="0" w:firstLine="0" w:firstLineChars="0"/>
              <w:jc w:val="center"/>
              <w:rPr>
                <w:del w:id="2249" w:author="xh" w:date="2026-10-19T09:02:27+08:00"/>
              </w:rPr>
            </w:pPr>
            <w:del w:id="2250" w:author="xh" w:date="2026-10-19T09:02:27+08:00">
              <w:r>
                <w:rPr>
                  <w:rFonts w:ascii="Times New Roman" w:hAnsi="Times New Roman" w:eastAsia="宋体"/>
                  <w:b w:val="0"/>
                  <w:sz w:val="18"/>
                </w:rPr>
                <w:delText>邳州</w:delText>
              </w:r>
            </w:del>
          </w:p>
        </w:tc>
        <w:tc>
          <w:tcPr>
            <w:tcW w:w="1187" w:type="dxa"/>
            <w:tcMar>
              <w:left w:w="70" w:type="dxa"/>
              <w:right w:w="70" w:type="dxa"/>
            </w:tcMar>
            <w:vAlign w:val="center"/>
          </w:tcPr>
          <w:p w14:paraId="7FF82CC5">
            <w:pPr>
              <w:keepNext w:val="0"/>
              <w:spacing w:before="20" w:after="20" w:line="260" w:lineRule="exact"/>
              <w:ind w:left="0" w:leftChars="0" w:right="0" w:rightChars="0" w:firstLine="0" w:firstLineChars="0"/>
              <w:jc w:val="center"/>
              <w:rPr>
                <w:del w:id="2251" w:author="xh" w:date="2026-10-19T09:02:27+08:00"/>
              </w:rPr>
            </w:pPr>
            <w:del w:id="2252" w:author="xh" w:date="2026-10-19T09:02:27+08:00">
              <w:r>
                <w:rPr>
                  <w:rFonts w:ascii="Times New Roman" w:hAnsi="Times New Roman" w:eastAsia="宋体"/>
                  <w:b w:val="0"/>
                  <w:sz w:val="18"/>
                </w:rPr>
                <w:delText>邢楼变</w:delText>
              </w:r>
            </w:del>
          </w:p>
        </w:tc>
        <w:tc>
          <w:tcPr>
            <w:tcW w:w="1187" w:type="dxa"/>
            <w:tcMar>
              <w:left w:w="70" w:type="dxa"/>
              <w:right w:w="70" w:type="dxa"/>
            </w:tcMar>
            <w:vAlign w:val="center"/>
          </w:tcPr>
          <w:p w14:paraId="1397E914">
            <w:pPr>
              <w:keepNext w:val="0"/>
              <w:spacing w:before="20" w:after="20" w:line="260" w:lineRule="exact"/>
              <w:ind w:left="0" w:leftChars="0" w:right="0" w:rightChars="0" w:firstLine="0" w:firstLineChars="0"/>
              <w:jc w:val="center"/>
              <w:rPr>
                <w:del w:id="2253" w:author="xh" w:date="2026-10-19T09:02:27+08:00"/>
              </w:rPr>
            </w:pPr>
            <w:del w:id="2254" w:author="xh" w:date="2026-10-19T09:02:27+08:00">
              <w:r>
                <w:rPr>
                  <w:rFonts w:ascii="Times New Roman" w:hAnsi="Times New Roman" w:eastAsia="宋体"/>
                  <w:b w:val="0"/>
                  <w:sz w:val="18"/>
                </w:rPr>
                <w:delText>40.00</w:delText>
              </w:r>
            </w:del>
          </w:p>
        </w:tc>
        <w:tc>
          <w:tcPr>
            <w:tcW w:w="1187" w:type="dxa"/>
            <w:tcMar>
              <w:left w:w="70" w:type="dxa"/>
              <w:right w:w="70" w:type="dxa"/>
            </w:tcMar>
            <w:vAlign w:val="center"/>
          </w:tcPr>
          <w:p w14:paraId="15F327CF">
            <w:pPr>
              <w:keepNext w:val="0"/>
              <w:spacing w:before="20" w:after="20" w:line="260" w:lineRule="exact"/>
              <w:ind w:left="0" w:leftChars="0" w:right="0" w:rightChars="0" w:firstLine="0" w:firstLineChars="0"/>
              <w:jc w:val="center"/>
              <w:rPr>
                <w:del w:id="2255" w:author="xh" w:date="2026-10-19T09:02:27+08:00"/>
              </w:rPr>
            </w:pPr>
            <w:del w:id="2256" w:author="xh" w:date="2026-10-19T09:02:27+08:00">
              <w:r>
                <w:rPr>
                  <w:rFonts w:ascii="Times New Roman" w:hAnsi="Times New Roman" w:eastAsia="宋体"/>
                  <w:b w:val="0"/>
                  <w:sz w:val="18"/>
                </w:rPr>
                <w:delText>19.20</w:delText>
              </w:r>
            </w:del>
          </w:p>
        </w:tc>
        <w:tc>
          <w:tcPr>
            <w:tcW w:w="1187" w:type="dxa"/>
            <w:tcMar>
              <w:left w:w="70" w:type="dxa"/>
              <w:right w:w="70" w:type="dxa"/>
            </w:tcMar>
            <w:vAlign w:val="center"/>
          </w:tcPr>
          <w:p w14:paraId="07765F8C">
            <w:pPr>
              <w:keepNext w:val="0"/>
              <w:spacing w:before="20" w:after="20" w:line="260" w:lineRule="exact"/>
              <w:ind w:left="0" w:leftChars="0" w:right="0" w:rightChars="0" w:firstLine="0" w:firstLineChars="0"/>
              <w:jc w:val="center"/>
              <w:rPr>
                <w:del w:id="2257" w:author="xh" w:date="2026-10-19T09:02:27+08:00"/>
              </w:rPr>
            </w:pPr>
            <w:del w:id="2258" w:author="xh" w:date="2026-10-19T09:02:27+08:00">
              <w:r>
                <w:rPr>
                  <w:rFonts w:ascii="Times New Roman" w:hAnsi="Times New Roman" w:eastAsia="宋体"/>
                  <w:b w:val="0"/>
                  <w:sz w:val="18"/>
                </w:rPr>
                <w:delText>35.38</w:delText>
              </w:r>
            </w:del>
          </w:p>
        </w:tc>
        <w:tc>
          <w:tcPr>
            <w:tcW w:w="1187" w:type="dxa"/>
            <w:tcMar>
              <w:left w:w="70" w:type="dxa"/>
              <w:right w:w="70" w:type="dxa"/>
            </w:tcMar>
            <w:vAlign w:val="center"/>
          </w:tcPr>
          <w:p w14:paraId="43F6BF81">
            <w:pPr>
              <w:keepNext w:val="0"/>
              <w:spacing w:before="20" w:after="20" w:line="260" w:lineRule="exact"/>
              <w:ind w:left="0" w:leftChars="0" w:right="0" w:rightChars="0" w:firstLine="0" w:firstLineChars="0"/>
              <w:jc w:val="center"/>
              <w:rPr>
                <w:del w:id="2259" w:author="xh" w:date="2026-10-19T09:02:27+08:00"/>
              </w:rPr>
            </w:pPr>
            <w:del w:id="2260" w:author="xh" w:date="2026-10-19T09:02:27+08:00">
              <w:r>
                <w:rPr>
                  <w:rFonts w:ascii="Times New Roman" w:hAnsi="Times New Roman" w:eastAsia="宋体"/>
                  <w:b w:val="0"/>
                  <w:sz w:val="18"/>
                </w:rPr>
                <w:delText>93%</w:delText>
              </w:r>
            </w:del>
          </w:p>
        </w:tc>
        <w:tc>
          <w:tcPr>
            <w:tcW w:w="1187" w:type="dxa"/>
            <w:tcMar>
              <w:left w:w="70" w:type="dxa"/>
              <w:right w:w="70" w:type="dxa"/>
            </w:tcMar>
            <w:vAlign w:val="center"/>
          </w:tcPr>
          <w:p w14:paraId="60CC3E80">
            <w:pPr>
              <w:keepNext w:val="0"/>
              <w:spacing w:before="20" w:after="20" w:line="260" w:lineRule="exact"/>
              <w:ind w:left="0" w:leftChars="0" w:right="0" w:rightChars="0" w:firstLine="0" w:firstLineChars="0"/>
              <w:jc w:val="center"/>
              <w:rPr>
                <w:del w:id="2261" w:author="xh" w:date="2026-10-19T09:02:27+08:00"/>
              </w:rPr>
            </w:pPr>
            <w:del w:id="2262" w:author="xh" w:date="2026-10-19T09:02:27+08:00">
              <w:r>
                <w:rPr>
                  <w:rFonts w:ascii="Times New Roman" w:hAnsi="Times New Roman" w:eastAsia="宋体"/>
                  <w:b w:val="0"/>
                  <w:sz w:val="18"/>
                </w:rPr>
                <w:delText>反向</w:delText>
              </w:r>
            </w:del>
          </w:p>
        </w:tc>
      </w:tr>
      <w:tr w14:paraId="710876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55" w:author="xh" w:date="2026-10-19T09:02:27+08:00"/>
        </w:trPr>
        <w:tc>
          <w:tcPr>
            <w:tcW w:w="1187" w:type="dxa"/>
            <w:tcMar>
              <w:left w:w="70" w:type="dxa"/>
              <w:right w:w="70" w:type="dxa"/>
            </w:tcMar>
            <w:vAlign w:val="center"/>
          </w:tcPr>
          <w:p w14:paraId="403A8EE2">
            <w:pPr>
              <w:keepNext w:val="0"/>
              <w:spacing w:before="20" w:after="20" w:line="260" w:lineRule="exact"/>
              <w:ind w:left="0" w:leftChars="0" w:right="0" w:rightChars="0" w:firstLine="0" w:firstLineChars="0"/>
              <w:jc w:val="center"/>
              <w:rPr>
                <w:del w:id="2263" w:author="xh" w:date="2026-10-19T09:02:27+08:00"/>
              </w:rPr>
            </w:pPr>
            <w:del w:id="2264" w:author="xh" w:date="2026-10-19T09:02:27+08:00">
              <w:r>
                <w:rPr>
                  <w:rFonts w:ascii="Times New Roman" w:hAnsi="Times New Roman" w:eastAsia="宋体"/>
                  <w:b w:val="0"/>
                  <w:sz w:val="18"/>
                </w:rPr>
                <w:delText>邳州</w:delText>
              </w:r>
            </w:del>
          </w:p>
        </w:tc>
        <w:tc>
          <w:tcPr>
            <w:tcW w:w="1187" w:type="dxa"/>
            <w:tcMar>
              <w:left w:w="70" w:type="dxa"/>
              <w:right w:w="70" w:type="dxa"/>
            </w:tcMar>
            <w:vAlign w:val="center"/>
          </w:tcPr>
          <w:p w14:paraId="512BC06F">
            <w:pPr>
              <w:keepNext w:val="0"/>
              <w:spacing w:before="20" w:after="20" w:line="260" w:lineRule="exact"/>
              <w:ind w:left="0" w:leftChars="0" w:right="0" w:rightChars="0" w:firstLine="0" w:firstLineChars="0"/>
              <w:jc w:val="center"/>
              <w:rPr>
                <w:del w:id="2265" w:author="xh" w:date="2026-10-19T09:02:27+08:00"/>
              </w:rPr>
            </w:pPr>
            <w:del w:id="2266" w:author="xh" w:date="2026-10-19T09:02:27+08:00">
              <w:r>
                <w:rPr>
                  <w:rFonts w:ascii="Times New Roman" w:hAnsi="Times New Roman" w:eastAsia="宋体"/>
                  <w:b w:val="0"/>
                  <w:sz w:val="18"/>
                </w:rPr>
                <w:delText>宿羊山变</w:delText>
              </w:r>
            </w:del>
          </w:p>
        </w:tc>
        <w:tc>
          <w:tcPr>
            <w:tcW w:w="1187" w:type="dxa"/>
            <w:tcMar>
              <w:left w:w="70" w:type="dxa"/>
              <w:right w:w="70" w:type="dxa"/>
            </w:tcMar>
            <w:vAlign w:val="center"/>
          </w:tcPr>
          <w:p w14:paraId="336B7A8D">
            <w:pPr>
              <w:keepNext w:val="0"/>
              <w:spacing w:before="20" w:after="20" w:line="260" w:lineRule="exact"/>
              <w:ind w:left="0" w:leftChars="0" w:right="0" w:rightChars="0" w:firstLine="0" w:firstLineChars="0"/>
              <w:jc w:val="center"/>
              <w:rPr>
                <w:del w:id="2267" w:author="xh" w:date="2026-10-19T09:02:27+08:00"/>
              </w:rPr>
            </w:pPr>
            <w:del w:id="2268" w:author="xh" w:date="2026-10-19T09:02:27+08:00">
              <w:r>
                <w:rPr>
                  <w:rFonts w:ascii="Times New Roman" w:hAnsi="Times New Roman" w:eastAsia="宋体"/>
                  <w:b w:val="0"/>
                  <w:sz w:val="18"/>
                </w:rPr>
                <w:delText>71.50</w:delText>
              </w:r>
            </w:del>
          </w:p>
        </w:tc>
        <w:tc>
          <w:tcPr>
            <w:tcW w:w="1187" w:type="dxa"/>
            <w:tcMar>
              <w:left w:w="70" w:type="dxa"/>
              <w:right w:w="70" w:type="dxa"/>
            </w:tcMar>
            <w:vAlign w:val="center"/>
          </w:tcPr>
          <w:p w14:paraId="4DF20875">
            <w:pPr>
              <w:keepNext w:val="0"/>
              <w:spacing w:before="20" w:after="20" w:line="260" w:lineRule="exact"/>
              <w:ind w:left="0" w:leftChars="0" w:right="0" w:rightChars="0" w:firstLine="0" w:firstLineChars="0"/>
              <w:jc w:val="center"/>
              <w:rPr>
                <w:del w:id="2269" w:author="xh" w:date="2026-10-19T09:02:27+08:00"/>
              </w:rPr>
            </w:pPr>
            <w:del w:id="2270" w:author="xh" w:date="2026-10-19T09:02:27+08:00">
              <w:r>
                <w:rPr>
                  <w:rFonts w:ascii="Times New Roman" w:hAnsi="Times New Roman" w:eastAsia="宋体"/>
                  <w:b w:val="0"/>
                  <w:sz w:val="18"/>
                </w:rPr>
                <w:delText>61.43</w:delText>
              </w:r>
            </w:del>
          </w:p>
        </w:tc>
        <w:tc>
          <w:tcPr>
            <w:tcW w:w="1187" w:type="dxa"/>
            <w:tcMar>
              <w:left w:w="70" w:type="dxa"/>
              <w:right w:w="70" w:type="dxa"/>
            </w:tcMar>
            <w:vAlign w:val="center"/>
          </w:tcPr>
          <w:p w14:paraId="3E007ED8">
            <w:pPr>
              <w:keepNext w:val="0"/>
              <w:spacing w:before="20" w:after="20" w:line="260" w:lineRule="exact"/>
              <w:ind w:left="0" w:leftChars="0" w:right="0" w:rightChars="0" w:firstLine="0" w:firstLineChars="0"/>
              <w:jc w:val="center"/>
              <w:rPr>
                <w:del w:id="2271" w:author="xh" w:date="2026-10-19T09:02:27+08:00"/>
              </w:rPr>
            </w:pPr>
            <w:del w:id="2272" w:author="xh" w:date="2026-10-19T09:02:27+08:00">
              <w:r>
                <w:rPr>
                  <w:rFonts w:ascii="Times New Roman" w:hAnsi="Times New Roman" w:eastAsia="宋体"/>
                  <w:b w:val="0"/>
                  <w:sz w:val="18"/>
                </w:rPr>
                <w:delText>30.80</w:delText>
              </w:r>
            </w:del>
          </w:p>
        </w:tc>
        <w:tc>
          <w:tcPr>
            <w:tcW w:w="1187" w:type="dxa"/>
            <w:tcMar>
              <w:left w:w="70" w:type="dxa"/>
              <w:right w:w="70" w:type="dxa"/>
            </w:tcMar>
            <w:vAlign w:val="center"/>
          </w:tcPr>
          <w:p w14:paraId="77FBD6C9">
            <w:pPr>
              <w:keepNext w:val="0"/>
              <w:spacing w:before="20" w:after="20" w:line="260" w:lineRule="exact"/>
              <w:ind w:left="0" w:leftChars="0" w:right="0" w:rightChars="0" w:firstLine="0" w:firstLineChars="0"/>
              <w:jc w:val="center"/>
              <w:rPr>
                <w:del w:id="2273" w:author="xh" w:date="2026-10-19T09:02:27+08:00"/>
              </w:rPr>
            </w:pPr>
            <w:del w:id="2274" w:author="xh" w:date="2026-10-19T09:02:27+08:00">
              <w:r>
                <w:rPr>
                  <w:rFonts w:ascii="Times New Roman" w:hAnsi="Times New Roman" w:eastAsia="宋体"/>
                  <w:b w:val="0"/>
                  <w:sz w:val="18"/>
                </w:rPr>
                <w:delText>90%</w:delText>
              </w:r>
            </w:del>
          </w:p>
        </w:tc>
        <w:tc>
          <w:tcPr>
            <w:tcW w:w="1187" w:type="dxa"/>
            <w:tcMar>
              <w:left w:w="70" w:type="dxa"/>
              <w:right w:w="70" w:type="dxa"/>
            </w:tcMar>
            <w:vAlign w:val="center"/>
          </w:tcPr>
          <w:p w14:paraId="44DD617C">
            <w:pPr>
              <w:keepNext w:val="0"/>
              <w:spacing w:before="20" w:after="20" w:line="260" w:lineRule="exact"/>
              <w:ind w:left="0" w:leftChars="0" w:right="0" w:rightChars="0" w:firstLine="0" w:firstLineChars="0"/>
              <w:jc w:val="center"/>
              <w:rPr>
                <w:del w:id="2275" w:author="xh" w:date="2026-10-19T09:02:27+08:00"/>
              </w:rPr>
            </w:pPr>
            <w:del w:id="2276" w:author="xh" w:date="2026-10-19T09:02:27+08:00">
              <w:r>
                <w:rPr>
                  <w:rFonts w:ascii="Times New Roman" w:hAnsi="Times New Roman" w:eastAsia="宋体"/>
                  <w:b w:val="0"/>
                  <w:sz w:val="18"/>
                </w:rPr>
                <w:delText>正向</w:delText>
              </w:r>
            </w:del>
          </w:p>
        </w:tc>
      </w:tr>
      <w:tr w14:paraId="378D31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56" w:author="xh" w:date="2026-10-19T09:02:27+08:00"/>
        </w:trPr>
        <w:tc>
          <w:tcPr>
            <w:tcW w:w="1187" w:type="dxa"/>
            <w:tcMar>
              <w:left w:w="70" w:type="dxa"/>
              <w:right w:w="70" w:type="dxa"/>
            </w:tcMar>
            <w:vAlign w:val="center"/>
          </w:tcPr>
          <w:p w14:paraId="30AB69C6">
            <w:pPr>
              <w:keepNext w:val="0"/>
              <w:spacing w:before="20" w:after="20" w:line="260" w:lineRule="exact"/>
              <w:ind w:left="0" w:leftChars="0" w:right="0" w:rightChars="0" w:firstLine="0" w:firstLineChars="0"/>
              <w:jc w:val="center"/>
              <w:rPr>
                <w:del w:id="2277" w:author="xh" w:date="2026-10-19T09:02:27+08:00"/>
              </w:rPr>
            </w:pPr>
            <w:del w:id="2278" w:author="xh" w:date="2026-10-19T09:02:27+08:00">
              <w:r>
                <w:rPr>
                  <w:rFonts w:ascii="Times New Roman" w:hAnsi="Times New Roman" w:eastAsia="宋体"/>
                  <w:b w:val="0"/>
                  <w:sz w:val="18"/>
                </w:rPr>
                <w:delText>邳州</w:delText>
              </w:r>
            </w:del>
          </w:p>
        </w:tc>
        <w:tc>
          <w:tcPr>
            <w:tcW w:w="1187" w:type="dxa"/>
            <w:tcMar>
              <w:left w:w="70" w:type="dxa"/>
              <w:right w:w="70" w:type="dxa"/>
            </w:tcMar>
            <w:vAlign w:val="center"/>
          </w:tcPr>
          <w:p w14:paraId="01472FCF">
            <w:pPr>
              <w:keepNext w:val="0"/>
              <w:spacing w:before="20" w:after="20" w:line="260" w:lineRule="exact"/>
              <w:ind w:left="0" w:leftChars="0" w:right="0" w:rightChars="0" w:firstLine="0" w:firstLineChars="0"/>
              <w:jc w:val="center"/>
              <w:rPr>
                <w:del w:id="2279" w:author="xh" w:date="2026-10-19T09:02:27+08:00"/>
              </w:rPr>
            </w:pPr>
            <w:del w:id="2280" w:author="xh" w:date="2026-10-19T09:02:27+08:00">
              <w:r>
                <w:rPr>
                  <w:rFonts w:ascii="Times New Roman" w:hAnsi="Times New Roman" w:eastAsia="宋体"/>
                  <w:b w:val="0"/>
                  <w:sz w:val="18"/>
                </w:rPr>
                <w:delText>墩集变</w:delText>
              </w:r>
            </w:del>
          </w:p>
        </w:tc>
        <w:tc>
          <w:tcPr>
            <w:tcW w:w="1187" w:type="dxa"/>
            <w:tcMar>
              <w:left w:w="70" w:type="dxa"/>
              <w:right w:w="70" w:type="dxa"/>
            </w:tcMar>
            <w:vAlign w:val="center"/>
          </w:tcPr>
          <w:p w14:paraId="19E129E8">
            <w:pPr>
              <w:keepNext w:val="0"/>
              <w:spacing w:before="20" w:after="20" w:line="260" w:lineRule="exact"/>
              <w:ind w:left="0" w:leftChars="0" w:right="0" w:rightChars="0" w:firstLine="0" w:firstLineChars="0"/>
              <w:jc w:val="center"/>
              <w:rPr>
                <w:del w:id="2281" w:author="xh" w:date="2026-10-19T09:02:27+08:00"/>
              </w:rPr>
            </w:pPr>
            <w:del w:id="2282" w:author="xh" w:date="2026-10-19T09:02:27+08:00">
              <w:r>
                <w:rPr>
                  <w:rFonts w:ascii="Times New Roman" w:hAnsi="Times New Roman" w:eastAsia="宋体"/>
                  <w:b w:val="0"/>
                  <w:sz w:val="18"/>
                </w:rPr>
                <w:delText>70.00</w:delText>
              </w:r>
            </w:del>
          </w:p>
        </w:tc>
        <w:tc>
          <w:tcPr>
            <w:tcW w:w="1187" w:type="dxa"/>
            <w:tcMar>
              <w:left w:w="70" w:type="dxa"/>
              <w:right w:w="70" w:type="dxa"/>
            </w:tcMar>
            <w:vAlign w:val="center"/>
          </w:tcPr>
          <w:p w14:paraId="2EA15C85">
            <w:pPr>
              <w:keepNext w:val="0"/>
              <w:spacing w:before="20" w:after="20" w:line="260" w:lineRule="exact"/>
              <w:ind w:left="0" w:leftChars="0" w:right="0" w:rightChars="0" w:firstLine="0" w:firstLineChars="0"/>
              <w:jc w:val="center"/>
              <w:rPr>
                <w:del w:id="2283" w:author="xh" w:date="2026-10-19T09:02:27+08:00"/>
              </w:rPr>
            </w:pPr>
            <w:del w:id="2284" w:author="xh" w:date="2026-10-19T09:02:27+08:00">
              <w:r>
                <w:rPr>
                  <w:rFonts w:ascii="Times New Roman" w:hAnsi="Times New Roman" w:eastAsia="宋体"/>
                  <w:b w:val="0"/>
                  <w:sz w:val="18"/>
                </w:rPr>
                <w:delText>59.52</w:delText>
              </w:r>
            </w:del>
          </w:p>
        </w:tc>
        <w:tc>
          <w:tcPr>
            <w:tcW w:w="1187" w:type="dxa"/>
            <w:tcMar>
              <w:left w:w="70" w:type="dxa"/>
              <w:right w:w="70" w:type="dxa"/>
            </w:tcMar>
            <w:vAlign w:val="center"/>
          </w:tcPr>
          <w:p w14:paraId="308B5065">
            <w:pPr>
              <w:keepNext w:val="0"/>
              <w:spacing w:before="20" w:after="20" w:line="260" w:lineRule="exact"/>
              <w:ind w:left="0" w:leftChars="0" w:right="0" w:rightChars="0" w:firstLine="0" w:firstLineChars="0"/>
              <w:jc w:val="center"/>
              <w:rPr>
                <w:del w:id="2285" w:author="xh" w:date="2026-10-19T09:02:27+08:00"/>
              </w:rPr>
            </w:pPr>
            <w:del w:id="2286" w:author="xh" w:date="2026-10-19T09:02:27+08:00">
              <w:r>
                <w:rPr>
                  <w:rFonts w:ascii="Times New Roman" w:hAnsi="Times New Roman" w:eastAsia="宋体"/>
                  <w:b w:val="0"/>
                  <w:sz w:val="18"/>
                </w:rPr>
                <w:delText>35.45</w:delText>
              </w:r>
            </w:del>
          </w:p>
        </w:tc>
        <w:tc>
          <w:tcPr>
            <w:tcW w:w="1187" w:type="dxa"/>
            <w:tcMar>
              <w:left w:w="70" w:type="dxa"/>
              <w:right w:w="70" w:type="dxa"/>
            </w:tcMar>
            <w:vAlign w:val="center"/>
          </w:tcPr>
          <w:p w14:paraId="67042A21">
            <w:pPr>
              <w:keepNext w:val="0"/>
              <w:spacing w:before="20" w:after="20" w:line="260" w:lineRule="exact"/>
              <w:ind w:left="0" w:leftChars="0" w:right="0" w:rightChars="0" w:firstLine="0" w:firstLineChars="0"/>
              <w:jc w:val="center"/>
              <w:rPr>
                <w:del w:id="2287" w:author="xh" w:date="2026-10-19T09:02:27+08:00"/>
              </w:rPr>
            </w:pPr>
            <w:del w:id="2288" w:author="xh" w:date="2026-10-19T09:02:27+08:00">
              <w:r>
                <w:rPr>
                  <w:rFonts w:ascii="Times New Roman" w:hAnsi="Times New Roman" w:eastAsia="宋体"/>
                  <w:b w:val="0"/>
                  <w:sz w:val="18"/>
                </w:rPr>
                <w:delText>90%</w:delText>
              </w:r>
            </w:del>
          </w:p>
        </w:tc>
        <w:tc>
          <w:tcPr>
            <w:tcW w:w="1187" w:type="dxa"/>
            <w:tcMar>
              <w:left w:w="70" w:type="dxa"/>
              <w:right w:w="70" w:type="dxa"/>
            </w:tcMar>
            <w:vAlign w:val="center"/>
          </w:tcPr>
          <w:p w14:paraId="7056BB42">
            <w:pPr>
              <w:keepNext w:val="0"/>
              <w:spacing w:before="20" w:after="20" w:line="260" w:lineRule="exact"/>
              <w:ind w:left="0" w:leftChars="0" w:right="0" w:rightChars="0" w:firstLine="0" w:firstLineChars="0"/>
              <w:jc w:val="center"/>
              <w:rPr>
                <w:del w:id="2289" w:author="xh" w:date="2026-10-19T09:02:27+08:00"/>
              </w:rPr>
            </w:pPr>
            <w:del w:id="2290" w:author="xh" w:date="2026-10-19T09:02:27+08:00">
              <w:r>
                <w:rPr>
                  <w:rFonts w:ascii="Times New Roman" w:hAnsi="Times New Roman" w:eastAsia="宋体"/>
                  <w:b w:val="0"/>
                  <w:sz w:val="18"/>
                </w:rPr>
                <w:delText>正向</w:delText>
              </w:r>
            </w:del>
          </w:p>
        </w:tc>
      </w:tr>
      <w:tr w14:paraId="41C1FA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57" w:author="xh" w:date="2026-10-19T09:02:27+08:00"/>
        </w:trPr>
        <w:tc>
          <w:tcPr>
            <w:tcW w:w="1187" w:type="dxa"/>
            <w:tcMar>
              <w:left w:w="70" w:type="dxa"/>
              <w:right w:w="70" w:type="dxa"/>
            </w:tcMar>
            <w:vAlign w:val="center"/>
          </w:tcPr>
          <w:p w14:paraId="02B4C21B">
            <w:pPr>
              <w:keepNext w:val="0"/>
              <w:spacing w:before="20" w:after="20" w:line="260" w:lineRule="exact"/>
              <w:ind w:left="0" w:leftChars="0" w:right="0" w:rightChars="0" w:firstLine="0" w:firstLineChars="0"/>
              <w:jc w:val="center"/>
              <w:rPr>
                <w:del w:id="2291" w:author="xh" w:date="2026-10-19T09:02:27+08:00"/>
              </w:rPr>
            </w:pPr>
            <w:del w:id="2292" w:author="xh" w:date="2026-10-19T09:02:27+08:00">
              <w:r>
                <w:rPr>
                  <w:rFonts w:ascii="Times New Roman" w:hAnsi="Times New Roman" w:eastAsia="宋体"/>
                  <w:b w:val="0"/>
                  <w:sz w:val="18"/>
                </w:rPr>
                <w:delText>市区</w:delText>
              </w:r>
            </w:del>
          </w:p>
        </w:tc>
        <w:tc>
          <w:tcPr>
            <w:tcW w:w="1187" w:type="dxa"/>
            <w:tcMar>
              <w:left w:w="70" w:type="dxa"/>
              <w:right w:w="70" w:type="dxa"/>
            </w:tcMar>
            <w:vAlign w:val="center"/>
          </w:tcPr>
          <w:p w14:paraId="1CEDF29D">
            <w:pPr>
              <w:keepNext w:val="0"/>
              <w:spacing w:before="20" w:after="20" w:line="260" w:lineRule="exact"/>
              <w:ind w:left="0" w:leftChars="0" w:right="0" w:rightChars="0" w:firstLine="0" w:firstLineChars="0"/>
              <w:jc w:val="center"/>
              <w:rPr>
                <w:del w:id="2293" w:author="xh" w:date="2026-10-19T09:02:27+08:00"/>
              </w:rPr>
            </w:pPr>
            <w:del w:id="2294" w:author="xh" w:date="2026-10-19T09:02:27+08:00">
              <w:r>
                <w:rPr>
                  <w:rFonts w:ascii="Times New Roman" w:hAnsi="Times New Roman" w:eastAsia="宋体"/>
                  <w:b w:val="0"/>
                  <w:sz w:val="18"/>
                </w:rPr>
                <w:delText>统一变</w:delText>
              </w:r>
            </w:del>
          </w:p>
        </w:tc>
        <w:tc>
          <w:tcPr>
            <w:tcW w:w="1187" w:type="dxa"/>
            <w:tcMar>
              <w:left w:w="70" w:type="dxa"/>
              <w:right w:w="70" w:type="dxa"/>
            </w:tcMar>
            <w:vAlign w:val="center"/>
          </w:tcPr>
          <w:p w14:paraId="7B00B902">
            <w:pPr>
              <w:keepNext w:val="0"/>
              <w:spacing w:before="20" w:after="20" w:line="260" w:lineRule="exact"/>
              <w:ind w:left="0" w:leftChars="0" w:right="0" w:rightChars="0" w:firstLine="0" w:firstLineChars="0"/>
              <w:jc w:val="center"/>
              <w:rPr>
                <w:del w:id="2295" w:author="xh" w:date="2026-10-19T09:02:27+08:00"/>
              </w:rPr>
            </w:pPr>
            <w:del w:id="2296" w:author="xh" w:date="2026-10-19T09:02:27+08:00">
              <w:r>
                <w:rPr>
                  <w:rFonts w:ascii="Times New Roman" w:hAnsi="Times New Roman" w:eastAsia="宋体"/>
                  <w:b w:val="0"/>
                  <w:sz w:val="18"/>
                </w:rPr>
                <w:delText>80.00</w:delText>
              </w:r>
            </w:del>
          </w:p>
        </w:tc>
        <w:tc>
          <w:tcPr>
            <w:tcW w:w="1187" w:type="dxa"/>
            <w:tcMar>
              <w:left w:w="70" w:type="dxa"/>
              <w:right w:w="70" w:type="dxa"/>
            </w:tcMar>
            <w:vAlign w:val="center"/>
          </w:tcPr>
          <w:p w14:paraId="3BCFAB3D">
            <w:pPr>
              <w:keepNext w:val="0"/>
              <w:spacing w:before="20" w:after="20" w:line="260" w:lineRule="exact"/>
              <w:ind w:left="0" w:leftChars="0" w:right="0" w:rightChars="0" w:firstLine="0" w:firstLineChars="0"/>
              <w:jc w:val="center"/>
              <w:rPr>
                <w:del w:id="2297" w:author="xh" w:date="2026-10-19T09:02:27+08:00"/>
              </w:rPr>
            </w:pPr>
            <w:del w:id="2298" w:author="xh" w:date="2026-10-19T09:02:27+08:00">
              <w:r>
                <w:rPr>
                  <w:rFonts w:ascii="Times New Roman" w:hAnsi="Times New Roman" w:eastAsia="宋体"/>
                  <w:b w:val="0"/>
                  <w:sz w:val="18"/>
                </w:rPr>
                <w:delText>92.94</w:delText>
              </w:r>
            </w:del>
          </w:p>
        </w:tc>
        <w:tc>
          <w:tcPr>
            <w:tcW w:w="1187" w:type="dxa"/>
            <w:tcMar>
              <w:left w:w="70" w:type="dxa"/>
              <w:right w:w="70" w:type="dxa"/>
            </w:tcMar>
            <w:vAlign w:val="center"/>
          </w:tcPr>
          <w:p w14:paraId="3BA49FE1">
            <w:pPr>
              <w:keepNext w:val="0"/>
              <w:spacing w:before="20" w:after="20" w:line="260" w:lineRule="exact"/>
              <w:ind w:left="0" w:leftChars="0" w:right="0" w:rightChars="0" w:firstLine="0" w:firstLineChars="0"/>
              <w:jc w:val="center"/>
              <w:rPr>
                <w:del w:id="2299" w:author="xh" w:date="2026-10-19T09:02:27+08:00"/>
              </w:rPr>
            </w:pPr>
            <w:del w:id="2300" w:author="xh" w:date="2026-10-19T09:02:27+08:00">
              <w:r>
                <w:rPr>
                  <w:rFonts w:ascii="Times New Roman" w:hAnsi="Times New Roman" w:eastAsia="宋体"/>
                  <w:b w:val="0"/>
                  <w:sz w:val="18"/>
                </w:rPr>
                <w:delText>0.00</w:delText>
              </w:r>
            </w:del>
          </w:p>
        </w:tc>
        <w:tc>
          <w:tcPr>
            <w:tcW w:w="1187" w:type="dxa"/>
            <w:tcMar>
              <w:left w:w="70" w:type="dxa"/>
              <w:right w:w="70" w:type="dxa"/>
            </w:tcMar>
            <w:vAlign w:val="center"/>
          </w:tcPr>
          <w:p w14:paraId="1945EF62">
            <w:pPr>
              <w:keepNext w:val="0"/>
              <w:spacing w:before="20" w:after="20" w:line="260" w:lineRule="exact"/>
              <w:ind w:left="0" w:leftChars="0" w:right="0" w:rightChars="0" w:firstLine="0" w:firstLineChars="0"/>
              <w:jc w:val="center"/>
              <w:rPr>
                <w:del w:id="2301" w:author="xh" w:date="2026-10-19T09:02:27+08:00"/>
              </w:rPr>
            </w:pPr>
            <w:del w:id="2302" w:author="xh" w:date="2026-10-19T09:02:27+08:00">
              <w:r>
                <w:rPr>
                  <w:rFonts w:ascii="Times New Roman" w:hAnsi="Times New Roman" w:eastAsia="宋体"/>
                  <w:b w:val="0"/>
                  <w:sz w:val="18"/>
                </w:rPr>
                <w:delText>122%</w:delText>
              </w:r>
            </w:del>
          </w:p>
        </w:tc>
        <w:tc>
          <w:tcPr>
            <w:tcW w:w="1187" w:type="dxa"/>
            <w:tcMar>
              <w:left w:w="70" w:type="dxa"/>
              <w:right w:w="70" w:type="dxa"/>
            </w:tcMar>
            <w:vAlign w:val="center"/>
          </w:tcPr>
          <w:p w14:paraId="2510CFCE">
            <w:pPr>
              <w:keepNext w:val="0"/>
              <w:spacing w:before="20" w:after="20" w:line="260" w:lineRule="exact"/>
              <w:ind w:left="0" w:leftChars="0" w:right="0" w:rightChars="0" w:firstLine="0" w:firstLineChars="0"/>
              <w:jc w:val="center"/>
              <w:rPr>
                <w:del w:id="2303" w:author="xh" w:date="2026-10-19T09:02:27+08:00"/>
              </w:rPr>
            </w:pPr>
            <w:del w:id="2304" w:author="xh" w:date="2026-10-19T09:02:27+08:00">
              <w:r>
                <w:rPr>
                  <w:rFonts w:ascii="Times New Roman" w:hAnsi="Times New Roman" w:eastAsia="宋体"/>
                  <w:b w:val="0"/>
                  <w:sz w:val="18"/>
                </w:rPr>
                <w:delText>正向</w:delText>
              </w:r>
            </w:del>
          </w:p>
        </w:tc>
      </w:tr>
      <w:tr w14:paraId="0E2FDA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58" w:author="xh" w:date="2026-10-19T09:02:27+08:00"/>
        </w:trPr>
        <w:tc>
          <w:tcPr>
            <w:tcW w:w="1187" w:type="dxa"/>
            <w:tcMar>
              <w:left w:w="70" w:type="dxa"/>
              <w:right w:w="70" w:type="dxa"/>
            </w:tcMar>
            <w:vAlign w:val="center"/>
          </w:tcPr>
          <w:p w14:paraId="7DA6624D">
            <w:pPr>
              <w:keepNext w:val="0"/>
              <w:spacing w:before="20" w:after="20" w:line="260" w:lineRule="exact"/>
              <w:ind w:left="0" w:leftChars="0" w:right="0" w:rightChars="0" w:firstLine="0" w:firstLineChars="0"/>
              <w:jc w:val="center"/>
              <w:rPr>
                <w:del w:id="2305" w:author="xh" w:date="2026-10-19T09:02:27+08:00"/>
              </w:rPr>
            </w:pPr>
            <w:del w:id="2306" w:author="xh" w:date="2026-10-19T09:02:27+08:00">
              <w:r>
                <w:rPr>
                  <w:rFonts w:ascii="Times New Roman" w:hAnsi="Times New Roman" w:eastAsia="宋体"/>
                  <w:b w:val="0"/>
                  <w:sz w:val="18"/>
                </w:rPr>
                <w:delText>市区</w:delText>
              </w:r>
            </w:del>
          </w:p>
        </w:tc>
        <w:tc>
          <w:tcPr>
            <w:tcW w:w="1187" w:type="dxa"/>
            <w:tcMar>
              <w:left w:w="70" w:type="dxa"/>
              <w:right w:w="70" w:type="dxa"/>
            </w:tcMar>
            <w:vAlign w:val="center"/>
          </w:tcPr>
          <w:p w14:paraId="64B881C2">
            <w:pPr>
              <w:keepNext w:val="0"/>
              <w:spacing w:before="20" w:after="20" w:line="260" w:lineRule="exact"/>
              <w:ind w:left="0" w:leftChars="0" w:right="0" w:rightChars="0" w:firstLine="0" w:firstLineChars="0"/>
              <w:jc w:val="center"/>
              <w:rPr>
                <w:del w:id="2307" w:author="xh" w:date="2026-10-19T09:02:27+08:00"/>
              </w:rPr>
            </w:pPr>
            <w:del w:id="2308" w:author="xh" w:date="2026-10-19T09:02:27+08:00">
              <w:r>
                <w:rPr>
                  <w:rFonts w:ascii="Times New Roman" w:hAnsi="Times New Roman" w:eastAsia="宋体"/>
                  <w:b w:val="0"/>
                  <w:sz w:val="18"/>
                </w:rPr>
                <w:delText>西郊变</w:delText>
              </w:r>
            </w:del>
          </w:p>
        </w:tc>
        <w:tc>
          <w:tcPr>
            <w:tcW w:w="1187" w:type="dxa"/>
            <w:tcMar>
              <w:left w:w="70" w:type="dxa"/>
              <w:right w:w="70" w:type="dxa"/>
            </w:tcMar>
            <w:vAlign w:val="center"/>
          </w:tcPr>
          <w:p w14:paraId="71BBCD54">
            <w:pPr>
              <w:keepNext w:val="0"/>
              <w:spacing w:before="20" w:after="20" w:line="260" w:lineRule="exact"/>
              <w:ind w:left="0" w:leftChars="0" w:right="0" w:rightChars="0" w:firstLine="0" w:firstLineChars="0"/>
              <w:jc w:val="center"/>
              <w:rPr>
                <w:del w:id="2309" w:author="xh" w:date="2026-10-19T09:02:27+08:00"/>
              </w:rPr>
            </w:pPr>
            <w:del w:id="2310" w:author="xh" w:date="2026-10-19T09:02:27+08:00">
              <w:r>
                <w:rPr>
                  <w:rFonts w:ascii="Times New Roman" w:hAnsi="Times New Roman" w:eastAsia="宋体"/>
                  <w:b w:val="0"/>
                  <w:sz w:val="18"/>
                </w:rPr>
                <w:delText>126.00</w:delText>
              </w:r>
            </w:del>
          </w:p>
        </w:tc>
        <w:tc>
          <w:tcPr>
            <w:tcW w:w="1187" w:type="dxa"/>
            <w:tcMar>
              <w:left w:w="70" w:type="dxa"/>
              <w:right w:w="70" w:type="dxa"/>
            </w:tcMar>
            <w:vAlign w:val="center"/>
          </w:tcPr>
          <w:p w14:paraId="67B143DC">
            <w:pPr>
              <w:keepNext w:val="0"/>
              <w:spacing w:before="20" w:after="20" w:line="260" w:lineRule="exact"/>
              <w:ind w:left="0" w:leftChars="0" w:right="0" w:rightChars="0" w:firstLine="0" w:firstLineChars="0"/>
              <w:jc w:val="center"/>
              <w:rPr>
                <w:del w:id="2311" w:author="xh" w:date="2026-10-19T09:02:27+08:00"/>
              </w:rPr>
            </w:pPr>
            <w:del w:id="2312" w:author="xh" w:date="2026-10-19T09:02:27+08:00">
              <w:r>
                <w:rPr>
                  <w:rFonts w:ascii="Times New Roman" w:hAnsi="Times New Roman" w:eastAsia="宋体"/>
                  <w:b w:val="0"/>
                  <w:sz w:val="18"/>
                </w:rPr>
                <w:delText>128.27</w:delText>
              </w:r>
            </w:del>
          </w:p>
        </w:tc>
        <w:tc>
          <w:tcPr>
            <w:tcW w:w="1187" w:type="dxa"/>
            <w:tcMar>
              <w:left w:w="70" w:type="dxa"/>
              <w:right w:w="70" w:type="dxa"/>
            </w:tcMar>
            <w:vAlign w:val="center"/>
          </w:tcPr>
          <w:p w14:paraId="57148096">
            <w:pPr>
              <w:keepNext w:val="0"/>
              <w:spacing w:before="20" w:after="20" w:line="260" w:lineRule="exact"/>
              <w:ind w:left="0" w:leftChars="0" w:right="0" w:rightChars="0" w:firstLine="0" w:firstLineChars="0"/>
              <w:jc w:val="center"/>
              <w:rPr>
                <w:del w:id="2313" w:author="xh" w:date="2026-10-19T09:02:27+08:00"/>
              </w:rPr>
            </w:pPr>
            <w:del w:id="2314" w:author="xh" w:date="2026-10-19T09:02:27+08:00">
              <w:r>
                <w:rPr>
                  <w:rFonts w:ascii="Times New Roman" w:hAnsi="Times New Roman" w:eastAsia="宋体"/>
                  <w:b w:val="0"/>
                  <w:sz w:val="18"/>
                </w:rPr>
                <w:delText>0.00</w:delText>
              </w:r>
            </w:del>
          </w:p>
        </w:tc>
        <w:tc>
          <w:tcPr>
            <w:tcW w:w="1187" w:type="dxa"/>
            <w:tcMar>
              <w:left w:w="70" w:type="dxa"/>
              <w:right w:w="70" w:type="dxa"/>
            </w:tcMar>
            <w:vAlign w:val="center"/>
          </w:tcPr>
          <w:p w14:paraId="2E167E54">
            <w:pPr>
              <w:keepNext w:val="0"/>
              <w:spacing w:before="20" w:after="20" w:line="260" w:lineRule="exact"/>
              <w:ind w:left="0" w:leftChars="0" w:right="0" w:rightChars="0" w:firstLine="0" w:firstLineChars="0"/>
              <w:jc w:val="center"/>
              <w:rPr>
                <w:del w:id="2315" w:author="xh" w:date="2026-10-19T09:02:27+08:00"/>
              </w:rPr>
            </w:pPr>
            <w:del w:id="2316" w:author="xh" w:date="2026-10-19T09:02:27+08:00">
              <w:r>
                <w:rPr>
                  <w:rFonts w:ascii="Times New Roman" w:hAnsi="Times New Roman" w:eastAsia="宋体"/>
                  <w:b w:val="0"/>
                  <w:sz w:val="18"/>
                </w:rPr>
                <w:delText>107%</w:delText>
              </w:r>
            </w:del>
          </w:p>
        </w:tc>
        <w:tc>
          <w:tcPr>
            <w:tcW w:w="1187" w:type="dxa"/>
            <w:tcMar>
              <w:left w:w="70" w:type="dxa"/>
              <w:right w:w="70" w:type="dxa"/>
            </w:tcMar>
            <w:vAlign w:val="center"/>
          </w:tcPr>
          <w:p w14:paraId="345AA730">
            <w:pPr>
              <w:keepNext w:val="0"/>
              <w:spacing w:before="20" w:after="20" w:line="260" w:lineRule="exact"/>
              <w:ind w:left="0" w:leftChars="0" w:right="0" w:rightChars="0" w:firstLine="0" w:firstLineChars="0"/>
              <w:jc w:val="center"/>
              <w:rPr>
                <w:del w:id="2317" w:author="xh" w:date="2026-10-19T09:02:27+08:00"/>
              </w:rPr>
            </w:pPr>
            <w:del w:id="2318" w:author="xh" w:date="2026-10-19T09:02:27+08:00">
              <w:r>
                <w:rPr>
                  <w:rFonts w:ascii="Times New Roman" w:hAnsi="Times New Roman" w:eastAsia="宋体"/>
                  <w:b w:val="0"/>
                  <w:sz w:val="18"/>
                </w:rPr>
                <w:delText>正向</w:delText>
              </w:r>
            </w:del>
          </w:p>
        </w:tc>
      </w:tr>
      <w:tr w14:paraId="1BF735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59" w:author="xh" w:date="2026-10-19T09:02:27+08:00"/>
        </w:trPr>
        <w:tc>
          <w:tcPr>
            <w:tcW w:w="1187" w:type="dxa"/>
            <w:tcMar>
              <w:left w:w="70" w:type="dxa"/>
              <w:right w:w="70" w:type="dxa"/>
            </w:tcMar>
            <w:vAlign w:val="center"/>
          </w:tcPr>
          <w:p w14:paraId="15E483DA">
            <w:pPr>
              <w:keepNext w:val="0"/>
              <w:spacing w:before="20" w:after="20" w:line="260" w:lineRule="exact"/>
              <w:ind w:left="0" w:leftChars="0" w:right="0" w:rightChars="0" w:firstLine="0" w:firstLineChars="0"/>
              <w:jc w:val="center"/>
              <w:rPr>
                <w:del w:id="2319" w:author="xh" w:date="2026-10-19T09:02:27+08:00"/>
              </w:rPr>
            </w:pPr>
            <w:del w:id="2320" w:author="xh" w:date="2026-10-19T09:02:27+08:00">
              <w:r>
                <w:rPr>
                  <w:rFonts w:ascii="Times New Roman" w:hAnsi="Times New Roman" w:eastAsia="宋体"/>
                  <w:b w:val="0"/>
                  <w:sz w:val="18"/>
                </w:rPr>
                <w:delText>市区</w:delText>
              </w:r>
            </w:del>
          </w:p>
        </w:tc>
        <w:tc>
          <w:tcPr>
            <w:tcW w:w="1187" w:type="dxa"/>
            <w:tcMar>
              <w:left w:w="70" w:type="dxa"/>
              <w:right w:w="70" w:type="dxa"/>
            </w:tcMar>
            <w:vAlign w:val="center"/>
          </w:tcPr>
          <w:p w14:paraId="211167F1">
            <w:pPr>
              <w:keepNext w:val="0"/>
              <w:spacing w:before="20" w:after="20" w:line="260" w:lineRule="exact"/>
              <w:ind w:left="0" w:leftChars="0" w:right="0" w:rightChars="0" w:firstLine="0" w:firstLineChars="0"/>
              <w:jc w:val="center"/>
              <w:rPr>
                <w:del w:id="2321" w:author="xh" w:date="2026-10-19T09:02:27+08:00"/>
              </w:rPr>
            </w:pPr>
            <w:del w:id="2322" w:author="xh" w:date="2026-10-19T09:02:27+08:00">
              <w:r>
                <w:rPr>
                  <w:rFonts w:ascii="Times New Roman" w:hAnsi="Times New Roman" w:eastAsia="宋体"/>
                  <w:b w:val="0"/>
                  <w:sz w:val="18"/>
                </w:rPr>
                <w:delText>拾屯变</w:delText>
              </w:r>
            </w:del>
          </w:p>
        </w:tc>
        <w:tc>
          <w:tcPr>
            <w:tcW w:w="1187" w:type="dxa"/>
            <w:tcMar>
              <w:left w:w="70" w:type="dxa"/>
              <w:right w:w="70" w:type="dxa"/>
            </w:tcMar>
            <w:vAlign w:val="center"/>
          </w:tcPr>
          <w:p w14:paraId="7E6E2684">
            <w:pPr>
              <w:keepNext w:val="0"/>
              <w:spacing w:before="20" w:after="20" w:line="260" w:lineRule="exact"/>
              <w:ind w:left="0" w:leftChars="0" w:right="0" w:rightChars="0" w:firstLine="0" w:firstLineChars="0"/>
              <w:jc w:val="center"/>
              <w:rPr>
                <w:del w:id="2323" w:author="xh" w:date="2026-10-19T09:02:27+08:00"/>
              </w:rPr>
            </w:pPr>
            <w:del w:id="2324" w:author="xh" w:date="2026-10-19T09:02:27+08:00">
              <w:r>
                <w:rPr>
                  <w:rFonts w:ascii="Times New Roman" w:hAnsi="Times New Roman" w:eastAsia="宋体"/>
                  <w:b w:val="0"/>
                  <w:sz w:val="18"/>
                </w:rPr>
                <w:delText>80.00</w:delText>
              </w:r>
            </w:del>
          </w:p>
        </w:tc>
        <w:tc>
          <w:tcPr>
            <w:tcW w:w="1187" w:type="dxa"/>
            <w:tcMar>
              <w:left w:w="70" w:type="dxa"/>
              <w:right w:w="70" w:type="dxa"/>
            </w:tcMar>
            <w:vAlign w:val="center"/>
          </w:tcPr>
          <w:p w14:paraId="7AB04F22">
            <w:pPr>
              <w:keepNext w:val="0"/>
              <w:spacing w:before="20" w:after="20" w:line="260" w:lineRule="exact"/>
              <w:ind w:left="0" w:leftChars="0" w:right="0" w:rightChars="0" w:firstLine="0" w:firstLineChars="0"/>
              <w:jc w:val="center"/>
              <w:rPr>
                <w:del w:id="2325" w:author="xh" w:date="2026-10-19T09:02:27+08:00"/>
              </w:rPr>
            </w:pPr>
            <w:del w:id="2326" w:author="xh" w:date="2026-10-19T09:02:27+08:00">
              <w:r>
                <w:rPr>
                  <w:rFonts w:ascii="Times New Roman" w:hAnsi="Times New Roman" w:eastAsia="宋体"/>
                  <w:b w:val="0"/>
                  <w:sz w:val="18"/>
                </w:rPr>
                <w:delText>73.47</w:delText>
              </w:r>
            </w:del>
          </w:p>
        </w:tc>
        <w:tc>
          <w:tcPr>
            <w:tcW w:w="1187" w:type="dxa"/>
            <w:tcMar>
              <w:left w:w="70" w:type="dxa"/>
              <w:right w:w="70" w:type="dxa"/>
            </w:tcMar>
            <w:vAlign w:val="center"/>
          </w:tcPr>
          <w:p w14:paraId="26C46644">
            <w:pPr>
              <w:keepNext w:val="0"/>
              <w:spacing w:before="20" w:after="20" w:line="260" w:lineRule="exact"/>
              <w:ind w:left="0" w:leftChars="0" w:right="0" w:rightChars="0" w:firstLine="0" w:firstLineChars="0"/>
              <w:jc w:val="center"/>
              <w:rPr>
                <w:del w:id="2327" w:author="xh" w:date="2026-10-19T09:02:27+08:00"/>
              </w:rPr>
            </w:pPr>
            <w:del w:id="2328" w:author="xh" w:date="2026-10-19T09:02:27+08:00">
              <w:r>
                <w:rPr>
                  <w:rFonts w:ascii="Times New Roman" w:hAnsi="Times New Roman" w:eastAsia="宋体"/>
                  <w:b w:val="0"/>
                  <w:sz w:val="18"/>
                </w:rPr>
                <w:delText>0.00</w:delText>
              </w:r>
            </w:del>
          </w:p>
        </w:tc>
        <w:tc>
          <w:tcPr>
            <w:tcW w:w="1187" w:type="dxa"/>
            <w:tcMar>
              <w:left w:w="70" w:type="dxa"/>
              <w:right w:w="70" w:type="dxa"/>
            </w:tcMar>
            <w:vAlign w:val="center"/>
          </w:tcPr>
          <w:p w14:paraId="2229CDE8">
            <w:pPr>
              <w:keepNext w:val="0"/>
              <w:spacing w:before="20" w:after="20" w:line="260" w:lineRule="exact"/>
              <w:ind w:left="0" w:leftChars="0" w:right="0" w:rightChars="0" w:firstLine="0" w:firstLineChars="0"/>
              <w:jc w:val="center"/>
              <w:rPr>
                <w:del w:id="2329" w:author="xh" w:date="2026-10-19T09:02:27+08:00"/>
              </w:rPr>
            </w:pPr>
            <w:del w:id="2330" w:author="xh" w:date="2026-10-19T09:02:27+08:00">
              <w:r>
                <w:rPr>
                  <w:rFonts w:ascii="Times New Roman" w:hAnsi="Times New Roman" w:eastAsia="宋体"/>
                  <w:b w:val="0"/>
                  <w:sz w:val="18"/>
                </w:rPr>
                <w:delText>97%</w:delText>
              </w:r>
            </w:del>
          </w:p>
        </w:tc>
        <w:tc>
          <w:tcPr>
            <w:tcW w:w="1187" w:type="dxa"/>
            <w:tcMar>
              <w:left w:w="70" w:type="dxa"/>
              <w:right w:w="70" w:type="dxa"/>
            </w:tcMar>
            <w:vAlign w:val="center"/>
          </w:tcPr>
          <w:p w14:paraId="18FACF1F">
            <w:pPr>
              <w:keepNext w:val="0"/>
              <w:spacing w:before="20" w:after="20" w:line="260" w:lineRule="exact"/>
              <w:ind w:left="0" w:leftChars="0" w:right="0" w:rightChars="0" w:firstLine="0" w:firstLineChars="0"/>
              <w:jc w:val="center"/>
              <w:rPr>
                <w:del w:id="2331" w:author="xh" w:date="2026-10-19T09:02:27+08:00"/>
              </w:rPr>
            </w:pPr>
            <w:del w:id="2332" w:author="xh" w:date="2026-10-19T09:02:27+08:00">
              <w:r>
                <w:rPr>
                  <w:rFonts w:ascii="Times New Roman" w:hAnsi="Times New Roman" w:eastAsia="宋体"/>
                  <w:b w:val="0"/>
                  <w:sz w:val="18"/>
                </w:rPr>
                <w:delText>正向</w:delText>
              </w:r>
            </w:del>
          </w:p>
        </w:tc>
      </w:tr>
      <w:tr w14:paraId="7447D0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60" w:author="xh" w:date="2026-10-19T09:02:27+08:00"/>
        </w:trPr>
        <w:tc>
          <w:tcPr>
            <w:tcW w:w="1187" w:type="dxa"/>
            <w:tcMar>
              <w:left w:w="70" w:type="dxa"/>
              <w:right w:w="70" w:type="dxa"/>
            </w:tcMar>
            <w:vAlign w:val="center"/>
          </w:tcPr>
          <w:p w14:paraId="24F49183">
            <w:pPr>
              <w:keepNext w:val="0"/>
              <w:spacing w:before="20" w:after="20" w:line="260" w:lineRule="exact"/>
              <w:ind w:left="0" w:leftChars="0" w:right="0" w:rightChars="0" w:firstLine="0" w:firstLineChars="0"/>
              <w:jc w:val="center"/>
              <w:rPr>
                <w:del w:id="2333" w:author="xh" w:date="2026-10-19T09:02:27+08:00"/>
              </w:rPr>
            </w:pPr>
            <w:del w:id="2334" w:author="xh" w:date="2026-10-19T09:02:27+08:00">
              <w:r>
                <w:rPr>
                  <w:rFonts w:ascii="Times New Roman" w:hAnsi="Times New Roman" w:eastAsia="宋体"/>
                  <w:b w:val="0"/>
                  <w:sz w:val="18"/>
                </w:rPr>
                <w:delText>市区</w:delText>
              </w:r>
            </w:del>
          </w:p>
        </w:tc>
        <w:tc>
          <w:tcPr>
            <w:tcW w:w="1187" w:type="dxa"/>
            <w:tcMar>
              <w:left w:w="70" w:type="dxa"/>
              <w:right w:w="70" w:type="dxa"/>
            </w:tcMar>
            <w:vAlign w:val="center"/>
          </w:tcPr>
          <w:p w14:paraId="14C8A63B">
            <w:pPr>
              <w:keepNext w:val="0"/>
              <w:spacing w:before="20" w:after="20" w:line="260" w:lineRule="exact"/>
              <w:ind w:left="0" w:leftChars="0" w:right="0" w:rightChars="0" w:firstLine="0" w:firstLineChars="0"/>
              <w:jc w:val="center"/>
              <w:rPr>
                <w:del w:id="2335" w:author="xh" w:date="2026-10-19T09:02:27+08:00"/>
              </w:rPr>
            </w:pPr>
            <w:del w:id="2336" w:author="xh" w:date="2026-10-19T09:02:27+08:00">
              <w:r>
                <w:rPr>
                  <w:rFonts w:ascii="Times New Roman" w:hAnsi="Times New Roman" w:eastAsia="宋体"/>
                  <w:b w:val="0"/>
                  <w:sz w:val="18"/>
                </w:rPr>
                <w:delText>惠民变</w:delText>
              </w:r>
            </w:del>
          </w:p>
        </w:tc>
        <w:tc>
          <w:tcPr>
            <w:tcW w:w="1187" w:type="dxa"/>
            <w:tcMar>
              <w:left w:w="70" w:type="dxa"/>
              <w:right w:w="70" w:type="dxa"/>
            </w:tcMar>
            <w:vAlign w:val="center"/>
          </w:tcPr>
          <w:p w14:paraId="430F7AE4">
            <w:pPr>
              <w:keepNext w:val="0"/>
              <w:spacing w:before="20" w:after="20" w:line="260" w:lineRule="exact"/>
              <w:ind w:left="0" w:leftChars="0" w:right="0" w:rightChars="0" w:firstLine="0" w:firstLineChars="0"/>
              <w:jc w:val="center"/>
              <w:rPr>
                <w:del w:id="2337" w:author="xh" w:date="2026-10-19T09:02:27+08:00"/>
              </w:rPr>
            </w:pPr>
            <w:del w:id="2338" w:author="xh" w:date="2026-10-19T09:02:27+08:00">
              <w:r>
                <w:rPr>
                  <w:rFonts w:ascii="Times New Roman" w:hAnsi="Times New Roman" w:eastAsia="宋体"/>
                  <w:b w:val="0"/>
                  <w:sz w:val="18"/>
                </w:rPr>
                <w:delText>103.00</w:delText>
              </w:r>
            </w:del>
          </w:p>
        </w:tc>
        <w:tc>
          <w:tcPr>
            <w:tcW w:w="1187" w:type="dxa"/>
            <w:tcMar>
              <w:left w:w="70" w:type="dxa"/>
              <w:right w:w="70" w:type="dxa"/>
            </w:tcMar>
            <w:vAlign w:val="center"/>
          </w:tcPr>
          <w:p w14:paraId="1C88F152">
            <w:pPr>
              <w:keepNext w:val="0"/>
              <w:spacing w:before="20" w:after="20" w:line="260" w:lineRule="exact"/>
              <w:ind w:left="0" w:leftChars="0" w:right="0" w:rightChars="0" w:firstLine="0" w:firstLineChars="0"/>
              <w:jc w:val="center"/>
              <w:rPr>
                <w:del w:id="2339" w:author="xh" w:date="2026-10-19T09:02:27+08:00"/>
              </w:rPr>
            </w:pPr>
            <w:del w:id="2340" w:author="xh" w:date="2026-10-19T09:02:27+08:00">
              <w:r>
                <w:rPr>
                  <w:rFonts w:ascii="Times New Roman" w:hAnsi="Times New Roman" w:eastAsia="宋体"/>
                  <w:b w:val="0"/>
                  <w:sz w:val="18"/>
                </w:rPr>
                <w:delText>85.29</w:delText>
              </w:r>
            </w:del>
          </w:p>
        </w:tc>
        <w:tc>
          <w:tcPr>
            <w:tcW w:w="1187" w:type="dxa"/>
            <w:tcMar>
              <w:left w:w="70" w:type="dxa"/>
              <w:right w:w="70" w:type="dxa"/>
            </w:tcMar>
            <w:vAlign w:val="center"/>
          </w:tcPr>
          <w:p w14:paraId="0AE9F25E">
            <w:pPr>
              <w:keepNext w:val="0"/>
              <w:spacing w:before="20" w:after="20" w:line="260" w:lineRule="exact"/>
              <w:ind w:left="0" w:leftChars="0" w:right="0" w:rightChars="0" w:firstLine="0" w:firstLineChars="0"/>
              <w:jc w:val="center"/>
              <w:rPr>
                <w:del w:id="2341" w:author="xh" w:date="2026-10-19T09:02:27+08:00"/>
              </w:rPr>
            </w:pPr>
            <w:del w:id="2342" w:author="xh" w:date="2026-10-19T09:02:27+08:00">
              <w:r>
                <w:rPr>
                  <w:rFonts w:ascii="Times New Roman" w:hAnsi="Times New Roman" w:eastAsia="宋体"/>
                  <w:b w:val="0"/>
                  <w:sz w:val="18"/>
                </w:rPr>
                <w:delText>0.00</w:delText>
              </w:r>
            </w:del>
          </w:p>
        </w:tc>
        <w:tc>
          <w:tcPr>
            <w:tcW w:w="1187" w:type="dxa"/>
            <w:tcMar>
              <w:left w:w="70" w:type="dxa"/>
              <w:right w:w="70" w:type="dxa"/>
            </w:tcMar>
            <w:vAlign w:val="center"/>
          </w:tcPr>
          <w:p w14:paraId="0E3033DC">
            <w:pPr>
              <w:keepNext w:val="0"/>
              <w:spacing w:before="20" w:after="20" w:line="260" w:lineRule="exact"/>
              <w:ind w:left="0" w:leftChars="0" w:right="0" w:rightChars="0" w:firstLine="0" w:firstLineChars="0"/>
              <w:jc w:val="center"/>
              <w:rPr>
                <w:del w:id="2343" w:author="xh" w:date="2026-10-19T09:02:27+08:00"/>
              </w:rPr>
            </w:pPr>
            <w:del w:id="2344" w:author="xh" w:date="2026-10-19T09:02:27+08:00">
              <w:r>
                <w:rPr>
                  <w:rFonts w:ascii="Times New Roman" w:hAnsi="Times New Roman" w:eastAsia="宋体"/>
                  <w:b w:val="0"/>
                  <w:sz w:val="18"/>
                </w:rPr>
                <w:delText>87%</w:delText>
              </w:r>
            </w:del>
          </w:p>
        </w:tc>
        <w:tc>
          <w:tcPr>
            <w:tcW w:w="1187" w:type="dxa"/>
            <w:tcMar>
              <w:left w:w="70" w:type="dxa"/>
              <w:right w:w="70" w:type="dxa"/>
            </w:tcMar>
            <w:vAlign w:val="center"/>
          </w:tcPr>
          <w:p w14:paraId="4C64F0F2">
            <w:pPr>
              <w:keepNext w:val="0"/>
              <w:spacing w:before="20" w:after="20" w:line="260" w:lineRule="exact"/>
              <w:ind w:left="0" w:leftChars="0" w:right="0" w:rightChars="0" w:firstLine="0" w:firstLineChars="0"/>
              <w:jc w:val="center"/>
              <w:rPr>
                <w:del w:id="2345" w:author="xh" w:date="2026-10-19T09:02:27+08:00"/>
              </w:rPr>
            </w:pPr>
            <w:del w:id="2346" w:author="xh" w:date="2026-10-19T09:02:27+08:00">
              <w:r>
                <w:rPr>
                  <w:rFonts w:ascii="Times New Roman" w:hAnsi="Times New Roman" w:eastAsia="宋体"/>
                  <w:b w:val="0"/>
                  <w:sz w:val="18"/>
                </w:rPr>
                <w:delText>正向</w:delText>
              </w:r>
            </w:del>
          </w:p>
        </w:tc>
      </w:tr>
      <w:tr w14:paraId="7A38A3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61" w:author="xh" w:date="2026-10-19T09:02:27+08:00"/>
        </w:trPr>
        <w:tc>
          <w:tcPr>
            <w:tcW w:w="1187" w:type="dxa"/>
            <w:tcMar>
              <w:left w:w="70" w:type="dxa"/>
              <w:right w:w="70" w:type="dxa"/>
            </w:tcMar>
            <w:vAlign w:val="center"/>
          </w:tcPr>
          <w:p w14:paraId="1698DA9F">
            <w:pPr>
              <w:keepNext w:val="0"/>
              <w:spacing w:before="20" w:after="20" w:line="260" w:lineRule="exact"/>
              <w:ind w:left="0" w:leftChars="0" w:right="0" w:rightChars="0" w:firstLine="0" w:firstLineChars="0"/>
              <w:jc w:val="center"/>
              <w:rPr>
                <w:del w:id="2347" w:author="xh" w:date="2026-10-19T09:02:27+08:00"/>
              </w:rPr>
            </w:pPr>
            <w:del w:id="2348" w:author="xh" w:date="2026-10-19T09:02:27+08:00">
              <w:r>
                <w:rPr>
                  <w:rFonts w:ascii="Times New Roman" w:hAnsi="Times New Roman" w:eastAsia="宋体"/>
                  <w:b w:val="0"/>
                  <w:sz w:val="18"/>
                </w:rPr>
                <w:delText>市区</w:delText>
              </w:r>
            </w:del>
          </w:p>
        </w:tc>
        <w:tc>
          <w:tcPr>
            <w:tcW w:w="1187" w:type="dxa"/>
            <w:tcMar>
              <w:left w:w="70" w:type="dxa"/>
              <w:right w:w="70" w:type="dxa"/>
            </w:tcMar>
            <w:vAlign w:val="center"/>
          </w:tcPr>
          <w:p w14:paraId="4ADC6749">
            <w:pPr>
              <w:keepNext w:val="0"/>
              <w:spacing w:before="20" w:after="20" w:line="260" w:lineRule="exact"/>
              <w:ind w:left="0" w:leftChars="0" w:right="0" w:rightChars="0" w:firstLine="0" w:firstLineChars="0"/>
              <w:jc w:val="center"/>
              <w:rPr>
                <w:del w:id="2349" w:author="xh" w:date="2026-10-19T09:02:27+08:00"/>
              </w:rPr>
            </w:pPr>
            <w:del w:id="2350" w:author="xh" w:date="2026-10-19T09:02:27+08:00">
              <w:r>
                <w:rPr>
                  <w:rFonts w:ascii="Times New Roman" w:hAnsi="Times New Roman" w:eastAsia="宋体"/>
                  <w:b w:val="0"/>
                  <w:sz w:val="18"/>
                </w:rPr>
                <w:delText>庆云桥变</w:delText>
              </w:r>
            </w:del>
          </w:p>
        </w:tc>
        <w:tc>
          <w:tcPr>
            <w:tcW w:w="1187" w:type="dxa"/>
            <w:tcMar>
              <w:left w:w="70" w:type="dxa"/>
              <w:right w:w="70" w:type="dxa"/>
            </w:tcMar>
            <w:vAlign w:val="center"/>
          </w:tcPr>
          <w:p w14:paraId="7172728E">
            <w:pPr>
              <w:keepNext w:val="0"/>
              <w:spacing w:before="20" w:after="20" w:line="260" w:lineRule="exact"/>
              <w:ind w:left="0" w:leftChars="0" w:right="0" w:rightChars="0" w:firstLine="0" w:firstLineChars="0"/>
              <w:jc w:val="center"/>
              <w:rPr>
                <w:del w:id="2351" w:author="xh" w:date="2026-10-19T09:02:27+08:00"/>
              </w:rPr>
            </w:pPr>
            <w:del w:id="2352" w:author="xh" w:date="2026-10-19T09:02:27+08:00">
              <w:r>
                <w:rPr>
                  <w:rFonts w:ascii="Times New Roman" w:hAnsi="Times New Roman" w:eastAsia="宋体"/>
                  <w:b w:val="0"/>
                  <w:sz w:val="18"/>
                </w:rPr>
                <w:delText>80.00</w:delText>
              </w:r>
            </w:del>
          </w:p>
        </w:tc>
        <w:tc>
          <w:tcPr>
            <w:tcW w:w="1187" w:type="dxa"/>
            <w:tcMar>
              <w:left w:w="70" w:type="dxa"/>
              <w:right w:w="70" w:type="dxa"/>
            </w:tcMar>
            <w:vAlign w:val="center"/>
          </w:tcPr>
          <w:p w14:paraId="7D04169E">
            <w:pPr>
              <w:keepNext w:val="0"/>
              <w:spacing w:before="20" w:after="20" w:line="260" w:lineRule="exact"/>
              <w:ind w:left="0" w:leftChars="0" w:right="0" w:rightChars="0" w:firstLine="0" w:firstLineChars="0"/>
              <w:jc w:val="center"/>
              <w:rPr>
                <w:del w:id="2353" w:author="xh" w:date="2026-10-19T09:02:27+08:00"/>
              </w:rPr>
            </w:pPr>
            <w:del w:id="2354" w:author="xh" w:date="2026-10-19T09:02:27+08:00">
              <w:r>
                <w:rPr>
                  <w:rFonts w:ascii="Times New Roman" w:hAnsi="Times New Roman" w:eastAsia="宋体"/>
                  <w:b w:val="0"/>
                  <w:sz w:val="18"/>
                </w:rPr>
                <w:delText>65.76</w:delText>
              </w:r>
            </w:del>
          </w:p>
        </w:tc>
        <w:tc>
          <w:tcPr>
            <w:tcW w:w="1187" w:type="dxa"/>
            <w:tcMar>
              <w:left w:w="70" w:type="dxa"/>
              <w:right w:w="70" w:type="dxa"/>
            </w:tcMar>
            <w:vAlign w:val="center"/>
          </w:tcPr>
          <w:p w14:paraId="01E2148F">
            <w:pPr>
              <w:keepNext w:val="0"/>
              <w:spacing w:before="20" w:after="20" w:line="260" w:lineRule="exact"/>
              <w:ind w:left="0" w:leftChars="0" w:right="0" w:rightChars="0" w:firstLine="0" w:firstLineChars="0"/>
              <w:jc w:val="center"/>
              <w:rPr>
                <w:del w:id="2355" w:author="xh" w:date="2026-10-19T09:02:27+08:00"/>
              </w:rPr>
            </w:pPr>
            <w:del w:id="2356" w:author="xh" w:date="2026-10-19T09:02:27+08:00">
              <w:r>
                <w:rPr>
                  <w:rFonts w:ascii="Times New Roman" w:hAnsi="Times New Roman" w:eastAsia="宋体"/>
                  <w:b w:val="0"/>
                  <w:sz w:val="18"/>
                </w:rPr>
                <w:delText>0.00</w:delText>
              </w:r>
            </w:del>
          </w:p>
        </w:tc>
        <w:tc>
          <w:tcPr>
            <w:tcW w:w="1187" w:type="dxa"/>
            <w:tcMar>
              <w:left w:w="70" w:type="dxa"/>
              <w:right w:w="70" w:type="dxa"/>
            </w:tcMar>
            <w:vAlign w:val="center"/>
          </w:tcPr>
          <w:p w14:paraId="1216D7B7">
            <w:pPr>
              <w:keepNext w:val="0"/>
              <w:spacing w:before="20" w:after="20" w:line="260" w:lineRule="exact"/>
              <w:ind w:left="0" w:leftChars="0" w:right="0" w:rightChars="0" w:firstLine="0" w:firstLineChars="0"/>
              <w:jc w:val="center"/>
              <w:rPr>
                <w:del w:id="2357" w:author="xh" w:date="2026-10-19T09:02:27+08:00"/>
              </w:rPr>
            </w:pPr>
            <w:del w:id="2358" w:author="xh" w:date="2026-10-19T09:02:27+08:00">
              <w:r>
                <w:rPr>
                  <w:rFonts w:ascii="Times New Roman" w:hAnsi="Times New Roman" w:eastAsia="宋体"/>
                  <w:b w:val="0"/>
                  <w:sz w:val="18"/>
                </w:rPr>
                <w:delText>87%</w:delText>
              </w:r>
            </w:del>
          </w:p>
        </w:tc>
        <w:tc>
          <w:tcPr>
            <w:tcW w:w="1187" w:type="dxa"/>
            <w:tcMar>
              <w:left w:w="70" w:type="dxa"/>
              <w:right w:w="70" w:type="dxa"/>
            </w:tcMar>
            <w:vAlign w:val="center"/>
          </w:tcPr>
          <w:p w14:paraId="688A2934">
            <w:pPr>
              <w:keepNext w:val="0"/>
              <w:spacing w:before="20" w:after="20" w:line="260" w:lineRule="exact"/>
              <w:ind w:left="0" w:leftChars="0" w:right="0" w:rightChars="0" w:firstLine="0" w:firstLineChars="0"/>
              <w:jc w:val="center"/>
              <w:rPr>
                <w:del w:id="2359" w:author="xh" w:date="2026-10-19T09:02:27+08:00"/>
              </w:rPr>
            </w:pPr>
            <w:del w:id="2360" w:author="xh" w:date="2026-10-19T09:02:27+08:00">
              <w:r>
                <w:rPr>
                  <w:rFonts w:ascii="Times New Roman" w:hAnsi="Times New Roman" w:eastAsia="宋体"/>
                  <w:b w:val="0"/>
                  <w:sz w:val="18"/>
                </w:rPr>
                <w:delText>正向</w:delText>
              </w:r>
            </w:del>
          </w:p>
        </w:tc>
      </w:tr>
      <w:tr w14:paraId="4625D8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62" w:author="xh" w:date="2026-10-19T09:02:27+08:00"/>
        </w:trPr>
        <w:tc>
          <w:tcPr>
            <w:tcW w:w="1187" w:type="dxa"/>
            <w:tcMar>
              <w:left w:w="70" w:type="dxa"/>
              <w:right w:w="70" w:type="dxa"/>
            </w:tcMar>
            <w:vAlign w:val="center"/>
          </w:tcPr>
          <w:p w14:paraId="37B2D96D">
            <w:pPr>
              <w:keepNext w:val="0"/>
              <w:spacing w:before="20" w:after="20" w:line="260" w:lineRule="exact"/>
              <w:ind w:left="0" w:leftChars="0" w:right="0" w:rightChars="0" w:firstLine="0" w:firstLineChars="0"/>
              <w:jc w:val="center"/>
              <w:rPr>
                <w:del w:id="2361" w:author="xh" w:date="2026-10-19T09:02:27+08:00"/>
              </w:rPr>
            </w:pPr>
            <w:del w:id="2362" w:author="xh" w:date="2026-10-19T09:02:27+08:00">
              <w:r>
                <w:rPr>
                  <w:rFonts w:ascii="Times New Roman" w:hAnsi="Times New Roman" w:eastAsia="宋体"/>
                  <w:b w:val="0"/>
                  <w:sz w:val="18"/>
                </w:rPr>
                <w:delText>市区</w:delText>
              </w:r>
            </w:del>
          </w:p>
        </w:tc>
        <w:tc>
          <w:tcPr>
            <w:tcW w:w="1187" w:type="dxa"/>
            <w:tcMar>
              <w:left w:w="70" w:type="dxa"/>
              <w:right w:w="70" w:type="dxa"/>
            </w:tcMar>
            <w:vAlign w:val="center"/>
          </w:tcPr>
          <w:p w14:paraId="5179A0DE">
            <w:pPr>
              <w:keepNext w:val="0"/>
              <w:spacing w:before="20" w:after="20" w:line="260" w:lineRule="exact"/>
              <w:ind w:left="0" w:leftChars="0" w:right="0" w:rightChars="0" w:firstLine="0" w:firstLineChars="0"/>
              <w:jc w:val="center"/>
              <w:rPr>
                <w:del w:id="2363" w:author="xh" w:date="2026-10-19T09:02:27+08:00"/>
              </w:rPr>
            </w:pPr>
            <w:del w:id="2364" w:author="xh" w:date="2026-10-19T09:02:27+08:00">
              <w:r>
                <w:rPr>
                  <w:rFonts w:ascii="Times New Roman" w:hAnsi="Times New Roman" w:eastAsia="宋体"/>
                  <w:b w:val="0"/>
                  <w:sz w:val="18"/>
                </w:rPr>
                <w:delText>堤北变</w:delText>
              </w:r>
            </w:del>
          </w:p>
        </w:tc>
        <w:tc>
          <w:tcPr>
            <w:tcW w:w="1187" w:type="dxa"/>
            <w:tcMar>
              <w:left w:w="70" w:type="dxa"/>
              <w:right w:w="70" w:type="dxa"/>
            </w:tcMar>
            <w:vAlign w:val="center"/>
          </w:tcPr>
          <w:p w14:paraId="47849002">
            <w:pPr>
              <w:keepNext w:val="0"/>
              <w:spacing w:before="20" w:after="20" w:line="260" w:lineRule="exact"/>
              <w:ind w:left="0" w:leftChars="0" w:right="0" w:rightChars="0" w:firstLine="0" w:firstLineChars="0"/>
              <w:jc w:val="center"/>
              <w:rPr>
                <w:del w:id="2365" w:author="xh" w:date="2026-10-19T09:02:27+08:00"/>
              </w:rPr>
            </w:pPr>
            <w:del w:id="2366" w:author="xh" w:date="2026-10-19T09:02:27+08:00">
              <w:r>
                <w:rPr>
                  <w:rFonts w:ascii="Times New Roman" w:hAnsi="Times New Roman" w:eastAsia="宋体"/>
                  <w:b w:val="0"/>
                  <w:sz w:val="18"/>
                </w:rPr>
                <w:delText>126.00</w:delText>
              </w:r>
            </w:del>
          </w:p>
        </w:tc>
        <w:tc>
          <w:tcPr>
            <w:tcW w:w="1187" w:type="dxa"/>
            <w:tcMar>
              <w:left w:w="70" w:type="dxa"/>
              <w:right w:w="70" w:type="dxa"/>
            </w:tcMar>
            <w:vAlign w:val="center"/>
          </w:tcPr>
          <w:p w14:paraId="413415FB">
            <w:pPr>
              <w:keepNext w:val="0"/>
              <w:spacing w:before="20" w:after="20" w:line="260" w:lineRule="exact"/>
              <w:ind w:left="0" w:leftChars="0" w:right="0" w:rightChars="0" w:firstLine="0" w:firstLineChars="0"/>
              <w:jc w:val="center"/>
              <w:rPr>
                <w:del w:id="2367" w:author="xh" w:date="2026-10-19T09:02:27+08:00"/>
              </w:rPr>
            </w:pPr>
            <w:del w:id="2368" w:author="xh" w:date="2026-10-19T09:02:27+08:00">
              <w:r>
                <w:rPr>
                  <w:rFonts w:ascii="Times New Roman" w:hAnsi="Times New Roman" w:eastAsia="宋体"/>
                  <w:b w:val="0"/>
                  <w:sz w:val="18"/>
                </w:rPr>
                <w:delText>102.93</w:delText>
              </w:r>
            </w:del>
          </w:p>
        </w:tc>
        <w:tc>
          <w:tcPr>
            <w:tcW w:w="1187" w:type="dxa"/>
            <w:tcMar>
              <w:left w:w="70" w:type="dxa"/>
              <w:right w:w="70" w:type="dxa"/>
            </w:tcMar>
            <w:vAlign w:val="center"/>
          </w:tcPr>
          <w:p w14:paraId="10E600AB">
            <w:pPr>
              <w:keepNext w:val="0"/>
              <w:spacing w:before="20" w:after="20" w:line="260" w:lineRule="exact"/>
              <w:ind w:left="0" w:leftChars="0" w:right="0" w:rightChars="0" w:firstLine="0" w:firstLineChars="0"/>
              <w:jc w:val="center"/>
              <w:rPr>
                <w:del w:id="2369" w:author="xh" w:date="2026-10-19T09:02:27+08:00"/>
              </w:rPr>
            </w:pPr>
            <w:del w:id="2370" w:author="xh" w:date="2026-10-19T09:02:27+08:00">
              <w:r>
                <w:rPr>
                  <w:rFonts w:ascii="Times New Roman" w:hAnsi="Times New Roman" w:eastAsia="宋体"/>
                  <w:b w:val="0"/>
                  <w:sz w:val="18"/>
                </w:rPr>
                <w:delText>0.00</w:delText>
              </w:r>
            </w:del>
          </w:p>
        </w:tc>
        <w:tc>
          <w:tcPr>
            <w:tcW w:w="1187" w:type="dxa"/>
            <w:tcMar>
              <w:left w:w="70" w:type="dxa"/>
              <w:right w:w="70" w:type="dxa"/>
            </w:tcMar>
            <w:vAlign w:val="center"/>
          </w:tcPr>
          <w:p w14:paraId="0E4B547E">
            <w:pPr>
              <w:keepNext w:val="0"/>
              <w:spacing w:before="20" w:after="20" w:line="260" w:lineRule="exact"/>
              <w:ind w:left="0" w:leftChars="0" w:right="0" w:rightChars="0" w:firstLine="0" w:firstLineChars="0"/>
              <w:jc w:val="center"/>
              <w:rPr>
                <w:del w:id="2371" w:author="xh" w:date="2026-10-19T09:02:27+08:00"/>
              </w:rPr>
            </w:pPr>
            <w:del w:id="2372" w:author="xh" w:date="2026-10-19T09:02:27+08:00">
              <w:r>
                <w:rPr>
                  <w:rFonts w:ascii="Times New Roman" w:hAnsi="Times New Roman" w:eastAsia="宋体"/>
                  <w:b w:val="0"/>
                  <w:sz w:val="18"/>
                </w:rPr>
                <w:delText>86%</w:delText>
              </w:r>
            </w:del>
          </w:p>
        </w:tc>
        <w:tc>
          <w:tcPr>
            <w:tcW w:w="1187" w:type="dxa"/>
            <w:tcMar>
              <w:left w:w="70" w:type="dxa"/>
              <w:right w:w="70" w:type="dxa"/>
            </w:tcMar>
            <w:vAlign w:val="center"/>
          </w:tcPr>
          <w:p w14:paraId="00A7AE6C">
            <w:pPr>
              <w:keepNext w:val="0"/>
              <w:spacing w:before="20" w:after="20" w:line="260" w:lineRule="exact"/>
              <w:ind w:left="0" w:leftChars="0" w:right="0" w:rightChars="0" w:firstLine="0" w:firstLineChars="0"/>
              <w:jc w:val="center"/>
              <w:rPr>
                <w:del w:id="2373" w:author="xh" w:date="2026-10-19T09:02:27+08:00"/>
              </w:rPr>
            </w:pPr>
            <w:del w:id="2374" w:author="xh" w:date="2026-10-19T09:02:27+08:00">
              <w:r>
                <w:rPr>
                  <w:rFonts w:ascii="Times New Roman" w:hAnsi="Times New Roman" w:eastAsia="宋体"/>
                  <w:b w:val="0"/>
                  <w:sz w:val="18"/>
                </w:rPr>
                <w:delText>正向</w:delText>
              </w:r>
            </w:del>
          </w:p>
        </w:tc>
      </w:tr>
      <w:tr w14:paraId="700F17F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63" w:author="xh" w:date="2026-10-19T09:02:27+08:00"/>
        </w:trPr>
        <w:tc>
          <w:tcPr>
            <w:tcW w:w="1187" w:type="dxa"/>
            <w:tcMar>
              <w:left w:w="70" w:type="dxa"/>
              <w:right w:w="70" w:type="dxa"/>
            </w:tcMar>
            <w:vAlign w:val="center"/>
          </w:tcPr>
          <w:p w14:paraId="355063C2">
            <w:pPr>
              <w:keepNext w:val="0"/>
              <w:spacing w:before="20" w:after="20" w:line="260" w:lineRule="exact"/>
              <w:ind w:left="0" w:leftChars="0" w:right="0" w:rightChars="0" w:firstLine="0" w:firstLineChars="0"/>
              <w:jc w:val="center"/>
              <w:rPr>
                <w:del w:id="2375" w:author="xh" w:date="2026-10-19T09:02:27+08:00"/>
              </w:rPr>
            </w:pPr>
            <w:del w:id="2376" w:author="xh" w:date="2026-10-19T09:02:27+08:00">
              <w:r>
                <w:rPr>
                  <w:rFonts w:ascii="Times New Roman" w:hAnsi="Times New Roman" w:eastAsia="宋体"/>
                  <w:b w:val="0"/>
                  <w:sz w:val="18"/>
                </w:rPr>
                <w:delText>市区</w:delText>
              </w:r>
            </w:del>
          </w:p>
        </w:tc>
        <w:tc>
          <w:tcPr>
            <w:tcW w:w="1187" w:type="dxa"/>
            <w:tcMar>
              <w:left w:w="70" w:type="dxa"/>
              <w:right w:w="70" w:type="dxa"/>
            </w:tcMar>
            <w:vAlign w:val="center"/>
          </w:tcPr>
          <w:p w14:paraId="4A1DDB43">
            <w:pPr>
              <w:keepNext w:val="0"/>
              <w:spacing w:before="20" w:after="20" w:line="260" w:lineRule="exact"/>
              <w:ind w:left="0" w:leftChars="0" w:right="0" w:rightChars="0" w:firstLine="0" w:firstLineChars="0"/>
              <w:jc w:val="center"/>
              <w:rPr>
                <w:del w:id="2377" w:author="xh" w:date="2026-10-19T09:02:27+08:00"/>
              </w:rPr>
            </w:pPr>
            <w:del w:id="2378" w:author="xh" w:date="2026-10-19T09:02:27+08:00">
              <w:r>
                <w:rPr>
                  <w:rFonts w:ascii="Times New Roman" w:hAnsi="Times New Roman" w:eastAsia="宋体"/>
                  <w:b w:val="0"/>
                  <w:sz w:val="18"/>
                </w:rPr>
                <w:delText>翟山变</w:delText>
              </w:r>
            </w:del>
          </w:p>
        </w:tc>
        <w:tc>
          <w:tcPr>
            <w:tcW w:w="1187" w:type="dxa"/>
            <w:tcMar>
              <w:left w:w="70" w:type="dxa"/>
              <w:right w:w="70" w:type="dxa"/>
            </w:tcMar>
            <w:vAlign w:val="center"/>
          </w:tcPr>
          <w:p w14:paraId="5F82CB53">
            <w:pPr>
              <w:keepNext w:val="0"/>
              <w:spacing w:before="20" w:after="20" w:line="260" w:lineRule="exact"/>
              <w:ind w:left="0" w:leftChars="0" w:right="0" w:rightChars="0" w:firstLine="0" w:firstLineChars="0"/>
              <w:jc w:val="center"/>
              <w:rPr>
                <w:del w:id="2379" w:author="xh" w:date="2026-10-19T09:02:27+08:00"/>
              </w:rPr>
            </w:pPr>
            <w:del w:id="2380" w:author="xh" w:date="2026-10-19T09:02:27+08:00">
              <w:r>
                <w:rPr>
                  <w:rFonts w:ascii="Times New Roman" w:hAnsi="Times New Roman" w:eastAsia="宋体"/>
                  <w:b w:val="0"/>
                  <w:sz w:val="18"/>
                </w:rPr>
                <w:delText>120.00</w:delText>
              </w:r>
            </w:del>
          </w:p>
        </w:tc>
        <w:tc>
          <w:tcPr>
            <w:tcW w:w="1187" w:type="dxa"/>
            <w:tcMar>
              <w:left w:w="70" w:type="dxa"/>
              <w:right w:w="70" w:type="dxa"/>
            </w:tcMar>
            <w:vAlign w:val="center"/>
          </w:tcPr>
          <w:p w14:paraId="684E7022">
            <w:pPr>
              <w:keepNext w:val="0"/>
              <w:spacing w:before="20" w:after="20" w:line="260" w:lineRule="exact"/>
              <w:ind w:left="0" w:leftChars="0" w:right="0" w:rightChars="0" w:firstLine="0" w:firstLineChars="0"/>
              <w:jc w:val="center"/>
              <w:rPr>
                <w:del w:id="2381" w:author="xh" w:date="2026-10-19T09:02:27+08:00"/>
              </w:rPr>
            </w:pPr>
            <w:del w:id="2382" w:author="xh" w:date="2026-10-19T09:02:27+08:00">
              <w:r>
                <w:rPr>
                  <w:rFonts w:ascii="Times New Roman" w:hAnsi="Times New Roman" w:eastAsia="宋体"/>
                  <w:b w:val="0"/>
                  <w:sz w:val="18"/>
                </w:rPr>
                <w:delText>95.63</w:delText>
              </w:r>
            </w:del>
          </w:p>
        </w:tc>
        <w:tc>
          <w:tcPr>
            <w:tcW w:w="1187" w:type="dxa"/>
            <w:tcMar>
              <w:left w:w="70" w:type="dxa"/>
              <w:right w:w="70" w:type="dxa"/>
            </w:tcMar>
            <w:vAlign w:val="center"/>
          </w:tcPr>
          <w:p w14:paraId="7A9B4D39">
            <w:pPr>
              <w:keepNext w:val="0"/>
              <w:spacing w:before="20" w:after="20" w:line="260" w:lineRule="exact"/>
              <w:ind w:left="0" w:leftChars="0" w:right="0" w:rightChars="0" w:firstLine="0" w:firstLineChars="0"/>
              <w:jc w:val="center"/>
              <w:rPr>
                <w:del w:id="2383" w:author="xh" w:date="2026-10-19T09:02:27+08:00"/>
              </w:rPr>
            </w:pPr>
            <w:del w:id="2384" w:author="xh" w:date="2026-10-19T09:02:27+08:00">
              <w:r>
                <w:rPr>
                  <w:rFonts w:ascii="Times New Roman" w:hAnsi="Times New Roman" w:eastAsia="宋体"/>
                  <w:b w:val="0"/>
                  <w:sz w:val="18"/>
                </w:rPr>
                <w:delText>0.00</w:delText>
              </w:r>
            </w:del>
          </w:p>
        </w:tc>
        <w:tc>
          <w:tcPr>
            <w:tcW w:w="1187" w:type="dxa"/>
            <w:tcMar>
              <w:left w:w="70" w:type="dxa"/>
              <w:right w:w="70" w:type="dxa"/>
            </w:tcMar>
            <w:vAlign w:val="center"/>
          </w:tcPr>
          <w:p w14:paraId="77B5037D">
            <w:pPr>
              <w:keepNext w:val="0"/>
              <w:spacing w:before="20" w:after="20" w:line="260" w:lineRule="exact"/>
              <w:ind w:left="0" w:leftChars="0" w:right="0" w:rightChars="0" w:firstLine="0" w:firstLineChars="0"/>
              <w:jc w:val="center"/>
              <w:rPr>
                <w:del w:id="2385" w:author="xh" w:date="2026-10-19T09:02:27+08:00"/>
              </w:rPr>
            </w:pPr>
            <w:del w:id="2386" w:author="xh" w:date="2026-10-19T09:02:27+08:00">
              <w:r>
                <w:rPr>
                  <w:rFonts w:ascii="Times New Roman" w:hAnsi="Times New Roman" w:eastAsia="宋体"/>
                  <w:b w:val="0"/>
                  <w:sz w:val="18"/>
                </w:rPr>
                <w:delText>84%</w:delText>
              </w:r>
            </w:del>
          </w:p>
        </w:tc>
        <w:tc>
          <w:tcPr>
            <w:tcW w:w="1187" w:type="dxa"/>
            <w:tcMar>
              <w:left w:w="70" w:type="dxa"/>
              <w:right w:w="70" w:type="dxa"/>
            </w:tcMar>
            <w:vAlign w:val="center"/>
          </w:tcPr>
          <w:p w14:paraId="33855F69">
            <w:pPr>
              <w:keepNext w:val="0"/>
              <w:spacing w:before="20" w:after="20" w:line="260" w:lineRule="exact"/>
              <w:ind w:left="0" w:leftChars="0" w:right="0" w:rightChars="0" w:firstLine="0" w:firstLineChars="0"/>
              <w:jc w:val="center"/>
              <w:rPr>
                <w:del w:id="2387" w:author="xh" w:date="2026-10-19T09:02:27+08:00"/>
              </w:rPr>
            </w:pPr>
            <w:del w:id="2388" w:author="xh" w:date="2026-10-19T09:02:27+08:00">
              <w:r>
                <w:rPr>
                  <w:rFonts w:ascii="Times New Roman" w:hAnsi="Times New Roman" w:eastAsia="宋体"/>
                  <w:b w:val="0"/>
                  <w:sz w:val="18"/>
                </w:rPr>
                <w:delText>正向</w:delText>
              </w:r>
            </w:del>
          </w:p>
        </w:tc>
      </w:tr>
      <w:tr w14:paraId="39090E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64" w:author="xh" w:date="2026-10-19T09:02:27+08:00"/>
        </w:trPr>
        <w:tc>
          <w:tcPr>
            <w:tcW w:w="1187" w:type="dxa"/>
            <w:tcMar>
              <w:left w:w="70" w:type="dxa"/>
              <w:right w:w="70" w:type="dxa"/>
            </w:tcMar>
            <w:vAlign w:val="center"/>
          </w:tcPr>
          <w:p w14:paraId="6C9D4592">
            <w:pPr>
              <w:keepNext w:val="0"/>
              <w:spacing w:before="20" w:after="20" w:line="260" w:lineRule="exact"/>
              <w:ind w:left="0" w:leftChars="0" w:right="0" w:rightChars="0" w:firstLine="0" w:firstLineChars="0"/>
              <w:jc w:val="center"/>
              <w:rPr>
                <w:del w:id="2389" w:author="xh" w:date="2026-10-19T09:02:27+08:00"/>
              </w:rPr>
            </w:pPr>
            <w:del w:id="2390" w:author="xh" w:date="2026-10-19T09:02:27+08:00">
              <w:r>
                <w:rPr>
                  <w:rFonts w:ascii="Times New Roman" w:hAnsi="Times New Roman" w:eastAsia="宋体"/>
                  <w:b w:val="0"/>
                  <w:sz w:val="18"/>
                </w:rPr>
                <w:delText>市区</w:delText>
              </w:r>
            </w:del>
          </w:p>
        </w:tc>
        <w:tc>
          <w:tcPr>
            <w:tcW w:w="1187" w:type="dxa"/>
            <w:tcMar>
              <w:left w:w="70" w:type="dxa"/>
              <w:right w:w="70" w:type="dxa"/>
            </w:tcMar>
            <w:vAlign w:val="center"/>
          </w:tcPr>
          <w:p w14:paraId="62E5A8B7">
            <w:pPr>
              <w:keepNext w:val="0"/>
              <w:spacing w:before="20" w:after="20" w:line="260" w:lineRule="exact"/>
              <w:ind w:left="0" w:leftChars="0" w:right="0" w:rightChars="0" w:firstLine="0" w:firstLineChars="0"/>
              <w:jc w:val="center"/>
              <w:rPr>
                <w:del w:id="2391" w:author="xh" w:date="2026-10-19T09:02:27+08:00"/>
              </w:rPr>
            </w:pPr>
            <w:del w:id="2392" w:author="xh" w:date="2026-10-19T09:02:27+08:00">
              <w:r>
                <w:rPr>
                  <w:rFonts w:ascii="Times New Roman" w:hAnsi="Times New Roman" w:eastAsia="宋体"/>
                  <w:b w:val="0"/>
                  <w:sz w:val="18"/>
                </w:rPr>
                <w:delText>花园变</w:delText>
              </w:r>
            </w:del>
          </w:p>
        </w:tc>
        <w:tc>
          <w:tcPr>
            <w:tcW w:w="1187" w:type="dxa"/>
            <w:tcMar>
              <w:left w:w="70" w:type="dxa"/>
              <w:right w:w="70" w:type="dxa"/>
            </w:tcMar>
            <w:vAlign w:val="center"/>
          </w:tcPr>
          <w:p w14:paraId="69A6DBA1">
            <w:pPr>
              <w:keepNext w:val="0"/>
              <w:spacing w:before="20" w:after="20" w:line="260" w:lineRule="exact"/>
              <w:ind w:left="0" w:leftChars="0" w:right="0" w:rightChars="0" w:firstLine="0" w:firstLineChars="0"/>
              <w:jc w:val="center"/>
              <w:rPr>
                <w:del w:id="2393" w:author="xh" w:date="2026-10-19T09:02:27+08:00"/>
              </w:rPr>
            </w:pPr>
            <w:del w:id="2394" w:author="xh" w:date="2026-10-19T09:02:27+08:00">
              <w:r>
                <w:rPr>
                  <w:rFonts w:ascii="Times New Roman" w:hAnsi="Times New Roman" w:eastAsia="宋体"/>
                  <w:b w:val="0"/>
                  <w:sz w:val="18"/>
                </w:rPr>
                <w:delText>80.00</w:delText>
              </w:r>
            </w:del>
          </w:p>
        </w:tc>
        <w:tc>
          <w:tcPr>
            <w:tcW w:w="1187" w:type="dxa"/>
            <w:tcMar>
              <w:left w:w="70" w:type="dxa"/>
              <w:right w:w="70" w:type="dxa"/>
            </w:tcMar>
            <w:vAlign w:val="center"/>
          </w:tcPr>
          <w:p w14:paraId="07872B50">
            <w:pPr>
              <w:keepNext w:val="0"/>
              <w:spacing w:before="20" w:after="20" w:line="260" w:lineRule="exact"/>
              <w:ind w:left="0" w:leftChars="0" w:right="0" w:rightChars="0" w:firstLine="0" w:firstLineChars="0"/>
              <w:jc w:val="center"/>
              <w:rPr>
                <w:del w:id="2395" w:author="xh" w:date="2026-10-19T09:02:27+08:00"/>
              </w:rPr>
            </w:pPr>
            <w:del w:id="2396" w:author="xh" w:date="2026-10-19T09:02:27+08:00">
              <w:r>
                <w:rPr>
                  <w:rFonts w:ascii="Times New Roman" w:hAnsi="Times New Roman" w:eastAsia="宋体"/>
                  <w:b w:val="0"/>
                  <w:sz w:val="18"/>
                </w:rPr>
                <w:delText>63.57</w:delText>
              </w:r>
            </w:del>
          </w:p>
        </w:tc>
        <w:tc>
          <w:tcPr>
            <w:tcW w:w="1187" w:type="dxa"/>
            <w:tcMar>
              <w:left w:w="70" w:type="dxa"/>
              <w:right w:w="70" w:type="dxa"/>
            </w:tcMar>
            <w:vAlign w:val="center"/>
          </w:tcPr>
          <w:p w14:paraId="3FE8165D">
            <w:pPr>
              <w:keepNext w:val="0"/>
              <w:spacing w:before="20" w:after="20" w:line="260" w:lineRule="exact"/>
              <w:ind w:left="0" w:leftChars="0" w:right="0" w:rightChars="0" w:firstLine="0" w:firstLineChars="0"/>
              <w:jc w:val="center"/>
              <w:rPr>
                <w:del w:id="2397" w:author="xh" w:date="2026-10-19T09:02:27+08:00"/>
              </w:rPr>
            </w:pPr>
            <w:del w:id="2398" w:author="xh" w:date="2026-10-19T09:02:27+08:00">
              <w:r>
                <w:rPr>
                  <w:rFonts w:ascii="Times New Roman" w:hAnsi="Times New Roman" w:eastAsia="宋体"/>
                  <w:b w:val="0"/>
                  <w:sz w:val="18"/>
                </w:rPr>
                <w:delText>0.00</w:delText>
              </w:r>
            </w:del>
          </w:p>
        </w:tc>
        <w:tc>
          <w:tcPr>
            <w:tcW w:w="1187" w:type="dxa"/>
            <w:tcMar>
              <w:left w:w="70" w:type="dxa"/>
              <w:right w:w="70" w:type="dxa"/>
            </w:tcMar>
            <w:vAlign w:val="center"/>
          </w:tcPr>
          <w:p w14:paraId="12012F09">
            <w:pPr>
              <w:keepNext w:val="0"/>
              <w:spacing w:before="20" w:after="20" w:line="260" w:lineRule="exact"/>
              <w:ind w:left="0" w:leftChars="0" w:right="0" w:rightChars="0" w:firstLine="0" w:firstLineChars="0"/>
              <w:jc w:val="center"/>
              <w:rPr>
                <w:del w:id="2399" w:author="xh" w:date="2026-10-19T09:02:27+08:00"/>
              </w:rPr>
            </w:pPr>
            <w:del w:id="2400" w:author="xh" w:date="2026-10-19T09:02:27+08:00">
              <w:r>
                <w:rPr>
                  <w:rFonts w:ascii="Times New Roman" w:hAnsi="Times New Roman" w:eastAsia="宋体"/>
                  <w:b w:val="0"/>
                  <w:sz w:val="18"/>
                </w:rPr>
                <w:delText>84%</w:delText>
              </w:r>
            </w:del>
          </w:p>
        </w:tc>
        <w:tc>
          <w:tcPr>
            <w:tcW w:w="1187" w:type="dxa"/>
            <w:tcMar>
              <w:left w:w="70" w:type="dxa"/>
              <w:right w:w="70" w:type="dxa"/>
            </w:tcMar>
            <w:vAlign w:val="center"/>
          </w:tcPr>
          <w:p w14:paraId="418887DF">
            <w:pPr>
              <w:keepNext w:val="0"/>
              <w:spacing w:before="20" w:after="20" w:line="260" w:lineRule="exact"/>
              <w:ind w:left="0" w:leftChars="0" w:right="0" w:rightChars="0" w:firstLine="0" w:firstLineChars="0"/>
              <w:jc w:val="center"/>
              <w:rPr>
                <w:del w:id="2401" w:author="xh" w:date="2026-10-19T09:02:27+08:00"/>
              </w:rPr>
            </w:pPr>
            <w:del w:id="2402" w:author="xh" w:date="2026-10-19T09:02:27+08:00">
              <w:r>
                <w:rPr>
                  <w:rFonts w:ascii="Times New Roman" w:hAnsi="Times New Roman" w:eastAsia="宋体"/>
                  <w:b w:val="0"/>
                  <w:sz w:val="18"/>
                </w:rPr>
                <w:delText>正向</w:delText>
              </w:r>
            </w:del>
          </w:p>
        </w:tc>
      </w:tr>
      <w:tr>
        <w:trPr>
          <w:cantSplit/>
          <w:tblHeader/>
          <w:ins w:id="2403" w:author="xh" w:date="2026-10-19T09:02:27+08:00"/>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20" w:author="xh" w:date="2026-10-19T09:02:27+08:00"/>
              </w:rPr>
            </w:pPr>
            <w:ins w:id="2421" w:author="xh" w:date="2026-10-19T09:02:27+08:00">
              <w:r>
                <w:rPr>
                  <w:rFonts w:ascii="Times New Roman" w:hAnsi="Times New Roman" w:eastAsia="宋体"/>
                  <w:b/>
                  <w:sz w:val="18"/>
                </w:rPr>
                <w:t>地区</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22" w:author="xh" w:date="2026-10-19T09:02:27+08:00"/>
              </w:rPr>
            </w:pPr>
            <w:ins w:id="2423" w:author="xh" w:date="2026-10-19T09:02:27+08:00">
              <w:r>
                <w:rPr>
                  <w:rFonts w:ascii="Times New Roman" w:hAnsi="Times New Roman" w:eastAsia="宋体"/>
                  <w:b/>
                  <w:sz w:val="18"/>
                </w:rPr>
                <w:t>变电站</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24" w:author="xh" w:date="2026-10-19T09:02:27+08:00"/>
              </w:rPr>
            </w:pPr>
            <w:ins w:id="2425" w:author="xh" w:date="2026-10-19T09:02:27+08:00">
              <w:r>
                <w:rPr>
                  <w:rFonts w:ascii="Times New Roman" w:hAnsi="Times New Roman" w:eastAsia="宋体"/>
                  <w:b/>
                  <w:sz w:val="18"/>
                </w:rPr>
                <w:t>初始公用主变总容量/MVA</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26" w:author="xh" w:date="2026-10-19T09:02:27+08:00"/>
              </w:rPr>
            </w:pPr>
            <w:ins w:id="2427" w:author="xh" w:date="2026-10-19T09:02:27+08:00">
              <w:r>
                <w:rPr>
                  <w:rFonts w:ascii="Times New Roman" w:hAnsi="Times New Roman" w:eastAsia="宋体"/>
                  <w:b/>
                  <w:sz w:val="18"/>
                </w:rPr>
                <w:t>最大正向净负荷/MW</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28" w:author="xh" w:date="2026-10-19T09:02:27+08:00"/>
              </w:rPr>
            </w:pPr>
            <w:ins w:id="2429" w:author="xh" w:date="2026-10-19T09:02:27+08:00">
              <w:r>
                <w:rPr>
                  <w:rFonts w:ascii="Times New Roman" w:hAnsi="Times New Roman" w:eastAsia="宋体"/>
                  <w:b/>
                  <w:sz w:val="18"/>
                </w:rPr>
                <w:t>最大反向净负荷/MW</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0" w:author="xh" w:date="2026-10-19T09:02:27+08:00"/>
              </w:rPr>
            </w:pPr>
            <w:ins w:id="2431" w:author="xh" w:date="2026-10-19T09:02:27+08:00">
              <w:r>
                <w:rPr>
                  <w:rFonts w:ascii="Times New Roman" w:hAnsi="Times New Roman" w:eastAsia="宋体"/>
                  <w:b/>
                  <w:sz w:val="18"/>
                </w:rPr>
                <w:t>站级负载率</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2" w:author="xh" w:date="2026-10-19T09:02:27+08:00"/>
              </w:rPr>
            </w:pPr>
            <w:ins w:id="2433" w:author="xh" w:date="2026-10-19T09:02:27+08:00">
              <w:r>
                <w:rPr>
                  <w:rFonts w:ascii="Times New Roman" w:hAnsi="Times New Roman" w:eastAsia="宋体"/>
                  <w:b/>
                  <w:sz w:val="18"/>
                </w:rPr>
                <w:t>主导方向</w:t>
              </w:r>
            </w:ins>
          </w:p>
        </w:tc>
      </w:tr>
      <w:tr>
        <w:trPr>
          <w:cantSplit/>
          <w:ins w:id="2404" w:author="xh" w:date="2026-10-19T09:02:27+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34" w:author="xh" w:date="2026-10-19T09:02:27+08:00"/>
              </w:rPr>
            </w:pPr>
            <w:ins w:id="2435" w:author="xh" w:date="2026-10-19T09:02:27+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36" w:author="xh" w:date="2026-10-19T09:02:27+08:00"/>
              </w:rPr>
            </w:pPr>
            <w:ins w:id="2437" w:author="xh" w:date="2026-10-19T09:02:27+08:00">
              <w:r>
                <w:rPr>
                  <w:rFonts w:ascii="Times New Roman" w:hAnsi="Times New Roman" w:eastAsia="宋体"/>
                  <w:b w:val="0"/>
                  <w:sz w:val="18"/>
                </w:rPr>
                <w:t>杜村变</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38" w:author="xh" w:date="2026-10-19T09:02:27+08:00"/>
              </w:rPr>
            </w:pPr>
            <w:ins w:id="2439" w:author="xh" w:date="2026-10-19T09:02:27+08:00">
              <w:r>
                <w:rPr>
                  <w:rFonts w:ascii="Times New Roman" w:hAnsi="Times New Roman" w:eastAsia="宋体"/>
                  <w:b w:val="0"/>
                  <w:sz w:val="18"/>
                </w:rPr>
                <w:t>103.00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40" w:author="xh" w:date="2026-10-19T09:02:27+08:00"/>
              </w:rPr>
            </w:pPr>
            <w:ins w:id="2441" w:author="xh" w:date="2026-10-19T09:02:27+08:00">
              <w:r>
                <w:rPr>
                  <w:rFonts w:ascii="Times New Roman" w:hAnsi="Times New Roman" w:eastAsia="宋体"/>
                  <w:b w:val="0"/>
                  <w:sz w:val="18"/>
                </w:rPr>
                <w:t>92.06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42" w:author="xh" w:date="2026-10-19T09:02:27+08:00"/>
              </w:rPr>
            </w:pPr>
            <w:ins w:id="2443" w:author="xh" w:date="2026-10-19T09:02:27+08:00">
              <w:r>
                <w:rPr>
                  <w:rFonts w:ascii="Times New Roman" w:hAnsi="Times New Roman" w:eastAsia="宋体"/>
                  <w:b w:val="0"/>
                  <w:sz w:val="18"/>
                </w:rPr>
                <w:t>18.13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44" w:author="xh" w:date="2026-10-19T09:02:27+08:00"/>
              </w:rPr>
            </w:pPr>
            <w:ins w:id="2445" w:author="xh" w:date="2026-10-19T09:02:27+08:00">
              <w:r>
                <w:rPr>
                  <w:rFonts w:ascii="Times New Roman" w:hAnsi="Times New Roman" w:eastAsia="宋体"/>
                  <w:b w:val="0"/>
                  <w:sz w:val="18"/>
                </w:rPr>
                <w:t>94.08%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46" w:author="xh" w:date="2026-10-19T09:02:27+08:00"/>
              </w:rPr>
            </w:pPr>
            <w:ins w:id="2447" w:author="xh" w:date="2026-10-19T09:02:27+08:00">
              <w:r>
                <w:rPr>
                  <w:rFonts w:ascii="Times New Roman" w:hAnsi="Times New Roman" w:eastAsia="宋体"/>
                  <w:b w:val="0"/>
                  <w:sz w:val="18"/>
                </w:rPr>
                <w:t>正向</w:t>
              </w:r>
            </w:ins>
          </w:p>
        </w:tc>
      </w:tr>
      <w:tr>
        <w:trPr>
          <w:cantSplit/>
          <w:ins w:id="2405" w:author="xh" w:date="2026-10-19T09:02:27+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48" w:author="xh" w:date="2026-10-19T09:02:27+08:00"/>
              </w:rPr>
            </w:pPr>
            <w:ins w:id="2449" w:author="xh" w:date="2026-10-19T09:02:27+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50" w:author="xh" w:date="2026-10-19T09:02:27+08:00"/>
              </w:rPr>
            </w:pPr>
            <w:ins w:id="2451" w:author="xh" w:date="2026-10-19T09:02:27+08:00">
              <w:r>
                <w:rPr>
                  <w:rFonts w:ascii="Times New Roman" w:hAnsi="Times New Roman" w:eastAsia="宋体"/>
                  <w:b w:val="0"/>
                  <w:sz w:val="18"/>
                </w:rPr>
                <w:t>邢楼变</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52" w:author="xh" w:date="2026-10-19T09:02:27+08:00"/>
              </w:rPr>
            </w:pPr>
            <w:ins w:id="2453" w:author="xh" w:date="2026-10-19T09:02:27+08:00">
              <w:r>
                <w:rPr>
                  <w:rFonts w:ascii="Times New Roman" w:hAnsi="Times New Roman" w:eastAsia="宋体"/>
                  <w:b w:val="0"/>
                  <w:sz w:val="18"/>
                </w:rPr>
                <w:t>40.00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54" w:author="xh" w:date="2026-10-19T09:02:27+08:00"/>
              </w:rPr>
            </w:pPr>
            <w:ins w:id="2455" w:author="xh" w:date="2026-10-19T09:02:27+08:00">
              <w:r>
                <w:rPr>
                  <w:rFonts w:ascii="Times New Roman" w:hAnsi="Times New Roman" w:eastAsia="宋体"/>
                  <w:b w:val="0"/>
                  <w:sz w:val="18"/>
                </w:rPr>
                <w:t>19.20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56" w:author="xh" w:date="2026-10-19T09:02:27+08:00"/>
              </w:rPr>
            </w:pPr>
            <w:ins w:id="2457" w:author="xh" w:date="2026-10-19T09:02:27+08:00">
              <w:r>
                <w:rPr>
                  <w:rFonts w:ascii="Times New Roman" w:hAnsi="Times New Roman" w:eastAsia="宋体"/>
                  <w:b w:val="0"/>
                  <w:sz w:val="18"/>
                </w:rPr>
                <w:t>35.38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58" w:author="xh" w:date="2026-10-19T09:02:27+08:00"/>
              </w:rPr>
            </w:pPr>
            <w:ins w:id="2459" w:author="xh" w:date="2026-10-19T09:02:27+08:00">
              <w:r>
                <w:rPr>
                  <w:rFonts w:ascii="Times New Roman" w:hAnsi="Times New Roman" w:eastAsia="宋体"/>
                  <w:b w:val="0"/>
                  <w:sz w:val="18"/>
                </w:rPr>
                <w:t>93.10%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60" w:author="xh" w:date="2026-10-19T09:02:27+08:00"/>
              </w:rPr>
            </w:pPr>
            <w:ins w:id="2461" w:author="xh" w:date="2026-10-19T09:02:27+08:00">
              <w:r>
                <w:rPr>
                  <w:rFonts w:ascii="Times New Roman" w:hAnsi="Times New Roman" w:eastAsia="宋体"/>
                  <w:b w:val="0"/>
                  <w:sz w:val="18"/>
                </w:rPr>
                <w:t>反向</w:t>
              </w:r>
            </w:ins>
          </w:p>
        </w:tc>
      </w:tr>
      <w:tr>
        <w:trPr>
          <w:cantSplit/>
          <w:ins w:id="2406" w:author="xh" w:date="2026-10-19T09:02:27+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62" w:author="xh" w:date="2026-10-19T09:02:27+08:00"/>
              </w:rPr>
            </w:pPr>
            <w:ins w:id="2463" w:author="xh" w:date="2026-10-19T09:02:27+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64" w:author="xh" w:date="2026-10-19T09:02:27+08:00"/>
              </w:rPr>
            </w:pPr>
            <w:ins w:id="2465" w:author="xh" w:date="2026-10-19T09:02:27+08:00">
              <w:r>
                <w:rPr>
                  <w:rFonts w:ascii="Times New Roman" w:hAnsi="Times New Roman" w:eastAsia="宋体"/>
                  <w:b w:val="0"/>
                  <w:sz w:val="18"/>
                </w:rPr>
                <w:t>铁富变</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66" w:author="xh" w:date="2026-10-19T09:02:27+08:00"/>
              </w:rPr>
            </w:pPr>
            <w:ins w:id="2467" w:author="xh" w:date="2026-10-19T09:02:27+08:00">
              <w:r>
                <w:rPr>
                  <w:rFonts w:ascii="Times New Roman" w:hAnsi="Times New Roman" w:eastAsia="宋体"/>
                  <w:b w:val="0"/>
                  <w:sz w:val="18"/>
                </w:rPr>
                <w:t>103.00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68" w:author="xh" w:date="2026-10-19T09:02:27+08:00"/>
              </w:rPr>
            </w:pPr>
            <w:ins w:id="2469" w:author="xh" w:date="2026-10-19T09:02:27+08:00">
              <w:r>
                <w:rPr>
                  <w:rFonts w:ascii="Times New Roman" w:hAnsi="Times New Roman" w:eastAsia="宋体"/>
                  <w:b w:val="0"/>
                  <w:sz w:val="18"/>
                </w:rPr>
                <w:t>84.82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70" w:author="xh" w:date="2026-10-19T09:02:27+08:00"/>
              </w:rPr>
            </w:pPr>
            <w:ins w:id="2471" w:author="xh" w:date="2026-10-19T09:02:27+08:00">
              <w:r>
                <w:rPr>
                  <w:rFonts w:ascii="Times New Roman" w:hAnsi="Times New Roman" w:eastAsia="宋体"/>
                  <w:b w:val="0"/>
                  <w:sz w:val="18"/>
                </w:rPr>
                <w:t>57.21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72" w:author="xh" w:date="2026-10-19T09:02:27+08:00"/>
              </w:rPr>
            </w:pPr>
            <w:ins w:id="2473" w:author="xh" w:date="2026-10-19T09:02:27+08:00">
              <w:r>
                <w:rPr>
                  <w:rFonts w:ascii="Times New Roman" w:hAnsi="Times New Roman" w:eastAsia="宋体"/>
                  <w:b w:val="0"/>
                  <w:sz w:val="18"/>
                </w:rPr>
                <w:t>86.69%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74" w:author="xh" w:date="2026-10-19T09:02:27+08:00"/>
              </w:rPr>
            </w:pPr>
            <w:ins w:id="2475" w:author="xh" w:date="2026-10-19T09:02:27+08:00">
              <w:r>
                <w:rPr>
                  <w:rFonts w:ascii="Times New Roman" w:hAnsi="Times New Roman" w:eastAsia="宋体"/>
                  <w:b w:val="0"/>
                  <w:sz w:val="18"/>
                </w:rPr>
                <w:t>正向</w:t>
              </w:r>
            </w:ins>
          </w:p>
        </w:tc>
      </w:tr>
      <w:tr>
        <w:trPr>
          <w:cantSplit/>
          <w:ins w:id="2407" w:author="xh" w:date="2026-10-19T09:02:27+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76" w:author="xh" w:date="2026-10-19T09:02:27+08:00"/>
              </w:rPr>
            </w:pPr>
            <w:ins w:id="2477" w:author="xh" w:date="2026-10-19T09:02:27+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78" w:author="xh" w:date="2026-10-19T09:02:27+08:00"/>
              </w:rPr>
            </w:pPr>
            <w:ins w:id="2479" w:author="xh" w:date="2026-10-19T09:02:27+08:00">
              <w:r>
                <w:rPr>
                  <w:rFonts w:ascii="Times New Roman" w:hAnsi="Times New Roman" w:eastAsia="宋体"/>
                  <w:b w:val="0"/>
                  <w:sz w:val="18"/>
                </w:rPr>
                <w:t>兴塘变</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80" w:author="xh" w:date="2026-10-19T09:02:27+08:00"/>
              </w:rPr>
            </w:pPr>
            <w:ins w:id="2481" w:author="xh" w:date="2026-10-19T09:02:27+08:00">
              <w:r>
                <w:rPr>
                  <w:rFonts w:ascii="Times New Roman" w:hAnsi="Times New Roman" w:eastAsia="宋体"/>
                  <w:b w:val="0"/>
                  <w:sz w:val="18"/>
                </w:rPr>
                <w:t>60.00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82" w:author="xh" w:date="2026-10-19T09:02:27+08:00"/>
              </w:rPr>
            </w:pPr>
            <w:ins w:id="2483" w:author="xh" w:date="2026-10-19T09:02:27+08:00">
              <w:r>
                <w:rPr>
                  <w:rFonts w:ascii="Times New Roman" w:hAnsi="Times New Roman" w:eastAsia="宋体"/>
                  <w:b w:val="0"/>
                  <w:sz w:val="18"/>
                </w:rPr>
                <w:t>39.15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84" w:author="xh" w:date="2026-10-19T09:02:27+08:00"/>
              </w:rPr>
            </w:pPr>
            <w:ins w:id="2485" w:author="xh" w:date="2026-10-19T09:02:27+08:00">
              <w:r>
                <w:rPr>
                  <w:rFonts w:ascii="Times New Roman" w:hAnsi="Times New Roman" w:eastAsia="宋体"/>
                  <w:b w:val="0"/>
                  <w:sz w:val="18"/>
                </w:rPr>
                <w:t>30.66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86" w:author="xh" w:date="2026-10-19T09:02:27+08:00"/>
              </w:rPr>
            </w:pPr>
            <w:ins w:id="2487" w:author="xh" w:date="2026-10-19T09:02:27+08:00">
              <w:r>
                <w:rPr>
                  <w:rFonts w:ascii="Times New Roman" w:hAnsi="Times New Roman" w:eastAsia="宋体"/>
                  <w:b w:val="0"/>
                  <w:sz w:val="18"/>
                </w:rPr>
                <w:t>68.68%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88" w:author="xh" w:date="2026-10-19T09:02:27+08:00"/>
              </w:rPr>
            </w:pPr>
            <w:ins w:id="2489" w:author="xh" w:date="2026-10-19T09:02:27+08:00">
              <w:r>
                <w:rPr>
                  <w:rFonts w:ascii="Times New Roman" w:hAnsi="Times New Roman" w:eastAsia="宋体"/>
                  <w:b w:val="0"/>
                  <w:sz w:val="18"/>
                </w:rPr>
                <w:t>正向</w:t>
              </w:r>
            </w:ins>
          </w:p>
        </w:tc>
      </w:tr>
      <w:tr>
        <w:trPr>
          <w:cantSplit/>
          <w:ins w:id="2408" w:author="xh" w:date="2026-10-19T09:02:27+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90" w:author="xh" w:date="2026-10-19T09:02:27+08:00"/>
              </w:rPr>
            </w:pPr>
            <w:ins w:id="2491" w:author="xh" w:date="2026-10-19T09:02:27+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92" w:author="xh" w:date="2026-10-19T09:02:27+08:00"/>
              </w:rPr>
            </w:pPr>
            <w:ins w:id="2493" w:author="xh" w:date="2026-10-19T09:02:27+08:00">
              <w:r>
                <w:rPr>
                  <w:rFonts w:ascii="Times New Roman" w:hAnsi="Times New Roman" w:eastAsia="宋体"/>
                  <w:b w:val="0"/>
                  <w:sz w:val="18"/>
                </w:rPr>
                <w:t>二庙变</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94" w:author="xh" w:date="2026-10-19T09:02:27+08:00"/>
              </w:rPr>
            </w:pPr>
            <w:ins w:id="2495" w:author="xh" w:date="2026-10-19T09:02:27+08:00">
              <w:r>
                <w:rPr>
                  <w:rFonts w:ascii="Times New Roman" w:hAnsi="Times New Roman" w:eastAsia="宋体"/>
                  <w:b w:val="0"/>
                  <w:sz w:val="18"/>
                </w:rPr>
                <w:t>160.00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96" w:author="xh" w:date="2026-10-19T09:02:27+08:00"/>
              </w:rPr>
            </w:pPr>
            <w:ins w:id="2497" w:author="xh" w:date="2026-10-19T09:02:27+08:00">
              <w:r>
                <w:rPr>
                  <w:rFonts w:ascii="Times New Roman" w:hAnsi="Times New Roman" w:eastAsia="宋体"/>
                  <w:b w:val="0"/>
                  <w:sz w:val="18"/>
                </w:rPr>
                <w:t>103.56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98" w:author="xh" w:date="2026-10-19T09:02:27+08:00"/>
              </w:rPr>
            </w:pPr>
            <w:ins w:id="2499" w:author="xh" w:date="2026-10-19T09:02:27+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0" w:author="xh" w:date="2026-10-19T09:02:27+08:00"/>
              </w:rPr>
            </w:pPr>
            <w:ins w:id="2501" w:author="xh" w:date="2026-10-19T09:02:27+08:00">
              <w:r>
                <w:rPr>
                  <w:rFonts w:ascii="Times New Roman" w:hAnsi="Times New Roman" w:eastAsia="宋体"/>
                  <w:b w:val="0"/>
                  <w:sz w:val="18"/>
                </w:rPr>
                <w:t>68.13%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2" w:author="xh" w:date="2026-10-19T09:02:27+08:00"/>
              </w:rPr>
            </w:pPr>
            <w:ins w:id="2503" w:author="xh" w:date="2026-10-19T09:02:27+08:00">
              <w:r>
                <w:rPr>
                  <w:rFonts w:ascii="Times New Roman" w:hAnsi="Times New Roman" w:eastAsia="宋体"/>
                  <w:b w:val="0"/>
                  <w:sz w:val="18"/>
                </w:rPr>
                <w:t>正向</w:t>
              </w:r>
            </w:ins>
          </w:p>
        </w:tc>
      </w:tr>
      <w:tr>
        <w:trPr>
          <w:cantSplit/>
          <w:ins w:id="2409" w:author="xh" w:date="2026-10-19T09:02:27+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4" w:author="xh" w:date="2026-10-19T09:02:27+08:00"/>
              </w:rPr>
            </w:pPr>
            <w:ins w:id="2505" w:author="xh" w:date="2026-10-19T09:02:27+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6" w:author="xh" w:date="2026-10-19T09:02:27+08:00"/>
              </w:rPr>
            </w:pPr>
            <w:ins w:id="2507" w:author="xh" w:date="2026-10-19T09:02:27+08:00">
              <w:r>
                <w:rPr>
                  <w:rFonts w:ascii="Times New Roman" w:hAnsi="Times New Roman" w:eastAsia="宋体"/>
                  <w:b w:val="0"/>
                  <w:sz w:val="18"/>
                </w:rPr>
                <w:t>墩集变</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8" w:author="xh" w:date="2026-10-19T09:02:27+08:00"/>
              </w:rPr>
            </w:pPr>
            <w:ins w:id="2509" w:author="xh" w:date="2026-10-19T09:02:27+08:00">
              <w:r>
                <w:rPr>
                  <w:rFonts w:ascii="Times New Roman" w:hAnsi="Times New Roman" w:eastAsia="宋体"/>
                  <w:b w:val="0"/>
                  <w:sz w:val="18"/>
                </w:rPr>
                <w:t>94.50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0" w:author="xh" w:date="2026-10-19T09:02:27+08:00"/>
              </w:rPr>
            </w:pPr>
            <w:ins w:id="2511" w:author="xh" w:date="2026-10-19T09:02:27+08:00">
              <w:r>
                <w:rPr>
                  <w:rFonts w:ascii="Times New Roman" w:hAnsi="Times New Roman" w:eastAsia="宋体"/>
                  <w:b w:val="0"/>
                  <w:sz w:val="18"/>
                </w:rPr>
                <w:t>59.52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2" w:author="xh" w:date="2026-10-19T09:02:27+08:00"/>
              </w:rPr>
            </w:pPr>
            <w:ins w:id="2513" w:author="xh" w:date="2026-10-19T09:02:27+08:00">
              <w:r>
                <w:rPr>
                  <w:rFonts w:ascii="Times New Roman" w:hAnsi="Times New Roman" w:eastAsia="宋体"/>
                  <w:b w:val="0"/>
                  <w:sz w:val="18"/>
                </w:rPr>
                <w:t>35.45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4" w:author="xh" w:date="2026-10-19T09:02:27+08:00"/>
              </w:rPr>
            </w:pPr>
            <w:ins w:id="2515" w:author="xh" w:date="2026-10-19T09:02:27+08:00">
              <w:r>
                <w:rPr>
                  <w:rFonts w:ascii="Times New Roman" w:hAnsi="Times New Roman" w:eastAsia="宋体"/>
                  <w:b w:val="0"/>
                  <w:sz w:val="18"/>
                </w:rPr>
                <w:t>66.30%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6" w:author="xh" w:date="2026-10-19T09:02:27+08:00"/>
              </w:rPr>
            </w:pPr>
            <w:ins w:id="2517" w:author="xh" w:date="2026-10-19T09:02:27+08:00">
              <w:r>
                <w:rPr>
                  <w:rFonts w:ascii="Times New Roman" w:hAnsi="Times New Roman" w:eastAsia="宋体"/>
                  <w:b w:val="0"/>
                  <w:sz w:val="18"/>
                </w:rPr>
                <w:t>正向</w:t>
              </w:r>
            </w:ins>
          </w:p>
        </w:tc>
      </w:tr>
      <w:tr>
        <w:trPr>
          <w:cantSplit/>
          <w:ins w:id="2410" w:author="xh" w:date="2026-10-19T09:02:27+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8" w:author="xh" w:date="2026-10-19T09:02:27+08:00"/>
              </w:rPr>
            </w:pPr>
            <w:ins w:id="2519" w:author="xh" w:date="2026-10-19T09:02:27+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20" w:author="xh" w:date="2026-10-19T09:02:27+08:00"/>
              </w:rPr>
            </w:pPr>
            <w:ins w:id="2521" w:author="xh" w:date="2026-10-19T09:02:27+08:00">
              <w:r>
                <w:rPr>
                  <w:rFonts w:ascii="Times New Roman" w:hAnsi="Times New Roman" w:eastAsia="宋体"/>
                  <w:b w:val="0"/>
                  <w:sz w:val="18"/>
                </w:rPr>
                <w:t>宿羊山变</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22" w:author="xh" w:date="2026-10-19T09:02:27+08:00"/>
              </w:rPr>
            </w:pPr>
            <w:ins w:id="2523" w:author="xh" w:date="2026-10-19T09:02:27+08:00">
              <w:r>
                <w:rPr>
                  <w:rFonts w:ascii="Times New Roman" w:hAnsi="Times New Roman" w:eastAsia="宋体"/>
                  <w:b w:val="0"/>
                  <w:sz w:val="18"/>
                </w:rPr>
                <w:t>103.00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24" w:author="xh" w:date="2026-10-19T09:02:27+08:00"/>
              </w:rPr>
            </w:pPr>
            <w:ins w:id="2525" w:author="xh" w:date="2026-10-19T09:02:27+08:00">
              <w:r>
                <w:rPr>
                  <w:rFonts w:ascii="Times New Roman" w:hAnsi="Times New Roman" w:eastAsia="宋体"/>
                  <w:b w:val="0"/>
                  <w:sz w:val="18"/>
                </w:rPr>
                <w:t>61.43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26" w:author="xh" w:date="2026-10-19T09:02:27+08:00"/>
              </w:rPr>
            </w:pPr>
            <w:ins w:id="2527" w:author="xh" w:date="2026-10-19T09:02:27+08:00">
              <w:r>
                <w:rPr>
                  <w:rFonts w:ascii="Times New Roman" w:hAnsi="Times New Roman" w:eastAsia="宋体"/>
                  <w:b w:val="0"/>
                  <w:sz w:val="18"/>
                </w:rPr>
                <w:t>30.80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28" w:author="xh" w:date="2026-10-19T09:02:27+08:00"/>
              </w:rPr>
            </w:pPr>
            <w:ins w:id="2529" w:author="xh" w:date="2026-10-19T09:02:27+08:00">
              <w:r>
                <w:rPr>
                  <w:rFonts w:ascii="Times New Roman" w:hAnsi="Times New Roman" w:eastAsia="宋体"/>
                  <w:b w:val="0"/>
                  <w:sz w:val="18"/>
                </w:rPr>
                <w:t>62.78%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30" w:author="xh" w:date="2026-10-19T09:02:27+08:00"/>
              </w:rPr>
            </w:pPr>
            <w:ins w:id="2531" w:author="xh" w:date="2026-10-19T09:02:27+08:00">
              <w:r>
                <w:rPr>
                  <w:rFonts w:ascii="Times New Roman" w:hAnsi="Times New Roman" w:eastAsia="宋体"/>
                  <w:b w:val="0"/>
                  <w:sz w:val="18"/>
                </w:rPr>
                <w:t>正向</w:t>
              </w:r>
            </w:ins>
          </w:p>
        </w:tc>
      </w:tr>
      <w:tr>
        <w:trPr>
          <w:cantSplit/>
          <w:ins w:id="2411" w:author="xh" w:date="2026-10-19T09:02:27+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32" w:author="xh" w:date="2026-10-19T09:02:27+08:00"/>
              </w:rPr>
            </w:pPr>
            <w:ins w:id="2533" w:author="xh" w:date="2026-10-19T09:02:27+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34" w:author="xh" w:date="2026-10-19T09:02:27+08:00"/>
              </w:rPr>
            </w:pPr>
            <w:ins w:id="2535" w:author="xh" w:date="2026-10-19T09:02:27+08:00">
              <w:r>
                <w:rPr>
                  <w:rFonts w:ascii="Times New Roman" w:hAnsi="Times New Roman" w:eastAsia="宋体"/>
                  <w:b w:val="0"/>
                  <w:sz w:val="18"/>
                </w:rPr>
                <w:t>戴庄变</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36" w:author="xh" w:date="2026-10-19T09:02:27+08:00"/>
              </w:rPr>
            </w:pPr>
            <w:ins w:id="2537" w:author="xh" w:date="2026-10-19T09:02:27+08:00">
              <w:r>
                <w:rPr>
                  <w:rFonts w:ascii="Times New Roman" w:hAnsi="Times New Roman" w:eastAsia="宋体"/>
                  <w:b w:val="0"/>
                  <w:sz w:val="18"/>
                </w:rPr>
                <w:t>81.50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38" w:author="xh" w:date="2026-10-19T09:02:27+08:00"/>
              </w:rPr>
            </w:pPr>
            <w:ins w:id="2539" w:author="xh" w:date="2026-10-19T09:02:27+08:00">
              <w:r>
                <w:rPr>
                  <w:rFonts w:ascii="Times New Roman" w:hAnsi="Times New Roman" w:eastAsia="宋体"/>
                  <w:b w:val="0"/>
                  <w:sz w:val="18"/>
                </w:rPr>
                <w:t>30.59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40" w:author="xh" w:date="2026-10-19T09:02:27+08:00"/>
              </w:rPr>
            </w:pPr>
            <w:ins w:id="2541" w:author="xh" w:date="2026-10-19T09:02:27+08:00">
              <w:r>
                <w:rPr>
                  <w:rFonts w:ascii="Times New Roman" w:hAnsi="Times New Roman" w:eastAsia="宋体"/>
                  <w:b w:val="0"/>
                  <w:sz w:val="18"/>
                </w:rPr>
                <w:t>47.47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42" w:author="xh" w:date="2026-10-19T09:02:27+08:00"/>
              </w:rPr>
            </w:pPr>
            <w:ins w:id="2543" w:author="xh" w:date="2026-10-19T09:02:27+08:00">
              <w:r>
                <w:rPr>
                  <w:rFonts w:ascii="Times New Roman" w:hAnsi="Times New Roman" w:eastAsia="宋体"/>
                  <w:b w:val="0"/>
                  <w:sz w:val="18"/>
                </w:rPr>
                <w:t>61.31%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44" w:author="xh" w:date="2026-10-19T09:02:27+08:00"/>
              </w:rPr>
            </w:pPr>
            <w:ins w:id="2545" w:author="xh" w:date="2026-10-19T09:02:27+08:00">
              <w:r>
                <w:rPr>
                  <w:rFonts w:ascii="Times New Roman" w:hAnsi="Times New Roman" w:eastAsia="宋体"/>
                  <w:b w:val="0"/>
                  <w:sz w:val="18"/>
                </w:rPr>
                <w:t>反向</w:t>
              </w:r>
            </w:ins>
          </w:p>
        </w:tc>
      </w:tr>
      <w:tr>
        <w:trPr>
          <w:cantSplit/>
          <w:ins w:id="2412" w:author="xh" w:date="2026-10-19T09:02:27+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46" w:author="xh" w:date="2026-10-19T09:02:27+08:00"/>
              </w:rPr>
            </w:pPr>
            <w:ins w:id="2547" w:author="xh" w:date="2026-10-19T09:02:27+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48" w:author="xh" w:date="2026-10-19T09:02:27+08:00"/>
              </w:rPr>
            </w:pPr>
            <w:ins w:id="2549" w:author="xh" w:date="2026-10-19T09:02:27+08:00">
              <w:r>
                <w:rPr>
                  <w:rFonts w:ascii="Times New Roman" w:hAnsi="Times New Roman" w:eastAsia="宋体"/>
                  <w:b w:val="0"/>
                  <w:sz w:val="18"/>
                </w:rPr>
                <w:t>统一变</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50" w:author="xh" w:date="2026-10-19T09:02:27+08:00"/>
              </w:rPr>
            </w:pPr>
            <w:ins w:id="2551" w:author="xh" w:date="2026-10-19T09:02:27+08:00">
              <w:r>
                <w:rPr>
                  <w:rFonts w:ascii="Times New Roman" w:hAnsi="Times New Roman" w:eastAsia="宋体"/>
                  <w:b w:val="0"/>
                  <w:sz w:val="18"/>
                </w:rPr>
                <w:t>90.00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52" w:author="xh" w:date="2026-10-19T09:02:27+08:00"/>
              </w:rPr>
            </w:pPr>
            <w:ins w:id="2553" w:author="xh" w:date="2026-10-19T09:02:27+08:00">
              <w:r>
                <w:rPr>
                  <w:rFonts w:ascii="Times New Roman" w:hAnsi="Times New Roman" w:eastAsia="宋体"/>
                  <w:b w:val="0"/>
                  <w:sz w:val="18"/>
                </w:rPr>
                <w:t>92.94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54" w:author="xh" w:date="2026-10-19T09:02:27+08:00"/>
              </w:rPr>
            </w:pPr>
            <w:ins w:id="2555" w:author="xh" w:date="2026-10-19T09:02:27+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56" w:author="xh" w:date="2026-10-19T09:02:27+08:00"/>
              </w:rPr>
            </w:pPr>
            <w:ins w:id="2557" w:author="xh" w:date="2026-10-19T09:02:27+08:00">
              <w:r>
                <w:rPr>
                  <w:rFonts w:ascii="Times New Roman" w:hAnsi="Times New Roman" w:eastAsia="宋体"/>
                  <w:b w:val="0"/>
                  <w:sz w:val="18"/>
                </w:rPr>
                <w:t>108.71%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58" w:author="xh" w:date="2026-10-19T09:02:27+08:00"/>
              </w:rPr>
            </w:pPr>
            <w:ins w:id="2559" w:author="xh" w:date="2026-10-19T09:02:27+08:00">
              <w:r>
                <w:rPr>
                  <w:rFonts w:ascii="Times New Roman" w:hAnsi="Times New Roman" w:eastAsia="宋体"/>
                  <w:b w:val="0"/>
                  <w:sz w:val="18"/>
                </w:rPr>
                <w:t>正向</w:t>
              </w:r>
            </w:ins>
          </w:p>
        </w:tc>
      </w:tr>
      <w:tr>
        <w:trPr>
          <w:cantSplit/>
          <w:ins w:id="2413" w:author="xh" w:date="2026-10-19T09:02:27+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60" w:author="xh" w:date="2026-10-19T09:02:27+08:00"/>
              </w:rPr>
            </w:pPr>
            <w:ins w:id="2561" w:author="xh" w:date="2026-10-19T09:02:27+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62" w:author="xh" w:date="2026-10-19T09:02:27+08:00"/>
              </w:rPr>
            </w:pPr>
            <w:ins w:id="2563" w:author="xh" w:date="2026-10-19T09:02:27+08:00">
              <w:r>
                <w:rPr>
                  <w:rFonts w:ascii="Times New Roman" w:hAnsi="Times New Roman" w:eastAsia="宋体"/>
                  <w:b w:val="0"/>
                  <w:sz w:val="18"/>
                </w:rPr>
                <w:t>西郊变</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64" w:author="xh" w:date="2026-10-19T09:02:27+08:00"/>
              </w:rPr>
            </w:pPr>
            <w:ins w:id="2565" w:author="xh" w:date="2026-10-19T09:02:27+08:00">
              <w:r>
                <w:rPr>
                  <w:rFonts w:ascii="Times New Roman" w:hAnsi="Times New Roman" w:eastAsia="宋体"/>
                  <w:b w:val="0"/>
                  <w:sz w:val="18"/>
                </w:rPr>
                <w:t>126.00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66" w:author="xh" w:date="2026-10-19T09:02:27+08:00"/>
              </w:rPr>
            </w:pPr>
            <w:ins w:id="2567" w:author="xh" w:date="2026-10-19T09:02:27+08:00">
              <w:r>
                <w:rPr>
                  <w:rFonts w:ascii="Times New Roman" w:hAnsi="Times New Roman" w:eastAsia="宋体"/>
                  <w:b w:val="0"/>
                  <w:sz w:val="18"/>
                </w:rPr>
                <w:t>128.27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68" w:author="xh" w:date="2026-10-19T09:02:27+08:00"/>
              </w:rPr>
            </w:pPr>
            <w:ins w:id="2569" w:author="xh" w:date="2026-10-19T09:02:27+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70" w:author="xh" w:date="2026-10-19T09:02:27+08:00"/>
              </w:rPr>
            </w:pPr>
            <w:ins w:id="2571" w:author="xh" w:date="2026-10-19T09:02:27+08:00">
              <w:r>
                <w:rPr>
                  <w:rFonts w:ascii="Times New Roman" w:hAnsi="Times New Roman" w:eastAsia="宋体"/>
                  <w:b w:val="0"/>
                  <w:sz w:val="18"/>
                </w:rPr>
                <w:t>107.16%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72" w:author="xh" w:date="2026-10-19T09:02:27+08:00"/>
              </w:rPr>
            </w:pPr>
            <w:ins w:id="2573" w:author="xh" w:date="2026-10-19T09:02:27+08:00">
              <w:r>
                <w:rPr>
                  <w:rFonts w:ascii="Times New Roman" w:hAnsi="Times New Roman" w:eastAsia="宋体"/>
                  <w:b w:val="0"/>
                  <w:sz w:val="18"/>
                </w:rPr>
                <w:t>正向</w:t>
              </w:r>
            </w:ins>
          </w:p>
        </w:tc>
      </w:tr>
      <w:tr>
        <w:trPr>
          <w:cantSplit/>
          <w:ins w:id="2414" w:author="xh" w:date="2026-10-19T09:02:27+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74" w:author="xh" w:date="2026-10-19T09:02:27+08:00"/>
              </w:rPr>
            </w:pPr>
            <w:ins w:id="2575" w:author="xh" w:date="2026-10-19T09:02:27+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76" w:author="xh" w:date="2026-10-19T09:02:27+08:00"/>
              </w:rPr>
            </w:pPr>
            <w:ins w:id="2577" w:author="xh" w:date="2026-10-19T09:02:27+08:00">
              <w:r>
                <w:rPr>
                  <w:rFonts w:ascii="Times New Roman" w:hAnsi="Times New Roman" w:eastAsia="宋体"/>
                  <w:b w:val="0"/>
                  <w:sz w:val="18"/>
                </w:rPr>
                <w:t>拾屯变</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78" w:author="xh" w:date="2026-10-19T09:02:27+08:00"/>
              </w:rPr>
            </w:pPr>
            <w:ins w:id="2579" w:author="xh" w:date="2026-10-19T09:02:27+08:00">
              <w:r>
                <w:rPr>
                  <w:rFonts w:ascii="Times New Roman" w:hAnsi="Times New Roman" w:eastAsia="宋体"/>
                  <w:b w:val="0"/>
                  <w:sz w:val="18"/>
                </w:rPr>
                <w:t>90.00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0" w:author="xh" w:date="2026-10-19T09:02:27+08:00"/>
              </w:rPr>
            </w:pPr>
            <w:ins w:id="2581" w:author="xh" w:date="2026-10-19T09:02:27+08:00">
              <w:r>
                <w:rPr>
                  <w:rFonts w:ascii="Times New Roman" w:hAnsi="Times New Roman" w:eastAsia="宋体"/>
                  <w:b w:val="0"/>
                  <w:sz w:val="18"/>
                </w:rPr>
                <w:t>73.47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2" w:author="xh" w:date="2026-10-19T09:02:27+08:00"/>
              </w:rPr>
            </w:pPr>
            <w:ins w:id="2583" w:author="xh" w:date="2026-10-19T09:02:27+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4" w:author="xh" w:date="2026-10-19T09:02:27+08:00"/>
              </w:rPr>
            </w:pPr>
            <w:ins w:id="2585" w:author="xh" w:date="2026-10-19T09:02:27+08:00">
              <w:r>
                <w:rPr>
                  <w:rFonts w:ascii="Times New Roman" w:hAnsi="Times New Roman" w:eastAsia="宋体"/>
                  <w:b w:val="0"/>
                  <w:sz w:val="18"/>
                </w:rPr>
                <w:t>85.93%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6" w:author="xh" w:date="2026-10-19T09:02:27+08:00"/>
              </w:rPr>
            </w:pPr>
            <w:ins w:id="2587" w:author="xh" w:date="2026-10-19T09:02:27+08:00">
              <w:r>
                <w:rPr>
                  <w:rFonts w:ascii="Times New Roman" w:hAnsi="Times New Roman" w:eastAsia="宋体"/>
                  <w:b w:val="0"/>
                  <w:sz w:val="18"/>
                </w:rPr>
                <w:t>正向</w:t>
              </w:r>
            </w:ins>
          </w:p>
        </w:tc>
      </w:tr>
      <w:tr>
        <w:trPr>
          <w:cantSplit/>
          <w:ins w:id="2415" w:author="xh" w:date="2026-10-19T09:02:27+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8" w:author="xh" w:date="2026-10-19T09:02:27+08:00"/>
              </w:rPr>
            </w:pPr>
            <w:ins w:id="2589" w:author="xh" w:date="2026-10-19T09:02:27+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0" w:author="xh" w:date="2026-10-19T09:02:27+08:00"/>
              </w:rPr>
            </w:pPr>
            <w:ins w:id="2591" w:author="xh" w:date="2026-10-19T09:02:27+08:00">
              <w:r>
                <w:rPr>
                  <w:rFonts w:ascii="Times New Roman" w:hAnsi="Times New Roman" w:eastAsia="宋体"/>
                  <w:b w:val="0"/>
                  <w:sz w:val="18"/>
                </w:rPr>
                <w:t>翟山变</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2" w:author="xh" w:date="2026-10-19T09:02:27+08:00"/>
              </w:rPr>
            </w:pPr>
            <w:ins w:id="2593" w:author="xh" w:date="2026-10-19T09:02:27+08:00">
              <w:r>
                <w:rPr>
                  <w:rFonts w:ascii="Times New Roman" w:hAnsi="Times New Roman" w:eastAsia="宋体"/>
                  <w:b w:val="0"/>
                  <w:sz w:val="18"/>
                </w:rPr>
                <w:t>126.00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4" w:author="xh" w:date="2026-10-19T09:02:27+08:00"/>
              </w:rPr>
            </w:pPr>
            <w:ins w:id="2595" w:author="xh" w:date="2026-10-19T09:02:27+08:00">
              <w:r>
                <w:rPr>
                  <w:rFonts w:ascii="Times New Roman" w:hAnsi="Times New Roman" w:eastAsia="宋体"/>
                  <w:b w:val="0"/>
                  <w:sz w:val="18"/>
                </w:rPr>
                <w:t>95.63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6" w:author="xh" w:date="2026-10-19T09:02:27+08:00"/>
              </w:rPr>
            </w:pPr>
            <w:ins w:id="2597" w:author="xh" w:date="2026-10-19T09:02:27+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8" w:author="xh" w:date="2026-10-19T09:02:27+08:00"/>
              </w:rPr>
            </w:pPr>
            <w:ins w:id="2599" w:author="xh" w:date="2026-10-19T09:02:27+08:00">
              <w:r>
                <w:rPr>
                  <w:rFonts w:ascii="Times New Roman" w:hAnsi="Times New Roman" w:eastAsia="宋体"/>
                  <w:b w:val="0"/>
                  <w:sz w:val="18"/>
                </w:rPr>
                <w:t>79.89%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0" w:author="xh" w:date="2026-10-19T09:02:27+08:00"/>
              </w:rPr>
            </w:pPr>
            <w:ins w:id="2601" w:author="xh" w:date="2026-10-19T09:02:27+08:00">
              <w:r>
                <w:rPr>
                  <w:rFonts w:ascii="Times New Roman" w:hAnsi="Times New Roman" w:eastAsia="宋体"/>
                  <w:b w:val="0"/>
                  <w:sz w:val="18"/>
                </w:rPr>
                <w:t>正向</w:t>
              </w:r>
            </w:ins>
          </w:p>
        </w:tc>
      </w:tr>
      <w:tr>
        <w:trPr>
          <w:cantSplit/>
          <w:ins w:id="2416" w:author="xh" w:date="2026-10-19T09:02:27+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2" w:author="xh" w:date="2026-10-19T09:02:27+08:00"/>
              </w:rPr>
            </w:pPr>
            <w:ins w:id="2603" w:author="xh" w:date="2026-10-19T09:02:27+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4" w:author="xh" w:date="2026-10-19T09:02:27+08:00"/>
              </w:rPr>
            </w:pPr>
            <w:ins w:id="2605" w:author="xh" w:date="2026-10-19T09:02:27+08:00">
              <w:r>
                <w:rPr>
                  <w:rFonts w:ascii="Times New Roman" w:hAnsi="Times New Roman" w:eastAsia="宋体"/>
                  <w:b w:val="0"/>
                  <w:sz w:val="18"/>
                </w:rPr>
                <w:t>惠民变</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6" w:author="xh" w:date="2026-10-19T09:02:27+08:00"/>
              </w:rPr>
            </w:pPr>
            <w:ins w:id="2607" w:author="xh" w:date="2026-10-19T09:02:27+08:00">
              <w:r>
                <w:rPr>
                  <w:rFonts w:ascii="Times New Roman" w:hAnsi="Times New Roman" w:eastAsia="宋体"/>
                  <w:b w:val="0"/>
                  <w:sz w:val="18"/>
                </w:rPr>
                <w:t>113.00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8" w:author="xh" w:date="2026-10-19T09:02:27+08:00"/>
              </w:rPr>
            </w:pPr>
            <w:ins w:id="2609" w:author="xh" w:date="2026-10-19T09:02:27+08:00">
              <w:r>
                <w:rPr>
                  <w:rFonts w:ascii="Times New Roman" w:hAnsi="Times New Roman" w:eastAsia="宋体"/>
                  <w:b w:val="0"/>
                  <w:sz w:val="18"/>
                </w:rPr>
                <w:t>85.29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10" w:author="xh" w:date="2026-10-19T09:02:27+08:00"/>
              </w:rPr>
            </w:pPr>
            <w:ins w:id="2611" w:author="xh" w:date="2026-10-19T09:02:27+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12" w:author="xh" w:date="2026-10-19T09:02:27+08:00"/>
              </w:rPr>
            </w:pPr>
            <w:ins w:id="2613" w:author="xh" w:date="2026-10-19T09:02:27+08:00">
              <w:r>
                <w:rPr>
                  <w:rFonts w:ascii="Times New Roman" w:hAnsi="Times New Roman" w:eastAsia="宋体"/>
                  <w:b w:val="0"/>
                  <w:sz w:val="18"/>
                </w:rPr>
                <w:t>79.45%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14" w:author="xh" w:date="2026-10-19T09:02:27+08:00"/>
              </w:rPr>
            </w:pPr>
            <w:ins w:id="2615" w:author="xh" w:date="2026-10-19T09:02:27+08:00">
              <w:r>
                <w:rPr>
                  <w:rFonts w:ascii="Times New Roman" w:hAnsi="Times New Roman" w:eastAsia="宋体"/>
                  <w:b w:val="0"/>
                  <w:sz w:val="18"/>
                </w:rPr>
                <w:t>正向</w:t>
              </w:r>
            </w:ins>
          </w:p>
        </w:tc>
      </w:tr>
      <w:tr>
        <w:trPr>
          <w:cantSplit/>
          <w:ins w:id="2417" w:author="xh" w:date="2026-10-19T09:02:27+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16" w:author="xh" w:date="2026-10-19T09:02:27+08:00"/>
              </w:rPr>
            </w:pPr>
            <w:ins w:id="2617" w:author="xh" w:date="2026-10-19T09:02:27+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18" w:author="xh" w:date="2026-10-19T09:02:27+08:00"/>
              </w:rPr>
            </w:pPr>
            <w:ins w:id="2619" w:author="xh" w:date="2026-10-19T09:02:27+08:00">
              <w:r>
                <w:rPr>
                  <w:rFonts w:ascii="Times New Roman" w:hAnsi="Times New Roman" w:eastAsia="宋体"/>
                  <w:b w:val="0"/>
                  <w:sz w:val="18"/>
                </w:rPr>
                <w:t>庆云桥变</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20" w:author="xh" w:date="2026-10-19T09:02:27+08:00"/>
              </w:rPr>
            </w:pPr>
            <w:ins w:id="2621" w:author="xh" w:date="2026-10-19T09:02:27+08:00">
              <w:r>
                <w:rPr>
                  <w:rFonts w:ascii="Times New Roman" w:hAnsi="Times New Roman" w:eastAsia="宋体"/>
                  <w:b w:val="0"/>
                  <w:sz w:val="18"/>
                </w:rPr>
                <w:t>90.00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22" w:author="xh" w:date="2026-10-19T09:02:27+08:00"/>
              </w:rPr>
            </w:pPr>
            <w:ins w:id="2623" w:author="xh" w:date="2026-10-19T09:02:27+08:00">
              <w:r>
                <w:rPr>
                  <w:rFonts w:ascii="Times New Roman" w:hAnsi="Times New Roman" w:eastAsia="宋体"/>
                  <w:b w:val="0"/>
                  <w:sz w:val="18"/>
                </w:rPr>
                <w:t>65.76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24" w:author="xh" w:date="2026-10-19T09:02:27+08:00"/>
              </w:rPr>
            </w:pPr>
            <w:ins w:id="2625" w:author="xh" w:date="2026-10-19T09:02:27+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26" w:author="xh" w:date="2026-10-19T09:02:27+08:00"/>
              </w:rPr>
            </w:pPr>
            <w:ins w:id="2627" w:author="xh" w:date="2026-10-19T09:02:27+08:00">
              <w:r>
                <w:rPr>
                  <w:rFonts w:ascii="Times New Roman" w:hAnsi="Times New Roman" w:eastAsia="宋体"/>
                  <w:b w:val="0"/>
                  <w:sz w:val="18"/>
                </w:rPr>
                <w:t>76.91%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28" w:author="xh" w:date="2026-10-19T09:02:27+08:00"/>
              </w:rPr>
            </w:pPr>
            <w:ins w:id="2629" w:author="xh" w:date="2026-10-19T09:02:27+08:00">
              <w:r>
                <w:rPr>
                  <w:rFonts w:ascii="Times New Roman" w:hAnsi="Times New Roman" w:eastAsia="宋体"/>
                  <w:b w:val="0"/>
                  <w:sz w:val="18"/>
                </w:rPr>
                <w:t>正向</w:t>
              </w:r>
            </w:ins>
          </w:p>
        </w:tc>
      </w:tr>
      <w:tr>
        <w:trPr>
          <w:cantSplit/>
          <w:ins w:id="2418" w:author="xh" w:date="2026-10-19T09:02:27+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30" w:author="xh" w:date="2026-10-19T09:02:27+08:00"/>
              </w:rPr>
            </w:pPr>
            <w:ins w:id="2631" w:author="xh" w:date="2026-10-19T09:02:27+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32" w:author="xh" w:date="2026-10-19T09:02:27+08:00"/>
              </w:rPr>
            </w:pPr>
            <w:ins w:id="2633" w:author="xh" w:date="2026-10-19T09:02:27+08:00">
              <w:r>
                <w:rPr>
                  <w:rFonts w:ascii="Times New Roman" w:hAnsi="Times New Roman" w:eastAsia="宋体"/>
                  <w:b w:val="0"/>
                  <w:sz w:val="18"/>
                </w:rPr>
                <w:t>吴庄变</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34" w:author="xh" w:date="2026-10-19T09:02:27+08:00"/>
              </w:rPr>
            </w:pPr>
            <w:ins w:id="2635" w:author="xh" w:date="2026-10-19T09:02:27+08:00">
              <w:r>
                <w:rPr>
                  <w:rFonts w:ascii="Times New Roman" w:hAnsi="Times New Roman" w:eastAsia="宋体"/>
                  <w:b w:val="0"/>
                  <w:sz w:val="18"/>
                </w:rPr>
                <w:t>143.00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36" w:author="xh" w:date="2026-10-19T09:02:27+08:00"/>
              </w:rPr>
            </w:pPr>
            <w:ins w:id="2637" w:author="xh" w:date="2026-10-19T09:02:27+08:00">
              <w:r>
                <w:rPr>
                  <w:rFonts w:ascii="Times New Roman" w:hAnsi="Times New Roman" w:eastAsia="宋体"/>
                  <w:b w:val="0"/>
                  <w:sz w:val="18"/>
                </w:rPr>
                <w:t>103.02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38" w:author="xh" w:date="2026-10-19T09:02:27+08:00"/>
              </w:rPr>
            </w:pPr>
            <w:ins w:id="2639" w:author="xh" w:date="2026-10-19T09:02:27+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40" w:author="xh" w:date="2026-10-19T09:02:27+08:00"/>
              </w:rPr>
            </w:pPr>
            <w:ins w:id="2641" w:author="xh" w:date="2026-10-19T09:02:27+08:00">
              <w:r>
                <w:rPr>
                  <w:rFonts w:ascii="Times New Roman" w:hAnsi="Times New Roman" w:eastAsia="宋体"/>
                  <w:b w:val="0"/>
                  <w:sz w:val="18"/>
                </w:rPr>
                <w:t>75.83%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42" w:author="xh" w:date="2026-10-19T09:02:27+08:00"/>
              </w:rPr>
            </w:pPr>
            <w:ins w:id="2643" w:author="xh" w:date="2026-10-19T09:02:27+08:00">
              <w:r>
                <w:rPr>
                  <w:rFonts w:ascii="Times New Roman" w:hAnsi="Times New Roman" w:eastAsia="宋体"/>
                  <w:b w:val="0"/>
                  <w:sz w:val="18"/>
                </w:rPr>
                <w:t>正向</w:t>
              </w:r>
            </w:ins>
          </w:p>
        </w:tc>
      </w:tr>
      <w:tr>
        <w:trPr>
          <w:cantSplit/>
          <w:ins w:id="2419" w:author="xh" w:date="2026-10-19T09:02:27+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44" w:author="xh" w:date="2026-10-19T09:02:27+08:00"/>
              </w:rPr>
            </w:pPr>
            <w:ins w:id="2645" w:author="xh" w:date="2026-10-19T09:02:27+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46" w:author="xh" w:date="2026-10-19T09:02:27+08:00"/>
              </w:rPr>
            </w:pPr>
            <w:ins w:id="2647" w:author="xh" w:date="2026-10-19T09:02:27+08:00">
              <w:r>
                <w:rPr>
                  <w:rFonts w:ascii="Times New Roman" w:hAnsi="Times New Roman" w:eastAsia="宋体"/>
                  <w:b w:val="0"/>
                  <w:sz w:val="18"/>
                </w:rPr>
                <w:t>堤北变</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48" w:author="xh" w:date="2026-10-19T09:02:27+08:00"/>
              </w:rPr>
            </w:pPr>
            <w:ins w:id="2649" w:author="xh" w:date="2026-10-19T09:02:27+08:00">
              <w:r>
                <w:rPr>
                  <w:rFonts w:ascii="Times New Roman" w:hAnsi="Times New Roman" w:eastAsia="宋体"/>
                  <w:b w:val="0"/>
                  <w:sz w:val="18"/>
                </w:rPr>
                <w:t>143.00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0" w:author="xh" w:date="2026-10-19T09:02:27+08:00"/>
              </w:rPr>
            </w:pPr>
            <w:ins w:id="2651" w:author="xh" w:date="2026-10-19T09:02:27+08:00">
              <w:r>
                <w:rPr>
                  <w:rFonts w:ascii="Times New Roman" w:hAnsi="Times New Roman" w:eastAsia="宋体"/>
                  <w:b w:val="0"/>
                  <w:sz w:val="18"/>
                </w:rPr>
                <w:t>102.93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2" w:author="xh" w:date="2026-10-19T09:02:27+08:00"/>
              </w:rPr>
            </w:pPr>
            <w:ins w:id="2653" w:author="xh" w:date="2026-10-19T09:02:27+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4" w:author="xh" w:date="2026-10-19T09:02:27+08:00"/>
              </w:rPr>
            </w:pPr>
            <w:ins w:id="2655" w:author="xh" w:date="2026-10-19T09:02:27+08:00">
              <w:r>
                <w:rPr>
                  <w:rFonts w:ascii="Times New Roman" w:hAnsi="Times New Roman" w:eastAsia="宋体"/>
                  <w:b w:val="0"/>
                  <w:sz w:val="18"/>
                </w:rPr>
                <w:t>75.76%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6" w:author="xh" w:date="2026-10-19T09:02:27+08:00"/>
              </w:rPr>
            </w:pPr>
            <w:ins w:id="2657" w:author="xh" w:date="2026-10-19T09:02:27+08:00">
              <w:r>
                <w:rPr>
                  <w:rFonts w:ascii="Times New Roman" w:hAnsi="Times New Roman" w:eastAsia="宋体"/>
                  <w:b w:val="0"/>
                  <w:sz w:val="18"/>
                </w:rPr>
                <w:t>正向</w:t>
              </w:r>
            </w:ins>
          </w:p>
        </w:tc>
      </w:tr>
    </w:tbl>
    <w:p w14:paraId="669EF4F0">
      <w:pPr>
        <w:pStyle w:val="2"/>
        <w:widowControl/>
        <w:spacing w:before="0" w:after="0" w:line="348" w:lineRule="exact"/>
        <w:ind w:firstLine="480"/>
        <w:jc w:val="both"/>
      </w:pPr>
      <w:r>
        <w:rPr>
          <w:rFonts w:ascii="Times New Roman" w:hAnsi="Times New Roman" w:eastAsia="方正仿宋_GBK"/>
          <w:b w:val="0"/>
          <w:sz w:val="24"/>
        </w:rPr>
        <w:t>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14:paraId="409D0468">
      <w:pPr>
        <w:pStyle w:val="5"/>
        <w:keepNext/>
        <w:numPr>
          <w:ilvl w:val="0"/>
          <w:numId w:val="0"/>
        </w:numPr>
        <w:spacing w:before="160" w:after="120" w:line="390" w:lineRule="exact"/>
        <w:ind w:firstLine="0"/>
      </w:pPr>
      <w:bookmarkStart w:id="130" w:name="站级功率的主导方向"/>
      <w:r>
        <w:rPr>
          <w:rFonts w:ascii="Times New Roman" w:hAnsi="Times New Roman" w:eastAsia="方正仿宋_GBK"/>
          <w:b/>
          <w:sz w:val="26"/>
        </w:rPr>
        <w:t>3.7.5 站级功率的主导方向</w:t>
      </w:r>
      <w:bookmarkEnd w:id="130"/>
    </w:p>
    <w:p w14:paraId="3A577ED6">
      <w:pPr>
        <w:pStyle w:val="115"/>
        <w:keepNext/>
        <w:spacing w:before="120" w:after="80" w:line="280" w:lineRule="exact"/>
        <w:ind w:firstLine="0"/>
        <w:jc w:val="center"/>
      </w:pPr>
      <w:r>
        <w:rPr>
          <w:rFonts w:ascii="Times New Roman" w:hAnsi="Times New Roman" w:eastAsia="宋体"/>
          <w:b w:val="0"/>
          <w:sz w:val="21"/>
        </w:rPr>
        <w:t>表3-20 站级展示范围内的功率方向及相对压力</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6FD188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2658" w:author="xh" w:date="2026-10-19T09:03:07+08:00"/>
        </w:trPr>
        <w:tc>
          <w:tcPr>
            <w:tcW w:w="1662" w:type="dxa"/>
            <w:tcMar>
              <w:left w:w="70" w:type="dxa"/>
              <w:right w:w="70" w:type="dxa"/>
            </w:tcMar>
            <w:vAlign w:val="center"/>
          </w:tcPr>
          <w:p w14:paraId="3900C99A">
            <w:pPr>
              <w:keepNext/>
              <w:spacing w:before="20" w:after="20" w:line="260" w:lineRule="exact"/>
              <w:ind w:left="0" w:leftChars="0" w:right="0" w:rightChars="0" w:firstLine="0" w:firstLineChars="0"/>
              <w:jc w:val="center"/>
              <w:rPr>
                <w:del w:id="2661" w:author="xh" w:date="2026-10-19T09:03:07+08:00"/>
              </w:rPr>
            </w:pPr>
            <w:del w:id="2662" w:author="xh" w:date="2026-10-19T09:03:07+08:00">
              <w:r>
                <w:rPr>
                  <w:rFonts w:ascii="Times New Roman" w:hAnsi="Times New Roman" w:eastAsia="宋体"/>
                  <w:b/>
                  <w:sz w:val="18"/>
                </w:rPr>
                <w:delText>地区</w:delText>
              </w:r>
            </w:del>
          </w:p>
        </w:tc>
        <w:tc>
          <w:tcPr>
            <w:tcW w:w="1662" w:type="dxa"/>
            <w:tcMar>
              <w:left w:w="70" w:type="dxa"/>
              <w:right w:w="70" w:type="dxa"/>
            </w:tcMar>
            <w:vAlign w:val="center"/>
          </w:tcPr>
          <w:p w14:paraId="02F083CF">
            <w:pPr>
              <w:keepNext/>
              <w:spacing w:before="20" w:after="20" w:line="260" w:lineRule="exact"/>
              <w:ind w:left="0" w:leftChars="0" w:right="0" w:rightChars="0" w:firstLine="0" w:firstLineChars="0"/>
              <w:jc w:val="center"/>
              <w:rPr>
                <w:del w:id="2663" w:author="xh" w:date="2026-10-19T09:03:07+08:00"/>
              </w:rPr>
            </w:pPr>
            <w:del w:id="2664" w:author="xh" w:date="2026-10-19T09:03:07+08:00">
              <w:r>
                <w:rPr>
                  <w:rFonts w:ascii="Times New Roman" w:hAnsi="Times New Roman" w:eastAsia="宋体"/>
                  <w:b/>
                  <w:sz w:val="18"/>
                </w:rPr>
                <w:delText>站数</w:delText>
              </w:r>
            </w:del>
          </w:p>
        </w:tc>
        <w:tc>
          <w:tcPr>
            <w:tcW w:w="1662" w:type="dxa"/>
            <w:tcMar>
              <w:left w:w="70" w:type="dxa"/>
              <w:right w:w="70" w:type="dxa"/>
            </w:tcMar>
            <w:vAlign w:val="center"/>
          </w:tcPr>
          <w:p w14:paraId="3138D2DC">
            <w:pPr>
              <w:keepNext/>
              <w:spacing w:before="20" w:after="20" w:line="260" w:lineRule="exact"/>
              <w:ind w:left="0" w:leftChars="0" w:right="0" w:rightChars="0" w:firstLine="0" w:firstLineChars="0"/>
              <w:jc w:val="center"/>
              <w:rPr>
                <w:del w:id="2665" w:author="xh" w:date="2026-10-19T09:03:07+08:00"/>
              </w:rPr>
            </w:pPr>
            <w:del w:id="2666" w:author="xh" w:date="2026-10-19T09:03:07+08:00">
              <w:r>
                <w:rPr>
                  <w:rFonts w:ascii="Times New Roman" w:hAnsi="Times New Roman" w:eastAsia="宋体"/>
                  <w:b/>
                  <w:sz w:val="18"/>
                </w:rPr>
                <w:delText>正向幅值较大站数</w:delText>
              </w:r>
            </w:del>
          </w:p>
        </w:tc>
        <w:tc>
          <w:tcPr>
            <w:tcW w:w="1662" w:type="dxa"/>
            <w:tcMar>
              <w:left w:w="70" w:type="dxa"/>
              <w:right w:w="70" w:type="dxa"/>
            </w:tcMar>
            <w:vAlign w:val="center"/>
          </w:tcPr>
          <w:p w14:paraId="6F22CA43">
            <w:pPr>
              <w:keepNext/>
              <w:spacing w:before="20" w:after="20" w:line="260" w:lineRule="exact"/>
              <w:ind w:left="0" w:leftChars="0" w:right="0" w:rightChars="0" w:firstLine="0" w:firstLineChars="0"/>
              <w:jc w:val="center"/>
              <w:rPr>
                <w:del w:id="2667" w:author="xh" w:date="2026-10-19T09:03:07+08:00"/>
              </w:rPr>
            </w:pPr>
            <w:del w:id="2668" w:author="xh" w:date="2026-10-19T09:03:07+08:00">
              <w:r>
                <w:rPr>
                  <w:rFonts w:ascii="Times New Roman" w:hAnsi="Times New Roman" w:eastAsia="宋体"/>
                  <w:b/>
                  <w:sz w:val="18"/>
                </w:rPr>
                <w:delText>反向幅值较大站数</w:delText>
              </w:r>
            </w:del>
          </w:p>
        </w:tc>
        <w:tc>
          <w:tcPr>
            <w:tcW w:w="1662" w:type="dxa"/>
            <w:tcMar>
              <w:left w:w="70" w:type="dxa"/>
              <w:right w:w="70" w:type="dxa"/>
            </w:tcMar>
            <w:vAlign w:val="center"/>
          </w:tcPr>
          <w:p w14:paraId="6C05C87C">
            <w:pPr>
              <w:keepNext/>
              <w:spacing w:before="20" w:after="20" w:line="260" w:lineRule="exact"/>
              <w:ind w:left="0" w:leftChars="0" w:right="0" w:rightChars="0" w:firstLine="0" w:firstLineChars="0"/>
              <w:jc w:val="center"/>
              <w:rPr>
                <w:del w:id="2669" w:author="xh" w:date="2026-10-19T09:03:07+08:00"/>
              </w:rPr>
            </w:pPr>
            <w:del w:id="2670" w:author="xh" w:date="2026-10-19T09:03:07+08:00">
              <w:r>
                <w:rPr>
                  <w:rFonts w:ascii="Times New Roman" w:hAnsi="Times New Roman" w:eastAsia="宋体"/>
                  <w:b/>
                  <w:sz w:val="18"/>
                </w:rPr>
                <w:delText>站级负载率超过100%的站数</w:delText>
              </w:r>
            </w:del>
          </w:p>
        </w:tc>
      </w:tr>
      <w:tr w14:paraId="789C0E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59" w:author="xh" w:date="2026-10-19T09:03:07+08:00"/>
        </w:trPr>
        <w:tc>
          <w:tcPr>
            <w:tcW w:w="1662" w:type="dxa"/>
            <w:tcMar>
              <w:left w:w="70" w:type="dxa"/>
              <w:right w:w="70" w:type="dxa"/>
            </w:tcMar>
            <w:vAlign w:val="center"/>
          </w:tcPr>
          <w:p w14:paraId="5369DDF2">
            <w:pPr>
              <w:keepNext/>
              <w:spacing w:before="20" w:after="20" w:line="260" w:lineRule="exact"/>
              <w:ind w:left="0" w:leftChars="0" w:right="0" w:rightChars="0" w:firstLine="0" w:firstLineChars="0"/>
              <w:jc w:val="center"/>
              <w:rPr>
                <w:del w:id="2671" w:author="xh" w:date="2026-10-19T09:03:07+08:00"/>
              </w:rPr>
            </w:pPr>
            <w:del w:id="2672" w:author="xh" w:date="2026-10-19T09:03:07+08:00">
              <w:r>
                <w:rPr>
                  <w:rFonts w:ascii="Times New Roman" w:hAnsi="Times New Roman" w:eastAsia="宋体"/>
                  <w:b w:val="0"/>
                  <w:sz w:val="18"/>
                </w:rPr>
                <w:delText>邳州</w:delText>
              </w:r>
            </w:del>
          </w:p>
        </w:tc>
        <w:tc>
          <w:tcPr>
            <w:tcW w:w="1662" w:type="dxa"/>
            <w:tcMar>
              <w:left w:w="70" w:type="dxa"/>
              <w:right w:w="70" w:type="dxa"/>
            </w:tcMar>
            <w:vAlign w:val="center"/>
          </w:tcPr>
          <w:p w14:paraId="05BD6649">
            <w:pPr>
              <w:keepNext/>
              <w:spacing w:before="20" w:after="20" w:line="260" w:lineRule="exact"/>
              <w:ind w:left="0" w:leftChars="0" w:right="0" w:rightChars="0" w:firstLine="0" w:firstLineChars="0"/>
              <w:jc w:val="center"/>
              <w:rPr>
                <w:del w:id="2673" w:author="xh" w:date="2026-10-19T09:03:07+08:00"/>
              </w:rPr>
            </w:pPr>
            <w:del w:id="2674" w:author="xh" w:date="2026-10-19T09:03:07+08:00">
              <w:r>
                <w:rPr>
                  <w:rFonts w:ascii="Times New Roman" w:hAnsi="Times New Roman" w:eastAsia="宋体"/>
                  <w:b w:val="0"/>
                  <w:sz w:val="18"/>
                </w:rPr>
                <w:delText>20</w:delText>
              </w:r>
            </w:del>
          </w:p>
        </w:tc>
        <w:tc>
          <w:tcPr>
            <w:tcW w:w="1662" w:type="dxa"/>
            <w:tcMar>
              <w:left w:w="70" w:type="dxa"/>
              <w:right w:w="70" w:type="dxa"/>
            </w:tcMar>
            <w:vAlign w:val="center"/>
          </w:tcPr>
          <w:p w14:paraId="16E13C73">
            <w:pPr>
              <w:keepNext/>
              <w:spacing w:before="20" w:after="20" w:line="260" w:lineRule="exact"/>
              <w:ind w:left="0" w:leftChars="0" w:right="0" w:rightChars="0" w:firstLine="0" w:firstLineChars="0"/>
              <w:jc w:val="center"/>
              <w:rPr>
                <w:del w:id="2675" w:author="xh" w:date="2026-10-19T09:03:07+08:00"/>
              </w:rPr>
            </w:pPr>
            <w:del w:id="2676" w:author="xh" w:date="2026-10-19T09:03:07+08:00">
              <w:r>
                <w:rPr>
                  <w:rFonts w:ascii="Times New Roman" w:hAnsi="Times New Roman" w:eastAsia="宋体"/>
                  <w:b w:val="0"/>
                  <w:sz w:val="18"/>
                </w:rPr>
                <w:delText>16</w:delText>
              </w:r>
            </w:del>
          </w:p>
        </w:tc>
        <w:tc>
          <w:tcPr>
            <w:tcW w:w="1662" w:type="dxa"/>
            <w:tcMar>
              <w:left w:w="70" w:type="dxa"/>
              <w:right w:w="70" w:type="dxa"/>
            </w:tcMar>
            <w:vAlign w:val="center"/>
          </w:tcPr>
          <w:p w14:paraId="48E147DD">
            <w:pPr>
              <w:keepNext/>
              <w:spacing w:before="20" w:after="20" w:line="260" w:lineRule="exact"/>
              <w:ind w:left="0" w:leftChars="0" w:right="0" w:rightChars="0" w:firstLine="0" w:firstLineChars="0"/>
              <w:jc w:val="center"/>
              <w:rPr>
                <w:del w:id="2677" w:author="xh" w:date="2026-10-19T09:03:07+08:00"/>
              </w:rPr>
            </w:pPr>
            <w:del w:id="2678" w:author="xh" w:date="2026-10-19T09:03:07+08:00">
              <w:r>
                <w:rPr>
                  <w:rFonts w:ascii="Times New Roman" w:hAnsi="Times New Roman" w:eastAsia="宋体"/>
                  <w:b w:val="0"/>
                  <w:sz w:val="18"/>
                </w:rPr>
                <w:delText>4</w:delText>
              </w:r>
            </w:del>
          </w:p>
        </w:tc>
        <w:tc>
          <w:tcPr>
            <w:tcW w:w="1662" w:type="dxa"/>
            <w:tcMar>
              <w:left w:w="70" w:type="dxa"/>
              <w:right w:w="70" w:type="dxa"/>
            </w:tcMar>
            <w:vAlign w:val="center"/>
          </w:tcPr>
          <w:p w14:paraId="0218889E">
            <w:pPr>
              <w:keepNext/>
              <w:spacing w:before="20" w:after="20" w:line="260" w:lineRule="exact"/>
              <w:ind w:left="0" w:leftChars="0" w:right="0" w:rightChars="0" w:firstLine="0" w:firstLineChars="0"/>
              <w:jc w:val="center"/>
              <w:rPr>
                <w:del w:id="2679" w:author="xh" w:date="2026-10-19T09:03:07+08:00"/>
              </w:rPr>
            </w:pPr>
            <w:del w:id="2680" w:author="xh" w:date="2026-10-19T09:03:07+08:00">
              <w:r>
                <w:rPr>
                  <w:rFonts w:ascii="Times New Roman" w:hAnsi="Times New Roman" w:eastAsia="宋体"/>
                  <w:b w:val="0"/>
                  <w:sz w:val="18"/>
                </w:rPr>
                <w:delText>3</w:delText>
              </w:r>
            </w:del>
          </w:p>
        </w:tc>
      </w:tr>
      <w:tr w14:paraId="2B3DF4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60" w:author="xh" w:date="2026-10-19T09:03:07+08:00"/>
        </w:trPr>
        <w:tc>
          <w:tcPr>
            <w:tcW w:w="1662" w:type="dxa"/>
            <w:tcMar>
              <w:left w:w="70" w:type="dxa"/>
              <w:right w:w="70" w:type="dxa"/>
            </w:tcMar>
            <w:vAlign w:val="center"/>
          </w:tcPr>
          <w:p w14:paraId="6BC69DEC">
            <w:pPr>
              <w:keepNext w:val="0"/>
              <w:spacing w:before="20" w:after="20" w:line="260" w:lineRule="exact"/>
              <w:ind w:left="0" w:leftChars="0" w:right="0" w:rightChars="0" w:firstLine="0" w:firstLineChars="0"/>
              <w:jc w:val="center"/>
              <w:rPr>
                <w:del w:id="2681" w:author="xh" w:date="2026-10-19T09:03:07+08:00"/>
              </w:rPr>
            </w:pPr>
            <w:del w:id="2682" w:author="xh" w:date="2026-10-19T09:03:07+08:00">
              <w:r>
                <w:rPr>
                  <w:rFonts w:ascii="Times New Roman" w:hAnsi="Times New Roman" w:eastAsia="宋体"/>
                  <w:b w:val="0"/>
                  <w:sz w:val="18"/>
                </w:rPr>
                <w:delText>市区</w:delText>
              </w:r>
            </w:del>
          </w:p>
        </w:tc>
        <w:tc>
          <w:tcPr>
            <w:tcW w:w="1662" w:type="dxa"/>
            <w:tcMar>
              <w:left w:w="70" w:type="dxa"/>
              <w:right w:w="70" w:type="dxa"/>
            </w:tcMar>
            <w:vAlign w:val="center"/>
          </w:tcPr>
          <w:p w14:paraId="1FB207AE">
            <w:pPr>
              <w:keepNext w:val="0"/>
              <w:spacing w:before="20" w:after="20" w:line="260" w:lineRule="exact"/>
              <w:ind w:left="0" w:leftChars="0" w:right="0" w:rightChars="0" w:firstLine="0" w:firstLineChars="0"/>
              <w:jc w:val="center"/>
              <w:rPr>
                <w:del w:id="2683" w:author="xh" w:date="2026-10-19T09:03:07+08:00"/>
              </w:rPr>
            </w:pPr>
            <w:del w:id="2684" w:author="xh" w:date="2026-10-19T09:03:07+08:00">
              <w:r>
                <w:rPr>
                  <w:rFonts w:ascii="Times New Roman" w:hAnsi="Times New Roman" w:eastAsia="宋体"/>
                  <w:b w:val="0"/>
                  <w:sz w:val="18"/>
                </w:rPr>
                <w:delText>26</w:delText>
              </w:r>
            </w:del>
          </w:p>
        </w:tc>
        <w:tc>
          <w:tcPr>
            <w:tcW w:w="1662" w:type="dxa"/>
            <w:tcMar>
              <w:left w:w="70" w:type="dxa"/>
              <w:right w:w="70" w:type="dxa"/>
            </w:tcMar>
            <w:vAlign w:val="center"/>
          </w:tcPr>
          <w:p w14:paraId="62071673">
            <w:pPr>
              <w:keepNext w:val="0"/>
              <w:spacing w:before="20" w:after="20" w:line="260" w:lineRule="exact"/>
              <w:ind w:left="0" w:leftChars="0" w:right="0" w:rightChars="0" w:firstLine="0" w:firstLineChars="0"/>
              <w:jc w:val="center"/>
              <w:rPr>
                <w:del w:id="2685" w:author="xh" w:date="2026-10-19T09:03:07+08:00"/>
              </w:rPr>
            </w:pPr>
            <w:del w:id="2686" w:author="xh" w:date="2026-10-19T09:03:07+08:00">
              <w:r>
                <w:rPr>
                  <w:rFonts w:ascii="Times New Roman" w:hAnsi="Times New Roman" w:eastAsia="宋体"/>
                  <w:b w:val="0"/>
                  <w:sz w:val="18"/>
                </w:rPr>
                <w:delText>25</w:delText>
              </w:r>
            </w:del>
          </w:p>
        </w:tc>
        <w:tc>
          <w:tcPr>
            <w:tcW w:w="1662" w:type="dxa"/>
            <w:tcMar>
              <w:left w:w="70" w:type="dxa"/>
              <w:right w:w="70" w:type="dxa"/>
            </w:tcMar>
            <w:vAlign w:val="center"/>
          </w:tcPr>
          <w:p w14:paraId="4C0343A7">
            <w:pPr>
              <w:keepNext w:val="0"/>
              <w:spacing w:before="20" w:after="20" w:line="260" w:lineRule="exact"/>
              <w:ind w:left="0" w:leftChars="0" w:right="0" w:rightChars="0" w:firstLine="0" w:firstLineChars="0"/>
              <w:jc w:val="center"/>
              <w:rPr>
                <w:del w:id="2687" w:author="xh" w:date="2026-10-19T09:03:07+08:00"/>
              </w:rPr>
            </w:pPr>
            <w:del w:id="2688" w:author="xh" w:date="2026-10-19T09:03:07+08:00">
              <w:r>
                <w:rPr>
                  <w:rFonts w:ascii="Times New Roman" w:hAnsi="Times New Roman" w:eastAsia="宋体"/>
                  <w:b w:val="0"/>
                  <w:sz w:val="18"/>
                </w:rPr>
                <w:delText>1</w:delText>
              </w:r>
            </w:del>
          </w:p>
        </w:tc>
        <w:tc>
          <w:tcPr>
            <w:tcW w:w="1662" w:type="dxa"/>
            <w:tcMar>
              <w:left w:w="70" w:type="dxa"/>
              <w:right w:w="70" w:type="dxa"/>
            </w:tcMar>
            <w:vAlign w:val="center"/>
          </w:tcPr>
          <w:p w14:paraId="1BB16BB4">
            <w:pPr>
              <w:keepNext w:val="0"/>
              <w:spacing w:before="20" w:after="20" w:line="260" w:lineRule="exact"/>
              <w:ind w:left="0" w:leftChars="0" w:right="0" w:rightChars="0" w:firstLine="0" w:firstLineChars="0"/>
              <w:jc w:val="center"/>
              <w:rPr>
                <w:del w:id="2689" w:author="xh" w:date="2026-10-19T09:03:07+08:00"/>
              </w:rPr>
            </w:pPr>
            <w:del w:id="2690" w:author="xh" w:date="2026-10-19T09:03:07+08:00">
              <w:r>
                <w:rPr>
                  <w:rFonts w:ascii="Times New Roman" w:hAnsi="Times New Roman" w:eastAsia="宋体"/>
                  <w:b w:val="0"/>
                  <w:sz w:val="18"/>
                </w:rPr>
                <w:delText>2</w:delText>
              </w:r>
            </w:del>
          </w:p>
        </w:tc>
      </w:tr>
      <w:tr>
        <w:trPr>
          <w:cantSplit/>
          <w:tblHeader/>
          <w:ins w:id="2691" w:author="xh" w:date="2026-10-19T09:03:07+08:00"/>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694" w:author="xh" w:date="2026-10-19T09:03:07+08:00"/>
              </w:rPr>
            </w:pPr>
            <w:ins w:id="2695" w:author="xh" w:date="2026-10-19T09:03:07+08:00">
              <w:r>
                <w:rPr>
                  <w:rFonts w:ascii="Times New Roman" w:hAnsi="Times New Roman" w:eastAsia="宋体"/>
                  <w:b/>
                  <w:sz w:val="18"/>
                </w:rPr>
                <w:t>地区</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696" w:author="xh" w:date="2026-10-19T09:03:07+08:00"/>
              </w:rPr>
            </w:pPr>
            <w:ins w:id="2697" w:author="xh" w:date="2026-10-19T09:03:07+08:00">
              <w:r>
                <w:rPr>
                  <w:rFonts w:ascii="Times New Roman" w:hAnsi="Times New Roman" w:eastAsia="宋体"/>
                  <w:b/>
                  <w:sz w:val="18"/>
                </w:rPr>
                <w:t>站数</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698" w:author="xh" w:date="2026-10-19T09:03:07+08:00"/>
              </w:rPr>
            </w:pPr>
            <w:ins w:id="2699" w:author="xh" w:date="2026-10-19T09:03:07+08:00">
              <w:r>
                <w:rPr>
                  <w:rFonts w:ascii="Times New Roman" w:hAnsi="Times New Roman" w:eastAsia="宋体"/>
                  <w:b/>
                  <w:sz w:val="18"/>
                </w:rPr>
                <w:t>正向幅值较大站数</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700" w:author="xh" w:date="2026-10-19T09:03:07+08:00"/>
              </w:rPr>
            </w:pPr>
            <w:ins w:id="2701" w:author="xh" w:date="2026-10-19T09:03:07+08:00">
              <w:r>
                <w:rPr>
                  <w:rFonts w:ascii="Times New Roman" w:hAnsi="Times New Roman" w:eastAsia="宋体"/>
                  <w:b/>
                  <w:sz w:val="18"/>
                </w:rPr>
                <w:t>反向幅值较大站数</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702" w:author="xh" w:date="2026-10-19T09:03:07+08:00"/>
              </w:rPr>
            </w:pPr>
            <w:ins w:id="2703" w:author="xh" w:date="2026-10-19T09:03:07+08:00">
              <w:r>
                <w:rPr>
                  <w:rFonts w:ascii="Times New Roman" w:hAnsi="Times New Roman" w:eastAsia="宋体"/>
                  <w:b/>
                  <w:sz w:val="18"/>
                </w:rPr>
                <w:t>站级负载率超过100%的站数</w:t>
              </w:r>
            </w:ins>
          </w:p>
        </w:tc>
      </w:tr>
      <w:tr>
        <w:trPr>
          <w:cantSplit/>
          <w:ins w:id="2692" w:author="xh" w:date="2026-10-19T09:03:07+08:00"/>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704" w:author="xh" w:date="2026-10-19T09:03:07+08:00"/>
              </w:rPr>
            </w:pPr>
            <w:ins w:id="2705" w:author="xh" w:date="2026-10-19T09:03:07+08:00">
              <w:r>
                <w:rPr>
                  <w:rFonts w:ascii="Times New Roman" w:hAnsi="Times New Roman" w:eastAsia="宋体"/>
                  <w:b w:val="0"/>
                  <w:sz w:val="18"/>
                </w:rPr>
                <w:t>邳州</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706" w:author="xh" w:date="2026-10-19T09:03:07+08:00"/>
              </w:rPr>
            </w:pPr>
            <w:ins w:id="2707" w:author="xh" w:date="2026-10-19T09:03:07+08:00">
              <w:r>
                <w:rPr>
                  <w:rFonts w:ascii="Times New Roman" w:hAnsi="Times New Roman" w:eastAsia="宋体"/>
                  <w:b w:val="0"/>
                  <w:sz w:val="18"/>
                </w:rPr>
                <w:t>20</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708" w:author="xh" w:date="2026-10-19T09:03:07+08:00"/>
              </w:rPr>
            </w:pPr>
            <w:ins w:id="2709" w:author="xh" w:date="2026-10-19T09:03:07+08:00">
              <w:r>
                <w:rPr>
                  <w:rFonts w:ascii="Times New Roman" w:hAnsi="Times New Roman" w:eastAsia="宋体"/>
                  <w:b w:val="0"/>
                  <w:sz w:val="18"/>
                </w:rPr>
                <w:t>16</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710" w:author="xh" w:date="2026-10-19T09:03:07+08:00"/>
              </w:rPr>
            </w:pPr>
            <w:ins w:id="2711" w:author="xh" w:date="2026-10-19T09:03:07+08:00">
              <w:r>
                <w:rPr>
                  <w:rFonts w:ascii="Times New Roman" w:hAnsi="Times New Roman" w:eastAsia="宋体"/>
                  <w:b w:val="0"/>
                  <w:sz w:val="18"/>
                </w:rPr>
                <w:t>4</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712" w:author="xh" w:date="2026-10-19T09:03:07+08:00"/>
              </w:rPr>
            </w:pPr>
            <w:ins w:id="2713" w:author="xh" w:date="2026-10-19T09:03:07+08:00">
              <w:r>
                <w:rPr>
                  <w:rFonts w:ascii="Times New Roman" w:hAnsi="Times New Roman" w:eastAsia="宋体"/>
                  <w:b w:val="0"/>
                  <w:sz w:val="18"/>
                </w:rPr>
                <w:t>0</w:t>
              </w:r>
            </w:ins>
          </w:p>
        </w:tc>
      </w:tr>
      <w:tr>
        <w:trPr>
          <w:cantSplit/>
          <w:ins w:id="2693" w:author="xh" w:date="2026-10-19T09:03:07+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14" w:author="xh" w:date="2026-10-19T09:03:07+08:00"/>
              </w:rPr>
            </w:pPr>
            <w:ins w:id="2715" w:author="xh" w:date="2026-10-19T09:03:07+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16" w:author="xh" w:date="2026-10-19T09:03:07+08:00"/>
              </w:rPr>
            </w:pPr>
            <w:ins w:id="2717" w:author="xh" w:date="2026-10-19T09:03:07+08:00">
              <w:r>
                <w:rPr>
                  <w:rFonts w:ascii="Times New Roman" w:hAnsi="Times New Roman" w:eastAsia="宋体"/>
                  <w:b w:val="0"/>
                  <w:sz w:val="18"/>
                </w:rPr>
                <w:t>26</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18" w:author="xh" w:date="2026-10-19T09:03:07+08:00"/>
              </w:rPr>
            </w:pPr>
            <w:ins w:id="2719" w:author="xh" w:date="2026-10-19T09:03:07+08:00">
              <w:r>
                <w:rPr>
                  <w:rFonts w:ascii="Times New Roman" w:hAnsi="Times New Roman" w:eastAsia="宋体"/>
                  <w:b w:val="0"/>
                  <w:sz w:val="18"/>
                </w:rPr>
                <w:t>25</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0" w:author="xh" w:date="2026-10-19T09:03:07+08:00"/>
              </w:rPr>
            </w:pPr>
            <w:ins w:id="2721" w:author="xh" w:date="2026-10-19T09:03:07+08:00">
              <w:r>
                <w:rPr>
                  <w:rFonts w:ascii="Times New Roman" w:hAnsi="Times New Roman" w:eastAsia="宋体"/>
                  <w:b w:val="0"/>
                  <w:sz w:val="18"/>
                </w:rPr>
                <w:t>1</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2" w:author="xh" w:date="2026-10-19T09:03:07+08:00"/>
              </w:rPr>
            </w:pPr>
            <w:ins w:id="2723" w:author="xh" w:date="2026-10-19T09:03:07+08:00">
              <w:r>
                <w:rPr>
                  <w:rFonts w:ascii="Times New Roman" w:hAnsi="Times New Roman" w:eastAsia="宋体"/>
                  <w:b w:val="0"/>
                  <w:sz w:val="18"/>
                </w:rPr>
                <w:t>2</w:t>
              </w:r>
            </w:ins>
          </w:p>
        </w:tc>
      </w:tr>
    </w:tbl>
    <w:p w14:paraId="4E6EF3D8">
      <w:pPr>
        <w:pStyle w:val="2"/>
        <w:widowControl/>
        <w:spacing w:before="0" w:after="0" w:line="348" w:lineRule="exact"/>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w:t>
      </w:r>
      <w:ins w:id="2724" w:author="xh" w:date="2026-10-19T09:03:46+08:00">
        <w:r>
          <w:rPr>
            <w:rFonts w:ascii="Times New Roman" w:hAnsi="Times New Roman" w:eastAsia="方正仿宋_GBK"/>
            <w:b w:val="0"/>
            <w:sz w:val="24"/>
          </w:rPr>
          <w:t xml:space="preserve">校核区段源</w:t>
        </w:r>
      </w:ins>
      <w:del w:id="2725" w:author="xh" w:date="2026-10-19T09:03:46+08:00">
        <w:r>
          <w:rPr>
            <w:rFonts w:ascii="Times New Roman" w:hAnsi="Times New Roman" w:eastAsia="方正仿宋_GBK"/>
            <w:b w:val="0"/>
            <w:sz w:val="24"/>
          </w:rPr>
          <w:delText xml:space="preserve">检查转出用电负</w:delText>
        </w:r>
      </w:del>
      <w:r>
        <w:rPr>
          <w:rFonts w:ascii="Times New Roman" w:hAnsi="Times New Roman" w:eastAsia="方正仿宋_GBK"/>
          <w:b w:val="0"/>
          <w:sz w:val="24"/>
        </w:rPr>
        <w:t xml:space="preserve">荷</w:t>
      </w:r>
      <w:ins w:id="2726" w:author="xh" w:date="2026-10-19T09:03:46+08:00">
        <w:r>
          <w:rPr>
            <w:rFonts w:ascii="Times New Roman" w:hAnsi="Times New Roman" w:eastAsia="方正仿宋_GBK"/>
            <w:b w:val="0"/>
            <w:sz w:val="24"/>
          </w:rPr>
          <w:t xml:space="preserve">共同切换</w:t>
        </w:r>
      </w:ins>
      <w:r>
        <w:rPr>
          <w:rFonts w:ascii="Times New Roman" w:hAnsi="Times New Roman" w:eastAsia="方正仿宋_GBK"/>
          <w:b w:val="0"/>
          <w:sz w:val="24"/>
        </w:rPr>
        <w:t xml:space="preserve">后</w:t>
      </w:r>
      <w:ins w:id="2727" w:author="xh" w:date="2026-10-19T09:03:46+08:00">
        <w:r>
          <w:rPr>
            <w:rFonts w:ascii="Times New Roman" w:hAnsi="Times New Roman" w:eastAsia="方正仿宋_GBK"/>
            <w:b w:val="0"/>
            <w:sz w:val="24"/>
          </w:rPr>
          <w:t xml:space="preserve">的</w:t>
        </w:r>
      </w:ins>
      <w:del w:id="2728" w:author="xh" w:date="2026-10-19T09:03:46+08:00">
        <w:r>
          <w:rPr>
            <w:rFonts w:ascii="Times New Roman" w:hAnsi="Times New Roman" w:eastAsia="方正仿宋_GBK"/>
            <w:b w:val="0"/>
            <w:sz w:val="24"/>
          </w:rPr>
          <w:delText xml:space="preserve">是否增加</w:delText>
        </w:r>
      </w:del>
      <w:r>
        <w:rPr>
          <w:rFonts w:ascii="Times New Roman" w:hAnsi="Times New Roman" w:eastAsia="方正仿宋_GBK"/>
          <w:b w:val="0"/>
          <w:sz w:val="24"/>
        </w:rPr>
        <w:t xml:space="preserve">本站</w:t>
      </w:r>
      <w:ins w:id="2729" w:author="xh" w:date="2026-10-19T09:03:46+08:00">
        <w:r>
          <w:rPr>
            <w:rFonts w:ascii="Times New Roman" w:hAnsi="Times New Roman" w:eastAsia="方正仿宋_GBK"/>
            <w:b w:val="0"/>
            <w:sz w:val="24"/>
          </w:rPr>
          <w:t xml:space="preserve">及邻站</w:t>
        </w:r>
      </w:ins>
      <w:r>
        <w:rPr>
          <w:rFonts w:ascii="Times New Roman" w:hAnsi="Times New Roman" w:eastAsia="方正仿宋_GBK"/>
          <w:b w:val="0"/>
          <w:sz w:val="24"/>
        </w:rPr>
        <w:t xml:space="preserve">反</w:t>
      </w:r>
      <w:ins w:id="2730" w:author="xh" w:date="2026-10-19T09:03:46+08:00">
        <w:r>
          <w:rPr>
            <w:rFonts w:ascii="Times New Roman" w:hAnsi="Times New Roman" w:eastAsia="方正仿宋_GBK"/>
            <w:b w:val="0"/>
            <w:sz w:val="24"/>
          </w:rPr>
          <w:t xml:space="preserve">向输</w:t>
        </w:r>
      </w:ins>
      <w:r>
        <w:rPr>
          <w:rFonts w:ascii="Times New Roman" w:hAnsi="Times New Roman" w:eastAsia="方正仿宋_GBK"/>
          <w:b w:val="0"/>
          <w:sz w:val="24"/>
        </w:rPr>
        <w:t xml:space="preserve">送需求。建设方案以第五章逐工况网络校核为依据。</w:t>
      </w:r>
    </w:p>
    <w:p w14:paraId="36577011">
      <w:pPr>
        <w:pStyle w:val="4"/>
        <w:keepNext/>
        <w:numPr>
          <w:ilvl w:val="0"/>
          <w:numId w:val="0"/>
        </w:numPr>
        <w:spacing w:before="160" w:after="120" w:line="480" w:lineRule="exact"/>
        <w:ind w:firstLine="0"/>
      </w:pPr>
      <w:ins w:id="28232" w:author="xh" w:date="2026-10-19T09:04:25+08:00">
        <w:bookmarkStart w:id="316" w:name="Report1017_h463"/>
        <w:bookmarkEnd w:id="316"/>
      </w:ins>
      <w:bookmarkStart w:id="131" w:name="运行特征的综合分析"/>
      <w:bookmarkStart w:id="132" w:name="h463"/>
      <w:r>
        <w:rPr>
          <w:rFonts w:ascii="Times New Roman" w:hAnsi="Times New Roman" w:eastAsia="方正仿宋_GBK"/>
          <w:b/>
          <w:sz w:val="32"/>
        </w:rPr>
        <w:t>3.8 运行特征的综合分析</w:t>
      </w:r>
      <w:bookmarkEnd w:id="131"/>
      <w:bookmarkEnd w:id="132"/>
    </w:p>
    <w:p w14:paraId="77BAB190">
      <w:pPr>
        <w:pStyle w:val="5"/>
        <w:keepNext/>
        <w:numPr>
          <w:ilvl w:val="0"/>
          <w:numId w:val="0"/>
        </w:numPr>
        <w:spacing w:before="160" w:after="120" w:line="390" w:lineRule="exact"/>
        <w:ind w:firstLine="0"/>
      </w:pPr>
      <w:bookmarkStart w:id="133" w:name="容量建设与负荷变化的不同作用"/>
      <w:r>
        <w:rPr>
          <w:rFonts w:ascii="Times New Roman" w:hAnsi="Times New Roman" w:eastAsia="方正仿宋_GBK"/>
          <w:b/>
          <w:sz w:val="26"/>
        </w:rPr>
        <w:t>3.8.1 容量建设与负荷变化的不同作用</w:t>
      </w:r>
      <w:bookmarkEnd w:id="133"/>
    </w:p>
    <w:p w14:paraId="7409F631">
      <w:pPr>
        <w:pStyle w:val="115"/>
        <w:widowControl/>
        <w:spacing w:before="0" w:after="0" w:line="348" w:lineRule="exact"/>
        <w:ind w:firstLine="480"/>
        <w:jc w:val="both"/>
      </w:pPr>
      <w:r>
        <w:rPr>
          <w:rFonts w:ascii="Times New Roman" w:hAnsi="Times New Roman" w:eastAsia="方正仿宋_GBK"/>
          <w:b w:val="0"/>
          <w:sz w:val="24"/>
        </w:rPr>
        <w:t>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14:paraId="4F58E28E">
      <w:pPr>
        <w:pStyle w:val="2"/>
        <w:widowControl/>
        <w:spacing w:before="0" w:after="0" w:line="348" w:lineRule="exact"/>
        <w:ind w:firstLine="480"/>
        <w:jc w:val="both"/>
      </w:pPr>
      <w:r>
        <w:rPr>
          <w:rFonts w:ascii="Times New Roman" w:hAnsi="Times New Roman" w:eastAsia="方正仿宋_GBK"/>
          <w:b w:val="0"/>
          <w:sz w:val="24"/>
        </w:rPr>
        <w:t>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14:paraId="3294BFD9">
      <w:pPr>
        <w:pStyle w:val="2"/>
        <w:keepNext/>
        <w:spacing w:before="120" w:after="80" w:line="280" w:lineRule="exact"/>
        <w:ind w:firstLine="0"/>
        <w:jc w:val="center"/>
      </w:pPr>
      <w:r>
        <w:rPr>
          <w:rFonts w:ascii="Times New Roman" w:hAnsi="Times New Roman" w:eastAsia="宋体"/>
          <w:b w:val="0"/>
          <w:sz w:val="21"/>
        </w:rPr>
        <w:t>表3-21 年度容载比变化的容量与负荷分解</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44FD15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766C5018">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664FBD10">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187" w:type="dxa"/>
            <w:tcMar>
              <w:left w:w="70" w:type="dxa"/>
              <w:right w:w="70" w:type="dxa"/>
            </w:tcMar>
            <w:vAlign w:val="center"/>
          </w:tcPr>
          <w:p w14:paraId="4CFA3A44">
            <w:pPr>
              <w:keepNext/>
              <w:spacing w:before="20" w:after="20" w:line="260" w:lineRule="exact"/>
              <w:ind w:left="0" w:leftChars="0" w:right="0" w:rightChars="0" w:firstLine="0" w:firstLineChars="0"/>
              <w:jc w:val="center"/>
            </w:pPr>
            <w:r>
              <w:rPr>
                <w:rFonts w:ascii="Times New Roman" w:hAnsi="Times New Roman" w:eastAsia="宋体"/>
                <w:b/>
                <w:sz w:val="18"/>
              </w:rPr>
              <w:t>公用主变总容量变化/MVA</w:t>
            </w:r>
          </w:p>
        </w:tc>
        <w:tc>
          <w:tcPr>
            <w:tcW w:w="1187" w:type="dxa"/>
            <w:tcMar>
              <w:left w:w="70" w:type="dxa"/>
              <w:right w:w="70" w:type="dxa"/>
            </w:tcMar>
            <w:vAlign w:val="center"/>
          </w:tcPr>
          <w:p w14:paraId="4CE29B61">
            <w:pPr>
              <w:keepNext/>
              <w:spacing w:before="20" w:after="20" w:line="260" w:lineRule="exact"/>
              <w:ind w:left="0" w:leftChars="0" w:right="0" w:rightChars="0" w:firstLine="0" w:firstLineChars="0"/>
              <w:jc w:val="center"/>
            </w:pPr>
            <w:r>
              <w:rPr>
                <w:rFonts w:ascii="Times New Roman" w:hAnsi="Times New Roman" w:eastAsia="宋体"/>
                <w:b/>
                <w:sz w:val="18"/>
              </w:rPr>
              <w:t>年网供最大负荷变化/MW</w:t>
            </w:r>
          </w:p>
        </w:tc>
        <w:tc>
          <w:tcPr>
            <w:tcW w:w="1187" w:type="dxa"/>
            <w:tcMar>
              <w:left w:w="70" w:type="dxa"/>
              <w:right w:w="70" w:type="dxa"/>
            </w:tcMar>
            <w:vAlign w:val="center"/>
          </w:tcPr>
          <w:p w14:paraId="11365F07">
            <w:pPr>
              <w:keepNext/>
              <w:spacing w:before="20" w:after="20" w:line="260" w:lineRule="exact"/>
              <w:ind w:left="0" w:leftChars="0" w:right="0" w:rightChars="0" w:firstLine="0" w:firstLineChars="0"/>
              <w:jc w:val="center"/>
            </w:pPr>
            <w:r>
              <w:rPr>
                <w:rFonts w:ascii="Times New Roman" w:hAnsi="Times New Roman" w:eastAsia="宋体"/>
                <w:b/>
                <w:sz w:val="18"/>
              </w:rPr>
              <w:t>容量变化贡献</w:t>
            </w:r>
          </w:p>
        </w:tc>
        <w:tc>
          <w:tcPr>
            <w:tcW w:w="1187" w:type="dxa"/>
            <w:tcMar>
              <w:left w:w="70" w:type="dxa"/>
              <w:right w:w="70" w:type="dxa"/>
            </w:tcMar>
            <w:vAlign w:val="center"/>
          </w:tcPr>
          <w:p w14:paraId="4F6E5F3E">
            <w:pPr>
              <w:keepNext/>
              <w:spacing w:before="20" w:after="20" w:line="260" w:lineRule="exact"/>
              <w:ind w:left="0" w:leftChars="0" w:right="0" w:rightChars="0" w:firstLine="0" w:firstLineChars="0"/>
              <w:jc w:val="center"/>
            </w:pPr>
            <w:r>
              <w:rPr>
                <w:rFonts w:ascii="Times New Roman" w:hAnsi="Times New Roman" w:eastAsia="宋体"/>
                <w:b/>
                <w:sz w:val="18"/>
              </w:rPr>
              <w:t>负荷变化贡献</w:t>
            </w:r>
          </w:p>
        </w:tc>
        <w:tc>
          <w:tcPr>
            <w:tcW w:w="1187" w:type="dxa"/>
            <w:tcMar>
              <w:left w:w="70" w:type="dxa"/>
              <w:right w:w="70" w:type="dxa"/>
            </w:tcMar>
            <w:vAlign w:val="center"/>
          </w:tcPr>
          <w:p w14:paraId="3FB82B34">
            <w:pPr>
              <w:keepNext/>
              <w:spacing w:before="20" w:after="20" w:line="260" w:lineRule="exact"/>
              <w:ind w:left="0" w:leftChars="0" w:right="0" w:rightChars="0" w:firstLine="0" w:firstLineChars="0"/>
              <w:jc w:val="center"/>
            </w:pPr>
            <w:r>
              <w:rPr>
                <w:rFonts w:ascii="Times New Roman" w:hAnsi="Times New Roman" w:eastAsia="宋体"/>
                <w:b/>
                <w:sz w:val="18"/>
              </w:rPr>
              <w:t>容载比变化</w:t>
            </w:r>
          </w:p>
        </w:tc>
      </w:tr>
      <w:tr w14:paraId="5010D4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66079FB">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2147AC0">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1224D935">
            <w:pPr>
              <w:keepNext/>
              <w:spacing w:before="20" w:after="20" w:line="260" w:lineRule="exact"/>
              <w:ind w:left="0" w:leftChars="0" w:right="0" w:rightChars="0" w:firstLine="0" w:firstLineChars="0"/>
              <w:jc w:val="center"/>
            </w:pPr>
            <w:r>
              <w:rPr>
                <w:rFonts w:ascii="Times New Roman" w:hAnsi="Times New Roman" w:eastAsia="宋体"/>
                <w:b w:val="0"/>
                <w:sz w:val="18"/>
              </w:rPr>
              <w:t>18.50</w:t>
            </w:r>
          </w:p>
        </w:tc>
        <w:tc>
          <w:tcPr>
            <w:tcW w:w="1187" w:type="dxa"/>
            <w:tcMar>
              <w:left w:w="70" w:type="dxa"/>
              <w:right w:w="70" w:type="dxa"/>
            </w:tcMar>
            <w:vAlign w:val="center"/>
          </w:tcPr>
          <w:p w14:paraId="7BEEBBC9">
            <w:pPr>
              <w:keepNext/>
              <w:spacing w:before="20" w:after="20" w:line="260" w:lineRule="exact"/>
              <w:ind w:left="0" w:leftChars="0" w:right="0" w:rightChars="0" w:firstLine="0" w:firstLineChars="0"/>
              <w:jc w:val="center"/>
            </w:pPr>
            <w:r>
              <w:rPr>
                <w:rFonts w:ascii="Times New Roman" w:hAnsi="Times New Roman" w:eastAsia="宋体"/>
                <w:b w:val="0"/>
                <w:sz w:val="18"/>
              </w:rPr>
              <w:t>93.23</w:t>
            </w:r>
          </w:p>
        </w:tc>
        <w:tc>
          <w:tcPr>
            <w:tcW w:w="1187" w:type="dxa"/>
            <w:tcMar>
              <w:left w:w="70" w:type="dxa"/>
              <w:right w:w="70" w:type="dxa"/>
            </w:tcMar>
            <w:vAlign w:val="center"/>
          </w:tcPr>
          <w:p w14:paraId="21983A6F">
            <w:pPr>
              <w:keepNext/>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1B77C657">
            <w:pPr>
              <w:keepNext/>
              <w:spacing w:before="20" w:after="20" w:line="260" w:lineRule="exact"/>
              <w:ind w:left="0" w:leftChars="0" w:right="0" w:rightChars="0" w:firstLine="0" w:firstLineChars="0"/>
              <w:jc w:val="center"/>
            </w:pPr>
            <w:r>
              <w:rPr>
                <w:rFonts w:ascii="Times New Roman" w:hAnsi="Times New Roman" w:eastAsia="宋体"/>
                <w:b w:val="0"/>
                <w:sz w:val="18"/>
              </w:rPr>
              <w:t>-0.31</w:t>
            </w:r>
          </w:p>
        </w:tc>
        <w:tc>
          <w:tcPr>
            <w:tcW w:w="1187" w:type="dxa"/>
            <w:tcMar>
              <w:left w:w="70" w:type="dxa"/>
              <w:right w:w="70" w:type="dxa"/>
            </w:tcMar>
            <w:vAlign w:val="center"/>
          </w:tcPr>
          <w:p w14:paraId="176B38D0">
            <w:pPr>
              <w:keepNext/>
              <w:spacing w:before="20" w:after="20" w:line="260" w:lineRule="exact"/>
              <w:ind w:left="0" w:leftChars="0" w:right="0" w:rightChars="0" w:firstLine="0" w:firstLineChars="0"/>
              <w:jc w:val="center"/>
            </w:pPr>
            <w:r>
              <w:rPr>
                <w:rFonts w:ascii="Times New Roman" w:hAnsi="Times New Roman" w:eastAsia="宋体"/>
                <w:b w:val="0"/>
                <w:sz w:val="18"/>
              </w:rPr>
              <w:t>-0.29</w:t>
            </w:r>
          </w:p>
        </w:tc>
      </w:tr>
      <w:tr w14:paraId="60AC5D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4546EB0">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71CCECE4">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366E7EF8">
            <w:pPr>
              <w:keepNext/>
              <w:spacing w:before="20" w:after="20" w:line="260" w:lineRule="exact"/>
              <w:ind w:left="0" w:leftChars="0" w:right="0" w:rightChars="0" w:firstLine="0" w:firstLineChars="0"/>
              <w:jc w:val="center"/>
            </w:pPr>
            <w:r>
              <w:rPr>
                <w:rFonts w:ascii="Times New Roman" w:hAnsi="Times New Roman" w:eastAsia="宋体"/>
                <w:b w:val="0"/>
                <w:sz w:val="18"/>
              </w:rPr>
              <w:t>105.50</w:t>
            </w:r>
          </w:p>
        </w:tc>
        <w:tc>
          <w:tcPr>
            <w:tcW w:w="1187" w:type="dxa"/>
            <w:tcMar>
              <w:left w:w="70" w:type="dxa"/>
              <w:right w:w="70" w:type="dxa"/>
            </w:tcMar>
            <w:vAlign w:val="center"/>
          </w:tcPr>
          <w:p w14:paraId="09A89E74">
            <w:pPr>
              <w:keepNext/>
              <w:spacing w:before="20" w:after="20" w:line="260" w:lineRule="exact"/>
              <w:ind w:left="0" w:leftChars="0" w:right="0" w:rightChars="0" w:firstLine="0" w:firstLineChars="0"/>
              <w:jc w:val="center"/>
            </w:pPr>
            <w:r>
              <w:rPr>
                <w:rFonts w:ascii="Times New Roman" w:hAnsi="Times New Roman" w:eastAsia="宋体"/>
                <w:b w:val="0"/>
                <w:sz w:val="18"/>
              </w:rPr>
              <w:t>-63.77</w:t>
            </w:r>
          </w:p>
        </w:tc>
        <w:tc>
          <w:tcPr>
            <w:tcW w:w="1187" w:type="dxa"/>
            <w:tcMar>
              <w:left w:w="70" w:type="dxa"/>
              <w:right w:w="70" w:type="dxa"/>
            </w:tcMar>
            <w:vAlign w:val="center"/>
          </w:tcPr>
          <w:p w14:paraId="1094B011">
            <w:pPr>
              <w:keepNext/>
              <w:spacing w:before="20" w:after="20" w:line="260" w:lineRule="exact"/>
              <w:ind w:left="0" w:leftChars="0" w:right="0" w:rightChars="0" w:firstLine="0" w:firstLineChars="0"/>
              <w:jc w:val="center"/>
            </w:pPr>
            <w:r>
              <w:rPr>
                <w:rFonts w:ascii="Times New Roman" w:hAnsi="Times New Roman" w:eastAsia="宋体"/>
                <w:b w:val="0"/>
                <w:sz w:val="18"/>
              </w:rPr>
              <w:t>0.14</w:t>
            </w:r>
          </w:p>
        </w:tc>
        <w:tc>
          <w:tcPr>
            <w:tcW w:w="1187" w:type="dxa"/>
            <w:tcMar>
              <w:left w:w="70" w:type="dxa"/>
              <w:right w:w="70" w:type="dxa"/>
            </w:tcMar>
            <w:vAlign w:val="center"/>
          </w:tcPr>
          <w:p w14:paraId="6A7341AC">
            <w:pPr>
              <w:keepNext/>
              <w:spacing w:before="20" w:after="20" w:line="260" w:lineRule="exact"/>
              <w:ind w:left="0" w:leftChars="0" w:right="0" w:rightChars="0" w:firstLine="0" w:firstLineChars="0"/>
              <w:jc w:val="center"/>
            </w:pPr>
            <w:r>
              <w:rPr>
                <w:rFonts w:ascii="Times New Roman" w:hAnsi="Times New Roman" w:eastAsia="宋体"/>
                <w:b w:val="0"/>
                <w:sz w:val="18"/>
              </w:rPr>
              <w:t>0.21</w:t>
            </w:r>
          </w:p>
        </w:tc>
        <w:tc>
          <w:tcPr>
            <w:tcW w:w="1187" w:type="dxa"/>
            <w:tcMar>
              <w:left w:w="70" w:type="dxa"/>
              <w:right w:w="70" w:type="dxa"/>
            </w:tcMar>
            <w:vAlign w:val="center"/>
          </w:tcPr>
          <w:p w14:paraId="5D29EF61">
            <w:pPr>
              <w:keepNext/>
              <w:spacing w:before="20" w:after="20" w:line="260" w:lineRule="exact"/>
              <w:ind w:left="0" w:leftChars="0" w:right="0" w:rightChars="0" w:firstLine="0" w:firstLineChars="0"/>
              <w:jc w:val="center"/>
            </w:pPr>
            <w:r>
              <w:rPr>
                <w:rFonts w:ascii="Times New Roman" w:hAnsi="Times New Roman" w:eastAsia="宋体"/>
                <w:b w:val="0"/>
                <w:sz w:val="18"/>
              </w:rPr>
              <w:t>0.35</w:t>
            </w:r>
          </w:p>
        </w:tc>
      </w:tr>
      <w:tr w14:paraId="64DA08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A48B19A">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06BA666">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39DE958E">
            <w:pPr>
              <w:keepNext/>
              <w:spacing w:before="20" w:after="20" w:line="260" w:lineRule="exact"/>
              <w:ind w:left="0" w:leftChars="0" w:right="0" w:rightChars="0" w:firstLine="0" w:firstLineChars="0"/>
              <w:jc w:val="center"/>
            </w:pPr>
            <w:r>
              <w:rPr>
                <w:rFonts w:ascii="Times New Roman" w:hAnsi="Times New Roman" w:eastAsia="宋体"/>
                <w:b w:val="0"/>
                <w:sz w:val="18"/>
              </w:rPr>
              <w:t>18.50</w:t>
            </w:r>
          </w:p>
        </w:tc>
        <w:tc>
          <w:tcPr>
            <w:tcW w:w="1187" w:type="dxa"/>
            <w:tcMar>
              <w:left w:w="70" w:type="dxa"/>
              <w:right w:w="70" w:type="dxa"/>
            </w:tcMar>
            <w:vAlign w:val="center"/>
          </w:tcPr>
          <w:p w14:paraId="5B39D15D">
            <w:pPr>
              <w:keepNext/>
              <w:spacing w:before="20" w:after="20" w:line="260" w:lineRule="exact"/>
              <w:ind w:left="0" w:leftChars="0" w:right="0" w:rightChars="0" w:firstLine="0" w:firstLineChars="0"/>
              <w:jc w:val="center"/>
            </w:pPr>
            <w:r>
              <w:rPr>
                <w:rFonts w:ascii="Times New Roman" w:hAnsi="Times New Roman" w:eastAsia="宋体"/>
                <w:b w:val="0"/>
                <w:sz w:val="18"/>
              </w:rPr>
              <w:t>101.43</w:t>
            </w:r>
          </w:p>
        </w:tc>
        <w:tc>
          <w:tcPr>
            <w:tcW w:w="1187" w:type="dxa"/>
            <w:tcMar>
              <w:left w:w="70" w:type="dxa"/>
              <w:right w:w="70" w:type="dxa"/>
            </w:tcMar>
            <w:vAlign w:val="center"/>
          </w:tcPr>
          <w:p w14:paraId="523CFD45">
            <w:pPr>
              <w:keepNext/>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7F042ED6">
            <w:pPr>
              <w:keepNext/>
              <w:spacing w:before="20" w:after="20" w:line="260" w:lineRule="exact"/>
              <w:ind w:left="0" w:leftChars="0" w:right="0" w:rightChars="0" w:firstLine="0" w:firstLineChars="0"/>
              <w:jc w:val="center"/>
            </w:pPr>
            <w:r>
              <w:rPr>
                <w:rFonts w:ascii="Times New Roman" w:hAnsi="Times New Roman" w:eastAsia="宋体"/>
                <w:b w:val="0"/>
                <w:sz w:val="18"/>
              </w:rPr>
              <w:t>-0.33</w:t>
            </w:r>
          </w:p>
        </w:tc>
        <w:tc>
          <w:tcPr>
            <w:tcW w:w="1187" w:type="dxa"/>
            <w:tcMar>
              <w:left w:w="70" w:type="dxa"/>
              <w:right w:w="70" w:type="dxa"/>
            </w:tcMar>
            <w:vAlign w:val="center"/>
          </w:tcPr>
          <w:p w14:paraId="6FDC601D">
            <w:pPr>
              <w:keepNext/>
              <w:spacing w:before="20" w:after="20" w:line="260" w:lineRule="exact"/>
              <w:ind w:left="0" w:leftChars="0" w:right="0" w:rightChars="0" w:firstLine="0" w:firstLineChars="0"/>
              <w:jc w:val="center"/>
            </w:pPr>
            <w:r>
              <w:rPr>
                <w:rFonts w:ascii="Times New Roman" w:hAnsi="Times New Roman" w:eastAsia="宋体"/>
                <w:b w:val="0"/>
                <w:sz w:val="18"/>
              </w:rPr>
              <w:t>-0.31</w:t>
            </w:r>
          </w:p>
        </w:tc>
      </w:tr>
      <w:tr w14:paraId="51ED61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58804E3">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391E8C21">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7D1B5158">
            <w:pPr>
              <w:keepNext/>
              <w:spacing w:before="20" w:after="20" w:line="260" w:lineRule="exact"/>
              <w:ind w:left="0" w:leftChars="0" w:right="0" w:rightChars="0" w:firstLine="0" w:firstLineChars="0"/>
              <w:jc w:val="center"/>
            </w:pPr>
            <w:r>
              <w:rPr>
                <w:rFonts w:ascii="Times New Roman" w:hAnsi="Times New Roman" w:eastAsia="宋体"/>
                <w:b w:val="0"/>
                <w:sz w:val="18"/>
              </w:rPr>
              <w:t>-30.00</w:t>
            </w:r>
          </w:p>
        </w:tc>
        <w:tc>
          <w:tcPr>
            <w:tcW w:w="1187" w:type="dxa"/>
            <w:tcMar>
              <w:left w:w="70" w:type="dxa"/>
              <w:right w:w="70" w:type="dxa"/>
            </w:tcMar>
            <w:vAlign w:val="center"/>
          </w:tcPr>
          <w:p w14:paraId="657A5672">
            <w:pPr>
              <w:keepNext/>
              <w:spacing w:before="20" w:after="20" w:line="260" w:lineRule="exact"/>
              <w:ind w:left="0" w:leftChars="0" w:right="0" w:rightChars="0" w:firstLine="0" w:firstLineChars="0"/>
              <w:jc w:val="center"/>
            </w:pPr>
            <w:r>
              <w:rPr>
                <w:rFonts w:ascii="Times New Roman" w:hAnsi="Times New Roman" w:eastAsia="宋体"/>
                <w:b w:val="0"/>
                <w:sz w:val="18"/>
              </w:rPr>
              <w:t>93.79</w:t>
            </w:r>
          </w:p>
        </w:tc>
        <w:tc>
          <w:tcPr>
            <w:tcW w:w="1187" w:type="dxa"/>
            <w:tcMar>
              <w:left w:w="70" w:type="dxa"/>
              <w:right w:w="70" w:type="dxa"/>
            </w:tcMar>
            <w:vAlign w:val="center"/>
          </w:tcPr>
          <w:p w14:paraId="2ED0DBD8">
            <w:pPr>
              <w:keepNext/>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187" w:type="dxa"/>
            <w:tcMar>
              <w:left w:w="70" w:type="dxa"/>
              <w:right w:w="70" w:type="dxa"/>
            </w:tcMar>
            <w:vAlign w:val="center"/>
          </w:tcPr>
          <w:p w14:paraId="46488649">
            <w:pPr>
              <w:keepNext/>
              <w:spacing w:before="20" w:after="20" w:line="260" w:lineRule="exact"/>
              <w:ind w:left="0" w:leftChars="0" w:right="0" w:rightChars="0" w:firstLine="0" w:firstLineChars="0"/>
              <w:jc w:val="center"/>
            </w:pPr>
            <w:r>
              <w:rPr>
                <w:rFonts w:ascii="Times New Roman" w:hAnsi="Times New Roman" w:eastAsia="宋体"/>
                <w:b w:val="0"/>
                <w:sz w:val="18"/>
              </w:rPr>
              <w:t>-0.25</w:t>
            </w:r>
          </w:p>
        </w:tc>
        <w:tc>
          <w:tcPr>
            <w:tcW w:w="1187" w:type="dxa"/>
            <w:tcMar>
              <w:left w:w="70" w:type="dxa"/>
              <w:right w:w="70" w:type="dxa"/>
            </w:tcMar>
            <w:vAlign w:val="center"/>
          </w:tcPr>
          <w:p w14:paraId="6909BF06">
            <w:pPr>
              <w:keepNext/>
              <w:spacing w:before="20" w:after="20" w:line="260" w:lineRule="exact"/>
              <w:ind w:left="0" w:leftChars="0" w:right="0" w:rightChars="0" w:firstLine="0" w:firstLineChars="0"/>
              <w:jc w:val="center"/>
            </w:pPr>
            <w:r>
              <w:rPr>
                <w:rFonts w:ascii="Times New Roman" w:hAnsi="Times New Roman" w:eastAsia="宋体"/>
                <w:b w:val="0"/>
                <w:sz w:val="18"/>
              </w:rPr>
              <w:t>-0.28</w:t>
            </w:r>
          </w:p>
        </w:tc>
      </w:tr>
      <w:tr w14:paraId="63933B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0DCB3CB">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A387554">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5491C551">
            <w:pPr>
              <w:keepNext/>
              <w:spacing w:before="20" w:after="20" w:line="260" w:lineRule="exact"/>
              <w:ind w:left="0" w:leftChars="0" w:right="0" w:rightChars="0" w:firstLine="0" w:firstLineChars="0"/>
              <w:jc w:val="center"/>
            </w:pPr>
            <w:r>
              <w:rPr>
                <w:rFonts w:ascii="Times New Roman" w:hAnsi="Times New Roman" w:eastAsia="宋体"/>
                <w:b w:val="0"/>
                <w:sz w:val="18"/>
              </w:rPr>
              <w:t>231.50</w:t>
            </w:r>
          </w:p>
        </w:tc>
        <w:tc>
          <w:tcPr>
            <w:tcW w:w="1187" w:type="dxa"/>
            <w:tcMar>
              <w:left w:w="70" w:type="dxa"/>
              <w:right w:w="70" w:type="dxa"/>
            </w:tcMar>
            <w:vAlign w:val="center"/>
          </w:tcPr>
          <w:p w14:paraId="46675192">
            <w:pPr>
              <w:keepNext/>
              <w:spacing w:before="20" w:after="20" w:line="260" w:lineRule="exact"/>
              <w:ind w:left="0" w:leftChars="0" w:right="0" w:rightChars="0" w:firstLine="0" w:firstLineChars="0"/>
              <w:jc w:val="center"/>
            </w:pPr>
            <w:r>
              <w:rPr>
                <w:rFonts w:ascii="Times New Roman" w:hAnsi="Times New Roman" w:eastAsia="宋体"/>
                <w:b w:val="0"/>
                <w:sz w:val="18"/>
              </w:rPr>
              <w:t>-17.40</w:t>
            </w:r>
          </w:p>
        </w:tc>
        <w:tc>
          <w:tcPr>
            <w:tcW w:w="1187" w:type="dxa"/>
            <w:tcMar>
              <w:left w:w="70" w:type="dxa"/>
              <w:right w:w="70" w:type="dxa"/>
            </w:tcMar>
            <w:vAlign w:val="center"/>
          </w:tcPr>
          <w:p w14:paraId="0647D197">
            <w:pPr>
              <w:keepNext/>
              <w:spacing w:before="20" w:after="20" w:line="260" w:lineRule="exact"/>
              <w:ind w:left="0" w:leftChars="0" w:right="0" w:rightChars="0" w:firstLine="0" w:firstLineChars="0"/>
              <w:jc w:val="center"/>
            </w:pPr>
            <w:r>
              <w:rPr>
                <w:rFonts w:ascii="Times New Roman" w:hAnsi="Times New Roman" w:eastAsia="宋体"/>
                <w:b w:val="0"/>
                <w:sz w:val="18"/>
              </w:rPr>
              <w:t>0.16</w:t>
            </w:r>
          </w:p>
        </w:tc>
        <w:tc>
          <w:tcPr>
            <w:tcW w:w="1187" w:type="dxa"/>
            <w:tcMar>
              <w:left w:w="70" w:type="dxa"/>
              <w:right w:w="70" w:type="dxa"/>
            </w:tcMar>
            <w:vAlign w:val="center"/>
          </w:tcPr>
          <w:p w14:paraId="4AE67B41">
            <w:pPr>
              <w:keepNext/>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187" w:type="dxa"/>
            <w:tcMar>
              <w:left w:w="70" w:type="dxa"/>
              <w:right w:w="70" w:type="dxa"/>
            </w:tcMar>
            <w:vAlign w:val="center"/>
          </w:tcPr>
          <w:p w14:paraId="1C71EED1">
            <w:pPr>
              <w:keepNext/>
              <w:spacing w:before="20" w:after="20" w:line="260" w:lineRule="exact"/>
              <w:ind w:left="0" w:leftChars="0" w:right="0" w:rightChars="0" w:firstLine="0" w:firstLineChars="0"/>
              <w:jc w:val="center"/>
            </w:pPr>
            <w:r>
              <w:rPr>
                <w:rFonts w:ascii="Times New Roman" w:hAnsi="Times New Roman" w:eastAsia="宋体"/>
                <w:b w:val="0"/>
                <w:sz w:val="18"/>
              </w:rPr>
              <w:t>0.19</w:t>
            </w:r>
          </w:p>
        </w:tc>
      </w:tr>
      <w:tr w14:paraId="019D8C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77E1069">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31E1C28E">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5462F262">
            <w:pPr>
              <w:keepNext/>
              <w:spacing w:before="20" w:after="20" w:line="260" w:lineRule="exact"/>
              <w:ind w:left="0" w:leftChars="0" w:right="0" w:rightChars="0" w:firstLine="0" w:firstLineChars="0"/>
              <w:jc w:val="center"/>
            </w:pPr>
            <w:r>
              <w:rPr>
                <w:rFonts w:ascii="Times New Roman" w:hAnsi="Times New Roman" w:eastAsia="宋体"/>
                <w:b w:val="0"/>
                <w:sz w:val="18"/>
              </w:rPr>
              <w:t>230.00</w:t>
            </w:r>
          </w:p>
        </w:tc>
        <w:tc>
          <w:tcPr>
            <w:tcW w:w="1187" w:type="dxa"/>
            <w:tcMar>
              <w:left w:w="70" w:type="dxa"/>
              <w:right w:w="70" w:type="dxa"/>
            </w:tcMar>
            <w:vAlign w:val="center"/>
          </w:tcPr>
          <w:p w14:paraId="1B72E10F">
            <w:pPr>
              <w:keepNext/>
              <w:spacing w:before="20" w:after="20" w:line="260" w:lineRule="exact"/>
              <w:ind w:left="0" w:leftChars="0" w:right="0" w:rightChars="0" w:firstLine="0" w:firstLineChars="0"/>
              <w:jc w:val="center"/>
            </w:pPr>
            <w:r>
              <w:rPr>
                <w:rFonts w:ascii="Times New Roman" w:hAnsi="Times New Roman" w:eastAsia="宋体"/>
                <w:b w:val="0"/>
                <w:sz w:val="18"/>
              </w:rPr>
              <w:t>109.85</w:t>
            </w:r>
          </w:p>
        </w:tc>
        <w:tc>
          <w:tcPr>
            <w:tcW w:w="1187" w:type="dxa"/>
            <w:tcMar>
              <w:left w:w="70" w:type="dxa"/>
              <w:right w:w="70" w:type="dxa"/>
            </w:tcMar>
            <w:vAlign w:val="center"/>
          </w:tcPr>
          <w:p w14:paraId="15FA0FF7">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187" w:type="dxa"/>
            <w:tcMar>
              <w:left w:w="70" w:type="dxa"/>
              <w:right w:w="70" w:type="dxa"/>
            </w:tcMar>
            <w:vAlign w:val="center"/>
          </w:tcPr>
          <w:p w14:paraId="597E3DAC">
            <w:pPr>
              <w:keepNext/>
              <w:spacing w:before="20" w:after="20" w:line="260" w:lineRule="exact"/>
              <w:ind w:left="0" w:leftChars="0" w:right="0" w:rightChars="0" w:firstLine="0" w:firstLineChars="0"/>
              <w:jc w:val="center"/>
            </w:pPr>
            <w:r>
              <w:rPr>
                <w:rFonts w:ascii="Times New Roman" w:hAnsi="Times New Roman" w:eastAsia="宋体"/>
                <w:b w:val="0"/>
                <w:sz w:val="18"/>
              </w:rPr>
              <w:t>-0.17</w:t>
            </w:r>
          </w:p>
        </w:tc>
        <w:tc>
          <w:tcPr>
            <w:tcW w:w="1187" w:type="dxa"/>
            <w:tcMar>
              <w:left w:w="70" w:type="dxa"/>
              <w:right w:w="70" w:type="dxa"/>
            </w:tcMar>
            <w:vAlign w:val="center"/>
          </w:tcPr>
          <w:p w14:paraId="41729072">
            <w:pPr>
              <w:keepNext/>
              <w:spacing w:before="20" w:after="20" w:line="260" w:lineRule="exact"/>
              <w:ind w:left="0" w:leftChars="0" w:right="0" w:rightChars="0" w:firstLine="0" w:firstLineChars="0"/>
              <w:jc w:val="center"/>
            </w:pPr>
            <w:r>
              <w:rPr>
                <w:rFonts w:ascii="Times New Roman" w:hAnsi="Times New Roman" w:eastAsia="宋体"/>
                <w:b w:val="0"/>
                <w:sz w:val="18"/>
              </w:rPr>
              <w:t>-0.02</w:t>
            </w:r>
          </w:p>
        </w:tc>
      </w:tr>
      <w:tr w14:paraId="5F3556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A339408">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DE09922">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732AE702">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187" w:type="dxa"/>
            <w:tcMar>
              <w:left w:w="70" w:type="dxa"/>
              <w:right w:w="70" w:type="dxa"/>
            </w:tcMar>
            <w:vAlign w:val="center"/>
          </w:tcPr>
          <w:p w14:paraId="6E6CB228">
            <w:pPr>
              <w:keepNext/>
              <w:spacing w:before="20" w:after="20" w:line="260" w:lineRule="exact"/>
              <w:ind w:left="0" w:leftChars="0" w:right="0" w:rightChars="0" w:firstLine="0" w:firstLineChars="0"/>
              <w:jc w:val="center"/>
            </w:pPr>
            <w:r>
              <w:rPr>
                <w:rFonts w:ascii="Times New Roman" w:hAnsi="Times New Roman" w:eastAsia="宋体"/>
                <w:b w:val="0"/>
                <w:sz w:val="18"/>
              </w:rPr>
              <w:t>-92.82</w:t>
            </w:r>
          </w:p>
        </w:tc>
        <w:tc>
          <w:tcPr>
            <w:tcW w:w="1187" w:type="dxa"/>
            <w:tcMar>
              <w:left w:w="70" w:type="dxa"/>
              <w:right w:w="70" w:type="dxa"/>
            </w:tcMar>
            <w:vAlign w:val="center"/>
          </w:tcPr>
          <w:p w14:paraId="7E6A9D7F">
            <w:pPr>
              <w:keepNext/>
              <w:spacing w:before="20" w:after="20" w:line="260" w:lineRule="exact"/>
              <w:ind w:left="0" w:leftChars="0" w:right="0" w:rightChars="0" w:firstLine="0" w:firstLineChars="0"/>
              <w:jc w:val="center"/>
            </w:pPr>
            <w:r>
              <w:rPr>
                <w:rFonts w:ascii="Times New Roman" w:hAnsi="Times New Roman" w:eastAsia="宋体"/>
                <w:b w:val="0"/>
                <w:sz w:val="18"/>
              </w:rPr>
              <w:t>0.07</w:t>
            </w:r>
          </w:p>
        </w:tc>
        <w:tc>
          <w:tcPr>
            <w:tcW w:w="1187" w:type="dxa"/>
            <w:tcMar>
              <w:left w:w="70" w:type="dxa"/>
              <w:right w:w="70" w:type="dxa"/>
            </w:tcMar>
            <w:vAlign w:val="center"/>
          </w:tcPr>
          <w:p w14:paraId="578422C7">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187" w:type="dxa"/>
            <w:tcMar>
              <w:left w:w="70" w:type="dxa"/>
              <w:right w:w="70" w:type="dxa"/>
            </w:tcMar>
            <w:vAlign w:val="center"/>
          </w:tcPr>
          <w:p w14:paraId="0BB6AFE3">
            <w:pPr>
              <w:keepNext/>
              <w:spacing w:before="20" w:after="20" w:line="260" w:lineRule="exact"/>
              <w:ind w:left="0" w:leftChars="0" w:right="0" w:rightChars="0" w:firstLine="0" w:firstLineChars="0"/>
              <w:jc w:val="center"/>
            </w:pPr>
            <w:r>
              <w:rPr>
                <w:rFonts w:ascii="Times New Roman" w:hAnsi="Times New Roman" w:eastAsia="宋体"/>
                <w:b w:val="0"/>
                <w:sz w:val="18"/>
              </w:rPr>
              <w:t>0.22</w:t>
            </w:r>
          </w:p>
        </w:tc>
      </w:tr>
      <w:tr w14:paraId="143140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3B5D67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518795B">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298C01D1">
            <w:pPr>
              <w:keepNext w:val="0"/>
              <w:spacing w:before="20" w:after="20" w:line="260" w:lineRule="exact"/>
              <w:ind w:left="0" w:leftChars="0" w:right="0" w:rightChars="0" w:firstLine="0" w:firstLineChars="0"/>
              <w:jc w:val="center"/>
            </w:pPr>
            <w:r>
              <w:rPr>
                <w:rFonts w:ascii="Times New Roman" w:hAnsi="Times New Roman" w:eastAsia="宋体"/>
                <w:b w:val="0"/>
                <w:sz w:val="18"/>
              </w:rPr>
              <w:t>26.00</w:t>
            </w:r>
          </w:p>
        </w:tc>
        <w:tc>
          <w:tcPr>
            <w:tcW w:w="1187" w:type="dxa"/>
            <w:tcMar>
              <w:left w:w="70" w:type="dxa"/>
              <w:right w:w="70" w:type="dxa"/>
            </w:tcMar>
            <w:vAlign w:val="center"/>
          </w:tcPr>
          <w:p w14:paraId="071B331F">
            <w:pPr>
              <w:keepNext w:val="0"/>
              <w:spacing w:before="20" w:after="20" w:line="260" w:lineRule="exact"/>
              <w:ind w:left="0" w:leftChars="0" w:right="0" w:rightChars="0" w:firstLine="0" w:firstLineChars="0"/>
              <w:jc w:val="center"/>
            </w:pPr>
            <w:r>
              <w:rPr>
                <w:rFonts w:ascii="Times New Roman" w:hAnsi="Times New Roman" w:eastAsia="宋体"/>
                <w:b w:val="0"/>
                <w:sz w:val="18"/>
              </w:rPr>
              <w:t>79.42</w:t>
            </w:r>
          </w:p>
        </w:tc>
        <w:tc>
          <w:tcPr>
            <w:tcW w:w="1187" w:type="dxa"/>
            <w:tcMar>
              <w:left w:w="70" w:type="dxa"/>
              <w:right w:w="70" w:type="dxa"/>
            </w:tcMar>
            <w:vAlign w:val="center"/>
          </w:tcPr>
          <w:p w14:paraId="113471A2">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6626CB5E">
            <w:pPr>
              <w:keepNext w:val="0"/>
              <w:spacing w:before="20" w:after="20" w:line="260" w:lineRule="exact"/>
              <w:ind w:left="0" w:leftChars="0" w:right="0" w:rightChars="0" w:firstLine="0" w:firstLineChars="0"/>
              <w:jc w:val="center"/>
            </w:pPr>
            <w:r>
              <w:rPr>
                <w:rFonts w:ascii="Times New Roman" w:hAnsi="Times New Roman" w:eastAsia="宋体"/>
                <w:b w:val="0"/>
                <w:sz w:val="18"/>
              </w:rPr>
              <w:t>-0.13</w:t>
            </w:r>
          </w:p>
        </w:tc>
        <w:tc>
          <w:tcPr>
            <w:tcW w:w="1187" w:type="dxa"/>
            <w:tcMar>
              <w:left w:w="70" w:type="dxa"/>
              <w:right w:w="70" w:type="dxa"/>
            </w:tcMar>
            <w:vAlign w:val="center"/>
          </w:tcPr>
          <w:p w14:paraId="4A1E62C1">
            <w:pPr>
              <w:keepNext w:val="0"/>
              <w:spacing w:before="20" w:after="20" w:line="260" w:lineRule="exact"/>
              <w:ind w:left="0" w:leftChars="0" w:right="0" w:rightChars="0" w:firstLine="0" w:firstLineChars="0"/>
              <w:jc w:val="center"/>
            </w:pPr>
            <w:r>
              <w:rPr>
                <w:rFonts w:ascii="Times New Roman" w:hAnsi="Times New Roman" w:eastAsia="宋体"/>
                <w:b w:val="0"/>
                <w:sz w:val="18"/>
              </w:rPr>
              <w:t>-0.11</w:t>
            </w:r>
          </w:p>
        </w:tc>
      </w:tr>
    </w:tbl>
    <w:p w14:paraId="39B962B1">
      <w:pPr>
        <w:pStyle w:val="2"/>
        <w:widowControl/>
        <w:spacing w:before="0" w:after="0" w:line="348" w:lineRule="exact"/>
        <w:ind w:firstLine="480"/>
        <w:jc w:val="both"/>
      </w:pPr>
      <w:r>
        <w:rPr>
          <w:rFonts w:ascii="Times New Roman" w:hAnsi="Times New Roman" w:eastAsia="方正仿宋_GBK"/>
          <w:b w:val="0"/>
          <w:sz w:val="24"/>
        </w:rPr>
        <w:t>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14:paraId="7E2A878A">
      <w:pPr>
        <w:pStyle w:val="2"/>
        <w:widowControl/>
        <w:spacing w:before="0" w:after="0" w:line="348" w:lineRule="exact"/>
        <w:ind w:firstLine="480"/>
        <w:jc w:val="both"/>
      </w:pPr>
      <w:r>
        <w:rPr>
          <w:rFonts w:ascii="Times New Roman" w:hAnsi="Times New Roman" w:eastAsia="方正仿宋_GBK"/>
          <w:b w:val="0"/>
          <w:sz w:val="24"/>
        </w:rPr>
        <w:t>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14:paraId="6564940D">
      <w:pPr>
        <w:pStyle w:val="2"/>
        <w:widowControl/>
        <w:spacing w:before="0" w:after="0" w:line="348" w:lineRule="exact"/>
        <w:ind w:firstLine="480"/>
        <w:jc w:val="both"/>
      </w:pPr>
      <w:r>
        <w:rPr>
          <w:rFonts w:ascii="Times New Roman" w:hAnsi="Times New Roman" w:eastAsia="方正仿宋_GBK"/>
          <w:b w:val="0"/>
          <w:sz w:val="24"/>
        </w:rPr>
        <w:t>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14:paraId="6EC4DE7A">
      <w:pPr>
        <w:pStyle w:val="2"/>
        <w:keepNext/>
        <w:spacing w:before="120" w:after="0" w:line="240" w:lineRule="auto"/>
        <w:ind w:left="0" w:leftChars="0" w:right="0" w:rightChars="0" w:firstLine="0" w:firstLineChars="0" w:hanging="0" w:hangingChars="0" w:start="0" w:end="0" w:startChars="0" w:endChars="0"/>
        <w:jc w:val="center"/>
        <w:pPrChange w:id="28309" w:author="xh" w:date="2026-10-19T09:05:05+08:00">
          <w:pPr>
            <w:pStyle w:val="2"/>
            <w:keepNext/>
            <w:spacing w:before="120" w:after="0" w:line="240" w:lineRule="auto"/>
            <w:ind w:left="0" w:leftChars="0" w:right="0" w:rightChars="0" w:firstLine="0" w:firstLineChars="0"/>
            <w:jc w:val="center"/>
          </w:pPr>
        </w:pPrChange>
      </w:pPr>
      <w:r>
        <w:drawing>
          <wp:inline distT="0" distB="0" distL="114300" distR="114300">
            <wp:extent cx="5120640" cy="4819015"/>
            <wp:effectExtent l="0" t="0" r="0" b="0"/>
            <wp:docPr id="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pic:cNvPicPr>
                      <a:picLocks noChangeAspect="1" noChangeArrowheads="1"/>
                    </pic:cNvPicPr>
                  </pic:nvPicPr>
                  <pic:blipFill>
                    <a:blip r:embed="rId28"/>
                    <a:stretch>
                      <a:fillRect/>
                    </a:stretch>
                  </pic:blipFill>
                  <pic:spPr>
                    <a:xfrm>
                      <a:off x="0" y="0"/>
                      <a:ext cx="5120640" cy="4819425"/>
                    </a:xfrm>
                    <a:prstGeom prst="rect">
                      <a:avLst/>
                    </a:prstGeom>
                    <a:noFill/>
                    <a:ln w="9525">
                      <a:noFill/>
                    </a:ln>
                  </pic:spPr>
                </pic:pic>
              </a:graphicData>
            </a:graphic>
          </wp:inline>
        </w:drawing>
      </w:r>
    </w:p>
    <w:p w14:paraId="497D66BB">
      <w:pPr>
        <w:pStyle w:val="2"/>
        <w:spacing w:before="60" w:after="120" w:line="280" w:lineRule="exact"/>
        <w:ind w:left="0" w:leftChars="0" w:right="0" w:rightChars="0" w:firstLine="0" w:firstLineChars="0" w:hanging="0" w:hangingChars="0" w:start="0" w:end="0" w:startChars="0" w:endChars="0"/>
        <w:jc w:val="center"/>
        <w:pPrChange w:id="28310" w:author="xh" w:date="2026-10-19T09:05:44+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图3-15 两地区年度容载比变化的容量与负荷贡献</w:t>
      </w:r>
    </w:p>
    <w:p w14:paraId="2A65BC46">
      <w:pPr>
        <w:pStyle w:val="5"/>
        <w:keepNext/>
        <w:numPr>
          <w:ilvl w:val="0"/>
          <w:numId w:val="0"/>
        </w:numPr>
        <w:spacing w:before="160" w:after="120" w:line="390" w:lineRule="exact"/>
        <w:ind w:firstLine="0"/>
      </w:pPr>
      <w:bookmarkStart w:id="134" w:name="光伏发电与用电高峰的季节关系"/>
      <w:r>
        <w:rPr>
          <w:rFonts w:ascii="Times New Roman" w:hAnsi="Times New Roman" w:eastAsia="方正仿宋_GBK"/>
          <w:b/>
          <w:sz w:val="26"/>
        </w:rPr>
        <w:t>3.8.2 光伏发电与用电高峰的季节关系</w:t>
      </w:r>
      <w:bookmarkEnd w:id="134"/>
    </w:p>
    <w:p w14:paraId="61B545E9">
      <w:pPr>
        <w:pStyle w:val="115"/>
        <w:widowControl/>
        <w:spacing w:before="0" w:after="0" w:line="348" w:lineRule="exact"/>
        <w:ind w:firstLine="480"/>
        <w:jc w:val="both"/>
      </w:pPr>
      <w:r>
        <w:rPr>
          <w:rFonts w:ascii="Times New Roman" w:hAnsi="Times New Roman" w:eastAsia="方正仿宋_GBK"/>
          <w:b w:val="0"/>
          <w:sz w:val="24"/>
        </w:rPr>
        <w:t>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14:paraId="66DFF98E">
      <w:pPr>
        <w:pStyle w:val="2"/>
        <w:keepNext/>
        <w:spacing w:before="120" w:after="80" w:line="280" w:lineRule="exact"/>
        <w:ind w:firstLine="0"/>
        <w:jc w:val="center"/>
      </w:pPr>
      <w:r>
        <w:rPr>
          <w:rFonts w:ascii="Times New Roman" w:hAnsi="Times New Roman" w:eastAsia="宋体"/>
          <w:b w:val="0"/>
          <w:sz w:val="21"/>
        </w:rPr>
        <w:t>表3-22 邳州2025年分季度源荷电量特征</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092050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1172D2B9">
            <w:pPr>
              <w:keepNext/>
              <w:spacing w:before="20" w:after="20" w:line="260" w:lineRule="exact"/>
              <w:ind w:left="0" w:leftChars="0" w:right="0" w:rightChars="0" w:firstLine="0" w:firstLineChars="0"/>
              <w:jc w:val="center"/>
            </w:pPr>
            <w:r>
              <w:rPr>
                <w:rFonts w:ascii="Times New Roman" w:hAnsi="Times New Roman" w:eastAsia="宋体"/>
                <w:b/>
                <w:sz w:val="18"/>
              </w:rPr>
              <w:t>季度</w:t>
            </w:r>
          </w:p>
        </w:tc>
        <w:tc>
          <w:tcPr>
            <w:tcW w:w="1662" w:type="dxa"/>
            <w:tcMar>
              <w:left w:w="70" w:type="dxa"/>
              <w:right w:w="70" w:type="dxa"/>
            </w:tcMar>
            <w:vAlign w:val="center"/>
          </w:tcPr>
          <w:p w14:paraId="226C18D2">
            <w:pPr>
              <w:keepNext/>
              <w:spacing w:before="20" w:after="20" w:line="260" w:lineRule="exact"/>
              <w:ind w:left="0" w:leftChars="0" w:right="0" w:rightChars="0" w:firstLine="0" w:firstLineChars="0"/>
              <w:jc w:val="center"/>
            </w:pPr>
            <w:r>
              <w:rPr>
                <w:rFonts w:ascii="Times New Roman" w:hAnsi="Times New Roman" w:eastAsia="宋体"/>
                <w:b/>
                <w:sz w:val="18"/>
              </w:rPr>
              <w:t>光伏发电量估计/MWh</w:t>
            </w:r>
          </w:p>
        </w:tc>
        <w:tc>
          <w:tcPr>
            <w:tcW w:w="1662" w:type="dxa"/>
            <w:tcMar>
              <w:left w:w="70" w:type="dxa"/>
              <w:right w:w="70" w:type="dxa"/>
            </w:tcMar>
            <w:vAlign w:val="center"/>
          </w:tcPr>
          <w:p w14:paraId="3F938795">
            <w:pPr>
              <w:keepNext/>
              <w:spacing w:before="20" w:after="20" w:line="260" w:lineRule="exact"/>
              <w:ind w:left="0" w:leftChars="0" w:right="0" w:rightChars="0" w:firstLine="0" w:firstLineChars="0"/>
              <w:jc w:val="center"/>
            </w:pPr>
            <w:r>
              <w:rPr>
                <w:rFonts w:ascii="Times New Roman" w:hAnsi="Times New Roman" w:eastAsia="宋体"/>
                <w:b/>
                <w:sz w:val="18"/>
              </w:rPr>
              <w:t>用户用电量估计/MWh</w:t>
            </w:r>
          </w:p>
        </w:tc>
        <w:tc>
          <w:tcPr>
            <w:tcW w:w="1662" w:type="dxa"/>
            <w:tcMar>
              <w:left w:w="70" w:type="dxa"/>
              <w:right w:w="70" w:type="dxa"/>
            </w:tcMar>
            <w:vAlign w:val="center"/>
          </w:tcPr>
          <w:p w14:paraId="3FF89EE9">
            <w:pPr>
              <w:keepNext/>
              <w:spacing w:before="20" w:after="20" w:line="260" w:lineRule="exact"/>
              <w:ind w:left="0" w:leftChars="0" w:right="0" w:rightChars="0" w:firstLine="0" w:firstLineChars="0"/>
              <w:jc w:val="center"/>
            </w:pPr>
            <w:r>
              <w:rPr>
                <w:rFonts w:ascii="Times New Roman" w:hAnsi="Times New Roman" w:eastAsia="宋体"/>
                <w:b/>
                <w:sz w:val="18"/>
              </w:rPr>
              <w:t>分布式电源电量渗透率</w:t>
            </w:r>
          </w:p>
        </w:tc>
        <w:tc>
          <w:tcPr>
            <w:tcW w:w="1662" w:type="dxa"/>
            <w:tcMar>
              <w:left w:w="70" w:type="dxa"/>
              <w:right w:w="70" w:type="dxa"/>
            </w:tcMar>
            <w:vAlign w:val="center"/>
          </w:tcPr>
          <w:p w14:paraId="66F38C63">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最大正向净负荷/MW</w:t>
            </w:r>
          </w:p>
        </w:tc>
      </w:tr>
      <w:tr w14:paraId="1CA78A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BA3D7F9">
            <w:pPr>
              <w:keepNext/>
              <w:spacing w:before="20" w:after="20" w:line="260" w:lineRule="exact"/>
              <w:ind w:left="0" w:leftChars="0" w:right="0" w:rightChars="0" w:firstLine="0" w:firstLineChars="0"/>
              <w:jc w:val="center"/>
            </w:pPr>
            <w:r>
              <w:rPr>
                <w:rFonts w:ascii="Times New Roman" w:hAnsi="Times New Roman" w:eastAsia="宋体"/>
                <w:b w:val="0"/>
                <w:sz w:val="18"/>
              </w:rPr>
              <w:t>第1季度</w:t>
            </w:r>
          </w:p>
        </w:tc>
        <w:tc>
          <w:tcPr>
            <w:tcW w:w="1662" w:type="dxa"/>
            <w:tcMar>
              <w:left w:w="70" w:type="dxa"/>
              <w:right w:w="70" w:type="dxa"/>
            </w:tcMar>
            <w:vAlign w:val="center"/>
          </w:tcPr>
          <w:p w14:paraId="61954067">
            <w:pPr>
              <w:keepNext/>
              <w:spacing w:before="20" w:after="20" w:line="260" w:lineRule="exact"/>
              <w:ind w:left="0" w:leftChars="0" w:right="0" w:rightChars="0" w:firstLine="0" w:firstLineChars="0"/>
              <w:jc w:val="center"/>
            </w:pPr>
            <w:r>
              <w:rPr>
                <w:rFonts w:ascii="Times New Roman" w:hAnsi="Times New Roman" w:eastAsia="宋体"/>
                <w:b w:val="0"/>
                <w:sz w:val="18"/>
              </w:rPr>
              <w:t>321354.59</w:t>
            </w:r>
          </w:p>
        </w:tc>
        <w:tc>
          <w:tcPr>
            <w:tcW w:w="1662" w:type="dxa"/>
            <w:tcMar>
              <w:left w:w="70" w:type="dxa"/>
              <w:right w:w="70" w:type="dxa"/>
            </w:tcMar>
            <w:vAlign w:val="center"/>
          </w:tcPr>
          <w:p w14:paraId="21229A17">
            <w:pPr>
              <w:keepNext/>
              <w:spacing w:before="20" w:after="20" w:line="260" w:lineRule="exact"/>
              <w:ind w:left="0" w:leftChars="0" w:right="0" w:rightChars="0" w:firstLine="0" w:firstLineChars="0"/>
              <w:jc w:val="center"/>
            </w:pPr>
            <w:r>
              <w:rPr>
                <w:rFonts w:ascii="Times New Roman" w:hAnsi="Times New Roman" w:eastAsia="宋体"/>
                <w:b w:val="0"/>
                <w:sz w:val="18"/>
              </w:rPr>
              <w:t>975677.35</w:t>
            </w:r>
          </w:p>
        </w:tc>
        <w:tc>
          <w:tcPr>
            <w:tcW w:w="1662" w:type="dxa"/>
            <w:tcMar>
              <w:left w:w="70" w:type="dxa"/>
              <w:right w:w="70" w:type="dxa"/>
            </w:tcMar>
            <w:vAlign w:val="center"/>
          </w:tcPr>
          <w:p w14:paraId="0890783A">
            <w:pPr>
              <w:keepNext/>
              <w:spacing w:before="20" w:after="20" w:line="260" w:lineRule="exact"/>
              <w:ind w:left="0" w:leftChars="0" w:right="0" w:rightChars="0" w:firstLine="0" w:firstLineChars="0"/>
              <w:jc w:val="center"/>
            </w:pPr>
            <w:r>
              <w:rPr>
                <w:rFonts w:ascii="Times New Roman" w:hAnsi="Times New Roman" w:eastAsia="宋体"/>
                <w:b w:val="0"/>
                <w:sz w:val="18"/>
              </w:rPr>
              <w:t>33%</w:t>
            </w:r>
          </w:p>
        </w:tc>
        <w:tc>
          <w:tcPr>
            <w:tcW w:w="1662" w:type="dxa"/>
            <w:tcMar>
              <w:left w:w="70" w:type="dxa"/>
              <w:right w:w="70" w:type="dxa"/>
            </w:tcMar>
            <w:vAlign w:val="center"/>
          </w:tcPr>
          <w:p w14:paraId="426E6273">
            <w:pPr>
              <w:keepNext/>
              <w:spacing w:before="20" w:after="20" w:line="260" w:lineRule="exact"/>
              <w:ind w:left="0" w:leftChars="0" w:right="0" w:rightChars="0" w:firstLine="0" w:firstLineChars="0"/>
              <w:jc w:val="center"/>
            </w:pPr>
            <w:r>
              <w:rPr>
                <w:rFonts w:ascii="Times New Roman" w:hAnsi="Times New Roman" w:eastAsia="宋体"/>
                <w:b w:val="0"/>
                <w:sz w:val="18"/>
              </w:rPr>
              <w:t>755.80</w:t>
            </w:r>
          </w:p>
        </w:tc>
      </w:tr>
      <w:tr w14:paraId="26ACCA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35FB902">
            <w:pPr>
              <w:keepNext/>
              <w:spacing w:before="20" w:after="20" w:line="260" w:lineRule="exact"/>
              <w:ind w:left="0" w:leftChars="0" w:right="0" w:rightChars="0" w:firstLine="0" w:firstLineChars="0"/>
              <w:jc w:val="center"/>
            </w:pPr>
            <w:r>
              <w:rPr>
                <w:rFonts w:ascii="Times New Roman" w:hAnsi="Times New Roman" w:eastAsia="宋体"/>
                <w:b w:val="0"/>
                <w:sz w:val="18"/>
              </w:rPr>
              <w:t>第2季度</w:t>
            </w:r>
          </w:p>
        </w:tc>
        <w:tc>
          <w:tcPr>
            <w:tcW w:w="1662" w:type="dxa"/>
            <w:tcMar>
              <w:left w:w="70" w:type="dxa"/>
              <w:right w:w="70" w:type="dxa"/>
            </w:tcMar>
            <w:vAlign w:val="center"/>
          </w:tcPr>
          <w:p w14:paraId="69CA2CBE">
            <w:pPr>
              <w:keepNext/>
              <w:spacing w:before="20" w:after="20" w:line="260" w:lineRule="exact"/>
              <w:ind w:left="0" w:leftChars="0" w:right="0" w:rightChars="0" w:firstLine="0" w:firstLineChars="0"/>
              <w:jc w:val="center"/>
            </w:pPr>
            <w:r>
              <w:rPr>
                <w:rFonts w:ascii="Times New Roman" w:hAnsi="Times New Roman" w:eastAsia="宋体"/>
                <w:b w:val="0"/>
                <w:sz w:val="18"/>
              </w:rPr>
              <w:t>485794.73</w:t>
            </w:r>
          </w:p>
        </w:tc>
        <w:tc>
          <w:tcPr>
            <w:tcW w:w="1662" w:type="dxa"/>
            <w:tcMar>
              <w:left w:w="70" w:type="dxa"/>
              <w:right w:w="70" w:type="dxa"/>
            </w:tcMar>
            <w:vAlign w:val="center"/>
          </w:tcPr>
          <w:p w14:paraId="31F2BC84">
            <w:pPr>
              <w:keepNext/>
              <w:spacing w:before="20" w:after="20" w:line="260" w:lineRule="exact"/>
              <w:ind w:left="0" w:leftChars="0" w:right="0" w:rightChars="0" w:firstLine="0" w:firstLineChars="0"/>
              <w:jc w:val="center"/>
            </w:pPr>
            <w:r>
              <w:rPr>
                <w:rFonts w:ascii="Times New Roman" w:hAnsi="Times New Roman" w:eastAsia="宋体"/>
                <w:b w:val="0"/>
                <w:sz w:val="18"/>
              </w:rPr>
              <w:t>880481.11</w:t>
            </w:r>
          </w:p>
        </w:tc>
        <w:tc>
          <w:tcPr>
            <w:tcW w:w="1662" w:type="dxa"/>
            <w:tcMar>
              <w:left w:w="70" w:type="dxa"/>
              <w:right w:w="70" w:type="dxa"/>
            </w:tcMar>
            <w:vAlign w:val="center"/>
          </w:tcPr>
          <w:p w14:paraId="36349CD5">
            <w:pPr>
              <w:keepNext/>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662" w:type="dxa"/>
            <w:tcMar>
              <w:left w:w="70" w:type="dxa"/>
              <w:right w:w="70" w:type="dxa"/>
            </w:tcMar>
            <w:vAlign w:val="center"/>
          </w:tcPr>
          <w:p w14:paraId="381E6ED7">
            <w:pPr>
              <w:keepNext/>
              <w:spacing w:before="20" w:after="20" w:line="260" w:lineRule="exact"/>
              <w:ind w:left="0" w:leftChars="0" w:right="0" w:rightChars="0" w:firstLine="0" w:firstLineChars="0"/>
              <w:jc w:val="center"/>
            </w:pPr>
            <w:r>
              <w:rPr>
                <w:rFonts w:ascii="Times New Roman" w:hAnsi="Times New Roman" w:eastAsia="宋体"/>
                <w:b w:val="0"/>
                <w:sz w:val="18"/>
              </w:rPr>
              <w:t>700.77</w:t>
            </w:r>
          </w:p>
        </w:tc>
      </w:tr>
      <w:tr w14:paraId="2FDFD0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9E1B71C">
            <w:pPr>
              <w:keepNext/>
              <w:spacing w:before="20" w:after="20" w:line="260" w:lineRule="exact"/>
              <w:ind w:left="0" w:leftChars="0" w:right="0" w:rightChars="0" w:firstLine="0" w:firstLineChars="0"/>
              <w:jc w:val="center"/>
            </w:pPr>
            <w:r>
              <w:rPr>
                <w:rFonts w:ascii="Times New Roman" w:hAnsi="Times New Roman" w:eastAsia="宋体"/>
                <w:b w:val="0"/>
                <w:sz w:val="18"/>
              </w:rPr>
              <w:t>第3季度</w:t>
            </w:r>
          </w:p>
        </w:tc>
        <w:tc>
          <w:tcPr>
            <w:tcW w:w="1662" w:type="dxa"/>
            <w:tcMar>
              <w:left w:w="70" w:type="dxa"/>
              <w:right w:w="70" w:type="dxa"/>
            </w:tcMar>
            <w:vAlign w:val="center"/>
          </w:tcPr>
          <w:p w14:paraId="7138DEB6">
            <w:pPr>
              <w:keepNext/>
              <w:spacing w:before="20" w:after="20" w:line="260" w:lineRule="exact"/>
              <w:ind w:left="0" w:leftChars="0" w:right="0" w:rightChars="0" w:firstLine="0" w:firstLineChars="0"/>
              <w:jc w:val="center"/>
            </w:pPr>
            <w:r>
              <w:rPr>
                <w:rFonts w:ascii="Times New Roman" w:hAnsi="Times New Roman" w:eastAsia="宋体"/>
                <w:b w:val="0"/>
                <w:sz w:val="18"/>
              </w:rPr>
              <w:t>435215.49</w:t>
            </w:r>
          </w:p>
        </w:tc>
        <w:tc>
          <w:tcPr>
            <w:tcW w:w="1662" w:type="dxa"/>
            <w:tcMar>
              <w:left w:w="70" w:type="dxa"/>
              <w:right w:w="70" w:type="dxa"/>
            </w:tcMar>
            <w:vAlign w:val="center"/>
          </w:tcPr>
          <w:p w14:paraId="0FF645F2">
            <w:pPr>
              <w:keepNext/>
              <w:spacing w:before="20" w:after="20" w:line="260" w:lineRule="exact"/>
              <w:ind w:left="0" w:leftChars="0" w:right="0" w:rightChars="0" w:firstLine="0" w:firstLineChars="0"/>
              <w:jc w:val="center"/>
            </w:pPr>
            <w:r>
              <w:rPr>
                <w:rFonts w:ascii="Times New Roman" w:hAnsi="Times New Roman" w:eastAsia="宋体"/>
                <w:b w:val="0"/>
                <w:sz w:val="18"/>
              </w:rPr>
              <w:t>1310676.45</w:t>
            </w:r>
          </w:p>
        </w:tc>
        <w:tc>
          <w:tcPr>
            <w:tcW w:w="1662" w:type="dxa"/>
            <w:tcMar>
              <w:left w:w="70" w:type="dxa"/>
              <w:right w:w="70" w:type="dxa"/>
            </w:tcMar>
            <w:vAlign w:val="center"/>
          </w:tcPr>
          <w:p w14:paraId="728C21E3">
            <w:pPr>
              <w:keepNext/>
              <w:spacing w:before="20" w:after="20" w:line="260" w:lineRule="exact"/>
              <w:ind w:left="0" w:leftChars="0" w:right="0" w:rightChars="0" w:firstLine="0" w:firstLineChars="0"/>
              <w:jc w:val="center"/>
            </w:pPr>
            <w:r>
              <w:rPr>
                <w:rFonts w:ascii="Times New Roman" w:hAnsi="Times New Roman" w:eastAsia="宋体"/>
                <w:b w:val="0"/>
                <w:sz w:val="18"/>
              </w:rPr>
              <w:t>33%</w:t>
            </w:r>
          </w:p>
        </w:tc>
        <w:tc>
          <w:tcPr>
            <w:tcW w:w="1662" w:type="dxa"/>
            <w:tcMar>
              <w:left w:w="70" w:type="dxa"/>
              <w:right w:w="70" w:type="dxa"/>
            </w:tcMar>
            <w:vAlign w:val="center"/>
          </w:tcPr>
          <w:p w14:paraId="5FDED539">
            <w:pPr>
              <w:keepNext/>
              <w:spacing w:before="20" w:after="20" w:line="260" w:lineRule="exact"/>
              <w:ind w:left="0" w:leftChars="0" w:right="0" w:rightChars="0" w:firstLine="0" w:firstLineChars="0"/>
              <w:jc w:val="center"/>
            </w:pPr>
            <w:r>
              <w:rPr>
                <w:rFonts w:ascii="Times New Roman" w:hAnsi="Times New Roman" w:eastAsia="宋体"/>
                <w:b w:val="0"/>
                <w:sz w:val="18"/>
              </w:rPr>
              <w:t>956.45</w:t>
            </w:r>
          </w:p>
        </w:tc>
      </w:tr>
      <w:tr w14:paraId="433629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2B04827">
            <w:pPr>
              <w:keepNext w:val="0"/>
              <w:spacing w:before="20" w:after="20" w:line="260" w:lineRule="exact"/>
              <w:ind w:left="0" w:leftChars="0" w:right="0" w:rightChars="0" w:firstLine="0" w:firstLineChars="0"/>
              <w:jc w:val="center"/>
            </w:pPr>
            <w:r>
              <w:rPr>
                <w:rFonts w:ascii="Times New Roman" w:hAnsi="Times New Roman" w:eastAsia="宋体"/>
                <w:b w:val="0"/>
                <w:sz w:val="18"/>
              </w:rPr>
              <w:t>第4季度</w:t>
            </w:r>
          </w:p>
        </w:tc>
        <w:tc>
          <w:tcPr>
            <w:tcW w:w="1662" w:type="dxa"/>
            <w:tcMar>
              <w:left w:w="70" w:type="dxa"/>
              <w:right w:w="70" w:type="dxa"/>
            </w:tcMar>
            <w:vAlign w:val="center"/>
          </w:tcPr>
          <w:p w14:paraId="2FF7B621">
            <w:pPr>
              <w:keepNext w:val="0"/>
              <w:spacing w:before="20" w:after="20" w:line="260" w:lineRule="exact"/>
              <w:ind w:left="0" w:leftChars="0" w:right="0" w:rightChars="0" w:firstLine="0" w:firstLineChars="0"/>
              <w:jc w:val="center"/>
            </w:pPr>
            <w:r>
              <w:rPr>
                <w:rFonts w:ascii="Times New Roman" w:hAnsi="Times New Roman" w:eastAsia="宋体"/>
                <w:b w:val="0"/>
                <w:sz w:val="18"/>
              </w:rPr>
              <w:t>455905.92</w:t>
            </w:r>
          </w:p>
        </w:tc>
        <w:tc>
          <w:tcPr>
            <w:tcW w:w="1662" w:type="dxa"/>
            <w:tcMar>
              <w:left w:w="70" w:type="dxa"/>
              <w:right w:w="70" w:type="dxa"/>
            </w:tcMar>
            <w:vAlign w:val="center"/>
          </w:tcPr>
          <w:p w14:paraId="6D7919C9">
            <w:pPr>
              <w:keepNext w:val="0"/>
              <w:spacing w:before="20" w:after="20" w:line="260" w:lineRule="exact"/>
              <w:ind w:left="0" w:leftChars="0" w:right="0" w:rightChars="0" w:firstLine="0" w:firstLineChars="0"/>
              <w:jc w:val="center"/>
            </w:pPr>
            <w:r>
              <w:rPr>
                <w:rFonts w:ascii="Times New Roman" w:hAnsi="Times New Roman" w:eastAsia="宋体"/>
                <w:b w:val="0"/>
                <w:sz w:val="18"/>
              </w:rPr>
              <w:t>1049556.71</w:t>
            </w:r>
          </w:p>
        </w:tc>
        <w:tc>
          <w:tcPr>
            <w:tcW w:w="1662" w:type="dxa"/>
            <w:tcMar>
              <w:left w:w="70" w:type="dxa"/>
              <w:right w:w="70" w:type="dxa"/>
            </w:tcMar>
            <w:vAlign w:val="center"/>
          </w:tcPr>
          <w:p w14:paraId="6205AF14">
            <w:pPr>
              <w:keepNext w:val="0"/>
              <w:spacing w:before="20" w:after="20" w:line="260" w:lineRule="exact"/>
              <w:ind w:left="0" w:leftChars="0" w:right="0" w:rightChars="0" w:firstLine="0" w:firstLineChars="0"/>
              <w:jc w:val="center"/>
            </w:pPr>
            <w:r>
              <w:rPr>
                <w:rFonts w:ascii="Times New Roman" w:hAnsi="Times New Roman" w:eastAsia="宋体"/>
                <w:b w:val="0"/>
                <w:sz w:val="18"/>
              </w:rPr>
              <w:t>43%</w:t>
            </w:r>
          </w:p>
        </w:tc>
        <w:tc>
          <w:tcPr>
            <w:tcW w:w="1662" w:type="dxa"/>
            <w:tcMar>
              <w:left w:w="70" w:type="dxa"/>
              <w:right w:w="70" w:type="dxa"/>
            </w:tcMar>
            <w:vAlign w:val="center"/>
          </w:tcPr>
          <w:p w14:paraId="54B34516">
            <w:pPr>
              <w:keepNext w:val="0"/>
              <w:spacing w:before="20" w:after="20" w:line="260" w:lineRule="exact"/>
              <w:ind w:left="0" w:leftChars="0" w:right="0" w:rightChars="0" w:firstLine="0" w:firstLineChars="0"/>
              <w:jc w:val="center"/>
            </w:pPr>
            <w:r>
              <w:rPr>
                <w:rFonts w:ascii="Times New Roman" w:hAnsi="Times New Roman" w:eastAsia="宋体"/>
                <w:b w:val="0"/>
                <w:sz w:val="18"/>
              </w:rPr>
              <w:t>589.21</w:t>
            </w:r>
          </w:p>
        </w:tc>
      </w:tr>
    </w:tbl>
    <w:p w14:paraId="5E255A51">
      <w:pPr>
        <w:pStyle w:val="2"/>
        <w:widowControl/>
        <w:spacing w:before="0" w:after="0" w:line="348" w:lineRule="exact"/>
        <w:ind w:firstLine="480"/>
        <w:jc w:val="both"/>
      </w:pPr>
      <w:r>
        <w:rPr>
          <w:rFonts w:ascii="Times New Roman" w:hAnsi="Times New Roman" w:eastAsia="方正仿宋_GBK"/>
          <w:b w:val="0"/>
          <w:sz w:val="24"/>
        </w:rPr>
        <w:t>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14:paraId="3D61E08C">
      <w:pPr>
        <w:pStyle w:val="2"/>
        <w:keepNext/>
        <w:spacing w:before="120" w:after="0" w:line="240" w:lineRule="auto"/>
        <w:ind w:left="0" w:leftChars="0" w:right="0" w:rightChars="0" w:firstLine="0" w:firstLineChars="0" w:hanging="0" w:hangingChars="0" w:start="0" w:end="0" w:startChars="0" w:endChars="0"/>
        <w:jc w:val="center"/>
        <w:pPrChange w:id="28311" w:author="xh" w:date="2026-10-19T09:06:24+08:00">
          <w:pPr>
            <w:pStyle w:val="2"/>
            <w:keepNext/>
            <w:spacing w:before="120" w:after="0" w:line="240" w:lineRule="auto"/>
            <w:ind w:left="0" w:leftChars="0" w:right="0" w:rightChars="0" w:firstLine="0" w:firstLineChars="0"/>
            <w:jc w:val="center"/>
          </w:pPr>
        </w:pPrChange>
      </w:pPr>
      <w:r>
        <w:drawing>
          <wp:inline distT="0" distB="0" distL="114300" distR="114300">
            <wp:extent cx="5120640" cy="4668520"/>
            <wp:effectExtent l="0" t="0" r="0" b="0"/>
            <wp:docPr id="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pic:cNvPicPr>
                      <a:picLocks noChangeAspect="1" noChangeArrowheads="1"/>
                    </pic:cNvPicPr>
                  </pic:nvPicPr>
                  <pic:blipFill>
                    <a:blip r:embed="rId29"/>
                    <a:stretch>
                      <a:fillRect/>
                    </a:stretch>
                  </pic:blipFill>
                  <pic:spPr>
                    <a:xfrm>
                      <a:off x="0" y="0"/>
                      <a:ext cx="5120640" cy="4668818"/>
                    </a:xfrm>
                    <a:prstGeom prst="rect">
                      <a:avLst/>
                    </a:prstGeom>
                    <a:noFill/>
                    <a:ln w="9525">
                      <a:noFill/>
                    </a:ln>
                  </pic:spPr>
                </pic:pic>
              </a:graphicData>
            </a:graphic>
          </wp:inline>
        </w:drawing>
      </w:r>
    </w:p>
    <w:p w14:paraId="53AFD40F">
      <w:pPr>
        <w:pStyle w:val="2"/>
        <w:spacing w:before="60" w:after="120" w:line="280" w:lineRule="exact"/>
        <w:ind w:left="0" w:leftChars="0" w:right="0" w:rightChars="0" w:firstLine="0" w:firstLineChars="0" w:hanging="0" w:hangingChars="0" w:start="0" w:end="0" w:startChars="0" w:endChars="0"/>
        <w:jc w:val="center"/>
        <w:pPrChange w:id="28312" w:author="xh" w:date="2026-10-19T09:07:03+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图3-16 邳州2025年分季度电量规模与电量渗透率</w:t>
      </w:r>
    </w:p>
    <w:p w14:paraId="205CA63E">
      <w:pPr>
        <w:pStyle w:val="2"/>
        <w:widowControl/>
        <w:spacing w:before="0" w:after="0" w:line="348" w:lineRule="exact"/>
        <w:ind w:firstLine="480"/>
        <w:jc w:val="both"/>
      </w:pPr>
      <w:r>
        <w:rPr>
          <w:rFonts w:ascii="Times New Roman" w:hAnsi="Times New Roman" w:eastAsia="方正仿宋_GBK"/>
          <w:b w:val="0"/>
          <w:sz w:val="24"/>
        </w:rPr>
        <w:t>季度统计采用各月发电量与用电量分别加总后再计算比值，保留各月电量规模的差异。区域年度指标同样采用全年电量合计，月度指标则用于分析季节变化。</w:t>
      </w:r>
    </w:p>
    <w:p w14:paraId="1E717A19">
      <w:pPr>
        <w:pStyle w:val="2"/>
        <w:widowControl/>
        <w:spacing w:before="0" w:after="0" w:line="348" w:lineRule="exact"/>
        <w:ind w:firstLine="480"/>
        <w:jc w:val="both"/>
      </w:pPr>
      <w:r>
        <w:rPr>
          <w:rFonts w:ascii="Times New Roman" w:hAnsi="Times New Roman" w:eastAsia="方正仿宋_GBK"/>
          <w:b w:val="0"/>
          <w:sz w:val="24"/>
        </w:rPr>
        <w:t>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14:paraId="7CE0B6A6">
      <w:pPr>
        <w:pStyle w:val="2"/>
        <w:widowControl/>
        <w:spacing w:before="0" w:after="0" w:line="348" w:lineRule="exact"/>
        <w:ind w:firstLine="480"/>
        <w:jc w:val="both"/>
      </w:pPr>
      <w:r>
        <w:rPr>
          <w:rFonts w:ascii="Times New Roman" w:hAnsi="Times New Roman" w:eastAsia="方正仿宋_GBK"/>
          <w:b w:val="0"/>
          <w:sz w:val="24"/>
        </w:rPr>
        <w:t>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14:paraId="2554F0A3">
      <w:pPr>
        <w:pStyle w:val="5"/>
        <w:keepNext/>
        <w:numPr>
          <w:ilvl w:val="0"/>
          <w:numId w:val="0"/>
        </w:numPr>
        <w:spacing w:before="160" w:after="120" w:line="390" w:lineRule="exact"/>
        <w:ind w:firstLine="0"/>
      </w:pPr>
      <w:bookmarkStart w:id="135" w:name="区域容量储备与重载设备并存"/>
      <w:r>
        <w:rPr>
          <w:rFonts w:ascii="Times New Roman" w:hAnsi="Times New Roman" w:eastAsia="方正仿宋_GBK"/>
          <w:b/>
          <w:sz w:val="26"/>
        </w:rPr>
        <w:t>3.8.3 区域容量储备与重载设备并存</w:t>
      </w:r>
      <w:bookmarkEnd w:id="135"/>
    </w:p>
    <w:p w14:paraId="664625E8">
      <w:pPr>
        <w:pStyle w:val="115"/>
        <w:widowControl/>
        <w:spacing w:before="0" w:after="0" w:line="348" w:lineRule="exact"/>
        <w:ind w:firstLine="480"/>
        <w:jc w:val="both"/>
      </w:pPr>
      <w:r>
        <w:rPr>
          <w:rFonts w:ascii="Times New Roman" w:hAnsi="Times New Roman" w:eastAsia="方正仿宋_GBK"/>
          <w:b w:val="0"/>
          <w:sz w:val="24"/>
        </w:rPr>
        <w:t>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14:paraId="34E9930E">
      <w:pPr>
        <w:pStyle w:val="2"/>
        <w:widowControl/>
        <w:spacing w:before="0" w:after="0" w:line="348" w:lineRule="exact"/>
        <w:ind w:firstLine="480"/>
        <w:jc w:val="both"/>
      </w:pPr>
      <w:r>
        <w:rPr>
          <w:rFonts w:ascii="Times New Roman" w:hAnsi="Times New Roman" w:eastAsia="方正仿宋_GBK"/>
          <w:b w:val="0"/>
          <w:sz w:val="24"/>
        </w:rPr>
        <w:t>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14:paraId="0A819EE3">
      <w:pPr>
        <w:pStyle w:val="2"/>
        <w:widowControl/>
        <w:spacing w:before="0" w:after="0" w:line="348" w:lineRule="exact"/>
        <w:ind w:firstLine="480"/>
        <w:jc w:val="both"/>
      </w:pPr>
      <w:r>
        <w:rPr>
          <w:rFonts w:ascii="Times New Roman" w:hAnsi="Times New Roman" w:eastAsia="方正仿宋_GBK"/>
          <w:b w:val="0"/>
          <w:sz w:val="24"/>
        </w:rPr>
        <w:t xml:space="preserve">主变台数</w:t>
      </w:r>
      <w:ins w:id="2731" w:author="xh" w:date="2026-10-19T09:07:42+08:00">
        <w:r>
          <w:rPr>
            <w:rFonts w:ascii="Times New Roman" w:hAnsi="Times New Roman" w:eastAsia="方正仿宋_GBK"/>
            <w:b w:val="0"/>
            <w:sz w:val="24"/>
          </w:rPr>
          <w:t xml:space="preserve">和额定容量共同决定</w:t>
        </w:r>
      </w:ins>
      <w:del w:id="2732" w:author="xh" w:date="2026-10-19T09:07:42+08:00">
        <w:r>
          <w:rPr>
            <w:rFonts w:ascii="Times New Roman" w:hAnsi="Times New Roman" w:eastAsia="方正仿宋_GBK"/>
            <w:b w:val="0"/>
            <w:sz w:val="24"/>
          </w:rPr>
          <w:delText xml:space="preserve">会改变</w:delText>
        </w:r>
      </w:del>
      <w:r>
        <w:rPr>
          <w:rFonts w:ascii="Times New Roman" w:hAnsi="Times New Roman" w:eastAsia="方正仿宋_GBK"/>
          <w:b w:val="0"/>
          <w:sz w:val="24"/>
        </w:rPr>
        <w:t xml:space="preserve">N-1后的剩余容量。</w:t>
      </w:r>
      <w:ins w:id="2733" w:author="xh" w:date="2026-10-19T09:07:42+08:00">
        <w:r>
          <w:rPr>
            <w:rFonts w:ascii="Times New Roman" w:hAnsi="Times New Roman" w:eastAsia="方正仿宋_GBK"/>
            <w:b w:val="0"/>
            <w:sz w:val="24"/>
          </w:rPr>
          <w:t xml:space="preserve">第三</w:t>
        </w:r>
      </w:ins>
      <w:del w:id="2734" w:author="xh" w:date="2026-10-19T09:07:42+08:00">
        <w:r>
          <w:rPr>
            <w:rFonts w:ascii="Times New Roman" w:hAnsi="Times New Roman" w:eastAsia="方正仿宋_GBK"/>
            <w:b w:val="0"/>
            <w:sz w:val="24"/>
          </w:rPr>
          <w:delText xml:space="preserve">两</w:delText>
        </w:r>
      </w:del>
      <w:r>
        <w:rPr>
          <w:rFonts w:ascii="Times New Roman" w:hAnsi="Times New Roman" w:eastAsia="方正仿宋_GBK"/>
          <w:b w:val="0"/>
          <w:sz w:val="24"/>
        </w:rPr>
        <w:t xml:space="preserve">台</w:t>
      </w:r>
      <w:ins w:id="2735" w:author="xh" w:date="2026-10-19T09:07:42+08:00">
        <w:r>
          <w:rPr>
            <w:rFonts w:ascii="Times New Roman" w:hAnsi="Times New Roman" w:eastAsia="方正仿宋_GBK"/>
            <w:b w:val="0"/>
            <w:sz w:val="24"/>
          </w:rPr>
          <w:t xml:space="preserve">投运能够</w:t>
        </w:r>
      </w:ins>
      <w:del w:id="2736" w:author="xh" w:date="2026-10-19T09:07:42+08:00">
        <w:r>
          <w:rPr>
            <w:rFonts w:ascii="Times New Roman" w:hAnsi="Times New Roman" w:eastAsia="方正仿宋_GBK"/>
            <w:b w:val="0"/>
            <w:sz w:val="24"/>
          </w:rPr>
          <w:delText xml:space="preserve">等容量主变在N-1条件下只剩一半容量，</w:delText>
        </w:r>
      </w:del>
      <w:r>
        <w:rPr>
          <w:rFonts w:ascii="Times New Roman" w:hAnsi="Times New Roman" w:eastAsia="方正仿宋_GBK"/>
          <w:b w:val="0"/>
          <w:sz w:val="24"/>
        </w:rPr>
        <w:t xml:space="preserve">增加</w:t>
      </w:r>
      <w:del w:id="2737" w:author="xh" w:date="2026-10-19T09:07:42+08:00">
        <w:r>
          <w:rPr>
            <w:rFonts w:ascii="Times New Roman" w:hAnsi="Times New Roman" w:eastAsia="方正仿宋_GBK"/>
            <w:b w:val="0"/>
            <w:sz w:val="24"/>
          </w:rPr>
          <w:delText xml:space="preserve">一台后，即使正常运行负载率不高，</w:delText>
        </w:r>
      </w:del>
      <w:r>
        <w:rPr>
          <w:rFonts w:ascii="Times New Roman" w:hAnsi="Times New Roman" w:eastAsia="方正仿宋_GBK"/>
          <w:b w:val="0"/>
          <w:sz w:val="24"/>
        </w:rPr>
        <w:t xml:space="preserve">故障</w:t>
      </w:r>
      <w:ins w:id="2738" w:author="xh" w:date="2026-10-19T09:07:42+08:00">
        <w:r>
          <w:rPr>
            <w:rFonts w:ascii="Times New Roman" w:hAnsi="Times New Roman" w:eastAsia="方正仿宋_GBK"/>
            <w:b w:val="0"/>
            <w:sz w:val="24"/>
          </w:rPr>
          <w:t xml:space="preserve">后</w:t>
        </w:r>
      </w:ins>
      <w:del w:id="2739" w:author="xh" w:date="2026-10-19T09:07:42+08:00">
        <w:r>
          <w:rPr>
            <w:rFonts w:ascii="Times New Roman" w:hAnsi="Times New Roman" w:eastAsia="方正仿宋_GBK"/>
            <w:b w:val="0"/>
            <w:sz w:val="24"/>
          </w:rPr>
          <w:delText xml:space="preserve">时的</w:delText>
        </w:r>
      </w:del>
      <w:r>
        <w:rPr>
          <w:rFonts w:ascii="Times New Roman" w:hAnsi="Times New Roman" w:eastAsia="方正仿宋_GBK"/>
          <w:b w:val="0"/>
          <w:sz w:val="24"/>
        </w:rPr>
        <w:t xml:space="preserve">可用容量</w:t>
      </w:r>
      <w:ins w:id="2740" w:author="xh" w:date="2026-10-19T09:07:42+08:00">
        <w:r>
          <w:rPr>
            <w:rFonts w:ascii="Times New Roman" w:hAnsi="Times New Roman" w:eastAsia="方正仿宋_GBK"/>
            <w:b w:val="0"/>
            <w:sz w:val="24"/>
          </w:rPr>
          <w:t xml:space="preserve">，两台共同升档也</w:t>
        </w:r>
      </w:ins>
      <w:del w:id="2741" w:author="xh" w:date="2026-10-19T09:07:42+08:00">
        <w:r>
          <w:rPr>
            <w:rFonts w:ascii="Times New Roman" w:hAnsi="Times New Roman" w:eastAsia="方正仿宋_GBK"/>
            <w:b w:val="0"/>
            <w:sz w:val="24"/>
          </w:rPr>
          <w:delText xml:space="preserve">仍可</w:delText>
        </w:r>
      </w:del>
      <w:r>
        <w:rPr>
          <w:rFonts w:ascii="Times New Roman" w:hAnsi="Times New Roman" w:eastAsia="方正仿宋_GBK"/>
          <w:b w:val="0"/>
          <w:sz w:val="24"/>
        </w:rPr>
        <w:t xml:space="preserve">能</w:t>
      </w:r>
      <w:del w:id="2742" w:author="xh" w:date="2026-10-19T09:07:42+08:00">
        <w:r>
          <w:rPr>
            <w:rFonts w:ascii="Times New Roman" w:hAnsi="Times New Roman" w:eastAsia="方正仿宋_GBK"/>
            <w:b w:val="0"/>
            <w:sz w:val="24"/>
          </w:rPr>
          <w:delText xml:space="preserve">明显</w:delText>
        </w:r>
      </w:del>
      <w:r>
        <w:rPr>
          <w:rFonts w:ascii="Times New Roman" w:hAnsi="Times New Roman" w:eastAsia="方正仿宋_GBK"/>
          <w:b w:val="0"/>
          <w:sz w:val="24"/>
        </w:rPr>
        <w:t xml:space="preserve">提高</w:t>
      </w:r>
      <w:ins w:id="2743" w:author="xh" w:date="2026-10-19T09:07:42+08:00">
        <w:r>
          <w:rPr>
            <w:rFonts w:ascii="Times New Roman" w:hAnsi="Times New Roman" w:eastAsia="方正仿宋_GBK"/>
            <w:b w:val="0"/>
            <w:sz w:val="24"/>
          </w:rPr>
          <w:t xml:space="preserve">最大单台停运后的剩余能力</w:t>
        </w:r>
      </w:ins>
      <w:del w:id="2744" w:author="xh" w:date="2026-10-19T09:07:42+08:00">
        <w:r>
          <w:rPr>
            <w:rFonts w:ascii="Times New Roman" w:hAnsi="Times New Roman" w:eastAsia="方正仿宋_GBK"/>
            <w:b w:val="0"/>
            <w:sz w:val="24"/>
          </w:rPr>
          <w:delText xml:space="preserve">，因此主变扩建既增加总容量，也改变站内设备组合</w:delText>
        </w:r>
      </w:del>
      <w:r>
        <w:rPr>
          <w:rFonts w:ascii="Times New Roman" w:hAnsi="Times New Roman" w:eastAsia="方正仿宋_GBK"/>
          <w:b w:val="0"/>
          <w:sz w:val="24"/>
        </w:rPr>
        <w:t xml:space="preserve">。第五章</w:t>
      </w:r>
      <w:ins w:id="2745" w:author="xh" w:date="2026-10-19T09:07:42+08:00">
        <w:r>
          <w:rPr>
            <w:rFonts w:ascii="Times New Roman" w:hAnsi="Times New Roman" w:eastAsia="方正仿宋_GBK"/>
            <w:b w:val="0"/>
            <w:sz w:val="24"/>
          </w:rPr>
          <w:t xml:space="preserve">以实际基期设备为起点，按</w:t>
        </w:r>
      </w:ins>
      <w:del w:id="2746" w:author="xh" w:date="2026-10-19T09:07:42+08:00">
        <w:r>
          <w:rPr>
            <w:rFonts w:ascii="Times New Roman" w:hAnsi="Times New Roman" w:eastAsia="方正仿宋_GBK"/>
            <w:b w:val="0"/>
            <w:sz w:val="24"/>
          </w:rPr>
          <w:delText xml:space="preserve">邳州弹性方案首</w:delText>
        </w:r>
      </w:del>
      <w:r>
        <w:rPr>
          <w:rFonts w:ascii="Times New Roman" w:hAnsi="Times New Roman" w:eastAsia="方正仿宋_GBK"/>
          <w:b w:val="0"/>
          <w:sz w:val="24"/>
        </w:rPr>
        <w:t xml:space="preserve">年</w:t>
      </w:r>
      <w:ins w:id="2747" w:author="xh" w:date="2026-10-19T09:07:42+08:00">
        <w:r>
          <w:rPr>
            <w:rFonts w:ascii="Times New Roman" w:hAnsi="Times New Roman" w:eastAsia="方正仿宋_GBK"/>
            <w:b w:val="0"/>
            <w:sz w:val="24"/>
          </w:rPr>
          <w:t xml:space="preserve">度源荷和转供条件比较各站的更换</w:t>
        </w:r>
      </w:ins>
      <w:del w:id="2748" w:author="xh" w:date="2026-10-19T09:07:42+08:00">
        <w:r>
          <w:rPr>
            <w:rFonts w:ascii="Times New Roman" w:hAnsi="Times New Roman" w:eastAsia="方正仿宋_GBK"/>
            <w:b w:val="0"/>
            <w:sz w:val="24"/>
          </w:rPr>
          <w:delText xml:space="preserve">完成主变补强</w:delText>
        </w:r>
      </w:del>
      <w:r>
        <w:rPr>
          <w:rFonts w:ascii="Times New Roman" w:hAnsi="Times New Roman" w:eastAsia="方正仿宋_GBK"/>
          <w:b w:val="0"/>
          <w:sz w:val="24"/>
        </w:rPr>
        <w:t xml:space="preserve">、</w:t>
      </w:r>
      <w:ins w:id="2749" w:author="xh" w:date="2026-10-19T09:07:42+08:00">
        <w:r>
          <w:rPr>
            <w:rFonts w:ascii="Times New Roman" w:hAnsi="Times New Roman" w:eastAsia="方正仿宋_GBK"/>
            <w:b w:val="0"/>
            <w:sz w:val="24"/>
          </w:rPr>
          <w:t xml:space="preserve">扩建及</w:t>
        </w:r>
      </w:ins>
      <w:del w:id="2750" w:author="xh" w:date="2026-10-19T09:07:42+08:00">
        <w:r>
          <w:rPr>
            <w:rFonts w:ascii="Times New Roman" w:hAnsi="Times New Roman" w:eastAsia="方正仿宋_GBK"/>
            <w:b w:val="0"/>
            <w:sz w:val="24"/>
          </w:rPr>
          <w:delText xml:space="preserve">减少后期</w:delText>
        </w:r>
      </w:del>
      <w:r>
        <w:rPr>
          <w:rFonts w:ascii="Times New Roman" w:hAnsi="Times New Roman" w:eastAsia="方正仿宋_GBK"/>
          <w:b w:val="0"/>
          <w:sz w:val="24"/>
        </w:rPr>
        <w:t xml:space="preserve">配储</w:t>
      </w:r>
      <w:del w:id="2751" w:author="xh" w:date="2026-10-19T09:07:42+08:00">
        <w:r>
          <w:rPr>
            <w:rFonts w:ascii="Times New Roman" w:hAnsi="Times New Roman" w:eastAsia="方正仿宋_GBK"/>
            <w:b w:val="0"/>
            <w:sz w:val="24"/>
          </w:rPr>
          <w:delText xml:space="preserve">的结果，</w:delText>
        </w:r>
      </w:del>
      <w:r>
        <w:rPr>
          <w:rFonts w:ascii="Times New Roman" w:hAnsi="Times New Roman" w:eastAsia="方正仿宋_GBK"/>
          <w:b w:val="0"/>
          <w:sz w:val="24"/>
        </w:rPr>
        <w:t xml:space="preserve">需</w:t>
      </w:r>
      <w:ins w:id="2752" w:author="xh" w:date="2026-10-19T09:07:42+08:00">
        <w:r>
          <w:rPr>
            <w:rFonts w:ascii="Times New Roman" w:hAnsi="Times New Roman" w:eastAsia="方正仿宋_GBK"/>
            <w:b w:val="0"/>
            <w:sz w:val="24"/>
          </w:rPr>
          <w:t xml:space="preserve">求</w:t>
        </w:r>
      </w:ins>
      <w:del w:id="2753" w:author="xh" w:date="2026-10-19T09:07:42+08:00">
        <w:r>
          <w:rPr>
            <w:rFonts w:ascii="Times New Roman" w:hAnsi="Times New Roman" w:eastAsia="方正仿宋_GBK"/>
            <w:b w:val="0"/>
            <w:sz w:val="24"/>
          </w:rPr>
          <w:delText xml:space="preserve">结合具体规格和建设时序解释</w:delText>
        </w:r>
      </w:del>
      <w:r>
        <w:rPr>
          <w:rFonts w:ascii="Times New Roman" w:hAnsi="Times New Roman" w:eastAsia="方正仿宋_GBK"/>
          <w:b w:val="0"/>
          <w:sz w:val="24"/>
        </w:rPr>
        <w:t xml:space="preserve">。</w:t>
      </w:r>
    </w:p>
    <w:p w14:paraId="204E8071">
      <w:pPr>
        <w:pStyle w:val="2"/>
        <w:widowControl/>
        <w:spacing w:before="0" w:after="0" w:line="348" w:lineRule="exact"/>
        <w:ind w:firstLine="480"/>
        <w:jc w:val="both"/>
      </w:pPr>
      <w:r>
        <w:rPr>
          <w:rFonts w:ascii="Times New Roman" w:hAnsi="Times New Roman" w:eastAsia="方正仿宋_GBK"/>
          <w:b w:val="0"/>
          <w:sz w:val="24"/>
        </w:rPr>
        <w:t xml:space="preserve">负荷分散系数</w:t>
      </w:r>
      <w:ins w:id="2754" w:author="xh" w:date="2026-10-19T09:08:22+08:00">
        <w:r>
          <w:rPr>
            <w:rFonts w:ascii="Times New Roman" w:hAnsi="Times New Roman" w:eastAsia="方正仿宋_GBK"/>
            <w:b w:val="0"/>
            <w:sz w:val="24"/>
          </w:rPr>
          <w:t xml:space="preserve">为各站最大正向净负荷之和与区域同时最大正向净负荷之比，无量纲。</w:t>
        </w:r>
      </w:ins>
      <w:del w:id="2755" w:author="xh" w:date="2026-10-19T09:08:22+08:00">
        <w:r>
          <w:rPr>
            <w:rFonts w:ascii="Times New Roman" w:hAnsi="Times New Roman" w:eastAsia="方正仿宋_GBK"/>
            <w:b w:val="0"/>
            <w:sz w:val="24"/>
          </w:rPr>
          <w:delText xml:space="preserve">用于联</w:delText>
        </w:r>
      </w:del>
      <w:r>
        <w:rPr>
          <w:rFonts w:ascii="Times New Roman" w:hAnsi="Times New Roman" w:eastAsia="方正仿宋_GBK"/>
          <w:b w:val="0"/>
          <w:sz w:val="24"/>
        </w:rPr>
        <w:t xml:space="preserve">系</w:t>
      </w:r>
      <w:ins w:id="2756" w:author="xh" w:date="2026-10-19T09:08:22+08:00">
        <w:r>
          <w:rPr>
            <w:rFonts w:ascii="Times New Roman" w:hAnsi="Times New Roman" w:eastAsia="方正仿宋_GBK"/>
            <w:b w:val="0"/>
            <w:sz w:val="24"/>
          </w:rPr>
          <w:t xml:space="preserve">数1.00对应各站正向峰值完全同时发生的边界情景。按2025年补齐后的同小时序列计算，邳州</w:t>
        </w:r>
      </w:ins>
      <w:r>
        <w:rPr>
          <w:rFonts w:ascii="Times New Roman" w:hAnsi="Times New Roman" w:eastAsia="方正仿宋_GBK"/>
          <w:b w:val="0"/>
          <w:sz w:val="24"/>
        </w:rPr>
        <w:t xml:space="preserve">各站峰值</w:t>
      </w:r>
      <w:ins w:id="2757" w:author="xh" w:date="2026-10-19T09:08:22+08:00">
        <w:r>
          <w:rPr>
            <w:rFonts w:ascii="Times New Roman" w:hAnsi="Times New Roman" w:eastAsia="方正仿宋_GBK"/>
            <w:b w:val="0"/>
            <w:sz w:val="24"/>
          </w:rPr>
          <w:t xml:space="preserve">合计1005.50 MW、</w:t>
        </w:r>
      </w:ins>
      <w:del w:id="2758" w:author="xh" w:date="2026-10-19T09:08:22+08:00">
        <w:r>
          <w:rPr>
            <w:rFonts w:ascii="Times New Roman" w:hAnsi="Times New Roman" w:eastAsia="方正仿宋_GBK"/>
            <w:b w:val="0"/>
            <w:sz w:val="24"/>
          </w:rPr>
          <w:delText xml:space="preserve">与</w:delText>
        </w:r>
      </w:del>
      <w:r>
        <w:rPr>
          <w:rFonts w:ascii="Times New Roman" w:hAnsi="Times New Roman" w:eastAsia="方正仿宋_GBK"/>
          <w:b w:val="0"/>
          <w:sz w:val="24"/>
        </w:rPr>
        <w:t xml:space="preserve">区域同时峰值</w:t>
      </w:r>
      <w:ins w:id="2759" w:author="xh" w:date="2026-10-19T09:08:22+08:00">
        <w:r>
          <w:rPr>
            <w:rFonts w:ascii="Times New Roman" w:hAnsi="Times New Roman" w:eastAsia="方正仿宋_GBK"/>
            <w:b w:val="0"/>
            <w:sz w:val="24"/>
          </w:rPr>
          <w:t xml:space="preserve">951.66 MW，</w:t>
        </w:r>
      </w:ins>
      <w:del w:id="2760" w:author="xh" w:date="2026-10-19T09:08:22+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系数</w:t>
      </w:r>
      <w:ins w:id="2761" w:author="xh" w:date="2026-10-19T09:08:22+08:00">
        <w:r>
          <w:rPr>
            <w:rFonts w:ascii="Times New Roman" w:hAnsi="Times New Roman" w:eastAsia="方正仿宋_GBK"/>
            <w:b w:val="0"/>
            <w:sz w:val="24"/>
          </w:rPr>
          <w:t xml:space="preserve">为</w:t>
        </w:r>
      </w:ins>
      <w:del w:id="2762" w:author="xh" w:date="2026-10-19T09:08:22+08:00">
        <w:r>
          <w:rPr>
            <w:rFonts w:ascii="Times New Roman" w:hAnsi="Times New Roman" w:eastAsia="方正仿宋_GBK"/>
            <w:b w:val="0"/>
            <w:sz w:val="24"/>
          </w:rPr>
          <w:delText xml:space="preserve">大于</w:delText>
        </w:r>
      </w:del>
      <w:r>
        <w:rPr>
          <w:rFonts w:ascii="Times New Roman" w:hAnsi="Times New Roman" w:eastAsia="方正仿宋_GBK"/>
          <w:b w:val="0"/>
          <w:sz w:val="24"/>
        </w:rPr>
        <w:t xml:space="preserve">1.0</w:t>
      </w:r>
      <w:ins w:id="2763" w:author="xh" w:date="2026-10-19T09:08:22+08:00">
        <w:r>
          <w:rPr>
            <w:rFonts w:ascii="Times New Roman" w:hAnsi="Times New Roman" w:eastAsia="方正仿宋_GBK"/>
            <w:b w:val="0"/>
            <w:sz w:val="24"/>
          </w:rPr>
          <w:t xml:space="preserve">6；市区分别为1455.1</w:t>
        </w:r>
      </w:ins>
      <w:r>
        <w:rPr>
          <w:rFonts w:ascii="Times New Roman" w:hAnsi="Times New Roman" w:eastAsia="方正仿宋_GBK"/>
          <w:b w:val="0"/>
          <w:sz w:val="24"/>
        </w:rPr>
        <w:t xml:space="preserve">0</w:t>
      </w:r>
      <w:ins w:id="2764" w:author="xh" w:date="2026-10-19T09:08:22+08:00">
        <w:r>
          <w:rPr>
            <w:rFonts w:ascii="Times New Roman" w:hAnsi="Times New Roman" w:eastAsia="方正仿宋_GBK"/>
            <w:b w:val="0"/>
            <w:sz w:val="24"/>
          </w:rPr>
          <w:t xml:space="preserve"> MW、1307.32 MW</w:t>
        </w:r>
      </w:ins>
      <w:del w:id="2765" w:author="xh" w:date="2026-10-19T09:08:22+08:00">
        <w:r>
          <w:rPr>
            <w:rFonts w:ascii="Times New Roman" w:hAnsi="Times New Roman" w:eastAsia="方正仿宋_GBK"/>
            <w:b w:val="0"/>
            <w:sz w:val="24"/>
          </w:rPr>
          <w:delText xml:space="preserve">说明各站峰值不完全同时出现</w:delText>
        </w:r>
      </w:del>
      <w:r>
        <w:rPr>
          <w:rFonts w:ascii="Times New Roman" w:hAnsi="Times New Roman" w:eastAsia="方正仿宋_GBK"/>
          <w:b w:val="0"/>
          <w:sz w:val="24"/>
        </w:rPr>
        <w:t xml:space="preserve">，</w:t>
      </w:r>
      <w:ins w:id="2766" w:author="xh" w:date="2026-10-19T09:08:22+08:00">
        <w:r>
          <w:rPr>
            <w:rFonts w:ascii="Times New Roman" w:hAnsi="Times New Roman" w:eastAsia="方正仿宋_GBK"/>
            <w:b w:val="0"/>
            <w:sz w:val="24"/>
          </w:rPr>
          <w:t xml:space="preserve">系数为1.11。两地</w:t>
        </w:r>
      </w:ins>
      <w:r>
        <w:rPr>
          <w:rFonts w:ascii="Times New Roman" w:hAnsi="Times New Roman" w:eastAsia="方正仿宋_GBK"/>
          <w:b w:val="0"/>
          <w:sz w:val="24"/>
        </w:rPr>
        <w:t xml:space="preserve">区</w:t>
      </w:r>
      <w:ins w:id="2767" w:author="xh" w:date="2026-10-19T09:08:22+08:00">
        <w:r>
          <w:rPr>
            <w:rFonts w:ascii="Times New Roman" w:hAnsi="Times New Roman" w:eastAsia="方正仿宋_GBK"/>
            <w:b w:val="0"/>
            <w:sz w:val="24"/>
          </w:rPr>
          <w:t xml:space="preserve">样</w:t>
        </w:r>
      </w:ins>
      <w:del w:id="2768" w:author="xh" w:date="2026-10-19T09:08:22+08:00">
        <w:r>
          <w:rPr>
            <w:rFonts w:ascii="Times New Roman" w:hAnsi="Times New Roman" w:eastAsia="方正仿宋_GBK"/>
            <w:b w:val="0"/>
            <w:sz w:val="24"/>
          </w:rPr>
          <w:delText xml:space="preserve">域峰值低于各站独立峰值之和，但各站设备仍要承受</w:delText>
        </w:r>
      </w:del>
      <w:r>
        <w:rPr>
          <w:rFonts w:ascii="Times New Roman" w:hAnsi="Times New Roman" w:eastAsia="方正仿宋_GBK"/>
          <w:b w:val="0"/>
          <w:sz w:val="24"/>
        </w:rPr>
        <w:t xml:space="preserve">本</w:t>
      </w:r>
      <w:ins w:id="2769" w:author="xh" w:date="2026-10-19T09:08:22+08:00">
        <w:r>
          <w:rPr>
            <w:rFonts w:ascii="Times New Roman" w:hAnsi="Times New Roman" w:eastAsia="方正仿宋_GBK"/>
            <w:b w:val="0"/>
            <w:sz w:val="24"/>
          </w:rPr>
          <w:t xml:space="preserve">为</w:t>
        </w:r>
      </w:ins>
      <w:del w:id="2770" w:author="xh" w:date="2026-10-19T09:08:22+08:00">
        <w:r>
          <w:rPr>
            <w:rFonts w:ascii="Times New Roman" w:hAnsi="Times New Roman" w:eastAsia="方正仿宋_GBK"/>
            <w:b w:val="0"/>
            <w:sz w:val="24"/>
          </w:rPr>
          <w:delText xml:space="preserve">地高峰。本报告采用</w:delText>
        </w:r>
      </w:del>
      <w:commentRangeStart w:id="5"/>
      <w:r>
        <w:rPr>
          <w:rFonts w:ascii="Times New Roman" w:hAnsi="Times New Roman" w:eastAsia="方正仿宋_GBK"/>
          <w:b w:val="0"/>
          <w:sz w:val="24"/>
        </w:rPr>
        <w:t xml:space="preserve">1.00、1.10、1.15</w:t>
      </w:r>
      <w:commentRangeEnd w:id="5"/>
      <w:r>
        <w:rPr>
          <w:woUserID w:val="2"/>
        </w:rPr>
        <w:commentReference w:id="5"/>
      </w:r>
      <w:r>
        <w:rPr>
          <w:rFonts w:ascii="Times New Roman" w:hAnsi="Times New Roman" w:eastAsia="方正仿宋_GBK"/>
          <w:b w:val="0"/>
          <w:sz w:val="24"/>
        </w:rPr>
        <w:t xml:space="preserve">三个</w:t>
      </w:r>
      <w:ins w:id="2771" w:author="xh" w:date="2026-10-19T09:08:22+08:00">
        <w:r>
          <w:rPr>
            <w:rFonts w:ascii="Times New Roman" w:hAnsi="Times New Roman" w:eastAsia="方正仿宋_GBK"/>
            <w:b w:val="0"/>
            <w:sz w:val="24"/>
          </w:rPr>
          <w:t xml:space="preserve">推广节点提供参照，其中1.15为本研究情景范围的上端。站间峰值越不同步，</w:t>
        </w:r>
      </w:ins>
      <w:del w:id="2772" w:author="xh" w:date="2026-10-19T09:08:22+08:00">
        <w:r>
          <w:rPr>
            <w:rFonts w:ascii="Times New Roman" w:hAnsi="Times New Roman" w:eastAsia="方正仿宋_GBK"/>
            <w:b w:val="0"/>
            <w:sz w:val="24"/>
          </w:rPr>
          <w:delText xml:space="preserve">负荷分散</w:delText>
        </w:r>
      </w:del>
      <w:r>
        <w:rPr>
          <w:rFonts w:ascii="Times New Roman" w:hAnsi="Times New Roman" w:eastAsia="方正仿宋_GBK"/>
          <w:b w:val="0"/>
          <w:sz w:val="24"/>
        </w:rPr>
        <w:t xml:space="preserve">系数</w:t>
      </w:r>
      <w:ins w:id="2773" w:author="xh" w:date="2026-10-19T09:08:22+08:00">
        <w:r>
          <w:rPr>
            <w:rFonts w:ascii="Times New Roman" w:hAnsi="Times New Roman" w:eastAsia="方正仿宋_GBK"/>
            <w:b w:val="0"/>
            <w:sz w:val="24"/>
          </w:rPr>
          <w:t xml:space="preserve">还可能高于1.15</w:t>
        </w:r>
      </w:ins>
      <w:del w:id="2774" w:author="xh" w:date="2026-10-19T09:08:22+08:00">
        <w:r>
          <w:rPr>
            <w:rFonts w:ascii="Times New Roman" w:hAnsi="Times New Roman" w:eastAsia="方正仿宋_GBK"/>
            <w:b w:val="0"/>
            <w:sz w:val="24"/>
          </w:rPr>
          <w:delText xml:space="preserve">构造推广情景</w:delText>
        </w:r>
      </w:del>
      <w:r>
        <w:rPr>
          <w:rFonts w:ascii="Times New Roman" w:hAnsi="Times New Roman" w:eastAsia="方正仿宋_GBK"/>
          <w:b w:val="0"/>
          <w:sz w:val="24"/>
        </w:rPr>
        <w:t xml:space="preserve">，</w:t>
      </w:r>
      <w:ins w:id="2775" w:author="xh" w:date="2026-10-19T09:08:22+08:00">
        <w:r>
          <w:rPr>
            <w:rFonts w:ascii="Times New Roman" w:hAnsi="Times New Roman" w:eastAsia="方正仿宋_GBK"/>
            <w:b w:val="0"/>
            <w:sz w:val="24"/>
          </w:rPr>
          <w:t xml:space="preserve">实际取值应由同范围同期曲线计算</w:t>
        </w:r>
      </w:ins>
      <w:del w:id="2776" w:author="xh" w:date="2026-10-19T09:08:22+08:00">
        <w:r>
          <w:rPr>
            <w:rFonts w:ascii="Times New Roman" w:hAnsi="Times New Roman" w:eastAsia="方正仿宋_GBK"/>
            <w:b w:val="0"/>
            <w:sz w:val="24"/>
          </w:rPr>
          <w:delText xml:space="preserve">并结合站级负荷分配讨论容量配置</w:delText>
        </w:r>
      </w:del>
      <w:r>
        <w:rPr>
          <w:rFonts w:ascii="Times New Roman" w:hAnsi="Times New Roman" w:eastAsia="方正仿宋_GBK"/>
          <w:b w:val="0"/>
          <w:sz w:val="24"/>
        </w:rPr>
        <w:t xml:space="preserve">。</w:t>
      </w:r>
    </w:p>
    <w:p w14:paraId="2220BAA3">
      <w:pPr>
        <w:pStyle w:val="5"/>
        <w:keepNext/>
        <w:numPr>
          <w:ilvl w:val="0"/>
          <w:numId w:val="0"/>
        </w:numPr>
        <w:spacing w:before="160" w:after="120" w:line="390" w:lineRule="exact"/>
        <w:ind w:firstLine="0"/>
      </w:pPr>
      <w:bookmarkStart w:id="136" w:name="两地区的容量规划重点"/>
      <w:r>
        <w:rPr>
          <w:rFonts w:ascii="Times New Roman" w:hAnsi="Times New Roman" w:eastAsia="方正仿宋_GBK"/>
          <w:b/>
          <w:sz w:val="26"/>
        </w:rPr>
        <w:t>3.8.4 两地区的容量规划重点</w:t>
      </w:r>
      <w:bookmarkEnd w:id="136"/>
    </w:p>
    <w:p w14:paraId="68DCABED">
      <w:pPr>
        <w:pStyle w:val="115"/>
        <w:widowControl/>
        <w:spacing w:before="0" w:after="0" w:line="348" w:lineRule="exact"/>
        <w:ind w:firstLine="480"/>
        <w:jc w:val="both"/>
      </w:pPr>
      <w:r>
        <w:rPr>
          <w:rFonts w:ascii="Times New Roman" w:hAnsi="Times New Roman" w:eastAsia="方正仿宋_GBK"/>
          <w:b w:val="0"/>
          <w:sz w:val="24"/>
        </w:rPr>
        <w:t>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14:paraId="6B44F2C5">
      <w:pPr>
        <w:pStyle w:val="2"/>
        <w:widowControl/>
        <w:spacing w:before="0" w:after="0" w:line="348" w:lineRule="exact"/>
        <w:ind w:firstLine="480"/>
        <w:jc w:val="both"/>
      </w:pPr>
      <w:r>
        <w:rPr>
          <w:rFonts w:ascii="Times New Roman" w:hAnsi="Times New Roman" w:eastAsia="方正仿宋_GBK"/>
          <w:b w:val="0"/>
          <w:sz w:val="24"/>
        </w:rPr>
        <w:t>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14:paraId="23BF5CF0">
      <w:pPr>
        <w:pStyle w:val="2"/>
        <w:widowControl/>
        <w:spacing w:before="0" w:after="0" w:line="348" w:lineRule="exact"/>
        <w:ind w:firstLine="480"/>
        <w:jc w:val="both"/>
      </w:pPr>
      <w:r>
        <w:rPr>
          <w:rFonts w:ascii="Times New Roman" w:hAnsi="Times New Roman" w:eastAsia="方正仿宋_GBK"/>
          <w:b w:val="0"/>
          <w:sz w:val="24"/>
        </w:rPr>
        <w:t>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14:paraId="1EB7C68F">
      <w:pPr>
        <w:pStyle w:val="3"/>
        <w:keepNext/>
        <w:pageBreakBefore/>
        <w:numPr>
          <w:ilvl w:val="0"/>
          <w:numId w:val="0"/>
        </w:numPr>
        <w:spacing w:before="0" w:after="120" w:line="540" w:lineRule="exact"/>
        <w:ind w:firstLine="0"/>
      </w:pPr>
      <w:ins w:id="28254" w:author="xh" w:date="2026-10-19T09:09:01+08:00">
        <w:bookmarkStart w:id="317" w:name="Report1017_h491"/>
        <w:bookmarkEnd w:id="317"/>
      </w:ins>
      <w:bookmarkStart w:id="137" w:name="第四章-基于实际工程的建设成本模型"/>
      <w:bookmarkStart w:id="138" w:name="h491"/>
      <w:r>
        <w:rPr>
          <w:rFonts w:ascii="Times New Roman" w:hAnsi="Times New Roman" w:eastAsia="方正仿宋_GBK"/>
          <w:b/>
          <w:sz w:val="36"/>
        </w:rPr>
        <w:t>第四章 基于实际工程的建设成本模型</w:t>
      </w:r>
      <w:bookmarkEnd w:id="137"/>
      <w:bookmarkEnd w:id="138"/>
    </w:p>
    <w:p w14:paraId="5EE2F0F8">
      <w:pPr>
        <w:pStyle w:val="4"/>
        <w:keepNext/>
        <w:numPr>
          <w:ilvl w:val="0"/>
          <w:numId w:val="0"/>
        </w:numPr>
        <w:spacing w:before="160" w:after="120" w:line="480" w:lineRule="exact"/>
        <w:ind w:firstLine="0"/>
      </w:pPr>
      <w:ins w:id="28255" w:author="xh" w:date="2026-10-19T09:09:41+08:00">
        <w:bookmarkStart w:id="318" w:name="Report1017_h492"/>
        <w:bookmarkEnd w:id="318"/>
      </w:ins>
      <w:bookmarkStart w:id="139" w:name="成本模型的范围与建立原则"/>
      <w:bookmarkStart w:id="140" w:name="h492"/>
      <w:r>
        <w:rPr>
          <w:rFonts w:ascii="Times New Roman" w:hAnsi="Times New Roman" w:eastAsia="方正仿宋_GBK"/>
          <w:b/>
          <w:sz w:val="32"/>
        </w:rPr>
        <w:t>4.1 成本模型的范围与建立原则</w:t>
      </w:r>
      <w:bookmarkEnd w:id="139"/>
      <w:bookmarkEnd w:id="140"/>
    </w:p>
    <w:p w14:paraId="06A834DA">
      <w:pPr>
        <w:pStyle w:val="5"/>
        <w:keepNext/>
        <w:numPr>
          <w:ilvl w:val="0"/>
          <w:numId w:val="0"/>
        </w:numPr>
        <w:spacing w:before="160" w:after="120" w:line="390" w:lineRule="exact"/>
        <w:ind w:firstLine="0"/>
      </w:pPr>
      <w:bookmarkStart w:id="141" w:name="建设改造措施与投资估算依据"/>
      <w:r>
        <w:rPr>
          <w:rFonts w:ascii="Times New Roman" w:hAnsi="Times New Roman" w:eastAsia="方正仿宋_GBK"/>
          <w:b/>
          <w:sz w:val="26"/>
        </w:rPr>
        <w:t>4.1.1 建设改造措施与投资估算依据</w:t>
      </w:r>
      <w:bookmarkEnd w:id="141"/>
    </w:p>
    <w:p w14:paraId="28446DAD">
      <w:pPr>
        <w:pStyle w:val="115"/>
        <w:widowControl/>
        <w:spacing w:before="0" w:after="0" w:line="348" w:lineRule="exact"/>
        <w:ind w:firstLine="480"/>
        <w:jc w:val="both"/>
      </w:pPr>
      <w:r>
        <w:rPr>
          <w:rFonts w:ascii="Times New Roman" w:hAnsi="Times New Roman" w:eastAsia="方正仿宋_GBK"/>
          <w:b w:val="0"/>
          <w:sz w:val="24"/>
        </w:rPr>
        <w:t>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14:paraId="42A8D2EE">
      <w:pPr>
        <w:pStyle w:val="2"/>
        <w:widowControl/>
        <w:spacing w:before="0" w:after="0" w:line="348" w:lineRule="exact"/>
        <w:ind w:firstLine="480"/>
        <w:jc w:val="both"/>
      </w:pPr>
      <w:r>
        <w:rPr>
          <w:rFonts w:ascii="Times New Roman" w:hAnsi="Times New Roman" w:eastAsia="方正仿宋_GBK"/>
          <w:b w:val="0"/>
          <w:sz w:val="24"/>
        </w:rPr>
        <w:t>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14:paraId="0C5B7CB7">
      <w:pPr>
        <w:pStyle w:val="5"/>
        <w:keepNext/>
        <w:numPr>
          <w:ilvl w:val="0"/>
          <w:numId w:val="0"/>
        </w:numPr>
        <w:spacing w:before="160" w:after="120" w:line="390" w:lineRule="exact"/>
        <w:ind w:firstLine="0"/>
      </w:pPr>
      <w:bookmarkStart w:id="142" w:name="投资运维与更新"/>
      <w:r>
        <w:rPr>
          <w:rFonts w:ascii="Times New Roman" w:hAnsi="Times New Roman" w:eastAsia="方正仿宋_GBK"/>
          <w:b/>
          <w:sz w:val="26"/>
        </w:rPr>
        <w:t>4.1.2 投资、运维与更新</w:t>
      </w:r>
      <w:bookmarkEnd w:id="142"/>
    </w:p>
    <w:p w14:paraId="1B06662B">
      <w:pPr>
        <w:pStyle w:val="115"/>
        <w:widowControl/>
        <w:spacing w:before="0" w:after="0" w:line="348" w:lineRule="exact"/>
        <w:ind w:firstLine="480"/>
        <w:jc w:val="both"/>
      </w:pPr>
      <w:r>
        <w:rPr>
          <w:rFonts w:ascii="Times New Roman" w:hAnsi="Times New Roman" w:eastAsia="方正仿宋_GBK"/>
          <w:b w:val="0"/>
          <w:sz w:val="24"/>
        </w:rPr>
        <w:t>评价期费用以2021年末为评价基准、2041年为截止年，新增工程在投运年发生初始投资，次年起计固定运维。设备达到设定寿命且评价期内仍需服务时，按同等实价更新，使不同寿命的措施在相同现金流范围内比较[10,13,14]。</w:t>
      </w:r>
    </w:p>
    <w:p w14:paraId="40CB67CB">
      <w:pPr>
        <w:pStyle w:val="2"/>
        <w:widowControl/>
        <w:spacing w:before="0" w:after="0" w:line="348" w:lineRule="exact"/>
        <w:ind w:firstLine="480"/>
        <w:jc w:val="both"/>
      </w:pPr>
      <w:r>
        <w:rPr>
          <w:rFonts w:ascii="Times New Roman" w:hAnsi="Times New Roman" w:eastAsia="方正仿宋_GBK"/>
          <w:b w:val="0"/>
          <w:sz w:val="24"/>
        </w:rPr>
        <w:t>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14:paraId="184E6DAA">
      <w:pPr>
        <w:pStyle w:val="2"/>
        <w:keepNext/>
        <w:spacing w:before="120" w:after="80" w:line="280" w:lineRule="exact"/>
        <w:ind w:firstLine="0"/>
        <w:jc w:val="center"/>
      </w:pPr>
      <w:r>
        <w:rPr>
          <w:rFonts w:ascii="Times New Roman" w:hAnsi="Times New Roman" w:eastAsia="宋体"/>
          <w:b w:val="0"/>
          <w:sz w:val="21"/>
        </w:rPr>
        <w:t>表4-1 统一经济评价参数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161"/>
        <w:gridCol w:w="2327"/>
        <w:gridCol w:w="3823"/>
      </w:tblGrid>
      <w:tr w14:paraId="73CC32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161" w:type="dxa"/>
            <w:tcMar>
              <w:left w:w="70" w:type="dxa"/>
              <w:right w:w="70" w:type="dxa"/>
            </w:tcMar>
            <w:vAlign w:val="center"/>
          </w:tcPr>
          <w:p w14:paraId="52287CFB">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2327" w:type="dxa"/>
            <w:tcMar>
              <w:left w:w="70" w:type="dxa"/>
              <w:right w:w="70" w:type="dxa"/>
            </w:tcMar>
            <w:vAlign w:val="center"/>
          </w:tcPr>
          <w:p w14:paraId="1BF13F4C">
            <w:pPr>
              <w:keepNext/>
              <w:spacing w:before="20" w:after="20" w:line="260" w:lineRule="exact"/>
              <w:ind w:left="0" w:leftChars="0" w:right="0" w:rightChars="0" w:firstLine="0" w:firstLineChars="0"/>
              <w:jc w:val="center"/>
            </w:pPr>
            <w:r>
              <w:rPr>
                <w:rFonts w:ascii="Times New Roman" w:hAnsi="Times New Roman" w:eastAsia="宋体"/>
                <w:b/>
                <w:sz w:val="18"/>
              </w:rPr>
              <w:t>取值</w:t>
            </w:r>
          </w:p>
        </w:tc>
        <w:tc>
          <w:tcPr>
            <w:tcW w:w="3823" w:type="dxa"/>
            <w:tcMar>
              <w:left w:w="70" w:type="dxa"/>
              <w:right w:w="70" w:type="dxa"/>
            </w:tcMar>
            <w:vAlign w:val="center"/>
          </w:tcPr>
          <w:p w14:paraId="3FA49A88">
            <w:pPr>
              <w:keepNext/>
              <w:spacing w:before="20" w:after="20" w:line="260" w:lineRule="exact"/>
              <w:ind w:left="0" w:leftChars="0" w:right="0" w:rightChars="0" w:firstLine="0" w:firstLineChars="0"/>
              <w:jc w:val="center"/>
            </w:pPr>
            <w:r>
              <w:rPr>
                <w:rFonts w:ascii="Times New Roman" w:hAnsi="Times New Roman" w:eastAsia="宋体"/>
                <w:b/>
                <w:sz w:val="18"/>
              </w:rPr>
              <w:t>计算依据与用途</w:t>
            </w:r>
          </w:p>
        </w:tc>
      </w:tr>
      <w:tr w14:paraId="01A92C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3651F5BF">
            <w:pPr>
              <w:keepNext/>
              <w:spacing w:before="20" w:after="20" w:line="260" w:lineRule="exact"/>
              <w:ind w:left="0" w:leftChars="0" w:right="0" w:rightChars="0" w:firstLine="0" w:firstLineChars="0"/>
              <w:jc w:val="center"/>
            </w:pPr>
            <w:r>
              <w:rPr>
                <w:rFonts w:ascii="Times New Roman" w:hAnsi="Times New Roman" w:eastAsia="宋体"/>
                <w:b w:val="0"/>
                <w:sz w:val="18"/>
              </w:rPr>
              <w:t>评价基准年/截止年</w:t>
            </w:r>
          </w:p>
        </w:tc>
        <w:tc>
          <w:tcPr>
            <w:tcW w:w="2327" w:type="dxa"/>
            <w:tcMar>
              <w:left w:w="70" w:type="dxa"/>
              <w:right w:w="70" w:type="dxa"/>
            </w:tcMar>
            <w:vAlign w:val="center"/>
          </w:tcPr>
          <w:p w14:paraId="6B152333">
            <w:pPr>
              <w:keepNext/>
              <w:spacing w:before="20" w:after="20" w:line="260" w:lineRule="exact"/>
              <w:ind w:left="0" w:leftChars="0" w:right="0" w:rightChars="0" w:firstLine="0" w:firstLineChars="0"/>
              <w:jc w:val="center"/>
            </w:pPr>
            <w:r>
              <w:rPr>
                <w:rFonts w:ascii="Times New Roman" w:hAnsi="Times New Roman" w:eastAsia="宋体"/>
                <w:b w:val="0"/>
                <w:sz w:val="18"/>
              </w:rPr>
              <w:t>2021/2041</w:t>
            </w:r>
          </w:p>
        </w:tc>
        <w:tc>
          <w:tcPr>
            <w:tcW w:w="3823" w:type="dxa"/>
            <w:tcMar>
              <w:left w:w="70" w:type="dxa"/>
              <w:right w:w="70" w:type="dxa"/>
            </w:tcMar>
            <w:vAlign w:val="center"/>
          </w:tcPr>
          <w:p w14:paraId="4EFAB559">
            <w:pPr>
              <w:keepNext/>
              <w:spacing w:before="20" w:after="20" w:line="260" w:lineRule="exact"/>
              <w:ind w:left="0" w:leftChars="0" w:right="0" w:rightChars="0" w:firstLine="0" w:firstLineChars="0"/>
              <w:jc w:val="center"/>
            </w:pPr>
            <w:r>
              <w:rPr>
                <w:rFonts w:ascii="Times New Roman" w:hAnsi="Times New Roman" w:eastAsia="宋体"/>
                <w:b w:val="0"/>
                <w:sz w:val="18"/>
              </w:rPr>
              <w:t>共同评价期费用比较</w:t>
            </w:r>
          </w:p>
        </w:tc>
      </w:tr>
      <w:tr w14:paraId="01F022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3522ADAE">
            <w:pPr>
              <w:keepNext/>
              <w:spacing w:before="20" w:after="20" w:line="260" w:lineRule="exact"/>
              <w:ind w:left="0" w:leftChars="0" w:right="0" w:rightChars="0" w:firstLine="0" w:firstLineChars="0"/>
              <w:jc w:val="center"/>
            </w:pPr>
            <w:r>
              <w:rPr>
                <w:rFonts w:ascii="Times New Roman" w:hAnsi="Times New Roman" w:eastAsia="宋体"/>
                <w:b w:val="0"/>
                <w:sz w:val="18"/>
              </w:rPr>
              <w:t>折现率</w:t>
            </w:r>
          </w:p>
        </w:tc>
        <w:tc>
          <w:tcPr>
            <w:tcW w:w="2327" w:type="dxa"/>
            <w:tcMar>
              <w:left w:w="70" w:type="dxa"/>
              <w:right w:w="70" w:type="dxa"/>
            </w:tcMar>
            <w:vAlign w:val="center"/>
          </w:tcPr>
          <w:p w14:paraId="0DD57C67">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3823" w:type="dxa"/>
            <w:tcMar>
              <w:left w:w="70" w:type="dxa"/>
              <w:right w:w="70" w:type="dxa"/>
            </w:tcMar>
            <w:vAlign w:val="center"/>
          </w:tcPr>
          <w:p w14:paraId="44CFF644">
            <w:pPr>
              <w:keepNext/>
              <w:spacing w:before="20" w:after="20" w:line="260" w:lineRule="exact"/>
              <w:ind w:left="0" w:leftChars="0" w:right="0" w:rightChars="0" w:firstLine="0" w:firstLineChars="0"/>
              <w:jc w:val="center"/>
            </w:pPr>
            <w:r>
              <w:rPr>
                <w:rFonts w:ascii="Times New Roman" w:hAnsi="Times New Roman" w:eastAsia="宋体"/>
                <w:b w:val="0"/>
                <w:sz w:val="18"/>
              </w:rPr>
              <w:t>现值法；统一资金时间价值参数[10,13,14]</w:t>
            </w:r>
          </w:p>
        </w:tc>
      </w:tr>
      <w:tr w14:paraId="43CCE1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70E056F8">
            <w:pPr>
              <w:keepNext/>
              <w:spacing w:before="20" w:after="20" w:line="260" w:lineRule="exact"/>
              <w:ind w:left="0" w:leftChars="0" w:right="0" w:rightChars="0" w:firstLine="0" w:firstLineChars="0"/>
              <w:jc w:val="center"/>
            </w:pPr>
            <w:r>
              <w:rPr>
                <w:rFonts w:ascii="Times New Roman" w:hAnsi="Times New Roman" w:eastAsia="宋体"/>
                <w:b w:val="0"/>
                <w:sz w:val="18"/>
              </w:rPr>
              <w:t>主变/线路使用年限</w:t>
            </w:r>
          </w:p>
        </w:tc>
        <w:tc>
          <w:tcPr>
            <w:tcW w:w="2327" w:type="dxa"/>
            <w:tcMar>
              <w:left w:w="70" w:type="dxa"/>
              <w:right w:w="70" w:type="dxa"/>
            </w:tcMar>
            <w:vAlign w:val="center"/>
          </w:tcPr>
          <w:p w14:paraId="131D1546">
            <w:pPr>
              <w:keepNext/>
              <w:spacing w:before="20" w:after="20" w:line="260" w:lineRule="exact"/>
              <w:ind w:left="0" w:leftChars="0" w:right="0" w:rightChars="0" w:firstLine="0" w:firstLineChars="0"/>
              <w:jc w:val="center"/>
            </w:pPr>
            <w:r>
              <w:rPr>
                <w:rFonts w:ascii="Times New Roman" w:hAnsi="Times New Roman" w:eastAsia="宋体"/>
                <w:b w:val="0"/>
                <w:sz w:val="18"/>
              </w:rPr>
              <w:t>40/40年</w:t>
            </w:r>
          </w:p>
        </w:tc>
        <w:tc>
          <w:tcPr>
            <w:tcW w:w="3823" w:type="dxa"/>
            <w:tcMar>
              <w:left w:w="70" w:type="dxa"/>
              <w:right w:w="70" w:type="dxa"/>
            </w:tcMar>
            <w:vAlign w:val="center"/>
          </w:tcPr>
          <w:p w14:paraId="1461242E">
            <w:pPr>
              <w:keepNext/>
              <w:spacing w:before="20" w:after="20" w:line="260" w:lineRule="exact"/>
              <w:ind w:left="0" w:leftChars="0" w:right="0" w:rightChars="0" w:firstLine="0" w:firstLineChars="0"/>
              <w:jc w:val="center"/>
            </w:pPr>
            <w:r>
              <w:rPr>
                <w:rFonts w:ascii="Times New Roman" w:hAnsi="Times New Roman" w:eastAsia="宋体"/>
                <w:b w:val="0"/>
                <w:sz w:val="18"/>
              </w:rPr>
              <w:t>设备更新间隔；本评价期内无更新</w:t>
            </w:r>
          </w:p>
        </w:tc>
      </w:tr>
      <w:tr w14:paraId="7C8B1B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0107BFE1">
            <w:pPr>
              <w:keepNext/>
              <w:spacing w:before="20" w:after="20" w:line="260" w:lineRule="exact"/>
              <w:ind w:left="0" w:leftChars="0" w:right="0" w:rightChars="0" w:firstLine="0" w:firstLineChars="0"/>
              <w:jc w:val="center"/>
            </w:pPr>
            <w:r>
              <w:rPr>
                <w:rFonts w:ascii="Times New Roman" w:hAnsi="Times New Roman" w:eastAsia="宋体"/>
                <w:b w:val="0"/>
                <w:sz w:val="18"/>
              </w:rPr>
              <w:t>储能使用年限</w:t>
            </w:r>
          </w:p>
        </w:tc>
        <w:tc>
          <w:tcPr>
            <w:tcW w:w="2327" w:type="dxa"/>
            <w:tcMar>
              <w:left w:w="70" w:type="dxa"/>
              <w:right w:w="70" w:type="dxa"/>
            </w:tcMar>
            <w:vAlign w:val="center"/>
          </w:tcPr>
          <w:p w14:paraId="4B50E497">
            <w:pPr>
              <w:keepNext/>
              <w:spacing w:before="20" w:after="20" w:line="260" w:lineRule="exact"/>
              <w:ind w:left="0" w:leftChars="0" w:right="0" w:rightChars="0" w:firstLine="0" w:firstLineChars="0"/>
              <w:jc w:val="center"/>
            </w:pPr>
            <w:r>
              <w:rPr>
                <w:rFonts w:ascii="Times New Roman" w:hAnsi="Times New Roman" w:eastAsia="宋体"/>
                <w:b w:val="0"/>
                <w:sz w:val="18"/>
              </w:rPr>
              <w:t>25年</w:t>
            </w:r>
          </w:p>
        </w:tc>
        <w:tc>
          <w:tcPr>
            <w:tcW w:w="3823" w:type="dxa"/>
            <w:tcMar>
              <w:left w:w="70" w:type="dxa"/>
              <w:right w:w="70" w:type="dxa"/>
            </w:tcMar>
            <w:vAlign w:val="center"/>
          </w:tcPr>
          <w:p w14:paraId="648F7B04">
            <w:pPr>
              <w:keepNext/>
              <w:spacing w:before="20" w:after="20" w:line="260" w:lineRule="exact"/>
              <w:ind w:left="0" w:leftChars="0" w:right="0" w:rightChars="0" w:firstLine="0" w:firstLineChars="0"/>
              <w:jc w:val="center"/>
            </w:pPr>
            <w:r>
              <w:rPr>
                <w:rFonts w:ascii="Times New Roman" w:hAnsi="Times New Roman" w:eastAsia="宋体"/>
                <w:b w:val="0"/>
                <w:sz w:val="18"/>
              </w:rPr>
              <w:t>设备更新间隔；本评价期内无更新</w:t>
            </w:r>
          </w:p>
        </w:tc>
      </w:tr>
      <w:tr w14:paraId="7C768C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3C8E4827">
            <w:pPr>
              <w:keepNext/>
              <w:spacing w:before="20" w:after="20" w:line="260" w:lineRule="exact"/>
              <w:ind w:left="0" w:leftChars="0" w:right="0" w:rightChars="0" w:firstLine="0" w:firstLineChars="0"/>
              <w:jc w:val="center"/>
            </w:pPr>
            <w:r>
              <w:rPr>
                <w:rFonts w:ascii="Times New Roman" w:hAnsi="Times New Roman" w:eastAsia="宋体"/>
                <w:b w:val="0"/>
                <w:sz w:val="18"/>
              </w:rPr>
              <w:t>变电固定运维费率</w:t>
            </w:r>
          </w:p>
        </w:tc>
        <w:tc>
          <w:tcPr>
            <w:tcW w:w="2327" w:type="dxa"/>
            <w:tcMar>
              <w:left w:w="70" w:type="dxa"/>
              <w:right w:w="70" w:type="dxa"/>
            </w:tcMar>
            <w:vAlign w:val="center"/>
          </w:tcPr>
          <w:p w14:paraId="13ECAF57">
            <w:pPr>
              <w:keepNext/>
              <w:spacing w:before="20" w:after="20" w:line="260" w:lineRule="exact"/>
              <w:ind w:left="0" w:leftChars="0" w:right="0" w:rightChars="0" w:firstLine="0" w:firstLineChars="0"/>
              <w:jc w:val="center"/>
            </w:pPr>
            <w:r>
              <w:rPr>
                <w:rFonts w:ascii="Times New Roman" w:hAnsi="Times New Roman" w:eastAsia="宋体"/>
                <w:b w:val="0"/>
                <w:sz w:val="18"/>
              </w:rPr>
              <w:t>初始投资4.20%/年</w:t>
            </w:r>
          </w:p>
        </w:tc>
        <w:tc>
          <w:tcPr>
            <w:tcW w:w="3823" w:type="dxa"/>
            <w:tcMar>
              <w:left w:w="70" w:type="dxa"/>
              <w:right w:w="70" w:type="dxa"/>
            </w:tcMar>
            <w:vAlign w:val="center"/>
          </w:tcPr>
          <w:p w14:paraId="687FA2C8">
            <w:pPr>
              <w:keepNext/>
              <w:spacing w:before="20" w:after="20" w:line="260" w:lineRule="exact"/>
              <w:ind w:left="0" w:leftChars="0" w:right="0" w:rightChars="0" w:firstLine="0" w:firstLineChars="0"/>
              <w:jc w:val="center"/>
            </w:pPr>
            <w:r>
              <w:rPr>
                <w:rFonts w:ascii="Times New Roman" w:hAnsi="Times New Roman" w:eastAsia="宋体"/>
                <w:b w:val="0"/>
                <w:sz w:val="18"/>
              </w:rPr>
              <w:t>按初始投资比例估算年度运维[13]</w:t>
            </w:r>
          </w:p>
        </w:tc>
      </w:tr>
      <w:tr w14:paraId="3FAED8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0E02BDDB">
            <w:pPr>
              <w:keepNext/>
              <w:spacing w:before="20" w:after="20" w:line="260" w:lineRule="exact"/>
              <w:ind w:left="0" w:leftChars="0" w:right="0" w:rightChars="0" w:firstLine="0" w:firstLineChars="0"/>
              <w:jc w:val="center"/>
            </w:pPr>
            <w:r>
              <w:rPr>
                <w:rFonts w:ascii="Times New Roman" w:hAnsi="Times New Roman" w:eastAsia="宋体"/>
                <w:b w:val="0"/>
                <w:sz w:val="18"/>
              </w:rPr>
              <w:t>线路固定运维费率</w:t>
            </w:r>
          </w:p>
        </w:tc>
        <w:tc>
          <w:tcPr>
            <w:tcW w:w="2327" w:type="dxa"/>
            <w:tcMar>
              <w:left w:w="70" w:type="dxa"/>
              <w:right w:w="70" w:type="dxa"/>
            </w:tcMar>
            <w:vAlign w:val="center"/>
          </w:tcPr>
          <w:p w14:paraId="492CA721">
            <w:pPr>
              <w:keepNext/>
              <w:spacing w:before="20" w:after="20" w:line="260" w:lineRule="exact"/>
              <w:ind w:left="0" w:leftChars="0" w:right="0" w:rightChars="0" w:firstLine="0" w:firstLineChars="0"/>
              <w:jc w:val="center"/>
            </w:pPr>
            <w:r>
              <w:rPr>
                <w:rFonts w:ascii="Times New Roman" w:hAnsi="Times New Roman" w:eastAsia="宋体"/>
                <w:b w:val="0"/>
                <w:sz w:val="18"/>
              </w:rPr>
              <w:t>初始投资2.20%/年</w:t>
            </w:r>
          </w:p>
        </w:tc>
        <w:tc>
          <w:tcPr>
            <w:tcW w:w="3823" w:type="dxa"/>
            <w:tcMar>
              <w:left w:w="70" w:type="dxa"/>
              <w:right w:w="70" w:type="dxa"/>
            </w:tcMar>
            <w:vAlign w:val="center"/>
          </w:tcPr>
          <w:p w14:paraId="5407E53B">
            <w:pPr>
              <w:keepNext/>
              <w:spacing w:before="20" w:after="20" w:line="260" w:lineRule="exact"/>
              <w:ind w:left="0" w:leftChars="0" w:right="0" w:rightChars="0" w:firstLine="0" w:firstLineChars="0"/>
              <w:jc w:val="center"/>
            </w:pPr>
            <w:r>
              <w:rPr>
                <w:rFonts w:ascii="Times New Roman" w:hAnsi="Times New Roman" w:eastAsia="宋体"/>
                <w:b w:val="0"/>
                <w:sz w:val="18"/>
              </w:rPr>
              <w:t>按初始投资比例估算年度运维[14]</w:t>
            </w:r>
          </w:p>
        </w:tc>
      </w:tr>
      <w:tr w14:paraId="62BAFF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497AEA43">
            <w:pPr>
              <w:keepNext w:val="0"/>
              <w:spacing w:before="20" w:after="20" w:line="260" w:lineRule="exact"/>
              <w:ind w:left="0" w:leftChars="0" w:right="0" w:rightChars="0" w:firstLine="0" w:firstLineChars="0"/>
              <w:jc w:val="center"/>
            </w:pPr>
            <w:r>
              <w:rPr>
                <w:rFonts w:ascii="Times New Roman" w:hAnsi="Times New Roman" w:eastAsia="宋体"/>
                <w:b w:val="0"/>
                <w:sz w:val="18"/>
              </w:rPr>
              <w:t>储能固定运维费率</w:t>
            </w:r>
          </w:p>
        </w:tc>
        <w:tc>
          <w:tcPr>
            <w:tcW w:w="2327" w:type="dxa"/>
            <w:tcMar>
              <w:left w:w="70" w:type="dxa"/>
              <w:right w:w="70" w:type="dxa"/>
            </w:tcMar>
            <w:vAlign w:val="center"/>
          </w:tcPr>
          <w:p w14:paraId="2EF4EAD1">
            <w:pPr>
              <w:keepNext w:val="0"/>
              <w:spacing w:before="20" w:after="20" w:line="260" w:lineRule="exact"/>
              <w:ind w:left="0" w:leftChars="0" w:right="0" w:rightChars="0" w:firstLine="0" w:firstLineChars="0"/>
              <w:jc w:val="center"/>
            </w:pPr>
            <w:r>
              <w:rPr>
                <w:rFonts w:ascii="Times New Roman" w:hAnsi="Times New Roman" w:eastAsia="宋体"/>
                <w:b w:val="0"/>
                <w:sz w:val="18"/>
              </w:rPr>
              <w:t>初始投资3.00%/年</w:t>
            </w:r>
          </w:p>
        </w:tc>
        <w:tc>
          <w:tcPr>
            <w:tcW w:w="3823" w:type="dxa"/>
            <w:tcMar>
              <w:left w:w="70" w:type="dxa"/>
              <w:right w:w="70" w:type="dxa"/>
            </w:tcMar>
            <w:vAlign w:val="center"/>
          </w:tcPr>
          <w:p w14:paraId="01E0C54F">
            <w:pPr>
              <w:keepNext w:val="0"/>
              <w:spacing w:before="20" w:after="20" w:line="260" w:lineRule="exact"/>
              <w:ind w:left="0" w:leftChars="0" w:right="0" w:rightChars="0" w:firstLine="0" w:firstLineChars="0"/>
              <w:jc w:val="center"/>
            </w:pPr>
            <w:r>
              <w:rPr>
                <w:rFonts w:ascii="Times New Roman" w:hAnsi="Times New Roman" w:eastAsia="宋体"/>
                <w:b w:val="0"/>
                <w:sz w:val="18"/>
              </w:rPr>
              <w:t>按初始投资比例估算年度运维[10]</w:t>
            </w:r>
          </w:p>
        </w:tc>
      </w:tr>
    </w:tbl>
    <w:p w14:paraId="15044821">
      <w:pPr>
        <w:pStyle w:val="2"/>
        <w:widowControl/>
        <w:spacing w:before="0" w:after="0" w:line="348" w:lineRule="exact"/>
        <w:ind w:firstLine="480"/>
        <w:jc w:val="both"/>
      </w:pPr>
      <w:r>
        <w:rPr>
          <w:rFonts w:ascii="Times New Roman" w:hAnsi="Times New Roman" w:eastAsia="方正仿宋_GBK"/>
          <w:b w:val="0"/>
          <w:sz w:val="24"/>
        </w:rPr>
        <w:t>注：文献支持费用构成和折现方法，所列年限与费率为本研究统一经济比较取值。</w:t>
      </w:r>
    </w:p>
    <w:p w14:paraId="3A316547">
      <w:pPr>
        <w:pStyle w:val="5"/>
        <w:keepNext/>
        <w:numPr>
          <w:ilvl w:val="0"/>
          <w:numId w:val="0"/>
        </w:numPr>
        <w:spacing w:before="160" w:after="120" w:line="390" w:lineRule="exact"/>
        <w:ind w:firstLine="0"/>
      </w:pPr>
      <w:bookmarkStart w:id="143" w:name="增量比较的适用范围"/>
      <w:r>
        <w:rPr>
          <w:rFonts w:ascii="Times New Roman" w:hAnsi="Times New Roman" w:eastAsia="方正仿宋_GBK"/>
          <w:b/>
          <w:sz w:val="26"/>
        </w:rPr>
        <w:t>4.1.3 增量比较的适用范围</w:t>
      </w:r>
      <w:bookmarkEnd w:id="143"/>
    </w:p>
    <w:p w14:paraId="7BD641E6">
      <w:pPr>
        <w:pStyle w:val="115"/>
        <w:widowControl/>
        <w:spacing w:before="0" w:after="0" w:line="348" w:lineRule="exact"/>
        <w:ind w:firstLine="480"/>
        <w:jc w:val="both"/>
      </w:pPr>
      <w:r>
        <w:rPr>
          <w:rFonts w:ascii="Times New Roman" w:hAnsi="Times New Roman" w:eastAsia="方正仿宋_GBK"/>
          <w:b w:val="0"/>
          <w:sz w:val="24"/>
        </w:rPr>
        <w:t>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14:paraId="64410080">
      <w:pPr>
        <w:pStyle w:val="2"/>
        <w:widowControl/>
        <w:spacing w:before="0" w:after="0" w:line="348" w:lineRule="exact"/>
        <w:ind w:firstLine="480"/>
        <w:jc w:val="both"/>
      </w:pPr>
      <w:r>
        <w:rPr>
          <w:rFonts w:ascii="Times New Roman" w:hAnsi="Times New Roman" w:eastAsia="方正仿宋_GBK"/>
          <w:b w:val="0"/>
          <w:sz w:val="24"/>
        </w:rPr>
        <w:t>费用目标采用新增建设、固定运维和寿命更新支出，两类方案采用相同计价范围和折现基准。</w:t>
      </w:r>
    </w:p>
    <w:p w14:paraId="6E48F305">
      <w:pPr>
        <w:pStyle w:val="4"/>
        <w:keepNext/>
        <w:numPr>
          <w:ilvl w:val="0"/>
          <w:numId w:val="0"/>
        </w:numPr>
        <w:spacing w:before="160" w:after="120" w:line="480" w:lineRule="exact"/>
        <w:ind w:firstLine="0"/>
      </w:pPr>
      <w:ins w:id="28256" w:author="xh" w:date="2026-10-19T09:10:20+08:00">
        <w:bookmarkStart w:id="319" w:name="Report1017_h504"/>
        <w:bookmarkEnd w:id="319"/>
      </w:ins>
      <w:bookmarkStart w:id="144" w:name="h504"/>
      <w:bookmarkStart w:id="145" w:name="主变工程成本系数"/>
      <w:r>
        <w:rPr>
          <w:rFonts w:ascii="Times New Roman" w:hAnsi="Times New Roman" w:eastAsia="方正仿宋_GBK"/>
          <w:b/>
          <w:sz w:val="32"/>
        </w:rPr>
        <w:t>4.2 主变工程成本系数</w:t>
      </w:r>
      <w:bookmarkEnd w:id="144"/>
      <w:bookmarkEnd w:id="145"/>
    </w:p>
    <w:p w14:paraId="6B780F54">
      <w:pPr>
        <w:pStyle w:val="5"/>
        <w:keepNext/>
        <w:numPr>
          <w:ilvl w:val="0"/>
          <w:numId w:val="0"/>
        </w:numPr>
        <w:spacing w:before="160" w:after="120" w:line="390" w:lineRule="exact"/>
        <w:ind w:firstLine="0"/>
      </w:pPr>
      <w:bookmarkStart w:id="146" w:name="替换工程案例"/>
      <w:r>
        <w:rPr>
          <w:rFonts w:ascii="Times New Roman" w:hAnsi="Times New Roman" w:eastAsia="方正仿宋_GBK"/>
          <w:b/>
          <w:sz w:val="26"/>
        </w:rPr>
        <w:t>4.2.1 替换工程案例</w:t>
      </w:r>
      <w:bookmarkEnd w:id="146"/>
    </w:p>
    <w:p w14:paraId="28CB201A">
      <w:pPr>
        <w:pStyle w:val="115"/>
        <w:widowControl/>
        <w:spacing w:before="0" w:after="0" w:line="348" w:lineRule="exact"/>
        <w:ind w:firstLine="480"/>
        <w:jc w:val="both"/>
      </w:pPr>
      <w:r>
        <w:rPr>
          <w:rFonts w:ascii="Times New Roman" w:hAnsi="Times New Roman" w:eastAsia="方正仿宋_GBK"/>
          <w:b w:val="0"/>
          <w:sz w:val="24"/>
        </w:rPr>
        <w:t>依据徐州110 kV输变电建设改造工程投资估算资料，王庄110 kV变电站2号主变由20 MVA更换为50 MVA，静态投资1151万元；鲁庙110 kV变电站两台主变由2×31.50 MVA更换为2×50 MVA，静态投资1335万元[85]。</w:t>
      </w:r>
    </w:p>
    <w:p w14:paraId="796CFC9F">
      <w:pPr>
        <w:pStyle w:val="2"/>
        <w:widowControl/>
        <w:spacing w:before="0" w:after="0" w:line="348" w:lineRule="exact"/>
        <w:ind w:firstLine="480"/>
        <w:jc w:val="both"/>
      </w:pPr>
      <w:r>
        <w:rPr>
          <w:rFonts w:ascii="Times New Roman" w:hAnsi="Times New Roman" w:eastAsia="方正仿宋_GBK"/>
          <w:b w:val="0"/>
          <w:sz w:val="24"/>
        </w:rPr>
        <w:t>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14:paraId="537BE9C6">
      <w:pPr>
        <w:pStyle w:val="2"/>
        <w:keepNext/>
        <w:spacing w:before="120" w:after="80" w:line="280" w:lineRule="exact"/>
        <w:ind w:firstLine="0"/>
        <w:jc w:val="center"/>
      </w:pPr>
      <w:r>
        <w:rPr>
          <w:rFonts w:ascii="Times New Roman" w:hAnsi="Times New Roman" w:eastAsia="宋体"/>
          <w:b w:val="0"/>
          <w:sz w:val="21"/>
        </w:rPr>
        <w:t>表4-2 徐州110 kV主变工程价格依据[85]</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9F3A0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27A83C03">
            <w:pPr>
              <w:keepNext/>
              <w:spacing w:before="20" w:after="20" w:line="260" w:lineRule="exact"/>
              <w:ind w:left="0" w:leftChars="0" w:right="0" w:rightChars="0" w:firstLine="0" w:firstLineChars="0"/>
              <w:jc w:val="center"/>
            </w:pPr>
            <w:r>
              <w:rPr>
                <w:rFonts w:ascii="Times New Roman" w:hAnsi="Times New Roman" w:eastAsia="宋体"/>
                <w:b/>
                <w:sz w:val="18"/>
              </w:rPr>
              <w:t>项目</w:t>
            </w:r>
          </w:p>
        </w:tc>
        <w:tc>
          <w:tcPr>
            <w:tcW w:w="1662" w:type="dxa"/>
            <w:tcMar>
              <w:left w:w="70" w:type="dxa"/>
              <w:right w:w="70" w:type="dxa"/>
            </w:tcMar>
            <w:vAlign w:val="center"/>
          </w:tcPr>
          <w:p w14:paraId="11DE1938">
            <w:pPr>
              <w:keepNext/>
              <w:spacing w:before="20" w:after="20" w:line="260" w:lineRule="exact"/>
              <w:ind w:left="0" w:leftChars="0" w:right="0" w:rightChars="0" w:firstLine="0" w:firstLineChars="0"/>
              <w:jc w:val="center"/>
            </w:pPr>
            <w:r>
              <w:rPr>
                <w:rFonts w:ascii="Times New Roman" w:hAnsi="Times New Roman" w:eastAsia="宋体"/>
                <w:b/>
                <w:sz w:val="18"/>
              </w:rPr>
              <w:t>主变新购容量/MVA</w:t>
            </w:r>
          </w:p>
        </w:tc>
        <w:tc>
          <w:tcPr>
            <w:tcW w:w="1662" w:type="dxa"/>
            <w:tcMar>
              <w:left w:w="70" w:type="dxa"/>
              <w:right w:w="70" w:type="dxa"/>
            </w:tcMar>
            <w:vAlign w:val="center"/>
          </w:tcPr>
          <w:p w14:paraId="244C538A">
            <w:pPr>
              <w:keepNext/>
              <w:spacing w:before="20" w:after="20" w:line="260" w:lineRule="exact"/>
              <w:ind w:left="0" w:leftChars="0" w:right="0" w:rightChars="0" w:firstLine="0" w:firstLineChars="0"/>
              <w:jc w:val="center"/>
            </w:pPr>
            <w:r>
              <w:rPr>
                <w:rFonts w:ascii="Times New Roman" w:hAnsi="Times New Roman" w:eastAsia="宋体"/>
                <w:b/>
                <w:sz w:val="18"/>
              </w:rPr>
              <w:t>被替换主变容量/MVA</w:t>
            </w:r>
          </w:p>
        </w:tc>
        <w:tc>
          <w:tcPr>
            <w:tcW w:w="1662" w:type="dxa"/>
            <w:tcMar>
              <w:left w:w="70" w:type="dxa"/>
              <w:right w:w="70" w:type="dxa"/>
            </w:tcMar>
            <w:vAlign w:val="center"/>
          </w:tcPr>
          <w:p w14:paraId="3A374C0C">
            <w:pPr>
              <w:keepNext/>
              <w:spacing w:before="20" w:after="20" w:line="260" w:lineRule="exact"/>
              <w:ind w:left="0" w:leftChars="0" w:right="0" w:rightChars="0" w:firstLine="0" w:firstLineChars="0"/>
              <w:jc w:val="center"/>
            </w:pPr>
            <w:r>
              <w:rPr>
                <w:rFonts w:ascii="Times New Roman" w:hAnsi="Times New Roman" w:eastAsia="宋体"/>
                <w:b/>
                <w:sz w:val="18"/>
              </w:rPr>
              <w:t>主变净增容量/MVA</w:t>
            </w:r>
          </w:p>
        </w:tc>
        <w:tc>
          <w:tcPr>
            <w:tcW w:w="1662" w:type="dxa"/>
            <w:tcMar>
              <w:left w:w="70" w:type="dxa"/>
              <w:right w:w="70" w:type="dxa"/>
            </w:tcMar>
            <w:vAlign w:val="center"/>
          </w:tcPr>
          <w:p w14:paraId="415FE58A">
            <w:pPr>
              <w:keepNext/>
              <w:spacing w:before="20" w:after="20" w:line="260" w:lineRule="exact"/>
              <w:ind w:left="0" w:leftChars="0" w:right="0" w:rightChars="0" w:firstLine="0" w:firstLineChars="0"/>
              <w:jc w:val="center"/>
            </w:pPr>
            <w:r>
              <w:rPr>
                <w:rFonts w:ascii="Times New Roman" w:hAnsi="Times New Roman" w:eastAsia="宋体"/>
                <w:b/>
                <w:sz w:val="18"/>
              </w:rPr>
              <w:t>静态投资/万元</w:t>
            </w:r>
          </w:p>
        </w:tc>
      </w:tr>
      <w:tr w14:paraId="25C93A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7E73D2D">
            <w:pPr>
              <w:keepNext/>
              <w:spacing w:before="20" w:after="20" w:line="260" w:lineRule="exact"/>
              <w:ind w:left="0" w:leftChars="0" w:right="0" w:rightChars="0" w:firstLine="0" w:firstLineChars="0"/>
              <w:jc w:val="center"/>
            </w:pPr>
            <w:r>
              <w:rPr>
                <w:rFonts w:ascii="Times New Roman" w:hAnsi="Times New Roman" w:eastAsia="宋体"/>
                <w:b w:val="0"/>
                <w:sz w:val="18"/>
              </w:rPr>
              <w:t>邢楼110千伏变电站主变扩建工程</w:t>
            </w:r>
          </w:p>
        </w:tc>
        <w:tc>
          <w:tcPr>
            <w:tcW w:w="1662" w:type="dxa"/>
            <w:tcMar>
              <w:left w:w="70" w:type="dxa"/>
              <w:right w:w="70" w:type="dxa"/>
            </w:tcMar>
            <w:vAlign w:val="center"/>
          </w:tcPr>
          <w:p w14:paraId="1A9EE214">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7C9BBA65">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662" w:type="dxa"/>
            <w:tcMar>
              <w:left w:w="70" w:type="dxa"/>
              <w:right w:w="70" w:type="dxa"/>
            </w:tcMar>
            <w:vAlign w:val="center"/>
          </w:tcPr>
          <w:p w14:paraId="730C226F">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2645CA25">
            <w:pPr>
              <w:keepNext/>
              <w:spacing w:before="20" w:after="20" w:line="260" w:lineRule="exact"/>
              <w:ind w:left="0" w:leftChars="0" w:right="0" w:rightChars="0" w:firstLine="0" w:firstLineChars="0"/>
              <w:jc w:val="center"/>
            </w:pPr>
            <w:r>
              <w:rPr>
                <w:rFonts w:ascii="Times New Roman" w:hAnsi="Times New Roman" w:eastAsia="宋体"/>
                <w:b w:val="0"/>
                <w:sz w:val="18"/>
              </w:rPr>
              <w:t>1206</w:t>
            </w:r>
          </w:p>
        </w:tc>
      </w:tr>
      <w:tr w14:paraId="2AD7D1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384E232">
            <w:pPr>
              <w:keepNext/>
              <w:spacing w:before="20" w:after="20" w:line="260" w:lineRule="exact"/>
              <w:ind w:left="0" w:leftChars="0" w:right="0" w:rightChars="0" w:firstLine="0" w:firstLineChars="0"/>
              <w:jc w:val="center"/>
            </w:pPr>
            <w:r>
              <w:rPr>
                <w:rFonts w:ascii="Times New Roman" w:hAnsi="Times New Roman" w:eastAsia="宋体"/>
                <w:b w:val="0"/>
                <w:sz w:val="18"/>
              </w:rPr>
              <w:t>墩集110千伏变电站主变扩建工程</w:t>
            </w:r>
          </w:p>
        </w:tc>
        <w:tc>
          <w:tcPr>
            <w:tcW w:w="1662" w:type="dxa"/>
            <w:tcMar>
              <w:left w:w="70" w:type="dxa"/>
              <w:right w:w="70" w:type="dxa"/>
            </w:tcMar>
            <w:vAlign w:val="center"/>
          </w:tcPr>
          <w:p w14:paraId="03BA128B">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77AD4E50">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662" w:type="dxa"/>
            <w:tcMar>
              <w:left w:w="70" w:type="dxa"/>
              <w:right w:w="70" w:type="dxa"/>
            </w:tcMar>
            <w:vAlign w:val="center"/>
          </w:tcPr>
          <w:p w14:paraId="7F543B20">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5441BAF4">
            <w:pPr>
              <w:keepNext/>
              <w:spacing w:before="20" w:after="20" w:line="260" w:lineRule="exact"/>
              <w:ind w:left="0" w:leftChars="0" w:right="0" w:rightChars="0" w:firstLine="0" w:firstLineChars="0"/>
              <w:jc w:val="center"/>
            </w:pPr>
            <w:r>
              <w:rPr>
                <w:rFonts w:ascii="Times New Roman" w:hAnsi="Times New Roman" w:eastAsia="宋体"/>
                <w:b w:val="0"/>
                <w:sz w:val="18"/>
              </w:rPr>
              <w:t>1240</w:t>
            </w:r>
          </w:p>
        </w:tc>
      </w:tr>
      <w:tr w14:paraId="64D24E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AFAA79F">
            <w:pPr>
              <w:keepNext/>
              <w:spacing w:before="20" w:after="20" w:line="260" w:lineRule="exact"/>
              <w:ind w:left="0" w:leftChars="0" w:right="0" w:rightChars="0" w:firstLine="0" w:firstLineChars="0"/>
              <w:jc w:val="center"/>
            </w:pPr>
            <w:r>
              <w:rPr>
                <w:rFonts w:ascii="Times New Roman" w:hAnsi="Times New Roman" w:eastAsia="宋体"/>
                <w:b w:val="0"/>
                <w:sz w:val="18"/>
              </w:rPr>
              <w:t>王庄110千伏变电站2号主变增容工程</w:t>
            </w:r>
          </w:p>
        </w:tc>
        <w:tc>
          <w:tcPr>
            <w:tcW w:w="1662" w:type="dxa"/>
            <w:tcMar>
              <w:left w:w="70" w:type="dxa"/>
              <w:right w:w="70" w:type="dxa"/>
            </w:tcMar>
            <w:vAlign w:val="center"/>
          </w:tcPr>
          <w:p w14:paraId="77172A93">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2D57004E">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662" w:type="dxa"/>
            <w:tcMar>
              <w:left w:w="70" w:type="dxa"/>
              <w:right w:w="70" w:type="dxa"/>
            </w:tcMar>
            <w:vAlign w:val="center"/>
          </w:tcPr>
          <w:p w14:paraId="6B01EA2D">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662" w:type="dxa"/>
            <w:tcMar>
              <w:left w:w="70" w:type="dxa"/>
              <w:right w:w="70" w:type="dxa"/>
            </w:tcMar>
            <w:vAlign w:val="center"/>
          </w:tcPr>
          <w:p w14:paraId="51964995">
            <w:pPr>
              <w:keepNext/>
              <w:spacing w:before="20" w:after="20" w:line="260" w:lineRule="exact"/>
              <w:ind w:left="0" w:leftChars="0" w:right="0" w:rightChars="0" w:firstLine="0" w:firstLineChars="0"/>
              <w:jc w:val="center"/>
            </w:pPr>
            <w:r>
              <w:rPr>
                <w:rFonts w:ascii="Times New Roman" w:hAnsi="Times New Roman" w:eastAsia="宋体"/>
                <w:b w:val="0"/>
                <w:sz w:val="18"/>
              </w:rPr>
              <w:t>1151</w:t>
            </w:r>
          </w:p>
        </w:tc>
      </w:tr>
      <w:tr w14:paraId="000D55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09B32B5">
            <w:pPr>
              <w:keepNext w:val="0"/>
              <w:spacing w:before="20" w:after="20" w:line="260" w:lineRule="exact"/>
              <w:ind w:left="0" w:leftChars="0" w:right="0" w:rightChars="0" w:firstLine="0" w:firstLineChars="0"/>
              <w:jc w:val="center"/>
            </w:pPr>
            <w:r>
              <w:rPr>
                <w:rFonts w:ascii="Times New Roman" w:hAnsi="Times New Roman" w:eastAsia="宋体"/>
                <w:b w:val="0"/>
                <w:sz w:val="18"/>
              </w:rPr>
              <w:t>鲁庙110千伏变电站1号2号主变增容工程</w:t>
            </w:r>
          </w:p>
        </w:tc>
        <w:tc>
          <w:tcPr>
            <w:tcW w:w="1662" w:type="dxa"/>
            <w:tcMar>
              <w:left w:w="70" w:type="dxa"/>
              <w:right w:w="70" w:type="dxa"/>
            </w:tcMar>
            <w:vAlign w:val="center"/>
          </w:tcPr>
          <w:p w14:paraId="1EC2D441">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741631C7">
            <w:pPr>
              <w:keepNext w:val="0"/>
              <w:spacing w:before="20" w:after="20" w:line="260" w:lineRule="exact"/>
              <w:ind w:left="0" w:leftChars="0" w:right="0" w:rightChars="0" w:firstLine="0" w:firstLineChars="0"/>
              <w:jc w:val="center"/>
            </w:pPr>
            <w:r>
              <w:rPr>
                <w:rFonts w:ascii="Times New Roman" w:hAnsi="Times New Roman" w:eastAsia="宋体"/>
                <w:b w:val="0"/>
                <w:sz w:val="18"/>
              </w:rPr>
              <w:t>63</w:t>
            </w:r>
          </w:p>
        </w:tc>
        <w:tc>
          <w:tcPr>
            <w:tcW w:w="1662" w:type="dxa"/>
            <w:tcMar>
              <w:left w:w="70" w:type="dxa"/>
              <w:right w:w="70" w:type="dxa"/>
            </w:tcMar>
            <w:vAlign w:val="center"/>
          </w:tcPr>
          <w:p w14:paraId="72F758F4">
            <w:pPr>
              <w:keepNext w:val="0"/>
              <w:spacing w:before="20" w:after="20" w:line="260" w:lineRule="exact"/>
              <w:ind w:left="0" w:leftChars="0" w:right="0" w:rightChars="0" w:firstLine="0" w:firstLineChars="0"/>
              <w:jc w:val="center"/>
            </w:pPr>
            <w:r>
              <w:rPr>
                <w:rFonts w:ascii="Times New Roman" w:hAnsi="Times New Roman" w:eastAsia="宋体"/>
                <w:b w:val="0"/>
                <w:sz w:val="18"/>
              </w:rPr>
              <w:t>37</w:t>
            </w:r>
          </w:p>
        </w:tc>
        <w:tc>
          <w:tcPr>
            <w:tcW w:w="1662" w:type="dxa"/>
            <w:tcMar>
              <w:left w:w="70" w:type="dxa"/>
              <w:right w:w="70" w:type="dxa"/>
            </w:tcMar>
            <w:vAlign w:val="center"/>
          </w:tcPr>
          <w:p w14:paraId="535BF0B5">
            <w:pPr>
              <w:keepNext w:val="0"/>
              <w:spacing w:before="20" w:after="20" w:line="260" w:lineRule="exact"/>
              <w:ind w:left="0" w:leftChars="0" w:right="0" w:rightChars="0" w:firstLine="0" w:firstLineChars="0"/>
              <w:jc w:val="center"/>
            </w:pPr>
            <w:r>
              <w:rPr>
                <w:rFonts w:ascii="Times New Roman" w:hAnsi="Times New Roman" w:eastAsia="宋体"/>
                <w:b w:val="0"/>
                <w:sz w:val="18"/>
              </w:rPr>
              <w:t>1335</w:t>
            </w:r>
          </w:p>
        </w:tc>
      </w:tr>
    </w:tbl>
    <w:p w14:paraId="422654D2">
      <w:pPr>
        <w:pStyle w:val="2"/>
        <w:widowControl/>
        <w:spacing w:before="0" w:after="0" w:line="348" w:lineRule="exact"/>
        <w:ind w:firstLine="480"/>
        <w:jc w:val="both"/>
      </w:pPr>
      <w:r>
        <w:rPr>
          <w:rFonts w:ascii="Times New Roman" w:hAnsi="Times New Roman" w:eastAsia="方正仿宋_GBK"/>
          <w:b w:val="0"/>
          <w:sz w:val="24"/>
        </w:rPr>
        <w:t>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14:paraId="46C8B3C7">
      <w:pPr>
        <w:pStyle w:val="2"/>
        <w:keepNext/>
        <w:spacing w:before="120" w:after="0" w:line="240" w:lineRule="auto"/>
        <w:ind w:left="0" w:leftChars="0" w:right="0" w:rightChars="0" w:firstLine="0" w:firstLineChars="0" w:hanging="0" w:hangingChars="0" w:start="0" w:end="0" w:startChars="0" w:endChars="0"/>
        <w:jc w:val="center"/>
        <w:pPrChange w:id="28313" w:author="xh" w:date="2026-10-19T09:10:59+08:00">
          <w:pPr>
            <w:pStyle w:val="2"/>
            <w:keepNext/>
            <w:spacing w:before="120" w:after="0" w:line="240" w:lineRule="auto"/>
            <w:ind w:left="0" w:leftChars="0" w:right="0" w:rightChars="0" w:firstLine="0" w:firstLineChars="0"/>
            <w:jc w:val="center"/>
          </w:pPr>
        </w:pPrChange>
      </w:pPr>
      <w:r>
        <w:drawing>
          <wp:inline distT="0" distB="0" distL="114300" distR="114300">
            <wp:extent cx="5120640" cy="3614420"/>
            <wp:effectExtent l="0" t="0" r="0" b="0"/>
            <wp:docPr id="3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pic:cNvPicPr>
                      <a:picLocks noChangeAspect="1" noChangeArrowheads="1"/>
                    </pic:cNvPicPr>
                  </pic:nvPicPr>
                  <pic:blipFill>
                    <a:blip r:embed="rId30"/>
                    <a:stretch>
                      <a:fillRect/>
                    </a:stretch>
                  </pic:blipFill>
                  <pic:spPr>
                    <a:xfrm>
                      <a:off x="0" y="0"/>
                      <a:ext cx="5120640" cy="3614569"/>
                    </a:xfrm>
                    <a:prstGeom prst="rect">
                      <a:avLst/>
                    </a:prstGeom>
                    <a:noFill/>
                    <a:ln w="9525">
                      <a:noFill/>
                    </a:ln>
                  </pic:spPr>
                </pic:pic>
              </a:graphicData>
            </a:graphic>
          </wp:inline>
        </w:drawing>
      </w:r>
    </w:p>
    <w:p w14:paraId="780F8D77">
      <w:pPr>
        <w:pStyle w:val="2"/>
        <w:spacing w:before="60" w:after="120" w:line="280" w:lineRule="exact"/>
        <w:ind w:left="0" w:leftChars="0" w:right="0" w:rightChars="0" w:firstLine="0" w:firstLineChars="0" w:hanging="0" w:hangingChars="0" w:start="0" w:end="0" w:startChars="0" w:endChars="0"/>
        <w:jc w:val="center"/>
        <w:pPrChange w:id="28314" w:author="xh" w:date="2026-10-19T09:11:39+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图4-1 主变工程新购容量、替换容量与净增容量</w:t>
      </w:r>
    </w:p>
    <w:p w14:paraId="458BB825">
      <w:pPr>
        <w:pStyle w:val="5"/>
        <w:keepNext/>
        <w:numPr>
          <w:ilvl w:val="0"/>
          <w:numId w:val="0"/>
        </w:numPr>
        <w:spacing w:before="160" w:after="120" w:line="390" w:lineRule="exact"/>
        <w:ind w:firstLine="0"/>
      </w:pPr>
      <w:bookmarkStart w:id="147" w:name="采购容量加权系数"/>
      <w:r>
        <w:rPr>
          <w:rFonts w:ascii="Times New Roman" w:hAnsi="Times New Roman" w:eastAsia="方正仿宋_GBK"/>
          <w:b/>
          <w:sz w:val="26"/>
        </w:rPr>
        <w:t>4.2.2 采购容量加权系数</w:t>
      </w:r>
      <w:bookmarkEnd w:id="147"/>
    </w:p>
    <w:p w14:paraId="6F624105">
      <w:pPr>
        <w:pStyle w:val="115"/>
        <w:widowControl/>
        <w:spacing w:before="0" w:after="0" w:line="348" w:lineRule="exact"/>
        <w:ind w:firstLine="480"/>
        <w:jc w:val="both"/>
      </w:pPr>
      <w:r>
        <w:rPr>
          <w:rFonts w:ascii="Times New Roman" w:hAnsi="Times New Roman" w:eastAsia="方正仿宋_GBK"/>
          <w:b w:val="0"/>
          <w:sz w:val="24"/>
        </w:rPr>
        <w:t>主变替换工程采用采购容量加权，将两个案例静态投资之和除以新购铭牌容量之和，形成式（4-1）的参考系数。</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06F1F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2777" w:author="xh" w:date="2026-10-19T09:12:18+08:00"/>
        </w:trPr>
        <w:tc>
          <w:tcPr>
            <w:tcW w:w="737" w:type="dxa"/>
            <w:tcMar>
              <w:top w:w="0" w:type="dxa"/>
              <w:left w:w="0" w:type="dxa"/>
              <w:bottom w:w="0" w:type="dxa"/>
              <w:right w:w="0" w:type="dxa"/>
            </w:tcMar>
            <w:vAlign w:val="center"/>
          </w:tcPr>
          <w:p w14:paraId="32273447">
            <w:pPr>
              <w:keepNext/>
              <w:spacing w:before="0" w:after="0"/>
              <w:ind w:left="0" w:leftChars="0" w:right="0" w:rightChars="0" w:firstLine="0" w:firstLineChars="0"/>
              <w:rPr>
                <w:del w:id="2778" w:author="xh" w:date="2026-10-19T09:12:18+08:00"/>
              </w:rPr>
            </w:pPr>
          </w:p>
        </w:tc>
        <w:tc>
          <w:tcPr>
            <w:tcW w:w="6838" w:type="dxa"/>
            <w:tcMar>
              <w:top w:w="0" w:type="dxa"/>
              <w:left w:w="0" w:type="dxa"/>
              <w:bottom w:w="0" w:type="dxa"/>
              <w:right w:w="0" w:type="dxa"/>
            </w:tcMar>
            <w:vAlign w:val="center"/>
          </w:tcPr>
          <w:p w14:paraId="3C705166">
            <w:pPr>
              <w:keepNext/>
              <w:spacing w:before="100" w:after="100" w:line="276" w:lineRule="auto"/>
              <w:ind w:left="0" w:leftChars="0" w:right="0" w:rightChars="0" w:firstLine="0" w:firstLineChars="0"/>
              <w:jc w:val="center"/>
              <w:rPr>
                <w:del w:id="2779" w:author="xh" w:date="2026-10-19T09:12:18+08:00"/>
              </w:rPr>
            </w:pPr>
            <w:del w:id="2780" w:author="xh" w:date="2026-10-19T09:12:18+08:00">
              <m:oMathPara>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m:t>
                  </m:r>
                  <m:f>
                    <m:fPr/>
                    <m:num>
                      <m:r>
                        <m:rPr>
                          <m:nor/>
                          <m:sty m:val="p"/>
                        </m:rPr>
                        <w:rPr>
                          <w:rFonts w:ascii="Times New Roman" w:hAnsi="Times New Roman" w:eastAsia="方正仿宋_GBK" w:cs="Times New Roman"/>
                          <w:b w:val="0"/>
                          <w:i w:val="0"/>
                          <w:iCs w:val="0"/>
                        </w:rPr>
                        <m:t>1151+1335</m:t>
                      </m:r>
                    </m:num>
                    <m:den>
                      <m:r>
                        <m:rPr>
                          <m:nor/>
                          <m:sty m:val="p"/>
                        </m:rPr>
                        <w:rPr>
                          <w:rFonts w:ascii="Times New Roman" w:hAnsi="Times New Roman" w:eastAsia="方正仿宋_GBK" w:cs="Times New Roman"/>
                          <w:b w:val="0"/>
                          <w:i w:val="0"/>
                          <w:iCs w:val="0"/>
                        </w:rPr>
                        <m:t>50+100</m:t>
                      </m:r>
                    </m:den>
                  </m:f>
                  <m:r>
                    <m:rPr>
                      <m:nor/>
                      <m:sty m:val="p"/>
                    </m:rPr>
                    <w:rPr>
                      <w:rFonts w:ascii="Times New Roman" w:hAnsi="Times New Roman" w:eastAsia="方正仿宋_GBK" w:cs="Times New Roman"/>
                      <w:b w:val="0"/>
                      <w:i w:val="0"/>
                      <w:iCs w:val="0"/>
                    </w:rPr>
                    <m:t>≈16.57 万元/MVA.</m:t>
                  </m:r>
                </m:oMath>
              </m:oMathPara>
            </w:del>
          </w:p>
        </w:tc>
        <w:tc>
          <w:tcPr>
            <w:tcW w:w="737" w:type="dxa"/>
            <w:tcMar>
              <w:top w:w="0" w:type="dxa"/>
              <w:left w:w="0" w:type="dxa"/>
              <w:bottom w:w="0" w:type="dxa"/>
              <w:right w:w="0" w:type="dxa"/>
            </w:tcMar>
            <w:vAlign w:val="center"/>
          </w:tcPr>
          <w:p w14:paraId="5B3C4FDB">
            <w:pPr>
              <w:keepNext/>
              <w:spacing w:before="0" w:after="0"/>
              <w:ind w:left="0" w:leftChars="0" w:right="0" w:rightChars="0" w:firstLine="0" w:firstLineChars="0"/>
              <w:jc w:val="right"/>
              <w:rPr>
                <w:del w:id="2781" w:author="xh" w:date="2026-10-19T09:12:18+08:00"/>
              </w:rPr>
            </w:pPr>
            <w:del w:id="2782" w:author="xh" w:date="2026-10-19T09:12:18+08:00">
              <w:r>
                <w:rPr>
                  <w:rFonts w:ascii="Times New Roman" w:hAnsi="Times New Roman" w:eastAsia="方正仿宋_GBK"/>
                  <w:b w:val="0"/>
                  <w:sz w:val="18"/>
                </w:rPr>
                <w:delText>（4-1）</w:delText>
              </w:r>
            </w:del>
          </w:p>
        </w:tc>
      </w:tr>
      <w:tr>
        <w:trPr>
          <w:cantSplit/>
          <w:ins w:id="2783" w:author="xh" w:date="2026-10-19T09:12:18+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2784" w:author="xh" w:date="2026-10-19T09:12:18+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2785" w:author="xh" w:date="2026-10-19T09:12:18+08:00"/>
              </w:rPr>
            </w:pPr>
            <w:ins w:id="2786" w:author="xh" w:date="2026-10-19T09:12:18+08:00">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2787" w:author="xh" w:date="2026-10-19T09:12:18+08:00"/>
              </w:rPr>
            </w:pPr>
            <w:ins w:id="2788" w:author="xh" w:date="2026-10-19T09:12:18+08:00">
              <w:r>
                <w:rPr>
                  <w:rFonts w:ascii="Times New Roman" w:hAnsi="Times New Roman" w:eastAsia="方正仿宋_GBK"/>
                  <w:b w:val="0"/>
                  <w:sz w:val="18"/>
                </w:rPr>
                <w:t>（4-1）</w:t>
              </w:r>
            </w:ins>
          </w:p>
        </w:tc>
      </w:tr>
    </w:tbl>
    <w:p w14:paraId="35A518CC">
      <w:pPr>
        <w:pStyle w:val="115"/>
        <w:widowControl/>
        <w:spacing w:before="0" w:after="0" w:line="348" w:lineRule="exact"/>
        <w:ind w:left="0" w:leftChars="0" w:right="0" w:rightChars="0" w:firstLine="0" w:firstLineChars="0" w:hanging="0" w:hangingChars="0" w:start="0" w:end="0" w:startChars="0" w:endChars="0"/>
        <w:jc w:val="both"/>
        <w:pPrChange w:id="28315" w:author="xh" w:date="2026-10-19T09:12:58+08:00">
          <w:pPr>
            <w:pStyle w:val="115"/>
            <w:widowControl/>
            <w:spacing w:before="0" w:after="0" w:line="348" w:lineRule="exact"/>
            <w:ind w:left="0" w:leftChars="0" w:right="0" w:rightChars="0" w:firstLine="0" w:firstLineChars="0"/>
            <w:jc w:val="both"/>
          </w:pPr>
        </w:pPrChange>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为主变更换工程单位采购容量投资，单位万元/MVA；分子为两案例静态投资合计，单位万元，分母为新购容量合计，单位MVA。</w:t>
      </w:r>
    </w:p>
    <w:p w14:paraId="35142814">
      <w:pPr>
        <w:pStyle w:val="2"/>
        <w:widowControl/>
        <w:spacing w:before="0" w:after="0" w:line="348" w:lineRule="exact"/>
        <w:ind w:firstLine="480"/>
        <w:jc w:val="both"/>
      </w:pPr>
      <w:r>
        <w:rPr>
          <w:rFonts w:ascii="Times New Roman" w:hAnsi="Times New Roman" w:eastAsia="方正仿宋_GBK"/>
          <w:b w:val="0"/>
          <w:sz w:val="24"/>
        </w:rPr>
        <w:t>王庄单案例系数为23.02万元/MVA，鲁庙为13.35万元/MVA。加权系数处于二者之间，保留项目配套规模差异的影响。本研究采用采购容量加权，并通过相对价格情景检查该系数对配置的影响。</w:t>
      </w:r>
    </w:p>
    <w:p w14:paraId="0A4D2730">
      <w:pPr>
        <w:pStyle w:val="2"/>
        <w:widowControl/>
        <w:spacing w:before="0" w:after="0" w:line="348" w:lineRule="exact"/>
        <w:ind w:firstLine="480"/>
        <w:jc w:val="both"/>
      </w:pPr>
      <w:r>
        <w:rPr>
          <w:rFonts w:ascii="Times New Roman" w:hAnsi="Times New Roman" w:eastAsia="方正仿宋_GBK"/>
          <w:b w:val="0"/>
          <w:sz w:val="24"/>
        </w:rPr>
        <w:t>主变容量按功率因数0.95折算为有功供电能力，单位费用约17.45万元/MW。该功率按新购主变额定容量折算，用于计算主变单位功率投资。</w:t>
      </w:r>
    </w:p>
    <w:p w14:paraId="735BC93F">
      <w:pPr>
        <w:pStyle w:val="2"/>
        <w:widowControl/>
        <w:spacing w:before="0" w:after="0" w:line="348" w:lineRule="exact"/>
        <w:ind w:firstLine="480"/>
        <w:jc w:val="both"/>
      </w:pPr>
      <w:r>
        <w:rPr>
          <w:rFonts w:ascii="Times New Roman" w:hAnsi="Times New Roman" w:eastAsia="方正仿宋_GBK"/>
          <w:b w:val="0"/>
          <w:sz w:val="24"/>
        </w:rPr>
        <w:t>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14:paraId="0EBA58DE">
      <w:pPr>
        <w:pStyle w:val="2"/>
        <w:keepNext/>
        <w:spacing w:before="120" w:after="0" w:line="240" w:lineRule="auto"/>
        <w:ind w:left="0" w:leftChars="0" w:right="0" w:rightChars="0" w:firstLine="0" w:firstLineChars="0" w:hanging="0" w:hangingChars="0" w:start="0" w:end="0" w:startChars="0" w:endChars="0"/>
        <w:jc w:val="center"/>
        <w:pPrChange w:id="28316" w:author="xh" w:date="2026-10-19T09:13:37+08:00">
          <w:pPr>
            <w:pStyle w:val="2"/>
            <w:keepNext/>
            <w:spacing w:before="120" w:after="0" w:line="240" w:lineRule="auto"/>
            <w:ind w:left="0" w:leftChars="0" w:right="0" w:rightChars="0" w:firstLine="0" w:firstLineChars="0"/>
            <w:jc w:val="center"/>
          </w:pPr>
        </w:pPrChange>
      </w:pPr>
      <w:r>
        <w:drawing>
          <wp:inline distT="0" distB="0" distL="114300" distR="114300">
            <wp:extent cx="5120640" cy="3614420"/>
            <wp:effectExtent l="0" t="0" r="0" b="0"/>
            <wp:docPr id="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pic:cNvPicPr>
                      <a:picLocks noChangeAspect="1" noChangeArrowheads="1"/>
                    </pic:cNvPicPr>
                  </pic:nvPicPr>
                  <pic:blipFill>
                    <a:blip r:embed="rId31"/>
                    <a:stretch>
                      <a:fillRect/>
                    </a:stretch>
                  </pic:blipFill>
                  <pic:spPr>
                    <a:xfrm>
                      <a:off x="0" y="0"/>
                      <a:ext cx="5120640" cy="3614569"/>
                    </a:xfrm>
                    <a:prstGeom prst="rect">
                      <a:avLst/>
                    </a:prstGeom>
                    <a:noFill/>
                    <a:ln w="9525">
                      <a:noFill/>
                    </a:ln>
                  </pic:spPr>
                </pic:pic>
              </a:graphicData>
            </a:graphic>
          </wp:inline>
        </w:drawing>
      </w:r>
    </w:p>
    <w:p w14:paraId="78D6B699">
      <w:pPr>
        <w:pStyle w:val="2"/>
        <w:spacing w:before="60" w:after="120" w:line="280" w:lineRule="exact"/>
        <w:ind w:left="0" w:leftChars="0" w:right="0" w:rightChars="0" w:firstLine="0" w:firstLineChars="0" w:hanging="0" w:hangingChars="0" w:start="0" w:end="0" w:startChars="0" w:endChars="0"/>
        <w:jc w:val="center"/>
        <w:pPrChange w:id="28317" w:author="xh" w:date="2026-10-19T09:14:16+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图4-2 按新购与净增容量折算的主变工程投资</w:t>
      </w:r>
    </w:p>
    <w:p w14:paraId="785F4F95">
      <w:pPr>
        <w:pStyle w:val="5"/>
        <w:keepNext/>
        <w:numPr>
          <w:ilvl w:val="0"/>
          <w:numId w:val="0"/>
        </w:numPr>
        <w:spacing w:before="160" w:after="120" w:line="390" w:lineRule="exact"/>
        <w:ind w:firstLine="0"/>
      </w:pPr>
      <w:bookmarkStart w:id="148" w:name="净增容量与工程费用"/>
      <w:r>
        <w:rPr>
          <w:rFonts w:ascii="Times New Roman" w:hAnsi="Times New Roman" w:eastAsia="方正仿宋_GBK"/>
          <w:b/>
          <w:sz w:val="26"/>
        </w:rPr>
        <w:t>4.2.3 净增容量与工程费用</w:t>
      </w:r>
      <w:bookmarkEnd w:id="148"/>
    </w:p>
    <w:p w14:paraId="68EC1B5D">
      <w:pPr>
        <w:pStyle w:val="115"/>
        <w:widowControl/>
        <w:spacing w:before="0" w:after="0" w:line="348" w:lineRule="exact"/>
        <w:ind w:firstLine="480"/>
        <w:jc w:val="both"/>
      </w:pPr>
      <w:r>
        <w:rPr>
          <w:rFonts w:ascii="Times New Roman" w:hAnsi="Times New Roman" w:eastAsia="方正仿宋_GBK"/>
          <w:b w:val="0"/>
          <w:sz w:val="24"/>
        </w:rPr>
        <w:t>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14:paraId="6A0C3F94">
      <w:pPr>
        <w:pStyle w:val="2"/>
        <w:widowControl/>
        <w:spacing w:before="0" w:after="0" w:line="348" w:lineRule="exact"/>
        <w:ind w:firstLine="480"/>
        <w:jc w:val="both"/>
      </w:pPr>
      <w:r>
        <w:rPr>
          <w:rFonts w:ascii="Times New Roman" w:hAnsi="Times New Roman" w:eastAsia="方正仿宋_GBK"/>
          <w:b w:val="0"/>
          <w:sz w:val="24"/>
        </w:rPr>
        <w:t>对站</w:t>
      </w:r>
      <m:oMath>
        <m:r>
          <m:rPr>
            <m:nor/>
          </m:rPr>
          <w:rPr>
            <w:rFonts w:ascii="Times New Roman" w:hAnsi="Times New Roman" w:eastAsia="方正仿宋_GBK" w:cs="Times New Roman"/>
            <w:i/>
            <w:iCs/>
          </w:rPr>
          <m:t>i</m:t>
        </m:r>
      </m:oMath>
      <w:r>
        <w:rPr>
          <w:rFonts w:ascii="Times New Roman" w:hAnsi="Times New Roman" w:eastAsia="方正仿宋_GBK"/>
          <w:b w:val="0"/>
          <w:sz w:val="24"/>
        </w:rPr>
        <w:t>、主变安装位置</w:t>
      </w:r>
      <m:oMath>
        <m:r>
          <m:rPr>
            <m:nor/>
          </m:rPr>
          <w:rPr>
            <w:rFonts w:ascii="Times New Roman" w:hAnsi="Times New Roman" w:eastAsia="方正仿宋_GBK" w:cs="Times New Roman"/>
            <w:i/>
            <w:iCs/>
          </w:rPr>
          <m:t>k</m:t>
        </m:r>
      </m:oMath>
      <w:r>
        <w:rPr>
          <w:rFonts w:ascii="Times New Roman" w:hAnsi="Times New Roman" w:eastAsia="方正仿宋_GBK"/>
          <w:b w:val="0"/>
          <w:sz w:val="24"/>
        </w:rPr>
        <w:t>、投运年份</w:t>
      </w:r>
      <m:oMath>
        <m:r>
          <m:rPr>
            <m:nor/>
          </m:rPr>
          <w:rPr>
            <w:rFonts w:ascii="Times New Roman" w:hAnsi="Times New Roman" w:eastAsia="方正仿宋_GBK" w:cs="Times New Roman"/>
            <w:i/>
            <w:iCs/>
          </w:rPr>
          <m:t>y</m:t>
        </m:r>
      </m:oMath>
      <w:r>
        <w:rPr>
          <w:rFonts w:ascii="Times New Roman" w:hAnsi="Times New Roman" w:eastAsia="方正仿宋_GBK"/>
          <w:b w:val="0"/>
          <w:sz w:val="24"/>
        </w:rPr>
        <w:t>，若容量由</w:t>
      </w:r>
      <m:oMath>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old</m:t>
            </m:r>
          </m:sup>
        </m:sSup>
      </m:oMath>
      <w:r>
        <w:rPr>
          <w:rFonts w:ascii="Times New Roman" w:hAnsi="Times New Roman" w:eastAsia="方正仿宋_GBK"/>
          <w:b w:val="0"/>
          <w:sz w:val="24"/>
        </w:rPr>
        <w:t>更换为</w:t>
      </w:r>
      <m:oMath>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new</m:t>
            </m:r>
          </m:sup>
        </m:sSup>
      </m:oMath>
      <w:r>
        <w:rPr>
          <w:rFonts w:ascii="Times New Roman" w:hAnsi="Times New Roman" w:eastAsia="方正仿宋_GBK"/>
          <w:b w:val="0"/>
          <w:sz w:val="24"/>
        </w:rPr>
        <w:t>，工程投资按</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new</m:t>
            </m:r>
          </m:sup>
        </m:sSup>
      </m:oMath>
      <w:r>
        <w:rPr>
          <w:rFonts w:ascii="Times New Roman" w:hAnsi="Times New Roman" w:eastAsia="方正仿宋_GBK"/>
          <w:b w:val="0"/>
          <w:sz w:val="24"/>
        </w:rPr>
        <w:t>计取。设备容量增加</w:t>
      </w:r>
      <m:oMath>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new</m:t>
            </m:r>
          </m:sup>
        </m:sSup>
        <m:r>
          <m:rPr>
            <m:nor/>
            <m:sty m:val="p"/>
          </m:rPr>
          <w:rPr>
            <w:rFonts w:ascii="Times New Roman" w:hAnsi="Times New Roman" w:eastAsia="方正仿宋_GBK" w:cs="Times New Roman"/>
            <w:b w:val="0"/>
            <w:i w:val="0"/>
            <w:iCs w:val="0"/>
          </w:rPr>
          <m:t>−</m:t>
        </m:r>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old</m:t>
            </m:r>
          </m:sup>
        </m:sSup>
      </m:oMath>
      <w:r>
        <w:rPr>
          <w:rFonts w:ascii="Times New Roman" w:hAnsi="Times New Roman" w:eastAsia="方正仿宋_GBK"/>
          <w:b w:val="0"/>
          <w:sz w:val="24"/>
        </w:rPr>
        <w:t>，费用按整台新购容量计取。报告在年度表中并列主变净增容量和新购铭牌容量，使比值变化与实际采购费用可以分别复算。</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650C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2789" w:author="xh" w:date="2026-10-19T09:14:56+08:00"/>
        </w:trPr>
        <w:tc>
          <w:tcPr>
            <w:tcW w:w="737" w:type="dxa"/>
            <w:tcMar>
              <w:top w:w="0" w:type="dxa"/>
              <w:left w:w="0" w:type="dxa"/>
              <w:bottom w:w="0" w:type="dxa"/>
              <w:right w:w="0" w:type="dxa"/>
            </w:tcMar>
            <w:vAlign w:val="center"/>
          </w:tcPr>
          <w:p w14:paraId="61268E77">
            <w:pPr>
              <w:keepNext/>
              <w:spacing w:before="0" w:after="0"/>
              <w:ind w:left="0" w:leftChars="0" w:right="0" w:rightChars="0" w:firstLine="0" w:firstLineChars="0"/>
              <w:rPr>
                <w:del w:id="2790" w:author="xh" w:date="2026-10-19T09:14:56+08:00"/>
              </w:rPr>
            </w:pPr>
          </w:p>
        </w:tc>
        <w:tc>
          <w:tcPr>
            <w:tcW w:w="6838" w:type="dxa"/>
            <w:tcMar>
              <w:top w:w="0" w:type="dxa"/>
              <w:left w:w="0" w:type="dxa"/>
              <w:bottom w:w="0" w:type="dxa"/>
              <w:right w:w="0" w:type="dxa"/>
            </w:tcMar>
            <w:vAlign w:val="center"/>
          </w:tcPr>
          <w:p w14:paraId="557EC832">
            <w:pPr>
              <w:keepNext/>
              <w:spacing w:before="100" w:after="100" w:line="276" w:lineRule="auto"/>
              <w:ind w:left="0" w:leftChars="0" w:right="0" w:rightChars="0" w:firstLine="0" w:firstLineChars="0"/>
              <w:jc w:val="center"/>
              <w:rPr>
                <w:del w:id="2791" w:author="xh" w:date="2026-10-19T09:14:56+08:00"/>
              </w:rPr>
            </w:pPr>
            <w:del w:id="2792" w:author="xh" w:date="2026-10-19T09:14:56+08:00">
              <m:oMathPara>
                <m:oMath>
                  <m:m>
                    <m:mPr>
                      <m:mcs>
                        <m:mc>
                          <m:mcPr>
                            <m:count m:val="1"/>
                            <m:mcJc m:val="right"/>
                          </m:mcPr>
                        </m:mc>
                        <m:mc>
                          <m:mcPr>
                            <m:count m:val="1"/>
                            <m:mcJc m:val="left"/>
                          </m:mcPr>
                        </m:mc>
                      </m:mcs>
                      <m:plcHide m:val="1"/>
                    </m:mPr>
                    <m:mr>
                      <m:e>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iky</m:t>
                            </m:r>
                          </m:sub>
                        </m:sSub>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up>
                            <m:r>
                              <m:rPr>
                                <m:nor/>
                                <m:sty m:val="p"/>
                              </m:rPr>
                              <w:rPr>
                                <w:rFonts w:ascii="Times New Roman" w:hAnsi="Times New Roman" w:eastAsia="方正仿宋_GBK" w:cs="Times New Roman"/>
                                <w:b w:val="0"/>
                                <w:i w:val="0"/>
                                <w:iCs w:val="0"/>
                              </w:rPr>
                              <m:t>new</m:t>
                            </m:r>
                          </m:sup>
                        </m:sSubSup>
                        <m:r>
                          <m:rPr>
                            <m:nor/>
                            <m:sty m:val="p"/>
                          </m:rPr>
                          <w:rPr>
                            <w:rFonts w:ascii="Times New Roman" w:hAnsi="Times New Roman" w:eastAsia="方正仿宋_GBK" w:cs="Times New Roman"/>
                            <w:b w:val="0"/>
                            <w:i w:val="0"/>
                            <w:iCs w:val="0"/>
                          </w:rPr>
                          <m:t> </m:t>
                        </m:r>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iky</m:t>
                            </m:r>
                          </m:sub>
                        </m:sSub>
                      </m:e>
                    </m:mr>
                    <m:mr>
                      <m:e>
                        <m:r>
                          <m:rPr>
                            <m:nor/>
                            <m:sty m:val="p"/>
                          </m:rPr>
                          <w:rPr>
                            <w:rFonts w:ascii="Times New Roman" w:hAnsi="Times New Roman" w:eastAsia="方正仿宋_GBK" w:cs="Times New Roman"/>
                            <w:b w:val="0"/>
                            <w:i w:val="0"/>
                            <w:iCs w:val="0"/>
                          </w:rPr>
                          <m:t>Δ</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Sub>
                      </m:e>
                      <m:e>
                        <m:r>
                          <m:rPr>
                            <m:nor/>
                            <m:sty m:val="p"/>
                          </m:rPr>
                          <w:rPr>
                            <w:rFonts w:ascii="Times New Roman" w:hAnsi="Times New Roman" w:eastAsia="方正仿宋_GBK" w:cs="Times New Roman"/>
                            <w:b w:val="0"/>
                            <w:i w:val="0"/>
                            <w:iCs w:val="0"/>
                          </w:rPr>
                          <m:t>=</m:t>
                        </m:r>
                        <m:d>
                          <m:dPr/>
                          <m:e>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up>
                                <m:r>
                                  <m:rPr>
                                    <m:nor/>
                                    <m:sty m:val="p"/>
                                  </m:rPr>
                                  <w:rPr>
                                    <w:rFonts w:ascii="Times New Roman" w:hAnsi="Times New Roman" w:eastAsia="方正仿宋_GBK" w:cs="Times New Roman"/>
                                    <w:b w:val="0"/>
                                    <w:i w:val="0"/>
                                    <w:iCs w:val="0"/>
                                  </w:rPr>
                                  <m:t>new</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up>
                                <m:r>
                                  <m:rPr>
                                    <m:nor/>
                                    <m:sty m:val="p"/>
                                  </m:rPr>
                                  <w:rPr>
                                    <w:rFonts w:ascii="Times New Roman" w:hAnsi="Times New Roman" w:eastAsia="方正仿宋_GBK" w:cs="Times New Roman"/>
                                    <w:b w:val="0"/>
                                    <w:i w:val="0"/>
                                    <w:iCs w:val="0"/>
                                  </w:rPr>
                                  <m:t>old</m:t>
                                </m:r>
                              </m:sup>
                            </m:sSubSup>
                          </m:e>
                        </m:d>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iky</m:t>
                            </m:r>
                          </m:sub>
                        </m:sSub>
                        <m:r>
                          <m:rPr>
                            <m:nor/>
                            <m:sty m:val="p"/>
                          </m:rPr>
                          <w:rPr>
                            <w:rFonts w:ascii="Times New Roman" w:hAnsi="Times New Roman" w:eastAsia="方正仿宋_GBK" w:cs="Times New Roman"/>
                            <w:b w:val="0"/>
                            <w:i w:val="0"/>
                            <w:iCs w:val="0"/>
                          </w:rPr>
                          <m:t>.</m:t>
                        </m:r>
                      </m:e>
                    </m:mr>
                  </m:m>
                </m:oMath>
              </m:oMathPara>
            </w:del>
          </w:p>
        </w:tc>
        <w:tc>
          <w:tcPr>
            <w:tcW w:w="737" w:type="dxa"/>
            <w:tcMar>
              <w:top w:w="0" w:type="dxa"/>
              <w:left w:w="0" w:type="dxa"/>
              <w:bottom w:w="0" w:type="dxa"/>
              <w:right w:w="0" w:type="dxa"/>
            </w:tcMar>
            <w:vAlign w:val="center"/>
          </w:tcPr>
          <w:p w14:paraId="71DB98D3">
            <w:pPr>
              <w:keepNext/>
              <w:spacing w:before="0" w:after="0"/>
              <w:ind w:left="0" w:leftChars="0" w:right="0" w:rightChars="0" w:firstLine="0" w:firstLineChars="0"/>
              <w:jc w:val="right"/>
              <w:rPr>
                <w:del w:id="2793" w:author="xh" w:date="2026-10-19T09:14:56+08:00"/>
              </w:rPr>
            </w:pPr>
            <w:del w:id="2794" w:author="xh" w:date="2026-10-19T09:14:56+08:00">
              <w:r>
                <w:rPr>
                  <w:rFonts w:ascii="Times New Roman" w:hAnsi="Times New Roman" w:eastAsia="方正仿宋_GBK"/>
                  <w:b w:val="0"/>
                  <w:sz w:val="18"/>
                </w:rPr>
                <w:delText>（4-2）</w:delText>
              </w:r>
            </w:del>
          </w:p>
        </w:tc>
      </w:tr>
      <w:tr>
        <w:trPr>
          <w:cantSplit/>
          <w:ins w:id="2795" w:author="xh" w:date="2026-10-19T09:14:56+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2796" w:author="xh" w:date="2026-10-19T09:14:56+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2797" w:author="xh" w:date="2026-10-19T09:14:56+08:00"/>
              </w:rPr>
            </w:pPr>
            <w:ins w:id="2798" w:author="xh" w:date="2026-10-19T09:14:56+08:00">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2799" w:author="xh" w:date="2026-10-19T09:14:56+08:00"/>
              </w:rPr>
            </w:pPr>
            <w:ins w:id="2800" w:author="xh" w:date="2026-10-19T09:14:56+08:00">
              <w:r>
                <w:rPr>
                  <w:rFonts w:ascii="Times New Roman" w:hAnsi="Times New Roman" w:eastAsia="方正仿宋_GBK"/>
                  <w:b w:val="0"/>
                  <w:sz w:val="18"/>
                </w:rPr>
                <w:t>（4-2）</w:t>
              </w:r>
            </w:ins>
          </w:p>
        </w:tc>
      </w:tr>
    </w:tbl>
    <w:p w14:paraId="6C9856A1">
      <w:pPr>
        <w:pStyle w:val="115"/>
        <w:widowControl/>
        <w:spacing w:before="0" w:after="0" w:line="348" w:lineRule="exact"/>
        <w:ind w:left="0" w:leftChars="0" w:right="0" w:rightChars="0" w:firstLine="0" w:firstLineChars="0" w:hanging="0" w:hangingChars="0" w:start="0" w:end="0" w:startChars="0" w:endChars="0"/>
        <w:jc w:val="both"/>
        <w:pPrChange w:id="28318" w:author="xh" w:date="2026-10-19T09:15:35+08:00">
          <w:pPr>
            <w:pStyle w:val="115"/>
            <w:widowControl/>
            <w:spacing w:before="0" w:after="0" w:line="348" w:lineRule="exact"/>
            <w:ind w:left="0" w:leftChars="0" w:right="0" w:rightChars="0" w:firstLine="0" w:firstLineChars="0"/>
            <w:jc w:val="both"/>
          </w:pPr>
        </w:pPrChange>
      </w:pPr>
      <w:r>
        <w:rPr>
          <w:rFonts w:ascii="Times New Roman" w:hAnsi="Times New Roman" w:eastAsia="方正仿宋_GBK"/>
          <w:b w:val="0"/>
          <w:sz w:val="24"/>
        </w:rPr>
        <w:t>式中，</w:t>
      </w:r>
      <m:oMath>
        <m:r>
          <m:rPr>
            <m:nor/>
          </m:rPr>
          <w:rPr>
            <w:rFonts w:ascii="Times New Roman" w:hAnsi="Times New Roman" w:eastAsia="方正仿宋_GBK" w:cs="Times New Roman"/>
            <w:i/>
            <w:iCs/>
          </w:rPr>
          <m:t>i</m:t>
        </m:r>
      </m:oMath>
      <w:r>
        <w:rPr>
          <w:rFonts w:ascii="Times New Roman" w:hAnsi="Times New Roman" w:eastAsia="方正仿宋_GBK"/>
          <w:b w:val="0"/>
          <w:sz w:val="24"/>
        </w:rPr>
        <w:t>为站号，</w:t>
      </w:r>
      <m:oMath>
        <m:r>
          <m:rPr>
            <m:nor/>
          </m:rPr>
          <w:rPr>
            <w:rFonts w:ascii="Times New Roman" w:hAnsi="Times New Roman" w:eastAsia="方正仿宋_GBK" w:cs="Times New Roman"/>
            <w:i/>
            <w:iCs/>
          </w:rPr>
          <m:t>k</m:t>
        </m:r>
      </m:oMath>
      <w:r>
        <w:rPr>
          <w:rFonts w:ascii="Times New Roman" w:hAnsi="Times New Roman" w:eastAsia="方正仿宋_GBK"/>
          <w:b w:val="0"/>
          <w:sz w:val="24"/>
        </w:rPr>
        <w:t>为主变安装位置，</w:t>
      </w:r>
      <m:oMath>
        <m:r>
          <m:rPr>
            <m:nor/>
          </m:rPr>
          <w:rPr>
            <w:rFonts w:ascii="Times New Roman" w:hAnsi="Times New Roman" w:eastAsia="方正仿宋_GBK" w:cs="Times New Roman"/>
            <w:i/>
            <w:iCs/>
          </w:rPr>
          <m:t>y</m:t>
        </m:r>
      </m:oMath>
      <w:r>
        <w:rPr>
          <w:rFonts w:ascii="Times New Roman" w:hAnsi="Times New Roman" w:eastAsia="方正仿宋_GBK"/>
          <w:b w:val="0"/>
          <w:sz w:val="24"/>
        </w:rPr>
        <w:t>为投运年份；</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iky</m:t>
            </m:r>
          </m:sub>
        </m:sSub>
      </m:oMath>
      <w:r>
        <w:rPr>
          <w:rFonts w:ascii="Times New Roman" w:hAnsi="Times New Roman" w:eastAsia="方正仿宋_GBK"/>
          <w:b w:val="0"/>
          <w:sz w:val="24"/>
        </w:rPr>
        <w:t>为更换投资，单位万元；</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为单位采购容量工程投资，单位万元/MVA；</w:t>
      </w:r>
      <m:oMath>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up>
            <m:r>
              <m:rPr>
                <m:nor/>
                <m:sty m:val="p"/>
              </m:rPr>
              <w:rPr>
                <w:rFonts w:ascii="Times New Roman" w:hAnsi="Times New Roman" w:eastAsia="方正仿宋_GBK" w:cs="Times New Roman"/>
                <w:b w:val="0"/>
                <w:i w:val="0"/>
                <w:iCs w:val="0"/>
              </w:rPr>
              <m:t>new</m:t>
            </m:r>
          </m:sup>
        </m:sSubSup>
      </m:oMath>
      <w:r>
        <w:rPr>
          <w:rFonts w:ascii="Times New Roman" w:hAnsi="Times New Roman" w:eastAsia="方正仿宋_GBK"/>
          <w:b w:val="0"/>
          <w:sz w:val="24"/>
        </w:rPr>
        <w:t>和</w:t>
      </w:r>
      <m:oMath>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up>
            <m:r>
              <m:rPr>
                <m:nor/>
                <m:sty m:val="p"/>
              </m:rPr>
              <w:rPr>
                <w:rFonts w:ascii="Times New Roman" w:hAnsi="Times New Roman" w:eastAsia="方正仿宋_GBK" w:cs="Times New Roman"/>
                <w:b w:val="0"/>
                <w:i w:val="0"/>
                <w:iCs w:val="0"/>
              </w:rPr>
              <m:t>old</m:t>
            </m:r>
          </m:sup>
        </m:sSubSup>
      </m:oMath>
      <w:r>
        <w:rPr>
          <w:rFonts w:ascii="Times New Roman" w:hAnsi="Times New Roman" w:eastAsia="方正仿宋_GBK"/>
          <w:b w:val="0"/>
          <w:sz w:val="24"/>
        </w:rPr>
        <w:t>分别为更换后、更换前容量，</w:t>
      </w:r>
      <m:oMath>
        <m:r>
          <m:rPr>
            <m:nor/>
            <m:sty m:val="p"/>
          </m:rPr>
          <w:rPr>
            <w:rFonts w:ascii="Times New Roman" w:hAnsi="Times New Roman" w:eastAsia="方正仿宋_GBK" w:cs="Times New Roman"/>
            <w:b w:val="0"/>
            <w:i w:val="0"/>
            <w:iCs w:val="0"/>
          </w:rPr>
          <m:t>Δ</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Sub>
      </m:oMath>
      <w:r>
        <w:rPr>
          <w:rFonts w:ascii="Times New Roman" w:hAnsi="Times New Roman" w:eastAsia="方正仿宋_GBK"/>
          <w:b w:val="0"/>
          <w:sz w:val="24"/>
        </w:rPr>
        <w:t>为容量净增，单位MVA；</w:t>
      </w:r>
      <m:oMath>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iky</m:t>
            </m:r>
          </m:sub>
        </m:sSub>
      </m:oMath>
      <w:r>
        <w:rPr>
          <w:rFonts w:ascii="Times New Roman" w:hAnsi="Times New Roman" w:eastAsia="方正仿宋_GBK"/>
          <w:b w:val="0"/>
          <w:sz w:val="24"/>
        </w:rPr>
        <w:t>为更换状态，发生更换取1，否则取0。未更换时投资为零；更换同一位置后，新容量在后续年份持续在役。</w:t>
      </w:r>
    </w:p>
    <w:p w14:paraId="6563A99C">
      <w:pPr>
        <w:pStyle w:val="5"/>
        <w:keepNext/>
        <w:numPr>
          <w:ilvl w:val="0"/>
          <w:numId w:val="0"/>
        </w:numPr>
        <w:spacing w:before="160" w:after="120" w:line="390" w:lineRule="exact"/>
        <w:ind w:firstLine="0"/>
      </w:pPr>
      <w:bookmarkStart w:id="149" w:name="主变扩建"/>
      <w:r>
        <w:rPr>
          <w:rFonts w:ascii="Times New Roman" w:hAnsi="Times New Roman" w:eastAsia="方正仿宋_GBK"/>
          <w:b/>
          <w:sz w:val="26"/>
        </w:rPr>
        <w:t>4.2.4 主变扩建</w:t>
      </w:r>
      <w:bookmarkEnd w:id="149"/>
    </w:p>
    <w:p w14:paraId="3D42181C">
      <w:pPr>
        <w:pStyle w:val="115"/>
        <w:widowControl/>
        <w:spacing w:before="0" w:after="0" w:line="348" w:lineRule="exact"/>
        <w:ind w:firstLine="480"/>
        <w:jc w:val="both"/>
      </w:pPr>
      <w:r>
        <w:rPr>
          <w:rFonts w:ascii="Times New Roman" w:hAnsi="Times New Roman" w:eastAsia="方正仿宋_GBK"/>
          <w:b w:val="0"/>
          <w:sz w:val="24"/>
        </w:rPr>
        <w:t>邢楼和墩集主变扩建工程均采购50 MVA主变，各新增12回10 kV出线，静态总投资分别为1206万元和1240万元[85]。同规模案例均值为1223万元，作为50 MVA主变扩建仿真费用。</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C2A0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2801" w:author="xh" w:date="2026-10-19T09:16:15+08:00"/>
        </w:trPr>
        <w:tc>
          <w:tcPr>
            <w:tcW w:w="737" w:type="dxa"/>
            <w:tcMar>
              <w:top w:w="0" w:type="dxa"/>
              <w:left w:w="0" w:type="dxa"/>
              <w:bottom w:w="0" w:type="dxa"/>
              <w:right w:w="0" w:type="dxa"/>
            </w:tcMar>
            <w:vAlign w:val="center"/>
          </w:tcPr>
          <w:p w14:paraId="05523C9F">
            <w:pPr>
              <w:keepNext/>
              <w:spacing w:before="0" w:after="0"/>
              <w:ind w:left="0" w:leftChars="0" w:right="0" w:rightChars="0" w:firstLine="0" w:firstLineChars="0"/>
              <w:rPr>
                <w:del w:id="2802" w:author="xh" w:date="2026-10-19T09:16:15+08:00"/>
              </w:rPr>
            </w:pPr>
          </w:p>
        </w:tc>
        <w:tc>
          <w:tcPr>
            <w:tcW w:w="6838" w:type="dxa"/>
            <w:tcMar>
              <w:top w:w="0" w:type="dxa"/>
              <w:left w:w="0" w:type="dxa"/>
              <w:bottom w:w="0" w:type="dxa"/>
              <w:right w:w="0" w:type="dxa"/>
            </w:tcMar>
            <w:vAlign w:val="center"/>
          </w:tcPr>
          <w:p w14:paraId="143951C9">
            <w:pPr>
              <w:keepNext/>
              <w:spacing w:before="100" w:after="100" w:line="276" w:lineRule="auto"/>
              <w:ind w:left="0" w:leftChars="0" w:right="0" w:rightChars="0" w:firstLine="0" w:firstLineChars="0"/>
              <w:jc w:val="center"/>
              <w:rPr>
                <w:del w:id="2803" w:author="xh" w:date="2026-10-19T09:16:15+08:00"/>
              </w:rPr>
            </w:pPr>
            <w:del w:id="2804" w:author="xh" w:date="2026-10-19T09:16:15+08:00">
              <m:oMathPara>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,exp</m:t>
                      </m:r>
                    </m:sub>
                  </m:sSub>
                  <m:r>
                    <m:rPr>
                      <m:nor/>
                      <m:sty m:val="p"/>
                    </m:rPr>
                    <w:rPr>
                      <w:rFonts w:ascii="Times New Roman" w:hAnsi="Times New Roman" w:eastAsia="方正仿宋_GBK" w:cs="Times New Roman"/>
                      <w:b w:val="0"/>
                      <w:i w:val="0"/>
                      <w:iCs w:val="0"/>
                    </w:rPr>
                    <m:t>=</m:t>
                  </m:r>
                  <m:f>
                    <m:fPr/>
                    <m:num>
                      <m:r>
                        <m:rPr>
                          <m:nor/>
                          <m:sty m:val="p"/>
                        </m:rPr>
                        <w:rPr>
                          <w:rFonts w:ascii="Times New Roman" w:hAnsi="Times New Roman" w:eastAsia="方正仿宋_GBK" w:cs="Times New Roman"/>
                          <w:b w:val="0"/>
                          <w:i w:val="0"/>
                          <w:iCs w:val="0"/>
                        </w:rPr>
                        <m:t>1206+1240</m:t>
                      </m:r>
                    </m:num>
                    <m:den>
                      <m:r>
                        <m:rPr>
                          <m:nor/>
                          <m:sty m:val="p"/>
                        </m:rPr>
                        <w:rPr>
                          <w:rFonts w:ascii="Times New Roman" w:hAnsi="Times New Roman" w:eastAsia="方正仿宋_GBK" w:cs="Times New Roman"/>
                          <w:b w:val="0"/>
                          <w:i w:val="0"/>
                          <w:iCs w:val="0"/>
                        </w:rPr>
                        <m:t>2</m:t>
                      </m:r>
                    </m:den>
                  </m:f>
                  <m:r>
                    <m:rPr>
                      <m:nor/>
                      <m:sty m:val="p"/>
                    </m:rPr>
                    <w:rPr>
                      <w:rFonts w:ascii="Times New Roman" w:hAnsi="Times New Roman" w:eastAsia="方正仿宋_GBK" w:cs="Times New Roman"/>
                      <w:b w:val="0"/>
                      <w:i w:val="0"/>
                      <w:iCs w:val="0"/>
                    </w:rPr>
                    <m:t>=1223 万元/项.</m:t>
                  </m:r>
                </m:oMath>
              </m:oMathPara>
            </w:del>
          </w:p>
        </w:tc>
        <w:tc>
          <w:tcPr>
            <w:tcW w:w="737" w:type="dxa"/>
            <w:tcMar>
              <w:top w:w="0" w:type="dxa"/>
              <w:left w:w="0" w:type="dxa"/>
              <w:bottom w:w="0" w:type="dxa"/>
              <w:right w:w="0" w:type="dxa"/>
            </w:tcMar>
            <w:vAlign w:val="center"/>
          </w:tcPr>
          <w:p w14:paraId="3155A511">
            <w:pPr>
              <w:keepNext/>
              <w:spacing w:before="0" w:after="0"/>
              <w:ind w:left="0" w:leftChars="0" w:right="0" w:rightChars="0" w:firstLine="0" w:firstLineChars="0"/>
              <w:jc w:val="right"/>
              <w:rPr>
                <w:del w:id="2805" w:author="xh" w:date="2026-10-19T09:16:15+08:00"/>
              </w:rPr>
            </w:pPr>
            <w:del w:id="2806" w:author="xh" w:date="2026-10-19T09:16:15+08:00">
              <w:r>
                <w:rPr>
                  <w:rFonts w:ascii="Times New Roman" w:hAnsi="Times New Roman" w:eastAsia="方正仿宋_GBK"/>
                  <w:b w:val="0"/>
                  <w:sz w:val="18"/>
                </w:rPr>
                <w:delText>（4-3）</w:delText>
              </w:r>
            </w:del>
          </w:p>
        </w:tc>
      </w:tr>
      <w:tr>
        <w:trPr>
          <w:cantSplit/>
          <w:ins w:id="2807" w:author="xh" w:date="2026-10-19T09:16:15+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2808" w:author="xh" w:date="2026-10-19T09:16:15+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2809" w:author="xh" w:date="2026-10-19T09:16:15+08:00"/>
              </w:rPr>
            </w:pPr>
            <w:ins w:id="2810" w:author="xh" w:date="2026-10-19T09:16:15+08:00">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2811" w:author="xh" w:date="2026-10-19T09:16:15+08:00"/>
              </w:rPr>
            </w:pPr>
            <w:ins w:id="2812" w:author="xh" w:date="2026-10-19T09:16:15+08:00">
              <w:r>
                <w:rPr>
                  <w:rFonts w:ascii="Times New Roman" w:hAnsi="Times New Roman" w:eastAsia="方正仿宋_GBK"/>
                  <w:b w:val="0"/>
                  <w:sz w:val="18"/>
                </w:rPr>
                <w:t>（4-3）</w:t>
              </w:r>
            </w:ins>
          </w:p>
        </w:tc>
      </w:tr>
    </w:tbl>
    <w:p w14:paraId="4FD78F51">
      <w:pPr>
        <w:pStyle w:val="115"/>
        <w:widowControl/>
        <w:spacing w:before="0" w:after="0" w:line="348" w:lineRule="exact"/>
        <w:ind w:left="0" w:leftChars="0" w:right="0" w:rightChars="0" w:firstLine="0" w:firstLineChars="0" w:hanging="0" w:hangingChars="0" w:start="0" w:end="0" w:startChars="0" w:endChars="0"/>
        <w:jc w:val="both"/>
        <w:pPrChange w:id="28319" w:author="xh" w:date="2026-10-19T09:16:54+08:00">
          <w:pPr>
            <w:pStyle w:val="115"/>
            <w:widowControl/>
            <w:spacing w:before="0" w:after="0" w:line="348" w:lineRule="exact"/>
            <w:ind w:left="0" w:leftChars="0" w:right="0" w:rightChars="0" w:firstLine="0" w:firstLineChars="0"/>
            <w:jc w:val="both"/>
          </w:pPr>
        </w:pPrChange>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,exp</m:t>
            </m:r>
          </m:sub>
        </m:sSub>
      </m:oMath>
      <w:r>
        <w:rPr>
          <w:rFonts w:ascii="Times New Roman" w:hAnsi="Times New Roman" w:eastAsia="方正仿宋_GBK"/>
          <w:b w:val="0"/>
          <w:sz w:val="24"/>
        </w:rPr>
        <w:t>为50 MVA主变扩建项目参考投资，单位万元/项。</w:t>
      </w:r>
    </w:p>
    <w:p w14:paraId="3554E0EC">
      <w:pPr>
        <w:pStyle w:val="2"/>
        <w:widowControl/>
        <w:spacing w:before="0" w:after="0" w:line="348" w:lineRule="exact"/>
        <w:ind w:firstLine="480"/>
        <w:jc w:val="both"/>
      </w:pPr>
      <w:r>
        <w:rPr>
          <w:rFonts w:ascii="Times New Roman" w:hAnsi="Times New Roman" w:eastAsia="方正仿宋_GBK"/>
          <w:b w:val="0"/>
          <w:sz w:val="24"/>
        </w:rPr>
        <w:t>主变扩建仅在具备预留位置的站点设置，按1223万元/项计费，费用包含增加台数及相应配套工程。</w:t>
      </w:r>
    </w:p>
    <w:p w14:paraId="53BE7BFD">
      <w:pPr>
        <w:pStyle w:val="2"/>
        <w:widowControl/>
        <w:spacing w:before="0" w:after="0" w:line="348" w:lineRule="exact"/>
        <w:ind w:firstLine="480"/>
        <w:jc w:val="both"/>
      </w:pPr>
      <w:r>
        <w:rPr>
          <w:rFonts w:ascii="Times New Roman" w:hAnsi="Times New Roman" w:eastAsia="方正仿宋_GBK"/>
          <w:b w:val="0"/>
          <w:sz w:val="24"/>
        </w:rPr>
        <w:t>主变扩建提高公用主变总容量与主变N-1后剩余容量，按第五章的容量约束和费用目标评价。既有两台规格、正向需求及供电安全任务不同，会使同样的扩建费用对应不同替代储能规模。</w:t>
      </w:r>
    </w:p>
    <w:p w14:paraId="399259DB">
      <w:pPr>
        <w:pStyle w:val="4"/>
        <w:keepNext/>
        <w:numPr>
          <w:ilvl w:val="0"/>
          <w:numId w:val="0"/>
        </w:numPr>
        <w:spacing w:before="160" w:after="120" w:line="480" w:lineRule="exact"/>
        <w:ind w:firstLine="0"/>
      </w:pPr>
      <w:ins w:id="28257" w:author="xh" w:date="2026-10-19T09:17:33+08:00">
        <w:bookmarkStart w:id="320" w:name="Report1017_h529"/>
        <w:bookmarkEnd w:id="320"/>
      </w:ins>
      <w:bookmarkStart w:id="150" w:name="h529"/>
      <w:bookmarkStart w:id="151" w:name="kv联络工程费用"/>
      <w:r>
        <w:rPr>
          <w:rFonts w:ascii="Times New Roman" w:hAnsi="Times New Roman" w:eastAsia="方正仿宋_GBK"/>
          <w:b/>
          <w:sz w:val="32"/>
        </w:rPr>
        <w:t>4.3 10 kV联络工程费用</w:t>
      </w:r>
      <w:bookmarkEnd w:id="150"/>
      <w:bookmarkEnd w:id="151"/>
    </w:p>
    <w:p w14:paraId="5F990C33">
      <w:pPr>
        <w:pStyle w:val="5"/>
        <w:keepNext/>
        <w:numPr>
          <w:ilvl w:val="0"/>
          <w:numId w:val="0"/>
        </w:numPr>
        <w:spacing w:before="160" w:after="120" w:line="390" w:lineRule="exact"/>
        <w:ind w:firstLine="0"/>
      </w:pPr>
      <w:bookmarkStart w:id="152" w:name="参考工程及单位造价"/>
      <w:r>
        <w:rPr>
          <w:rFonts w:ascii="Times New Roman" w:hAnsi="Times New Roman" w:eastAsia="方正仿宋_GBK"/>
          <w:b/>
          <w:sz w:val="26"/>
        </w:rPr>
        <w:t>4.3.1 参考工程及单位造价</w:t>
      </w:r>
      <w:bookmarkEnd w:id="152"/>
    </w:p>
    <w:p w14:paraId="4FB48829">
      <w:pPr>
        <w:pStyle w:val="115"/>
        <w:widowControl/>
        <w:spacing w:before="0" w:after="0" w:line="348" w:lineRule="exact"/>
        <w:ind w:firstLine="480"/>
        <w:jc w:val="both"/>
      </w:pPr>
      <w:r>
        <w:rPr>
          <w:rFonts w:ascii="Times New Roman" w:hAnsi="Times New Roman" w:eastAsia="方正仿宋_GBK"/>
          <w:b w:val="0"/>
          <w:sz w:val="24"/>
        </w:rPr>
        <w:t>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14:paraId="2AD30E8A">
      <w:pPr>
        <w:pStyle w:val="5"/>
        <w:keepNext/>
        <w:numPr>
          <w:ilvl w:val="0"/>
          <w:numId w:val="0"/>
        </w:numPr>
        <w:spacing w:before="160" w:after="120" w:line="390" w:lineRule="exact"/>
        <w:ind w:firstLine="0"/>
      </w:pPr>
      <w:bookmarkStart w:id="153" w:name="电缆长度占比与综合造价"/>
      <w:r>
        <w:rPr>
          <w:rFonts w:ascii="Times New Roman" w:hAnsi="Times New Roman" w:eastAsia="方正仿宋_GBK"/>
          <w:b/>
          <w:sz w:val="26"/>
        </w:rPr>
        <w:t>4.3.2 电缆长度占比与综合造价</w:t>
      </w:r>
      <w:bookmarkEnd w:id="153"/>
    </w:p>
    <w:p w14:paraId="69BE85C8">
      <w:pPr>
        <w:pStyle w:val="115"/>
        <w:widowControl/>
        <w:spacing w:before="0" w:after="0" w:line="348" w:lineRule="exact"/>
        <w:ind w:firstLine="480"/>
        <w:jc w:val="both"/>
      </w:pPr>
      <w:r>
        <w:rPr>
          <w:rFonts w:ascii="Times New Roman" w:hAnsi="Times New Roman" w:eastAsia="方正仿宋_GBK"/>
          <w:b w:val="0"/>
          <w:sz w:val="24"/>
        </w:rPr>
        <w:t>线路造价以架空参考基价24万元/km为基准，定义线路成本系数</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。若电缆长度占比为</w:t>
      </w:r>
      <m:oMath>
        <m:r>
          <m:rPr>
            <m:nor/>
          </m:rPr>
          <w:rPr>
            <w:rFonts w:ascii="Times New Roman" w:hAnsi="Times New Roman" w:eastAsia="方正仿宋_GBK" w:cs="Times New Roman"/>
            <w:i/>
            <w:iCs/>
          </w:rPr>
          <m:t>α</m:t>
        </m:r>
      </m:oMath>
      <w:r>
        <w:rPr>
          <w:rFonts w:ascii="Times New Roman" w:hAnsi="Times New Roman" w:eastAsia="方正仿宋_GBK"/>
          <w:b w:val="0"/>
          <w:sz w:val="24"/>
        </w:rPr>
        <w:t>，电缆综合参考价为180万元/km，则单位长度综合费用为</w:t>
      </w:r>
      <m:oMath>
        <m:r>
          <m:rPr>
            <m:nor/>
            <m:sty m:val="p"/>
          </m:rPr>
          <w:rPr>
            <w:rFonts w:ascii="Times New Roman" w:hAnsi="Times New Roman" w:eastAsia="方正仿宋_GBK" w:cs="Times New Roman"/>
            <w:b w:val="0"/>
            <w:i w:val="0"/>
            <w:iCs w:val="0"/>
          </w:rPr>
          <m:t>24(1−</m:t>
        </m:r>
        <m:r>
          <m:rPr>
            <m:nor/>
          </m:rPr>
          <w:rPr>
            <w:rFonts w:ascii="Times New Roman" w:hAnsi="Times New Roman" w:eastAsia="方正仿宋_GBK" w:cs="Times New Roman"/>
            <w:i/>
            <w:iCs/>
          </w:rPr>
          <m:t>α</m:t>
        </m:r>
        <m:r>
          <m:rPr>
            <m:nor/>
            <m:sty m:val="p"/>
          </m:rPr>
          <w:rPr>
            <w:rFonts w:ascii="Times New Roman" w:hAnsi="Times New Roman" w:eastAsia="方正仿宋_GBK" w:cs="Times New Roman"/>
            <w:b w:val="0"/>
            <w:i w:val="0"/>
            <w:iCs w:val="0"/>
          </w:rPr>
          <m:t>)+180</m:t>
        </m:r>
        <m:r>
          <m:rPr>
            <m:nor/>
          </m:rPr>
          <w:rPr>
            <w:rFonts w:ascii="Times New Roman" w:hAnsi="Times New Roman" w:eastAsia="方正仿宋_GBK" w:cs="Times New Roman"/>
            <w:i/>
            <w:iCs/>
          </w:rPr>
          <m:t>α</m:t>
        </m:r>
      </m:oMath>
      <w:r>
        <w:rPr>
          <w:rFonts w:ascii="Times New Roman" w:hAnsi="Times New Roman" w:eastAsia="方正仿宋_GBK"/>
          <w:b w:val="0"/>
          <w:sz w:val="24"/>
        </w:rPr>
        <w:t>，对应</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b w:val="0"/>
            <w:i w:val="0"/>
            <w:iCs w:val="0"/>
          </w:rPr>
          <m:t>=1+6.5</m:t>
        </m:r>
        <m:r>
          <m:rPr>
            <m:nor/>
          </m:rPr>
          <w:rPr>
            <w:rFonts w:ascii="Times New Roman" w:hAnsi="Times New Roman" w:eastAsia="方正仿宋_GBK" w:cs="Times New Roman"/>
            <w:i/>
            <w:iCs/>
          </w:rPr>
          <m:t>α</m:t>
        </m:r>
      </m:oMath>
      <w:r>
        <w:rPr>
          <w:rFonts w:ascii="Times New Roman" w:hAnsi="Times New Roman" w:eastAsia="方正仿宋_GBK"/>
          <w:b w:val="0"/>
          <w:sz w:val="24"/>
        </w:rPr>
        <w:t>。系数也可按实际工程单位长度造价与基价之比确定。</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4254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2813" w:author="xh" w:date="2026-10-19T09:18:13+08:00"/>
        </w:trPr>
        <w:tc>
          <w:tcPr>
            <w:tcW w:w="737" w:type="dxa"/>
            <w:tcMar>
              <w:top w:w="0" w:type="dxa"/>
              <w:left w:w="0" w:type="dxa"/>
              <w:bottom w:w="0" w:type="dxa"/>
              <w:right w:w="0" w:type="dxa"/>
            </w:tcMar>
            <w:vAlign w:val="center"/>
          </w:tcPr>
          <w:p w14:paraId="0C064E11">
            <w:pPr>
              <w:keepNext/>
              <w:spacing w:before="0" w:after="0"/>
              <w:ind w:left="0" w:leftChars="0" w:right="0" w:rightChars="0" w:firstLine="0" w:firstLineChars="0"/>
              <w:rPr>
                <w:del w:id="2814" w:author="xh" w:date="2026-10-19T09:18:13+08:00"/>
              </w:rPr>
            </w:pPr>
          </w:p>
        </w:tc>
        <w:tc>
          <w:tcPr>
            <w:tcW w:w="6838" w:type="dxa"/>
            <w:tcMar>
              <w:top w:w="0" w:type="dxa"/>
              <w:left w:w="0" w:type="dxa"/>
              <w:bottom w:w="0" w:type="dxa"/>
              <w:right w:w="0" w:type="dxa"/>
            </w:tcMar>
            <w:vAlign w:val="center"/>
          </w:tcPr>
          <w:p w14:paraId="6C2B44DA">
            <w:pPr>
              <w:keepNext/>
              <w:spacing w:before="100" w:after="100" w:line="276" w:lineRule="auto"/>
              <w:ind w:left="0" w:leftChars="0" w:right="0" w:rightChars="0" w:firstLine="0" w:firstLineChars="0"/>
              <w:jc w:val="center"/>
              <w:rPr>
                <w:del w:id="2815" w:author="xh" w:date="2026-10-19T09:18:13+08:00"/>
              </w:rPr>
            </w:pPr>
            <w:del w:id="2816" w:author="xh" w:date="2026-10-19T09:18:13+08:00">
              <m:oMathPara>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b w:val="0"/>
                      <w:i w:val="0"/>
                      <w:iCs w:val="0"/>
                    </w:rPr>
                    <m:t>=24</m:t>
                  </m:r>
                  <m:r>
                    <m:rPr>
                      <m:nor/>
                    </m:rPr>
                    <w:rPr>
                      <w:rFonts w:ascii="Times New Roman" w:hAnsi="Times New Roman" w:eastAsia="方正仿宋_GBK" w:cs="Times New Roman"/>
                      <w:i/>
                      <w:iCs/>
                    </w:rPr>
                    <m:t>L</m:t>
                  </m:r>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b w:val="0"/>
                      <w:i w:val="0"/>
                      <w:iCs w:val="0"/>
                    </w:rPr>
                    <m:t>+6.</m:t>
                  </m:r>
                </m:oMath>
              </m:oMathPara>
            </w:del>
          </w:p>
        </w:tc>
        <w:tc>
          <w:tcPr>
            <w:tcW w:w="737" w:type="dxa"/>
            <w:tcMar>
              <w:top w:w="0" w:type="dxa"/>
              <w:left w:w="0" w:type="dxa"/>
              <w:bottom w:w="0" w:type="dxa"/>
              <w:right w:w="0" w:type="dxa"/>
            </w:tcMar>
            <w:vAlign w:val="center"/>
          </w:tcPr>
          <w:p w14:paraId="3BDEAB43">
            <w:pPr>
              <w:keepNext/>
              <w:spacing w:before="0" w:after="0"/>
              <w:ind w:left="0" w:leftChars="0" w:right="0" w:rightChars="0" w:firstLine="0" w:firstLineChars="0"/>
              <w:jc w:val="right"/>
              <w:rPr>
                <w:del w:id="2817" w:author="xh" w:date="2026-10-19T09:18:13+08:00"/>
              </w:rPr>
            </w:pPr>
            <w:del w:id="2818" w:author="xh" w:date="2026-10-19T09:18:13+08:00">
              <w:r>
                <w:rPr>
                  <w:rFonts w:ascii="Times New Roman" w:hAnsi="Times New Roman" w:eastAsia="方正仿宋_GBK"/>
                  <w:b w:val="0"/>
                  <w:sz w:val="18"/>
                </w:rPr>
                <w:delText>（4-4）</w:delText>
              </w:r>
            </w:del>
          </w:p>
        </w:tc>
      </w:tr>
      <w:tr>
        <w:trPr>
          <w:cantSplit/>
          <w:ins w:id="2819" w:author="xh" w:date="2026-10-19T09:18:13+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2820" w:author="xh" w:date="2026-10-19T09:18:13+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2821" w:author="xh" w:date="2026-10-19T09:18:13+08:00"/>
              </w:rPr>
            </w:pPr>
            <w:ins w:id="2822" w:author="xh" w:date="2026-10-19T09:18:13+08:00">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2823" w:author="xh" w:date="2026-10-19T09:18:13+08:00"/>
              </w:rPr>
            </w:pPr>
            <w:ins w:id="2824" w:author="xh" w:date="2026-10-19T09:18:13+08:00">
              <w:r>
                <w:rPr>
                  <w:rFonts w:ascii="Times New Roman" w:hAnsi="Times New Roman" w:eastAsia="方正仿宋_GBK"/>
                  <w:b w:val="0"/>
                  <w:sz w:val="18"/>
                </w:rPr>
                <w:t>（4-4）</w:t>
              </w:r>
            </w:ins>
          </w:p>
        </w:tc>
      </w:tr>
    </w:tbl>
    <w:p w14:paraId="3BF53F1B">
      <w:pPr>
        <w:pStyle w:val="115"/>
        <w:widowControl/>
        <w:spacing w:before="0" w:after="0" w:line="348" w:lineRule="exact"/>
        <w:ind w:left="0" w:leftChars="0" w:right="0" w:rightChars="0" w:firstLine="0" w:firstLineChars="0" w:hanging="0" w:hangingChars="0" w:start="0" w:end="0" w:startChars="0" w:endChars="0"/>
        <w:jc w:val="both"/>
        <w:pPrChange w:id="28320" w:author="xh" w:date="2026-10-19T09:18:52+08:00">
          <w:pPr>
            <w:pStyle w:val="115"/>
            <w:widowControl/>
            <w:spacing w:before="0" w:after="0" w:line="348" w:lineRule="exact"/>
            <w:ind w:left="0" w:leftChars="0" w:right="0" w:rightChars="0" w:firstLine="0" w:firstLineChars="0"/>
            <w:jc w:val="both"/>
          </w:pPr>
        </w:pPrChange>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为单项目建设投资，单位万元；</w:t>
      </w:r>
      <m:oMath>
        <m:r>
          <m:rPr>
            <m:nor/>
          </m:rPr>
          <w:rPr>
            <w:rFonts w:ascii="Times New Roman" w:hAnsi="Times New Roman" w:eastAsia="方正仿宋_GBK" w:cs="Times New Roman"/>
            <w:i/>
            <w:iCs/>
          </w:rPr>
          <m:t>L</m:t>
        </m:r>
      </m:oMath>
      <w:r>
        <w:rPr>
          <w:rFonts w:ascii="Times New Roman" w:hAnsi="Times New Roman" w:eastAsia="方正仿宋_GBK"/>
          <w:b w:val="0"/>
          <w:sz w:val="24"/>
        </w:rPr>
        <w:t>为线路长度，基准取3 km；</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为无量纲线路成本系数；6万元为两台等效开关的固定接入费用。固定费用不随</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同比缩放。</w:t>
      </w:r>
    </w:p>
    <w:p w14:paraId="7E8CEADE">
      <w:pPr>
        <w:pStyle w:val="2"/>
        <w:widowControl/>
        <w:spacing w:before="0" w:after="0" w:line="348" w:lineRule="exact"/>
        <w:ind w:firstLine="480"/>
        <w:jc w:val="both"/>
      </w:pPr>
      <w:r>
        <w:rPr>
          <w:rFonts w:ascii="Times New Roman" w:hAnsi="Times New Roman" w:eastAsia="方正仿宋_GBK"/>
          <w:b w:val="0"/>
          <w:sz w:val="24"/>
        </w:rPr>
        <w:t>邳州线路资料计算的电缆长度占比约11%，市区补充资料约80%。以3 km和6万元固定接入费计算，单项新增联络投资分别为128.38万元、452.40万元。推广时采用电缆长度占比作为输入参数，</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b w:val="0"/>
            <w:i w:val="0"/>
            <w:iCs w:val="0"/>
          </w:rPr>
          <m:t>=1+6.5</m:t>
        </m:r>
        <m:r>
          <m:rPr>
            <m:nor/>
          </m:rPr>
          <w:rPr>
            <w:rFonts w:ascii="Times New Roman" w:hAnsi="Times New Roman" w:eastAsia="方正仿宋_GBK" w:cs="Times New Roman"/>
            <w:i/>
            <w:iCs/>
          </w:rPr>
          <m:t>α</m:t>
        </m:r>
      </m:oMath>
      <w:r>
        <w:rPr>
          <w:rFonts w:ascii="Times New Roman" w:hAnsi="Times New Roman" w:eastAsia="方正仿宋_GBK"/>
          <w:b w:val="0"/>
          <w:sz w:val="24"/>
        </w:rPr>
        <w:t>用于内部计价。</w:t>
      </w:r>
    </w:p>
    <w:p w14:paraId="448A05DF">
      <w:pPr>
        <w:pStyle w:val="2"/>
        <w:keepNext/>
        <w:spacing w:before="120" w:after="80" w:line="280" w:lineRule="exact"/>
        <w:ind w:firstLine="0"/>
        <w:jc w:val="center"/>
      </w:pPr>
      <w:r>
        <w:rPr>
          <w:rFonts w:ascii="Times New Roman" w:hAnsi="Times New Roman" w:eastAsia="宋体"/>
          <w:b w:val="0"/>
          <w:sz w:val="21"/>
        </w:rPr>
        <w:t>表4-3 电缆长度占比与项目费用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409A8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6A3CA841">
            <w:pPr>
              <w:keepNext/>
              <w:spacing w:before="20" w:after="20" w:line="260" w:lineRule="exact"/>
              <w:ind w:left="0" w:leftChars="0" w:right="0" w:rightChars="0" w:firstLine="0" w:firstLineChars="0"/>
              <w:jc w:val="center"/>
            </w:pPr>
            <w:r>
              <w:rPr>
                <w:rFonts w:ascii="Times New Roman" w:hAnsi="Times New Roman" w:eastAsia="宋体"/>
                <w:b/>
                <w:sz w:val="18"/>
              </w:rPr>
              <w:t>电缆长度占比</w:t>
            </w:r>
          </w:p>
        </w:tc>
        <w:tc>
          <w:tcPr>
            <w:tcW w:w="1662" w:type="dxa"/>
            <w:tcMar>
              <w:left w:w="70" w:type="dxa"/>
              <w:right w:w="70" w:type="dxa"/>
            </w:tcMar>
            <w:vAlign w:val="center"/>
          </w:tcPr>
          <w:p w14:paraId="0E4CEE03">
            <w:pPr>
              <w:keepNext/>
              <w:spacing w:before="20" w:after="20" w:line="260" w:lineRule="exact"/>
              <w:ind w:left="0" w:leftChars="0" w:right="0" w:rightChars="0" w:firstLine="0" w:firstLineChars="0"/>
              <w:jc w:val="center"/>
            </w:pPr>
            <w:r>
              <w:rPr>
                <w:rFonts w:ascii="Times New Roman" w:hAnsi="Times New Roman" w:eastAsia="宋体"/>
                <w:b/>
                <w:sz w:val="18"/>
              </w:rPr>
              <w:t>长度/km</w:t>
            </w:r>
          </w:p>
        </w:tc>
        <w:tc>
          <w:tcPr>
            <w:tcW w:w="1662" w:type="dxa"/>
            <w:tcMar>
              <w:left w:w="70" w:type="dxa"/>
              <w:right w:w="70" w:type="dxa"/>
            </w:tcMar>
            <w:vAlign w:val="center"/>
          </w:tcPr>
          <w:p w14:paraId="7EC4FE28">
            <w:pPr>
              <w:keepNext/>
              <w:spacing w:before="20" w:after="20" w:line="260" w:lineRule="exact"/>
              <w:ind w:left="0" w:leftChars="0" w:right="0" w:rightChars="0" w:firstLine="0" w:firstLineChars="0"/>
              <w:jc w:val="center"/>
            </w:pPr>
            <w:r>
              <w:rPr>
                <w:rFonts w:ascii="Times New Roman" w:hAnsi="Times New Roman" w:eastAsia="宋体"/>
                <w:b/>
                <w:sz w:val="18"/>
              </w:rPr>
              <w:t>单位长度费用/万元·km⁻¹</w:t>
            </w:r>
          </w:p>
        </w:tc>
        <w:tc>
          <w:tcPr>
            <w:tcW w:w="1662" w:type="dxa"/>
            <w:tcMar>
              <w:left w:w="70" w:type="dxa"/>
              <w:right w:w="70" w:type="dxa"/>
            </w:tcMar>
            <w:vAlign w:val="center"/>
          </w:tcPr>
          <w:p w14:paraId="5BEFDA20">
            <w:pPr>
              <w:keepNext/>
              <w:spacing w:before="20" w:after="20" w:line="260" w:lineRule="exact"/>
              <w:ind w:left="0" w:leftChars="0" w:right="0" w:rightChars="0" w:firstLine="0" w:firstLineChars="0"/>
              <w:jc w:val="center"/>
            </w:pPr>
            <w:r>
              <w:rPr>
                <w:rFonts w:ascii="Times New Roman" w:hAnsi="Times New Roman" w:eastAsia="宋体"/>
                <w:b/>
                <w:sz w:val="18"/>
              </w:rPr>
              <w:t>固定接入费/万元</w:t>
            </w:r>
          </w:p>
        </w:tc>
        <w:tc>
          <w:tcPr>
            <w:tcW w:w="1662" w:type="dxa"/>
            <w:tcMar>
              <w:left w:w="70" w:type="dxa"/>
              <w:right w:w="70" w:type="dxa"/>
            </w:tcMar>
            <w:vAlign w:val="center"/>
          </w:tcPr>
          <w:p w14:paraId="758D7509">
            <w:pPr>
              <w:keepNext/>
              <w:spacing w:before="20" w:after="20" w:line="260" w:lineRule="exact"/>
              <w:ind w:left="0" w:leftChars="0" w:right="0" w:rightChars="0" w:firstLine="0" w:firstLineChars="0"/>
              <w:jc w:val="center"/>
            </w:pPr>
            <w:r>
              <w:rPr>
                <w:rFonts w:ascii="Times New Roman" w:hAnsi="Times New Roman" w:eastAsia="宋体"/>
                <w:b/>
                <w:sz w:val="18"/>
              </w:rPr>
              <w:t>项目投资/万元</w:t>
            </w:r>
          </w:p>
        </w:tc>
      </w:tr>
      <w:tr w14:paraId="770A12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E89BE40">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662" w:type="dxa"/>
            <w:tcMar>
              <w:left w:w="70" w:type="dxa"/>
              <w:right w:w="70" w:type="dxa"/>
            </w:tcMar>
            <w:vAlign w:val="center"/>
          </w:tcPr>
          <w:p w14:paraId="3FF292C1">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1F11715C">
            <w:pPr>
              <w:keepNext/>
              <w:spacing w:before="20" w:after="20" w:line="260" w:lineRule="exact"/>
              <w:ind w:left="0" w:leftChars="0" w:right="0" w:rightChars="0" w:firstLine="0" w:firstLineChars="0"/>
              <w:jc w:val="center"/>
            </w:pPr>
            <w:r>
              <w:rPr>
                <w:rFonts w:ascii="Times New Roman" w:hAnsi="Times New Roman" w:eastAsia="宋体"/>
                <w:b w:val="0"/>
                <w:sz w:val="18"/>
              </w:rPr>
              <w:t>39.60</w:t>
            </w:r>
          </w:p>
        </w:tc>
        <w:tc>
          <w:tcPr>
            <w:tcW w:w="1662" w:type="dxa"/>
            <w:tcMar>
              <w:left w:w="70" w:type="dxa"/>
              <w:right w:w="70" w:type="dxa"/>
            </w:tcMar>
            <w:vAlign w:val="center"/>
          </w:tcPr>
          <w:p w14:paraId="63503271">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6C138477">
            <w:pPr>
              <w:keepNext/>
              <w:spacing w:before="20" w:after="20" w:line="260" w:lineRule="exact"/>
              <w:ind w:left="0" w:leftChars="0" w:right="0" w:rightChars="0" w:firstLine="0" w:firstLineChars="0"/>
              <w:jc w:val="center"/>
            </w:pPr>
            <w:r>
              <w:rPr>
                <w:rFonts w:ascii="Times New Roman" w:hAnsi="Times New Roman" w:eastAsia="宋体"/>
                <w:b w:val="0"/>
                <w:sz w:val="18"/>
              </w:rPr>
              <w:t>124.80</w:t>
            </w:r>
          </w:p>
        </w:tc>
      </w:tr>
      <w:tr w14:paraId="106B7A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9340620">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662" w:type="dxa"/>
            <w:tcMar>
              <w:left w:w="70" w:type="dxa"/>
              <w:right w:w="70" w:type="dxa"/>
            </w:tcMar>
            <w:vAlign w:val="center"/>
          </w:tcPr>
          <w:p w14:paraId="2E86B8FA">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0609E34A">
            <w:pPr>
              <w:keepNext/>
              <w:spacing w:before="20" w:after="20" w:line="260" w:lineRule="exact"/>
              <w:ind w:left="0" w:leftChars="0" w:right="0" w:rightChars="0" w:firstLine="0" w:firstLineChars="0"/>
              <w:jc w:val="center"/>
            </w:pPr>
            <w:r>
              <w:rPr>
                <w:rFonts w:ascii="Times New Roman" w:hAnsi="Times New Roman" w:eastAsia="宋体"/>
                <w:b w:val="0"/>
                <w:sz w:val="18"/>
              </w:rPr>
              <w:t>70.80</w:t>
            </w:r>
          </w:p>
        </w:tc>
        <w:tc>
          <w:tcPr>
            <w:tcW w:w="1662" w:type="dxa"/>
            <w:tcMar>
              <w:left w:w="70" w:type="dxa"/>
              <w:right w:w="70" w:type="dxa"/>
            </w:tcMar>
            <w:vAlign w:val="center"/>
          </w:tcPr>
          <w:p w14:paraId="42601A54">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40E027E1">
            <w:pPr>
              <w:keepNext/>
              <w:spacing w:before="20" w:after="20" w:line="260" w:lineRule="exact"/>
              <w:ind w:left="0" w:leftChars="0" w:right="0" w:rightChars="0" w:firstLine="0" w:firstLineChars="0"/>
              <w:jc w:val="center"/>
            </w:pPr>
            <w:r>
              <w:rPr>
                <w:rFonts w:ascii="Times New Roman" w:hAnsi="Times New Roman" w:eastAsia="宋体"/>
                <w:b w:val="0"/>
                <w:sz w:val="18"/>
              </w:rPr>
              <w:t>218.40</w:t>
            </w:r>
          </w:p>
        </w:tc>
      </w:tr>
      <w:tr w14:paraId="42850F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D395DB1">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652A6BBF">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31E15E3C">
            <w:pPr>
              <w:keepNext/>
              <w:spacing w:before="20" w:after="20" w:line="260" w:lineRule="exact"/>
              <w:ind w:left="0" w:leftChars="0" w:right="0" w:rightChars="0" w:firstLine="0" w:firstLineChars="0"/>
              <w:jc w:val="center"/>
            </w:pPr>
            <w:r>
              <w:rPr>
                <w:rFonts w:ascii="Times New Roman" w:hAnsi="Times New Roman" w:eastAsia="宋体"/>
                <w:b w:val="0"/>
                <w:sz w:val="18"/>
              </w:rPr>
              <w:t>102.00</w:t>
            </w:r>
          </w:p>
        </w:tc>
        <w:tc>
          <w:tcPr>
            <w:tcW w:w="1662" w:type="dxa"/>
            <w:tcMar>
              <w:left w:w="70" w:type="dxa"/>
              <w:right w:w="70" w:type="dxa"/>
            </w:tcMar>
            <w:vAlign w:val="center"/>
          </w:tcPr>
          <w:p w14:paraId="05F55625">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23E10349">
            <w:pPr>
              <w:keepNext/>
              <w:spacing w:before="20" w:after="20" w:line="260" w:lineRule="exact"/>
              <w:ind w:left="0" w:leftChars="0" w:right="0" w:rightChars="0" w:firstLine="0" w:firstLineChars="0"/>
              <w:jc w:val="center"/>
            </w:pPr>
            <w:r>
              <w:rPr>
                <w:rFonts w:ascii="Times New Roman" w:hAnsi="Times New Roman" w:eastAsia="宋体"/>
                <w:b w:val="0"/>
                <w:sz w:val="18"/>
              </w:rPr>
              <w:t>312.00</w:t>
            </w:r>
          </w:p>
        </w:tc>
      </w:tr>
      <w:tr w14:paraId="7FED75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05B9C01">
            <w:pPr>
              <w:keepNext/>
              <w:spacing w:before="20" w:after="20" w:line="260" w:lineRule="exact"/>
              <w:ind w:left="0" w:leftChars="0" w:right="0" w:rightChars="0" w:firstLine="0" w:firstLineChars="0"/>
              <w:jc w:val="center"/>
            </w:pPr>
            <w:r>
              <w:rPr>
                <w:rFonts w:ascii="Times New Roman" w:hAnsi="Times New Roman" w:eastAsia="宋体"/>
                <w:b w:val="0"/>
                <w:sz w:val="18"/>
              </w:rPr>
              <w:t>80%</w:t>
            </w:r>
          </w:p>
        </w:tc>
        <w:tc>
          <w:tcPr>
            <w:tcW w:w="1662" w:type="dxa"/>
            <w:tcMar>
              <w:left w:w="70" w:type="dxa"/>
              <w:right w:w="70" w:type="dxa"/>
            </w:tcMar>
            <w:vAlign w:val="center"/>
          </w:tcPr>
          <w:p w14:paraId="78A84E73">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02EF9ED9">
            <w:pPr>
              <w:keepNext/>
              <w:spacing w:before="20" w:after="20" w:line="260" w:lineRule="exact"/>
              <w:ind w:left="0" w:leftChars="0" w:right="0" w:rightChars="0" w:firstLine="0" w:firstLineChars="0"/>
              <w:jc w:val="center"/>
            </w:pPr>
            <w:r>
              <w:rPr>
                <w:rFonts w:ascii="Times New Roman" w:hAnsi="Times New Roman" w:eastAsia="宋体"/>
                <w:b w:val="0"/>
                <w:sz w:val="18"/>
              </w:rPr>
              <w:t>148.80</w:t>
            </w:r>
          </w:p>
        </w:tc>
        <w:tc>
          <w:tcPr>
            <w:tcW w:w="1662" w:type="dxa"/>
            <w:tcMar>
              <w:left w:w="70" w:type="dxa"/>
              <w:right w:w="70" w:type="dxa"/>
            </w:tcMar>
            <w:vAlign w:val="center"/>
          </w:tcPr>
          <w:p w14:paraId="5D18B66E">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43DED065">
            <w:pPr>
              <w:keepNext/>
              <w:spacing w:before="20" w:after="20" w:line="260" w:lineRule="exact"/>
              <w:ind w:left="0" w:leftChars="0" w:right="0" w:rightChars="0" w:firstLine="0" w:firstLineChars="0"/>
              <w:jc w:val="center"/>
            </w:pPr>
            <w:r>
              <w:rPr>
                <w:rFonts w:ascii="Times New Roman" w:hAnsi="Times New Roman" w:eastAsia="宋体"/>
                <w:b w:val="0"/>
                <w:sz w:val="18"/>
              </w:rPr>
              <w:t>452.40</w:t>
            </w:r>
          </w:p>
        </w:tc>
      </w:tr>
      <w:tr w14:paraId="106657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7DA8550">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662" w:type="dxa"/>
            <w:tcMar>
              <w:left w:w="70" w:type="dxa"/>
              <w:right w:w="70" w:type="dxa"/>
            </w:tcMar>
            <w:vAlign w:val="center"/>
          </w:tcPr>
          <w:p w14:paraId="6851EAA2">
            <w:pPr>
              <w:keepNext w:val="0"/>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5BCF0CFC">
            <w:pPr>
              <w:keepNext w:val="0"/>
              <w:spacing w:before="20" w:after="20" w:line="260" w:lineRule="exact"/>
              <w:ind w:left="0" w:leftChars="0" w:right="0" w:rightChars="0" w:firstLine="0" w:firstLineChars="0"/>
              <w:jc w:val="center"/>
            </w:pPr>
            <w:r>
              <w:rPr>
                <w:rFonts w:ascii="Times New Roman" w:hAnsi="Times New Roman" w:eastAsia="宋体"/>
                <w:b w:val="0"/>
                <w:sz w:val="18"/>
              </w:rPr>
              <w:t>164.40</w:t>
            </w:r>
          </w:p>
        </w:tc>
        <w:tc>
          <w:tcPr>
            <w:tcW w:w="1662" w:type="dxa"/>
            <w:tcMar>
              <w:left w:w="70" w:type="dxa"/>
              <w:right w:w="70" w:type="dxa"/>
            </w:tcMar>
            <w:vAlign w:val="center"/>
          </w:tcPr>
          <w:p w14:paraId="1CEE2CE9">
            <w:pPr>
              <w:keepNext w:val="0"/>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756D14BA">
            <w:pPr>
              <w:keepNext w:val="0"/>
              <w:spacing w:before="20" w:after="20" w:line="260" w:lineRule="exact"/>
              <w:ind w:left="0" w:leftChars="0" w:right="0" w:rightChars="0" w:firstLine="0" w:firstLineChars="0"/>
              <w:jc w:val="center"/>
            </w:pPr>
            <w:r>
              <w:rPr>
                <w:rFonts w:ascii="Times New Roman" w:hAnsi="Times New Roman" w:eastAsia="宋体"/>
                <w:b w:val="0"/>
                <w:sz w:val="18"/>
              </w:rPr>
              <w:t>499.20</w:t>
            </w:r>
          </w:p>
        </w:tc>
      </w:tr>
    </w:tbl>
    <w:p w14:paraId="1F316E8A">
      <w:pPr>
        <w:pStyle w:val="2"/>
        <w:widowControl/>
        <w:spacing w:before="0" w:after="0" w:line="348" w:lineRule="exact"/>
        <w:ind w:firstLine="480"/>
        <w:jc w:val="both"/>
      </w:pPr>
      <w:r>
        <w:rPr>
          <w:rFonts w:ascii="Times New Roman" w:hAnsi="Times New Roman" w:eastAsia="方正仿宋_GBK"/>
          <w:b w:val="0"/>
          <w:sz w:val="24"/>
        </w:rPr>
        <w:t>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14:paraId="402C8A0C">
      <w:pPr>
        <w:pStyle w:val="2"/>
        <w:keepNext/>
        <w:spacing w:before="120" w:after="0" w:line="240" w:lineRule="auto"/>
        <w:ind w:left="0" w:leftChars="0" w:right="0" w:rightChars="0" w:firstLine="0" w:firstLineChars="0" w:hanging="0" w:hangingChars="0" w:start="0" w:end="0" w:startChars="0" w:endChars="0"/>
        <w:jc w:val="center"/>
        <w:pPrChange w:id="28321" w:author="xh" w:date="2026-10-19T09:19:32+08:00">
          <w:pPr>
            <w:pStyle w:val="2"/>
            <w:keepNext/>
            <w:spacing w:before="120" w:after="0" w:line="240" w:lineRule="auto"/>
            <w:ind w:left="0" w:leftChars="0" w:right="0" w:rightChars="0" w:firstLine="0" w:firstLineChars="0"/>
            <w:jc w:val="center"/>
          </w:pPr>
        </w:pPrChange>
      </w:pPr>
      <w:r>
        <w:drawing>
          <wp:inline distT="0" distB="0" distL="114300" distR="114300">
            <wp:extent cx="5120640" cy="3614420"/>
            <wp:effectExtent l="0" t="0" r="0" b="0"/>
            <wp:docPr id="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32"/>
                    <a:stretch>
                      <a:fillRect/>
                    </a:stretch>
                  </pic:blipFill>
                  <pic:spPr>
                    <a:xfrm>
                      <a:off x="0" y="0"/>
                      <a:ext cx="5120640" cy="3614569"/>
                    </a:xfrm>
                    <a:prstGeom prst="rect">
                      <a:avLst/>
                    </a:prstGeom>
                    <a:noFill/>
                    <a:ln w="9525">
                      <a:noFill/>
                    </a:ln>
                  </pic:spPr>
                </pic:pic>
              </a:graphicData>
            </a:graphic>
          </wp:inline>
        </w:drawing>
      </w:r>
    </w:p>
    <w:p w14:paraId="4FAA3F0F">
      <w:pPr>
        <w:pStyle w:val="2"/>
        <w:spacing w:before="60" w:after="120" w:line="280" w:lineRule="exact"/>
        <w:ind w:left="0" w:leftChars="0" w:right="0" w:rightChars="0" w:firstLine="0" w:firstLineChars="0" w:hanging="0" w:hangingChars="0" w:start="0" w:end="0" w:startChars="0" w:endChars="0"/>
        <w:jc w:val="center"/>
        <w:pPrChange w:id="28322" w:author="xh" w:date="2026-10-19T09:20:11+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图4-3 不同电缆长度占比下联络项目的投资构成</w:t>
      </w:r>
    </w:p>
    <w:p w14:paraId="382210FA">
      <w:pPr>
        <w:pStyle w:val="5"/>
        <w:keepNext/>
        <w:numPr>
          <w:ilvl w:val="0"/>
          <w:numId w:val="0"/>
        </w:numPr>
        <w:spacing w:before="160" w:after="120" w:line="390" w:lineRule="exact"/>
        <w:ind w:firstLine="0"/>
      </w:pPr>
      <w:bookmarkStart w:id="154" w:name="联络能力与工程计费"/>
      <w:r>
        <w:rPr>
          <w:rFonts w:ascii="Times New Roman" w:hAnsi="Times New Roman" w:eastAsia="方正仿宋_GBK"/>
          <w:b/>
          <w:sz w:val="26"/>
        </w:rPr>
        <w:t>4.3.3 联络能力与工程计费</w:t>
      </w:r>
      <w:bookmarkEnd w:id="154"/>
    </w:p>
    <w:p w14:paraId="4664118C">
      <w:pPr>
        <w:pStyle w:val="115"/>
        <w:widowControl/>
        <w:spacing w:before="0" w:after="0" w:line="348" w:lineRule="exact"/>
        <w:ind w:firstLine="480"/>
        <w:jc w:val="both"/>
      </w:pPr>
      <w:r>
        <w:rPr>
          <w:rFonts w:ascii="Times New Roman" w:hAnsi="Times New Roman" w:eastAsia="方正仿宋_GBK"/>
          <w:b w:val="0"/>
          <w:sz w:val="24"/>
        </w:rPr>
        <w:t xml:space="preserve">新增</w:t>
      </w:r>
      <w:ins w:id="2825" w:author="xh" w:date="2026-10-19T09:20:50+08:00">
        <w:r>
          <w:rPr>
            <w:rFonts w:ascii="Times New Roman" w:hAnsi="Times New Roman" w:eastAsia="方正仿宋_GBK"/>
            <w:b w:val="0"/>
            <w:sz w:val="24"/>
          </w:rPr>
          <w:t xml:space="preserve">联络能力的取值依据邳州局部六条10 kV馈</w:t>
        </w:r>
      </w:ins>
      <w:del w:id="2826" w:author="xh" w:date="2026-10-19T09:20:50+08:00">
        <w:r>
          <w:rPr>
            <w:rFonts w:ascii="Times New Roman" w:hAnsi="Times New Roman" w:eastAsia="方正仿宋_GBK"/>
            <w:b w:val="0"/>
            <w:sz w:val="24"/>
          </w:rPr>
          <w:delText xml:space="preserve">候选</w:delText>
        </w:r>
      </w:del>
      <w:r>
        <w:rPr>
          <w:rFonts w:ascii="Times New Roman" w:hAnsi="Times New Roman" w:eastAsia="方正仿宋_GBK"/>
          <w:b w:val="0"/>
          <w:sz w:val="24"/>
        </w:rPr>
        <w:t xml:space="preserve">线的</w:t>
      </w:r>
      <w:ins w:id="2827" w:author="xh" w:date="2026-10-19T09:20:50+08:00">
        <w:r>
          <w:rPr>
            <w:rFonts w:ascii="Times New Roman" w:hAnsi="Times New Roman" w:eastAsia="方正仿宋_GBK"/>
            <w:b w:val="0"/>
            <w:sz w:val="24"/>
          </w:rPr>
          <w:t xml:space="preserve">结构化资料、联络关系及区段明细。先按开关位置识别可切换区段，再核对</w:t>
        </w:r>
      </w:ins>
      <w:r>
        <w:rPr>
          <w:rFonts w:ascii="Times New Roman" w:hAnsi="Times New Roman" w:eastAsia="方正仿宋_GBK"/>
          <w:b w:val="0"/>
          <w:sz w:val="24"/>
        </w:rPr>
        <w:t xml:space="preserve">区段</w:t>
      </w:r>
      <w:commentRangeStart w:id="6"/>
      <w:r>
        <w:rPr>
          <w:rFonts w:ascii="Times New Roman" w:hAnsi="Times New Roman" w:eastAsia="方正仿宋_GBK"/>
          <w:b w:val="0"/>
          <w:sz w:val="24"/>
        </w:rPr>
        <w:t xml:space="preserve">负荷</w:t>
      </w:r>
      <w:ins w:id="2828" w:author="xh" w:date="2026-10-19T09:20:50+08:00">
        <w:r>
          <w:rPr>
            <w:rFonts w:ascii="Times New Roman" w:hAnsi="Times New Roman" w:eastAsia="方正仿宋_GBK"/>
            <w:b w:val="0"/>
            <w:sz w:val="24"/>
          </w:rPr>
          <w:t xml:space="preserve">、线路允许电流和接收侧余量。墩振线23—24杆下游区段的2025年压力场景负荷汇总</w:t>
        </w:r>
      </w:ins>
      <w:del w:id="2829" w:author="xh" w:date="2026-10-19T09:20:50+08:00">
        <w:r>
          <w:rPr>
            <w:rFonts w:ascii="Times New Roman" w:hAnsi="Times New Roman" w:eastAsia="方正仿宋_GBK"/>
            <w:b w:val="0"/>
            <w:sz w:val="24"/>
          </w:rPr>
          <w:delText xml:space="preserve">参考值</w:delText>
        </w:r>
      </w:del>
      <w:r>
        <w:rPr>
          <w:rFonts w:ascii="Times New Roman" w:hAnsi="Times New Roman" w:eastAsia="方正仿宋_GBK"/>
          <w:b w:val="0"/>
          <w:sz w:val="24"/>
        </w:rPr>
        <w:t xml:space="preserve">为7.49 MW</w:t>
      </w:r>
      <w:commentRangeEnd w:id="6"/>
      <w:r>
        <w:rPr>
          <w:woUserID w:val="2"/>
        </w:rPr>
        <w:commentReference w:id="6"/>
      </w:r>
      <w:r>
        <w:rPr>
          <w:rFonts w:ascii="Times New Roman" w:hAnsi="Times New Roman" w:eastAsia="方正仿宋_GBK"/>
          <w:b w:val="0"/>
          <w:sz w:val="24"/>
        </w:rPr>
        <w:t xml:space="preserve">，</w:t>
      </w:r>
      <w:ins w:id="2830" w:author="xh" w:date="2026-10-19T09:20:50+08:00">
        <w:r>
          <w:rPr>
            <w:rFonts w:ascii="Times New Roman" w:hAnsi="Times New Roman" w:eastAsia="方正仿宋_GBK"/>
            <w:b w:val="0"/>
            <w:sz w:val="24"/>
          </w:rPr>
          <w:t xml:space="preserve">作为新增独立接收馈线的候选转移规模，</w:t>
        </w:r>
      </w:ins>
      <w:r>
        <w:rPr>
          <w:rFonts w:ascii="Times New Roman" w:hAnsi="Times New Roman" w:eastAsia="方正仿宋_GBK"/>
          <w:b w:val="0"/>
          <w:sz w:val="24"/>
        </w:rPr>
        <w:t xml:space="preserve">低于按允许电流</w:t>
      </w:r>
      <w:ins w:id="2831" w:author="xh" w:date="2026-10-19T09:20:50+08:00">
        <w:r>
          <w:rPr>
            <w:rFonts w:ascii="Times New Roman" w:hAnsi="Times New Roman" w:eastAsia="方正仿宋_GBK"/>
            <w:b w:val="0"/>
            <w:sz w:val="24"/>
          </w:rPr>
          <w:t xml:space="preserve">及0.95功率因数</w:t>
        </w:r>
      </w:ins>
      <w:r>
        <w:rPr>
          <w:rFonts w:ascii="Times New Roman" w:hAnsi="Times New Roman" w:eastAsia="方正仿宋_GBK"/>
          <w:b w:val="0"/>
          <w:sz w:val="24"/>
        </w:rPr>
        <w:t xml:space="preserve">折算的有功容量9.05 MW。</w:t>
      </w:r>
      <w:ins w:id="2832" w:author="xh" w:date="2026-10-19T09:20:50+08:00">
        <w:r>
          <w:rPr>
            <w:rFonts w:ascii="Times New Roman" w:hAnsi="Times New Roman" w:eastAsia="方正仿宋_GBK"/>
            <w:b w:val="0"/>
            <w:sz w:val="24"/>
          </w:rPr>
          <w:t xml:space="preserve">7.49 MW是该区段场景计算的参考规模，实际可转功率还受送受端馈线、路径共享和邻站主变余量共同限制。</w:t>
        </w:r>
      </w:ins>
      <w:r>
        <w:rPr>
          <w:rFonts w:ascii="Times New Roman" w:hAnsi="Times New Roman" w:eastAsia="方正仿宋_GBK"/>
          <w:b w:val="0"/>
          <w:sz w:val="24"/>
        </w:rPr>
        <w:t xml:space="preserve">模型按具体送受端</w:t>
      </w:r>
      <w:del w:id="2833" w:author="xh" w:date="2026-10-19T09:20:50+08:00">
        <w:r>
          <w:rPr>
            <w:rFonts w:ascii="Times New Roman" w:hAnsi="Times New Roman" w:eastAsia="方正仿宋_GBK"/>
            <w:b w:val="0"/>
            <w:sz w:val="24"/>
          </w:rPr>
          <w:delText xml:space="preserve">馈线</w:delText>
        </w:r>
      </w:del>
      <w:r>
        <w:rPr>
          <w:rFonts w:ascii="Times New Roman" w:hAnsi="Times New Roman" w:eastAsia="方正仿宋_GBK"/>
          <w:b w:val="0"/>
          <w:sz w:val="24"/>
        </w:rPr>
        <w:t xml:space="preserve">建立候选边，既有</w:t>
      </w:r>
      <w:ins w:id="2834" w:author="xh" w:date="2026-10-19T09:20:50+08:00">
        <w:r>
          <w:rPr>
            <w:rFonts w:ascii="Times New Roman" w:hAnsi="Times New Roman" w:eastAsia="方正仿宋_GBK"/>
            <w:b w:val="0"/>
            <w:sz w:val="24"/>
          </w:rPr>
          <w:t xml:space="preserve">工程</w:t>
        </w:r>
      </w:ins>
      <w:del w:id="2835" w:author="xh" w:date="2026-10-19T09:20:50+08:00">
        <w:r>
          <w:rPr>
            <w:rFonts w:ascii="Times New Roman" w:hAnsi="Times New Roman" w:eastAsia="方正仿宋_GBK"/>
            <w:b w:val="0"/>
            <w:sz w:val="24"/>
          </w:rPr>
          <w:delText xml:space="preserve">边</w:delText>
        </w:r>
      </w:del>
      <w:r>
        <w:rPr>
          <w:rFonts w:ascii="Times New Roman" w:hAnsi="Times New Roman" w:eastAsia="方正仿宋_GBK"/>
          <w:b w:val="0"/>
          <w:sz w:val="24"/>
        </w:rPr>
        <w:t xml:space="preserve">不重复计原建设费，新增边按投运年计</w:t>
      </w:r>
      <w:del w:id="2836" w:author="xh" w:date="2026-10-19T09:20:50+08:00">
        <w:r>
          <w:rPr>
            <w:rFonts w:ascii="Times New Roman" w:hAnsi="Times New Roman" w:eastAsia="方正仿宋_GBK"/>
            <w:b w:val="0"/>
            <w:sz w:val="24"/>
          </w:rPr>
          <w:delText xml:space="preserve">项目</w:delText>
        </w:r>
      </w:del>
      <w:r>
        <w:rPr>
          <w:rFonts w:ascii="Times New Roman" w:hAnsi="Times New Roman" w:eastAsia="方正仿宋_GBK"/>
          <w:b w:val="0"/>
          <w:sz w:val="24"/>
        </w:rPr>
        <w:t xml:space="preserve">费</w:t>
      </w:r>
      <w:del w:id="2837" w:author="xh" w:date="2026-10-19T09:20:50+08:00">
        <w:r>
          <w:rPr>
            <w:rFonts w:ascii="Times New Roman" w:hAnsi="Times New Roman" w:eastAsia="方正仿宋_GBK"/>
            <w:b w:val="0"/>
            <w:sz w:val="24"/>
          </w:rPr>
          <w:delText xml:space="preserve">用</w:delText>
        </w:r>
      </w:del>
      <w:r>
        <w:rPr>
          <w:rFonts w:ascii="Times New Roman" w:hAnsi="Times New Roman" w:eastAsia="方正仿宋_GBK"/>
          <w:b w:val="0"/>
          <w:sz w:val="24"/>
        </w:rPr>
        <w:t xml:space="preserve">。</w:t>
      </w:r>
      <w:del w:id="2838" w:author="xh" w:date="2026-10-19T09:20:50+08:00">
        <w:r>
          <w:rPr>
            <w:rFonts w:ascii="Times New Roman" w:hAnsi="Times New Roman" w:eastAsia="方正仿宋_GBK"/>
            <w:b w:val="0"/>
            <w:sz w:val="24"/>
          </w:rPr>
          <w:delText xml:space="preserve">线路价格改变时，候选路径、区段负荷及热限保持不变，用于识别经济参数的影响。</w:delText>
        </w:r>
      </w:del>
    </w:p>
    <w:p w14:paraId="420D7D1C">
      <w:pPr>
        <w:pStyle w:val="2"/>
        <w:widowControl/>
        <w:spacing w:before="0" w:after="0" w:line="348" w:lineRule="exact"/>
        <w:ind w:firstLine="480"/>
        <w:jc w:val="both"/>
      </w:pPr>
      <w:r>
        <w:rPr>
          <w:rFonts w:ascii="Times New Roman" w:hAnsi="Times New Roman" w:eastAsia="方正仿宋_GBK"/>
          <w:b w:val="0"/>
          <w:sz w:val="24"/>
        </w:rPr>
        <w:t>同一馈线连接多条候选联络时，共用其源端可转负荷和接收余量，转供功率同时受接收主变容量限制。</w:t>
      </w:r>
    </w:p>
    <w:p w14:paraId="548B9385">
      <w:pPr>
        <w:pStyle w:val="4"/>
        <w:keepNext/>
        <w:numPr>
          <w:ilvl w:val="0"/>
          <w:numId w:val="0"/>
        </w:numPr>
        <w:spacing w:before="160" w:after="120" w:line="480" w:lineRule="exact"/>
        <w:ind w:firstLine="0"/>
      </w:pPr>
      <w:ins w:id="28258" w:author="xh" w:date="2026-10-19T09:21:30+08:00">
        <w:bookmarkStart w:id="321" w:name="Report1017_h543"/>
        <w:bookmarkEnd w:id="321"/>
      </w:ins>
      <w:bookmarkStart w:id="155" w:name="h543"/>
      <w:bookmarkStart w:id="156" w:name="储能投资模型"/>
      <w:r>
        <w:rPr>
          <w:rFonts w:ascii="Times New Roman" w:hAnsi="Times New Roman" w:eastAsia="方正仿宋_GBK"/>
          <w:b/>
          <w:sz w:val="32"/>
        </w:rPr>
        <w:t>4.4 储能投资模型</w:t>
      </w:r>
      <w:bookmarkEnd w:id="155"/>
      <w:bookmarkEnd w:id="156"/>
    </w:p>
    <w:p w14:paraId="67D5C50B">
      <w:pPr>
        <w:pStyle w:val="5"/>
        <w:keepNext/>
        <w:numPr>
          <w:ilvl w:val="0"/>
          <w:numId w:val="0"/>
        </w:numPr>
        <w:spacing w:before="160" w:after="120" w:line="390" w:lineRule="exact"/>
        <w:ind w:firstLine="0"/>
      </w:pPr>
      <w:bookmarkStart w:id="157" w:name="储能规格与采购价格依据"/>
      <w:r>
        <w:rPr>
          <w:rFonts w:ascii="Times New Roman" w:hAnsi="Times New Roman" w:eastAsia="方正仿宋_GBK"/>
          <w:b/>
          <w:sz w:val="26"/>
        </w:rPr>
        <w:t>4.4.1 储能规格与采购价格依据</w:t>
      </w:r>
      <w:bookmarkEnd w:id="157"/>
    </w:p>
    <w:p w14:paraId="511D4CC9">
      <w:pPr>
        <w:pStyle w:val="115"/>
        <w:widowControl/>
        <w:spacing w:before="0" w:after="0" w:line="348" w:lineRule="exact"/>
        <w:ind w:firstLine="480"/>
        <w:jc w:val="both"/>
      </w:pPr>
      <w:r>
        <w:rPr>
          <w:rFonts w:ascii="Times New Roman" w:hAnsi="Times New Roman" w:eastAsia="方正仿宋_GBK"/>
          <w:b w:val="0"/>
          <w:sz w:val="24"/>
        </w:rPr>
        <w:t>储能设备采用100 kW/215 kWh柜规格。苏州采购公告的储能柜子项最高限价为27.20万元，作为单柜价格参考[89]。模型投资采用浏阳用户侧储能项目的成套中标价210.46万元，保证交付规模为1 MW/2.15 MWh，折合10柜[87]。</w:t>
      </w:r>
    </w:p>
    <w:p w14:paraId="16C0EFB4">
      <w:pPr>
        <w:pStyle w:val="2"/>
        <w:widowControl/>
        <w:spacing w:before="0" w:after="0" w:line="348" w:lineRule="exact"/>
        <w:ind w:firstLine="480"/>
        <w:jc w:val="both"/>
      </w:pPr>
      <w:r>
        <w:rPr>
          <w:rFonts w:ascii="Times New Roman" w:hAnsi="Times New Roman" w:eastAsia="方正仿宋_GBK"/>
          <w:b w:val="0"/>
          <w:sz w:val="24"/>
        </w:rPr>
        <w:t>按保证交付规模形成单位价格，单柜参考投资为21.05万元。后续配置按整数柜计取功率、能量和投资。</w:t>
      </w:r>
    </w:p>
    <w:p w14:paraId="234E7533">
      <w:pPr>
        <w:pStyle w:val="2"/>
        <w:keepNext/>
        <w:spacing w:before="120" w:after="80" w:line="280" w:lineRule="exact"/>
        <w:ind w:firstLine="0"/>
        <w:jc w:val="center"/>
      </w:pPr>
      <w:r>
        <w:rPr>
          <w:rFonts w:ascii="Times New Roman" w:hAnsi="Times New Roman" w:eastAsia="宋体"/>
          <w:b w:val="0"/>
          <w:sz w:val="21"/>
        </w:rPr>
        <w:t>表4-4 储能采购价格依据[87,89]</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48E287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37447704">
            <w:pPr>
              <w:keepNext/>
              <w:spacing w:before="20" w:after="20" w:line="260" w:lineRule="exact"/>
              <w:ind w:left="0" w:leftChars="0" w:right="0" w:rightChars="0" w:firstLine="0" w:firstLineChars="0"/>
              <w:jc w:val="center"/>
            </w:pPr>
            <w:r>
              <w:rPr>
                <w:rFonts w:ascii="Times New Roman" w:hAnsi="Times New Roman" w:eastAsia="宋体"/>
                <w:b/>
                <w:sz w:val="18"/>
              </w:rPr>
              <w:t>案例</w:t>
            </w:r>
          </w:p>
        </w:tc>
        <w:tc>
          <w:tcPr>
            <w:tcW w:w="1662" w:type="dxa"/>
            <w:tcMar>
              <w:left w:w="70" w:type="dxa"/>
              <w:right w:w="70" w:type="dxa"/>
            </w:tcMar>
            <w:vAlign w:val="center"/>
          </w:tcPr>
          <w:p w14:paraId="4F245590">
            <w:pPr>
              <w:keepNext/>
              <w:spacing w:before="20" w:after="20" w:line="260" w:lineRule="exact"/>
              <w:ind w:left="0" w:leftChars="0" w:right="0" w:rightChars="0" w:firstLine="0" w:firstLineChars="0"/>
              <w:jc w:val="center"/>
            </w:pPr>
            <w:r>
              <w:rPr>
                <w:rFonts w:ascii="Times New Roman" w:hAnsi="Times New Roman" w:eastAsia="宋体"/>
                <w:b/>
                <w:sz w:val="18"/>
              </w:rPr>
              <w:t>公告规模</w:t>
            </w:r>
          </w:p>
        </w:tc>
        <w:tc>
          <w:tcPr>
            <w:tcW w:w="1662" w:type="dxa"/>
            <w:tcMar>
              <w:left w:w="70" w:type="dxa"/>
              <w:right w:w="70" w:type="dxa"/>
            </w:tcMar>
            <w:vAlign w:val="center"/>
          </w:tcPr>
          <w:p w14:paraId="006C704D">
            <w:pPr>
              <w:keepNext/>
              <w:spacing w:before="20" w:after="20" w:line="260" w:lineRule="exact"/>
              <w:ind w:left="0" w:leftChars="0" w:right="0" w:rightChars="0" w:firstLine="0" w:firstLineChars="0"/>
              <w:jc w:val="center"/>
            </w:pPr>
            <w:r>
              <w:rPr>
                <w:rFonts w:ascii="Times New Roman" w:hAnsi="Times New Roman" w:eastAsia="宋体"/>
                <w:b/>
                <w:sz w:val="18"/>
              </w:rPr>
              <w:t>保证规模</w:t>
            </w:r>
          </w:p>
        </w:tc>
        <w:tc>
          <w:tcPr>
            <w:tcW w:w="1662" w:type="dxa"/>
            <w:tcMar>
              <w:left w:w="70" w:type="dxa"/>
              <w:right w:w="70" w:type="dxa"/>
            </w:tcMar>
            <w:vAlign w:val="center"/>
          </w:tcPr>
          <w:p w14:paraId="664554FA">
            <w:pPr>
              <w:keepNext/>
              <w:spacing w:before="20" w:after="20" w:line="260" w:lineRule="exact"/>
              <w:ind w:left="0" w:leftChars="0" w:right="0" w:rightChars="0" w:firstLine="0" w:firstLineChars="0"/>
              <w:jc w:val="center"/>
            </w:pPr>
            <w:r>
              <w:rPr>
                <w:rFonts w:ascii="Times New Roman" w:hAnsi="Times New Roman" w:eastAsia="宋体"/>
                <w:b/>
                <w:sz w:val="18"/>
              </w:rPr>
              <w:t>价格/万元</w:t>
            </w:r>
          </w:p>
        </w:tc>
        <w:tc>
          <w:tcPr>
            <w:tcW w:w="1662" w:type="dxa"/>
            <w:tcMar>
              <w:left w:w="70" w:type="dxa"/>
              <w:right w:w="70" w:type="dxa"/>
            </w:tcMar>
            <w:vAlign w:val="center"/>
          </w:tcPr>
          <w:p w14:paraId="09D34EAF">
            <w:pPr>
              <w:keepNext/>
              <w:spacing w:before="20" w:after="20" w:line="260" w:lineRule="exact"/>
              <w:ind w:left="0" w:leftChars="0" w:right="0" w:rightChars="0" w:firstLine="0" w:firstLineChars="0"/>
              <w:jc w:val="center"/>
            </w:pPr>
            <w:r>
              <w:rPr>
                <w:rFonts w:ascii="Times New Roman" w:hAnsi="Times New Roman" w:eastAsia="宋体"/>
                <w:b/>
                <w:sz w:val="18"/>
              </w:rPr>
              <w:t>价格性质</w:t>
            </w:r>
          </w:p>
        </w:tc>
      </w:tr>
      <w:tr w14:paraId="5A9B83C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096606C">
            <w:pPr>
              <w:keepNext/>
              <w:spacing w:before="20" w:after="20" w:line="260" w:lineRule="exact"/>
              <w:ind w:left="0" w:leftChars="0" w:right="0" w:rightChars="0" w:firstLine="0" w:firstLineChars="0"/>
              <w:jc w:val="center"/>
            </w:pPr>
            <w:r>
              <w:rPr>
                <w:rFonts w:ascii="Times New Roman" w:hAnsi="Times New Roman" w:eastAsia="宋体"/>
                <w:b w:val="0"/>
                <w:sz w:val="18"/>
              </w:rPr>
              <w:t>苏州</w:t>
            </w:r>
          </w:p>
        </w:tc>
        <w:tc>
          <w:tcPr>
            <w:tcW w:w="1662" w:type="dxa"/>
            <w:tcMar>
              <w:left w:w="70" w:type="dxa"/>
              <w:right w:w="70" w:type="dxa"/>
            </w:tcMar>
            <w:vAlign w:val="center"/>
          </w:tcPr>
          <w:p w14:paraId="4C59E58D">
            <w:pPr>
              <w:keepNext/>
              <w:spacing w:before="20" w:after="20" w:line="260" w:lineRule="exact"/>
              <w:ind w:left="0" w:leftChars="0" w:right="0" w:rightChars="0" w:firstLine="0" w:firstLineChars="0"/>
              <w:jc w:val="center"/>
            </w:pPr>
            <w:r>
              <w:rPr>
                <w:rFonts w:ascii="Times New Roman" w:hAnsi="Times New Roman" w:eastAsia="宋体"/>
                <w:b w:val="0"/>
                <w:sz w:val="18"/>
              </w:rPr>
              <w:t>100 kW/215 kWh</w:t>
            </w:r>
          </w:p>
        </w:tc>
        <w:tc>
          <w:tcPr>
            <w:tcW w:w="1662" w:type="dxa"/>
            <w:tcMar>
              <w:left w:w="70" w:type="dxa"/>
              <w:right w:w="70" w:type="dxa"/>
            </w:tcMar>
            <w:vAlign w:val="center"/>
          </w:tcPr>
          <w:p w14:paraId="793A0A5F">
            <w:pPr>
              <w:keepNext/>
              <w:spacing w:before="20" w:after="20" w:line="260" w:lineRule="exact"/>
              <w:ind w:left="0" w:leftChars="0" w:right="0" w:rightChars="0" w:firstLine="0" w:firstLineChars="0"/>
              <w:jc w:val="center"/>
            </w:pPr>
            <w:r>
              <w:rPr>
                <w:rFonts w:ascii="Times New Roman" w:hAnsi="Times New Roman" w:eastAsia="宋体"/>
                <w:b w:val="0"/>
                <w:sz w:val="18"/>
              </w:rPr>
              <w:t>同公告</w:t>
            </w:r>
          </w:p>
        </w:tc>
        <w:tc>
          <w:tcPr>
            <w:tcW w:w="1662" w:type="dxa"/>
            <w:tcMar>
              <w:left w:w="70" w:type="dxa"/>
              <w:right w:w="70" w:type="dxa"/>
            </w:tcMar>
            <w:vAlign w:val="center"/>
          </w:tcPr>
          <w:p w14:paraId="052DAD30">
            <w:pPr>
              <w:keepNext/>
              <w:spacing w:before="20" w:after="20" w:line="260" w:lineRule="exact"/>
              <w:ind w:left="0" w:leftChars="0" w:right="0" w:rightChars="0" w:firstLine="0" w:firstLineChars="0"/>
              <w:jc w:val="center"/>
            </w:pPr>
            <w:r>
              <w:rPr>
                <w:rFonts w:ascii="Times New Roman" w:hAnsi="Times New Roman" w:eastAsia="宋体"/>
                <w:b w:val="0"/>
                <w:sz w:val="18"/>
              </w:rPr>
              <w:t>27.20</w:t>
            </w:r>
          </w:p>
        </w:tc>
        <w:tc>
          <w:tcPr>
            <w:tcW w:w="1662" w:type="dxa"/>
            <w:tcMar>
              <w:left w:w="70" w:type="dxa"/>
              <w:right w:w="70" w:type="dxa"/>
            </w:tcMar>
            <w:vAlign w:val="center"/>
          </w:tcPr>
          <w:p w14:paraId="2E1B552F">
            <w:pPr>
              <w:keepNext/>
              <w:spacing w:before="20" w:after="20" w:line="260" w:lineRule="exact"/>
              <w:ind w:left="0" w:leftChars="0" w:right="0" w:rightChars="0" w:firstLine="0" w:firstLineChars="0"/>
              <w:jc w:val="center"/>
            </w:pPr>
            <w:r>
              <w:rPr>
                <w:rFonts w:ascii="Times New Roman" w:hAnsi="Times New Roman" w:eastAsia="宋体"/>
                <w:b w:val="0"/>
                <w:sz w:val="18"/>
              </w:rPr>
              <w:t>储能子项最高限价</w:t>
            </w:r>
          </w:p>
        </w:tc>
      </w:tr>
      <w:tr w14:paraId="1C92D9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4D833A5">
            <w:pPr>
              <w:keepNext w:val="0"/>
              <w:spacing w:before="20" w:after="20" w:line="260" w:lineRule="exact"/>
              <w:ind w:left="0" w:leftChars="0" w:right="0" w:rightChars="0" w:firstLine="0" w:firstLineChars="0"/>
              <w:jc w:val="center"/>
            </w:pPr>
            <w:r>
              <w:rPr>
                <w:rFonts w:ascii="Times New Roman" w:hAnsi="Times New Roman" w:eastAsia="宋体"/>
                <w:b w:val="0"/>
                <w:sz w:val="18"/>
              </w:rPr>
              <w:t>浏阳</w:t>
            </w:r>
          </w:p>
        </w:tc>
        <w:tc>
          <w:tcPr>
            <w:tcW w:w="1662" w:type="dxa"/>
            <w:tcMar>
              <w:left w:w="70" w:type="dxa"/>
              <w:right w:w="70" w:type="dxa"/>
            </w:tcMar>
            <w:vAlign w:val="center"/>
          </w:tcPr>
          <w:p w14:paraId="4CB67B00">
            <w:pPr>
              <w:keepNext w:val="0"/>
              <w:spacing w:before="20" w:after="20" w:line="260" w:lineRule="exact"/>
              <w:ind w:left="0" w:leftChars="0" w:right="0" w:rightChars="0" w:firstLine="0" w:firstLineChars="0"/>
              <w:jc w:val="center"/>
            </w:pPr>
            <w:r>
              <w:rPr>
                <w:rFonts w:ascii="Times New Roman" w:hAnsi="Times New Roman" w:eastAsia="宋体"/>
                <w:b w:val="0"/>
                <w:sz w:val="18"/>
              </w:rPr>
              <w:t>1 MW/2.20 MWh</w:t>
            </w:r>
          </w:p>
        </w:tc>
        <w:tc>
          <w:tcPr>
            <w:tcW w:w="1662" w:type="dxa"/>
            <w:tcMar>
              <w:left w:w="70" w:type="dxa"/>
              <w:right w:w="70" w:type="dxa"/>
            </w:tcMar>
            <w:vAlign w:val="center"/>
          </w:tcPr>
          <w:p w14:paraId="675589E7">
            <w:pPr>
              <w:keepNext w:val="0"/>
              <w:spacing w:before="20" w:after="20" w:line="260" w:lineRule="exact"/>
              <w:ind w:left="0" w:leftChars="0" w:right="0" w:rightChars="0" w:firstLine="0" w:firstLineChars="0"/>
              <w:jc w:val="center"/>
            </w:pPr>
            <w:r>
              <w:rPr>
                <w:rFonts w:ascii="Times New Roman" w:hAnsi="Times New Roman" w:eastAsia="宋体"/>
                <w:b w:val="0"/>
                <w:sz w:val="18"/>
              </w:rPr>
              <w:t>最低1 MW/2.15 MWh</w:t>
            </w:r>
          </w:p>
        </w:tc>
        <w:tc>
          <w:tcPr>
            <w:tcW w:w="1662" w:type="dxa"/>
            <w:tcMar>
              <w:left w:w="70" w:type="dxa"/>
              <w:right w:w="70" w:type="dxa"/>
            </w:tcMar>
            <w:vAlign w:val="center"/>
          </w:tcPr>
          <w:p w14:paraId="7C68B2C8">
            <w:pPr>
              <w:keepNext w:val="0"/>
              <w:spacing w:before="20" w:after="20" w:line="260" w:lineRule="exact"/>
              <w:ind w:left="0" w:leftChars="0" w:right="0" w:rightChars="0" w:firstLine="0" w:firstLineChars="0"/>
              <w:jc w:val="center"/>
            </w:pPr>
            <w:r>
              <w:rPr>
                <w:rFonts w:ascii="Times New Roman" w:hAnsi="Times New Roman" w:eastAsia="宋体"/>
                <w:b w:val="0"/>
                <w:sz w:val="18"/>
              </w:rPr>
              <w:t>210.46</w:t>
            </w:r>
          </w:p>
        </w:tc>
        <w:tc>
          <w:tcPr>
            <w:tcW w:w="1662" w:type="dxa"/>
            <w:tcMar>
              <w:left w:w="70" w:type="dxa"/>
              <w:right w:w="70" w:type="dxa"/>
            </w:tcMar>
            <w:vAlign w:val="center"/>
          </w:tcPr>
          <w:p w14:paraId="255E4D4E">
            <w:pPr>
              <w:keepNext w:val="0"/>
              <w:spacing w:before="20" w:after="20" w:line="260" w:lineRule="exact"/>
              <w:ind w:left="0" w:leftChars="0" w:right="0" w:rightChars="0" w:firstLine="0" w:firstLineChars="0"/>
              <w:jc w:val="center"/>
            </w:pPr>
            <w:r>
              <w:rPr>
                <w:rFonts w:ascii="Times New Roman" w:hAnsi="Times New Roman" w:eastAsia="宋体"/>
                <w:b w:val="0"/>
                <w:sz w:val="18"/>
              </w:rPr>
              <w:t>储能项目中标总价</w:t>
            </w:r>
          </w:p>
        </w:tc>
      </w:tr>
    </w:tbl>
    <w:p w14:paraId="23015D95">
      <w:pPr>
        <w:pStyle w:val="5"/>
        <w:keepNext/>
        <w:numPr>
          <w:ilvl w:val="0"/>
          <w:numId w:val="0"/>
        </w:numPr>
        <w:spacing w:before="160" w:after="120" w:line="390" w:lineRule="exact"/>
        <w:ind w:firstLine="0"/>
      </w:pPr>
      <w:bookmarkStart w:id="158" w:name="成套柜单位价格"/>
      <w:r>
        <w:rPr>
          <w:rFonts w:ascii="Times New Roman" w:hAnsi="Times New Roman" w:eastAsia="方正仿宋_GBK"/>
          <w:b/>
          <w:sz w:val="26"/>
        </w:rPr>
        <w:t>4.4.2 成套柜单位价格</w:t>
      </w:r>
      <w:bookmarkEnd w:id="158"/>
    </w:p>
    <w:p w14:paraId="321CE4BA">
      <w:pPr>
        <w:pStyle w:val="115"/>
        <w:widowControl/>
        <w:spacing w:before="0" w:after="0" w:line="348" w:lineRule="exact"/>
        <w:ind w:firstLine="480"/>
        <w:jc w:val="both"/>
      </w:pPr>
      <w:r>
        <w:rPr>
          <w:rFonts w:ascii="Times New Roman" w:hAnsi="Times New Roman" w:eastAsia="方正仿宋_GBK"/>
          <w:b w:val="0"/>
          <w:sz w:val="24"/>
        </w:rPr>
        <w:t>模型将10柜成套项目成交总投资线性折算为21.05万元/柜，再按相同柜型和单位价格进行规模外推，苏州单柜最高限价用于价格对照。</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642E3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2839" w:author="xh" w:date="2026-10-19T09:22:09+08:00"/>
        </w:trPr>
        <w:tc>
          <w:tcPr>
            <w:tcW w:w="737" w:type="dxa"/>
            <w:tcMar>
              <w:top w:w="0" w:type="dxa"/>
              <w:left w:w="0" w:type="dxa"/>
              <w:bottom w:w="0" w:type="dxa"/>
              <w:right w:w="0" w:type="dxa"/>
            </w:tcMar>
            <w:vAlign w:val="center"/>
          </w:tcPr>
          <w:p w14:paraId="3468EBA8">
            <w:pPr>
              <w:keepNext/>
              <w:spacing w:before="0" w:after="0"/>
              <w:ind w:left="0" w:leftChars="0" w:right="0" w:rightChars="0" w:firstLine="0" w:firstLineChars="0"/>
              <w:rPr>
                <w:del w:id="2840" w:author="xh" w:date="2026-10-19T09:22:09+08:00"/>
              </w:rPr>
            </w:pPr>
          </w:p>
        </w:tc>
        <w:tc>
          <w:tcPr>
            <w:tcW w:w="6838" w:type="dxa"/>
            <w:tcMar>
              <w:top w:w="0" w:type="dxa"/>
              <w:left w:w="0" w:type="dxa"/>
              <w:bottom w:w="0" w:type="dxa"/>
              <w:right w:w="0" w:type="dxa"/>
            </w:tcMar>
            <w:vAlign w:val="center"/>
          </w:tcPr>
          <w:p w14:paraId="698AED6E">
            <w:pPr>
              <w:keepNext/>
              <w:spacing w:before="100" w:after="100" w:line="276" w:lineRule="auto"/>
              <w:ind w:left="0" w:leftChars="0" w:right="0" w:rightChars="0" w:firstLine="0" w:firstLineChars="0"/>
              <w:jc w:val="center"/>
              <w:rPr>
                <w:del w:id="2841" w:author="xh" w:date="2026-10-19T09:22:09+08:00"/>
              </w:rPr>
            </w:pPr>
            <w:del w:id="2842" w:author="xh" w:date="2026-10-19T09:22:09+08:00">
              <m:oMathPara>
                <m:oMath>
                  <m:m>
                    <m:mPr>
                      <m:mcs>
                        <m:mc>
                          <m:mcPr>
                            <m:count m:val="1"/>
                            <m:mcJc m:val="right"/>
                          </m:mcPr>
                        </m:mc>
                        <m:mc>
                          <m:mcPr>
                            <m:count m:val="1"/>
                            <m:mcJc m:val="left"/>
                          </m:mcPr>
                        </m:mc>
                      </m:mcs>
                      <m:plcHide m:val="1"/>
                    </m:mPr>
                    <m:mr>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Sub>
                      </m:e>
                      <m:e>
                        <m:r>
                          <m:rPr>
                            <m:nor/>
                            <m:sty m:val="p"/>
                          </m:rPr>
                          <w:rPr>
                            <w:rFonts w:ascii="Times New Roman" w:hAnsi="Times New Roman" w:eastAsia="方正仿宋_GBK" w:cs="Times New Roman"/>
                            <w:b w:val="0"/>
                            <w:i w:val="0"/>
                            <w:iCs w:val="0"/>
                          </w:rPr>
                          <m:t>=</m:t>
                        </m:r>
                        <m:f>
                          <m:fPr/>
                          <m:num>
                            <m:r>
                              <m:rPr>
                                <m:nor/>
                                <m:sty m:val="p"/>
                              </m:rPr>
                              <w:rPr>
                                <w:rFonts w:ascii="Times New Roman" w:hAnsi="Times New Roman" w:eastAsia="方正仿宋_GBK" w:cs="Times New Roman"/>
                                <w:b w:val="0"/>
                                <w:i w:val="0"/>
                                <w:iCs w:val="0"/>
                              </w:rPr>
                              <m:t>2104562.62</m:t>
                            </m:r>
                          </m:num>
                          <m:den>
                            <m:r>
                              <m:rPr>
                                <m:nor/>
                                <m:sty m:val="p"/>
                              </m:rPr>
                              <w:rPr>
                                <w:rFonts w:ascii="Times New Roman" w:hAnsi="Times New Roman" w:eastAsia="方正仿宋_GBK" w:cs="Times New Roman"/>
                                <w:b w:val="0"/>
                                <w:i w:val="0"/>
                                <w:iCs w:val="0"/>
                              </w:rPr>
                              <m:t>10000×10</m:t>
                            </m:r>
                          </m:den>
                        </m:f>
                        <m:r>
                          <m:rPr>
                            <m:nor/>
                            <m:sty m:val="p"/>
                          </m:rPr>
                          <w:rPr>
                            <w:rFonts w:ascii="Times New Roman" w:hAnsi="Times New Roman" w:eastAsia="方正仿宋_GBK" w:cs="Times New Roman"/>
                            <w:b w:val="0"/>
                            <w:i w:val="0"/>
                            <w:iCs w:val="0"/>
                          </w:rPr>
                          <m:t>≈21.05 万元/柜</m:t>
                        </m:r>
                      </m:e>
                    </m:mr>
                    <m:mr>
                      <m:e>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iy</m:t>
                            </m:r>
                          </m:sub>
                        </m:sSub>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Sub>
                        <m:r>
                          <m:rPr>
                            <m:nor/>
                            <m:sty m:val="p"/>
                          </m:rPr>
                          <w:rPr>
                            <w:rFonts w:ascii="Times New Roman" w:hAnsi="Times New Roman" w:eastAsia="方正仿宋_GBK" w:cs="Times New Roman"/>
                            <w:b w:val="0"/>
                            <w:i w:val="0"/>
                            <w:iCs w:val="0"/>
                          </w:rPr>
                          <m:t>Δ</m:t>
                        </m:r>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iy</m:t>
                            </m:r>
                          </m:sub>
                        </m:sSub>
                        <m:r>
                          <m:rPr>
                            <m:nor/>
                            <m:sty m:val="p"/>
                          </m:rPr>
                          <w:rPr>
                            <w:rFonts w:ascii="Times New Roman" w:hAnsi="Times New Roman" w:eastAsia="方正仿宋_GBK" w:cs="Times New Roman"/>
                            <w:b w:val="0"/>
                            <w:i w:val="0"/>
                            <w:iCs w:val="0"/>
                          </w:rPr>
                          <m:t>.</m:t>
                        </m:r>
                      </m:e>
                    </m:mr>
                  </m:m>
                </m:oMath>
              </m:oMathPara>
            </w:del>
          </w:p>
        </w:tc>
        <w:tc>
          <w:tcPr>
            <w:tcW w:w="737" w:type="dxa"/>
            <w:tcMar>
              <w:top w:w="0" w:type="dxa"/>
              <w:left w:w="0" w:type="dxa"/>
              <w:bottom w:w="0" w:type="dxa"/>
              <w:right w:w="0" w:type="dxa"/>
            </w:tcMar>
            <w:vAlign w:val="center"/>
          </w:tcPr>
          <w:p w14:paraId="68859ADE">
            <w:pPr>
              <w:keepNext/>
              <w:spacing w:before="0" w:after="0"/>
              <w:ind w:left="0" w:leftChars="0" w:right="0" w:rightChars="0" w:firstLine="0" w:firstLineChars="0"/>
              <w:jc w:val="right"/>
              <w:rPr>
                <w:del w:id="2843" w:author="xh" w:date="2026-10-19T09:22:09+08:00"/>
              </w:rPr>
            </w:pPr>
            <w:del w:id="2844" w:author="xh" w:date="2026-10-19T09:22:09+08:00">
              <w:r>
                <w:rPr>
                  <w:rFonts w:ascii="Times New Roman" w:hAnsi="Times New Roman" w:eastAsia="方正仿宋_GBK"/>
                  <w:b w:val="0"/>
                  <w:sz w:val="18"/>
                </w:rPr>
                <w:delText>（4-5）</w:delText>
              </w:r>
            </w:del>
          </w:p>
        </w:tc>
      </w:tr>
      <w:tr>
        <w:trPr>
          <w:cantSplit/>
          <w:ins w:id="2845" w:author="xh" w:date="2026-10-19T09:22:09+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2846" w:author="xh" w:date="2026-10-19T09:22:09+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2847" w:author="xh" w:date="2026-10-19T09:22:09+08:00"/>
              </w:rPr>
            </w:pPr>
            <w:ins w:id="2848" w:author="xh" w:date="2026-10-19T09:22:09+08:00">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e>
                    <m:e>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2849" w:author="xh" w:date="2026-10-19T09:22:09+08:00"/>
              </w:rPr>
            </w:pPr>
            <w:ins w:id="2850" w:author="xh" w:date="2026-10-19T09:22:09+08:00">
              <w:r>
                <w:rPr>
                  <w:rFonts w:ascii="Times New Roman" w:hAnsi="Times New Roman" w:eastAsia="方正仿宋_GBK"/>
                  <w:b w:val="0"/>
                  <w:sz w:val="18"/>
                </w:rPr>
                <w:t>（4-5）</w:t>
              </w:r>
            </w:ins>
          </w:p>
        </w:tc>
      </w:tr>
    </w:tbl>
    <w:p w14:paraId="7C40A406">
      <w:pPr>
        <w:pStyle w:val="115"/>
        <w:widowControl/>
        <w:spacing w:before="0" w:after="0" w:line="348" w:lineRule="atLeast"/>
        <w:ind w:left="0" w:leftChars="0" w:right="0" w:rightChars="0" w:firstLine="0" w:firstLineChars="0" w:hanging="0" w:hangingChars="0" w:start="0" w:end="0" w:startChars="0" w:endChars="0"/>
        <w:jc w:val="both"/>
        <w:pPrChange w:id="28323" w:author="xh" w:date="2026-10-19T09:22:49+08:00">
          <w:pPr>
            <w:pStyle w:val="115"/>
            <w:widowControl/>
            <w:spacing w:before="0" w:after="0" w:line="348" w:lineRule="atLeast"/>
            <w:ind w:left="0" w:leftChars="0" w:right="0" w:rightChars="0" w:firstLine="0" w:firstLineChars="0"/>
            <w:jc w:val="both"/>
          </w:pPr>
        </w:pPrChange>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为单柜参考投资，</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iy</m:t>
            </m:r>
          </m:sub>
        </m:sSub>
      </m:oMath>
      <w:r>
        <w:rPr>
          <w:rFonts w:ascii="Times New Roman" w:hAnsi="Times New Roman" w:eastAsia="方正仿宋_GBK"/>
          <w:b w:val="0"/>
          <w:sz w:val="24"/>
        </w:rPr>
        <w:t>为站</w:t>
      </w:r>
      <m:oMath>
        <m:r>
          <m:rPr>
            <m:nor/>
          </m:rPr>
          <w:rPr>
            <w:rFonts w:ascii="Times New Roman" w:hAnsi="Times New Roman" w:eastAsia="方正仿宋_GBK" w:cs="Times New Roman"/>
            <w:i/>
            <w:iCs/>
          </w:rPr>
          <m:t>i</m:t>
        </m:r>
      </m:oMath>
      <w:r>
        <w:rPr>
          <w:rFonts w:ascii="Times New Roman" w:hAnsi="Times New Roman" w:eastAsia="方正仿宋_GBK"/>
          <w:b w:val="0"/>
          <w:sz w:val="24"/>
        </w:rPr>
        <w:t>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年新增储能投资，单位万元；新增柜数</w:t>
      </w:r>
      <m:oMath>
        <m:r>
          <m:rPr>
            <m:nor/>
            <m:sty m:val="p"/>
          </m:rPr>
          <w:rPr>
            <w:rFonts w:ascii="Times New Roman" w:hAnsi="Times New Roman" w:eastAsia="方正仿宋_GBK" w:cs="Times New Roman"/>
            <w:b w:val="0"/>
            <w:i w:val="0"/>
            <w:iCs w:val="0"/>
          </w:rPr>
          <m:t>Δ</m:t>
        </m:r>
        <m:r>
          <m:rPr>
            <m:nor/>
          </m:rPr>
          <w:rPr>
            <w:rFonts w:ascii="Times New Roman" w:hAnsi="Times New Roman" w:eastAsia="方正仿宋_GBK" w:cs="Times New Roman"/>
            <w:i/>
            <w:iCs/>
          </w:rPr>
          <m:t>n</m:t>
        </m:r>
      </m:oMath>
      <w:r>
        <w:rPr>
          <w:rFonts w:ascii="Times New Roman" w:hAnsi="Times New Roman" w:eastAsia="方正仿宋_GBK"/>
          <w:b w:val="0"/>
          <w:sz w:val="24"/>
        </w:rPr>
        <w:t xml:space="preserve">为非负整数；新增功率为 </w:t>
      </w:r>
      <m:oMath>
        <m:r>
          <m:rPr>
            <m:nor/>
            <m:sty m:val="p"/>
          </m:rPr>
          <w:rPr>
            <w:rFonts w:ascii="Times New Roman" w:hAnsi="Times New Roman" w:eastAsia="方正仿宋_GBK" w:cs="Times New Roman"/>
            <w:b w:val="0"/>
            <w:i w:val="0"/>
            <w:iCs w:val="0"/>
          </w:rPr>
          <m:t>0.10Δ</m:t>
        </m:r>
        <m:r>
          <m:rPr>
            <m:nor/>
          </m:rPr>
          <w:rPr>
            <w:rFonts w:ascii="Times New Roman" w:hAnsi="Times New Roman" w:eastAsia="方正仿宋_GBK" w:cs="Times New Roman"/>
            <w:i/>
            <w:iCs/>
          </w:rPr>
          <m:t>n</m:t>
        </m:r>
      </m:oMath>
      <w:r>
        <w:rPr>
          <w:rFonts w:ascii="Times New Roman" w:hAnsi="Times New Roman" w:eastAsia="方正仿宋_GBK"/>
          <w:b w:val="0"/>
          <w:sz w:val="24"/>
        </w:rPr>
        <w:t xml:space="preserve"> MW，新增能量为 </w:t>
      </w:r>
      <m:oMath>
        <m:f>
          <m:fPr/>
          <m:num>
            <m:r>
              <m:rPr>
                <m:nor/>
                <m:sty m:val="p"/>
              </m:rPr>
              <w:rPr>
                <w:rFonts w:ascii="Times New Roman" w:hAnsi="Times New Roman" w:eastAsia="方正仿宋_GBK" w:cs="Times New Roman"/>
                <w:b w:val="0"/>
                <w:i w:val="0"/>
                <w:iCs w:val="0"/>
              </w:rPr>
              <m:t>215Δ</m:t>
            </m:r>
            <m:r>
              <m:rPr>
                <m:nor/>
              </m:rPr>
              <w:rPr>
                <w:rFonts w:ascii="Times New Roman" w:hAnsi="Times New Roman" w:eastAsia="方正仿宋_GBK" w:cs="Times New Roman"/>
                <w:i/>
                <w:iCs/>
              </w:rPr>
              <m:t>n</m:t>
            </m:r>
          </m:num>
          <m:den>
            <m:r>
              <m:rPr>
                <m:nor/>
                <m:sty m:val="p"/>
              </m:rPr>
              <w:rPr>
                <w:rFonts w:ascii="Times New Roman" w:hAnsi="Times New Roman" w:eastAsia="方正仿宋_GBK" w:cs="Times New Roman"/>
                <w:b w:val="0"/>
                <w:i w:val="0"/>
                <w:iCs w:val="0"/>
              </w:rPr>
              <m:t>1000</m:t>
            </m:r>
          </m:den>
        </m:f>
      </m:oMath>
      <w:r>
        <w:rPr>
          <w:rFonts w:ascii="Times New Roman" w:hAnsi="Times New Roman" w:eastAsia="方正仿宋_GBK"/>
          <w:b w:val="0"/>
          <w:sz w:val="24"/>
        </w:rPr>
        <w:t xml:space="preserve"> MWh。按能量折算的成交参考价为2104562.62/2150000≈0.98元/Wh。</w:t>
      </w:r>
    </w:p>
    <w:p w14:paraId="5DEBD2CB">
      <w:pPr>
        <w:pStyle w:val="5"/>
        <w:keepNext/>
        <w:numPr>
          <w:ilvl w:val="0"/>
          <w:numId w:val="0"/>
        </w:numPr>
        <w:spacing w:before="160" w:after="120" w:line="390" w:lineRule="exact"/>
        <w:ind w:firstLine="0"/>
      </w:pPr>
      <w:bookmarkStart w:id="159" w:name="储能有效支撑功率与持续时间"/>
      <w:r>
        <w:rPr>
          <w:rFonts w:ascii="Times New Roman" w:hAnsi="Times New Roman" w:eastAsia="方正仿宋_GBK"/>
          <w:b/>
          <w:sz w:val="26"/>
        </w:rPr>
        <w:t>4.4.3 储能有效支撑功率与持续时间</w:t>
      </w:r>
      <w:bookmarkEnd w:id="159"/>
    </w:p>
    <w:p w14:paraId="40338285">
      <w:pPr>
        <w:pStyle w:val="115"/>
        <w:widowControl/>
        <w:spacing w:before="0" w:after="0" w:line="348" w:lineRule="exact"/>
        <w:ind w:firstLine="480"/>
        <w:jc w:val="both"/>
      </w:pPr>
      <w:r>
        <w:rPr>
          <w:rFonts w:ascii="Times New Roman" w:hAnsi="Times New Roman" w:eastAsia="方正仿宋_GBK"/>
          <w:b w:val="0"/>
          <w:sz w:val="24"/>
        </w:rPr>
        <w:t>储能有效支撑功率同时受额定功率和可用电量限制，取额定功率与可用电量除以支撑持续时间所得功率的较小值。设</w:t>
      </w:r>
      <m:oMath>
        <m:r>
          <m:rPr>
            <m:nor/>
          </m:rPr>
          <w:rPr>
            <w:rFonts w:ascii="Times New Roman" w:hAnsi="Times New Roman" w:eastAsia="方正仿宋_GBK" w:cs="Times New Roman"/>
            <w:i/>
            <w:iCs/>
          </w:rPr>
          <m:t>n</m:t>
        </m:r>
      </m:oMath>
      <w:r>
        <w:rPr>
          <w:rFonts w:ascii="Times New Roman" w:hAnsi="Times New Roman" w:eastAsia="方正仿宋_GBK"/>
          <w:b w:val="0"/>
          <w:sz w:val="24"/>
        </w:rPr>
        <w:t>为储能柜数，</w:t>
      </w:r>
      <m:oMath>
        <m:r>
          <m:rPr>
            <m:nor/>
          </m:rPr>
          <w:rPr>
            <w:rFonts w:ascii="Times New Roman" w:hAnsi="Times New Roman" w:eastAsia="方正仿宋_GBK" w:cs="Times New Roman"/>
            <w:i/>
            <w:iCs/>
          </w:rPr>
          <m:t>H</m:t>
        </m:r>
      </m:oMath>
      <w:r>
        <w:rPr>
          <w:rFonts w:ascii="Times New Roman" w:hAnsi="Times New Roman" w:eastAsia="方正仿宋_GBK"/>
          <w:b w:val="0"/>
          <w:sz w:val="24"/>
        </w:rPr>
        <w:t>为支撑持续时间，可用电量系数取0.76，则有：</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4CDB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2851" w:author="xh" w:date="2026-10-19T09:23:28+08:00"/>
        </w:trPr>
        <w:tc>
          <w:tcPr>
            <w:tcW w:w="737" w:type="dxa"/>
            <w:tcMar>
              <w:top w:w="0" w:type="dxa"/>
              <w:left w:w="0" w:type="dxa"/>
              <w:bottom w:w="0" w:type="dxa"/>
              <w:right w:w="0" w:type="dxa"/>
            </w:tcMar>
            <w:vAlign w:val="center"/>
          </w:tcPr>
          <w:p w14:paraId="5381C319">
            <w:pPr>
              <w:keepNext/>
              <w:spacing w:before="0" w:after="0"/>
              <w:ind w:left="0" w:leftChars="0" w:right="0" w:rightChars="0" w:firstLine="0" w:firstLineChars="0"/>
              <w:rPr>
                <w:del w:id="2852" w:author="xh" w:date="2026-10-19T09:23:28+08:00"/>
              </w:rPr>
            </w:pPr>
          </w:p>
        </w:tc>
        <w:tc>
          <w:tcPr>
            <w:tcW w:w="6838" w:type="dxa"/>
            <w:tcMar>
              <w:top w:w="0" w:type="dxa"/>
              <w:left w:w="0" w:type="dxa"/>
              <w:bottom w:w="0" w:type="dxa"/>
              <w:right w:w="0" w:type="dxa"/>
            </w:tcMar>
            <w:vAlign w:val="center"/>
          </w:tcPr>
          <w:p w14:paraId="5CC9CB05">
            <w:pPr>
              <w:keepNext/>
              <w:spacing w:before="100" w:after="100" w:line="276" w:lineRule="auto"/>
              <w:ind w:left="0" w:leftChars="0" w:right="0" w:rightChars="0" w:firstLine="0" w:firstLineChars="0"/>
              <w:jc w:val="center"/>
              <w:rPr>
                <w:del w:id="2853" w:author="xh" w:date="2026-10-19T09:23:28+08:00"/>
              </w:rPr>
            </w:pPr>
            <w:del w:id="2854" w:author="xh" w:date="2026-10-19T09:23:28+08:00">
              <m:oMathPara>
                <m:oMath>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n</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H</m:t>
                  </m:r>
                  <m:r>
                    <m:rPr>
                      <m:nor/>
                      <m:sty m:val="p"/>
                    </m:rPr>
                    <w:rPr>
                      <w:rFonts w:ascii="Times New Roman" w:hAnsi="Times New Roman" w:eastAsia="方正仿宋_GBK" w:cs="Times New Roman"/>
                      <w:b w:val="0"/>
                      <w:i w:val="0"/>
                      <w:iCs w:val="0"/>
                    </w:rPr>
                    <m:t>)=min</m:t>
                  </m:r>
                  <m:d>
                    <m:dPr>
                      <m:begChr m:val="{"/>
                      <m:endChr m:val="}"/>
                    </m:dPr>
                    <m:e>
                      <m:r>
                        <m:rPr>
                          <m:nor/>
                          <m:sty m:val="p"/>
                        </m:rPr>
                        <w:rPr>
                          <w:rFonts w:ascii="Times New Roman" w:hAnsi="Times New Roman" w:eastAsia="方正仿宋_GBK" w:cs="Times New Roman"/>
                          <w:b w:val="0"/>
                          <w:i w:val="0"/>
                          <w:iCs w:val="0"/>
                        </w:rPr>
                        <m:t>0.10</m:t>
                      </m:r>
                      <m:r>
                        <m:rPr>
                          <m:nor/>
                        </m:rPr>
                        <w:rPr>
                          <w:rFonts w:ascii="Times New Roman" w:hAnsi="Times New Roman" w:eastAsia="方正仿宋_GBK" w:cs="Times New Roman"/>
                          <w:i/>
                          <w:iCs/>
                        </w:rPr>
                        <m:t>n</m:t>
                      </m:r>
                      <m:r>
                        <m:rPr>
                          <m:nor/>
                          <m:sty m:val="p"/>
                        </m:rPr>
                        <w:rPr>
                          <w:rFonts w:ascii="Times New Roman" w:hAnsi="Times New Roman" w:eastAsia="方正仿宋_GBK" w:cs="Times New Roman"/>
                          <w:b w:val="0"/>
                          <w:i w:val="0"/>
                          <w:iCs w:val="0"/>
                        </w:rPr>
                        <m:t>,</m:t>
                      </m:r>
                      <m:f>
                        <m:fPr/>
                        <m:num>
                          <m:r>
                            <m:rPr>
                              <m:nor/>
                              <m:sty m:val="p"/>
                            </m:rPr>
                            <w:rPr>
                              <w:rFonts w:ascii="Times New Roman" w:hAnsi="Times New Roman" w:eastAsia="方正仿宋_GBK" w:cs="Times New Roman"/>
                              <w:b w:val="0"/>
                              <w:i w:val="0"/>
                              <w:iCs w:val="0"/>
                            </w:rPr>
                            <m:t>0.215×0.76</m:t>
                          </m:r>
                          <m:r>
                            <m:rPr>
                              <m:nor/>
                            </m:rPr>
                            <w:rPr>
                              <w:rFonts w:ascii="Times New Roman" w:hAnsi="Times New Roman" w:eastAsia="方正仿宋_GBK" w:cs="Times New Roman"/>
                              <w:i/>
                              <w:iCs/>
                            </w:rPr>
                            <m:t>n</m:t>
                          </m:r>
                        </m:num>
                        <m:den>
                          <m:r>
                            <m:rPr>
                              <m:nor/>
                            </m:rPr>
                            <w:rPr>
                              <w:rFonts w:ascii="Times New Roman" w:hAnsi="Times New Roman" w:eastAsia="方正仿宋_GBK" w:cs="Times New Roman"/>
                              <w:i/>
                              <w:iCs/>
                            </w:rPr>
                            <m:t>H</m:t>
                          </m:r>
                        </m:den>
                      </m:f>
                    </m:e>
                  </m:d>
                  <m:r>
                    <m:rPr>
                      <m:nor/>
                      <m:sty m:val="p"/>
                    </m:rPr>
                    <w:rPr>
                      <w:rFonts w:ascii="Times New Roman" w:hAnsi="Times New Roman" w:eastAsia="方正仿宋_GBK" w:cs="Times New Roman"/>
                      <w:b w:val="0"/>
                      <w:i w:val="0"/>
                      <w:iCs w:val="0"/>
                    </w:rPr>
                    <m:t>,  </m:t>
                  </m:r>
                  <m:r>
                    <m:rPr>
                      <m:nor/>
                    </m:rPr>
                    <w:rPr>
                      <w:rFonts w:ascii="Times New Roman" w:hAnsi="Times New Roman" w:eastAsia="方正仿宋_GBK" w:cs="Times New Roman"/>
                      <w:i/>
                      <w:iCs/>
                    </w:rPr>
                    <m:t>H</m:t>
                  </m:r>
                  <m:r>
                    <m:rPr>
                      <m:nor/>
                      <m:sty m:val="p"/>
                    </m:rPr>
                    <w:rPr>
                      <w:rFonts w:ascii="Times New Roman" w:hAnsi="Times New Roman" w:eastAsia="方正仿宋_GBK" w:cs="Times New Roman"/>
                      <w:b w:val="0"/>
                      <w:i w:val="0"/>
                      <w:iCs w:val="0"/>
                    </w:rPr>
                    <m:t>&gt;0.</m:t>
                  </m:r>
                </m:oMath>
              </m:oMathPara>
            </w:del>
          </w:p>
        </w:tc>
        <w:tc>
          <w:tcPr>
            <w:tcW w:w="737" w:type="dxa"/>
            <w:tcMar>
              <w:top w:w="0" w:type="dxa"/>
              <w:left w:w="0" w:type="dxa"/>
              <w:bottom w:w="0" w:type="dxa"/>
              <w:right w:w="0" w:type="dxa"/>
            </w:tcMar>
            <w:vAlign w:val="center"/>
          </w:tcPr>
          <w:p w14:paraId="29A260B0">
            <w:pPr>
              <w:keepNext/>
              <w:spacing w:before="0" w:after="0"/>
              <w:ind w:left="0" w:leftChars="0" w:right="0" w:rightChars="0" w:firstLine="0" w:firstLineChars="0"/>
              <w:jc w:val="right"/>
              <w:rPr>
                <w:del w:id="2855" w:author="xh" w:date="2026-10-19T09:23:28+08:00"/>
              </w:rPr>
            </w:pPr>
            <w:del w:id="2856" w:author="xh" w:date="2026-10-19T09:23:28+08:00">
              <w:r>
                <w:rPr>
                  <w:rFonts w:ascii="Times New Roman" w:hAnsi="Times New Roman" w:eastAsia="方正仿宋_GBK"/>
                  <w:b w:val="0"/>
                  <w:sz w:val="18"/>
                </w:rPr>
                <w:delText>（4-6）</w:delText>
              </w:r>
            </w:del>
          </w:p>
        </w:tc>
      </w:tr>
      <w:tr>
        <w:trPr>
          <w:cantSplit/>
          <w:ins w:id="2857" w:author="xh" w:date="2026-10-19T09:23:28+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2858" w:author="xh" w:date="2026-10-19T09:23:28+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2859" w:author="xh" w:date="2026-10-19T09:23:28+08:00"/>
              </w:rPr>
            </w:pPr>
            <w:ins w:id="2860" w:author="xh" w:date="2026-10-19T09:23:28+08:00">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2861" w:author="xh" w:date="2026-10-19T09:23:28+08:00"/>
              </w:rPr>
            </w:pPr>
            <w:ins w:id="2862" w:author="xh" w:date="2026-10-19T09:23:28+08:00">
              <w:r>
                <w:rPr>
                  <w:rFonts w:ascii="Times New Roman" w:hAnsi="Times New Roman" w:eastAsia="方正仿宋_GBK"/>
                  <w:b w:val="0"/>
                  <w:sz w:val="18"/>
                </w:rPr>
                <w:t>（4-6）</w:t>
              </w:r>
            </w:ins>
          </w:p>
        </w:tc>
      </w:tr>
    </w:tbl>
    <w:p w14:paraId="3BD66FBA">
      <w:pPr>
        <w:pStyle w:val="115"/>
        <w:widowControl/>
        <w:spacing w:before="0" w:after="0" w:line="348" w:lineRule="exact"/>
        <w:ind w:left="0" w:leftChars="0" w:right="0" w:rightChars="0" w:firstLine="0" w:firstLineChars="0" w:hanging="0" w:hangingChars="0" w:start="0" w:end="0" w:startChars="0" w:endChars="0"/>
        <w:jc w:val="both"/>
        <w:pPrChange w:id="28324" w:author="xh" w:date="2026-10-19T09:24:07+08:00">
          <w:pPr>
            <w:pStyle w:val="115"/>
            <w:widowControl/>
            <w:spacing w:before="0" w:after="0" w:line="348" w:lineRule="exact"/>
            <w:ind w:left="0" w:leftChars="0" w:right="0" w:rightChars="0" w:firstLine="0" w:firstLineChars="0"/>
            <w:jc w:val="both"/>
          </w:pPr>
        </w:pPrChange>
      </w:pPr>
      <w:r>
        <w:rPr>
          <w:rFonts w:ascii="Times New Roman" w:hAnsi="Times New Roman" w:eastAsia="方正仿宋_GBK"/>
          <w:b w:val="0"/>
          <w:sz w:val="24"/>
        </w:rPr>
        <w:t>式中，</w:t>
      </w:r>
      <m:oMath>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n</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H</m:t>
        </m:r>
        <m:r>
          <m:rPr>
            <m:nor/>
            <m:sty m:val="p"/>
          </m:rPr>
          <w:rPr>
            <w:rFonts w:ascii="Times New Roman" w:hAnsi="Times New Roman" w:eastAsia="方正仿宋_GBK" w:cs="Times New Roman"/>
            <w:b w:val="0"/>
            <w:i w:val="0"/>
            <w:iCs w:val="0"/>
          </w:rPr>
          <m:t>)</m:t>
        </m:r>
      </m:oMath>
      <w:r>
        <w:rPr>
          <w:rFonts w:ascii="Times New Roman" w:hAnsi="Times New Roman" w:eastAsia="方正仿宋_GBK"/>
          <w:b w:val="0"/>
          <w:sz w:val="24"/>
        </w:rPr>
        <w:t>单位为MW，单柜额定能量为215.00 kWh，额定功率为100.00 kW，</w:t>
      </w:r>
      <m:oMath>
        <m:r>
          <m:rPr>
            <m:nor/>
          </m:rPr>
          <w:rPr>
            <w:rFonts w:ascii="Times New Roman" w:hAnsi="Times New Roman" w:eastAsia="方正仿宋_GBK" w:cs="Times New Roman"/>
            <w:i/>
            <w:iCs/>
          </w:rPr>
          <m:t>H</m:t>
        </m:r>
      </m:oMath>
      <w:r>
        <w:rPr>
          <w:rFonts w:ascii="Times New Roman" w:hAnsi="Times New Roman" w:eastAsia="方正仿宋_GBK"/>
          <w:b w:val="0"/>
          <w:sz w:val="24"/>
        </w:rPr>
        <w:t>单位为h。正向支撑和反向吸收分别使用相应持续时间。</w:t>
      </w:r>
    </w:p>
    <w:p w14:paraId="70361568">
      <w:pPr>
        <w:pStyle w:val="2"/>
        <w:keepNext/>
        <w:spacing w:before="120" w:after="80" w:line="280" w:lineRule="exact"/>
        <w:ind w:firstLine="0"/>
        <w:jc w:val="center"/>
      </w:pPr>
      <w:r>
        <w:rPr>
          <w:rFonts w:ascii="Times New Roman" w:hAnsi="Times New Roman" w:eastAsia="宋体"/>
          <w:b w:val="0"/>
          <w:sz w:val="21"/>
        </w:rPr>
        <w:t>表4-5 持续时间与储能有效功率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086FA4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62A9608B">
            <w:pPr>
              <w:keepNext/>
              <w:spacing w:before="20" w:after="20" w:line="260" w:lineRule="exact"/>
              <w:ind w:left="0" w:leftChars="0" w:right="0" w:rightChars="0" w:firstLine="0" w:firstLineChars="0"/>
              <w:jc w:val="center"/>
            </w:pPr>
            <w:r>
              <w:rPr>
                <w:rFonts w:ascii="Times New Roman" w:hAnsi="Times New Roman" w:eastAsia="宋体"/>
                <w:b/>
                <w:sz w:val="18"/>
              </w:rPr>
              <w:t>储能支撑持续时间/h</w:t>
            </w:r>
          </w:p>
        </w:tc>
        <w:tc>
          <w:tcPr>
            <w:tcW w:w="1662" w:type="dxa"/>
            <w:tcMar>
              <w:left w:w="70" w:type="dxa"/>
              <w:right w:w="70" w:type="dxa"/>
            </w:tcMar>
            <w:vAlign w:val="center"/>
          </w:tcPr>
          <w:p w14:paraId="3E00BC8E">
            <w:pPr>
              <w:keepNext/>
              <w:spacing w:before="20" w:after="20" w:line="260" w:lineRule="exact"/>
              <w:ind w:left="0" w:leftChars="0" w:right="0" w:rightChars="0" w:firstLine="0" w:firstLineChars="0"/>
              <w:jc w:val="center"/>
            </w:pPr>
            <w:r>
              <w:rPr>
                <w:rFonts w:ascii="Times New Roman" w:hAnsi="Times New Roman" w:eastAsia="宋体"/>
                <w:b/>
                <w:sz w:val="18"/>
              </w:rPr>
              <w:t>10柜额定能量/MWh</w:t>
            </w:r>
          </w:p>
        </w:tc>
        <w:tc>
          <w:tcPr>
            <w:tcW w:w="1662" w:type="dxa"/>
            <w:tcMar>
              <w:left w:w="70" w:type="dxa"/>
              <w:right w:w="70" w:type="dxa"/>
            </w:tcMar>
            <w:vAlign w:val="center"/>
          </w:tcPr>
          <w:p w14:paraId="070D4EED">
            <w:pPr>
              <w:keepNext/>
              <w:spacing w:before="20" w:after="20" w:line="260" w:lineRule="exact"/>
              <w:ind w:left="0" w:leftChars="0" w:right="0" w:rightChars="0" w:firstLine="0" w:firstLineChars="0"/>
              <w:jc w:val="center"/>
            </w:pPr>
            <w:r>
              <w:rPr>
                <w:rFonts w:ascii="Times New Roman" w:hAnsi="Times New Roman" w:eastAsia="宋体"/>
                <w:b/>
                <w:sz w:val="18"/>
              </w:rPr>
              <w:t>可用电量系数</w:t>
            </w:r>
          </w:p>
        </w:tc>
        <w:tc>
          <w:tcPr>
            <w:tcW w:w="1662" w:type="dxa"/>
            <w:tcMar>
              <w:left w:w="70" w:type="dxa"/>
              <w:right w:w="70" w:type="dxa"/>
            </w:tcMar>
            <w:vAlign w:val="center"/>
          </w:tcPr>
          <w:p w14:paraId="156228D5">
            <w:pPr>
              <w:keepNext/>
              <w:spacing w:before="20" w:after="20" w:line="260" w:lineRule="exact"/>
              <w:ind w:left="0" w:leftChars="0" w:right="0" w:rightChars="0" w:firstLine="0" w:firstLineChars="0"/>
              <w:jc w:val="center"/>
            </w:pPr>
            <w:r>
              <w:rPr>
                <w:rFonts w:ascii="Times New Roman" w:hAnsi="Times New Roman" w:eastAsia="宋体"/>
                <w:b/>
                <w:sz w:val="18"/>
              </w:rPr>
              <w:t>储能有效支撑功率/MW</w:t>
            </w:r>
          </w:p>
        </w:tc>
        <w:tc>
          <w:tcPr>
            <w:tcW w:w="1662" w:type="dxa"/>
            <w:tcMar>
              <w:left w:w="70" w:type="dxa"/>
              <w:right w:w="70" w:type="dxa"/>
            </w:tcMar>
            <w:vAlign w:val="center"/>
          </w:tcPr>
          <w:p w14:paraId="078A2786">
            <w:pPr>
              <w:keepNext/>
              <w:spacing w:before="20" w:after="20" w:line="260" w:lineRule="exact"/>
              <w:ind w:left="0" w:leftChars="0" w:right="0" w:rightChars="0" w:firstLine="0" w:firstLineChars="0"/>
              <w:jc w:val="center"/>
            </w:pPr>
            <w:r>
              <w:rPr>
                <w:rFonts w:ascii="Times New Roman" w:hAnsi="Times New Roman" w:eastAsia="宋体"/>
                <w:b/>
                <w:sz w:val="18"/>
              </w:rPr>
              <w:t>单位有效功率投资/万元·MW⁻¹</w:t>
            </w:r>
          </w:p>
        </w:tc>
      </w:tr>
      <w:tr w14:paraId="0AF7F3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A4C68B4">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6E6EF6DF">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14A1CFCE">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45D59F03">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082A3417">
            <w:pPr>
              <w:keepNext/>
              <w:spacing w:before="20" w:after="20" w:line="260" w:lineRule="exact"/>
              <w:ind w:left="0" w:leftChars="0" w:right="0" w:rightChars="0" w:firstLine="0" w:firstLineChars="0"/>
              <w:jc w:val="center"/>
            </w:pPr>
            <w:r>
              <w:rPr>
                <w:rFonts w:ascii="Times New Roman" w:hAnsi="Times New Roman" w:eastAsia="宋体"/>
                <w:b w:val="0"/>
                <w:sz w:val="18"/>
              </w:rPr>
              <w:t>210.46</w:t>
            </w:r>
          </w:p>
        </w:tc>
      </w:tr>
      <w:tr w14:paraId="7B6394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570750A">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662" w:type="dxa"/>
            <w:tcMar>
              <w:left w:w="70" w:type="dxa"/>
              <w:right w:w="70" w:type="dxa"/>
            </w:tcMar>
            <w:vAlign w:val="center"/>
          </w:tcPr>
          <w:p w14:paraId="06123445">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0A33E717">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47A162A8">
            <w:pPr>
              <w:keepNext/>
              <w:spacing w:before="20" w:after="20" w:line="260" w:lineRule="exact"/>
              <w:ind w:left="0" w:leftChars="0" w:right="0" w:rightChars="0" w:firstLine="0" w:firstLineChars="0"/>
              <w:jc w:val="center"/>
            </w:pPr>
            <w:r>
              <w:rPr>
                <w:rFonts w:ascii="Times New Roman" w:hAnsi="Times New Roman" w:eastAsia="宋体"/>
                <w:b w:val="0"/>
                <w:sz w:val="18"/>
              </w:rPr>
              <w:t>0.82</w:t>
            </w:r>
          </w:p>
        </w:tc>
        <w:tc>
          <w:tcPr>
            <w:tcW w:w="1662" w:type="dxa"/>
            <w:tcMar>
              <w:left w:w="70" w:type="dxa"/>
              <w:right w:w="70" w:type="dxa"/>
            </w:tcMar>
            <w:vAlign w:val="center"/>
          </w:tcPr>
          <w:p w14:paraId="6EE225D8">
            <w:pPr>
              <w:keepNext/>
              <w:spacing w:before="20" w:after="20" w:line="260" w:lineRule="exact"/>
              <w:ind w:left="0" w:leftChars="0" w:right="0" w:rightChars="0" w:firstLine="0" w:firstLineChars="0"/>
              <w:jc w:val="center"/>
            </w:pPr>
            <w:r>
              <w:rPr>
                <w:rFonts w:ascii="Times New Roman" w:hAnsi="Times New Roman" w:eastAsia="宋体"/>
                <w:b w:val="0"/>
                <w:sz w:val="18"/>
              </w:rPr>
              <w:t>257.60</w:t>
            </w:r>
          </w:p>
        </w:tc>
      </w:tr>
      <w:tr w14:paraId="0D1AA8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034B483">
            <w:pPr>
              <w:keepNext/>
              <w:spacing w:before="20" w:after="20" w:line="260" w:lineRule="exact"/>
              <w:ind w:left="0" w:leftChars="0" w:right="0" w:rightChars="0" w:firstLine="0" w:firstLineChars="0"/>
              <w:jc w:val="center"/>
            </w:pPr>
            <w:r>
              <w:rPr>
                <w:rFonts w:ascii="Times New Roman" w:hAnsi="Times New Roman" w:eastAsia="宋体"/>
                <w:b w:val="0"/>
                <w:sz w:val="18"/>
              </w:rPr>
              <w:t>4.00</w:t>
            </w:r>
          </w:p>
        </w:tc>
        <w:tc>
          <w:tcPr>
            <w:tcW w:w="1662" w:type="dxa"/>
            <w:tcMar>
              <w:left w:w="70" w:type="dxa"/>
              <w:right w:w="70" w:type="dxa"/>
            </w:tcMar>
            <w:vAlign w:val="center"/>
          </w:tcPr>
          <w:p w14:paraId="436C8AB6">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6CFB99CC">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452F3DDE">
            <w:pPr>
              <w:keepNext/>
              <w:spacing w:before="20" w:after="20" w:line="260" w:lineRule="exact"/>
              <w:ind w:left="0" w:leftChars="0" w:right="0" w:rightChars="0" w:firstLine="0" w:firstLineChars="0"/>
              <w:jc w:val="center"/>
            </w:pPr>
            <w:r>
              <w:rPr>
                <w:rFonts w:ascii="Times New Roman" w:hAnsi="Times New Roman" w:eastAsia="宋体"/>
                <w:b w:val="0"/>
                <w:sz w:val="18"/>
              </w:rPr>
              <w:t>0.41</w:t>
            </w:r>
          </w:p>
        </w:tc>
        <w:tc>
          <w:tcPr>
            <w:tcW w:w="1662" w:type="dxa"/>
            <w:tcMar>
              <w:left w:w="70" w:type="dxa"/>
              <w:right w:w="70" w:type="dxa"/>
            </w:tcMar>
            <w:vAlign w:val="center"/>
          </w:tcPr>
          <w:p w14:paraId="1579F0D4">
            <w:pPr>
              <w:keepNext/>
              <w:spacing w:before="20" w:after="20" w:line="260" w:lineRule="exact"/>
              <w:ind w:left="0" w:leftChars="0" w:right="0" w:rightChars="0" w:firstLine="0" w:firstLineChars="0"/>
              <w:jc w:val="center"/>
            </w:pPr>
            <w:r>
              <w:rPr>
                <w:rFonts w:ascii="Times New Roman" w:hAnsi="Times New Roman" w:eastAsia="宋体"/>
                <w:b w:val="0"/>
                <w:sz w:val="18"/>
              </w:rPr>
              <w:t>515.19</w:t>
            </w:r>
          </w:p>
        </w:tc>
      </w:tr>
      <w:tr w14:paraId="418354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366B6D5">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4A5B0B4A">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288E088A">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27E1BE7D">
            <w:pPr>
              <w:keepNext/>
              <w:spacing w:before="20" w:after="20" w:line="260" w:lineRule="exact"/>
              <w:ind w:left="0" w:leftChars="0" w:right="0" w:rightChars="0" w:firstLine="0" w:firstLineChars="0"/>
              <w:jc w:val="center"/>
            </w:pPr>
            <w:r>
              <w:rPr>
                <w:rFonts w:ascii="Times New Roman" w:hAnsi="Times New Roman" w:eastAsia="宋体"/>
                <w:b w:val="0"/>
                <w:sz w:val="18"/>
              </w:rPr>
              <w:t>0.27</w:t>
            </w:r>
          </w:p>
        </w:tc>
        <w:tc>
          <w:tcPr>
            <w:tcW w:w="1662" w:type="dxa"/>
            <w:tcMar>
              <w:left w:w="70" w:type="dxa"/>
              <w:right w:w="70" w:type="dxa"/>
            </w:tcMar>
            <w:vAlign w:val="center"/>
          </w:tcPr>
          <w:p w14:paraId="03AEAF84">
            <w:pPr>
              <w:keepNext/>
              <w:spacing w:before="20" w:after="20" w:line="260" w:lineRule="exact"/>
              <w:ind w:left="0" w:leftChars="0" w:right="0" w:rightChars="0" w:firstLine="0" w:firstLineChars="0"/>
              <w:jc w:val="center"/>
            </w:pPr>
            <w:r>
              <w:rPr>
                <w:rFonts w:ascii="Times New Roman" w:hAnsi="Times New Roman" w:eastAsia="宋体"/>
                <w:b w:val="0"/>
                <w:sz w:val="18"/>
              </w:rPr>
              <w:t>772.79</w:t>
            </w:r>
          </w:p>
        </w:tc>
      </w:tr>
      <w:tr w14:paraId="43375B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CDC4BBE">
            <w:pPr>
              <w:keepNext w:val="0"/>
              <w:spacing w:before="20" w:after="20" w:line="260" w:lineRule="exact"/>
              <w:ind w:left="0" w:leftChars="0" w:right="0" w:rightChars="0" w:firstLine="0" w:firstLineChars="0"/>
              <w:jc w:val="center"/>
            </w:pPr>
            <w:r>
              <w:rPr>
                <w:rFonts w:ascii="Times New Roman" w:hAnsi="Times New Roman" w:eastAsia="宋体"/>
                <w:b w:val="0"/>
                <w:sz w:val="18"/>
              </w:rPr>
              <w:t>8.00</w:t>
            </w:r>
          </w:p>
        </w:tc>
        <w:tc>
          <w:tcPr>
            <w:tcW w:w="1662" w:type="dxa"/>
            <w:tcMar>
              <w:left w:w="70" w:type="dxa"/>
              <w:right w:w="70" w:type="dxa"/>
            </w:tcMar>
            <w:vAlign w:val="center"/>
          </w:tcPr>
          <w:p w14:paraId="7B26F3C3">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2B75FC01">
            <w:pPr>
              <w:keepNext w:val="0"/>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3882C889">
            <w:pPr>
              <w:keepNext w:val="0"/>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662" w:type="dxa"/>
            <w:tcMar>
              <w:left w:w="70" w:type="dxa"/>
              <w:right w:w="70" w:type="dxa"/>
            </w:tcMar>
            <w:vAlign w:val="center"/>
          </w:tcPr>
          <w:p w14:paraId="3ED2032B">
            <w:pPr>
              <w:keepNext w:val="0"/>
              <w:spacing w:before="20" w:after="20" w:line="260" w:lineRule="exact"/>
              <w:ind w:left="0" w:leftChars="0" w:right="0" w:rightChars="0" w:firstLine="0" w:firstLineChars="0"/>
              <w:jc w:val="center"/>
            </w:pPr>
            <w:r>
              <w:rPr>
                <w:rFonts w:ascii="Times New Roman" w:hAnsi="Times New Roman" w:eastAsia="宋体"/>
                <w:b w:val="0"/>
                <w:sz w:val="18"/>
              </w:rPr>
              <w:t>1030.39</w:t>
            </w:r>
          </w:p>
        </w:tc>
      </w:tr>
    </w:tbl>
    <w:p w14:paraId="44851714">
      <w:pPr>
        <w:pStyle w:val="2"/>
        <w:keepNext/>
        <w:spacing w:before="120" w:after="0" w:line="240" w:lineRule="auto"/>
        <w:ind w:left="0" w:leftChars="0" w:right="0" w:rightChars="0" w:firstLine="0" w:firstLineChars="0" w:hanging="0" w:hangingChars="0" w:start="0" w:end="0" w:startChars="0" w:endChars="0"/>
        <w:jc w:val="center"/>
        <w:pPrChange w:id="28325" w:author="xh" w:date="2026-10-19T09:24:47+08:00">
          <w:pPr>
            <w:pStyle w:val="2"/>
            <w:keepNext/>
            <w:spacing w:before="120" w:after="0" w:line="240" w:lineRule="auto"/>
            <w:ind w:left="0" w:leftChars="0" w:right="0" w:rightChars="0" w:firstLine="0" w:firstLineChars="0"/>
            <w:jc w:val="center"/>
          </w:pPr>
        </w:pPrChange>
      </w:pPr>
      <w:r>
        <w:drawing>
          <wp:inline distT="0" distB="0" distL="114300" distR="114300">
            <wp:extent cx="5120640" cy="2560320"/>
            <wp:effectExtent l="0" t="0" r="0" b="0"/>
            <wp:docPr id="4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pic:cNvPicPr>
                      <a:picLocks noChangeAspect="1" noChangeArrowheads="1"/>
                    </pic:cNvPicPr>
                  </pic:nvPicPr>
                  <pic:blipFill>
                    <a:blip r:embed="rId33"/>
                    <a:stretch>
                      <a:fillRect/>
                    </a:stretch>
                  </pic:blipFill>
                  <pic:spPr>
                    <a:xfrm>
                      <a:off x="0" y="0"/>
                      <a:ext cx="5120640" cy="2560320"/>
                    </a:xfrm>
                    <a:prstGeom prst="rect">
                      <a:avLst/>
                    </a:prstGeom>
                    <a:noFill/>
                    <a:ln w="9525">
                      <a:noFill/>
                    </a:ln>
                  </pic:spPr>
                </pic:pic>
              </a:graphicData>
            </a:graphic>
          </wp:inline>
        </w:drawing>
      </w:r>
    </w:p>
    <w:p w14:paraId="55014636">
      <w:pPr>
        <w:pStyle w:val="2"/>
        <w:spacing w:before="60" w:after="120" w:line="280" w:lineRule="exact"/>
        <w:ind w:left="0" w:leftChars="0" w:right="0" w:rightChars="0" w:firstLine="0" w:firstLineChars="0" w:hanging="0" w:hangingChars="0" w:start="0" w:end="0" w:startChars="0" w:endChars="0"/>
        <w:jc w:val="center"/>
        <w:pPrChange w:id="28326" w:author="xh" w:date="2026-10-19T09:25:26+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图4-4 储能单位有效支撑功率投资与持续时间</w:t>
      </w:r>
    </w:p>
    <w:p w14:paraId="68AC0993">
      <w:pPr>
        <w:pStyle w:val="2"/>
        <w:widowControl/>
        <w:spacing w:before="0" w:after="0" w:line="348" w:lineRule="exact"/>
        <w:ind w:firstLine="480"/>
        <w:jc w:val="both"/>
      </w:pPr>
      <w:r>
        <w:rPr>
          <w:rFonts w:ascii="Times New Roman" w:hAnsi="Times New Roman" w:eastAsia="方正仿宋_GBK"/>
          <w:b w:val="0"/>
          <w:sz w:val="24"/>
        </w:rPr>
        <w:t>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14:paraId="1C3341DD">
      <w:pPr>
        <w:pStyle w:val="2"/>
        <w:keepNext/>
        <w:spacing w:before="120" w:after="0" w:line="240" w:lineRule="auto"/>
        <w:ind w:left="0" w:leftChars="0" w:right="0" w:rightChars="0" w:firstLine="0" w:firstLineChars="0" w:hanging="0" w:hangingChars="0" w:start="0" w:end="0" w:startChars="0" w:endChars="0"/>
        <w:jc w:val="center"/>
        <w:pPrChange w:id="28327" w:author="xh" w:date="2026-10-19T09:26:06+08:00">
          <w:pPr>
            <w:pStyle w:val="2"/>
            <w:keepNext/>
            <w:spacing w:before="120" w:after="0" w:line="240" w:lineRule="auto"/>
            <w:ind w:left="0" w:leftChars="0" w:right="0" w:rightChars="0" w:firstLine="0" w:firstLineChars="0"/>
            <w:jc w:val="center"/>
          </w:pPr>
        </w:pPrChange>
      </w:pPr>
      <w:r>
        <w:drawing>
          <wp:inline distT="0" distB="0" distL="114300" distR="114300">
            <wp:extent cx="5120640" cy="4668520"/>
            <wp:effectExtent l="0" t="0" r="0" b="0"/>
            <wp:docPr id="4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pic:cNvPicPr>
                      <a:picLocks noChangeAspect="1" noChangeArrowheads="1"/>
                    </pic:cNvPicPr>
                  </pic:nvPicPr>
                  <pic:blipFill>
                    <a:blip r:embed="rId34"/>
                    <a:stretch>
                      <a:fillRect/>
                    </a:stretch>
                  </pic:blipFill>
                  <pic:spPr>
                    <a:xfrm>
                      <a:off x="0" y="0"/>
                      <a:ext cx="5120640" cy="4668818"/>
                    </a:xfrm>
                    <a:prstGeom prst="rect">
                      <a:avLst/>
                    </a:prstGeom>
                    <a:noFill/>
                    <a:ln w="9525">
                      <a:noFill/>
                    </a:ln>
                  </pic:spPr>
                </pic:pic>
              </a:graphicData>
            </a:graphic>
          </wp:inline>
        </w:drawing>
      </w:r>
    </w:p>
    <w:p w14:paraId="11D76905">
      <w:pPr>
        <w:pStyle w:val="2"/>
        <w:spacing w:before="60" w:after="120" w:line="280" w:lineRule="exact"/>
        <w:ind w:left="0" w:leftChars="0" w:right="0" w:rightChars="0" w:firstLine="0" w:firstLineChars="0" w:hanging="0" w:hangingChars="0" w:start="0" w:end="0" w:startChars="0" w:endChars="0"/>
        <w:jc w:val="center"/>
        <w:pPrChange w:id="28328" w:author="xh" w:date="2026-10-19T09:26:45+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图4-5 1 MW连续支撑任务对应的储能成套柜配置</w:t>
      </w:r>
    </w:p>
    <w:p w14:paraId="48F1372F">
      <w:pPr>
        <w:pStyle w:val="5"/>
        <w:keepNext/>
        <w:numPr>
          <w:ilvl w:val="0"/>
          <w:numId w:val="0"/>
        </w:numPr>
        <w:spacing w:before="160" w:after="120" w:line="390" w:lineRule="exact"/>
        <w:ind w:firstLine="0"/>
      </w:pPr>
      <w:bookmarkStart w:id="160" w:name="可用能力与工程适用性"/>
      <w:r>
        <w:rPr>
          <w:rFonts w:ascii="Times New Roman" w:hAnsi="Times New Roman" w:eastAsia="方正仿宋_GBK"/>
          <w:b/>
          <w:sz w:val="26"/>
        </w:rPr>
        <w:t>4.4.4 可用能力与工程适用性</w:t>
      </w:r>
      <w:bookmarkEnd w:id="160"/>
    </w:p>
    <w:p w14:paraId="7CA49AFE">
      <w:pPr>
        <w:pStyle w:val="115"/>
        <w:widowControl/>
        <w:spacing w:before="0" w:after="0" w:line="348" w:lineRule="exact"/>
        <w:ind w:firstLine="480"/>
        <w:jc w:val="both"/>
      </w:pPr>
      <w:r>
        <w:rPr>
          <w:rFonts w:ascii="Times New Roman" w:hAnsi="Times New Roman" w:eastAsia="方正仿宋_GBK"/>
          <w:b w:val="0"/>
          <w:sz w:val="24"/>
        </w:rPr>
        <w:t>可用电量系数用于第3.4.5节所述静态比选，正向支撑对应可放电电量，反向吸收对应可充电空间。工程应用时，应结合保证可用电量、充放电效率、充电条件及恢复时间核定两方向的支撑能力。</w:t>
      </w:r>
    </w:p>
    <w:p w14:paraId="48A10193">
      <w:pPr>
        <w:pStyle w:val="4"/>
        <w:keepNext/>
        <w:numPr>
          <w:ilvl w:val="0"/>
          <w:numId w:val="0"/>
        </w:numPr>
        <w:spacing w:before="160" w:after="120" w:line="480" w:lineRule="exact"/>
        <w:ind w:firstLine="0"/>
      </w:pPr>
      <w:ins w:id="28259" w:author="xh" w:date="2026-10-19T09:27:24+08:00">
        <w:bookmarkStart w:id="322" w:name="Report1017_h562"/>
        <w:bookmarkEnd w:id="322"/>
      </w:ins>
      <w:bookmarkStart w:id="161" w:name="参数变化与措施费用的联系"/>
      <w:bookmarkStart w:id="162" w:name="h562"/>
      <w:r>
        <w:rPr>
          <w:rFonts w:ascii="Times New Roman" w:hAnsi="Times New Roman" w:eastAsia="方正仿宋_GBK"/>
          <w:b/>
          <w:sz w:val="32"/>
        </w:rPr>
        <w:t>4.5 参数变化与措施费用的联系</w:t>
      </w:r>
      <w:bookmarkEnd w:id="161"/>
      <w:bookmarkEnd w:id="162"/>
    </w:p>
    <w:p w14:paraId="15BEF14A">
      <w:pPr>
        <w:pStyle w:val="5"/>
        <w:keepNext/>
        <w:numPr>
          <w:ilvl w:val="0"/>
          <w:numId w:val="0"/>
        </w:numPr>
        <w:spacing w:before="160" w:after="120" w:line="390" w:lineRule="exact"/>
        <w:ind w:firstLine="0"/>
      </w:pPr>
      <w:bookmarkStart w:id="163" w:name="电缆长度占比与联络费用"/>
      <w:r>
        <w:rPr>
          <w:rFonts w:ascii="Times New Roman" w:hAnsi="Times New Roman" w:eastAsia="方正仿宋_GBK"/>
          <w:b/>
          <w:sz w:val="26"/>
        </w:rPr>
        <w:t>4.5.1 电缆长度占比与联络费用</w:t>
      </w:r>
      <w:bookmarkEnd w:id="163"/>
    </w:p>
    <w:p w14:paraId="11116CE2">
      <w:pPr>
        <w:pStyle w:val="115"/>
        <w:widowControl/>
        <w:spacing w:before="0" w:after="0" w:line="348" w:lineRule="exact"/>
        <w:ind w:firstLine="480"/>
        <w:jc w:val="both"/>
      </w:pPr>
      <w:r>
        <w:rPr>
          <w:rFonts w:ascii="Times New Roman" w:hAnsi="Times New Roman" w:eastAsia="方正仿宋_GBK"/>
          <w:b w:val="0"/>
          <w:sz w:val="24"/>
        </w:rPr>
        <w:t>电缆长度占比取10%、30%、50%、80%、90%，单项联络长度3 km和固定接入费6万元保持一致。按第4.3节计价关系，占比提高增加单位长度造价；初始转供率则决定既有网络能力，两项分别进入工程费用与技术约束。</w:t>
      </w:r>
    </w:p>
    <w:p w14:paraId="636150FB">
      <w:pPr>
        <w:pStyle w:val="2"/>
        <w:widowControl/>
        <w:spacing w:before="0" w:after="0" w:line="348" w:lineRule="exact"/>
        <w:ind w:firstLine="480"/>
        <w:jc w:val="both"/>
      </w:pPr>
      <w:r>
        <w:rPr>
          <w:rFonts w:ascii="Times New Roman" w:hAnsi="Times New Roman" w:eastAsia="方正仿宋_GBK"/>
          <w:b w:val="0"/>
          <w:sz w:val="24"/>
        </w:rPr>
        <w:t>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14:paraId="329952BB">
      <w:pPr>
        <w:pStyle w:val="2"/>
        <w:widowControl/>
        <w:spacing w:before="0" w:after="0" w:line="348" w:lineRule="exact"/>
        <w:ind w:firstLine="480"/>
        <w:jc w:val="both"/>
      </w:pPr>
      <w:r>
        <w:rPr>
          <w:rFonts w:ascii="Times New Roman" w:hAnsi="Times New Roman" w:eastAsia="方正仿宋_GBK"/>
          <w:b w:val="0"/>
          <w:sz w:val="24"/>
        </w:rPr>
        <w:t>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14:paraId="05CB6779">
      <w:pPr>
        <w:pStyle w:val="5"/>
        <w:keepNext/>
        <w:numPr>
          <w:ilvl w:val="0"/>
          <w:numId w:val="0"/>
        </w:numPr>
        <w:spacing w:before="160" w:after="120" w:line="390" w:lineRule="exact"/>
        <w:ind w:firstLine="0"/>
      </w:pPr>
      <w:bookmarkStart w:id="164" w:name="储能支撑时间与配置费用"/>
      <w:r>
        <w:rPr>
          <w:rFonts w:ascii="Times New Roman" w:hAnsi="Times New Roman" w:eastAsia="方正仿宋_GBK"/>
          <w:b/>
          <w:sz w:val="26"/>
        </w:rPr>
        <w:t>4.5.2 储能支撑时间与配置费用</w:t>
      </w:r>
      <w:bookmarkEnd w:id="164"/>
    </w:p>
    <w:p w14:paraId="2F79C183">
      <w:pPr>
        <w:pStyle w:val="115"/>
        <w:widowControl/>
        <w:spacing w:before="0" w:after="0" w:line="348" w:lineRule="exact"/>
        <w:ind w:firstLine="480"/>
        <w:jc w:val="both"/>
      </w:pPr>
      <w:r>
        <w:rPr>
          <w:rFonts w:ascii="Times New Roman" w:hAnsi="Times New Roman" w:eastAsia="方正仿宋_GBK"/>
          <w:b w:val="0"/>
          <w:sz w:val="24"/>
        </w:rPr>
        <w:t>储能采用100 kW/215 kWh成套柜及统一单柜参考投资，推广支撑持续时间取2、4、6 h。持续时间延长时，相同柜数的有效支撑功率降低，满足给定缺口需要增加柜数或改用主变、联络措施。新增柜数及投运年共同决定费用。</w:t>
      </w:r>
    </w:p>
    <w:p w14:paraId="6FE9E346">
      <w:pPr>
        <w:pStyle w:val="2"/>
        <w:widowControl/>
        <w:spacing w:before="0" w:after="0" w:line="348" w:lineRule="exact"/>
        <w:ind w:firstLine="480"/>
        <w:jc w:val="both"/>
      </w:pPr>
      <w:r>
        <w:rPr>
          <w:rFonts w:ascii="Times New Roman" w:hAnsi="Times New Roman" w:eastAsia="方正仿宋_GBK"/>
          <w:b w:val="0"/>
          <w:sz w:val="24"/>
        </w:rPr>
        <w:t>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14:paraId="7AD2889F">
      <w:pPr>
        <w:pStyle w:val="2"/>
        <w:widowControl/>
        <w:spacing w:before="0" w:after="0" w:line="348" w:lineRule="exact"/>
        <w:ind w:firstLine="480"/>
        <w:jc w:val="both"/>
      </w:pPr>
      <w:r>
        <w:rPr>
          <w:rFonts w:ascii="Times New Roman" w:hAnsi="Times New Roman" w:eastAsia="方正仿宋_GBK"/>
          <w:b w:val="0"/>
          <w:sz w:val="24"/>
        </w:rPr>
        <w:t>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14:paraId="672DE075">
      <w:pPr>
        <w:pStyle w:val="5"/>
        <w:keepNext/>
        <w:numPr>
          <w:ilvl w:val="0"/>
          <w:numId w:val="0"/>
        </w:numPr>
        <w:spacing w:before="160" w:after="120" w:line="390" w:lineRule="exact"/>
        <w:ind w:firstLine="0"/>
      </w:pPr>
      <w:bookmarkStart w:id="165" w:name="三类措施的经济比较"/>
      <w:r>
        <w:rPr>
          <w:rFonts w:ascii="Times New Roman" w:hAnsi="Times New Roman" w:eastAsia="方正仿宋_GBK"/>
          <w:b/>
          <w:sz w:val="26"/>
        </w:rPr>
        <w:t>4.5.3 三类措施的经济比较</w:t>
      </w:r>
      <w:bookmarkEnd w:id="165"/>
    </w:p>
    <w:p w14:paraId="3296AA79">
      <w:pPr>
        <w:pStyle w:val="115"/>
        <w:widowControl/>
        <w:spacing w:before="0" w:after="0" w:line="348" w:lineRule="exact"/>
        <w:ind w:firstLine="480"/>
        <w:jc w:val="both"/>
      </w:pPr>
      <w:r>
        <w:rPr>
          <w:rFonts w:ascii="Times New Roman" w:hAnsi="Times New Roman" w:eastAsia="方正仿宋_GBK"/>
          <w:b w:val="0"/>
          <w:sz w:val="24"/>
        </w:rPr>
        <w:t>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14:paraId="5A6CD9AF">
      <w:pPr>
        <w:pStyle w:val="2"/>
        <w:widowControl/>
        <w:spacing w:before="0" w:after="0" w:line="348" w:lineRule="exact"/>
        <w:ind w:firstLine="480"/>
        <w:jc w:val="both"/>
      </w:pPr>
      <w:r>
        <w:rPr>
          <w:rFonts w:ascii="Times New Roman" w:hAnsi="Times New Roman" w:eastAsia="方正仿宋_GBK"/>
          <w:b w:val="0"/>
          <w:sz w:val="24"/>
        </w:rPr>
        <w:t>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14:paraId="43F5D22E">
      <w:pPr>
        <w:pStyle w:val="2"/>
        <w:widowControl/>
        <w:spacing w:before="0" w:after="0" w:line="348" w:lineRule="exact"/>
        <w:ind w:firstLine="480"/>
        <w:jc w:val="both"/>
      </w:pPr>
      <w:r>
        <w:rPr>
          <w:rFonts w:ascii="Times New Roman" w:hAnsi="Times New Roman" w:eastAsia="方正仿宋_GBK"/>
          <w:b w:val="0"/>
          <w:sz w:val="24"/>
        </w:rPr>
        <w:t>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14:paraId="09DBAC8A">
      <w:pPr>
        <w:pStyle w:val="5"/>
        <w:keepNext/>
        <w:numPr>
          <w:ilvl w:val="0"/>
          <w:numId w:val="0"/>
        </w:numPr>
        <w:spacing w:before="160" w:after="120" w:line="390" w:lineRule="exact"/>
        <w:ind w:firstLine="0"/>
      </w:pPr>
      <w:bookmarkStart w:id="166" w:name="主变与线路储能的单位功率投资比"/>
      <w:r>
        <w:rPr>
          <w:rFonts w:ascii="Times New Roman" w:hAnsi="Times New Roman" w:eastAsia="方正仿宋_GBK"/>
          <w:b/>
          <w:sz w:val="26"/>
        </w:rPr>
        <w:t>4.5.4 主变与线路、储能的单位功率投资比</w:t>
      </w:r>
      <w:bookmarkEnd w:id="166"/>
    </w:p>
    <w:p w14:paraId="41694493">
      <w:pPr>
        <w:pStyle w:val="115"/>
        <w:widowControl/>
        <w:spacing w:before="0" w:after="0" w:line="348" w:lineRule="exact"/>
        <w:ind w:firstLine="480"/>
        <w:jc w:val="both"/>
      </w:pPr>
      <w:r>
        <w:rPr>
          <w:rFonts w:ascii="Times New Roman" w:hAnsi="Times New Roman" w:eastAsia="方正仿宋_GBK"/>
          <w:b w:val="0"/>
          <w:sz w:val="24"/>
        </w:rPr>
        <w:t>主变与线路单位功率投资比定义为</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TL</m:t>
            </m:r>
          </m:sub>
        </m:sSub>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L</m:t>
            </m:r>
          </m:sub>
          <m:sup>
            <m:r>
              <m:rPr>
                <m:nor/>
              </m:rPr>
              <w:rPr>
                <w:rFonts w:ascii="Times New Roman" w:hAnsi="Times New Roman" w:eastAsia="方正仿宋_GBK" w:cs="Times New Roman"/>
                <w:i/>
                <w:iCs/>
              </w:rPr>
              <m:t>P</m:t>
            </m:r>
          </m:sup>
        </m:sSubSup>
      </m:oMath>
      <w:r>
        <w:rPr>
          <w:rFonts w:ascii="Times New Roman" w:hAnsi="Times New Roman" w:eastAsia="方正仿宋_GBK"/>
          <w:b w:val="0"/>
          <w:sz w:val="24"/>
        </w:rPr>
        <w:t>，主变与储能单位功率投资比定义为</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TB</m:t>
            </m:r>
          </m:sub>
        </m:sSub>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up>
            <m:r>
              <m:rPr>
                <m:nor/>
              </m:rPr>
              <w:rPr>
                <w:rFonts w:ascii="Times New Roman" w:hAnsi="Times New Roman" w:eastAsia="方正仿宋_GBK" w:cs="Times New Roman"/>
                <w:i/>
                <w:iCs/>
              </w:rPr>
              <m:t>P</m:t>
            </m:r>
          </m:sup>
        </m:sSubSup>
      </m:oMath>
      <w:r>
        <w:rPr>
          <w:rFonts w:ascii="Times New Roman" w:hAnsi="Times New Roman" w:eastAsia="方正仿宋_GBK"/>
          <w:b w:val="0"/>
          <w:sz w:val="24"/>
        </w:rPr>
        <w:t>，均为无量纲。三项单位功率投资统一为万元/MW，其中</w:t>
      </w:r>
      <m:oMath>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/0.95</m:t>
        </m:r>
      </m:oMath>
      <w:r>
        <w:rPr>
          <w:rFonts w:ascii="Times New Roman" w:hAnsi="Times New Roman" w:eastAsia="方正仿宋_GBK"/>
          <w:b w:val="0"/>
          <w:sz w:val="24"/>
        </w:rPr>
        <w:t>按新购主变铭牌容量折算，</w:t>
      </w:r>
      <m:oMath>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L</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按单项联络投资与7.49 MW有效转供能力计算，</w:t>
      </w:r>
      <m:oMath>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Sub>
        <m:sSub>
          <m:sSubPr/>
          <m:e>
            <m:r>
              <m:rPr>
                <m:nor/>
              </m:rPr>
              <w:rPr>
                <w:rFonts w:ascii="Times New Roman" w:hAnsi="Times New Roman" w:eastAsia="方正仿宋_GBK" w:cs="Times New Roman"/>
                <w:i/>
                <w:iCs/>
              </w:rPr>
              <m:t>m</m:t>
            </m:r>
          </m:e>
          <m:sub>
            <m:r>
              <m:rPr>
                <m:nor/>
              </m:rPr>
              <w:rPr>
                <w:rFonts w:ascii="Times New Roman" w:hAnsi="Times New Roman" w:eastAsia="方正仿宋_GBK" w:cs="Times New Roman"/>
                <w:i/>
                <w:iCs/>
              </w:rPr>
              <m:t>B</m:t>
            </m:r>
          </m:sub>
        </m:sSub>
        <m:r>
          <m:rPr>
            <m:nor/>
            <m:sty m:val="p"/>
          </m:rPr>
          <w:rPr>
            <w:rFonts w:ascii="Times New Roman" w:hAnsi="Times New Roman" w:eastAsia="方正仿宋_GBK" w:cs="Times New Roman"/>
            <w:b w:val="0"/>
            <w:i w:val="0"/>
            <w:iCs w:val="0"/>
          </w:rPr>
          <m:t>/min(0.10,0.215×0.76/</m:t>
        </m:r>
        <m:r>
          <m:rPr>
            <m:nor/>
          </m:rPr>
          <w:rPr>
            <w:rFonts w:ascii="Times New Roman" w:hAnsi="Times New Roman" w:eastAsia="方正仿宋_GBK" w:cs="Times New Roman"/>
            <w:i/>
            <w:iCs/>
          </w:rPr>
          <m:t>H</m:t>
        </m:r>
        <m:r>
          <m:rPr>
            <m:nor/>
            <m:sty m:val="p"/>
          </m:rPr>
          <w:rPr>
            <w:rFonts w:ascii="Times New Roman" w:hAnsi="Times New Roman" w:eastAsia="方正仿宋_GBK" w:cs="Times New Roman"/>
            <w:b w:val="0"/>
            <w:i w:val="0"/>
            <w:iCs w:val="0"/>
          </w:rPr>
          <m:t>)</m:t>
        </m:r>
      </m:oMath>
      <w:r>
        <w:rPr>
          <w:rFonts w:ascii="Times New Roman" w:hAnsi="Times New Roman" w:eastAsia="方正仿宋_GBK"/>
          <w:b w:val="0"/>
          <w:sz w:val="24"/>
        </w:rPr>
        <w:t>按单柜采购投资与给定时长的有效支撑功率计算，</w:t>
      </w:r>
      <m:oMath>
        <m:sSub>
          <m:sSubPr/>
          <m:e>
            <m:r>
              <m:rPr>
                <m:nor/>
              </m:rPr>
              <w:rPr>
                <w:rFonts w:ascii="Times New Roman" w:hAnsi="Times New Roman" w:eastAsia="方正仿宋_GBK" w:cs="Times New Roman"/>
                <w:i/>
                <w:iCs/>
              </w:rPr>
              <m:t>m</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为储能价格相对参考值的倍率。主变采用第4.2节的更换参考单价，扩建项目仍按单项工程投资计费[85,87,88,89]。</w:t>
      </w:r>
    </w:p>
    <w:p w14:paraId="4BF1339B">
      <w:pPr>
        <w:pStyle w:val="2"/>
        <w:widowControl/>
        <w:spacing w:before="0" w:after="0" w:line="348" w:lineRule="exact"/>
        <w:ind w:firstLine="480"/>
        <w:jc w:val="both"/>
      </w:pPr>
      <w:r>
        <w:rPr>
          <w:rFonts w:ascii="Times New Roman" w:hAnsi="Times New Roman" w:eastAsia="方正仿宋_GBK"/>
          <w:b w:val="0"/>
          <w:sz w:val="24"/>
        </w:rPr>
        <w:t>两个比值联系主变与替代措施的相对价格。固定主变参考单价时，线路单位功率投资提高会降低</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TL</m:t>
            </m:r>
          </m:sub>
        </m:sSub>
      </m:oMath>
      <w:r>
        <w:rPr>
          <w:rFonts w:ascii="Times New Roman" w:hAnsi="Times New Roman" w:eastAsia="方正仿宋_GBK"/>
          <w:b w:val="0"/>
          <w:sz w:val="24"/>
        </w:rPr>
        <w:t>，储能单位有效功率投资提高会降低</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TB</m:t>
            </m:r>
          </m:sub>
        </m:sSub>
      </m:oMath>
      <w:r>
        <w:rPr>
          <w:rFonts w:ascii="Times New Roman" w:hAnsi="Times New Roman" w:eastAsia="方正仿宋_GBK"/>
          <w:b w:val="0"/>
          <w:sz w:val="24"/>
        </w:rPr>
        <w:t>。相对价格进入完整方案费用，措施能否替代仍由馈线、邻站容量、主变N-1及储能支撑条件共同确定。</w:t>
      </w:r>
    </w:p>
    <w:p w14:paraId="2046B53F">
      <w:pPr>
        <w:pStyle w:val="2"/>
        <w:widowControl/>
        <w:spacing w:before="0" w:after="0" w:line="348" w:lineRule="exact"/>
        <w:ind w:firstLine="480"/>
        <w:jc w:val="both"/>
      </w:pPr>
      <w:r>
        <w:rPr>
          <w:rFonts w:ascii="Times New Roman" w:hAnsi="Times New Roman" w:eastAsia="方正仿宋_GBK"/>
          <w:b w:val="0"/>
          <w:sz w:val="24"/>
        </w:rPr>
        <w:t>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14:paraId="33077560">
      <w:pPr>
        <w:pStyle w:val="4"/>
        <w:keepNext/>
        <w:numPr>
          <w:ilvl w:val="0"/>
          <w:numId w:val="0"/>
        </w:numPr>
        <w:spacing w:before="160" w:after="120" w:line="480" w:lineRule="exact"/>
        <w:ind w:firstLine="0"/>
      </w:pPr>
      <w:ins w:id="28260" w:author="xh" w:date="2026-10-19T09:28:04+08:00">
        <w:bookmarkStart w:id="323" w:name="Report1017_h579"/>
        <w:bookmarkEnd w:id="323"/>
      </w:ins>
      <w:bookmarkStart w:id="167" w:name="h579"/>
      <w:bookmarkStart w:id="168" w:name="现金流现值计算"/>
      <w:r>
        <w:rPr>
          <w:rFonts w:ascii="Times New Roman" w:hAnsi="Times New Roman" w:eastAsia="方正仿宋_GBK"/>
          <w:b/>
          <w:sz w:val="32"/>
        </w:rPr>
        <w:t>4.6 现金流现值计算</w:t>
      </w:r>
      <w:bookmarkEnd w:id="167"/>
      <w:bookmarkEnd w:id="168"/>
    </w:p>
    <w:p w14:paraId="30D06D44">
      <w:pPr>
        <w:pStyle w:val="5"/>
        <w:keepNext/>
        <w:numPr>
          <w:ilvl w:val="0"/>
          <w:numId w:val="0"/>
        </w:numPr>
        <w:spacing w:before="160" w:after="120" w:line="390" w:lineRule="exact"/>
        <w:ind w:firstLine="0"/>
      </w:pPr>
      <w:bookmarkStart w:id="169" w:name="单项工程现值因子"/>
      <w:r>
        <w:rPr>
          <w:rFonts w:ascii="Times New Roman" w:hAnsi="Times New Roman" w:eastAsia="方正仿宋_GBK"/>
          <w:b/>
          <w:sz w:val="26"/>
        </w:rPr>
        <w:t>4.6.1 单项工程现值因子</w:t>
      </w:r>
      <w:bookmarkEnd w:id="169"/>
    </w:p>
    <w:p w14:paraId="17576B69">
      <w:pPr>
        <w:pStyle w:val="115"/>
        <w:widowControl/>
        <w:spacing w:before="0" w:after="0" w:line="348" w:lineRule="exact"/>
        <w:ind w:firstLine="480"/>
        <w:jc w:val="both"/>
      </w:pPr>
      <w:r>
        <w:rPr>
          <w:rFonts w:ascii="Times New Roman" w:hAnsi="Times New Roman" w:eastAsia="方正仿宋_GBK"/>
          <w:b w:val="0"/>
          <w:sz w:val="24"/>
        </w:rPr>
        <w:t>设工程于</w:t>
      </w:r>
      <m:oMath>
        <m:r>
          <m:rPr>
            <m:nor/>
          </m:rPr>
          <w:rPr>
            <w:rFonts w:ascii="Times New Roman" w:hAnsi="Times New Roman" w:eastAsia="方正仿宋_GBK" w:cs="Times New Roman"/>
            <w:i/>
            <w:iCs/>
          </w:rPr>
          <m:t>y</m:t>
        </m:r>
      </m:oMath>
      <w:r>
        <w:rPr>
          <w:rFonts w:ascii="Times New Roman" w:hAnsi="Times New Roman" w:eastAsia="方正仿宋_GBK"/>
          <w:b w:val="0"/>
          <w:sz w:val="24"/>
        </w:rPr>
        <w:t>年投运，初始投资</w:t>
      </w:r>
      <m:oMath>
        <m:r>
          <m:rPr>
            <m:nor/>
          </m:rPr>
          <w:rPr>
            <w:rFonts w:ascii="Times New Roman" w:hAnsi="Times New Roman" w:eastAsia="方正仿宋_GBK" w:cs="Times New Roman"/>
            <w:i/>
            <w:iCs/>
          </w:rPr>
          <m:t>I</m:t>
        </m:r>
      </m:oMath>
      <w:r>
        <w:rPr>
          <w:rFonts w:ascii="Times New Roman" w:hAnsi="Times New Roman" w:eastAsia="方正仿宋_GBK"/>
          <w:b w:val="0"/>
          <w:sz w:val="24"/>
        </w:rPr>
        <w:t>，寿命</w:t>
      </w:r>
      <m:oMath>
        <m:r>
          <m:rPr>
            <m:nor/>
          </m:rPr>
          <w:rPr>
            <w:rFonts w:ascii="Times New Roman" w:hAnsi="Times New Roman" w:eastAsia="方正仿宋_GBK" w:cs="Times New Roman"/>
            <w:i/>
            <w:iCs/>
          </w:rPr>
          <m:t>L</m:t>
        </m:r>
      </m:oMath>
      <w:r>
        <w:rPr>
          <w:rFonts w:ascii="Times New Roman" w:hAnsi="Times New Roman" w:eastAsia="方正仿宋_GBK"/>
          <w:b w:val="0"/>
          <w:sz w:val="24"/>
        </w:rPr>
        <w:t>，固定运维率</w:t>
      </w:r>
      <m:oMath>
        <m:r>
          <m:rPr>
            <m:nor/>
          </m:rPr>
          <w:rPr>
            <w:rFonts w:ascii="Times New Roman" w:hAnsi="Times New Roman" w:eastAsia="方正仿宋_GBK" w:cs="Times New Roman"/>
            <w:i/>
            <w:iCs/>
          </w:rPr>
          <m:t>q</m:t>
        </m:r>
      </m:oMath>
      <w:r>
        <w:rPr>
          <w:rFonts w:ascii="Times New Roman" w:hAnsi="Times New Roman" w:eastAsia="方正仿宋_GBK"/>
          <w:b w:val="0"/>
          <w:sz w:val="24"/>
        </w:rPr>
        <w:t>，评价截止年</w:t>
      </w:r>
      <m:oMath>
        <m:r>
          <m:rPr>
            <m:nor/>
          </m:rPr>
          <w:rPr>
            <w:rFonts w:ascii="Times New Roman" w:hAnsi="Times New Roman" w:eastAsia="方正仿宋_GBK" w:cs="Times New Roman"/>
            <w:i/>
            <w:iCs/>
          </w:rPr>
          <m:t>T</m:t>
        </m:r>
      </m:oMath>
      <w:r>
        <w:rPr>
          <w:rFonts w:ascii="Times New Roman" w:hAnsi="Times New Roman" w:eastAsia="方正仿宋_GBK"/>
          <w:b w:val="0"/>
          <w:sz w:val="24"/>
        </w:rPr>
        <w:t>=2041，基准年2021，折现率</w:t>
      </w:r>
      <m:oMath>
        <m:r>
          <m:rPr>
            <m:nor/>
          </m:rPr>
          <w:rPr>
            <w:rFonts w:ascii="Times New Roman" w:hAnsi="Times New Roman" w:eastAsia="方正仿宋_GBK" w:cs="Times New Roman"/>
            <w:i/>
            <w:iCs/>
          </w:rPr>
          <m:t>r</m:t>
        </m:r>
      </m:oMath>
      <w:r>
        <w:rPr>
          <w:rFonts w:ascii="Times New Roman" w:hAnsi="Times New Roman" w:eastAsia="方正仿宋_GBK"/>
          <w:b w:val="0"/>
          <w:sz w:val="24"/>
        </w:rPr>
        <w:t>=6%。单项工程现值由投运投资、评价期内更新和投运次年起固定运维构成[10,13,14]。</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522D5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2863" w:author="xh" w:date="2026-10-19T09:28:43+08:00"/>
        </w:trPr>
        <w:tc>
          <w:tcPr>
            <w:tcW w:w="737" w:type="dxa"/>
            <w:tcMar>
              <w:top w:w="0" w:type="dxa"/>
              <w:left w:w="0" w:type="dxa"/>
              <w:bottom w:w="0" w:type="dxa"/>
              <w:right w:w="0" w:type="dxa"/>
            </w:tcMar>
            <w:vAlign w:val="center"/>
          </w:tcPr>
          <w:p w14:paraId="529B6BA5">
            <w:pPr>
              <w:keepNext/>
              <w:spacing w:before="0" w:after="0"/>
              <w:ind w:left="0" w:leftChars="0" w:right="0" w:rightChars="0" w:firstLine="0" w:firstLineChars="0"/>
              <w:rPr>
                <w:del w:id="2864" w:author="xh" w:date="2026-10-19T09:28:43+08:00"/>
              </w:rPr>
            </w:pPr>
          </w:p>
        </w:tc>
        <w:tc>
          <w:tcPr>
            <w:tcW w:w="6838" w:type="dxa"/>
            <w:tcMar>
              <w:top w:w="0" w:type="dxa"/>
              <w:left w:w="0" w:type="dxa"/>
              <w:bottom w:w="0" w:type="dxa"/>
              <w:right w:w="0" w:type="dxa"/>
            </w:tcMar>
            <w:vAlign w:val="center"/>
          </w:tcPr>
          <w:p w14:paraId="1E28F627">
            <w:pPr>
              <w:keepNext/>
              <w:spacing w:before="100" w:after="100" w:line="276" w:lineRule="auto"/>
              <w:ind w:left="0" w:leftChars="0" w:right="0" w:rightChars="0" w:firstLine="0" w:firstLineChars="0"/>
              <w:jc w:val="center"/>
              <w:rPr>
                <w:del w:id="2865" w:author="xh" w:date="2026-10-19T09:28:43+08:00"/>
              </w:rPr>
            </w:pPr>
            <w:del w:id="2866" w:author="xh" w:date="2026-10-19T09:28:43+08:00">
              <m:oMathPara>
                <m:oMath>
                  <m:m>
                    <m:mPr>
                      <m:mcs>
                        <m:mc>
                          <m:mcPr>
                            <m:count m:val="1"/>
                            <m:mcJc m:val="right"/>
                          </m:mcPr>
                        </m:mc>
                        <m:mc>
                          <m:mcPr>
                            <m:count m:val="1"/>
                            <m:mcJc m:val="left"/>
                          </m:mcPr>
                        </m:mc>
                      </m:mcs>
                      <m:plcHide m:val="1"/>
                    </m:mPr>
                    <m:mr>
                      <m:e>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L</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q</m:t>
                        </m:r>
                        <m:r>
                          <m:rPr>
                            <m:nor/>
                            <m:sty m:val="p"/>
                          </m:rPr>
                          <w:rPr>
                            <w:rFonts w:ascii="Times New Roman" w:hAnsi="Times New Roman" w:eastAsia="方正仿宋_GBK" w:cs="Times New Roman"/>
                            <w:b w:val="0"/>
                            <w:i w:val="0"/>
                            <w:iCs w:val="0"/>
                          </w:rPr>
                          <m:t>)=​</m:t>
                        </m:r>
                      </m:e>
                      <m:e>
                        <m:f>
                          <m:fPr/>
                          <m:num>
                            <m:r>
                              <m:rPr>
                                <m:nor/>
                              </m:rPr>
                              <w:rPr>
                                <w:rFonts w:ascii="Times New Roman" w:hAnsi="Times New Roman" w:eastAsia="方正仿宋_GBK" w:cs="Times New Roman"/>
                                <w:i/>
                                <w:iCs/>
                              </w:rPr>
                              <m:t>I</m:t>
                            </m:r>
                          </m:num>
                          <m:den>
                            <m:r>
                              <m:rPr>
                                <m:nor/>
                                <m:sty m:val="p"/>
                              </m:rPr>
                              <w:rPr>
                                <w:rFonts w:ascii="Times New Roman" w:hAnsi="Times New Roman" w:eastAsia="方正仿宋_GBK" w:cs="Times New Roman"/>
                                <w:b w:val="0"/>
                                <w:i w:val="0"/>
                                <w:iCs w:val="0"/>
                              </w:rPr>
                              <m:t>(1+</m:t>
                            </m:r>
                            <m:r>
                              <m:rPr>
                                <m:nor/>
                              </m:rPr>
                              <w:rPr>
                                <w:rFonts w:ascii="Times New Roman" w:hAnsi="Times New Roman" w:eastAsia="方正仿宋_GBK" w:cs="Times New Roman"/>
                                <w:i/>
                                <w:iCs/>
                              </w:rPr>
                              <m:t>r</m:t>
                            </m:r>
                            <m:sSup>
                              <m:sSupPr/>
                              <m:e>
                                <m:r>
                                  <m:rPr>
                                    <m:nor/>
                                    <m:sty m:val="p"/>
                                  </m:rPr>
                                  <w:rPr>
                                    <w:rFonts w:ascii="Times New Roman" w:hAnsi="Times New Roman" w:eastAsia="方正仿宋_GBK" w:cs="Times New Roman"/>
                                    <w:b w:val="0"/>
                                    <w:i w:val="0"/>
                                    <w:iCs w:val="0"/>
                                  </w:rPr>
                                  <m:t>)</m:t>
                                </m:r>
                              </m:e>
                              <m:sup>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−2021</m:t>
                                </m:r>
                              </m:sup>
                            </m:sSup>
                          </m:den>
                        </m:f>
                      </m:e>
                    </m:mr>
                    <m:mr>
                      <m:e/>
                      <m:e>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k</m:t>
                            </m:r>
                            <m:r>
                              <m:rPr>
                                <m:nor/>
                                <m:sty m:val="p"/>
                              </m:rPr>
                              <w:rPr>
                                <w:rFonts w:ascii="Times New Roman" w:hAnsi="Times New Roman" w:eastAsia="方正仿宋_GBK" w:cs="Times New Roman"/>
                                <w:b w:val="0"/>
                                <w:i w:val="0"/>
                                <w:iCs w:val="0"/>
                              </w:rPr>
                              <m:t>≥1, </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kL</m:t>
                            </m:r>
                            <m:r>
                              <m:rPr>
                                <m:nor/>
                                <m:sty m:val="p"/>
                              </m:rPr>
                              <w:rPr>
                                <w:rFonts w:ascii="Times New Roman" w:hAnsi="Times New Roman" w:eastAsia="方正仿宋_GBK" w:cs="Times New Roman"/>
                                <w:b w:val="0"/>
                                <w:i w:val="0"/>
                                <w:iCs w:val="0"/>
                              </w:rPr>
                              <m:t>&lt;</m:t>
                            </m:r>
                            <m:r>
                              <m:rPr>
                                <m:nor/>
                              </m:rPr>
                              <w:rPr>
                                <w:rFonts w:ascii="Times New Roman" w:hAnsi="Times New Roman" w:eastAsia="方正仿宋_GBK" w:cs="Times New Roman"/>
                                <w:i/>
                                <w:iCs/>
                              </w:rPr>
                              <m:t>T</m:t>
                            </m:r>
                          </m:sub>
                          <m:sup>
                            <m:r>
                              <m:rPr>
                                <m:nor/>
                                <m:sty m:val="p"/>
                              </m:rPr>
                              <w:rPr>
                                <w:rFonts w:ascii="Times New Roman" w:hAnsi="Times New Roman" w:eastAsia="方正仿宋_GBK" w:cs="Times New Roman"/>
                                <w:b w:val="0"/>
                                <w:i w:val="0"/>
                                <w:iCs w:val="0"/>
                              </w:rPr>
                              <m:t>​</m:t>
                            </m:r>
                          </m:sup>
                          <m:e>
                            <m:f>
                              <m:fPr/>
                              <m:num>
                                <m:r>
                                  <m:rPr>
                                    <m:nor/>
                                  </m:rPr>
                                  <w:rPr>
                                    <w:rFonts w:ascii="Times New Roman" w:hAnsi="Times New Roman" w:eastAsia="方正仿宋_GBK" w:cs="Times New Roman"/>
                                    <w:i/>
                                    <w:iCs/>
                                  </w:rPr>
                                  <m:t>I</m:t>
                                </m:r>
                              </m:num>
                              <m:den>
                                <m:r>
                                  <m:rPr>
                                    <m:nor/>
                                    <m:sty m:val="p"/>
                                  </m:rPr>
                                  <w:rPr>
                                    <w:rFonts w:ascii="Times New Roman" w:hAnsi="Times New Roman" w:eastAsia="方正仿宋_GBK" w:cs="Times New Roman"/>
                                    <w:b w:val="0"/>
                                    <w:i w:val="0"/>
                                    <w:iCs w:val="0"/>
                                  </w:rPr>
                                  <m:t>(1+</m:t>
                                </m:r>
                                <m:r>
                                  <m:rPr>
                                    <m:nor/>
                                  </m:rPr>
                                  <w:rPr>
                                    <w:rFonts w:ascii="Times New Roman" w:hAnsi="Times New Roman" w:eastAsia="方正仿宋_GBK" w:cs="Times New Roman"/>
                                    <w:i/>
                                    <w:iCs/>
                                  </w:rPr>
                                  <m:t>r</m:t>
                                </m:r>
                                <m:sSup>
                                  <m:sSupPr/>
                                  <m:e>
                                    <m:r>
                                      <m:rPr>
                                        <m:nor/>
                                        <m:sty m:val="p"/>
                                      </m:rPr>
                                      <w:rPr>
                                        <w:rFonts w:ascii="Times New Roman" w:hAnsi="Times New Roman" w:eastAsia="方正仿宋_GBK" w:cs="Times New Roman"/>
                                        <w:b w:val="0"/>
                                        <w:i w:val="0"/>
                                        <w:iCs w:val="0"/>
                                      </w:rPr>
                                      <m:t>)</m:t>
                                    </m:r>
                                  </m:e>
                                  <m:sup>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kL</m:t>
                                    </m:r>
                                    <m:r>
                                      <m:rPr>
                                        <m:nor/>
                                        <m:sty m:val="p"/>
                                      </m:rPr>
                                      <w:rPr>
                                        <w:rFonts w:ascii="Times New Roman" w:hAnsi="Times New Roman" w:eastAsia="方正仿宋_GBK" w:cs="Times New Roman"/>
                                        <w:b w:val="0"/>
                                        <w:i w:val="0"/>
                                        <w:iCs w:val="0"/>
                                      </w:rPr>
                                      <m:t>−2021</m:t>
                                    </m:r>
                                  </m:sup>
                                </m:sSup>
                              </m:den>
                            </m:f>
                          </m:e>
                        </m:nary>
                      </m:e>
                    </m:mr>
                    <m:mr>
                      <m:e/>
                      <m:e>
                        <m:r>
                          <m:rPr>
                            <m:nor/>
                            <m:sty m:val="p"/>
                          </m:rPr>
                          <w:rPr>
                            <w:rFonts w:ascii="Times New Roman" w:hAnsi="Times New Roman" w:eastAsia="方正仿宋_GBK" w:cs="Times New Roman"/>
                            <w:b w:val="0"/>
                            <w:i w:val="0"/>
                            <w:iCs w:val="0"/>
                          </w:rPr>
                          <m:t>+</m:t>
                        </m:r>
                        <m:nary>
                          <m:naryPr>
                            <m:chr m:val="∑"/>
                            <m:limLoc m:val="undOvr"/>
                          </m:naryPr>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up>
                            <m:r>
                              <m:rPr>
                                <m:nor/>
                              </m:rPr>
                              <w:rPr>
                                <w:rFonts w:ascii="Times New Roman" w:hAnsi="Times New Roman" w:eastAsia="方正仿宋_GBK" w:cs="Times New Roman"/>
                                <w:i/>
                                <w:iCs/>
                              </w:rPr>
                              <m:t>T</m:t>
                            </m:r>
                          </m:sup>
                          <m:e>
                            <m:f>
                              <m:fPr/>
                              <m:num>
                                <m:r>
                                  <m:rPr>
                                    <m:nor/>
                                  </m:rPr>
                                  <w:rPr>
                                    <w:rFonts w:ascii="Times New Roman" w:hAnsi="Times New Roman" w:eastAsia="方正仿宋_GBK" w:cs="Times New Roman"/>
                                    <w:i/>
                                    <w:iCs/>
                                  </w:rPr>
                                  <m:t>qI</m:t>
                                </m:r>
                              </m:num>
                              <m:den>
                                <m:r>
                                  <m:rPr>
                                    <m:nor/>
                                    <m:sty m:val="p"/>
                                  </m:rPr>
                                  <w:rPr>
                                    <w:rFonts w:ascii="Times New Roman" w:hAnsi="Times New Roman" w:eastAsia="方正仿宋_GBK" w:cs="Times New Roman"/>
                                    <w:b w:val="0"/>
                                    <w:i w:val="0"/>
                                    <w:iCs w:val="0"/>
                                  </w:rPr>
                                  <m:t>(1+</m:t>
                                </m:r>
                                <m:r>
                                  <m:rPr>
                                    <m:nor/>
                                  </m:rPr>
                                  <w:rPr>
                                    <w:rFonts w:ascii="Times New Roman" w:hAnsi="Times New Roman" w:eastAsia="方正仿宋_GBK" w:cs="Times New Roman"/>
                                    <w:i/>
                                    <w:iCs/>
                                  </w:rPr>
                                  <m:t>r</m:t>
                                </m:r>
                                <m:sSup>
                                  <m:sSupPr/>
                                  <m:e>
                                    <m:r>
                                      <m:rPr>
                                        <m:nor/>
                                        <m:sty m:val="p"/>
                                      </m:rPr>
                                      <w:rPr>
                                        <w:rFonts w:ascii="Times New Roman" w:hAnsi="Times New Roman" w:eastAsia="方正仿宋_GBK" w:cs="Times New Roman"/>
                                        <w:b w:val="0"/>
                                        <w:i w:val="0"/>
                                        <w:iCs w:val="0"/>
                                      </w:rPr>
                                      <m:t>)</m:t>
                                    </m:r>
                                  </m:e>
                                  <m:sup>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−2021</m:t>
                                    </m:r>
                                  </m:sup>
                                </m:sSup>
                              </m:den>
                            </m:f>
                          </m:e>
                        </m:nary>
                        <m:r>
                          <m:rPr>
                            <m:nor/>
                            <m:sty m:val="p"/>
                          </m:rPr>
                          <w:rPr>
                            <w:rFonts w:ascii="Times New Roman" w:hAnsi="Times New Roman" w:eastAsia="方正仿宋_GBK" w:cs="Times New Roman"/>
                            <w:b w:val="0"/>
                            <w:i w:val="0"/>
                            <w:iCs w:val="0"/>
                          </w:rPr>
                          <m:t>.</m:t>
                        </m:r>
                      </m:e>
                    </m:mr>
                  </m:m>
                </m:oMath>
              </m:oMathPara>
            </w:del>
          </w:p>
        </w:tc>
        <w:tc>
          <w:tcPr>
            <w:tcW w:w="737" w:type="dxa"/>
            <w:tcMar>
              <w:top w:w="0" w:type="dxa"/>
              <w:left w:w="0" w:type="dxa"/>
              <w:bottom w:w="0" w:type="dxa"/>
              <w:right w:w="0" w:type="dxa"/>
            </w:tcMar>
            <w:vAlign w:val="center"/>
          </w:tcPr>
          <w:p w14:paraId="5892D7AC">
            <w:pPr>
              <w:keepNext/>
              <w:spacing w:before="0" w:after="0"/>
              <w:ind w:left="0" w:leftChars="0" w:right="0" w:rightChars="0" w:firstLine="0" w:firstLineChars="0"/>
              <w:jc w:val="right"/>
              <w:rPr>
                <w:del w:id="2867" w:author="xh" w:date="2026-10-19T09:28:43+08:00"/>
              </w:rPr>
            </w:pPr>
            <w:del w:id="2868" w:author="xh" w:date="2026-10-19T09:28:43+08:00">
              <w:r>
                <w:rPr>
                  <w:rFonts w:ascii="Times New Roman" w:hAnsi="Times New Roman" w:eastAsia="方正仿宋_GBK"/>
                  <w:b w:val="0"/>
                  <w:sz w:val="18"/>
                </w:rPr>
                <w:delText>（4-7）</w:delText>
              </w:r>
            </w:del>
          </w:p>
        </w:tc>
      </w:tr>
      <w:tr>
        <w:trPr>
          <w:cantSplit/>
          <w:ins w:id="2869" w:author="xh" w:date="2026-10-19T09:28:43+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2870" w:author="xh" w:date="2026-10-19T09:28:43+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2871" w:author="xh" w:date="2026-10-19T09:28:43+08:00"/>
              </w:rPr>
            </w:pPr>
            <w:ins w:id="2872" w:author="xh" w:date="2026-10-19T09:28:43+08:00">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2873" w:author="xh" w:date="2026-10-19T09:28:43+08:00"/>
              </w:rPr>
            </w:pPr>
            <w:ins w:id="2874" w:author="xh" w:date="2026-10-19T09:28:43+08:00">
              <w:r>
                <w:rPr>
                  <w:rFonts w:ascii="Times New Roman" w:hAnsi="Times New Roman" w:eastAsia="方正仿宋_GBK"/>
                  <w:b w:val="0"/>
                  <w:sz w:val="18"/>
                </w:rPr>
                <w:t>（4-7）</w:t>
              </w:r>
            </w:ins>
          </w:p>
        </w:tc>
      </w:tr>
    </w:tbl>
    <w:p w14:paraId="0DE53D6C">
      <w:pPr>
        <w:pStyle w:val="115"/>
        <w:widowControl/>
        <w:spacing w:before="0" w:after="0" w:line="348" w:lineRule="exact"/>
        <w:ind w:left="0" w:leftChars="0" w:right="0" w:rightChars="0" w:firstLine="0" w:firstLineChars="0" w:hanging="0" w:hangingChars="0" w:start="0" w:end="0" w:startChars="0" w:endChars="0"/>
        <w:jc w:val="both"/>
        <w:pPrChange w:id="28329" w:author="xh" w:date="2026-10-19T09:29:23+08:00">
          <w:pPr>
            <w:pStyle w:val="115"/>
            <w:widowControl/>
            <w:spacing w:before="0" w:after="0" w:line="348" w:lineRule="exact"/>
            <w:ind w:left="0" w:leftChars="0" w:right="0" w:rightChars="0" w:firstLine="0" w:firstLineChars="0"/>
            <w:jc w:val="both"/>
          </w:pPr>
        </w:pPrChange>
      </w:pPr>
      <w:r>
        <w:rPr>
          <w:rFonts w:ascii="Times New Roman" w:hAnsi="Times New Roman" w:eastAsia="方正仿宋_GBK"/>
          <w:b w:val="0"/>
          <w:sz w:val="24"/>
        </w:rPr>
        <w:t>式中，</w:t>
      </w:r>
      <m:oMath>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L</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q</m:t>
        </m:r>
        <m:r>
          <m:rPr>
            <m:nor/>
            <m:sty m:val="p"/>
          </m:rPr>
          <w:rPr>
            <w:rFonts w:ascii="Times New Roman" w:hAnsi="Times New Roman" w:eastAsia="方正仿宋_GBK" w:cs="Times New Roman"/>
            <w:b w:val="0"/>
            <w:i w:val="0"/>
            <w:iCs w:val="0"/>
          </w:rPr>
          <m:t>)</m:t>
        </m:r>
      </m:oMath>
      <w:r>
        <w:rPr>
          <w:rFonts w:ascii="Times New Roman" w:hAnsi="Times New Roman" w:eastAsia="方正仿宋_GBK"/>
          <w:b w:val="0"/>
          <w:sz w:val="24"/>
        </w:rPr>
        <w:t>为单项工程费用现值，单位万元；</w:t>
      </w:r>
      <m:oMath>
        <m:r>
          <m:rPr>
            <m:nor/>
          </m:rPr>
          <w:rPr>
            <w:rFonts w:ascii="Times New Roman" w:hAnsi="Times New Roman" w:eastAsia="方正仿宋_GBK" w:cs="Times New Roman"/>
            <w:i/>
            <w:iCs/>
          </w:rPr>
          <m:t>I</m:t>
        </m:r>
      </m:oMath>
      <w:r>
        <w:rPr>
          <w:rFonts w:ascii="Times New Roman" w:hAnsi="Times New Roman" w:eastAsia="方正仿宋_GBK"/>
          <w:b w:val="0"/>
          <w:sz w:val="24"/>
        </w:rPr>
        <w:t>为初始投资，单位万元；</w:t>
      </w:r>
      <m:oMath>
        <m:r>
          <m:rPr>
            <m:nor/>
          </m:rPr>
          <w:rPr>
            <w:rFonts w:ascii="Times New Roman" w:hAnsi="Times New Roman" w:eastAsia="方正仿宋_GBK" w:cs="Times New Roman"/>
            <w:i/>
            <w:iCs/>
          </w:rPr>
          <m:t>y</m:t>
        </m:r>
      </m:oMath>
      <w:r>
        <w:rPr>
          <w:rFonts w:ascii="Times New Roman" w:hAnsi="Times New Roman" w:eastAsia="方正仿宋_GBK"/>
          <w:b w:val="0"/>
          <w:sz w:val="24"/>
        </w:rPr>
        <w:t>为投运年份，</w:t>
      </w:r>
      <m:oMath>
        <m:r>
          <m:rPr>
            <m:nor/>
          </m:rPr>
          <w:rPr>
            <w:rFonts w:ascii="Times New Roman" w:hAnsi="Times New Roman" w:eastAsia="方正仿宋_GBK" w:cs="Times New Roman"/>
            <w:i/>
            <w:iCs/>
          </w:rPr>
          <m:t>L</m:t>
        </m:r>
      </m:oMath>
      <w:r>
        <w:rPr>
          <w:rFonts w:ascii="Times New Roman" w:hAnsi="Times New Roman" w:eastAsia="方正仿宋_GBK"/>
          <w:b w:val="0"/>
          <w:sz w:val="24"/>
        </w:rPr>
        <w:t>为寿命，单位年；</w:t>
      </w:r>
      <m:oMath>
        <m:r>
          <m:rPr>
            <m:nor/>
          </m:rPr>
          <w:rPr>
            <w:rFonts w:ascii="Times New Roman" w:hAnsi="Times New Roman" w:eastAsia="方正仿宋_GBK" w:cs="Times New Roman"/>
            <w:i/>
            <w:iCs/>
          </w:rPr>
          <m:t>q</m:t>
        </m:r>
      </m:oMath>
      <w:r>
        <w:rPr>
          <w:rFonts w:ascii="Times New Roman" w:hAnsi="Times New Roman" w:eastAsia="方正仿宋_GBK"/>
          <w:b w:val="0"/>
          <w:sz w:val="24"/>
        </w:rPr>
        <w:t>为年度固定运维占初始投资的比例，</w:t>
      </w:r>
      <m:oMath>
        <m:r>
          <m:rPr>
            <m:nor/>
          </m:rPr>
          <w:rPr>
            <w:rFonts w:ascii="Times New Roman" w:hAnsi="Times New Roman" w:eastAsia="方正仿宋_GBK" w:cs="Times New Roman"/>
            <w:i/>
            <w:iCs/>
          </w:rPr>
          <m:t>r</m:t>
        </m:r>
      </m:oMath>
      <w:r>
        <w:rPr>
          <w:rFonts w:ascii="Times New Roman" w:hAnsi="Times New Roman" w:eastAsia="方正仿宋_GBK"/>
          <w:b w:val="0"/>
          <w:sz w:val="24"/>
        </w:rPr>
        <w:t>为折现率；</w:t>
      </w:r>
      <m:oMath>
        <m:r>
          <m:rPr>
            <m:nor/>
          </m:rPr>
          <w:rPr>
            <w:rFonts w:ascii="Times New Roman" w:hAnsi="Times New Roman" w:eastAsia="方正仿宋_GBK" w:cs="Times New Roman"/>
            <w:i/>
            <w:iCs/>
          </w:rPr>
          <m:t>k</m:t>
        </m:r>
      </m:oMath>
      <w:r>
        <w:rPr>
          <w:rFonts w:ascii="Times New Roman" w:hAnsi="Times New Roman" w:eastAsia="方正仿宋_GBK"/>
          <w:b w:val="0"/>
          <w:sz w:val="24"/>
        </w:rPr>
        <w:t>为更新次数序号，</w:t>
      </w:r>
      <m:oMath>
        <m:r>
          <m:rPr>
            <m:nor/>
          </m:rPr>
          <w:rPr>
            <w:rFonts w:ascii="Times New Roman" w:hAnsi="Times New Roman" w:eastAsia="方正仿宋_GBK" w:cs="Times New Roman"/>
            <w:i/>
            <w:iCs/>
          </w:rPr>
          <m:t>t</m:t>
        </m:r>
      </m:oMath>
      <w:r>
        <w:rPr>
          <w:rFonts w:ascii="Times New Roman" w:hAnsi="Times New Roman" w:eastAsia="方正仿宋_GBK"/>
          <w:b w:val="0"/>
          <w:sz w:val="24"/>
        </w:rPr>
        <w:t>为运维年份，</w:t>
      </w:r>
      <m:oMath>
        <m:r>
          <m:rPr>
            <m:nor/>
          </m:rPr>
          <w:rPr>
            <w:rFonts w:ascii="Times New Roman" w:hAnsi="Times New Roman" w:eastAsia="方正仿宋_GBK" w:cs="Times New Roman"/>
            <w:i/>
            <w:iCs/>
          </w:rPr>
          <m:t>T</m:t>
        </m:r>
      </m:oMath>
      <w:r>
        <w:rPr>
          <w:rFonts w:ascii="Times New Roman" w:hAnsi="Times New Roman" w:eastAsia="方正仿宋_GBK"/>
          <w:b w:val="0"/>
          <w:sz w:val="24"/>
        </w:rPr>
        <w:t>为评价截止年。</w:t>
      </w:r>
    </w:p>
    <w:p w14:paraId="653C9767">
      <w:pPr>
        <w:pStyle w:val="2"/>
        <w:widowControl/>
        <w:spacing w:before="0" w:after="0" w:line="348" w:lineRule="exact"/>
        <w:ind w:firstLine="480"/>
        <w:jc w:val="both"/>
      </w:pPr>
      <w:r>
        <w:rPr>
          <w:rFonts w:ascii="Times New Roman" w:hAnsi="Times New Roman" w:eastAsia="方正仿宋_GBK"/>
          <w:b w:val="0"/>
          <w:sz w:val="24"/>
        </w:rPr>
        <w:t>设备在</w:t>
      </w:r>
      <m:oMath>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kL</m:t>
        </m:r>
      </m:oMath>
      <w:r>
        <w:rPr>
          <w:rFonts w:ascii="Times New Roman" w:hAnsi="Times New Roman" w:eastAsia="方正仿宋_GBK"/>
          <w:b w:val="0"/>
          <w:sz w:val="24"/>
        </w:rPr>
        <w:t>严格小于2041时计取更新投资，固定运维计至2041年。</w:t>
      </w:r>
    </w:p>
    <w:p w14:paraId="3FA10ABC">
      <w:pPr>
        <w:pStyle w:val="2"/>
        <w:widowControl/>
        <w:spacing w:before="0" w:after="0" w:line="348" w:lineRule="exact"/>
        <w:ind w:firstLine="480"/>
        <w:jc w:val="both"/>
        <w:rPr>
          <w:del w:id="2875" w:author="xh" w:date="2026-10-19T09:30:02+08:00"/>
        </w:rPr>
      </w:pPr>
      <w:del w:id="2876" w:author="xh" w:date="2026-10-19T09:30:02+08:00">
        <w:r>
          <w:rPr>
            <w:rFonts w:ascii="Times New Roman" w:hAnsi="Times New Roman" w:eastAsia="方正仿宋_GBK"/>
            <w:b w:val="0"/>
            <w:sz w:val="24"/>
          </w:rPr>
          <w:delText>令</w:delText>
        </w:r>
      </w:del>
      <w:del w:id="2877" w:author="xh" w:date="2026-10-19T09:30:02+08:00">
        <m:oMath>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=1</m:t>
          </m:r>
        </m:oMath>
      </w:del>
      <w:del w:id="2878" w:author="xh" w:date="2026-10-19T09:30:02+08:00">
        <w:r>
          <w:rPr>
            <w:rFonts w:ascii="Times New Roman" w:hAnsi="Times New Roman" w:eastAsia="方正仿宋_GBK"/>
            <w:b w:val="0"/>
            <w:sz w:val="24"/>
          </w:rPr>
          <w:delText>，得到现值因子</w:delText>
        </w:r>
      </w:del>
      <w:del w:id="2879" w:author="xh" w:date="2026-10-19T09:30:02+08:00">
        <m:oMath>
          <m:r>
            <m:rPr>
              <m:nor/>
            </m:rPr>
            <w:rPr>
              <w:rFonts w:ascii="Times New Roman" w:hAnsi="Times New Roman" w:eastAsia="方正仿宋_GBK" w:cs="Times New Roman"/>
              <w:i/>
              <w:iCs/>
            </w:rPr>
            <m:t>A</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L</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q</m:t>
          </m:r>
          <m:r>
            <m:rPr>
              <m:nor/>
              <m:sty m:val="p"/>
            </m:rPr>
            <w:rPr>
              <w:rFonts w:ascii="Times New Roman" w:hAnsi="Times New Roman" w:eastAsia="方正仿宋_GBK" w:cs="Times New Roman"/>
              <w:b w:val="0"/>
              <w:i w:val="0"/>
              <w:iCs w:val="0"/>
            </w:rPr>
            <m:t>)</m:t>
          </m:r>
        </m:oMath>
      </w:del>
      <w:del w:id="2880" w:author="xh" w:date="2026-10-19T09:30:02+08:00">
        <w:r>
          <w:rPr>
            <w:rFonts w:ascii="Times New Roman" w:hAnsi="Times New Roman" w:eastAsia="方正仿宋_GBK"/>
            <w:b w:val="0"/>
            <w:sz w:val="24"/>
          </w:rPr>
          <w:delText>。主变按40年和运维费率4.20%、线路按40年和运维费率2.20%、储能按25年和运维费率3.00%计算。2022—2025年投运的三类设备均未在2041年评价截止前达到设定寿命，因此本评价期内的更新支出为零。</w:delText>
        </w:r>
      </w:del>
    </w:p>
    <w:p>
      <w:pPr>
        <w:pStyle w:val="2"/>
        <w:widowControl/>
        <w:spacing w:line="348" w:lineRule="exact" w:before="0" w:after="0"/>
        <w:ind w:firstLine="480"/>
        <w:jc w:val="both"/>
        <w:rPr>
          <w:ins w:id="2881" w:author="xh" w:date="2026-10-19T09:30:41+08:00"/>
        </w:rPr>
      </w:pPr>
      <w:ins w:id="2882" w:author="xh" w:date="2026-10-19T09:30:41+08:00">
        <w:r>
          <w:rPr>
            <w:rFonts w:ascii="Times New Roman" w:hAnsi="Times New Roman" w:eastAsia="方正仿宋_GBK"/>
            <w:b w:val="0"/>
            <w:sz w:val="24"/>
          </w:rPr>
          <w:t xml:space="preserve">令</w:t>
        </w:r>
      </w:ins>
      <w:ins w:id="2883" w:author="xh" w:date="2026-10-19T09:30:41+08:00">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ins>
      <w:ins w:id="2884" w:author="xh" w:date="2026-10-19T09:30:41+08:00">
        <w:r>
          <w:rPr>
            <w:rFonts w:ascii="Times New Roman" w:hAnsi="Times New Roman" w:eastAsia="方正仿宋_GBK"/>
            <w:b w:val="0"/>
            <w:sz w:val="24"/>
          </w:rPr>
          <w:t xml:space="preserve">，得到现值因子</w:t>
        </w:r>
      </w:ins>
      <w:ins w:id="2885" w:author="xh" w:date="2026-10-19T09:30:41+08:00">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ins>
      <w:ins w:id="2886" w:author="xh" w:date="2026-10-19T09:30:41+08:00">
        <w:r>
          <w:rPr>
            <w:rFonts w:ascii="Times New Roman" w:hAnsi="Times New Roman" w:eastAsia="方正仿宋_GBK"/>
            <w:b w:val="0"/>
            <w:sz w:val="24"/>
          </w:rPr>
          <w:t xml:space="preserve">。主变按40年和运维费率4.20%、线路按40年和运维费率2.20%、储能按25年和运维费率3.00%计算。2022—2035年投运的三类设备均未在2041年评价截止前达到设定寿命，因此本评价期内的更新支出为零。</w:t>
        </w:r>
      </w:ins>
    </w:p>
    <w:p w14:paraId="00394646">
      <w:pPr>
        <w:pStyle w:val="2"/>
        <w:keepNext/>
        <w:spacing w:before="120" w:after="80" w:line="280" w:lineRule="exact"/>
        <w:ind w:firstLine="0"/>
        <w:jc w:val="center"/>
      </w:pPr>
      <w:r>
        <w:rPr>
          <w:rFonts w:ascii="Times New Roman" w:hAnsi="Times New Roman" w:eastAsia="宋体"/>
          <w:b w:val="0"/>
          <w:sz w:val="21"/>
        </w:rPr>
        <w:t>表4-6 单位初始投资的2021年末现值因子（式4-7）</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567445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3026873A">
            <w:pPr>
              <w:keepNext/>
              <w:spacing w:before="20" w:after="20" w:line="260" w:lineRule="exact"/>
              <w:ind w:left="0" w:leftChars="0" w:right="0" w:rightChars="0" w:firstLine="0" w:firstLineChars="0"/>
              <w:jc w:val="center"/>
            </w:pPr>
            <w:r>
              <w:rPr>
                <w:rFonts w:ascii="Times New Roman" w:hAnsi="Times New Roman" w:eastAsia="宋体"/>
                <w:b/>
                <w:sz w:val="18"/>
              </w:rPr>
              <w:t>投运年</w:t>
            </w:r>
          </w:p>
        </w:tc>
        <w:tc>
          <w:tcPr>
            <w:tcW w:w="2078" w:type="dxa"/>
            <w:tcMar>
              <w:left w:w="70" w:type="dxa"/>
              <w:right w:w="70" w:type="dxa"/>
            </w:tcMar>
            <w:vAlign w:val="center"/>
          </w:tcPr>
          <w:p w14:paraId="19C7DA0B">
            <w:pPr>
              <w:keepNext/>
              <w:spacing w:before="20" w:after="20" w:line="260" w:lineRule="exact"/>
              <w:ind w:left="0" w:leftChars="0" w:right="0" w:rightChars="0" w:firstLine="0" w:firstLineChars="0"/>
              <w:jc w:val="center"/>
            </w:pPr>
            <w:r>
              <w:rPr>
                <w:rFonts w:ascii="Times New Roman" w:hAnsi="Times New Roman" w:eastAsia="宋体"/>
                <w:b/>
                <w:sz w:val="18"/>
              </w:rPr>
              <w:t>主变现金流现值因子</w:t>
            </w:r>
          </w:p>
        </w:tc>
        <w:tc>
          <w:tcPr>
            <w:tcW w:w="2078" w:type="dxa"/>
            <w:tcMar>
              <w:left w:w="70" w:type="dxa"/>
              <w:right w:w="70" w:type="dxa"/>
            </w:tcMar>
            <w:vAlign w:val="center"/>
          </w:tcPr>
          <w:p w14:paraId="10EF72F1">
            <w:pPr>
              <w:keepNext/>
              <w:spacing w:before="20" w:after="20" w:line="260" w:lineRule="exact"/>
              <w:ind w:left="0" w:leftChars="0" w:right="0" w:rightChars="0" w:firstLine="0" w:firstLineChars="0"/>
              <w:jc w:val="center"/>
            </w:pPr>
            <w:r>
              <w:rPr>
                <w:rFonts w:ascii="Times New Roman" w:hAnsi="Times New Roman" w:eastAsia="宋体"/>
                <w:b/>
                <w:sz w:val="18"/>
              </w:rPr>
              <w:t>线路现金流现值因子</w:t>
            </w:r>
          </w:p>
        </w:tc>
        <w:tc>
          <w:tcPr>
            <w:tcW w:w="2078" w:type="dxa"/>
            <w:tcMar>
              <w:left w:w="70" w:type="dxa"/>
              <w:right w:w="70" w:type="dxa"/>
            </w:tcMar>
            <w:vAlign w:val="center"/>
          </w:tcPr>
          <w:p w14:paraId="5271CBDF">
            <w:pPr>
              <w:keepNext/>
              <w:spacing w:before="20" w:after="20" w:line="260" w:lineRule="exact"/>
              <w:ind w:left="0" w:leftChars="0" w:right="0" w:rightChars="0" w:firstLine="0" w:firstLineChars="0"/>
              <w:jc w:val="center"/>
            </w:pPr>
            <w:r>
              <w:rPr>
                <w:rFonts w:ascii="Times New Roman" w:hAnsi="Times New Roman" w:eastAsia="宋体"/>
                <w:b/>
                <w:sz w:val="18"/>
              </w:rPr>
              <w:t>储能现金流现值因子</w:t>
            </w:r>
          </w:p>
        </w:tc>
      </w:tr>
      <w:tr w14:paraId="51FA32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3FF8A479">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34AF30D3">
            <w:pPr>
              <w:keepNext/>
              <w:spacing w:before="20" w:after="20" w:line="260" w:lineRule="exact"/>
              <w:ind w:left="0" w:leftChars="0" w:right="0" w:rightChars="0" w:firstLine="0" w:firstLineChars="0"/>
              <w:jc w:val="center"/>
            </w:pPr>
            <w:r>
              <w:rPr>
                <w:rFonts w:ascii="Times New Roman" w:hAnsi="Times New Roman" w:eastAsia="宋体"/>
                <w:b w:val="0"/>
                <w:sz w:val="18"/>
              </w:rPr>
              <w:t>1.39</w:t>
            </w:r>
          </w:p>
        </w:tc>
        <w:tc>
          <w:tcPr>
            <w:tcW w:w="2078" w:type="dxa"/>
            <w:tcMar>
              <w:left w:w="70" w:type="dxa"/>
              <w:right w:w="70" w:type="dxa"/>
            </w:tcMar>
            <w:vAlign w:val="center"/>
          </w:tcPr>
          <w:p w14:paraId="244621AC">
            <w:pPr>
              <w:keepNext/>
              <w:spacing w:before="20" w:after="20" w:line="260" w:lineRule="exact"/>
              <w:ind w:left="0" w:leftChars="0" w:right="0" w:rightChars="0" w:firstLine="0" w:firstLineChars="0"/>
              <w:jc w:val="center"/>
            </w:pPr>
            <w:r>
              <w:rPr>
                <w:rFonts w:ascii="Times New Roman" w:hAnsi="Times New Roman" w:eastAsia="宋体"/>
                <w:b w:val="0"/>
                <w:sz w:val="18"/>
              </w:rPr>
              <w:t>1.17</w:t>
            </w:r>
          </w:p>
        </w:tc>
        <w:tc>
          <w:tcPr>
            <w:tcW w:w="2078" w:type="dxa"/>
            <w:tcMar>
              <w:left w:w="70" w:type="dxa"/>
              <w:right w:w="70" w:type="dxa"/>
            </w:tcMar>
            <w:vAlign w:val="center"/>
          </w:tcPr>
          <w:p w14:paraId="47E20ACB">
            <w:pPr>
              <w:keepNext/>
              <w:spacing w:before="20" w:after="20" w:line="260" w:lineRule="exact"/>
              <w:ind w:left="0" w:leftChars="0" w:right="0" w:rightChars="0" w:firstLine="0" w:firstLineChars="0"/>
              <w:jc w:val="center"/>
            </w:pPr>
            <w:r>
              <w:rPr>
                <w:rFonts w:ascii="Times New Roman" w:hAnsi="Times New Roman" w:eastAsia="宋体"/>
                <w:b w:val="0"/>
                <w:sz w:val="18"/>
              </w:rPr>
              <w:t>1.26</w:t>
            </w:r>
          </w:p>
        </w:tc>
      </w:tr>
      <w:tr w14:paraId="15D4AD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704A8B4">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02BD72B5">
            <w:pPr>
              <w:keepNext/>
              <w:spacing w:before="20" w:after="20" w:line="260" w:lineRule="exact"/>
              <w:ind w:left="0" w:leftChars="0" w:right="0" w:rightChars="0" w:firstLine="0" w:firstLineChars="0"/>
              <w:jc w:val="center"/>
            </w:pPr>
            <w:r>
              <w:rPr>
                <w:rFonts w:ascii="Times New Roman" w:hAnsi="Times New Roman" w:eastAsia="宋体"/>
                <w:b w:val="0"/>
                <w:sz w:val="18"/>
              </w:rPr>
              <w:t>1.29</w:t>
            </w:r>
          </w:p>
        </w:tc>
        <w:tc>
          <w:tcPr>
            <w:tcW w:w="2078" w:type="dxa"/>
            <w:tcMar>
              <w:left w:w="70" w:type="dxa"/>
              <w:right w:w="70" w:type="dxa"/>
            </w:tcMar>
            <w:vAlign w:val="center"/>
          </w:tcPr>
          <w:p w14:paraId="3ADDB2A5">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2078" w:type="dxa"/>
            <w:tcMar>
              <w:left w:w="70" w:type="dxa"/>
              <w:right w:w="70" w:type="dxa"/>
            </w:tcMar>
            <w:vAlign w:val="center"/>
          </w:tcPr>
          <w:p w14:paraId="4D50A918">
            <w:pPr>
              <w:keepNext/>
              <w:spacing w:before="20" w:after="20" w:line="260" w:lineRule="exact"/>
              <w:ind w:left="0" w:leftChars="0" w:right="0" w:rightChars="0" w:firstLine="0" w:firstLineChars="0"/>
              <w:jc w:val="center"/>
            </w:pPr>
            <w:r>
              <w:rPr>
                <w:rFonts w:ascii="Times New Roman" w:hAnsi="Times New Roman" w:eastAsia="宋体"/>
                <w:b w:val="0"/>
                <w:sz w:val="18"/>
              </w:rPr>
              <w:t>1.18</w:t>
            </w:r>
          </w:p>
        </w:tc>
      </w:tr>
      <w:tr w14:paraId="69F539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51294268">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6DF1B804">
            <w:pPr>
              <w:keepNext/>
              <w:spacing w:before="20" w:after="20" w:line="260" w:lineRule="exact"/>
              <w:ind w:left="0" w:leftChars="0" w:right="0" w:rightChars="0" w:firstLine="0" w:firstLineChars="0"/>
              <w:jc w:val="center"/>
            </w:pPr>
            <w:r>
              <w:rPr>
                <w:rFonts w:ascii="Times New Roman" w:hAnsi="Times New Roman" w:eastAsia="宋体"/>
                <w:b w:val="0"/>
                <w:sz w:val="18"/>
              </w:rPr>
              <w:t>1.21</w:t>
            </w:r>
          </w:p>
        </w:tc>
        <w:tc>
          <w:tcPr>
            <w:tcW w:w="2078" w:type="dxa"/>
            <w:tcMar>
              <w:left w:w="70" w:type="dxa"/>
              <w:right w:w="70" w:type="dxa"/>
            </w:tcMar>
            <w:vAlign w:val="center"/>
          </w:tcPr>
          <w:p w14:paraId="43EDB30F">
            <w:pPr>
              <w:keepNext/>
              <w:spacing w:before="20" w:after="20" w:line="260" w:lineRule="exact"/>
              <w:ind w:left="0" w:leftChars="0" w:right="0" w:rightChars="0" w:firstLine="0" w:firstLineChars="0"/>
              <w:jc w:val="center"/>
            </w:pPr>
            <w:r>
              <w:rPr>
                <w:rFonts w:ascii="Times New Roman" w:hAnsi="Times New Roman" w:eastAsia="宋体"/>
                <w:b w:val="0"/>
                <w:sz w:val="18"/>
              </w:rPr>
              <w:t>1.03</w:t>
            </w:r>
          </w:p>
        </w:tc>
        <w:tc>
          <w:tcPr>
            <w:tcW w:w="2078" w:type="dxa"/>
            <w:tcMar>
              <w:left w:w="70" w:type="dxa"/>
              <w:right w:w="70" w:type="dxa"/>
            </w:tcMar>
            <w:vAlign w:val="center"/>
          </w:tcPr>
          <w:p w14:paraId="2D290778">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r>
      <w:tr w14:paraId="28600A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0B8302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78B6E1D6">
            <w:pPr>
              <w:keepNext w:val="0"/>
              <w:spacing w:before="20" w:after="20" w:line="260" w:lineRule="exact"/>
              <w:ind w:left="0" w:leftChars="0" w:right="0" w:rightChars="0" w:firstLine="0" w:firstLineChars="0"/>
              <w:jc w:val="center"/>
            </w:pPr>
            <w:r>
              <w:rPr>
                <w:rFonts w:ascii="Times New Roman" w:hAnsi="Times New Roman" w:eastAsia="宋体"/>
                <w:b w:val="0"/>
                <w:sz w:val="18"/>
              </w:rPr>
              <w:t>1.13</w:t>
            </w:r>
          </w:p>
        </w:tc>
        <w:tc>
          <w:tcPr>
            <w:tcW w:w="2078" w:type="dxa"/>
            <w:tcMar>
              <w:left w:w="70" w:type="dxa"/>
              <w:right w:w="70" w:type="dxa"/>
            </w:tcMar>
            <w:vAlign w:val="center"/>
          </w:tcPr>
          <w:p w14:paraId="41225733">
            <w:pPr>
              <w:keepNext w:val="0"/>
              <w:spacing w:before="20" w:after="20" w:line="260" w:lineRule="exact"/>
              <w:ind w:left="0" w:leftChars="0" w:right="0" w:rightChars="0" w:firstLine="0" w:firstLineChars="0"/>
              <w:jc w:val="center"/>
            </w:pPr>
            <w:r>
              <w:rPr>
                <w:rFonts w:ascii="Times New Roman" w:hAnsi="Times New Roman" w:eastAsia="宋体"/>
                <w:b w:val="0"/>
                <w:sz w:val="18"/>
              </w:rPr>
              <w:t>0.97</w:t>
            </w:r>
          </w:p>
        </w:tc>
        <w:tc>
          <w:tcPr>
            <w:tcW w:w="2078" w:type="dxa"/>
            <w:tcMar>
              <w:left w:w="70" w:type="dxa"/>
              <w:right w:w="70" w:type="dxa"/>
            </w:tcMar>
            <w:vAlign w:val="center"/>
          </w:tcPr>
          <w:p w14:paraId="01CEBE9E">
            <w:pPr>
              <w:keepNext w:val="0"/>
              <w:spacing w:before="20" w:after="20" w:line="260" w:lineRule="exact"/>
              <w:ind w:left="0" w:leftChars="0" w:right="0" w:rightChars="0" w:firstLine="0" w:firstLineChars="0"/>
              <w:jc w:val="center"/>
            </w:pPr>
            <w:r>
              <w:rPr>
                <w:rFonts w:ascii="Times New Roman" w:hAnsi="Times New Roman" w:eastAsia="宋体"/>
                <w:b w:val="0"/>
                <w:sz w:val="18"/>
              </w:rPr>
              <w:t>1.03</w:t>
            </w:r>
          </w:p>
        </w:tc>
      </w:tr>
    </w:tbl>
    <w:p w14:paraId="3850D2E8">
      <w:pPr>
        <w:pStyle w:val="2"/>
        <w:widowControl/>
        <w:spacing w:before="0" w:after="0" w:line="348" w:lineRule="exact"/>
        <w:ind w:firstLine="480"/>
        <w:jc w:val="both"/>
      </w:pPr>
      <w:r>
        <w:rPr>
          <w:rFonts w:ascii="Times New Roman" w:hAnsi="Times New Roman" w:eastAsia="方正仿宋_GBK"/>
          <w:b w:val="0"/>
          <w:sz w:val="24"/>
        </w:rPr>
        <w:t xml:space="preserve">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w:t>
      </w:r>
      <w:ins w:id="2887" w:author="xh" w:date="2026-10-19T09:31:21+08:00">
        <w:r>
          <w:rPr>
            <w:rFonts w:ascii="Times New Roman" w:hAnsi="Times New Roman" w:eastAsia="方正仿宋_GBK"/>
            <w:b w:val="0"/>
            <w:sz w:val="24"/>
          </w:rPr>
          <w:t xml:space="preserve">代表</w:t>
        </w:r>
      </w:ins>
      <w:del w:id="2888" w:author="xh" w:date="2026-10-19T09:31:21+08:00">
        <w:r>
          <w:rPr>
            <w:rFonts w:ascii="Times New Roman" w:hAnsi="Times New Roman" w:eastAsia="方正仿宋_GBK"/>
            <w:b w:val="0"/>
            <w:sz w:val="24"/>
          </w:rPr>
          <w:delText xml:space="preserve">各</w:delText>
        </w:r>
      </w:del>
      <w:r>
        <w:rPr>
          <w:rFonts w:ascii="Times New Roman" w:hAnsi="Times New Roman" w:eastAsia="方正仿宋_GBK"/>
          <w:b w:val="0"/>
          <w:sz w:val="24"/>
        </w:rPr>
        <w:t xml:space="preserve">批次按共同的2041年截止期计算，与逐年项目现金流直接对应。工程安排在满足每年技术约束的前提下比较投运时点，设备提前形成的容量储备及其费用由相应年度共同承担。</w:t>
      </w:r>
    </w:p>
    <w:p w14:paraId="4396F592">
      <w:pPr>
        <w:pStyle w:val="2"/>
        <w:keepNext/>
        <w:spacing w:before="120" w:after="0" w:line="240" w:lineRule="auto"/>
        <w:ind w:left="0" w:leftChars="0" w:right="0" w:rightChars="0" w:firstLine="0" w:firstLineChars="0" w:hanging="0" w:hangingChars="0" w:start="0" w:end="0" w:startChars="0" w:endChars="0"/>
        <w:jc w:val="center"/>
        <w:pPrChange w:id="28330" w:author="xh" w:date="2026-10-19T09:32:00+08:00">
          <w:pPr>
            <w:pStyle w:val="2"/>
            <w:keepNext/>
            <w:spacing w:before="120" w:after="0" w:line="240" w:lineRule="auto"/>
            <w:ind w:left="0" w:leftChars="0" w:right="0" w:rightChars="0" w:firstLine="0" w:firstLineChars="0"/>
            <w:jc w:val="center"/>
          </w:pPr>
        </w:pPrChange>
      </w:pPr>
      <w:r>
        <w:drawing>
          <wp:inline distT="0" distB="0" distL="114300" distR="114300">
            <wp:extent cx="5120640" cy="3614420"/>
            <wp:effectExtent l="0" t="0" r="0" b="0"/>
            <wp:docPr id="4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pic:cNvPicPr>
                      <a:picLocks noChangeAspect="1" noChangeArrowheads="1"/>
                    </pic:cNvPicPr>
                  </pic:nvPicPr>
                  <pic:blipFill>
                    <a:blip r:embed="rId35"/>
                    <a:stretch>
                      <a:fillRect/>
                    </a:stretch>
                  </pic:blipFill>
                  <pic:spPr>
                    <a:xfrm>
                      <a:off x="0" y="0"/>
                      <a:ext cx="5120640" cy="3614569"/>
                    </a:xfrm>
                    <a:prstGeom prst="rect">
                      <a:avLst/>
                    </a:prstGeom>
                    <a:noFill/>
                    <a:ln w="9525">
                      <a:noFill/>
                    </a:ln>
                  </pic:spPr>
                </pic:pic>
              </a:graphicData>
            </a:graphic>
          </wp:inline>
        </w:drawing>
      </w:r>
    </w:p>
    <w:p w14:paraId="36EC9DC5">
      <w:pPr>
        <w:pStyle w:val="2"/>
        <w:spacing w:before="60" w:after="120" w:line="280" w:lineRule="exact"/>
        <w:ind w:left="0" w:leftChars="0" w:right="0" w:rightChars="0" w:firstLine="0" w:firstLineChars="0" w:hanging="0" w:hangingChars="0" w:start="0" w:end="0" w:startChars="0" w:endChars="0"/>
        <w:jc w:val="center"/>
        <w:pPrChange w:id="28331" w:author="xh" w:date="2026-10-19T09:32:40+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图4-6 各投运批次单位初始投资的建设与运维现值</w:t>
      </w:r>
    </w:p>
    <w:p w14:paraId="027CC7C1">
      <w:pPr>
        <w:pStyle w:val="5"/>
        <w:keepNext/>
        <w:numPr>
          <w:ilvl w:val="0"/>
          <w:numId w:val="0"/>
        </w:numPr>
        <w:spacing w:before="160" w:after="120" w:line="390" w:lineRule="exact"/>
        <w:ind w:firstLine="0"/>
      </w:pPr>
      <w:bookmarkStart w:id="170" w:name="年度投运对现值的影响"/>
      <w:r>
        <w:rPr>
          <w:rFonts w:ascii="Times New Roman" w:hAnsi="Times New Roman" w:eastAsia="方正仿宋_GBK"/>
          <w:b/>
          <w:sz w:val="26"/>
        </w:rPr>
        <w:t>4.6.2 年度投运对现值的影响</w:t>
      </w:r>
      <w:bookmarkEnd w:id="170"/>
    </w:p>
    <w:p w14:paraId="68A79ACE">
      <w:pPr>
        <w:pStyle w:val="115"/>
        <w:widowControl/>
        <w:spacing w:before="0" w:after="0" w:line="348" w:lineRule="exact"/>
        <w:ind w:firstLine="480"/>
        <w:jc w:val="both"/>
      </w:pPr>
      <w:r>
        <w:rPr>
          <w:rFonts w:ascii="Times New Roman" w:hAnsi="Times New Roman" w:eastAsia="方正仿宋_GBK"/>
          <w:b w:val="0"/>
          <w:sz w:val="24"/>
        </w:rPr>
        <w:t>相同工程晚一年投运会减少初始投资现值及计入的运维年数，并将更新年份后移，因此建设时点需在各年技术可行的前提下参与经济比选。</w:t>
      </w:r>
    </w:p>
    <w:p w14:paraId="7D9B9011">
      <w:pPr>
        <w:pStyle w:val="2"/>
        <w:widowControl/>
        <w:spacing w:before="0" w:after="0" w:line="348" w:lineRule="exact"/>
        <w:ind w:firstLine="480"/>
        <w:jc w:val="both"/>
      </w:pPr>
      <w:r>
        <w:rPr>
          <w:rFonts w:ascii="Times New Roman" w:hAnsi="Times New Roman" w:eastAsia="方正仿宋_GBK"/>
          <w:b w:val="0"/>
          <w:sz w:val="24"/>
        </w:rPr>
        <w:t xml:space="preserve">储能投资按各投运批次的新增柜数计算。同一主变安装位置在2022—20</w:t>
      </w:r>
      <w:ins w:id="2889" w:author="xh" w:date="2026-10-19T09:33:19+08:00">
        <w:r>
          <w:rPr>
            <w:rFonts w:ascii="Times New Roman" w:hAnsi="Times New Roman" w:eastAsia="方正仿宋_GBK"/>
            <w:b w:val="0"/>
            <w:sz w:val="24"/>
          </w:rPr>
          <w:t xml:space="preserve">3</w:t>
        </w:r>
      </w:ins>
      <w:del w:id="2890" w:author="xh" w:date="2026-10-19T09:33:19+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5年最多更换一次，更换投资按当年新购整台容量计算。不同位置和第三台主变仍可分年投运，采购批次合计用于费用，容量净增用于设备状态及容载比。</w:t>
      </w:r>
    </w:p>
    <w:p w14:paraId="262434F0">
      <w:pPr>
        <w:pStyle w:val="5"/>
        <w:keepNext/>
        <w:numPr>
          <w:ilvl w:val="0"/>
          <w:numId w:val="0"/>
        </w:numPr>
        <w:spacing w:before="160" w:after="120" w:line="390" w:lineRule="exact"/>
        <w:ind w:firstLine="0"/>
      </w:pPr>
      <w:bookmarkStart w:id="171" w:name="费用构成与结果复算"/>
      <w:r>
        <w:rPr>
          <w:rFonts w:ascii="Times New Roman" w:hAnsi="Times New Roman" w:eastAsia="方正仿宋_GBK"/>
          <w:b/>
          <w:sz w:val="26"/>
        </w:rPr>
        <w:t>4.6.3 费用构成与结果复算</w:t>
      </w:r>
      <w:bookmarkEnd w:id="171"/>
    </w:p>
    <w:p w14:paraId="7A8D723F">
      <w:pPr>
        <w:pStyle w:val="115"/>
        <w:widowControl/>
        <w:spacing w:before="0" w:after="0" w:line="348" w:lineRule="exact"/>
        <w:ind w:firstLine="480"/>
        <w:jc w:val="both"/>
      </w:pPr>
      <w:r>
        <w:rPr>
          <w:rFonts w:ascii="Times New Roman" w:hAnsi="Times New Roman" w:eastAsia="方正仿宋_GBK"/>
          <w:b w:val="0"/>
          <w:sz w:val="24"/>
        </w:rPr>
        <w:t>方案费用现值为全部建设改造项目现值之和，主变、储能和线路分项汇总后应与所选布局对应的实际目标费用一致。费用表同时列示初始建设投资与评价期费用现值，便于核对工程规模和现金流折算。</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132B0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2891" w:author="xh" w:date="2026-10-19T09:33:58+08:00"/>
        </w:trPr>
        <w:tc>
          <w:tcPr>
            <w:tcW w:w="737" w:type="dxa"/>
            <w:tcMar>
              <w:top w:w="0" w:type="dxa"/>
              <w:left w:w="0" w:type="dxa"/>
              <w:bottom w:w="0" w:type="dxa"/>
              <w:right w:w="0" w:type="dxa"/>
            </w:tcMar>
            <w:vAlign w:val="center"/>
          </w:tcPr>
          <w:p w14:paraId="6383CB52">
            <w:pPr>
              <w:keepNext/>
              <w:spacing w:before="0" w:after="0"/>
              <w:ind w:left="0" w:leftChars="0" w:right="0" w:rightChars="0" w:firstLine="0" w:firstLineChars="0"/>
              <w:rPr>
                <w:del w:id="2892" w:author="xh" w:date="2026-10-19T09:33:58+08:00"/>
              </w:rPr>
            </w:pPr>
          </w:p>
        </w:tc>
        <w:tc>
          <w:tcPr>
            <w:tcW w:w="6838" w:type="dxa"/>
            <w:tcMar>
              <w:top w:w="0" w:type="dxa"/>
              <w:left w:w="0" w:type="dxa"/>
              <w:bottom w:w="0" w:type="dxa"/>
              <w:right w:w="0" w:type="dxa"/>
            </w:tcMar>
            <w:vAlign w:val="center"/>
          </w:tcPr>
          <w:p w14:paraId="1DEC1D98">
            <w:pPr>
              <w:keepNext/>
              <w:spacing w:before="100" w:after="100" w:line="276" w:lineRule="auto"/>
              <w:ind w:left="0" w:leftChars="0" w:right="0" w:rightChars="0" w:firstLine="0" w:firstLineChars="0"/>
              <w:jc w:val="center"/>
              <w:rPr>
                <w:del w:id="2893" w:author="xh" w:date="2026-10-19T09:33:58+08:00"/>
              </w:rPr>
            </w:pPr>
            <w:del w:id="2894" w:author="xh" w:date="2026-10-19T09:33:58+08:00">
              <m:oMathPara>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plan</m:t>
                      </m:r>
                    </m:sub>
                  </m:sSub>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T</m:t>
                          </m:r>
                        </m:sub>
                      </m:sSub>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e</m:t>
                          </m:r>
                        </m:sub>
                      </m:sSub>
                    </m:e>
                  </m:nary>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B</m:t>
                          </m:r>
                        </m:sub>
                      </m:sSub>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e</m:t>
                          </m:r>
                        </m:sub>
                      </m:sSub>
                    </m:e>
                  </m:nary>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L</m:t>
                          </m:r>
                        </m:sub>
                      </m:sSub>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e</m:t>
                          </m:r>
                        </m:sub>
                      </m:sSub>
                    </m:e>
                  </m:nary>
                  <m:r>
                    <m:rPr>
                      <m:nor/>
                      <m:sty m:val="p"/>
                    </m:rPr>
                    <w:rPr>
                      <w:rFonts w:ascii="Times New Roman" w:hAnsi="Times New Roman" w:eastAsia="方正仿宋_GBK" w:cs="Times New Roman"/>
                      <w:b w:val="0"/>
                      <w:i w:val="0"/>
                      <w:iCs w:val="0"/>
                    </w:rPr>
                    <m:t>.</m:t>
                  </m:r>
                </m:oMath>
              </m:oMathPara>
            </w:del>
          </w:p>
        </w:tc>
        <w:tc>
          <w:tcPr>
            <w:tcW w:w="737" w:type="dxa"/>
            <w:tcMar>
              <w:top w:w="0" w:type="dxa"/>
              <w:left w:w="0" w:type="dxa"/>
              <w:bottom w:w="0" w:type="dxa"/>
              <w:right w:w="0" w:type="dxa"/>
            </w:tcMar>
            <w:vAlign w:val="center"/>
          </w:tcPr>
          <w:p w14:paraId="146CAF73">
            <w:pPr>
              <w:keepNext/>
              <w:spacing w:before="0" w:after="0"/>
              <w:ind w:left="0" w:leftChars="0" w:right="0" w:rightChars="0" w:firstLine="0" w:firstLineChars="0"/>
              <w:jc w:val="right"/>
              <w:rPr>
                <w:del w:id="2895" w:author="xh" w:date="2026-10-19T09:33:58+08:00"/>
              </w:rPr>
            </w:pPr>
            <w:del w:id="2896" w:author="xh" w:date="2026-10-19T09:33:58+08:00">
              <w:r>
                <w:rPr>
                  <w:rFonts w:ascii="Times New Roman" w:hAnsi="Times New Roman" w:eastAsia="方正仿宋_GBK"/>
                  <w:b w:val="0"/>
                  <w:sz w:val="18"/>
                </w:rPr>
                <w:delText>（4-8）</w:delText>
              </w:r>
            </w:del>
          </w:p>
        </w:tc>
      </w:tr>
      <w:tr>
        <w:trPr>
          <w:cantSplit/>
          <w:ins w:id="2897" w:author="xh" w:date="2026-10-19T09:33:58+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2898" w:author="xh" w:date="2026-10-19T09:33:58+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2899" w:author="xh" w:date="2026-10-19T09:33:58+08:00"/>
              </w:rPr>
            </w:pPr>
            <w:ins w:id="2900" w:author="xh" w:date="2026-10-19T09:33:58+08:00">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2901" w:author="xh" w:date="2026-10-19T09:33:58+08:00"/>
              </w:rPr>
            </w:pPr>
            <w:ins w:id="2902" w:author="xh" w:date="2026-10-19T09:33:58+08:00">
              <w:r>
                <w:rPr>
                  <w:rFonts w:ascii="Times New Roman" w:hAnsi="Times New Roman" w:eastAsia="方正仿宋_GBK"/>
                  <w:b w:val="0"/>
                  <w:sz w:val="18"/>
                </w:rPr>
                <w:t>（4-8）</w:t>
              </w:r>
            </w:ins>
          </w:p>
        </w:tc>
      </w:tr>
    </w:tbl>
    <w:p w14:paraId="57113FC5">
      <w:pPr>
        <w:pStyle w:val="115"/>
        <w:widowControl/>
        <w:spacing w:before="0" w:after="0" w:line="348" w:lineRule="exact"/>
        <w:ind w:left="0" w:leftChars="0" w:right="0" w:rightChars="0" w:firstLine="0" w:firstLineChars="0" w:hanging="0" w:hangingChars="0" w:start="0" w:end="0" w:startChars="0" w:endChars="0"/>
        <w:jc w:val="both"/>
        <w:pPrChange w:id="28332" w:author="xh" w:date="2026-10-19T09:34:38+08:00">
          <w:pPr>
            <w:pStyle w:val="115"/>
            <w:widowControl/>
            <w:spacing w:before="0" w:after="0" w:line="348" w:lineRule="exact"/>
            <w:ind w:left="0" w:leftChars="0" w:right="0" w:rightChars="0" w:firstLine="0" w:firstLineChars="0"/>
            <w:jc w:val="both"/>
          </w:pPr>
        </w:pPrChange>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plan</m:t>
            </m:r>
          </m:sub>
        </m:sSub>
      </m:oMath>
      <w:r>
        <w:rPr>
          <w:rFonts w:ascii="Times New Roman" w:hAnsi="Times New Roman" w:eastAsia="方正仿宋_GBK"/>
          <w:b w:val="0"/>
          <w:sz w:val="24"/>
        </w:rPr>
        <w:t>为方案费用现值，</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e</m:t>
            </m:r>
          </m:sub>
        </m:sSub>
      </m:oMath>
      <w:r>
        <w:rPr>
          <w:rFonts w:ascii="Times New Roman" w:hAnsi="Times New Roman" w:eastAsia="方正仿宋_GBK"/>
          <w:b w:val="0"/>
          <w:sz w:val="24"/>
        </w:rPr>
        <w:t>为建设改造项目</w:t>
      </w:r>
      <m:oMath>
        <m:r>
          <m:rPr>
            <m:nor/>
          </m:rPr>
          <w:rPr>
            <w:rFonts w:ascii="Times New Roman" w:hAnsi="Times New Roman" w:eastAsia="方正仿宋_GBK" w:cs="Times New Roman"/>
            <w:i/>
            <w:iCs/>
          </w:rPr>
          <m:t>e</m:t>
        </m:r>
      </m:oMath>
      <w:r>
        <w:rPr>
          <w:rFonts w:ascii="Times New Roman" w:hAnsi="Times New Roman" w:eastAsia="方正仿宋_GBK"/>
          <w:b w:val="0"/>
          <w:sz w:val="24"/>
        </w:rPr>
        <w:t>的费用现值，单位万元；</w:t>
      </w:r>
      <m:oMath>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w:t>
      </w:r>
      <m:oMath>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w:t>
      </w:r>
      <m:oMath>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分别为主变、储能和线路投运项目集合。年度采购量、柜数与新线条数来自方案状态变化，费用复算按工程类型和投运年建立现金流。费用以万元计量。</w:t>
      </w:r>
    </w:p>
    <w:p w14:paraId="209647D5">
      <w:pPr>
        <w:pStyle w:val="5"/>
        <w:keepNext/>
        <w:numPr>
          <w:ilvl w:val="0"/>
          <w:numId w:val="0"/>
        </w:numPr>
        <w:spacing w:before="160" w:after="120" w:line="390" w:lineRule="exact"/>
        <w:ind w:firstLine="0"/>
      </w:pPr>
      <w:bookmarkStart w:id="172" w:name="评价期边界与费用解释"/>
      <w:r>
        <w:rPr>
          <w:rFonts w:ascii="Times New Roman" w:hAnsi="Times New Roman" w:eastAsia="方正仿宋_GBK"/>
          <w:b/>
          <w:sz w:val="26"/>
        </w:rPr>
        <w:t>4.6.4 评价期边界与费用解释</w:t>
      </w:r>
      <w:bookmarkEnd w:id="172"/>
    </w:p>
    <w:p w14:paraId="184D6B94">
      <w:pPr>
        <w:pStyle w:val="115"/>
        <w:widowControl/>
        <w:spacing w:before="0" w:after="0" w:line="348" w:lineRule="exact"/>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w:t>
      </w:r>
      <w:ins w:id="2903" w:author="xh" w:date="2026-10-19T09:35:17+08:00">
        <w:r>
          <w:rPr>
            <w:rFonts w:ascii="Times New Roman" w:hAnsi="Times New Roman" w:eastAsia="方正仿宋_GBK"/>
            <w:b w:val="0"/>
            <w:sz w:val="24"/>
          </w:rPr>
          <w:t xml:space="preserve">3</w:t>
        </w:r>
      </w:ins>
      <w:del w:id="2904" w:author="xh" w:date="2026-10-19T09:35:17+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5年投运设备未在评价截止前触发更新，现值结果因而反映这一期间的建设和固定运维费用。</w:t>
      </w:r>
    </w:p>
    <w:p w14:paraId="2CE15A7E">
      <w:pPr>
        <w:pStyle w:val="2"/>
        <w:widowControl/>
        <w:spacing w:before="0" w:after="0" w:line="348" w:lineRule="exact"/>
        <w:ind w:firstLine="480"/>
        <w:jc w:val="both"/>
      </w:pPr>
      <w:r>
        <w:rPr>
          <w:rFonts w:ascii="Times New Roman" w:hAnsi="Times New Roman" w:eastAsia="方正仿宋_GBK"/>
          <w:b w:val="0"/>
          <w:sz w:val="24"/>
        </w:rPr>
        <w:t>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14:paraId="4B6F1707">
      <w:pPr>
        <w:pStyle w:val="5"/>
        <w:keepNext/>
        <w:numPr>
          <w:ilvl w:val="0"/>
          <w:numId w:val="0"/>
        </w:numPr>
        <w:spacing w:before="160" w:after="120" w:line="390" w:lineRule="exact"/>
        <w:ind w:firstLine="0"/>
      </w:pPr>
      <w:bookmarkStart w:id="173" w:name="主变更换与扩建的投资差异"/>
      <w:r>
        <w:rPr>
          <w:rFonts w:ascii="Times New Roman" w:hAnsi="Times New Roman" w:eastAsia="方正仿宋_GBK"/>
          <w:b/>
          <w:sz w:val="26"/>
        </w:rPr>
        <w:t>4.6.5 主变更换与扩建的投资差异</w:t>
      </w:r>
      <w:bookmarkEnd w:id="173"/>
    </w:p>
    <w:p w14:paraId="3DA971B9">
      <w:pPr>
        <w:pStyle w:val="115"/>
        <w:widowControl/>
        <w:spacing w:before="0" w:after="0" w:line="348" w:lineRule="exact"/>
        <w:ind w:firstLine="480"/>
        <w:jc w:val="both"/>
      </w:pPr>
      <w:r>
        <w:rPr>
          <w:rFonts w:ascii="Times New Roman" w:hAnsi="Times New Roman" w:eastAsia="方正仿宋_GBK"/>
          <w:b w:val="0"/>
          <w:sz w:val="24"/>
        </w:rPr>
        <w:t>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14:paraId="1AE85BA5">
      <w:pPr>
        <w:pStyle w:val="2"/>
        <w:widowControl/>
        <w:spacing w:before="0" w:after="0" w:line="348" w:lineRule="exact"/>
        <w:ind w:firstLine="480"/>
        <w:jc w:val="both"/>
      </w:pPr>
      <w:r>
        <w:rPr>
          <w:rFonts w:ascii="Times New Roman" w:hAnsi="Times New Roman" w:eastAsia="方正仿宋_GBK"/>
          <w:b w:val="0"/>
          <w:sz w:val="24"/>
        </w:rPr>
        <w:t>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14:paraId="2F11B168">
      <w:pPr>
        <w:pStyle w:val="2"/>
        <w:widowControl/>
        <w:spacing w:before="0" w:after="0" w:line="348" w:lineRule="exact"/>
        <w:ind w:firstLine="480"/>
        <w:jc w:val="both"/>
      </w:pPr>
      <w:r>
        <w:rPr>
          <w:rFonts w:ascii="Times New Roman" w:hAnsi="Times New Roman" w:eastAsia="方正仿宋_GBK"/>
          <w:b w:val="0"/>
          <w:sz w:val="24"/>
        </w:rPr>
        <w:t>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14:paraId="63606AE6">
      <w:pPr>
        <w:pStyle w:val="2"/>
        <w:widowControl/>
        <w:spacing w:before="0" w:after="0" w:line="348" w:lineRule="exact"/>
        <w:ind w:firstLine="480"/>
        <w:jc w:val="both"/>
      </w:pPr>
      <w:r>
        <w:rPr>
          <w:rFonts w:ascii="Times New Roman" w:hAnsi="Times New Roman" w:eastAsia="方正仿宋_GBK"/>
          <w:b w:val="0"/>
          <w:sz w:val="24"/>
        </w:rPr>
        <w:t>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14:paraId="5900C85A">
      <w:pPr>
        <w:pStyle w:val="2"/>
        <w:widowControl/>
        <w:spacing w:before="0" w:after="0" w:line="348" w:lineRule="exact"/>
        <w:ind w:firstLine="480"/>
        <w:jc w:val="both"/>
      </w:pPr>
      <w:r>
        <w:rPr>
          <w:rFonts w:ascii="Times New Roman" w:hAnsi="Times New Roman" w:eastAsia="方正仿宋_GBK"/>
          <w:b w:val="0"/>
          <w:sz w:val="24"/>
        </w:rPr>
        <w:t>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14:paraId="49A36DA9">
      <w:pPr>
        <w:pStyle w:val="5"/>
        <w:keepNext/>
        <w:numPr>
          <w:ilvl w:val="0"/>
          <w:numId w:val="0"/>
        </w:numPr>
        <w:spacing w:before="160" w:after="120" w:line="390" w:lineRule="exact"/>
        <w:ind w:firstLine="0"/>
      </w:pPr>
      <w:bookmarkStart w:id="174" w:name="联络与储能的费用响应"/>
      <w:r>
        <w:rPr>
          <w:rFonts w:ascii="Times New Roman" w:hAnsi="Times New Roman" w:eastAsia="方正仿宋_GBK"/>
          <w:b/>
          <w:sz w:val="26"/>
        </w:rPr>
        <w:t>4.6.6 联络与储能的费用响应</w:t>
      </w:r>
      <w:bookmarkEnd w:id="174"/>
    </w:p>
    <w:p w14:paraId="16DB536E">
      <w:pPr>
        <w:pStyle w:val="115"/>
        <w:widowControl/>
        <w:spacing w:before="0" w:after="0" w:line="348" w:lineRule="exact"/>
        <w:ind w:firstLine="480"/>
        <w:jc w:val="both"/>
      </w:pPr>
      <w:r>
        <w:rPr>
          <w:rFonts w:ascii="Times New Roman" w:hAnsi="Times New Roman" w:eastAsia="方正仿宋_GBK"/>
          <w:b w:val="0"/>
          <w:sz w:val="24"/>
        </w:rPr>
        <w:t>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14:paraId="71BA45D3">
      <w:pPr>
        <w:pStyle w:val="2"/>
        <w:widowControl/>
        <w:spacing w:before="0" w:after="0" w:line="348" w:lineRule="exact"/>
        <w:ind w:firstLine="480"/>
        <w:jc w:val="both"/>
      </w:pPr>
      <w:r>
        <w:rPr>
          <w:rFonts w:ascii="Times New Roman" w:hAnsi="Times New Roman" w:eastAsia="方正仿宋_GBK"/>
          <w:b w:val="0"/>
          <w:sz w:val="24"/>
        </w:rPr>
        <w:t>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14:paraId="35B21903">
      <w:pPr>
        <w:pStyle w:val="2"/>
        <w:widowControl/>
        <w:spacing w:before="0" w:after="0" w:line="348" w:lineRule="exact"/>
        <w:ind w:firstLine="480"/>
        <w:jc w:val="both"/>
      </w:pPr>
      <w:r>
        <w:rPr>
          <w:rFonts w:ascii="Times New Roman" w:hAnsi="Times New Roman" w:eastAsia="方正仿宋_GBK"/>
          <w:b w:val="0"/>
          <w:sz w:val="24"/>
        </w:rPr>
        <w:t>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14:paraId="5E392CE8">
      <w:pPr>
        <w:pStyle w:val="3"/>
        <w:keepNext/>
        <w:pageBreakBefore/>
        <w:numPr>
          <w:ilvl w:val="0"/>
          <w:numId w:val="0"/>
        </w:numPr>
        <w:spacing w:before="0" w:after="120" w:line="540" w:lineRule="exact"/>
        <w:ind w:firstLine="0"/>
      </w:pPr>
      <w:ins w:id="28261" w:author="xh" w:date="2026-10-19T09:35:57+08:00">
        <w:bookmarkStart w:id="324" w:name="Report1017_h608"/>
        <w:bookmarkEnd w:id="324"/>
      </w:ins>
      <w:bookmarkStart w:id="175" w:name="h608"/>
      <w:bookmarkStart w:id="176" w:name="第五章-一片一策弹性容载比规划建议"/>
      <w:r>
        <w:rPr>
          <w:rFonts w:ascii="Times New Roman" w:hAnsi="Times New Roman" w:eastAsia="方正仿宋_GBK"/>
          <w:b/>
          <w:sz w:val="36"/>
        </w:rPr>
        <w:t>第五章 “一片一策”弹性容载比规划建议</w:t>
      </w:r>
      <w:bookmarkEnd w:id="175"/>
      <w:bookmarkEnd w:id="176"/>
    </w:p>
    <w:p w14:paraId="42E39606">
      <w:pPr>
        <w:pStyle w:val="115"/>
        <w:widowControl/>
        <w:spacing w:before="0" w:after="0" w:line="348" w:lineRule="exact"/>
        <w:ind w:firstLine="480"/>
        <w:jc w:val="both"/>
      </w:pPr>
      <w:r>
        <w:rPr>
          <w:rFonts w:ascii="Times New Roman" w:hAnsi="Times New Roman" w:eastAsia="方正仿宋_GBK"/>
          <w:b w:val="0"/>
          <w:sz w:val="24"/>
        </w:rPr>
        <w:t>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14:paraId="01DD1133">
      <w:pPr>
        <w:pStyle w:val="4"/>
        <w:keepNext/>
        <w:numPr>
          <w:ilvl w:val="0"/>
          <w:numId w:val="0"/>
        </w:numPr>
        <w:spacing w:before="160" w:after="120" w:line="480" w:lineRule="exact"/>
        <w:ind w:firstLine="0"/>
      </w:pPr>
      <w:ins w:id="28262" w:author="xh" w:date="2026-10-19T09:36:36+08:00">
        <w:bookmarkStart w:id="325" w:name="Report1017_h610"/>
        <w:bookmarkEnd w:id="325"/>
      </w:ins>
      <w:bookmarkStart w:id="177" w:name="寻优问题与共同起点"/>
      <w:bookmarkStart w:id="178" w:name="h610"/>
      <w:r>
        <w:rPr>
          <w:rFonts w:ascii="Times New Roman" w:hAnsi="Times New Roman" w:eastAsia="方正仿宋_GBK"/>
          <w:b/>
          <w:sz w:val="32"/>
        </w:rPr>
        <w:t>5.1 寻优问题与共同起点</w:t>
      </w:r>
      <w:bookmarkEnd w:id="177"/>
      <w:bookmarkEnd w:id="178"/>
    </w:p>
    <w:p w14:paraId="10CB3711">
      <w:pPr>
        <w:pStyle w:val="5"/>
        <w:keepNext/>
        <w:numPr>
          <w:ilvl w:val="0"/>
          <w:numId w:val="0"/>
        </w:numPr>
        <w:spacing w:before="160" w:after="120" w:line="390" w:lineRule="exact"/>
        <w:ind w:firstLine="0"/>
      </w:pPr>
      <w:bookmarkStart w:id="179" w:name="年度负荷与共同仿真起点"/>
      <w:r>
        <w:rPr>
          <w:rFonts w:ascii="Times New Roman" w:hAnsi="Times New Roman" w:eastAsia="方正仿宋_GBK"/>
          <w:b/>
          <w:sz w:val="26"/>
        </w:rPr>
        <w:t>5.1.1 年度负荷与共同仿真起点</w:t>
      </w:r>
      <w:bookmarkEnd w:id="179"/>
    </w:p>
    <w:p w14:paraId="6132DCB5">
      <w:pPr>
        <w:pStyle w:val="115"/>
        <w:widowControl/>
        <w:spacing w:before="0" w:after="0" w:line="348" w:lineRule="exact"/>
        <w:ind w:firstLine="480"/>
        <w:jc w:val="both"/>
      </w:pPr>
      <w:r>
        <w:rPr>
          <w:rFonts w:ascii="Times New Roman" w:hAnsi="Times New Roman" w:eastAsia="方正仿宋_GBK"/>
          <w:b w:val="0"/>
          <w:sz w:val="24"/>
        </w:rPr>
        <w:t xml:space="preserve">两类方案</w:t>
      </w:r>
      <w:ins w:id="2905" w:author="xh" w:date="2026-10-19T09:37:15+08:00">
        <w:r>
          <w:rPr>
            <w:rFonts w:ascii="Times New Roman" w:hAnsi="Times New Roman" w:eastAsia="方正仿宋_GBK"/>
            <w:b w:val="0"/>
            <w:sz w:val="24"/>
          </w:rPr>
          <w:t xml:space="preserve">均以2021年实际地</w:t>
        </w:r>
      </w:ins>
      <w:del w:id="2906" w:author="xh" w:date="2026-10-19T09:37:15+08:00">
        <w:r>
          <w:rPr>
            <w:rFonts w:ascii="Times New Roman" w:hAnsi="Times New Roman" w:eastAsia="方正仿宋_GBK"/>
            <w:b w:val="0"/>
            <w:sz w:val="24"/>
          </w:rPr>
          <w:delText xml:space="preserve">保留相同的初始设备组合。市</w:delText>
        </w:r>
      </w:del>
      <w:r>
        <w:rPr>
          <w:rFonts w:ascii="Times New Roman" w:hAnsi="Times New Roman" w:eastAsia="方正仿宋_GBK"/>
          <w:b w:val="0"/>
          <w:sz w:val="24"/>
        </w:rPr>
        <w:t xml:space="preserve">区</w:t>
      </w:r>
      <w:del w:id="2907" w:author="xh" w:date="2026-10-19T09:37:15+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w:t>
      </w:r>
      <w:del w:id="2908" w:author="xh" w:date="2026-10-19T09:37:15+08:00">
        <w:r>
          <w:rPr>
            <w:rFonts w:ascii="Times New Roman" w:hAnsi="Times New Roman" w:eastAsia="方正仿宋_GBK"/>
            <w:b w:val="0"/>
            <w:sz w:val="24"/>
          </w:rPr>
          <w:delText xml:space="preserve">总</w:delText>
        </w:r>
      </w:del>
      <w:r>
        <w:rPr>
          <w:rFonts w:ascii="Times New Roman" w:hAnsi="Times New Roman" w:eastAsia="方正仿宋_GBK"/>
          <w:b w:val="0"/>
          <w:sz w:val="24"/>
        </w:rPr>
        <w:t xml:space="preserve">容量为</w:t>
      </w:r>
      <w:ins w:id="2909" w:author="xh" w:date="2026-10-19T09:37:15+08:00">
        <w:r>
          <w:rPr>
            <w:rFonts w:ascii="Times New Roman" w:hAnsi="Times New Roman" w:eastAsia="方正仿宋_GBK"/>
            <w:b w:val="0"/>
            <w:sz w:val="24"/>
          </w:rPr>
          <w:t xml:space="preserve">共同起点，市区3113.50 MVA、邳州</w:t>
        </w:r>
      </w:ins>
      <w:r>
        <w:rPr>
          <w:rFonts w:ascii="Times New Roman" w:hAnsi="Times New Roman" w:eastAsia="方正仿宋_GBK"/>
          <w:b w:val="0"/>
          <w:sz w:val="24"/>
        </w:rPr>
        <w:t xml:space="preserve">2</w:t>
      </w:r>
      <w:del w:id="2910" w:author="xh" w:date="2026-10-19T09:37:15+08:00">
        <w:r>
          <w:rPr>
            <w:rFonts w:ascii="Times New Roman" w:hAnsi="Times New Roman" w:eastAsia="方正仿宋_GBK"/>
            <w:b w:val="0"/>
            <w:sz w:val="24"/>
          </w:rPr>
          <w:delText xml:space="preserve">9</w:delText>
        </w:r>
      </w:del>
      <w:r>
        <w:rPr>
          <w:rFonts w:ascii="Times New Roman" w:hAnsi="Times New Roman" w:eastAsia="方正仿宋_GBK"/>
          <w:b w:val="0"/>
          <w:sz w:val="24"/>
        </w:rPr>
        <w:t xml:space="preserve">0</w:t>
      </w:r>
      <w:ins w:id="2911" w:author="xh" w:date="2026-10-19T09:37:15+08:00">
        <w:r>
          <w:rPr>
            <w:rFonts w:ascii="Times New Roman" w:hAnsi="Times New Roman" w:eastAsia="方正仿宋_GBK"/>
            <w:b w:val="0"/>
            <w:sz w:val="24"/>
          </w:rPr>
          <w:t xml:space="preserve">27</w:t>
        </w:r>
      </w:ins>
      <w:del w:id="2912" w:author="xh" w:date="2026-10-19T09:37:15+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.00 MVA，</w:t>
      </w:r>
      <w:ins w:id="2913" w:author="xh" w:date="2026-10-19T09:37:15+08:00">
        <w:r>
          <w:rPr>
            <w:rFonts w:ascii="Times New Roman" w:hAnsi="Times New Roman" w:eastAsia="方正仿宋_GBK"/>
            <w:b w:val="0"/>
            <w:sz w:val="24"/>
          </w:rPr>
          <w:t xml:space="preserve">对应</w:t>
        </w:r>
      </w:ins>
      <w:del w:id="2914" w:author="xh" w:date="2026-10-19T09:37:15+08:00">
        <w:r>
          <w:rPr>
            <w:rFonts w:ascii="Times New Roman" w:hAnsi="Times New Roman" w:eastAsia="方正仿宋_GBK"/>
            <w:b w:val="0"/>
            <w:sz w:val="24"/>
          </w:rPr>
          <w:delText xml:space="preserve">邳州为1463.50 MVA；基期负荷取2021年实际统计值，两地区</w:delText>
        </w:r>
      </w:del>
      <w:r>
        <w:rPr>
          <w:rFonts w:ascii="Times New Roman" w:hAnsi="Times New Roman" w:eastAsia="方正仿宋_GBK"/>
          <w:b w:val="0"/>
          <w:sz w:val="24"/>
        </w:rPr>
        <w:t xml:space="preserve">基期容载比</w:t>
      </w:r>
      <w:ins w:id="2915" w:author="xh" w:date="2026-10-19T09:37:15+08:00">
        <w:r>
          <w:rPr>
            <w:rFonts w:ascii="Times New Roman" w:hAnsi="Times New Roman" w:eastAsia="方正仿宋_GBK"/>
            <w:b w:val="0"/>
            <w:sz w:val="24"/>
          </w:rPr>
          <w:t xml:space="preserve">分别</w:t>
        </w:r>
      </w:ins>
      <w:del w:id="2916" w:author="xh" w:date="2026-10-19T09:37:15+08:00">
        <w:r>
          <w:rPr>
            <w:rFonts w:ascii="Times New Roman" w:hAnsi="Times New Roman" w:eastAsia="方正仿宋_GBK"/>
            <w:b w:val="0"/>
            <w:sz w:val="24"/>
          </w:rPr>
          <w:delText xml:space="preserve">按两位小数均</w:delText>
        </w:r>
      </w:del>
      <w:r>
        <w:rPr>
          <w:rFonts w:ascii="Times New Roman" w:hAnsi="Times New Roman" w:eastAsia="方正仿宋_GBK"/>
          <w:b w:val="0"/>
          <w:sz w:val="24"/>
        </w:rPr>
        <w:t xml:space="preserve">为2.</w:t>
      </w:r>
      <w:ins w:id="2917" w:author="xh" w:date="2026-10-19T09:37:15+08:00">
        <w:r>
          <w:rPr>
            <w:rFonts w:ascii="Times New Roman" w:hAnsi="Times New Roman" w:eastAsia="方正仿宋_GBK"/>
            <w:b w:val="0"/>
            <w:sz w:val="24"/>
          </w:rPr>
          <w:t xml:space="preserve">15和2.77。逐站初始组合按地区容量及设备对应资料标定。2</w:t>
        </w:r>
      </w:ins>
      <w:r>
        <w:rPr>
          <w:rFonts w:ascii="Times New Roman" w:hAnsi="Times New Roman" w:eastAsia="方正仿宋_GBK"/>
          <w:b w:val="0"/>
          <w:sz w:val="24"/>
        </w:rPr>
        <w:t xml:space="preserve">0</w:t>
      </w:r>
      <w:ins w:id="2918" w:author="xh" w:date="2026-10-19T09:37:15+08:00">
        <w:r>
          <w:rPr>
            <w:rFonts w:ascii="Times New Roman" w:hAnsi="Times New Roman" w:eastAsia="方正仿宋_GBK"/>
            <w:b w:val="0"/>
            <w:sz w:val="24"/>
          </w:rPr>
          <w:t xml:space="preserve">22—2</w:t>
        </w:r>
      </w:ins>
      <w:r>
        <w:rPr>
          <w:rFonts w:ascii="Times New Roman" w:hAnsi="Times New Roman" w:eastAsia="方正仿宋_GBK"/>
          <w:b w:val="0"/>
          <w:sz w:val="24"/>
        </w:rPr>
        <w:t xml:space="preserve">0</w:t>
      </w:r>
      <w:ins w:id="2919" w:author="xh" w:date="2026-10-19T09:37:15+08:00">
        <w:r>
          <w:rPr>
            <w:rFonts w:ascii="Times New Roman" w:hAnsi="Times New Roman" w:eastAsia="方正仿宋_GBK"/>
            <w:b w:val="0"/>
            <w:sz w:val="24"/>
          </w:rPr>
          <w:t xml:space="preserve">35年逐年承接上一年度</w:t>
        </w:r>
      </w:ins>
      <w:del w:id="2920" w:author="xh" w:date="2026-10-19T09:37:15+08:00">
        <w:r>
          <w:rPr>
            <w:rFonts w:ascii="Times New Roman" w:hAnsi="Times New Roman" w:eastAsia="方正仿宋_GBK"/>
            <w:b w:val="0"/>
            <w:sz w:val="24"/>
          </w:rPr>
          <w:delText xml:space="preserve">。该设置用于方案比较，实际</w:delText>
        </w:r>
      </w:del>
      <w:r>
        <w:rPr>
          <w:rFonts w:ascii="Times New Roman" w:hAnsi="Times New Roman" w:eastAsia="方正仿宋_GBK"/>
          <w:b w:val="0"/>
          <w:sz w:val="24"/>
        </w:rPr>
        <w:t xml:space="preserve">在役</w:t>
      </w:r>
      <w:ins w:id="2921" w:author="xh" w:date="2026-10-19T09:37:15+08:00">
        <w:r>
          <w:rPr>
            <w:rFonts w:ascii="Times New Roman" w:hAnsi="Times New Roman" w:eastAsia="方正仿宋_GBK"/>
            <w:b w:val="0"/>
            <w:sz w:val="24"/>
          </w:rPr>
          <w:t xml:space="preserve">主变、储能和联络，只根据当</w:t>
        </w:r>
      </w:ins>
      <w:del w:id="2922" w:author="xh" w:date="2026-10-19T09:37:15+08:00">
        <w:r>
          <w:rPr>
            <w:rFonts w:ascii="Times New Roman" w:hAnsi="Times New Roman" w:eastAsia="方正仿宋_GBK"/>
            <w:b w:val="0"/>
            <w:sz w:val="24"/>
          </w:rPr>
          <w:delText xml:space="preserve">容量仍采用第三章</w:delText>
        </w:r>
      </w:del>
      <w:r>
        <w:rPr>
          <w:rFonts w:ascii="Times New Roman" w:hAnsi="Times New Roman" w:eastAsia="方正仿宋_GBK"/>
          <w:b w:val="0"/>
          <w:sz w:val="24"/>
        </w:rPr>
        <w:t xml:space="preserve">年</w:t>
      </w:r>
      <w:ins w:id="2923" w:author="xh" w:date="2026-10-19T09:37:15+08:00">
        <w:r>
          <w:rPr>
            <w:rFonts w:ascii="Times New Roman" w:hAnsi="Times New Roman" w:eastAsia="方正仿宋_GBK"/>
            <w:b w:val="0"/>
            <w:sz w:val="24"/>
          </w:rPr>
          <w:t xml:space="preserve">源荷及共同技术条件选择新增工程</w:t>
        </w:r>
      </w:ins>
      <w:del w:id="2924" w:author="xh" w:date="2026-10-19T09:37:15+08:00">
        <w:r>
          <w:rPr>
            <w:rFonts w:ascii="Times New Roman" w:hAnsi="Times New Roman" w:eastAsia="方正仿宋_GBK"/>
            <w:b w:val="0"/>
            <w:sz w:val="24"/>
          </w:rPr>
          <w:delText xml:space="preserve">度统计</w:delText>
        </w:r>
      </w:del>
      <w:r>
        <w:rPr>
          <w:rFonts w:ascii="Times New Roman" w:hAnsi="Times New Roman" w:eastAsia="方正仿宋_GBK"/>
          <w:b w:val="0"/>
          <w:sz w:val="24"/>
        </w:rPr>
        <w:t xml:space="preserve">。</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D799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2925" w:author="xh" w:date="2026-10-19T09:37:55+08:00"/>
        </w:trPr>
        <w:tc>
          <w:tcPr>
            <w:tcW w:w="737" w:type="dxa"/>
            <w:tcMar>
              <w:top w:w="0" w:type="dxa"/>
              <w:left w:w="0" w:type="dxa"/>
              <w:bottom w:w="0" w:type="dxa"/>
              <w:right w:w="0" w:type="dxa"/>
            </w:tcMar>
            <w:vAlign w:val="center"/>
          </w:tcPr>
          <w:p w14:paraId="62FBA800">
            <w:pPr>
              <w:keepNext/>
              <w:spacing w:before="0" w:after="0"/>
              <w:ind w:left="0" w:leftChars="0" w:right="0" w:rightChars="0" w:firstLine="0" w:firstLineChars="0"/>
              <w:rPr>
                <w:del w:id="2926" w:author="xh" w:date="2026-10-19T09:37:55+08:00"/>
              </w:rPr>
            </w:pPr>
          </w:p>
        </w:tc>
        <w:tc>
          <w:tcPr>
            <w:tcW w:w="6838" w:type="dxa"/>
            <w:tcMar>
              <w:top w:w="0" w:type="dxa"/>
              <w:left w:w="0" w:type="dxa"/>
              <w:bottom w:w="0" w:type="dxa"/>
              <w:right w:w="0" w:type="dxa"/>
            </w:tcMar>
            <w:vAlign w:val="center"/>
          </w:tcPr>
          <w:p w14:paraId="4D4A278E">
            <w:pPr>
              <w:keepNext/>
              <w:spacing w:before="100" w:after="100" w:line="276" w:lineRule="auto"/>
              <w:ind w:left="0" w:leftChars="0" w:right="0" w:rightChars="0" w:firstLine="0" w:firstLineChars="0"/>
              <w:jc w:val="center"/>
              <w:rPr>
                <w:del w:id="2927" w:author="xh" w:date="2026-10-19T09:37:55+08:00"/>
              </w:rPr>
            </w:pPr>
            <w:del w:id="2928" w:author="xh" w:date="2026-10-19T09:37:55+08:00">
              <m:oMathPara>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stat</m:t>
                      </m:r>
                    </m:sup>
                  </m:sSubSup>
                  <m:r>
                    <m:rPr>
                      <m:nor/>
                      <m:sty m:val="p"/>
                    </m:rPr>
                    <w:rPr>
                      <w:rFonts w:ascii="Times New Roman" w:hAnsi="Times New Roman" w:eastAsia="方正仿宋_GBK" w:cs="Times New Roman"/>
                      <w:b w:val="0"/>
                      <w:i w:val="0"/>
                      <w:iCs w:val="0"/>
                    </w:rPr>
                    <m:t>, </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=2021,…,2025,  </m:t>
                  </m:r>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,0</m:t>
                      </m:r>
                    </m:sub>
                  </m:sSub>
                  <m:r>
                    <m:rPr>
                      <m:nor/>
                      <m:sty m:val="p"/>
                    </m:rPr>
                    <w:rPr>
                      <w:rFonts w:ascii="Times New Roman" w:hAnsi="Times New Roman" w:eastAsia="方正仿宋_GBK" w:cs="Times New Roman"/>
                      <w:b w:val="0"/>
                      <w:i w:val="0"/>
                      <w:iCs w:val="0"/>
                    </w:rPr>
                    <m:t>=</m:t>
                  </m:r>
                  <m:f>
                    <m:fPr/>
                    <m:num>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,0</m:t>
                          </m:r>
                        </m:sub>
                      </m:sSub>
                    </m:num>
                    <m:den>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,2021</m:t>
                          </m:r>
                        </m:sub>
                      </m:sSub>
                    </m:den>
                  </m:f>
                  <m:r>
                    <m:rPr>
                      <m:nor/>
                      <m:sty m:val="p"/>
                    </m:rPr>
                    <w:rPr>
                      <w:rFonts w:ascii="Times New Roman" w:hAnsi="Times New Roman" w:eastAsia="方正仿宋_GBK" w:cs="Times New Roman"/>
                      <w:b w:val="0"/>
                      <w:i w:val="0"/>
                      <w:iCs w:val="0"/>
                    </w:rPr>
                    <m:t>≈2.00.</m:t>
                  </m:r>
                </m:oMath>
              </m:oMathPara>
            </w:del>
          </w:p>
        </w:tc>
        <w:tc>
          <w:tcPr>
            <w:tcW w:w="737" w:type="dxa"/>
            <w:tcMar>
              <w:top w:w="0" w:type="dxa"/>
              <w:left w:w="0" w:type="dxa"/>
              <w:bottom w:w="0" w:type="dxa"/>
              <w:right w:w="0" w:type="dxa"/>
            </w:tcMar>
            <w:vAlign w:val="center"/>
          </w:tcPr>
          <w:p w14:paraId="7B4DEE90">
            <w:pPr>
              <w:keepNext/>
              <w:spacing w:before="0" w:after="0"/>
              <w:ind w:left="0" w:leftChars="0" w:right="0" w:rightChars="0" w:firstLine="0" w:firstLineChars="0"/>
              <w:jc w:val="right"/>
              <w:rPr>
                <w:del w:id="2929" w:author="xh" w:date="2026-10-19T09:37:55+08:00"/>
              </w:rPr>
            </w:pPr>
            <w:del w:id="2930" w:author="xh" w:date="2026-10-19T09:37:55+08:00">
              <w:r>
                <w:rPr>
                  <w:rFonts w:ascii="Times New Roman" w:hAnsi="Times New Roman" w:eastAsia="方正仿宋_GBK"/>
                  <w:b w:val="0"/>
                  <w:sz w:val="18"/>
                </w:rPr>
                <w:delText>（5-1）</w:delText>
              </w:r>
            </w:del>
          </w:p>
        </w:tc>
      </w:tr>
    </w:tbl>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ins w:id="2931" w:author="xh" w:date="2026-10-19T09:38:34+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2932" w:author="xh" w:date="2026-10-19T09:38:34+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2933" w:author="xh" w:date="2026-10-19T09:38:34+08:00"/>
              </w:rPr>
            </w:pPr>
            <w:ins w:id="2934" w:author="xh" w:date="2026-10-19T09:38:34+08:00">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2935" w:author="xh" w:date="2026-10-19T09:38:34+08:00"/>
              </w:rPr>
            </w:pPr>
            <w:ins w:id="2936" w:author="xh" w:date="2026-10-19T09:38:34+08:00">
              <w:r>
                <w:rPr>
                  <w:rFonts w:ascii="Times New Roman" w:hAnsi="Times New Roman" w:eastAsia="方正仿宋_GBK"/>
                  <w:b w:val="0"/>
                  <w:sz w:val="18"/>
                </w:rPr>
                <w:t>（5-1）</w:t>
              </w:r>
            </w:ins>
          </w:p>
        </w:tc>
      </w:tr>
    </w:tbl>
    <w:p w14:paraId="54627183">
      <w:pPr>
        <w:pStyle w:val="115"/>
        <w:widowControl/>
        <w:spacing w:before="0" w:after="0" w:line="348" w:lineRule="exact"/>
        <w:ind w:left="0" w:leftChars="0" w:right="0" w:rightChars="0" w:firstLine="0" w:firstLineChars="0"/>
        <w:jc w:val="both"/>
        <w:rPr>
          <w:del w:id="2937" w:author="xh" w:date="2026-10-19T09:39:14+08:00"/>
        </w:rPr>
      </w:pPr>
      <w:del w:id="2938" w:author="xh" w:date="2026-10-19T09:39:14+08:00">
        <w:r>
          <w:rPr>
            <w:rFonts w:ascii="Times New Roman" w:hAnsi="Times New Roman" w:eastAsia="方正仿宋_GBK"/>
            <w:b w:val="0"/>
            <w:sz w:val="24"/>
          </w:rPr>
          <w:delText>式中，</w:delText>
        </w:r>
      </w:del>
      <w:del w:id="2939" w:author="xh" w:date="2026-10-19T09:39:14+08:00">
        <m:oMath>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,0</m:t>
              </m:r>
            </m:sub>
          </m:sSub>
        </m:oMath>
      </w:del>
      <w:del w:id="2940" w:author="xh" w:date="2026-10-19T09:39:14+08:00">
        <w:r>
          <w:rPr>
            <w:rFonts w:ascii="Times New Roman" w:hAnsi="Times New Roman" w:eastAsia="方正仿宋_GBK"/>
            <w:b w:val="0"/>
            <w:sz w:val="24"/>
          </w:rPr>
          <w:delText>为地区</w:delText>
        </w:r>
      </w:del>
      <w:del w:id="2941" w:author="xh" w:date="2026-10-19T09:39:14+08:00">
        <m:oMath>
          <m:r>
            <m:rPr>
              <m:nor/>
            </m:rPr>
            <w:rPr>
              <w:rFonts w:ascii="Times New Roman" w:hAnsi="Times New Roman" w:eastAsia="方正仿宋_GBK" w:cs="Times New Roman"/>
              <w:i/>
              <w:iCs/>
            </w:rPr>
            <m:t>c</m:t>
          </m:r>
        </m:oMath>
      </w:del>
      <w:del w:id="2942" w:author="xh" w:date="2026-10-19T09:39:14+08:00">
        <w:r>
          <w:rPr>
            <w:rFonts w:ascii="Times New Roman" w:hAnsi="Times New Roman" w:eastAsia="方正仿宋_GBK"/>
            <w:b w:val="0"/>
            <w:sz w:val="24"/>
          </w:rPr>
          <w:delText>的初始仿真主变总容量，单位MVA；</w:delText>
        </w:r>
      </w:del>
      <w:del w:id="2943" w:author="xh" w:date="2026-10-19T09:39:14+08:00">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,0</m:t>
              </m:r>
            </m:sub>
          </m:sSub>
        </m:oMath>
      </w:del>
      <w:del w:id="2944" w:author="xh" w:date="2026-10-19T09:39:14+08:00">
        <w:r>
          <w:rPr>
            <w:rFonts w:ascii="Times New Roman" w:hAnsi="Times New Roman" w:eastAsia="方正仿宋_GBK"/>
            <w:b w:val="0"/>
            <w:sz w:val="24"/>
          </w:rPr>
          <w:delText>为基期容载比，</w:delText>
        </w:r>
      </w:del>
      <w:del w:id="2945" w:author="xh" w:date="2026-10-19T09:39:14+08:00">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stat</m:t>
              </m:r>
            </m:sup>
          </m:sSubSup>
        </m:oMath>
      </w:del>
      <w:del w:id="2946" w:author="xh" w:date="2026-10-19T09:39:14+08:00">
        <w:r>
          <w:rPr>
            <w:rFonts w:ascii="Times New Roman" w:hAnsi="Times New Roman" w:eastAsia="方正仿宋_GBK"/>
            <w:b w:val="0"/>
            <w:sz w:val="24"/>
          </w:rPr>
          <w:delText>为同地区第</w:delText>
        </w:r>
      </w:del>
      <w:del w:id="2947" w:author="xh" w:date="2026-10-19T09:39:14+08:00">
        <m:oMath>
          <m:r>
            <m:rPr>
              <m:nor/>
            </m:rPr>
            <w:rPr>
              <w:rFonts w:ascii="Times New Roman" w:hAnsi="Times New Roman" w:eastAsia="方正仿宋_GBK" w:cs="Times New Roman"/>
              <w:i/>
              <w:iCs/>
            </w:rPr>
            <m:t>y</m:t>
          </m:r>
        </m:oMath>
      </w:del>
      <w:del w:id="2948" w:author="xh" w:date="2026-10-19T09:39:14+08:00">
        <w:r>
          <w:rPr>
            <w:rFonts w:ascii="Times New Roman" w:hAnsi="Times New Roman" w:eastAsia="方正仿宋_GBK"/>
            <w:b w:val="0"/>
            <w:sz w:val="24"/>
          </w:rPr>
          <w:delText>年的原表网供最大负荷估计值，单位MW。已有年度负荷直接进入模型，保留2023年邳州及2022、2024年市区的负荷回落。年最大净负荷平均增长率用于增长水平描述和通用情景设置。</w:delText>
        </w:r>
      </w:del>
    </w:p>
    <w:p>
      <w:pPr>
        <w:pStyle w:val="115"/>
        <w:widowControl/>
        <w:spacing w:line="348" w:lineRule="exact" w:before="0" w:after="0"/>
        <w:ind w:firstLine="0" w:left="0" w:right="0" w:firstLineChars="0" w:hanging="0" w:hangingChars="0" w:start="0" w:end="0" w:leftChars="0" w:rightChars="0" w:startChars="0" w:endChars="0"/>
        <w:jc w:val="both"/>
        <w:rPr>
          <w:ins w:id="2949" w:author="xh" w:date="2026-10-19T09:39:53+08:00"/>
        </w:rPr>
      </w:pPr>
      <w:ins w:id="2950" w:author="xh" w:date="2026-10-19T09:39:53+08:00">
        <w:r>
          <w:rPr>
            <w:rFonts w:ascii="Times New Roman" w:hAnsi="Times New Roman" w:eastAsia="方正仿宋_GBK"/>
            <w:b w:val="0"/>
            <w:sz w:val="24"/>
          </w:rPr>
          <w:t xml:space="preserve">式中，</w:t>
        </w:r>
      </w:ins>
      <w:ins w:id="2951" w:author="xh" w:date="2026-10-19T09:39:53+08:00">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ins>
      <w:ins w:id="2952" w:author="xh" w:date="2026-10-19T09:39:53+08:00">
        <w:r>
          <w:rPr>
            <w:rFonts w:ascii="Times New Roman" w:hAnsi="Times New Roman" w:eastAsia="方正仿宋_GBK"/>
            <w:b w:val="0"/>
            <w:sz w:val="24"/>
          </w:rPr>
          <w:t xml:space="preserve">为地区</w:t>
        </w:r>
      </w:ins>
      <w:ins w:id="2953" w:author="xh" w:date="2026-10-19T09:39:53+08:00">
        <m:oMath>
          <m:r>
            <m:rPr>
              <m:nor m:val="1"/>
            </m:rPr>
            <w:rPr>
              <w:rFonts w:ascii="Times New Roman" w:hAnsi="Times New Roman" w:cs="Times New Roman" w:eastAsia="方正仿宋_GBK"/>
              <w:i w:val="1"/>
              <w:iCs w:val="1"/>
            </w:rPr>
            <m:t>c</m:t>
          </m:r>
        </m:oMath>
      </w:ins>
      <w:ins w:id="2954" w:author="xh" w:date="2026-10-19T09:39:53+08:00">
        <w:r>
          <w:rPr>
            <w:rFonts w:ascii="Times New Roman" w:hAnsi="Times New Roman" w:eastAsia="方正仿宋_GBK"/>
            <w:b w:val="0"/>
            <w:sz w:val="24"/>
          </w:rPr>
          <w:t xml:space="preserve">的2021年初始主变总容量，单位MVA；</w:t>
        </w:r>
      </w:ins>
      <w:ins w:id="2955" w:author="xh" w:date="2026-10-19T09:39:53+08:00">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ins>
      <w:ins w:id="2956" w:author="xh" w:date="2026-10-19T09:39:53+08:00">
        <w:r>
          <w:rPr>
            <w:rFonts w:ascii="Times New Roman" w:hAnsi="Times New Roman" w:eastAsia="方正仿宋_GBK"/>
            <w:b w:val="0"/>
            <w:sz w:val="24"/>
          </w:rPr>
          <w:t xml:space="preserve">为基期容载比，</w:t>
        </w:r>
      </w:ins>
      <w:ins w:id="2957" w:author="xh" w:date="2026-10-19T09:39:53+08:00">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ins>
      <w:ins w:id="2958" w:author="xh" w:date="2026-10-19T09:39:53+08:00">
        <w:r>
          <w:rPr>
            <w:rFonts w:ascii="Times New Roman" w:hAnsi="Times New Roman" w:eastAsia="方正仿宋_GBK"/>
            <w:b w:val="0"/>
            <w:sz w:val="24"/>
          </w:rPr>
          <w:t xml:space="preserve">为同地区第</w:t>
        </w:r>
      </w:ins>
      <w:ins w:id="2959" w:author="xh" w:date="2026-10-19T09:39:53+08:00">
        <m:oMath>
          <m:r>
            <m:rPr>
              <m:nor m:val="1"/>
            </m:rPr>
            <w:rPr>
              <w:rFonts w:ascii="Times New Roman" w:hAnsi="Times New Roman" w:cs="Times New Roman" w:eastAsia="方正仿宋_GBK"/>
              <w:i w:val="1"/>
              <w:iCs w:val="1"/>
            </w:rPr>
            <m:t>y</m:t>
          </m:r>
        </m:oMath>
      </w:ins>
      <w:ins w:id="2960" w:author="xh" w:date="2026-10-19T09:39:53+08:00">
        <w:r>
          <w:rPr>
            <w:rFonts w:ascii="Times New Roman" w:hAnsi="Times New Roman" w:eastAsia="方正仿宋_GBK"/>
            <w:b w:val="0"/>
            <w:sz w:val="24"/>
          </w:rPr>
          <w:t xml:space="preserve">年的年度统计网供最大负荷，单位MW。2021—2025年采用同范围年度统计，2026—2035年采用区域负荷预测相对2025年的比例缩放规划峰值。</w:t>
        </w:r>
      </w:ins>
    </w:p>
    <w:p w14:paraId="0C953D84">
      <w:pPr>
        <w:pStyle w:val="2"/>
        <w:keepNext/>
        <w:spacing w:before="120" w:after="80" w:line="280" w:lineRule="exact"/>
        <w:ind w:firstLine="0"/>
        <w:jc w:val="center"/>
      </w:pPr>
      <w:r>
        <w:rPr>
          <w:rFonts w:ascii="Times New Roman" w:hAnsi="Times New Roman" w:eastAsia="宋体"/>
          <w:b w:val="0"/>
          <w:sz w:val="21"/>
        </w:rPr>
        <w:t xml:space="preserve">表5-1 </w:t>
      </w:r>
      <w:ins w:id="2961" w:author="xh" w:date="2026-10-19T09:40:32+08:00">
        <w:r>
          <w:rPr>
            <w:rFonts w:ascii="Times New Roman" w:hAnsi="Times New Roman" w:eastAsia="宋体"/>
            <w:b w:val="0"/>
            <w:sz w:val="21"/>
          </w:rPr>
          <w:t xml:space="preserve">两地区共同基期及规划年度</w:t>
        </w:r>
      </w:ins>
      <w:del w:id="2962" w:author="xh" w:date="2026-10-19T09:40:32+08:00">
        <w:r>
          <w:rPr>
            <w:rFonts w:ascii="Times New Roman" w:hAnsi="Times New Roman" w:eastAsia="宋体"/>
            <w:b w:val="0"/>
            <w:sz w:val="21"/>
          </w:rPr>
          <w:delText xml:space="preserve">实际统计与仿真起点</w:delText>
        </w:r>
      </w:del>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106BBC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2963" w:author="xh" w:date="2026-10-19T09:41:12+08:00"/>
        </w:trPr>
        <w:tc>
          <w:tcPr>
            <w:tcW w:w="1662" w:type="dxa"/>
            <w:tcMar>
              <w:left w:w="70" w:type="dxa"/>
              <w:right w:w="70" w:type="dxa"/>
            </w:tcMar>
            <w:vAlign w:val="center"/>
          </w:tcPr>
          <w:p w14:paraId="610DE58F">
            <w:pPr>
              <w:keepNext/>
              <w:spacing w:before="20" w:after="20" w:line="260" w:lineRule="exact"/>
              <w:ind w:left="0" w:leftChars="0" w:right="0" w:rightChars="0" w:firstLine="0" w:firstLineChars="0"/>
              <w:jc w:val="center"/>
              <w:rPr>
                <w:del w:id="2974" w:author="xh" w:date="2026-10-19T09:41:12+08:00"/>
              </w:rPr>
            </w:pPr>
            <w:del w:id="2975" w:author="xh" w:date="2026-10-19T09:41:12+08:00">
              <w:r>
                <w:rPr>
                  <w:rFonts w:ascii="Times New Roman" w:hAnsi="Times New Roman" w:eastAsia="宋体"/>
                  <w:b/>
                  <w:sz w:val="18"/>
                </w:rPr>
                <w:delText>地区</w:delText>
              </w:r>
            </w:del>
          </w:p>
        </w:tc>
        <w:tc>
          <w:tcPr>
            <w:tcW w:w="1662" w:type="dxa"/>
            <w:tcMar>
              <w:left w:w="70" w:type="dxa"/>
              <w:right w:w="70" w:type="dxa"/>
            </w:tcMar>
            <w:vAlign w:val="center"/>
          </w:tcPr>
          <w:p w14:paraId="754ABECA">
            <w:pPr>
              <w:keepNext/>
              <w:spacing w:before="20" w:after="20" w:line="260" w:lineRule="exact"/>
              <w:ind w:left="0" w:leftChars="0" w:right="0" w:rightChars="0" w:firstLine="0" w:firstLineChars="0"/>
              <w:jc w:val="center"/>
              <w:rPr>
                <w:del w:id="2976" w:author="xh" w:date="2026-10-19T09:41:12+08:00"/>
              </w:rPr>
            </w:pPr>
            <w:del w:id="2977" w:author="xh" w:date="2026-10-19T09:41:12+08:00">
              <w:r>
                <w:rPr>
                  <w:rFonts w:ascii="Times New Roman" w:hAnsi="Times New Roman" w:eastAsia="宋体"/>
                  <w:b/>
                  <w:sz w:val="18"/>
                </w:rPr>
                <w:delText>年份</w:delText>
              </w:r>
            </w:del>
          </w:p>
        </w:tc>
        <w:tc>
          <w:tcPr>
            <w:tcW w:w="1662" w:type="dxa"/>
            <w:tcMar>
              <w:left w:w="70" w:type="dxa"/>
              <w:right w:w="70" w:type="dxa"/>
            </w:tcMar>
            <w:vAlign w:val="center"/>
          </w:tcPr>
          <w:p w14:paraId="1D959396">
            <w:pPr>
              <w:keepNext/>
              <w:spacing w:before="20" w:after="20" w:line="260" w:lineRule="exact"/>
              <w:ind w:left="0" w:leftChars="0" w:right="0" w:rightChars="0" w:firstLine="0" w:firstLineChars="0"/>
              <w:jc w:val="center"/>
              <w:rPr>
                <w:del w:id="2978" w:author="xh" w:date="2026-10-19T09:41:12+08:00"/>
              </w:rPr>
            </w:pPr>
            <w:del w:id="2979" w:author="xh" w:date="2026-10-19T09:41:12+08:00">
              <w:r>
                <w:rPr>
                  <w:rFonts w:ascii="Times New Roman" w:hAnsi="Times New Roman" w:eastAsia="宋体"/>
                  <w:b/>
                  <w:sz w:val="18"/>
                </w:rPr>
                <w:delText>实际主变容量/MVA</w:delText>
              </w:r>
            </w:del>
          </w:p>
        </w:tc>
        <w:tc>
          <w:tcPr>
            <w:tcW w:w="1662" w:type="dxa"/>
            <w:tcMar>
              <w:left w:w="70" w:type="dxa"/>
              <w:right w:w="70" w:type="dxa"/>
            </w:tcMar>
            <w:vAlign w:val="center"/>
          </w:tcPr>
          <w:p w14:paraId="26815FD0">
            <w:pPr>
              <w:keepNext/>
              <w:spacing w:before="20" w:after="20" w:line="260" w:lineRule="exact"/>
              <w:ind w:left="0" w:leftChars="0" w:right="0" w:rightChars="0" w:firstLine="0" w:firstLineChars="0"/>
              <w:jc w:val="center"/>
              <w:rPr>
                <w:del w:id="2980" w:author="xh" w:date="2026-10-19T09:41:12+08:00"/>
              </w:rPr>
            </w:pPr>
            <w:del w:id="2981" w:author="xh" w:date="2026-10-19T09:41:12+08:00">
              <w:r>
                <w:rPr>
                  <w:rFonts w:ascii="Times New Roman" w:hAnsi="Times New Roman" w:eastAsia="宋体"/>
                  <w:b/>
                  <w:sz w:val="18"/>
                </w:rPr>
                <w:delText>实际年网供最大负荷/MW</w:delText>
              </w:r>
            </w:del>
          </w:p>
        </w:tc>
        <w:tc>
          <w:tcPr>
            <w:tcW w:w="1662" w:type="dxa"/>
            <w:tcMar>
              <w:left w:w="70" w:type="dxa"/>
              <w:right w:w="70" w:type="dxa"/>
            </w:tcMar>
            <w:vAlign w:val="center"/>
          </w:tcPr>
          <w:p w14:paraId="78D18AC0">
            <w:pPr>
              <w:keepNext/>
              <w:spacing w:before="20" w:after="20" w:line="260" w:lineRule="exact"/>
              <w:ind w:left="0" w:leftChars="0" w:right="0" w:rightChars="0" w:firstLine="0" w:firstLineChars="0"/>
              <w:jc w:val="center"/>
              <w:rPr>
                <w:del w:id="2982" w:author="xh" w:date="2026-10-19T09:41:12+08:00"/>
              </w:rPr>
            </w:pPr>
            <w:del w:id="2983" w:author="xh" w:date="2026-10-19T09:41:12+08:00">
              <w:r>
                <w:rPr>
                  <w:rFonts w:ascii="Times New Roman" w:hAnsi="Times New Roman" w:eastAsia="宋体"/>
                  <w:b/>
                  <w:sz w:val="18"/>
                </w:rPr>
                <w:delText>仿真容量/MVA</w:delText>
              </w:r>
            </w:del>
          </w:p>
        </w:tc>
      </w:tr>
      <w:tr w14:paraId="617E52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964" w:author="xh" w:date="2026-10-19T09:41:12+08:00"/>
        </w:trPr>
        <w:tc>
          <w:tcPr>
            <w:tcW w:w="1662" w:type="dxa"/>
            <w:tcMar>
              <w:left w:w="70" w:type="dxa"/>
              <w:right w:w="70" w:type="dxa"/>
            </w:tcMar>
            <w:vAlign w:val="center"/>
          </w:tcPr>
          <w:p w14:paraId="75CF9AD7">
            <w:pPr>
              <w:keepNext w:val="0"/>
              <w:spacing w:before="20" w:after="20" w:line="260" w:lineRule="exact"/>
              <w:ind w:left="0" w:leftChars="0" w:right="0" w:rightChars="0" w:firstLine="0" w:firstLineChars="0"/>
              <w:jc w:val="center"/>
              <w:rPr>
                <w:del w:id="2984" w:author="xh" w:date="2026-10-19T09:41:12+08:00"/>
              </w:rPr>
            </w:pPr>
            <w:del w:id="2985" w:author="xh" w:date="2026-10-19T09:41:12+08:00">
              <w:r>
                <w:rPr>
                  <w:rFonts w:ascii="Times New Roman" w:hAnsi="Times New Roman" w:eastAsia="宋体"/>
                  <w:b w:val="0"/>
                  <w:sz w:val="18"/>
                </w:rPr>
                <w:delText>邳州</w:delText>
              </w:r>
            </w:del>
          </w:p>
        </w:tc>
        <w:tc>
          <w:tcPr>
            <w:tcW w:w="1662" w:type="dxa"/>
            <w:tcMar>
              <w:left w:w="70" w:type="dxa"/>
              <w:right w:w="70" w:type="dxa"/>
            </w:tcMar>
            <w:vAlign w:val="center"/>
          </w:tcPr>
          <w:p w14:paraId="0ACFE158">
            <w:pPr>
              <w:keepNext w:val="0"/>
              <w:spacing w:before="20" w:after="20" w:line="260" w:lineRule="exact"/>
              <w:ind w:left="0" w:leftChars="0" w:right="0" w:rightChars="0" w:firstLine="0" w:firstLineChars="0"/>
              <w:jc w:val="center"/>
              <w:rPr>
                <w:del w:id="2986" w:author="xh" w:date="2026-10-19T09:41:12+08:00"/>
              </w:rPr>
            </w:pPr>
            <w:del w:id="2987" w:author="xh" w:date="2026-10-19T09:41:12+08:00">
              <w:r>
                <w:rPr>
                  <w:rFonts w:ascii="Times New Roman" w:hAnsi="Times New Roman" w:eastAsia="宋体"/>
                  <w:b w:val="0"/>
                  <w:sz w:val="18"/>
                </w:rPr>
                <w:delText>2021</w:delText>
              </w:r>
            </w:del>
          </w:p>
        </w:tc>
        <w:tc>
          <w:tcPr>
            <w:tcW w:w="1662" w:type="dxa"/>
            <w:tcMar>
              <w:left w:w="70" w:type="dxa"/>
              <w:right w:w="70" w:type="dxa"/>
            </w:tcMar>
            <w:vAlign w:val="center"/>
          </w:tcPr>
          <w:p w14:paraId="7A412EBB">
            <w:pPr>
              <w:keepNext w:val="0"/>
              <w:spacing w:before="20" w:after="20" w:line="260" w:lineRule="exact"/>
              <w:ind w:left="0" w:leftChars="0" w:right="0" w:rightChars="0" w:firstLine="0" w:firstLineChars="0"/>
              <w:jc w:val="center"/>
              <w:rPr>
                <w:del w:id="2988" w:author="xh" w:date="2026-10-19T09:41:12+08:00"/>
              </w:rPr>
            </w:pPr>
            <w:del w:id="2989" w:author="xh" w:date="2026-10-19T09:41:12+08:00">
              <w:r>
                <w:rPr>
                  <w:rFonts w:ascii="Times New Roman" w:hAnsi="Times New Roman" w:eastAsia="宋体"/>
                  <w:b w:val="0"/>
                  <w:sz w:val="18"/>
                </w:rPr>
                <w:delText>2027.00</w:delText>
              </w:r>
            </w:del>
          </w:p>
        </w:tc>
        <w:tc>
          <w:tcPr>
            <w:tcW w:w="1662" w:type="dxa"/>
            <w:tcMar>
              <w:left w:w="70" w:type="dxa"/>
              <w:right w:w="70" w:type="dxa"/>
            </w:tcMar>
            <w:vAlign w:val="center"/>
          </w:tcPr>
          <w:p w14:paraId="5BFDE80E">
            <w:pPr>
              <w:keepNext w:val="0"/>
              <w:spacing w:before="20" w:after="20" w:line="260" w:lineRule="exact"/>
              <w:ind w:left="0" w:leftChars="0" w:right="0" w:rightChars="0" w:firstLine="0" w:firstLineChars="0"/>
              <w:jc w:val="center"/>
              <w:rPr>
                <w:del w:id="2990" w:author="xh" w:date="2026-10-19T09:41:12+08:00"/>
              </w:rPr>
            </w:pPr>
            <w:del w:id="2991" w:author="xh" w:date="2026-10-19T09:41:12+08:00">
              <w:r>
                <w:rPr>
                  <w:rFonts w:ascii="Times New Roman" w:hAnsi="Times New Roman" w:eastAsia="宋体"/>
                  <w:b w:val="0"/>
                  <w:sz w:val="18"/>
                </w:rPr>
                <w:delText>731.77</w:delText>
              </w:r>
            </w:del>
          </w:p>
        </w:tc>
        <w:tc>
          <w:tcPr>
            <w:tcW w:w="1662" w:type="dxa"/>
            <w:tcMar>
              <w:left w:w="70" w:type="dxa"/>
              <w:right w:w="70" w:type="dxa"/>
            </w:tcMar>
            <w:vAlign w:val="center"/>
          </w:tcPr>
          <w:p w14:paraId="35CB9102">
            <w:pPr>
              <w:keepNext w:val="0"/>
              <w:spacing w:before="20" w:after="20" w:line="260" w:lineRule="exact"/>
              <w:ind w:left="0" w:leftChars="0" w:right="0" w:rightChars="0" w:firstLine="0" w:firstLineChars="0"/>
              <w:jc w:val="center"/>
              <w:rPr>
                <w:del w:id="2992" w:author="xh" w:date="2026-10-19T09:41:12+08:00"/>
              </w:rPr>
            </w:pPr>
            <w:del w:id="2993" w:author="xh" w:date="2026-10-19T09:41:12+08:00">
              <w:r>
                <w:rPr>
                  <w:rFonts w:ascii="Times New Roman" w:hAnsi="Times New Roman" w:eastAsia="宋体"/>
                  <w:b w:val="0"/>
                  <w:sz w:val="18"/>
                </w:rPr>
                <w:delText>1463.50</w:delText>
              </w:r>
            </w:del>
          </w:p>
        </w:tc>
      </w:tr>
      <w:tr w14:paraId="619F992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965" w:author="xh" w:date="2026-10-19T09:41:12+08:00"/>
        </w:trPr>
        <w:tc>
          <w:tcPr>
            <w:tcW w:w="1662" w:type="dxa"/>
            <w:tcMar>
              <w:left w:w="70" w:type="dxa"/>
              <w:right w:w="70" w:type="dxa"/>
            </w:tcMar>
            <w:vAlign w:val="center"/>
          </w:tcPr>
          <w:p w14:paraId="08027CA1">
            <w:pPr>
              <w:keepNext w:val="0"/>
              <w:spacing w:before="20" w:after="20" w:line="260" w:lineRule="exact"/>
              <w:ind w:left="0" w:leftChars="0" w:right="0" w:rightChars="0" w:firstLine="0" w:firstLineChars="0"/>
              <w:jc w:val="center"/>
              <w:rPr>
                <w:del w:id="2994" w:author="xh" w:date="2026-10-19T09:41:12+08:00"/>
              </w:rPr>
            </w:pPr>
            <w:del w:id="2995" w:author="xh" w:date="2026-10-19T09:41:12+08:00">
              <w:r>
                <w:rPr>
                  <w:rFonts w:ascii="Times New Roman" w:hAnsi="Times New Roman" w:eastAsia="宋体"/>
                  <w:b w:val="0"/>
                  <w:sz w:val="18"/>
                </w:rPr>
                <w:delText>邳州</w:delText>
              </w:r>
            </w:del>
          </w:p>
        </w:tc>
        <w:tc>
          <w:tcPr>
            <w:tcW w:w="1662" w:type="dxa"/>
            <w:tcMar>
              <w:left w:w="70" w:type="dxa"/>
              <w:right w:w="70" w:type="dxa"/>
            </w:tcMar>
            <w:vAlign w:val="center"/>
          </w:tcPr>
          <w:p w14:paraId="66756060">
            <w:pPr>
              <w:keepNext w:val="0"/>
              <w:spacing w:before="20" w:after="20" w:line="260" w:lineRule="exact"/>
              <w:ind w:left="0" w:leftChars="0" w:right="0" w:rightChars="0" w:firstLine="0" w:firstLineChars="0"/>
              <w:jc w:val="center"/>
              <w:rPr>
                <w:del w:id="2996" w:author="xh" w:date="2026-10-19T09:41:12+08:00"/>
              </w:rPr>
            </w:pPr>
            <w:del w:id="2997" w:author="xh" w:date="2026-10-19T09:41:12+08:00">
              <w:r>
                <w:rPr>
                  <w:rFonts w:ascii="Times New Roman" w:hAnsi="Times New Roman" w:eastAsia="宋体"/>
                  <w:b w:val="0"/>
                  <w:sz w:val="18"/>
                </w:rPr>
                <w:delText>2022</w:delText>
              </w:r>
            </w:del>
          </w:p>
        </w:tc>
        <w:tc>
          <w:tcPr>
            <w:tcW w:w="1662" w:type="dxa"/>
            <w:tcMar>
              <w:left w:w="70" w:type="dxa"/>
              <w:right w:w="70" w:type="dxa"/>
            </w:tcMar>
            <w:vAlign w:val="center"/>
          </w:tcPr>
          <w:p w14:paraId="4994CA93">
            <w:pPr>
              <w:keepNext w:val="0"/>
              <w:spacing w:before="20" w:after="20" w:line="260" w:lineRule="exact"/>
              <w:ind w:left="0" w:leftChars="0" w:right="0" w:rightChars="0" w:firstLine="0" w:firstLineChars="0"/>
              <w:jc w:val="center"/>
              <w:rPr>
                <w:del w:id="2998" w:author="xh" w:date="2026-10-19T09:41:12+08:00"/>
              </w:rPr>
            </w:pPr>
            <w:del w:id="2999" w:author="xh" w:date="2026-10-19T09:41:12+08:00">
              <w:r>
                <w:rPr>
                  <w:rFonts w:ascii="Times New Roman" w:hAnsi="Times New Roman" w:eastAsia="宋体"/>
                  <w:b w:val="0"/>
                  <w:sz w:val="18"/>
                </w:rPr>
                <w:delText>2045.50</w:delText>
              </w:r>
            </w:del>
          </w:p>
        </w:tc>
        <w:tc>
          <w:tcPr>
            <w:tcW w:w="1662" w:type="dxa"/>
            <w:tcMar>
              <w:left w:w="70" w:type="dxa"/>
              <w:right w:w="70" w:type="dxa"/>
            </w:tcMar>
            <w:vAlign w:val="center"/>
          </w:tcPr>
          <w:p w14:paraId="1A50708C">
            <w:pPr>
              <w:keepNext w:val="0"/>
              <w:spacing w:before="20" w:after="20" w:line="260" w:lineRule="exact"/>
              <w:ind w:left="0" w:leftChars="0" w:right="0" w:rightChars="0" w:firstLine="0" w:firstLineChars="0"/>
              <w:jc w:val="center"/>
              <w:rPr>
                <w:del w:id="3000" w:author="xh" w:date="2026-10-19T09:41:12+08:00"/>
              </w:rPr>
            </w:pPr>
            <w:del w:id="3001" w:author="xh" w:date="2026-10-19T09:41:12+08:00">
              <w:r>
                <w:rPr>
                  <w:rFonts w:ascii="Times New Roman" w:hAnsi="Times New Roman" w:eastAsia="宋体"/>
                  <w:b w:val="0"/>
                  <w:sz w:val="18"/>
                </w:rPr>
                <w:delText>825.00</w:delText>
              </w:r>
            </w:del>
          </w:p>
        </w:tc>
        <w:tc>
          <w:tcPr>
            <w:tcW w:w="1662" w:type="dxa"/>
            <w:tcMar>
              <w:left w:w="70" w:type="dxa"/>
              <w:right w:w="70" w:type="dxa"/>
            </w:tcMar>
            <w:vAlign w:val="center"/>
          </w:tcPr>
          <w:p w14:paraId="19AAC491">
            <w:pPr>
              <w:keepNext w:val="0"/>
              <w:spacing w:before="20" w:after="20" w:line="260" w:lineRule="exact"/>
              <w:ind w:left="0" w:leftChars="0" w:right="0" w:rightChars="0" w:firstLine="0" w:firstLineChars="0"/>
              <w:jc w:val="center"/>
              <w:rPr>
                <w:del w:id="3002" w:author="xh" w:date="2026-10-19T09:41:12+08:00"/>
              </w:rPr>
            </w:pPr>
            <w:del w:id="3003" w:author="xh" w:date="2026-10-19T09:41:12+08:00">
              <w:r>
                <w:rPr>
                  <w:rFonts w:ascii="Times New Roman" w:hAnsi="Times New Roman" w:eastAsia="宋体"/>
                  <w:b w:val="0"/>
                  <w:sz w:val="18"/>
                </w:rPr>
                <w:delText>按方案投运</w:delText>
              </w:r>
            </w:del>
          </w:p>
        </w:tc>
      </w:tr>
      <w:tr w14:paraId="591B76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966" w:author="xh" w:date="2026-10-19T09:41:12+08:00"/>
        </w:trPr>
        <w:tc>
          <w:tcPr>
            <w:tcW w:w="1662" w:type="dxa"/>
            <w:tcMar>
              <w:left w:w="70" w:type="dxa"/>
              <w:right w:w="70" w:type="dxa"/>
            </w:tcMar>
            <w:vAlign w:val="center"/>
          </w:tcPr>
          <w:p w14:paraId="4DEF770D">
            <w:pPr>
              <w:keepNext w:val="0"/>
              <w:spacing w:before="20" w:after="20" w:line="260" w:lineRule="exact"/>
              <w:ind w:left="0" w:leftChars="0" w:right="0" w:rightChars="0" w:firstLine="0" w:firstLineChars="0"/>
              <w:jc w:val="center"/>
              <w:rPr>
                <w:del w:id="3004" w:author="xh" w:date="2026-10-19T09:41:12+08:00"/>
              </w:rPr>
            </w:pPr>
            <w:del w:id="3005" w:author="xh" w:date="2026-10-19T09:41:12+08:00">
              <w:r>
                <w:rPr>
                  <w:rFonts w:ascii="Times New Roman" w:hAnsi="Times New Roman" w:eastAsia="宋体"/>
                  <w:b w:val="0"/>
                  <w:sz w:val="18"/>
                </w:rPr>
                <w:delText>邳州</w:delText>
              </w:r>
            </w:del>
          </w:p>
        </w:tc>
        <w:tc>
          <w:tcPr>
            <w:tcW w:w="1662" w:type="dxa"/>
            <w:tcMar>
              <w:left w:w="70" w:type="dxa"/>
              <w:right w:w="70" w:type="dxa"/>
            </w:tcMar>
            <w:vAlign w:val="center"/>
          </w:tcPr>
          <w:p w14:paraId="6BCB5740">
            <w:pPr>
              <w:keepNext w:val="0"/>
              <w:spacing w:before="20" w:after="20" w:line="260" w:lineRule="exact"/>
              <w:ind w:left="0" w:leftChars="0" w:right="0" w:rightChars="0" w:firstLine="0" w:firstLineChars="0"/>
              <w:jc w:val="center"/>
              <w:rPr>
                <w:del w:id="3006" w:author="xh" w:date="2026-10-19T09:41:12+08:00"/>
              </w:rPr>
            </w:pPr>
            <w:del w:id="3007" w:author="xh" w:date="2026-10-19T09:41:12+08:00">
              <w:r>
                <w:rPr>
                  <w:rFonts w:ascii="Times New Roman" w:hAnsi="Times New Roman" w:eastAsia="宋体"/>
                  <w:b w:val="0"/>
                  <w:sz w:val="18"/>
                </w:rPr>
                <w:delText>2023</w:delText>
              </w:r>
            </w:del>
          </w:p>
        </w:tc>
        <w:tc>
          <w:tcPr>
            <w:tcW w:w="1662" w:type="dxa"/>
            <w:tcMar>
              <w:left w:w="70" w:type="dxa"/>
              <w:right w:w="70" w:type="dxa"/>
            </w:tcMar>
            <w:vAlign w:val="center"/>
          </w:tcPr>
          <w:p w14:paraId="41012B6B">
            <w:pPr>
              <w:keepNext w:val="0"/>
              <w:spacing w:before="20" w:after="20" w:line="260" w:lineRule="exact"/>
              <w:ind w:left="0" w:leftChars="0" w:right="0" w:rightChars="0" w:firstLine="0" w:firstLineChars="0"/>
              <w:jc w:val="center"/>
              <w:rPr>
                <w:del w:id="3008" w:author="xh" w:date="2026-10-19T09:41:12+08:00"/>
              </w:rPr>
            </w:pPr>
            <w:del w:id="3009" w:author="xh" w:date="2026-10-19T09:41:12+08:00">
              <w:r>
                <w:rPr>
                  <w:rFonts w:ascii="Times New Roman" w:hAnsi="Times New Roman" w:eastAsia="宋体"/>
                  <w:b w:val="0"/>
                  <w:sz w:val="18"/>
                </w:rPr>
                <w:delText>2151.00</w:delText>
              </w:r>
            </w:del>
          </w:p>
        </w:tc>
        <w:tc>
          <w:tcPr>
            <w:tcW w:w="1662" w:type="dxa"/>
            <w:tcMar>
              <w:left w:w="70" w:type="dxa"/>
              <w:right w:w="70" w:type="dxa"/>
            </w:tcMar>
            <w:vAlign w:val="center"/>
          </w:tcPr>
          <w:p w14:paraId="69A48297">
            <w:pPr>
              <w:keepNext w:val="0"/>
              <w:spacing w:before="20" w:after="20" w:line="260" w:lineRule="exact"/>
              <w:ind w:left="0" w:leftChars="0" w:right="0" w:rightChars="0" w:firstLine="0" w:firstLineChars="0"/>
              <w:jc w:val="center"/>
              <w:rPr>
                <w:del w:id="3010" w:author="xh" w:date="2026-10-19T09:41:12+08:00"/>
              </w:rPr>
            </w:pPr>
            <w:del w:id="3011" w:author="xh" w:date="2026-10-19T09:41:12+08:00">
              <w:r>
                <w:rPr>
                  <w:rFonts w:ascii="Times New Roman" w:hAnsi="Times New Roman" w:eastAsia="宋体"/>
                  <w:b w:val="0"/>
                  <w:sz w:val="18"/>
                </w:rPr>
                <w:delText>761.23</w:delText>
              </w:r>
            </w:del>
          </w:p>
        </w:tc>
        <w:tc>
          <w:tcPr>
            <w:tcW w:w="1662" w:type="dxa"/>
            <w:tcMar>
              <w:left w:w="70" w:type="dxa"/>
              <w:right w:w="70" w:type="dxa"/>
            </w:tcMar>
            <w:vAlign w:val="center"/>
          </w:tcPr>
          <w:p w14:paraId="07F54512">
            <w:pPr>
              <w:keepNext w:val="0"/>
              <w:spacing w:before="20" w:after="20" w:line="260" w:lineRule="exact"/>
              <w:ind w:left="0" w:leftChars="0" w:right="0" w:rightChars="0" w:firstLine="0" w:firstLineChars="0"/>
              <w:jc w:val="center"/>
              <w:rPr>
                <w:del w:id="3012" w:author="xh" w:date="2026-10-19T09:41:12+08:00"/>
              </w:rPr>
            </w:pPr>
            <w:del w:id="3013" w:author="xh" w:date="2026-10-19T09:41:12+08:00">
              <w:r>
                <w:rPr>
                  <w:rFonts w:ascii="Times New Roman" w:hAnsi="Times New Roman" w:eastAsia="宋体"/>
                  <w:b w:val="0"/>
                  <w:sz w:val="18"/>
                </w:rPr>
                <w:delText>按方案投运</w:delText>
              </w:r>
            </w:del>
          </w:p>
        </w:tc>
      </w:tr>
      <w:tr w14:paraId="2F7A42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967" w:author="xh" w:date="2026-10-19T09:41:12+08:00"/>
        </w:trPr>
        <w:tc>
          <w:tcPr>
            <w:tcW w:w="1662" w:type="dxa"/>
            <w:tcMar>
              <w:left w:w="70" w:type="dxa"/>
              <w:right w:w="70" w:type="dxa"/>
            </w:tcMar>
            <w:vAlign w:val="center"/>
          </w:tcPr>
          <w:p w14:paraId="66A57AF9">
            <w:pPr>
              <w:keepNext w:val="0"/>
              <w:spacing w:before="20" w:after="20" w:line="260" w:lineRule="exact"/>
              <w:ind w:left="0" w:leftChars="0" w:right="0" w:rightChars="0" w:firstLine="0" w:firstLineChars="0"/>
              <w:jc w:val="center"/>
              <w:rPr>
                <w:del w:id="3014" w:author="xh" w:date="2026-10-19T09:41:12+08:00"/>
              </w:rPr>
            </w:pPr>
            <w:del w:id="3015" w:author="xh" w:date="2026-10-19T09:41:12+08:00">
              <w:r>
                <w:rPr>
                  <w:rFonts w:ascii="Times New Roman" w:hAnsi="Times New Roman" w:eastAsia="宋体"/>
                  <w:b w:val="0"/>
                  <w:sz w:val="18"/>
                </w:rPr>
                <w:delText>邳州</w:delText>
              </w:r>
            </w:del>
          </w:p>
        </w:tc>
        <w:tc>
          <w:tcPr>
            <w:tcW w:w="1662" w:type="dxa"/>
            <w:tcMar>
              <w:left w:w="70" w:type="dxa"/>
              <w:right w:w="70" w:type="dxa"/>
            </w:tcMar>
            <w:vAlign w:val="center"/>
          </w:tcPr>
          <w:p w14:paraId="4C27BDCA">
            <w:pPr>
              <w:keepNext w:val="0"/>
              <w:spacing w:before="20" w:after="20" w:line="260" w:lineRule="exact"/>
              <w:ind w:left="0" w:leftChars="0" w:right="0" w:rightChars="0" w:firstLine="0" w:firstLineChars="0"/>
              <w:jc w:val="center"/>
              <w:rPr>
                <w:del w:id="3016" w:author="xh" w:date="2026-10-19T09:41:12+08:00"/>
              </w:rPr>
            </w:pPr>
            <w:del w:id="3017" w:author="xh" w:date="2026-10-19T09:41:12+08:00">
              <w:r>
                <w:rPr>
                  <w:rFonts w:ascii="Times New Roman" w:hAnsi="Times New Roman" w:eastAsia="宋体"/>
                  <w:b w:val="0"/>
                  <w:sz w:val="18"/>
                </w:rPr>
                <w:delText>2024</w:delText>
              </w:r>
            </w:del>
          </w:p>
        </w:tc>
        <w:tc>
          <w:tcPr>
            <w:tcW w:w="1662" w:type="dxa"/>
            <w:tcMar>
              <w:left w:w="70" w:type="dxa"/>
              <w:right w:w="70" w:type="dxa"/>
            </w:tcMar>
            <w:vAlign w:val="center"/>
          </w:tcPr>
          <w:p w14:paraId="4BDA1EC8">
            <w:pPr>
              <w:keepNext w:val="0"/>
              <w:spacing w:before="20" w:after="20" w:line="260" w:lineRule="exact"/>
              <w:ind w:left="0" w:leftChars="0" w:right="0" w:rightChars="0" w:firstLine="0" w:firstLineChars="0"/>
              <w:jc w:val="center"/>
              <w:rPr>
                <w:del w:id="3018" w:author="xh" w:date="2026-10-19T09:41:12+08:00"/>
              </w:rPr>
            </w:pPr>
            <w:del w:id="3019" w:author="xh" w:date="2026-10-19T09:41:12+08:00">
              <w:r>
                <w:rPr>
                  <w:rFonts w:ascii="Times New Roman" w:hAnsi="Times New Roman" w:eastAsia="宋体"/>
                  <w:b w:val="0"/>
                  <w:sz w:val="18"/>
                </w:rPr>
                <w:delText>2169.50</w:delText>
              </w:r>
            </w:del>
          </w:p>
        </w:tc>
        <w:tc>
          <w:tcPr>
            <w:tcW w:w="1662" w:type="dxa"/>
            <w:tcMar>
              <w:left w:w="70" w:type="dxa"/>
              <w:right w:w="70" w:type="dxa"/>
            </w:tcMar>
            <w:vAlign w:val="center"/>
          </w:tcPr>
          <w:p w14:paraId="39DFB9E4">
            <w:pPr>
              <w:keepNext w:val="0"/>
              <w:spacing w:before="20" w:after="20" w:line="260" w:lineRule="exact"/>
              <w:ind w:left="0" w:leftChars="0" w:right="0" w:rightChars="0" w:firstLine="0" w:firstLineChars="0"/>
              <w:jc w:val="center"/>
              <w:rPr>
                <w:del w:id="3020" w:author="xh" w:date="2026-10-19T09:41:12+08:00"/>
              </w:rPr>
            </w:pPr>
            <w:del w:id="3021" w:author="xh" w:date="2026-10-19T09:41:12+08:00">
              <w:r>
                <w:rPr>
                  <w:rFonts w:ascii="Times New Roman" w:hAnsi="Times New Roman" w:eastAsia="宋体"/>
                  <w:b w:val="0"/>
                  <w:sz w:val="18"/>
                </w:rPr>
                <w:delText>862.66</w:delText>
              </w:r>
            </w:del>
          </w:p>
        </w:tc>
        <w:tc>
          <w:tcPr>
            <w:tcW w:w="1662" w:type="dxa"/>
            <w:tcMar>
              <w:left w:w="70" w:type="dxa"/>
              <w:right w:w="70" w:type="dxa"/>
            </w:tcMar>
            <w:vAlign w:val="center"/>
          </w:tcPr>
          <w:p w14:paraId="0428C6AA">
            <w:pPr>
              <w:keepNext w:val="0"/>
              <w:spacing w:before="20" w:after="20" w:line="260" w:lineRule="exact"/>
              <w:ind w:left="0" w:leftChars="0" w:right="0" w:rightChars="0" w:firstLine="0" w:firstLineChars="0"/>
              <w:jc w:val="center"/>
              <w:rPr>
                <w:del w:id="3022" w:author="xh" w:date="2026-10-19T09:41:12+08:00"/>
              </w:rPr>
            </w:pPr>
            <w:del w:id="3023" w:author="xh" w:date="2026-10-19T09:41:12+08:00">
              <w:r>
                <w:rPr>
                  <w:rFonts w:ascii="Times New Roman" w:hAnsi="Times New Roman" w:eastAsia="宋体"/>
                  <w:b w:val="0"/>
                  <w:sz w:val="18"/>
                </w:rPr>
                <w:delText>按方案投运</w:delText>
              </w:r>
            </w:del>
          </w:p>
        </w:tc>
      </w:tr>
      <w:tr w14:paraId="37E4F0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968" w:author="xh" w:date="2026-10-19T09:41:12+08:00"/>
        </w:trPr>
        <w:tc>
          <w:tcPr>
            <w:tcW w:w="1662" w:type="dxa"/>
            <w:tcMar>
              <w:left w:w="70" w:type="dxa"/>
              <w:right w:w="70" w:type="dxa"/>
            </w:tcMar>
            <w:vAlign w:val="center"/>
          </w:tcPr>
          <w:p w14:paraId="68D45E7B">
            <w:pPr>
              <w:keepNext w:val="0"/>
              <w:spacing w:before="20" w:after="20" w:line="260" w:lineRule="exact"/>
              <w:ind w:left="0" w:leftChars="0" w:right="0" w:rightChars="0" w:firstLine="0" w:firstLineChars="0"/>
              <w:jc w:val="center"/>
              <w:rPr>
                <w:del w:id="3024" w:author="xh" w:date="2026-10-19T09:41:12+08:00"/>
              </w:rPr>
            </w:pPr>
            <w:del w:id="3025" w:author="xh" w:date="2026-10-19T09:41:12+08:00">
              <w:r>
                <w:rPr>
                  <w:rFonts w:ascii="Times New Roman" w:hAnsi="Times New Roman" w:eastAsia="宋体"/>
                  <w:b w:val="0"/>
                  <w:sz w:val="18"/>
                </w:rPr>
                <w:delText>邳州</w:delText>
              </w:r>
            </w:del>
          </w:p>
        </w:tc>
        <w:tc>
          <w:tcPr>
            <w:tcW w:w="1662" w:type="dxa"/>
            <w:tcMar>
              <w:left w:w="70" w:type="dxa"/>
              <w:right w:w="70" w:type="dxa"/>
            </w:tcMar>
            <w:vAlign w:val="center"/>
          </w:tcPr>
          <w:p w14:paraId="546EA909">
            <w:pPr>
              <w:keepNext w:val="0"/>
              <w:spacing w:before="20" w:after="20" w:line="260" w:lineRule="exact"/>
              <w:ind w:left="0" w:leftChars="0" w:right="0" w:rightChars="0" w:firstLine="0" w:firstLineChars="0"/>
              <w:jc w:val="center"/>
              <w:rPr>
                <w:del w:id="3026" w:author="xh" w:date="2026-10-19T09:41:12+08:00"/>
              </w:rPr>
            </w:pPr>
            <w:del w:id="3027" w:author="xh" w:date="2026-10-19T09:41:12+08:00">
              <w:r>
                <w:rPr>
                  <w:rFonts w:ascii="Times New Roman" w:hAnsi="Times New Roman" w:eastAsia="宋体"/>
                  <w:b w:val="0"/>
                  <w:sz w:val="18"/>
                </w:rPr>
                <w:delText>2025</w:delText>
              </w:r>
            </w:del>
          </w:p>
        </w:tc>
        <w:tc>
          <w:tcPr>
            <w:tcW w:w="1662" w:type="dxa"/>
            <w:tcMar>
              <w:left w:w="70" w:type="dxa"/>
              <w:right w:w="70" w:type="dxa"/>
            </w:tcMar>
            <w:vAlign w:val="center"/>
          </w:tcPr>
          <w:p w14:paraId="1E05050D">
            <w:pPr>
              <w:keepNext w:val="0"/>
              <w:spacing w:before="20" w:after="20" w:line="260" w:lineRule="exact"/>
              <w:ind w:left="0" w:leftChars="0" w:right="0" w:rightChars="0" w:firstLine="0" w:firstLineChars="0"/>
              <w:jc w:val="center"/>
              <w:rPr>
                <w:del w:id="3028" w:author="xh" w:date="2026-10-19T09:41:12+08:00"/>
              </w:rPr>
            </w:pPr>
            <w:del w:id="3029" w:author="xh" w:date="2026-10-19T09:41:12+08:00">
              <w:r>
                <w:rPr>
                  <w:rFonts w:ascii="Times New Roman" w:hAnsi="Times New Roman" w:eastAsia="宋体"/>
                  <w:b w:val="0"/>
                  <w:sz w:val="18"/>
                </w:rPr>
                <w:delText>2139.50</w:delText>
              </w:r>
            </w:del>
          </w:p>
        </w:tc>
        <w:tc>
          <w:tcPr>
            <w:tcW w:w="1662" w:type="dxa"/>
            <w:tcMar>
              <w:left w:w="70" w:type="dxa"/>
              <w:right w:w="70" w:type="dxa"/>
            </w:tcMar>
            <w:vAlign w:val="center"/>
          </w:tcPr>
          <w:p w14:paraId="07CB42CE">
            <w:pPr>
              <w:keepNext w:val="0"/>
              <w:spacing w:before="20" w:after="20" w:line="260" w:lineRule="exact"/>
              <w:ind w:left="0" w:leftChars="0" w:right="0" w:rightChars="0" w:firstLine="0" w:firstLineChars="0"/>
              <w:jc w:val="center"/>
              <w:rPr>
                <w:del w:id="3030" w:author="xh" w:date="2026-10-19T09:41:12+08:00"/>
              </w:rPr>
            </w:pPr>
            <w:del w:id="3031" w:author="xh" w:date="2026-10-19T09:41:12+08:00">
              <w:r>
                <w:rPr>
                  <w:rFonts w:ascii="Times New Roman" w:hAnsi="Times New Roman" w:eastAsia="宋体"/>
                  <w:b w:val="0"/>
                  <w:sz w:val="18"/>
                </w:rPr>
                <w:delText>956.45</w:delText>
              </w:r>
            </w:del>
          </w:p>
        </w:tc>
        <w:tc>
          <w:tcPr>
            <w:tcW w:w="1662" w:type="dxa"/>
            <w:tcMar>
              <w:left w:w="70" w:type="dxa"/>
              <w:right w:w="70" w:type="dxa"/>
            </w:tcMar>
            <w:vAlign w:val="center"/>
          </w:tcPr>
          <w:p w14:paraId="26C3EB32">
            <w:pPr>
              <w:keepNext w:val="0"/>
              <w:spacing w:before="20" w:after="20" w:line="260" w:lineRule="exact"/>
              <w:ind w:left="0" w:leftChars="0" w:right="0" w:rightChars="0" w:firstLine="0" w:firstLineChars="0"/>
              <w:jc w:val="center"/>
              <w:rPr>
                <w:del w:id="3032" w:author="xh" w:date="2026-10-19T09:41:12+08:00"/>
              </w:rPr>
            </w:pPr>
            <w:del w:id="3033" w:author="xh" w:date="2026-10-19T09:41:12+08:00">
              <w:r>
                <w:rPr>
                  <w:rFonts w:ascii="Times New Roman" w:hAnsi="Times New Roman" w:eastAsia="宋体"/>
                  <w:b w:val="0"/>
                  <w:sz w:val="18"/>
                </w:rPr>
                <w:delText>按方案投运</w:delText>
              </w:r>
            </w:del>
          </w:p>
        </w:tc>
      </w:tr>
      <w:tr w14:paraId="1E3EBC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969" w:author="xh" w:date="2026-10-19T09:41:12+08:00"/>
        </w:trPr>
        <w:tc>
          <w:tcPr>
            <w:tcW w:w="1662" w:type="dxa"/>
            <w:tcMar>
              <w:left w:w="70" w:type="dxa"/>
              <w:right w:w="70" w:type="dxa"/>
            </w:tcMar>
            <w:vAlign w:val="center"/>
          </w:tcPr>
          <w:p w14:paraId="2C14C2E6">
            <w:pPr>
              <w:keepNext w:val="0"/>
              <w:spacing w:before="20" w:after="20" w:line="260" w:lineRule="exact"/>
              <w:ind w:left="0" w:leftChars="0" w:right="0" w:rightChars="0" w:firstLine="0" w:firstLineChars="0"/>
              <w:jc w:val="center"/>
              <w:rPr>
                <w:del w:id="3034" w:author="xh" w:date="2026-10-19T09:41:12+08:00"/>
              </w:rPr>
            </w:pPr>
            <w:del w:id="3035" w:author="xh" w:date="2026-10-19T09:41:12+08:00">
              <w:r>
                <w:rPr>
                  <w:rFonts w:ascii="Times New Roman" w:hAnsi="Times New Roman" w:eastAsia="宋体"/>
                  <w:b w:val="0"/>
                  <w:sz w:val="18"/>
                </w:rPr>
                <w:delText>市区</w:delText>
              </w:r>
            </w:del>
          </w:p>
        </w:tc>
        <w:tc>
          <w:tcPr>
            <w:tcW w:w="1662" w:type="dxa"/>
            <w:tcMar>
              <w:left w:w="70" w:type="dxa"/>
              <w:right w:w="70" w:type="dxa"/>
            </w:tcMar>
            <w:vAlign w:val="center"/>
          </w:tcPr>
          <w:p w14:paraId="53ECA604">
            <w:pPr>
              <w:keepNext w:val="0"/>
              <w:spacing w:before="20" w:after="20" w:line="260" w:lineRule="exact"/>
              <w:ind w:left="0" w:leftChars="0" w:right="0" w:rightChars="0" w:firstLine="0" w:firstLineChars="0"/>
              <w:jc w:val="center"/>
              <w:rPr>
                <w:del w:id="3036" w:author="xh" w:date="2026-10-19T09:41:12+08:00"/>
              </w:rPr>
            </w:pPr>
            <w:del w:id="3037" w:author="xh" w:date="2026-10-19T09:41:12+08:00">
              <w:r>
                <w:rPr>
                  <w:rFonts w:ascii="Times New Roman" w:hAnsi="Times New Roman" w:eastAsia="宋体"/>
                  <w:b w:val="0"/>
                  <w:sz w:val="18"/>
                </w:rPr>
                <w:delText>2021</w:delText>
              </w:r>
            </w:del>
          </w:p>
        </w:tc>
        <w:tc>
          <w:tcPr>
            <w:tcW w:w="1662" w:type="dxa"/>
            <w:tcMar>
              <w:left w:w="70" w:type="dxa"/>
              <w:right w:w="70" w:type="dxa"/>
            </w:tcMar>
            <w:vAlign w:val="center"/>
          </w:tcPr>
          <w:p w14:paraId="5D8B2192">
            <w:pPr>
              <w:keepNext w:val="0"/>
              <w:spacing w:before="20" w:after="20" w:line="260" w:lineRule="exact"/>
              <w:ind w:left="0" w:leftChars="0" w:right="0" w:rightChars="0" w:firstLine="0" w:firstLineChars="0"/>
              <w:jc w:val="center"/>
              <w:rPr>
                <w:del w:id="3038" w:author="xh" w:date="2026-10-19T09:41:12+08:00"/>
              </w:rPr>
            </w:pPr>
            <w:del w:id="3039" w:author="xh" w:date="2026-10-19T09:41:12+08:00">
              <w:r>
                <w:rPr>
                  <w:rFonts w:ascii="Times New Roman" w:hAnsi="Times New Roman" w:eastAsia="宋体"/>
                  <w:b w:val="0"/>
                  <w:sz w:val="18"/>
                </w:rPr>
                <w:delText>3113.50</w:delText>
              </w:r>
            </w:del>
          </w:p>
        </w:tc>
        <w:tc>
          <w:tcPr>
            <w:tcW w:w="1662" w:type="dxa"/>
            <w:tcMar>
              <w:left w:w="70" w:type="dxa"/>
              <w:right w:w="70" w:type="dxa"/>
            </w:tcMar>
            <w:vAlign w:val="center"/>
          </w:tcPr>
          <w:p w14:paraId="3884B47A">
            <w:pPr>
              <w:keepNext w:val="0"/>
              <w:spacing w:before="20" w:after="20" w:line="260" w:lineRule="exact"/>
              <w:ind w:left="0" w:leftChars="0" w:right="0" w:rightChars="0" w:firstLine="0" w:firstLineChars="0"/>
              <w:jc w:val="center"/>
              <w:rPr>
                <w:del w:id="3040" w:author="xh" w:date="2026-10-19T09:41:12+08:00"/>
              </w:rPr>
            </w:pPr>
            <w:del w:id="3041" w:author="xh" w:date="2026-10-19T09:41:12+08:00">
              <w:r>
                <w:rPr>
                  <w:rFonts w:ascii="Times New Roman" w:hAnsi="Times New Roman" w:eastAsia="宋体"/>
                  <w:b w:val="0"/>
                  <w:sz w:val="18"/>
                </w:rPr>
                <w:delText>1449.77</w:delText>
              </w:r>
            </w:del>
          </w:p>
        </w:tc>
        <w:tc>
          <w:tcPr>
            <w:tcW w:w="1662" w:type="dxa"/>
            <w:tcMar>
              <w:left w:w="70" w:type="dxa"/>
              <w:right w:w="70" w:type="dxa"/>
            </w:tcMar>
            <w:vAlign w:val="center"/>
          </w:tcPr>
          <w:p w14:paraId="4EC33768">
            <w:pPr>
              <w:keepNext w:val="0"/>
              <w:spacing w:before="20" w:after="20" w:line="260" w:lineRule="exact"/>
              <w:ind w:left="0" w:leftChars="0" w:right="0" w:rightChars="0" w:firstLine="0" w:firstLineChars="0"/>
              <w:jc w:val="center"/>
              <w:rPr>
                <w:del w:id="3042" w:author="xh" w:date="2026-10-19T09:41:12+08:00"/>
              </w:rPr>
            </w:pPr>
            <w:del w:id="3043" w:author="xh" w:date="2026-10-19T09:41:12+08:00">
              <w:r>
                <w:rPr>
                  <w:rFonts w:ascii="Times New Roman" w:hAnsi="Times New Roman" w:eastAsia="宋体"/>
                  <w:b w:val="0"/>
                  <w:sz w:val="18"/>
                </w:rPr>
                <w:delText>2900.00</w:delText>
              </w:r>
            </w:del>
          </w:p>
        </w:tc>
      </w:tr>
      <w:tr w14:paraId="13D613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970" w:author="xh" w:date="2026-10-19T09:41:12+08:00"/>
        </w:trPr>
        <w:tc>
          <w:tcPr>
            <w:tcW w:w="1662" w:type="dxa"/>
            <w:tcMar>
              <w:left w:w="70" w:type="dxa"/>
              <w:right w:w="70" w:type="dxa"/>
            </w:tcMar>
            <w:vAlign w:val="center"/>
          </w:tcPr>
          <w:p w14:paraId="09564B95">
            <w:pPr>
              <w:keepNext w:val="0"/>
              <w:spacing w:before="20" w:after="20" w:line="260" w:lineRule="exact"/>
              <w:ind w:left="0" w:leftChars="0" w:right="0" w:rightChars="0" w:firstLine="0" w:firstLineChars="0"/>
              <w:jc w:val="center"/>
              <w:rPr>
                <w:del w:id="3044" w:author="xh" w:date="2026-10-19T09:41:12+08:00"/>
              </w:rPr>
            </w:pPr>
            <w:del w:id="3045" w:author="xh" w:date="2026-10-19T09:41:12+08:00">
              <w:r>
                <w:rPr>
                  <w:rFonts w:ascii="Times New Roman" w:hAnsi="Times New Roman" w:eastAsia="宋体"/>
                  <w:b w:val="0"/>
                  <w:sz w:val="18"/>
                </w:rPr>
                <w:delText>市区</w:delText>
              </w:r>
            </w:del>
          </w:p>
        </w:tc>
        <w:tc>
          <w:tcPr>
            <w:tcW w:w="1662" w:type="dxa"/>
            <w:tcMar>
              <w:left w:w="70" w:type="dxa"/>
              <w:right w:w="70" w:type="dxa"/>
            </w:tcMar>
            <w:vAlign w:val="center"/>
          </w:tcPr>
          <w:p w14:paraId="45E0147F">
            <w:pPr>
              <w:keepNext w:val="0"/>
              <w:spacing w:before="20" w:after="20" w:line="260" w:lineRule="exact"/>
              <w:ind w:left="0" w:leftChars="0" w:right="0" w:rightChars="0" w:firstLine="0" w:firstLineChars="0"/>
              <w:jc w:val="center"/>
              <w:rPr>
                <w:del w:id="3046" w:author="xh" w:date="2026-10-19T09:41:12+08:00"/>
              </w:rPr>
            </w:pPr>
            <w:del w:id="3047" w:author="xh" w:date="2026-10-19T09:41:12+08:00">
              <w:r>
                <w:rPr>
                  <w:rFonts w:ascii="Times New Roman" w:hAnsi="Times New Roman" w:eastAsia="宋体"/>
                  <w:b w:val="0"/>
                  <w:sz w:val="18"/>
                </w:rPr>
                <w:delText>2022</w:delText>
              </w:r>
            </w:del>
          </w:p>
        </w:tc>
        <w:tc>
          <w:tcPr>
            <w:tcW w:w="1662" w:type="dxa"/>
            <w:tcMar>
              <w:left w:w="70" w:type="dxa"/>
              <w:right w:w="70" w:type="dxa"/>
            </w:tcMar>
            <w:vAlign w:val="center"/>
          </w:tcPr>
          <w:p w14:paraId="611367C5">
            <w:pPr>
              <w:keepNext w:val="0"/>
              <w:spacing w:before="20" w:after="20" w:line="260" w:lineRule="exact"/>
              <w:ind w:left="0" w:leftChars="0" w:right="0" w:rightChars="0" w:firstLine="0" w:firstLineChars="0"/>
              <w:jc w:val="center"/>
              <w:rPr>
                <w:del w:id="3048" w:author="xh" w:date="2026-10-19T09:41:12+08:00"/>
              </w:rPr>
            </w:pPr>
            <w:del w:id="3049" w:author="xh" w:date="2026-10-19T09:41:12+08:00">
              <w:r>
                <w:rPr>
                  <w:rFonts w:ascii="Times New Roman" w:hAnsi="Times New Roman" w:eastAsia="宋体"/>
                  <w:b w:val="0"/>
                  <w:sz w:val="18"/>
                </w:rPr>
                <w:delText>3345.00</w:delText>
              </w:r>
            </w:del>
          </w:p>
        </w:tc>
        <w:tc>
          <w:tcPr>
            <w:tcW w:w="1662" w:type="dxa"/>
            <w:tcMar>
              <w:left w:w="70" w:type="dxa"/>
              <w:right w:w="70" w:type="dxa"/>
            </w:tcMar>
            <w:vAlign w:val="center"/>
          </w:tcPr>
          <w:p w14:paraId="38EFC3A1">
            <w:pPr>
              <w:keepNext w:val="0"/>
              <w:spacing w:before="20" w:after="20" w:line="260" w:lineRule="exact"/>
              <w:ind w:left="0" w:leftChars="0" w:right="0" w:rightChars="0" w:firstLine="0" w:firstLineChars="0"/>
              <w:jc w:val="center"/>
              <w:rPr>
                <w:del w:id="3050" w:author="xh" w:date="2026-10-19T09:41:12+08:00"/>
              </w:rPr>
            </w:pPr>
            <w:del w:id="3051" w:author="xh" w:date="2026-10-19T09:41:12+08:00">
              <w:r>
                <w:rPr>
                  <w:rFonts w:ascii="Times New Roman" w:hAnsi="Times New Roman" w:eastAsia="宋体"/>
                  <w:b w:val="0"/>
                  <w:sz w:val="18"/>
                </w:rPr>
                <w:delText>1432.37</w:delText>
              </w:r>
            </w:del>
          </w:p>
        </w:tc>
        <w:tc>
          <w:tcPr>
            <w:tcW w:w="1662" w:type="dxa"/>
            <w:tcMar>
              <w:left w:w="70" w:type="dxa"/>
              <w:right w:w="70" w:type="dxa"/>
            </w:tcMar>
            <w:vAlign w:val="center"/>
          </w:tcPr>
          <w:p w14:paraId="3632AA56">
            <w:pPr>
              <w:keepNext w:val="0"/>
              <w:spacing w:before="20" w:after="20" w:line="260" w:lineRule="exact"/>
              <w:ind w:left="0" w:leftChars="0" w:right="0" w:rightChars="0" w:firstLine="0" w:firstLineChars="0"/>
              <w:jc w:val="center"/>
              <w:rPr>
                <w:del w:id="3052" w:author="xh" w:date="2026-10-19T09:41:12+08:00"/>
              </w:rPr>
            </w:pPr>
            <w:del w:id="3053" w:author="xh" w:date="2026-10-19T09:41:12+08:00">
              <w:r>
                <w:rPr>
                  <w:rFonts w:ascii="Times New Roman" w:hAnsi="Times New Roman" w:eastAsia="宋体"/>
                  <w:b w:val="0"/>
                  <w:sz w:val="18"/>
                </w:rPr>
                <w:delText>按方案投运</w:delText>
              </w:r>
            </w:del>
          </w:p>
        </w:tc>
      </w:tr>
      <w:tr w14:paraId="285810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971" w:author="xh" w:date="2026-10-19T09:41:12+08:00"/>
        </w:trPr>
        <w:tc>
          <w:tcPr>
            <w:tcW w:w="1662" w:type="dxa"/>
            <w:tcMar>
              <w:left w:w="70" w:type="dxa"/>
              <w:right w:w="70" w:type="dxa"/>
            </w:tcMar>
            <w:vAlign w:val="center"/>
          </w:tcPr>
          <w:p w14:paraId="74BA5E28">
            <w:pPr>
              <w:keepNext w:val="0"/>
              <w:spacing w:before="20" w:after="20" w:line="260" w:lineRule="exact"/>
              <w:ind w:left="0" w:leftChars="0" w:right="0" w:rightChars="0" w:firstLine="0" w:firstLineChars="0"/>
              <w:jc w:val="center"/>
              <w:rPr>
                <w:del w:id="3054" w:author="xh" w:date="2026-10-19T09:41:12+08:00"/>
              </w:rPr>
            </w:pPr>
            <w:del w:id="3055" w:author="xh" w:date="2026-10-19T09:41:12+08:00">
              <w:r>
                <w:rPr>
                  <w:rFonts w:ascii="Times New Roman" w:hAnsi="Times New Roman" w:eastAsia="宋体"/>
                  <w:b w:val="0"/>
                  <w:sz w:val="18"/>
                </w:rPr>
                <w:delText>市区</w:delText>
              </w:r>
            </w:del>
          </w:p>
        </w:tc>
        <w:tc>
          <w:tcPr>
            <w:tcW w:w="1662" w:type="dxa"/>
            <w:tcMar>
              <w:left w:w="70" w:type="dxa"/>
              <w:right w:w="70" w:type="dxa"/>
            </w:tcMar>
            <w:vAlign w:val="center"/>
          </w:tcPr>
          <w:p w14:paraId="73DE164B">
            <w:pPr>
              <w:keepNext w:val="0"/>
              <w:spacing w:before="20" w:after="20" w:line="260" w:lineRule="exact"/>
              <w:ind w:left="0" w:leftChars="0" w:right="0" w:rightChars="0" w:firstLine="0" w:firstLineChars="0"/>
              <w:jc w:val="center"/>
              <w:rPr>
                <w:del w:id="3056" w:author="xh" w:date="2026-10-19T09:41:12+08:00"/>
              </w:rPr>
            </w:pPr>
            <w:del w:id="3057" w:author="xh" w:date="2026-10-19T09:41:12+08:00">
              <w:r>
                <w:rPr>
                  <w:rFonts w:ascii="Times New Roman" w:hAnsi="Times New Roman" w:eastAsia="宋体"/>
                  <w:b w:val="0"/>
                  <w:sz w:val="18"/>
                </w:rPr>
                <w:delText>2023</w:delText>
              </w:r>
            </w:del>
          </w:p>
        </w:tc>
        <w:tc>
          <w:tcPr>
            <w:tcW w:w="1662" w:type="dxa"/>
            <w:tcMar>
              <w:left w:w="70" w:type="dxa"/>
              <w:right w:w="70" w:type="dxa"/>
            </w:tcMar>
            <w:vAlign w:val="center"/>
          </w:tcPr>
          <w:p w14:paraId="4DD4D27F">
            <w:pPr>
              <w:keepNext w:val="0"/>
              <w:spacing w:before="20" w:after="20" w:line="260" w:lineRule="exact"/>
              <w:ind w:left="0" w:leftChars="0" w:right="0" w:rightChars="0" w:firstLine="0" w:firstLineChars="0"/>
              <w:jc w:val="center"/>
              <w:rPr>
                <w:del w:id="3058" w:author="xh" w:date="2026-10-19T09:41:12+08:00"/>
              </w:rPr>
            </w:pPr>
            <w:del w:id="3059" w:author="xh" w:date="2026-10-19T09:41:12+08:00">
              <w:r>
                <w:rPr>
                  <w:rFonts w:ascii="Times New Roman" w:hAnsi="Times New Roman" w:eastAsia="宋体"/>
                  <w:b w:val="0"/>
                  <w:sz w:val="18"/>
                </w:rPr>
                <w:delText>3575.00</w:delText>
              </w:r>
            </w:del>
          </w:p>
        </w:tc>
        <w:tc>
          <w:tcPr>
            <w:tcW w:w="1662" w:type="dxa"/>
            <w:tcMar>
              <w:left w:w="70" w:type="dxa"/>
              <w:right w:w="70" w:type="dxa"/>
            </w:tcMar>
            <w:vAlign w:val="center"/>
          </w:tcPr>
          <w:p w14:paraId="6EC70F51">
            <w:pPr>
              <w:keepNext w:val="0"/>
              <w:spacing w:before="20" w:after="20" w:line="260" w:lineRule="exact"/>
              <w:ind w:left="0" w:leftChars="0" w:right="0" w:rightChars="0" w:firstLine="0" w:firstLineChars="0"/>
              <w:jc w:val="center"/>
              <w:rPr>
                <w:del w:id="3060" w:author="xh" w:date="2026-10-19T09:41:12+08:00"/>
              </w:rPr>
            </w:pPr>
            <w:del w:id="3061" w:author="xh" w:date="2026-10-19T09:41:12+08:00">
              <w:r>
                <w:rPr>
                  <w:rFonts w:ascii="Times New Roman" w:hAnsi="Times New Roman" w:eastAsia="宋体"/>
                  <w:b w:val="0"/>
                  <w:sz w:val="18"/>
                </w:rPr>
                <w:delText>1542.22</w:delText>
              </w:r>
            </w:del>
          </w:p>
        </w:tc>
        <w:tc>
          <w:tcPr>
            <w:tcW w:w="1662" w:type="dxa"/>
            <w:tcMar>
              <w:left w:w="70" w:type="dxa"/>
              <w:right w:w="70" w:type="dxa"/>
            </w:tcMar>
            <w:vAlign w:val="center"/>
          </w:tcPr>
          <w:p w14:paraId="71F05D7B">
            <w:pPr>
              <w:keepNext w:val="0"/>
              <w:spacing w:before="20" w:after="20" w:line="260" w:lineRule="exact"/>
              <w:ind w:left="0" w:leftChars="0" w:right="0" w:rightChars="0" w:firstLine="0" w:firstLineChars="0"/>
              <w:jc w:val="center"/>
              <w:rPr>
                <w:del w:id="3062" w:author="xh" w:date="2026-10-19T09:41:12+08:00"/>
              </w:rPr>
            </w:pPr>
            <w:del w:id="3063" w:author="xh" w:date="2026-10-19T09:41:12+08:00">
              <w:r>
                <w:rPr>
                  <w:rFonts w:ascii="Times New Roman" w:hAnsi="Times New Roman" w:eastAsia="宋体"/>
                  <w:b w:val="0"/>
                  <w:sz w:val="18"/>
                </w:rPr>
                <w:delText>按方案投运</w:delText>
              </w:r>
            </w:del>
          </w:p>
        </w:tc>
      </w:tr>
      <w:tr w14:paraId="74ADF2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972" w:author="xh" w:date="2026-10-19T09:41:12+08:00"/>
        </w:trPr>
        <w:tc>
          <w:tcPr>
            <w:tcW w:w="1662" w:type="dxa"/>
            <w:tcMar>
              <w:left w:w="70" w:type="dxa"/>
              <w:right w:w="70" w:type="dxa"/>
            </w:tcMar>
            <w:vAlign w:val="center"/>
          </w:tcPr>
          <w:p w14:paraId="7017F559">
            <w:pPr>
              <w:keepNext w:val="0"/>
              <w:spacing w:before="20" w:after="20" w:line="260" w:lineRule="exact"/>
              <w:ind w:left="0" w:leftChars="0" w:right="0" w:rightChars="0" w:firstLine="0" w:firstLineChars="0"/>
              <w:jc w:val="center"/>
              <w:rPr>
                <w:del w:id="3064" w:author="xh" w:date="2026-10-19T09:41:12+08:00"/>
              </w:rPr>
            </w:pPr>
            <w:del w:id="3065" w:author="xh" w:date="2026-10-19T09:41:12+08:00">
              <w:r>
                <w:rPr>
                  <w:rFonts w:ascii="Times New Roman" w:hAnsi="Times New Roman" w:eastAsia="宋体"/>
                  <w:b w:val="0"/>
                  <w:sz w:val="18"/>
                </w:rPr>
                <w:delText>市区</w:delText>
              </w:r>
            </w:del>
          </w:p>
        </w:tc>
        <w:tc>
          <w:tcPr>
            <w:tcW w:w="1662" w:type="dxa"/>
            <w:tcMar>
              <w:left w:w="70" w:type="dxa"/>
              <w:right w:w="70" w:type="dxa"/>
            </w:tcMar>
            <w:vAlign w:val="center"/>
          </w:tcPr>
          <w:p w14:paraId="3540F38C">
            <w:pPr>
              <w:keepNext w:val="0"/>
              <w:spacing w:before="20" w:after="20" w:line="260" w:lineRule="exact"/>
              <w:ind w:left="0" w:leftChars="0" w:right="0" w:rightChars="0" w:firstLine="0" w:firstLineChars="0"/>
              <w:jc w:val="center"/>
              <w:rPr>
                <w:del w:id="3066" w:author="xh" w:date="2026-10-19T09:41:12+08:00"/>
              </w:rPr>
            </w:pPr>
            <w:del w:id="3067" w:author="xh" w:date="2026-10-19T09:41:12+08:00">
              <w:r>
                <w:rPr>
                  <w:rFonts w:ascii="Times New Roman" w:hAnsi="Times New Roman" w:eastAsia="宋体"/>
                  <w:b w:val="0"/>
                  <w:sz w:val="18"/>
                </w:rPr>
                <w:delText>2024</w:delText>
              </w:r>
            </w:del>
          </w:p>
        </w:tc>
        <w:tc>
          <w:tcPr>
            <w:tcW w:w="1662" w:type="dxa"/>
            <w:tcMar>
              <w:left w:w="70" w:type="dxa"/>
              <w:right w:w="70" w:type="dxa"/>
            </w:tcMar>
            <w:vAlign w:val="center"/>
          </w:tcPr>
          <w:p w14:paraId="0D122279">
            <w:pPr>
              <w:keepNext w:val="0"/>
              <w:spacing w:before="20" w:after="20" w:line="260" w:lineRule="exact"/>
              <w:ind w:left="0" w:leftChars="0" w:right="0" w:rightChars="0" w:firstLine="0" w:firstLineChars="0"/>
              <w:jc w:val="center"/>
              <w:rPr>
                <w:del w:id="3068" w:author="xh" w:date="2026-10-19T09:41:12+08:00"/>
              </w:rPr>
            </w:pPr>
            <w:del w:id="3069" w:author="xh" w:date="2026-10-19T09:41:12+08:00">
              <w:r>
                <w:rPr>
                  <w:rFonts w:ascii="Times New Roman" w:hAnsi="Times New Roman" w:eastAsia="宋体"/>
                  <w:b w:val="0"/>
                  <w:sz w:val="18"/>
                </w:rPr>
                <w:delText>3675.00</w:delText>
              </w:r>
            </w:del>
          </w:p>
        </w:tc>
        <w:tc>
          <w:tcPr>
            <w:tcW w:w="1662" w:type="dxa"/>
            <w:tcMar>
              <w:left w:w="70" w:type="dxa"/>
              <w:right w:w="70" w:type="dxa"/>
            </w:tcMar>
            <w:vAlign w:val="center"/>
          </w:tcPr>
          <w:p w14:paraId="26BC3638">
            <w:pPr>
              <w:keepNext w:val="0"/>
              <w:spacing w:before="20" w:after="20" w:line="260" w:lineRule="exact"/>
              <w:ind w:left="0" w:leftChars="0" w:right="0" w:rightChars="0" w:firstLine="0" w:firstLineChars="0"/>
              <w:jc w:val="center"/>
              <w:rPr>
                <w:del w:id="3070" w:author="xh" w:date="2026-10-19T09:41:12+08:00"/>
              </w:rPr>
            </w:pPr>
            <w:del w:id="3071" w:author="xh" w:date="2026-10-19T09:41:12+08:00">
              <w:r>
                <w:rPr>
                  <w:rFonts w:ascii="Times New Roman" w:hAnsi="Times New Roman" w:eastAsia="宋体"/>
                  <w:b w:val="0"/>
                  <w:sz w:val="18"/>
                </w:rPr>
                <w:delText>1449.40</w:delText>
              </w:r>
            </w:del>
          </w:p>
        </w:tc>
        <w:tc>
          <w:tcPr>
            <w:tcW w:w="1662" w:type="dxa"/>
            <w:tcMar>
              <w:left w:w="70" w:type="dxa"/>
              <w:right w:w="70" w:type="dxa"/>
            </w:tcMar>
            <w:vAlign w:val="center"/>
          </w:tcPr>
          <w:p w14:paraId="210382AB">
            <w:pPr>
              <w:keepNext w:val="0"/>
              <w:spacing w:before="20" w:after="20" w:line="260" w:lineRule="exact"/>
              <w:ind w:left="0" w:leftChars="0" w:right="0" w:rightChars="0" w:firstLine="0" w:firstLineChars="0"/>
              <w:jc w:val="center"/>
              <w:rPr>
                <w:del w:id="3072" w:author="xh" w:date="2026-10-19T09:41:12+08:00"/>
              </w:rPr>
            </w:pPr>
            <w:del w:id="3073" w:author="xh" w:date="2026-10-19T09:41:12+08:00">
              <w:r>
                <w:rPr>
                  <w:rFonts w:ascii="Times New Roman" w:hAnsi="Times New Roman" w:eastAsia="宋体"/>
                  <w:b w:val="0"/>
                  <w:sz w:val="18"/>
                </w:rPr>
                <w:delText>按方案投运</w:delText>
              </w:r>
            </w:del>
          </w:p>
        </w:tc>
      </w:tr>
      <w:tr w14:paraId="2AAFFA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973" w:author="xh" w:date="2026-10-19T09:41:12+08:00"/>
        </w:trPr>
        <w:tc>
          <w:tcPr>
            <w:tcW w:w="1662" w:type="dxa"/>
            <w:tcMar>
              <w:left w:w="70" w:type="dxa"/>
              <w:right w:w="70" w:type="dxa"/>
            </w:tcMar>
            <w:vAlign w:val="center"/>
          </w:tcPr>
          <w:p w14:paraId="410C1552">
            <w:pPr>
              <w:keepNext w:val="0"/>
              <w:spacing w:before="20" w:after="20" w:line="260" w:lineRule="exact"/>
              <w:ind w:left="0" w:leftChars="0" w:right="0" w:rightChars="0" w:firstLine="0" w:firstLineChars="0"/>
              <w:jc w:val="center"/>
              <w:rPr>
                <w:del w:id="3074" w:author="xh" w:date="2026-10-19T09:41:12+08:00"/>
              </w:rPr>
            </w:pPr>
            <w:del w:id="3075" w:author="xh" w:date="2026-10-19T09:41:12+08:00">
              <w:r>
                <w:rPr>
                  <w:rFonts w:ascii="Times New Roman" w:hAnsi="Times New Roman" w:eastAsia="宋体"/>
                  <w:b w:val="0"/>
                  <w:sz w:val="18"/>
                </w:rPr>
                <w:delText>市区</w:delText>
              </w:r>
            </w:del>
          </w:p>
        </w:tc>
        <w:tc>
          <w:tcPr>
            <w:tcW w:w="1662" w:type="dxa"/>
            <w:tcMar>
              <w:left w:w="70" w:type="dxa"/>
              <w:right w:w="70" w:type="dxa"/>
            </w:tcMar>
            <w:vAlign w:val="center"/>
          </w:tcPr>
          <w:p w14:paraId="26CE770F">
            <w:pPr>
              <w:keepNext w:val="0"/>
              <w:spacing w:before="20" w:after="20" w:line="260" w:lineRule="exact"/>
              <w:ind w:left="0" w:leftChars="0" w:right="0" w:rightChars="0" w:firstLine="0" w:firstLineChars="0"/>
              <w:jc w:val="center"/>
              <w:rPr>
                <w:del w:id="3076" w:author="xh" w:date="2026-10-19T09:41:12+08:00"/>
              </w:rPr>
            </w:pPr>
            <w:del w:id="3077" w:author="xh" w:date="2026-10-19T09:41:12+08:00">
              <w:r>
                <w:rPr>
                  <w:rFonts w:ascii="Times New Roman" w:hAnsi="Times New Roman" w:eastAsia="宋体"/>
                  <w:b w:val="0"/>
                  <w:sz w:val="18"/>
                </w:rPr>
                <w:delText>2025</w:delText>
              </w:r>
            </w:del>
          </w:p>
        </w:tc>
        <w:tc>
          <w:tcPr>
            <w:tcW w:w="1662" w:type="dxa"/>
            <w:tcMar>
              <w:left w:w="70" w:type="dxa"/>
              <w:right w:w="70" w:type="dxa"/>
            </w:tcMar>
            <w:vAlign w:val="center"/>
          </w:tcPr>
          <w:p w14:paraId="6E97F056">
            <w:pPr>
              <w:keepNext w:val="0"/>
              <w:spacing w:before="20" w:after="20" w:line="260" w:lineRule="exact"/>
              <w:ind w:left="0" w:leftChars="0" w:right="0" w:rightChars="0" w:firstLine="0" w:firstLineChars="0"/>
              <w:jc w:val="center"/>
              <w:rPr>
                <w:del w:id="3078" w:author="xh" w:date="2026-10-19T09:41:12+08:00"/>
              </w:rPr>
            </w:pPr>
            <w:del w:id="3079" w:author="xh" w:date="2026-10-19T09:41:12+08:00">
              <w:r>
                <w:rPr>
                  <w:rFonts w:ascii="Times New Roman" w:hAnsi="Times New Roman" w:eastAsia="宋体"/>
                  <w:b w:val="0"/>
                  <w:sz w:val="18"/>
                </w:rPr>
                <w:delText>3701.00</w:delText>
              </w:r>
            </w:del>
          </w:p>
        </w:tc>
        <w:tc>
          <w:tcPr>
            <w:tcW w:w="1662" w:type="dxa"/>
            <w:tcMar>
              <w:left w:w="70" w:type="dxa"/>
              <w:right w:w="70" w:type="dxa"/>
            </w:tcMar>
            <w:vAlign w:val="center"/>
          </w:tcPr>
          <w:p w14:paraId="77CB2DF8">
            <w:pPr>
              <w:keepNext w:val="0"/>
              <w:spacing w:before="20" w:after="20" w:line="260" w:lineRule="exact"/>
              <w:ind w:left="0" w:leftChars="0" w:right="0" w:rightChars="0" w:firstLine="0" w:firstLineChars="0"/>
              <w:jc w:val="center"/>
              <w:rPr>
                <w:del w:id="3080" w:author="xh" w:date="2026-10-19T09:41:12+08:00"/>
              </w:rPr>
            </w:pPr>
            <w:del w:id="3081" w:author="xh" w:date="2026-10-19T09:41:12+08:00">
              <w:r>
                <w:rPr>
                  <w:rFonts w:ascii="Times New Roman" w:hAnsi="Times New Roman" w:eastAsia="宋体"/>
                  <w:b w:val="0"/>
                  <w:sz w:val="18"/>
                </w:rPr>
                <w:delText>1528.82</w:delText>
              </w:r>
            </w:del>
          </w:p>
        </w:tc>
        <w:tc>
          <w:tcPr>
            <w:tcW w:w="1662" w:type="dxa"/>
            <w:tcMar>
              <w:left w:w="70" w:type="dxa"/>
              <w:right w:w="70" w:type="dxa"/>
            </w:tcMar>
            <w:vAlign w:val="center"/>
          </w:tcPr>
          <w:p w14:paraId="5186EBD4">
            <w:pPr>
              <w:keepNext w:val="0"/>
              <w:spacing w:before="20" w:after="20" w:line="260" w:lineRule="exact"/>
              <w:ind w:left="0" w:leftChars="0" w:right="0" w:rightChars="0" w:firstLine="0" w:firstLineChars="0"/>
              <w:jc w:val="center"/>
              <w:rPr>
                <w:del w:id="3082" w:author="xh" w:date="2026-10-19T09:41:12+08:00"/>
              </w:rPr>
            </w:pPr>
            <w:del w:id="3083" w:author="xh" w:date="2026-10-19T09:41:12+08:00">
              <w:r>
                <w:rPr>
                  <w:rFonts w:ascii="Times New Roman" w:hAnsi="Times New Roman" w:eastAsia="宋体"/>
                  <w:b w:val="0"/>
                  <w:sz w:val="18"/>
                </w:rPr>
                <w:delText>按方案投运</w:delText>
              </w:r>
            </w:del>
          </w:p>
        </w:tc>
      </w:tr>
      <w:tr>
        <w:trPr>
          <w:cantSplit/>
          <w:tblHeader/>
          <w:ins w:id="3084" w:author="xh" w:date="2026-10-19T09:41:12+08:00"/>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3087" w:author="xh" w:date="2026-10-19T09:41:12+08:00"/>
              </w:rPr>
            </w:pPr>
            <w:ins w:id="3088" w:author="xh" w:date="2026-10-19T09:41:12+08:00">
              <w:r>
                <w:rPr>
                  <w:rFonts w:ascii="Times New Roman" w:hAnsi="Times New Roman" w:eastAsia="宋体"/>
                  <w:b/>
                  <w:sz w:val="18"/>
                </w:rPr>
                <w:t>地区</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3089" w:author="xh" w:date="2026-10-19T09:41:12+08:00"/>
              </w:rPr>
            </w:pPr>
            <w:ins w:id="3090" w:author="xh" w:date="2026-10-19T09:41:12+08:00">
              <w:r>
                <w:rPr>
                  <w:rFonts w:ascii="Times New Roman" w:hAnsi="Times New Roman" w:eastAsia="宋体"/>
                  <w:b/>
                  <w:sz w:val="18"/>
                </w:rPr>
                <w:t>2021主变容量/MVA</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3091" w:author="xh" w:date="2026-10-19T09:41:12+08:00"/>
              </w:rPr>
            </w:pPr>
            <w:ins w:id="3092" w:author="xh" w:date="2026-10-19T09:41:12+08:00">
              <w:r>
                <w:rPr>
                  <w:rFonts w:ascii="Times New Roman" w:hAnsi="Times New Roman" w:eastAsia="宋体"/>
                  <w:b/>
                  <w:sz w:val="18"/>
                </w:rPr>
                <w:t>2021年网供最大负荷/MW</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3093" w:author="xh" w:date="2026-10-19T09:41:12+08:00"/>
              </w:rPr>
            </w:pPr>
            <w:ins w:id="3094" w:author="xh" w:date="2026-10-19T09:41:12+08:00">
              <w:r>
                <w:rPr>
                  <w:rFonts w:ascii="Times New Roman" w:hAnsi="Times New Roman" w:eastAsia="宋体"/>
                  <w:b/>
                  <w:sz w:val="18"/>
                </w:rPr>
                <w:t>2021容载比</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3095" w:author="xh" w:date="2026-10-19T09:41:12+08:00"/>
              </w:rPr>
            </w:pPr>
            <w:ins w:id="3096" w:author="xh" w:date="2026-10-19T09:41:12+08:00">
              <w:r>
                <w:rPr>
                  <w:rFonts w:ascii="Times New Roman" w:hAnsi="Times New Roman" w:eastAsia="宋体"/>
                  <w:b/>
                  <w:sz w:val="18"/>
                </w:rPr>
                <w:t>规划年度</w:t>
              </w:r>
            </w:ins>
          </w:p>
        </w:tc>
      </w:tr>
      <w:tr>
        <w:trPr>
          <w:cantSplit/>
          <w:ins w:id="3085" w:author="xh" w:date="2026-10-19T09:41:12+08:00"/>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3097" w:author="xh" w:date="2026-10-19T09:41:12+08:00"/>
              </w:rPr>
            </w:pPr>
            <w:ins w:id="3098" w:author="xh" w:date="2026-10-19T09:41:12+08:00">
              <w:r>
                <w:rPr>
                  <w:rFonts w:ascii="Times New Roman" w:hAnsi="Times New Roman" w:eastAsia="宋体"/>
                  <w:b w:val="0"/>
                  <w:sz w:val="18"/>
                </w:rPr>
                <w:t>邳州</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3099" w:author="xh" w:date="2026-10-19T09:41:12+08:00"/>
              </w:rPr>
            </w:pPr>
            <w:ins w:id="3100" w:author="xh" w:date="2026-10-19T09:41:12+08:00">
              <w:r>
                <w:rPr>
                  <w:rFonts w:ascii="Times New Roman" w:hAnsi="Times New Roman" w:eastAsia="宋体"/>
                  <w:b w:val="0"/>
                  <w:sz w:val="18"/>
                </w:rPr>
                <w:t>2027.00</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3101" w:author="xh" w:date="2026-10-19T09:41:12+08:00"/>
              </w:rPr>
            </w:pPr>
            <w:ins w:id="3102" w:author="xh" w:date="2026-10-19T09:41:12+08:00">
              <w:r>
                <w:rPr>
                  <w:rFonts w:ascii="Times New Roman" w:hAnsi="Times New Roman" w:eastAsia="宋体"/>
                  <w:b w:val="0"/>
                  <w:sz w:val="18"/>
                </w:rPr>
                <w:t>731.77</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3103" w:author="xh" w:date="2026-10-19T09:41:12+08:00"/>
              </w:rPr>
            </w:pPr>
            <w:ins w:id="3104" w:author="xh" w:date="2026-10-19T09:41:12+08:00">
              <w:r>
                <w:rPr>
                  <w:rFonts w:ascii="Times New Roman" w:hAnsi="Times New Roman" w:eastAsia="宋体"/>
                  <w:b w:val="0"/>
                  <w:sz w:val="18"/>
                </w:rPr>
                <w:t>2.77</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3105" w:author="xh" w:date="2026-10-19T09:41:12+08:00"/>
              </w:rPr>
            </w:pPr>
            <w:ins w:id="3106" w:author="xh" w:date="2026-10-19T09:41:12+08:00">
              <w:r>
                <w:rPr>
                  <w:rFonts w:ascii="Times New Roman" w:hAnsi="Times New Roman" w:eastAsia="宋体"/>
                  <w:b w:val="0"/>
                  <w:sz w:val="18"/>
                </w:rPr>
                <w:t>2022—2035</w:t>
              </w:r>
            </w:ins>
          </w:p>
        </w:tc>
      </w:tr>
      <w:tr>
        <w:trPr>
          <w:cantSplit/>
          <w:ins w:id="3086" w:author="xh" w:date="2026-10-19T09:41:12+08:00"/>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107" w:author="xh" w:date="2026-10-19T09:41:12+08:00"/>
              </w:rPr>
            </w:pPr>
            <w:ins w:id="3108" w:author="xh" w:date="2026-10-19T09:41:12+08:00">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109" w:author="xh" w:date="2026-10-19T09:41:12+08:00"/>
              </w:rPr>
            </w:pPr>
            <w:ins w:id="3110" w:author="xh" w:date="2026-10-19T09:41:12+08:00">
              <w:r>
                <w:rPr>
                  <w:rFonts w:ascii="Times New Roman" w:hAnsi="Times New Roman" w:eastAsia="宋体"/>
                  <w:b w:val="0"/>
                  <w:sz w:val="18"/>
                </w:rPr>
                <w:t>3113.50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111" w:author="xh" w:date="2026-10-19T09:41:12+08:00"/>
              </w:rPr>
            </w:pPr>
            <w:ins w:id="3112" w:author="xh" w:date="2026-10-19T09:41:12+08:00">
              <w:r>
                <w:rPr>
                  <w:rFonts w:ascii="Times New Roman" w:hAnsi="Times New Roman" w:eastAsia="宋体"/>
                  <w:b w:val="0"/>
                  <w:sz w:val="18"/>
                </w:rPr>
                <w:t>1449.77</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113" w:author="xh" w:date="2026-10-19T09:41:12+08:00"/>
              </w:rPr>
            </w:pPr>
            <w:ins w:id="3114" w:author="xh" w:date="2026-10-19T09:41:12+08:00">
              <w:r>
                <w:rPr>
                  <w:rFonts w:ascii="Times New Roman" w:hAnsi="Times New Roman" w:eastAsia="宋体"/>
                  <w:b w:val="0"/>
                  <w:sz w:val="18"/>
                </w:rPr>
                <w:t>2.15</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115" w:author="xh" w:date="2026-10-19T09:41:12+08:00"/>
              </w:rPr>
            </w:pPr>
            <w:ins w:id="3116" w:author="xh" w:date="2026-10-19T09:41:12+08:00">
              <w:r>
                <w:rPr>
                  <w:rFonts w:ascii="Times New Roman" w:hAnsi="Times New Roman" w:eastAsia="宋体"/>
                  <w:b w:val="0"/>
                  <w:sz w:val="18"/>
                </w:rPr>
                <w:t>2022—2035</w:t>
              </w:r>
            </w:ins>
          </w:p>
        </w:tc>
      </w:tr>
    </w:tbl>
    <w:p w14:paraId="54CE905B">
      <w:pPr>
        <w:pStyle w:val="2"/>
        <w:widowControl/>
        <w:spacing w:before="0" w:after="0" w:line="348" w:lineRule="exact"/>
        <w:ind w:firstLine="480"/>
        <w:jc w:val="both"/>
      </w:pPr>
      <w:ins w:id="3117" w:author="xh" w:date="2026-10-19T09:41:51+08:00">
        <w:r>
          <w:rPr>
            <w:rFonts w:ascii="Times New Roman" w:hAnsi="Times New Roman" w:eastAsia="方正仿宋_GBK"/>
            <w:b w:val="0"/>
            <w:sz w:val="24"/>
          </w:rPr>
          <w:t xml:space="preserve">2021—2024年小时源荷根据2025年站级模板及</w:t>
        </w:r>
      </w:ins>
      <w:r>
        <w:rPr>
          <w:rFonts w:ascii="Times New Roman" w:hAnsi="Times New Roman" w:eastAsia="方正仿宋_GBK"/>
          <w:b w:val="0"/>
          <w:sz w:val="24"/>
        </w:rPr>
        <w:t xml:space="preserve">各</w:t>
      </w:r>
      <w:ins w:id="3118" w:author="xh" w:date="2026-10-19T09:41:51+08:00">
        <w:r>
          <w:rPr>
            <w:rFonts w:ascii="Times New Roman" w:hAnsi="Times New Roman" w:eastAsia="方正仿宋_GBK"/>
            <w:b w:val="0"/>
            <w:sz w:val="24"/>
          </w:rPr>
          <w:t xml:space="preserve">年光伏规模回算，负荷</w:t>
        </w:r>
      </w:ins>
      <w:del w:id="3119" w:author="xh" w:date="2026-10-19T09:41:51+08:00">
        <w:r>
          <w:rPr>
            <w:rFonts w:ascii="Times New Roman" w:hAnsi="Times New Roman" w:eastAsia="方正仿宋_GBK"/>
            <w:b w:val="0"/>
            <w:sz w:val="24"/>
          </w:rPr>
          <w:delText xml:space="preserve">站静态功率</w:delText>
        </w:r>
      </w:del>
      <w:r>
        <w:rPr>
          <w:rFonts w:ascii="Times New Roman" w:hAnsi="Times New Roman" w:eastAsia="方正仿宋_GBK"/>
          <w:b w:val="0"/>
          <w:sz w:val="24"/>
        </w:rPr>
        <w:t xml:space="preserve">按</w:t>
      </w:r>
      <w:ins w:id="3120" w:author="xh" w:date="2026-10-19T09:41:51+08:00">
        <w:r>
          <w:rPr>
            <w:rFonts w:ascii="Times New Roman" w:hAnsi="Times New Roman" w:eastAsia="方正仿宋_GBK"/>
            <w:b w:val="0"/>
            <w:sz w:val="24"/>
          </w:rPr>
          <w:t xml:space="preserve">原年度</w:t>
        </w:r>
      </w:ins>
      <w:del w:id="3121" w:author="xh" w:date="2026-10-19T09:41:51+08:00">
        <w:r>
          <w:rPr>
            <w:rFonts w:ascii="Times New Roman" w:hAnsi="Times New Roman" w:eastAsia="方正仿宋_GBK"/>
            <w:b w:val="0"/>
            <w:sz w:val="24"/>
          </w:rPr>
          <w:delText xml:space="preserve">已归档的</w:delText>
        </w:r>
      </w:del>
      <w:r>
        <w:rPr>
          <w:rFonts w:ascii="Times New Roman" w:hAnsi="Times New Roman" w:eastAsia="方正仿宋_GBK"/>
          <w:b w:val="0"/>
          <w:sz w:val="24"/>
        </w:rPr>
        <w:t xml:space="preserve">区域正向峰值</w:t>
      </w:r>
      <w:ins w:id="3122" w:author="xh" w:date="2026-10-19T09:41:51+08:00">
        <w:r>
          <w:rPr>
            <w:rFonts w:ascii="Times New Roman" w:hAnsi="Times New Roman" w:eastAsia="方正仿宋_GBK"/>
            <w:b w:val="0"/>
            <w:sz w:val="24"/>
          </w:rPr>
          <w:t xml:space="preserve">标定；2025年沿用站级小时样本。未来源荷按区域</w:t>
        </w:r>
      </w:ins>
      <w:del w:id="3123" w:author="xh" w:date="2026-10-19T09:41:51+08:00">
        <w:r>
          <w:rPr>
            <w:rFonts w:ascii="Times New Roman" w:hAnsi="Times New Roman" w:eastAsia="方正仿宋_GBK"/>
            <w:b w:val="0"/>
            <w:sz w:val="24"/>
          </w:rPr>
          <w:delText xml:space="preserve">和最低净</w:delText>
        </w:r>
      </w:del>
      <w:r>
        <w:rPr>
          <w:rFonts w:ascii="Times New Roman" w:hAnsi="Times New Roman" w:eastAsia="方正仿宋_GBK"/>
          <w:b w:val="0"/>
          <w:sz w:val="24"/>
        </w:rPr>
        <w:t xml:space="preserve">负荷</w:t>
      </w:r>
      <w:ins w:id="3124" w:author="xh" w:date="2026-10-19T09:41:51+08:00">
        <w:r>
          <w:rPr>
            <w:rFonts w:ascii="Times New Roman" w:hAnsi="Times New Roman" w:eastAsia="方正仿宋_GBK"/>
            <w:b w:val="0"/>
            <w:sz w:val="24"/>
          </w:rPr>
          <w:t xml:space="preserve">预测及全市光伏装机相对2025年的比例缩放，站点空间</w:t>
        </w:r>
      </w:ins>
      <w:del w:id="3125" w:author="xh" w:date="2026-10-19T09:41:51+08:00">
        <w:r>
          <w:rPr>
            <w:rFonts w:ascii="Times New Roman" w:hAnsi="Times New Roman" w:eastAsia="方正仿宋_GBK"/>
            <w:b w:val="0"/>
            <w:sz w:val="24"/>
          </w:rPr>
          <w:delText xml:space="preserve">工况</w:delText>
        </w:r>
      </w:del>
      <w:r>
        <w:rPr>
          <w:rFonts w:ascii="Times New Roman" w:hAnsi="Times New Roman" w:eastAsia="方正仿宋_GBK"/>
          <w:b w:val="0"/>
          <w:sz w:val="24"/>
        </w:rPr>
        <w:t xml:space="preserve">分配</w:t>
      </w:r>
      <w:ins w:id="3126" w:author="xh" w:date="2026-10-19T09:41:51+08:00">
        <w:r>
          <w:rPr>
            <w:rFonts w:ascii="Times New Roman" w:hAnsi="Times New Roman" w:eastAsia="方正仿宋_GBK"/>
            <w:b w:val="0"/>
            <w:sz w:val="24"/>
          </w:rPr>
          <w:t xml:space="preserve">继承基准模板。历史回算与未来预测均保留所采用的补值</w:t>
        </w:r>
      </w:ins>
      <w:r>
        <w:rPr>
          <w:rFonts w:ascii="Times New Roman" w:hAnsi="Times New Roman" w:eastAsia="方正仿宋_GBK"/>
          <w:b w:val="0"/>
          <w:sz w:val="24"/>
        </w:rPr>
        <w:t xml:space="preserve">，</w:t>
      </w:r>
      <w:del w:id="3127" w:author="xh" w:date="2026-10-19T09:41:51+08:00">
        <w:r>
          <w:rPr>
            <w:rFonts w:ascii="Times New Roman" w:hAnsi="Times New Roman" w:eastAsia="方正仿宋_GBK"/>
            <w:b w:val="0"/>
            <w:sz w:val="24"/>
          </w:rPr>
          <w:delText xml:space="preserve">再按年度网供峰值标定。反向工况沿用同一源荷结构，属于按</w:delText>
        </w:r>
      </w:del>
      <w:r>
        <w:rPr>
          <w:rFonts w:ascii="Times New Roman" w:hAnsi="Times New Roman" w:eastAsia="方正仿宋_GBK"/>
          <w:b w:val="0"/>
          <w:sz w:val="24"/>
        </w:rPr>
        <w:t xml:space="preserve">年度规</w:t>
      </w:r>
      <w:ins w:id="3128" w:author="xh" w:date="2026-10-19T09:41:51+08:00">
        <w:r>
          <w:rPr>
            <w:rFonts w:ascii="Times New Roman" w:hAnsi="Times New Roman" w:eastAsia="方正仿宋_GBK"/>
            <w:b w:val="0"/>
            <w:sz w:val="24"/>
          </w:rPr>
          <w:t xml:space="preserve">划峰值继续使用同范围年度统计及其预测外推值</w:t>
        </w:r>
      </w:ins>
      <w:del w:id="3129" w:author="xh" w:date="2026-10-19T09:41:51+08:00">
        <w:r>
          <w:rPr>
            <w:rFonts w:ascii="Times New Roman" w:hAnsi="Times New Roman" w:eastAsia="方正仿宋_GBK"/>
            <w:b w:val="0"/>
            <w:sz w:val="24"/>
          </w:rPr>
          <w:delText xml:space="preserve">模标定的研究情景</w:delText>
        </w:r>
      </w:del>
      <w:r>
        <w:rPr>
          <w:rFonts w:ascii="Times New Roman" w:hAnsi="Times New Roman" w:eastAsia="方正仿宋_GBK"/>
          <w:b w:val="0"/>
          <w:sz w:val="24"/>
        </w:rPr>
        <w:t xml:space="preserve">。</w:t>
      </w:r>
    </w:p>
    <w:p w14:paraId="74659D0C">
      <w:pPr>
        <w:pStyle w:val="5"/>
        <w:keepNext/>
        <w:numPr>
          <w:ilvl w:val="0"/>
          <w:numId w:val="0"/>
        </w:numPr>
        <w:spacing w:before="160" w:after="120" w:line="390" w:lineRule="exact"/>
        <w:ind w:firstLine="0"/>
      </w:pPr>
      <w:bookmarkStart w:id="180" w:name="刚性与弹性方案"/>
      <w:r>
        <w:rPr>
          <w:rFonts w:ascii="Times New Roman" w:hAnsi="Times New Roman" w:eastAsia="方正仿宋_GBK"/>
          <w:b/>
          <w:sz w:val="26"/>
        </w:rPr>
        <w:t>5.1.2 刚性与弹性方案</w:t>
      </w:r>
      <w:bookmarkEnd w:id="180"/>
    </w:p>
    <w:p w14:paraId="5D965E3C">
      <w:pPr>
        <w:pStyle w:val="115"/>
        <w:widowControl/>
        <w:spacing w:before="0" w:after="0" w:line="348" w:lineRule="exact"/>
        <w:ind w:firstLine="480"/>
        <w:jc w:val="both"/>
      </w:pPr>
      <w:r>
        <w:rPr>
          <w:rFonts w:ascii="Times New Roman" w:hAnsi="Times New Roman" w:eastAsia="方正仿宋_GBK"/>
          <w:b w:val="0"/>
          <w:sz w:val="24"/>
        </w:rPr>
        <w:t xml:space="preserve">主变总容量随建设投运保持非减</w:t>
      </w:r>
      <w:ins w:id="3130" w:author="xh" w:date="2026-10-19T09:42:31+08:00">
        <w:r>
          <w:rPr>
            <w:rFonts w:ascii="Times New Roman" w:hAnsi="Times New Roman" w:eastAsia="方正仿宋_GBK"/>
            <w:b w:val="0"/>
            <w:sz w:val="24"/>
          </w:rPr>
          <w:t xml:space="preserve">。</w:t>
        </w:r>
      </w:ins>
      <w:del w:id="3131" w:author="xh" w:date="2026-10-19T09:42:31+08:00">
        <w:r>
          <w:rPr>
            <w:rFonts w:ascii="Times New Roman" w:hAnsi="Times New Roman" w:eastAsia="方正仿宋_GBK"/>
            <w:b w:val="0"/>
            <w:sz w:val="24"/>
          </w:rPr>
          <w:delText xml:space="preserve">，其中</w:delText>
        </w:r>
      </w:del>
      <w:r>
        <w:rPr>
          <w:rFonts w:ascii="Times New Roman" w:hAnsi="Times New Roman" w:eastAsia="方正仿宋_GBK"/>
          <w:b w:val="0"/>
          <w:sz w:val="24"/>
        </w:rPr>
        <w:t xml:space="preserve">刚性方案新增扩容</w:t>
      </w:r>
      <w:ins w:id="3132" w:author="xh" w:date="2026-10-19T09:42:31+08:00">
        <w:r>
          <w:rPr>
            <w:rFonts w:ascii="Times New Roman" w:hAnsi="Times New Roman" w:eastAsia="方正仿宋_GBK"/>
            <w:b w:val="0"/>
            <w:sz w:val="24"/>
          </w:rPr>
          <w:t xml:space="preserve">上限取上</w:t>
        </w:r>
      </w:ins>
      <w:del w:id="3133" w:author="xh" w:date="2026-10-19T09:42:31+08:00">
        <w:r>
          <w:rPr>
            <w:rFonts w:ascii="Times New Roman" w:hAnsi="Times New Roman" w:eastAsia="方正仿宋_GBK"/>
            <w:b w:val="0"/>
            <w:sz w:val="24"/>
          </w:rPr>
          <w:delText xml:space="preserve">受当</w:delText>
        </w:r>
      </w:del>
      <w:r>
        <w:rPr>
          <w:rFonts w:ascii="Times New Roman" w:hAnsi="Times New Roman" w:eastAsia="方正仿宋_GBK"/>
          <w:b w:val="0"/>
          <w:sz w:val="24"/>
        </w:rPr>
        <w:t xml:space="preserve">年</w:t>
      </w:r>
      <w:del w:id="3134" w:author="xh" w:date="2026-10-19T09:42:31+08:00">
        <w:r>
          <w:rPr>
            <w:rFonts w:ascii="Times New Roman" w:hAnsi="Times New Roman" w:eastAsia="方正仿宋_GBK"/>
            <w:b w:val="0"/>
            <w:sz w:val="24"/>
          </w:rPr>
          <w:delText xml:space="preserve">负荷两倍的容量限制，若负荷回落使既有容量超过该值，则维持上一年度</w:delText>
        </w:r>
      </w:del>
      <w:r>
        <w:rPr>
          <w:rFonts w:ascii="Times New Roman" w:hAnsi="Times New Roman" w:eastAsia="方正仿宋_GBK"/>
          <w:b w:val="0"/>
          <w:sz w:val="24"/>
        </w:rPr>
        <w:t xml:space="preserve">在役容量</w:t>
      </w:r>
      <w:ins w:id="3135" w:author="xh" w:date="2026-10-19T09:42:31+08:00">
        <w:r>
          <w:rPr>
            <w:rFonts w:ascii="Times New Roman" w:hAnsi="Times New Roman" w:eastAsia="方正仿宋_GBK"/>
            <w:b w:val="0"/>
            <w:sz w:val="24"/>
          </w:rPr>
          <w:t xml:space="preserve">与当年规划峰值两倍的较大值，</w:t>
        </w:r>
      </w:ins>
      <w:del w:id="3136" w:author="xh" w:date="2026-10-19T09:42:31+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弹性方案取消</w:t>
      </w:r>
      <w:ins w:id="3137" w:author="xh" w:date="2026-10-19T09:42:31+08:00">
        <w:r>
          <w:rPr>
            <w:rFonts w:ascii="Times New Roman" w:hAnsi="Times New Roman" w:eastAsia="方正仿宋_GBK"/>
            <w:b w:val="0"/>
            <w:sz w:val="24"/>
          </w:rPr>
          <w:t xml:space="preserve">这一</w:t>
        </w:r>
      </w:ins>
      <w:del w:id="3138" w:author="xh" w:date="2026-10-19T09:42:31+08:00">
        <w:r>
          <w:rPr>
            <w:rFonts w:ascii="Times New Roman" w:hAnsi="Times New Roman" w:eastAsia="方正仿宋_GBK"/>
            <w:b w:val="0"/>
            <w:sz w:val="24"/>
          </w:rPr>
          <w:delText xml:space="preserve">2.0的</w:delText>
        </w:r>
      </w:del>
      <w:r>
        <w:rPr>
          <w:rFonts w:ascii="Times New Roman" w:hAnsi="Times New Roman" w:eastAsia="方正仿宋_GBK"/>
          <w:b w:val="0"/>
          <w:sz w:val="24"/>
        </w:rPr>
        <w:t xml:space="preserve">新增容量</w:t>
      </w:r>
      <w:ins w:id="3139" w:author="xh" w:date="2026-10-19T09:42:31+08:00">
        <w:r>
          <w:rPr>
            <w:rFonts w:ascii="Times New Roman" w:hAnsi="Times New Roman" w:eastAsia="方正仿宋_GBK"/>
            <w:b w:val="0"/>
            <w:sz w:val="24"/>
          </w:rPr>
          <w:t xml:space="preserve">上限；两方案同地区同年度的容载比下限一致。弹性方案先比较新增储能与联络配套费用</w:t>
        </w:r>
      </w:ins>
      <w:del w:id="3140" w:author="xh" w:date="2026-10-19T09:42:31+08:00">
        <w:r>
          <w:rPr>
            <w:rFonts w:ascii="Times New Roman" w:hAnsi="Times New Roman" w:eastAsia="方正仿宋_GBK"/>
            <w:b w:val="0"/>
            <w:sz w:val="24"/>
          </w:rPr>
          <w:delText xml:space="preserve">控制</w:delText>
        </w:r>
      </w:del>
      <w:r>
        <w:rPr>
          <w:rFonts w:ascii="Times New Roman" w:hAnsi="Times New Roman" w:eastAsia="方正仿宋_GBK"/>
          <w:b w:val="0"/>
          <w:sz w:val="24"/>
        </w:rPr>
        <w:t xml:space="preserve">，在</w:t>
      </w:r>
      <w:ins w:id="3141" w:author="xh" w:date="2026-10-19T09:42:31+08:00">
        <w:r>
          <w:rPr>
            <w:rFonts w:ascii="Times New Roman" w:hAnsi="Times New Roman" w:eastAsia="方正仿宋_GBK"/>
            <w:b w:val="0"/>
            <w:sz w:val="24"/>
          </w:rPr>
          <w:t xml:space="preserve">配套</w:t>
        </w:r>
      </w:ins>
      <w:del w:id="3142" w:author="xh" w:date="2026-10-19T09:42:31+08:00">
        <w:r>
          <w:rPr>
            <w:rFonts w:ascii="Times New Roman" w:hAnsi="Times New Roman" w:eastAsia="方正仿宋_GBK"/>
            <w:b w:val="0"/>
            <w:sz w:val="24"/>
          </w:rPr>
          <w:delText xml:space="preserve">相同承载约束下先按</w:delText>
        </w:r>
      </w:del>
      <w:r>
        <w:rPr>
          <w:rFonts w:ascii="Times New Roman" w:hAnsi="Times New Roman" w:eastAsia="方正仿宋_GBK"/>
          <w:b w:val="0"/>
          <w:sz w:val="24"/>
        </w:rPr>
        <w:t xml:space="preserve">费用</w:t>
      </w:r>
      <w:del w:id="3143" w:author="xh" w:date="2026-10-19T09:42:31+08:00">
        <w:r>
          <w:rPr>
            <w:rFonts w:ascii="Times New Roman" w:hAnsi="Times New Roman" w:eastAsia="方正仿宋_GBK"/>
            <w:b w:val="0"/>
            <w:sz w:val="24"/>
          </w:rPr>
          <w:delText xml:space="preserve">寻优形成经济</w:delText>
        </w:r>
      </w:del>
      <w:r>
        <w:rPr>
          <w:rFonts w:ascii="Times New Roman" w:hAnsi="Times New Roman" w:eastAsia="方正仿宋_GBK"/>
          <w:b w:val="0"/>
          <w:sz w:val="24"/>
        </w:rPr>
        <w:t xml:space="preserve">参考</w:t>
      </w:r>
      <w:ins w:id="3144" w:author="xh" w:date="2026-10-19T09:42:31+08:00">
        <w:r>
          <w:rPr>
            <w:rFonts w:ascii="Times New Roman" w:hAnsi="Times New Roman" w:eastAsia="方正仿宋_GBK"/>
            <w:b w:val="0"/>
            <w:sz w:val="24"/>
          </w:rPr>
          <w:t xml:space="preserve">值20</w:t>
        </w:r>
      </w:ins>
      <w:del w:id="3145" w:author="xh" w:date="2026-10-19T09:42:31+08:00">
        <w:r>
          <w:rPr>
            <w:rFonts w:ascii="Times New Roman" w:hAnsi="Times New Roman" w:eastAsia="方正仿宋_GBK"/>
            <w:b w:val="0"/>
            <w:sz w:val="24"/>
          </w:rPr>
          <w:delText xml:space="preserve">，再在参考费用5</w:delText>
        </w:r>
      </w:del>
      <w:r>
        <w:rPr>
          <w:rFonts w:ascii="Times New Roman" w:hAnsi="Times New Roman" w:eastAsia="方正仿宋_GBK"/>
          <w:b w:val="0"/>
          <w:sz w:val="24"/>
        </w:rPr>
        <w:t xml:space="preserve">%以内优先</w:t>
      </w:r>
      <w:ins w:id="3146" w:author="xh" w:date="2026-10-19T09:42:31+08:00">
        <w:r>
          <w:rPr>
            <w:rFonts w:ascii="Times New Roman" w:hAnsi="Times New Roman" w:eastAsia="方正仿宋_GBK"/>
            <w:b w:val="0"/>
            <w:sz w:val="24"/>
          </w:rPr>
          <w:t xml:space="preserve">减少</w:t>
        </w:r>
      </w:ins>
      <w:del w:id="3147" w:author="xh" w:date="2026-10-19T09:42:31+08:00">
        <w:r>
          <w:rPr>
            <w:rFonts w:ascii="Times New Roman" w:hAnsi="Times New Roman" w:eastAsia="方正仿宋_GBK"/>
            <w:b w:val="0"/>
            <w:sz w:val="24"/>
          </w:rPr>
          <w:delText xml:space="preserve">简化</w:delText>
        </w:r>
      </w:del>
      <w:r>
        <w:rPr>
          <w:rFonts w:ascii="Times New Roman" w:hAnsi="Times New Roman" w:eastAsia="方正仿宋_GBK"/>
          <w:b w:val="0"/>
          <w:sz w:val="24"/>
        </w:rPr>
        <w:t xml:space="preserve">联络</w:t>
      </w:r>
      <w:ins w:id="3148" w:author="xh" w:date="2026-10-19T09:42:31+08:00">
        <w:r>
          <w:rPr>
            <w:rFonts w:ascii="Times New Roman" w:hAnsi="Times New Roman" w:eastAsia="方正仿宋_GBK"/>
            <w:b w:val="0"/>
            <w:sz w:val="24"/>
          </w:rPr>
          <w:t xml:space="preserve">，再比较当年总费用</w:t>
        </w:r>
      </w:ins>
      <w:del w:id="3149" w:author="xh" w:date="2026-10-19T09:42:31+08:00">
        <w:r>
          <w:rPr>
            <w:rFonts w:ascii="Times New Roman" w:hAnsi="Times New Roman" w:eastAsia="方正仿宋_GBK"/>
            <w:b w:val="0"/>
            <w:sz w:val="24"/>
          </w:rPr>
          <w:delText xml:space="preserve">工程</w:delText>
        </w:r>
      </w:del>
      <w:r>
        <w:rPr>
          <w:rFonts w:ascii="Times New Roman" w:hAnsi="Times New Roman" w:eastAsia="方正仿宋_GBK"/>
          <w:b w:val="0"/>
          <w:sz w:val="24"/>
        </w:rPr>
        <w:t xml:space="preserve">。</w:t>
      </w:r>
      <w:ins w:id="3150" w:author="xh" w:date="2026-10-19T09:42:31+08:00">
        <w:r>
          <w:rPr>
            <w:rFonts w:ascii="Times New Roman" w:hAnsi="Times New Roman" w:eastAsia="方正仿宋_GBK"/>
            <w:b w:val="0"/>
            <w:sz w:val="24"/>
          </w:rPr>
          <w:t xml:space="preserve">各年按本站源荷</w:t>
        </w:r>
      </w:ins>
      <w:del w:id="3151" w:author="xh" w:date="2026-10-19T09:42:31+08:00">
        <w:r>
          <w:rPr>
            <w:rFonts w:ascii="Times New Roman" w:hAnsi="Times New Roman" w:eastAsia="方正仿宋_GBK"/>
            <w:b w:val="0"/>
            <w:sz w:val="24"/>
          </w:rPr>
          <w:delText xml:space="preserve">下文简称弹性方案，具体容量由正常及N-1承载需求</w:delText>
        </w:r>
      </w:del>
      <w:r>
        <w:rPr>
          <w:rFonts w:ascii="Times New Roman" w:hAnsi="Times New Roman" w:eastAsia="方正仿宋_GBK"/>
          <w:b w:val="0"/>
          <w:sz w:val="24"/>
        </w:rPr>
        <w:t xml:space="preserve">、</w:t>
      </w:r>
      <w:ins w:id="3152" w:author="xh" w:date="2026-10-19T09:42:31+08:00">
        <w:r>
          <w:rPr>
            <w:rFonts w:ascii="Times New Roman" w:hAnsi="Times New Roman" w:eastAsia="方正仿宋_GBK"/>
            <w:b w:val="0"/>
            <w:sz w:val="24"/>
          </w:rPr>
          <w:t xml:space="preserve">候选主变、可</w:t>
        </w:r>
      </w:ins>
      <w:del w:id="3153" w:author="xh" w:date="2026-10-19T09:42:31+08:00">
        <w:r>
          <w:rPr>
            <w:rFonts w:ascii="Times New Roman" w:hAnsi="Times New Roman" w:eastAsia="方正仿宋_GBK"/>
            <w:b w:val="0"/>
            <w:sz w:val="24"/>
          </w:rPr>
          <w:delText xml:space="preserve">允许规格和</w:delText>
        </w:r>
      </w:del>
      <w:r>
        <w:rPr>
          <w:rFonts w:ascii="Times New Roman" w:hAnsi="Times New Roman" w:eastAsia="方正仿宋_GBK"/>
          <w:b w:val="0"/>
          <w:sz w:val="24"/>
        </w:rPr>
        <w:t xml:space="preserve">扩建位置</w:t>
      </w:r>
      <w:ins w:id="3154" w:author="xh" w:date="2026-10-19T09:42:31+08:00">
        <w:r>
          <w:rPr>
            <w:rFonts w:ascii="Times New Roman" w:hAnsi="Times New Roman" w:eastAsia="方正仿宋_GBK"/>
            <w:b w:val="0"/>
            <w:sz w:val="24"/>
          </w:rPr>
          <w:t xml:space="preserve">及可用通道形成具体可行配置</w:t>
        </w:r>
      </w:ins>
      <w:del w:id="3155" w:author="xh" w:date="2026-10-19T09:42:31+08:00">
        <w:r>
          <w:rPr>
            <w:rFonts w:ascii="Times New Roman" w:hAnsi="Times New Roman" w:eastAsia="方正仿宋_GBK"/>
            <w:b w:val="0"/>
            <w:sz w:val="24"/>
          </w:rPr>
          <w:delText xml:space="preserve">共同确定</w:delText>
        </w:r>
      </w:del>
      <w:r>
        <w:rPr>
          <w:rFonts w:ascii="Times New Roman" w:hAnsi="Times New Roman" w:eastAsia="方正仿宋_GBK"/>
          <w:b w:val="0"/>
          <w:sz w:val="24"/>
        </w:rPr>
        <w:t xml:space="preserve">。</w:t>
      </w:r>
      <w:del w:id="3156" w:author="xh" w:date="2026-10-19T09:42:31+08:00">
        <w:r>
          <w:rPr>
            <w:rFonts w:ascii="Times New Roman" w:hAnsi="Times New Roman" w:eastAsia="方正仿宋_GBK"/>
            <w:b w:val="0"/>
            <w:sz w:val="24"/>
          </w:rPr>
          <w:delText xml:space="preserve">5%为本研究的工程优选容差。</w:delText>
        </w:r>
      </w:del>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6A5E9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3157" w:author="xh" w:date="2026-10-19T09:43:10+08:00"/>
        </w:trPr>
        <w:tc>
          <w:tcPr>
            <w:tcW w:w="737" w:type="dxa"/>
            <w:tcMar>
              <w:top w:w="0" w:type="dxa"/>
              <w:left w:w="0" w:type="dxa"/>
              <w:bottom w:w="0" w:type="dxa"/>
              <w:right w:w="0" w:type="dxa"/>
            </w:tcMar>
            <w:vAlign w:val="center"/>
          </w:tcPr>
          <w:p w14:paraId="06DA373B">
            <w:pPr>
              <w:keepNext/>
              <w:spacing w:before="0" w:after="0"/>
              <w:ind w:left="0" w:leftChars="0" w:right="0" w:rightChars="0" w:firstLine="0" w:firstLineChars="0"/>
              <w:rPr>
                <w:del w:id="3158" w:author="xh" w:date="2026-10-19T09:43:10+08:00"/>
              </w:rPr>
            </w:pPr>
          </w:p>
        </w:tc>
        <w:tc>
          <w:tcPr>
            <w:tcW w:w="6838" w:type="dxa"/>
            <w:tcMar>
              <w:top w:w="0" w:type="dxa"/>
              <w:left w:w="0" w:type="dxa"/>
              <w:bottom w:w="0" w:type="dxa"/>
              <w:right w:w="0" w:type="dxa"/>
            </w:tcMar>
            <w:vAlign w:val="center"/>
          </w:tcPr>
          <w:p w14:paraId="1782B6EA">
            <w:pPr>
              <w:keepNext/>
              <w:spacing w:before="100" w:after="100" w:line="276" w:lineRule="auto"/>
              <w:ind w:left="0" w:leftChars="0" w:right="0" w:rightChars="0" w:firstLine="0" w:firstLineChars="0"/>
              <w:jc w:val="center"/>
              <w:rPr>
                <w:del w:id="3159" w:author="xh" w:date="2026-10-19T09:43:10+08:00"/>
              </w:rPr>
            </w:pPr>
            <w:del w:id="3160" w:author="xh" w:date="2026-10-19T09:43:10+08:00">
              <m:oMathPara>
                <m:oMath>
                  <m:m>
                    <m:mPr>
                      <m:mcs>
                        <m:mc>
                          <m:mcPr>
                            <m:count m:val="1"/>
                            <m:mcJc m:val="right"/>
                          </m:mcPr>
                        </m:mc>
                        <m:mc>
                          <m:mcPr>
                            <m:count m:val="1"/>
                            <m:mcJc m:val="left"/>
                          </m:mcPr>
                        </m:mc>
                      </m:mcs>
                      <m:plcHide m:val="1"/>
                    </m:mPr>
                    <m:mr>
                      <m:e>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s</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s</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e>
                    </m:mr>
                    <m:mr>
                      <m:e>
                        <m:r>
                          <m:rPr>
                            <m:nor/>
                            <m:sty m:val="p"/>
                          </m:rPr>
                          <w:rPr>
                            <w:rFonts w:ascii="Times New Roman" w:hAnsi="Times New Roman" w:eastAsia="方正仿宋_GBK" w:cs="Times New Roman"/>
                            <w:b w:val="0"/>
                            <w:i w:val="0"/>
                            <w:iCs w:val="0"/>
                          </w:rPr>
                          <m:t>max{</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,rigid,</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r>
                          <m:rPr>
                            <m:nor/>
                            <m:sty m:val="p"/>
                          </m:rPr>
                          <w:rPr>
                            <w:rFonts w:ascii="Times New Roman" w:hAnsi="Times New Roman" w:eastAsia="方正仿宋_GBK" w:cs="Times New Roman"/>
                            <w:b w:val="0"/>
                            <w:i w:val="0"/>
                            <w:iCs w:val="0"/>
                          </w:rPr>
                          <m:t>,</m:t>
                        </m:r>
                        <m:sSub>
                          <m:sSubPr/>
                          <m:e>
                            <m:limLow>
                              <m:limLowPr/>
                              <m:e>
                                <m:r>
                                  <m:rPr>
                                    <m:nor/>
                                  </m:rPr>
                                  <w:rPr>
                                    <w:rFonts w:ascii="Times New Roman" w:hAnsi="Times New Roman" w:eastAsia="方正仿宋_GBK" w:cs="Times New Roman"/>
                                    <w:i/>
                                    <w:iCs/>
                                  </w:rPr>
                                  <m:t>R</m:t>
                                </m:r>
                              </m:e>
                              <m:lim>
                                <m:r>
                                  <m:rPr>
                                    <m:nor/>
                                    <m:sty m:val="p"/>
                                  </m:rPr>
                                  <w:rPr>
                                    <w:rFonts w:ascii="Times New Roman" w:hAnsi="Times New Roman" w:eastAsia="方正仿宋_GBK" w:cs="Times New Roman"/>
                                    <w:b w:val="0"/>
                                    <w:i w:val="0"/>
                                    <w:iCs w:val="0"/>
                                  </w:rPr>
                                  <m:t>_</m:t>
                                </m:r>
                              </m:lim>
                            </m:limLow>
                          </m:e>
                          <m:sub>
                            <m:r>
                              <m:rPr>
                                <m:nor/>
                              </m:rPr>
                              <w:rPr>
                                <w:rFonts w:ascii="Times New Roman" w:hAnsi="Times New Roman" w:eastAsia="方正仿宋_GBK" w:cs="Times New Roman"/>
                                <w:i/>
                                <w:iCs/>
                              </w:rPr>
                              <m:t>c</m:t>
                            </m:r>
                          </m:sub>
                        </m:sSub>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,rigid,</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e>
                    </m:mr>
                    <m:mr>
                      <m:e>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,rigid,</m:t>
                            </m:r>
                            <m:r>
                              <m:rPr>
                                <m:nor/>
                              </m:rPr>
                              <w:rPr>
                                <w:rFonts w:ascii="Times New Roman" w:hAnsi="Times New Roman" w:eastAsia="方正仿宋_GBK" w:cs="Times New Roman"/>
                                <w:i/>
                                <w:iCs/>
                              </w:rPr>
                              <m:t>y</m:t>
                            </m:r>
                          </m:sub>
                        </m:sSub>
                      </m:e>
                      <m:e>
                        <m:r>
                          <m:rPr>
                            <m:nor/>
                            <m:sty m:val="p"/>
                          </m:rPr>
                          <w:rPr>
                            <w:rFonts w:ascii="Times New Roman" w:hAnsi="Times New Roman" w:eastAsia="方正仿宋_GBK" w:cs="Times New Roman"/>
                            <w:b w:val="0"/>
                            <w:i w:val="0"/>
                            <w:iCs w:val="0"/>
                          </w:rPr>
                          <m:t>≤max{</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,rigid,</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r>
                          <m:rPr>
                            <m:nor/>
                            <m:sty m:val="p"/>
                          </m:rPr>
                          <w:rPr>
                            <w:rFonts w:ascii="Times New Roman" w:hAnsi="Times New Roman" w:eastAsia="方正仿宋_GBK" w:cs="Times New Roman"/>
                            <w:b w:val="0"/>
                            <w:i w:val="0"/>
                            <w:iCs w:val="0"/>
                          </w:rPr>
                          <m:t>,2</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e>
                    </m:mr>
                    <m:mr>
                      <m:e>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,elastic,</m:t>
                            </m:r>
                            <m:r>
                              <m:rPr>
                                <m:nor/>
                              </m:rPr>
                              <w:rPr>
                                <w:rFonts w:ascii="Times New Roman" w:hAnsi="Times New Roman" w:eastAsia="方正仿宋_GBK" w:cs="Times New Roman"/>
                                <w:i/>
                                <w:iCs/>
                              </w:rPr>
                              <m:t>y</m:t>
                            </m:r>
                          </m:sub>
                        </m:sSub>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,elastic,</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r>
                          <m:rPr>
                            <m:nor/>
                            <m:sty m:val="p"/>
                          </m:rPr>
                          <w:rPr>
                            <w:rFonts w:ascii="Times New Roman" w:hAnsi="Times New Roman" w:eastAsia="方正仿宋_GBK" w:cs="Times New Roman"/>
                            <w:b w:val="0"/>
                            <w:i w:val="0"/>
                            <w:iCs w:val="0"/>
                          </w:rPr>
                          <m:t>,</m:t>
                        </m:r>
                      </m:e>
                    </m:mr>
                    <m:mr>
                      <m:e>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,elastic,</m:t>
                            </m:r>
                            <m:r>
                              <m:rPr>
                                <m:nor/>
                              </m:rPr>
                              <w:rPr>
                                <w:rFonts w:ascii="Times New Roman" w:hAnsi="Times New Roman" w:eastAsia="方正仿宋_GBK" w:cs="Times New Roman"/>
                                <w:i/>
                                <w:iCs/>
                              </w:rPr>
                              <m:t>y</m:t>
                            </m:r>
                          </m:sub>
                        </m:sSub>
                      </m:e>
                      <m:e>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,candidate</m:t>
                                </m:r>
                              </m:sub>
                              <m:sup>
                                <m:r>
                                  <m:rPr>
                                    <m:nor/>
                                    <m:sty m:val="p"/>
                                  </m:rPr>
                                  <w:rPr>
                                    <w:rFonts w:ascii="Times New Roman" w:hAnsi="Times New Roman" w:eastAsia="方正仿宋_GBK" w:cs="Times New Roman"/>
                                    <w:b w:val="0"/>
                                    <w:i w:val="0"/>
                                    <w:iCs w:val="0"/>
                                  </w:rPr>
                                  <m:t>max</m:t>
                                </m:r>
                              </m:sup>
                            </m:sSubSup>
                          </m:e>
                        </m:nary>
                        <m:r>
                          <m:rPr>
                            <m:nor/>
                            <m:sty m:val="p"/>
                          </m:rPr>
                          <w:rPr>
                            <w:rFonts w:ascii="Times New Roman" w:hAnsi="Times New Roman" w:eastAsia="方正仿宋_GBK" w:cs="Times New Roman"/>
                            <w:b w:val="0"/>
                            <w:i w:val="0"/>
                            <w:iCs w:val="0"/>
                          </w:rPr>
                          <m:t>.</m:t>
                        </m:r>
                      </m:e>
                    </m:mr>
                  </m:m>
                </m:oMath>
              </m:oMathPara>
            </w:del>
          </w:p>
        </w:tc>
        <w:tc>
          <w:tcPr>
            <w:tcW w:w="737" w:type="dxa"/>
            <w:tcMar>
              <w:top w:w="0" w:type="dxa"/>
              <w:left w:w="0" w:type="dxa"/>
              <w:bottom w:w="0" w:type="dxa"/>
              <w:right w:w="0" w:type="dxa"/>
            </w:tcMar>
            <w:vAlign w:val="center"/>
          </w:tcPr>
          <w:p w14:paraId="7CE9B4CF">
            <w:pPr>
              <w:keepNext/>
              <w:spacing w:before="0" w:after="0"/>
              <w:ind w:left="0" w:leftChars="0" w:right="0" w:rightChars="0" w:firstLine="0" w:firstLineChars="0"/>
              <w:jc w:val="right"/>
              <w:rPr>
                <w:del w:id="3161" w:author="xh" w:date="2026-10-19T09:43:10+08:00"/>
              </w:rPr>
            </w:pPr>
            <w:del w:id="3162" w:author="xh" w:date="2026-10-19T09:43:10+08:00">
              <w:r>
                <w:rPr>
                  <w:rFonts w:ascii="Times New Roman" w:hAnsi="Times New Roman" w:eastAsia="方正仿宋_GBK"/>
                  <w:b w:val="0"/>
                  <w:sz w:val="18"/>
                </w:rPr>
                <w:delText>（5-2）</w:delText>
              </w:r>
            </w:del>
          </w:p>
        </w:tc>
      </w:tr>
      <w:tr>
        <w:trPr>
          <w:cantSplit/>
          <w:ins w:id="3163" w:author="xh" w:date="2026-10-19T09:43:10+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3164" w:author="xh" w:date="2026-10-19T09:43:10+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3165" w:author="xh" w:date="2026-10-19T09:43:10+08:00"/>
              </w:rPr>
            </w:pPr>
            <w:ins w:id="3166" w:author="xh" w:date="2026-10-19T09:43:10+08:00">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3167" w:author="xh" w:date="2026-10-19T09:43:10+08:00"/>
              </w:rPr>
            </w:pPr>
            <w:ins w:id="3168" w:author="xh" w:date="2026-10-19T09:43:10+08:00">
              <w:r>
                <w:rPr>
                  <w:rFonts w:ascii="Times New Roman" w:hAnsi="Times New Roman" w:eastAsia="方正仿宋_GBK"/>
                  <w:b w:val="0"/>
                  <w:sz w:val="18"/>
                </w:rPr>
                <w:t>（5-2）</w:t>
              </w:r>
            </w:ins>
          </w:p>
        </w:tc>
      </w:tr>
    </w:tbl>
    <w:p w14:paraId="74E666EE">
      <w:pPr>
        <w:pStyle w:val="115"/>
        <w:widowControl/>
        <w:spacing w:before="0" w:after="0" w:line="348" w:lineRule="exact"/>
        <w:ind w:left="0" w:leftChars="0" w:right="0" w:rightChars="0" w:firstLine="0" w:firstLineChars="0"/>
        <w:jc w:val="both"/>
        <w:rPr>
          <w:del w:id="3169" w:author="xh" w:date="2026-10-19T09:43:49+08:00"/>
        </w:rPr>
      </w:pPr>
      <w:del w:id="3170" w:author="xh" w:date="2026-10-19T09:43:49+08:00">
        <w:r>
          <w:rPr>
            <w:rFonts w:ascii="Times New Roman" w:hAnsi="Times New Roman" w:eastAsia="方正仿宋_GBK"/>
            <w:b w:val="0"/>
            <w:sz w:val="24"/>
          </w:rPr>
          <w:delText>式中，</w:delText>
        </w:r>
      </w:del>
      <w:del w:id="3171" w:author="xh" w:date="2026-10-19T09:43:49+08:00">
        <m:oMath>
          <m:r>
            <m:rPr>
              <m:nor/>
            </m:rPr>
            <w:rPr>
              <w:rFonts w:ascii="Times New Roman" w:hAnsi="Times New Roman" w:eastAsia="方正仿宋_GBK" w:cs="Times New Roman"/>
              <w:i/>
              <w:iCs/>
            </w:rPr>
            <m:t>s</m:t>
          </m:r>
        </m:oMath>
      </w:del>
      <w:del w:id="3172" w:author="xh" w:date="2026-10-19T09:43:49+08:00">
        <w:r>
          <w:rPr>
            <w:rFonts w:ascii="Times New Roman" w:hAnsi="Times New Roman" w:eastAsia="方正仿宋_GBK"/>
            <w:b w:val="0"/>
            <w:sz w:val="24"/>
          </w:rPr>
          <w:delText>表示刚性或弹性方案，</w:delText>
        </w:r>
      </w:del>
      <w:del w:id="3173" w:author="xh" w:date="2026-10-19T09:43:49+08:00">
        <m:oMath>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s</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del>
      <w:del w:id="3174" w:author="xh" w:date="2026-10-19T09:43:49+08:00">
        <w:r>
          <w:rPr>
            <w:rFonts w:ascii="Times New Roman" w:hAnsi="Times New Roman" w:eastAsia="方正仿宋_GBK"/>
            <w:b w:val="0"/>
            <w:sz w:val="24"/>
          </w:rPr>
          <w:delText>为方案主变总容量；</w:delText>
        </w:r>
      </w:del>
      <w:del w:id="3175" w:author="xh" w:date="2026-10-19T09:43:49+08:00">
        <m:oMath>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,candidate</m:t>
              </m:r>
            </m:sub>
            <m:sup>
              <m:r>
                <m:rPr>
                  <m:nor/>
                  <m:sty m:val="p"/>
                </m:rPr>
                <w:rPr>
                  <w:rFonts w:ascii="Times New Roman" w:hAnsi="Times New Roman" w:eastAsia="方正仿宋_GBK" w:cs="Times New Roman"/>
                  <w:b w:val="0"/>
                  <w:i w:val="0"/>
                  <w:iCs w:val="0"/>
                </w:rPr>
                <m:t>max</m:t>
              </m:r>
            </m:sup>
          </m:sSubSup>
        </m:oMath>
      </w:del>
      <w:del w:id="3176" w:author="xh" w:date="2026-10-19T09:43:49+08:00">
        <w:r>
          <w:rPr>
            <w:rFonts w:ascii="Times New Roman" w:hAnsi="Times New Roman" w:eastAsia="方正仿宋_GBK"/>
            <w:b w:val="0"/>
            <w:sz w:val="24"/>
          </w:rPr>
          <w:delText>为站点</w:delText>
        </w:r>
      </w:del>
      <w:del w:id="3177" w:author="xh" w:date="2026-10-19T09:43:49+08:00">
        <m:oMath>
          <m:r>
            <m:rPr>
              <m:nor/>
            </m:rPr>
            <w:rPr>
              <w:rFonts w:ascii="Times New Roman" w:hAnsi="Times New Roman" w:eastAsia="方正仿宋_GBK" w:cs="Times New Roman"/>
              <w:i/>
              <w:iCs/>
            </w:rPr>
            <m:t>i</m:t>
          </m:r>
        </m:oMath>
      </w:del>
      <w:del w:id="3178" w:author="xh" w:date="2026-10-19T09:43:49+08:00">
        <w:r>
          <w:rPr>
            <w:rFonts w:ascii="Times New Roman" w:hAnsi="Times New Roman" w:eastAsia="方正仿宋_GBK"/>
            <w:b w:val="0"/>
            <w:sz w:val="24"/>
          </w:rPr>
          <w:delText>在候选设备及场地条件下允许的最大容量。刚性方案的下端参考值</w:delText>
        </w:r>
      </w:del>
      <w:del w:id="3179" w:author="xh" w:date="2026-10-19T09:43:49+08:00">
        <m:oMath>
          <m:sSub>
            <m:sSubPr/>
            <m:e>
              <m:limLow>
                <m:limLowPr/>
                <m:e>
                  <m:r>
                    <m:rPr>
                      <m:nor/>
                    </m:rPr>
                    <w:rPr>
                      <w:rFonts w:ascii="Times New Roman" w:hAnsi="Times New Roman" w:eastAsia="方正仿宋_GBK" w:cs="Times New Roman"/>
                      <w:i/>
                      <w:iCs/>
                    </w:rPr>
                    <m:t>R</m:t>
                  </m:r>
                </m:e>
                <m:lim>
                  <m:r>
                    <m:rPr>
                      <m:nor/>
                      <m:sty m:val="p"/>
                    </m:rPr>
                    <w:rPr>
                      <w:rFonts w:ascii="Times New Roman" w:hAnsi="Times New Roman" w:eastAsia="方正仿宋_GBK" w:cs="Times New Roman"/>
                      <w:b w:val="0"/>
                      <w:i w:val="0"/>
                      <w:iCs w:val="0"/>
                    </w:rPr>
                    <m:t>_</m:t>
                  </m:r>
                </m:lim>
              </m:limLow>
            </m:e>
            <m:sub>
              <m:r>
                <m:rPr>
                  <m:nor/>
                </m:rPr>
                <w:rPr>
                  <w:rFonts w:ascii="Times New Roman" w:hAnsi="Times New Roman" w:eastAsia="方正仿宋_GBK" w:cs="Times New Roman"/>
                  <w:i/>
                  <w:iCs/>
                </w:rPr>
                <m:t>c</m:t>
              </m:r>
            </m:sub>
          </m:sSub>
        </m:oMath>
      </w:del>
      <w:del w:id="3180" w:author="xh" w:date="2026-10-19T09:43:49+08:00">
        <w:r>
          <w:rPr>
            <w:rFonts w:ascii="Times New Roman" w:hAnsi="Times New Roman" w:eastAsia="方正仿宋_GBK"/>
            <w:b w:val="0"/>
            <w:sz w:val="24"/>
          </w:rPr>
          <w:delText>按年最大净负荷平均增长率对应的导则范围确定，市区1.50、邳州1.70[8]。两类方案均按实际设备配置与同年网供峰值计算容载比。</w:delText>
        </w:r>
      </w:del>
    </w:p>
    <w:p>
      <w:pPr>
        <w:pStyle w:val="115"/>
        <w:widowControl/>
        <w:spacing w:line="348" w:lineRule="exact" w:before="0" w:after="0"/>
        <w:ind w:firstLine="0" w:left="0" w:right="0" w:firstLineChars="0" w:hanging="0" w:hangingChars="0" w:start="0" w:end="0" w:leftChars="0" w:rightChars="0" w:startChars="0" w:endChars="0"/>
        <w:jc w:val="both"/>
        <w:rPr>
          <w:ins w:id="3181" w:author="xh" w:date="2026-10-19T09:44:29+08:00"/>
        </w:rPr>
      </w:pPr>
      <w:ins w:id="3182" w:author="xh" w:date="2026-10-19T09:44:29+08:00">
        <w:r>
          <w:rPr>
            <w:rFonts w:ascii="Times New Roman" w:hAnsi="Times New Roman" w:eastAsia="方正仿宋_GBK"/>
            <w:b w:val="0"/>
            <w:sz w:val="24"/>
          </w:rPr>
          <w:t xml:space="preserve">式中，</w:t>
        </w:r>
      </w:ins>
      <w:ins w:id="3183" w:author="xh" w:date="2026-10-19T09:44:29+08:00">
        <m:oMath>
          <m:r>
            <m:rPr>
              <m:nor m:val="1"/>
            </m:rPr>
            <w:rPr>
              <w:rFonts w:ascii="Times New Roman" w:hAnsi="Times New Roman" w:cs="Times New Roman" w:eastAsia="方正仿宋_GBK"/>
              <w:i w:val="1"/>
              <w:iCs w:val="1"/>
            </w:rPr>
            <m:t>s</m:t>
          </m:r>
        </m:oMath>
      </w:ins>
      <w:ins w:id="3184" w:author="xh" w:date="2026-10-19T09:44:29+08:00">
        <w:r>
          <w:rPr>
            <w:rFonts w:ascii="Times New Roman" w:hAnsi="Times New Roman" w:eastAsia="方正仿宋_GBK"/>
            <w:b w:val="0"/>
            <w:sz w:val="24"/>
          </w:rPr>
          <w:t xml:space="preserve">表示刚性或弹性方案，</w:t>
        </w:r>
      </w:ins>
      <w:ins w:id="3185" w:author="xh" w:date="2026-10-19T09:44:29+08:00">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ins>
      <w:ins w:id="3186" w:author="xh" w:date="2026-10-19T09:44:29+08:00">
        <w:r>
          <w:rPr>
            <w:rFonts w:ascii="Times New Roman" w:hAnsi="Times New Roman" w:eastAsia="方正仿宋_GBK"/>
            <w:b w:val="0"/>
            <w:sz w:val="24"/>
          </w:rPr>
          <w:t xml:space="preserve">为方案主变总容量；</w:t>
        </w:r>
      </w:ins>
      <w:ins w:id="3187" w:author="xh" w:date="2026-10-19T09:44:29+08:00">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ins>
      <w:ins w:id="3188" w:author="xh" w:date="2026-10-19T09:44:29+08:00">
        <w:r>
          <w:rPr>
            <w:rFonts w:ascii="Times New Roman" w:hAnsi="Times New Roman" w:eastAsia="方正仿宋_GBK"/>
            <w:b w:val="0"/>
            <w:sz w:val="24"/>
          </w:rPr>
          <w:t xml:space="preserve">为站点</w:t>
        </w:r>
      </w:ins>
      <w:ins w:id="3189" w:author="xh" w:date="2026-10-19T09:44:29+08:00">
        <m:oMath>
          <m:r>
            <m:rPr>
              <m:nor m:val="1"/>
            </m:rPr>
            <w:rPr>
              <w:rFonts w:ascii="Times New Roman" w:hAnsi="Times New Roman" w:cs="Times New Roman" w:eastAsia="方正仿宋_GBK"/>
              <w:i w:val="1"/>
              <w:iCs w:val="1"/>
            </w:rPr>
            <m:t>i</m:t>
          </m:r>
        </m:oMath>
      </w:ins>
      <w:ins w:id="3190" w:author="xh" w:date="2026-10-19T09:44:29+08:00">
        <w:r>
          <w:rPr>
            <w:rFonts w:ascii="Times New Roman" w:hAnsi="Times New Roman" w:eastAsia="方正仿宋_GBK"/>
            <w:b w:val="0"/>
            <w:sz w:val="24"/>
          </w:rPr>
          <w:t xml:space="preserve">在候选设备及场地条件下允许的最大容量。</w:t>
        </w:r>
      </w:ins>
      <w:ins w:id="3191" w:author="xh" w:date="2026-10-19T09:44:29+08:00">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ins>
      <w:ins w:id="3192" w:author="xh" w:date="2026-10-19T09:44:29+08:00">
        <w:r>
          <w:rPr>
            <w:rFonts w:ascii="Times New Roman" w:hAnsi="Times New Roman" w:eastAsia="方正仿宋_GBK"/>
            <w:b w:val="0"/>
            <w:sz w:val="24"/>
          </w:rPr>
          <w:t xml:space="preserve">为两方案共同的年度容载比下限，按同地区对应规划阶段设置，2021—2025年市区1.50、邳州1.70，2026—2030年市区1.60、邳州1.70，2031—2035年均为1.60。两方案均以同年规划峰值计算容载比，实际年度分档建议另按第5.4.3节对照[8]。</w:t>
        </w:r>
      </w:ins>
    </w:p>
    <w:p w14:paraId="21483C07">
      <w:pPr>
        <w:pStyle w:val="2"/>
        <w:widowControl/>
        <w:spacing w:before="0" w:after="0" w:line="348" w:lineRule="exact"/>
        <w:ind w:firstLine="480"/>
        <w:jc w:val="both"/>
      </w:pPr>
      <w:r>
        <w:rPr>
          <w:rFonts w:ascii="Times New Roman" w:hAnsi="Times New Roman" w:eastAsia="方正仿宋_GBK"/>
          <w:b w:val="0"/>
          <w:sz w:val="24"/>
        </w:rPr>
        <w:t>在明确两类方案的容量约束后，进一步分析光伏增长可能带来的反向容量需求。以下用屋顶资源和政策发展目标构造源荷情景，相应可选主变容量仍由站址、设备候选及网络条件确定。</w:t>
      </w:r>
    </w:p>
    <w:p w14:paraId="38398E61">
      <w:pPr>
        <w:pStyle w:val="2"/>
        <w:widowControl/>
        <w:spacing w:before="0" w:after="0" w:line="348" w:lineRule="exact"/>
        <w:ind w:firstLine="480"/>
        <w:jc w:val="both"/>
      </w:pPr>
      <w:r>
        <w:rPr>
          <w:rFonts w:ascii="Times New Roman" w:hAnsi="Times New Roman" w:eastAsia="方正仿宋_GBK"/>
          <w:b w:val="0"/>
          <w:sz w:val="24"/>
        </w:rPr>
        <w:t>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14:paraId="22369F35">
      <w:pPr>
        <w:pStyle w:val="2"/>
        <w:widowControl/>
        <w:spacing w:before="0" w:after="0" w:line="348" w:lineRule="exact"/>
        <w:ind w:firstLine="480"/>
        <w:jc w:val="both"/>
      </w:pPr>
      <w:r>
        <w:rPr>
          <w:rFonts w:ascii="Times New Roman" w:hAnsi="Times New Roman" w:eastAsia="方正仿宋_GBK"/>
          <w:b w:val="0"/>
          <w:sz w:val="24"/>
        </w:rPr>
        <w:t>屋顶光伏装机容量按</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roof</m:t>
            </m:r>
          </m:sub>
        </m:sSub>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Afd</m:t>
        </m:r>
        <m:r>
          <m:rPr>
            <m:nor/>
            <m:sty m:val="p"/>
          </m:rPr>
          <w:rPr>
            <w:rFonts w:ascii="Times New Roman" w:hAnsi="Times New Roman" w:eastAsia="方正仿宋_GBK" w:cs="Times New Roman"/>
            <w:b w:val="0"/>
            <w:i w:val="0"/>
            <w:iCs w:val="0"/>
          </w:rPr>
          <m:t>/1000</m:t>
        </m:r>
      </m:oMath>
      <w:r>
        <w:rPr>
          <w:rFonts w:ascii="Times New Roman" w:hAnsi="Times New Roman" w:eastAsia="方正仿宋_GBK"/>
          <w:b w:val="0"/>
          <w:sz w:val="24"/>
        </w:rPr>
        <w:t>估算。其中，</w:t>
      </w:r>
      <m:oMath>
        <m:r>
          <m:rPr>
            <m:nor/>
          </m:rPr>
          <w:rPr>
            <w:rFonts w:ascii="Times New Roman" w:hAnsi="Times New Roman" w:eastAsia="方正仿宋_GBK" w:cs="Times New Roman"/>
            <w:i/>
            <w:iCs/>
          </w:rPr>
          <m:t>A</m:t>
        </m:r>
      </m:oMath>
      <w:r>
        <w:rPr>
          <w:rFonts w:ascii="Times New Roman" w:hAnsi="Times New Roman" w:eastAsia="方正仿宋_GBK"/>
          <w:b w:val="0"/>
          <w:sz w:val="24"/>
        </w:rPr>
        <w:t>为调查屋顶面积，单位m²；</w:t>
      </w:r>
      <m:oMath>
        <m:r>
          <m:rPr>
            <m:nor/>
          </m:rPr>
          <w:rPr>
            <w:rFonts w:ascii="Times New Roman" w:hAnsi="Times New Roman" w:eastAsia="方正仿宋_GBK" w:cs="Times New Roman"/>
            <w:i/>
            <w:iCs/>
          </w:rPr>
          <m:t>f</m:t>
        </m:r>
      </m:oMath>
      <w:r>
        <w:rPr>
          <w:rFonts w:ascii="Times New Roman" w:hAnsi="Times New Roman" w:eastAsia="方正仿宋_GBK"/>
          <w:b w:val="0"/>
          <w:sz w:val="24"/>
        </w:rPr>
        <w:t>为屋顶可利用比例；</w:t>
      </w:r>
      <m:oMath>
        <m:r>
          <m:rPr>
            <m:nor/>
          </m:rPr>
          <w:rPr>
            <w:rFonts w:ascii="Times New Roman" w:hAnsi="Times New Roman" w:eastAsia="方正仿宋_GBK" w:cs="Times New Roman"/>
            <w:i/>
            <w:iCs/>
          </w:rPr>
          <m:t>d</m:t>
        </m:r>
      </m:oMath>
      <w:r>
        <w:rPr>
          <w:rFonts w:ascii="Times New Roman" w:hAnsi="Times New Roman" w:eastAsia="方正仿宋_GBK"/>
          <w:b w:val="0"/>
          <w:sz w:val="24"/>
        </w:rPr>
        <w:t>为单位可用面积装机密度，单位kWp/m²；</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roof</m:t>
            </m:r>
          </m:sub>
        </m:sSub>
      </m:oMath>
      <w:r>
        <w:rPr>
          <w:rFonts w:ascii="Times New Roman" w:hAnsi="Times New Roman" w:eastAsia="方正仿宋_GBK"/>
          <w:b w:val="0"/>
          <w:sz w:val="24"/>
        </w:rPr>
        <w:t>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14:paraId="1C2CCB1C">
      <w:pPr>
        <w:pStyle w:val="2"/>
        <w:keepNext/>
        <w:spacing w:before="120" w:after="80" w:line="280" w:lineRule="exact"/>
        <w:ind w:firstLine="0"/>
        <w:jc w:val="center"/>
      </w:pPr>
      <w:r>
        <w:rPr>
          <w:rFonts w:ascii="Times New Roman" w:hAnsi="Times New Roman" w:eastAsia="宋体"/>
          <w:b w:val="0"/>
          <w:sz w:val="21"/>
        </w:rPr>
        <w:t>表5-2 不同屋顶可利用比例下的光伏装机容量估算</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70AD81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62C20AB3">
            <w:pPr>
              <w:keepNext/>
              <w:spacing w:before="20" w:after="20" w:line="260" w:lineRule="exact"/>
              <w:ind w:left="0" w:leftChars="0" w:right="0" w:rightChars="0" w:firstLine="0" w:firstLineChars="0"/>
              <w:jc w:val="center"/>
            </w:pPr>
            <w:r>
              <w:rPr>
                <w:rFonts w:ascii="Times New Roman" w:hAnsi="Times New Roman" w:eastAsia="宋体"/>
                <w:b/>
                <w:sz w:val="18"/>
              </w:rPr>
              <w:t>行政范围</w:t>
            </w:r>
          </w:p>
        </w:tc>
        <w:tc>
          <w:tcPr>
            <w:tcW w:w="1662" w:type="dxa"/>
            <w:tcMar>
              <w:left w:w="70" w:type="dxa"/>
              <w:right w:w="70" w:type="dxa"/>
            </w:tcMar>
            <w:vAlign w:val="center"/>
          </w:tcPr>
          <w:p w14:paraId="6F4EFF31">
            <w:pPr>
              <w:keepNext/>
              <w:spacing w:before="20" w:after="20" w:line="260" w:lineRule="exact"/>
              <w:ind w:left="0" w:leftChars="0" w:right="0" w:rightChars="0" w:firstLine="0" w:firstLineChars="0"/>
              <w:jc w:val="center"/>
            </w:pPr>
            <w:r>
              <w:rPr>
                <w:rFonts w:ascii="Times New Roman" w:hAnsi="Times New Roman" w:eastAsia="宋体"/>
                <w:b/>
                <w:sz w:val="18"/>
              </w:rPr>
              <w:t>屋顶面积/万m²</w:t>
            </w:r>
          </w:p>
        </w:tc>
        <w:tc>
          <w:tcPr>
            <w:tcW w:w="1662" w:type="dxa"/>
            <w:tcMar>
              <w:left w:w="70" w:type="dxa"/>
              <w:right w:w="70" w:type="dxa"/>
            </w:tcMar>
            <w:vAlign w:val="center"/>
          </w:tcPr>
          <w:p w14:paraId="73AF91D1">
            <w:pPr>
              <w:keepNext/>
              <w:spacing w:before="20" w:after="20" w:line="260" w:lineRule="exact"/>
              <w:ind w:left="0" w:leftChars="0" w:right="0" w:rightChars="0" w:firstLine="0" w:firstLineChars="0"/>
              <w:jc w:val="center"/>
            </w:pPr>
            <w:r>
              <w:rPr>
                <w:rFonts w:ascii="Times New Roman" w:hAnsi="Times New Roman" w:eastAsia="宋体"/>
                <w:b/>
                <w:sz w:val="18"/>
              </w:rPr>
              <w:t>可利用比例20%/MWp</w:t>
            </w:r>
          </w:p>
        </w:tc>
        <w:tc>
          <w:tcPr>
            <w:tcW w:w="1662" w:type="dxa"/>
            <w:tcMar>
              <w:left w:w="70" w:type="dxa"/>
              <w:right w:w="70" w:type="dxa"/>
            </w:tcMar>
            <w:vAlign w:val="center"/>
          </w:tcPr>
          <w:p w14:paraId="3D22E776">
            <w:pPr>
              <w:keepNext/>
              <w:spacing w:before="20" w:after="20" w:line="260" w:lineRule="exact"/>
              <w:ind w:left="0" w:leftChars="0" w:right="0" w:rightChars="0" w:firstLine="0" w:firstLineChars="0"/>
              <w:jc w:val="center"/>
            </w:pPr>
            <w:r>
              <w:rPr>
                <w:rFonts w:ascii="Times New Roman" w:hAnsi="Times New Roman" w:eastAsia="宋体"/>
                <w:b/>
                <w:sz w:val="18"/>
              </w:rPr>
              <w:t>可利用比例40%/MWp</w:t>
            </w:r>
          </w:p>
        </w:tc>
        <w:tc>
          <w:tcPr>
            <w:tcW w:w="1662" w:type="dxa"/>
            <w:tcMar>
              <w:left w:w="70" w:type="dxa"/>
              <w:right w:w="70" w:type="dxa"/>
            </w:tcMar>
            <w:vAlign w:val="center"/>
          </w:tcPr>
          <w:p w14:paraId="6622EA14">
            <w:pPr>
              <w:keepNext/>
              <w:spacing w:before="20" w:after="20" w:line="260" w:lineRule="exact"/>
              <w:ind w:left="0" w:leftChars="0" w:right="0" w:rightChars="0" w:firstLine="0" w:firstLineChars="0"/>
              <w:jc w:val="center"/>
            </w:pPr>
            <w:r>
              <w:rPr>
                <w:rFonts w:ascii="Times New Roman" w:hAnsi="Times New Roman" w:eastAsia="宋体"/>
                <w:b/>
                <w:sz w:val="18"/>
              </w:rPr>
              <w:t>可利用比例60%/MWp</w:t>
            </w:r>
          </w:p>
        </w:tc>
      </w:tr>
      <w:tr w14:paraId="24749B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D6AB3DD">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7E213FB0">
            <w:pPr>
              <w:keepNext/>
              <w:spacing w:before="20" w:after="20" w:line="260" w:lineRule="exact"/>
              <w:ind w:left="0" w:leftChars="0" w:right="0" w:rightChars="0" w:firstLine="0" w:firstLineChars="0"/>
              <w:jc w:val="center"/>
            </w:pPr>
            <w:r>
              <w:rPr>
                <w:rFonts w:ascii="Times New Roman" w:hAnsi="Times New Roman" w:eastAsia="宋体"/>
                <w:b w:val="0"/>
                <w:sz w:val="18"/>
              </w:rPr>
              <w:t>8939.19</w:t>
            </w:r>
          </w:p>
        </w:tc>
        <w:tc>
          <w:tcPr>
            <w:tcW w:w="1662" w:type="dxa"/>
            <w:tcMar>
              <w:left w:w="70" w:type="dxa"/>
              <w:right w:w="70" w:type="dxa"/>
            </w:tcMar>
            <w:vAlign w:val="center"/>
          </w:tcPr>
          <w:p w14:paraId="0C278881">
            <w:pPr>
              <w:keepNext/>
              <w:spacing w:before="20" w:after="20" w:line="260" w:lineRule="exact"/>
              <w:ind w:left="0" w:leftChars="0" w:right="0" w:rightChars="0" w:firstLine="0" w:firstLineChars="0"/>
              <w:jc w:val="center"/>
            </w:pPr>
            <w:r>
              <w:rPr>
                <w:rFonts w:ascii="Times New Roman" w:hAnsi="Times New Roman" w:eastAsia="宋体"/>
                <w:b w:val="0"/>
                <w:sz w:val="18"/>
              </w:rPr>
              <w:t>1787.84</w:t>
            </w:r>
          </w:p>
        </w:tc>
        <w:tc>
          <w:tcPr>
            <w:tcW w:w="1662" w:type="dxa"/>
            <w:tcMar>
              <w:left w:w="70" w:type="dxa"/>
              <w:right w:w="70" w:type="dxa"/>
            </w:tcMar>
            <w:vAlign w:val="center"/>
          </w:tcPr>
          <w:p w14:paraId="01FECF6D">
            <w:pPr>
              <w:keepNext/>
              <w:spacing w:before="20" w:after="20" w:line="260" w:lineRule="exact"/>
              <w:ind w:left="0" w:leftChars="0" w:right="0" w:rightChars="0" w:firstLine="0" w:firstLineChars="0"/>
              <w:jc w:val="center"/>
            </w:pPr>
            <w:r>
              <w:rPr>
                <w:rFonts w:ascii="Times New Roman" w:hAnsi="Times New Roman" w:eastAsia="宋体"/>
                <w:b w:val="0"/>
                <w:sz w:val="18"/>
              </w:rPr>
              <w:t>3575.67</w:t>
            </w:r>
          </w:p>
        </w:tc>
        <w:tc>
          <w:tcPr>
            <w:tcW w:w="1662" w:type="dxa"/>
            <w:tcMar>
              <w:left w:w="70" w:type="dxa"/>
              <w:right w:w="70" w:type="dxa"/>
            </w:tcMar>
            <w:vAlign w:val="center"/>
          </w:tcPr>
          <w:p w14:paraId="127436EF">
            <w:pPr>
              <w:keepNext/>
              <w:spacing w:before="20" w:after="20" w:line="260" w:lineRule="exact"/>
              <w:ind w:left="0" w:leftChars="0" w:right="0" w:rightChars="0" w:firstLine="0" w:firstLineChars="0"/>
              <w:jc w:val="center"/>
            </w:pPr>
            <w:r>
              <w:rPr>
                <w:rFonts w:ascii="Times New Roman" w:hAnsi="Times New Roman" w:eastAsia="宋体"/>
                <w:b w:val="0"/>
                <w:sz w:val="18"/>
              </w:rPr>
              <w:t>5363.51</w:t>
            </w:r>
          </w:p>
        </w:tc>
      </w:tr>
      <w:tr w14:paraId="773023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85FAD9C">
            <w:pPr>
              <w:keepNext w:val="0"/>
              <w:spacing w:before="20" w:after="20" w:line="260" w:lineRule="exact"/>
              <w:ind w:left="0" w:leftChars="0" w:right="0" w:rightChars="0" w:firstLine="0" w:firstLineChars="0"/>
              <w:jc w:val="center"/>
            </w:pPr>
            <w:r>
              <w:rPr>
                <w:rFonts w:ascii="Times New Roman" w:hAnsi="Times New Roman" w:eastAsia="宋体"/>
                <w:b w:val="0"/>
                <w:sz w:val="18"/>
              </w:rPr>
              <w:t>市区鼓楼、云龙、泉山三区</w:t>
            </w:r>
          </w:p>
        </w:tc>
        <w:tc>
          <w:tcPr>
            <w:tcW w:w="1662" w:type="dxa"/>
            <w:tcMar>
              <w:left w:w="70" w:type="dxa"/>
              <w:right w:w="70" w:type="dxa"/>
            </w:tcMar>
            <w:vAlign w:val="center"/>
          </w:tcPr>
          <w:p w14:paraId="33F34B01">
            <w:pPr>
              <w:keepNext w:val="0"/>
              <w:spacing w:before="20" w:after="20" w:line="260" w:lineRule="exact"/>
              <w:ind w:left="0" w:leftChars="0" w:right="0" w:rightChars="0" w:firstLine="0" w:firstLineChars="0"/>
              <w:jc w:val="center"/>
            </w:pPr>
            <w:r>
              <w:rPr>
                <w:rFonts w:ascii="Times New Roman" w:hAnsi="Times New Roman" w:eastAsia="宋体"/>
                <w:b w:val="0"/>
                <w:sz w:val="18"/>
              </w:rPr>
              <w:t>4082.36</w:t>
            </w:r>
          </w:p>
        </w:tc>
        <w:tc>
          <w:tcPr>
            <w:tcW w:w="1662" w:type="dxa"/>
            <w:tcMar>
              <w:left w:w="70" w:type="dxa"/>
              <w:right w:w="70" w:type="dxa"/>
            </w:tcMar>
            <w:vAlign w:val="center"/>
          </w:tcPr>
          <w:p w14:paraId="58F8BD2F">
            <w:pPr>
              <w:keepNext w:val="0"/>
              <w:spacing w:before="20" w:after="20" w:line="260" w:lineRule="exact"/>
              <w:ind w:left="0" w:leftChars="0" w:right="0" w:rightChars="0" w:firstLine="0" w:firstLineChars="0"/>
              <w:jc w:val="center"/>
            </w:pPr>
            <w:r>
              <w:rPr>
                <w:rFonts w:ascii="Times New Roman" w:hAnsi="Times New Roman" w:eastAsia="宋体"/>
                <w:b w:val="0"/>
                <w:sz w:val="18"/>
              </w:rPr>
              <w:t>816.47</w:t>
            </w:r>
          </w:p>
        </w:tc>
        <w:tc>
          <w:tcPr>
            <w:tcW w:w="1662" w:type="dxa"/>
            <w:tcMar>
              <w:left w:w="70" w:type="dxa"/>
              <w:right w:w="70" w:type="dxa"/>
            </w:tcMar>
            <w:vAlign w:val="center"/>
          </w:tcPr>
          <w:p w14:paraId="1BC71A50">
            <w:pPr>
              <w:keepNext w:val="0"/>
              <w:spacing w:before="20" w:after="20" w:line="260" w:lineRule="exact"/>
              <w:ind w:left="0" w:leftChars="0" w:right="0" w:rightChars="0" w:firstLine="0" w:firstLineChars="0"/>
              <w:jc w:val="center"/>
            </w:pPr>
            <w:r>
              <w:rPr>
                <w:rFonts w:ascii="Times New Roman" w:hAnsi="Times New Roman" w:eastAsia="宋体"/>
                <w:b w:val="0"/>
                <w:sz w:val="18"/>
              </w:rPr>
              <w:t>1632.94</w:t>
            </w:r>
          </w:p>
        </w:tc>
        <w:tc>
          <w:tcPr>
            <w:tcW w:w="1662" w:type="dxa"/>
            <w:tcMar>
              <w:left w:w="70" w:type="dxa"/>
              <w:right w:w="70" w:type="dxa"/>
            </w:tcMar>
            <w:vAlign w:val="center"/>
          </w:tcPr>
          <w:p w14:paraId="124F7FF5">
            <w:pPr>
              <w:keepNext w:val="0"/>
              <w:spacing w:before="20" w:after="20" w:line="260" w:lineRule="exact"/>
              <w:ind w:left="0" w:leftChars="0" w:right="0" w:rightChars="0" w:firstLine="0" w:firstLineChars="0"/>
              <w:jc w:val="center"/>
            </w:pPr>
            <w:r>
              <w:rPr>
                <w:rFonts w:ascii="Times New Roman" w:hAnsi="Times New Roman" w:eastAsia="宋体"/>
                <w:b w:val="0"/>
                <w:sz w:val="18"/>
              </w:rPr>
              <w:t>2449.42</w:t>
            </w:r>
          </w:p>
        </w:tc>
      </w:tr>
    </w:tbl>
    <w:p w14:paraId="458B71CE">
      <w:pPr>
        <w:pStyle w:val="2"/>
        <w:widowControl/>
        <w:spacing w:before="0" w:after="0" w:line="348" w:lineRule="exact"/>
        <w:ind w:firstLine="480"/>
        <w:jc w:val="both"/>
      </w:pPr>
      <w:r>
        <w:rPr>
          <w:rFonts w:ascii="Times New Roman" w:hAnsi="Times New Roman" w:eastAsia="方正仿宋_GBK"/>
          <w:b w:val="0"/>
          <w:sz w:val="24"/>
        </w:rPr>
        <w:t>上述容量为所调查屋顶在不同可利用比例下的总装机规模，包含已开发资源。实际新增规模结合建筑结构、遮挡、消防条件及已建光伏占用面积核定。表中MWp为组件侧峰值容量。</w:t>
      </w:r>
    </w:p>
    <w:p w14:paraId="79E1ACF8">
      <w:pPr>
        <w:pStyle w:val="2"/>
        <w:widowControl/>
        <w:spacing w:before="0" w:after="0" w:line="348" w:lineRule="exact"/>
        <w:ind w:firstLine="480"/>
        <w:jc w:val="both"/>
      </w:pPr>
      <w:r>
        <w:rPr>
          <w:rFonts w:ascii="Times New Roman" w:hAnsi="Times New Roman" w:eastAsia="方正仿宋_GBK"/>
          <w:b w:val="0"/>
          <w:sz w:val="24"/>
        </w:rPr>
        <w:t>《江苏省分布式光伏发展实施方案（2026—2030年）》提出，2030年全省分布式光伏累计装机较2025年翻一番，达到1.20亿千瓦[94]。以装机翻倍作为地区发展情景，邳州和市区装机规模分别约为3119.28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14:paraId="58DA54A0">
      <w:pPr>
        <w:pStyle w:val="2"/>
        <w:widowControl/>
        <w:spacing w:before="0" w:after="0" w:line="348" w:lineRule="exact"/>
        <w:ind w:firstLine="480"/>
        <w:jc w:val="both"/>
      </w:pPr>
      <w:r>
        <w:rPr>
          <w:rFonts w:ascii="Times New Roman" w:hAnsi="Times New Roman" w:eastAsia="方正仿宋_GBK"/>
          <w:b w:val="0"/>
          <w:sz w:val="24"/>
        </w:rPr>
        <w:t>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14:paraId="544A6974">
      <w:pPr>
        <w:pStyle w:val="2"/>
        <w:widowControl/>
        <w:spacing w:before="0" w:after="0" w:line="348" w:lineRule="exact"/>
        <w:ind w:firstLine="480"/>
        <w:jc w:val="both"/>
      </w:pPr>
      <w:r>
        <w:rPr>
          <w:rFonts w:ascii="Times New Roman" w:hAnsi="Times New Roman" w:eastAsia="方正仿宋_GBK"/>
          <w:b w:val="0"/>
          <w:sz w:val="24"/>
        </w:rPr>
        <w:t>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14:paraId="207BCCE6">
      <w:pPr>
        <w:pStyle w:val="2"/>
        <w:widowControl/>
        <w:spacing w:before="0" w:after="0" w:line="348" w:lineRule="exact"/>
        <w:ind w:firstLine="480"/>
        <w:jc w:val="both"/>
      </w:pPr>
      <w:r>
        <w:rPr>
          <w:rFonts w:ascii="Times New Roman" w:hAnsi="Times New Roman" w:eastAsia="方正仿宋_GBK"/>
          <w:b w:val="0"/>
          <w:sz w:val="24"/>
        </w:rPr>
        <w:t>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14:paraId="2DFE486C">
      <w:pPr>
        <w:pStyle w:val="5"/>
        <w:keepNext/>
        <w:numPr>
          <w:ilvl w:val="0"/>
          <w:numId w:val="0"/>
        </w:numPr>
        <w:spacing w:before="160" w:after="120" w:line="390" w:lineRule="exact"/>
        <w:ind w:firstLine="0"/>
      </w:pPr>
      <w:bookmarkStart w:id="181" w:name="工程候选与参数设置"/>
      <w:r>
        <w:rPr>
          <w:rFonts w:ascii="Times New Roman" w:hAnsi="Times New Roman" w:eastAsia="方正仿宋_GBK"/>
          <w:b/>
          <w:sz w:val="26"/>
        </w:rPr>
        <w:t>5.1.3 工程候选与参数设置</w:t>
      </w:r>
      <w:bookmarkEnd w:id="181"/>
    </w:p>
    <w:p w14:paraId="6772C595">
      <w:pPr>
        <w:pStyle w:val="115"/>
        <w:widowControl/>
        <w:spacing w:before="0" w:after="0" w:line="348" w:lineRule="exact"/>
        <w:ind w:firstLine="480"/>
        <w:jc w:val="both"/>
      </w:pPr>
      <w:r>
        <w:rPr>
          <w:rFonts w:ascii="Times New Roman" w:hAnsi="Times New Roman" w:eastAsia="方正仿宋_GBK"/>
          <w:b w:val="0"/>
          <w:sz w:val="24"/>
        </w:rPr>
        <w:t>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14:paraId="1FB0FC30">
      <w:pPr>
        <w:pStyle w:val="2"/>
        <w:widowControl/>
        <w:spacing w:before="0" w:after="0" w:line="348" w:lineRule="exact"/>
        <w:ind w:firstLine="480"/>
        <w:jc w:val="both"/>
      </w:pPr>
      <w:r>
        <w:rPr>
          <w:rFonts w:ascii="Times New Roman" w:hAnsi="Times New Roman" w:eastAsia="方正仿宋_GBK"/>
          <w:b w:val="0"/>
          <w:sz w:val="24"/>
        </w:rPr>
        <w:t>储能采用100 kW/215 kWh成套柜，可用电量系数为0.76，地区案例正向支撑持续时间分别取邳州2 h、市区6 h，反向持续时间按各站静态参数设置。</w:t>
      </w:r>
    </w:p>
    <w:p w14:paraId="7B77F476">
      <w:pPr>
        <w:pStyle w:val="2"/>
        <w:keepNext/>
        <w:spacing w:before="120" w:after="80" w:line="280" w:lineRule="exact"/>
        <w:ind w:firstLine="0"/>
        <w:jc w:val="center"/>
      </w:pPr>
      <w:r>
        <w:rPr>
          <w:rFonts w:ascii="Times New Roman" w:hAnsi="Times New Roman" w:eastAsia="宋体"/>
          <w:b w:val="0"/>
          <w:sz w:val="21"/>
        </w:rPr>
        <w:t>表5-3 两地区共同计算条件</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793"/>
        <w:gridCol w:w="3259"/>
        <w:gridCol w:w="3259"/>
      </w:tblGrid>
      <w:tr w14:paraId="3324DD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3193" w:author="xh" w:date="2026-10-19T09:45:08+08:00"/>
        </w:trPr>
        <w:tc>
          <w:tcPr>
            <w:tcW w:w="1793" w:type="dxa"/>
            <w:tcMar>
              <w:left w:w="70" w:type="dxa"/>
              <w:right w:w="70" w:type="dxa"/>
            </w:tcMar>
            <w:vAlign w:val="center"/>
          </w:tcPr>
          <w:p w14:paraId="215A0B00">
            <w:pPr>
              <w:keepNext/>
              <w:spacing w:before="20" w:after="20" w:line="260" w:lineRule="exact"/>
              <w:ind w:left="0" w:leftChars="0" w:right="0" w:rightChars="0" w:firstLine="0" w:firstLineChars="0"/>
              <w:jc w:val="center"/>
              <w:rPr>
                <w:del w:id="3207" w:author="xh" w:date="2026-10-19T09:45:08+08:00"/>
              </w:rPr>
            </w:pPr>
            <w:del w:id="3208" w:author="xh" w:date="2026-10-19T09:45:08+08:00">
              <w:r>
                <w:rPr>
                  <w:rFonts w:ascii="Times New Roman" w:hAnsi="Times New Roman" w:eastAsia="宋体"/>
                  <w:b/>
                  <w:sz w:val="18"/>
                </w:rPr>
                <w:delText>参数</w:delText>
              </w:r>
            </w:del>
          </w:p>
        </w:tc>
        <w:tc>
          <w:tcPr>
            <w:tcW w:w="3259" w:type="dxa"/>
            <w:tcMar>
              <w:left w:w="70" w:type="dxa"/>
              <w:right w:w="70" w:type="dxa"/>
            </w:tcMar>
            <w:vAlign w:val="center"/>
          </w:tcPr>
          <w:p w14:paraId="6AE40974">
            <w:pPr>
              <w:keepNext/>
              <w:spacing w:before="20" w:after="20" w:line="260" w:lineRule="exact"/>
              <w:ind w:left="0" w:leftChars="0" w:right="0" w:rightChars="0" w:firstLine="0" w:firstLineChars="0"/>
              <w:jc w:val="center"/>
              <w:rPr>
                <w:del w:id="3209" w:author="xh" w:date="2026-10-19T09:45:08+08:00"/>
              </w:rPr>
            </w:pPr>
            <w:del w:id="3210" w:author="xh" w:date="2026-10-19T09:45:08+08:00">
              <w:r>
                <w:rPr>
                  <w:rFonts w:ascii="Times New Roman" w:hAnsi="Times New Roman" w:eastAsia="宋体"/>
                  <w:b/>
                  <w:sz w:val="18"/>
                </w:rPr>
                <w:delText>设置</w:delText>
              </w:r>
            </w:del>
          </w:p>
        </w:tc>
        <w:tc>
          <w:tcPr>
            <w:tcW w:w="3259" w:type="dxa"/>
            <w:tcMar>
              <w:left w:w="70" w:type="dxa"/>
              <w:right w:w="70" w:type="dxa"/>
            </w:tcMar>
            <w:vAlign w:val="center"/>
          </w:tcPr>
          <w:p w14:paraId="0E24671F">
            <w:pPr>
              <w:keepNext/>
              <w:spacing w:before="20" w:after="20" w:line="260" w:lineRule="exact"/>
              <w:ind w:left="0" w:leftChars="0" w:right="0" w:rightChars="0" w:firstLine="0" w:firstLineChars="0"/>
              <w:jc w:val="center"/>
              <w:rPr>
                <w:del w:id="3211" w:author="xh" w:date="2026-10-19T09:45:08+08:00"/>
              </w:rPr>
            </w:pPr>
            <w:del w:id="3212" w:author="xh" w:date="2026-10-19T09:45:08+08:00">
              <w:r>
                <w:rPr>
                  <w:rFonts w:ascii="Times New Roman" w:hAnsi="Times New Roman" w:eastAsia="宋体"/>
                  <w:b/>
                  <w:sz w:val="18"/>
                </w:rPr>
                <w:delText>依据</w:delText>
              </w:r>
            </w:del>
          </w:p>
        </w:tc>
      </w:tr>
      <w:tr w14:paraId="5D8FC1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3194" w:author="xh" w:date="2026-10-19T09:45:08+08:00"/>
        </w:trPr>
        <w:tc>
          <w:tcPr>
            <w:tcW w:w="1793" w:type="dxa"/>
            <w:tcMar>
              <w:left w:w="70" w:type="dxa"/>
              <w:right w:w="70" w:type="dxa"/>
            </w:tcMar>
            <w:vAlign w:val="center"/>
          </w:tcPr>
          <w:p w14:paraId="5049386A">
            <w:pPr>
              <w:keepNext w:val="0"/>
              <w:spacing w:before="20" w:after="20" w:line="260" w:lineRule="exact"/>
              <w:ind w:left="0" w:leftChars="0" w:right="0" w:rightChars="0" w:firstLine="0" w:firstLineChars="0"/>
              <w:jc w:val="center"/>
              <w:rPr>
                <w:del w:id="3213" w:author="xh" w:date="2026-10-19T09:45:08+08:00"/>
              </w:rPr>
            </w:pPr>
            <w:del w:id="3214" w:author="xh" w:date="2026-10-19T09:45:08+08:00">
              <w:r>
                <w:rPr>
                  <w:rFonts w:ascii="Times New Roman" w:hAnsi="Times New Roman" w:eastAsia="宋体"/>
                  <w:b w:val="0"/>
                  <w:sz w:val="18"/>
                </w:rPr>
                <w:delText>年度负荷</w:delText>
              </w:r>
            </w:del>
          </w:p>
        </w:tc>
        <w:tc>
          <w:tcPr>
            <w:tcW w:w="3259" w:type="dxa"/>
            <w:tcMar>
              <w:left w:w="70" w:type="dxa"/>
              <w:right w:w="70" w:type="dxa"/>
            </w:tcMar>
            <w:vAlign w:val="center"/>
          </w:tcPr>
          <w:p w14:paraId="522B5CD3">
            <w:pPr>
              <w:keepNext w:val="0"/>
              <w:spacing w:before="20" w:after="20" w:line="260" w:lineRule="exact"/>
              <w:ind w:left="0" w:leftChars="0" w:right="0" w:rightChars="0" w:firstLine="0" w:firstLineChars="0"/>
              <w:jc w:val="center"/>
              <w:rPr>
                <w:del w:id="3215" w:author="xh" w:date="2026-10-19T09:45:08+08:00"/>
              </w:rPr>
            </w:pPr>
            <w:del w:id="3216" w:author="xh" w:date="2026-10-19T09:45:08+08:00">
              <w:r>
                <w:rPr>
                  <w:rFonts w:ascii="Times New Roman" w:hAnsi="Times New Roman" w:eastAsia="宋体"/>
                  <w:b w:val="0"/>
                  <w:sz w:val="18"/>
                </w:rPr>
                <w:delText>2022—2025年逐年统计</w:delText>
              </w:r>
            </w:del>
          </w:p>
        </w:tc>
        <w:tc>
          <w:tcPr>
            <w:tcW w:w="3259" w:type="dxa"/>
            <w:tcMar>
              <w:left w:w="70" w:type="dxa"/>
              <w:right w:w="70" w:type="dxa"/>
            </w:tcMar>
            <w:vAlign w:val="center"/>
          </w:tcPr>
          <w:p w14:paraId="0303F54A">
            <w:pPr>
              <w:keepNext w:val="0"/>
              <w:spacing w:before="20" w:after="20" w:line="260" w:lineRule="exact"/>
              <w:ind w:left="0" w:leftChars="0" w:right="0" w:rightChars="0" w:firstLine="0" w:firstLineChars="0"/>
              <w:jc w:val="center"/>
              <w:rPr>
                <w:del w:id="3217" w:author="xh" w:date="2026-10-19T09:45:08+08:00"/>
              </w:rPr>
            </w:pPr>
            <w:del w:id="3218" w:author="xh" w:date="2026-10-19T09:45:08+08:00">
              <w:r>
                <w:rPr>
                  <w:rFonts w:ascii="Times New Roman" w:hAnsi="Times New Roman" w:eastAsia="宋体"/>
                  <w:b w:val="0"/>
                  <w:sz w:val="18"/>
                </w:rPr>
                <w:delText>同范围110 kV年度记录</w:delText>
              </w:r>
            </w:del>
          </w:p>
        </w:tc>
      </w:tr>
      <w:tr w14:paraId="7CF0A7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3195" w:author="xh" w:date="2026-10-19T09:45:08+08:00"/>
        </w:trPr>
        <w:tc>
          <w:tcPr>
            <w:tcW w:w="1793" w:type="dxa"/>
            <w:tcMar>
              <w:left w:w="70" w:type="dxa"/>
              <w:right w:w="70" w:type="dxa"/>
            </w:tcMar>
            <w:vAlign w:val="center"/>
          </w:tcPr>
          <w:p w14:paraId="5C2F67C0">
            <w:pPr>
              <w:keepNext w:val="0"/>
              <w:spacing w:before="20" w:after="20" w:line="260" w:lineRule="exact"/>
              <w:ind w:left="0" w:leftChars="0" w:right="0" w:rightChars="0" w:firstLine="0" w:firstLineChars="0"/>
              <w:jc w:val="center"/>
              <w:rPr>
                <w:del w:id="3219" w:author="xh" w:date="2026-10-19T09:45:08+08:00"/>
              </w:rPr>
            </w:pPr>
            <w:del w:id="3220" w:author="xh" w:date="2026-10-19T09:45:08+08:00">
              <w:r>
                <w:rPr>
                  <w:rFonts w:ascii="Times New Roman" w:hAnsi="Times New Roman" w:eastAsia="宋体"/>
                  <w:b w:val="0"/>
                  <w:sz w:val="18"/>
                </w:rPr>
                <w:delText>静态截面</w:delText>
              </w:r>
            </w:del>
          </w:p>
        </w:tc>
        <w:tc>
          <w:tcPr>
            <w:tcW w:w="3259" w:type="dxa"/>
            <w:tcMar>
              <w:left w:w="70" w:type="dxa"/>
              <w:right w:w="70" w:type="dxa"/>
            </w:tcMar>
            <w:vAlign w:val="center"/>
          </w:tcPr>
          <w:p w14:paraId="2F6F8018">
            <w:pPr>
              <w:keepNext w:val="0"/>
              <w:spacing w:before="20" w:after="20" w:line="260" w:lineRule="exact"/>
              <w:ind w:left="0" w:leftChars="0" w:right="0" w:rightChars="0" w:firstLine="0" w:firstLineChars="0"/>
              <w:jc w:val="center"/>
              <w:rPr>
                <w:del w:id="3221" w:author="xh" w:date="2026-10-19T09:45:08+08:00"/>
              </w:rPr>
            </w:pPr>
            <w:del w:id="3222" w:author="xh" w:date="2026-10-19T09:45:08+08:00">
              <w:r>
                <w:rPr>
                  <w:rFonts w:ascii="Times New Roman" w:hAnsi="Times New Roman" w:eastAsia="宋体"/>
                  <w:b w:val="0"/>
                  <w:sz w:val="18"/>
                </w:rPr>
                <w:delText>邳州26个、市区45个</w:delText>
              </w:r>
            </w:del>
          </w:p>
        </w:tc>
        <w:tc>
          <w:tcPr>
            <w:tcW w:w="3259" w:type="dxa"/>
            <w:tcMar>
              <w:left w:w="70" w:type="dxa"/>
              <w:right w:w="70" w:type="dxa"/>
            </w:tcMar>
            <w:vAlign w:val="center"/>
          </w:tcPr>
          <w:p w14:paraId="216D984B">
            <w:pPr>
              <w:keepNext w:val="0"/>
              <w:spacing w:before="20" w:after="20" w:line="260" w:lineRule="exact"/>
              <w:ind w:left="0" w:leftChars="0" w:right="0" w:rightChars="0" w:firstLine="0" w:firstLineChars="0"/>
              <w:jc w:val="center"/>
              <w:rPr>
                <w:del w:id="3223" w:author="xh" w:date="2026-10-19T09:45:08+08:00"/>
              </w:rPr>
            </w:pPr>
            <w:del w:id="3224" w:author="xh" w:date="2026-10-19T09:45:08+08:00">
              <w:r>
                <w:rPr>
                  <w:rFonts w:ascii="Times New Roman" w:hAnsi="Times New Roman" w:eastAsia="宋体"/>
                  <w:b w:val="0"/>
                  <w:sz w:val="18"/>
                </w:rPr>
                <w:delText>地区和各站局部极值同期截面</w:delText>
              </w:r>
            </w:del>
          </w:p>
        </w:tc>
      </w:tr>
      <w:tr w14:paraId="055FEB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3196" w:author="xh" w:date="2026-10-19T09:45:08+08:00"/>
        </w:trPr>
        <w:tc>
          <w:tcPr>
            <w:tcW w:w="1793" w:type="dxa"/>
            <w:tcMar>
              <w:left w:w="70" w:type="dxa"/>
              <w:right w:w="70" w:type="dxa"/>
            </w:tcMar>
            <w:vAlign w:val="center"/>
          </w:tcPr>
          <w:p w14:paraId="78E148DD">
            <w:pPr>
              <w:keepNext w:val="0"/>
              <w:spacing w:before="20" w:after="20" w:line="260" w:lineRule="exact"/>
              <w:ind w:left="0" w:leftChars="0" w:right="0" w:rightChars="0" w:firstLine="0" w:firstLineChars="0"/>
              <w:jc w:val="center"/>
              <w:rPr>
                <w:del w:id="3225" w:author="xh" w:date="2026-10-19T09:45:08+08:00"/>
              </w:rPr>
            </w:pPr>
            <w:del w:id="3226" w:author="xh" w:date="2026-10-19T09:45:08+08:00">
              <w:r>
                <w:rPr>
                  <w:rFonts w:ascii="Times New Roman" w:hAnsi="Times New Roman" w:eastAsia="宋体"/>
                  <w:b w:val="0"/>
                  <w:sz w:val="18"/>
                </w:rPr>
                <w:delText>正向储能支撑持续时间</w:delText>
              </w:r>
            </w:del>
          </w:p>
        </w:tc>
        <w:tc>
          <w:tcPr>
            <w:tcW w:w="3259" w:type="dxa"/>
            <w:tcMar>
              <w:left w:w="70" w:type="dxa"/>
              <w:right w:w="70" w:type="dxa"/>
            </w:tcMar>
            <w:vAlign w:val="center"/>
          </w:tcPr>
          <w:p w14:paraId="59EDDBF8">
            <w:pPr>
              <w:keepNext w:val="0"/>
              <w:spacing w:before="20" w:after="20" w:line="260" w:lineRule="exact"/>
              <w:ind w:left="0" w:leftChars="0" w:right="0" w:rightChars="0" w:firstLine="0" w:firstLineChars="0"/>
              <w:jc w:val="center"/>
              <w:rPr>
                <w:del w:id="3227" w:author="xh" w:date="2026-10-19T09:45:08+08:00"/>
              </w:rPr>
            </w:pPr>
            <w:del w:id="3228" w:author="xh" w:date="2026-10-19T09:45:08+08:00">
              <w:r>
                <w:rPr>
                  <w:rFonts w:ascii="Times New Roman" w:hAnsi="Times New Roman" w:eastAsia="宋体"/>
                  <w:b w:val="0"/>
                  <w:sz w:val="18"/>
                </w:rPr>
                <w:delText>邳州2.00 h、市区6.00 h</w:delText>
              </w:r>
            </w:del>
          </w:p>
        </w:tc>
        <w:tc>
          <w:tcPr>
            <w:tcW w:w="3259" w:type="dxa"/>
            <w:tcMar>
              <w:left w:w="70" w:type="dxa"/>
              <w:right w:w="70" w:type="dxa"/>
            </w:tcMar>
            <w:vAlign w:val="center"/>
          </w:tcPr>
          <w:p w14:paraId="4AB5DC5B">
            <w:pPr>
              <w:keepNext w:val="0"/>
              <w:spacing w:before="20" w:after="20" w:line="260" w:lineRule="exact"/>
              <w:ind w:left="0" w:leftChars="0" w:right="0" w:rightChars="0" w:firstLine="0" w:firstLineChars="0"/>
              <w:jc w:val="center"/>
              <w:rPr>
                <w:del w:id="3229" w:author="xh" w:date="2026-10-19T09:45:08+08:00"/>
              </w:rPr>
            </w:pPr>
            <w:del w:id="3230" w:author="xh" w:date="2026-10-19T09:45:08+08:00">
              <w:r>
                <w:rPr>
                  <w:rFonts w:ascii="Times New Roman" w:hAnsi="Times New Roman" w:eastAsia="宋体"/>
                  <w:b w:val="0"/>
                  <w:sz w:val="18"/>
                </w:rPr>
                <w:delText>地区95%峰值持续时间</w:delText>
              </w:r>
            </w:del>
          </w:p>
        </w:tc>
      </w:tr>
      <w:tr w14:paraId="7E05E4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3197" w:author="xh" w:date="2026-10-19T09:45:08+08:00"/>
        </w:trPr>
        <w:tc>
          <w:tcPr>
            <w:tcW w:w="1793" w:type="dxa"/>
            <w:tcMar>
              <w:left w:w="70" w:type="dxa"/>
              <w:right w:w="70" w:type="dxa"/>
            </w:tcMar>
            <w:vAlign w:val="center"/>
          </w:tcPr>
          <w:p w14:paraId="016CCC37">
            <w:pPr>
              <w:keepNext w:val="0"/>
              <w:spacing w:before="20" w:after="20" w:line="260" w:lineRule="exact"/>
              <w:ind w:left="0" w:leftChars="0" w:right="0" w:rightChars="0" w:firstLine="0" w:firstLineChars="0"/>
              <w:jc w:val="center"/>
              <w:rPr>
                <w:del w:id="3231" w:author="xh" w:date="2026-10-19T09:45:08+08:00"/>
              </w:rPr>
            </w:pPr>
            <w:del w:id="3232" w:author="xh" w:date="2026-10-19T09:45:08+08:00">
              <w:r>
                <w:rPr>
                  <w:rFonts w:ascii="Times New Roman" w:hAnsi="Times New Roman" w:eastAsia="宋体"/>
                  <w:b w:val="0"/>
                  <w:sz w:val="18"/>
                </w:rPr>
                <w:delText>储能规格</w:delText>
              </w:r>
            </w:del>
          </w:p>
        </w:tc>
        <w:tc>
          <w:tcPr>
            <w:tcW w:w="3259" w:type="dxa"/>
            <w:tcMar>
              <w:left w:w="70" w:type="dxa"/>
              <w:right w:w="70" w:type="dxa"/>
            </w:tcMar>
            <w:vAlign w:val="center"/>
          </w:tcPr>
          <w:p w14:paraId="24E25FD7">
            <w:pPr>
              <w:keepNext w:val="0"/>
              <w:spacing w:before="20" w:after="20" w:line="260" w:lineRule="exact"/>
              <w:ind w:left="0" w:leftChars="0" w:right="0" w:rightChars="0" w:firstLine="0" w:firstLineChars="0"/>
              <w:jc w:val="center"/>
              <w:rPr>
                <w:del w:id="3233" w:author="xh" w:date="2026-10-19T09:45:08+08:00"/>
              </w:rPr>
            </w:pPr>
            <w:del w:id="3234" w:author="xh" w:date="2026-10-19T09:45:08+08:00">
              <w:r>
                <w:rPr>
                  <w:rFonts w:ascii="Times New Roman" w:hAnsi="Times New Roman" w:eastAsia="宋体"/>
                  <w:b w:val="0"/>
                  <w:sz w:val="18"/>
                </w:rPr>
                <w:delText>100.00 kW/215.00 kWh</w:delText>
              </w:r>
            </w:del>
          </w:p>
        </w:tc>
        <w:tc>
          <w:tcPr>
            <w:tcW w:w="3259" w:type="dxa"/>
            <w:tcMar>
              <w:left w:w="70" w:type="dxa"/>
              <w:right w:w="70" w:type="dxa"/>
            </w:tcMar>
            <w:vAlign w:val="center"/>
          </w:tcPr>
          <w:p w14:paraId="78D45095">
            <w:pPr>
              <w:keepNext w:val="0"/>
              <w:spacing w:before="20" w:after="20" w:line="260" w:lineRule="exact"/>
              <w:ind w:left="0" w:leftChars="0" w:right="0" w:rightChars="0" w:firstLine="0" w:firstLineChars="0"/>
              <w:jc w:val="center"/>
              <w:rPr>
                <w:del w:id="3235" w:author="xh" w:date="2026-10-19T09:45:08+08:00"/>
              </w:rPr>
            </w:pPr>
            <w:del w:id="3236" w:author="xh" w:date="2026-10-19T09:45:08+08:00">
              <w:r>
                <w:rPr>
                  <w:rFonts w:ascii="Times New Roman" w:hAnsi="Times New Roman" w:eastAsia="宋体"/>
                  <w:b w:val="0"/>
                  <w:sz w:val="18"/>
                </w:rPr>
                <w:delText>采购资料</w:delText>
              </w:r>
            </w:del>
          </w:p>
        </w:tc>
      </w:tr>
      <w:tr w14:paraId="29989F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3198" w:author="xh" w:date="2026-10-19T09:45:08+08:00"/>
        </w:trPr>
        <w:tc>
          <w:tcPr>
            <w:tcW w:w="1793" w:type="dxa"/>
            <w:tcMar>
              <w:left w:w="70" w:type="dxa"/>
              <w:right w:w="70" w:type="dxa"/>
            </w:tcMar>
            <w:vAlign w:val="center"/>
          </w:tcPr>
          <w:p w14:paraId="088F3B95">
            <w:pPr>
              <w:keepNext w:val="0"/>
              <w:spacing w:before="20" w:after="20" w:line="260" w:lineRule="exact"/>
              <w:ind w:left="0" w:leftChars="0" w:right="0" w:rightChars="0" w:firstLine="0" w:firstLineChars="0"/>
              <w:jc w:val="center"/>
              <w:rPr>
                <w:del w:id="3237" w:author="xh" w:date="2026-10-19T09:45:08+08:00"/>
              </w:rPr>
            </w:pPr>
            <w:del w:id="3238" w:author="xh" w:date="2026-10-19T09:45:08+08:00">
              <w:r>
                <w:rPr>
                  <w:rFonts w:ascii="Times New Roman" w:hAnsi="Times New Roman" w:eastAsia="宋体"/>
                  <w:b w:val="0"/>
                  <w:sz w:val="18"/>
                </w:rPr>
                <w:delText>可用电量系数</w:delText>
              </w:r>
            </w:del>
          </w:p>
        </w:tc>
        <w:tc>
          <w:tcPr>
            <w:tcW w:w="3259" w:type="dxa"/>
            <w:tcMar>
              <w:left w:w="70" w:type="dxa"/>
              <w:right w:w="70" w:type="dxa"/>
            </w:tcMar>
            <w:vAlign w:val="center"/>
          </w:tcPr>
          <w:p w14:paraId="765487D3">
            <w:pPr>
              <w:keepNext w:val="0"/>
              <w:spacing w:before="20" w:after="20" w:line="260" w:lineRule="exact"/>
              <w:ind w:left="0" w:leftChars="0" w:right="0" w:rightChars="0" w:firstLine="0" w:firstLineChars="0"/>
              <w:jc w:val="center"/>
              <w:rPr>
                <w:del w:id="3239" w:author="xh" w:date="2026-10-19T09:45:08+08:00"/>
              </w:rPr>
            </w:pPr>
            <w:del w:id="3240" w:author="xh" w:date="2026-10-19T09:45:08+08:00">
              <w:r>
                <w:rPr>
                  <w:rFonts w:ascii="Times New Roman" w:hAnsi="Times New Roman" w:eastAsia="宋体"/>
                  <w:b w:val="0"/>
                  <w:sz w:val="18"/>
                </w:rPr>
                <w:delText>0.76</w:delText>
              </w:r>
            </w:del>
          </w:p>
        </w:tc>
        <w:tc>
          <w:tcPr>
            <w:tcW w:w="3259" w:type="dxa"/>
            <w:tcMar>
              <w:left w:w="70" w:type="dxa"/>
              <w:right w:w="70" w:type="dxa"/>
            </w:tcMar>
            <w:vAlign w:val="center"/>
          </w:tcPr>
          <w:p w14:paraId="60213E76">
            <w:pPr>
              <w:keepNext w:val="0"/>
              <w:spacing w:before="20" w:after="20" w:line="260" w:lineRule="exact"/>
              <w:ind w:left="0" w:leftChars="0" w:right="0" w:rightChars="0" w:firstLine="0" w:firstLineChars="0"/>
              <w:jc w:val="center"/>
              <w:rPr>
                <w:del w:id="3241" w:author="xh" w:date="2026-10-19T09:45:08+08:00"/>
              </w:rPr>
            </w:pPr>
            <w:del w:id="3242" w:author="xh" w:date="2026-10-19T09:45:08+08:00">
              <w:r>
                <w:rPr>
                  <w:rFonts w:ascii="Times New Roman" w:hAnsi="Times New Roman" w:eastAsia="宋体"/>
                  <w:b w:val="0"/>
                  <w:sz w:val="18"/>
                </w:rPr>
                <w:delText>SOC可用窗口与放电效率的研究取值[86]</w:delText>
              </w:r>
            </w:del>
          </w:p>
        </w:tc>
      </w:tr>
      <w:tr w14:paraId="5D9867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3199" w:author="xh" w:date="2026-10-19T09:45:08+08:00"/>
        </w:trPr>
        <w:tc>
          <w:tcPr>
            <w:tcW w:w="1793" w:type="dxa"/>
            <w:tcMar>
              <w:left w:w="70" w:type="dxa"/>
              <w:right w:w="70" w:type="dxa"/>
            </w:tcMar>
            <w:vAlign w:val="center"/>
          </w:tcPr>
          <w:p w14:paraId="7073CCEA">
            <w:pPr>
              <w:keepNext w:val="0"/>
              <w:spacing w:before="20" w:after="20" w:line="260" w:lineRule="exact"/>
              <w:ind w:left="0" w:leftChars="0" w:right="0" w:rightChars="0" w:firstLine="0" w:firstLineChars="0"/>
              <w:jc w:val="center"/>
              <w:rPr>
                <w:del w:id="3243" w:author="xh" w:date="2026-10-19T09:45:08+08:00"/>
              </w:rPr>
            </w:pPr>
            <w:del w:id="3244" w:author="xh" w:date="2026-10-19T09:45:08+08:00">
              <w:r>
                <w:rPr>
                  <w:rFonts w:ascii="Times New Roman" w:hAnsi="Times New Roman" w:eastAsia="宋体"/>
                  <w:b w:val="0"/>
                  <w:sz w:val="18"/>
                </w:rPr>
                <w:delText>新购主变规格</w:delText>
              </w:r>
            </w:del>
          </w:p>
        </w:tc>
        <w:tc>
          <w:tcPr>
            <w:tcW w:w="3259" w:type="dxa"/>
            <w:tcMar>
              <w:left w:w="70" w:type="dxa"/>
              <w:right w:w="70" w:type="dxa"/>
            </w:tcMar>
            <w:vAlign w:val="center"/>
          </w:tcPr>
          <w:p w14:paraId="71696694">
            <w:pPr>
              <w:keepNext w:val="0"/>
              <w:spacing w:before="20" w:after="20" w:line="260" w:lineRule="exact"/>
              <w:ind w:left="0" w:leftChars="0" w:right="0" w:rightChars="0" w:firstLine="0" w:firstLineChars="0"/>
              <w:jc w:val="center"/>
              <w:rPr>
                <w:del w:id="3245" w:author="xh" w:date="2026-10-19T09:45:08+08:00"/>
              </w:rPr>
            </w:pPr>
            <w:del w:id="3246" w:author="xh" w:date="2026-10-19T09:45:08+08:00">
              <w:r>
                <w:rPr>
                  <w:rFonts w:ascii="Times New Roman" w:hAnsi="Times New Roman" w:eastAsia="宋体"/>
                  <w:b w:val="0"/>
                  <w:sz w:val="18"/>
                </w:rPr>
                <w:delText>31.50、50、63、80 MVA</w:delText>
              </w:r>
            </w:del>
          </w:p>
        </w:tc>
        <w:tc>
          <w:tcPr>
            <w:tcW w:w="3259" w:type="dxa"/>
            <w:tcMar>
              <w:left w:w="70" w:type="dxa"/>
              <w:right w:w="70" w:type="dxa"/>
            </w:tcMar>
            <w:vAlign w:val="center"/>
          </w:tcPr>
          <w:p w14:paraId="6446F2ED">
            <w:pPr>
              <w:keepNext w:val="0"/>
              <w:spacing w:before="20" w:after="20" w:line="260" w:lineRule="exact"/>
              <w:ind w:left="0" w:leftChars="0" w:right="0" w:rightChars="0" w:firstLine="0" w:firstLineChars="0"/>
              <w:jc w:val="center"/>
              <w:rPr>
                <w:del w:id="3247" w:author="xh" w:date="2026-10-19T09:45:08+08:00"/>
              </w:rPr>
            </w:pPr>
            <w:del w:id="3248" w:author="xh" w:date="2026-10-19T09:45:08+08:00">
              <w:r>
                <w:rPr>
                  <w:rFonts w:ascii="Times New Roman" w:hAnsi="Times New Roman" w:eastAsia="宋体"/>
                  <w:b w:val="0"/>
                  <w:sz w:val="18"/>
                </w:rPr>
                <w:delText>按站限制</w:delText>
              </w:r>
            </w:del>
          </w:p>
        </w:tc>
      </w:tr>
      <w:tr w14:paraId="597D28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3200" w:author="xh" w:date="2026-10-19T09:45:08+08:00"/>
        </w:trPr>
        <w:tc>
          <w:tcPr>
            <w:tcW w:w="1793" w:type="dxa"/>
            <w:tcMar>
              <w:left w:w="70" w:type="dxa"/>
              <w:right w:w="70" w:type="dxa"/>
            </w:tcMar>
            <w:vAlign w:val="center"/>
          </w:tcPr>
          <w:p w14:paraId="1FF7D184">
            <w:pPr>
              <w:keepNext w:val="0"/>
              <w:spacing w:before="20" w:after="20" w:line="260" w:lineRule="exact"/>
              <w:ind w:left="0" w:leftChars="0" w:right="0" w:rightChars="0" w:firstLine="0" w:firstLineChars="0"/>
              <w:jc w:val="center"/>
              <w:rPr>
                <w:del w:id="3249" w:author="xh" w:date="2026-10-19T09:45:08+08:00"/>
              </w:rPr>
            </w:pPr>
            <w:del w:id="3250" w:author="xh" w:date="2026-10-19T09:45:08+08:00">
              <w:r>
                <w:rPr>
                  <w:rFonts w:ascii="Times New Roman" w:hAnsi="Times New Roman" w:eastAsia="宋体"/>
                  <w:b w:val="0"/>
                  <w:sz w:val="18"/>
                </w:rPr>
                <w:delText>第三台主变</w:delText>
              </w:r>
            </w:del>
          </w:p>
        </w:tc>
        <w:tc>
          <w:tcPr>
            <w:tcW w:w="3259" w:type="dxa"/>
            <w:tcMar>
              <w:left w:w="70" w:type="dxa"/>
              <w:right w:w="70" w:type="dxa"/>
            </w:tcMar>
            <w:vAlign w:val="center"/>
          </w:tcPr>
          <w:p w14:paraId="4481E55D">
            <w:pPr>
              <w:keepNext w:val="0"/>
              <w:spacing w:before="20" w:after="20" w:line="260" w:lineRule="exact"/>
              <w:ind w:left="0" w:leftChars="0" w:right="0" w:rightChars="0" w:firstLine="0" w:firstLineChars="0"/>
              <w:jc w:val="center"/>
              <w:rPr>
                <w:del w:id="3251" w:author="xh" w:date="2026-10-19T09:45:08+08:00"/>
              </w:rPr>
            </w:pPr>
            <w:del w:id="3252" w:author="xh" w:date="2026-10-19T09:45:08+08:00">
              <w:r>
                <w:rPr>
                  <w:rFonts w:ascii="Times New Roman" w:hAnsi="Times New Roman" w:eastAsia="宋体"/>
                  <w:b w:val="0"/>
                  <w:sz w:val="18"/>
                </w:rPr>
                <w:delText>有预留条件时50 MVA</w:delText>
              </w:r>
            </w:del>
          </w:p>
        </w:tc>
        <w:tc>
          <w:tcPr>
            <w:tcW w:w="3259" w:type="dxa"/>
            <w:tcMar>
              <w:left w:w="70" w:type="dxa"/>
              <w:right w:w="70" w:type="dxa"/>
            </w:tcMar>
            <w:vAlign w:val="center"/>
          </w:tcPr>
          <w:p w14:paraId="01F7F001">
            <w:pPr>
              <w:keepNext w:val="0"/>
              <w:spacing w:before="20" w:after="20" w:line="260" w:lineRule="exact"/>
              <w:ind w:left="0" w:leftChars="0" w:right="0" w:rightChars="0" w:firstLine="0" w:firstLineChars="0"/>
              <w:jc w:val="center"/>
              <w:rPr>
                <w:del w:id="3253" w:author="xh" w:date="2026-10-19T09:45:08+08:00"/>
              </w:rPr>
            </w:pPr>
            <w:del w:id="3254" w:author="xh" w:date="2026-10-19T09:45:08+08:00">
              <w:r>
                <w:rPr>
                  <w:rFonts w:ascii="Times New Roman" w:hAnsi="Times New Roman" w:eastAsia="宋体"/>
                  <w:b w:val="0"/>
                  <w:sz w:val="18"/>
                </w:rPr>
                <w:delText>按站限制</w:delText>
              </w:r>
            </w:del>
          </w:p>
        </w:tc>
      </w:tr>
      <w:tr w14:paraId="1BA232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3201" w:author="xh" w:date="2026-10-19T09:45:08+08:00"/>
        </w:trPr>
        <w:tc>
          <w:tcPr>
            <w:tcW w:w="1793" w:type="dxa"/>
            <w:tcMar>
              <w:left w:w="70" w:type="dxa"/>
              <w:right w:w="70" w:type="dxa"/>
            </w:tcMar>
            <w:vAlign w:val="center"/>
          </w:tcPr>
          <w:p w14:paraId="7ABB09E0">
            <w:pPr>
              <w:keepNext w:val="0"/>
              <w:spacing w:before="20" w:after="20" w:line="260" w:lineRule="exact"/>
              <w:ind w:left="0" w:leftChars="0" w:right="0" w:rightChars="0" w:firstLine="0" w:firstLineChars="0"/>
              <w:jc w:val="center"/>
              <w:rPr>
                <w:del w:id="3255" w:author="xh" w:date="2026-10-19T09:45:08+08:00"/>
              </w:rPr>
            </w:pPr>
            <w:del w:id="3256" w:author="xh" w:date="2026-10-19T09:45:08+08:00">
              <w:r>
                <w:rPr>
                  <w:rFonts w:ascii="Times New Roman" w:hAnsi="Times New Roman" w:eastAsia="宋体"/>
                  <w:b w:val="0"/>
                  <w:sz w:val="18"/>
                </w:rPr>
                <w:delText>既有转供能力</w:delText>
              </w:r>
            </w:del>
          </w:p>
        </w:tc>
        <w:tc>
          <w:tcPr>
            <w:tcW w:w="3259" w:type="dxa"/>
            <w:tcMar>
              <w:left w:w="70" w:type="dxa"/>
              <w:right w:w="70" w:type="dxa"/>
            </w:tcMar>
            <w:vAlign w:val="center"/>
          </w:tcPr>
          <w:p w14:paraId="1E6C1869">
            <w:pPr>
              <w:keepNext w:val="0"/>
              <w:spacing w:before="20" w:after="20" w:line="260" w:lineRule="exact"/>
              <w:ind w:left="0" w:leftChars="0" w:right="0" w:rightChars="0" w:firstLine="0" w:firstLineChars="0"/>
              <w:jc w:val="center"/>
              <w:rPr>
                <w:del w:id="3257" w:author="xh" w:date="2026-10-19T09:45:08+08:00"/>
              </w:rPr>
            </w:pPr>
            <w:del w:id="3258" w:author="xh" w:date="2026-10-19T09:45:08+08:00">
              <w:r>
                <w:rPr>
                  <w:rFonts w:ascii="Times New Roman" w:hAnsi="Times New Roman" w:eastAsia="宋体"/>
                  <w:b w:val="0"/>
                  <w:sz w:val="18"/>
                </w:rPr>
                <w:delText>逐站MW上限与网络能力共同限制</w:delText>
              </w:r>
            </w:del>
          </w:p>
        </w:tc>
        <w:tc>
          <w:tcPr>
            <w:tcW w:w="3259" w:type="dxa"/>
            <w:tcMar>
              <w:left w:w="70" w:type="dxa"/>
              <w:right w:w="70" w:type="dxa"/>
            </w:tcMar>
            <w:vAlign w:val="center"/>
          </w:tcPr>
          <w:p w14:paraId="00FD21D5">
            <w:pPr>
              <w:keepNext w:val="0"/>
              <w:spacing w:before="20" w:after="20" w:line="260" w:lineRule="exact"/>
              <w:ind w:left="0" w:leftChars="0" w:right="0" w:rightChars="0" w:firstLine="0" w:firstLineChars="0"/>
              <w:jc w:val="center"/>
              <w:rPr>
                <w:del w:id="3259" w:author="xh" w:date="2026-10-19T09:45:08+08:00"/>
              </w:rPr>
            </w:pPr>
            <w:del w:id="3260" w:author="xh" w:date="2026-10-19T09:45:08+08:00">
              <w:r>
                <w:rPr>
                  <w:rFonts w:ascii="Times New Roman" w:hAnsi="Times New Roman" w:eastAsia="宋体"/>
                  <w:b w:val="0"/>
                  <w:sz w:val="18"/>
                </w:rPr>
                <w:delText>全停全转统计及馈线资料</w:delText>
              </w:r>
            </w:del>
          </w:p>
        </w:tc>
      </w:tr>
      <w:tr w14:paraId="66134A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3202" w:author="xh" w:date="2026-10-19T09:45:08+08:00"/>
        </w:trPr>
        <w:tc>
          <w:tcPr>
            <w:tcW w:w="1793" w:type="dxa"/>
            <w:tcMar>
              <w:left w:w="70" w:type="dxa"/>
              <w:right w:w="70" w:type="dxa"/>
            </w:tcMar>
            <w:vAlign w:val="center"/>
          </w:tcPr>
          <w:p w14:paraId="2202BCA6">
            <w:pPr>
              <w:keepNext w:val="0"/>
              <w:spacing w:before="20" w:after="20" w:line="260" w:lineRule="exact"/>
              <w:ind w:left="0" w:leftChars="0" w:right="0" w:rightChars="0" w:firstLine="0" w:firstLineChars="0"/>
              <w:jc w:val="center"/>
              <w:rPr>
                <w:del w:id="3261" w:author="xh" w:date="2026-10-19T09:45:08+08:00"/>
              </w:rPr>
            </w:pPr>
            <w:del w:id="3262" w:author="xh" w:date="2026-10-19T09:45:08+08:00">
              <w:r>
                <w:rPr>
                  <w:rFonts w:ascii="Times New Roman" w:hAnsi="Times New Roman" w:eastAsia="宋体"/>
                  <w:b w:val="0"/>
                  <w:sz w:val="18"/>
                </w:rPr>
                <w:delText>新增联络费用</w:delText>
              </w:r>
            </w:del>
          </w:p>
        </w:tc>
        <w:tc>
          <w:tcPr>
            <w:tcW w:w="3259" w:type="dxa"/>
            <w:tcMar>
              <w:left w:w="70" w:type="dxa"/>
              <w:right w:w="70" w:type="dxa"/>
            </w:tcMar>
            <w:vAlign w:val="center"/>
          </w:tcPr>
          <w:p w14:paraId="64A3E394">
            <w:pPr>
              <w:keepNext w:val="0"/>
              <w:spacing w:before="20" w:after="20" w:line="260" w:lineRule="exact"/>
              <w:ind w:left="0" w:leftChars="0" w:right="0" w:rightChars="0" w:firstLine="0" w:firstLineChars="0"/>
              <w:jc w:val="center"/>
              <w:rPr>
                <w:del w:id="3263" w:author="xh" w:date="2026-10-19T09:45:08+08:00"/>
              </w:rPr>
            </w:pPr>
            <w:del w:id="3264" w:author="xh" w:date="2026-10-19T09:45:08+08:00">
              <w:r>
                <w:rPr>
                  <w:rFonts w:ascii="Times New Roman" w:hAnsi="Times New Roman" w:eastAsia="宋体"/>
                  <w:b w:val="0"/>
                  <w:sz w:val="18"/>
                </w:rPr>
                <w:delText>邳州128.38、市区452.40万元/项</w:delText>
              </w:r>
            </w:del>
          </w:p>
        </w:tc>
        <w:tc>
          <w:tcPr>
            <w:tcW w:w="3259" w:type="dxa"/>
            <w:tcMar>
              <w:left w:w="70" w:type="dxa"/>
              <w:right w:w="70" w:type="dxa"/>
            </w:tcMar>
            <w:vAlign w:val="center"/>
          </w:tcPr>
          <w:p w14:paraId="621DD6AA">
            <w:pPr>
              <w:keepNext w:val="0"/>
              <w:spacing w:before="20" w:after="20" w:line="260" w:lineRule="exact"/>
              <w:ind w:left="0" w:leftChars="0" w:right="0" w:rightChars="0" w:firstLine="0" w:firstLineChars="0"/>
              <w:jc w:val="center"/>
              <w:rPr>
                <w:del w:id="3265" w:author="xh" w:date="2026-10-19T09:45:08+08:00"/>
              </w:rPr>
            </w:pPr>
            <w:del w:id="3266" w:author="xh" w:date="2026-10-19T09:45:08+08:00">
              <w:r>
                <w:rPr>
                  <w:rFonts w:ascii="Times New Roman" w:hAnsi="Times New Roman" w:eastAsia="宋体"/>
                  <w:b w:val="0"/>
                  <w:sz w:val="18"/>
                </w:rPr>
                <w:delText>地区电缆长度占比</w:delText>
              </w:r>
            </w:del>
          </w:p>
        </w:tc>
      </w:tr>
      <w:tr w14:paraId="27F12F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3203" w:author="xh" w:date="2026-10-19T09:45:08+08:00"/>
        </w:trPr>
        <w:tc>
          <w:tcPr>
            <w:tcW w:w="1793" w:type="dxa"/>
            <w:tcMar>
              <w:left w:w="70" w:type="dxa"/>
              <w:right w:w="70" w:type="dxa"/>
            </w:tcMar>
            <w:vAlign w:val="center"/>
          </w:tcPr>
          <w:p w14:paraId="7F5BB49D">
            <w:pPr>
              <w:keepNext w:val="0"/>
              <w:spacing w:before="20" w:after="20" w:line="260" w:lineRule="exact"/>
              <w:ind w:left="0" w:leftChars="0" w:right="0" w:rightChars="0" w:firstLine="0" w:firstLineChars="0"/>
              <w:jc w:val="center"/>
              <w:rPr>
                <w:del w:id="3267" w:author="xh" w:date="2026-10-19T09:45:08+08:00"/>
              </w:rPr>
            </w:pPr>
            <w:del w:id="3268" w:author="xh" w:date="2026-10-19T09:45:08+08:00">
              <w:r>
                <w:rPr>
                  <w:rFonts w:ascii="Times New Roman" w:hAnsi="Times New Roman" w:eastAsia="宋体"/>
                  <w:b w:val="0"/>
                  <w:sz w:val="18"/>
                </w:rPr>
                <w:delText>供电安全及功率因数</w:delText>
              </w:r>
            </w:del>
          </w:p>
        </w:tc>
        <w:tc>
          <w:tcPr>
            <w:tcW w:w="3259" w:type="dxa"/>
            <w:tcMar>
              <w:left w:w="70" w:type="dxa"/>
              <w:right w:w="70" w:type="dxa"/>
            </w:tcMar>
            <w:vAlign w:val="center"/>
          </w:tcPr>
          <w:p w14:paraId="7467A55D">
            <w:pPr>
              <w:keepNext w:val="0"/>
              <w:spacing w:before="20" w:after="20" w:line="260" w:lineRule="exact"/>
              <w:ind w:left="0" w:leftChars="0" w:right="0" w:rightChars="0" w:firstLine="0" w:firstLineChars="0"/>
              <w:jc w:val="center"/>
              <w:rPr>
                <w:del w:id="3269" w:author="xh" w:date="2026-10-19T09:45:08+08:00"/>
              </w:rPr>
            </w:pPr>
            <w:del w:id="3270" w:author="xh" w:date="2026-10-19T09:45:08+08:00">
              <w:r>
                <w:rPr>
                  <w:rFonts w:ascii="Times New Roman" w:hAnsi="Times New Roman" w:eastAsia="宋体"/>
                  <w:b w:val="0"/>
                  <w:sz w:val="18"/>
                </w:rPr>
                <w:delText>正常及最大单台主变N-1；0.95</w:delText>
              </w:r>
            </w:del>
          </w:p>
        </w:tc>
        <w:tc>
          <w:tcPr>
            <w:tcW w:w="3259" w:type="dxa"/>
            <w:tcMar>
              <w:left w:w="70" w:type="dxa"/>
              <w:right w:w="70" w:type="dxa"/>
            </w:tcMar>
            <w:vAlign w:val="center"/>
          </w:tcPr>
          <w:p w14:paraId="1F57DEB5">
            <w:pPr>
              <w:keepNext w:val="0"/>
              <w:spacing w:before="20" w:after="20" w:line="260" w:lineRule="exact"/>
              <w:ind w:left="0" w:leftChars="0" w:right="0" w:rightChars="0" w:firstLine="0" w:firstLineChars="0"/>
              <w:jc w:val="center"/>
              <w:rPr>
                <w:del w:id="3271" w:author="xh" w:date="2026-10-19T09:45:08+08:00"/>
              </w:rPr>
            </w:pPr>
            <w:del w:id="3272" w:author="xh" w:date="2026-10-19T09:45:08+08:00">
              <w:r>
                <w:rPr>
                  <w:rFonts w:ascii="Times New Roman" w:hAnsi="Times New Roman" w:eastAsia="宋体"/>
                  <w:b w:val="0"/>
                  <w:sz w:val="18"/>
                </w:rPr>
                <w:delText>逐工况校核</w:delText>
              </w:r>
            </w:del>
          </w:p>
        </w:tc>
      </w:tr>
      <w:tr w14:paraId="00F6F2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3204" w:author="xh" w:date="2026-10-19T09:45:08+08:00"/>
        </w:trPr>
        <w:tc>
          <w:tcPr>
            <w:tcW w:w="1793" w:type="dxa"/>
            <w:tcMar>
              <w:left w:w="70" w:type="dxa"/>
              <w:right w:w="70" w:type="dxa"/>
            </w:tcMar>
            <w:vAlign w:val="center"/>
          </w:tcPr>
          <w:p w14:paraId="6454C25A">
            <w:pPr>
              <w:keepNext w:val="0"/>
              <w:spacing w:before="20" w:after="20" w:line="260" w:lineRule="exact"/>
              <w:ind w:left="0" w:leftChars="0" w:right="0" w:rightChars="0" w:firstLine="0" w:firstLineChars="0"/>
              <w:jc w:val="center"/>
              <w:rPr>
                <w:del w:id="3273" w:author="xh" w:date="2026-10-19T09:45:08+08:00"/>
              </w:rPr>
            </w:pPr>
            <w:del w:id="3274" w:author="xh" w:date="2026-10-19T09:45:08+08:00">
              <w:r>
                <w:rPr>
                  <w:rFonts w:ascii="Times New Roman" w:hAnsi="Times New Roman" w:eastAsia="宋体"/>
                  <w:b w:val="0"/>
                  <w:sz w:val="18"/>
                </w:rPr>
                <w:delText>反向承载</w:delText>
              </w:r>
            </w:del>
          </w:p>
        </w:tc>
        <w:tc>
          <w:tcPr>
            <w:tcW w:w="3259" w:type="dxa"/>
            <w:tcMar>
              <w:left w:w="70" w:type="dxa"/>
              <w:right w:w="70" w:type="dxa"/>
            </w:tcMar>
            <w:vAlign w:val="center"/>
          </w:tcPr>
          <w:p w14:paraId="081A8F26">
            <w:pPr>
              <w:keepNext w:val="0"/>
              <w:spacing w:before="20" w:after="20" w:line="260" w:lineRule="exact"/>
              <w:ind w:left="0" w:leftChars="0" w:right="0" w:rightChars="0" w:firstLine="0" w:firstLineChars="0"/>
              <w:jc w:val="center"/>
              <w:rPr>
                <w:del w:id="3275" w:author="xh" w:date="2026-10-19T09:45:08+08:00"/>
              </w:rPr>
            </w:pPr>
            <w:del w:id="3276" w:author="xh" w:date="2026-10-19T09:45:08+08:00">
              <w:r>
                <w:rPr>
                  <w:rFonts w:ascii="Times New Roman" w:hAnsi="Times New Roman" w:eastAsia="宋体"/>
                  <w:b w:val="0"/>
                  <w:sz w:val="18"/>
                </w:rPr>
                <w:delText>正常及健康站80%，故障站按剩余主变能力</w:delText>
              </w:r>
            </w:del>
          </w:p>
        </w:tc>
        <w:tc>
          <w:tcPr>
            <w:tcW w:w="3259" w:type="dxa"/>
            <w:tcMar>
              <w:left w:w="70" w:type="dxa"/>
              <w:right w:w="70" w:type="dxa"/>
            </w:tcMar>
            <w:vAlign w:val="center"/>
          </w:tcPr>
          <w:p w14:paraId="66A0BDFE">
            <w:pPr>
              <w:keepNext w:val="0"/>
              <w:spacing w:before="20" w:after="20" w:line="260" w:lineRule="exact"/>
              <w:ind w:left="0" w:leftChars="0" w:right="0" w:rightChars="0" w:firstLine="0" w:firstLineChars="0"/>
              <w:jc w:val="center"/>
              <w:rPr>
                <w:del w:id="3277" w:author="xh" w:date="2026-10-19T09:45:08+08:00"/>
              </w:rPr>
            </w:pPr>
            <w:del w:id="3278" w:author="xh" w:date="2026-10-19T09:45:08+08:00">
              <w:r>
                <w:rPr>
                  <w:rFonts w:ascii="Times New Roman" w:hAnsi="Times New Roman" w:eastAsia="宋体"/>
                  <w:b w:val="0"/>
                  <w:sz w:val="18"/>
                </w:rPr>
                <w:delText>导则反向限值与N-1静态校核</w:delText>
              </w:r>
            </w:del>
          </w:p>
        </w:tc>
      </w:tr>
      <w:tr w14:paraId="4D9179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3205" w:author="xh" w:date="2026-10-19T09:45:08+08:00"/>
        </w:trPr>
        <w:tc>
          <w:tcPr>
            <w:tcW w:w="1793" w:type="dxa"/>
            <w:tcMar>
              <w:left w:w="70" w:type="dxa"/>
              <w:right w:w="70" w:type="dxa"/>
            </w:tcMar>
            <w:vAlign w:val="center"/>
          </w:tcPr>
          <w:p w14:paraId="3ECEB984">
            <w:pPr>
              <w:keepNext w:val="0"/>
              <w:spacing w:before="20" w:after="20" w:line="260" w:lineRule="exact"/>
              <w:ind w:left="0" w:leftChars="0" w:right="0" w:rightChars="0" w:firstLine="0" w:firstLineChars="0"/>
              <w:jc w:val="center"/>
              <w:rPr>
                <w:del w:id="3279" w:author="xh" w:date="2026-10-19T09:45:08+08:00"/>
              </w:rPr>
            </w:pPr>
            <w:del w:id="3280" w:author="xh" w:date="2026-10-19T09:45:08+08:00">
              <w:r>
                <w:rPr>
                  <w:rFonts w:ascii="Times New Roman" w:hAnsi="Times New Roman" w:eastAsia="宋体"/>
                  <w:b w:val="0"/>
                  <w:sz w:val="18"/>
                </w:rPr>
                <w:delText>主变采购组织</w:delText>
              </w:r>
            </w:del>
          </w:p>
        </w:tc>
        <w:tc>
          <w:tcPr>
            <w:tcW w:w="3259" w:type="dxa"/>
            <w:tcMar>
              <w:left w:w="70" w:type="dxa"/>
              <w:right w:w="70" w:type="dxa"/>
            </w:tcMar>
            <w:vAlign w:val="center"/>
          </w:tcPr>
          <w:p w14:paraId="153D6BE0">
            <w:pPr>
              <w:keepNext w:val="0"/>
              <w:spacing w:before="20" w:after="20" w:line="260" w:lineRule="exact"/>
              <w:ind w:left="0" w:leftChars="0" w:right="0" w:rightChars="0" w:firstLine="0" w:firstLineChars="0"/>
              <w:jc w:val="center"/>
              <w:rPr>
                <w:del w:id="3281" w:author="xh" w:date="2026-10-19T09:45:08+08:00"/>
              </w:rPr>
            </w:pPr>
            <w:del w:id="3282" w:author="xh" w:date="2026-10-19T09:45:08+08:00">
              <w:r>
                <w:rPr>
                  <w:rFonts w:ascii="Times New Roman" w:hAnsi="Times New Roman" w:eastAsia="宋体"/>
                  <w:b w:val="0"/>
                  <w:sz w:val="18"/>
                </w:rPr>
                <w:delText>四年内同一位置最多更换一次</w:delText>
              </w:r>
            </w:del>
          </w:p>
        </w:tc>
        <w:tc>
          <w:tcPr>
            <w:tcW w:w="3259" w:type="dxa"/>
            <w:tcMar>
              <w:left w:w="70" w:type="dxa"/>
              <w:right w:w="70" w:type="dxa"/>
            </w:tcMar>
            <w:vAlign w:val="center"/>
          </w:tcPr>
          <w:p w14:paraId="24E10BF8">
            <w:pPr>
              <w:keepNext w:val="0"/>
              <w:spacing w:before="20" w:after="20" w:line="260" w:lineRule="exact"/>
              <w:ind w:left="0" w:leftChars="0" w:right="0" w:rightChars="0" w:firstLine="0" w:firstLineChars="0"/>
              <w:jc w:val="center"/>
              <w:rPr>
                <w:del w:id="3283" w:author="xh" w:date="2026-10-19T09:45:08+08:00"/>
              </w:rPr>
            </w:pPr>
            <w:del w:id="3284" w:author="xh" w:date="2026-10-19T09:45:08+08:00">
              <w:r>
                <w:rPr>
                  <w:rFonts w:ascii="Times New Roman" w:hAnsi="Times New Roman" w:eastAsia="宋体"/>
                  <w:b w:val="0"/>
                  <w:sz w:val="18"/>
                </w:rPr>
                <w:delText>两类方案共同的工程实施假设</w:delText>
              </w:r>
            </w:del>
          </w:p>
        </w:tc>
      </w:tr>
      <w:tr w14:paraId="314431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3206" w:author="xh" w:date="2026-10-19T09:45:08+08:00"/>
        </w:trPr>
        <w:tc>
          <w:tcPr>
            <w:tcW w:w="1793" w:type="dxa"/>
            <w:tcMar>
              <w:left w:w="70" w:type="dxa"/>
              <w:right w:w="70" w:type="dxa"/>
            </w:tcMar>
            <w:vAlign w:val="center"/>
          </w:tcPr>
          <w:p w14:paraId="3818B9B0">
            <w:pPr>
              <w:keepNext w:val="0"/>
              <w:spacing w:before="20" w:after="20" w:line="260" w:lineRule="exact"/>
              <w:ind w:left="0" w:leftChars="0" w:right="0" w:rightChars="0" w:firstLine="0" w:firstLineChars="0"/>
              <w:jc w:val="center"/>
              <w:rPr>
                <w:del w:id="3285" w:author="xh" w:date="2026-10-19T09:45:08+08:00"/>
              </w:rPr>
            </w:pPr>
            <w:del w:id="3286" w:author="xh" w:date="2026-10-19T09:45:08+08:00">
              <w:r>
                <w:rPr>
                  <w:rFonts w:ascii="Times New Roman" w:hAnsi="Times New Roman" w:eastAsia="宋体"/>
                  <w:b w:val="0"/>
                  <w:sz w:val="18"/>
                </w:rPr>
                <w:delText>弹性工程优选</w:delText>
              </w:r>
            </w:del>
          </w:p>
        </w:tc>
        <w:tc>
          <w:tcPr>
            <w:tcW w:w="3259" w:type="dxa"/>
            <w:tcMar>
              <w:left w:w="70" w:type="dxa"/>
              <w:right w:w="70" w:type="dxa"/>
            </w:tcMar>
            <w:vAlign w:val="center"/>
          </w:tcPr>
          <w:p w14:paraId="73B13E9B">
            <w:pPr>
              <w:keepNext w:val="0"/>
              <w:spacing w:before="20" w:after="20" w:line="260" w:lineRule="exact"/>
              <w:ind w:left="0" w:leftChars="0" w:right="0" w:rightChars="0" w:firstLine="0" w:firstLineChars="0"/>
              <w:jc w:val="center"/>
              <w:rPr>
                <w:del w:id="3287" w:author="xh" w:date="2026-10-19T09:45:08+08:00"/>
              </w:rPr>
            </w:pPr>
            <w:del w:id="3288" w:author="xh" w:date="2026-10-19T09:45:08+08:00">
              <w:r>
                <w:rPr>
                  <w:rFonts w:ascii="Times New Roman" w:hAnsi="Times New Roman" w:eastAsia="宋体"/>
                  <w:b w:val="0"/>
                  <w:sz w:val="18"/>
                </w:rPr>
                <w:delText>经济参考费用5%以内优先简化联络</w:delText>
              </w:r>
            </w:del>
          </w:p>
        </w:tc>
        <w:tc>
          <w:tcPr>
            <w:tcW w:w="3259" w:type="dxa"/>
            <w:tcMar>
              <w:left w:w="70" w:type="dxa"/>
              <w:right w:w="70" w:type="dxa"/>
            </w:tcMar>
            <w:vAlign w:val="center"/>
          </w:tcPr>
          <w:p w14:paraId="4746FD4C">
            <w:pPr>
              <w:keepNext w:val="0"/>
              <w:spacing w:before="20" w:after="20" w:line="260" w:lineRule="exact"/>
              <w:ind w:left="0" w:leftChars="0" w:right="0" w:rightChars="0" w:firstLine="0" w:firstLineChars="0"/>
              <w:jc w:val="center"/>
              <w:rPr>
                <w:del w:id="3289" w:author="xh" w:date="2026-10-19T09:45:08+08:00"/>
              </w:rPr>
            </w:pPr>
            <w:del w:id="3290" w:author="xh" w:date="2026-10-19T09:45:08+08:00">
              <w:r>
                <w:rPr>
                  <w:rFonts w:ascii="Times New Roman" w:hAnsi="Times New Roman" w:eastAsia="宋体"/>
                  <w:b w:val="0"/>
                  <w:sz w:val="18"/>
                </w:rPr>
                <w:delText>本研究费用容差</w:delText>
              </w:r>
            </w:del>
          </w:p>
        </w:tc>
      </w:tr>
      <w:tr>
        <w:trPr>
          <w:cantSplit/>
          <w:tblHeader/>
          <w:ins w:id="3291" w:author="xh" w:date="2026-10-19T09:45:08+08:00"/>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3305" w:author="xh" w:date="2026-10-19T09:45:08+08:00"/>
              </w:rPr>
            </w:pPr>
            <w:ins w:id="3306" w:author="xh" w:date="2026-10-19T09:45:08+08:00">
              <w:r>
                <w:rPr>
                  <w:rFonts w:ascii="Times New Roman" w:hAnsi="Times New Roman" w:eastAsia="宋体"/>
                  <w:b/>
                  <w:sz w:val="18"/>
                </w:rPr>
                <w:t>参数</w:t>
              </w:r>
            </w:ins>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3307" w:author="xh" w:date="2026-10-19T09:45:08+08:00"/>
              </w:rPr>
            </w:pPr>
            <w:ins w:id="3308" w:author="xh" w:date="2026-10-19T09:45:08+08:00">
              <w:r>
                <w:rPr>
                  <w:rFonts w:ascii="Times New Roman" w:hAnsi="Times New Roman" w:eastAsia="宋体"/>
                  <w:b/>
                  <w:sz w:val="18"/>
                </w:rPr>
                <w:t>设置</w:t>
              </w:r>
            </w:ins>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3309" w:author="xh" w:date="2026-10-19T09:45:08+08:00"/>
              </w:rPr>
            </w:pPr>
            <w:ins w:id="3310" w:author="xh" w:date="2026-10-19T09:45:08+08:00">
              <w:r>
                <w:rPr>
                  <w:rFonts w:ascii="Times New Roman" w:hAnsi="Times New Roman" w:eastAsia="宋体"/>
                  <w:b/>
                  <w:sz w:val="18"/>
                </w:rPr>
                <w:t>依据</w:t>
              </w:r>
            </w:ins>
          </w:p>
        </w:tc>
      </w:tr>
      <w:tr>
        <w:trPr>
          <w:cantSplit/>
          <w:ins w:id="3292" w:author="xh" w:date="2026-10-19T09:45:08+08:00"/>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11" w:author="xh" w:date="2026-10-19T09:45:08+08:00"/>
              </w:rPr>
            </w:pPr>
            <w:ins w:id="3312" w:author="xh" w:date="2026-10-19T09:45:08+08:00">
              <w:r>
                <w:rPr>
                  <w:rFonts w:ascii="Times New Roman" w:hAnsi="Times New Roman" w:eastAsia="宋体"/>
                  <w:b w:val="0"/>
                  <w:sz w:val="18"/>
                </w:rPr>
                <w:t>基期/规划年度</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13" w:author="xh" w:date="2026-10-19T09:45:08+08:00"/>
              </w:rPr>
            </w:pPr>
            <w:ins w:id="3314" w:author="xh" w:date="2026-10-19T09:45:08+08:00">
              <w:r>
                <w:rPr>
                  <w:rFonts w:ascii="Times New Roman" w:hAnsi="Times New Roman" w:eastAsia="宋体"/>
                  <w:b w:val="0"/>
                  <w:sz w:val="18"/>
                </w:rPr>
                <w:t>2021/2022—2035</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15" w:author="xh" w:date="2026-10-19T09:45:08+08:00"/>
              </w:rPr>
            </w:pPr>
            <w:ins w:id="3316" w:author="xh" w:date="2026-10-19T09:45:08+08:00">
              <w:r>
                <w:rPr>
                  <w:rFonts w:ascii="Times New Roman" w:hAnsi="Times New Roman" w:eastAsia="宋体"/>
                  <w:b w:val="0"/>
                  <w:sz w:val="18"/>
                </w:rPr>
                <w:t>基期设备固定，年度承接上年在役资产</w:t>
              </w:r>
            </w:ins>
          </w:p>
        </w:tc>
      </w:tr>
      <w:tr>
        <w:trPr>
          <w:cantSplit/>
          <w:ins w:id="3293" w:author="xh" w:date="2026-10-19T09:45:08+08:00"/>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17" w:author="xh" w:date="2026-10-19T09:45:08+08:00"/>
              </w:rPr>
            </w:pPr>
            <w:ins w:id="3318" w:author="xh" w:date="2026-10-19T09:45:08+08:00">
              <w:r>
                <w:rPr>
                  <w:rFonts w:ascii="Times New Roman" w:hAnsi="Times New Roman" w:eastAsia="宋体"/>
                  <w:b w:val="0"/>
                  <w:sz w:val="18"/>
                </w:rPr>
                <w:t>源荷序列</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19" w:author="xh" w:date="2026-10-19T09:45:08+08:00"/>
              </w:rPr>
            </w:pPr>
            <w:ins w:id="3320" w:author="xh" w:date="2026-10-19T09:45:08+08:00">
              <w:r>
                <w:rPr>
                  <w:rFonts w:ascii="Times New Roman" w:hAnsi="Times New Roman" w:eastAsia="宋体"/>
                  <w:b w:val="0"/>
                  <w:sz w:val="18"/>
                </w:rPr>
                <w:t>每年8760小时</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21" w:author="xh" w:date="2026-10-19T09:45:08+08:00"/>
              </w:rPr>
            </w:pPr>
            <w:ins w:id="3322" w:author="xh" w:date="2026-10-19T09:45:08+08:00">
              <w:r>
                <w:rPr>
                  <w:rFonts w:ascii="Times New Roman" w:hAnsi="Times New Roman" w:eastAsia="宋体"/>
                  <w:b w:val="0"/>
                  <w:sz w:val="18"/>
                </w:rPr>
                <w:t>历史模板回算及区域预测同比缩放</w:t>
              </w:r>
            </w:ins>
          </w:p>
        </w:tc>
      </w:tr>
      <w:tr>
        <w:trPr>
          <w:cantSplit/>
          <w:ins w:id="3294" w:author="xh" w:date="2026-10-19T09:45:08+08:00"/>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23" w:author="xh" w:date="2026-10-19T09:45:08+08:00"/>
              </w:rPr>
            </w:pPr>
            <w:ins w:id="3324" w:author="xh" w:date="2026-10-19T09:45:08+08:00">
              <w:r>
                <w:rPr>
                  <w:rFonts w:ascii="Times New Roman" w:hAnsi="Times New Roman" w:eastAsia="宋体"/>
                  <w:b w:val="0"/>
                  <w:sz w:val="18"/>
                </w:rPr>
                <w:t>正向储能支撑持续时间</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25" w:author="xh" w:date="2026-10-19T09:45:08+08:00"/>
              </w:rPr>
            </w:pPr>
            <w:ins w:id="3326" w:author="xh" w:date="2026-10-19T09:45:08+08:00">
              <w:r>
                <w:rPr>
                  <w:rFonts w:ascii="Times New Roman" w:hAnsi="Times New Roman" w:eastAsia="宋体"/>
                  <w:b w:val="0"/>
                  <w:sz w:val="18"/>
                </w:rPr>
                <w:t>邳州2.00 h、市区6.00 h</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27" w:author="xh" w:date="2026-10-19T09:45:08+08:00"/>
              </w:rPr>
            </w:pPr>
            <w:ins w:id="3328" w:author="xh" w:date="2026-10-19T09:45:08+08:00">
              <w:r>
                <w:rPr>
                  <w:rFonts w:ascii="Times New Roman" w:hAnsi="Times New Roman" w:eastAsia="宋体"/>
                  <w:b w:val="0"/>
                  <w:sz w:val="18"/>
                </w:rPr>
                <w:t>地区95%峰值持续时间</w:t>
              </w:r>
            </w:ins>
          </w:p>
        </w:tc>
      </w:tr>
      <w:tr>
        <w:trPr>
          <w:cantSplit/>
          <w:ins w:id="3295" w:author="xh" w:date="2026-10-19T09:45:08+08:00"/>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29" w:author="xh" w:date="2026-10-19T09:45:08+08:00"/>
              </w:rPr>
            </w:pPr>
            <w:ins w:id="3330" w:author="xh" w:date="2026-10-19T09:45:08+08:00">
              <w:r>
                <w:rPr>
                  <w:rFonts w:ascii="Times New Roman" w:hAnsi="Times New Roman" w:eastAsia="宋体"/>
                  <w:b w:val="0"/>
                  <w:sz w:val="18"/>
                </w:rPr>
                <w:t>储能规格</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31" w:author="xh" w:date="2026-10-19T09:45:08+08:00"/>
              </w:rPr>
            </w:pPr>
            <w:ins w:id="3332" w:author="xh" w:date="2026-10-19T09:45:08+08:00">
              <w:r>
                <w:rPr>
                  <w:rFonts w:ascii="Times New Roman" w:hAnsi="Times New Roman" w:eastAsia="宋体"/>
                  <w:b w:val="0"/>
                  <w:sz w:val="18"/>
                </w:rPr>
                <w:t>100.00 kW/215.00 kWh</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33" w:author="xh" w:date="2026-10-19T09:45:08+08:00"/>
              </w:rPr>
            </w:pPr>
            <w:ins w:id="3334" w:author="xh" w:date="2026-10-19T09:45:08+08:00">
              <w:r>
                <w:rPr>
                  <w:rFonts w:ascii="Times New Roman" w:hAnsi="Times New Roman" w:eastAsia="宋体"/>
                  <w:b w:val="0"/>
                  <w:sz w:val="18"/>
                </w:rPr>
                <w:t>采购资料</w:t>
              </w:r>
            </w:ins>
          </w:p>
        </w:tc>
      </w:tr>
      <w:tr>
        <w:trPr>
          <w:cantSplit/>
          <w:ins w:id="3296" w:author="xh" w:date="2026-10-19T09:45:08+08:00"/>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35" w:author="xh" w:date="2026-10-19T09:45:08+08:00"/>
              </w:rPr>
            </w:pPr>
            <w:ins w:id="3336" w:author="xh" w:date="2026-10-19T09:45:08+08:00">
              <w:r>
                <w:rPr>
                  <w:rFonts w:ascii="Times New Roman" w:hAnsi="Times New Roman" w:eastAsia="宋体"/>
                  <w:b w:val="0"/>
                  <w:sz w:val="18"/>
                </w:rPr>
                <w:t>可用电量系数</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37" w:author="xh" w:date="2026-10-19T09:45:08+08:00"/>
              </w:rPr>
            </w:pPr>
            <w:ins w:id="3338" w:author="xh" w:date="2026-10-19T09:45:08+08:00">
              <w:r>
                <w:rPr>
                  <w:rFonts w:ascii="Times New Roman" w:hAnsi="Times New Roman" w:eastAsia="宋体"/>
                  <w:b w:val="0"/>
                  <w:sz w:val="18"/>
                </w:rPr>
                <w:t>0.76</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39" w:author="xh" w:date="2026-10-19T09:45:08+08:00"/>
              </w:rPr>
            </w:pPr>
            <w:ins w:id="3340" w:author="xh" w:date="2026-10-19T09:45:08+08:00">
              <w:r>
                <w:rPr>
                  <w:rFonts w:ascii="Times New Roman" w:hAnsi="Times New Roman" w:eastAsia="宋体"/>
                  <w:b w:val="0"/>
                  <w:sz w:val="18"/>
                </w:rPr>
                <w:t>SOC可用窗口与放电效率的研究取值[86]</w:t>
              </w:r>
            </w:ins>
          </w:p>
        </w:tc>
      </w:tr>
      <w:tr>
        <w:trPr>
          <w:cantSplit/>
          <w:ins w:id="3297" w:author="xh" w:date="2026-10-19T09:45:08+08:00"/>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41" w:author="xh" w:date="2026-10-19T09:45:08+08:00"/>
              </w:rPr>
            </w:pPr>
            <w:ins w:id="3342" w:author="xh" w:date="2026-10-19T09:45:08+08:00">
              <w:r>
                <w:rPr>
                  <w:rFonts w:ascii="Times New Roman" w:hAnsi="Times New Roman" w:eastAsia="宋体"/>
                  <w:b w:val="0"/>
                  <w:sz w:val="18"/>
                </w:rPr>
                <w:t>新购主变</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43" w:author="xh" w:date="2026-10-19T09:45:08+08:00"/>
              </w:rPr>
            </w:pPr>
            <w:ins w:id="3344" w:author="xh" w:date="2026-10-19T09:45:08+08:00">
              <w:r>
                <w:rPr>
                  <w:rFonts w:ascii="Times New Roman" w:hAnsi="Times New Roman" w:eastAsia="宋体"/>
                  <w:b w:val="0"/>
                  <w:sz w:val="18"/>
                </w:rPr>
                <w:t>31.50、50.00、63.00、80.00 MVA</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45" w:author="xh" w:date="2026-10-19T09:45:08+08:00"/>
              </w:rPr>
            </w:pPr>
            <w:ins w:id="3346" w:author="xh" w:date="2026-10-19T09:45:08+08:00">
              <w:r>
                <w:rPr>
                  <w:rFonts w:ascii="Times New Roman" w:hAnsi="Times New Roman" w:eastAsia="宋体"/>
                  <w:b w:val="0"/>
                  <w:sz w:val="18"/>
                </w:rPr>
                <w:t>按站限制，有预留位置时第三台50.00 MVA</w:t>
              </w:r>
            </w:ins>
          </w:p>
        </w:tc>
      </w:tr>
      <w:tr>
        <w:trPr>
          <w:cantSplit/>
          <w:ins w:id="3298" w:author="xh" w:date="2026-10-19T09:45:08+08:00"/>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47" w:author="xh" w:date="2026-10-19T09:45:08+08:00"/>
              </w:rPr>
            </w:pPr>
            <w:ins w:id="3348" w:author="xh" w:date="2026-10-19T09:45:08+08:00">
              <w:r>
                <w:rPr>
                  <w:rFonts w:ascii="Times New Roman" w:hAnsi="Times New Roman" w:eastAsia="宋体"/>
                  <w:b w:val="0"/>
                  <w:sz w:val="18"/>
                </w:rPr>
                <w:t>既有转供</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49" w:author="xh" w:date="2026-10-19T09:45:08+08:00"/>
              </w:rPr>
            </w:pPr>
            <w:ins w:id="3350" w:author="xh" w:date="2026-10-19T09:45:08+08:00">
              <w:r>
                <w:rPr>
                  <w:rFonts w:ascii="Times New Roman" w:hAnsi="Times New Roman" w:eastAsia="宋体"/>
                  <w:b w:val="0"/>
                  <w:sz w:val="18"/>
                </w:rPr>
                <w:t>逐站原始MW固定封顶</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51" w:author="xh" w:date="2026-10-19T09:45:08+08:00"/>
              </w:rPr>
            </w:pPr>
            <w:ins w:id="3352" w:author="xh" w:date="2026-10-19T09:45:08+08:00">
              <w:r>
                <w:rPr>
                  <w:rFonts w:ascii="Times New Roman" w:hAnsi="Times New Roman" w:eastAsia="宋体"/>
                  <w:b w:val="0"/>
                  <w:sz w:val="18"/>
                </w:rPr>
                <w:t>站级转供收资、路径及共享馈线余量</w:t>
              </w:r>
            </w:ins>
          </w:p>
        </w:tc>
      </w:tr>
      <w:tr>
        <w:trPr>
          <w:cantSplit/>
          <w:ins w:id="3299" w:author="xh" w:date="2026-10-19T09:45:08+08:00"/>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53" w:author="xh" w:date="2026-10-19T09:45:08+08:00"/>
              </w:rPr>
            </w:pPr>
            <w:ins w:id="3354" w:author="xh" w:date="2026-10-19T09:45:08+08:00">
              <w:r>
                <w:rPr>
                  <w:rFonts w:ascii="Times New Roman" w:hAnsi="Times New Roman" w:eastAsia="宋体"/>
                  <w:b w:val="0"/>
                  <w:sz w:val="18"/>
                </w:rPr>
                <w:t>新增联络转出区段</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55" w:author="xh" w:date="2026-10-19T09:45:08+08:00"/>
              </w:rPr>
            </w:pPr>
            <w:ins w:id="3356" w:author="xh" w:date="2026-10-19T09:45:08+08:00">
              <w:r>
                <w:rPr>
                  <w:rFonts w:ascii="Times New Roman" w:hAnsi="Times New Roman" w:eastAsia="宋体"/>
                  <w:b w:val="0"/>
                  <w:sz w:val="18"/>
                </w:rPr>
                <w:t>全站区段数的20%以内</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57" w:author="xh" w:date="2026-10-19T09:45:08+08:00"/>
              </w:rPr>
            </w:pPr>
            <w:ins w:id="3358" w:author="xh" w:date="2026-10-19T09:45:08+08:00">
              <w:r>
                <w:rPr>
                  <w:rFonts w:ascii="Times New Roman" w:hAnsi="Times New Roman" w:eastAsia="宋体"/>
                  <w:b w:val="0"/>
                  <w:sz w:val="18"/>
                </w:rPr>
                <w:t>研究情景假设，正常和事故追加共同占用</w:t>
              </w:r>
            </w:ins>
          </w:p>
        </w:tc>
      </w:tr>
      <w:tr>
        <w:trPr>
          <w:cantSplit/>
          <w:ins w:id="3300" w:author="xh" w:date="2026-10-19T09:45:08+08:00"/>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59" w:author="xh" w:date="2026-10-19T09:45:08+08:00"/>
              </w:rPr>
            </w:pPr>
            <w:ins w:id="3360" w:author="xh" w:date="2026-10-19T09:45:08+08:00">
              <w:r>
                <w:rPr>
                  <w:rFonts w:ascii="Times New Roman" w:hAnsi="Times New Roman" w:eastAsia="宋体"/>
                  <w:b w:val="0"/>
                  <w:sz w:val="18"/>
                </w:rPr>
                <w:t>新增联络投资</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61" w:author="xh" w:date="2026-10-19T09:45:08+08:00"/>
              </w:rPr>
            </w:pPr>
            <w:ins w:id="3362" w:author="xh" w:date="2026-10-19T09:45:08+08:00">
              <w:r>
                <w:rPr>
                  <w:rFonts w:ascii="Times New Roman" w:hAnsi="Times New Roman" w:eastAsia="宋体"/>
                  <w:b w:val="0"/>
                  <w:sz w:val="18"/>
                </w:rPr>
                <w:t>邳州128.38、市区452.40万元/项</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63" w:author="xh" w:date="2026-10-19T09:45:08+08:00"/>
              </w:rPr>
            </w:pPr>
            <w:ins w:id="3364" w:author="xh" w:date="2026-10-19T09:45:08+08:00">
              <w:r>
                <w:rPr>
                  <w:rFonts w:ascii="Times New Roman" w:hAnsi="Times New Roman" w:eastAsia="宋体"/>
                  <w:b w:val="0"/>
                  <w:sz w:val="18"/>
                </w:rPr>
                <w:t>地区电缆长度占比</w:t>
              </w:r>
            </w:ins>
          </w:p>
        </w:tc>
      </w:tr>
      <w:tr>
        <w:trPr>
          <w:cantSplit/>
          <w:ins w:id="3301" w:author="xh" w:date="2026-10-19T09:45:08+08:00"/>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65" w:author="xh" w:date="2026-10-19T09:45:08+08:00"/>
              </w:rPr>
            </w:pPr>
            <w:ins w:id="3366" w:author="xh" w:date="2026-10-19T09:45:08+08:00">
              <w:r>
                <w:rPr>
                  <w:rFonts w:ascii="Times New Roman" w:hAnsi="Times New Roman" w:eastAsia="宋体"/>
                  <w:b w:val="0"/>
                  <w:sz w:val="18"/>
                </w:rPr>
                <w:t>反向承载计算系数</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67" w:author="xh" w:date="2026-10-19T09:45:08+08:00"/>
              </w:rPr>
            </w:pPr>
            <w:ins w:id="3368" w:author="xh" w:date="2026-10-19T09:45:08+08:00">
              <w:r>
                <w:rPr>
                  <w:rFonts w:ascii="Times New Roman" w:hAnsi="Times New Roman" w:eastAsia="宋体"/>
                  <w:b w:val="0"/>
                  <w:sz w:val="18"/>
                </w:rPr>
                <w:t>正常及健康站取0.80，故障站取1.00</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69" w:author="xh" w:date="2026-10-19T09:45:08+08:00"/>
              </w:rPr>
            </w:pPr>
            <w:ins w:id="3370" w:author="xh" w:date="2026-10-19T09:45:08+08:00">
              <w:r>
                <w:rPr>
                  <w:rFonts w:ascii="Times New Roman" w:hAnsi="Times New Roman" w:eastAsia="宋体"/>
                  <w:b w:val="0"/>
                  <w:sz w:val="18"/>
                </w:rPr>
                <w:t>锁定方案的静态容量校核条件</w:t>
              </w:r>
            </w:ins>
          </w:p>
        </w:tc>
      </w:tr>
      <w:tr>
        <w:trPr>
          <w:cantSplit/>
          <w:ins w:id="3302" w:author="xh" w:date="2026-10-19T09:45:08+08:00"/>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71" w:author="xh" w:date="2026-10-19T09:45:08+08:00"/>
              </w:rPr>
            </w:pPr>
            <w:ins w:id="3372" w:author="xh" w:date="2026-10-19T09:45:08+08:00">
              <w:r>
                <w:rPr>
                  <w:rFonts w:ascii="Times New Roman" w:hAnsi="Times New Roman" w:eastAsia="宋体"/>
                  <w:b w:val="0"/>
                  <w:sz w:val="18"/>
                </w:rPr>
                <w:t>功率因数</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73" w:author="xh" w:date="2026-10-19T09:45:08+08:00"/>
              </w:rPr>
            </w:pPr>
            <w:ins w:id="3374" w:author="xh" w:date="2026-10-19T09:45:08+08:00">
              <w:r>
                <w:rPr>
                  <w:rFonts w:ascii="Times New Roman" w:hAnsi="Times New Roman" w:eastAsia="宋体"/>
                  <w:b w:val="0"/>
                  <w:sz w:val="18"/>
                </w:rPr>
                <w:t>0.95</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75" w:author="xh" w:date="2026-10-19T09:45:08+08:00"/>
              </w:rPr>
            </w:pPr>
            <w:ins w:id="3376" w:author="xh" w:date="2026-10-19T09:45:08+08:00">
              <w:r>
                <w:rPr>
                  <w:rFonts w:ascii="Times New Roman" w:hAnsi="Times New Roman" w:eastAsia="宋体"/>
                  <w:b w:val="0"/>
                  <w:sz w:val="18"/>
                </w:rPr>
                <w:t>统一折算</w:t>
              </w:r>
            </w:ins>
          </w:p>
        </w:tc>
      </w:tr>
      <w:tr>
        <w:trPr>
          <w:cantSplit/>
          <w:ins w:id="3303" w:author="xh" w:date="2026-10-19T09:45:08+08:00"/>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77" w:author="xh" w:date="2026-10-19T09:45:08+08:00"/>
              </w:rPr>
            </w:pPr>
            <w:ins w:id="3378" w:author="xh" w:date="2026-10-19T09:45:08+08:00">
              <w:r>
                <w:rPr>
                  <w:rFonts w:ascii="Times New Roman" w:hAnsi="Times New Roman" w:eastAsia="宋体"/>
                  <w:b w:val="0"/>
                  <w:sz w:val="18"/>
                </w:rPr>
                <w:t>主变更换组织</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79" w:author="xh" w:date="2026-10-19T09:45:08+08:00"/>
              </w:rPr>
            </w:pPr>
            <w:ins w:id="3380" w:author="xh" w:date="2026-10-19T09:45:08+08:00">
              <w:r>
                <w:rPr>
                  <w:rFonts w:ascii="Times New Roman" w:hAnsi="Times New Roman" w:eastAsia="宋体"/>
                  <w:b w:val="0"/>
                  <w:sz w:val="18"/>
                </w:rPr>
                <w:t>同一原主变位置全期最多更换一次</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81" w:author="xh" w:date="2026-10-19T09:45:08+08:00"/>
              </w:rPr>
            </w:pPr>
            <w:ins w:id="3382" w:author="xh" w:date="2026-10-19T09:45:08+08:00">
              <w:r>
                <w:rPr>
                  <w:rFonts w:ascii="Times New Roman" w:hAnsi="Times New Roman" w:eastAsia="宋体"/>
                  <w:b w:val="0"/>
                  <w:sz w:val="18"/>
                </w:rPr>
                <w:t>共同实施假设</w:t>
              </w:r>
            </w:ins>
          </w:p>
        </w:tc>
      </w:tr>
      <w:tr>
        <w:trPr>
          <w:cantSplit/>
          <w:ins w:id="3304" w:author="xh" w:date="2026-10-19T09:45:08+08:00"/>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83" w:author="xh" w:date="2026-10-19T09:45:08+08:00"/>
              </w:rPr>
            </w:pPr>
            <w:ins w:id="3384" w:author="xh" w:date="2026-10-19T09:45:08+08:00">
              <w:r>
                <w:rPr>
                  <w:rFonts w:ascii="Times New Roman" w:hAnsi="Times New Roman" w:eastAsia="宋体"/>
                  <w:b w:val="0"/>
                  <w:sz w:val="18"/>
                </w:rPr>
                <w:t>弹性工程选择</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85" w:author="xh" w:date="2026-10-19T09:45:08+08:00"/>
              </w:rPr>
            </w:pPr>
            <w:ins w:id="3386" w:author="xh" w:date="2026-10-19T09:45:08+08:00">
              <w:r>
                <w:rPr>
                  <w:rFonts w:ascii="Times New Roman" w:hAnsi="Times New Roman" w:eastAsia="宋体"/>
                  <w:b w:val="0"/>
                  <w:sz w:val="18"/>
                </w:rPr>
                <w:t>配套费用参考值20%以内优先减少联络，再比较总费用</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387" w:author="xh" w:date="2026-10-19T09:45:08+08:00"/>
              </w:rPr>
            </w:pPr>
            <w:ins w:id="3388" w:author="xh" w:date="2026-10-19T09:45:08+08:00">
              <w:r>
                <w:rPr>
                  <w:rFonts w:ascii="Times New Roman" w:hAnsi="Times New Roman" w:eastAsia="宋体"/>
                  <w:b w:val="0"/>
                  <w:sz w:val="18"/>
                </w:rPr>
                <w:t>研究工程优选条件</w:t>
              </w:r>
            </w:ins>
          </w:p>
        </w:tc>
      </w:tr>
    </w:tbl>
    <w:p w14:paraId="35DBFDD9">
      <w:pPr>
        <w:pStyle w:val="2"/>
        <w:widowControl/>
        <w:spacing w:before="0" w:after="0" w:line="348" w:lineRule="exact"/>
        <w:ind w:firstLine="480"/>
        <w:jc w:val="both"/>
      </w:pPr>
      <w:r>
        <w:rPr>
          <w:rFonts w:ascii="Times New Roman" w:hAnsi="Times New Roman" w:eastAsia="方正仿宋_GBK"/>
          <w:b w:val="0"/>
          <w:sz w:val="24"/>
        </w:rPr>
        <w:t>核心参数的定义、选取依据及地区资料见第3.5节。地区案例保留实际年度负荷和具体网络，推广模板按第3.5节的五项参数组织源荷、网络及工程费用条件。</w:t>
      </w:r>
    </w:p>
    <w:p w14:paraId="682F6CEF">
      <w:pPr>
        <w:pStyle w:val="4"/>
        <w:keepNext/>
        <w:numPr>
          <w:ilvl w:val="0"/>
          <w:numId w:val="0"/>
        </w:numPr>
        <w:spacing w:before="160" w:after="120" w:line="480" w:lineRule="exact"/>
        <w:ind w:firstLine="0"/>
      </w:pPr>
      <w:ins w:id="28263" w:author="xh" w:date="2026-10-19T09:45:48+08:00">
        <w:bookmarkStart w:id="326" w:name="Report1017_h633"/>
        <w:bookmarkEnd w:id="326"/>
      </w:ins>
      <w:bookmarkStart w:id="182" w:name="三类措施的选取与寻优方法"/>
      <w:bookmarkStart w:id="183" w:name="h633"/>
      <w:r>
        <w:rPr>
          <w:rFonts w:ascii="Times New Roman" w:hAnsi="Times New Roman" w:eastAsia="方正仿宋_GBK"/>
          <w:b/>
          <w:sz w:val="32"/>
        </w:rPr>
        <w:t>5.2 三类措施的选取与寻优方法</w:t>
      </w:r>
      <w:bookmarkEnd w:id="182"/>
      <w:bookmarkEnd w:id="183"/>
    </w:p>
    <w:p w14:paraId="31A85F9C">
      <w:pPr>
        <w:pStyle w:val="5"/>
        <w:keepNext/>
        <w:numPr>
          <w:ilvl w:val="0"/>
          <w:numId w:val="0"/>
        </w:numPr>
        <w:spacing w:before="160" w:after="120" w:line="390" w:lineRule="exact"/>
        <w:ind w:firstLine="0"/>
      </w:pPr>
      <w:bookmarkStart w:id="184" w:name="主变增容及扩建方案"/>
      <w:r>
        <w:rPr>
          <w:rFonts w:ascii="Times New Roman" w:hAnsi="Times New Roman" w:eastAsia="方正仿宋_GBK"/>
          <w:b/>
          <w:sz w:val="26"/>
        </w:rPr>
        <w:t>5.2.1 主变增容及扩建方案</w:t>
      </w:r>
      <w:bookmarkEnd w:id="184"/>
    </w:p>
    <w:p w14:paraId="2ACB1ED7">
      <w:pPr>
        <w:pStyle w:val="115"/>
        <w:widowControl/>
        <w:spacing w:before="0" w:after="0" w:line="348" w:lineRule="exact"/>
        <w:ind w:firstLine="480"/>
        <w:jc w:val="both"/>
      </w:pPr>
      <w:r>
        <w:rPr>
          <w:rFonts w:ascii="Times New Roman" w:hAnsi="Times New Roman" w:eastAsia="方正仿宋_GBK"/>
          <w:b w:val="0"/>
          <w:sz w:val="24"/>
        </w:rPr>
        <w:t xml:space="preserve">每个</w:t>
      </w:r>
      <w:ins w:id="3389" w:author="xh" w:date="2026-10-19T09:46:27+08:00">
        <w:r>
          <w:rPr>
            <w:rFonts w:ascii="Times New Roman" w:hAnsi="Times New Roman" w:eastAsia="方正仿宋_GBK"/>
            <w:b w:val="0"/>
            <w:sz w:val="24"/>
          </w:rPr>
          <w:t xml:space="preserve">原</w:t>
        </w:r>
      </w:ins>
      <w:r>
        <w:rPr>
          <w:rFonts w:ascii="Times New Roman" w:hAnsi="Times New Roman" w:eastAsia="方正仿宋_GBK"/>
          <w:b w:val="0"/>
          <w:sz w:val="24"/>
        </w:rPr>
        <w:t xml:space="preserve">主变安装位置从允许规格中选择一项，2022—20</w:t>
      </w:r>
      <w:ins w:id="3390" w:author="xh" w:date="2026-10-19T09:46:27+08:00">
        <w:r>
          <w:rPr>
            <w:rFonts w:ascii="Times New Roman" w:hAnsi="Times New Roman" w:eastAsia="方正仿宋_GBK"/>
            <w:b w:val="0"/>
            <w:sz w:val="24"/>
          </w:rPr>
          <w:t xml:space="preserve">3</w:t>
        </w:r>
      </w:ins>
      <w:del w:id="3391" w:author="xh" w:date="2026-10-19T09:46:27+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3392" w:author="xh" w:date="2026-10-19T09:46:27+08:00">
        <w:r>
          <w:rPr>
            <w:rFonts w:ascii="Times New Roman" w:hAnsi="Times New Roman" w:eastAsia="方正仿宋_GBK"/>
            <w:b w:val="0"/>
            <w:sz w:val="24"/>
          </w:rPr>
          <w:t xml:space="preserve">全期</w:t>
        </w:r>
      </w:ins>
      <w:del w:id="3393" w:author="xh" w:date="2026-10-19T09:46:27+08:00">
        <w:r>
          <w:rPr>
            <w:rFonts w:ascii="Times New Roman" w:hAnsi="Times New Roman" w:eastAsia="方正仿宋_GBK"/>
            <w:b w:val="0"/>
            <w:sz w:val="24"/>
          </w:rPr>
          <w:delText xml:space="preserve">同一位置</w:delText>
        </w:r>
      </w:del>
      <w:r>
        <w:rPr>
          <w:rFonts w:ascii="Times New Roman" w:hAnsi="Times New Roman" w:eastAsia="方正仿宋_GBK"/>
          <w:b w:val="0"/>
          <w:sz w:val="24"/>
        </w:rPr>
        <w:t xml:space="preserve">最多更换一次，更换后保持所购规格。该</w:t>
      </w:r>
      <w:ins w:id="3394" w:author="xh" w:date="2026-10-19T09:46:27+08:00">
        <w:r>
          <w:rPr>
            <w:rFonts w:ascii="Times New Roman" w:hAnsi="Times New Roman" w:eastAsia="方正仿宋_GBK"/>
            <w:b w:val="0"/>
            <w:sz w:val="24"/>
          </w:rPr>
          <w:t xml:space="preserve">实施</w:t>
        </w:r>
      </w:ins>
      <w:del w:id="3395" w:author="xh" w:date="2026-10-19T09:46:27+08:00">
        <w:r>
          <w:rPr>
            <w:rFonts w:ascii="Times New Roman" w:hAnsi="Times New Roman" w:eastAsia="方正仿宋_GBK"/>
            <w:b w:val="0"/>
            <w:sz w:val="24"/>
          </w:rPr>
          <w:delText xml:space="preserve">建设组织</w:delText>
        </w:r>
      </w:del>
      <w:r>
        <w:rPr>
          <w:rFonts w:ascii="Times New Roman" w:hAnsi="Times New Roman" w:eastAsia="方正仿宋_GBK"/>
          <w:b w:val="0"/>
          <w:sz w:val="24"/>
        </w:rPr>
        <w:t xml:space="preserve">假设由两类方案共同采用，</w:t>
      </w:r>
      <w:del w:id="3396" w:author="xh" w:date="2026-10-19T09:46:27+08:00">
        <w:r>
          <w:rPr>
            <w:rFonts w:ascii="Times New Roman" w:hAnsi="Times New Roman" w:eastAsia="方正仿宋_GBK"/>
            <w:b w:val="0"/>
            <w:sz w:val="24"/>
          </w:rPr>
          <w:delText xml:space="preserve">使新购主变在四年规划期内持续使用。</w:delText>
        </w:r>
      </w:del>
      <w:r>
        <w:rPr>
          <w:rFonts w:ascii="Times New Roman" w:hAnsi="Times New Roman" w:eastAsia="方正仿宋_GBK"/>
          <w:b w:val="0"/>
          <w:sz w:val="24"/>
        </w:rPr>
        <w:t xml:space="preserve">不同位置</w:t>
      </w:r>
      <w:del w:id="3397" w:author="xh" w:date="2026-10-19T09:46:27+08:00">
        <w:r>
          <w:rPr>
            <w:rFonts w:ascii="Times New Roman" w:hAnsi="Times New Roman" w:eastAsia="方正仿宋_GBK"/>
            <w:b w:val="0"/>
            <w:sz w:val="24"/>
          </w:rPr>
          <w:delText xml:space="preserve">的更换</w:delText>
        </w:r>
      </w:del>
      <w:r>
        <w:rPr>
          <w:rFonts w:ascii="Times New Roman" w:hAnsi="Times New Roman" w:eastAsia="方正仿宋_GBK"/>
          <w:b w:val="0"/>
          <w:sz w:val="24"/>
        </w:rPr>
        <w:t xml:space="preserve">和第三台主变扩建</w:t>
      </w:r>
      <w:del w:id="3398" w:author="xh" w:date="2026-10-19T09:46:27+08:00">
        <w:r>
          <w:rPr>
            <w:rFonts w:ascii="Times New Roman" w:hAnsi="Times New Roman" w:eastAsia="方正仿宋_GBK"/>
            <w:b w:val="0"/>
            <w:sz w:val="24"/>
          </w:rPr>
          <w:delText xml:space="preserve">可</w:delText>
        </w:r>
      </w:del>
      <w:r>
        <w:rPr>
          <w:rFonts w:ascii="Times New Roman" w:hAnsi="Times New Roman" w:eastAsia="方正仿宋_GBK"/>
          <w:b w:val="0"/>
          <w:sz w:val="24"/>
        </w:rPr>
        <w:t xml:space="preserve">按需求分年安排。更换</w:t>
      </w:r>
      <w:del w:id="3399" w:author="xh" w:date="2026-10-19T09:46:27+08:00">
        <w:r>
          <w:rPr>
            <w:rFonts w:ascii="Times New Roman" w:hAnsi="Times New Roman" w:eastAsia="方正仿宋_GBK"/>
            <w:b w:val="0"/>
            <w:sz w:val="24"/>
          </w:rPr>
          <w:delText xml:space="preserve">主变</w:delText>
        </w:r>
      </w:del>
      <w:r>
        <w:rPr>
          <w:rFonts w:ascii="Times New Roman" w:hAnsi="Times New Roman" w:eastAsia="方正仿宋_GBK"/>
          <w:b w:val="0"/>
          <w:sz w:val="24"/>
        </w:rPr>
        <w:t xml:space="preserve">按新购整台容量计费，新</w:t>
      </w:r>
      <w:ins w:id="3400" w:author="xh" w:date="2026-10-19T09:46:27+08:00">
        <w:r>
          <w:rPr>
            <w:rFonts w:ascii="Times New Roman" w:hAnsi="Times New Roman" w:eastAsia="方正仿宋_GBK"/>
            <w:b w:val="0"/>
            <w:sz w:val="24"/>
          </w:rPr>
          <w:t xml:space="preserve">购主变容量扣除同期被替换容量后得到净</w:t>
        </w:r>
      </w:ins>
      <w:r>
        <w:rPr>
          <w:rFonts w:ascii="Times New Roman" w:hAnsi="Times New Roman" w:eastAsia="方正仿宋_GBK"/>
          <w:b w:val="0"/>
          <w:sz w:val="24"/>
        </w:rPr>
        <w:t xml:space="preserve">增容量</w:t>
      </w:r>
      <w:del w:id="3401" w:author="xh" w:date="2026-10-19T09:46:27+08:00">
        <w:r>
          <w:rPr>
            <w:rFonts w:ascii="Times New Roman" w:hAnsi="Times New Roman" w:eastAsia="方正仿宋_GBK"/>
            <w:b w:val="0"/>
            <w:sz w:val="24"/>
          </w:rPr>
          <w:delText xml:space="preserve">用于更新在役容量，两者分别统计</w:delText>
        </w:r>
      </w:del>
      <w:r>
        <w:rPr>
          <w:rFonts w:ascii="Times New Roman" w:hAnsi="Times New Roman" w:eastAsia="方正仿宋_GBK"/>
          <w:b w:val="0"/>
          <w:sz w:val="24"/>
        </w:rPr>
        <w:t xml:space="preserve">。储能柜数为整数，</w:t>
      </w:r>
      <w:ins w:id="3402" w:author="xh" w:date="2026-10-19T09:46:27+08:00">
        <w:r>
          <w:rPr>
            <w:rFonts w:ascii="Times New Roman" w:hAnsi="Times New Roman" w:eastAsia="方正仿宋_GBK"/>
            <w:b w:val="0"/>
            <w:sz w:val="24"/>
          </w:rPr>
          <w:t xml:space="preserve">已投运储能及联络在</w:t>
        </w:r>
      </w:ins>
      <w:r>
        <w:rPr>
          <w:rFonts w:ascii="Times New Roman" w:hAnsi="Times New Roman" w:eastAsia="方正仿宋_GBK"/>
          <w:b w:val="0"/>
          <w:sz w:val="24"/>
        </w:rPr>
        <w:t xml:space="preserve">后</w:t>
      </w:r>
      <w:ins w:id="3403" w:author="xh" w:date="2026-10-19T09:46:27+08:00">
        <w:r>
          <w:rPr>
            <w:rFonts w:ascii="Times New Roman" w:hAnsi="Times New Roman" w:eastAsia="方正仿宋_GBK"/>
            <w:b w:val="0"/>
            <w:sz w:val="24"/>
          </w:rPr>
          <w:t xml:space="preserve">续年度持</w:t>
        </w:r>
      </w:ins>
      <w:r>
        <w:rPr>
          <w:rFonts w:ascii="Times New Roman" w:hAnsi="Times New Roman" w:eastAsia="方正仿宋_GBK"/>
          <w:b w:val="0"/>
          <w:sz w:val="24"/>
        </w:rPr>
        <w:t xml:space="preserve">续在役</w:t>
      </w:r>
      <w:del w:id="3404" w:author="xh" w:date="2026-10-19T09:46:27+08:00">
        <w:r>
          <w:rPr>
            <w:rFonts w:ascii="Times New Roman" w:hAnsi="Times New Roman" w:eastAsia="方正仿宋_GBK"/>
            <w:b w:val="0"/>
            <w:sz w:val="24"/>
          </w:rPr>
          <w:delText xml:space="preserve">数量不得低于前一年</w:delText>
        </w:r>
      </w:del>
      <w:r>
        <w:rPr>
          <w:rFonts w:ascii="Times New Roman" w:hAnsi="Times New Roman" w:eastAsia="方正仿宋_GBK"/>
          <w:b w:val="0"/>
          <w:sz w:val="24"/>
        </w:rPr>
        <w:t xml:space="preserve">。</w:t>
      </w:r>
      <w:del w:id="3405" w:author="xh" w:date="2026-10-19T09:46:27+08:00">
        <w:r>
          <w:rPr>
            <w:rFonts w:ascii="Times New Roman" w:hAnsi="Times New Roman" w:eastAsia="方正仿宋_GBK"/>
            <w:b w:val="0"/>
            <w:sz w:val="24"/>
          </w:rPr>
          <w:delText xml:space="preserve">新增联络投运后持续可用，既有联络建设费用不重复计取。</w:delText>
        </w:r>
      </w:del>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6A4C0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3406" w:author="xh" w:date="2026-10-19T09:47:06+08:00"/>
        </w:trPr>
        <w:tc>
          <w:tcPr>
            <w:tcW w:w="737" w:type="dxa"/>
            <w:tcMar>
              <w:top w:w="0" w:type="dxa"/>
              <w:left w:w="0" w:type="dxa"/>
              <w:bottom w:w="0" w:type="dxa"/>
              <w:right w:w="0" w:type="dxa"/>
            </w:tcMar>
            <w:vAlign w:val="center"/>
          </w:tcPr>
          <w:p w14:paraId="68F7CB78">
            <w:pPr>
              <w:keepNext/>
              <w:spacing w:before="0" w:after="0"/>
              <w:ind w:left="0" w:leftChars="0" w:right="0" w:rightChars="0" w:firstLine="0" w:firstLineChars="0"/>
              <w:rPr>
                <w:del w:id="3407" w:author="xh" w:date="2026-10-19T09:47:06+08:00"/>
              </w:rPr>
            </w:pPr>
          </w:p>
        </w:tc>
        <w:tc>
          <w:tcPr>
            <w:tcW w:w="6838" w:type="dxa"/>
            <w:tcMar>
              <w:top w:w="0" w:type="dxa"/>
              <w:left w:w="0" w:type="dxa"/>
              <w:bottom w:w="0" w:type="dxa"/>
              <w:right w:w="0" w:type="dxa"/>
            </w:tcMar>
            <w:vAlign w:val="center"/>
          </w:tcPr>
          <w:p w14:paraId="3061241F">
            <w:pPr>
              <w:keepNext/>
              <w:spacing w:before="100" w:after="100" w:line="276" w:lineRule="auto"/>
              <w:ind w:left="0" w:leftChars="0" w:right="0" w:rightChars="0" w:firstLine="0" w:firstLineChars="0"/>
              <w:jc w:val="center"/>
              <w:rPr>
                <w:del w:id="3408" w:author="xh" w:date="2026-10-19T09:47:06+08:00"/>
              </w:rPr>
            </w:pPr>
            <w:del w:id="3409" w:author="xh" w:date="2026-10-19T09:47:06+08:00">
              <m:oMathPara>
                <m:oMath>
                  <m:m>
                    <m:mPr>
                      <m:mcs>
                        <m:mc>
                          <m:mcPr>
                            <m:count m:val="1"/>
                            <m:mcJc m:val="right"/>
                          </m:mcPr>
                        </m:mc>
                        <m:mc>
                          <m:mcPr>
                            <m:count m:val="1"/>
                            <m:mcJc m:val="left"/>
                          </m:mcPr>
                        </m:mc>
                      </m:mcs>
                      <m:plcHide m:val="1"/>
                    </m:mPr>
                    <m:mr>
                      <m:e>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e>
                      <m:e>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j</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r</m:t>
                            </m:r>
                          </m:sub>
                          <m:sup>
                            <m:r>
                              <m:rPr>
                                <m:nor/>
                                <m:sty m:val="p"/>
                              </m:rPr>
                              <w:rPr>
                                <w:rFonts w:ascii="Times New Roman" w:hAnsi="Times New Roman" w:eastAsia="方正仿宋_GBK" w:cs="Times New Roman"/>
                                <w:b w:val="0"/>
                                <w:i w:val="0"/>
                                <w:iCs w:val="0"/>
                              </w:rPr>
                              <m:t>​</m:t>
                            </m:r>
                          </m:sup>
                          <m:e>
                            <m:r>
                              <m:rPr>
                                <m:nor/>
                              </m:rPr>
                              <w:rPr>
                                <w:rFonts w:ascii="Times New Roman" w:hAnsi="Times New Roman" w:eastAsia="方正仿宋_GBK" w:cs="Times New Roman"/>
                                <w:i/>
                                <w:iCs/>
                              </w:rPr>
                              <m:t>r</m:t>
                            </m:r>
                          </m:e>
                        </m:nary>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j</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r</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+50</m:t>
                        </m:r>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e>
                    </m:mr>
                    <m:mr>
                      <m:e>
                        <m:nary>
                          <m:naryPr>
                            <m:chr m:val="∑"/>
                            <m:limLoc m:val="undOvr"/>
                            <m:supHide m:val="1"/>
                          </m:naryPr>
                          <m:sub>
                            <m:r>
                              <m:rPr>
                                <m:nor/>
                              </m:rPr>
                              <w:rPr>
                                <w:rFonts w:ascii="Times New Roman" w:hAnsi="Times New Roman" w:eastAsia="方正仿宋_GBK" w:cs="Times New Roman"/>
                                <w:i/>
                                <w:iCs/>
                              </w:rPr>
                              <m:t>r</m:t>
                            </m:r>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j</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r</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e>
                        </m:nary>
                      </m:e>
                      <m:e>
                        <m:r>
                          <m:rPr>
                            <m:nor/>
                            <m:sty m:val="p"/>
                          </m:rPr>
                          <w:rPr>
                            <w:rFonts w:ascii="Times New Roman" w:hAnsi="Times New Roman" w:eastAsia="方正仿宋_GBK" w:cs="Times New Roman"/>
                            <w:b w:val="0"/>
                            <w:i w:val="0"/>
                            <w:iCs w:val="0"/>
                          </w:rPr>
                          <m:t>=1,</m:t>
                        </m:r>
                      </m:e>
                    </m:mr>
                    <m:mr>
                      <m:e>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r>
                          <m:rPr>
                            <m:nor/>
                            <m:sty m:val="p"/>
                          </m:rPr>
                          <w:rPr>
                            <w:rFonts w:ascii="Times New Roman" w:hAnsi="Times New Roman" w:eastAsia="方正仿宋_GBK" w:cs="Times New Roman"/>
                            <w:b w:val="0"/>
                            <w:i w:val="0"/>
                            <w:iCs w:val="0"/>
                          </w:rPr>
                          <m:t>.</m:t>
                        </m:r>
                      </m:e>
                    </m:mr>
                  </m:m>
                </m:oMath>
              </m:oMathPara>
            </w:del>
          </w:p>
        </w:tc>
        <w:tc>
          <w:tcPr>
            <w:tcW w:w="737" w:type="dxa"/>
            <w:tcMar>
              <w:top w:w="0" w:type="dxa"/>
              <w:left w:w="0" w:type="dxa"/>
              <w:bottom w:w="0" w:type="dxa"/>
              <w:right w:w="0" w:type="dxa"/>
            </w:tcMar>
            <w:vAlign w:val="center"/>
          </w:tcPr>
          <w:p w14:paraId="5D0EC232">
            <w:pPr>
              <w:keepNext/>
              <w:spacing w:before="0" w:after="0"/>
              <w:ind w:left="0" w:leftChars="0" w:right="0" w:rightChars="0" w:firstLine="0" w:firstLineChars="0"/>
              <w:jc w:val="right"/>
              <w:rPr>
                <w:del w:id="3410" w:author="xh" w:date="2026-10-19T09:47:06+08:00"/>
              </w:rPr>
            </w:pPr>
            <w:del w:id="3411" w:author="xh" w:date="2026-10-19T09:47:06+08:00">
              <w:r>
                <w:rPr>
                  <w:rFonts w:ascii="Times New Roman" w:hAnsi="Times New Roman" w:eastAsia="方正仿宋_GBK"/>
                  <w:b w:val="0"/>
                  <w:sz w:val="18"/>
                </w:rPr>
                <w:delText>（5-3）</w:delText>
              </w:r>
            </w:del>
          </w:p>
        </w:tc>
      </w:tr>
      <w:tr>
        <w:trPr>
          <w:cantSplit/>
          <w:ins w:id="3412" w:author="xh" w:date="2026-10-19T09:47:06+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3413" w:author="xh" w:date="2026-10-19T09:47:06+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3414" w:author="xh" w:date="2026-10-19T09:47:06+08:00"/>
              </w:rPr>
            </w:pPr>
            <w:ins w:id="3415" w:author="xh" w:date="2026-10-19T09:47:06+08:00">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3416" w:author="xh" w:date="2026-10-19T09:47:06+08:00"/>
              </w:rPr>
            </w:pPr>
            <w:ins w:id="3417" w:author="xh" w:date="2026-10-19T09:47:06+08:00">
              <w:r>
                <w:rPr>
                  <w:rFonts w:ascii="Times New Roman" w:hAnsi="Times New Roman" w:eastAsia="方正仿宋_GBK"/>
                  <w:b w:val="0"/>
                  <w:sz w:val="18"/>
                </w:rPr>
                <w:t>（5-3）</w:t>
              </w:r>
            </w:ins>
          </w:p>
        </w:tc>
      </w:tr>
    </w:tbl>
    <w:p w14:paraId="014845CF">
      <w:pPr>
        <w:pStyle w:val="115"/>
        <w:widowControl/>
        <w:spacing w:before="0" w:after="0" w:line="348" w:lineRule="exact"/>
        <w:ind w:left="0" w:leftChars="0" w:right="0" w:rightChars="0" w:firstLine="0" w:firstLineChars="0" w:hanging="0" w:hangingChars="0" w:start="0" w:end="0" w:startChars="0" w:endChars="0"/>
        <w:jc w:val="both"/>
        <w:pPrChange w:id="28333" w:author="xh" w:date="2026-10-19T09:47:46+08:00">
          <w:pPr>
            <w:pStyle w:val="115"/>
            <w:widowControl/>
            <w:spacing w:before="0" w:after="0" w:line="348" w:lineRule="exact"/>
            <w:ind w:left="0" w:leftChars="0" w:right="0" w:rightChars="0" w:firstLine="0" w:firstLineChars="0"/>
            <w:jc w:val="both"/>
          </w:pPr>
        </w:pPrChange>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j</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r</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表示站点</w:t>
      </w:r>
      <m:oMath>
        <m:r>
          <m:rPr>
            <m:nor/>
          </m:rPr>
          <w:rPr>
            <w:rFonts w:ascii="Times New Roman" w:hAnsi="Times New Roman" w:eastAsia="方正仿宋_GBK" w:cs="Times New Roman"/>
            <w:i/>
            <w:iCs/>
          </w:rPr>
          <m:t>i</m:t>
        </m:r>
      </m:oMath>
      <w:r>
        <w:rPr>
          <w:rFonts w:ascii="Times New Roman" w:hAnsi="Times New Roman" w:eastAsia="方正仿宋_GBK"/>
          <w:b w:val="0"/>
          <w:sz w:val="24"/>
        </w:rPr>
        <w:t>第</w:t>
      </w:r>
      <m:oMath>
        <m:r>
          <m:rPr>
            <m:nor/>
          </m:rPr>
          <w:rPr>
            <w:rFonts w:ascii="Times New Roman" w:hAnsi="Times New Roman" w:eastAsia="方正仿宋_GBK" w:cs="Times New Roman"/>
            <w:i/>
            <w:iCs/>
          </w:rPr>
          <m:t>j</m:t>
        </m:r>
      </m:oMath>
      <w:r>
        <w:rPr>
          <w:rFonts w:ascii="Times New Roman" w:hAnsi="Times New Roman" w:eastAsia="方正仿宋_GBK"/>
          <w:b w:val="0"/>
          <w:sz w:val="24"/>
        </w:rPr>
        <w:t>个原主变位置在第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年是否采用容量</w:t>
      </w:r>
      <m:oMath>
        <m:r>
          <m:rPr>
            <m:nor/>
          </m:rPr>
          <w:rPr>
            <w:rFonts w:ascii="Times New Roman" w:hAnsi="Times New Roman" w:eastAsia="方正仿宋_GBK" w:cs="Times New Roman"/>
            <w:i/>
            <w:iCs/>
          </w:rPr>
          <m:t>r</m:t>
        </m:r>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表示第三台50 MVA主变是否在役，</w:t>
      </w:r>
      <m:oMath>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为在役储能柜数。没有扩建条件的站点不设置相应候选。</w:t>
      </w:r>
    </w:p>
    <w:p w14:paraId="454CBD27">
      <w:pPr>
        <w:pStyle w:val="2"/>
        <w:widowControl/>
        <w:spacing w:before="0" w:after="0" w:line="348" w:lineRule="exact"/>
        <w:ind w:firstLine="480"/>
        <w:jc w:val="both"/>
      </w:pPr>
      <w:r>
        <w:rPr>
          <w:rFonts w:ascii="Times New Roman" w:hAnsi="Times New Roman" w:eastAsia="方正仿宋_GBK"/>
          <w:b w:val="0"/>
          <w:sz w:val="24"/>
        </w:rPr>
        <w:t>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14:paraId="544E490E">
      <w:pPr>
        <w:pStyle w:val="5"/>
        <w:keepNext/>
        <w:numPr>
          <w:ilvl w:val="0"/>
          <w:numId w:val="0"/>
        </w:numPr>
        <w:spacing w:before="160" w:after="120" w:line="390" w:lineRule="exact"/>
        <w:ind w:firstLine="0"/>
      </w:pPr>
      <w:bookmarkStart w:id="185" w:name="利用既有10-kv联络能力"/>
      <w:r>
        <w:rPr>
          <w:rFonts w:ascii="Times New Roman" w:hAnsi="Times New Roman" w:eastAsia="方正仿宋_GBK"/>
          <w:b/>
          <w:sz w:val="26"/>
        </w:rPr>
        <w:t>5.2.2 利用既有10 kV联络能力</w:t>
      </w:r>
      <w:bookmarkEnd w:id="185"/>
    </w:p>
    <w:p w14:paraId="2EA77B3E">
      <w:pPr>
        <w:pStyle w:val="115"/>
        <w:widowControl/>
        <w:spacing w:before="0" w:after="0" w:line="348" w:lineRule="exact"/>
        <w:ind w:firstLine="480"/>
        <w:jc w:val="both"/>
      </w:pPr>
      <w:r>
        <w:rPr>
          <w:rFonts w:ascii="Times New Roman" w:hAnsi="Times New Roman" w:eastAsia="方正仿宋_GBK"/>
          <w:b w:val="0"/>
          <w:sz w:val="24"/>
        </w:rPr>
        <w:t xml:space="preserve">既有网络按逐站全停转供资料</w:t>
      </w:r>
      <w:ins w:id="3418" w:author="xh" w:date="2026-10-19T09:48:25+08:00">
        <w:r>
          <w:rPr>
            <w:rFonts w:ascii="Times New Roman" w:hAnsi="Times New Roman" w:eastAsia="方正仿宋_GBK"/>
            <w:b w:val="0"/>
            <w:sz w:val="24"/>
          </w:rPr>
          <w:t xml:space="preserve">的</w:t>
        </w:r>
      </w:ins>
      <w:del w:id="3419" w:author="xh" w:date="2026-10-19T09:48:25+08:00">
        <w:r>
          <w:rPr>
            <w:rFonts w:ascii="Times New Roman" w:hAnsi="Times New Roman" w:eastAsia="方正仿宋_GBK"/>
            <w:b w:val="0"/>
            <w:sz w:val="24"/>
          </w:rPr>
          <w:delText xml:space="preserve">标定。以站外最大</w:delText>
        </w:r>
      </w:del>
      <w:r>
        <w:rPr>
          <w:rFonts w:ascii="Times New Roman" w:hAnsi="Times New Roman" w:eastAsia="方正仿宋_GBK"/>
          <w:b w:val="0"/>
          <w:sz w:val="24"/>
        </w:rPr>
        <w:t xml:space="preserve">可</w:t>
      </w:r>
      <w:ins w:id="3420" w:author="xh" w:date="2026-10-19T09:48:25+08:00">
        <w:r>
          <w:rPr>
            <w:rFonts w:ascii="Times New Roman" w:hAnsi="Times New Roman" w:eastAsia="方正仿宋_GBK"/>
            <w:b w:val="0"/>
            <w:sz w:val="24"/>
          </w:rPr>
          <w:t xml:space="preserve">转</w:t>
        </w:r>
      </w:ins>
      <w:del w:id="3421" w:author="xh" w:date="2026-10-19T09:48:25+08:00">
        <w:r>
          <w:rPr>
            <w:rFonts w:ascii="Times New Roman" w:hAnsi="Times New Roman" w:eastAsia="方正仿宋_GBK"/>
            <w:b w:val="0"/>
            <w:sz w:val="24"/>
          </w:rPr>
          <w:delText xml:space="preserve">供</w:delText>
        </w:r>
      </w:del>
      <w:r>
        <w:rPr>
          <w:rFonts w:ascii="Times New Roman" w:hAnsi="Times New Roman" w:eastAsia="方正仿宋_GBK"/>
          <w:b w:val="0"/>
          <w:sz w:val="24"/>
        </w:rPr>
        <w:t xml:space="preserve">负荷</w:t>
      </w:r>
      <w:ins w:id="3422" w:author="xh" w:date="2026-10-19T09:48:25+08:00">
        <w:r>
          <w:rPr>
            <w:rFonts w:ascii="Times New Roman" w:hAnsi="Times New Roman" w:eastAsia="方正仿宋_GBK"/>
            <w:b w:val="0"/>
            <w:sz w:val="24"/>
          </w:rPr>
          <w:t xml:space="preserve">MW值固定封顶，各年不随</w:t>
        </w:r>
      </w:ins>
      <w:del w:id="3423" w:author="xh" w:date="2026-10-19T09:48:25+08:00">
        <w:r>
          <w:rPr>
            <w:rFonts w:ascii="Times New Roman" w:hAnsi="Times New Roman" w:eastAsia="方正仿宋_GBK"/>
            <w:b w:val="0"/>
            <w:sz w:val="24"/>
          </w:rPr>
          <w:delText xml:space="preserve">与损失</w:delText>
        </w:r>
      </w:del>
      <w:r>
        <w:rPr>
          <w:rFonts w:ascii="Times New Roman" w:hAnsi="Times New Roman" w:eastAsia="方正仿宋_GBK"/>
          <w:b w:val="0"/>
          <w:sz w:val="24"/>
        </w:rPr>
        <w:t xml:space="preserve">负荷</w:t>
      </w:r>
      <w:ins w:id="3424" w:author="xh" w:date="2026-10-19T09:48:25+08:00">
        <w:r>
          <w:rPr>
            <w:rFonts w:ascii="Times New Roman" w:hAnsi="Times New Roman" w:eastAsia="方正仿宋_GBK"/>
            <w:b w:val="0"/>
            <w:sz w:val="24"/>
          </w:rPr>
          <w:t xml:space="preserve">增长自动放大。年度正常</w:t>
        </w:r>
      </w:ins>
      <w:del w:id="3425" w:author="xh" w:date="2026-10-19T09:48:25+08:00">
        <w:r>
          <w:rPr>
            <w:rFonts w:ascii="Times New Roman" w:hAnsi="Times New Roman" w:eastAsia="方正仿宋_GBK"/>
            <w:b w:val="0"/>
            <w:sz w:val="24"/>
          </w:rPr>
          <w:delText xml:space="preserve">之和为需</w:delText>
        </w:r>
      </w:del>
      <w:r>
        <w:rPr>
          <w:rFonts w:ascii="Times New Roman" w:hAnsi="Times New Roman" w:eastAsia="方正仿宋_GBK"/>
          <w:b w:val="0"/>
          <w:sz w:val="24"/>
        </w:rPr>
        <w:t xml:space="preserve">供</w:t>
      </w:r>
      <w:ins w:id="3426" w:author="xh" w:date="2026-10-19T09:48:25+08:00">
        <w:r>
          <w:rPr>
            <w:rFonts w:ascii="Times New Roman" w:hAnsi="Times New Roman" w:eastAsia="方正仿宋_GBK"/>
            <w:b w:val="0"/>
            <w:sz w:val="24"/>
          </w:rPr>
          <w:t xml:space="preserve">区沿用基期校准区段</w:t>
        </w:r>
      </w:ins>
      <w:del w:id="3427" w:author="xh" w:date="2026-10-19T09:48:25+08:00">
        <w:r>
          <w:rPr>
            <w:rFonts w:ascii="Times New Roman" w:hAnsi="Times New Roman" w:eastAsia="方正仿宋_GBK"/>
            <w:b w:val="0"/>
            <w:sz w:val="24"/>
          </w:rPr>
          <w:delText xml:space="preserve">负荷</w:delText>
        </w:r>
      </w:del>
      <w:r>
        <w:rPr>
          <w:rFonts w:ascii="Times New Roman" w:hAnsi="Times New Roman" w:eastAsia="方正仿宋_GBK"/>
          <w:b w:val="0"/>
          <w:sz w:val="24"/>
        </w:rPr>
        <w:t xml:space="preserve">，</w:t>
      </w:r>
      <w:ins w:id="3428" w:author="xh" w:date="2026-10-19T09:48:25+08:00">
        <w:r>
          <w:rPr>
            <w:rFonts w:ascii="Times New Roman" w:hAnsi="Times New Roman" w:eastAsia="方正仿宋_GBK"/>
            <w:b w:val="0"/>
            <w:sz w:val="24"/>
          </w:rPr>
          <w:t xml:space="preserve">允许回切原属站；新增付费联络可以形成新的年度固定供区。正常转出与</w:t>
        </w:r>
      </w:ins>
      <w:del w:id="3429" w:author="xh" w:date="2026-10-19T09:48:25+08:00">
        <w:r>
          <w:rPr>
            <w:rFonts w:ascii="Times New Roman" w:hAnsi="Times New Roman" w:eastAsia="方正仿宋_GBK"/>
            <w:b w:val="0"/>
            <w:sz w:val="24"/>
          </w:rPr>
          <w:delText xml:space="preserve">计算</w:delText>
        </w:r>
      </w:del>
      <w:r>
        <w:rPr>
          <w:rFonts w:ascii="Times New Roman" w:hAnsi="Times New Roman" w:eastAsia="方正仿宋_GBK"/>
          <w:b w:val="0"/>
          <w:sz w:val="24"/>
        </w:rPr>
        <w:t xml:space="preserve">本站</w:t>
      </w:r>
      <w:ins w:id="3430" w:author="xh" w:date="2026-10-19T09:48:25+08:00">
        <w:r>
          <w:rPr>
            <w:rFonts w:ascii="Times New Roman" w:hAnsi="Times New Roman" w:eastAsia="方正仿宋_GBK"/>
            <w:b w:val="0"/>
            <w:sz w:val="24"/>
          </w:rPr>
          <w:t xml:space="preserve">故障追加共用逐站</w:t>
        </w:r>
      </w:ins>
      <w:del w:id="3431" w:author="xh" w:date="2026-10-19T09:48:25+08:00">
        <w:r>
          <w:rPr>
            <w:rFonts w:ascii="Times New Roman" w:hAnsi="Times New Roman" w:eastAsia="方正仿宋_GBK"/>
            <w:b w:val="0"/>
            <w:sz w:val="24"/>
          </w:rPr>
          <w:delText xml:space="preserve">转供比例，再乘以当年最大正向净负荷形成年度</w:delText>
        </w:r>
      </w:del>
      <w:r>
        <w:rPr>
          <w:rFonts w:ascii="Times New Roman" w:hAnsi="Times New Roman" w:eastAsia="方正仿宋_GBK"/>
          <w:b w:val="0"/>
          <w:sz w:val="24"/>
        </w:rPr>
        <w:t xml:space="preserve">既有</w:t>
      </w:r>
      <w:ins w:id="3432" w:author="xh" w:date="2026-10-19T09:48:25+08:00">
        <w:r>
          <w:rPr>
            <w:rFonts w:ascii="Times New Roman" w:hAnsi="Times New Roman" w:eastAsia="方正仿宋_GBK"/>
            <w:b w:val="0"/>
            <w:sz w:val="24"/>
          </w:rPr>
          <w:t xml:space="preserve">能力、路径及馈线</w:t>
        </w:r>
      </w:ins>
      <w:del w:id="3433" w:author="xh" w:date="2026-10-19T09:48:25+08:00">
        <w:r>
          <w:rPr>
            <w:rFonts w:ascii="Times New Roman" w:hAnsi="Times New Roman" w:eastAsia="方正仿宋_GBK"/>
            <w:b w:val="0"/>
            <w:sz w:val="24"/>
          </w:rPr>
          <w:delText xml:space="preserve">转供</w:delText>
        </w:r>
      </w:del>
      <w:r>
        <w:rPr>
          <w:rFonts w:ascii="Times New Roman" w:hAnsi="Times New Roman" w:eastAsia="方正仿宋_GBK"/>
          <w:b w:val="0"/>
          <w:sz w:val="24"/>
        </w:rPr>
        <w:t xml:space="preserve">预算，</w:t>
      </w:r>
      <w:ins w:id="3434" w:author="xh" w:date="2026-10-19T09:48:25+08:00">
        <w:r>
          <w:rPr>
            <w:rFonts w:ascii="Times New Roman" w:hAnsi="Times New Roman" w:eastAsia="方正仿宋_GBK"/>
            <w:b w:val="0"/>
            <w:sz w:val="24"/>
          </w:rPr>
          <w:t xml:space="preserve">事故追加仅从故障站</w:t>
        </w:r>
      </w:ins>
      <w:del w:id="3435" w:author="xh" w:date="2026-10-19T09:48:25+08:00">
        <w:r>
          <w:rPr>
            <w:rFonts w:ascii="Times New Roman" w:hAnsi="Times New Roman" w:eastAsia="方正仿宋_GBK"/>
            <w:b w:val="0"/>
            <w:sz w:val="24"/>
          </w:rPr>
          <w:delText xml:space="preserve">并保留</w:delText>
        </w:r>
      </w:del>
      <w:r>
        <w:rPr>
          <w:rFonts w:ascii="Times New Roman" w:hAnsi="Times New Roman" w:eastAsia="方正仿宋_GBK"/>
          <w:b w:val="0"/>
          <w:sz w:val="24"/>
        </w:rPr>
        <w:t xml:space="preserve">原</w:t>
      </w:r>
      <w:ins w:id="3436" w:author="xh" w:date="2026-10-19T09:48:25+08:00">
        <w:r>
          <w:rPr>
            <w:rFonts w:ascii="Times New Roman" w:hAnsi="Times New Roman" w:eastAsia="方正仿宋_GBK"/>
            <w:b w:val="0"/>
            <w:sz w:val="24"/>
          </w:rPr>
          <w:t xml:space="preserve">属源荷区段直接切换至邻</w:t>
        </w:r>
      </w:ins>
      <w:del w:id="3437" w:author="xh" w:date="2026-10-19T09:48:25+08:00">
        <w:r>
          <w:rPr>
            <w:rFonts w:ascii="Times New Roman" w:hAnsi="Times New Roman" w:eastAsia="方正仿宋_GBK"/>
            <w:b w:val="0"/>
            <w:sz w:val="24"/>
          </w:rPr>
          <w:delText xml:space="preserve">表</w:delText>
        </w:r>
      </w:del>
      <w:r>
        <w:rPr>
          <w:rFonts w:ascii="Times New Roman" w:hAnsi="Times New Roman" w:eastAsia="方正仿宋_GBK"/>
          <w:b w:val="0"/>
          <w:sz w:val="24"/>
        </w:rPr>
        <w:t xml:space="preserve">站</w:t>
      </w:r>
      <w:del w:id="3438" w:author="xh" w:date="2026-10-19T09:48:25+08:00">
        <w:r>
          <w:rPr>
            <w:rFonts w:ascii="Times New Roman" w:hAnsi="Times New Roman" w:eastAsia="方正仿宋_GBK"/>
            <w:b w:val="0"/>
            <w:sz w:val="24"/>
          </w:rPr>
          <w:delText xml:space="preserve">外最大可供负荷的绝对上限</w:delText>
        </w:r>
      </w:del>
      <w:r>
        <w:rPr>
          <w:rFonts w:ascii="Times New Roman" w:hAnsi="Times New Roman" w:eastAsia="方正仿宋_GBK"/>
          <w:b w:val="0"/>
          <w:sz w:val="24"/>
        </w:rPr>
        <w:t xml:space="preserve">。</w:t>
      </w:r>
      <w:del w:id="3439" w:author="xh" w:date="2026-10-19T09:48:25+08:00">
        <w:r>
          <w:rPr>
            <w:rFonts w:ascii="Times New Roman" w:hAnsi="Times New Roman" w:eastAsia="方正仿宋_GBK"/>
            <w:b w:val="0"/>
            <w:sz w:val="24"/>
          </w:rPr>
          <w:delText xml:space="preserve">共用馈线的多条通道同时共用源端负荷和接收余量。</w:delText>
        </w:r>
      </w:del>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0687E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3440" w:author="xh" w:date="2026-10-19T09:49:05+08:00"/>
        </w:trPr>
        <w:tc>
          <w:tcPr>
            <w:tcW w:w="737" w:type="dxa"/>
            <w:tcMar>
              <w:top w:w="0" w:type="dxa"/>
              <w:left w:w="0" w:type="dxa"/>
              <w:bottom w:w="0" w:type="dxa"/>
              <w:right w:w="0" w:type="dxa"/>
            </w:tcMar>
            <w:vAlign w:val="center"/>
          </w:tcPr>
          <w:p w14:paraId="583D7B98">
            <w:pPr>
              <w:keepNext/>
              <w:spacing w:before="0" w:after="0"/>
              <w:ind w:left="0" w:leftChars="0" w:right="0" w:rightChars="0" w:firstLine="0" w:firstLineChars="0"/>
              <w:rPr>
                <w:del w:id="3441" w:author="xh" w:date="2026-10-19T09:49:05+08:00"/>
              </w:rPr>
            </w:pPr>
          </w:p>
        </w:tc>
        <w:tc>
          <w:tcPr>
            <w:tcW w:w="6838" w:type="dxa"/>
            <w:tcMar>
              <w:top w:w="0" w:type="dxa"/>
              <w:left w:w="0" w:type="dxa"/>
              <w:bottom w:w="0" w:type="dxa"/>
              <w:right w:w="0" w:type="dxa"/>
            </w:tcMar>
            <w:vAlign w:val="center"/>
          </w:tcPr>
          <w:p w14:paraId="027A7C34">
            <w:pPr>
              <w:keepNext/>
              <w:spacing w:before="100" w:after="100" w:line="276" w:lineRule="auto"/>
              <w:ind w:left="0" w:leftChars="0" w:right="0" w:rightChars="0" w:firstLine="0" w:firstLineChars="0"/>
              <w:jc w:val="center"/>
              <w:rPr>
                <w:del w:id="3442" w:author="xh" w:date="2026-10-19T09:49:05+08:00"/>
              </w:rPr>
            </w:pPr>
            <w:del w:id="3443" w:author="xh" w:date="2026-10-19T09:49:05+08:00">
              <m:oMathPara>
                <m:oMath>
                  <m:m>
                    <m:mPr>
                      <m:mcs>
                        <m:mc>
                          <m:mcPr>
                            <m:count m:val="1"/>
                            <m:mcJc m:val="right"/>
                          </m:mcPr>
                        </m:mc>
                        <m:mc>
                          <m:mcPr>
                            <m:count m:val="1"/>
                            <m:mcJc m:val="left"/>
                          </m:mcPr>
                        </m:mc>
                      </m:mcs>
                      <m:plcHide m:val="1"/>
                    </m:mPr>
                    <m:mr>
                      <m:e>
                        <m:sSub>
                          <m:sSubPr/>
                          <m:e>
                            <m:r>
                              <m:rPr>
                                <m:nor/>
                              </m:rPr>
                              <w:rPr>
                                <w:rFonts w:ascii="Times New Roman" w:hAnsi="Times New Roman" w:eastAsia="方正仿宋_GBK" w:cs="Times New Roman"/>
                                <w:i/>
                                <w:iCs/>
                              </w:rPr>
                              <m:t>ρ</m:t>
                            </m:r>
                          </m:e>
                          <m:sub>
                            <m:r>
                              <m:rPr>
                                <m:nor/>
                              </m:rPr>
                              <w:rPr>
                                <w:rFonts w:ascii="Times New Roman" w:hAnsi="Times New Roman" w:eastAsia="方正仿宋_GBK" w:cs="Times New Roman"/>
                                <w:i/>
                                <w:iCs/>
                              </w:rPr>
                              <m:t>i</m:t>
                            </m:r>
                          </m:sub>
                        </m:sSub>
                      </m:e>
                      <m:e>
                        <m:r>
                          <m:rPr>
                            <m:nor/>
                            <m:sty m:val="p"/>
                          </m:rPr>
                          <w:rPr>
                            <w:rFonts w:ascii="Times New Roman" w:hAnsi="Times New Roman" w:eastAsia="方正仿宋_GBK" w:cs="Times New Roman"/>
                            <w:b w:val="0"/>
                            <w:i w:val="0"/>
                            <w:iCs w:val="0"/>
                          </w:rPr>
                          <m:t>=</m:t>
                        </m:r>
                        <m:f>
                          <m:fPr/>
                          <m:num>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data</m:t>
                                </m:r>
                              </m:sup>
                            </m:sSubSup>
                          </m:num>
                          <m:den>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data</m:t>
                                </m:r>
                              </m:sup>
                            </m:sSubSup>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U</m:t>
                                </m:r>
                              </m:e>
                              <m:sub>
                                <m:r>
                                  <m:rPr>
                                    <m:nor/>
                                  </m:rPr>
                                  <w:rPr>
                                    <w:rFonts w:ascii="Times New Roman" w:hAnsi="Times New Roman" w:eastAsia="方正仿宋_GBK" w:cs="Times New Roman"/>
                                    <w:i/>
                                    <w:iCs/>
                                  </w:rPr>
                                  <m:t>i</m:t>
                                </m:r>
                              </m:sub>
                            </m:sSub>
                          </m:den>
                        </m:f>
                        <m:r>
                          <m:rPr>
                            <m:nor/>
                            <m:sty m:val="p"/>
                          </m:rPr>
                          <w:rPr>
                            <w:rFonts w:ascii="Times New Roman" w:hAnsi="Times New Roman" w:eastAsia="方正仿宋_GBK" w:cs="Times New Roman"/>
                            <w:b w:val="0"/>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existing</m:t>
                                </m:r>
                              </m:sup>
                            </m:sSubSup>
                          </m:sub>
                          <m:sup>
                            <m:r>
                              <m:rPr>
                                <m:nor/>
                                <m:sty m:val="p"/>
                              </m:rPr>
                              <w:rPr>
                                <w:rFonts w:ascii="Times New Roman" w:hAnsi="Times New Roman" w:eastAsia="方正仿宋_GBK" w:cs="Times New Roman"/>
                                <w:b w:val="0"/>
                                <w:i w:val="0"/>
                                <w:iCs w:val="0"/>
                              </w:rPr>
                              <m:t>​</m:t>
                            </m:r>
                          </m:sup>
                          <m:e>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e>
                        </m:nary>
                      </m:e>
                      <m:e>
                        <m:r>
                          <m:rPr>
                            <m:nor/>
                            <m:sty m:val="p"/>
                          </m:rPr>
                          <w:rPr>
                            <w:rFonts w:ascii="Times New Roman" w:hAnsi="Times New Roman" w:eastAsia="方正仿宋_GBK" w:cs="Times New Roman"/>
                            <w:b w:val="0"/>
                            <w:i w:val="0"/>
                            <w:iCs w:val="0"/>
                          </w:rPr>
                          <m:t>≤min{</m:t>
                        </m:r>
                        <m:sSub>
                          <m:sSubPr/>
                          <m:e>
                            <m:r>
                              <m:rPr>
                                <m:nor/>
                              </m:rPr>
                              <w:rPr>
                                <w:rFonts w:ascii="Times New Roman" w:hAnsi="Times New Roman" w:eastAsia="方正仿宋_GBK" w:cs="Times New Roman"/>
                                <w:i/>
                                <w:iCs/>
                              </w:rPr>
                              <m:t>ρ</m:t>
                            </m:r>
                          </m:e>
                          <m:sub>
                            <m:r>
                              <m:rPr>
                                <m:nor/>
                              </m:rPr>
                              <w:rPr>
                                <w:rFonts w:ascii="Times New Roman" w:hAnsi="Times New Roman" w:eastAsia="方正仿宋_GBK" w:cs="Times New Roman"/>
                                <w:i/>
                                <w:iCs/>
                              </w:rPr>
                              <m:t>i</m:t>
                            </m:r>
                          </m:sub>
                        </m:sSub>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data</m:t>
                            </m:r>
                          </m:sup>
                        </m:sSubSup>
                        <m:r>
                          <m:rPr>
                            <m:nor/>
                            <m:sty m:val="p"/>
                          </m:rPr>
                          <w:rPr>
                            <w:rFonts w:ascii="Times New Roman" w:hAnsi="Times New Roman" w:eastAsia="方正仿宋_GBK" w:cs="Times New Roman"/>
                            <w:b w:val="0"/>
                            <w:i w:val="0"/>
                            <w:iCs w:val="0"/>
                          </w:rPr>
                          <m:t>}.</m:t>
                        </m:r>
                      </m:e>
                    </m:mr>
                  </m:m>
                </m:oMath>
              </m:oMathPara>
            </w:del>
          </w:p>
        </w:tc>
        <w:tc>
          <w:tcPr>
            <w:tcW w:w="737" w:type="dxa"/>
            <w:tcMar>
              <w:top w:w="0" w:type="dxa"/>
              <w:left w:w="0" w:type="dxa"/>
              <w:bottom w:w="0" w:type="dxa"/>
              <w:right w:w="0" w:type="dxa"/>
            </w:tcMar>
            <w:vAlign w:val="center"/>
          </w:tcPr>
          <w:p w14:paraId="46F675DD">
            <w:pPr>
              <w:keepNext/>
              <w:spacing w:before="0" w:after="0"/>
              <w:ind w:left="0" w:leftChars="0" w:right="0" w:rightChars="0" w:firstLine="0" w:firstLineChars="0"/>
              <w:jc w:val="right"/>
              <w:rPr>
                <w:del w:id="3444" w:author="xh" w:date="2026-10-19T09:49:05+08:00"/>
              </w:rPr>
            </w:pPr>
            <w:del w:id="3445" w:author="xh" w:date="2026-10-19T09:49:05+08:00">
              <w:r>
                <w:rPr>
                  <w:rFonts w:ascii="Times New Roman" w:hAnsi="Times New Roman" w:eastAsia="方正仿宋_GBK"/>
                  <w:b w:val="0"/>
                  <w:sz w:val="18"/>
                </w:rPr>
                <w:delText>（5-4）</w:delText>
              </w:r>
            </w:del>
          </w:p>
        </w:tc>
      </w:tr>
    </w:tbl>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ins w:id="3446" w:author="xh" w:date="2026-10-19T09:49:44+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3447" w:author="xh" w:date="2026-10-19T09:49:44+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3448" w:author="xh" w:date="2026-10-19T09:49:44+08:00"/>
              </w:rPr>
            </w:pPr>
            <w:ins w:id="3449" w:author="xh" w:date="2026-10-19T09:49:44+08:00">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e>
                    <m:e>
                      <m:r>
                        <m:rPr>
                          <m:nor m:val="1"/>
                        </m:rPr>
                        <w:rPr>
                          <w:rFonts w:ascii="Times New Roman" w:hAnsi="Times New Roman" w:cs="Times New Roman" w:eastAsia="方正仿宋_GBK"/>
                          <w:i w:val="0"/>
                          <w:iCs w:val="0"/>
                        </w:rPr>
                        <m:t>=</m:t>
                      </m:r>
                      <m:f>
                        <m:fPr>
                          <m:type m:val="bar"/>
                        </m:fPr>
                        <m:num>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num>
                        <m:den>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den>
                      </m:f>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r>
                        <m:rPr>
                          <m:nor m:val="1"/>
                        </m:rPr>
                        <w:rPr>
                          <w:rFonts w:ascii="Times New Roman" w:hAnsi="Times New Roman" w:cs="Times New Roman" w:eastAsia="方正仿宋_GBK"/>
                          <w:i w:val="0"/>
                          <w:iCs w:val="0"/>
                        </w:rPr>
                        <m:t>+</m:t>
                      </m:r>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mr>
                </m:m>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3450" w:author="xh" w:date="2026-10-19T09:49:44+08:00"/>
              </w:rPr>
            </w:pPr>
            <w:ins w:id="3451" w:author="xh" w:date="2026-10-19T09:49:44+08:00">
              <w:r>
                <w:rPr>
                  <w:rFonts w:ascii="Times New Roman" w:hAnsi="Times New Roman" w:eastAsia="方正仿宋_GBK"/>
                  <w:b w:val="0"/>
                  <w:sz w:val="18"/>
                </w:rPr>
                <w:t>（5-4）</w:t>
              </w:r>
            </w:ins>
          </w:p>
        </w:tc>
      </w:tr>
    </w:tbl>
    <w:p w14:paraId="310776FE">
      <w:pPr>
        <w:pStyle w:val="115"/>
        <w:widowControl/>
        <w:spacing w:before="0" w:after="0" w:line="348" w:lineRule="exact"/>
        <w:ind w:left="0" w:leftChars="0" w:right="0" w:rightChars="0" w:firstLine="0" w:firstLineChars="0"/>
        <w:jc w:val="both"/>
        <w:rPr>
          <w:del w:id="3452" w:author="xh" w:date="2026-10-19T09:50:23+08:00"/>
        </w:rPr>
      </w:pPr>
      <w:del w:id="3453" w:author="xh" w:date="2026-10-19T09:50:23+08:00">
        <w:r>
          <w:rPr>
            <w:rFonts w:ascii="Times New Roman" w:hAnsi="Times New Roman" w:eastAsia="方正仿宋_GBK"/>
            <w:b w:val="0"/>
            <w:sz w:val="24"/>
          </w:rPr>
          <w:delText>式中，</w:delText>
        </w:r>
      </w:del>
      <w:del w:id="3454" w:author="xh" w:date="2026-10-19T09:50:23+08:00">
        <m:oMath>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existing</m:t>
              </m:r>
            </m:sup>
          </m:sSubSup>
        </m:oMath>
      </w:del>
      <w:del w:id="3455" w:author="xh" w:date="2026-10-19T09:50:23+08:00">
        <w:r>
          <w:rPr>
            <w:rFonts w:ascii="Times New Roman" w:hAnsi="Times New Roman" w:eastAsia="方正仿宋_GBK"/>
            <w:b w:val="0"/>
            <w:sz w:val="24"/>
          </w:rPr>
          <w:delText>为站</w:delText>
        </w:r>
      </w:del>
      <w:del w:id="3456" w:author="xh" w:date="2026-10-19T09:50:23+08:00">
        <m:oMath>
          <m:r>
            <m:rPr>
              <m:nor/>
            </m:rPr>
            <w:rPr>
              <w:rFonts w:ascii="Times New Roman" w:hAnsi="Times New Roman" w:eastAsia="方正仿宋_GBK" w:cs="Times New Roman"/>
              <w:i/>
              <w:iCs/>
            </w:rPr>
            <m:t>i</m:t>
          </m:r>
        </m:oMath>
      </w:del>
      <w:del w:id="3457" w:author="xh" w:date="2026-10-19T09:50:23+08:00">
        <w:r>
          <w:rPr>
            <w:rFonts w:ascii="Times New Roman" w:hAnsi="Times New Roman" w:eastAsia="方正仿宋_GBK"/>
            <w:b w:val="0"/>
            <w:sz w:val="24"/>
          </w:rPr>
          <w:delText>的既有转出通道集合，</w:delText>
        </w:r>
      </w:del>
      <w:del w:id="3458" w:author="xh" w:date="2026-10-19T09:50:23+08:00">
        <m:oMath>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oMath>
      </w:del>
      <w:del w:id="3459" w:author="xh" w:date="2026-10-19T09:50:23+08:00">
        <w:r>
          <w:rPr>
            <w:rFonts w:ascii="Times New Roman" w:hAnsi="Times New Roman" w:eastAsia="方正仿宋_GBK"/>
            <w:b w:val="0"/>
            <w:sz w:val="24"/>
          </w:rPr>
          <w:delText>为工况</w:delText>
        </w:r>
      </w:del>
      <w:del w:id="3460" w:author="xh" w:date="2026-10-19T09:50:23+08:00">
        <m:oMath>
          <m:r>
            <m:rPr>
              <m:nor/>
            </m:rPr>
            <w:rPr>
              <w:rFonts w:ascii="Times New Roman" w:hAnsi="Times New Roman" w:eastAsia="方正仿宋_GBK" w:cs="Times New Roman"/>
              <w:i/>
              <w:iCs/>
            </w:rPr>
            <m:t>ω</m:t>
          </m:r>
        </m:oMath>
      </w:del>
      <w:del w:id="3461" w:author="xh" w:date="2026-10-19T09:50:23+08:00">
        <w:r>
          <w:rPr>
            <w:rFonts w:ascii="Times New Roman" w:hAnsi="Times New Roman" w:eastAsia="方正仿宋_GBK"/>
            <w:b w:val="0"/>
            <w:sz w:val="24"/>
          </w:rPr>
          <w:delText>下通道</w:delText>
        </w:r>
      </w:del>
      <w:del w:id="3462" w:author="xh" w:date="2026-10-19T09:50:23+08:00">
        <m:oMath>
          <m:r>
            <m:rPr>
              <m:nor/>
            </m:rPr>
            <w:rPr>
              <w:rFonts w:ascii="Times New Roman" w:hAnsi="Times New Roman" w:eastAsia="方正仿宋_GBK" w:cs="Times New Roman"/>
              <w:i/>
              <w:iCs/>
            </w:rPr>
            <m:t>e</m:t>
          </m:r>
        </m:oMath>
      </w:del>
      <w:del w:id="3463" w:author="xh" w:date="2026-10-19T09:50:23+08:00">
        <w:r>
          <w:rPr>
            <w:rFonts w:ascii="Times New Roman" w:hAnsi="Times New Roman" w:eastAsia="方正仿宋_GBK"/>
            <w:b w:val="0"/>
            <w:sz w:val="24"/>
          </w:rPr>
          <w:delText>的转出功率，</w:delText>
        </w:r>
      </w:del>
      <w:del w:id="3464" w:author="xh" w:date="2026-10-19T09:50:23+08:00">
        <m:oMath>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data</m:t>
              </m:r>
            </m:sup>
          </m:sSubSup>
        </m:oMath>
      </w:del>
      <w:del w:id="3465" w:author="xh" w:date="2026-10-19T09:50:23+08:00">
        <w:r>
          <w:rPr>
            <w:rFonts w:ascii="Times New Roman" w:hAnsi="Times New Roman" w:eastAsia="方正仿宋_GBK"/>
            <w:b w:val="0"/>
            <w:sz w:val="24"/>
          </w:rPr>
          <w:delText>为原表站外最大可供负荷，</w:delText>
        </w:r>
      </w:del>
      <w:del w:id="3466" w:author="xh" w:date="2026-10-19T09:50:23+08:00">
        <m:oMath>
          <m:sSub>
            <m:sSubPr/>
            <m:e>
              <m:r>
                <m:rPr>
                  <m:nor/>
                </m:rPr>
                <w:rPr>
                  <w:rFonts w:ascii="Times New Roman" w:hAnsi="Times New Roman" w:eastAsia="方正仿宋_GBK" w:cs="Times New Roman"/>
                  <w:i/>
                  <w:iCs/>
                </w:rPr>
                <m:t>U</m:t>
              </m:r>
            </m:e>
            <m:sub>
              <m:r>
                <m:rPr>
                  <m:nor/>
                </m:rPr>
                <w:rPr>
                  <w:rFonts w:ascii="Times New Roman" w:hAnsi="Times New Roman" w:eastAsia="方正仿宋_GBK" w:cs="Times New Roman"/>
                  <w:i/>
                  <w:iCs/>
                </w:rPr>
                <m:t>i</m:t>
              </m:r>
            </m:sub>
          </m:sSub>
        </m:oMath>
      </w:del>
      <w:del w:id="3467" w:author="xh" w:date="2026-10-19T09:50:23+08:00">
        <w:r>
          <w:rPr>
            <w:rFonts w:ascii="Times New Roman" w:hAnsi="Times New Roman" w:eastAsia="方正仿宋_GBK"/>
            <w:b w:val="0"/>
            <w:sz w:val="24"/>
          </w:rPr>
          <w:delText>为对应损失负荷，</w:delText>
        </w:r>
      </w:del>
      <w:del w:id="3468" w:author="xh" w:date="2026-10-19T09:50:23+08:00">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m:t>
              </m:r>
            </m:sup>
          </m:sSubSup>
        </m:oMath>
      </w:del>
      <w:del w:id="3469" w:author="xh" w:date="2026-10-19T09:50:23+08:00">
        <w:r>
          <w:rPr>
            <w:rFonts w:ascii="Times New Roman" w:hAnsi="Times New Roman" w:eastAsia="方正仿宋_GBK"/>
            <w:b w:val="0"/>
            <w:sz w:val="24"/>
          </w:rPr>
          <w:delText>为站</w:delText>
        </w:r>
      </w:del>
      <w:del w:id="3470" w:author="xh" w:date="2026-10-19T09:50:23+08:00">
        <m:oMath>
          <m:r>
            <m:rPr>
              <m:nor/>
            </m:rPr>
            <w:rPr>
              <w:rFonts w:ascii="Times New Roman" w:hAnsi="Times New Roman" w:eastAsia="方正仿宋_GBK" w:cs="Times New Roman"/>
              <w:i/>
              <w:iCs/>
            </w:rPr>
            <m:t>i</m:t>
          </m:r>
        </m:oMath>
      </w:del>
      <w:del w:id="3471" w:author="xh" w:date="2026-10-19T09:50:23+08:00">
        <w:r>
          <w:rPr>
            <w:rFonts w:ascii="Times New Roman" w:hAnsi="Times New Roman" w:eastAsia="方正仿宋_GBK"/>
            <w:b w:val="0"/>
            <w:sz w:val="24"/>
          </w:rPr>
          <w:delText>第</w:delText>
        </w:r>
      </w:del>
      <w:del w:id="3472" w:author="xh" w:date="2026-10-19T09:50:23+08:00">
        <m:oMath>
          <m:r>
            <m:rPr>
              <m:nor/>
            </m:rPr>
            <w:rPr>
              <w:rFonts w:ascii="Times New Roman" w:hAnsi="Times New Roman" w:eastAsia="方正仿宋_GBK" w:cs="Times New Roman"/>
              <w:i/>
              <w:iCs/>
            </w:rPr>
            <m:t>y</m:t>
          </m:r>
        </m:oMath>
      </w:del>
      <w:del w:id="3473" w:author="xh" w:date="2026-10-19T09:50:23+08:00">
        <w:r>
          <w:rPr>
            <w:rFonts w:ascii="Times New Roman" w:hAnsi="Times New Roman" w:eastAsia="方正仿宋_GBK"/>
            <w:b w:val="0"/>
            <w:sz w:val="24"/>
          </w:rPr>
          <w:delText>年最大正向净负荷，单位均为MW；</w:delText>
        </w:r>
      </w:del>
      <w:del w:id="3474" w:author="xh" w:date="2026-10-19T09:50:23+08:00">
        <m:oMath>
          <m:sSub>
            <m:sSubPr/>
            <m:e>
              <m:r>
                <m:rPr>
                  <m:nor/>
                </m:rPr>
                <w:rPr>
                  <w:rFonts w:ascii="Times New Roman" w:hAnsi="Times New Roman" w:eastAsia="方正仿宋_GBK" w:cs="Times New Roman"/>
                  <w:i/>
                  <w:iCs/>
                </w:rPr>
                <m:t>ρ</m:t>
              </m:r>
            </m:e>
            <m:sub>
              <m:r>
                <m:rPr>
                  <m:nor/>
                </m:rPr>
                <w:rPr>
                  <w:rFonts w:ascii="Times New Roman" w:hAnsi="Times New Roman" w:eastAsia="方正仿宋_GBK" w:cs="Times New Roman"/>
                  <w:i/>
                  <w:iCs/>
                </w:rPr>
                <m:t>i</m:t>
              </m:r>
            </m:sub>
          </m:sSub>
        </m:oMath>
      </w:del>
      <w:del w:id="3475" w:author="xh" w:date="2026-10-19T09:50:23+08:00">
        <w:r>
          <w:rPr>
            <w:rFonts w:ascii="Times New Roman" w:hAnsi="Times New Roman" w:eastAsia="方正仿宋_GBK"/>
            <w:b w:val="0"/>
            <w:sz w:val="24"/>
          </w:rPr>
          <w:delText>为逐站转供比例。每年采用相同预算分别校核正常和故障工况，实际转供还受具体通道及接收侧能力限制。</w:delText>
        </w:r>
      </w:del>
    </w:p>
    <w:p>
      <w:pPr>
        <w:pStyle w:val="115"/>
        <w:widowControl/>
        <w:spacing w:line="348" w:lineRule="exact" w:before="0" w:after="0"/>
        <w:ind w:firstLine="0" w:left="0" w:right="0" w:firstLineChars="0" w:hanging="0" w:hangingChars="0" w:start="0" w:end="0" w:leftChars="0" w:rightChars="0" w:startChars="0" w:endChars="0"/>
        <w:jc w:val="both"/>
        <w:rPr>
          <w:ins w:id="3476" w:author="xh" w:date="2026-10-19T09:51:03+08:00"/>
        </w:rPr>
      </w:pPr>
      <w:ins w:id="3477" w:author="xh" w:date="2026-10-19T09:51:03+08:00">
        <w:r>
          <w:rPr>
            <w:rFonts w:ascii="Times New Roman" w:hAnsi="Times New Roman" w:eastAsia="方正仿宋_GBK"/>
            <w:b w:val="0"/>
            <w:sz w:val="24"/>
          </w:rPr>
          <w:t xml:space="preserve">式中，</w:t>
        </w:r>
      </w:ins>
      <w:ins w:id="3478" w:author="xh" w:date="2026-10-19T09:51:03+08:00">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ins>
      <w:ins w:id="3479" w:author="xh" w:date="2026-10-19T09:51:03+08:00">
        <w:r>
          <w:rPr>
            <w:rFonts w:ascii="Times New Roman" w:hAnsi="Times New Roman" w:eastAsia="方正仿宋_GBK"/>
            <w:b w:val="0"/>
            <w:sz w:val="24"/>
          </w:rPr>
          <w:t xml:space="preserve">为站</w:t>
        </w:r>
      </w:ins>
      <w:ins w:id="3480" w:author="xh" w:date="2026-10-19T09:51:03+08:00">
        <m:oMath>
          <m:r>
            <m:rPr>
              <m:nor m:val="1"/>
            </m:rPr>
            <w:rPr>
              <w:rFonts w:ascii="Times New Roman" w:hAnsi="Times New Roman" w:cs="Times New Roman" w:eastAsia="方正仿宋_GBK"/>
              <w:i w:val="1"/>
              <w:iCs w:val="1"/>
            </w:rPr>
            <m:t>i</m:t>
          </m:r>
        </m:oMath>
      </w:ins>
      <w:ins w:id="3481" w:author="xh" w:date="2026-10-19T09:51:03+08:00">
        <w:r>
          <w:rPr>
            <w:rFonts w:ascii="Times New Roman" w:hAnsi="Times New Roman" w:eastAsia="方正仿宋_GBK"/>
            <w:b w:val="0"/>
            <w:sz w:val="24"/>
          </w:rPr>
          <w:t xml:space="preserve">的既有转出通道集合；</w:t>
        </w:r>
      </w:ins>
      <w:ins w:id="3482" w:author="xh" w:date="2026-10-19T09:51:03+08:00">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ins>
      <w:ins w:id="3483" w:author="xh" w:date="2026-10-19T09:51:03+08:00">
        <w:r>
          <w:rPr>
            <w:rFonts w:ascii="Times New Roman" w:hAnsi="Times New Roman" w:eastAsia="方正仿宋_GBK"/>
            <w:b w:val="0"/>
            <w:sz w:val="24"/>
          </w:rPr>
          <w:t xml:space="preserve">为收资中的站外最大可供负荷，</w:t>
        </w:r>
      </w:ins>
      <w:ins w:id="3484" w:author="xh" w:date="2026-10-19T09:51:03+08:00">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ins>
      <w:ins w:id="3485" w:author="xh" w:date="2026-10-19T09:51:03+08:00">
        <w:r>
          <w:rPr>
            <w:rFonts w:ascii="Times New Roman" w:hAnsi="Times New Roman" w:eastAsia="方正仿宋_GBK"/>
            <w:b w:val="0"/>
            <w:sz w:val="24"/>
          </w:rPr>
          <w:t xml:space="preserve">为对应损失负荷，单位均为MW；</w:t>
        </w:r>
      </w:ins>
      <w:ins w:id="3486" w:author="xh" w:date="2026-10-19T09:51:03+08:00">
        <m:oMath>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oMath>
      </w:ins>
      <w:ins w:id="3487" w:author="xh" w:date="2026-10-19T09:51:03+08:00">
        <w:r>
          <w:rPr>
            <w:rFonts w:ascii="Times New Roman" w:hAnsi="Times New Roman" w:eastAsia="方正仿宋_GBK"/>
            <w:b w:val="0"/>
            <w:sz w:val="24"/>
          </w:rPr>
          <w:t xml:space="preserve">为逐站统计转供比例，用于描述既有能力。</w:t>
        </w:r>
      </w:ins>
      <w:ins w:id="3488" w:author="xh" w:date="2026-10-19T09:51:03+08:00">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oMath>
      </w:ins>
      <w:ins w:id="3489" w:author="xh" w:date="2026-10-19T09:51:03+08:00">
        <w:r>
          <w:rPr>
            <w:rFonts w:ascii="Times New Roman" w:hAnsi="Times New Roman" w:eastAsia="方正仿宋_GBK"/>
            <w:b w:val="0"/>
            <w:sz w:val="24"/>
          </w:rPr>
          <w:t xml:space="preserve">和</w:t>
        </w:r>
      </w:ins>
      <w:ins w:id="3490" w:author="xh" w:date="2026-10-19T09:51:03+08:00">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oMath>
      </w:ins>
      <w:ins w:id="3491" w:author="xh" w:date="2026-10-19T09:51:03+08:00">
        <w:r>
          <w:rPr>
            <w:rFonts w:ascii="Times New Roman" w:hAnsi="Times New Roman" w:eastAsia="方正仿宋_GBK"/>
            <w:b w:val="0"/>
            <w:sz w:val="24"/>
          </w:rPr>
          <w:t xml:space="preserve">分别为年度正常固定及本站故障追加切换区段的峰值功率上界，按区段数占原属站全部区段的比例折算。实际转接还需满足路径、共享馈线及接收侧容量条件。</w:t>
        </w:r>
      </w:ins>
    </w:p>
    <w:p w14:paraId="2E79A528">
      <w:pPr>
        <w:pStyle w:val="5"/>
        <w:keepNext/>
        <w:numPr>
          <w:ilvl w:val="0"/>
          <w:numId w:val="0"/>
        </w:numPr>
        <w:spacing w:before="160" w:after="120" w:line="390" w:lineRule="exact"/>
        <w:ind w:firstLine="0"/>
      </w:pPr>
      <w:bookmarkStart w:id="186" w:name="新建10-kv联络提升转供能力"/>
      <w:r>
        <w:rPr>
          <w:rFonts w:ascii="Times New Roman" w:hAnsi="Times New Roman" w:eastAsia="方正仿宋_GBK"/>
          <w:b/>
          <w:sz w:val="26"/>
        </w:rPr>
        <w:t>5.2.3 新建10 kV联络提升转供能力</w:t>
      </w:r>
      <w:bookmarkEnd w:id="186"/>
    </w:p>
    <w:p w14:paraId="270D9909">
      <w:pPr>
        <w:pStyle w:val="115"/>
        <w:widowControl/>
        <w:spacing w:before="0" w:after="0" w:line="348" w:lineRule="exact"/>
        <w:ind w:firstLine="480"/>
        <w:jc w:val="both"/>
      </w:pPr>
      <w:r>
        <w:rPr>
          <w:rFonts w:ascii="Times New Roman" w:hAnsi="Times New Roman" w:eastAsia="方正仿宋_GBK"/>
          <w:b w:val="0"/>
          <w:sz w:val="24"/>
        </w:rPr>
        <w:t>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6E68E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3492" w:author="xh" w:date="2026-10-19T09:51:42+08:00"/>
        </w:trPr>
        <w:tc>
          <w:tcPr>
            <w:tcW w:w="737" w:type="dxa"/>
            <w:tcMar>
              <w:top w:w="0" w:type="dxa"/>
              <w:left w:w="0" w:type="dxa"/>
              <w:bottom w:w="0" w:type="dxa"/>
              <w:right w:w="0" w:type="dxa"/>
            </w:tcMar>
            <w:vAlign w:val="center"/>
          </w:tcPr>
          <w:p w14:paraId="7DCCA97B">
            <w:pPr>
              <w:keepNext/>
              <w:spacing w:before="0" w:after="0"/>
              <w:ind w:left="0" w:leftChars="0" w:right="0" w:rightChars="0" w:firstLine="0" w:firstLineChars="0"/>
              <w:rPr>
                <w:del w:id="3493" w:author="xh" w:date="2026-10-19T09:51:42+08:00"/>
              </w:rPr>
            </w:pPr>
          </w:p>
        </w:tc>
        <w:tc>
          <w:tcPr>
            <w:tcW w:w="6838" w:type="dxa"/>
            <w:tcMar>
              <w:top w:w="0" w:type="dxa"/>
              <w:left w:w="0" w:type="dxa"/>
              <w:bottom w:w="0" w:type="dxa"/>
              <w:right w:w="0" w:type="dxa"/>
            </w:tcMar>
            <w:vAlign w:val="center"/>
          </w:tcPr>
          <w:p w14:paraId="20E6933A">
            <w:pPr>
              <w:keepNext/>
              <w:spacing w:before="100" w:after="100" w:line="276" w:lineRule="auto"/>
              <w:ind w:left="0" w:leftChars="0" w:right="0" w:rightChars="0" w:firstLine="0" w:firstLineChars="0"/>
              <w:jc w:val="center"/>
              <w:rPr>
                <w:del w:id="3494" w:author="xh" w:date="2026-10-19T09:51:42+08:00"/>
              </w:rPr>
            </w:pPr>
            <w:del w:id="3495" w:author="xh" w:date="2026-10-19T09:51:42+08:00">
              <m:oMathPara>
                <m:oMath>
                  <m:m>
                    <m:mPr>
                      <m:mcs>
                        <m:mc>
                          <m:mcPr>
                            <m:count m:val="1"/>
                            <m:mcJc m:val="right"/>
                          </m:mcPr>
                        </m:mc>
                        <m:mc>
                          <m:mcPr>
                            <m:count m:val="1"/>
                            <m:mcJc m:val="left"/>
                          </m:mcPr>
                        </m:mc>
                      </m:mcs>
                      <m:plcHide m:val="1"/>
                    </m:mPr>
                    <m:mr>
                      <m:e>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rPr>
                              <w:rPr>
                                <w:rFonts w:ascii="Times New Roman" w:hAnsi="Times New Roman" w:eastAsia="方正仿宋_GBK" w:cs="Times New Roman"/>
                                <w:i/>
                                <w:iCs/>
                              </w:rPr>
                              <m:t>a</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b</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a</m:t>
                            </m:r>
                          </m:sup>
                        </m:sSubSup>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e</m:t>
                            </m:r>
                          </m:sub>
                        </m:sSub>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f</m:t>
                                </m:r>
                              </m:sub>
                              <m:sup>
                                <m:r>
                                  <m:rPr>
                                    <m:nor/>
                                    <m:sty m:val="p"/>
                                  </m:rPr>
                                  <w:rPr>
                                    <w:rFonts w:ascii="Times New Roman" w:hAnsi="Times New Roman" w:eastAsia="方正仿宋_GBK" w:cs="Times New Roman"/>
                                    <w:b w:val="0"/>
                                    <w:i w:val="0"/>
                                    <w:iCs w:val="0"/>
                                  </w:rPr>
                                  <m:t>out</m:t>
                                </m:r>
                              </m:sup>
                            </m:sSubSup>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e>
                        </m:nary>
                      </m:e>
                      <m:e>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own</m:t>
                            </m:r>
                          </m:sup>
                        </m:sSubSup>
                        <m:r>
                          <m:rPr>
                            <m:nor/>
                            <m:sty m:val="p"/>
                          </m:rPr>
                          <w:rPr>
                            <w:rFonts w:ascii="Times New Roman" w:hAnsi="Times New Roman" w:eastAsia="方正仿宋_GBK" w:cs="Times New Roman"/>
                            <w:b w:val="0"/>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f</m:t>
                                </m:r>
                              </m:sub>
                              <m:sup>
                                <m:r>
                                  <m:rPr>
                                    <m:nor/>
                                    <m:sty m:val="p"/>
                                  </m:rPr>
                                  <w:rPr>
                                    <w:rFonts w:ascii="Times New Roman" w:hAnsi="Times New Roman" w:eastAsia="方正仿宋_GBK" w:cs="Times New Roman"/>
                                    <w:b w:val="0"/>
                                    <w:i w:val="0"/>
                                    <w:iCs w:val="0"/>
                                  </w:rPr>
                                  <m:t>in</m:t>
                                </m:r>
                              </m:sup>
                            </m:sSubSup>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e>
                        </m:nary>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f</m:t>
                            </m:r>
                          </m:sub>
                        </m:sSub>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ref</m:t>
                            </m:r>
                          </m:sup>
                        </m:sSubSup>
                        <m:r>
                          <m:rPr>
                            <m:nor/>
                            <m:sty m:val="p"/>
                          </m:rPr>
                          <w:rPr>
                            <w:rFonts w:ascii="Times New Roman" w:hAnsi="Times New Roman" w:eastAsia="方正仿宋_GBK" w:cs="Times New Roman"/>
                            <w:b w:val="0"/>
                            <w:i w:val="0"/>
                            <w:iCs w:val="0"/>
                          </w:rPr>
                          <m:t>.</m:t>
                        </m:r>
                      </m:e>
                    </m:mr>
                  </m:m>
                </m:oMath>
              </m:oMathPara>
            </w:del>
          </w:p>
        </w:tc>
        <w:tc>
          <w:tcPr>
            <w:tcW w:w="737" w:type="dxa"/>
            <w:tcMar>
              <w:top w:w="0" w:type="dxa"/>
              <w:left w:w="0" w:type="dxa"/>
              <w:bottom w:w="0" w:type="dxa"/>
              <w:right w:w="0" w:type="dxa"/>
            </w:tcMar>
            <w:vAlign w:val="center"/>
          </w:tcPr>
          <w:p w14:paraId="1FD88813">
            <w:pPr>
              <w:keepNext/>
              <w:spacing w:before="0" w:after="0"/>
              <w:ind w:left="0" w:leftChars="0" w:right="0" w:rightChars="0" w:firstLine="0" w:firstLineChars="0"/>
              <w:jc w:val="right"/>
              <w:rPr>
                <w:del w:id="3496" w:author="xh" w:date="2026-10-19T09:51:42+08:00"/>
              </w:rPr>
            </w:pPr>
            <w:del w:id="3497" w:author="xh" w:date="2026-10-19T09:51:42+08:00">
              <w:r>
                <w:rPr>
                  <w:rFonts w:ascii="Times New Roman" w:hAnsi="Times New Roman" w:eastAsia="方正仿宋_GBK"/>
                  <w:b w:val="0"/>
                  <w:sz w:val="18"/>
                </w:rPr>
                <w:delText>（5-5）</w:delText>
              </w:r>
            </w:del>
          </w:p>
        </w:tc>
      </w:tr>
      <w:tr>
        <w:trPr>
          <w:cantSplit/>
          <w:ins w:id="3498" w:author="xh" w:date="2026-10-19T09:51:42+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3499" w:author="xh" w:date="2026-10-19T09:51:42+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3500" w:author="xh" w:date="2026-10-19T09:51:42+08:00"/>
              </w:rPr>
            </w:pPr>
            <w:ins w:id="3501" w:author="xh" w:date="2026-10-19T09:51:42+08:00">
              <m:oMath>
                <m:m>
                  <m:mPr>
                    <m:baseJc m:val="center"/>
                    <m:plcHide m:val="1"/>
                    <m:mcs>
                      <m:mc>
                        <m:mcPr>
                          <m:mcJc m:val="right"/>
                          <m:count m:val="1"/>
                        </m:mcPr>
                      </m:mc>
                      <m:mc>
                        <m:mcPr>
                          <m:mcJc m:val="left"/>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3502" w:author="xh" w:date="2026-10-19T09:51:42+08:00"/>
              </w:rPr>
            </w:pPr>
            <w:ins w:id="3503" w:author="xh" w:date="2026-10-19T09:51:42+08:00">
              <w:r>
                <w:rPr>
                  <w:rFonts w:ascii="Times New Roman" w:hAnsi="Times New Roman" w:eastAsia="方正仿宋_GBK"/>
                  <w:b w:val="0"/>
                  <w:sz w:val="18"/>
                </w:rPr>
                <w:t>（5-5）</w:t>
              </w:r>
            </w:ins>
          </w:p>
        </w:tc>
      </w:tr>
    </w:tbl>
    <w:p w14:paraId="3FF1D9F5">
      <w:pPr>
        <w:pStyle w:val="115"/>
        <w:widowControl/>
        <w:spacing w:before="0" w:after="0" w:line="348" w:lineRule="exact"/>
        <w:ind w:left="0" w:leftChars="0" w:right="0" w:rightChars="0" w:firstLine="0" w:firstLineChars="0" w:hanging="0" w:hangingChars="0" w:start="0" w:end="0" w:startChars="0" w:endChars="0"/>
        <w:jc w:val="both"/>
        <w:pPrChange w:id="28334" w:author="xh" w:date="2026-10-19T09:52:21+08:00">
          <w:pPr>
            <w:pStyle w:val="115"/>
            <w:widowControl/>
            <w:spacing w:before="0" w:after="0" w:line="348" w:lineRule="exact"/>
            <w:ind w:left="0" w:leftChars="0" w:right="0" w:rightChars="0" w:firstLine="0" w:firstLineChars="0"/>
            <w:jc w:val="both"/>
          </w:pPr>
        </w:pPrChange>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为工况</w:t>
      </w:r>
      <m:oMath>
        <m:r>
          <m:rPr>
            <m:nor/>
          </m:rPr>
          <w:rPr>
            <w:rFonts w:ascii="Times New Roman" w:hAnsi="Times New Roman" w:eastAsia="方正仿宋_GBK" w:cs="Times New Roman"/>
            <w:i/>
            <w:iCs/>
          </w:rPr>
          <m:t>ω</m:t>
        </m:r>
      </m:oMath>
      <w:r>
        <w:rPr>
          <w:rFonts w:ascii="Times New Roman" w:hAnsi="Times New Roman" w:eastAsia="方正仿宋_GBK"/>
          <w:b w:val="0"/>
          <w:sz w:val="24"/>
        </w:rPr>
        <w:t>下线路</w:t>
      </w:r>
      <m:oMath>
        <m:r>
          <m:rPr>
            <m:nor/>
          </m:rPr>
          <w:rPr>
            <w:rFonts w:ascii="Times New Roman" w:hAnsi="Times New Roman" w:eastAsia="方正仿宋_GBK" w:cs="Times New Roman"/>
            <w:i/>
            <w:iCs/>
          </w:rPr>
          <m:t>e</m:t>
        </m:r>
      </m:oMath>
      <w:r>
        <w:rPr>
          <w:rFonts w:ascii="Times New Roman" w:hAnsi="Times New Roman" w:eastAsia="方正仿宋_GBK"/>
          <w:b w:val="0"/>
          <w:sz w:val="24"/>
        </w:rPr>
        <w:t>的转供功率，</w:t>
      </w:r>
      <m:oMath>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e</m:t>
            </m:r>
          </m:sub>
        </m:sSub>
      </m:oMath>
      <w:r>
        <w:rPr>
          <w:rFonts w:ascii="Times New Roman" w:hAnsi="Times New Roman" w:eastAsia="方正仿宋_GBK"/>
          <w:b w:val="0"/>
          <w:sz w:val="24"/>
        </w:rPr>
        <w:t>为线路有效容量，</w:t>
      </w:r>
      <m:oMath>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为投运状态，既有边取1。</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own</m:t>
            </m:r>
          </m:sup>
        </m:sSubSup>
      </m:oMath>
      <w:r>
        <w:rPr>
          <w:rFonts w:ascii="Times New Roman" w:hAnsi="Times New Roman" w:eastAsia="方正仿宋_GBK"/>
          <w:b w:val="0"/>
          <w:sz w:val="24"/>
        </w:rPr>
        <w:t>为馈线</w:t>
      </w:r>
      <m:oMath>
        <m:r>
          <m:rPr>
            <m:nor/>
          </m:rPr>
          <w:rPr>
            <w:rFonts w:ascii="Times New Roman" w:hAnsi="Times New Roman" w:eastAsia="方正仿宋_GBK" w:cs="Times New Roman"/>
            <w:i/>
            <w:iCs/>
          </w:rPr>
          <m:t>f</m:t>
        </m:r>
      </m:oMath>
      <w:r>
        <w:rPr>
          <w:rFonts w:ascii="Times New Roman" w:hAnsi="Times New Roman" w:eastAsia="方正仿宋_GBK"/>
          <w:b w:val="0"/>
          <w:sz w:val="24"/>
        </w:rPr>
        <w:t>自身可转负荷，</w:t>
      </w:r>
      <m:oMath>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f</m:t>
            </m:r>
          </m:sub>
        </m:sSub>
      </m:oMath>
      <w:r>
        <w:rPr>
          <w:rFonts w:ascii="Times New Roman" w:hAnsi="Times New Roman" w:eastAsia="方正仿宋_GBK"/>
          <w:b w:val="0"/>
          <w:sz w:val="24"/>
        </w:rPr>
        <w:t>为热限，</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ref</m:t>
            </m:r>
          </m:sup>
        </m:sSubSup>
      </m:oMath>
      <w:r>
        <w:rPr>
          <w:rFonts w:ascii="Times New Roman" w:hAnsi="Times New Roman" w:eastAsia="方正仿宋_GBK"/>
          <w:b w:val="0"/>
          <w:sz w:val="24"/>
        </w:rPr>
        <w:t>为接收余量计算采用的馈线负荷。各量单位均为MW，负的接收余量按0处理。送端可转负荷限于该馈线原有负荷块。</w:t>
      </w:r>
    </w:p>
    <w:p w14:paraId="1A82CCBF">
      <w:pPr>
        <w:pStyle w:val="2"/>
        <w:widowControl/>
        <w:spacing w:before="0" w:after="0" w:line="348" w:lineRule="exact"/>
        <w:ind w:firstLine="480"/>
        <w:jc w:val="both"/>
      </w:pPr>
      <w:r>
        <w:rPr>
          <w:rFonts w:ascii="Times New Roman" w:hAnsi="Times New Roman" w:eastAsia="方正仿宋_GBK"/>
          <w:b w:val="0"/>
          <w:sz w:val="24"/>
        </w:rPr>
        <w:t xml:space="preserve">两地区</w:t>
      </w:r>
      <w:del w:id="3504" w:author="xh" w:date="2026-10-19T09:53:01+08:00">
        <w:r>
          <w:rPr>
            <w:rFonts w:ascii="Times New Roman" w:hAnsi="Times New Roman" w:eastAsia="方正仿宋_GBK"/>
            <w:b w:val="0"/>
            <w:sz w:val="24"/>
          </w:rPr>
          <w:delText xml:space="preserve">均</w:delText>
        </w:r>
      </w:del>
      <w:r>
        <w:rPr>
          <w:rFonts w:ascii="Times New Roman" w:hAnsi="Times New Roman" w:eastAsia="方正仿宋_GBK"/>
          <w:b w:val="0"/>
          <w:sz w:val="24"/>
        </w:rPr>
        <w:t xml:space="preserve">保留已核实联络、按站对构建的既有等效通道及付费新增候选</w:t>
      </w:r>
      <w:ins w:id="3505" w:author="xh" w:date="2026-10-19T09:53:01+08:00">
        <w:r>
          <w:rPr>
            <w:rFonts w:ascii="Times New Roman" w:hAnsi="Times New Roman" w:eastAsia="方正仿宋_GBK"/>
            <w:b w:val="0"/>
            <w:sz w:val="24"/>
          </w:rPr>
          <w:t xml:space="preserve">。源荷按原属站分为可切换区段</w:t>
        </w:r>
      </w:ins>
      <w:r>
        <w:rPr>
          <w:rFonts w:ascii="Times New Roman" w:hAnsi="Times New Roman" w:eastAsia="方正仿宋_GBK"/>
          <w:b w:val="0"/>
          <w:sz w:val="24"/>
        </w:rPr>
        <w:t xml:space="preserve">，</w:t>
      </w:r>
      <w:ins w:id="3506" w:author="xh" w:date="2026-10-19T09:53:01+08:00">
        <w:r>
          <w:rPr>
            <w:rFonts w:ascii="Times New Roman" w:hAnsi="Times New Roman" w:eastAsia="方正仿宋_GBK"/>
            <w:b w:val="0"/>
            <w:sz w:val="24"/>
          </w:rPr>
          <w:t xml:space="preserve">正常</w:t>
        </w:r>
      </w:ins>
      <w:del w:id="3507" w:author="xh" w:date="2026-10-19T09:53:01+08:00">
        <w:r>
          <w:rPr>
            <w:rFonts w:ascii="Times New Roman" w:hAnsi="Times New Roman" w:eastAsia="方正仿宋_GBK"/>
            <w:b w:val="0"/>
            <w:sz w:val="24"/>
          </w:rPr>
          <w:delText xml:space="preserve">馈线分配</w:delText>
        </w:r>
      </w:del>
      <w:r>
        <w:rPr>
          <w:rFonts w:ascii="Times New Roman" w:hAnsi="Times New Roman" w:eastAsia="方正仿宋_GBK"/>
          <w:b w:val="0"/>
          <w:sz w:val="24"/>
        </w:rPr>
        <w:t xml:space="preserve">和</w:t>
      </w:r>
      <w:ins w:id="3508" w:author="xh" w:date="2026-10-19T09:53:01+08:00">
        <w:r>
          <w:rPr>
            <w:rFonts w:ascii="Times New Roman" w:hAnsi="Times New Roman" w:eastAsia="方正仿宋_GBK"/>
            <w:b w:val="0"/>
            <w:sz w:val="24"/>
          </w:rPr>
          <w:t xml:space="preserve">事故追加切换合计</w:t>
        </w:r>
      </w:ins>
      <w:del w:id="3509" w:author="xh" w:date="2026-10-19T09:53:01+08:00">
        <w:r>
          <w:rPr>
            <w:rFonts w:ascii="Times New Roman" w:hAnsi="Times New Roman" w:eastAsia="方正仿宋_GBK"/>
            <w:b w:val="0"/>
            <w:sz w:val="24"/>
          </w:rPr>
          <w:delText xml:space="preserve">热限采用已有资料及研究设定。既有能力</w:delText>
        </w:r>
      </w:del>
      <w:r>
        <w:rPr>
          <w:rFonts w:ascii="Times New Roman" w:hAnsi="Times New Roman" w:eastAsia="方正仿宋_GBK"/>
          <w:b w:val="0"/>
          <w:sz w:val="24"/>
        </w:rPr>
        <w:t xml:space="preserve">受</w:t>
      </w:r>
      <w:ins w:id="3510" w:author="xh" w:date="2026-10-19T09:53:01+08:00">
        <w:r>
          <w:rPr>
            <w:rFonts w:ascii="Times New Roman" w:hAnsi="Times New Roman" w:eastAsia="方正仿宋_GBK"/>
            <w:b w:val="0"/>
            <w:sz w:val="24"/>
          </w:rPr>
          <w:t xml:space="preserve">全</w:t>
        </w:r>
      </w:ins>
      <w:del w:id="3511" w:author="xh" w:date="2026-10-19T09:53:01+08:00">
        <w:r>
          <w:rPr>
            <w:rFonts w:ascii="Times New Roman" w:hAnsi="Times New Roman" w:eastAsia="方正仿宋_GBK"/>
            <w:b w:val="0"/>
            <w:sz w:val="24"/>
          </w:rPr>
          <w:delText xml:space="preserve">逐</w:delText>
        </w:r>
      </w:del>
      <w:r>
        <w:rPr>
          <w:rFonts w:ascii="Times New Roman" w:hAnsi="Times New Roman" w:eastAsia="方正仿宋_GBK"/>
          <w:b w:val="0"/>
          <w:sz w:val="24"/>
        </w:rPr>
        <w:t xml:space="preserve">站</w:t>
      </w:r>
      <w:ins w:id="3512" w:author="xh" w:date="2026-10-19T09:53:01+08:00">
        <w:r>
          <w:rPr>
            <w:rFonts w:ascii="Times New Roman" w:hAnsi="Times New Roman" w:eastAsia="方正仿宋_GBK"/>
            <w:b w:val="0"/>
            <w:sz w:val="24"/>
          </w:rPr>
          <w:t xml:space="preserve">区段数</w:t>
        </w:r>
      </w:ins>
      <w:del w:id="3513" w:author="xh" w:date="2026-10-19T09:53:01+08:00">
        <w:r>
          <w:rPr>
            <w:rFonts w:ascii="Times New Roman" w:hAnsi="Times New Roman" w:eastAsia="方正仿宋_GBK"/>
            <w:b w:val="0"/>
            <w:sz w:val="24"/>
          </w:rPr>
          <w:delText xml:space="preserve">资料上限</w:delText>
        </w:r>
      </w:del>
      <w:r>
        <w:rPr>
          <w:rFonts w:ascii="Times New Roman" w:hAnsi="Times New Roman" w:eastAsia="方正仿宋_GBK"/>
          <w:b w:val="0"/>
          <w:sz w:val="24"/>
        </w:rPr>
        <w:t xml:space="preserve">约束，新增</w:t>
      </w:r>
      <w:ins w:id="3514" w:author="xh" w:date="2026-10-19T09:53:01+08:00">
        <w:r>
          <w:rPr>
            <w:rFonts w:ascii="Times New Roman" w:hAnsi="Times New Roman" w:eastAsia="方正仿宋_GBK"/>
            <w:b w:val="0"/>
            <w:sz w:val="24"/>
          </w:rPr>
          <w:t xml:space="preserve">付</w:t>
        </w:r>
      </w:ins>
      <w:del w:id="3515" w:author="xh" w:date="2026-10-19T09:53:01+08:00">
        <w:r>
          <w:rPr>
            <w:rFonts w:ascii="Times New Roman" w:hAnsi="Times New Roman" w:eastAsia="方正仿宋_GBK"/>
            <w:b w:val="0"/>
            <w:sz w:val="24"/>
          </w:rPr>
          <w:delText xml:space="preserve">项目按投运年计建设</w:delText>
        </w:r>
      </w:del>
      <w:r>
        <w:rPr>
          <w:rFonts w:ascii="Times New Roman" w:hAnsi="Times New Roman" w:eastAsia="方正仿宋_GBK"/>
          <w:b w:val="0"/>
          <w:sz w:val="24"/>
        </w:rPr>
        <w:t xml:space="preserve">费</w:t>
      </w:r>
      <w:ins w:id="3516" w:author="xh" w:date="2026-10-19T09:53:01+08:00">
        <w:r>
          <w:rPr>
            <w:rFonts w:ascii="Times New Roman" w:hAnsi="Times New Roman" w:eastAsia="方正仿宋_GBK"/>
            <w:b w:val="0"/>
            <w:sz w:val="24"/>
          </w:rPr>
          <w:t xml:space="preserve">路径最多转出全站20%的源荷区段</w:t>
        </w:r>
      </w:ins>
      <w:del w:id="3517" w:author="xh" w:date="2026-10-19T09:53:01+08:00">
        <w:r>
          <w:rPr>
            <w:rFonts w:ascii="Times New Roman" w:hAnsi="Times New Roman" w:eastAsia="方正仿宋_GBK"/>
            <w:b w:val="0"/>
            <w:sz w:val="24"/>
          </w:rPr>
          <w:delText xml:space="preserve">用</w:delText>
        </w:r>
      </w:del>
      <w:r>
        <w:rPr>
          <w:rFonts w:ascii="Times New Roman" w:hAnsi="Times New Roman" w:eastAsia="方正仿宋_GBK"/>
          <w:b w:val="0"/>
          <w:sz w:val="24"/>
        </w:rPr>
        <w:t xml:space="preserve">。</w:t>
      </w:r>
      <w:ins w:id="3518" w:author="xh" w:date="2026-10-19T09:53:01+08:00">
        <w:r>
          <w:rPr>
            <w:rFonts w:ascii="Times New Roman" w:hAnsi="Times New Roman" w:eastAsia="方正仿宋_GBK"/>
            <w:b w:val="0"/>
            <w:sz w:val="24"/>
          </w:rPr>
          <w:t xml:space="preserve">每个代表馈线组最多5个区段、3个受端馈线和2座邻站，均为研究的聚合网络条件。实际可转能力由逐站收资MW上限、线路热限及接收余量共同限定。</w:t>
        </w:r>
      </w:ins>
    </w:p>
    <w:p w14:paraId="723E600E">
      <w:pPr>
        <w:pStyle w:val="2"/>
        <w:widowControl/>
        <w:spacing w:before="0" w:after="0" w:line="348" w:lineRule="exact"/>
        <w:ind w:firstLine="480"/>
        <w:jc w:val="both"/>
      </w:pPr>
      <w:r>
        <w:rPr>
          <w:rFonts w:ascii="Times New Roman" w:hAnsi="Times New Roman" w:eastAsia="方正仿宋_GBK"/>
          <w:b w:val="0"/>
          <w:sz w:val="24"/>
        </w:rPr>
        <w:t>新增联络由具体端点、可切换负荷和接收余量共同限定。每条已建设线路的工程投资计取一次，同一项目在多个正常或故障工况中可以重复使用，但各工况分别校核功率。线路投运后持续在役，线路热限保持不变。</w:t>
      </w:r>
    </w:p>
    <w:p w14:paraId="2875BAB6">
      <w:pPr>
        <w:pStyle w:val="5"/>
        <w:keepNext/>
        <w:numPr>
          <w:ilvl w:val="0"/>
          <w:numId w:val="0"/>
        </w:numPr>
        <w:spacing w:before="160" w:after="120" w:line="390" w:lineRule="exact"/>
        <w:ind w:firstLine="0"/>
      </w:pPr>
      <w:bookmarkStart w:id="187" w:name="负荷转接与容量衔接"/>
      <w:r>
        <w:rPr>
          <w:rFonts w:ascii="Times New Roman" w:hAnsi="Times New Roman" w:eastAsia="方正仿宋_GBK"/>
          <w:b/>
          <w:sz w:val="26"/>
        </w:rPr>
        <w:t>5.2.4 负荷转接与容量衔接</w:t>
      </w:r>
      <w:bookmarkEnd w:id="187"/>
    </w:p>
    <w:p w14:paraId="0862D259">
      <w:pPr>
        <w:pStyle w:val="115"/>
        <w:widowControl/>
        <w:spacing w:before="0" w:after="0" w:line="348" w:lineRule="exact"/>
        <w:ind w:firstLine="480"/>
        <w:jc w:val="both"/>
      </w:pPr>
      <w:r>
        <w:rPr>
          <w:rFonts w:ascii="Times New Roman" w:hAnsi="Times New Roman" w:eastAsia="方正仿宋_GBK"/>
          <w:b w:val="0"/>
          <w:sz w:val="24"/>
        </w:rPr>
        <w:t>站间转接改变供电归属，区域内部转出与承接总量相等。对每个静态工况，转接后的站级净负荷按下式计算。</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4663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3519" w:author="xh" w:date="2026-10-19T09:53:40+08:00"/>
        </w:trPr>
        <w:tc>
          <w:tcPr>
            <w:tcW w:w="737" w:type="dxa"/>
            <w:tcMar>
              <w:top w:w="0" w:type="dxa"/>
              <w:left w:w="0" w:type="dxa"/>
              <w:bottom w:w="0" w:type="dxa"/>
              <w:right w:w="0" w:type="dxa"/>
            </w:tcMar>
            <w:vAlign w:val="center"/>
          </w:tcPr>
          <w:p w14:paraId="3528663E">
            <w:pPr>
              <w:keepNext/>
              <w:spacing w:before="0" w:after="0"/>
              <w:ind w:left="0" w:leftChars="0" w:right="0" w:rightChars="0" w:firstLine="0" w:firstLineChars="0"/>
              <w:rPr>
                <w:del w:id="3520" w:author="xh" w:date="2026-10-19T09:53:40+08:00"/>
              </w:rPr>
            </w:pPr>
          </w:p>
        </w:tc>
        <w:tc>
          <w:tcPr>
            <w:tcW w:w="6838" w:type="dxa"/>
            <w:tcMar>
              <w:top w:w="0" w:type="dxa"/>
              <w:left w:w="0" w:type="dxa"/>
              <w:bottom w:w="0" w:type="dxa"/>
              <w:right w:w="0" w:type="dxa"/>
            </w:tcMar>
            <w:vAlign w:val="center"/>
          </w:tcPr>
          <w:p w14:paraId="34D1616E">
            <w:pPr>
              <w:keepNext/>
              <w:spacing w:before="100" w:after="100" w:line="276" w:lineRule="auto"/>
              <w:ind w:left="0" w:leftChars="0" w:right="0" w:rightChars="0" w:firstLine="0" w:firstLineChars="0"/>
              <w:jc w:val="center"/>
              <w:rPr>
                <w:del w:id="3521" w:author="xh" w:date="2026-10-19T09:53:40+08:00"/>
              </w:rPr>
            </w:pPr>
            <w:del w:id="3522" w:author="xh" w:date="2026-10-19T09:53:40+08:00">
              <m:oMathPara>
                <m:oMath>
                  <m:m>
                    <m:mPr>
                      <m:mcs>
                        <m:mc>
                          <m:mcPr>
                            <m:count m:val="1"/>
                            <m:mcJc m:val="right"/>
                          </m:mcPr>
                        </m:mc>
                        <m:mc>
                          <m:mcPr>
                            <m:count m:val="1"/>
                            <m:mcJc m:val="left"/>
                          </m:mcPr>
                        </m:mc>
                      </m:mcs>
                      <m:plcHide m:val="1"/>
                    </m:mPr>
                    <m:mr>
                      <m:e>
                        <m:r>
                          <m:rPr>
                            <m:nor/>
                          </m:rPr>
                          <w:rPr>
                            <w:rFonts w:ascii="Times New Roman" w:hAnsi="Times New Roman" w:eastAsia="方正仿宋_GBK" w:cs="Times New Roman"/>
                            <w:i/>
                            <w:iCs/>
                          </w:rPr>
                          <m:t>P</m:t>
                        </m:r>
                        <m:sSub>
                          <m:sSubPr/>
                          <m:e>
                            <m:r>
                              <m:rPr>
                                <m:nor/>
                                <m:sty m:val="p"/>
                              </m:rPr>
                              <w:rPr>
                                <w:rFonts w:ascii="Times New Roman" w:hAnsi="Times New Roman" w:eastAsia="方正仿宋_GBK" w:cs="Times New Roman"/>
                                <w:b w:val="0"/>
                                <w:i w:val="0"/>
                                <w:iCs w:val="0"/>
                              </w:rPr>
                              <m:t>′</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in</m:t>
                            </m:r>
                          </m:sup>
                        </m:sSubSup>
                        <m:r>
                          <m:rPr>
                            <m:nor/>
                            <m:sty m:val="p"/>
                          </m:rPr>
                          <w:rPr>
                            <w:rFonts w:ascii="Times New Roman" w:hAnsi="Times New Roman" w:eastAsia="方正仿宋_GBK" w:cs="Times New Roman"/>
                            <w:b w:val="0"/>
                            <w:i w:val="0"/>
                            <w:iCs w:val="0"/>
                          </w:rPr>
                          <m:t>,</m:t>
                        </m:r>
                      </m:e>
                    </m:mr>
                    <m:mr>
                      <m:e>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e>
                        </m:nary>
                      </m:e>
                      <m:e>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in</m:t>
                                </m:r>
                              </m:sup>
                            </m:sSubSup>
                          </m:e>
                        </m:nary>
                        <m:r>
                          <m:rPr>
                            <m:nor/>
                            <m:sty m:val="p"/>
                          </m:rPr>
                          <w:rPr>
                            <w:rFonts w:ascii="Times New Roman" w:hAnsi="Times New Roman" w:eastAsia="方正仿宋_GBK" w:cs="Times New Roman"/>
                            <w:b w:val="0"/>
                            <w:i w:val="0"/>
                            <w:iCs w:val="0"/>
                          </w:rPr>
                          <m:t>,</m:t>
                        </m:r>
                      </m:e>
                    </m:mr>
                    <m:mr>
                      <m:e>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r>
                              <m:rPr>
                                <m:nor/>
                              </m:rPr>
                              <w:rPr>
                                <w:rFonts w:ascii="Times New Roman" w:hAnsi="Times New Roman" w:eastAsia="方正仿宋_GBK" w:cs="Times New Roman"/>
                                <w:i/>
                                <w:iCs/>
                              </w:rPr>
                              <m:t>P</m:t>
                            </m:r>
                          </m:e>
                        </m:nary>
                        <m:sSub>
                          <m:sSubPr/>
                          <m:e>
                            <m:r>
                              <m:rPr>
                                <m:nor/>
                                <m:sty m:val="p"/>
                              </m:rPr>
                              <w:rPr>
                                <w:rFonts w:ascii="Times New Roman" w:hAnsi="Times New Roman" w:eastAsia="方正仿宋_GBK" w:cs="Times New Roman"/>
                                <w:b w:val="0"/>
                                <w:i w:val="0"/>
                                <w:iCs w:val="0"/>
                              </w:rPr>
                              <m:t>′</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e>
                      <m:e>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e>
                        </m:nary>
                        <m:r>
                          <m:rPr>
                            <m:nor/>
                            <m:sty m:val="p"/>
                          </m:rPr>
                          <w:rPr>
                            <w:rFonts w:ascii="Times New Roman" w:hAnsi="Times New Roman" w:eastAsia="方正仿宋_GBK" w:cs="Times New Roman"/>
                            <w:b w:val="0"/>
                            <w:i w:val="0"/>
                            <w:iCs w:val="0"/>
                          </w:rPr>
                          <m:t>.</m:t>
                        </m:r>
                      </m:e>
                    </m:mr>
                  </m:m>
                </m:oMath>
              </m:oMathPara>
            </w:del>
          </w:p>
        </w:tc>
        <w:tc>
          <w:tcPr>
            <w:tcW w:w="737" w:type="dxa"/>
            <w:tcMar>
              <w:top w:w="0" w:type="dxa"/>
              <w:left w:w="0" w:type="dxa"/>
              <w:bottom w:w="0" w:type="dxa"/>
              <w:right w:w="0" w:type="dxa"/>
            </w:tcMar>
            <w:vAlign w:val="center"/>
          </w:tcPr>
          <w:p w14:paraId="5F49AD7E">
            <w:pPr>
              <w:keepNext/>
              <w:spacing w:before="0" w:after="0"/>
              <w:ind w:left="0" w:leftChars="0" w:right="0" w:rightChars="0" w:firstLine="0" w:firstLineChars="0"/>
              <w:jc w:val="right"/>
              <w:rPr>
                <w:del w:id="3523" w:author="xh" w:date="2026-10-19T09:53:40+08:00"/>
              </w:rPr>
            </w:pPr>
            <w:del w:id="3524" w:author="xh" w:date="2026-10-19T09:53:40+08:00">
              <w:r>
                <w:rPr>
                  <w:rFonts w:ascii="Times New Roman" w:hAnsi="Times New Roman" w:eastAsia="方正仿宋_GBK"/>
                  <w:b w:val="0"/>
                  <w:sz w:val="18"/>
                </w:rPr>
                <w:delText>（5-6）</w:delText>
              </w:r>
            </w:del>
          </w:p>
        </w:tc>
      </w:tr>
      <w:tr>
        <w:trPr>
          <w:cantSplit/>
          <w:ins w:id="3525" w:author="xh" w:date="2026-10-19T09:53:40+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3526" w:author="xh" w:date="2026-10-19T09:53:40+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3527" w:author="xh" w:date="2026-10-19T09:53:40+08:00"/>
              </w:rPr>
            </w:pPr>
            <w:ins w:id="3528" w:author="xh" w:date="2026-10-19T09:53:40+08:00">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3529" w:author="xh" w:date="2026-10-19T09:53:40+08:00"/>
              </w:rPr>
            </w:pPr>
            <w:ins w:id="3530" w:author="xh" w:date="2026-10-19T09:53:40+08:00">
              <w:r>
                <w:rPr>
                  <w:rFonts w:ascii="Times New Roman" w:hAnsi="Times New Roman" w:eastAsia="方正仿宋_GBK"/>
                  <w:b w:val="0"/>
                  <w:sz w:val="18"/>
                </w:rPr>
                <w:t>（5-6）</w:t>
              </w:r>
            </w:ins>
          </w:p>
        </w:tc>
      </w:tr>
    </w:tbl>
    <w:p w14:paraId="4FCD8510">
      <w:pPr>
        <w:pStyle w:val="115"/>
        <w:widowControl/>
        <w:spacing w:before="0" w:after="0" w:line="348" w:lineRule="exact"/>
        <w:ind w:left="0" w:leftChars="0" w:right="0" w:rightChars="0" w:firstLine="0" w:firstLineChars="0"/>
        <w:jc w:val="both"/>
        <w:rPr>
          <w:del w:id="3531" w:author="xh" w:date="2026-10-19T09:54:20+08:00"/>
        </w:rPr>
      </w:pPr>
      <w:del w:id="3532" w:author="xh" w:date="2026-10-19T09:54:20+08:00">
        <w:r>
          <w:rPr>
            <w:rFonts w:ascii="Times New Roman" w:hAnsi="Times New Roman" w:eastAsia="方正仿宋_GBK"/>
            <w:b w:val="0"/>
            <w:sz w:val="24"/>
          </w:rPr>
          <w:delText>式中，</w:delText>
        </w:r>
      </w:del>
      <w:del w:id="3533" w:author="xh" w:date="2026-10-19T09:54:20+08:00">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oMath>
      </w:del>
      <w:del w:id="3534" w:author="xh" w:date="2026-10-19T09:54:20+08:00">
        <w:r>
          <w:rPr>
            <w:rFonts w:ascii="Times New Roman" w:hAnsi="Times New Roman" w:eastAsia="方正仿宋_GBK"/>
            <w:b w:val="0"/>
            <w:sz w:val="24"/>
          </w:rPr>
          <w:delText>和</w:delText>
        </w:r>
      </w:del>
      <w:del w:id="3535" w:author="xh" w:date="2026-10-19T09:54:20+08:00">
        <m:oMath>
          <m:r>
            <m:rPr>
              <m:nor/>
            </m:rPr>
            <w:rPr>
              <w:rFonts w:ascii="Times New Roman" w:hAnsi="Times New Roman" w:eastAsia="方正仿宋_GBK" w:cs="Times New Roman"/>
              <w:i/>
              <w:iCs/>
            </w:rPr>
            <m:t>P</m:t>
          </m:r>
          <m:sSub>
            <m:sSubPr/>
            <m:e>
              <m:r>
                <m:rPr>
                  <m:nor/>
                  <m:sty m:val="p"/>
                </m:rPr>
                <w:rPr>
                  <w:rFonts w:ascii="Times New Roman" w:hAnsi="Times New Roman" w:eastAsia="方正仿宋_GBK" w:cs="Times New Roman"/>
                  <w:b w:val="0"/>
                  <w:i w:val="0"/>
                  <w:iCs w:val="0"/>
                </w:rPr>
                <m:t>′</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oMath>
      </w:del>
      <w:del w:id="3536" w:author="xh" w:date="2026-10-19T09:54:20+08:00">
        <w:r>
          <w:rPr>
            <w:rFonts w:ascii="Times New Roman" w:hAnsi="Times New Roman" w:eastAsia="方正仿宋_GBK"/>
            <w:b w:val="0"/>
            <w:sz w:val="24"/>
          </w:rPr>
          <w:delText>为站点</w:delText>
        </w:r>
      </w:del>
      <w:del w:id="3537" w:author="xh" w:date="2026-10-19T09:54:20+08:00">
        <m:oMath>
          <m:r>
            <m:rPr>
              <m:nor/>
            </m:rPr>
            <w:rPr>
              <w:rFonts w:ascii="Times New Roman" w:hAnsi="Times New Roman" w:eastAsia="方正仿宋_GBK" w:cs="Times New Roman"/>
              <w:i/>
              <w:iCs/>
            </w:rPr>
            <m:t>i</m:t>
          </m:r>
        </m:oMath>
      </w:del>
      <w:del w:id="3538" w:author="xh" w:date="2026-10-19T09:54:20+08:00">
        <w:r>
          <w:rPr>
            <w:rFonts w:ascii="Times New Roman" w:hAnsi="Times New Roman" w:eastAsia="方正仿宋_GBK"/>
            <w:b w:val="0"/>
            <w:sz w:val="24"/>
          </w:rPr>
          <w:delText>在工况</w:delText>
        </w:r>
      </w:del>
      <w:del w:id="3539" w:author="xh" w:date="2026-10-19T09:54:20+08:00">
        <m:oMath>
          <m:r>
            <m:rPr>
              <m:nor/>
            </m:rPr>
            <w:rPr>
              <w:rFonts w:ascii="Times New Roman" w:hAnsi="Times New Roman" w:eastAsia="方正仿宋_GBK" w:cs="Times New Roman"/>
              <w:i/>
              <w:iCs/>
            </w:rPr>
            <m:t>ω</m:t>
          </m:r>
        </m:oMath>
      </w:del>
      <w:del w:id="3540" w:author="xh" w:date="2026-10-19T09:54:20+08:00">
        <w:r>
          <w:rPr>
            <w:rFonts w:ascii="Times New Roman" w:hAnsi="Times New Roman" w:eastAsia="方正仿宋_GBK"/>
            <w:b w:val="0"/>
            <w:sz w:val="24"/>
          </w:rPr>
          <w:delText>下转接前后的净负荷，</w:delText>
        </w:r>
      </w:del>
      <w:del w:id="3541" w:author="xh" w:date="2026-10-19T09:54:20+08:00">
        <m:oMath>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oMath>
      </w:del>
      <w:del w:id="3542" w:author="xh" w:date="2026-10-19T09:54:20+08:00">
        <w:r>
          <w:rPr>
            <w:rFonts w:ascii="Times New Roman" w:hAnsi="Times New Roman" w:eastAsia="方正仿宋_GBK"/>
            <w:b w:val="0"/>
            <w:sz w:val="24"/>
          </w:rPr>
          <w:delText>和</w:delText>
        </w:r>
      </w:del>
      <w:del w:id="3543" w:author="xh" w:date="2026-10-19T09:54:20+08:00">
        <m:oMath>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in</m:t>
              </m:r>
            </m:sup>
          </m:sSubSup>
        </m:oMath>
      </w:del>
      <w:del w:id="3544" w:author="xh" w:date="2026-10-19T09:54:20+08:00">
        <w:r>
          <w:rPr>
            <w:rFonts w:ascii="Times New Roman" w:hAnsi="Times New Roman" w:eastAsia="方正仿宋_GBK"/>
            <w:b w:val="0"/>
            <w:sz w:val="24"/>
          </w:rPr>
          <w:delText>为转出及承接负荷，单位均为MW。正向为受电，负向为反送；电源仍归属原站，转出用电负荷可能加重本地反向功率。每个工况使用自身源荷分布，分别校核两方向容量。</w:delText>
        </w:r>
      </w:del>
    </w:p>
    <w:p>
      <w:pPr>
        <w:pStyle w:val="115"/>
        <w:widowControl/>
        <w:spacing w:line="348" w:lineRule="exact" w:before="0" w:after="0"/>
        <w:ind w:firstLine="0" w:left="0" w:right="0" w:firstLineChars="0" w:hanging="0" w:hangingChars="0" w:start="0" w:end="0" w:leftChars="0" w:rightChars="0" w:startChars="0" w:endChars="0"/>
        <w:jc w:val="both"/>
        <w:rPr>
          <w:ins w:id="3545" w:author="xh" w:date="2026-10-19T09:54:59+08:00"/>
        </w:rPr>
      </w:pPr>
      <w:ins w:id="3546" w:author="xh" w:date="2026-10-19T09:54:59+08:00">
        <w:r>
          <w:rPr>
            <w:rFonts w:ascii="Times New Roman" w:hAnsi="Times New Roman" w:eastAsia="方正仿宋_GBK"/>
            <w:b w:val="0"/>
            <w:sz w:val="24"/>
          </w:rPr>
          <w:t xml:space="preserve">式中，</w:t>
        </w:r>
      </w:ins>
      <w:ins w:id="3547" w:author="xh" w:date="2026-10-19T09:54:59+08:00">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ins>
      <w:ins w:id="3548" w:author="xh" w:date="2026-10-19T09:54:59+08:00">
        <w:r>
          <w:rPr>
            <w:rFonts w:ascii="Times New Roman" w:hAnsi="Times New Roman" w:eastAsia="方正仿宋_GBK"/>
            <w:b w:val="0"/>
            <w:sz w:val="24"/>
          </w:rPr>
          <w:t xml:space="preserve">和</w:t>
        </w:r>
      </w:ins>
      <w:ins w:id="3549" w:author="xh" w:date="2026-10-19T09:54:59+08:00">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ins>
      <w:ins w:id="3550" w:author="xh" w:date="2026-10-19T09:54:59+08:00">
        <w:r>
          <w:rPr>
            <w:rFonts w:ascii="Times New Roman" w:hAnsi="Times New Roman" w:eastAsia="方正仿宋_GBK"/>
            <w:b w:val="0"/>
            <w:sz w:val="24"/>
          </w:rPr>
          <w:t xml:space="preserve">为站点</w:t>
        </w:r>
      </w:ins>
      <w:ins w:id="3551" w:author="xh" w:date="2026-10-19T09:54:59+08:00">
        <m:oMath>
          <m:r>
            <m:rPr>
              <m:nor m:val="1"/>
            </m:rPr>
            <w:rPr>
              <w:rFonts w:ascii="Times New Roman" w:hAnsi="Times New Roman" w:cs="Times New Roman" w:eastAsia="方正仿宋_GBK"/>
              <w:i w:val="1"/>
              <w:iCs w:val="1"/>
            </w:rPr>
            <m:t>i</m:t>
          </m:r>
        </m:oMath>
      </w:ins>
      <w:ins w:id="3552" w:author="xh" w:date="2026-10-19T09:54:59+08:00">
        <w:r>
          <w:rPr>
            <w:rFonts w:ascii="Times New Roman" w:hAnsi="Times New Roman" w:eastAsia="方正仿宋_GBK"/>
            <w:b w:val="0"/>
            <w:sz w:val="24"/>
          </w:rPr>
          <w:t xml:space="preserve">在工况</w:t>
        </w:r>
      </w:ins>
      <w:ins w:id="3553" w:author="xh" w:date="2026-10-19T09:54:59+08:00">
        <m:oMath>
          <m:r>
            <m:rPr>
              <m:nor m:val="1"/>
            </m:rPr>
            <w:rPr>
              <w:rFonts w:ascii="Times New Roman" w:hAnsi="Times New Roman" w:cs="Times New Roman" w:eastAsia="方正仿宋_GBK"/>
              <w:i w:val="1"/>
              <w:iCs w:val="1"/>
            </w:rPr>
            <m:t>ω</m:t>
          </m:r>
        </m:oMath>
      </w:ins>
      <w:ins w:id="3554" w:author="xh" w:date="2026-10-19T09:54:59+08:00">
        <w:r>
          <w:rPr>
            <w:rFonts w:ascii="Times New Roman" w:hAnsi="Times New Roman" w:eastAsia="方正仿宋_GBK"/>
            <w:b w:val="0"/>
            <w:sz w:val="24"/>
          </w:rPr>
          <w:t xml:space="preserve">下转接前后的净负荷，</w:t>
        </w:r>
      </w:ins>
      <w:ins w:id="3555" w:author="xh" w:date="2026-10-19T09:54:59+08:00">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ins>
      <w:ins w:id="3556" w:author="xh" w:date="2026-10-19T09:54:59+08:00">
        <w:r>
          <w:rPr>
            <w:rFonts w:ascii="Times New Roman" w:hAnsi="Times New Roman" w:eastAsia="方正仿宋_GBK"/>
            <w:b w:val="0"/>
            <w:sz w:val="24"/>
          </w:rPr>
          <w:t xml:space="preserve">和</w:t>
        </w:r>
      </w:ins>
      <w:ins w:id="3557" w:author="xh" w:date="2026-10-19T09:54:59+08:00">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ins>
      <w:ins w:id="3558" w:author="xh" w:date="2026-10-19T09:54:59+08:00">
        <w:r>
          <w:rPr>
            <w:rFonts w:ascii="Times New Roman" w:hAnsi="Times New Roman" w:eastAsia="方正仿宋_GBK"/>
            <w:b w:val="0"/>
            <w:sz w:val="24"/>
          </w:rPr>
          <w:t xml:space="preserve">为转出及承接的区段净功率，单位MW。源荷区段内的负荷与光伏共同切换，正向为受电、负向为反送，区县内部转接保持同期源荷总量不变。年度正常及事故追加区段预案固定，实际功率随同小时源荷变化。</w:t>
        </w:r>
      </w:ins>
    </w:p>
    <w:p w14:paraId="079B3982">
      <w:pPr>
        <w:pStyle w:val="2"/>
        <w:widowControl/>
        <w:spacing w:before="0" w:after="0" w:line="348" w:lineRule="exact"/>
        <w:ind w:firstLine="480"/>
        <w:jc w:val="both"/>
      </w:pPr>
      <w:r>
        <w:rPr>
          <w:rFonts w:ascii="Times New Roman" w:hAnsi="Times New Roman" w:eastAsia="方正仿宋_GBK"/>
          <w:b w:val="0"/>
          <w:sz w:val="24"/>
        </w:rPr>
        <w:t>以同一工况下两站为例，原净负荷分别为80 MW和40 MW，第一站向第二站转接25 MW后，净负荷变为55 MW和65 MW，合计仍为120 MW。这一转接还必须经过已投运线路，并同时满足源端可转负荷、受端馈线余量和两站主变容量要求。</w:t>
      </w:r>
    </w:p>
    <w:p w14:paraId="784F24A5">
      <w:pPr>
        <w:pStyle w:val="5"/>
        <w:keepNext/>
        <w:numPr>
          <w:ilvl w:val="0"/>
          <w:numId w:val="0"/>
        </w:numPr>
        <w:spacing w:before="160" w:after="120" w:line="390" w:lineRule="exact"/>
        <w:ind w:firstLine="0"/>
      </w:pPr>
      <w:bookmarkStart w:id="188" w:name="储能有效支撑功率"/>
      <w:r>
        <w:rPr>
          <w:rFonts w:ascii="Times New Roman" w:hAnsi="Times New Roman" w:eastAsia="方正仿宋_GBK"/>
          <w:b/>
          <w:sz w:val="26"/>
        </w:rPr>
        <w:t>5.2.5 储能有效支撑功率</w:t>
      </w:r>
      <w:bookmarkEnd w:id="188"/>
    </w:p>
    <w:p w14:paraId="309A0BBD">
      <w:pPr>
        <w:pStyle w:val="115"/>
        <w:widowControl/>
        <w:spacing w:before="0" w:after="0" w:line="348" w:lineRule="exact"/>
        <w:ind w:firstLine="480"/>
        <w:jc w:val="both"/>
      </w:pPr>
      <w:r>
        <w:rPr>
          <w:rFonts w:ascii="Times New Roman" w:hAnsi="Times New Roman" w:eastAsia="方正仿宋_GBK"/>
          <w:b w:val="0"/>
          <w:sz w:val="24"/>
        </w:rPr>
        <w:t>储能支撑同时受额定功率和可用电量限制，正反方向分别采用对应持续时间。</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05BB1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3559" w:author="xh" w:date="2026-10-19T09:55:38+08:00"/>
        </w:trPr>
        <w:tc>
          <w:tcPr>
            <w:tcW w:w="737" w:type="dxa"/>
            <w:tcMar>
              <w:top w:w="0" w:type="dxa"/>
              <w:left w:w="0" w:type="dxa"/>
              <w:bottom w:w="0" w:type="dxa"/>
              <w:right w:w="0" w:type="dxa"/>
            </w:tcMar>
            <w:vAlign w:val="center"/>
          </w:tcPr>
          <w:p w14:paraId="5AD44E97">
            <w:pPr>
              <w:keepNext/>
              <w:spacing w:before="0" w:after="0"/>
              <w:ind w:left="0" w:leftChars="0" w:right="0" w:rightChars="0" w:firstLine="0" w:firstLineChars="0"/>
              <w:rPr>
                <w:del w:id="3560" w:author="xh" w:date="2026-10-19T09:55:38+08:00"/>
              </w:rPr>
            </w:pPr>
          </w:p>
        </w:tc>
        <w:tc>
          <w:tcPr>
            <w:tcW w:w="6838" w:type="dxa"/>
            <w:tcMar>
              <w:top w:w="0" w:type="dxa"/>
              <w:left w:w="0" w:type="dxa"/>
              <w:bottom w:w="0" w:type="dxa"/>
              <w:right w:w="0" w:type="dxa"/>
            </w:tcMar>
            <w:vAlign w:val="center"/>
          </w:tcPr>
          <w:p w14:paraId="68642BA0">
            <w:pPr>
              <w:keepNext/>
              <w:spacing w:before="100" w:after="100" w:line="276" w:lineRule="auto"/>
              <w:ind w:left="0" w:leftChars="0" w:right="0" w:rightChars="0" w:firstLine="0" w:firstLineChars="0"/>
              <w:jc w:val="center"/>
              <w:rPr>
                <w:del w:id="3561" w:author="xh" w:date="2026-10-19T09:55:38+08:00"/>
              </w:rPr>
            </w:pPr>
            <w:del w:id="3562" w:author="xh" w:date="2026-10-19T09:55:38+08:00">
              <m:oMathPara>
                <m:oMath>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r>
                    <m:rPr>
                      <m:nor/>
                      <m:sty m:val="p"/>
                    </m:rPr>
                    <w:rPr>
                      <w:rFonts w:ascii="Times New Roman" w:hAnsi="Times New Roman" w:eastAsia="方正仿宋_GBK" w:cs="Times New Roman"/>
                      <w:b w:val="0"/>
                      <w:i w:val="0"/>
                      <w:iCs w:val="0"/>
                    </w:rPr>
                    <m:t>=min</m:t>
                  </m:r>
                  <m:d>
                    <m:dPr>
                      <m:begChr m:val="{"/>
                      <m:endChr m:val="}"/>
                    </m:dPr>
                    <m:e>
                      <m:r>
                        <m:rPr>
                          <m:nor/>
                          <m:sty m:val="p"/>
                        </m:rPr>
                        <w:rPr>
                          <w:rFonts w:ascii="Times New Roman" w:hAnsi="Times New Roman" w:eastAsia="方正仿宋_GBK" w:cs="Times New Roman"/>
                          <w:b w:val="0"/>
                          <w:i w:val="0"/>
                          <w:iCs w:val="0"/>
                        </w:rPr>
                        <m:t>0.10</m:t>
                      </m:r>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sub>
                      </m:sSub>
                      <m:r>
                        <m:rPr>
                          <m:nor/>
                          <m:sty m:val="p"/>
                        </m:rPr>
                        <w:rPr>
                          <w:rFonts w:ascii="Times New Roman" w:hAnsi="Times New Roman" w:eastAsia="方正仿宋_GBK" w:cs="Times New Roman"/>
                          <w:b w:val="0"/>
                          <w:i w:val="0"/>
                          <w:iCs w:val="0"/>
                        </w:rPr>
                        <m:t>,</m:t>
                      </m:r>
                      <m:f>
                        <m:fPr/>
                        <m:num>
                          <m:r>
                            <m:rPr>
                              <m:nor/>
                              <m:sty m:val="p"/>
                            </m:rPr>
                            <w:rPr>
                              <w:rFonts w:ascii="Times New Roman" w:hAnsi="Times New Roman" w:eastAsia="方正仿宋_GBK" w:cs="Times New Roman"/>
                              <w:b w:val="0"/>
                              <w:i w:val="0"/>
                              <w:iCs w:val="0"/>
                            </w:rPr>
                            <m:t>0.215×0.76</m:t>
                          </m:r>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sub>
                          </m:sSub>
                        </m:num>
                        <m:den>
                          <m:r>
                            <m:rPr>
                              <m:nor/>
                              <m:sty m:val="p"/>
                            </m:rPr>
                            <w:rPr>
                              <w:rFonts w:ascii="Times New Roman" w:hAnsi="Times New Roman" w:eastAsia="方正仿宋_GBK" w:cs="Times New Roman"/>
                              <w:b w:val="0"/>
                              <w:i w:val="0"/>
                              <w:iCs w:val="0"/>
                            </w:rPr>
                            <m:t>max(1,</m:t>
                          </m:r>
                          <m:sSubSup>
                            <m:sSubSupPr/>
                            <m:e>
                              <m:r>
                                <m:rPr>
                                  <m:nor/>
                                </m:rPr>
                                <w:rPr>
                                  <w:rFonts w:ascii="Times New Roman" w:hAnsi="Times New Roman" w:eastAsia="方正仿宋_GBK" w:cs="Times New Roman"/>
                                  <w:i/>
                                  <w:iCs/>
                                </w:rPr>
                                <m:t>H</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r>
                            <m:rPr>
                              <m:nor/>
                              <m:sty m:val="p"/>
                            </m:rPr>
                            <w:rPr>
                              <w:rFonts w:ascii="Times New Roman" w:hAnsi="Times New Roman" w:eastAsia="方正仿宋_GBK" w:cs="Times New Roman"/>
                              <w:b w:val="0"/>
                              <w:i w:val="0"/>
                              <w:iCs w:val="0"/>
                            </w:rPr>
                            <m:t>)</m:t>
                          </m:r>
                        </m:den>
                      </m:f>
                    </m:e>
                  </m:d>
                  <m:r>
                    <m:rPr>
                      <m:nor/>
                      <m:sty m:val="p"/>
                    </m:rPr>
                    <w:rPr>
                      <w:rFonts w:ascii="Times New Roman" w:hAnsi="Times New Roman" w:eastAsia="方正仿宋_GBK" w:cs="Times New Roman"/>
                      <w:b w:val="0"/>
                      <w:i w:val="0"/>
                      <w:iCs w:val="0"/>
                    </w:rPr>
                    <m:t>.</m:t>
                  </m:r>
                </m:oMath>
              </m:oMathPara>
            </w:del>
          </w:p>
        </w:tc>
        <w:tc>
          <w:tcPr>
            <w:tcW w:w="737" w:type="dxa"/>
            <w:tcMar>
              <w:top w:w="0" w:type="dxa"/>
              <w:left w:w="0" w:type="dxa"/>
              <w:bottom w:w="0" w:type="dxa"/>
              <w:right w:w="0" w:type="dxa"/>
            </w:tcMar>
            <w:vAlign w:val="center"/>
          </w:tcPr>
          <w:p w14:paraId="2EE59C49">
            <w:pPr>
              <w:keepNext/>
              <w:spacing w:before="0" w:after="0"/>
              <w:ind w:left="0" w:leftChars="0" w:right="0" w:rightChars="0" w:firstLine="0" w:firstLineChars="0"/>
              <w:jc w:val="right"/>
              <w:rPr>
                <w:del w:id="3563" w:author="xh" w:date="2026-10-19T09:55:38+08:00"/>
              </w:rPr>
            </w:pPr>
            <w:del w:id="3564" w:author="xh" w:date="2026-10-19T09:55:38+08:00">
              <w:r>
                <w:rPr>
                  <w:rFonts w:ascii="Times New Roman" w:hAnsi="Times New Roman" w:eastAsia="方正仿宋_GBK"/>
                  <w:b w:val="0"/>
                  <w:sz w:val="18"/>
                </w:rPr>
                <w:delText>（5-7）</w:delText>
              </w:r>
            </w:del>
          </w:p>
        </w:tc>
      </w:tr>
      <w:tr>
        <w:trPr>
          <w:cantSplit/>
          <w:ins w:id="3565" w:author="xh" w:date="2026-10-19T09:55:38+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3566" w:author="xh" w:date="2026-10-19T09:55:38+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3567" w:author="xh" w:date="2026-10-19T09:55:38+08:00"/>
              </w:rPr>
            </w:pPr>
            <w:ins w:id="3568" w:author="xh" w:date="2026-10-19T09:55:38+08:00">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3569" w:author="xh" w:date="2026-10-19T09:55:38+08:00"/>
              </w:rPr>
            </w:pPr>
            <w:ins w:id="3570" w:author="xh" w:date="2026-10-19T09:55:38+08:00">
              <w:r>
                <w:rPr>
                  <w:rFonts w:ascii="Times New Roman" w:hAnsi="Times New Roman" w:eastAsia="方正仿宋_GBK"/>
                  <w:b w:val="0"/>
                  <w:sz w:val="18"/>
                </w:rPr>
                <w:t>（5-7）</w:t>
              </w:r>
            </w:ins>
          </w:p>
        </w:tc>
      </w:tr>
    </w:tbl>
    <w:p w14:paraId="28930964">
      <w:pPr>
        <w:pStyle w:val="115"/>
        <w:widowControl/>
        <w:spacing w:before="0" w:after="0" w:line="348" w:lineRule="exact"/>
        <w:ind w:left="0" w:leftChars="0" w:right="0" w:rightChars="0" w:firstLine="0" w:firstLineChars="0" w:hanging="0" w:hangingChars="0" w:start="0" w:end="0" w:startChars="0" w:endChars="0"/>
        <w:jc w:val="both"/>
        <w:pPrChange w:id="28335" w:author="xh" w:date="2026-10-19T09:56:18+08:00">
          <w:pPr>
            <w:pStyle w:val="115"/>
            <w:widowControl/>
            <w:spacing w:before="0" w:after="0" w:line="348" w:lineRule="exact"/>
            <w:ind w:left="0" w:leftChars="0" w:right="0" w:rightChars="0" w:firstLine="0" w:firstLineChars="0"/>
            <w:jc w:val="both"/>
          </w:pPr>
        </w:pPrChange>
      </w:pPr>
      <w:r>
        <w:rPr>
          <w:rFonts w:ascii="Times New Roman" w:hAnsi="Times New Roman" w:eastAsia="方正仿宋_GBK"/>
          <w:b w:val="0"/>
          <w:sz w:val="24"/>
        </w:rPr>
        <w:t>式中，</w:t>
      </w:r>
      <m:oMath>
        <m:sSubSup>
          <m:sSubSupPr/>
          <m:e>
            <m:r>
              <m:rPr>
                <m:nor/>
              </m:rPr>
              <w:rPr>
                <w:rFonts w:ascii="Times New Roman" w:hAnsi="Times New Roman" w:eastAsia="方正仿宋_GBK" w:cs="Times New Roman"/>
                <w:i/>
                <w:iCs/>
              </w:rPr>
              <m:t>H</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为正向支撑或反向吸收持续时间，单位h，静态折算的最短时间取1 h；</w:t>
      </w:r>
      <m:oMath>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为相应有效功率，单位MW。额定功率1.00 MW、额定能量2.15 MWh的储能配置，在4.00 h条件下有效支撑功率为0.41 MW。工程应用条件见第4.4.4节。</w:t>
      </w:r>
    </w:p>
    <w:p w14:paraId="689CFD36">
      <w:pPr>
        <w:pStyle w:val="4"/>
        <w:keepNext/>
        <w:numPr>
          <w:ilvl w:val="0"/>
          <w:numId w:val="0"/>
        </w:numPr>
        <w:spacing w:before="160" w:after="120" w:line="480" w:lineRule="exact"/>
        <w:ind w:firstLine="0"/>
      </w:pPr>
      <w:ins w:id="28264" w:author="xh" w:date="2026-10-19T09:56:57+08:00">
        <w:bookmarkStart w:id="327" w:name="Report1017_h653"/>
        <w:bookmarkEnd w:id="327"/>
      </w:ins>
      <w:bookmarkStart w:id="189" w:name="约束条件与求解流程"/>
      <w:bookmarkStart w:id="190" w:name="h653"/>
      <w:r>
        <w:rPr>
          <w:rFonts w:ascii="Times New Roman" w:hAnsi="Times New Roman" w:eastAsia="方正仿宋_GBK"/>
          <w:b/>
          <w:sz w:val="32"/>
        </w:rPr>
        <w:t>5.3 约束条件与求解流程</w:t>
      </w:r>
      <w:bookmarkEnd w:id="189"/>
      <w:bookmarkEnd w:id="190"/>
    </w:p>
    <w:p w14:paraId="50CBF4BB">
      <w:pPr>
        <w:pStyle w:val="5"/>
        <w:keepNext/>
        <w:numPr>
          <w:ilvl w:val="0"/>
          <w:numId w:val="0"/>
        </w:numPr>
        <w:spacing w:before="160" w:after="120" w:line="390" w:lineRule="exact"/>
        <w:ind w:firstLine="0"/>
      </w:pPr>
      <w:commentRangeStart w:id="7"/>
      <w:bookmarkStart w:id="191" w:name="正常运行与主变n-1"/>
      <w:r>
        <w:rPr>
          <w:rFonts w:ascii="Times New Roman" w:hAnsi="Times New Roman" w:eastAsia="方正仿宋_GBK"/>
          <w:b/>
          <w:sz w:val="26"/>
        </w:rPr>
        <w:t xml:space="preserve">5.3.1 </w:t>
      </w:r>
      <w:ins w:id="3571" w:author="xh" w:date="2026-10-19T09:57:37+08:00">
        <w:r>
          <w:rPr>
            <w:rFonts w:ascii="Times New Roman" w:hAnsi="Times New Roman" w:eastAsia="方正仿宋_GBK"/>
            <w:b/>
            <w:sz w:val="26"/>
          </w:rPr>
          <w:t xml:space="preserve">供电安全及供电能力约束</w:t>
        </w:r>
      </w:ins>
      <w:del w:id="3572" w:author="xh" w:date="2026-10-19T09:57:37+08:00">
        <w:r>
          <w:rPr>
            <w:rFonts w:ascii="Times New Roman" w:hAnsi="Times New Roman" w:eastAsia="方正仿宋_GBK"/>
            <w:b/>
            <w:sz w:val="26"/>
          </w:rPr>
          <w:delText xml:space="preserve">正常运行与主变N-1</w:delText>
        </w:r>
      </w:del>
      <w:commentRangeEnd w:id="7"/>
      <w:r>
        <w:rPr>
          <w:woUserID w:val="2"/>
        </w:rPr>
        <w:commentReference w:id="7"/>
      </w:r>
      <w:bookmarkEnd w:id="191"/>
    </w:p>
    <w:p w14:paraId="4693F97F">
      <w:pPr>
        <w:pStyle w:val="115"/>
        <w:widowControl/>
        <w:spacing w:before="0" w:after="0" w:line="348" w:lineRule="exact"/>
        <w:ind w:firstLine="480"/>
        <w:jc w:val="both"/>
      </w:pPr>
      <w:ins w:id="3573" w:author="xh" w:date="2026-10-19T09:58:16+08:00">
        <w:r>
          <w:rPr>
            <w:rFonts w:ascii="Times New Roman" w:hAnsi="Times New Roman" w:eastAsia="方正仿宋_GBK"/>
            <w:b w:val="0"/>
            <w:sz w:val="24"/>
          </w:rPr>
          <w:t xml:space="preserve">工程运行要求为：正常运行主变负载率不超过80%，主变N-1时剩余主变短时负载率不超过130%。</w:t>
        </w:r>
      </w:ins>
      <w:del w:id="3574" w:author="xh" w:date="2026-10-19T09:58:16+08:00">
        <w:r>
          <w:rPr>
            <w:rFonts w:ascii="Times New Roman" w:hAnsi="Times New Roman" w:eastAsia="方正仿宋_GBK"/>
            <w:b w:val="0"/>
            <w:sz w:val="24"/>
          </w:rPr>
          <w:delText xml:space="preserve">市区45个、邳州26个同期静态截面覆盖</w:delText>
        </w:r>
      </w:del>
      <w:r>
        <w:rPr>
          <w:rFonts w:ascii="Times New Roman" w:hAnsi="Times New Roman" w:eastAsia="方正仿宋_GBK"/>
          <w:b w:val="0"/>
          <w:sz w:val="24"/>
        </w:rPr>
        <w:t xml:space="preserve">地区</w:t>
      </w:r>
      <w:ins w:id="3575" w:author="xh" w:date="2026-10-19T09:58:16+08:00">
        <w:r>
          <w:rPr>
            <w:rFonts w:ascii="Times New Roman" w:hAnsi="Times New Roman" w:eastAsia="方正仿宋_GBK"/>
            <w:b w:val="0"/>
            <w:sz w:val="24"/>
          </w:rPr>
          <w:t xml:space="preserve">案例在各年8760小时源</w:t>
        </w:r>
      </w:ins>
      <w:del w:id="3576" w:author="xh" w:date="2026-10-19T09:58:16+08:00">
        <w:r>
          <w:rPr>
            <w:rFonts w:ascii="Times New Roman" w:hAnsi="Times New Roman" w:eastAsia="方正仿宋_GBK"/>
            <w:b w:val="0"/>
            <w:sz w:val="24"/>
          </w:rPr>
          <w:delText xml:space="preserve">正向峰值、地区最低净负</w:delText>
        </w:r>
      </w:del>
      <w:r>
        <w:rPr>
          <w:rFonts w:ascii="Times New Roman" w:hAnsi="Times New Roman" w:eastAsia="方正仿宋_GBK"/>
          <w:b w:val="0"/>
          <w:sz w:val="24"/>
        </w:rPr>
        <w:t xml:space="preserve">荷</w:t>
      </w:r>
      <w:ins w:id="3577" w:author="xh" w:date="2026-10-19T09:58:16+08:00">
        <w:r>
          <w:rPr>
            <w:rFonts w:ascii="Times New Roman" w:hAnsi="Times New Roman" w:eastAsia="方正仿宋_GBK"/>
            <w:b w:val="0"/>
            <w:sz w:val="24"/>
          </w:rPr>
          <w:t xml:space="preserve">上</w:t>
        </w:r>
      </w:ins>
      <w:del w:id="3578" w:author="xh" w:date="2026-10-19T09:58:16+08:00">
        <w:r>
          <w:rPr>
            <w:rFonts w:ascii="Times New Roman" w:hAnsi="Times New Roman" w:eastAsia="方正仿宋_GBK"/>
            <w:b w:val="0"/>
            <w:sz w:val="24"/>
          </w:rPr>
          <w:delText xml:space="preserve">及各站局部极值，每个截面</w:delText>
        </w:r>
      </w:del>
      <w:r>
        <w:rPr>
          <w:rFonts w:ascii="Times New Roman" w:hAnsi="Times New Roman" w:eastAsia="方正仿宋_GBK"/>
          <w:b w:val="0"/>
          <w:sz w:val="24"/>
        </w:rPr>
        <w:t xml:space="preserve">分别校核正常</w:t>
      </w:r>
      <w:del w:id="3579" w:author="xh" w:date="2026-10-19T09:58:16+08:00">
        <w:r>
          <w:rPr>
            <w:rFonts w:ascii="Times New Roman" w:hAnsi="Times New Roman" w:eastAsia="方正仿宋_GBK"/>
            <w:b w:val="0"/>
            <w:sz w:val="24"/>
          </w:rPr>
          <w:delText xml:space="preserve">运行</w:delText>
        </w:r>
      </w:del>
      <w:r>
        <w:rPr>
          <w:rFonts w:ascii="Times New Roman" w:hAnsi="Times New Roman" w:eastAsia="方正仿宋_GBK"/>
          <w:b w:val="0"/>
          <w:sz w:val="24"/>
        </w:rPr>
        <w:t xml:space="preserve">和各站最大单台主变N-1。</w:t>
      </w:r>
      <w:ins w:id="3580" w:author="xh" w:date="2026-10-19T09:58:16+08:00">
        <w:r>
          <w:rPr>
            <w:rFonts w:ascii="Times New Roman" w:hAnsi="Times New Roman" w:eastAsia="方正仿宋_GBK"/>
            <w:b w:val="0"/>
            <w:sz w:val="24"/>
          </w:rPr>
          <w:t xml:space="preserve">建设</w:t>
        </w:r>
      </w:ins>
      <w:del w:id="3581" w:author="xh" w:date="2026-10-19T09:58:16+08:00">
        <w:r>
          <w:rPr>
            <w:rFonts w:ascii="Times New Roman" w:hAnsi="Times New Roman" w:eastAsia="方正仿宋_GBK"/>
            <w:b w:val="0"/>
            <w:sz w:val="24"/>
          </w:rPr>
          <w:delText xml:space="preserve">正常及故障方式共同允许储能和已投运联络参与，</w:delText>
        </w:r>
      </w:del>
      <w:r>
        <w:rPr>
          <w:rFonts w:ascii="Times New Roman" w:hAnsi="Times New Roman" w:eastAsia="方正仿宋_GBK"/>
          <w:b w:val="0"/>
          <w:sz w:val="24"/>
        </w:rPr>
        <w:t xml:space="preserve">设备</w:t>
      </w:r>
      <w:del w:id="3582" w:author="xh" w:date="2026-10-19T09:58:16+08:00">
        <w:r>
          <w:rPr>
            <w:rFonts w:ascii="Times New Roman" w:hAnsi="Times New Roman" w:eastAsia="方正仿宋_GBK"/>
            <w:b w:val="0"/>
            <w:sz w:val="24"/>
          </w:rPr>
          <w:delText xml:space="preserve">建设状态</w:delText>
        </w:r>
      </w:del>
      <w:r>
        <w:rPr>
          <w:rFonts w:ascii="Times New Roman" w:hAnsi="Times New Roman" w:eastAsia="方正仿宋_GBK"/>
          <w:b w:val="0"/>
          <w:sz w:val="24"/>
        </w:rPr>
        <w:t xml:space="preserve">在同一年各工况间共享，</w:t>
      </w:r>
      <w:ins w:id="3583" w:author="xh" w:date="2026-10-19T09:58:16+08:00">
        <w:r>
          <w:rPr>
            <w:rFonts w:ascii="Times New Roman" w:hAnsi="Times New Roman" w:eastAsia="方正仿宋_GBK"/>
            <w:b w:val="0"/>
            <w:sz w:val="24"/>
          </w:rPr>
          <w:t xml:space="preserve">正常供区</w:t>
        </w:r>
      </w:ins>
      <w:del w:id="3584" w:author="xh" w:date="2026-10-19T09:58:16+08:00">
        <w:r>
          <w:rPr>
            <w:rFonts w:ascii="Times New Roman" w:hAnsi="Times New Roman" w:eastAsia="方正仿宋_GBK"/>
            <w:b w:val="0"/>
            <w:sz w:val="24"/>
          </w:rPr>
          <w:delText xml:space="preserve">充放电</w:delText>
        </w:r>
      </w:del>
      <w:r>
        <w:rPr>
          <w:rFonts w:ascii="Times New Roman" w:hAnsi="Times New Roman" w:eastAsia="方正仿宋_GBK"/>
          <w:b w:val="0"/>
          <w:sz w:val="24"/>
        </w:rPr>
        <w:t xml:space="preserve">及</w:t>
      </w:r>
      <w:ins w:id="3585" w:author="xh" w:date="2026-10-19T09:58:16+08:00">
        <w:r>
          <w:rPr>
            <w:rFonts w:ascii="Times New Roman" w:hAnsi="Times New Roman" w:eastAsia="方正仿宋_GBK"/>
            <w:b w:val="0"/>
            <w:sz w:val="24"/>
          </w:rPr>
          <w:t xml:space="preserve">各站故障追加切换预案在年内固定，储能按对应方向的有效</w:t>
        </w:r>
      </w:ins>
      <w:del w:id="3586" w:author="xh" w:date="2026-10-19T09:58:16+08:00">
        <w:r>
          <w:rPr>
            <w:rFonts w:ascii="Times New Roman" w:hAnsi="Times New Roman" w:eastAsia="方正仿宋_GBK"/>
            <w:b w:val="0"/>
            <w:sz w:val="24"/>
          </w:rPr>
          <w:delText xml:space="preserve">转供</w:delText>
        </w:r>
      </w:del>
      <w:r>
        <w:rPr>
          <w:rFonts w:ascii="Times New Roman" w:hAnsi="Times New Roman" w:eastAsia="方正仿宋_GBK"/>
          <w:b w:val="0"/>
          <w:sz w:val="24"/>
        </w:rPr>
        <w:t xml:space="preserve">功率</w:t>
      </w:r>
      <w:ins w:id="3587" w:author="xh" w:date="2026-10-19T09:58:16+08:00">
        <w:r>
          <w:rPr>
            <w:rFonts w:ascii="Times New Roman" w:hAnsi="Times New Roman" w:eastAsia="方正仿宋_GBK"/>
            <w:b w:val="0"/>
            <w:sz w:val="24"/>
          </w:rPr>
          <w:t xml:space="preserve">及持续时间校核</w:t>
        </w:r>
      </w:ins>
      <w:del w:id="3588" w:author="xh" w:date="2026-10-19T09:58:16+08:00">
        <w:r>
          <w:rPr>
            <w:rFonts w:ascii="Times New Roman" w:hAnsi="Times New Roman" w:eastAsia="方正仿宋_GBK"/>
            <w:b w:val="0"/>
            <w:sz w:val="24"/>
          </w:rPr>
          <w:delText xml:space="preserve">按当处源荷条件安排</w:delText>
        </w:r>
      </w:del>
      <w:r>
        <w:rPr>
          <w:rFonts w:ascii="Times New Roman" w:hAnsi="Times New Roman" w:eastAsia="方正仿宋_GBK"/>
          <w:b w:val="0"/>
          <w:sz w:val="24"/>
        </w:rPr>
        <w:t xml:space="preserve">。</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434BB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3589" w:author="xh" w:date="2026-10-19T09:58:55+08:00"/>
        </w:trPr>
        <w:tc>
          <w:tcPr>
            <w:tcW w:w="737" w:type="dxa"/>
            <w:tcMar>
              <w:top w:w="0" w:type="dxa"/>
              <w:left w:w="0" w:type="dxa"/>
              <w:bottom w:w="0" w:type="dxa"/>
              <w:right w:w="0" w:type="dxa"/>
            </w:tcMar>
            <w:vAlign w:val="center"/>
          </w:tcPr>
          <w:p w14:paraId="06861F9C">
            <w:pPr>
              <w:keepNext/>
              <w:spacing w:before="0" w:after="0"/>
              <w:ind w:left="0" w:leftChars="0" w:right="0" w:rightChars="0" w:firstLine="0" w:firstLineChars="0"/>
              <w:rPr>
                <w:del w:id="3590" w:author="xh" w:date="2026-10-19T09:58:55+08:00"/>
              </w:rPr>
            </w:pPr>
          </w:p>
        </w:tc>
        <w:tc>
          <w:tcPr>
            <w:tcW w:w="6838" w:type="dxa"/>
            <w:tcMar>
              <w:top w:w="0" w:type="dxa"/>
              <w:left w:w="0" w:type="dxa"/>
              <w:bottom w:w="0" w:type="dxa"/>
              <w:right w:w="0" w:type="dxa"/>
            </w:tcMar>
            <w:vAlign w:val="center"/>
          </w:tcPr>
          <w:p w14:paraId="10CEE502">
            <w:pPr>
              <w:keepNext/>
              <w:spacing w:before="100" w:after="100" w:line="276" w:lineRule="auto"/>
              <w:ind w:left="0" w:leftChars="0" w:right="0" w:rightChars="0" w:firstLine="0" w:firstLineChars="0"/>
              <w:jc w:val="center"/>
              <w:rPr>
                <w:del w:id="3591" w:author="xh" w:date="2026-10-19T09:58:55+08:00"/>
              </w:rPr>
            </w:pPr>
            <w:del w:id="3592" w:author="xh" w:date="2026-10-19T09:58:55+08:00">
              <m:oMathPara>
                <m:oMath>
                  <m:m>
                    <m:mPr>
                      <m:mcs>
                        <m:mc>
                          <m:mcPr>
                            <m:count m:val="1"/>
                            <m:mcJc m:val="right"/>
                          </m:mcPr>
                        </m:mc>
                        <m:mc>
                          <m:mcPr>
                            <m:count m:val="1"/>
                            <m:mcJc m:val="left"/>
                          </m:mcPr>
                        </m:mc>
                      </m:mcs>
                      <m:plcHide m:val="1"/>
                    </m:mPr>
                    <m:mr>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γ</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r>
                          <m:rPr>
                            <m:nor/>
                            <m:sty m:val="p"/>
                          </m:rPr>
                          <w:rPr>
                            <w:rFonts w:ascii="Times New Roman" w:hAnsi="Times New Roman" w:eastAsia="方正仿宋_GBK" w:cs="Times New Roman"/>
                            <w:b w:val="0"/>
                            <w:i w:val="0"/>
                            <w:iCs w:val="0"/>
                          </w:rPr>
                          <m:t> </m:t>
                        </m:r>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av</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in</m:t>
                            </m:r>
                          </m:sup>
                        </m:sSubSup>
                      </m:e>
                    </m:mr>
                    <m:mr>
                      <m:e/>
                      <m:e>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r>
                          <m:rPr>
                            <m:nor/>
                            <m:sty m:val="p"/>
                          </m:rPr>
                          <w:rPr>
                            <w:rFonts w:ascii="Times New Roman" w:hAnsi="Times New Roman" w:eastAsia="方正仿宋_GBK" w:cs="Times New Roman"/>
                            <w:b w:val="0"/>
                            <w:i w:val="0"/>
                            <w:iCs w:val="0"/>
                          </w:rPr>
                          <m:t> </m:t>
                        </m:r>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av</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r>
                          <m:rPr>
                            <m:nor/>
                            <m:sty m:val="p"/>
                          </m:rPr>
                          <w:rPr>
                            <w:rFonts w:ascii="Times New Roman" w:hAnsi="Times New Roman" w:eastAsia="方正仿宋_GBK" w:cs="Times New Roman"/>
                            <w:b w:val="0"/>
                            <w:i w:val="0"/>
                            <w:iCs w:val="0"/>
                          </w:rPr>
                          <m:t>,</m:t>
                        </m:r>
                      </m:e>
                    </m:mr>
                    <m:mr>
                      <m:e>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av</m:t>
                            </m:r>
                          </m:sup>
                        </m:sSubSup>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sub>
                        </m:sSub>
                        <m:r>
                          <m:rPr>
                            <m:nor/>
                            <m:sty m:val="p"/>
                          </m:rPr>
                          <w:rPr>
                            <w:rFonts w:ascii="Times New Roman" w:hAnsi="Times New Roman" w:eastAsia="方正仿宋_GBK" w:cs="Times New Roman"/>
                            <w:b w:val="0"/>
                            <w:i w:val="0"/>
                            <w:iCs w:val="0"/>
                          </w:rPr>
                          <m:t>−</m:t>
                        </m:r>
                        <m:sSub>
                          <m:sSubPr/>
                          <m:e>
                            <m:r>
                              <m:rPr>
                                <m:nor/>
                                <m:sty m:val="b"/>
                              </m:rPr>
                              <w:rPr>
                                <w:rFonts w:ascii="Times New Roman" w:hAnsi="Times New Roman" w:eastAsia="方正仿宋_GBK" w:cs="Times New Roman"/>
                                <w:b/>
                                <w:i w:val="0"/>
                                <w:iCs w:val="0"/>
                              </w:rPr>
                              <m:t>1</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为故障站</m:t>
                            </m:r>
                          </m:sub>
                        </m:sSub>
                        <m:limLow>
                          <m:limLowPr/>
                          <m:e>
                            <m:r>
                              <m:rPr>
                                <m:nor/>
                                <m:sty m:val="p"/>
                              </m:rPr>
                              <w:rPr>
                                <w:rFonts w:ascii="Times New Roman" w:hAnsi="Times New Roman" w:eastAsia="方正仿宋_GBK" w:cs="Times New Roman"/>
                                <w:b w:val="0"/>
                                <w:i w:val="0"/>
                                <w:iCs w:val="0"/>
                              </w:rPr>
                              <m:t>max</m:t>
                            </m:r>
                          </m:e>
                          <m:lim>
                            <m:r>
                              <m:rPr>
                                <m:nor/>
                              </m:rPr>
                              <w:rPr>
                                <w:rFonts w:ascii="Times New Roman" w:hAnsi="Times New Roman" w:eastAsia="方正仿宋_GBK" w:cs="Times New Roman"/>
                                <w:i/>
                                <w:iCs/>
                              </w:rPr>
                              <m:t>j</m:t>
                            </m:r>
                          </m:lim>
                        </m:limLow>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j</m:t>
                            </m:r>
                          </m:sub>
                        </m:sSub>
                        <m:r>
                          <m:rPr>
                            <m:nor/>
                            <m:sty m:val="p"/>
                          </m:rPr>
                          <w:rPr>
                            <w:rFonts w:ascii="Times New Roman" w:hAnsi="Times New Roman" w:eastAsia="方正仿宋_GBK" w:cs="Times New Roman"/>
                            <w:b w:val="0"/>
                            <w:i w:val="0"/>
                            <w:iCs w:val="0"/>
                          </w:rPr>
                          <m:t>.</m:t>
                        </m:r>
                      </m:e>
                    </m:mr>
                  </m:m>
                </m:oMath>
              </m:oMathPara>
            </w:del>
          </w:p>
        </w:tc>
        <w:tc>
          <w:tcPr>
            <w:tcW w:w="737" w:type="dxa"/>
            <w:tcMar>
              <w:top w:w="0" w:type="dxa"/>
              <w:left w:w="0" w:type="dxa"/>
              <w:bottom w:w="0" w:type="dxa"/>
              <w:right w:w="0" w:type="dxa"/>
            </w:tcMar>
            <w:vAlign w:val="center"/>
          </w:tcPr>
          <w:p w14:paraId="7DAE0855">
            <w:pPr>
              <w:keepNext/>
              <w:spacing w:before="0" w:after="0"/>
              <w:ind w:left="0" w:leftChars="0" w:right="0" w:rightChars="0" w:firstLine="0" w:firstLineChars="0"/>
              <w:jc w:val="right"/>
              <w:rPr>
                <w:del w:id="3593" w:author="xh" w:date="2026-10-19T09:58:55+08:00"/>
              </w:rPr>
            </w:pPr>
            <w:del w:id="3594" w:author="xh" w:date="2026-10-19T09:58:55+08:00">
              <w:r>
                <w:rPr>
                  <w:rFonts w:ascii="Times New Roman" w:hAnsi="Times New Roman" w:eastAsia="方正仿宋_GBK"/>
                  <w:b w:val="0"/>
                  <w:sz w:val="18"/>
                </w:rPr>
                <w:delText>（5-8）</w:delText>
              </w:r>
            </w:del>
          </w:p>
        </w:tc>
      </w:tr>
      <w:tr>
        <w:trPr>
          <w:cantSplit/>
          <w:ins w:id="3595" w:author="xh" w:date="2026-10-19T09:58:55+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3596" w:author="xh" w:date="2026-10-19T09:58:55+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3597" w:author="xh" w:date="2026-10-19T09:58:55+08:00"/>
              </w:rPr>
            </w:pPr>
            <w:ins w:id="3598" w:author="xh" w:date="2026-10-19T09:58:55+08:00">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γ</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3599" w:author="xh" w:date="2026-10-19T09:58:55+08:00"/>
              </w:rPr>
            </w:pPr>
            <w:ins w:id="3600" w:author="xh" w:date="2026-10-19T09:58:55+08:00">
              <w:r>
                <w:rPr>
                  <w:rFonts w:ascii="Times New Roman" w:hAnsi="Times New Roman" w:eastAsia="方正仿宋_GBK"/>
                  <w:b w:val="0"/>
                  <w:sz w:val="18"/>
                </w:rPr>
                <w:t>（5-8）</w:t>
              </w:r>
            </w:ins>
          </w:p>
        </w:tc>
      </w:tr>
    </w:tbl>
    <w:p w14:paraId="7D5B1E77">
      <w:pPr>
        <w:pStyle w:val="115"/>
        <w:widowControl/>
        <w:spacing w:before="0" w:after="0" w:line="348" w:lineRule="exact"/>
        <w:ind w:left="0" w:leftChars="0" w:right="0" w:rightChars="0" w:firstLine="0" w:firstLineChars="0" w:hanging="0" w:hangingChars="0" w:start="0" w:end="0" w:startChars="0" w:endChars="0"/>
        <w:jc w:val="both"/>
        <w:pPrChange w:id="28336" w:author="xh" w:date="2026-10-19T09:59:35+08:00">
          <w:pPr>
            <w:pStyle w:val="115"/>
            <w:widowControl/>
            <w:spacing w:before="0" w:after="0" w:line="348" w:lineRule="exact"/>
            <w:ind w:left="0" w:leftChars="0" w:right="0" w:rightChars="0" w:firstLine="0" w:firstLineChars="0"/>
            <w:jc w:val="both"/>
          </w:pPr>
        </w:pPrChange>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为带符号的站级净负荷，受入为正、反送为负，单位MW；</w:t>
      </w:r>
      <m:oMath>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av</m:t>
            </m:r>
          </m:sup>
        </m:sSubSup>
      </m:oMath>
      <w:r>
        <w:rPr>
          <w:rFonts w:ascii="Times New Roman" w:hAnsi="Times New Roman" w:eastAsia="方正仿宋_GBK"/>
          <w:b w:val="0"/>
          <w:sz w:val="24"/>
        </w:rPr>
        <w:t>为工况下可用主变容量，单位MVA；</w:t>
      </w:r>
      <m:oMath>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oMath>
      <w:r>
        <w:rPr>
          <w:rFonts w:ascii="Times New Roman" w:hAnsi="Times New Roman" w:eastAsia="方正仿宋_GBK"/>
          <w:b w:val="0"/>
          <w:sz w:val="24"/>
        </w:rPr>
        <w:t>取0.95；</w:t>
      </w:r>
      <m:oMath>
        <m:sSub>
          <m:sSubPr/>
          <m:e>
            <m:r>
              <m:rPr>
                <m:nor/>
              </m:rPr>
              <w:rPr>
                <w:rFonts w:ascii="Times New Roman" w:hAnsi="Times New Roman" w:eastAsia="方正仿宋_GBK" w:cs="Times New Roman"/>
                <w:i/>
                <w:iCs/>
              </w:rPr>
              <m:t>γ</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为反向容量系数，正常运行及</w:t>
      </w:r>
      <w:r>
        <w:rPr>
          <w:rFonts w:ascii="Times New Roman" w:hAnsi="Times New Roman" w:eastAsia="方正仿宋_GBK"/>
          <w:b w:val="0"/>
          <w:sz w:val="24"/>
          <w:highlight w:val="yellow"/>
          <w:rPrChange w:id="5" w:author="白日梦想家" w:date="2026-10-17T20:17:02Z">
            <w:rPr>
              <w:rFonts w:ascii="Times New Roman" w:hAnsi="Times New Roman" w:eastAsia="方正仿宋_GBK"/>
              <w:b w:val="0"/>
              <w:sz w:val="24"/>
            </w:rPr>
          </w:rPrChange>
        </w:rPr>
        <w:t>故障工况中的健康站取0.80，故障站取1.00</w:t>
      </w:r>
      <w:r>
        <w:rPr>
          <w:rFonts w:ascii="Times New Roman" w:hAnsi="Times New Roman" w:eastAsia="方正仿宋_GBK"/>
          <w:b w:val="0"/>
          <w:sz w:val="24"/>
        </w:rPr>
        <w:t>；</w:t>
      </w:r>
      <m:oMath>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w:t>
      </w:r>
      <m:oMath>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分别为储能正向支撑和反向吸收的有效功率，单位MW。</w:t>
      </w:r>
    </w:p>
    <w:p w14:paraId="08353CAC">
      <w:pPr>
        <w:pStyle w:val="2"/>
        <w:widowControl/>
        <w:spacing w:before="0" w:after="0" w:line="348" w:lineRule="exact"/>
        <w:ind w:firstLine="480"/>
        <w:jc w:val="both"/>
      </w:pPr>
      <w:r>
        <w:rPr>
          <w:rFonts w:ascii="Times New Roman" w:hAnsi="Times New Roman" w:eastAsia="方正仿宋_GBK"/>
          <w:b w:val="0"/>
          <w:sz w:val="24"/>
        </w:rPr>
        <w:t xml:space="preserve">正常及健康站的反向</w:t>
      </w:r>
      <w:ins w:id="3601" w:author="xh" w:date="2026-10-19T10:00:14+08:00">
        <w:r>
          <w:rPr>
            <w:rFonts w:ascii="Times New Roman" w:hAnsi="Times New Roman" w:eastAsia="方正仿宋_GBK"/>
            <w:b w:val="0"/>
            <w:sz w:val="24"/>
          </w:rPr>
          <w:t xml:space="preserve">容量系数</w:t>
        </w:r>
      </w:ins>
      <w:del w:id="3602" w:author="xh" w:date="2026-10-19T10:00:14+08:00">
        <w:r>
          <w:rPr>
            <w:rFonts w:ascii="Times New Roman" w:hAnsi="Times New Roman" w:eastAsia="方正仿宋_GBK"/>
            <w:b w:val="0"/>
            <w:sz w:val="24"/>
          </w:rPr>
          <w:delText xml:space="preserve">限值</w:delText>
        </w:r>
      </w:del>
      <w:r>
        <w:rPr>
          <w:rFonts w:ascii="Times New Roman" w:hAnsi="Times New Roman" w:eastAsia="方正仿宋_GBK"/>
          <w:b w:val="0"/>
          <w:sz w:val="24"/>
        </w:rPr>
        <w:t xml:space="preserve">依据2025年4月《配电网规划设计技术导则（修订稿）》第6.5.3条的设备反向潮流80%要求设置[8]。</w:t>
      </w:r>
      <w:ins w:id="3603" w:author="xh" w:date="2026-10-19T10:00:14+08:00">
        <w:r>
          <w:rPr>
            <w:rFonts w:ascii="Times New Roman" w:hAnsi="Times New Roman" w:eastAsia="方正仿宋_GBK"/>
            <w:b w:val="0"/>
            <w:sz w:val="24"/>
          </w:rPr>
          <w:t xml:space="preserve">计算时</w:t>
        </w:r>
      </w:ins>
      <w:del w:id="3604" w:author="xh" w:date="2026-10-19T10:00:14+08:00">
        <w:r>
          <w:rPr>
            <w:rFonts w:ascii="Times New Roman" w:hAnsi="Times New Roman" w:eastAsia="方正仿宋_GBK"/>
            <w:b w:val="0"/>
            <w:sz w:val="24"/>
          </w:rPr>
          <w:delText xml:space="preserve">模型将该要求落实为主变反向有功功率上限，</w:delText>
        </w:r>
      </w:del>
      <w:r>
        <w:rPr>
          <w:rFonts w:ascii="Times New Roman" w:hAnsi="Times New Roman" w:eastAsia="方正仿宋_GBK"/>
          <w:b w:val="0"/>
          <w:sz w:val="24"/>
        </w:rPr>
        <w:t xml:space="preserve">储能吸收后的反送功率</w:t>
      </w:r>
      <w:del w:id="3605" w:author="xh" w:date="2026-10-19T10:00:14+08:00">
        <w:r>
          <w:rPr>
            <w:rFonts w:ascii="Times New Roman" w:hAnsi="Times New Roman" w:eastAsia="方正仿宋_GBK"/>
            <w:b w:val="0"/>
            <w:sz w:val="24"/>
          </w:rPr>
          <w:delText xml:space="preserve">应</w:delText>
        </w:r>
      </w:del>
      <w:r>
        <w:rPr>
          <w:rFonts w:ascii="Times New Roman" w:hAnsi="Times New Roman" w:eastAsia="方正仿宋_GBK"/>
          <w:b w:val="0"/>
          <w:sz w:val="24"/>
        </w:rPr>
        <w:t xml:space="preserve">满足</w:t>
      </w:r>
      <w:ins w:id="3606" w:author="xh" w:date="2026-10-19T10:00:14+08:00">
        <w:r>
          <w:rPr>
            <w:rFonts w:ascii="Times New Roman" w:hAnsi="Times New Roman" w:eastAsia="方正仿宋_GBK"/>
            <w:b w:val="0"/>
            <w:sz w:val="24"/>
          </w:rPr>
          <w:t xml:space="preserve">相应</w:t>
        </w:r>
      </w:ins>
      <w:del w:id="3607" w:author="xh" w:date="2026-10-19T10:00:14+08:00">
        <w:r>
          <w:rPr>
            <w:rFonts w:ascii="Times New Roman" w:hAnsi="Times New Roman" w:eastAsia="方正仿宋_GBK"/>
            <w:b w:val="0"/>
            <w:sz w:val="24"/>
          </w:rPr>
          <w:delText xml:space="preserve">此</w:delText>
        </w:r>
      </w:del>
      <w:r>
        <w:rPr>
          <w:rFonts w:ascii="Times New Roman" w:hAnsi="Times New Roman" w:eastAsia="方正仿宋_GBK"/>
          <w:b w:val="0"/>
          <w:sz w:val="24"/>
        </w:rPr>
        <w:t xml:space="preserve">限值</w:t>
      </w:r>
      <w:ins w:id="3608" w:author="xh" w:date="2026-10-19T10:00:14+08:00">
        <w:r>
          <w:rPr>
            <w:rFonts w:ascii="Times New Roman" w:hAnsi="Times New Roman" w:eastAsia="方正仿宋_GBK"/>
            <w:b w:val="0"/>
            <w:sz w:val="24"/>
          </w:rPr>
          <w:t xml:space="preserve">，</w:t>
        </w:r>
      </w:ins>
      <w:del w:id="3609" w:author="xh" w:date="2026-10-19T10:00:14+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故障站扣除最大单台</w:t>
      </w:r>
      <w:del w:id="3610" w:author="xh" w:date="2026-10-19T10:00:14+08:00">
        <w:r>
          <w:rPr>
            <w:rFonts w:ascii="Times New Roman" w:hAnsi="Times New Roman" w:eastAsia="方正仿宋_GBK"/>
            <w:b w:val="0"/>
            <w:sz w:val="24"/>
          </w:rPr>
          <w:delText xml:space="preserve">主变</w:delText>
        </w:r>
      </w:del>
      <w:r>
        <w:rPr>
          <w:rFonts w:ascii="Times New Roman" w:hAnsi="Times New Roman" w:eastAsia="方正仿宋_GBK"/>
          <w:b w:val="0"/>
          <w:sz w:val="24"/>
        </w:rPr>
        <w:t xml:space="preserve">后</w:t>
      </w:r>
      <w:del w:id="3611" w:author="xh" w:date="2026-10-19T10:00:14+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按剩余容量</w:t>
      </w:r>
      <w:del w:id="3612" w:author="xh" w:date="2026-10-19T10:00:14+08:00">
        <w:r>
          <w:rPr>
            <w:rFonts w:ascii="Times New Roman" w:hAnsi="Times New Roman" w:eastAsia="方正仿宋_GBK"/>
            <w:b w:val="0"/>
            <w:sz w:val="24"/>
          </w:rPr>
          <w:delText xml:space="preserve">不过载</w:delText>
        </w:r>
      </w:del>
      <w:r>
        <w:rPr>
          <w:rFonts w:ascii="Times New Roman" w:hAnsi="Times New Roman" w:eastAsia="方正仿宋_GBK"/>
          <w:b w:val="0"/>
          <w:sz w:val="24"/>
        </w:rPr>
        <w:t xml:space="preserve">校核，</w:t>
      </w:r>
      <w:del w:id="3613" w:author="xh" w:date="2026-10-19T10:00:14+08:00">
        <w:r>
          <w:rPr>
            <w:rFonts w:ascii="Times New Roman" w:hAnsi="Times New Roman" w:eastAsia="方正仿宋_GBK"/>
            <w:b w:val="0"/>
            <w:sz w:val="24"/>
          </w:rPr>
          <w:delText xml:space="preserve">健康邻站仍保留正常反向限值。</w:delText>
        </w:r>
      </w:del>
      <w:r>
        <w:rPr>
          <w:rFonts w:ascii="Times New Roman" w:hAnsi="Times New Roman" w:eastAsia="方正仿宋_GBK"/>
          <w:b w:val="0"/>
          <w:sz w:val="24"/>
        </w:rPr>
        <w:t xml:space="preserve">正向</w:t>
      </w:r>
      <w:del w:id="3614" w:author="xh" w:date="2026-10-19T10:00:14+08:00">
        <w:r>
          <w:rPr>
            <w:rFonts w:ascii="Times New Roman" w:hAnsi="Times New Roman" w:eastAsia="方正仿宋_GBK"/>
            <w:b w:val="0"/>
            <w:sz w:val="24"/>
          </w:rPr>
          <w:delText xml:space="preserve">受电则</w:delText>
        </w:r>
      </w:del>
      <w:r>
        <w:rPr>
          <w:rFonts w:ascii="Times New Roman" w:hAnsi="Times New Roman" w:eastAsia="方正仿宋_GBK"/>
          <w:b w:val="0"/>
          <w:sz w:val="24"/>
        </w:rPr>
        <w:t xml:space="preserve">按</w:t>
      </w:r>
      <w:del w:id="3615" w:author="xh" w:date="2026-10-19T10:00:14+08:00">
        <w:r>
          <w:rPr>
            <w:rFonts w:ascii="Times New Roman" w:hAnsi="Times New Roman" w:eastAsia="方正仿宋_GBK"/>
            <w:b w:val="0"/>
            <w:sz w:val="24"/>
          </w:rPr>
          <w:delText xml:space="preserve">各工况</w:delText>
        </w:r>
      </w:del>
      <w:r>
        <w:rPr>
          <w:rFonts w:ascii="Times New Roman" w:hAnsi="Times New Roman" w:eastAsia="方正仿宋_GBK"/>
          <w:b w:val="0"/>
          <w:sz w:val="24"/>
        </w:rPr>
        <w:t xml:space="preserve">可用主变容量与储能放电能力</w:t>
      </w:r>
      <w:del w:id="3616" w:author="xh" w:date="2026-10-19T10:00:14+08:00">
        <w:r>
          <w:rPr>
            <w:rFonts w:ascii="Times New Roman" w:hAnsi="Times New Roman" w:eastAsia="方正仿宋_GBK"/>
            <w:b w:val="0"/>
            <w:sz w:val="24"/>
          </w:rPr>
          <w:delText xml:space="preserve">共同</w:delText>
        </w:r>
      </w:del>
      <w:r>
        <w:rPr>
          <w:rFonts w:ascii="Times New Roman" w:hAnsi="Times New Roman" w:eastAsia="方正仿宋_GBK"/>
          <w:b w:val="0"/>
          <w:sz w:val="24"/>
        </w:rPr>
        <w:t xml:space="preserve">校核。</w:t>
      </w:r>
      <w:ins w:id="3617" w:author="xh" w:date="2026-10-19T10:00:14+08:00">
        <w:r>
          <w:rPr>
            <w:rFonts w:ascii="Times New Roman" w:hAnsi="Times New Roman" w:eastAsia="方正仿宋_GBK"/>
            <w:b w:val="0"/>
            <w:sz w:val="24"/>
          </w:rPr>
          <w:t xml:space="preserve">工程运行要求与设备静态承载结果结合实际接线、故障持续时间及运行规程核</w:t>
        </w:r>
      </w:ins>
      <w:del w:id="3618" w:author="xh" w:date="2026-10-19T10:00:14+08:00">
        <w:r>
          <w:rPr>
            <w:rFonts w:ascii="Times New Roman" w:hAnsi="Times New Roman" w:eastAsia="方正仿宋_GBK"/>
            <w:b w:val="0"/>
            <w:sz w:val="24"/>
          </w:rPr>
          <w:delText xml:space="preserve">反向净负荷作为给</w:delText>
        </w:r>
      </w:del>
      <w:r>
        <w:rPr>
          <w:rFonts w:ascii="Times New Roman" w:hAnsi="Times New Roman" w:eastAsia="方正仿宋_GBK"/>
          <w:b w:val="0"/>
          <w:sz w:val="24"/>
        </w:rPr>
        <w:t xml:space="preserve">定</w:t>
      </w:r>
      <w:del w:id="3619" w:author="xh" w:date="2026-10-19T10:00:14+08:00">
        <w:r>
          <w:rPr>
            <w:rFonts w:ascii="Times New Roman" w:hAnsi="Times New Roman" w:eastAsia="方正仿宋_GBK"/>
            <w:b w:val="0"/>
            <w:sz w:val="24"/>
          </w:rPr>
          <w:delText xml:space="preserve">场景输入，新增主变、负荷转接或储能充电吸收共同承担其容量需求</w:delText>
        </w:r>
      </w:del>
      <w:r>
        <w:rPr>
          <w:rFonts w:ascii="Times New Roman" w:hAnsi="Times New Roman" w:eastAsia="方正仿宋_GBK"/>
          <w:b w:val="0"/>
          <w:sz w:val="24"/>
        </w:rPr>
        <w:t xml:space="preserve">。</w:t>
      </w:r>
    </w:p>
    <w:p w14:paraId="37478CCE">
      <w:pPr>
        <w:pStyle w:val="2"/>
        <w:widowControl/>
        <w:spacing w:before="0" w:after="0" w:line="348" w:lineRule="exact"/>
        <w:ind w:firstLine="480"/>
        <w:jc w:val="both"/>
      </w:pPr>
      <w:r>
        <w:rPr>
          <w:rFonts w:ascii="Times New Roman" w:hAnsi="Times New Roman" w:eastAsia="方正仿宋_GBK"/>
          <w:b w:val="0"/>
          <w:sz w:val="24"/>
        </w:rPr>
        <w:t>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故障站与健康站逐站通过式（5-8）的校核。</w:t>
      </w:r>
    </w:p>
    <w:p w14:paraId="2BCF8322">
      <w:pPr>
        <w:pStyle w:val="2"/>
        <w:widowControl/>
        <w:spacing w:before="0" w:after="0" w:line="348" w:lineRule="exact"/>
        <w:ind w:firstLine="480"/>
        <w:jc w:val="both"/>
      </w:pPr>
      <w:r>
        <w:rPr>
          <w:rFonts w:ascii="Times New Roman" w:hAnsi="Times New Roman" w:eastAsia="方正仿宋_GBK"/>
          <w:b w:val="0"/>
          <w:sz w:val="24"/>
        </w:rPr>
        <w:t xml:space="preserve">本研究</w:t>
      </w:r>
      <w:ins w:id="3620" w:author="xh" w:date="2026-10-19T10:00:54+08:00">
        <w:r>
          <w:rPr>
            <w:rFonts w:ascii="Times New Roman" w:hAnsi="Times New Roman" w:eastAsia="方正仿宋_GBK"/>
            <w:b w:val="0"/>
            <w:sz w:val="24"/>
          </w:rPr>
          <w:t xml:space="preserve">采用</w:t>
        </w:r>
      </w:ins>
      <w:del w:id="3621" w:author="xh" w:date="2026-10-19T10:00:54+08:00">
        <w:r>
          <w:rPr>
            <w:rFonts w:ascii="Times New Roman" w:hAnsi="Times New Roman" w:eastAsia="方正仿宋_GBK"/>
            <w:b w:val="0"/>
            <w:sz w:val="24"/>
          </w:rPr>
          <w:delText xml:space="preserve">据上述约束开展</w:delText>
        </w:r>
      </w:del>
      <w:r>
        <w:rPr>
          <w:rFonts w:ascii="Times New Roman" w:hAnsi="Times New Roman" w:eastAsia="方正仿宋_GBK"/>
          <w:b w:val="0"/>
          <w:sz w:val="24"/>
        </w:rPr>
        <w:t xml:space="preserve">静态</w:t>
      </w:r>
      <w:ins w:id="3622" w:author="xh" w:date="2026-10-19T10:00:54+08:00">
        <w:r>
          <w:rPr>
            <w:rFonts w:ascii="Times New Roman" w:hAnsi="Times New Roman" w:eastAsia="方正仿宋_GBK"/>
            <w:b w:val="0"/>
            <w:sz w:val="24"/>
          </w:rPr>
          <w:t xml:space="preserve">有效功率进行</w:t>
        </w:r>
      </w:ins>
      <w:r>
        <w:rPr>
          <w:rFonts w:ascii="Times New Roman" w:hAnsi="Times New Roman" w:eastAsia="方正仿宋_GBK"/>
          <w:b w:val="0"/>
          <w:sz w:val="24"/>
        </w:rPr>
        <w:t xml:space="preserve">设备容量比选。导则同时要求电压不越限，并在系统级承载力评估中统筹新能源利用率和调峰能力[8]</w:t>
      </w:r>
      <w:ins w:id="3623" w:author="xh" w:date="2026-10-19T10:00:54+08:00">
        <w:r>
          <w:rPr>
            <w:rFonts w:ascii="Times New Roman" w:hAnsi="Times New Roman" w:eastAsia="方正仿宋_GBK"/>
            <w:b w:val="0"/>
            <w:sz w:val="24"/>
          </w:rPr>
          <w:t xml:space="preserve">。本次对各年8760小时</w:t>
        </w:r>
      </w:ins>
      <w:del w:id="3624" w:author="xh" w:date="2026-10-19T10:00:54+08:00">
        <w:r>
          <w:rPr>
            <w:rFonts w:ascii="Times New Roman" w:hAnsi="Times New Roman" w:eastAsia="方正仿宋_GBK"/>
            <w:b w:val="0"/>
            <w:sz w:val="24"/>
          </w:rPr>
          <w:delText xml:space="preserve">；这些项目需结合实际接线、连续运行</w:delText>
        </w:r>
      </w:del>
      <w:r>
        <w:rPr>
          <w:rFonts w:ascii="Times New Roman" w:hAnsi="Times New Roman" w:eastAsia="方正仿宋_GBK"/>
          <w:b w:val="0"/>
          <w:sz w:val="24"/>
        </w:rPr>
        <w:t xml:space="preserve">及</w:t>
      </w:r>
      <w:del w:id="3625" w:author="xh" w:date="2026-10-19T10:00:54+08:00">
        <w:r>
          <w:rPr>
            <w:rFonts w:ascii="Times New Roman" w:hAnsi="Times New Roman" w:eastAsia="方正仿宋_GBK"/>
            <w:b w:val="0"/>
            <w:sz w:val="24"/>
          </w:rPr>
          <w:delText xml:space="preserve">系统资料进一步校核。当前结果覆盖所设功率截面与</w:delText>
        </w:r>
      </w:del>
      <w:r>
        <w:rPr>
          <w:rFonts w:ascii="Times New Roman" w:hAnsi="Times New Roman" w:eastAsia="方正仿宋_GBK"/>
          <w:b w:val="0"/>
          <w:sz w:val="24"/>
        </w:rPr>
        <w:t xml:space="preserve">规定支撑时长</w:t>
      </w:r>
      <w:ins w:id="3626" w:author="xh" w:date="2026-10-19T10:00:54+08:00">
        <w:r>
          <w:rPr>
            <w:rFonts w:ascii="Times New Roman" w:hAnsi="Times New Roman" w:eastAsia="方正仿宋_GBK"/>
            <w:b w:val="0"/>
            <w:sz w:val="24"/>
          </w:rPr>
          <w:t xml:space="preserve">回代校核</w:t>
        </w:r>
      </w:ins>
      <w:r>
        <w:rPr>
          <w:rFonts w:ascii="Times New Roman" w:hAnsi="Times New Roman" w:eastAsia="方正仿宋_GBK"/>
          <w:b w:val="0"/>
          <w:sz w:val="24"/>
        </w:rPr>
        <w:t xml:space="preserve">，储能</w:t>
      </w:r>
      <w:ins w:id="3627" w:author="xh" w:date="2026-10-19T10:00:54+08:00">
        <w:r>
          <w:rPr>
            <w:rFonts w:ascii="Times New Roman" w:hAnsi="Times New Roman" w:eastAsia="方正仿宋_GBK"/>
            <w:b w:val="0"/>
            <w:sz w:val="24"/>
          </w:rPr>
          <w:t xml:space="preserve">仍采</w:t>
        </w:r>
      </w:ins>
      <w:del w:id="3628" w:author="xh" w:date="2026-10-19T10:00:54+08:00">
        <w:r>
          <w:rPr>
            <w:rFonts w:ascii="Times New Roman" w:hAnsi="Times New Roman" w:eastAsia="方正仿宋_GBK"/>
            <w:b w:val="0"/>
            <w:sz w:val="24"/>
          </w:rPr>
          <w:delText xml:space="preserve">按可</w:delText>
        </w:r>
      </w:del>
      <w:r>
        <w:rPr>
          <w:rFonts w:ascii="Times New Roman" w:hAnsi="Times New Roman" w:eastAsia="方正仿宋_GBK"/>
          <w:b w:val="0"/>
          <w:sz w:val="24"/>
        </w:rPr>
        <w:t xml:space="preserve">用</w:t>
      </w:r>
      <w:del w:id="3629" w:author="xh" w:date="2026-10-19T10:00:54+08:00">
        <w:r>
          <w:rPr>
            <w:rFonts w:ascii="Times New Roman" w:hAnsi="Times New Roman" w:eastAsia="方正仿宋_GBK"/>
            <w:b w:val="0"/>
            <w:sz w:val="24"/>
          </w:rPr>
          <w:delText xml:space="preserve">电量折算</w:delText>
        </w:r>
      </w:del>
      <w:r>
        <w:rPr>
          <w:rFonts w:ascii="Times New Roman" w:hAnsi="Times New Roman" w:eastAsia="方正仿宋_GBK"/>
          <w:b w:val="0"/>
          <w:sz w:val="24"/>
        </w:rPr>
        <w:t xml:space="preserve">有效功率</w:t>
      </w:r>
      <w:ins w:id="3630" w:author="xh" w:date="2026-10-19T10:00:54+08:00">
        <w:r>
          <w:rPr>
            <w:rFonts w:ascii="Times New Roman" w:hAnsi="Times New Roman" w:eastAsia="方正仿宋_GBK"/>
            <w:b w:val="0"/>
            <w:sz w:val="24"/>
          </w:rPr>
          <w:t xml:space="preserve">折算</w:t>
        </w:r>
      </w:ins>
      <w:r>
        <w:rPr>
          <w:rFonts w:ascii="Times New Roman" w:hAnsi="Times New Roman" w:eastAsia="方正仿宋_GBK"/>
          <w:b w:val="0"/>
          <w:sz w:val="24"/>
        </w:rPr>
        <w:t xml:space="preserve">，连续荷电状态</w:t>
      </w:r>
      <w:ins w:id="3631" w:author="xh" w:date="2026-10-19T10:00:54+08:00">
        <w:r>
          <w:rPr>
            <w:rFonts w:ascii="Times New Roman" w:hAnsi="Times New Roman" w:eastAsia="方正仿宋_GBK"/>
            <w:b w:val="0"/>
            <w:sz w:val="24"/>
          </w:rPr>
          <w:t xml:space="preserve">、电压及保护需结合实际网络补</w:t>
        </w:r>
      </w:ins>
      <w:del w:id="3632" w:author="xh" w:date="2026-10-19T10:00:54+08:00">
        <w:r>
          <w:rPr>
            <w:rFonts w:ascii="Times New Roman" w:hAnsi="Times New Roman" w:eastAsia="方正仿宋_GBK"/>
            <w:b w:val="0"/>
            <w:sz w:val="24"/>
          </w:rPr>
          <w:delText xml:space="preserve">和</w:delText>
        </w:r>
      </w:del>
      <w:r>
        <w:rPr>
          <w:rFonts w:ascii="Times New Roman" w:hAnsi="Times New Roman" w:eastAsia="方正仿宋_GBK"/>
          <w:b w:val="0"/>
          <w:sz w:val="24"/>
        </w:rPr>
        <w:t xml:space="preserve">充</w:t>
      </w:r>
      <w:del w:id="3633" w:author="xh" w:date="2026-10-19T10:00:54+08:00">
        <w:r>
          <w:rPr>
            <w:rFonts w:ascii="Times New Roman" w:hAnsi="Times New Roman" w:eastAsia="方正仿宋_GBK"/>
            <w:b w:val="0"/>
            <w:sz w:val="24"/>
          </w:rPr>
          <w:delText xml:space="preserve">电恢复过程留待工程阶段</w:delText>
        </w:r>
      </w:del>
      <w:r>
        <w:rPr>
          <w:rFonts w:ascii="Times New Roman" w:hAnsi="Times New Roman" w:eastAsia="方正仿宋_GBK"/>
          <w:b w:val="0"/>
          <w:sz w:val="24"/>
        </w:rPr>
        <w:t xml:space="preserve">检验。</w:t>
      </w:r>
      <w:ins w:id="3634" w:author="xh" w:date="2026-10-19T10:00:54+08:00">
        <w:r>
          <w:rPr>
            <w:rFonts w:ascii="Times New Roman" w:hAnsi="Times New Roman" w:eastAsia="方正仿宋_GBK"/>
            <w:b w:val="0"/>
            <w:sz w:val="24"/>
          </w:rPr>
          <w:t xml:space="preserve">邳州2021年固定基期设备存在事故支撑缺口，规划补强自2022年开始，基期数据用于保持两方案共同起点。</w:t>
        </w:r>
      </w:ins>
    </w:p>
    <w:p w14:paraId="6E865503">
      <w:pPr>
        <w:pStyle w:val="5"/>
        <w:keepNext/>
        <w:numPr>
          <w:ilvl w:val="0"/>
          <w:numId w:val="0"/>
        </w:numPr>
        <w:spacing w:before="160" w:after="120" w:line="390" w:lineRule="exact"/>
        <w:ind w:firstLine="0"/>
      </w:pPr>
      <w:bookmarkStart w:id="192" w:name="评价期费用目标"/>
      <w:r>
        <w:rPr>
          <w:rFonts w:ascii="Times New Roman" w:hAnsi="Times New Roman" w:eastAsia="方正仿宋_GBK"/>
          <w:b/>
          <w:sz w:val="26"/>
        </w:rPr>
        <w:t>5.3.2 评价期费用目标</w:t>
      </w:r>
      <w:bookmarkEnd w:id="192"/>
    </w:p>
    <w:p w14:paraId="2A859AAB">
      <w:pPr>
        <w:pStyle w:val="115"/>
        <w:widowControl/>
        <w:spacing w:before="0" w:after="0" w:line="348" w:lineRule="exact"/>
        <w:ind w:firstLine="480"/>
        <w:jc w:val="both"/>
      </w:pPr>
      <w:ins w:id="3635" w:author="xh" w:date="2026-10-19T10:01:33+08:00">
        <w:r>
          <w:rPr>
            <w:rFonts w:ascii="Times New Roman" w:hAnsi="Times New Roman" w:eastAsia="方正仿宋_GBK"/>
            <w:b w:val="0"/>
            <w:sz w:val="24"/>
          </w:rPr>
          <w:t xml:space="preserve">每年根据当年源荷选择</w:t>
        </w:r>
      </w:ins>
      <w:del w:id="3636" w:author="xh" w:date="2026-10-19T10:01:33+08:00">
        <w:r>
          <w:rPr>
            <w:rFonts w:ascii="Times New Roman" w:hAnsi="Times New Roman" w:eastAsia="方正仿宋_GBK"/>
            <w:b w:val="0"/>
            <w:sz w:val="24"/>
          </w:rPr>
          <w:delText xml:space="preserve">模型以共同评价期内</w:delText>
        </w:r>
      </w:del>
      <w:r>
        <w:rPr>
          <w:rFonts w:ascii="Times New Roman" w:hAnsi="Times New Roman" w:eastAsia="方正仿宋_GBK"/>
          <w:b w:val="0"/>
          <w:sz w:val="24"/>
        </w:rPr>
        <w:t xml:space="preserve">新增措施</w:t>
      </w:r>
      <w:ins w:id="3637" w:author="xh" w:date="2026-10-19T10:01:33+08:00">
        <w:r>
          <w:rPr>
            <w:rFonts w:ascii="Times New Roman" w:hAnsi="Times New Roman" w:eastAsia="方正仿宋_GBK"/>
            <w:b w:val="0"/>
            <w:sz w:val="24"/>
          </w:rPr>
          <w:t xml:space="preserve">，将投运批次折算至2021年末、统一评价到2041年。刚性方案比较当年新增工程</w:t>
        </w:r>
      </w:ins>
      <w:r>
        <w:rPr>
          <w:rFonts w:ascii="Times New Roman" w:hAnsi="Times New Roman" w:eastAsia="方正仿宋_GBK"/>
          <w:b w:val="0"/>
          <w:sz w:val="24"/>
        </w:rPr>
        <w:t xml:space="preserve">费用</w:t>
      </w:r>
      <w:del w:id="3638" w:author="xh" w:date="2026-10-19T10:01:33+08:00">
        <w:r>
          <w:rPr>
            <w:rFonts w:ascii="Times New Roman" w:hAnsi="Times New Roman" w:eastAsia="方正仿宋_GBK"/>
            <w:b w:val="0"/>
            <w:sz w:val="24"/>
          </w:rPr>
          <w:delText xml:space="preserve">现值最小为目标</w:delText>
        </w:r>
      </w:del>
      <w:r>
        <w:rPr>
          <w:rFonts w:ascii="Times New Roman" w:hAnsi="Times New Roman" w:eastAsia="方正仿宋_GBK"/>
          <w:b w:val="0"/>
          <w:sz w:val="24"/>
        </w:rPr>
        <w:t xml:space="preserve">，</w:t>
      </w:r>
      <w:ins w:id="3639" w:author="xh" w:date="2026-10-19T10:01:33+08:00">
        <w:r>
          <w:rPr>
            <w:rFonts w:ascii="Times New Roman" w:hAnsi="Times New Roman" w:eastAsia="方正仿宋_GBK"/>
            <w:b w:val="0"/>
            <w:sz w:val="24"/>
          </w:rPr>
          <w:t xml:space="preserve">弹性方案按第5.1.2节的配套费</w:t>
        </w:r>
      </w:ins>
      <w:del w:id="3640" w:author="xh" w:date="2026-10-19T10:01:33+08:00">
        <w:r>
          <w:rPr>
            <w:rFonts w:ascii="Times New Roman" w:hAnsi="Times New Roman" w:eastAsia="方正仿宋_GBK"/>
            <w:b w:val="0"/>
            <w:sz w:val="24"/>
          </w:rPr>
          <w:delText xml:space="preserve">采</w:delText>
        </w:r>
      </w:del>
      <w:r>
        <w:rPr>
          <w:rFonts w:ascii="Times New Roman" w:hAnsi="Times New Roman" w:eastAsia="方正仿宋_GBK"/>
          <w:b w:val="0"/>
          <w:sz w:val="24"/>
        </w:rPr>
        <w:t xml:space="preserve">用</w:t>
      </w:r>
      <w:ins w:id="3641" w:author="xh" w:date="2026-10-19T10:01:33+08:00">
        <w:r>
          <w:rPr>
            <w:rFonts w:ascii="Times New Roman" w:hAnsi="Times New Roman" w:eastAsia="方正仿宋_GBK"/>
            <w:b w:val="0"/>
            <w:sz w:val="24"/>
          </w:rPr>
          <w:t xml:space="preserve">及联络优选顺序取得可行配置，再比较总费用。</w:t>
        </w:r>
      </w:ins>
      <w:del w:id="3642" w:author="xh" w:date="2026-10-19T10:01:33+08:00">
        <w:r>
          <w:rPr>
            <w:rFonts w:ascii="Times New Roman" w:hAnsi="Times New Roman" w:eastAsia="方正仿宋_GBK"/>
            <w:b w:val="0"/>
            <w:sz w:val="24"/>
          </w:rPr>
          <w:delText xml:space="preserve">第四章的价格、</w:delText>
        </w:r>
      </w:del>
      <w:r>
        <w:rPr>
          <w:rFonts w:ascii="Times New Roman" w:hAnsi="Times New Roman" w:eastAsia="方正仿宋_GBK"/>
          <w:b w:val="0"/>
          <w:sz w:val="24"/>
        </w:rPr>
        <w:t xml:space="preserve">寿命、维护费率</w:t>
      </w:r>
      <w:ins w:id="3643" w:author="xh" w:date="2026-10-19T10:01:33+08:00">
        <w:r>
          <w:rPr>
            <w:rFonts w:ascii="Times New Roman" w:hAnsi="Times New Roman" w:eastAsia="方正仿宋_GBK"/>
            <w:b w:val="0"/>
            <w:sz w:val="24"/>
          </w:rPr>
          <w:t xml:space="preserve">及</w:t>
        </w:r>
      </w:ins>
      <w:del w:id="3644" w:author="xh" w:date="2026-10-19T10:01:33+08:00">
        <w:r>
          <w:rPr>
            <w:rFonts w:ascii="Times New Roman" w:hAnsi="Times New Roman" w:eastAsia="方正仿宋_GBK"/>
            <w:b w:val="0"/>
            <w:sz w:val="24"/>
          </w:rPr>
          <w:delText xml:space="preserve">和</w:delText>
        </w:r>
      </w:del>
      <w:r>
        <w:rPr>
          <w:rFonts w:ascii="Times New Roman" w:hAnsi="Times New Roman" w:eastAsia="方正仿宋_GBK"/>
          <w:b w:val="0"/>
          <w:sz w:val="24"/>
        </w:rPr>
        <w:t xml:space="preserve">折现率</w:t>
      </w:r>
      <w:ins w:id="3645" w:author="xh" w:date="2026-10-19T10:01:33+08:00">
        <w:r>
          <w:rPr>
            <w:rFonts w:ascii="Times New Roman" w:hAnsi="Times New Roman" w:eastAsia="方正仿宋_GBK"/>
            <w:b w:val="0"/>
            <w:sz w:val="24"/>
          </w:rPr>
          <w:t xml:space="preserve">沿用第四章设置</w:t>
        </w:r>
      </w:ins>
      <w:r>
        <w:rPr>
          <w:rFonts w:ascii="Times New Roman" w:hAnsi="Times New Roman" w:eastAsia="方正仿宋_GBK"/>
          <w:b w:val="0"/>
          <w:sz w:val="24"/>
        </w:rPr>
        <w:t xml:space="preserve">，</w:t>
      </w:r>
      <w:del w:id="3646" w:author="xh" w:date="2026-10-19T10:01:33+08:00">
        <w:r>
          <w:rPr>
            <w:rFonts w:ascii="Times New Roman" w:hAnsi="Times New Roman" w:eastAsia="方正仿宋_GBK"/>
            <w:b w:val="0"/>
            <w:sz w:val="24"/>
          </w:rPr>
          <w:delText xml:space="preserve">在</w:delText>
        </w:r>
      </w:del>
      <w:r>
        <w:rPr>
          <w:rFonts w:ascii="Times New Roman" w:hAnsi="Times New Roman" w:eastAsia="方正仿宋_GBK"/>
          <w:b w:val="0"/>
          <w:sz w:val="24"/>
        </w:rPr>
        <w:t xml:space="preserve">投运当年计建设投资、次年起计固定运维</w:t>
      </w:r>
      <w:del w:id="3647" w:author="xh" w:date="2026-10-19T10:01:33+08:00">
        <w:r>
          <w:rPr>
            <w:rFonts w:ascii="Times New Roman" w:hAnsi="Times New Roman" w:eastAsia="方正仿宋_GBK"/>
            <w:b w:val="0"/>
            <w:sz w:val="24"/>
          </w:rPr>
          <w:delText xml:space="preserve">，对评价期内达到设定寿命的设备按统一规则计取更新费用</w:delText>
        </w:r>
      </w:del>
      <w:r>
        <w:rPr>
          <w:rFonts w:ascii="Times New Roman" w:hAnsi="Times New Roman" w:eastAsia="方正仿宋_GBK"/>
          <w:b w:val="0"/>
          <w:sz w:val="24"/>
        </w:rPr>
        <w:t xml:space="preserve">。</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1AFDA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3648" w:author="xh" w:date="2026-10-19T10:02:12+08:00"/>
        </w:trPr>
        <w:tc>
          <w:tcPr>
            <w:tcW w:w="737" w:type="dxa"/>
            <w:tcMar>
              <w:top w:w="0" w:type="dxa"/>
              <w:left w:w="0" w:type="dxa"/>
              <w:bottom w:w="0" w:type="dxa"/>
              <w:right w:w="0" w:type="dxa"/>
            </w:tcMar>
            <w:vAlign w:val="center"/>
          </w:tcPr>
          <w:p w14:paraId="7F5CF3A5">
            <w:pPr>
              <w:keepNext/>
              <w:spacing w:before="0" w:after="0"/>
              <w:ind w:left="0" w:leftChars="0" w:right="0" w:rightChars="0" w:firstLine="0" w:firstLineChars="0"/>
              <w:rPr>
                <w:del w:id="3649" w:author="xh" w:date="2026-10-19T10:02:12+08:00"/>
              </w:rPr>
            </w:pPr>
          </w:p>
        </w:tc>
        <w:tc>
          <w:tcPr>
            <w:tcW w:w="6838" w:type="dxa"/>
            <w:tcMar>
              <w:top w:w="0" w:type="dxa"/>
              <w:left w:w="0" w:type="dxa"/>
              <w:bottom w:w="0" w:type="dxa"/>
              <w:right w:w="0" w:type="dxa"/>
            </w:tcMar>
            <w:vAlign w:val="center"/>
          </w:tcPr>
          <w:p w14:paraId="36C16FB3">
            <w:pPr>
              <w:keepNext/>
              <w:spacing w:before="100" w:after="100" w:line="276" w:lineRule="auto"/>
              <w:ind w:left="0" w:leftChars="0" w:right="0" w:rightChars="0" w:firstLine="0" w:firstLineChars="0"/>
              <w:jc w:val="center"/>
              <w:rPr>
                <w:del w:id="3650" w:author="xh" w:date="2026-10-19T10:02:12+08:00"/>
              </w:rPr>
            </w:pPr>
            <w:del w:id="3651" w:author="xh" w:date="2026-10-19T10:02:12+08:00">
              <m:oMathPara>
                <m:oMath>
                  <m:m>
                    <m:mPr>
                      <m:mcs>
                        <m:mc>
                          <m:mcPr>
                            <m:count m:val="1"/>
                            <m:mcJc m:val="right"/>
                          </m:mcPr>
                        </m:mc>
                        <m:mc>
                          <m:mcPr>
                            <m:count m:val="1"/>
                            <m:mcJc m:val="left"/>
                          </m:mcPr>
                        </m:mc>
                      </m:mcs>
                      <m:plcHide m:val="1"/>
                    </m:mPr>
                    <m:mr>
                      <m:e>
                        <m:r>
                          <m:rPr>
                            <m:nor/>
                            <m:sty m:val="p"/>
                          </m:rPr>
                          <w:rPr>
                            <w:rFonts w:ascii="Times New Roman" w:hAnsi="Times New Roman" w:eastAsia="方正仿宋_GBK" w:cs="Times New Roman"/>
                            <w:b w:val="0"/>
                            <w:i w:val="0"/>
                            <w:iCs w:val="0"/>
                          </w:rPr>
                          <m:t>min</m:t>
                        </m:r>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plan</m:t>
                            </m:r>
                          </m:sub>
                        </m:sSub>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m:t>
                            </m:r>
                          </m:sup>
                          <m:e>
                            <m:r>
                              <m:rPr>
                                <m:nor/>
                                <m:sty m:val="p"/>
                              </m:rPr>
                              <w:rPr>
                                <w:rFonts w:ascii="Times New Roman" w:hAnsi="Times New Roman" w:eastAsia="方正仿宋_GBK" w:cs="Times New Roman"/>
                                <w:b w:val="0"/>
                                <w:i w:val="0"/>
                                <w:iCs w:val="0"/>
                              </w:rPr>
                              <m:t>[</m:t>
                            </m:r>
                          </m:e>
                        </m:nary>
                      </m:e>
                      <m:e>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B</m:t>
                            </m:r>
                          </m:sub>
                        </m:sSub>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e>
                    </m:mr>
                    <m:mr>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e>
                    </m:mr>
                  </m:m>
                </m:oMath>
              </m:oMathPara>
            </w:del>
          </w:p>
        </w:tc>
        <w:tc>
          <w:tcPr>
            <w:tcW w:w="737" w:type="dxa"/>
            <w:tcMar>
              <w:top w:w="0" w:type="dxa"/>
              <w:left w:w="0" w:type="dxa"/>
              <w:bottom w:w="0" w:type="dxa"/>
              <w:right w:w="0" w:type="dxa"/>
            </w:tcMar>
            <w:vAlign w:val="center"/>
          </w:tcPr>
          <w:p w14:paraId="1EB02F55">
            <w:pPr>
              <w:keepNext/>
              <w:spacing w:before="0" w:after="0"/>
              <w:ind w:left="0" w:leftChars="0" w:right="0" w:rightChars="0" w:firstLine="0" w:firstLineChars="0"/>
              <w:jc w:val="right"/>
              <w:rPr>
                <w:del w:id="3652" w:author="xh" w:date="2026-10-19T10:02:12+08:00"/>
              </w:rPr>
            </w:pPr>
            <w:del w:id="3653" w:author="xh" w:date="2026-10-19T10:02:12+08:00">
              <w:r>
                <w:rPr>
                  <w:rFonts w:ascii="Times New Roman" w:hAnsi="Times New Roman" w:eastAsia="方正仿宋_GBK"/>
                  <w:b w:val="0"/>
                  <w:sz w:val="18"/>
                </w:rPr>
                <w:delText>（5-9）</w:delText>
              </w:r>
            </w:del>
          </w:p>
        </w:tc>
      </w:tr>
      <w:tr>
        <w:trPr>
          <w:cantSplit/>
          <w:ins w:id="3654" w:author="xh" w:date="2026-10-19T10:02:12+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3655" w:author="xh" w:date="2026-10-19T10:02:12+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3656" w:author="xh" w:date="2026-10-19T10:02:12+08:00"/>
              </w:rPr>
            </w:pPr>
            <w:ins w:id="3657" w:author="xh" w:date="2026-10-19T10:02:12+08:00">
              <m:oMath>
                <m:m>
                  <m:mPr>
                    <m:baseJc m:val="center"/>
                    <m:plcHide m:val="1"/>
                    <m:mcs>
                      <m:mc>
                        <m:mcPr>
                          <m:mcJc m:val="right"/>
                          <m:count m:val="1"/>
                        </m:mcPr>
                      </m:mc>
                      <m:mc>
                        <m:mcPr>
                          <m:mcJc m:val="left"/>
                          <m:count m:val="1"/>
                        </m:mcPr>
                      </m:mc>
                    </m:mcs>
                  </m:mPr>
                  <m:mr>
                    <m:e>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e>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3658" w:author="xh" w:date="2026-10-19T10:02:12+08:00"/>
              </w:rPr>
            </w:pPr>
            <w:ins w:id="3659" w:author="xh" w:date="2026-10-19T10:02:12+08:00">
              <w:r>
                <w:rPr>
                  <w:rFonts w:ascii="Times New Roman" w:hAnsi="Times New Roman" w:eastAsia="方正仿宋_GBK"/>
                  <w:b w:val="0"/>
                  <w:sz w:val="18"/>
                </w:rPr>
                <w:t>（5-9）</w:t>
              </w:r>
            </w:ins>
          </w:p>
        </w:tc>
      </w:tr>
    </w:tbl>
    <w:p w14:paraId="4218D904">
      <w:pPr>
        <w:pStyle w:val="115"/>
        <w:widowControl/>
        <w:spacing w:before="0" w:after="0" w:line="348" w:lineRule="exact"/>
        <w:ind w:left="0" w:leftChars="0" w:right="0" w:rightChars="0" w:firstLine="0" w:firstLineChars="0" w:hanging="0" w:hangingChars="0" w:start="0" w:end="0" w:startChars="0" w:endChars="0"/>
        <w:jc w:val="both"/>
        <w:pPrChange w:id="28337" w:author="xh" w:date="2026-10-19T10:02:52+08:00">
          <w:pPr>
            <w:pStyle w:val="115"/>
            <w:widowControl/>
            <w:spacing w:before="0" w:after="0" w:line="348" w:lineRule="exact"/>
            <w:ind w:left="0" w:leftChars="0" w:right="0" w:rightChars="0" w:firstLine="0" w:firstLineChars="0"/>
            <w:jc w:val="both"/>
          </w:pPr>
        </w:pPrChange>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分别为当年新增主变、储能及联络建设投资，</w:t>
      </w:r>
      <m:oMath>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为相应费用现值因子。供电裕度作为技术约束。相同费用附近可能存在多种可行设备组合。</w:t>
      </w:r>
    </w:p>
    <w:p w14:paraId="463B0C86">
      <w:pPr>
        <w:pStyle w:val="5"/>
        <w:keepNext/>
        <w:numPr>
          <w:ilvl w:val="0"/>
          <w:numId w:val="0"/>
        </w:numPr>
        <w:spacing w:before="160" w:after="120" w:line="390" w:lineRule="exact"/>
        <w:ind w:firstLine="0"/>
      </w:pPr>
      <w:bookmarkStart w:id="193" w:name="三类措施的约束寻优流程"/>
      <w:r>
        <w:rPr>
          <w:rFonts w:ascii="Times New Roman" w:hAnsi="Times New Roman" w:eastAsia="方正仿宋_GBK"/>
          <w:b/>
          <w:sz w:val="26"/>
        </w:rPr>
        <w:t>5.3.3 三类措施的约束寻优流程</w:t>
      </w:r>
      <w:bookmarkEnd w:id="193"/>
    </w:p>
    <w:p w14:paraId="35002D64">
      <w:pPr>
        <w:pStyle w:val="115"/>
        <w:widowControl/>
        <w:spacing w:before="0" w:after="0" w:line="348" w:lineRule="exact"/>
        <w:ind w:firstLine="480"/>
        <w:jc w:val="both"/>
      </w:pPr>
      <w:r>
        <w:rPr>
          <w:rFonts w:ascii="Times New Roman" w:hAnsi="Times New Roman" w:eastAsia="方正仿宋_GBK"/>
          <w:b w:val="0"/>
          <w:sz w:val="24"/>
        </w:rPr>
        <w:t xml:space="preserve">计算结果按</w:t>
      </w:r>
      <w:ins w:id="3660" w:author="xh" w:date="2026-10-19T10:03:31+08:00">
        <w:r>
          <w:rPr>
            <w:rFonts w:ascii="Times New Roman" w:hAnsi="Times New Roman" w:eastAsia="方正仿宋_GBK"/>
            <w:b w:val="0"/>
            <w:sz w:val="24"/>
          </w:rPr>
          <w:t xml:space="preserve">年度</w:t>
        </w:r>
      </w:ins>
      <w:r>
        <w:rPr>
          <w:rFonts w:ascii="Times New Roman" w:hAnsi="Times New Roman" w:eastAsia="方正仿宋_GBK"/>
          <w:b w:val="0"/>
          <w:sz w:val="24"/>
        </w:rPr>
        <w:t xml:space="preserve">设备</w:t>
      </w:r>
      <w:ins w:id="3661" w:author="xh" w:date="2026-10-19T10:03:31+08:00">
        <w:r>
          <w:rPr>
            <w:rFonts w:ascii="Times New Roman" w:hAnsi="Times New Roman" w:eastAsia="方正仿宋_GBK"/>
            <w:b w:val="0"/>
            <w:sz w:val="24"/>
          </w:rPr>
          <w:t xml:space="preserve">承接</w:t>
        </w:r>
      </w:ins>
      <w:del w:id="3662" w:author="xh" w:date="2026-10-19T10:03:31+08:00">
        <w:r>
          <w:rPr>
            <w:rFonts w:ascii="Times New Roman" w:hAnsi="Times New Roman" w:eastAsia="方正仿宋_GBK"/>
            <w:b w:val="0"/>
            <w:sz w:val="24"/>
          </w:rPr>
          <w:delText xml:space="preserve">状态</w:delText>
        </w:r>
      </w:del>
      <w:r>
        <w:rPr>
          <w:rFonts w:ascii="Times New Roman" w:hAnsi="Times New Roman" w:eastAsia="方正仿宋_GBK"/>
          <w:b w:val="0"/>
          <w:sz w:val="24"/>
        </w:rPr>
        <w:t xml:space="preserve">、容量非减、</w:t>
      </w:r>
      <w:ins w:id="3663" w:author="xh" w:date="2026-10-19T10:03:31+08:00">
        <w:r>
          <w:rPr>
            <w:rFonts w:ascii="Times New Roman" w:hAnsi="Times New Roman" w:eastAsia="方正仿宋_GBK"/>
            <w:b w:val="0"/>
            <w:sz w:val="24"/>
          </w:rPr>
          <w:t xml:space="preserve">区段</w:t>
        </w:r>
      </w:ins>
      <w:r>
        <w:rPr>
          <w:rFonts w:ascii="Times New Roman" w:hAnsi="Times New Roman" w:eastAsia="方正仿宋_GBK"/>
          <w:b w:val="0"/>
          <w:sz w:val="24"/>
        </w:rPr>
        <w:t xml:space="preserve">功率平衡、</w:t>
      </w:r>
      <w:ins w:id="3664" w:author="xh" w:date="2026-10-19T10:03:31+08:00">
        <w:r>
          <w:rPr>
            <w:rFonts w:ascii="Times New Roman" w:hAnsi="Times New Roman" w:eastAsia="方正仿宋_GBK"/>
            <w:b w:val="0"/>
            <w:sz w:val="24"/>
          </w:rPr>
          <w:t xml:space="preserve">既有转供上限、共享</w:t>
        </w:r>
      </w:ins>
      <w:r>
        <w:rPr>
          <w:rFonts w:ascii="Times New Roman" w:hAnsi="Times New Roman" w:eastAsia="方正仿宋_GBK"/>
          <w:b w:val="0"/>
          <w:sz w:val="24"/>
        </w:rPr>
        <w:t xml:space="preserve">馈线</w:t>
      </w:r>
      <w:del w:id="3665" w:author="xh" w:date="2026-10-19T10:03:31+08:00">
        <w:r>
          <w:rPr>
            <w:rFonts w:ascii="Times New Roman" w:hAnsi="Times New Roman" w:eastAsia="方正仿宋_GBK"/>
            <w:b w:val="0"/>
            <w:sz w:val="24"/>
          </w:rPr>
          <w:delText xml:space="preserve">共享</w:delText>
        </w:r>
      </w:del>
      <w:r>
        <w:rPr>
          <w:rFonts w:ascii="Times New Roman" w:hAnsi="Times New Roman" w:eastAsia="方正仿宋_GBK"/>
          <w:b w:val="0"/>
          <w:sz w:val="24"/>
        </w:rPr>
        <w:t xml:space="preserve">余量</w:t>
      </w:r>
      <w:ins w:id="3666" w:author="xh" w:date="2026-10-19T10:03:31+08:00">
        <w:r>
          <w:rPr>
            <w:rFonts w:ascii="Times New Roman" w:hAnsi="Times New Roman" w:eastAsia="方正仿宋_GBK"/>
            <w:b w:val="0"/>
            <w:sz w:val="24"/>
          </w:rPr>
          <w:t xml:space="preserve">及</w:t>
        </w:r>
      </w:ins>
      <w:del w:id="3667" w:author="xh" w:date="2026-10-19T10:03:31+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接收站</w:t>
      </w:r>
      <w:ins w:id="3668" w:author="xh" w:date="2026-10-19T10:03:31+08:00">
        <w:r>
          <w:rPr>
            <w:rFonts w:ascii="Times New Roman" w:hAnsi="Times New Roman" w:eastAsia="方正仿宋_GBK"/>
            <w:b w:val="0"/>
            <w:sz w:val="24"/>
          </w:rPr>
          <w:t xml:space="preserve">主变</w:t>
        </w:r>
      </w:ins>
      <w:r>
        <w:rPr>
          <w:rFonts w:ascii="Times New Roman" w:hAnsi="Times New Roman" w:eastAsia="方正仿宋_GBK"/>
          <w:b w:val="0"/>
          <w:sz w:val="24"/>
        </w:rPr>
        <w:t xml:space="preserve">容量</w:t>
      </w:r>
      <w:del w:id="3669" w:author="xh" w:date="2026-10-19T10:03:31+08:00">
        <w:r>
          <w:rPr>
            <w:rFonts w:ascii="Times New Roman" w:hAnsi="Times New Roman" w:eastAsia="方正仿宋_GBK"/>
            <w:b w:val="0"/>
            <w:sz w:val="24"/>
          </w:rPr>
          <w:delText xml:space="preserve">及费用分项</w:delText>
        </w:r>
      </w:del>
      <w:r>
        <w:rPr>
          <w:rFonts w:ascii="Times New Roman" w:hAnsi="Times New Roman" w:eastAsia="方正仿宋_GBK"/>
          <w:b w:val="0"/>
          <w:sz w:val="24"/>
        </w:rPr>
        <w:t xml:space="preserve">逐项复核，</w:t>
      </w:r>
      <w:ins w:id="3670" w:author="xh" w:date="2026-10-19T10:03:31+08:00">
        <w:r>
          <w:rPr>
            <w:rFonts w:ascii="Times New Roman" w:hAnsi="Times New Roman" w:eastAsia="方正仿宋_GBK"/>
            <w:b w:val="0"/>
            <w:sz w:val="24"/>
          </w:rPr>
          <w:t xml:space="preserve">再</w:t>
        </w:r>
      </w:ins>
      <w:del w:id="3671" w:author="xh" w:date="2026-10-19T10:03:31+08:00">
        <w:r>
          <w:rPr>
            <w:rFonts w:ascii="Times New Roman" w:hAnsi="Times New Roman" w:eastAsia="方正仿宋_GBK"/>
            <w:b w:val="0"/>
            <w:sz w:val="24"/>
          </w:rPr>
          <w:delText xml:space="preserve">并</w:delText>
        </w:r>
      </w:del>
      <w:r>
        <w:rPr>
          <w:rFonts w:ascii="Times New Roman" w:hAnsi="Times New Roman" w:eastAsia="方正仿宋_GBK"/>
          <w:b w:val="0"/>
          <w:sz w:val="24"/>
        </w:rPr>
        <w:t xml:space="preserve">以</w:t>
      </w:r>
      <w:ins w:id="3672" w:author="xh" w:date="2026-10-19T10:03:31+08:00">
        <w:r>
          <w:rPr>
            <w:rFonts w:ascii="Times New Roman" w:hAnsi="Times New Roman" w:eastAsia="方正仿宋_GBK"/>
            <w:b w:val="0"/>
            <w:sz w:val="24"/>
          </w:rPr>
          <w:t xml:space="preserve">固定区段预案回代</w:t>
        </w:r>
      </w:ins>
      <w:del w:id="3673" w:author="xh" w:date="2026-10-19T10:03:31+08:00">
        <w:r>
          <w:rPr>
            <w:rFonts w:ascii="Times New Roman" w:hAnsi="Times New Roman" w:eastAsia="方正仿宋_GBK"/>
            <w:b w:val="0"/>
            <w:sz w:val="24"/>
          </w:rPr>
          <w:delText xml:space="preserve">独立网络算法检查</w:delText>
        </w:r>
      </w:del>
      <w:r>
        <w:rPr>
          <w:rFonts w:ascii="Times New Roman" w:hAnsi="Times New Roman" w:eastAsia="方正仿宋_GBK"/>
          <w:b w:val="0"/>
          <w:sz w:val="24"/>
        </w:rPr>
        <w:t xml:space="preserve">各</w:t>
      </w:r>
      <w:ins w:id="3674" w:author="xh" w:date="2026-10-19T10:03:31+08:00">
        <w:r>
          <w:rPr>
            <w:rFonts w:ascii="Times New Roman" w:hAnsi="Times New Roman" w:eastAsia="方正仿宋_GBK"/>
            <w:b w:val="0"/>
            <w:sz w:val="24"/>
          </w:rPr>
          <w:t xml:space="preserve">年8760小时正常与故障</w:t>
        </w:r>
      </w:ins>
      <w:del w:id="3675" w:author="xh" w:date="2026-10-19T10:03:31+08:00">
        <w:r>
          <w:rPr>
            <w:rFonts w:ascii="Times New Roman" w:hAnsi="Times New Roman" w:eastAsia="方正仿宋_GBK"/>
            <w:b w:val="0"/>
            <w:sz w:val="24"/>
          </w:rPr>
          <w:delText xml:space="preserve">静态</w:delText>
        </w:r>
      </w:del>
      <w:r>
        <w:rPr>
          <w:rFonts w:ascii="Times New Roman" w:hAnsi="Times New Roman" w:eastAsia="方正仿宋_GBK"/>
          <w:b w:val="0"/>
          <w:sz w:val="24"/>
        </w:rPr>
        <w:t xml:space="preserve">工况</w:t>
      </w:r>
      <w:del w:id="3676" w:author="xh" w:date="2026-10-19T10:03:31+08:00">
        <w:r>
          <w:rPr>
            <w:rFonts w:ascii="Times New Roman" w:hAnsi="Times New Roman" w:eastAsia="方正仿宋_GBK"/>
            <w:b w:val="0"/>
            <w:sz w:val="24"/>
          </w:rPr>
          <w:delText xml:space="preserve">的可行性</w:delText>
        </w:r>
      </w:del>
      <w:r>
        <w:rPr>
          <w:rFonts w:ascii="Times New Roman" w:hAnsi="Times New Roman" w:eastAsia="方正仿宋_GBK"/>
          <w:b w:val="0"/>
          <w:sz w:val="24"/>
        </w:rPr>
        <w:t xml:space="preserve">。</w:t>
      </w:r>
    </w:p>
    <w:p w14:paraId="7643B2A7">
      <w:pPr>
        <w:pStyle w:val="2"/>
        <w:widowControl/>
        <w:spacing w:before="0" w:after="0" w:line="348" w:lineRule="exact"/>
        <w:ind w:firstLine="480"/>
        <w:jc w:val="both"/>
      </w:pPr>
      <w:r>
        <w:rPr>
          <w:rFonts w:ascii="Times New Roman" w:hAnsi="Times New Roman" w:eastAsia="方正仿宋_GBK"/>
          <w:b w:val="0"/>
          <w:sz w:val="24"/>
        </w:rPr>
        <w:t>正文比较通过设备与网络约束校核的可行方案，费用对应所列建设配置。</w:t>
      </w:r>
    </w:p>
    <w:p w14:paraId="114EA760">
      <w:pPr>
        <w:pStyle w:val="2"/>
        <w:widowControl/>
        <w:spacing w:before="0" w:after="0" w:line="348" w:lineRule="exact"/>
        <w:ind w:firstLine="480"/>
        <w:jc w:val="both"/>
      </w:pPr>
      <w:r>
        <w:rPr>
          <w:rFonts w:ascii="Times New Roman" w:hAnsi="Times New Roman" w:eastAsia="方正仿宋_GBK"/>
          <w:b w:val="0"/>
          <w:sz w:val="24"/>
        </w:rPr>
        <w:t xml:space="preserve">逐年</w:t>
      </w:r>
      <w:ins w:id="3677" w:author="xh" w:date="2026-10-19T10:04:11+08:00">
        <w:r>
          <w:rPr>
            <w:rFonts w:ascii="Times New Roman" w:hAnsi="Times New Roman" w:eastAsia="方正仿宋_GBK"/>
            <w:b w:val="0"/>
            <w:sz w:val="24"/>
          </w:rPr>
          <w:t xml:space="preserve">比选</w:t>
        </w:r>
      </w:ins>
      <w:del w:id="3678" w:author="xh" w:date="2026-10-19T10:04:11+08:00">
        <w:r>
          <w:rPr>
            <w:rFonts w:ascii="Times New Roman" w:hAnsi="Times New Roman" w:eastAsia="方正仿宋_GBK"/>
            <w:b w:val="0"/>
            <w:sz w:val="24"/>
          </w:rPr>
          <w:delText xml:space="preserve">寻优</w:delText>
        </w:r>
      </w:del>
      <w:r>
        <w:rPr>
          <w:rFonts w:ascii="Times New Roman" w:hAnsi="Times New Roman" w:eastAsia="方正仿宋_GBK"/>
          <w:b w:val="0"/>
          <w:sz w:val="24"/>
        </w:rPr>
        <w:t xml:space="preserve">先载入</w:t>
      </w:r>
      <w:ins w:id="3679" w:author="xh" w:date="2026-10-19T10:04:11+08:00">
        <w:r>
          <w:rPr>
            <w:rFonts w:ascii="Times New Roman" w:hAnsi="Times New Roman" w:eastAsia="方正仿宋_GBK"/>
            <w:b w:val="0"/>
            <w:sz w:val="24"/>
          </w:rPr>
          <w:t xml:space="preserve">2021年</w:t>
        </w:r>
      </w:ins>
      <w:r>
        <w:rPr>
          <w:rFonts w:ascii="Times New Roman" w:hAnsi="Times New Roman" w:eastAsia="方正仿宋_GBK"/>
          <w:b w:val="0"/>
          <w:sz w:val="24"/>
        </w:rPr>
        <w:t xml:space="preserve">共同</w:t>
      </w:r>
      <w:ins w:id="3680" w:author="xh" w:date="2026-10-19T10:04:11+08:00">
        <w:r>
          <w:rPr>
            <w:rFonts w:ascii="Times New Roman" w:hAnsi="Times New Roman" w:eastAsia="方正仿宋_GBK"/>
            <w:b w:val="0"/>
            <w:sz w:val="24"/>
          </w:rPr>
          <w:t xml:space="preserve">基期</w:t>
        </w:r>
      </w:ins>
      <w:del w:id="3681" w:author="xh" w:date="2026-10-19T10:04:11+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设备</w:t>
      </w:r>
      <w:ins w:id="3682" w:author="xh" w:date="2026-10-19T10:04:11+08:00">
        <w:r>
          <w:rPr>
            <w:rFonts w:ascii="Times New Roman" w:hAnsi="Times New Roman" w:eastAsia="方正仿宋_GBK"/>
            <w:b w:val="0"/>
            <w:sz w:val="24"/>
          </w:rPr>
          <w:t xml:space="preserve">，2022</w:t>
        </w:r>
      </w:ins>
      <w:del w:id="3683" w:author="xh" w:date="2026-10-19T10:04:11+08:00">
        <w:r>
          <w:rPr>
            <w:rFonts w:ascii="Times New Roman" w:hAnsi="Times New Roman" w:eastAsia="方正仿宋_GBK"/>
            <w:b w:val="0"/>
            <w:sz w:val="24"/>
          </w:rPr>
          <w:delText xml:space="preserve">和实际</w:delText>
        </w:r>
      </w:del>
      <w:r>
        <w:rPr>
          <w:rFonts w:ascii="Times New Roman" w:hAnsi="Times New Roman" w:eastAsia="方正仿宋_GBK"/>
          <w:b w:val="0"/>
          <w:sz w:val="24"/>
        </w:rPr>
        <w:t xml:space="preserve">年</w:t>
      </w:r>
      <w:ins w:id="3684" w:author="xh" w:date="2026-10-19T10:04:11+08:00">
        <w:r>
          <w:rPr>
            <w:rFonts w:ascii="Times New Roman" w:hAnsi="Times New Roman" w:eastAsia="方正仿宋_GBK"/>
            <w:b w:val="0"/>
            <w:sz w:val="24"/>
          </w:rPr>
          <w:t xml:space="preserve">起每年固定已投运资产，载入当年</w:t>
        </w:r>
      </w:ins>
      <w:del w:id="3685" w:author="xh" w:date="2026-10-19T10:04:11+08:00">
        <w:r>
          <w:rPr>
            <w:rFonts w:ascii="Times New Roman" w:hAnsi="Times New Roman" w:eastAsia="方正仿宋_GBK"/>
            <w:b w:val="0"/>
            <w:sz w:val="24"/>
          </w:rPr>
          <w:delText xml:space="preserve">度</w:delText>
        </w:r>
      </w:del>
      <w:r>
        <w:rPr>
          <w:rFonts w:ascii="Times New Roman" w:hAnsi="Times New Roman" w:eastAsia="方正仿宋_GBK"/>
          <w:b w:val="0"/>
          <w:sz w:val="24"/>
        </w:rPr>
        <w:t xml:space="preserve">负荷</w:t>
      </w:r>
      <w:ins w:id="3686" w:author="xh" w:date="2026-10-19T10:04:11+08:00">
        <w:r>
          <w:rPr>
            <w:rFonts w:ascii="Times New Roman" w:hAnsi="Times New Roman" w:eastAsia="方正仿宋_GBK"/>
            <w:b w:val="0"/>
            <w:sz w:val="24"/>
          </w:rPr>
          <w:t xml:space="preserve">与光伏</w:t>
        </w:r>
      </w:ins>
      <w:r>
        <w:rPr>
          <w:rFonts w:ascii="Times New Roman" w:hAnsi="Times New Roman" w:eastAsia="方正仿宋_GBK"/>
          <w:b w:val="0"/>
          <w:sz w:val="24"/>
        </w:rPr>
        <w:t xml:space="preserve">，</w:t>
      </w:r>
      <w:ins w:id="3687" w:author="xh" w:date="2026-10-19T10:04:11+08:00">
        <w:r>
          <w:rPr>
            <w:rFonts w:ascii="Times New Roman" w:hAnsi="Times New Roman" w:eastAsia="方正仿宋_GBK"/>
            <w:b w:val="0"/>
            <w:sz w:val="24"/>
          </w:rPr>
          <w:t xml:space="preserve">选择</w:t>
        </w:r>
      </w:ins>
      <w:del w:id="3688" w:author="xh" w:date="2026-10-19T10:04:11+08:00">
        <w:r>
          <w:rPr>
            <w:rFonts w:ascii="Times New Roman" w:hAnsi="Times New Roman" w:eastAsia="方正仿宋_GBK"/>
            <w:b w:val="0"/>
            <w:sz w:val="24"/>
          </w:rPr>
          <w:delText xml:space="preserve">再建立</w:delText>
        </w:r>
      </w:del>
      <w:r>
        <w:rPr>
          <w:rFonts w:ascii="Times New Roman" w:hAnsi="Times New Roman" w:eastAsia="方正仿宋_GBK"/>
          <w:b w:val="0"/>
          <w:sz w:val="24"/>
        </w:rPr>
        <w:t xml:space="preserve">允许的主变</w:t>
      </w:r>
      <w:ins w:id="3689" w:author="xh" w:date="2026-10-19T10:04:11+08:00">
        <w:r>
          <w:rPr>
            <w:rFonts w:ascii="Times New Roman" w:hAnsi="Times New Roman" w:eastAsia="方正仿宋_GBK"/>
            <w:b w:val="0"/>
            <w:sz w:val="24"/>
          </w:rPr>
          <w:t xml:space="preserve">更换</w:t>
        </w:r>
      </w:ins>
      <w:del w:id="3690" w:author="xh" w:date="2026-10-19T10:04:11+08:00">
        <w:r>
          <w:rPr>
            <w:rFonts w:ascii="Times New Roman" w:hAnsi="Times New Roman" w:eastAsia="方正仿宋_GBK"/>
            <w:b w:val="0"/>
            <w:sz w:val="24"/>
          </w:rPr>
          <w:delText xml:space="preserve">规格</w:delText>
        </w:r>
      </w:del>
      <w:r>
        <w:rPr>
          <w:rFonts w:ascii="Times New Roman" w:hAnsi="Times New Roman" w:eastAsia="方正仿宋_GBK"/>
          <w:b w:val="0"/>
          <w:sz w:val="24"/>
        </w:rPr>
        <w:t xml:space="preserve">、扩建</w:t>
      </w:r>
      <w:del w:id="3691" w:author="xh" w:date="2026-10-19T10:04:11+08:00">
        <w:r>
          <w:rPr>
            <w:rFonts w:ascii="Times New Roman" w:hAnsi="Times New Roman" w:eastAsia="方正仿宋_GBK"/>
            <w:b w:val="0"/>
            <w:sz w:val="24"/>
          </w:rPr>
          <w:delText xml:space="preserve">位置</w:delText>
        </w:r>
      </w:del>
      <w:r>
        <w:rPr>
          <w:rFonts w:ascii="Times New Roman" w:hAnsi="Times New Roman" w:eastAsia="方正仿宋_GBK"/>
          <w:b w:val="0"/>
          <w:sz w:val="24"/>
        </w:rPr>
        <w:t xml:space="preserve">、储能</w:t>
      </w:r>
      <w:ins w:id="3692" w:author="xh" w:date="2026-10-19T10:04:11+08:00">
        <w:r>
          <w:rPr>
            <w:rFonts w:ascii="Times New Roman" w:hAnsi="Times New Roman" w:eastAsia="方正仿宋_GBK"/>
            <w:b w:val="0"/>
            <w:sz w:val="24"/>
          </w:rPr>
          <w:t xml:space="preserve">和</w:t>
        </w:r>
      </w:ins>
      <w:del w:id="3693" w:author="xh" w:date="2026-10-19T10:04:11+08:00">
        <w:r>
          <w:rPr>
            <w:rFonts w:ascii="Times New Roman" w:hAnsi="Times New Roman" w:eastAsia="方正仿宋_GBK"/>
            <w:b w:val="0"/>
            <w:sz w:val="24"/>
          </w:rPr>
          <w:delText xml:space="preserve">柜数与</w:delText>
        </w:r>
      </w:del>
      <w:r>
        <w:rPr>
          <w:rFonts w:ascii="Times New Roman" w:hAnsi="Times New Roman" w:eastAsia="方正仿宋_GBK"/>
          <w:b w:val="0"/>
          <w:sz w:val="24"/>
        </w:rPr>
        <w:t xml:space="preserve">联络</w:t>
      </w:r>
      <w:ins w:id="3694" w:author="xh" w:date="2026-10-19T10:04:11+08:00">
        <w:r>
          <w:rPr>
            <w:rFonts w:ascii="Times New Roman" w:hAnsi="Times New Roman" w:eastAsia="方正仿宋_GBK"/>
            <w:b w:val="0"/>
            <w:sz w:val="24"/>
          </w:rPr>
          <w:t xml:space="preserve">工程</w:t>
        </w:r>
      </w:ins>
      <w:del w:id="3695" w:author="xh" w:date="2026-10-19T10:04:11+08:00">
        <w:r>
          <w:rPr>
            <w:rFonts w:ascii="Times New Roman" w:hAnsi="Times New Roman" w:eastAsia="方正仿宋_GBK"/>
            <w:b w:val="0"/>
            <w:sz w:val="24"/>
          </w:rPr>
          <w:delText xml:space="preserve">投运状态</w:delText>
        </w:r>
      </w:del>
      <w:r>
        <w:rPr>
          <w:rFonts w:ascii="Times New Roman" w:hAnsi="Times New Roman" w:eastAsia="方正仿宋_GBK"/>
          <w:b w:val="0"/>
          <w:sz w:val="24"/>
        </w:rPr>
        <w:t xml:space="preserve">。正常</w:t>
      </w:r>
      <w:ins w:id="3696" w:author="xh" w:date="2026-10-19T10:04:11+08:00">
        <w:r>
          <w:rPr>
            <w:rFonts w:ascii="Times New Roman" w:hAnsi="Times New Roman" w:eastAsia="方正仿宋_GBK"/>
            <w:b w:val="0"/>
            <w:sz w:val="24"/>
          </w:rPr>
          <w:t xml:space="preserve">供区与故障追加切换</w:t>
        </w:r>
      </w:ins>
      <w:del w:id="3697" w:author="xh" w:date="2026-10-19T10:04:11+08:00">
        <w:r>
          <w:rPr>
            <w:rFonts w:ascii="Times New Roman" w:hAnsi="Times New Roman" w:eastAsia="方正仿宋_GBK"/>
            <w:b w:val="0"/>
            <w:sz w:val="24"/>
          </w:rPr>
          <w:delText xml:space="preserve">和各站最大单台主变N-1</w:delText>
        </w:r>
      </w:del>
      <w:r>
        <w:rPr>
          <w:rFonts w:ascii="Times New Roman" w:hAnsi="Times New Roman" w:eastAsia="方正仿宋_GBK"/>
          <w:b w:val="0"/>
          <w:sz w:val="24"/>
        </w:rPr>
        <w:t xml:space="preserve">分别</w:t>
      </w:r>
      <w:ins w:id="3698" w:author="xh" w:date="2026-10-19T10:04:11+08:00">
        <w:r>
          <w:rPr>
            <w:rFonts w:ascii="Times New Roman" w:hAnsi="Times New Roman" w:eastAsia="方正仿宋_GBK"/>
            <w:b w:val="0"/>
            <w:sz w:val="24"/>
          </w:rPr>
          <w:t xml:space="preserve">为全年固定预案</w:t>
        </w:r>
      </w:ins>
      <w:del w:id="3699" w:author="xh" w:date="2026-10-19T10:04:11+08:00">
        <w:r>
          <w:rPr>
            <w:rFonts w:ascii="Times New Roman" w:hAnsi="Times New Roman" w:eastAsia="方正仿宋_GBK"/>
            <w:b w:val="0"/>
            <w:sz w:val="24"/>
          </w:rPr>
          <w:delText xml:space="preserve">使用同一套建设状态</w:delText>
        </w:r>
      </w:del>
      <w:r>
        <w:rPr>
          <w:rFonts w:ascii="Times New Roman" w:hAnsi="Times New Roman" w:eastAsia="方正仿宋_GBK"/>
          <w:b w:val="0"/>
          <w:sz w:val="24"/>
        </w:rPr>
        <w:t xml:space="preserve">，</w:t>
      </w:r>
      <w:del w:id="3700" w:author="xh" w:date="2026-10-19T10:04:11+08:00">
        <w:r>
          <w:rPr>
            <w:rFonts w:ascii="Times New Roman" w:hAnsi="Times New Roman" w:eastAsia="方正仿宋_GBK"/>
            <w:b w:val="0"/>
            <w:sz w:val="24"/>
          </w:rPr>
          <w:delText xml:space="preserve">运行转接变量随工况变化。</w:delText>
        </w:r>
      </w:del>
      <w:r>
        <w:rPr>
          <w:rFonts w:ascii="Times New Roman" w:hAnsi="Times New Roman" w:eastAsia="方正仿宋_GBK"/>
          <w:b w:val="0"/>
          <w:sz w:val="24"/>
        </w:rPr>
        <w:t xml:space="preserve">投运设备在后续年份持续在役。</w:t>
      </w:r>
    </w:p>
    <w:p w14:paraId="1985A058">
      <w:pPr>
        <w:pStyle w:val="2"/>
        <w:widowControl/>
        <w:spacing w:before="0" w:after="0" w:line="348" w:lineRule="exact"/>
        <w:ind w:firstLine="480"/>
        <w:jc w:val="both"/>
      </w:pPr>
      <w:r>
        <w:rPr>
          <w:rFonts w:ascii="Times New Roman" w:hAnsi="Times New Roman" w:eastAsia="方正仿宋_GBK"/>
          <w:b w:val="0"/>
          <w:sz w:val="24"/>
        </w:rPr>
        <w:t xml:space="preserve">设备选择</w:t>
      </w:r>
      <w:ins w:id="3701" w:author="xh" w:date="2026-10-19T10:04:50+08:00">
        <w:r>
          <w:rPr>
            <w:rFonts w:ascii="Times New Roman" w:hAnsi="Times New Roman" w:eastAsia="方正仿宋_GBK"/>
            <w:b w:val="0"/>
            <w:sz w:val="24"/>
          </w:rPr>
          <w:t xml:space="preserve">、储能柜数及源荷区段切换数</w:t>
        </w:r>
      </w:ins>
      <w:del w:id="3702" w:author="xh" w:date="2026-10-19T10:04:50+08:00">
        <w:r>
          <w:rPr>
            <w:rFonts w:ascii="Times New Roman" w:hAnsi="Times New Roman" w:eastAsia="方正仿宋_GBK"/>
            <w:b w:val="0"/>
            <w:sz w:val="24"/>
          </w:rPr>
          <w:delText xml:space="preserve">和投运状态</w:delText>
        </w:r>
      </w:del>
      <w:r>
        <w:rPr>
          <w:rFonts w:ascii="Times New Roman" w:hAnsi="Times New Roman" w:eastAsia="方正仿宋_GBK"/>
          <w:b w:val="0"/>
          <w:sz w:val="24"/>
        </w:rPr>
        <w:t xml:space="preserve">采用整数变量</w:t>
      </w:r>
      <w:del w:id="3703" w:author="xh" w:date="2026-10-19T10:04:50+08:00">
        <w:r>
          <w:rPr>
            <w:rFonts w:ascii="Times New Roman" w:hAnsi="Times New Roman" w:eastAsia="方正仿宋_GBK"/>
            <w:b w:val="0"/>
            <w:sz w:val="24"/>
          </w:rPr>
          <w:delText xml:space="preserve">，转供功率采用连续变量</w:delText>
        </w:r>
      </w:del>
      <w:r>
        <w:rPr>
          <w:rFonts w:ascii="Times New Roman" w:hAnsi="Times New Roman" w:eastAsia="方正仿宋_GBK"/>
          <w:b w:val="0"/>
          <w:sz w:val="24"/>
        </w:rPr>
        <w:t xml:space="preserve">。</w:t>
      </w:r>
      <w:del w:id="3704" w:author="xh" w:date="2026-10-19T10:04:50+08:00">
        <w:r>
          <w:rPr>
            <w:rFonts w:ascii="Times New Roman" w:hAnsi="Times New Roman" w:eastAsia="方正仿宋_GBK"/>
            <w:b w:val="0"/>
            <w:sz w:val="24"/>
          </w:rPr>
          <w:delText xml:space="preserve">费用寻优先形成经济参考，</w:delText>
        </w:r>
      </w:del>
      <w:r>
        <w:rPr>
          <w:rFonts w:ascii="Times New Roman" w:hAnsi="Times New Roman" w:eastAsia="方正仿宋_GBK"/>
          <w:b w:val="0"/>
          <w:sz w:val="24"/>
        </w:rPr>
        <w:t xml:space="preserve">弹性方案</w:t>
      </w:r>
      <w:ins w:id="3705" w:author="xh" w:date="2026-10-19T10:04:50+08:00">
        <w:r>
          <w:rPr>
            <w:rFonts w:ascii="Times New Roman" w:hAnsi="Times New Roman" w:eastAsia="方正仿宋_GBK"/>
            <w:b w:val="0"/>
            <w:sz w:val="24"/>
          </w:rPr>
          <w:t xml:space="preserve">每年先比较新增储能与联络配套费用，</w:t>
        </w:r>
      </w:ins>
      <w:del w:id="3706" w:author="xh" w:date="2026-10-19T10:04:50+08:00">
        <w:r>
          <w:rPr>
            <w:rFonts w:ascii="Times New Roman" w:hAnsi="Times New Roman" w:eastAsia="方正仿宋_GBK"/>
            <w:b w:val="0"/>
            <w:sz w:val="24"/>
          </w:rPr>
          <w:delText xml:space="preserve">再</w:delText>
        </w:r>
      </w:del>
      <w:r>
        <w:rPr>
          <w:rFonts w:ascii="Times New Roman" w:hAnsi="Times New Roman" w:eastAsia="方正仿宋_GBK"/>
          <w:b w:val="0"/>
          <w:sz w:val="24"/>
        </w:rPr>
        <w:t xml:space="preserve">在该</w:t>
      </w:r>
      <w:ins w:id="3707" w:author="xh" w:date="2026-10-19T10:04:50+08:00">
        <w:r>
          <w:rPr>
            <w:rFonts w:ascii="Times New Roman" w:hAnsi="Times New Roman" w:eastAsia="方正仿宋_GBK"/>
            <w:b w:val="0"/>
            <w:sz w:val="24"/>
          </w:rPr>
          <w:t xml:space="preserve">配套费用</w:t>
        </w:r>
      </w:ins>
      <w:r>
        <w:rPr>
          <w:rFonts w:ascii="Times New Roman" w:hAnsi="Times New Roman" w:eastAsia="方正仿宋_GBK"/>
          <w:b w:val="0"/>
          <w:sz w:val="24"/>
        </w:rPr>
        <w:t xml:space="preserve">参考</w:t>
      </w:r>
      <w:ins w:id="3708" w:author="xh" w:date="2026-10-19T10:04:50+08:00">
        <w:r>
          <w:rPr>
            <w:rFonts w:ascii="Times New Roman" w:hAnsi="Times New Roman" w:eastAsia="方正仿宋_GBK"/>
            <w:b w:val="0"/>
            <w:sz w:val="24"/>
          </w:rPr>
          <w:t xml:space="preserve">值</w:t>
        </w:r>
      </w:ins>
      <w:del w:id="3709" w:author="xh" w:date="2026-10-19T10:04:50+08:00">
        <w:r>
          <w:rPr>
            <w:rFonts w:ascii="Times New Roman" w:hAnsi="Times New Roman" w:eastAsia="方正仿宋_GBK"/>
            <w:b w:val="0"/>
            <w:sz w:val="24"/>
          </w:rPr>
          <w:delText xml:space="preserve">费用</w:delText>
        </w:r>
      </w:del>
      <w:r>
        <w:rPr>
          <w:rFonts w:ascii="Times New Roman" w:hAnsi="Times New Roman" w:eastAsia="方正仿宋_GBK"/>
          <w:b w:val="0"/>
          <w:sz w:val="24"/>
        </w:rPr>
        <w:t xml:space="preserve">的1</w:t>
      </w:r>
      <w:ins w:id="3710" w:author="xh" w:date="2026-10-19T10:04:50+08:00">
        <w:r>
          <w:rPr>
            <w:rFonts w:ascii="Times New Roman" w:hAnsi="Times New Roman" w:eastAsia="方正仿宋_GBK"/>
            <w:b w:val="0"/>
            <w:sz w:val="24"/>
          </w:rPr>
          <w:t xml:space="preserve">2</w:t>
        </w:r>
      </w:ins>
      <w:r>
        <w:rPr>
          <w:rFonts w:ascii="Times New Roman" w:hAnsi="Times New Roman" w:eastAsia="方正仿宋_GBK"/>
          <w:b w:val="0"/>
          <w:sz w:val="24"/>
        </w:rPr>
        <w:t xml:space="preserve">0</w:t>
      </w:r>
      <w:del w:id="3711" w:author="xh" w:date="2026-10-19T10:04:50+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%以内</w:t>
      </w:r>
      <w:ins w:id="3712" w:author="xh" w:date="2026-10-19T10:04:50+08:00">
        <w:r>
          <w:rPr>
            <w:rFonts w:ascii="Times New Roman" w:hAnsi="Times New Roman" w:eastAsia="方正仿宋_GBK"/>
            <w:b w:val="0"/>
            <w:sz w:val="24"/>
          </w:rPr>
          <w:t xml:space="preserve">优先减少联络，再</w:t>
        </w:r>
      </w:ins>
      <w:r>
        <w:rPr>
          <w:rFonts w:ascii="Times New Roman" w:hAnsi="Times New Roman" w:eastAsia="方正仿宋_GBK"/>
          <w:b w:val="0"/>
          <w:sz w:val="24"/>
        </w:rPr>
        <w:t xml:space="preserve">比较</w:t>
      </w:r>
      <w:ins w:id="3713" w:author="xh" w:date="2026-10-19T10:04:50+08:00">
        <w:r>
          <w:rPr>
            <w:rFonts w:ascii="Times New Roman" w:hAnsi="Times New Roman" w:eastAsia="方正仿宋_GBK"/>
            <w:b w:val="0"/>
            <w:sz w:val="24"/>
          </w:rPr>
          <w:t xml:space="preserve">总</w:t>
        </w:r>
      </w:ins>
      <w:del w:id="3714" w:author="xh" w:date="2026-10-19T10:04:50+08:00">
        <w:r>
          <w:rPr>
            <w:rFonts w:ascii="Times New Roman" w:hAnsi="Times New Roman" w:eastAsia="方正仿宋_GBK"/>
            <w:b w:val="0"/>
            <w:sz w:val="24"/>
          </w:rPr>
          <w:delText xml:space="preserve">联络工程较少的可行布局，并在联络数量相近时比较</w:delText>
        </w:r>
      </w:del>
      <w:r>
        <w:rPr>
          <w:rFonts w:ascii="Times New Roman" w:hAnsi="Times New Roman" w:eastAsia="方正仿宋_GBK"/>
          <w:b w:val="0"/>
          <w:sz w:val="24"/>
        </w:rPr>
        <w:t xml:space="preserve">费用，形成</w:t>
      </w:r>
      <w:ins w:id="3715" w:author="xh" w:date="2026-10-19T10:04:50+08:00">
        <w:r>
          <w:rPr>
            <w:rFonts w:ascii="Times New Roman" w:hAnsi="Times New Roman" w:eastAsia="方正仿宋_GBK"/>
            <w:b w:val="0"/>
            <w:sz w:val="24"/>
          </w:rPr>
          <w:t xml:space="preserve">逐年</w:t>
        </w:r>
      </w:ins>
      <w:r>
        <w:rPr>
          <w:rFonts w:ascii="Times New Roman" w:hAnsi="Times New Roman" w:eastAsia="方正仿宋_GBK"/>
          <w:b w:val="0"/>
          <w:sz w:val="24"/>
        </w:rPr>
        <w:t xml:space="preserve">工程</w:t>
      </w:r>
      <w:ins w:id="3716" w:author="xh" w:date="2026-10-19T10:04:50+08:00">
        <w:r>
          <w:rPr>
            <w:rFonts w:ascii="Times New Roman" w:hAnsi="Times New Roman" w:eastAsia="方正仿宋_GBK"/>
            <w:b w:val="0"/>
            <w:sz w:val="24"/>
          </w:rPr>
          <w:t xml:space="preserve">可行</w:t>
        </w:r>
      </w:ins>
      <w:del w:id="3717" w:author="xh" w:date="2026-10-19T10:04:50+08:00">
        <w:r>
          <w:rPr>
            <w:rFonts w:ascii="Times New Roman" w:hAnsi="Times New Roman" w:eastAsia="方正仿宋_GBK"/>
            <w:b w:val="0"/>
            <w:sz w:val="24"/>
          </w:rPr>
          <w:delText xml:space="preserve">优选</w:delText>
        </w:r>
      </w:del>
      <w:r>
        <w:rPr>
          <w:rFonts w:ascii="Times New Roman" w:hAnsi="Times New Roman" w:eastAsia="方正仿宋_GBK"/>
          <w:b w:val="0"/>
          <w:sz w:val="24"/>
        </w:rPr>
        <w:t xml:space="preserve">方案</w:t>
      </w:r>
      <w:del w:id="3718" w:author="xh" w:date="2026-10-19T10:04:50+08:00">
        <w:r>
          <w:rPr>
            <w:rFonts w:ascii="Times New Roman" w:hAnsi="Times New Roman" w:eastAsia="方正仿宋_GBK"/>
            <w:b w:val="0"/>
            <w:sz w:val="24"/>
          </w:rPr>
          <w:delText xml:space="preserve">。邳州共同起点采用方案费用为14801.99万元，经济参考为14338.51万元，增加463.48万元，约3%；保留实际容量时分别为7342.18万元和7097.16万元，增加245.02万元，约3%。市区两起点采用方案与经济参考一致</w:delText>
        </w:r>
      </w:del>
      <w:r>
        <w:rPr>
          <w:rFonts w:ascii="Times New Roman" w:hAnsi="Times New Roman" w:eastAsia="方正仿宋_GBK"/>
          <w:b w:val="0"/>
          <w:sz w:val="24"/>
        </w:rPr>
        <w:t xml:space="preserve">。取得配置后，</w:t>
      </w:r>
      <w:ins w:id="3719" w:author="xh" w:date="2026-10-19T10:04:50+08:00">
        <w:r>
          <w:rPr>
            <w:rFonts w:ascii="Times New Roman" w:hAnsi="Times New Roman" w:eastAsia="方正仿宋_GBK"/>
            <w:b w:val="0"/>
            <w:sz w:val="24"/>
          </w:rPr>
          <w:t xml:space="preserve">按主变实际</w:t>
        </w:r>
      </w:ins>
      <w:del w:id="3720" w:author="xh" w:date="2026-10-19T10:04:50+08:00">
        <w:r>
          <w:rPr>
            <w:rFonts w:ascii="Times New Roman" w:hAnsi="Times New Roman" w:eastAsia="方正仿宋_GBK"/>
            <w:b w:val="0"/>
            <w:sz w:val="24"/>
          </w:rPr>
          <w:delText xml:space="preserve">分别汇总年度容量、</w:delText>
        </w:r>
      </w:del>
      <w:r>
        <w:rPr>
          <w:rFonts w:ascii="Times New Roman" w:hAnsi="Times New Roman" w:eastAsia="方正仿宋_GBK"/>
          <w:b w:val="0"/>
          <w:sz w:val="24"/>
        </w:rPr>
        <w:t xml:space="preserve">采购</w:t>
      </w:r>
      <w:del w:id="3721" w:author="xh" w:date="2026-10-19T10:04:50+08:00">
        <w:r>
          <w:rPr>
            <w:rFonts w:ascii="Times New Roman" w:hAnsi="Times New Roman" w:eastAsia="方正仿宋_GBK"/>
            <w:b w:val="0"/>
            <w:sz w:val="24"/>
          </w:rPr>
          <w:delText xml:space="preserve">容</w:delText>
        </w:r>
      </w:del>
      <w:r>
        <w:rPr>
          <w:rFonts w:ascii="Times New Roman" w:hAnsi="Times New Roman" w:eastAsia="方正仿宋_GBK"/>
          <w:b w:val="0"/>
          <w:sz w:val="24"/>
        </w:rPr>
        <w:t xml:space="preserve">量、储能</w:t>
      </w:r>
      <w:ins w:id="3722" w:author="xh" w:date="2026-10-19T10:04:50+08:00">
        <w:r>
          <w:rPr>
            <w:rFonts w:ascii="Times New Roman" w:hAnsi="Times New Roman" w:eastAsia="方正仿宋_GBK"/>
            <w:b w:val="0"/>
            <w:sz w:val="24"/>
          </w:rPr>
          <w:t xml:space="preserve">新增柜数及</w:t>
        </w:r>
      </w:ins>
      <w:del w:id="3723" w:author="xh" w:date="2026-10-19T10:04:50+08:00">
        <w:r>
          <w:rPr>
            <w:rFonts w:ascii="Times New Roman" w:hAnsi="Times New Roman" w:eastAsia="方正仿宋_GBK"/>
            <w:b w:val="0"/>
            <w:sz w:val="24"/>
          </w:rPr>
          <w:delText xml:space="preserve">和</w:delText>
        </w:r>
      </w:del>
      <w:r>
        <w:rPr>
          <w:rFonts w:ascii="Times New Roman" w:hAnsi="Times New Roman" w:eastAsia="方正仿宋_GBK"/>
          <w:b w:val="0"/>
          <w:sz w:val="24"/>
        </w:rPr>
        <w:t xml:space="preserve">联络</w:t>
      </w:r>
      <w:ins w:id="3724" w:author="xh" w:date="2026-10-19T10:04:50+08:00">
        <w:r>
          <w:rPr>
            <w:rFonts w:ascii="Times New Roman" w:hAnsi="Times New Roman" w:eastAsia="方正仿宋_GBK"/>
            <w:b w:val="0"/>
            <w:sz w:val="24"/>
          </w:rPr>
          <w:t xml:space="preserve">投运批次</w:t>
        </w:r>
      </w:ins>
      <w:del w:id="3725" w:author="xh" w:date="2026-10-19T10:04:50+08:00">
        <w:r>
          <w:rPr>
            <w:rFonts w:ascii="Times New Roman" w:hAnsi="Times New Roman" w:eastAsia="方正仿宋_GBK"/>
            <w:b w:val="0"/>
            <w:sz w:val="24"/>
          </w:rPr>
          <w:delText xml:space="preserve">工程，再按第四章现金流</w:delText>
        </w:r>
      </w:del>
      <w:r>
        <w:rPr>
          <w:rFonts w:ascii="Times New Roman" w:hAnsi="Times New Roman" w:eastAsia="方正仿宋_GBK"/>
          <w:b w:val="0"/>
          <w:sz w:val="24"/>
        </w:rPr>
        <w:t xml:space="preserve">复算</w:t>
      </w:r>
      <w:del w:id="3726" w:author="xh" w:date="2026-10-19T10:04:50+08:00">
        <w:r>
          <w:rPr>
            <w:rFonts w:ascii="Times New Roman" w:hAnsi="Times New Roman" w:eastAsia="方正仿宋_GBK"/>
            <w:b w:val="0"/>
            <w:sz w:val="24"/>
          </w:rPr>
          <w:delText xml:space="preserve">实际方案</w:delText>
        </w:r>
      </w:del>
      <w:r>
        <w:rPr>
          <w:rFonts w:ascii="Times New Roman" w:hAnsi="Times New Roman" w:eastAsia="方正仿宋_GBK"/>
          <w:b w:val="0"/>
          <w:sz w:val="24"/>
        </w:rPr>
        <w:t xml:space="preserve">费用</w:t>
      </w:r>
      <w:ins w:id="3727" w:author="xh" w:date="2026-10-19T10:04:50+08:00">
        <w:r>
          <w:rPr>
            <w:rFonts w:ascii="Times New Roman" w:hAnsi="Times New Roman" w:eastAsia="方正仿宋_GBK"/>
            <w:b w:val="0"/>
            <w:sz w:val="24"/>
          </w:rPr>
          <w:t xml:space="preserve">，各年的选择只使用当年需求和上年资产</w:t>
        </w:r>
      </w:ins>
      <w:r>
        <w:rPr>
          <w:rFonts w:ascii="Times New Roman" w:hAnsi="Times New Roman" w:eastAsia="方正仿宋_GBK"/>
          <w:b w:val="0"/>
          <w:sz w:val="24"/>
        </w:rPr>
        <w:t xml:space="preserve">。</w:t>
      </w:r>
    </w:p>
    <w:p w14:paraId="0D80E963">
      <w:pPr>
        <w:pStyle w:val="4"/>
        <w:keepNext/>
        <w:numPr>
          <w:ilvl w:val="0"/>
          <w:numId w:val="0"/>
        </w:numPr>
        <w:spacing w:before="160" w:after="120" w:line="480" w:lineRule="exact"/>
        <w:ind w:firstLine="0"/>
      </w:pPr>
      <w:ins w:id="28265" w:author="xh" w:date="2026-10-19T10:05:29+08:00">
        <w:bookmarkStart w:id="328" w:name="Report1017_h668"/>
        <w:bookmarkEnd w:id="328"/>
      </w:ins>
      <w:bookmarkStart w:id="194" w:name="寻优结果"/>
      <w:bookmarkStart w:id="195" w:name="h668"/>
      <w:r>
        <w:rPr>
          <w:rFonts w:ascii="Times New Roman" w:hAnsi="Times New Roman" w:eastAsia="方正仿宋_GBK"/>
          <w:b/>
          <w:sz w:val="32"/>
        </w:rPr>
        <w:t>5.4 寻优结果</w:t>
      </w:r>
      <w:bookmarkEnd w:id="194"/>
      <w:bookmarkEnd w:id="195"/>
    </w:p>
    <w:p w14:paraId="30348106">
      <w:pPr>
        <w:pStyle w:val="5"/>
        <w:keepNext/>
        <w:numPr>
          <w:ilvl w:val="0"/>
          <w:numId w:val="0"/>
        </w:numPr>
        <w:spacing w:before="160" w:after="120" w:line="390" w:lineRule="exact"/>
        <w:ind w:firstLine="0"/>
      </w:pPr>
      <w:bookmarkStart w:id="196" w:name="邳州逐年方案"/>
      <w:r>
        <w:rPr>
          <w:rFonts w:ascii="Times New Roman" w:hAnsi="Times New Roman" w:eastAsia="方正仿宋_GBK"/>
          <w:b/>
          <w:sz w:val="26"/>
        </w:rPr>
        <w:t>5.4.1 邳州逐年方案</w:t>
      </w:r>
      <w:bookmarkEnd w:id="196"/>
    </w:p>
    <w:p w14:paraId="5483921A">
      <w:pPr>
        <w:pStyle w:val="115"/>
        <w:widowControl/>
        <w:spacing w:before="0" w:after="0" w:line="348" w:lineRule="exact"/>
        <w:ind w:firstLine="480"/>
        <w:jc w:val="both"/>
      </w:pPr>
      <w:r>
        <w:rPr>
          <w:rFonts w:ascii="Times New Roman" w:hAnsi="Times New Roman" w:eastAsia="方正仿宋_GBK"/>
          <w:b w:val="0"/>
          <w:sz w:val="24"/>
        </w:rPr>
        <w:t xml:space="preserve">邳州</w:t>
      </w:r>
      <w:ins w:id="3728" w:author="xh" w:date="2026-10-19T10:06:09+08:00">
        <w:r>
          <w:rPr>
            <w:rFonts w:ascii="Times New Roman" w:hAnsi="Times New Roman" w:eastAsia="方正仿宋_GBK"/>
            <w:b w:val="0"/>
            <w:sz w:val="24"/>
          </w:rPr>
          <w:t xml:space="preserve">两方案2021年均保留2027.00 MVA实际地区容量，2022年起按当年源荷选择新增工程。</w:t>
        </w:r>
      </w:ins>
      <w:r>
        <w:rPr>
          <w:rFonts w:ascii="Times New Roman" w:hAnsi="Times New Roman" w:eastAsia="方正仿宋_GBK"/>
          <w:b w:val="0"/>
          <w:sz w:val="24"/>
        </w:rPr>
        <w:t xml:space="preserve">弹性方案2022年</w:t>
      </w:r>
      <w:ins w:id="3729" w:author="xh" w:date="2026-10-19T10:06:09+08:00">
        <w:r>
          <w:rPr>
            <w:rFonts w:ascii="Times New Roman" w:hAnsi="Times New Roman" w:eastAsia="方正仿宋_GBK"/>
            <w:b w:val="0"/>
            <w:sz w:val="24"/>
          </w:rPr>
          <w:t xml:space="preserve">净增</w:t>
        </w:r>
      </w:ins>
      <w:del w:id="3730" w:author="xh" w:date="2026-10-19T10:06:09+08:00">
        <w:r>
          <w:rPr>
            <w:rFonts w:ascii="Times New Roman" w:hAnsi="Times New Roman" w:eastAsia="方正仿宋_GBK"/>
            <w:b w:val="0"/>
            <w:sz w:val="24"/>
          </w:rPr>
          <w:delText xml:space="preserve">完成2</w:delText>
        </w:r>
      </w:del>
      <w:r>
        <w:rPr>
          <w:rFonts w:ascii="Times New Roman" w:hAnsi="Times New Roman" w:eastAsia="方正仿宋_GBK"/>
          <w:b w:val="0"/>
          <w:sz w:val="24"/>
        </w:rPr>
        <w:t xml:space="preserve">4</w:t>
      </w:r>
      <w:ins w:id="3731" w:author="xh" w:date="2026-10-19T10:06:09+08:00">
        <w:r>
          <w:rPr>
            <w:rFonts w:ascii="Times New Roman" w:hAnsi="Times New Roman" w:eastAsia="方正仿宋_GBK"/>
            <w:b w:val="0"/>
            <w:sz w:val="24"/>
          </w:rPr>
          <w:t xml:space="preserve">1</w:t>
        </w:r>
      </w:ins>
      <w:del w:id="3732" w:author="xh" w:date="2026-10-19T10:06:09+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.50 MVA</w:t>
      </w:r>
      <w:ins w:id="3733" w:author="xh" w:date="2026-10-19T10:06:09+08:00">
        <w:r>
          <w:rPr>
            <w:rFonts w:ascii="Times New Roman" w:hAnsi="Times New Roman" w:eastAsia="方正仿宋_GBK"/>
            <w:b w:val="0"/>
            <w:sz w:val="24"/>
          </w:rPr>
          <w:t xml:space="preserve">，至2035年主变</w:t>
        </w:r>
      </w:ins>
      <w:del w:id="3734" w:author="xh" w:date="2026-10-19T10:06:09+08:00">
        <w:r>
          <w:rPr>
            <w:rFonts w:ascii="Times New Roman" w:hAnsi="Times New Roman" w:eastAsia="方正仿宋_GBK"/>
            <w:b w:val="0"/>
            <w:sz w:val="24"/>
          </w:rPr>
          <w:delText xml:space="preserve">净增</w:delText>
        </w:r>
      </w:del>
      <w:r>
        <w:rPr>
          <w:rFonts w:ascii="Times New Roman" w:hAnsi="Times New Roman" w:eastAsia="方正仿宋_GBK"/>
          <w:b w:val="0"/>
          <w:sz w:val="24"/>
        </w:rPr>
        <w:t xml:space="preserve">容量</w:t>
      </w:r>
      <w:ins w:id="3735" w:author="xh" w:date="2026-10-19T10:06:09+08:00">
        <w:r>
          <w:rPr>
            <w:rFonts w:ascii="Times New Roman" w:hAnsi="Times New Roman" w:eastAsia="方正仿宋_GBK"/>
            <w:b w:val="0"/>
            <w:sz w:val="24"/>
          </w:rPr>
          <w:t xml:space="preserve">为290</w:t>
        </w:r>
      </w:ins>
      <w:del w:id="3736" w:author="xh" w:date="2026-10-19T10:06:09+08:00">
        <w:r>
          <w:rPr>
            <w:rFonts w:ascii="Times New Roman" w:hAnsi="Times New Roman" w:eastAsia="方正仿宋_GBK"/>
            <w:b w:val="0"/>
            <w:sz w:val="24"/>
          </w:rPr>
          <w:delText xml:space="preserve">，主变总容量达到</w:delText>
        </w:r>
      </w:del>
      <w:r>
        <w:rPr>
          <w:rFonts w:ascii="Times New Roman" w:hAnsi="Times New Roman" w:eastAsia="方正仿宋_GBK"/>
          <w:b w:val="0"/>
          <w:sz w:val="24"/>
        </w:rPr>
        <w:t xml:space="preserve">1</w:t>
      </w:r>
      <w:del w:id="3737" w:author="xh" w:date="2026-10-19T10:06:09+08:00">
        <w:r>
          <w:rPr>
            <w:rFonts w:ascii="Times New Roman" w:hAnsi="Times New Roman" w:eastAsia="方正仿宋_GBK"/>
            <w:b w:val="0"/>
            <w:sz w:val="24"/>
          </w:rPr>
          <w:delText xml:space="preserve">704</w:delText>
        </w:r>
      </w:del>
      <w:r>
        <w:rPr>
          <w:rFonts w:ascii="Times New Roman" w:hAnsi="Times New Roman" w:eastAsia="方正仿宋_GBK"/>
          <w:b w:val="0"/>
          <w:sz w:val="24"/>
        </w:rPr>
        <w:t xml:space="preserve">.00 MVA</w:t>
      </w:r>
      <w:ins w:id="3738" w:author="xh" w:date="2026-10-19T10:06:09+08:00">
        <w:r>
          <w:rPr>
            <w:rFonts w:ascii="Times New Roman" w:hAnsi="Times New Roman" w:eastAsia="方正仿宋_GBK"/>
            <w:b w:val="0"/>
            <w:sz w:val="24"/>
          </w:rPr>
          <w:t xml:space="preserve">。</w:t>
        </w:r>
      </w:ins>
      <w:del w:id="3739" w:author="xh" w:date="2026-10-19T10:06:09+08:00">
        <w:r>
          <w:rPr>
            <w:rFonts w:ascii="Times New Roman" w:hAnsi="Times New Roman" w:eastAsia="方正仿宋_GBK"/>
            <w:b w:val="0"/>
            <w:sz w:val="24"/>
          </w:rPr>
          <w:delText xml:space="preserve">，2025</w:delText>
        </w:r>
      </w:del>
      <w:r>
        <w:rPr>
          <w:rFonts w:ascii="Times New Roman" w:hAnsi="Times New Roman" w:eastAsia="方正仿宋_GBK"/>
          <w:b w:val="0"/>
          <w:sz w:val="24"/>
        </w:rPr>
        <w:t xml:space="preserve">年</w:t>
      </w:r>
      <w:ins w:id="3740" w:author="xh" w:date="2026-10-19T10:06:09+08:00">
        <w:r>
          <w:rPr>
            <w:rFonts w:ascii="Times New Roman" w:hAnsi="Times New Roman" w:eastAsia="方正仿宋_GBK"/>
            <w:b w:val="0"/>
            <w:sz w:val="24"/>
          </w:rPr>
          <w:t xml:space="preserve">末配置与</w:t>
        </w:r>
      </w:ins>
      <w:del w:id="3741" w:author="xh" w:date="2026-10-19T10:06:09+08:00">
        <w:r>
          <w:rPr>
            <w:rFonts w:ascii="Times New Roman" w:hAnsi="Times New Roman" w:eastAsia="方正仿宋_GBK"/>
            <w:b w:val="0"/>
            <w:sz w:val="24"/>
          </w:rPr>
          <w:delText xml:space="preserve">为1715.50 MVA。各年储能和联络工程按</w:delText>
        </w:r>
      </w:del>
      <w:r>
        <w:rPr>
          <w:rFonts w:ascii="Times New Roman" w:hAnsi="Times New Roman" w:eastAsia="方正仿宋_GBK"/>
          <w:b w:val="0"/>
          <w:sz w:val="24"/>
        </w:rPr>
        <w:t xml:space="preserve">当年</w:t>
      </w:r>
      <w:del w:id="3742" w:author="xh" w:date="2026-10-19T10:06:09+08:00">
        <w:r>
          <w:rPr>
            <w:rFonts w:ascii="Times New Roman" w:hAnsi="Times New Roman" w:eastAsia="方正仿宋_GBK"/>
            <w:b w:val="0"/>
            <w:sz w:val="24"/>
          </w:rPr>
          <w:delText xml:space="preserve">供电需求安排，具体在役规模及</w:delText>
        </w:r>
      </w:del>
      <w:r>
        <w:rPr>
          <w:rFonts w:ascii="Times New Roman" w:hAnsi="Times New Roman" w:eastAsia="方正仿宋_GBK"/>
          <w:b w:val="0"/>
          <w:sz w:val="24"/>
        </w:rPr>
        <w:t xml:space="preserve">新增</w:t>
      </w:r>
      <w:ins w:id="3743" w:author="xh" w:date="2026-10-19T10:06:09+08:00">
        <w:r>
          <w:rPr>
            <w:rFonts w:ascii="Times New Roman" w:hAnsi="Times New Roman" w:eastAsia="方正仿宋_GBK"/>
            <w:b w:val="0"/>
            <w:sz w:val="24"/>
          </w:rPr>
          <w:t xml:space="preserve">措施</w:t>
        </w:r>
      </w:ins>
      <w:del w:id="3744" w:author="xh" w:date="2026-10-19T10:06:09+08:00">
        <w:r>
          <w:rPr>
            <w:rFonts w:ascii="Times New Roman" w:hAnsi="Times New Roman" w:eastAsia="方正仿宋_GBK"/>
            <w:b w:val="0"/>
            <w:sz w:val="24"/>
          </w:rPr>
          <w:delText xml:space="preserve">建设</w:delText>
        </w:r>
      </w:del>
      <w:r>
        <w:rPr>
          <w:rFonts w:ascii="Times New Roman" w:hAnsi="Times New Roman" w:eastAsia="方正仿宋_GBK"/>
          <w:b w:val="0"/>
          <w:sz w:val="24"/>
        </w:rPr>
        <w:t xml:space="preserve">分别列</w:t>
      </w:r>
      <w:ins w:id="3745" w:author="xh" w:date="2026-10-19T10:06:09+08:00">
        <w:r>
          <w:rPr>
            <w:rFonts w:ascii="Times New Roman" w:hAnsi="Times New Roman" w:eastAsia="方正仿宋_GBK"/>
            <w:b w:val="0"/>
            <w:sz w:val="24"/>
          </w:rPr>
          <w:t xml:space="preserve">示</w:t>
        </w:r>
      </w:ins>
      <w:del w:id="3746" w:author="xh" w:date="2026-10-19T10:06:09+08:00">
        <w:r>
          <w:rPr>
            <w:rFonts w:ascii="Times New Roman" w:hAnsi="Times New Roman" w:eastAsia="方正仿宋_GBK"/>
            <w:b w:val="0"/>
            <w:sz w:val="24"/>
          </w:rPr>
          <w:delText xml:space="preserve">于下表</w:delText>
        </w:r>
      </w:del>
      <w:r>
        <w:rPr>
          <w:rFonts w:ascii="Times New Roman" w:hAnsi="Times New Roman" w:eastAsia="方正仿宋_GBK"/>
          <w:b w:val="0"/>
          <w:sz w:val="24"/>
        </w:rPr>
        <w:t xml:space="preserve">。</w:t>
      </w:r>
    </w:p>
    <w:p w14:paraId="44609F73">
      <w:pPr>
        <w:pStyle w:val="2"/>
        <w:keepNext/>
        <w:spacing w:before="120" w:after="80" w:line="280" w:lineRule="exact"/>
        <w:ind w:firstLine="0"/>
        <w:jc w:val="center"/>
      </w:pPr>
      <w:r>
        <w:rPr>
          <w:rFonts w:ascii="Times New Roman" w:hAnsi="Times New Roman" w:eastAsia="宋体"/>
          <w:b w:val="0"/>
          <w:sz w:val="21"/>
        </w:rPr>
        <w:t>表5-4 邳州逐年容量及措施</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54B59B8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3747" w:author="xh" w:date="2026-10-19T10:06:48+08:00"/>
        </w:trPr>
        <w:tc>
          <w:tcPr>
            <w:tcW w:w="1187" w:type="dxa"/>
            <w:tcMar>
              <w:left w:w="70" w:type="dxa"/>
              <w:right w:w="70" w:type="dxa"/>
            </w:tcMar>
            <w:vAlign w:val="center"/>
          </w:tcPr>
          <w:p w14:paraId="3F48F263">
            <w:pPr>
              <w:keepNext/>
              <w:spacing w:before="20" w:after="20" w:line="260" w:lineRule="exact"/>
              <w:ind w:left="0" w:leftChars="0" w:right="0" w:rightChars="0" w:firstLine="0" w:firstLineChars="0"/>
              <w:jc w:val="center"/>
              <w:rPr>
                <w:woUserID w:val="2"/>
                <w:del w:id="3756" w:author="xh" w:date="2026-10-19T10:06:48+08:00"/>
              </w:rPr>
            </w:pPr>
            <w:commentRangeStart w:id="8"/>
            <w:del w:id="3757" w:author="xh" w:date="2026-10-19T10:06:48+08:00">
              <w:r>
                <w:rPr>
                  <w:rFonts w:ascii="Times New Roman" w:hAnsi="Times New Roman" w:eastAsia="宋体"/>
                  <w:b/>
                  <w:sz w:val="18"/>
                  <w:woUserID w:val="2"/>
                </w:rPr>
                <w:delText>方案</w:delText>
              </w:r>
            </w:del>
          </w:p>
        </w:tc>
        <w:tc>
          <w:tcPr>
            <w:tcW w:w="1187" w:type="dxa"/>
            <w:tcMar>
              <w:left w:w="70" w:type="dxa"/>
              <w:right w:w="70" w:type="dxa"/>
            </w:tcMar>
            <w:vAlign w:val="center"/>
          </w:tcPr>
          <w:p w14:paraId="09EAB12B">
            <w:pPr>
              <w:keepNext/>
              <w:spacing w:before="20" w:after="20" w:line="260" w:lineRule="exact"/>
              <w:ind w:left="0" w:leftChars="0" w:right="0" w:rightChars="0" w:firstLine="0" w:firstLineChars="0"/>
              <w:jc w:val="center"/>
              <w:rPr>
                <w:woUserID w:val="2"/>
                <w:del w:id="3758" w:author="xh" w:date="2026-10-19T10:06:48+08:00"/>
              </w:rPr>
            </w:pPr>
            <w:del w:id="3759" w:author="xh" w:date="2026-10-19T10:06:48+08:00">
              <w:r>
                <w:rPr>
                  <w:rFonts w:ascii="Times New Roman" w:hAnsi="Times New Roman" w:eastAsia="宋体"/>
                  <w:b/>
                  <w:sz w:val="18"/>
                  <w:woUserID w:val="2"/>
                </w:rPr>
                <w:delText>年份</w:delText>
              </w:r>
            </w:del>
          </w:p>
        </w:tc>
        <w:tc>
          <w:tcPr>
            <w:tcW w:w="1187" w:type="dxa"/>
            <w:tcMar>
              <w:left w:w="70" w:type="dxa"/>
              <w:right w:w="70" w:type="dxa"/>
            </w:tcMar>
            <w:vAlign w:val="center"/>
          </w:tcPr>
          <w:p w14:paraId="2C1D53A8">
            <w:pPr>
              <w:keepNext/>
              <w:spacing w:before="20" w:after="20" w:line="260" w:lineRule="exact"/>
              <w:ind w:left="0" w:leftChars="0" w:right="0" w:rightChars="0" w:firstLine="0" w:firstLineChars="0"/>
              <w:jc w:val="center"/>
              <w:rPr>
                <w:woUserID w:val="2"/>
                <w:del w:id="3760" w:author="xh" w:date="2026-10-19T10:06:48+08:00"/>
              </w:rPr>
            </w:pPr>
            <w:del w:id="3761" w:author="xh" w:date="2026-10-19T10:06:48+08:00">
              <w:r>
                <w:rPr>
                  <w:rFonts w:ascii="Times New Roman" w:hAnsi="Times New Roman" w:eastAsia="宋体"/>
                  <w:b/>
                  <w:sz w:val="18"/>
                  <w:woUserID w:val="2"/>
                </w:rPr>
                <w:delText>年网供最大负荷/MW</w:delText>
              </w:r>
            </w:del>
          </w:p>
        </w:tc>
        <w:tc>
          <w:tcPr>
            <w:tcW w:w="1187" w:type="dxa"/>
            <w:tcMar>
              <w:left w:w="70" w:type="dxa"/>
              <w:right w:w="70" w:type="dxa"/>
            </w:tcMar>
            <w:vAlign w:val="center"/>
          </w:tcPr>
          <w:p w14:paraId="200A527C">
            <w:pPr>
              <w:keepNext/>
              <w:spacing w:before="20" w:after="20" w:line="260" w:lineRule="exact"/>
              <w:ind w:left="0" w:leftChars="0" w:right="0" w:rightChars="0" w:firstLine="0" w:firstLineChars="0"/>
              <w:jc w:val="center"/>
              <w:rPr>
                <w:woUserID w:val="2"/>
                <w:del w:id="3762" w:author="xh" w:date="2026-10-19T10:06:48+08:00"/>
              </w:rPr>
            </w:pPr>
            <w:del w:id="3763" w:author="xh" w:date="2026-10-19T10:06:48+08:00">
              <w:r>
                <w:rPr>
                  <w:rFonts w:ascii="Times New Roman" w:hAnsi="Times New Roman" w:eastAsia="宋体"/>
                  <w:b/>
                  <w:sz w:val="18"/>
                  <w:woUserID w:val="2"/>
                </w:rPr>
                <w:delText>主变容量/MVA</w:delText>
              </w:r>
            </w:del>
          </w:p>
        </w:tc>
        <w:tc>
          <w:tcPr>
            <w:tcW w:w="1187" w:type="dxa"/>
            <w:tcMar>
              <w:left w:w="70" w:type="dxa"/>
              <w:right w:w="70" w:type="dxa"/>
            </w:tcMar>
            <w:vAlign w:val="center"/>
          </w:tcPr>
          <w:p w14:paraId="3010A87D">
            <w:pPr>
              <w:keepNext/>
              <w:spacing w:before="20" w:after="20" w:line="260" w:lineRule="exact"/>
              <w:ind w:left="0" w:leftChars="0" w:right="0" w:rightChars="0" w:firstLine="0" w:firstLineChars="0"/>
              <w:jc w:val="center"/>
              <w:rPr>
                <w:woUserID w:val="2"/>
                <w:del w:id="3764" w:author="xh" w:date="2026-10-19T10:06:48+08:00"/>
              </w:rPr>
            </w:pPr>
            <w:del w:id="3765" w:author="xh" w:date="2026-10-19T10:06:48+08:00">
              <w:r>
                <w:rPr>
                  <w:rFonts w:ascii="Times New Roman" w:hAnsi="Times New Roman" w:eastAsia="宋体"/>
                  <w:b/>
                  <w:sz w:val="18"/>
                  <w:woUserID w:val="2"/>
                </w:rPr>
                <w:delText>容载比</w:delText>
              </w:r>
            </w:del>
          </w:p>
        </w:tc>
        <w:tc>
          <w:tcPr>
            <w:tcW w:w="1187" w:type="dxa"/>
            <w:tcMar>
              <w:left w:w="70" w:type="dxa"/>
              <w:right w:w="70" w:type="dxa"/>
            </w:tcMar>
            <w:vAlign w:val="center"/>
          </w:tcPr>
          <w:p w14:paraId="6E8E1EE3">
            <w:pPr>
              <w:keepNext/>
              <w:spacing w:before="20" w:after="20" w:line="260" w:lineRule="exact"/>
              <w:ind w:left="0" w:leftChars="0" w:right="0" w:rightChars="0" w:firstLine="0" w:firstLineChars="0"/>
              <w:jc w:val="center"/>
              <w:rPr>
                <w:woUserID w:val="2"/>
                <w:del w:id="3766" w:author="xh" w:date="2026-10-19T10:06:48+08:00"/>
              </w:rPr>
            </w:pPr>
            <w:del w:id="3767" w:author="xh" w:date="2026-10-19T10:06:48+08:00">
              <w:r>
                <w:rPr>
                  <w:rFonts w:ascii="Times New Roman" w:hAnsi="Times New Roman" w:eastAsia="宋体"/>
                  <w:b/>
                  <w:sz w:val="18"/>
                  <w:woUserID w:val="2"/>
                </w:rPr>
                <w:delText>储能额定功率/MW</w:delText>
              </w:r>
            </w:del>
          </w:p>
        </w:tc>
        <w:tc>
          <w:tcPr>
            <w:tcW w:w="1187" w:type="dxa"/>
            <w:tcMar>
              <w:left w:w="70" w:type="dxa"/>
              <w:right w:w="70" w:type="dxa"/>
            </w:tcMar>
            <w:vAlign w:val="center"/>
          </w:tcPr>
          <w:p w14:paraId="481D6543">
            <w:pPr>
              <w:keepNext/>
              <w:spacing w:before="20" w:after="20" w:line="260" w:lineRule="exact"/>
              <w:ind w:left="0" w:leftChars="0" w:right="0" w:rightChars="0" w:firstLine="0" w:firstLineChars="0"/>
              <w:jc w:val="center"/>
              <w:rPr>
                <w:woUserID w:val="2"/>
                <w:del w:id="3768" w:author="xh" w:date="2026-10-19T10:06:48+08:00"/>
              </w:rPr>
            </w:pPr>
            <w:del w:id="3769" w:author="xh" w:date="2026-10-19T10:06:48+08:00">
              <w:r>
                <w:rPr>
                  <w:rFonts w:ascii="Times New Roman" w:hAnsi="Times New Roman" w:eastAsia="宋体"/>
                  <w:b/>
                  <w:sz w:val="18"/>
                  <w:woUserID w:val="2"/>
                </w:rPr>
                <w:delText>累计新线/条</w:delText>
              </w:r>
            </w:del>
            <w:commentRangeEnd w:id="8"/>
            <w:del w:id="3770" w:author="xh" w:date="2026-10-19T10:06:48+08:00">
              <w:r>
                <w:rPr>
                  <w:woUserID w:val="2"/>
                </w:rPr>
                <w:commentReference w:id="8"/>
              </w:r>
            </w:del>
          </w:p>
        </w:tc>
      </w:tr>
      <w:tr w14:paraId="5445B7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3748" w:author="xh" w:date="2026-10-19T10:06:48+08:00"/>
        </w:trPr>
        <w:tc>
          <w:tcPr>
            <w:tcW w:w="1187" w:type="dxa"/>
            <w:tcMar>
              <w:left w:w="70" w:type="dxa"/>
              <w:right w:w="70" w:type="dxa"/>
            </w:tcMar>
            <w:vAlign w:val="center"/>
          </w:tcPr>
          <w:p w14:paraId="035D4220">
            <w:pPr>
              <w:keepNext/>
              <w:spacing w:before="20" w:after="20" w:line="260" w:lineRule="exact"/>
              <w:ind w:left="0" w:leftChars="0" w:right="0" w:rightChars="0" w:firstLine="0" w:firstLineChars="0"/>
              <w:jc w:val="center"/>
              <w:rPr>
                <w:del w:id="3771" w:author="xh" w:date="2026-10-19T10:06:48+08:00"/>
              </w:rPr>
            </w:pPr>
            <w:del w:id="3772" w:author="xh" w:date="2026-10-19T10:06:48+08:00">
              <w:r>
                <w:rPr>
                  <w:rFonts w:ascii="Times New Roman" w:hAnsi="Times New Roman" w:eastAsia="宋体"/>
                  <w:b w:val="0"/>
                  <w:sz w:val="18"/>
                </w:rPr>
                <w:delText>刚性</w:delText>
              </w:r>
            </w:del>
          </w:p>
        </w:tc>
        <w:tc>
          <w:tcPr>
            <w:tcW w:w="1187" w:type="dxa"/>
            <w:tcMar>
              <w:left w:w="70" w:type="dxa"/>
              <w:right w:w="70" w:type="dxa"/>
            </w:tcMar>
            <w:vAlign w:val="center"/>
          </w:tcPr>
          <w:p w14:paraId="1C1D8994">
            <w:pPr>
              <w:keepNext/>
              <w:spacing w:before="20" w:after="20" w:line="260" w:lineRule="exact"/>
              <w:ind w:left="0" w:leftChars="0" w:right="0" w:rightChars="0" w:firstLine="0" w:firstLineChars="0"/>
              <w:jc w:val="center"/>
              <w:rPr>
                <w:del w:id="3773" w:author="xh" w:date="2026-10-19T10:06:48+08:00"/>
              </w:rPr>
            </w:pPr>
            <w:del w:id="3774" w:author="xh" w:date="2026-10-19T10:06:48+08:00">
              <w:r>
                <w:rPr>
                  <w:rFonts w:ascii="Times New Roman" w:hAnsi="Times New Roman" w:eastAsia="宋体"/>
                  <w:b w:val="0"/>
                  <w:sz w:val="18"/>
                </w:rPr>
                <w:delText>2022</w:delText>
              </w:r>
            </w:del>
          </w:p>
        </w:tc>
        <w:tc>
          <w:tcPr>
            <w:tcW w:w="1187" w:type="dxa"/>
            <w:tcMar>
              <w:left w:w="70" w:type="dxa"/>
              <w:right w:w="70" w:type="dxa"/>
            </w:tcMar>
            <w:vAlign w:val="center"/>
          </w:tcPr>
          <w:p w14:paraId="6EC44299">
            <w:pPr>
              <w:keepNext/>
              <w:spacing w:before="20" w:after="20" w:line="260" w:lineRule="exact"/>
              <w:ind w:left="0" w:leftChars="0" w:right="0" w:rightChars="0" w:firstLine="0" w:firstLineChars="0"/>
              <w:jc w:val="center"/>
              <w:rPr>
                <w:del w:id="3775" w:author="xh" w:date="2026-10-19T10:06:48+08:00"/>
              </w:rPr>
            </w:pPr>
            <w:del w:id="3776" w:author="xh" w:date="2026-10-19T10:06:48+08:00">
              <w:r>
                <w:rPr>
                  <w:rFonts w:ascii="Times New Roman" w:hAnsi="Times New Roman" w:eastAsia="宋体"/>
                  <w:b w:val="0"/>
                  <w:sz w:val="18"/>
                </w:rPr>
                <w:delText>825.00</w:delText>
              </w:r>
            </w:del>
          </w:p>
        </w:tc>
        <w:tc>
          <w:tcPr>
            <w:tcW w:w="1187" w:type="dxa"/>
            <w:tcMar>
              <w:left w:w="70" w:type="dxa"/>
              <w:right w:w="70" w:type="dxa"/>
            </w:tcMar>
            <w:vAlign w:val="center"/>
          </w:tcPr>
          <w:p w14:paraId="06C9B09B">
            <w:pPr>
              <w:keepNext/>
              <w:spacing w:before="20" w:after="20" w:line="260" w:lineRule="exact"/>
              <w:ind w:left="0" w:leftChars="0" w:right="0" w:rightChars="0" w:firstLine="0" w:firstLineChars="0"/>
              <w:jc w:val="center"/>
              <w:rPr>
                <w:del w:id="3777" w:author="xh" w:date="2026-10-19T10:06:48+08:00"/>
              </w:rPr>
            </w:pPr>
            <w:del w:id="3778" w:author="xh" w:date="2026-10-19T10:06:48+08:00">
              <w:r>
                <w:rPr>
                  <w:rFonts w:ascii="Times New Roman" w:hAnsi="Times New Roman" w:eastAsia="宋体"/>
                  <w:b w:val="0"/>
                  <w:sz w:val="18"/>
                </w:rPr>
                <w:delText>1642.50</w:delText>
              </w:r>
            </w:del>
          </w:p>
        </w:tc>
        <w:tc>
          <w:tcPr>
            <w:tcW w:w="1187" w:type="dxa"/>
            <w:tcMar>
              <w:left w:w="70" w:type="dxa"/>
              <w:right w:w="70" w:type="dxa"/>
            </w:tcMar>
            <w:vAlign w:val="center"/>
          </w:tcPr>
          <w:p w14:paraId="4CF3F4E2">
            <w:pPr>
              <w:keepNext/>
              <w:spacing w:before="20" w:after="20" w:line="260" w:lineRule="exact"/>
              <w:ind w:left="0" w:leftChars="0" w:right="0" w:rightChars="0" w:firstLine="0" w:firstLineChars="0"/>
              <w:jc w:val="center"/>
              <w:rPr>
                <w:del w:id="3779" w:author="xh" w:date="2026-10-19T10:06:48+08:00"/>
              </w:rPr>
            </w:pPr>
            <w:del w:id="3780" w:author="xh" w:date="2026-10-19T10:06:48+08:00">
              <w:r>
                <w:rPr>
                  <w:rFonts w:ascii="Times New Roman" w:hAnsi="Times New Roman" w:eastAsia="宋体"/>
                  <w:b w:val="0"/>
                  <w:sz w:val="18"/>
                </w:rPr>
                <w:delText>1.99</w:delText>
              </w:r>
            </w:del>
          </w:p>
        </w:tc>
        <w:tc>
          <w:tcPr>
            <w:tcW w:w="1187" w:type="dxa"/>
            <w:tcMar>
              <w:left w:w="70" w:type="dxa"/>
              <w:right w:w="70" w:type="dxa"/>
            </w:tcMar>
            <w:vAlign w:val="center"/>
          </w:tcPr>
          <w:p w14:paraId="4876C86E">
            <w:pPr>
              <w:keepNext/>
              <w:spacing w:before="20" w:after="20" w:line="260" w:lineRule="exact"/>
              <w:ind w:left="0" w:leftChars="0" w:right="0" w:rightChars="0" w:firstLine="0" w:firstLineChars="0"/>
              <w:jc w:val="center"/>
              <w:rPr>
                <w:del w:id="3781" w:author="xh" w:date="2026-10-19T10:06:48+08:00"/>
              </w:rPr>
            </w:pPr>
            <w:del w:id="3782" w:author="xh" w:date="2026-10-19T10:06:48+08:00">
              <w:r>
                <w:rPr>
                  <w:rFonts w:ascii="Times New Roman" w:hAnsi="Times New Roman" w:eastAsia="宋体"/>
                  <w:b w:val="0"/>
                  <w:sz w:val="18"/>
                </w:rPr>
                <w:delText>16.40</w:delText>
              </w:r>
            </w:del>
          </w:p>
        </w:tc>
        <w:tc>
          <w:tcPr>
            <w:tcW w:w="1187" w:type="dxa"/>
            <w:tcMar>
              <w:left w:w="70" w:type="dxa"/>
              <w:right w:w="70" w:type="dxa"/>
            </w:tcMar>
            <w:vAlign w:val="center"/>
          </w:tcPr>
          <w:p w14:paraId="699939D8">
            <w:pPr>
              <w:keepNext/>
              <w:spacing w:before="20" w:after="20" w:line="260" w:lineRule="exact"/>
              <w:ind w:left="0" w:leftChars="0" w:right="0" w:rightChars="0" w:firstLine="0" w:firstLineChars="0"/>
              <w:jc w:val="center"/>
              <w:rPr>
                <w:del w:id="3783" w:author="xh" w:date="2026-10-19T10:06:48+08:00"/>
              </w:rPr>
            </w:pPr>
            <w:del w:id="3784" w:author="xh" w:date="2026-10-19T10:06:48+08:00">
              <w:r>
                <w:rPr>
                  <w:rFonts w:ascii="Times New Roman" w:hAnsi="Times New Roman" w:eastAsia="宋体"/>
                  <w:b w:val="0"/>
                  <w:sz w:val="18"/>
                </w:rPr>
                <w:delText>8</w:delText>
              </w:r>
            </w:del>
          </w:p>
        </w:tc>
      </w:tr>
      <w:tr w14:paraId="4651FD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3749" w:author="xh" w:date="2026-10-19T10:06:48+08:00"/>
        </w:trPr>
        <w:tc>
          <w:tcPr>
            <w:tcW w:w="1187" w:type="dxa"/>
            <w:tcMar>
              <w:left w:w="70" w:type="dxa"/>
              <w:right w:w="70" w:type="dxa"/>
            </w:tcMar>
            <w:vAlign w:val="center"/>
          </w:tcPr>
          <w:p w14:paraId="0809026E">
            <w:pPr>
              <w:keepNext/>
              <w:spacing w:before="20" w:after="20" w:line="260" w:lineRule="exact"/>
              <w:ind w:left="0" w:leftChars="0" w:right="0" w:rightChars="0" w:firstLine="0" w:firstLineChars="0"/>
              <w:jc w:val="center"/>
              <w:rPr>
                <w:del w:id="3785" w:author="xh" w:date="2026-10-19T10:06:48+08:00"/>
              </w:rPr>
            </w:pPr>
            <w:del w:id="3786" w:author="xh" w:date="2026-10-19T10:06:48+08:00">
              <w:r>
                <w:rPr>
                  <w:rFonts w:ascii="Times New Roman" w:hAnsi="Times New Roman" w:eastAsia="宋体"/>
                  <w:b w:val="0"/>
                  <w:sz w:val="18"/>
                </w:rPr>
                <w:delText>刚性</w:delText>
              </w:r>
            </w:del>
          </w:p>
        </w:tc>
        <w:tc>
          <w:tcPr>
            <w:tcW w:w="1187" w:type="dxa"/>
            <w:tcMar>
              <w:left w:w="70" w:type="dxa"/>
              <w:right w:w="70" w:type="dxa"/>
            </w:tcMar>
            <w:vAlign w:val="center"/>
          </w:tcPr>
          <w:p w14:paraId="77ED2A15">
            <w:pPr>
              <w:keepNext/>
              <w:spacing w:before="20" w:after="20" w:line="260" w:lineRule="exact"/>
              <w:ind w:left="0" w:leftChars="0" w:right="0" w:rightChars="0" w:firstLine="0" w:firstLineChars="0"/>
              <w:jc w:val="center"/>
              <w:rPr>
                <w:del w:id="3787" w:author="xh" w:date="2026-10-19T10:06:48+08:00"/>
              </w:rPr>
            </w:pPr>
            <w:del w:id="3788" w:author="xh" w:date="2026-10-19T10:06:48+08:00">
              <w:r>
                <w:rPr>
                  <w:rFonts w:ascii="Times New Roman" w:hAnsi="Times New Roman" w:eastAsia="宋体"/>
                  <w:b w:val="0"/>
                  <w:sz w:val="18"/>
                </w:rPr>
                <w:delText>2023</w:delText>
              </w:r>
            </w:del>
          </w:p>
        </w:tc>
        <w:tc>
          <w:tcPr>
            <w:tcW w:w="1187" w:type="dxa"/>
            <w:tcMar>
              <w:left w:w="70" w:type="dxa"/>
              <w:right w:w="70" w:type="dxa"/>
            </w:tcMar>
            <w:vAlign w:val="center"/>
          </w:tcPr>
          <w:p w14:paraId="0C4BD5AC">
            <w:pPr>
              <w:keepNext/>
              <w:spacing w:before="20" w:after="20" w:line="260" w:lineRule="exact"/>
              <w:ind w:left="0" w:leftChars="0" w:right="0" w:rightChars="0" w:firstLine="0" w:firstLineChars="0"/>
              <w:jc w:val="center"/>
              <w:rPr>
                <w:del w:id="3789" w:author="xh" w:date="2026-10-19T10:06:48+08:00"/>
              </w:rPr>
            </w:pPr>
            <w:del w:id="3790" w:author="xh" w:date="2026-10-19T10:06:48+08:00">
              <w:r>
                <w:rPr>
                  <w:rFonts w:ascii="Times New Roman" w:hAnsi="Times New Roman" w:eastAsia="宋体"/>
                  <w:b w:val="0"/>
                  <w:sz w:val="18"/>
                </w:rPr>
                <w:delText>761.23</w:delText>
              </w:r>
            </w:del>
          </w:p>
        </w:tc>
        <w:tc>
          <w:tcPr>
            <w:tcW w:w="1187" w:type="dxa"/>
            <w:tcMar>
              <w:left w:w="70" w:type="dxa"/>
              <w:right w:w="70" w:type="dxa"/>
            </w:tcMar>
            <w:vAlign w:val="center"/>
          </w:tcPr>
          <w:p w14:paraId="4D63D284">
            <w:pPr>
              <w:keepNext/>
              <w:spacing w:before="20" w:after="20" w:line="260" w:lineRule="exact"/>
              <w:ind w:left="0" w:leftChars="0" w:right="0" w:rightChars="0" w:firstLine="0" w:firstLineChars="0"/>
              <w:jc w:val="center"/>
              <w:rPr>
                <w:del w:id="3791" w:author="xh" w:date="2026-10-19T10:06:48+08:00"/>
              </w:rPr>
            </w:pPr>
            <w:del w:id="3792" w:author="xh" w:date="2026-10-19T10:06:48+08:00">
              <w:r>
                <w:rPr>
                  <w:rFonts w:ascii="Times New Roman" w:hAnsi="Times New Roman" w:eastAsia="宋体"/>
                  <w:b w:val="0"/>
                  <w:sz w:val="18"/>
                </w:rPr>
                <w:delText>1642.50</w:delText>
              </w:r>
            </w:del>
          </w:p>
        </w:tc>
        <w:tc>
          <w:tcPr>
            <w:tcW w:w="1187" w:type="dxa"/>
            <w:tcMar>
              <w:left w:w="70" w:type="dxa"/>
              <w:right w:w="70" w:type="dxa"/>
            </w:tcMar>
            <w:vAlign w:val="center"/>
          </w:tcPr>
          <w:p w14:paraId="27A565A9">
            <w:pPr>
              <w:keepNext/>
              <w:spacing w:before="20" w:after="20" w:line="260" w:lineRule="exact"/>
              <w:ind w:left="0" w:leftChars="0" w:right="0" w:rightChars="0" w:firstLine="0" w:firstLineChars="0"/>
              <w:jc w:val="center"/>
              <w:rPr>
                <w:del w:id="3793" w:author="xh" w:date="2026-10-19T10:06:48+08:00"/>
              </w:rPr>
            </w:pPr>
            <w:del w:id="3794" w:author="xh" w:date="2026-10-19T10:06:48+08:00">
              <w:r>
                <w:rPr>
                  <w:rFonts w:ascii="Times New Roman" w:hAnsi="Times New Roman" w:eastAsia="宋体"/>
                  <w:b w:val="0"/>
                  <w:sz w:val="18"/>
                </w:rPr>
                <w:delText>2.16</w:delText>
              </w:r>
            </w:del>
          </w:p>
        </w:tc>
        <w:tc>
          <w:tcPr>
            <w:tcW w:w="1187" w:type="dxa"/>
            <w:tcMar>
              <w:left w:w="70" w:type="dxa"/>
              <w:right w:w="70" w:type="dxa"/>
            </w:tcMar>
            <w:vAlign w:val="center"/>
          </w:tcPr>
          <w:p w14:paraId="4B666DA6">
            <w:pPr>
              <w:keepNext/>
              <w:spacing w:before="20" w:after="20" w:line="260" w:lineRule="exact"/>
              <w:ind w:left="0" w:leftChars="0" w:right="0" w:rightChars="0" w:firstLine="0" w:firstLineChars="0"/>
              <w:jc w:val="center"/>
              <w:rPr>
                <w:del w:id="3795" w:author="xh" w:date="2026-10-19T10:06:48+08:00"/>
              </w:rPr>
            </w:pPr>
            <w:del w:id="3796" w:author="xh" w:date="2026-10-19T10:06:48+08:00">
              <w:r>
                <w:rPr>
                  <w:rFonts w:ascii="Times New Roman" w:hAnsi="Times New Roman" w:eastAsia="宋体"/>
                  <w:b w:val="0"/>
                  <w:sz w:val="18"/>
                </w:rPr>
                <w:delText>16.40</w:delText>
              </w:r>
            </w:del>
          </w:p>
        </w:tc>
        <w:tc>
          <w:tcPr>
            <w:tcW w:w="1187" w:type="dxa"/>
            <w:tcMar>
              <w:left w:w="70" w:type="dxa"/>
              <w:right w:w="70" w:type="dxa"/>
            </w:tcMar>
            <w:vAlign w:val="center"/>
          </w:tcPr>
          <w:p w14:paraId="55527B1D">
            <w:pPr>
              <w:keepNext/>
              <w:spacing w:before="20" w:after="20" w:line="260" w:lineRule="exact"/>
              <w:ind w:left="0" w:leftChars="0" w:right="0" w:rightChars="0" w:firstLine="0" w:firstLineChars="0"/>
              <w:jc w:val="center"/>
              <w:rPr>
                <w:del w:id="3797" w:author="xh" w:date="2026-10-19T10:06:48+08:00"/>
              </w:rPr>
            </w:pPr>
            <w:del w:id="3798" w:author="xh" w:date="2026-10-19T10:06:48+08:00">
              <w:r>
                <w:rPr>
                  <w:rFonts w:ascii="Times New Roman" w:hAnsi="Times New Roman" w:eastAsia="宋体"/>
                  <w:b w:val="0"/>
                  <w:sz w:val="18"/>
                </w:rPr>
                <w:delText>8</w:delText>
              </w:r>
            </w:del>
          </w:p>
        </w:tc>
      </w:tr>
      <w:tr w14:paraId="77AE45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3750" w:author="xh" w:date="2026-10-19T10:06:48+08:00"/>
        </w:trPr>
        <w:tc>
          <w:tcPr>
            <w:tcW w:w="1187" w:type="dxa"/>
            <w:tcMar>
              <w:left w:w="70" w:type="dxa"/>
              <w:right w:w="70" w:type="dxa"/>
            </w:tcMar>
            <w:vAlign w:val="center"/>
          </w:tcPr>
          <w:p w14:paraId="451E1F2A">
            <w:pPr>
              <w:keepNext/>
              <w:spacing w:before="20" w:after="20" w:line="260" w:lineRule="exact"/>
              <w:ind w:left="0" w:leftChars="0" w:right="0" w:rightChars="0" w:firstLine="0" w:firstLineChars="0"/>
              <w:jc w:val="center"/>
              <w:rPr>
                <w:del w:id="3799" w:author="xh" w:date="2026-10-19T10:06:48+08:00"/>
              </w:rPr>
            </w:pPr>
            <w:del w:id="3800" w:author="xh" w:date="2026-10-19T10:06:48+08:00">
              <w:r>
                <w:rPr>
                  <w:rFonts w:ascii="Times New Roman" w:hAnsi="Times New Roman" w:eastAsia="宋体"/>
                  <w:b w:val="0"/>
                  <w:sz w:val="18"/>
                </w:rPr>
                <w:delText>刚性</w:delText>
              </w:r>
            </w:del>
          </w:p>
        </w:tc>
        <w:tc>
          <w:tcPr>
            <w:tcW w:w="1187" w:type="dxa"/>
            <w:tcMar>
              <w:left w:w="70" w:type="dxa"/>
              <w:right w:w="70" w:type="dxa"/>
            </w:tcMar>
            <w:vAlign w:val="center"/>
          </w:tcPr>
          <w:p w14:paraId="4A5F5195">
            <w:pPr>
              <w:keepNext/>
              <w:spacing w:before="20" w:after="20" w:line="260" w:lineRule="exact"/>
              <w:ind w:left="0" w:leftChars="0" w:right="0" w:rightChars="0" w:firstLine="0" w:firstLineChars="0"/>
              <w:jc w:val="center"/>
              <w:rPr>
                <w:del w:id="3801" w:author="xh" w:date="2026-10-19T10:06:48+08:00"/>
              </w:rPr>
            </w:pPr>
            <w:del w:id="3802" w:author="xh" w:date="2026-10-19T10:06:48+08:00">
              <w:r>
                <w:rPr>
                  <w:rFonts w:ascii="Times New Roman" w:hAnsi="Times New Roman" w:eastAsia="宋体"/>
                  <w:b w:val="0"/>
                  <w:sz w:val="18"/>
                </w:rPr>
                <w:delText>2024</w:delText>
              </w:r>
            </w:del>
          </w:p>
        </w:tc>
        <w:tc>
          <w:tcPr>
            <w:tcW w:w="1187" w:type="dxa"/>
            <w:tcMar>
              <w:left w:w="70" w:type="dxa"/>
              <w:right w:w="70" w:type="dxa"/>
            </w:tcMar>
            <w:vAlign w:val="center"/>
          </w:tcPr>
          <w:p w14:paraId="484AA697">
            <w:pPr>
              <w:keepNext/>
              <w:spacing w:before="20" w:after="20" w:line="260" w:lineRule="exact"/>
              <w:ind w:left="0" w:leftChars="0" w:right="0" w:rightChars="0" w:firstLine="0" w:firstLineChars="0"/>
              <w:jc w:val="center"/>
              <w:rPr>
                <w:del w:id="3803" w:author="xh" w:date="2026-10-19T10:06:48+08:00"/>
              </w:rPr>
            </w:pPr>
            <w:del w:id="3804" w:author="xh" w:date="2026-10-19T10:06:48+08:00">
              <w:r>
                <w:rPr>
                  <w:rFonts w:ascii="Times New Roman" w:hAnsi="Times New Roman" w:eastAsia="宋体"/>
                  <w:b w:val="0"/>
                  <w:sz w:val="18"/>
                </w:rPr>
                <w:delText>862.66</w:delText>
              </w:r>
            </w:del>
          </w:p>
        </w:tc>
        <w:tc>
          <w:tcPr>
            <w:tcW w:w="1187" w:type="dxa"/>
            <w:tcMar>
              <w:left w:w="70" w:type="dxa"/>
              <w:right w:w="70" w:type="dxa"/>
            </w:tcMar>
            <w:vAlign w:val="center"/>
          </w:tcPr>
          <w:p w14:paraId="1364235E">
            <w:pPr>
              <w:keepNext/>
              <w:spacing w:before="20" w:after="20" w:line="260" w:lineRule="exact"/>
              <w:ind w:left="0" w:leftChars="0" w:right="0" w:rightChars="0" w:firstLine="0" w:firstLineChars="0"/>
              <w:jc w:val="center"/>
              <w:rPr>
                <w:del w:id="3805" w:author="xh" w:date="2026-10-19T10:06:48+08:00"/>
              </w:rPr>
            </w:pPr>
            <w:del w:id="3806" w:author="xh" w:date="2026-10-19T10:06:48+08:00">
              <w:r>
                <w:rPr>
                  <w:rFonts w:ascii="Times New Roman" w:hAnsi="Times New Roman" w:eastAsia="宋体"/>
                  <w:b w:val="0"/>
                  <w:sz w:val="18"/>
                </w:rPr>
                <w:delText>1704.00</w:delText>
              </w:r>
            </w:del>
          </w:p>
        </w:tc>
        <w:tc>
          <w:tcPr>
            <w:tcW w:w="1187" w:type="dxa"/>
            <w:tcMar>
              <w:left w:w="70" w:type="dxa"/>
              <w:right w:w="70" w:type="dxa"/>
            </w:tcMar>
            <w:vAlign w:val="center"/>
          </w:tcPr>
          <w:p w14:paraId="4E2E3072">
            <w:pPr>
              <w:keepNext/>
              <w:spacing w:before="20" w:after="20" w:line="260" w:lineRule="exact"/>
              <w:ind w:left="0" w:leftChars="0" w:right="0" w:rightChars="0" w:firstLine="0" w:firstLineChars="0"/>
              <w:jc w:val="center"/>
              <w:rPr>
                <w:del w:id="3807" w:author="xh" w:date="2026-10-19T10:06:48+08:00"/>
              </w:rPr>
            </w:pPr>
            <w:del w:id="3808" w:author="xh" w:date="2026-10-19T10:06:48+08:00">
              <w:r>
                <w:rPr>
                  <w:rFonts w:ascii="Times New Roman" w:hAnsi="Times New Roman" w:eastAsia="宋体"/>
                  <w:b w:val="0"/>
                  <w:sz w:val="18"/>
                </w:rPr>
                <w:delText>1.98</w:delText>
              </w:r>
            </w:del>
          </w:p>
        </w:tc>
        <w:tc>
          <w:tcPr>
            <w:tcW w:w="1187" w:type="dxa"/>
            <w:tcMar>
              <w:left w:w="70" w:type="dxa"/>
              <w:right w:w="70" w:type="dxa"/>
            </w:tcMar>
            <w:vAlign w:val="center"/>
          </w:tcPr>
          <w:p w14:paraId="61D69A21">
            <w:pPr>
              <w:keepNext/>
              <w:spacing w:before="20" w:after="20" w:line="260" w:lineRule="exact"/>
              <w:ind w:left="0" w:leftChars="0" w:right="0" w:rightChars="0" w:firstLine="0" w:firstLineChars="0"/>
              <w:jc w:val="center"/>
              <w:rPr>
                <w:del w:id="3809" w:author="xh" w:date="2026-10-19T10:06:48+08:00"/>
              </w:rPr>
            </w:pPr>
            <w:del w:id="3810" w:author="xh" w:date="2026-10-19T10:06:48+08:00">
              <w:r>
                <w:rPr>
                  <w:rFonts w:ascii="Times New Roman" w:hAnsi="Times New Roman" w:eastAsia="宋体"/>
                  <w:b w:val="0"/>
                  <w:sz w:val="18"/>
                </w:rPr>
                <w:delText>17.60</w:delText>
              </w:r>
            </w:del>
          </w:p>
        </w:tc>
        <w:tc>
          <w:tcPr>
            <w:tcW w:w="1187" w:type="dxa"/>
            <w:tcMar>
              <w:left w:w="70" w:type="dxa"/>
              <w:right w:w="70" w:type="dxa"/>
            </w:tcMar>
            <w:vAlign w:val="center"/>
          </w:tcPr>
          <w:p w14:paraId="14400913">
            <w:pPr>
              <w:keepNext/>
              <w:spacing w:before="20" w:after="20" w:line="260" w:lineRule="exact"/>
              <w:ind w:left="0" w:leftChars="0" w:right="0" w:rightChars="0" w:firstLine="0" w:firstLineChars="0"/>
              <w:jc w:val="center"/>
              <w:rPr>
                <w:del w:id="3811" w:author="xh" w:date="2026-10-19T10:06:48+08:00"/>
              </w:rPr>
            </w:pPr>
            <w:del w:id="3812" w:author="xh" w:date="2026-10-19T10:06:48+08:00">
              <w:r>
                <w:rPr>
                  <w:rFonts w:ascii="Times New Roman" w:hAnsi="Times New Roman" w:eastAsia="宋体"/>
                  <w:b w:val="0"/>
                  <w:sz w:val="18"/>
                </w:rPr>
                <w:delText>9</w:delText>
              </w:r>
            </w:del>
          </w:p>
        </w:tc>
      </w:tr>
      <w:tr w14:paraId="73D17AD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3751" w:author="xh" w:date="2026-10-19T10:06:48+08:00"/>
        </w:trPr>
        <w:tc>
          <w:tcPr>
            <w:tcW w:w="1187" w:type="dxa"/>
            <w:tcMar>
              <w:left w:w="70" w:type="dxa"/>
              <w:right w:w="70" w:type="dxa"/>
            </w:tcMar>
            <w:vAlign w:val="center"/>
          </w:tcPr>
          <w:p w14:paraId="6B69B9F0">
            <w:pPr>
              <w:keepNext/>
              <w:spacing w:before="20" w:after="20" w:line="260" w:lineRule="exact"/>
              <w:ind w:left="0" w:leftChars="0" w:right="0" w:rightChars="0" w:firstLine="0" w:firstLineChars="0"/>
              <w:jc w:val="center"/>
              <w:rPr>
                <w:del w:id="3813" w:author="xh" w:date="2026-10-19T10:06:48+08:00"/>
              </w:rPr>
            </w:pPr>
            <w:del w:id="3814" w:author="xh" w:date="2026-10-19T10:06:48+08:00">
              <w:r>
                <w:rPr>
                  <w:rFonts w:ascii="Times New Roman" w:hAnsi="Times New Roman" w:eastAsia="宋体"/>
                  <w:b w:val="0"/>
                  <w:sz w:val="18"/>
                </w:rPr>
                <w:delText>刚性</w:delText>
              </w:r>
            </w:del>
          </w:p>
        </w:tc>
        <w:tc>
          <w:tcPr>
            <w:tcW w:w="1187" w:type="dxa"/>
            <w:tcMar>
              <w:left w:w="70" w:type="dxa"/>
              <w:right w:w="70" w:type="dxa"/>
            </w:tcMar>
            <w:vAlign w:val="center"/>
          </w:tcPr>
          <w:p w14:paraId="643A029A">
            <w:pPr>
              <w:keepNext/>
              <w:spacing w:before="20" w:after="20" w:line="260" w:lineRule="exact"/>
              <w:ind w:left="0" w:leftChars="0" w:right="0" w:rightChars="0" w:firstLine="0" w:firstLineChars="0"/>
              <w:jc w:val="center"/>
              <w:rPr>
                <w:del w:id="3815" w:author="xh" w:date="2026-10-19T10:06:48+08:00"/>
              </w:rPr>
            </w:pPr>
            <w:del w:id="3816" w:author="xh" w:date="2026-10-19T10:06:48+08:00">
              <w:r>
                <w:rPr>
                  <w:rFonts w:ascii="Times New Roman" w:hAnsi="Times New Roman" w:eastAsia="宋体"/>
                  <w:b w:val="0"/>
                  <w:sz w:val="18"/>
                </w:rPr>
                <w:delText>2025</w:delText>
              </w:r>
            </w:del>
          </w:p>
        </w:tc>
        <w:tc>
          <w:tcPr>
            <w:tcW w:w="1187" w:type="dxa"/>
            <w:tcMar>
              <w:left w:w="70" w:type="dxa"/>
              <w:right w:w="70" w:type="dxa"/>
            </w:tcMar>
            <w:vAlign w:val="center"/>
          </w:tcPr>
          <w:p w14:paraId="2B9D84F3">
            <w:pPr>
              <w:keepNext/>
              <w:spacing w:before="20" w:after="20" w:line="260" w:lineRule="exact"/>
              <w:ind w:left="0" w:leftChars="0" w:right="0" w:rightChars="0" w:firstLine="0" w:firstLineChars="0"/>
              <w:jc w:val="center"/>
              <w:rPr>
                <w:del w:id="3817" w:author="xh" w:date="2026-10-19T10:06:48+08:00"/>
              </w:rPr>
            </w:pPr>
            <w:del w:id="3818" w:author="xh" w:date="2026-10-19T10:06:48+08:00">
              <w:r>
                <w:rPr>
                  <w:rFonts w:ascii="Times New Roman" w:hAnsi="Times New Roman" w:eastAsia="宋体"/>
                  <w:b w:val="0"/>
                  <w:sz w:val="18"/>
                </w:rPr>
                <w:delText>956.45</w:delText>
              </w:r>
            </w:del>
          </w:p>
        </w:tc>
        <w:tc>
          <w:tcPr>
            <w:tcW w:w="1187" w:type="dxa"/>
            <w:tcMar>
              <w:left w:w="70" w:type="dxa"/>
              <w:right w:w="70" w:type="dxa"/>
            </w:tcMar>
            <w:vAlign w:val="center"/>
          </w:tcPr>
          <w:p w14:paraId="1E3E1B35">
            <w:pPr>
              <w:keepNext/>
              <w:spacing w:before="20" w:after="20" w:line="260" w:lineRule="exact"/>
              <w:ind w:left="0" w:leftChars="0" w:right="0" w:rightChars="0" w:firstLine="0" w:firstLineChars="0"/>
              <w:jc w:val="center"/>
              <w:rPr>
                <w:del w:id="3819" w:author="xh" w:date="2026-10-19T10:06:48+08:00"/>
              </w:rPr>
            </w:pPr>
            <w:del w:id="3820" w:author="xh" w:date="2026-10-19T10:06:48+08:00">
              <w:r>
                <w:rPr>
                  <w:rFonts w:ascii="Times New Roman" w:hAnsi="Times New Roman" w:eastAsia="宋体"/>
                  <w:b w:val="0"/>
                  <w:sz w:val="18"/>
                </w:rPr>
                <w:delText>1704.00</w:delText>
              </w:r>
            </w:del>
          </w:p>
        </w:tc>
        <w:tc>
          <w:tcPr>
            <w:tcW w:w="1187" w:type="dxa"/>
            <w:tcMar>
              <w:left w:w="70" w:type="dxa"/>
              <w:right w:w="70" w:type="dxa"/>
            </w:tcMar>
            <w:vAlign w:val="center"/>
          </w:tcPr>
          <w:p w14:paraId="068600E4">
            <w:pPr>
              <w:keepNext/>
              <w:spacing w:before="20" w:after="20" w:line="260" w:lineRule="exact"/>
              <w:ind w:left="0" w:leftChars="0" w:right="0" w:rightChars="0" w:firstLine="0" w:firstLineChars="0"/>
              <w:jc w:val="center"/>
              <w:rPr>
                <w:del w:id="3821" w:author="xh" w:date="2026-10-19T10:06:48+08:00"/>
              </w:rPr>
            </w:pPr>
            <w:del w:id="3822" w:author="xh" w:date="2026-10-19T10:06:48+08:00">
              <w:r>
                <w:rPr>
                  <w:rFonts w:ascii="Times New Roman" w:hAnsi="Times New Roman" w:eastAsia="宋体"/>
                  <w:b w:val="0"/>
                  <w:sz w:val="18"/>
                </w:rPr>
                <w:delText>1.78</w:delText>
              </w:r>
            </w:del>
          </w:p>
        </w:tc>
        <w:tc>
          <w:tcPr>
            <w:tcW w:w="1187" w:type="dxa"/>
            <w:tcMar>
              <w:left w:w="70" w:type="dxa"/>
              <w:right w:w="70" w:type="dxa"/>
            </w:tcMar>
            <w:vAlign w:val="center"/>
          </w:tcPr>
          <w:p w14:paraId="400791C6">
            <w:pPr>
              <w:keepNext/>
              <w:spacing w:before="20" w:after="20" w:line="260" w:lineRule="exact"/>
              <w:ind w:left="0" w:leftChars="0" w:right="0" w:rightChars="0" w:firstLine="0" w:firstLineChars="0"/>
              <w:jc w:val="center"/>
              <w:rPr>
                <w:del w:id="3823" w:author="xh" w:date="2026-10-19T10:06:48+08:00"/>
              </w:rPr>
            </w:pPr>
            <w:del w:id="3824" w:author="xh" w:date="2026-10-19T10:06:48+08:00">
              <w:r>
                <w:rPr>
                  <w:rFonts w:ascii="Times New Roman" w:hAnsi="Times New Roman" w:eastAsia="宋体"/>
                  <w:b w:val="0"/>
                  <w:sz w:val="18"/>
                </w:rPr>
                <w:delText>22.30</w:delText>
              </w:r>
            </w:del>
          </w:p>
        </w:tc>
        <w:tc>
          <w:tcPr>
            <w:tcW w:w="1187" w:type="dxa"/>
            <w:tcMar>
              <w:left w:w="70" w:type="dxa"/>
              <w:right w:w="70" w:type="dxa"/>
            </w:tcMar>
            <w:vAlign w:val="center"/>
          </w:tcPr>
          <w:p w14:paraId="0BFAA33C">
            <w:pPr>
              <w:keepNext/>
              <w:spacing w:before="20" w:after="20" w:line="260" w:lineRule="exact"/>
              <w:ind w:left="0" w:leftChars="0" w:right="0" w:rightChars="0" w:firstLine="0" w:firstLineChars="0"/>
              <w:jc w:val="center"/>
              <w:rPr>
                <w:del w:id="3825" w:author="xh" w:date="2026-10-19T10:06:48+08:00"/>
              </w:rPr>
            </w:pPr>
            <w:del w:id="3826" w:author="xh" w:date="2026-10-19T10:06:48+08:00">
              <w:r>
                <w:rPr>
                  <w:rFonts w:ascii="Times New Roman" w:hAnsi="Times New Roman" w:eastAsia="宋体"/>
                  <w:b w:val="0"/>
                  <w:sz w:val="18"/>
                </w:rPr>
                <w:delText>16</w:delText>
              </w:r>
            </w:del>
          </w:p>
        </w:tc>
      </w:tr>
      <w:tr w14:paraId="4206C7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3752" w:author="xh" w:date="2026-10-19T10:06:48+08:00"/>
        </w:trPr>
        <w:tc>
          <w:tcPr>
            <w:tcW w:w="1187" w:type="dxa"/>
            <w:tcMar>
              <w:left w:w="70" w:type="dxa"/>
              <w:right w:w="70" w:type="dxa"/>
            </w:tcMar>
            <w:vAlign w:val="center"/>
          </w:tcPr>
          <w:p w14:paraId="1AA93A08">
            <w:pPr>
              <w:keepNext/>
              <w:spacing w:before="20" w:after="20" w:line="260" w:lineRule="exact"/>
              <w:ind w:left="0" w:leftChars="0" w:right="0" w:rightChars="0" w:firstLine="0" w:firstLineChars="0"/>
              <w:jc w:val="center"/>
              <w:rPr>
                <w:del w:id="3827" w:author="xh" w:date="2026-10-19T10:06:48+08:00"/>
              </w:rPr>
            </w:pPr>
            <w:del w:id="3828" w:author="xh" w:date="2026-10-19T10:06:48+08:00">
              <w:r>
                <w:rPr>
                  <w:rFonts w:ascii="Times New Roman" w:hAnsi="Times New Roman" w:eastAsia="宋体"/>
                  <w:b w:val="0"/>
                  <w:sz w:val="18"/>
                </w:rPr>
                <w:delText>弹性</w:delText>
              </w:r>
            </w:del>
          </w:p>
        </w:tc>
        <w:tc>
          <w:tcPr>
            <w:tcW w:w="1187" w:type="dxa"/>
            <w:tcMar>
              <w:left w:w="70" w:type="dxa"/>
              <w:right w:w="70" w:type="dxa"/>
            </w:tcMar>
            <w:vAlign w:val="center"/>
          </w:tcPr>
          <w:p w14:paraId="78C350DE">
            <w:pPr>
              <w:keepNext/>
              <w:spacing w:before="20" w:after="20" w:line="260" w:lineRule="exact"/>
              <w:ind w:left="0" w:leftChars="0" w:right="0" w:rightChars="0" w:firstLine="0" w:firstLineChars="0"/>
              <w:jc w:val="center"/>
              <w:rPr>
                <w:del w:id="3829" w:author="xh" w:date="2026-10-19T10:06:48+08:00"/>
              </w:rPr>
            </w:pPr>
            <w:del w:id="3830" w:author="xh" w:date="2026-10-19T10:06:48+08:00">
              <w:r>
                <w:rPr>
                  <w:rFonts w:ascii="Times New Roman" w:hAnsi="Times New Roman" w:eastAsia="宋体"/>
                  <w:b w:val="0"/>
                  <w:sz w:val="18"/>
                </w:rPr>
                <w:delText>2022</w:delText>
              </w:r>
            </w:del>
          </w:p>
        </w:tc>
        <w:tc>
          <w:tcPr>
            <w:tcW w:w="1187" w:type="dxa"/>
            <w:tcMar>
              <w:left w:w="70" w:type="dxa"/>
              <w:right w:w="70" w:type="dxa"/>
            </w:tcMar>
            <w:vAlign w:val="center"/>
          </w:tcPr>
          <w:p w14:paraId="44C5CB45">
            <w:pPr>
              <w:keepNext/>
              <w:spacing w:before="20" w:after="20" w:line="260" w:lineRule="exact"/>
              <w:ind w:left="0" w:leftChars="0" w:right="0" w:rightChars="0" w:firstLine="0" w:firstLineChars="0"/>
              <w:jc w:val="center"/>
              <w:rPr>
                <w:del w:id="3831" w:author="xh" w:date="2026-10-19T10:06:48+08:00"/>
              </w:rPr>
            </w:pPr>
            <w:del w:id="3832" w:author="xh" w:date="2026-10-19T10:06:48+08:00">
              <w:r>
                <w:rPr>
                  <w:rFonts w:ascii="Times New Roman" w:hAnsi="Times New Roman" w:eastAsia="宋体"/>
                  <w:b w:val="0"/>
                  <w:sz w:val="18"/>
                </w:rPr>
                <w:delText>825.00</w:delText>
              </w:r>
            </w:del>
          </w:p>
        </w:tc>
        <w:tc>
          <w:tcPr>
            <w:tcW w:w="1187" w:type="dxa"/>
            <w:tcMar>
              <w:left w:w="70" w:type="dxa"/>
              <w:right w:w="70" w:type="dxa"/>
            </w:tcMar>
            <w:vAlign w:val="center"/>
          </w:tcPr>
          <w:p w14:paraId="09D69BF6">
            <w:pPr>
              <w:keepNext/>
              <w:spacing w:before="20" w:after="20" w:line="260" w:lineRule="exact"/>
              <w:ind w:left="0" w:leftChars="0" w:right="0" w:rightChars="0" w:firstLine="0" w:firstLineChars="0"/>
              <w:jc w:val="center"/>
              <w:rPr>
                <w:del w:id="3833" w:author="xh" w:date="2026-10-19T10:06:48+08:00"/>
              </w:rPr>
            </w:pPr>
            <w:del w:id="3834" w:author="xh" w:date="2026-10-19T10:06:48+08:00">
              <w:r>
                <w:rPr>
                  <w:rFonts w:ascii="Times New Roman" w:hAnsi="Times New Roman" w:eastAsia="宋体"/>
                  <w:b w:val="0"/>
                  <w:sz w:val="18"/>
                </w:rPr>
                <w:delText>1704.00</w:delText>
              </w:r>
            </w:del>
          </w:p>
        </w:tc>
        <w:tc>
          <w:tcPr>
            <w:tcW w:w="1187" w:type="dxa"/>
            <w:tcMar>
              <w:left w:w="70" w:type="dxa"/>
              <w:right w:w="70" w:type="dxa"/>
            </w:tcMar>
            <w:vAlign w:val="center"/>
          </w:tcPr>
          <w:p w14:paraId="005345FD">
            <w:pPr>
              <w:keepNext/>
              <w:spacing w:before="20" w:after="20" w:line="260" w:lineRule="exact"/>
              <w:ind w:left="0" w:leftChars="0" w:right="0" w:rightChars="0" w:firstLine="0" w:firstLineChars="0"/>
              <w:jc w:val="center"/>
              <w:rPr>
                <w:del w:id="3835" w:author="xh" w:date="2026-10-19T10:06:48+08:00"/>
              </w:rPr>
            </w:pPr>
            <w:del w:id="3836" w:author="xh" w:date="2026-10-19T10:06:48+08:00">
              <w:r>
                <w:rPr>
                  <w:rFonts w:ascii="Times New Roman" w:hAnsi="Times New Roman" w:eastAsia="宋体"/>
                  <w:b w:val="0"/>
                  <w:sz w:val="18"/>
                </w:rPr>
                <w:delText>2.07</w:delText>
              </w:r>
            </w:del>
          </w:p>
        </w:tc>
        <w:tc>
          <w:tcPr>
            <w:tcW w:w="1187" w:type="dxa"/>
            <w:tcMar>
              <w:left w:w="70" w:type="dxa"/>
              <w:right w:w="70" w:type="dxa"/>
            </w:tcMar>
            <w:vAlign w:val="center"/>
          </w:tcPr>
          <w:p w14:paraId="490764B3">
            <w:pPr>
              <w:keepNext/>
              <w:spacing w:before="20" w:after="20" w:line="260" w:lineRule="exact"/>
              <w:ind w:left="0" w:leftChars="0" w:right="0" w:rightChars="0" w:firstLine="0" w:firstLineChars="0"/>
              <w:jc w:val="center"/>
              <w:rPr>
                <w:del w:id="3837" w:author="xh" w:date="2026-10-19T10:06:48+08:00"/>
              </w:rPr>
            </w:pPr>
            <w:del w:id="3838" w:author="xh" w:date="2026-10-19T10:06:48+08:00">
              <w:r>
                <w:rPr>
                  <w:rFonts w:ascii="Times New Roman" w:hAnsi="Times New Roman" w:eastAsia="宋体"/>
                  <w:b w:val="0"/>
                  <w:sz w:val="18"/>
                </w:rPr>
                <w:delText>0.00</w:delText>
              </w:r>
            </w:del>
          </w:p>
        </w:tc>
        <w:tc>
          <w:tcPr>
            <w:tcW w:w="1187" w:type="dxa"/>
            <w:tcMar>
              <w:left w:w="70" w:type="dxa"/>
              <w:right w:w="70" w:type="dxa"/>
            </w:tcMar>
            <w:vAlign w:val="center"/>
          </w:tcPr>
          <w:p w14:paraId="0CF5D46E">
            <w:pPr>
              <w:keepNext/>
              <w:spacing w:before="20" w:after="20" w:line="260" w:lineRule="exact"/>
              <w:ind w:left="0" w:leftChars="0" w:right="0" w:rightChars="0" w:firstLine="0" w:firstLineChars="0"/>
              <w:jc w:val="center"/>
              <w:rPr>
                <w:del w:id="3839" w:author="xh" w:date="2026-10-19T10:06:48+08:00"/>
              </w:rPr>
            </w:pPr>
            <w:del w:id="3840" w:author="xh" w:date="2026-10-19T10:06:48+08:00">
              <w:r>
                <w:rPr>
                  <w:rFonts w:ascii="Times New Roman" w:hAnsi="Times New Roman" w:eastAsia="宋体"/>
                  <w:b w:val="0"/>
                  <w:sz w:val="18"/>
                </w:rPr>
                <w:delText>6</w:delText>
              </w:r>
            </w:del>
          </w:p>
        </w:tc>
      </w:tr>
      <w:tr w14:paraId="391EED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3753" w:author="xh" w:date="2026-10-19T10:06:48+08:00"/>
        </w:trPr>
        <w:tc>
          <w:tcPr>
            <w:tcW w:w="1187" w:type="dxa"/>
            <w:tcMar>
              <w:left w:w="70" w:type="dxa"/>
              <w:right w:w="70" w:type="dxa"/>
            </w:tcMar>
            <w:vAlign w:val="center"/>
          </w:tcPr>
          <w:p w14:paraId="635CEBBA">
            <w:pPr>
              <w:keepNext/>
              <w:spacing w:before="20" w:after="20" w:line="260" w:lineRule="exact"/>
              <w:ind w:left="0" w:leftChars="0" w:right="0" w:rightChars="0" w:firstLine="0" w:firstLineChars="0"/>
              <w:jc w:val="center"/>
              <w:rPr>
                <w:del w:id="3841" w:author="xh" w:date="2026-10-19T10:06:48+08:00"/>
              </w:rPr>
            </w:pPr>
            <w:del w:id="3842" w:author="xh" w:date="2026-10-19T10:06:48+08:00">
              <w:r>
                <w:rPr>
                  <w:rFonts w:ascii="Times New Roman" w:hAnsi="Times New Roman" w:eastAsia="宋体"/>
                  <w:b w:val="0"/>
                  <w:sz w:val="18"/>
                </w:rPr>
                <w:delText>弹性</w:delText>
              </w:r>
            </w:del>
          </w:p>
        </w:tc>
        <w:tc>
          <w:tcPr>
            <w:tcW w:w="1187" w:type="dxa"/>
            <w:tcMar>
              <w:left w:w="70" w:type="dxa"/>
              <w:right w:w="70" w:type="dxa"/>
            </w:tcMar>
            <w:vAlign w:val="center"/>
          </w:tcPr>
          <w:p w14:paraId="0ECCCC41">
            <w:pPr>
              <w:keepNext/>
              <w:spacing w:before="20" w:after="20" w:line="260" w:lineRule="exact"/>
              <w:ind w:left="0" w:leftChars="0" w:right="0" w:rightChars="0" w:firstLine="0" w:firstLineChars="0"/>
              <w:jc w:val="center"/>
              <w:rPr>
                <w:del w:id="3843" w:author="xh" w:date="2026-10-19T10:06:48+08:00"/>
              </w:rPr>
            </w:pPr>
            <w:del w:id="3844" w:author="xh" w:date="2026-10-19T10:06:48+08:00">
              <w:r>
                <w:rPr>
                  <w:rFonts w:ascii="Times New Roman" w:hAnsi="Times New Roman" w:eastAsia="宋体"/>
                  <w:b w:val="0"/>
                  <w:sz w:val="18"/>
                </w:rPr>
                <w:delText>2023</w:delText>
              </w:r>
            </w:del>
          </w:p>
        </w:tc>
        <w:tc>
          <w:tcPr>
            <w:tcW w:w="1187" w:type="dxa"/>
            <w:tcMar>
              <w:left w:w="70" w:type="dxa"/>
              <w:right w:w="70" w:type="dxa"/>
            </w:tcMar>
            <w:vAlign w:val="center"/>
          </w:tcPr>
          <w:p w14:paraId="25C4EBC5">
            <w:pPr>
              <w:keepNext/>
              <w:spacing w:before="20" w:after="20" w:line="260" w:lineRule="exact"/>
              <w:ind w:left="0" w:leftChars="0" w:right="0" w:rightChars="0" w:firstLine="0" w:firstLineChars="0"/>
              <w:jc w:val="center"/>
              <w:rPr>
                <w:del w:id="3845" w:author="xh" w:date="2026-10-19T10:06:48+08:00"/>
              </w:rPr>
            </w:pPr>
            <w:del w:id="3846" w:author="xh" w:date="2026-10-19T10:06:48+08:00">
              <w:r>
                <w:rPr>
                  <w:rFonts w:ascii="Times New Roman" w:hAnsi="Times New Roman" w:eastAsia="宋体"/>
                  <w:b w:val="0"/>
                  <w:sz w:val="18"/>
                </w:rPr>
                <w:delText>761.23</w:delText>
              </w:r>
            </w:del>
          </w:p>
        </w:tc>
        <w:tc>
          <w:tcPr>
            <w:tcW w:w="1187" w:type="dxa"/>
            <w:tcMar>
              <w:left w:w="70" w:type="dxa"/>
              <w:right w:w="70" w:type="dxa"/>
            </w:tcMar>
            <w:vAlign w:val="center"/>
          </w:tcPr>
          <w:p w14:paraId="140D5F73">
            <w:pPr>
              <w:keepNext/>
              <w:spacing w:before="20" w:after="20" w:line="260" w:lineRule="exact"/>
              <w:ind w:left="0" w:leftChars="0" w:right="0" w:rightChars="0" w:firstLine="0" w:firstLineChars="0"/>
              <w:jc w:val="center"/>
              <w:rPr>
                <w:del w:id="3847" w:author="xh" w:date="2026-10-19T10:06:48+08:00"/>
              </w:rPr>
            </w:pPr>
            <w:del w:id="3848" w:author="xh" w:date="2026-10-19T10:06:48+08:00">
              <w:r>
                <w:rPr>
                  <w:rFonts w:ascii="Times New Roman" w:hAnsi="Times New Roman" w:eastAsia="宋体"/>
                  <w:b w:val="0"/>
                  <w:sz w:val="18"/>
                </w:rPr>
                <w:delText>1704.00</w:delText>
              </w:r>
            </w:del>
          </w:p>
        </w:tc>
        <w:tc>
          <w:tcPr>
            <w:tcW w:w="1187" w:type="dxa"/>
            <w:tcMar>
              <w:left w:w="70" w:type="dxa"/>
              <w:right w:w="70" w:type="dxa"/>
            </w:tcMar>
            <w:vAlign w:val="center"/>
          </w:tcPr>
          <w:p w14:paraId="3BFBF745">
            <w:pPr>
              <w:keepNext/>
              <w:spacing w:before="20" w:after="20" w:line="260" w:lineRule="exact"/>
              <w:ind w:left="0" w:leftChars="0" w:right="0" w:rightChars="0" w:firstLine="0" w:firstLineChars="0"/>
              <w:jc w:val="center"/>
              <w:rPr>
                <w:del w:id="3849" w:author="xh" w:date="2026-10-19T10:06:48+08:00"/>
              </w:rPr>
            </w:pPr>
            <w:del w:id="3850" w:author="xh" w:date="2026-10-19T10:06:48+08:00">
              <w:r>
                <w:rPr>
                  <w:rFonts w:ascii="Times New Roman" w:hAnsi="Times New Roman" w:eastAsia="宋体"/>
                  <w:b w:val="0"/>
                  <w:sz w:val="18"/>
                </w:rPr>
                <w:delText>2.24</w:delText>
              </w:r>
            </w:del>
          </w:p>
        </w:tc>
        <w:tc>
          <w:tcPr>
            <w:tcW w:w="1187" w:type="dxa"/>
            <w:tcMar>
              <w:left w:w="70" w:type="dxa"/>
              <w:right w:w="70" w:type="dxa"/>
            </w:tcMar>
            <w:vAlign w:val="center"/>
          </w:tcPr>
          <w:p w14:paraId="5B601F18">
            <w:pPr>
              <w:keepNext/>
              <w:spacing w:before="20" w:after="20" w:line="260" w:lineRule="exact"/>
              <w:ind w:left="0" w:leftChars="0" w:right="0" w:rightChars="0" w:firstLine="0" w:firstLineChars="0"/>
              <w:jc w:val="center"/>
              <w:rPr>
                <w:del w:id="3851" w:author="xh" w:date="2026-10-19T10:06:48+08:00"/>
              </w:rPr>
            </w:pPr>
            <w:del w:id="3852" w:author="xh" w:date="2026-10-19T10:06:48+08:00">
              <w:r>
                <w:rPr>
                  <w:rFonts w:ascii="Times New Roman" w:hAnsi="Times New Roman" w:eastAsia="宋体"/>
                  <w:b w:val="0"/>
                  <w:sz w:val="18"/>
                </w:rPr>
                <w:delText>0.00</w:delText>
              </w:r>
            </w:del>
          </w:p>
        </w:tc>
        <w:tc>
          <w:tcPr>
            <w:tcW w:w="1187" w:type="dxa"/>
            <w:tcMar>
              <w:left w:w="70" w:type="dxa"/>
              <w:right w:w="70" w:type="dxa"/>
            </w:tcMar>
            <w:vAlign w:val="center"/>
          </w:tcPr>
          <w:p w14:paraId="6C3E749D">
            <w:pPr>
              <w:keepNext/>
              <w:spacing w:before="20" w:after="20" w:line="260" w:lineRule="exact"/>
              <w:ind w:left="0" w:leftChars="0" w:right="0" w:rightChars="0" w:firstLine="0" w:firstLineChars="0"/>
              <w:jc w:val="center"/>
              <w:rPr>
                <w:del w:id="3853" w:author="xh" w:date="2026-10-19T10:06:48+08:00"/>
              </w:rPr>
            </w:pPr>
            <w:del w:id="3854" w:author="xh" w:date="2026-10-19T10:06:48+08:00">
              <w:r>
                <w:rPr>
                  <w:rFonts w:ascii="Times New Roman" w:hAnsi="Times New Roman" w:eastAsia="宋体"/>
                  <w:b w:val="0"/>
                  <w:sz w:val="18"/>
                </w:rPr>
                <w:delText>6</w:delText>
              </w:r>
            </w:del>
          </w:p>
        </w:tc>
      </w:tr>
      <w:tr w14:paraId="6A0A59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3754" w:author="xh" w:date="2026-10-19T10:06:48+08:00"/>
        </w:trPr>
        <w:tc>
          <w:tcPr>
            <w:tcW w:w="1187" w:type="dxa"/>
            <w:tcMar>
              <w:left w:w="70" w:type="dxa"/>
              <w:right w:w="70" w:type="dxa"/>
            </w:tcMar>
            <w:vAlign w:val="center"/>
          </w:tcPr>
          <w:p w14:paraId="636B862B">
            <w:pPr>
              <w:keepNext/>
              <w:spacing w:before="20" w:after="20" w:line="260" w:lineRule="exact"/>
              <w:ind w:left="0" w:leftChars="0" w:right="0" w:rightChars="0" w:firstLine="0" w:firstLineChars="0"/>
              <w:jc w:val="center"/>
              <w:rPr>
                <w:del w:id="3855" w:author="xh" w:date="2026-10-19T10:06:48+08:00"/>
              </w:rPr>
            </w:pPr>
            <w:del w:id="3856" w:author="xh" w:date="2026-10-19T10:06:48+08:00">
              <w:r>
                <w:rPr>
                  <w:rFonts w:ascii="Times New Roman" w:hAnsi="Times New Roman" w:eastAsia="宋体"/>
                  <w:b w:val="0"/>
                  <w:sz w:val="18"/>
                </w:rPr>
                <w:delText>弹性</w:delText>
              </w:r>
            </w:del>
          </w:p>
        </w:tc>
        <w:tc>
          <w:tcPr>
            <w:tcW w:w="1187" w:type="dxa"/>
            <w:tcMar>
              <w:left w:w="70" w:type="dxa"/>
              <w:right w:w="70" w:type="dxa"/>
            </w:tcMar>
            <w:vAlign w:val="center"/>
          </w:tcPr>
          <w:p w14:paraId="375ABCC0">
            <w:pPr>
              <w:keepNext/>
              <w:spacing w:before="20" w:after="20" w:line="260" w:lineRule="exact"/>
              <w:ind w:left="0" w:leftChars="0" w:right="0" w:rightChars="0" w:firstLine="0" w:firstLineChars="0"/>
              <w:jc w:val="center"/>
              <w:rPr>
                <w:del w:id="3857" w:author="xh" w:date="2026-10-19T10:06:48+08:00"/>
              </w:rPr>
            </w:pPr>
            <w:del w:id="3858" w:author="xh" w:date="2026-10-19T10:06:48+08:00">
              <w:r>
                <w:rPr>
                  <w:rFonts w:ascii="Times New Roman" w:hAnsi="Times New Roman" w:eastAsia="宋体"/>
                  <w:b w:val="0"/>
                  <w:sz w:val="18"/>
                </w:rPr>
                <w:delText>2024</w:delText>
              </w:r>
            </w:del>
          </w:p>
        </w:tc>
        <w:tc>
          <w:tcPr>
            <w:tcW w:w="1187" w:type="dxa"/>
            <w:tcMar>
              <w:left w:w="70" w:type="dxa"/>
              <w:right w:w="70" w:type="dxa"/>
            </w:tcMar>
            <w:vAlign w:val="center"/>
          </w:tcPr>
          <w:p w14:paraId="259341E0">
            <w:pPr>
              <w:keepNext/>
              <w:spacing w:before="20" w:after="20" w:line="260" w:lineRule="exact"/>
              <w:ind w:left="0" w:leftChars="0" w:right="0" w:rightChars="0" w:firstLine="0" w:firstLineChars="0"/>
              <w:jc w:val="center"/>
              <w:rPr>
                <w:del w:id="3859" w:author="xh" w:date="2026-10-19T10:06:48+08:00"/>
              </w:rPr>
            </w:pPr>
            <w:del w:id="3860" w:author="xh" w:date="2026-10-19T10:06:48+08:00">
              <w:r>
                <w:rPr>
                  <w:rFonts w:ascii="Times New Roman" w:hAnsi="Times New Roman" w:eastAsia="宋体"/>
                  <w:b w:val="0"/>
                  <w:sz w:val="18"/>
                </w:rPr>
                <w:delText>862.66</w:delText>
              </w:r>
            </w:del>
          </w:p>
        </w:tc>
        <w:tc>
          <w:tcPr>
            <w:tcW w:w="1187" w:type="dxa"/>
            <w:tcMar>
              <w:left w:w="70" w:type="dxa"/>
              <w:right w:w="70" w:type="dxa"/>
            </w:tcMar>
            <w:vAlign w:val="center"/>
          </w:tcPr>
          <w:p w14:paraId="740C8E5A">
            <w:pPr>
              <w:keepNext/>
              <w:spacing w:before="20" w:after="20" w:line="260" w:lineRule="exact"/>
              <w:ind w:left="0" w:leftChars="0" w:right="0" w:rightChars="0" w:firstLine="0" w:firstLineChars="0"/>
              <w:jc w:val="center"/>
              <w:rPr>
                <w:del w:id="3861" w:author="xh" w:date="2026-10-19T10:06:48+08:00"/>
              </w:rPr>
            </w:pPr>
            <w:del w:id="3862" w:author="xh" w:date="2026-10-19T10:06:48+08:00">
              <w:r>
                <w:rPr>
                  <w:rFonts w:ascii="Times New Roman" w:hAnsi="Times New Roman" w:eastAsia="宋体"/>
                  <w:b w:val="0"/>
                  <w:sz w:val="18"/>
                </w:rPr>
                <w:delText>1715.50</w:delText>
              </w:r>
            </w:del>
          </w:p>
        </w:tc>
        <w:tc>
          <w:tcPr>
            <w:tcW w:w="1187" w:type="dxa"/>
            <w:tcMar>
              <w:left w:w="70" w:type="dxa"/>
              <w:right w:w="70" w:type="dxa"/>
            </w:tcMar>
            <w:vAlign w:val="center"/>
          </w:tcPr>
          <w:p w14:paraId="69E477BF">
            <w:pPr>
              <w:keepNext/>
              <w:spacing w:before="20" w:after="20" w:line="260" w:lineRule="exact"/>
              <w:ind w:left="0" w:leftChars="0" w:right="0" w:rightChars="0" w:firstLine="0" w:firstLineChars="0"/>
              <w:jc w:val="center"/>
              <w:rPr>
                <w:del w:id="3863" w:author="xh" w:date="2026-10-19T10:06:48+08:00"/>
              </w:rPr>
            </w:pPr>
            <w:del w:id="3864" w:author="xh" w:date="2026-10-19T10:06:48+08:00">
              <w:r>
                <w:rPr>
                  <w:rFonts w:ascii="Times New Roman" w:hAnsi="Times New Roman" w:eastAsia="宋体"/>
                  <w:b w:val="0"/>
                  <w:sz w:val="18"/>
                </w:rPr>
                <w:delText>1.99</w:delText>
              </w:r>
            </w:del>
          </w:p>
        </w:tc>
        <w:tc>
          <w:tcPr>
            <w:tcW w:w="1187" w:type="dxa"/>
            <w:tcMar>
              <w:left w:w="70" w:type="dxa"/>
              <w:right w:w="70" w:type="dxa"/>
            </w:tcMar>
            <w:vAlign w:val="center"/>
          </w:tcPr>
          <w:p w14:paraId="33A5172D">
            <w:pPr>
              <w:keepNext/>
              <w:spacing w:before="20" w:after="20" w:line="260" w:lineRule="exact"/>
              <w:ind w:left="0" w:leftChars="0" w:right="0" w:rightChars="0" w:firstLine="0" w:firstLineChars="0"/>
              <w:jc w:val="center"/>
              <w:rPr>
                <w:del w:id="3865" w:author="xh" w:date="2026-10-19T10:06:48+08:00"/>
              </w:rPr>
            </w:pPr>
            <w:del w:id="3866" w:author="xh" w:date="2026-10-19T10:06:48+08:00">
              <w:r>
                <w:rPr>
                  <w:rFonts w:ascii="Times New Roman" w:hAnsi="Times New Roman" w:eastAsia="宋体"/>
                  <w:b w:val="0"/>
                  <w:sz w:val="18"/>
                </w:rPr>
                <w:delText>0.00</w:delText>
              </w:r>
            </w:del>
          </w:p>
        </w:tc>
        <w:tc>
          <w:tcPr>
            <w:tcW w:w="1187" w:type="dxa"/>
            <w:tcMar>
              <w:left w:w="70" w:type="dxa"/>
              <w:right w:w="70" w:type="dxa"/>
            </w:tcMar>
            <w:vAlign w:val="center"/>
          </w:tcPr>
          <w:p w14:paraId="119DA0C4">
            <w:pPr>
              <w:keepNext/>
              <w:spacing w:before="20" w:after="20" w:line="260" w:lineRule="exact"/>
              <w:ind w:left="0" w:leftChars="0" w:right="0" w:rightChars="0" w:firstLine="0" w:firstLineChars="0"/>
              <w:jc w:val="center"/>
              <w:rPr>
                <w:del w:id="3867" w:author="xh" w:date="2026-10-19T10:06:48+08:00"/>
              </w:rPr>
            </w:pPr>
            <w:del w:id="3868" w:author="xh" w:date="2026-10-19T10:06:48+08:00">
              <w:r>
                <w:rPr>
                  <w:rFonts w:ascii="Times New Roman" w:hAnsi="Times New Roman" w:eastAsia="宋体"/>
                  <w:b w:val="0"/>
                  <w:sz w:val="18"/>
                </w:rPr>
                <w:delText>7</w:delText>
              </w:r>
            </w:del>
          </w:p>
        </w:tc>
      </w:tr>
      <w:tr w14:paraId="4201E8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3755" w:author="xh" w:date="2026-10-19T10:06:48+08:00"/>
        </w:trPr>
        <w:tc>
          <w:tcPr>
            <w:tcW w:w="1187" w:type="dxa"/>
            <w:tcMar>
              <w:left w:w="70" w:type="dxa"/>
              <w:right w:w="70" w:type="dxa"/>
            </w:tcMar>
            <w:vAlign w:val="center"/>
          </w:tcPr>
          <w:p w14:paraId="2714FF80">
            <w:pPr>
              <w:keepNext w:val="0"/>
              <w:spacing w:before="20" w:after="20" w:line="260" w:lineRule="exact"/>
              <w:ind w:left="0" w:leftChars="0" w:right="0" w:rightChars="0" w:firstLine="0" w:firstLineChars="0"/>
              <w:jc w:val="center"/>
              <w:rPr>
                <w:del w:id="3869" w:author="xh" w:date="2026-10-19T10:06:48+08:00"/>
              </w:rPr>
            </w:pPr>
            <w:del w:id="3870" w:author="xh" w:date="2026-10-19T10:06:48+08:00">
              <w:r>
                <w:rPr>
                  <w:rFonts w:ascii="Times New Roman" w:hAnsi="Times New Roman" w:eastAsia="宋体"/>
                  <w:b w:val="0"/>
                  <w:sz w:val="18"/>
                </w:rPr>
                <w:delText>弹性</w:delText>
              </w:r>
            </w:del>
          </w:p>
        </w:tc>
        <w:tc>
          <w:tcPr>
            <w:tcW w:w="1187" w:type="dxa"/>
            <w:tcMar>
              <w:left w:w="70" w:type="dxa"/>
              <w:right w:w="70" w:type="dxa"/>
            </w:tcMar>
            <w:vAlign w:val="center"/>
          </w:tcPr>
          <w:p w14:paraId="1CC497B3">
            <w:pPr>
              <w:keepNext w:val="0"/>
              <w:spacing w:before="20" w:after="20" w:line="260" w:lineRule="exact"/>
              <w:ind w:left="0" w:leftChars="0" w:right="0" w:rightChars="0" w:firstLine="0" w:firstLineChars="0"/>
              <w:jc w:val="center"/>
              <w:rPr>
                <w:del w:id="3871" w:author="xh" w:date="2026-10-19T10:06:48+08:00"/>
              </w:rPr>
            </w:pPr>
            <w:del w:id="3872" w:author="xh" w:date="2026-10-19T10:06:48+08:00">
              <w:r>
                <w:rPr>
                  <w:rFonts w:ascii="Times New Roman" w:hAnsi="Times New Roman" w:eastAsia="宋体"/>
                  <w:b w:val="0"/>
                  <w:sz w:val="18"/>
                </w:rPr>
                <w:delText>2025</w:delText>
              </w:r>
            </w:del>
          </w:p>
        </w:tc>
        <w:tc>
          <w:tcPr>
            <w:tcW w:w="1187" w:type="dxa"/>
            <w:tcMar>
              <w:left w:w="70" w:type="dxa"/>
              <w:right w:w="70" w:type="dxa"/>
            </w:tcMar>
            <w:vAlign w:val="center"/>
          </w:tcPr>
          <w:p w14:paraId="29CC0A5E">
            <w:pPr>
              <w:keepNext w:val="0"/>
              <w:spacing w:before="20" w:after="20" w:line="260" w:lineRule="exact"/>
              <w:ind w:left="0" w:leftChars="0" w:right="0" w:rightChars="0" w:firstLine="0" w:firstLineChars="0"/>
              <w:jc w:val="center"/>
              <w:rPr>
                <w:del w:id="3873" w:author="xh" w:date="2026-10-19T10:06:48+08:00"/>
              </w:rPr>
            </w:pPr>
            <w:del w:id="3874" w:author="xh" w:date="2026-10-19T10:06:48+08:00">
              <w:r>
                <w:rPr>
                  <w:rFonts w:ascii="Times New Roman" w:hAnsi="Times New Roman" w:eastAsia="宋体"/>
                  <w:b w:val="0"/>
                  <w:sz w:val="18"/>
                </w:rPr>
                <w:delText>956.45</w:delText>
              </w:r>
            </w:del>
          </w:p>
        </w:tc>
        <w:tc>
          <w:tcPr>
            <w:tcW w:w="1187" w:type="dxa"/>
            <w:tcMar>
              <w:left w:w="70" w:type="dxa"/>
              <w:right w:w="70" w:type="dxa"/>
            </w:tcMar>
            <w:vAlign w:val="center"/>
          </w:tcPr>
          <w:p w14:paraId="44ED14C0">
            <w:pPr>
              <w:keepNext w:val="0"/>
              <w:spacing w:before="20" w:after="20" w:line="260" w:lineRule="exact"/>
              <w:ind w:left="0" w:leftChars="0" w:right="0" w:rightChars="0" w:firstLine="0" w:firstLineChars="0"/>
              <w:jc w:val="center"/>
              <w:rPr>
                <w:del w:id="3875" w:author="xh" w:date="2026-10-19T10:06:48+08:00"/>
              </w:rPr>
            </w:pPr>
            <w:del w:id="3876" w:author="xh" w:date="2026-10-19T10:06:48+08:00">
              <w:r>
                <w:rPr>
                  <w:rFonts w:ascii="Times New Roman" w:hAnsi="Times New Roman" w:eastAsia="宋体"/>
                  <w:b w:val="0"/>
                  <w:sz w:val="18"/>
                </w:rPr>
                <w:delText>1715.50</w:delText>
              </w:r>
            </w:del>
          </w:p>
        </w:tc>
        <w:tc>
          <w:tcPr>
            <w:tcW w:w="1187" w:type="dxa"/>
            <w:tcMar>
              <w:left w:w="70" w:type="dxa"/>
              <w:right w:w="70" w:type="dxa"/>
            </w:tcMar>
            <w:vAlign w:val="center"/>
          </w:tcPr>
          <w:p w14:paraId="7761ADA5">
            <w:pPr>
              <w:keepNext w:val="0"/>
              <w:spacing w:before="20" w:after="20" w:line="260" w:lineRule="exact"/>
              <w:ind w:left="0" w:leftChars="0" w:right="0" w:rightChars="0" w:firstLine="0" w:firstLineChars="0"/>
              <w:jc w:val="center"/>
              <w:rPr>
                <w:del w:id="3877" w:author="xh" w:date="2026-10-19T10:06:48+08:00"/>
              </w:rPr>
            </w:pPr>
            <w:del w:id="3878" w:author="xh" w:date="2026-10-19T10:06:48+08:00">
              <w:r>
                <w:rPr>
                  <w:rFonts w:ascii="Times New Roman" w:hAnsi="Times New Roman" w:eastAsia="宋体"/>
                  <w:b w:val="0"/>
                  <w:sz w:val="18"/>
                </w:rPr>
                <w:delText>1.79</w:delText>
              </w:r>
            </w:del>
          </w:p>
        </w:tc>
        <w:tc>
          <w:tcPr>
            <w:tcW w:w="1187" w:type="dxa"/>
            <w:tcMar>
              <w:left w:w="70" w:type="dxa"/>
              <w:right w:w="70" w:type="dxa"/>
            </w:tcMar>
            <w:vAlign w:val="center"/>
          </w:tcPr>
          <w:p w14:paraId="2DAC5F6E">
            <w:pPr>
              <w:keepNext w:val="0"/>
              <w:spacing w:before="20" w:after="20" w:line="260" w:lineRule="exact"/>
              <w:ind w:left="0" w:leftChars="0" w:right="0" w:rightChars="0" w:firstLine="0" w:firstLineChars="0"/>
              <w:jc w:val="center"/>
              <w:rPr>
                <w:del w:id="3879" w:author="xh" w:date="2026-10-19T10:06:48+08:00"/>
              </w:rPr>
            </w:pPr>
            <w:del w:id="3880" w:author="xh" w:date="2026-10-19T10:06:48+08:00">
              <w:r>
                <w:rPr>
                  <w:rFonts w:ascii="Times New Roman" w:hAnsi="Times New Roman" w:eastAsia="宋体"/>
                  <w:b w:val="0"/>
                  <w:sz w:val="18"/>
                </w:rPr>
                <w:delText>3.40</w:delText>
              </w:r>
            </w:del>
          </w:p>
        </w:tc>
        <w:tc>
          <w:tcPr>
            <w:tcW w:w="1187" w:type="dxa"/>
            <w:tcMar>
              <w:left w:w="70" w:type="dxa"/>
              <w:right w:w="70" w:type="dxa"/>
            </w:tcMar>
            <w:vAlign w:val="center"/>
          </w:tcPr>
          <w:p w14:paraId="0376504E">
            <w:pPr>
              <w:keepNext w:val="0"/>
              <w:spacing w:before="20" w:after="20" w:line="260" w:lineRule="exact"/>
              <w:ind w:left="0" w:leftChars="0" w:right="0" w:rightChars="0" w:firstLine="0" w:firstLineChars="0"/>
              <w:jc w:val="center"/>
              <w:rPr>
                <w:del w:id="3881" w:author="xh" w:date="2026-10-19T10:06:48+08:00"/>
              </w:rPr>
            </w:pPr>
            <w:del w:id="3882" w:author="xh" w:date="2026-10-19T10:06:48+08:00">
              <w:r>
                <w:rPr>
                  <w:rFonts w:ascii="Times New Roman" w:hAnsi="Times New Roman" w:eastAsia="宋体"/>
                  <w:b w:val="0"/>
                  <w:sz w:val="18"/>
                </w:rPr>
                <w:delText>13</w:delText>
              </w:r>
            </w:del>
          </w:p>
        </w:tc>
      </w:tr>
      <w:tr>
        <w:trPr>
          <w:cantSplit/>
          <w:tblHeader/>
          <w:ins w:id="3883" w:author="xh" w:date="2026-10-19T10:06:48+08:00"/>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3914" w:author="xh" w:date="2026-10-19T10:06:48+08:00"/>
              </w:rPr>
            </w:pPr>
            <w:ins w:id="3915" w:author="xh" w:date="2026-10-19T10:06:48+08:00">
              <w:r>
                <w:rPr>
                  <w:rFonts w:ascii="Times New Roman" w:hAnsi="Times New Roman" w:eastAsia="宋体"/>
                  <w:b/>
                  <w:sz w:val="18"/>
                </w:rPr>
                <w:t>方案</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3916" w:author="xh" w:date="2026-10-19T10:06:48+08:00"/>
              </w:rPr>
            </w:pPr>
            <w:ins w:id="3917" w:author="xh" w:date="2026-10-19T10:06:48+08:00">
              <w:r>
                <w:rPr>
                  <w:rFonts w:ascii="Times New Roman" w:hAnsi="Times New Roman" w:eastAsia="宋体"/>
                  <w:b/>
                  <w:sz w:val="18"/>
                </w:rPr>
                <w:t>年份</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3918" w:author="xh" w:date="2026-10-19T10:06:48+08:00"/>
              </w:rPr>
            </w:pPr>
            <w:ins w:id="3919" w:author="xh" w:date="2026-10-19T10:06:48+08:00">
              <w:r>
                <w:rPr>
                  <w:rFonts w:ascii="Times New Roman" w:hAnsi="Times New Roman" w:eastAsia="宋体"/>
                  <w:b/>
                  <w:sz w:val="18"/>
                </w:rPr>
                <w:t>年网供最大负荷/MW</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3920" w:author="xh" w:date="2026-10-19T10:06:48+08:00"/>
              </w:rPr>
            </w:pPr>
            <w:ins w:id="3921" w:author="xh" w:date="2026-10-19T10:06:48+08:00">
              <w:r>
                <w:rPr>
                  <w:rFonts w:ascii="Times New Roman" w:hAnsi="Times New Roman" w:eastAsia="宋体"/>
                  <w:b/>
                  <w:sz w:val="18"/>
                </w:rPr>
                <w:t>主变容量/MVA</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3922" w:author="xh" w:date="2026-10-19T10:06:48+08:00"/>
              </w:rPr>
            </w:pPr>
            <w:ins w:id="3923" w:author="xh" w:date="2026-10-19T10:06:48+08:00">
              <w:r>
                <w:rPr>
                  <w:rFonts w:ascii="Times New Roman" w:hAnsi="Times New Roman" w:eastAsia="宋体"/>
                  <w:b/>
                  <w:sz w:val="18"/>
                </w:rPr>
                <w:t>容载比</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3924" w:author="xh" w:date="2026-10-19T10:06:48+08:00"/>
              </w:rPr>
            </w:pPr>
            <w:ins w:id="3925" w:author="xh" w:date="2026-10-19T10:06:48+08:00">
              <w:r>
                <w:rPr>
                  <w:rFonts w:ascii="Times New Roman" w:hAnsi="Times New Roman" w:eastAsia="宋体"/>
                  <w:b/>
                  <w:sz w:val="18"/>
                </w:rPr>
                <w:t>储能额定功率/MW</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3926" w:author="xh" w:date="2026-10-19T10:06:48+08:00"/>
              </w:rPr>
            </w:pPr>
            <w:ins w:id="3927" w:author="xh" w:date="2026-10-19T10:06:48+08:00">
              <w:r>
                <w:rPr>
                  <w:rFonts w:ascii="Times New Roman" w:hAnsi="Times New Roman" w:eastAsia="宋体"/>
                  <w:b/>
                  <w:sz w:val="18"/>
                </w:rPr>
                <w:t>累计新线/条</w:t>
              </w:r>
            </w:ins>
          </w:p>
        </w:tc>
      </w:tr>
      <w:tr>
        <w:trPr>
          <w:cantSplit/>
          <w:ins w:id="3884"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28" w:author="xh" w:date="2026-10-19T10:06:48+08:00"/>
              </w:rPr>
            </w:pPr>
            <w:ins w:id="3929" w:author="xh" w:date="2026-10-19T10:06:48+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30" w:author="xh" w:date="2026-10-19T10:06:48+08:00"/>
              </w:rPr>
            </w:pPr>
            <w:ins w:id="3931" w:author="xh" w:date="2026-10-19T10:06:48+08:00">
              <w:r>
                <w:rPr>
                  <w:rFonts w:ascii="Times New Roman" w:hAnsi="Times New Roman" w:eastAsia="宋体"/>
                  <w:b w:val="0"/>
                  <w:sz w:val="18"/>
                </w:rPr>
                <w:t>2021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32" w:author="xh" w:date="2026-10-19T10:06:48+08:00"/>
              </w:rPr>
            </w:pPr>
            <w:ins w:id="3933" w:author="xh" w:date="2026-10-19T10:06:48+08:00">
              <w:r>
                <w:rPr>
                  <w:rFonts w:ascii="Times New Roman" w:hAnsi="Times New Roman" w:eastAsia="宋体"/>
                  <w:b w:val="0"/>
                  <w:sz w:val="18"/>
                </w:rPr>
                <w:t>731.77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34" w:author="xh" w:date="2026-10-19T10:06:48+08:00"/>
              </w:rPr>
            </w:pPr>
            <w:ins w:id="3935" w:author="xh" w:date="2026-10-19T10:06:48+08:00">
              <w:r>
                <w:rPr>
                  <w:rFonts w:ascii="Times New Roman" w:hAnsi="Times New Roman" w:eastAsia="宋体"/>
                  <w:b w:val="0"/>
                  <w:sz w:val="18"/>
                </w:rPr>
                <w:t>2027.00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36" w:author="xh" w:date="2026-10-19T10:06:48+08:00"/>
              </w:rPr>
            </w:pPr>
            <w:ins w:id="3937" w:author="xh" w:date="2026-10-19T10:06:48+08:00">
              <w:r>
                <w:rPr>
                  <w:rFonts w:ascii="Times New Roman" w:hAnsi="Times New Roman" w:eastAsia="宋体"/>
                  <w:b w:val="0"/>
                  <w:sz w:val="18"/>
                </w:rPr>
                <w:t>2.77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38" w:author="xh" w:date="2026-10-19T10:06:48+08:00"/>
              </w:rPr>
            </w:pPr>
            <w:ins w:id="3939" w:author="xh" w:date="2026-10-19T10:06:48+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40" w:author="xh" w:date="2026-10-19T10:06:48+08:00"/>
              </w:rPr>
            </w:pPr>
            <w:ins w:id="3941" w:author="xh" w:date="2026-10-19T10:06:48+08:00">
              <w:r>
                <w:rPr>
                  <w:rFonts w:ascii="Times New Roman" w:hAnsi="Times New Roman" w:eastAsia="宋体"/>
                  <w:b w:val="0"/>
                  <w:sz w:val="18"/>
                </w:rPr>
                <w:t>0</w:t>
              </w:r>
            </w:ins>
          </w:p>
        </w:tc>
      </w:tr>
      <w:tr>
        <w:trPr>
          <w:cantSplit/>
          <w:ins w:id="3885"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42" w:author="xh" w:date="2026-10-19T10:06:48+08:00"/>
              </w:rPr>
            </w:pPr>
            <w:ins w:id="3943" w:author="xh" w:date="2026-10-19T10:06:48+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44" w:author="xh" w:date="2026-10-19T10:06:48+08:00"/>
              </w:rPr>
            </w:pPr>
            <w:ins w:id="3945" w:author="xh" w:date="2026-10-19T10:06:48+08:00">
              <w:r>
                <w:rPr>
                  <w:rFonts w:ascii="Times New Roman" w:hAnsi="Times New Roman" w:eastAsia="宋体"/>
                  <w:b w:val="0"/>
                  <w:sz w:val="18"/>
                </w:rPr>
                <w:t>2022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46" w:author="xh" w:date="2026-10-19T10:06:48+08:00"/>
              </w:rPr>
            </w:pPr>
            <w:ins w:id="3947" w:author="xh" w:date="2026-10-19T10:06:48+08:00">
              <w:r>
                <w:rPr>
                  <w:rFonts w:ascii="Times New Roman" w:hAnsi="Times New Roman" w:eastAsia="宋体"/>
                  <w:b w:val="0"/>
                  <w:sz w:val="18"/>
                </w:rPr>
                <w:t>825.00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48" w:author="xh" w:date="2026-10-19T10:06:48+08:00"/>
              </w:rPr>
            </w:pPr>
            <w:ins w:id="3949" w:author="xh" w:date="2026-10-19T10:06:48+08:00">
              <w:r>
                <w:rPr>
                  <w:rFonts w:ascii="Times New Roman" w:hAnsi="Times New Roman" w:eastAsia="宋体"/>
                  <w:b w:val="0"/>
                  <w:sz w:val="18"/>
                </w:rPr>
                <w:t>2027.00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50" w:author="xh" w:date="2026-10-19T10:06:48+08:00"/>
              </w:rPr>
            </w:pPr>
            <w:ins w:id="3951" w:author="xh" w:date="2026-10-19T10:06:48+08:00">
              <w:r>
                <w:rPr>
                  <w:rFonts w:ascii="Times New Roman" w:hAnsi="Times New Roman" w:eastAsia="宋体"/>
                  <w:b w:val="0"/>
                  <w:sz w:val="18"/>
                </w:rPr>
                <w:t>2.46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52" w:author="xh" w:date="2026-10-19T10:06:48+08:00"/>
              </w:rPr>
            </w:pPr>
            <w:ins w:id="3953" w:author="xh" w:date="2026-10-19T10:06:48+08:00">
              <w:r>
                <w:rPr>
                  <w:rFonts w:ascii="Times New Roman" w:hAnsi="Times New Roman" w:eastAsia="宋体"/>
                  <w:b w:val="0"/>
                  <w:sz w:val="18"/>
                </w:rPr>
                <w:t>8.20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54" w:author="xh" w:date="2026-10-19T10:06:48+08:00"/>
              </w:rPr>
            </w:pPr>
            <w:ins w:id="3955" w:author="xh" w:date="2026-10-19T10:06:48+08:00">
              <w:r>
                <w:rPr>
                  <w:rFonts w:ascii="Times New Roman" w:hAnsi="Times New Roman" w:eastAsia="宋体"/>
                  <w:b w:val="0"/>
                  <w:sz w:val="18"/>
                </w:rPr>
                <w:t>4</w:t>
              </w:r>
            </w:ins>
          </w:p>
        </w:tc>
      </w:tr>
      <w:tr>
        <w:trPr>
          <w:cantSplit/>
          <w:ins w:id="3886"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56" w:author="xh" w:date="2026-10-19T10:06:48+08:00"/>
              </w:rPr>
            </w:pPr>
            <w:ins w:id="3957" w:author="xh" w:date="2026-10-19T10:06:48+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58" w:author="xh" w:date="2026-10-19T10:06:48+08:00"/>
              </w:rPr>
            </w:pPr>
            <w:ins w:id="3959" w:author="xh" w:date="2026-10-19T10:06:48+08:00">
              <w:r>
                <w:rPr>
                  <w:rFonts w:ascii="Times New Roman" w:hAnsi="Times New Roman" w:eastAsia="宋体"/>
                  <w:b w:val="0"/>
                  <w:sz w:val="18"/>
                </w:rPr>
                <w:t>2023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60" w:author="xh" w:date="2026-10-19T10:06:48+08:00"/>
              </w:rPr>
            </w:pPr>
            <w:ins w:id="3961" w:author="xh" w:date="2026-10-19T10:06:48+08:00">
              <w:r>
                <w:rPr>
                  <w:rFonts w:ascii="Times New Roman" w:hAnsi="Times New Roman" w:eastAsia="宋体"/>
                  <w:b w:val="0"/>
                  <w:sz w:val="18"/>
                </w:rPr>
                <w:t>761.23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62" w:author="xh" w:date="2026-10-19T10:06:48+08:00"/>
              </w:rPr>
            </w:pPr>
            <w:ins w:id="3963" w:author="xh" w:date="2026-10-19T10:06:48+08:00">
              <w:r>
                <w:rPr>
                  <w:rFonts w:ascii="Times New Roman" w:hAnsi="Times New Roman" w:eastAsia="宋体"/>
                  <w:b w:val="0"/>
                  <w:sz w:val="18"/>
                </w:rPr>
                <w:t>2027.00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64" w:author="xh" w:date="2026-10-19T10:06:48+08:00"/>
              </w:rPr>
            </w:pPr>
            <w:ins w:id="3965" w:author="xh" w:date="2026-10-19T10:06:48+08:00">
              <w:r>
                <w:rPr>
                  <w:rFonts w:ascii="Times New Roman" w:hAnsi="Times New Roman" w:eastAsia="宋体"/>
                  <w:b w:val="0"/>
                  <w:sz w:val="18"/>
                </w:rPr>
                <w:t>2.66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66" w:author="xh" w:date="2026-10-19T10:06:48+08:00"/>
              </w:rPr>
            </w:pPr>
            <w:ins w:id="3967" w:author="xh" w:date="2026-10-19T10:06:48+08:00">
              <w:r>
                <w:rPr>
                  <w:rFonts w:ascii="Times New Roman" w:hAnsi="Times New Roman" w:eastAsia="宋体"/>
                  <w:b w:val="0"/>
                  <w:sz w:val="18"/>
                </w:rPr>
                <w:t>8.20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68" w:author="xh" w:date="2026-10-19T10:06:48+08:00"/>
              </w:rPr>
            </w:pPr>
            <w:ins w:id="3969" w:author="xh" w:date="2026-10-19T10:06:48+08:00">
              <w:r>
                <w:rPr>
                  <w:rFonts w:ascii="Times New Roman" w:hAnsi="Times New Roman" w:eastAsia="宋体"/>
                  <w:b w:val="0"/>
                  <w:sz w:val="18"/>
                </w:rPr>
                <w:t>4</w:t>
              </w:r>
            </w:ins>
          </w:p>
        </w:tc>
      </w:tr>
      <w:tr>
        <w:trPr>
          <w:cantSplit/>
          <w:ins w:id="3887"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70" w:author="xh" w:date="2026-10-19T10:06:48+08:00"/>
              </w:rPr>
            </w:pPr>
            <w:ins w:id="3971" w:author="xh" w:date="2026-10-19T10:06:48+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72" w:author="xh" w:date="2026-10-19T10:06:48+08:00"/>
              </w:rPr>
            </w:pPr>
            <w:ins w:id="3973" w:author="xh" w:date="2026-10-19T10:06:48+08:00">
              <w:r>
                <w:rPr>
                  <w:rFonts w:ascii="Times New Roman" w:hAnsi="Times New Roman" w:eastAsia="宋体"/>
                  <w:b w:val="0"/>
                  <w:sz w:val="18"/>
                </w:rPr>
                <w:t>2024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74" w:author="xh" w:date="2026-10-19T10:06:48+08:00"/>
              </w:rPr>
            </w:pPr>
            <w:ins w:id="3975" w:author="xh" w:date="2026-10-19T10:06:48+08:00">
              <w:r>
                <w:rPr>
                  <w:rFonts w:ascii="Times New Roman" w:hAnsi="Times New Roman" w:eastAsia="宋体"/>
                  <w:b w:val="0"/>
                  <w:sz w:val="18"/>
                </w:rPr>
                <w:t>862.66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76" w:author="xh" w:date="2026-10-19T10:06:48+08:00"/>
              </w:rPr>
            </w:pPr>
            <w:ins w:id="3977" w:author="xh" w:date="2026-10-19T10:06:48+08:00">
              <w:r>
                <w:rPr>
                  <w:rFonts w:ascii="Times New Roman" w:hAnsi="Times New Roman" w:eastAsia="宋体"/>
                  <w:b w:val="0"/>
                  <w:sz w:val="18"/>
                </w:rPr>
                <w:t>2027.00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78" w:author="xh" w:date="2026-10-19T10:06:48+08:00"/>
              </w:rPr>
            </w:pPr>
            <w:ins w:id="3979" w:author="xh" w:date="2026-10-19T10:06:48+08:00">
              <w:r>
                <w:rPr>
                  <w:rFonts w:ascii="Times New Roman" w:hAnsi="Times New Roman" w:eastAsia="宋体"/>
                  <w:b w:val="0"/>
                  <w:sz w:val="18"/>
                </w:rPr>
                <w:t>2.35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80" w:author="xh" w:date="2026-10-19T10:06:48+08:00"/>
              </w:rPr>
            </w:pPr>
            <w:ins w:id="3981" w:author="xh" w:date="2026-10-19T10:06:48+08:00">
              <w:r>
                <w:rPr>
                  <w:rFonts w:ascii="Times New Roman" w:hAnsi="Times New Roman" w:eastAsia="宋体"/>
                  <w:b w:val="0"/>
                  <w:sz w:val="18"/>
                </w:rPr>
                <w:t>12.50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82" w:author="xh" w:date="2026-10-19T10:06:48+08:00"/>
              </w:rPr>
            </w:pPr>
            <w:ins w:id="3983" w:author="xh" w:date="2026-10-19T10:06:48+08:00">
              <w:r>
                <w:rPr>
                  <w:rFonts w:ascii="Times New Roman" w:hAnsi="Times New Roman" w:eastAsia="宋体"/>
                  <w:b w:val="0"/>
                  <w:sz w:val="18"/>
                </w:rPr>
                <w:t>5</w:t>
              </w:r>
            </w:ins>
          </w:p>
        </w:tc>
      </w:tr>
      <w:tr>
        <w:trPr>
          <w:cantSplit/>
          <w:ins w:id="3888"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84" w:author="xh" w:date="2026-10-19T10:06:48+08:00"/>
              </w:rPr>
            </w:pPr>
            <w:ins w:id="3985" w:author="xh" w:date="2026-10-19T10:06:48+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86" w:author="xh" w:date="2026-10-19T10:06:48+08:00"/>
              </w:rPr>
            </w:pPr>
            <w:ins w:id="3987" w:author="xh" w:date="2026-10-19T10:06:48+08:00">
              <w:r>
                <w:rPr>
                  <w:rFonts w:ascii="Times New Roman" w:hAnsi="Times New Roman" w:eastAsia="宋体"/>
                  <w:b w:val="0"/>
                  <w:sz w:val="18"/>
                </w:rPr>
                <w:t>2025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88" w:author="xh" w:date="2026-10-19T10:06:48+08:00"/>
              </w:rPr>
            </w:pPr>
            <w:ins w:id="3989" w:author="xh" w:date="2026-10-19T10:06:48+08:00">
              <w:r>
                <w:rPr>
                  <w:rFonts w:ascii="Times New Roman" w:hAnsi="Times New Roman" w:eastAsia="宋体"/>
                  <w:b w:val="0"/>
                  <w:sz w:val="18"/>
                </w:rPr>
                <w:t>956.45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90" w:author="xh" w:date="2026-10-19T10:06:48+08:00"/>
              </w:rPr>
            </w:pPr>
            <w:ins w:id="3991" w:author="xh" w:date="2026-10-19T10:06:48+08:00">
              <w:r>
                <w:rPr>
                  <w:rFonts w:ascii="Times New Roman" w:hAnsi="Times New Roman" w:eastAsia="宋体"/>
                  <w:b w:val="0"/>
                  <w:sz w:val="18"/>
                </w:rPr>
                <w:t>2027.00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92" w:author="xh" w:date="2026-10-19T10:06:48+08:00"/>
              </w:rPr>
            </w:pPr>
            <w:ins w:id="3993" w:author="xh" w:date="2026-10-19T10:06:48+08:00">
              <w:r>
                <w:rPr>
                  <w:rFonts w:ascii="Times New Roman" w:hAnsi="Times New Roman" w:eastAsia="宋体"/>
                  <w:b w:val="0"/>
                  <w:sz w:val="18"/>
                </w:rPr>
                <w:t>2.12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94" w:author="xh" w:date="2026-10-19T10:06:48+08:00"/>
              </w:rPr>
            </w:pPr>
            <w:ins w:id="3995" w:author="xh" w:date="2026-10-19T10:06:48+08:00">
              <w:r>
                <w:rPr>
                  <w:rFonts w:ascii="Times New Roman" w:hAnsi="Times New Roman" w:eastAsia="宋体"/>
                  <w:b w:val="0"/>
                  <w:sz w:val="18"/>
                </w:rPr>
                <w:t>26.20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96" w:author="xh" w:date="2026-10-19T10:06:48+08:00"/>
              </w:rPr>
            </w:pPr>
            <w:ins w:id="3997" w:author="xh" w:date="2026-10-19T10:06:48+08:00">
              <w:r>
                <w:rPr>
                  <w:rFonts w:ascii="Times New Roman" w:hAnsi="Times New Roman" w:eastAsia="宋体"/>
                  <w:b w:val="0"/>
                  <w:sz w:val="18"/>
                </w:rPr>
                <w:t>9</w:t>
              </w:r>
            </w:ins>
          </w:p>
        </w:tc>
      </w:tr>
      <w:tr>
        <w:trPr>
          <w:cantSplit/>
          <w:ins w:id="3889"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3998" w:author="xh" w:date="2026-10-19T10:06:48+08:00"/>
              </w:rPr>
            </w:pPr>
            <w:ins w:id="3999" w:author="xh" w:date="2026-10-19T10:06:48+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00" w:author="xh" w:date="2026-10-19T10:06:48+08:00"/>
              </w:rPr>
            </w:pPr>
            <w:ins w:id="4001" w:author="xh" w:date="2026-10-19T10:06:48+08:00">
              <w:r>
                <w:rPr>
                  <w:rFonts w:ascii="Times New Roman" w:hAnsi="Times New Roman" w:eastAsia="宋体"/>
                  <w:b w:val="0"/>
                  <w:sz w:val="18"/>
                </w:rPr>
                <w:t>2026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02" w:author="xh" w:date="2026-10-19T10:06:48+08:00"/>
              </w:rPr>
            </w:pPr>
            <w:ins w:id="4003" w:author="xh" w:date="2026-10-19T10:06:48+08:00">
              <w:r>
                <w:rPr>
                  <w:rFonts w:ascii="Times New Roman" w:hAnsi="Times New Roman" w:eastAsia="宋体"/>
                  <w:b w:val="0"/>
                  <w:sz w:val="18"/>
                </w:rPr>
                <w:t>999.48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04" w:author="xh" w:date="2026-10-19T10:06:48+08:00"/>
              </w:rPr>
            </w:pPr>
            <w:ins w:id="4005" w:author="xh" w:date="2026-10-19T10:06:48+08:00">
              <w:r>
                <w:rPr>
                  <w:rFonts w:ascii="Times New Roman" w:hAnsi="Times New Roman" w:eastAsia="宋体"/>
                  <w:b w:val="0"/>
                  <w:sz w:val="18"/>
                </w:rPr>
                <w:t>2027.00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06" w:author="xh" w:date="2026-10-19T10:06:48+08:00"/>
              </w:rPr>
            </w:pPr>
            <w:ins w:id="4007" w:author="xh" w:date="2026-10-19T10:06:48+08:00">
              <w:r>
                <w:rPr>
                  <w:rFonts w:ascii="Times New Roman" w:hAnsi="Times New Roman" w:eastAsia="宋体"/>
                  <w:b w:val="0"/>
                  <w:sz w:val="18"/>
                </w:rPr>
                <w:t>2.03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08" w:author="xh" w:date="2026-10-19T10:06:48+08:00"/>
              </w:rPr>
            </w:pPr>
            <w:ins w:id="4009" w:author="xh" w:date="2026-10-19T10:06:48+08:00">
              <w:r>
                <w:rPr>
                  <w:rFonts w:ascii="Times New Roman" w:hAnsi="Times New Roman" w:eastAsia="宋体"/>
                  <w:b w:val="0"/>
                  <w:sz w:val="18"/>
                </w:rPr>
                <w:t>49.10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10" w:author="xh" w:date="2026-10-19T10:06:48+08:00"/>
              </w:rPr>
            </w:pPr>
            <w:ins w:id="4011" w:author="xh" w:date="2026-10-19T10:06:48+08:00">
              <w:r>
                <w:rPr>
                  <w:rFonts w:ascii="Times New Roman" w:hAnsi="Times New Roman" w:eastAsia="宋体"/>
                  <w:b w:val="0"/>
                  <w:sz w:val="18"/>
                </w:rPr>
                <w:t>13</w:t>
              </w:r>
            </w:ins>
          </w:p>
        </w:tc>
      </w:tr>
      <w:tr>
        <w:trPr>
          <w:cantSplit/>
          <w:ins w:id="3890"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12" w:author="xh" w:date="2026-10-19T10:06:48+08:00"/>
              </w:rPr>
            </w:pPr>
            <w:ins w:id="4013" w:author="xh" w:date="2026-10-19T10:06:48+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14" w:author="xh" w:date="2026-10-19T10:06:48+08:00"/>
              </w:rPr>
            </w:pPr>
            <w:ins w:id="4015" w:author="xh" w:date="2026-10-19T10:06:48+08:00">
              <w:r>
                <w:rPr>
                  <w:rFonts w:ascii="Times New Roman" w:hAnsi="Times New Roman" w:eastAsia="宋体"/>
                  <w:b w:val="0"/>
                  <w:sz w:val="18"/>
                </w:rPr>
                <w:t>2027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16" w:author="xh" w:date="2026-10-19T10:06:48+08:00"/>
              </w:rPr>
            </w:pPr>
            <w:ins w:id="4017" w:author="xh" w:date="2026-10-19T10:06:48+08:00">
              <w:r>
                <w:rPr>
                  <w:rFonts w:ascii="Times New Roman" w:hAnsi="Times New Roman" w:eastAsia="宋体"/>
                  <w:b w:val="0"/>
                  <w:sz w:val="18"/>
                </w:rPr>
                <w:t>1042.51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18" w:author="xh" w:date="2026-10-19T10:06:48+08:00"/>
              </w:rPr>
            </w:pPr>
            <w:ins w:id="4019" w:author="xh" w:date="2026-10-19T10:06:48+08:00">
              <w:r>
                <w:rPr>
                  <w:rFonts w:ascii="Times New Roman" w:hAnsi="Times New Roman" w:eastAsia="宋体"/>
                  <w:b w:val="0"/>
                  <w:sz w:val="18"/>
                </w:rPr>
                <w:t>2057.00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20" w:author="xh" w:date="2026-10-19T10:06:48+08:00"/>
              </w:rPr>
            </w:pPr>
            <w:ins w:id="4021" w:author="xh" w:date="2026-10-19T10:06:48+08:00">
              <w:r>
                <w:rPr>
                  <w:rFonts w:ascii="Times New Roman" w:hAnsi="Times New Roman" w:eastAsia="宋体"/>
                  <w:b w:val="0"/>
                  <w:sz w:val="18"/>
                </w:rPr>
                <w:t>1.97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22" w:author="xh" w:date="2026-10-19T10:06:48+08:00"/>
              </w:rPr>
            </w:pPr>
            <w:ins w:id="4023" w:author="xh" w:date="2026-10-19T10:06:48+08:00">
              <w:r>
                <w:rPr>
                  <w:rFonts w:ascii="Times New Roman" w:hAnsi="Times New Roman" w:eastAsia="宋体"/>
                  <w:b w:val="0"/>
                  <w:sz w:val="18"/>
                </w:rPr>
                <w:t>56.00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24" w:author="xh" w:date="2026-10-19T10:06:48+08:00"/>
              </w:rPr>
            </w:pPr>
            <w:ins w:id="4025" w:author="xh" w:date="2026-10-19T10:06:48+08:00">
              <w:r>
                <w:rPr>
                  <w:rFonts w:ascii="Times New Roman" w:hAnsi="Times New Roman" w:eastAsia="宋体"/>
                  <w:b w:val="0"/>
                  <w:sz w:val="18"/>
                </w:rPr>
                <w:t>14</w:t>
              </w:r>
            </w:ins>
          </w:p>
        </w:tc>
      </w:tr>
      <w:tr>
        <w:trPr>
          <w:cantSplit/>
          <w:ins w:id="3891"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26" w:author="xh" w:date="2026-10-19T10:06:48+08:00"/>
              </w:rPr>
            </w:pPr>
            <w:ins w:id="4027" w:author="xh" w:date="2026-10-19T10:06:48+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28" w:author="xh" w:date="2026-10-19T10:06:48+08:00"/>
              </w:rPr>
            </w:pPr>
            <w:ins w:id="4029" w:author="xh" w:date="2026-10-19T10:06:48+08:00">
              <w:r>
                <w:rPr>
                  <w:rFonts w:ascii="Times New Roman" w:hAnsi="Times New Roman" w:eastAsia="宋体"/>
                  <w:b w:val="0"/>
                  <w:sz w:val="18"/>
                </w:rPr>
                <w:t>2028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30" w:author="xh" w:date="2026-10-19T10:06:48+08:00"/>
              </w:rPr>
            </w:pPr>
            <w:ins w:id="4031" w:author="xh" w:date="2026-10-19T10:06:48+08:00">
              <w:r>
                <w:rPr>
                  <w:rFonts w:ascii="Times New Roman" w:hAnsi="Times New Roman" w:eastAsia="宋体"/>
                  <w:b w:val="0"/>
                  <w:sz w:val="18"/>
                </w:rPr>
                <w:t>1085.53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32" w:author="xh" w:date="2026-10-19T10:06:48+08:00"/>
              </w:rPr>
            </w:pPr>
            <w:ins w:id="4033" w:author="xh" w:date="2026-10-19T10:06:48+08:00">
              <w:r>
                <w:rPr>
                  <w:rFonts w:ascii="Times New Roman" w:hAnsi="Times New Roman" w:eastAsia="宋体"/>
                  <w:b w:val="0"/>
                  <w:sz w:val="18"/>
                </w:rPr>
                <w:t>2078.50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34" w:author="xh" w:date="2026-10-19T10:06:48+08:00"/>
              </w:rPr>
            </w:pPr>
            <w:ins w:id="4035" w:author="xh" w:date="2026-10-19T10:06:48+08:00">
              <w:r>
                <w:rPr>
                  <w:rFonts w:ascii="Times New Roman" w:hAnsi="Times New Roman" w:eastAsia="宋体"/>
                  <w:b w:val="0"/>
                  <w:sz w:val="18"/>
                </w:rPr>
                <w:t>1.91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36" w:author="xh" w:date="2026-10-19T10:06:48+08:00"/>
              </w:rPr>
            </w:pPr>
            <w:ins w:id="4037" w:author="xh" w:date="2026-10-19T10:06:48+08:00">
              <w:r>
                <w:rPr>
                  <w:rFonts w:ascii="Times New Roman" w:hAnsi="Times New Roman" w:eastAsia="宋体"/>
                  <w:b w:val="0"/>
                  <w:sz w:val="18"/>
                </w:rPr>
                <w:t>59.10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38" w:author="xh" w:date="2026-10-19T10:06:48+08:00"/>
              </w:rPr>
            </w:pPr>
            <w:ins w:id="4039" w:author="xh" w:date="2026-10-19T10:06:48+08:00">
              <w:r>
                <w:rPr>
                  <w:rFonts w:ascii="Times New Roman" w:hAnsi="Times New Roman" w:eastAsia="宋体"/>
                  <w:b w:val="0"/>
                  <w:sz w:val="18"/>
                </w:rPr>
                <w:t>18</w:t>
              </w:r>
            </w:ins>
          </w:p>
        </w:tc>
      </w:tr>
      <w:tr>
        <w:trPr>
          <w:cantSplit/>
          <w:ins w:id="3892"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40" w:author="xh" w:date="2026-10-19T10:06:48+08:00"/>
              </w:rPr>
            </w:pPr>
            <w:ins w:id="4041" w:author="xh" w:date="2026-10-19T10:06:48+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42" w:author="xh" w:date="2026-10-19T10:06:48+08:00"/>
              </w:rPr>
            </w:pPr>
            <w:ins w:id="4043" w:author="xh" w:date="2026-10-19T10:06:48+08:00">
              <w:r>
                <w:rPr>
                  <w:rFonts w:ascii="Times New Roman" w:hAnsi="Times New Roman" w:eastAsia="宋体"/>
                  <w:b w:val="0"/>
                  <w:sz w:val="18"/>
                </w:rPr>
                <w:t>2029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44" w:author="xh" w:date="2026-10-19T10:06:48+08:00"/>
              </w:rPr>
            </w:pPr>
            <w:ins w:id="4045" w:author="xh" w:date="2026-10-19T10:06:48+08:00">
              <w:r>
                <w:rPr>
                  <w:rFonts w:ascii="Times New Roman" w:hAnsi="Times New Roman" w:eastAsia="宋体"/>
                  <w:b w:val="0"/>
                  <w:sz w:val="18"/>
                </w:rPr>
                <w:t>1128.56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46" w:author="xh" w:date="2026-10-19T10:06:48+08:00"/>
              </w:rPr>
            </w:pPr>
            <w:ins w:id="4047" w:author="xh" w:date="2026-10-19T10:06:48+08:00">
              <w:r>
                <w:rPr>
                  <w:rFonts w:ascii="Times New Roman" w:hAnsi="Times New Roman" w:eastAsia="宋体"/>
                  <w:b w:val="0"/>
                  <w:sz w:val="18"/>
                </w:rPr>
                <w:t>2097.00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48" w:author="xh" w:date="2026-10-19T10:06:48+08:00"/>
              </w:rPr>
            </w:pPr>
            <w:ins w:id="4049" w:author="xh" w:date="2026-10-19T10:06:48+08:00">
              <w:r>
                <w:rPr>
                  <w:rFonts w:ascii="Times New Roman" w:hAnsi="Times New Roman" w:eastAsia="宋体"/>
                  <w:b w:val="0"/>
                  <w:sz w:val="18"/>
                </w:rPr>
                <w:t>1.86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50" w:author="xh" w:date="2026-10-19T10:06:48+08:00"/>
              </w:rPr>
            </w:pPr>
            <w:ins w:id="4051" w:author="xh" w:date="2026-10-19T10:06:48+08:00">
              <w:r>
                <w:rPr>
                  <w:rFonts w:ascii="Times New Roman" w:hAnsi="Times New Roman" w:eastAsia="宋体"/>
                  <w:b w:val="0"/>
                  <w:sz w:val="18"/>
                </w:rPr>
                <w:t>63.60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52" w:author="xh" w:date="2026-10-19T10:06:48+08:00"/>
              </w:rPr>
            </w:pPr>
            <w:ins w:id="4053" w:author="xh" w:date="2026-10-19T10:06:48+08:00">
              <w:r>
                <w:rPr>
                  <w:rFonts w:ascii="Times New Roman" w:hAnsi="Times New Roman" w:eastAsia="宋体"/>
                  <w:b w:val="0"/>
                  <w:sz w:val="18"/>
                </w:rPr>
                <w:t>22</w:t>
              </w:r>
            </w:ins>
          </w:p>
        </w:tc>
      </w:tr>
      <w:tr>
        <w:trPr>
          <w:cantSplit/>
          <w:ins w:id="3893"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54" w:author="xh" w:date="2026-10-19T10:06:48+08:00"/>
              </w:rPr>
            </w:pPr>
            <w:ins w:id="4055" w:author="xh" w:date="2026-10-19T10:06:48+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56" w:author="xh" w:date="2026-10-19T10:06:48+08:00"/>
              </w:rPr>
            </w:pPr>
            <w:ins w:id="4057" w:author="xh" w:date="2026-10-19T10:06:48+08:00">
              <w:r>
                <w:rPr>
                  <w:rFonts w:ascii="Times New Roman" w:hAnsi="Times New Roman" w:eastAsia="宋体"/>
                  <w:b w:val="0"/>
                  <w:sz w:val="18"/>
                </w:rPr>
                <w:t>2030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58" w:author="xh" w:date="2026-10-19T10:06:48+08:00"/>
              </w:rPr>
            </w:pPr>
            <w:ins w:id="4059" w:author="xh" w:date="2026-10-19T10:06:48+08:00">
              <w:r>
                <w:rPr>
                  <w:rFonts w:ascii="Times New Roman" w:hAnsi="Times New Roman" w:eastAsia="宋体"/>
                  <w:b w:val="0"/>
                  <w:sz w:val="18"/>
                </w:rPr>
                <w:t>1171.59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60" w:author="xh" w:date="2026-10-19T10:06:48+08:00"/>
              </w:rPr>
            </w:pPr>
            <w:ins w:id="4061" w:author="xh" w:date="2026-10-19T10:06:48+08:00">
              <w:r>
                <w:rPr>
                  <w:rFonts w:ascii="Times New Roman" w:hAnsi="Times New Roman" w:eastAsia="宋体"/>
                  <w:b w:val="0"/>
                  <w:sz w:val="18"/>
                </w:rPr>
                <w:t>2125.50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62" w:author="xh" w:date="2026-10-19T10:06:48+08:00"/>
              </w:rPr>
            </w:pPr>
            <w:ins w:id="4063" w:author="xh" w:date="2026-10-19T10:06:48+08:00">
              <w:r>
                <w:rPr>
                  <w:rFonts w:ascii="Times New Roman" w:hAnsi="Times New Roman" w:eastAsia="宋体"/>
                  <w:b w:val="0"/>
                  <w:sz w:val="18"/>
                </w:rPr>
                <w:t>1.81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64" w:author="xh" w:date="2026-10-19T10:06:48+08:00"/>
              </w:rPr>
            </w:pPr>
            <w:ins w:id="4065" w:author="xh" w:date="2026-10-19T10:06:48+08:00">
              <w:r>
                <w:rPr>
                  <w:rFonts w:ascii="Times New Roman" w:hAnsi="Times New Roman" w:eastAsia="宋体"/>
                  <w:b w:val="0"/>
                  <w:sz w:val="18"/>
                </w:rPr>
                <w:t>71.60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66" w:author="xh" w:date="2026-10-19T10:06:48+08:00"/>
              </w:rPr>
            </w:pPr>
            <w:ins w:id="4067" w:author="xh" w:date="2026-10-19T10:06:48+08:00">
              <w:r>
                <w:rPr>
                  <w:rFonts w:ascii="Times New Roman" w:hAnsi="Times New Roman" w:eastAsia="宋体"/>
                  <w:b w:val="0"/>
                  <w:sz w:val="18"/>
                </w:rPr>
                <w:t>25</w:t>
              </w:r>
            </w:ins>
          </w:p>
        </w:tc>
      </w:tr>
      <w:tr>
        <w:trPr>
          <w:cantSplit/>
          <w:ins w:id="3894"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68" w:author="xh" w:date="2026-10-19T10:06:48+08:00"/>
              </w:rPr>
            </w:pPr>
            <w:ins w:id="4069" w:author="xh" w:date="2026-10-19T10:06:48+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70" w:author="xh" w:date="2026-10-19T10:06:48+08:00"/>
              </w:rPr>
            </w:pPr>
            <w:ins w:id="4071" w:author="xh" w:date="2026-10-19T10:06:48+08:00">
              <w:r>
                <w:rPr>
                  <w:rFonts w:ascii="Times New Roman" w:hAnsi="Times New Roman" w:eastAsia="宋体"/>
                  <w:b w:val="0"/>
                  <w:sz w:val="18"/>
                </w:rPr>
                <w:t>2031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72" w:author="xh" w:date="2026-10-19T10:06:48+08:00"/>
              </w:rPr>
            </w:pPr>
            <w:ins w:id="4073" w:author="xh" w:date="2026-10-19T10:06:48+08:00">
              <w:r>
                <w:rPr>
                  <w:rFonts w:ascii="Times New Roman" w:hAnsi="Times New Roman" w:eastAsia="宋体"/>
                  <w:b w:val="0"/>
                  <w:sz w:val="18"/>
                </w:rPr>
                <w:t>1217.69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74" w:author="xh" w:date="2026-10-19T10:06:48+08:00"/>
              </w:rPr>
            </w:pPr>
            <w:ins w:id="4075" w:author="xh" w:date="2026-10-19T10:06:48+08:00">
              <w:r>
                <w:rPr>
                  <w:rFonts w:ascii="Times New Roman" w:hAnsi="Times New Roman" w:eastAsia="宋体"/>
                  <w:b w:val="0"/>
                  <w:sz w:val="18"/>
                </w:rPr>
                <w:t>2187.00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76" w:author="xh" w:date="2026-10-19T10:06:48+08:00"/>
              </w:rPr>
            </w:pPr>
            <w:ins w:id="4077" w:author="xh" w:date="2026-10-19T10:06:48+08:00">
              <w:r>
                <w:rPr>
                  <w:rFonts w:ascii="Times New Roman" w:hAnsi="Times New Roman" w:eastAsia="宋体"/>
                  <w:b w:val="0"/>
                  <w:sz w:val="18"/>
                </w:rPr>
                <w:t>1.80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78" w:author="xh" w:date="2026-10-19T10:06:48+08:00"/>
              </w:rPr>
            </w:pPr>
            <w:ins w:id="4079" w:author="xh" w:date="2026-10-19T10:06:48+08:00">
              <w:r>
                <w:rPr>
                  <w:rFonts w:ascii="Times New Roman" w:hAnsi="Times New Roman" w:eastAsia="宋体"/>
                  <w:b w:val="0"/>
                  <w:sz w:val="18"/>
                </w:rPr>
                <w:t>88.90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80" w:author="xh" w:date="2026-10-19T10:06:48+08:00"/>
              </w:rPr>
            </w:pPr>
            <w:ins w:id="4081" w:author="xh" w:date="2026-10-19T10:06:48+08:00">
              <w:r>
                <w:rPr>
                  <w:rFonts w:ascii="Times New Roman" w:hAnsi="Times New Roman" w:eastAsia="宋体"/>
                  <w:b w:val="0"/>
                  <w:sz w:val="18"/>
                </w:rPr>
                <w:t>33</w:t>
              </w:r>
            </w:ins>
          </w:p>
        </w:tc>
      </w:tr>
      <w:tr>
        <w:trPr>
          <w:cantSplit/>
          <w:ins w:id="3895"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82" w:author="xh" w:date="2026-10-19T10:06:48+08:00"/>
              </w:rPr>
            </w:pPr>
            <w:ins w:id="4083" w:author="xh" w:date="2026-10-19T10:06:48+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84" w:author="xh" w:date="2026-10-19T10:06:48+08:00"/>
              </w:rPr>
            </w:pPr>
            <w:ins w:id="4085" w:author="xh" w:date="2026-10-19T10:06:48+08:00">
              <w:r>
                <w:rPr>
                  <w:rFonts w:ascii="Times New Roman" w:hAnsi="Times New Roman" w:eastAsia="宋体"/>
                  <w:b w:val="0"/>
                  <w:sz w:val="18"/>
                </w:rPr>
                <w:t>2032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86" w:author="xh" w:date="2026-10-19T10:06:48+08:00"/>
              </w:rPr>
            </w:pPr>
            <w:ins w:id="4087" w:author="xh" w:date="2026-10-19T10:06:48+08:00">
              <w:r>
                <w:rPr>
                  <w:rFonts w:ascii="Times New Roman" w:hAnsi="Times New Roman" w:eastAsia="宋体"/>
                  <w:b w:val="0"/>
                  <w:sz w:val="18"/>
                </w:rPr>
                <w:t>1265.64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88" w:author="xh" w:date="2026-10-19T10:06:48+08:00"/>
              </w:rPr>
            </w:pPr>
            <w:ins w:id="4089" w:author="xh" w:date="2026-10-19T10:06:48+08:00">
              <w:r>
                <w:rPr>
                  <w:rFonts w:ascii="Times New Roman" w:hAnsi="Times New Roman" w:eastAsia="宋体"/>
                  <w:b w:val="0"/>
                  <w:sz w:val="18"/>
                </w:rPr>
                <w:t>2302.50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90" w:author="xh" w:date="2026-10-19T10:06:48+08:00"/>
              </w:rPr>
            </w:pPr>
            <w:ins w:id="4091" w:author="xh" w:date="2026-10-19T10:06:48+08:00">
              <w:r>
                <w:rPr>
                  <w:rFonts w:ascii="Times New Roman" w:hAnsi="Times New Roman" w:eastAsia="宋体"/>
                  <w:b w:val="0"/>
                  <w:sz w:val="18"/>
                </w:rPr>
                <w:t>1.82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92" w:author="xh" w:date="2026-10-19T10:06:48+08:00"/>
              </w:rPr>
            </w:pPr>
            <w:ins w:id="4093" w:author="xh" w:date="2026-10-19T10:06:48+08:00">
              <w:r>
                <w:rPr>
                  <w:rFonts w:ascii="Times New Roman" w:hAnsi="Times New Roman" w:eastAsia="宋体"/>
                  <w:b w:val="0"/>
                  <w:sz w:val="18"/>
                </w:rPr>
                <w:t>126.60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94" w:author="xh" w:date="2026-10-19T10:06:48+08:00"/>
              </w:rPr>
            </w:pPr>
            <w:ins w:id="4095" w:author="xh" w:date="2026-10-19T10:06:48+08:00">
              <w:r>
                <w:rPr>
                  <w:rFonts w:ascii="Times New Roman" w:hAnsi="Times New Roman" w:eastAsia="宋体"/>
                  <w:b w:val="0"/>
                  <w:sz w:val="18"/>
                </w:rPr>
                <w:t>40</w:t>
              </w:r>
            </w:ins>
          </w:p>
        </w:tc>
      </w:tr>
      <w:tr>
        <w:trPr>
          <w:cantSplit/>
          <w:ins w:id="3896"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96" w:author="xh" w:date="2026-10-19T10:06:48+08:00"/>
              </w:rPr>
            </w:pPr>
            <w:ins w:id="4097" w:author="xh" w:date="2026-10-19T10:06:48+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098" w:author="xh" w:date="2026-10-19T10:06:48+08:00"/>
              </w:rPr>
            </w:pPr>
            <w:ins w:id="4099" w:author="xh" w:date="2026-10-19T10:06:48+08:00">
              <w:r>
                <w:rPr>
                  <w:rFonts w:ascii="Times New Roman" w:hAnsi="Times New Roman" w:eastAsia="宋体"/>
                  <w:b w:val="0"/>
                  <w:sz w:val="18"/>
                </w:rPr>
                <w:t>2033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00" w:author="xh" w:date="2026-10-19T10:06:48+08:00"/>
              </w:rPr>
            </w:pPr>
            <w:ins w:id="4101" w:author="xh" w:date="2026-10-19T10:06:48+08:00">
              <w:r>
                <w:rPr>
                  <w:rFonts w:ascii="Times New Roman" w:hAnsi="Times New Roman" w:eastAsia="宋体"/>
                  <w:b w:val="0"/>
                  <w:sz w:val="18"/>
                </w:rPr>
                <w:t>1313.58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02" w:author="xh" w:date="2026-10-19T10:06:48+08:00"/>
              </w:rPr>
            </w:pPr>
            <w:ins w:id="4103" w:author="xh" w:date="2026-10-19T10:06:48+08:00">
              <w:r>
                <w:rPr>
                  <w:rFonts w:ascii="Times New Roman" w:hAnsi="Times New Roman" w:eastAsia="宋体"/>
                  <w:b w:val="0"/>
                  <w:sz w:val="18"/>
                </w:rPr>
                <w:t>2352.50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04" w:author="xh" w:date="2026-10-19T10:06:48+08:00"/>
              </w:rPr>
            </w:pPr>
            <w:ins w:id="4105" w:author="xh" w:date="2026-10-19T10:06:48+08:00">
              <w:r>
                <w:rPr>
                  <w:rFonts w:ascii="Times New Roman" w:hAnsi="Times New Roman" w:eastAsia="宋体"/>
                  <w:b w:val="0"/>
                  <w:sz w:val="18"/>
                </w:rPr>
                <w:t>1.79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06" w:author="xh" w:date="2026-10-19T10:06:48+08:00"/>
              </w:rPr>
            </w:pPr>
            <w:ins w:id="4107" w:author="xh" w:date="2026-10-19T10:06:48+08:00">
              <w:r>
                <w:rPr>
                  <w:rFonts w:ascii="Times New Roman" w:hAnsi="Times New Roman" w:eastAsia="宋体"/>
                  <w:b w:val="0"/>
                  <w:sz w:val="18"/>
                </w:rPr>
                <w:t>177.80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08" w:author="xh" w:date="2026-10-19T10:06:48+08:00"/>
              </w:rPr>
            </w:pPr>
            <w:ins w:id="4109" w:author="xh" w:date="2026-10-19T10:06:48+08:00">
              <w:r>
                <w:rPr>
                  <w:rFonts w:ascii="Times New Roman" w:hAnsi="Times New Roman" w:eastAsia="宋体"/>
                  <w:b w:val="0"/>
                  <w:sz w:val="18"/>
                </w:rPr>
                <w:t>51</w:t>
              </w:r>
            </w:ins>
          </w:p>
        </w:tc>
      </w:tr>
      <w:tr>
        <w:trPr>
          <w:cantSplit/>
          <w:ins w:id="3897"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10" w:author="xh" w:date="2026-10-19T10:06:48+08:00"/>
              </w:rPr>
            </w:pPr>
            <w:ins w:id="4111" w:author="xh" w:date="2026-10-19T10:06:48+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12" w:author="xh" w:date="2026-10-19T10:06:48+08:00"/>
              </w:rPr>
            </w:pPr>
            <w:ins w:id="4113" w:author="xh" w:date="2026-10-19T10:06:48+08:00">
              <w:r>
                <w:rPr>
                  <w:rFonts w:ascii="Times New Roman" w:hAnsi="Times New Roman" w:eastAsia="宋体"/>
                  <w:b w:val="0"/>
                  <w:sz w:val="18"/>
                </w:rPr>
                <w:t>2034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14" w:author="xh" w:date="2026-10-19T10:06:48+08:00"/>
              </w:rPr>
            </w:pPr>
            <w:ins w:id="4115" w:author="xh" w:date="2026-10-19T10:06:48+08:00">
              <w:r>
                <w:rPr>
                  <w:rFonts w:ascii="Times New Roman" w:hAnsi="Times New Roman" w:eastAsia="宋体"/>
                  <w:b w:val="0"/>
                  <w:sz w:val="18"/>
                </w:rPr>
                <w:t>1361.53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16" w:author="xh" w:date="2026-10-19T10:06:48+08:00"/>
              </w:rPr>
            </w:pPr>
            <w:ins w:id="4117" w:author="xh" w:date="2026-10-19T10:06:48+08:00">
              <w:r>
                <w:rPr>
                  <w:rFonts w:ascii="Times New Roman" w:hAnsi="Times New Roman" w:eastAsia="宋体"/>
                  <w:b w:val="0"/>
                  <w:sz w:val="18"/>
                </w:rPr>
                <w:t>2589.50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18" w:author="xh" w:date="2026-10-19T10:06:48+08:00"/>
              </w:rPr>
            </w:pPr>
            <w:ins w:id="4119" w:author="xh" w:date="2026-10-19T10:06:48+08:00">
              <w:r>
                <w:rPr>
                  <w:rFonts w:ascii="Times New Roman" w:hAnsi="Times New Roman" w:eastAsia="宋体"/>
                  <w:b w:val="0"/>
                  <w:sz w:val="18"/>
                </w:rPr>
                <w:t>1.90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20" w:author="xh" w:date="2026-10-19T10:06:48+08:00"/>
              </w:rPr>
            </w:pPr>
            <w:ins w:id="4121" w:author="xh" w:date="2026-10-19T10:06:48+08:00">
              <w:r>
                <w:rPr>
                  <w:rFonts w:ascii="Times New Roman" w:hAnsi="Times New Roman" w:eastAsia="宋体"/>
                  <w:b w:val="0"/>
                  <w:sz w:val="18"/>
                </w:rPr>
                <w:t>221.80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22" w:author="xh" w:date="2026-10-19T10:06:48+08:00"/>
              </w:rPr>
            </w:pPr>
            <w:ins w:id="4123" w:author="xh" w:date="2026-10-19T10:06:48+08:00">
              <w:r>
                <w:rPr>
                  <w:rFonts w:ascii="Times New Roman" w:hAnsi="Times New Roman" w:eastAsia="宋体"/>
                  <w:b w:val="0"/>
                  <w:sz w:val="18"/>
                </w:rPr>
                <w:t>53</w:t>
              </w:r>
            </w:ins>
          </w:p>
        </w:tc>
      </w:tr>
      <w:tr>
        <w:trPr>
          <w:cantSplit/>
          <w:ins w:id="3898"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24" w:author="xh" w:date="2026-10-19T10:06:48+08:00"/>
              </w:rPr>
            </w:pPr>
            <w:ins w:id="4125" w:author="xh" w:date="2026-10-19T10:06:48+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26" w:author="xh" w:date="2026-10-19T10:06:48+08:00"/>
              </w:rPr>
            </w:pPr>
            <w:ins w:id="4127" w:author="xh" w:date="2026-10-19T10:06:48+08:00">
              <w:r>
                <w:rPr>
                  <w:rFonts w:ascii="Times New Roman" w:hAnsi="Times New Roman" w:eastAsia="宋体"/>
                  <w:b w:val="0"/>
                  <w:sz w:val="18"/>
                </w:rPr>
                <w:t>2035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28" w:author="xh" w:date="2026-10-19T10:06:48+08:00"/>
              </w:rPr>
            </w:pPr>
            <w:ins w:id="4129" w:author="xh" w:date="2026-10-19T10:06:48+08:00">
              <w:r>
                <w:rPr>
                  <w:rFonts w:ascii="Times New Roman" w:hAnsi="Times New Roman" w:eastAsia="宋体"/>
                  <w:b w:val="0"/>
                  <w:sz w:val="18"/>
                </w:rPr>
                <w:t>1409.47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30" w:author="xh" w:date="2026-10-19T10:06:48+08:00"/>
              </w:rPr>
            </w:pPr>
            <w:ins w:id="4131" w:author="xh" w:date="2026-10-19T10:06:48+08:00">
              <w:r>
                <w:rPr>
                  <w:rFonts w:ascii="Times New Roman" w:hAnsi="Times New Roman" w:eastAsia="宋体"/>
                  <w:b w:val="0"/>
                  <w:sz w:val="18"/>
                </w:rPr>
                <w:t>2678.00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32" w:author="xh" w:date="2026-10-19T10:06:48+08:00"/>
              </w:rPr>
            </w:pPr>
            <w:ins w:id="4133" w:author="xh" w:date="2026-10-19T10:06:48+08:00">
              <w:r>
                <w:rPr>
                  <w:rFonts w:ascii="Times New Roman" w:hAnsi="Times New Roman" w:eastAsia="宋体"/>
                  <w:b w:val="0"/>
                  <w:sz w:val="18"/>
                </w:rPr>
                <w:t>1.90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34" w:author="xh" w:date="2026-10-19T10:06:48+08:00"/>
              </w:rPr>
            </w:pPr>
            <w:ins w:id="4135" w:author="xh" w:date="2026-10-19T10:06:48+08:00">
              <w:r>
                <w:rPr>
                  <w:rFonts w:ascii="Times New Roman" w:hAnsi="Times New Roman" w:eastAsia="宋体"/>
                  <w:b w:val="0"/>
                  <w:sz w:val="18"/>
                </w:rPr>
                <w:t>264.30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36" w:author="xh" w:date="2026-10-19T10:06:48+08:00"/>
              </w:rPr>
            </w:pPr>
            <w:ins w:id="4137" w:author="xh" w:date="2026-10-19T10:06:48+08:00">
              <w:r>
                <w:rPr>
                  <w:rFonts w:ascii="Times New Roman" w:hAnsi="Times New Roman" w:eastAsia="宋体"/>
                  <w:b w:val="0"/>
                  <w:sz w:val="18"/>
                </w:rPr>
                <w:t>58</w:t>
              </w:r>
            </w:ins>
          </w:p>
        </w:tc>
      </w:tr>
      <w:tr>
        <w:trPr>
          <w:cantSplit/>
          <w:ins w:id="3899"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38" w:author="xh" w:date="2026-10-19T10:06:48+08:00"/>
              </w:rPr>
            </w:pPr>
            <w:ins w:id="4139" w:author="xh" w:date="2026-10-19T10:06:48+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40" w:author="xh" w:date="2026-10-19T10:06:48+08:00"/>
              </w:rPr>
            </w:pPr>
            <w:ins w:id="4141" w:author="xh" w:date="2026-10-19T10:06:48+08:00">
              <w:r>
                <w:rPr>
                  <w:rFonts w:ascii="Times New Roman" w:hAnsi="Times New Roman" w:eastAsia="宋体"/>
                  <w:b w:val="0"/>
                  <w:sz w:val="18"/>
                </w:rPr>
                <w:t>2021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42" w:author="xh" w:date="2026-10-19T10:06:48+08:00"/>
              </w:rPr>
            </w:pPr>
            <w:ins w:id="4143" w:author="xh" w:date="2026-10-19T10:06:48+08:00">
              <w:r>
                <w:rPr>
                  <w:rFonts w:ascii="Times New Roman" w:hAnsi="Times New Roman" w:eastAsia="宋体"/>
                  <w:b w:val="0"/>
                  <w:sz w:val="18"/>
                </w:rPr>
                <w:t>731.77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44" w:author="xh" w:date="2026-10-19T10:06:48+08:00"/>
              </w:rPr>
            </w:pPr>
            <w:ins w:id="4145" w:author="xh" w:date="2026-10-19T10:06:48+08:00">
              <w:r>
                <w:rPr>
                  <w:rFonts w:ascii="Times New Roman" w:hAnsi="Times New Roman" w:eastAsia="宋体"/>
                  <w:b w:val="0"/>
                  <w:sz w:val="18"/>
                </w:rPr>
                <w:t>2027.00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46" w:author="xh" w:date="2026-10-19T10:06:48+08:00"/>
              </w:rPr>
            </w:pPr>
            <w:ins w:id="4147" w:author="xh" w:date="2026-10-19T10:06:48+08:00">
              <w:r>
                <w:rPr>
                  <w:rFonts w:ascii="Times New Roman" w:hAnsi="Times New Roman" w:eastAsia="宋体"/>
                  <w:b w:val="0"/>
                  <w:sz w:val="18"/>
                </w:rPr>
                <w:t>2.77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48" w:author="xh" w:date="2026-10-19T10:06:48+08:00"/>
              </w:rPr>
            </w:pPr>
            <w:ins w:id="4149" w:author="xh" w:date="2026-10-19T10:06:48+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50" w:author="xh" w:date="2026-10-19T10:06:48+08:00"/>
              </w:rPr>
            </w:pPr>
            <w:ins w:id="4151" w:author="xh" w:date="2026-10-19T10:06:48+08:00">
              <w:r>
                <w:rPr>
                  <w:rFonts w:ascii="Times New Roman" w:hAnsi="Times New Roman" w:eastAsia="宋体"/>
                  <w:b w:val="0"/>
                  <w:sz w:val="18"/>
                </w:rPr>
                <w:t>0</w:t>
              </w:r>
            </w:ins>
          </w:p>
        </w:tc>
      </w:tr>
      <w:tr>
        <w:trPr>
          <w:cantSplit/>
          <w:ins w:id="3900"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52" w:author="xh" w:date="2026-10-19T10:06:48+08:00"/>
              </w:rPr>
            </w:pPr>
            <w:ins w:id="4153" w:author="xh" w:date="2026-10-19T10:06:48+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54" w:author="xh" w:date="2026-10-19T10:06:48+08:00"/>
              </w:rPr>
            </w:pPr>
            <w:ins w:id="4155" w:author="xh" w:date="2026-10-19T10:06:48+08:00">
              <w:r>
                <w:rPr>
                  <w:rFonts w:ascii="Times New Roman" w:hAnsi="Times New Roman" w:eastAsia="宋体"/>
                  <w:b w:val="0"/>
                  <w:sz w:val="18"/>
                </w:rPr>
                <w:t>2022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56" w:author="xh" w:date="2026-10-19T10:06:48+08:00"/>
              </w:rPr>
            </w:pPr>
            <w:ins w:id="4157" w:author="xh" w:date="2026-10-19T10:06:48+08:00">
              <w:r>
                <w:rPr>
                  <w:rFonts w:ascii="Times New Roman" w:hAnsi="Times New Roman" w:eastAsia="宋体"/>
                  <w:b w:val="0"/>
                  <w:sz w:val="18"/>
                </w:rPr>
                <w:t>825.00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58" w:author="xh" w:date="2026-10-19T10:06:48+08:00"/>
              </w:rPr>
            </w:pPr>
            <w:ins w:id="4159" w:author="xh" w:date="2026-10-19T10:06:48+08:00">
              <w:r>
                <w:rPr>
                  <w:rFonts w:ascii="Times New Roman" w:hAnsi="Times New Roman" w:eastAsia="宋体"/>
                  <w:b w:val="0"/>
                  <w:sz w:val="18"/>
                </w:rPr>
                <w:t>2068.50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60" w:author="xh" w:date="2026-10-19T10:06:48+08:00"/>
              </w:rPr>
            </w:pPr>
            <w:ins w:id="4161" w:author="xh" w:date="2026-10-19T10:06:48+08:00">
              <w:r>
                <w:rPr>
                  <w:rFonts w:ascii="Times New Roman" w:hAnsi="Times New Roman" w:eastAsia="宋体"/>
                  <w:b w:val="0"/>
                  <w:sz w:val="18"/>
                </w:rPr>
                <w:t>2.51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62" w:author="xh" w:date="2026-10-19T10:06:48+08:00"/>
              </w:rPr>
            </w:pPr>
            <w:ins w:id="4163" w:author="xh" w:date="2026-10-19T10:06:48+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64" w:author="xh" w:date="2026-10-19T10:06:48+08:00"/>
              </w:rPr>
            </w:pPr>
            <w:ins w:id="4165" w:author="xh" w:date="2026-10-19T10:06:48+08:00">
              <w:r>
                <w:rPr>
                  <w:rFonts w:ascii="Times New Roman" w:hAnsi="Times New Roman" w:eastAsia="宋体"/>
                  <w:b w:val="0"/>
                  <w:sz w:val="18"/>
                </w:rPr>
                <w:t>0</w:t>
              </w:r>
            </w:ins>
          </w:p>
        </w:tc>
      </w:tr>
      <w:tr>
        <w:trPr>
          <w:cantSplit/>
          <w:ins w:id="3901"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66" w:author="xh" w:date="2026-10-19T10:06:48+08:00"/>
              </w:rPr>
            </w:pPr>
            <w:ins w:id="4167" w:author="xh" w:date="2026-10-19T10:06:48+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68" w:author="xh" w:date="2026-10-19T10:06:48+08:00"/>
              </w:rPr>
            </w:pPr>
            <w:ins w:id="4169" w:author="xh" w:date="2026-10-19T10:06:48+08:00">
              <w:r>
                <w:rPr>
                  <w:rFonts w:ascii="Times New Roman" w:hAnsi="Times New Roman" w:eastAsia="宋体"/>
                  <w:b w:val="0"/>
                  <w:sz w:val="18"/>
                </w:rPr>
                <w:t>2023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70" w:author="xh" w:date="2026-10-19T10:06:48+08:00"/>
              </w:rPr>
            </w:pPr>
            <w:ins w:id="4171" w:author="xh" w:date="2026-10-19T10:06:48+08:00">
              <w:r>
                <w:rPr>
                  <w:rFonts w:ascii="Times New Roman" w:hAnsi="Times New Roman" w:eastAsia="宋体"/>
                  <w:b w:val="0"/>
                  <w:sz w:val="18"/>
                </w:rPr>
                <w:t>761.23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72" w:author="xh" w:date="2026-10-19T10:06:48+08:00"/>
              </w:rPr>
            </w:pPr>
            <w:ins w:id="4173" w:author="xh" w:date="2026-10-19T10:06:48+08:00">
              <w:r>
                <w:rPr>
                  <w:rFonts w:ascii="Times New Roman" w:hAnsi="Times New Roman" w:eastAsia="宋体"/>
                  <w:b w:val="0"/>
                  <w:sz w:val="18"/>
                </w:rPr>
                <w:t>2068.50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74" w:author="xh" w:date="2026-10-19T10:06:48+08:00"/>
              </w:rPr>
            </w:pPr>
            <w:ins w:id="4175" w:author="xh" w:date="2026-10-19T10:06:48+08:00">
              <w:r>
                <w:rPr>
                  <w:rFonts w:ascii="Times New Roman" w:hAnsi="Times New Roman" w:eastAsia="宋体"/>
                  <w:b w:val="0"/>
                  <w:sz w:val="18"/>
                </w:rPr>
                <w:t>2.72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76" w:author="xh" w:date="2026-10-19T10:06:48+08:00"/>
              </w:rPr>
            </w:pPr>
            <w:ins w:id="4177" w:author="xh" w:date="2026-10-19T10:06:48+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78" w:author="xh" w:date="2026-10-19T10:06:48+08:00"/>
              </w:rPr>
            </w:pPr>
            <w:ins w:id="4179" w:author="xh" w:date="2026-10-19T10:06:48+08:00">
              <w:r>
                <w:rPr>
                  <w:rFonts w:ascii="Times New Roman" w:hAnsi="Times New Roman" w:eastAsia="宋体"/>
                  <w:b w:val="0"/>
                  <w:sz w:val="18"/>
                </w:rPr>
                <w:t>0</w:t>
              </w:r>
            </w:ins>
          </w:p>
        </w:tc>
      </w:tr>
      <w:tr>
        <w:trPr>
          <w:cantSplit/>
          <w:ins w:id="3902"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80" w:author="xh" w:date="2026-10-19T10:06:48+08:00"/>
              </w:rPr>
            </w:pPr>
            <w:ins w:id="4181" w:author="xh" w:date="2026-10-19T10:06:48+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82" w:author="xh" w:date="2026-10-19T10:06:48+08:00"/>
              </w:rPr>
            </w:pPr>
            <w:ins w:id="4183" w:author="xh" w:date="2026-10-19T10:06:48+08:00">
              <w:r>
                <w:rPr>
                  <w:rFonts w:ascii="Times New Roman" w:hAnsi="Times New Roman" w:eastAsia="宋体"/>
                  <w:b w:val="0"/>
                  <w:sz w:val="18"/>
                </w:rPr>
                <w:t>2024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84" w:author="xh" w:date="2026-10-19T10:06:48+08:00"/>
              </w:rPr>
            </w:pPr>
            <w:ins w:id="4185" w:author="xh" w:date="2026-10-19T10:06:48+08:00">
              <w:r>
                <w:rPr>
                  <w:rFonts w:ascii="Times New Roman" w:hAnsi="Times New Roman" w:eastAsia="宋体"/>
                  <w:b w:val="0"/>
                  <w:sz w:val="18"/>
                </w:rPr>
                <w:t>862.66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86" w:author="xh" w:date="2026-10-19T10:06:48+08:00"/>
              </w:rPr>
            </w:pPr>
            <w:ins w:id="4187" w:author="xh" w:date="2026-10-19T10:06:48+08:00">
              <w:r>
                <w:rPr>
                  <w:rFonts w:ascii="Times New Roman" w:hAnsi="Times New Roman" w:eastAsia="宋体"/>
                  <w:b w:val="0"/>
                  <w:sz w:val="18"/>
                </w:rPr>
                <w:t>2068.50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88" w:author="xh" w:date="2026-10-19T10:06:48+08:00"/>
              </w:rPr>
            </w:pPr>
            <w:ins w:id="4189" w:author="xh" w:date="2026-10-19T10:06:48+08:00">
              <w:r>
                <w:rPr>
                  <w:rFonts w:ascii="Times New Roman" w:hAnsi="Times New Roman" w:eastAsia="宋体"/>
                  <w:b w:val="0"/>
                  <w:sz w:val="18"/>
                </w:rPr>
                <w:t>2.40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90" w:author="xh" w:date="2026-10-19T10:06:48+08:00"/>
              </w:rPr>
            </w:pPr>
            <w:ins w:id="4191" w:author="xh" w:date="2026-10-19T10:06:48+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92" w:author="xh" w:date="2026-10-19T10:06:48+08:00"/>
              </w:rPr>
            </w:pPr>
            <w:ins w:id="4193" w:author="xh" w:date="2026-10-19T10:06:48+08:00">
              <w:r>
                <w:rPr>
                  <w:rFonts w:ascii="Times New Roman" w:hAnsi="Times New Roman" w:eastAsia="宋体"/>
                  <w:b w:val="0"/>
                  <w:sz w:val="18"/>
                </w:rPr>
                <w:t>0</w:t>
              </w:r>
            </w:ins>
          </w:p>
        </w:tc>
      </w:tr>
      <w:tr>
        <w:trPr>
          <w:cantSplit/>
          <w:ins w:id="3903"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94" w:author="xh" w:date="2026-10-19T10:06:48+08:00"/>
              </w:rPr>
            </w:pPr>
            <w:ins w:id="4195" w:author="xh" w:date="2026-10-19T10:06:48+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96" w:author="xh" w:date="2026-10-19T10:06:48+08:00"/>
              </w:rPr>
            </w:pPr>
            <w:ins w:id="4197" w:author="xh" w:date="2026-10-19T10:06:48+08:00">
              <w:r>
                <w:rPr>
                  <w:rFonts w:ascii="Times New Roman" w:hAnsi="Times New Roman" w:eastAsia="宋体"/>
                  <w:b w:val="0"/>
                  <w:sz w:val="18"/>
                </w:rPr>
                <w:t>2025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198" w:author="xh" w:date="2026-10-19T10:06:48+08:00"/>
              </w:rPr>
            </w:pPr>
            <w:ins w:id="4199" w:author="xh" w:date="2026-10-19T10:06:48+08:00">
              <w:r>
                <w:rPr>
                  <w:rFonts w:ascii="Times New Roman" w:hAnsi="Times New Roman" w:eastAsia="宋体"/>
                  <w:b w:val="0"/>
                  <w:sz w:val="18"/>
                </w:rPr>
                <w:t>956.45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00" w:author="xh" w:date="2026-10-19T10:06:48+08:00"/>
              </w:rPr>
            </w:pPr>
            <w:ins w:id="4201" w:author="xh" w:date="2026-10-19T10:06:48+08:00">
              <w:r>
                <w:rPr>
                  <w:rFonts w:ascii="Times New Roman" w:hAnsi="Times New Roman" w:eastAsia="宋体"/>
                  <w:b w:val="0"/>
                  <w:sz w:val="18"/>
                </w:rPr>
                <w:t>2091.50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02" w:author="xh" w:date="2026-10-19T10:06:48+08:00"/>
              </w:rPr>
            </w:pPr>
            <w:ins w:id="4203" w:author="xh" w:date="2026-10-19T10:06:48+08:00">
              <w:r>
                <w:rPr>
                  <w:rFonts w:ascii="Times New Roman" w:hAnsi="Times New Roman" w:eastAsia="宋体"/>
                  <w:b w:val="0"/>
                  <w:sz w:val="18"/>
                </w:rPr>
                <w:t>2.19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04" w:author="xh" w:date="2026-10-19T10:06:48+08:00"/>
              </w:rPr>
            </w:pPr>
            <w:ins w:id="4205" w:author="xh" w:date="2026-10-19T10:06:48+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06" w:author="xh" w:date="2026-10-19T10:06:48+08:00"/>
              </w:rPr>
            </w:pPr>
            <w:ins w:id="4207" w:author="xh" w:date="2026-10-19T10:06:48+08:00">
              <w:r>
                <w:rPr>
                  <w:rFonts w:ascii="Times New Roman" w:hAnsi="Times New Roman" w:eastAsia="宋体"/>
                  <w:b w:val="0"/>
                  <w:sz w:val="18"/>
                </w:rPr>
                <w:t>3</w:t>
              </w:r>
            </w:ins>
          </w:p>
        </w:tc>
      </w:tr>
      <w:tr>
        <w:trPr>
          <w:cantSplit/>
          <w:ins w:id="3904"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08" w:author="xh" w:date="2026-10-19T10:06:48+08:00"/>
              </w:rPr>
            </w:pPr>
            <w:ins w:id="4209" w:author="xh" w:date="2026-10-19T10:06:48+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10" w:author="xh" w:date="2026-10-19T10:06:48+08:00"/>
              </w:rPr>
            </w:pPr>
            <w:ins w:id="4211" w:author="xh" w:date="2026-10-19T10:06:48+08:00">
              <w:r>
                <w:rPr>
                  <w:rFonts w:ascii="Times New Roman" w:hAnsi="Times New Roman" w:eastAsia="宋体"/>
                  <w:b w:val="0"/>
                  <w:sz w:val="18"/>
                </w:rPr>
                <w:t>2026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12" w:author="xh" w:date="2026-10-19T10:06:48+08:00"/>
              </w:rPr>
            </w:pPr>
            <w:ins w:id="4213" w:author="xh" w:date="2026-10-19T10:06:48+08:00">
              <w:r>
                <w:rPr>
                  <w:rFonts w:ascii="Times New Roman" w:hAnsi="Times New Roman" w:eastAsia="宋体"/>
                  <w:b w:val="0"/>
                  <w:sz w:val="18"/>
                </w:rPr>
                <w:t>999.48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14" w:author="xh" w:date="2026-10-19T10:06:48+08:00"/>
              </w:rPr>
            </w:pPr>
            <w:ins w:id="4215" w:author="xh" w:date="2026-10-19T10:06:48+08:00">
              <w:r>
                <w:rPr>
                  <w:rFonts w:ascii="Times New Roman" w:hAnsi="Times New Roman" w:eastAsia="宋体"/>
                  <w:b w:val="0"/>
                  <w:sz w:val="18"/>
                </w:rPr>
                <w:t>2120.00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16" w:author="xh" w:date="2026-10-19T10:06:48+08:00"/>
              </w:rPr>
            </w:pPr>
            <w:ins w:id="4217" w:author="xh" w:date="2026-10-19T10:06:48+08:00">
              <w:r>
                <w:rPr>
                  <w:rFonts w:ascii="Times New Roman" w:hAnsi="Times New Roman" w:eastAsia="宋体"/>
                  <w:b w:val="0"/>
                  <w:sz w:val="18"/>
                </w:rPr>
                <w:t>2.12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18" w:author="xh" w:date="2026-10-19T10:06:48+08:00"/>
              </w:rPr>
            </w:pPr>
            <w:ins w:id="4219" w:author="xh" w:date="2026-10-19T10:06:48+08:00">
              <w:r>
                <w:rPr>
                  <w:rFonts w:ascii="Times New Roman" w:hAnsi="Times New Roman" w:eastAsia="宋体"/>
                  <w:b w:val="0"/>
                  <w:sz w:val="18"/>
                </w:rPr>
                <w:t>4.90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20" w:author="xh" w:date="2026-10-19T10:06:48+08:00"/>
              </w:rPr>
            </w:pPr>
            <w:ins w:id="4221" w:author="xh" w:date="2026-10-19T10:06:48+08:00">
              <w:r>
                <w:rPr>
                  <w:rFonts w:ascii="Times New Roman" w:hAnsi="Times New Roman" w:eastAsia="宋体"/>
                  <w:b w:val="0"/>
                  <w:sz w:val="18"/>
                </w:rPr>
                <w:t>3</w:t>
              </w:r>
            </w:ins>
          </w:p>
        </w:tc>
      </w:tr>
      <w:tr>
        <w:trPr>
          <w:cantSplit/>
          <w:ins w:id="3905"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22" w:author="xh" w:date="2026-10-19T10:06:48+08:00"/>
              </w:rPr>
            </w:pPr>
            <w:ins w:id="4223" w:author="xh" w:date="2026-10-19T10:06:48+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24" w:author="xh" w:date="2026-10-19T10:06:48+08:00"/>
              </w:rPr>
            </w:pPr>
            <w:ins w:id="4225" w:author="xh" w:date="2026-10-19T10:06:48+08:00">
              <w:r>
                <w:rPr>
                  <w:rFonts w:ascii="Times New Roman" w:hAnsi="Times New Roman" w:eastAsia="宋体"/>
                  <w:b w:val="0"/>
                  <w:sz w:val="18"/>
                </w:rPr>
                <w:t>2027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26" w:author="xh" w:date="2026-10-19T10:06:48+08:00"/>
              </w:rPr>
            </w:pPr>
            <w:ins w:id="4227" w:author="xh" w:date="2026-10-19T10:06:48+08:00">
              <w:r>
                <w:rPr>
                  <w:rFonts w:ascii="Times New Roman" w:hAnsi="Times New Roman" w:eastAsia="宋体"/>
                  <w:b w:val="0"/>
                  <w:sz w:val="18"/>
                </w:rPr>
                <w:t>1042.51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28" w:author="xh" w:date="2026-10-19T10:06:48+08:00"/>
              </w:rPr>
            </w:pPr>
            <w:ins w:id="4229" w:author="xh" w:date="2026-10-19T10:06:48+08:00">
              <w:r>
                <w:rPr>
                  <w:rFonts w:ascii="Times New Roman" w:hAnsi="Times New Roman" w:eastAsia="宋体"/>
                  <w:b w:val="0"/>
                  <w:sz w:val="18"/>
                </w:rPr>
                <w:t>2130.00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30" w:author="xh" w:date="2026-10-19T10:06:48+08:00"/>
              </w:rPr>
            </w:pPr>
            <w:ins w:id="4231" w:author="xh" w:date="2026-10-19T10:06:48+08:00">
              <w:r>
                <w:rPr>
                  <w:rFonts w:ascii="Times New Roman" w:hAnsi="Times New Roman" w:eastAsia="宋体"/>
                  <w:b w:val="0"/>
                  <w:sz w:val="18"/>
                </w:rPr>
                <w:t>2.04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32" w:author="xh" w:date="2026-10-19T10:06:48+08:00"/>
              </w:rPr>
            </w:pPr>
            <w:ins w:id="4233" w:author="xh" w:date="2026-10-19T10:06:48+08:00">
              <w:r>
                <w:rPr>
                  <w:rFonts w:ascii="Times New Roman" w:hAnsi="Times New Roman" w:eastAsia="宋体"/>
                  <w:b w:val="0"/>
                  <w:sz w:val="18"/>
                </w:rPr>
                <w:t>12.80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34" w:author="xh" w:date="2026-10-19T10:06:48+08:00"/>
              </w:rPr>
            </w:pPr>
            <w:ins w:id="4235" w:author="xh" w:date="2026-10-19T10:06:48+08:00">
              <w:r>
                <w:rPr>
                  <w:rFonts w:ascii="Times New Roman" w:hAnsi="Times New Roman" w:eastAsia="宋体"/>
                  <w:b w:val="0"/>
                  <w:sz w:val="18"/>
                </w:rPr>
                <w:t>3</w:t>
              </w:r>
            </w:ins>
          </w:p>
        </w:tc>
      </w:tr>
      <w:tr>
        <w:trPr>
          <w:cantSplit/>
          <w:ins w:id="3906"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36" w:author="xh" w:date="2026-10-19T10:06:48+08:00"/>
              </w:rPr>
            </w:pPr>
            <w:ins w:id="4237" w:author="xh" w:date="2026-10-19T10:06:48+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38" w:author="xh" w:date="2026-10-19T10:06:48+08:00"/>
              </w:rPr>
            </w:pPr>
            <w:ins w:id="4239" w:author="xh" w:date="2026-10-19T10:06:48+08:00">
              <w:r>
                <w:rPr>
                  <w:rFonts w:ascii="Times New Roman" w:hAnsi="Times New Roman" w:eastAsia="宋体"/>
                  <w:b w:val="0"/>
                  <w:sz w:val="18"/>
                </w:rPr>
                <w:t>2028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40" w:author="xh" w:date="2026-10-19T10:06:48+08:00"/>
              </w:rPr>
            </w:pPr>
            <w:ins w:id="4241" w:author="xh" w:date="2026-10-19T10:06:48+08:00">
              <w:r>
                <w:rPr>
                  <w:rFonts w:ascii="Times New Roman" w:hAnsi="Times New Roman" w:eastAsia="宋体"/>
                  <w:b w:val="0"/>
                  <w:sz w:val="18"/>
                </w:rPr>
                <w:t>1085.53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42" w:author="xh" w:date="2026-10-19T10:06:48+08:00"/>
              </w:rPr>
            </w:pPr>
            <w:ins w:id="4243" w:author="xh" w:date="2026-10-19T10:06:48+08:00">
              <w:r>
                <w:rPr>
                  <w:rFonts w:ascii="Times New Roman" w:hAnsi="Times New Roman" w:eastAsia="宋体"/>
                  <w:b w:val="0"/>
                  <w:sz w:val="18"/>
                </w:rPr>
                <w:t>2320.00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44" w:author="xh" w:date="2026-10-19T10:06:48+08:00"/>
              </w:rPr>
            </w:pPr>
            <w:ins w:id="4245" w:author="xh" w:date="2026-10-19T10:06:48+08:00">
              <w:r>
                <w:rPr>
                  <w:rFonts w:ascii="Times New Roman" w:hAnsi="Times New Roman" w:eastAsia="宋体"/>
                  <w:b w:val="0"/>
                  <w:sz w:val="18"/>
                </w:rPr>
                <w:t>2.14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46" w:author="xh" w:date="2026-10-19T10:06:48+08:00"/>
              </w:rPr>
            </w:pPr>
            <w:ins w:id="4247" w:author="xh" w:date="2026-10-19T10:06:48+08:00">
              <w:r>
                <w:rPr>
                  <w:rFonts w:ascii="Times New Roman" w:hAnsi="Times New Roman" w:eastAsia="宋体"/>
                  <w:b w:val="0"/>
                  <w:sz w:val="18"/>
                </w:rPr>
                <w:t>18.60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48" w:author="xh" w:date="2026-10-19T10:06:48+08:00"/>
              </w:rPr>
            </w:pPr>
            <w:ins w:id="4249" w:author="xh" w:date="2026-10-19T10:06:48+08:00">
              <w:r>
                <w:rPr>
                  <w:rFonts w:ascii="Times New Roman" w:hAnsi="Times New Roman" w:eastAsia="宋体"/>
                  <w:b w:val="0"/>
                  <w:sz w:val="18"/>
                </w:rPr>
                <w:t>3</w:t>
              </w:r>
            </w:ins>
          </w:p>
        </w:tc>
      </w:tr>
      <w:tr>
        <w:trPr>
          <w:cantSplit/>
          <w:ins w:id="3907"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50" w:author="xh" w:date="2026-10-19T10:06:48+08:00"/>
              </w:rPr>
            </w:pPr>
            <w:ins w:id="4251" w:author="xh" w:date="2026-10-19T10:06:48+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52" w:author="xh" w:date="2026-10-19T10:06:48+08:00"/>
              </w:rPr>
            </w:pPr>
            <w:ins w:id="4253" w:author="xh" w:date="2026-10-19T10:06:48+08:00">
              <w:r>
                <w:rPr>
                  <w:rFonts w:ascii="Times New Roman" w:hAnsi="Times New Roman" w:eastAsia="宋体"/>
                  <w:b w:val="0"/>
                  <w:sz w:val="18"/>
                </w:rPr>
                <w:t>2029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54" w:author="xh" w:date="2026-10-19T10:06:48+08:00"/>
              </w:rPr>
            </w:pPr>
            <w:ins w:id="4255" w:author="xh" w:date="2026-10-19T10:06:48+08:00">
              <w:r>
                <w:rPr>
                  <w:rFonts w:ascii="Times New Roman" w:hAnsi="Times New Roman" w:eastAsia="宋体"/>
                  <w:b w:val="0"/>
                  <w:sz w:val="18"/>
                </w:rPr>
                <w:t>1128.56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56" w:author="xh" w:date="2026-10-19T10:06:48+08:00"/>
              </w:rPr>
            </w:pPr>
            <w:ins w:id="4257" w:author="xh" w:date="2026-10-19T10:06:48+08:00">
              <w:r>
                <w:rPr>
                  <w:rFonts w:ascii="Times New Roman" w:hAnsi="Times New Roman" w:eastAsia="宋体"/>
                  <w:b w:val="0"/>
                  <w:sz w:val="18"/>
                </w:rPr>
                <w:t>2338.50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58" w:author="xh" w:date="2026-10-19T10:06:48+08:00"/>
              </w:rPr>
            </w:pPr>
            <w:ins w:id="4259" w:author="xh" w:date="2026-10-19T10:06:48+08:00">
              <w:r>
                <w:rPr>
                  <w:rFonts w:ascii="Times New Roman" w:hAnsi="Times New Roman" w:eastAsia="宋体"/>
                  <w:b w:val="0"/>
                  <w:sz w:val="18"/>
                </w:rPr>
                <w:t>2.07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60" w:author="xh" w:date="2026-10-19T10:06:48+08:00"/>
              </w:rPr>
            </w:pPr>
            <w:ins w:id="4261" w:author="xh" w:date="2026-10-19T10:06:48+08:00">
              <w:r>
                <w:rPr>
                  <w:rFonts w:ascii="Times New Roman" w:hAnsi="Times New Roman" w:eastAsia="宋体"/>
                  <w:b w:val="0"/>
                  <w:sz w:val="18"/>
                </w:rPr>
                <w:t>22.50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62" w:author="xh" w:date="2026-10-19T10:06:48+08:00"/>
              </w:rPr>
            </w:pPr>
            <w:ins w:id="4263" w:author="xh" w:date="2026-10-19T10:06:48+08:00">
              <w:r>
                <w:rPr>
                  <w:rFonts w:ascii="Times New Roman" w:hAnsi="Times New Roman" w:eastAsia="宋体"/>
                  <w:b w:val="0"/>
                  <w:sz w:val="18"/>
                </w:rPr>
                <w:t>4</w:t>
              </w:r>
            </w:ins>
          </w:p>
        </w:tc>
      </w:tr>
      <w:tr>
        <w:trPr>
          <w:cantSplit/>
          <w:ins w:id="3908"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64" w:author="xh" w:date="2026-10-19T10:06:48+08:00"/>
              </w:rPr>
            </w:pPr>
            <w:ins w:id="4265" w:author="xh" w:date="2026-10-19T10:06:48+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66" w:author="xh" w:date="2026-10-19T10:06:48+08:00"/>
              </w:rPr>
            </w:pPr>
            <w:ins w:id="4267" w:author="xh" w:date="2026-10-19T10:06:48+08:00">
              <w:r>
                <w:rPr>
                  <w:rFonts w:ascii="Times New Roman" w:hAnsi="Times New Roman" w:eastAsia="宋体"/>
                  <w:b w:val="0"/>
                  <w:sz w:val="18"/>
                </w:rPr>
                <w:t>2030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68" w:author="xh" w:date="2026-10-19T10:06:48+08:00"/>
              </w:rPr>
            </w:pPr>
            <w:ins w:id="4269" w:author="xh" w:date="2026-10-19T10:06:48+08:00">
              <w:r>
                <w:rPr>
                  <w:rFonts w:ascii="Times New Roman" w:hAnsi="Times New Roman" w:eastAsia="宋体"/>
                  <w:b w:val="0"/>
                  <w:sz w:val="18"/>
                </w:rPr>
                <w:t>1171.59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70" w:author="xh" w:date="2026-10-19T10:06:48+08:00"/>
              </w:rPr>
            </w:pPr>
            <w:ins w:id="4271" w:author="xh" w:date="2026-10-19T10:06:48+08:00">
              <w:r>
                <w:rPr>
                  <w:rFonts w:ascii="Times New Roman" w:hAnsi="Times New Roman" w:eastAsia="宋体"/>
                  <w:b w:val="0"/>
                  <w:sz w:val="18"/>
                </w:rPr>
                <w:t>2388.50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72" w:author="xh" w:date="2026-10-19T10:06:48+08:00"/>
              </w:rPr>
            </w:pPr>
            <w:ins w:id="4273" w:author="xh" w:date="2026-10-19T10:06:48+08:00">
              <w:r>
                <w:rPr>
                  <w:rFonts w:ascii="Times New Roman" w:hAnsi="Times New Roman" w:eastAsia="宋体"/>
                  <w:b w:val="0"/>
                  <w:sz w:val="18"/>
                </w:rPr>
                <w:t>2.04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74" w:author="xh" w:date="2026-10-19T10:06:48+08:00"/>
              </w:rPr>
            </w:pPr>
            <w:ins w:id="4275" w:author="xh" w:date="2026-10-19T10:06:48+08:00">
              <w:r>
                <w:rPr>
                  <w:rFonts w:ascii="Times New Roman" w:hAnsi="Times New Roman" w:eastAsia="宋体"/>
                  <w:b w:val="0"/>
                  <w:sz w:val="18"/>
                </w:rPr>
                <w:t>32.40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76" w:author="xh" w:date="2026-10-19T10:06:48+08:00"/>
              </w:rPr>
            </w:pPr>
            <w:ins w:id="4277" w:author="xh" w:date="2026-10-19T10:06:48+08:00">
              <w:r>
                <w:rPr>
                  <w:rFonts w:ascii="Times New Roman" w:hAnsi="Times New Roman" w:eastAsia="宋体"/>
                  <w:b w:val="0"/>
                  <w:sz w:val="18"/>
                </w:rPr>
                <w:t>6</w:t>
              </w:r>
            </w:ins>
          </w:p>
        </w:tc>
      </w:tr>
      <w:tr>
        <w:trPr>
          <w:cantSplit/>
          <w:ins w:id="3909"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78" w:author="xh" w:date="2026-10-19T10:06:48+08:00"/>
              </w:rPr>
            </w:pPr>
            <w:ins w:id="4279" w:author="xh" w:date="2026-10-19T10:06:48+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80" w:author="xh" w:date="2026-10-19T10:06:48+08:00"/>
              </w:rPr>
            </w:pPr>
            <w:ins w:id="4281" w:author="xh" w:date="2026-10-19T10:06:48+08:00">
              <w:r>
                <w:rPr>
                  <w:rFonts w:ascii="Times New Roman" w:hAnsi="Times New Roman" w:eastAsia="宋体"/>
                  <w:b w:val="0"/>
                  <w:sz w:val="18"/>
                </w:rPr>
                <w:t>2031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82" w:author="xh" w:date="2026-10-19T10:06:48+08:00"/>
              </w:rPr>
            </w:pPr>
            <w:ins w:id="4283" w:author="xh" w:date="2026-10-19T10:06:48+08:00">
              <w:r>
                <w:rPr>
                  <w:rFonts w:ascii="Times New Roman" w:hAnsi="Times New Roman" w:eastAsia="宋体"/>
                  <w:b w:val="0"/>
                  <w:sz w:val="18"/>
                </w:rPr>
                <w:t>1217.69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84" w:author="xh" w:date="2026-10-19T10:06:48+08:00"/>
              </w:rPr>
            </w:pPr>
            <w:ins w:id="4285" w:author="xh" w:date="2026-10-19T10:06:48+08:00">
              <w:r>
                <w:rPr>
                  <w:rFonts w:ascii="Times New Roman" w:hAnsi="Times New Roman" w:eastAsia="宋体"/>
                  <w:b w:val="0"/>
                  <w:sz w:val="18"/>
                </w:rPr>
                <w:t>2475.50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86" w:author="xh" w:date="2026-10-19T10:06:48+08:00"/>
              </w:rPr>
            </w:pPr>
            <w:ins w:id="4287" w:author="xh" w:date="2026-10-19T10:06:48+08:00">
              <w:r>
                <w:rPr>
                  <w:rFonts w:ascii="Times New Roman" w:hAnsi="Times New Roman" w:eastAsia="宋体"/>
                  <w:b w:val="0"/>
                  <w:sz w:val="18"/>
                </w:rPr>
                <w:t>2.03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88" w:author="xh" w:date="2026-10-19T10:06:48+08:00"/>
              </w:rPr>
            </w:pPr>
            <w:ins w:id="4289" w:author="xh" w:date="2026-10-19T10:06:48+08:00">
              <w:r>
                <w:rPr>
                  <w:rFonts w:ascii="Times New Roman" w:hAnsi="Times New Roman" w:eastAsia="宋体"/>
                  <w:b w:val="0"/>
                  <w:sz w:val="18"/>
                </w:rPr>
                <w:t>51.80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90" w:author="xh" w:date="2026-10-19T10:06:48+08:00"/>
              </w:rPr>
            </w:pPr>
            <w:ins w:id="4291" w:author="xh" w:date="2026-10-19T10:06:48+08:00">
              <w:r>
                <w:rPr>
                  <w:rFonts w:ascii="Times New Roman" w:hAnsi="Times New Roman" w:eastAsia="宋体"/>
                  <w:b w:val="0"/>
                  <w:sz w:val="18"/>
                </w:rPr>
                <w:t>10</w:t>
              </w:r>
            </w:ins>
          </w:p>
        </w:tc>
      </w:tr>
      <w:tr>
        <w:trPr>
          <w:cantSplit/>
          <w:ins w:id="3910"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92" w:author="xh" w:date="2026-10-19T10:06:48+08:00"/>
              </w:rPr>
            </w:pPr>
            <w:ins w:id="4293" w:author="xh" w:date="2026-10-19T10:06:48+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94" w:author="xh" w:date="2026-10-19T10:06:48+08:00"/>
              </w:rPr>
            </w:pPr>
            <w:ins w:id="4295" w:author="xh" w:date="2026-10-19T10:06:48+08:00">
              <w:r>
                <w:rPr>
                  <w:rFonts w:ascii="Times New Roman" w:hAnsi="Times New Roman" w:eastAsia="宋体"/>
                  <w:b w:val="0"/>
                  <w:sz w:val="18"/>
                </w:rPr>
                <w:t>2032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96" w:author="xh" w:date="2026-10-19T10:06:48+08:00"/>
              </w:rPr>
            </w:pPr>
            <w:ins w:id="4297" w:author="xh" w:date="2026-10-19T10:06:48+08:00">
              <w:r>
                <w:rPr>
                  <w:rFonts w:ascii="Times New Roman" w:hAnsi="Times New Roman" w:eastAsia="宋体"/>
                  <w:b w:val="0"/>
                  <w:sz w:val="18"/>
                </w:rPr>
                <w:t>1265.64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298" w:author="xh" w:date="2026-10-19T10:06:48+08:00"/>
              </w:rPr>
            </w:pPr>
            <w:ins w:id="4299" w:author="xh" w:date="2026-10-19T10:06:48+08:00">
              <w:r>
                <w:rPr>
                  <w:rFonts w:ascii="Times New Roman" w:hAnsi="Times New Roman" w:eastAsia="宋体"/>
                  <w:b w:val="0"/>
                  <w:sz w:val="18"/>
                </w:rPr>
                <w:t>2562.50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00" w:author="xh" w:date="2026-10-19T10:06:48+08:00"/>
              </w:rPr>
            </w:pPr>
            <w:ins w:id="4301" w:author="xh" w:date="2026-10-19T10:06:48+08:00">
              <w:r>
                <w:rPr>
                  <w:rFonts w:ascii="Times New Roman" w:hAnsi="Times New Roman" w:eastAsia="宋体"/>
                  <w:b w:val="0"/>
                  <w:sz w:val="18"/>
                </w:rPr>
                <w:t>2.02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02" w:author="xh" w:date="2026-10-19T10:06:48+08:00"/>
              </w:rPr>
            </w:pPr>
            <w:ins w:id="4303" w:author="xh" w:date="2026-10-19T10:06:48+08:00">
              <w:r>
                <w:rPr>
                  <w:rFonts w:ascii="Times New Roman" w:hAnsi="Times New Roman" w:eastAsia="宋体"/>
                  <w:b w:val="0"/>
                  <w:sz w:val="18"/>
                </w:rPr>
                <w:t>95.90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04" w:author="xh" w:date="2026-10-19T10:06:48+08:00"/>
              </w:rPr>
            </w:pPr>
            <w:ins w:id="4305" w:author="xh" w:date="2026-10-19T10:06:48+08:00">
              <w:r>
                <w:rPr>
                  <w:rFonts w:ascii="Times New Roman" w:hAnsi="Times New Roman" w:eastAsia="宋体"/>
                  <w:b w:val="0"/>
                  <w:sz w:val="18"/>
                </w:rPr>
                <w:t>12</w:t>
              </w:r>
            </w:ins>
          </w:p>
        </w:tc>
      </w:tr>
      <w:tr>
        <w:trPr>
          <w:cantSplit/>
          <w:ins w:id="3911"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06" w:author="xh" w:date="2026-10-19T10:06:48+08:00"/>
              </w:rPr>
            </w:pPr>
            <w:ins w:id="4307" w:author="xh" w:date="2026-10-19T10:06:48+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08" w:author="xh" w:date="2026-10-19T10:06:48+08:00"/>
              </w:rPr>
            </w:pPr>
            <w:ins w:id="4309" w:author="xh" w:date="2026-10-19T10:06:48+08:00">
              <w:r>
                <w:rPr>
                  <w:rFonts w:ascii="Times New Roman" w:hAnsi="Times New Roman" w:eastAsia="宋体"/>
                  <w:b w:val="0"/>
                  <w:sz w:val="18"/>
                </w:rPr>
                <w:t>2033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10" w:author="xh" w:date="2026-10-19T10:06:48+08:00"/>
              </w:rPr>
            </w:pPr>
            <w:ins w:id="4311" w:author="xh" w:date="2026-10-19T10:06:48+08:00">
              <w:r>
                <w:rPr>
                  <w:rFonts w:ascii="Times New Roman" w:hAnsi="Times New Roman" w:eastAsia="宋体"/>
                  <w:b w:val="0"/>
                  <w:sz w:val="18"/>
                </w:rPr>
                <w:t>1313.58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12" w:author="xh" w:date="2026-10-19T10:06:48+08:00"/>
              </w:rPr>
            </w:pPr>
            <w:ins w:id="4313" w:author="xh" w:date="2026-10-19T10:06:48+08:00">
              <w:r>
                <w:rPr>
                  <w:rFonts w:ascii="Times New Roman" w:hAnsi="Times New Roman" w:eastAsia="宋体"/>
                  <w:b w:val="0"/>
                  <w:sz w:val="18"/>
                </w:rPr>
                <w:t>2741.00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14" w:author="xh" w:date="2026-10-19T10:06:48+08:00"/>
              </w:rPr>
            </w:pPr>
            <w:ins w:id="4315" w:author="xh" w:date="2026-10-19T10:06:48+08:00">
              <w:r>
                <w:rPr>
                  <w:rFonts w:ascii="Times New Roman" w:hAnsi="Times New Roman" w:eastAsia="宋体"/>
                  <w:b w:val="0"/>
                  <w:sz w:val="18"/>
                </w:rPr>
                <w:t>2.09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16" w:author="xh" w:date="2026-10-19T10:06:48+08:00"/>
              </w:rPr>
            </w:pPr>
            <w:ins w:id="4317" w:author="xh" w:date="2026-10-19T10:06:48+08:00">
              <w:r>
                <w:rPr>
                  <w:rFonts w:ascii="Times New Roman" w:hAnsi="Times New Roman" w:eastAsia="宋体"/>
                  <w:b w:val="0"/>
                  <w:sz w:val="18"/>
                </w:rPr>
                <w:t>147.40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18" w:author="xh" w:date="2026-10-19T10:06:48+08:00"/>
              </w:rPr>
            </w:pPr>
            <w:ins w:id="4319" w:author="xh" w:date="2026-10-19T10:06:48+08:00">
              <w:r>
                <w:rPr>
                  <w:rFonts w:ascii="Times New Roman" w:hAnsi="Times New Roman" w:eastAsia="宋体"/>
                  <w:b w:val="0"/>
                  <w:sz w:val="18"/>
                </w:rPr>
                <w:t>14</w:t>
              </w:r>
            </w:ins>
          </w:p>
        </w:tc>
      </w:tr>
      <w:tr>
        <w:trPr>
          <w:cantSplit/>
          <w:ins w:id="3912"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20" w:author="xh" w:date="2026-10-19T10:06:48+08:00"/>
              </w:rPr>
            </w:pPr>
            <w:ins w:id="4321" w:author="xh" w:date="2026-10-19T10:06:48+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22" w:author="xh" w:date="2026-10-19T10:06:48+08:00"/>
              </w:rPr>
            </w:pPr>
            <w:ins w:id="4323" w:author="xh" w:date="2026-10-19T10:06:48+08:00">
              <w:r>
                <w:rPr>
                  <w:rFonts w:ascii="Times New Roman" w:hAnsi="Times New Roman" w:eastAsia="宋体"/>
                  <w:b w:val="0"/>
                  <w:sz w:val="18"/>
                </w:rPr>
                <w:t>2034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24" w:author="xh" w:date="2026-10-19T10:06:48+08:00"/>
              </w:rPr>
            </w:pPr>
            <w:ins w:id="4325" w:author="xh" w:date="2026-10-19T10:06:48+08:00">
              <w:r>
                <w:rPr>
                  <w:rFonts w:ascii="Times New Roman" w:hAnsi="Times New Roman" w:eastAsia="宋体"/>
                  <w:b w:val="0"/>
                  <w:sz w:val="18"/>
                </w:rPr>
                <w:t>1361.53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26" w:author="xh" w:date="2026-10-19T10:06:48+08:00"/>
              </w:rPr>
            </w:pPr>
            <w:ins w:id="4327" w:author="xh" w:date="2026-10-19T10:06:48+08:00">
              <w:r>
                <w:rPr>
                  <w:rFonts w:ascii="Times New Roman" w:hAnsi="Times New Roman" w:eastAsia="宋体"/>
                  <w:b w:val="0"/>
                  <w:sz w:val="18"/>
                </w:rPr>
                <w:t>2891.00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28" w:author="xh" w:date="2026-10-19T10:06:48+08:00"/>
              </w:rPr>
            </w:pPr>
            <w:ins w:id="4329" w:author="xh" w:date="2026-10-19T10:06:48+08:00">
              <w:r>
                <w:rPr>
                  <w:rFonts w:ascii="Times New Roman" w:hAnsi="Times New Roman" w:eastAsia="宋体"/>
                  <w:b w:val="0"/>
                  <w:sz w:val="18"/>
                </w:rPr>
                <w:t>2.12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30" w:author="xh" w:date="2026-10-19T10:06:48+08:00"/>
              </w:rPr>
            </w:pPr>
            <w:ins w:id="4331" w:author="xh" w:date="2026-10-19T10:06:48+08:00">
              <w:r>
                <w:rPr>
                  <w:rFonts w:ascii="Times New Roman" w:hAnsi="Times New Roman" w:eastAsia="宋体"/>
                  <w:b w:val="0"/>
                  <w:sz w:val="18"/>
                </w:rPr>
                <w:t>192.20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32" w:author="xh" w:date="2026-10-19T10:06:48+08:00"/>
              </w:rPr>
            </w:pPr>
            <w:ins w:id="4333" w:author="xh" w:date="2026-10-19T10:06:48+08:00">
              <w:r>
                <w:rPr>
                  <w:rFonts w:ascii="Times New Roman" w:hAnsi="Times New Roman" w:eastAsia="宋体"/>
                  <w:b w:val="0"/>
                  <w:sz w:val="18"/>
                </w:rPr>
                <w:t>18</w:t>
              </w:r>
            </w:ins>
          </w:p>
        </w:tc>
      </w:tr>
      <w:tr>
        <w:trPr>
          <w:cantSplit/>
          <w:ins w:id="3913" w:author="xh" w:date="2026-10-19T10:06:48+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34" w:author="xh" w:date="2026-10-19T10:06:48+08:00"/>
              </w:rPr>
            </w:pPr>
            <w:ins w:id="4335" w:author="xh" w:date="2026-10-19T10:06:48+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36" w:author="xh" w:date="2026-10-19T10:06:48+08:00"/>
              </w:rPr>
            </w:pPr>
            <w:ins w:id="4337" w:author="xh" w:date="2026-10-19T10:06:48+08:00">
              <w:r>
                <w:rPr>
                  <w:rFonts w:ascii="Times New Roman" w:hAnsi="Times New Roman" w:eastAsia="宋体"/>
                  <w:b w:val="0"/>
                  <w:sz w:val="18"/>
                </w:rPr>
                <w:t>2035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38" w:author="xh" w:date="2026-10-19T10:06:48+08:00"/>
              </w:rPr>
            </w:pPr>
            <w:ins w:id="4339" w:author="xh" w:date="2026-10-19T10:06:48+08:00">
              <w:r>
                <w:rPr>
                  <w:rFonts w:ascii="Times New Roman" w:hAnsi="Times New Roman" w:eastAsia="宋体"/>
                  <w:b w:val="0"/>
                  <w:sz w:val="18"/>
                </w:rPr>
                <w:t>1409.47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40" w:author="xh" w:date="2026-10-19T10:06:48+08:00"/>
              </w:rPr>
            </w:pPr>
            <w:ins w:id="4341" w:author="xh" w:date="2026-10-19T10:06:48+08:00">
              <w:r>
                <w:rPr>
                  <w:rFonts w:ascii="Times New Roman" w:hAnsi="Times New Roman" w:eastAsia="宋体"/>
                  <w:b w:val="0"/>
                  <w:sz w:val="18"/>
                </w:rPr>
                <w:t>2901.00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42" w:author="xh" w:date="2026-10-19T10:06:48+08:00"/>
              </w:rPr>
            </w:pPr>
            <w:ins w:id="4343" w:author="xh" w:date="2026-10-19T10:06:48+08:00">
              <w:r>
                <w:rPr>
                  <w:rFonts w:ascii="Times New Roman" w:hAnsi="Times New Roman" w:eastAsia="宋体"/>
                  <w:b w:val="0"/>
                  <w:sz w:val="18"/>
                </w:rPr>
                <w:t>2.06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44" w:author="xh" w:date="2026-10-19T10:06:48+08:00"/>
              </w:rPr>
            </w:pPr>
            <w:ins w:id="4345" w:author="xh" w:date="2026-10-19T10:06:48+08:00">
              <w:r>
                <w:rPr>
                  <w:rFonts w:ascii="Times New Roman" w:hAnsi="Times New Roman" w:eastAsia="宋体"/>
                  <w:b w:val="0"/>
                  <w:sz w:val="18"/>
                </w:rPr>
                <w:t>253.80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346" w:author="xh" w:date="2026-10-19T10:06:48+08:00"/>
              </w:rPr>
            </w:pPr>
            <w:ins w:id="4347" w:author="xh" w:date="2026-10-19T10:06:48+08:00">
              <w:r>
                <w:rPr>
                  <w:rFonts w:ascii="Times New Roman" w:hAnsi="Times New Roman" w:eastAsia="宋体"/>
                  <w:b w:val="0"/>
                  <w:sz w:val="18"/>
                </w:rPr>
                <w:t>21</w:t>
              </w:r>
            </w:ins>
          </w:p>
        </w:tc>
      </w:tr>
    </w:tbl>
    <w:p>
      <w:pPr>
        <w:pStyle w:val="2"/>
        <w:widowControl/>
        <w:spacing w:line="348" w:lineRule="exact" w:before="0" w:after="0"/>
        <w:ind w:firstLine="480"/>
        <w:jc w:val="both"/>
        <w:rPr>
          <w:ins w:id="4348" w:author="xh" w:date="2026-10-19T10:07:28+08:00"/>
        </w:rPr>
      </w:pPr>
      <w:ins w:id="4349" w:author="xh" w:date="2026-10-19T10:07:28+08:00">
        <w:r>
          <w:rPr>
            <w:rFonts w:ascii="Times New Roman" w:hAnsi="Times New Roman" w:eastAsia="方正仿宋_GBK"/>
            <w:b w:val="0"/>
            <w:sz w:val="24"/>
          </w:rPr>
          <w:t xml:space="preserve">注：2021年为两方案共同的固定基期，储能及新线列为本次规划新增设备的累计在役规模。</w:t>
        </w:r>
      </w:ins>
    </w:p>
    <w:p w14:paraId="78D8A299">
      <w:pPr>
        <w:pStyle w:val="2"/>
        <w:keepNext/>
        <w:spacing w:before="120" w:after="80" w:line="280" w:lineRule="exact"/>
        <w:ind w:firstLine="0"/>
        <w:jc w:val="center"/>
      </w:pPr>
      <w:r>
        <w:rPr>
          <w:rFonts w:ascii="Times New Roman" w:hAnsi="Times New Roman" w:eastAsia="宋体"/>
          <w:b w:val="0"/>
          <w:sz w:val="21"/>
        </w:rPr>
        <w:t>表5-5 邳州逐年新增工程与费用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6D368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4350" w:author="xh" w:date="2026-10-19T10:08:07+08:00"/>
        </w:trPr>
        <w:tc>
          <w:tcPr>
            <w:tcW w:w="1039" w:type="dxa"/>
            <w:tcMar>
              <w:left w:w="70" w:type="dxa"/>
              <w:right w:w="70" w:type="dxa"/>
            </w:tcMar>
            <w:vAlign w:val="center"/>
          </w:tcPr>
          <w:p w14:paraId="6E19419D">
            <w:pPr>
              <w:keepNext/>
              <w:spacing w:before="20" w:after="20" w:line="260" w:lineRule="exact"/>
              <w:ind w:left="0" w:leftChars="0" w:right="0" w:rightChars="0" w:firstLine="0" w:firstLineChars="0"/>
              <w:jc w:val="center"/>
              <w:rPr>
                <w:del w:id="4359" w:author="xh" w:date="2026-10-19T10:08:07+08:00"/>
              </w:rPr>
            </w:pPr>
            <w:del w:id="4360" w:author="xh" w:date="2026-10-19T10:08:07+08:00">
              <w:r>
                <w:rPr>
                  <w:rFonts w:ascii="Times New Roman" w:hAnsi="Times New Roman" w:eastAsia="宋体"/>
                  <w:b/>
                  <w:sz w:val="18"/>
                </w:rPr>
                <w:delText>方案</w:delText>
              </w:r>
            </w:del>
          </w:p>
        </w:tc>
        <w:tc>
          <w:tcPr>
            <w:tcW w:w="1039" w:type="dxa"/>
            <w:tcMar>
              <w:left w:w="70" w:type="dxa"/>
              <w:right w:w="70" w:type="dxa"/>
            </w:tcMar>
            <w:vAlign w:val="center"/>
          </w:tcPr>
          <w:p w14:paraId="1758C9E7">
            <w:pPr>
              <w:keepNext/>
              <w:spacing w:before="20" w:after="20" w:line="260" w:lineRule="exact"/>
              <w:ind w:left="0" w:leftChars="0" w:right="0" w:rightChars="0" w:firstLine="0" w:firstLineChars="0"/>
              <w:jc w:val="center"/>
              <w:rPr>
                <w:del w:id="4361" w:author="xh" w:date="2026-10-19T10:08:07+08:00"/>
              </w:rPr>
            </w:pPr>
            <w:del w:id="4362" w:author="xh" w:date="2026-10-19T10:08:07+08:00">
              <w:r>
                <w:rPr>
                  <w:rFonts w:ascii="Times New Roman" w:hAnsi="Times New Roman" w:eastAsia="宋体"/>
                  <w:b/>
                  <w:sz w:val="18"/>
                </w:rPr>
                <w:delText>年份</w:delText>
              </w:r>
            </w:del>
          </w:p>
        </w:tc>
        <w:tc>
          <w:tcPr>
            <w:tcW w:w="1039" w:type="dxa"/>
            <w:tcMar>
              <w:left w:w="70" w:type="dxa"/>
              <w:right w:w="70" w:type="dxa"/>
            </w:tcMar>
            <w:vAlign w:val="center"/>
          </w:tcPr>
          <w:p w14:paraId="2DEDA5AC">
            <w:pPr>
              <w:keepNext/>
              <w:spacing w:before="20" w:after="20" w:line="260" w:lineRule="exact"/>
              <w:ind w:left="0" w:leftChars="0" w:right="0" w:rightChars="0" w:firstLine="0" w:firstLineChars="0"/>
              <w:jc w:val="center"/>
              <w:rPr>
                <w:del w:id="4363" w:author="xh" w:date="2026-10-19T10:08:07+08:00"/>
              </w:rPr>
            </w:pPr>
            <w:del w:id="4364" w:author="xh" w:date="2026-10-19T10:08:07+08:00">
              <w:r>
                <w:rPr>
                  <w:rFonts w:ascii="Times New Roman" w:hAnsi="Times New Roman" w:eastAsia="宋体"/>
                  <w:b/>
                  <w:sz w:val="18"/>
                </w:rPr>
                <w:delText>主变净增容量/MVA</w:delText>
              </w:r>
            </w:del>
          </w:p>
        </w:tc>
        <w:tc>
          <w:tcPr>
            <w:tcW w:w="1039" w:type="dxa"/>
            <w:tcMar>
              <w:left w:w="70" w:type="dxa"/>
              <w:right w:w="70" w:type="dxa"/>
            </w:tcMar>
            <w:vAlign w:val="center"/>
          </w:tcPr>
          <w:p w14:paraId="14E89130">
            <w:pPr>
              <w:keepNext/>
              <w:spacing w:before="20" w:after="20" w:line="260" w:lineRule="exact"/>
              <w:ind w:left="0" w:leftChars="0" w:right="0" w:rightChars="0" w:firstLine="0" w:firstLineChars="0"/>
              <w:jc w:val="center"/>
              <w:rPr>
                <w:del w:id="4365" w:author="xh" w:date="2026-10-19T10:08:07+08:00"/>
              </w:rPr>
            </w:pPr>
            <w:del w:id="4366" w:author="xh" w:date="2026-10-19T10:08:07+08:00">
              <w:r>
                <w:rPr>
                  <w:rFonts w:ascii="Times New Roman" w:hAnsi="Times New Roman" w:eastAsia="宋体"/>
                  <w:b/>
                  <w:sz w:val="18"/>
                </w:rPr>
                <w:delText>主变新购容量/MVA</w:delText>
              </w:r>
            </w:del>
          </w:p>
        </w:tc>
        <w:tc>
          <w:tcPr>
            <w:tcW w:w="1039" w:type="dxa"/>
            <w:tcMar>
              <w:left w:w="70" w:type="dxa"/>
              <w:right w:w="70" w:type="dxa"/>
            </w:tcMar>
            <w:vAlign w:val="center"/>
          </w:tcPr>
          <w:p w14:paraId="6E199A17">
            <w:pPr>
              <w:keepNext/>
              <w:spacing w:before="20" w:after="20" w:line="260" w:lineRule="exact"/>
              <w:ind w:left="0" w:leftChars="0" w:right="0" w:rightChars="0" w:firstLine="0" w:firstLineChars="0"/>
              <w:jc w:val="center"/>
              <w:rPr>
                <w:del w:id="4367" w:author="xh" w:date="2026-10-19T10:08:07+08:00"/>
              </w:rPr>
            </w:pPr>
            <w:del w:id="4368" w:author="xh" w:date="2026-10-19T10:08:07+08:00">
              <w:r>
                <w:rPr>
                  <w:rFonts w:ascii="Times New Roman" w:hAnsi="Times New Roman" w:eastAsia="宋体"/>
                  <w:b/>
                  <w:sz w:val="18"/>
                </w:rPr>
                <w:delText>扩建主变/台</w:delText>
              </w:r>
            </w:del>
          </w:p>
        </w:tc>
        <w:tc>
          <w:tcPr>
            <w:tcW w:w="1039" w:type="dxa"/>
            <w:tcMar>
              <w:left w:w="70" w:type="dxa"/>
              <w:right w:w="70" w:type="dxa"/>
            </w:tcMar>
            <w:vAlign w:val="center"/>
          </w:tcPr>
          <w:p w14:paraId="753A4FFA">
            <w:pPr>
              <w:keepNext/>
              <w:spacing w:before="20" w:after="20" w:line="260" w:lineRule="exact"/>
              <w:ind w:left="0" w:leftChars="0" w:right="0" w:rightChars="0" w:firstLine="0" w:firstLineChars="0"/>
              <w:jc w:val="center"/>
              <w:rPr>
                <w:del w:id="4369" w:author="xh" w:date="2026-10-19T10:08:07+08:00"/>
              </w:rPr>
            </w:pPr>
            <w:del w:id="4370" w:author="xh" w:date="2026-10-19T10:08:07+08:00">
              <w:r>
                <w:rPr>
                  <w:rFonts w:ascii="Times New Roman" w:hAnsi="Times New Roman" w:eastAsia="宋体"/>
                  <w:b/>
                  <w:sz w:val="18"/>
                </w:rPr>
                <w:delText>新增储能额定能量/MWh</w:delText>
              </w:r>
            </w:del>
          </w:p>
        </w:tc>
        <w:tc>
          <w:tcPr>
            <w:tcW w:w="1039" w:type="dxa"/>
            <w:tcMar>
              <w:left w:w="70" w:type="dxa"/>
              <w:right w:w="70" w:type="dxa"/>
            </w:tcMar>
            <w:vAlign w:val="center"/>
          </w:tcPr>
          <w:p w14:paraId="3A6CCF3E">
            <w:pPr>
              <w:keepNext/>
              <w:spacing w:before="20" w:after="20" w:line="260" w:lineRule="exact"/>
              <w:ind w:left="0" w:leftChars="0" w:right="0" w:rightChars="0" w:firstLine="0" w:firstLineChars="0"/>
              <w:jc w:val="center"/>
              <w:rPr>
                <w:del w:id="4371" w:author="xh" w:date="2026-10-19T10:08:07+08:00"/>
              </w:rPr>
            </w:pPr>
            <w:del w:id="4372" w:author="xh" w:date="2026-10-19T10:08:07+08:00">
              <w:r>
                <w:rPr>
                  <w:rFonts w:ascii="Times New Roman" w:hAnsi="Times New Roman" w:eastAsia="宋体"/>
                  <w:b/>
                  <w:sz w:val="18"/>
                </w:rPr>
                <w:delText>新增联络/条</w:delText>
              </w:r>
            </w:del>
          </w:p>
        </w:tc>
        <w:tc>
          <w:tcPr>
            <w:tcW w:w="1039" w:type="dxa"/>
            <w:tcMar>
              <w:left w:w="70" w:type="dxa"/>
              <w:right w:w="70" w:type="dxa"/>
            </w:tcMar>
            <w:vAlign w:val="center"/>
          </w:tcPr>
          <w:p w14:paraId="06A50EBC">
            <w:pPr>
              <w:keepNext/>
              <w:spacing w:before="20" w:after="20" w:line="260" w:lineRule="exact"/>
              <w:ind w:left="0" w:leftChars="0" w:right="0" w:rightChars="0" w:firstLine="0" w:firstLineChars="0"/>
              <w:jc w:val="center"/>
              <w:rPr>
                <w:del w:id="4373" w:author="xh" w:date="2026-10-19T10:08:07+08:00"/>
              </w:rPr>
            </w:pPr>
            <w:del w:id="4374" w:author="xh" w:date="2026-10-19T10:08:07+08:00">
              <w:r>
                <w:rPr>
                  <w:rFonts w:ascii="Times New Roman" w:hAnsi="Times New Roman" w:eastAsia="宋体"/>
                  <w:b/>
                  <w:sz w:val="18"/>
                </w:rPr>
                <w:delText>当年措施现值/万元</w:delText>
              </w:r>
            </w:del>
          </w:p>
        </w:tc>
      </w:tr>
      <w:tr w14:paraId="6E4058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4351" w:author="xh" w:date="2026-10-19T10:08:07+08:00"/>
        </w:trPr>
        <w:tc>
          <w:tcPr>
            <w:tcW w:w="1039" w:type="dxa"/>
            <w:tcMar>
              <w:left w:w="70" w:type="dxa"/>
              <w:right w:w="70" w:type="dxa"/>
            </w:tcMar>
            <w:vAlign w:val="center"/>
          </w:tcPr>
          <w:p w14:paraId="6445C0F9">
            <w:pPr>
              <w:keepNext/>
              <w:spacing w:before="20" w:after="20" w:line="260" w:lineRule="exact"/>
              <w:ind w:left="0" w:leftChars="0" w:right="0" w:rightChars="0" w:firstLine="0" w:firstLineChars="0"/>
              <w:jc w:val="center"/>
              <w:rPr>
                <w:del w:id="4375" w:author="xh" w:date="2026-10-19T10:08:07+08:00"/>
              </w:rPr>
            </w:pPr>
            <w:del w:id="4376" w:author="xh" w:date="2026-10-19T10:08:07+08:00">
              <w:r>
                <w:rPr>
                  <w:rFonts w:ascii="Times New Roman" w:hAnsi="Times New Roman" w:eastAsia="宋体"/>
                  <w:b w:val="0"/>
                  <w:sz w:val="18"/>
                </w:rPr>
                <w:delText>刚性</w:delText>
              </w:r>
            </w:del>
          </w:p>
        </w:tc>
        <w:tc>
          <w:tcPr>
            <w:tcW w:w="1039" w:type="dxa"/>
            <w:tcMar>
              <w:left w:w="70" w:type="dxa"/>
              <w:right w:w="70" w:type="dxa"/>
            </w:tcMar>
            <w:vAlign w:val="center"/>
          </w:tcPr>
          <w:p w14:paraId="62A573B9">
            <w:pPr>
              <w:keepNext/>
              <w:spacing w:before="20" w:after="20" w:line="260" w:lineRule="exact"/>
              <w:ind w:left="0" w:leftChars="0" w:right="0" w:rightChars="0" w:firstLine="0" w:firstLineChars="0"/>
              <w:jc w:val="center"/>
              <w:rPr>
                <w:del w:id="4377" w:author="xh" w:date="2026-10-19T10:08:07+08:00"/>
              </w:rPr>
            </w:pPr>
            <w:del w:id="4378" w:author="xh" w:date="2026-10-19T10:08:07+08:00">
              <w:r>
                <w:rPr>
                  <w:rFonts w:ascii="Times New Roman" w:hAnsi="Times New Roman" w:eastAsia="宋体"/>
                  <w:b w:val="0"/>
                  <w:sz w:val="18"/>
                </w:rPr>
                <w:delText>2022</w:delText>
              </w:r>
            </w:del>
          </w:p>
        </w:tc>
        <w:tc>
          <w:tcPr>
            <w:tcW w:w="1039" w:type="dxa"/>
            <w:tcMar>
              <w:left w:w="70" w:type="dxa"/>
              <w:right w:w="70" w:type="dxa"/>
            </w:tcMar>
            <w:vAlign w:val="center"/>
          </w:tcPr>
          <w:p w14:paraId="357B4D90">
            <w:pPr>
              <w:keepNext/>
              <w:spacing w:before="20" w:after="20" w:line="260" w:lineRule="exact"/>
              <w:ind w:left="0" w:leftChars="0" w:right="0" w:rightChars="0" w:firstLine="0" w:firstLineChars="0"/>
              <w:jc w:val="center"/>
              <w:rPr>
                <w:del w:id="4379" w:author="xh" w:date="2026-10-19T10:08:07+08:00"/>
              </w:rPr>
            </w:pPr>
            <w:del w:id="4380" w:author="xh" w:date="2026-10-19T10:08:07+08:00">
              <w:r>
                <w:rPr>
                  <w:rFonts w:ascii="Times New Roman" w:hAnsi="Times New Roman" w:eastAsia="宋体"/>
                  <w:b w:val="0"/>
                  <w:sz w:val="18"/>
                </w:rPr>
                <w:delText>179.00</w:delText>
              </w:r>
            </w:del>
          </w:p>
        </w:tc>
        <w:tc>
          <w:tcPr>
            <w:tcW w:w="1039" w:type="dxa"/>
            <w:tcMar>
              <w:left w:w="70" w:type="dxa"/>
              <w:right w:w="70" w:type="dxa"/>
            </w:tcMar>
            <w:vAlign w:val="center"/>
          </w:tcPr>
          <w:p w14:paraId="6A6E37F0">
            <w:pPr>
              <w:keepNext/>
              <w:spacing w:before="20" w:after="20" w:line="260" w:lineRule="exact"/>
              <w:ind w:left="0" w:leftChars="0" w:right="0" w:rightChars="0" w:firstLine="0" w:firstLineChars="0"/>
              <w:jc w:val="center"/>
              <w:rPr>
                <w:del w:id="4381" w:author="xh" w:date="2026-10-19T10:08:07+08:00"/>
              </w:rPr>
            </w:pPr>
            <w:del w:id="4382" w:author="xh" w:date="2026-10-19T10:08:07+08:00">
              <w:r>
                <w:rPr>
                  <w:rFonts w:ascii="Times New Roman" w:hAnsi="Times New Roman" w:eastAsia="宋体"/>
                  <w:b w:val="0"/>
                  <w:sz w:val="18"/>
                </w:rPr>
                <w:delText>402.00</w:delText>
              </w:r>
            </w:del>
          </w:p>
        </w:tc>
        <w:tc>
          <w:tcPr>
            <w:tcW w:w="1039" w:type="dxa"/>
            <w:tcMar>
              <w:left w:w="70" w:type="dxa"/>
              <w:right w:w="70" w:type="dxa"/>
            </w:tcMar>
            <w:vAlign w:val="center"/>
          </w:tcPr>
          <w:p w14:paraId="080EABA8">
            <w:pPr>
              <w:keepNext/>
              <w:spacing w:before="20" w:after="20" w:line="260" w:lineRule="exact"/>
              <w:ind w:left="0" w:leftChars="0" w:right="0" w:rightChars="0" w:firstLine="0" w:firstLineChars="0"/>
              <w:jc w:val="center"/>
              <w:rPr>
                <w:del w:id="4383" w:author="xh" w:date="2026-10-19T10:08:07+08:00"/>
              </w:rPr>
            </w:pPr>
            <w:del w:id="4384" w:author="xh" w:date="2026-10-19T10:08:07+08:00">
              <w:r>
                <w:rPr>
                  <w:rFonts w:ascii="Times New Roman" w:hAnsi="Times New Roman" w:eastAsia="宋体"/>
                  <w:b w:val="0"/>
                  <w:sz w:val="18"/>
                </w:rPr>
                <w:delText>0</w:delText>
              </w:r>
            </w:del>
          </w:p>
        </w:tc>
        <w:tc>
          <w:tcPr>
            <w:tcW w:w="1039" w:type="dxa"/>
            <w:tcMar>
              <w:left w:w="70" w:type="dxa"/>
              <w:right w:w="70" w:type="dxa"/>
            </w:tcMar>
            <w:vAlign w:val="center"/>
          </w:tcPr>
          <w:p w14:paraId="0D262811">
            <w:pPr>
              <w:keepNext/>
              <w:spacing w:before="20" w:after="20" w:line="260" w:lineRule="exact"/>
              <w:ind w:left="0" w:leftChars="0" w:right="0" w:rightChars="0" w:firstLine="0" w:firstLineChars="0"/>
              <w:jc w:val="center"/>
              <w:rPr>
                <w:del w:id="4385" w:author="xh" w:date="2026-10-19T10:08:07+08:00"/>
              </w:rPr>
            </w:pPr>
            <w:del w:id="4386" w:author="xh" w:date="2026-10-19T10:08:07+08:00">
              <w:r>
                <w:rPr>
                  <w:rFonts w:ascii="Times New Roman" w:hAnsi="Times New Roman" w:eastAsia="宋体"/>
                  <w:b w:val="0"/>
                  <w:sz w:val="18"/>
                </w:rPr>
                <w:delText>35.26</w:delText>
              </w:r>
            </w:del>
          </w:p>
        </w:tc>
        <w:tc>
          <w:tcPr>
            <w:tcW w:w="1039" w:type="dxa"/>
            <w:tcMar>
              <w:left w:w="70" w:type="dxa"/>
              <w:right w:w="70" w:type="dxa"/>
            </w:tcMar>
            <w:vAlign w:val="center"/>
          </w:tcPr>
          <w:p w14:paraId="2E159556">
            <w:pPr>
              <w:keepNext/>
              <w:spacing w:before="20" w:after="20" w:line="260" w:lineRule="exact"/>
              <w:ind w:left="0" w:leftChars="0" w:right="0" w:rightChars="0" w:firstLine="0" w:firstLineChars="0"/>
              <w:jc w:val="center"/>
              <w:rPr>
                <w:del w:id="4387" w:author="xh" w:date="2026-10-19T10:08:07+08:00"/>
              </w:rPr>
            </w:pPr>
            <w:del w:id="4388" w:author="xh" w:date="2026-10-19T10:08:07+08:00">
              <w:r>
                <w:rPr>
                  <w:rFonts w:ascii="Times New Roman" w:hAnsi="Times New Roman" w:eastAsia="宋体"/>
                  <w:b w:val="0"/>
                  <w:sz w:val="18"/>
                </w:rPr>
                <w:delText>8</w:delText>
              </w:r>
            </w:del>
          </w:p>
        </w:tc>
        <w:tc>
          <w:tcPr>
            <w:tcW w:w="1039" w:type="dxa"/>
            <w:tcMar>
              <w:left w:w="70" w:type="dxa"/>
              <w:right w:w="70" w:type="dxa"/>
            </w:tcMar>
            <w:vAlign w:val="center"/>
          </w:tcPr>
          <w:p w14:paraId="74A0FCBA">
            <w:pPr>
              <w:keepNext/>
              <w:spacing w:before="20" w:after="20" w:line="260" w:lineRule="exact"/>
              <w:ind w:left="0" w:leftChars="0" w:right="0" w:rightChars="0" w:firstLine="0" w:firstLineChars="0"/>
              <w:jc w:val="center"/>
              <w:rPr>
                <w:del w:id="4389" w:author="xh" w:date="2026-10-19T10:08:07+08:00"/>
              </w:rPr>
            </w:pPr>
            <w:del w:id="4390" w:author="xh" w:date="2026-10-19T10:08:07+08:00">
              <w:r>
                <w:rPr>
                  <w:rFonts w:ascii="Times New Roman" w:hAnsi="Times New Roman" w:eastAsia="宋体"/>
                  <w:b w:val="0"/>
                  <w:sz w:val="18"/>
                </w:rPr>
                <w:delText>14783.72</w:delText>
              </w:r>
            </w:del>
          </w:p>
        </w:tc>
      </w:tr>
      <w:tr w14:paraId="0BA017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4352" w:author="xh" w:date="2026-10-19T10:08:07+08:00"/>
        </w:trPr>
        <w:tc>
          <w:tcPr>
            <w:tcW w:w="1039" w:type="dxa"/>
            <w:tcMar>
              <w:left w:w="70" w:type="dxa"/>
              <w:right w:w="70" w:type="dxa"/>
            </w:tcMar>
            <w:vAlign w:val="center"/>
          </w:tcPr>
          <w:p w14:paraId="3E7CB693">
            <w:pPr>
              <w:keepNext/>
              <w:spacing w:before="20" w:after="20" w:line="260" w:lineRule="exact"/>
              <w:ind w:left="0" w:leftChars="0" w:right="0" w:rightChars="0" w:firstLine="0" w:firstLineChars="0"/>
              <w:jc w:val="center"/>
              <w:rPr>
                <w:del w:id="4391" w:author="xh" w:date="2026-10-19T10:08:07+08:00"/>
              </w:rPr>
            </w:pPr>
            <w:del w:id="4392" w:author="xh" w:date="2026-10-19T10:08:07+08:00">
              <w:r>
                <w:rPr>
                  <w:rFonts w:ascii="Times New Roman" w:hAnsi="Times New Roman" w:eastAsia="宋体"/>
                  <w:b w:val="0"/>
                  <w:sz w:val="18"/>
                </w:rPr>
                <w:delText>刚性</w:delText>
              </w:r>
            </w:del>
          </w:p>
        </w:tc>
        <w:tc>
          <w:tcPr>
            <w:tcW w:w="1039" w:type="dxa"/>
            <w:tcMar>
              <w:left w:w="70" w:type="dxa"/>
              <w:right w:w="70" w:type="dxa"/>
            </w:tcMar>
            <w:vAlign w:val="center"/>
          </w:tcPr>
          <w:p w14:paraId="53C71C91">
            <w:pPr>
              <w:keepNext/>
              <w:spacing w:before="20" w:after="20" w:line="260" w:lineRule="exact"/>
              <w:ind w:left="0" w:leftChars="0" w:right="0" w:rightChars="0" w:firstLine="0" w:firstLineChars="0"/>
              <w:jc w:val="center"/>
              <w:rPr>
                <w:del w:id="4393" w:author="xh" w:date="2026-10-19T10:08:07+08:00"/>
              </w:rPr>
            </w:pPr>
            <w:del w:id="4394" w:author="xh" w:date="2026-10-19T10:08:07+08:00">
              <w:r>
                <w:rPr>
                  <w:rFonts w:ascii="Times New Roman" w:hAnsi="Times New Roman" w:eastAsia="宋体"/>
                  <w:b w:val="0"/>
                  <w:sz w:val="18"/>
                </w:rPr>
                <w:delText>2023</w:delText>
              </w:r>
            </w:del>
          </w:p>
        </w:tc>
        <w:tc>
          <w:tcPr>
            <w:tcW w:w="1039" w:type="dxa"/>
            <w:tcMar>
              <w:left w:w="70" w:type="dxa"/>
              <w:right w:w="70" w:type="dxa"/>
            </w:tcMar>
            <w:vAlign w:val="center"/>
          </w:tcPr>
          <w:p w14:paraId="5715505B">
            <w:pPr>
              <w:keepNext/>
              <w:spacing w:before="20" w:after="20" w:line="260" w:lineRule="exact"/>
              <w:ind w:left="0" w:leftChars="0" w:right="0" w:rightChars="0" w:firstLine="0" w:firstLineChars="0"/>
              <w:jc w:val="center"/>
              <w:rPr>
                <w:del w:id="4395" w:author="xh" w:date="2026-10-19T10:08:07+08:00"/>
              </w:rPr>
            </w:pPr>
            <w:del w:id="4396" w:author="xh" w:date="2026-10-19T10:08:07+08:00">
              <w:r>
                <w:rPr>
                  <w:rFonts w:ascii="Times New Roman" w:hAnsi="Times New Roman" w:eastAsia="宋体"/>
                  <w:b w:val="0"/>
                  <w:sz w:val="18"/>
                </w:rPr>
                <w:delText>0.00</w:delText>
              </w:r>
            </w:del>
          </w:p>
        </w:tc>
        <w:tc>
          <w:tcPr>
            <w:tcW w:w="1039" w:type="dxa"/>
            <w:tcMar>
              <w:left w:w="70" w:type="dxa"/>
              <w:right w:w="70" w:type="dxa"/>
            </w:tcMar>
            <w:vAlign w:val="center"/>
          </w:tcPr>
          <w:p w14:paraId="0BE0E666">
            <w:pPr>
              <w:keepNext/>
              <w:spacing w:before="20" w:after="20" w:line="260" w:lineRule="exact"/>
              <w:ind w:left="0" w:leftChars="0" w:right="0" w:rightChars="0" w:firstLine="0" w:firstLineChars="0"/>
              <w:jc w:val="center"/>
              <w:rPr>
                <w:del w:id="4397" w:author="xh" w:date="2026-10-19T10:08:07+08:00"/>
              </w:rPr>
            </w:pPr>
            <w:del w:id="4398" w:author="xh" w:date="2026-10-19T10:08:07+08:00">
              <w:r>
                <w:rPr>
                  <w:rFonts w:ascii="Times New Roman" w:hAnsi="Times New Roman" w:eastAsia="宋体"/>
                  <w:b w:val="0"/>
                  <w:sz w:val="18"/>
                </w:rPr>
                <w:delText>0.00</w:delText>
              </w:r>
            </w:del>
          </w:p>
        </w:tc>
        <w:tc>
          <w:tcPr>
            <w:tcW w:w="1039" w:type="dxa"/>
            <w:tcMar>
              <w:left w:w="70" w:type="dxa"/>
              <w:right w:w="70" w:type="dxa"/>
            </w:tcMar>
            <w:vAlign w:val="center"/>
          </w:tcPr>
          <w:p w14:paraId="4FF00735">
            <w:pPr>
              <w:keepNext/>
              <w:spacing w:before="20" w:after="20" w:line="260" w:lineRule="exact"/>
              <w:ind w:left="0" w:leftChars="0" w:right="0" w:rightChars="0" w:firstLine="0" w:firstLineChars="0"/>
              <w:jc w:val="center"/>
              <w:rPr>
                <w:del w:id="4399" w:author="xh" w:date="2026-10-19T10:08:07+08:00"/>
              </w:rPr>
            </w:pPr>
            <w:del w:id="4400" w:author="xh" w:date="2026-10-19T10:08:07+08:00">
              <w:r>
                <w:rPr>
                  <w:rFonts w:ascii="Times New Roman" w:hAnsi="Times New Roman" w:eastAsia="宋体"/>
                  <w:b w:val="0"/>
                  <w:sz w:val="18"/>
                </w:rPr>
                <w:delText>0</w:delText>
              </w:r>
            </w:del>
          </w:p>
        </w:tc>
        <w:tc>
          <w:tcPr>
            <w:tcW w:w="1039" w:type="dxa"/>
            <w:tcMar>
              <w:left w:w="70" w:type="dxa"/>
              <w:right w:w="70" w:type="dxa"/>
            </w:tcMar>
            <w:vAlign w:val="center"/>
          </w:tcPr>
          <w:p w14:paraId="0F29BE9B">
            <w:pPr>
              <w:keepNext/>
              <w:spacing w:before="20" w:after="20" w:line="260" w:lineRule="exact"/>
              <w:ind w:left="0" w:leftChars="0" w:right="0" w:rightChars="0" w:firstLine="0" w:firstLineChars="0"/>
              <w:jc w:val="center"/>
              <w:rPr>
                <w:del w:id="4401" w:author="xh" w:date="2026-10-19T10:08:07+08:00"/>
              </w:rPr>
            </w:pPr>
            <w:del w:id="4402" w:author="xh" w:date="2026-10-19T10:08:07+08:00">
              <w:r>
                <w:rPr>
                  <w:rFonts w:ascii="Times New Roman" w:hAnsi="Times New Roman" w:eastAsia="宋体"/>
                  <w:b w:val="0"/>
                  <w:sz w:val="18"/>
                </w:rPr>
                <w:delText>0.00</w:delText>
              </w:r>
            </w:del>
          </w:p>
        </w:tc>
        <w:tc>
          <w:tcPr>
            <w:tcW w:w="1039" w:type="dxa"/>
            <w:tcMar>
              <w:left w:w="70" w:type="dxa"/>
              <w:right w:w="70" w:type="dxa"/>
            </w:tcMar>
            <w:vAlign w:val="center"/>
          </w:tcPr>
          <w:p w14:paraId="03961E88">
            <w:pPr>
              <w:keepNext/>
              <w:spacing w:before="20" w:after="20" w:line="260" w:lineRule="exact"/>
              <w:ind w:left="0" w:leftChars="0" w:right="0" w:rightChars="0" w:firstLine="0" w:firstLineChars="0"/>
              <w:jc w:val="center"/>
              <w:rPr>
                <w:del w:id="4403" w:author="xh" w:date="2026-10-19T10:08:07+08:00"/>
              </w:rPr>
            </w:pPr>
            <w:del w:id="4404" w:author="xh" w:date="2026-10-19T10:08:07+08:00">
              <w:r>
                <w:rPr>
                  <w:rFonts w:ascii="Times New Roman" w:hAnsi="Times New Roman" w:eastAsia="宋体"/>
                  <w:b w:val="0"/>
                  <w:sz w:val="18"/>
                </w:rPr>
                <w:delText>0</w:delText>
              </w:r>
            </w:del>
          </w:p>
        </w:tc>
        <w:tc>
          <w:tcPr>
            <w:tcW w:w="1039" w:type="dxa"/>
            <w:tcMar>
              <w:left w:w="70" w:type="dxa"/>
              <w:right w:w="70" w:type="dxa"/>
            </w:tcMar>
            <w:vAlign w:val="center"/>
          </w:tcPr>
          <w:p w14:paraId="24288B69">
            <w:pPr>
              <w:keepNext/>
              <w:spacing w:before="20" w:after="20" w:line="260" w:lineRule="exact"/>
              <w:ind w:left="0" w:leftChars="0" w:right="0" w:rightChars="0" w:firstLine="0" w:firstLineChars="0"/>
              <w:jc w:val="center"/>
              <w:rPr>
                <w:del w:id="4405" w:author="xh" w:date="2026-10-19T10:08:07+08:00"/>
              </w:rPr>
            </w:pPr>
            <w:del w:id="4406" w:author="xh" w:date="2026-10-19T10:08:07+08:00">
              <w:r>
                <w:rPr>
                  <w:rFonts w:ascii="Times New Roman" w:hAnsi="Times New Roman" w:eastAsia="宋体"/>
                  <w:b w:val="0"/>
                  <w:sz w:val="18"/>
                </w:rPr>
                <w:delText>0.00</w:delText>
              </w:r>
            </w:del>
          </w:p>
        </w:tc>
      </w:tr>
      <w:tr w14:paraId="796659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4353" w:author="xh" w:date="2026-10-19T10:08:07+08:00"/>
        </w:trPr>
        <w:tc>
          <w:tcPr>
            <w:tcW w:w="1039" w:type="dxa"/>
            <w:tcMar>
              <w:left w:w="70" w:type="dxa"/>
              <w:right w:w="70" w:type="dxa"/>
            </w:tcMar>
            <w:vAlign w:val="center"/>
          </w:tcPr>
          <w:p w14:paraId="2028FEE2">
            <w:pPr>
              <w:keepNext/>
              <w:spacing w:before="20" w:after="20" w:line="260" w:lineRule="exact"/>
              <w:ind w:left="0" w:leftChars="0" w:right="0" w:rightChars="0" w:firstLine="0" w:firstLineChars="0"/>
              <w:jc w:val="center"/>
              <w:rPr>
                <w:del w:id="4407" w:author="xh" w:date="2026-10-19T10:08:07+08:00"/>
              </w:rPr>
            </w:pPr>
            <w:del w:id="4408" w:author="xh" w:date="2026-10-19T10:08:07+08:00">
              <w:r>
                <w:rPr>
                  <w:rFonts w:ascii="Times New Roman" w:hAnsi="Times New Roman" w:eastAsia="宋体"/>
                  <w:b w:val="0"/>
                  <w:sz w:val="18"/>
                </w:rPr>
                <w:delText>刚性</w:delText>
              </w:r>
            </w:del>
          </w:p>
        </w:tc>
        <w:tc>
          <w:tcPr>
            <w:tcW w:w="1039" w:type="dxa"/>
            <w:tcMar>
              <w:left w:w="70" w:type="dxa"/>
              <w:right w:w="70" w:type="dxa"/>
            </w:tcMar>
            <w:vAlign w:val="center"/>
          </w:tcPr>
          <w:p w14:paraId="348AF1F4">
            <w:pPr>
              <w:keepNext/>
              <w:spacing w:before="20" w:after="20" w:line="260" w:lineRule="exact"/>
              <w:ind w:left="0" w:leftChars="0" w:right="0" w:rightChars="0" w:firstLine="0" w:firstLineChars="0"/>
              <w:jc w:val="center"/>
              <w:rPr>
                <w:del w:id="4409" w:author="xh" w:date="2026-10-19T10:08:07+08:00"/>
              </w:rPr>
            </w:pPr>
            <w:del w:id="4410" w:author="xh" w:date="2026-10-19T10:08:07+08:00">
              <w:r>
                <w:rPr>
                  <w:rFonts w:ascii="Times New Roman" w:hAnsi="Times New Roman" w:eastAsia="宋体"/>
                  <w:b w:val="0"/>
                  <w:sz w:val="18"/>
                </w:rPr>
                <w:delText>2024</w:delText>
              </w:r>
            </w:del>
          </w:p>
        </w:tc>
        <w:tc>
          <w:tcPr>
            <w:tcW w:w="1039" w:type="dxa"/>
            <w:tcMar>
              <w:left w:w="70" w:type="dxa"/>
              <w:right w:w="70" w:type="dxa"/>
            </w:tcMar>
            <w:vAlign w:val="center"/>
          </w:tcPr>
          <w:p w14:paraId="39F46AFC">
            <w:pPr>
              <w:keepNext/>
              <w:spacing w:before="20" w:after="20" w:line="260" w:lineRule="exact"/>
              <w:ind w:left="0" w:leftChars="0" w:right="0" w:rightChars="0" w:firstLine="0" w:firstLineChars="0"/>
              <w:jc w:val="center"/>
              <w:rPr>
                <w:del w:id="4411" w:author="xh" w:date="2026-10-19T10:08:07+08:00"/>
              </w:rPr>
            </w:pPr>
            <w:del w:id="4412" w:author="xh" w:date="2026-10-19T10:08:07+08:00">
              <w:r>
                <w:rPr>
                  <w:rFonts w:ascii="Times New Roman" w:hAnsi="Times New Roman" w:eastAsia="宋体"/>
                  <w:b w:val="0"/>
                  <w:sz w:val="18"/>
                </w:rPr>
                <w:delText>61.50</w:delText>
              </w:r>
            </w:del>
          </w:p>
        </w:tc>
        <w:tc>
          <w:tcPr>
            <w:tcW w:w="1039" w:type="dxa"/>
            <w:tcMar>
              <w:left w:w="70" w:type="dxa"/>
              <w:right w:w="70" w:type="dxa"/>
            </w:tcMar>
            <w:vAlign w:val="center"/>
          </w:tcPr>
          <w:p w14:paraId="78122521">
            <w:pPr>
              <w:keepNext/>
              <w:spacing w:before="20" w:after="20" w:line="260" w:lineRule="exact"/>
              <w:ind w:left="0" w:leftChars="0" w:right="0" w:rightChars="0" w:firstLine="0" w:firstLineChars="0"/>
              <w:jc w:val="center"/>
              <w:rPr>
                <w:del w:id="4413" w:author="xh" w:date="2026-10-19T10:08:07+08:00"/>
              </w:rPr>
            </w:pPr>
            <w:del w:id="4414" w:author="xh" w:date="2026-10-19T10:08:07+08:00">
              <w:r>
                <w:rPr>
                  <w:rFonts w:ascii="Times New Roman" w:hAnsi="Times New Roman" w:eastAsia="宋体"/>
                  <w:b w:val="0"/>
                  <w:sz w:val="18"/>
                </w:rPr>
                <w:delText>81.50</w:delText>
              </w:r>
            </w:del>
          </w:p>
        </w:tc>
        <w:tc>
          <w:tcPr>
            <w:tcW w:w="1039" w:type="dxa"/>
            <w:tcMar>
              <w:left w:w="70" w:type="dxa"/>
              <w:right w:w="70" w:type="dxa"/>
            </w:tcMar>
            <w:vAlign w:val="center"/>
          </w:tcPr>
          <w:p w14:paraId="1366AAB6">
            <w:pPr>
              <w:keepNext/>
              <w:spacing w:before="20" w:after="20" w:line="260" w:lineRule="exact"/>
              <w:ind w:left="0" w:leftChars="0" w:right="0" w:rightChars="0" w:firstLine="0" w:firstLineChars="0"/>
              <w:jc w:val="center"/>
              <w:rPr>
                <w:del w:id="4415" w:author="xh" w:date="2026-10-19T10:08:07+08:00"/>
              </w:rPr>
            </w:pPr>
            <w:del w:id="4416" w:author="xh" w:date="2026-10-19T10:08:07+08:00">
              <w:r>
                <w:rPr>
                  <w:rFonts w:ascii="Times New Roman" w:hAnsi="Times New Roman" w:eastAsia="宋体"/>
                  <w:b w:val="0"/>
                  <w:sz w:val="18"/>
                </w:rPr>
                <w:delText>1</w:delText>
              </w:r>
            </w:del>
          </w:p>
        </w:tc>
        <w:tc>
          <w:tcPr>
            <w:tcW w:w="1039" w:type="dxa"/>
            <w:tcMar>
              <w:left w:w="70" w:type="dxa"/>
              <w:right w:w="70" w:type="dxa"/>
            </w:tcMar>
            <w:vAlign w:val="center"/>
          </w:tcPr>
          <w:p w14:paraId="47CABFB0">
            <w:pPr>
              <w:keepNext/>
              <w:spacing w:before="20" w:after="20" w:line="260" w:lineRule="exact"/>
              <w:ind w:left="0" w:leftChars="0" w:right="0" w:rightChars="0" w:firstLine="0" w:firstLineChars="0"/>
              <w:jc w:val="center"/>
              <w:rPr>
                <w:del w:id="4417" w:author="xh" w:date="2026-10-19T10:08:07+08:00"/>
              </w:rPr>
            </w:pPr>
            <w:del w:id="4418" w:author="xh" w:date="2026-10-19T10:08:07+08:00">
              <w:r>
                <w:rPr>
                  <w:rFonts w:ascii="Times New Roman" w:hAnsi="Times New Roman" w:eastAsia="宋体"/>
                  <w:b w:val="0"/>
                  <w:sz w:val="18"/>
                </w:rPr>
                <w:delText>2.58</w:delText>
              </w:r>
            </w:del>
          </w:p>
        </w:tc>
        <w:tc>
          <w:tcPr>
            <w:tcW w:w="1039" w:type="dxa"/>
            <w:tcMar>
              <w:left w:w="70" w:type="dxa"/>
              <w:right w:w="70" w:type="dxa"/>
            </w:tcMar>
            <w:vAlign w:val="center"/>
          </w:tcPr>
          <w:p w14:paraId="7A74899B">
            <w:pPr>
              <w:keepNext/>
              <w:spacing w:before="20" w:after="20" w:line="260" w:lineRule="exact"/>
              <w:ind w:left="0" w:leftChars="0" w:right="0" w:rightChars="0" w:firstLine="0" w:firstLineChars="0"/>
              <w:jc w:val="center"/>
              <w:rPr>
                <w:del w:id="4419" w:author="xh" w:date="2026-10-19T10:08:07+08:00"/>
              </w:rPr>
            </w:pPr>
            <w:del w:id="4420" w:author="xh" w:date="2026-10-19T10:08:07+08:00">
              <w:r>
                <w:rPr>
                  <w:rFonts w:ascii="Times New Roman" w:hAnsi="Times New Roman" w:eastAsia="宋体"/>
                  <w:b w:val="0"/>
                  <w:sz w:val="18"/>
                </w:rPr>
                <w:delText>1</w:delText>
              </w:r>
            </w:del>
          </w:p>
        </w:tc>
        <w:tc>
          <w:tcPr>
            <w:tcW w:w="1039" w:type="dxa"/>
            <w:tcMar>
              <w:left w:w="70" w:type="dxa"/>
              <w:right w:w="70" w:type="dxa"/>
            </w:tcMar>
            <w:vAlign w:val="center"/>
          </w:tcPr>
          <w:p w14:paraId="62E42A67">
            <w:pPr>
              <w:keepNext/>
              <w:spacing w:before="20" w:after="20" w:line="260" w:lineRule="exact"/>
              <w:ind w:left="0" w:leftChars="0" w:right="0" w:rightChars="0" w:firstLine="0" w:firstLineChars="0"/>
              <w:jc w:val="center"/>
              <w:rPr>
                <w:del w:id="4421" w:author="xh" w:date="2026-10-19T10:08:07+08:00"/>
              </w:rPr>
            </w:pPr>
            <w:del w:id="4422" w:author="xh" w:date="2026-10-19T10:08:07+08:00">
              <w:r>
                <w:rPr>
                  <w:rFonts w:ascii="Times New Roman" w:hAnsi="Times New Roman" w:eastAsia="宋体"/>
                  <w:b w:val="0"/>
                  <w:sz w:val="18"/>
                </w:rPr>
                <w:delText>2521.26</w:delText>
              </w:r>
            </w:del>
          </w:p>
        </w:tc>
      </w:tr>
      <w:tr w14:paraId="19A849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4354" w:author="xh" w:date="2026-10-19T10:08:07+08:00"/>
        </w:trPr>
        <w:tc>
          <w:tcPr>
            <w:tcW w:w="1039" w:type="dxa"/>
            <w:tcMar>
              <w:left w:w="70" w:type="dxa"/>
              <w:right w:w="70" w:type="dxa"/>
            </w:tcMar>
            <w:vAlign w:val="center"/>
          </w:tcPr>
          <w:p w14:paraId="7D35C3C6">
            <w:pPr>
              <w:keepNext/>
              <w:spacing w:before="20" w:after="20" w:line="260" w:lineRule="exact"/>
              <w:ind w:left="0" w:leftChars="0" w:right="0" w:rightChars="0" w:firstLine="0" w:firstLineChars="0"/>
              <w:jc w:val="center"/>
              <w:rPr>
                <w:del w:id="4423" w:author="xh" w:date="2026-10-19T10:08:07+08:00"/>
              </w:rPr>
            </w:pPr>
            <w:del w:id="4424" w:author="xh" w:date="2026-10-19T10:08:07+08:00">
              <w:r>
                <w:rPr>
                  <w:rFonts w:ascii="Times New Roman" w:hAnsi="Times New Roman" w:eastAsia="宋体"/>
                  <w:b w:val="0"/>
                  <w:sz w:val="18"/>
                </w:rPr>
                <w:delText>刚性</w:delText>
              </w:r>
            </w:del>
          </w:p>
        </w:tc>
        <w:tc>
          <w:tcPr>
            <w:tcW w:w="1039" w:type="dxa"/>
            <w:tcMar>
              <w:left w:w="70" w:type="dxa"/>
              <w:right w:w="70" w:type="dxa"/>
            </w:tcMar>
            <w:vAlign w:val="center"/>
          </w:tcPr>
          <w:p w14:paraId="1A9C4F87">
            <w:pPr>
              <w:keepNext/>
              <w:spacing w:before="20" w:after="20" w:line="260" w:lineRule="exact"/>
              <w:ind w:left="0" w:leftChars="0" w:right="0" w:rightChars="0" w:firstLine="0" w:firstLineChars="0"/>
              <w:jc w:val="center"/>
              <w:rPr>
                <w:del w:id="4425" w:author="xh" w:date="2026-10-19T10:08:07+08:00"/>
              </w:rPr>
            </w:pPr>
            <w:del w:id="4426" w:author="xh" w:date="2026-10-19T10:08:07+08:00">
              <w:r>
                <w:rPr>
                  <w:rFonts w:ascii="Times New Roman" w:hAnsi="Times New Roman" w:eastAsia="宋体"/>
                  <w:b w:val="0"/>
                  <w:sz w:val="18"/>
                </w:rPr>
                <w:delText>2025</w:delText>
              </w:r>
            </w:del>
          </w:p>
        </w:tc>
        <w:tc>
          <w:tcPr>
            <w:tcW w:w="1039" w:type="dxa"/>
            <w:tcMar>
              <w:left w:w="70" w:type="dxa"/>
              <w:right w:w="70" w:type="dxa"/>
            </w:tcMar>
            <w:vAlign w:val="center"/>
          </w:tcPr>
          <w:p w14:paraId="1A167AC4">
            <w:pPr>
              <w:keepNext/>
              <w:spacing w:before="20" w:after="20" w:line="260" w:lineRule="exact"/>
              <w:ind w:left="0" w:leftChars="0" w:right="0" w:rightChars="0" w:firstLine="0" w:firstLineChars="0"/>
              <w:jc w:val="center"/>
              <w:rPr>
                <w:del w:id="4427" w:author="xh" w:date="2026-10-19T10:08:07+08:00"/>
              </w:rPr>
            </w:pPr>
            <w:del w:id="4428" w:author="xh" w:date="2026-10-19T10:08:07+08:00">
              <w:r>
                <w:rPr>
                  <w:rFonts w:ascii="Times New Roman" w:hAnsi="Times New Roman" w:eastAsia="宋体"/>
                  <w:b w:val="0"/>
                  <w:sz w:val="18"/>
                </w:rPr>
                <w:delText>0.00</w:delText>
              </w:r>
            </w:del>
          </w:p>
        </w:tc>
        <w:tc>
          <w:tcPr>
            <w:tcW w:w="1039" w:type="dxa"/>
            <w:tcMar>
              <w:left w:w="70" w:type="dxa"/>
              <w:right w:w="70" w:type="dxa"/>
            </w:tcMar>
            <w:vAlign w:val="center"/>
          </w:tcPr>
          <w:p w14:paraId="11949145">
            <w:pPr>
              <w:keepNext/>
              <w:spacing w:before="20" w:after="20" w:line="260" w:lineRule="exact"/>
              <w:ind w:left="0" w:leftChars="0" w:right="0" w:rightChars="0" w:firstLine="0" w:firstLineChars="0"/>
              <w:jc w:val="center"/>
              <w:rPr>
                <w:del w:id="4429" w:author="xh" w:date="2026-10-19T10:08:07+08:00"/>
              </w:rPr>
            </w:pPr>
            <w:del w:id="4430" w:author="xh" w:date="2026-10-19T10:08:07+08:00">
              <w:r>
                <w:rPr>
                  <w:rFonts w:ascii="Times New Roman" w:hAnsi="Times New Roman" w:eastAsia="宋体"/>
                  <w:b w:val="0"/>
                  <w:sz w:val="18"/>
                </w:rPr>
                <w:delText>0.00</w:delText>
              </w:r>
            </w:del>
          </w:p>
        </w:tc>
        <w:tc>
          <w:tcPr>
            <w:tcW w:w="1039" w:type="dxa"/>
            <w:tcMar>
              <w:left w:w="70" w:type="dxa"/>
              <w:right w:w="70" w:type="dxa"/>
            </w:tcMar>
            <w:vAlign w:val="center"/>
          </w:tcPr>
          <w:p w14:paraId="2E4D979B">
            <w:pPr>
              <w:keepNext/>
              <w:spacing w:before="20" w:after="20" w:line="260" w:lineRule="exact"/>
              <w:ind w:left="0" w:leftChars="0" w:right="0" w:rightChars="0" w:firstLine="0" w:firstLineChars="0"/>
              <w:jc w:val="center"/>
              <w:rPr>
                <w:del w:id="4431" w:author="xh" w:date="2026-10-19T10:08:07+08:00"/>
              </w:rPr>
            </w:pPr>
            <w:del w:id="4432" w:author="xh" w:date="2026-10-19T10:08:07+08:00">
              <w:r>
                <w:rPr>
                  <w:rFonts w:ascii="Times New Roman" w:hAnsi="Times New Roman" w:eastAsia="宋体"/>
                  <w:b w:val="0"/>
                  <w:sz w:val="18"/>
                </w:rPr>
                <w:delText>0</w:delText>
              </w:r>
            </w:del>
          </w:p>
        </w:tc>
        <w:tc>
          <w:tcPr>
            <w:tcW w:w="1039" w:type="dxa"/>
            <w:tcMar>
              <w:left w:w="70" w:type="dxa"/>
              <w:right w:w="70" w:type="dxa"/>
            </w:tcMar>
            <w:vAlign w:val="center"/>
          </w:tcPr>
          <w:p w14:paraId="70AD1685">
            <w:pPr>
              <w:keepNext/>
              <w:spacing w:before="20" w:after="20" w:line="260" w:lineRule="exact"/>
              <w:ind w:left="0" w:leftChars="0" w:right="0" w:rightChars="0" w:firstLine="0" w:firstLineChars="0"/>
              <w:jc w:val="center"/>
              <w:rPr>
                <w:del w:id="4433" w:author="xh" w:date="2026-10-19T10:08:07+08:00"/>
              </w:rPr>
            </w:pPr>
            <w:del w:id="4434" w:author="xh" w:date="2026-10-19T10:08:07+08:00">
              <w:r>
                <w:rPr>
                  <w:rFonts w:ascii="Times New Roman" w:hAnsi="Times New Roman" w:eastAsia="宋体"/>
                  <w:b w:val="0"/>
                  <w:sz w:val="18"/>
                </w:rPr>
                <w:delText>10.11</w:delText>
              </w:r>
            </w:del>
          </w:p>
        </w:tc>
        <w:tc>
          <w:tcPr>
            <w:tcW w:w="1039" w:type="dxa"/>
            <w:tcMar>
              <w:left w:w="70" w:type="dxa"/>
              <w:right w:w="70" w:type="dxa"/>
            </w:tcMar>
            <w:vAlign w:val="center"/>
          </w:tcPr>
          <w:p w14:paraId="31E6F76E">
            <w:pPr>
              <w:keepNext/>
              <w:spacing w:before="20" w:after="20" w:line="260" w:lineRule="exact"/>
              <w:ind w:left="0" w:leftChars="0" w:right="0" w:rightChars="0" w:firstLine="0" w:firstLineChars="0"/>
              <w:jc w:val="center"/>
              <w:rPr>
                <w:del w:id="4435" w:author="xh" w:date="2026-10-19T10:08:07+08:00"/>
              </w:rPr>
            </w:pPr>
            <w:del w:id="4436" w:author="xh" w:date="2026-10-19T10:08:07+08:00">
              <w:r>
                <w:rPr>
                  <w:rFonts w:ascii="Times New Roman" w:hAnsi="Times New Roman" w:eastAsia="宋体"/>
                  <w:b w:val="0"/>
                  <w:sz w:val="18"/>
                </w:rPr>
                <w:delText>7</w:delText>
              </w:r>
            </w:del>
          </w:p>
        </w:tc>
        <w:tc>
          <w:tcPr>
            <w:tcW w:w="1039" w:type="dxa"/>
            <w:tcMar>
              <w:left w:w="70" w:type="dxa"/>
              <w:right w:w="70" w:type="dxa"/>
            </w:tcMar>
            <w:vAlign w:val="center"/>
          </w:tcPr>
          <w:p w14:paraId="6C1709D7">
            <w:pPr>
              <w:keepNext/>
              <w:spacing w:before="20" w:after="20" w:line="260" w:lineRule="exact"/>
              <w:ind w:left="0" w:leftChars="0" w:right="0" w:rightChars="0" w:firstLine="0" w:firstLineChars="0"/>
              <w:jc w:val="center"/>
              <w:rPr>
                <w:del w:id="4437" w:author="xh" w:date="2026-10-19T10:08:07+08:00"/>
              </w:rPr>
            </w:pPr>
            <w:del w:id="4438" w:author="xh" w:date="2026-10-19T10:08:07+08:00">
              <w:r>
                <w:rPr>
                  <w:rFonts w:ascii="Times New Roman" w:hAnsi="Times New Roman" w:eastAsia="宋体"/>
                  <w:b w:val="0"/>
                  <w:sz w:val="18"/>
                </w:rPr>
                <w:delText>1891.08</w:delText>
              </w:r>
            </w:del>
          </w:p>
        </w:tc>
      </w:tr>
      <w:tr w14:paraId="2D87EE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4355" w:author="xh" w:date="2026-10-19T10:08:07+08:00"/>
        </w:trPr>
        <w:tc>
          <w:tcPr>
            <w:tcW w:w="1039" w:type="dxa"/>
            <w:tcMar>
              <w:left w:w="70" w:type="dxa"/>
              <w:right w:w="70" w:type="dxa"/>
            </w:tcMar>
            <w:vAlign w:val="center"/>
          </w:tcPr>
          <w:p w14:paraId="3926D3D2">
            <w:pPr>
              <w:keepNext/>
              <w:spacing w:before="20" w:after="20" w:line="260" w:lineRule="exact"/>
              <w:ind w:left="0" w:leftChars="0" w:right="0" w:rightChars="0" w:firstLine="0" w:firstLineChars="0"/>
              <w:jc w:val="center"/>
              <w:rPr>
                <w:del w:id="4439" w:author="xh" w:date="2026-10-19T10:08:07+08:00"/>
              </w:rPr>
            </w:pPr>
            <w:del w:id="4440" w:author="xh" w:date="2026-10-19T10:08:07+08:00">
              <w:r>
                <w:rPr>
                  <w:rFonts w:ascii="Times New Roman" w:hAnsi="Times New Roman" w:eastAsia="宋体"/>
                  <w:b w:val="0"/>
                  <w:sz w:val="18"/>
                </w:rPr>
                <w:delText>弹性</w:delText>
              </w:r>
            </w:del>
          </w:p>
        </w:tc>
        <w:tc>
          <w:tcPr>
            <w:tcW w:w="1039" w:type="dxa"/>
            <w:tcMar>
              <w:left w:w="70" w:type="dxa"/>
              <w:right w:w="70" w:type="dxa"/>
            </w:tcMar>
            <w:vAlign w:val="center"/>
          </w:tcPr>
          <w:p w14:paraId="1ABC3CFC">
            <w:pPr>
              <w:keepNext/>
              <w:spacing w:before="20" w:after="20" w:line="260" w:lineRule="exact"/>
              <w:ind w:left="0" w:leftChars="0" w:right="0" w:rightChars="0" w:firstLine="0" w:firstLineChars="0"/>
              <w:jc w:val="center"/>
              <w:rPr>
                <w:del w:id="4441" w:author="xh" w:date="2026-10-19T10:08:07+08:00"/>
              </w:rPr>
            </w:pPr>
            <w:del w:id="4442" w:author="xh" w:date="2026-10-19T10:08:07+08:00">
              <w:r>
                <w:rPr>
                  <w:rFonts w:ascii="Times New Roman" w:hAnsi="Times New Roman" w:eastAsia="宋体"/>
                  <w:b w:val="0"/>
                  <w:sz w:val="18"/>
                </w:rPr>
                <w:delText>2022</w:delText>
              </w:r>
            </w:del>
          </w:p>
        </w:tc>
        <w:tc>
          <w:tcPr>
            <w:tcW w:w="1039" w:type="dxa"/>
            <w:tcMar>
              <w:left w:w="70" w:type="dxa"/>
              <w:right w:w="70" w:type="dxa"/>
            </w:tcMar>
            <w:vAlign w:val="center"/>
          </w:tcPr>
          <w:p w14:paraId="707D840C">
            <w:pPr>
              <w:keepNext/>
              <w:spacing w:before="20" w:after="20" w:line="260" w:lineRule="exact"/>
              <w:ind w:left="0" w:leftChars="0" w:right="0" w:rightChars="0" w:firstLine="0" w:firstLineChars="0"/>
              <w:jc w:val="center"/>
              <w:rPr>
                <w:del w:id="4443" w:author="xh" w:date="2026-10-19T10:08:07+08:00"/>
              </w:rPr>
            </w:pPr>
            <w:del w:id="4444" w:author="xh" w:date="2026-10-19T10:08:07+08:00">
              <w:r>
                <w:rPr>
                  <w:rFonts w:ascii="Times New Roman" w:hAnsi="Times New Roman" w:eastAsia="宋体"/>
                  <w:b w:val="0"/>
                  <w:sz w:val="18"/>
                </w:rPr>
                <w:delText>240.50</w:delText>
              </w:r>
            </w:del>
          </w:p>
        </w:tc>
        <w:tc>
          <w:tcPr>
            <w:tcW w:w="1039" w:type="dxa"/>
            <w:tcMar>
              <w:left w:w="70" w:type="dxa"/>
              <w:right w:w="70" w:type="dxa"/>
            </w:tcMar>
            <w:vAlign w:val="center"/>
          </w:tcPr>
          <w:p w14:paraId="61DD7675">
            <w:pPr>
              <w:keepNext/>
              <w:spacing w:before="20" w:after="20" w:line="260" w:lineRule="exact"/>
              <w:ind w:left="0" w:leftChars="0" w:right="0" w:rightChars="0" w:firstLine="0" w:firstLineChars="0"/>
              <w:jc w:val="center"/>
              <w:rPr>
                <w:del w:id="4445" w:author="xh" w:date="2026-10-19T10:08:07+08:00"/>
              </w:rPr>
            </w:pPr>
            <w:del w:id="4446" w:author="xh" w:date="2026-10-19T10:08:07+08:00">
              <w:r>
                <w:rPr>
                  <w:rFonts w:ascii="Times New Roman" w:hAnsi="Times New Roman" w:eastAsia="宋体"/>
                  <w:b w:val="0"/>
                  <w:sz w:val="18"/>
                </w:rPr>
                <w:delText>483.50</w:delText>
              </w:r>
            </w:del>
          </w:p>
        </w:tc>
        <w:tc>
          <w:tcPr>
            <w:tcW w:w="1039" w:type="dxa"/>
            <w:tcMar>
              <w:left w:w="70" w:type="dxa"/>
              <w:right w:w="70" w:type="dxa"/>
            </w:tcMar>
            <w:vAlign w:val="center"/>
          </w:tcPr>
          <w:p w14:paraId="2A245BAF">
            <w:pPr>
              <w:keepNext/>
              <w:spacing w:before="20" w:after="20" w:line="260" w:lineRule="exact"/>
              <w:ind w:left="0" w:leftChars="0" w:right="0" w:rightChars="0" w:firstLine="0" w:firstLineChars="0"/>
              <w:jc w:val="center"/>
              <w:rPr>
                <w:del w:id="4447" w:author="xh" w:date="2026-10-19T10:08:07+08:00"/>
              </w:rPr>
            </w:pPr>
            <w:del w:id="4448" w:author="xh" w:date="2026-10-19T10:08:07+08:00">
              <w:r>
                <w:rPr>
                  <w:rFonts w:ascii="Times New Roman" w:hAnsi="Times New Roman" w:eastAsia="宋体"/>
                  <w:b w:val="0"/>
                  <w:sz w:val="18"/>
                </w:rPr>
                <w:delText>1</w:delText>
              </w:r>
            </w:del>
          </w:p>
        </w:tc>
        <w:tc>
          <w:tcPr>
            <w:tcW w:w="1039" w:type="dxa"/>
            <w:tcMar>
              <w:left w:w="70" w:type="dxa"/>
              <w:right w:w="70" w:type="dxa"/>
            </w:tcMar>
            <w:vAlign w:val="center"/>
          </w:tcPr>
          <w:p w14:paraId="1E362906">
            <w:pPr>
              <w:keepNext/>
              <w:spacing w:before="20" w:after="20" w:line="260" w:lineRule="exact"/>
              <w:ind w:left="0" w:leftChars="0" w:right="0" w:rightChars="0" w:firstLine="0" w:firstLineChars="0"/>
              <w:jc w:val="center"/>
              <w:rPr>
                <w:del w:id="4449" w:author="xh" w:date="2026-10-19T10:08:07+08:00"/>
              </w:rPr>
            </w:pPr>
            <w:del w:id="4450" w:author="xh" w:date="2026-10-19T10:08:07+08:00">
              <w:r>
                <w:rPr>
                  <w:rFonts w:ascii="Times New Roman" w:hAnsi="Times New Roman" w:eastAsia="宋体"/>
                  <w:b w:val="0"/>
                  <w:sz w:val="18"/>
                </w:rPr>
                <w:delText>0.00</w:delText>
              </w:r>
            </w:del>
          </w:p>
        </w:tc>
        <w:tc>
          <w:tcPr>
            <w:tcW w:w="1039" w:type="dxa"/>
            <w:tcMar>
              <w:left w:w="70" w:type="dxa"/>
              <w:right w:w="70" w:type="dxa"/>
            </w:tcMar>
            <w:vAlign w:val="center"/>
          </w:tcPr>
          <w:p w14:paraId="4B1CCB3D">
            <w:pPr>
              <w:keepNext/>
              <w:spacing w:before="20" w:after="20" w:line="260" w:lineRule="exact"/>
              <w:ind w:left="0" w:leftChars="0" w:right="0" w:rightChars="0" w:firstLine="0" w:firstLineChars="0"/>
              <w:jc w:val="center"/>
              <w:rPr>
                <w:del w:id="4451" w:author="xh" w:date="2026-10-19T10:08:07+08:00"/>
              </w:rPr>
            </w:pPr>
            <w:del w:id="4452" w:author="xh" w:date="2026-10-19T10:08:07+08:00">
              <w:r>
                <w:rPr>
                  <w:rFonts w:ascii="Times New Roman" w:hAnsi="Times New Roman" w:eastAsia="宋体"/>
                  <w:b w:val="0"/>
                  <w:sz w:val="18"/>
                </w:rPr>
                <w:delText>6</w:delText>
              </w:r>
            </w:del>
          </w:p>
        </w:tc>
        <w:tc>
          <w:tcPr>
            <w:tcW w:w="1039" w:type="dxa"/>
            <w:tcMar>
              <w:left w:w="70" w:type="dxa"/>
              <w:right w:w="70" w:type="dxa"/>
            </w:tcMar>
            <w:vAlign w:val="center"/>
          </w:tcPr>
          <w:p w14:paraId="1E5347C1">
            <w:pPr>
              <w:keepNext/>
              <w:spacing w:before="20" w:after="20" w:line="260" w:lineRule="exact"/>
              <w:ind w:left="0" w:leftChars="0" w:right="0" w:rightChars="0" w:firstLine="0" w:firstLineChars="0"/>
              <w:jc w:val="center"/>
              <w:rPr>
                <w:del w:id="4453" w:author="xh" w:date="2026-10-19T10:08:07+08:00"/>
              </w:rPr>
            </w:pPr>
            <w:del w:id="4454" w:author="xh" w:date="2026-10-19T10:08:07+08:00">
              <w:r>
                <w:rPr>
                  <w:rFonts w:ascii="Times New Roman" w:hAnsi="Times New Roman" w:eastAsia="宋体"/>
                  <w:b w:val="0"/>
                  <w:sz w:val="18"/>
                </w:rPr>
                <w:delText>12553.76</w:delText>
              </w:r>
            </w:del>
          </w:p>
        </w:tc>
      </w:tr>
      <w:tr w14:paraId="1F8D0B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4356" w:author="xh" w:date="2026-10-19T10:08:07+08:00"/>
        </w:trPr>
        <w:tc>
          <w:tcPr>
            <w:tcW w:w="1039" w:type="dxa"/>
            <w:tcMar>
              <w:left w:w="70" w:type="dxa"/>
              <w:right w:w="70" w:type="dxa"/>
            </w:tcMar>
            <w:vAlign w:val="center"/>
          </w:tcPr>
          <w:p w14:paraId="1EB6AE7D">
            <w:pPr>
              <w:keepNext/>
              <w:spacing w:before="20" w:after="20" w:line="260" w:lineRule="exact"/>
              <w:ind w:left="0" w:leftChars="0" w:right="0" w:rightChars="0" w:firstLine="0" w:firstLineChars="0"/>
              <w:jc w:val="center"/>
              <w:rPr>
                <w:del w:id="4455" w:author="xh" w:date="2026-10-19T10:08:07+08:00"/>
              </w:rPr>
            </w:pPr>
            <w:del w:id="4456" w:author="xh" w:date="2026-10-19T10:08:07+08:00">
              <w:r>
                <w:rPr>
                  <w:rFonts w:ascii="Times New Roman" w:hAnsi="Times New Roman" w:eastAsia="宋体"/>
                  <w:b w:val="0"/>
                  <w:sz w:val="18"/>
                </w:rPr>
                <w:delText>弹性</w:delText>
              </w:r>
            </w:del>
          </w:p>
        </w:tc>
        <w:tc>
          <w:tcPr>
            <w:tcW w:w="1039" w:type="dxa"/>
            <w:tcMar>
              <w:left w:w="70" w:type="dxa"/>
              <w:right w:w="70" w:type="dxa"/>
            </w:tcMar>
            <w:vAlign w:val="center"/>
          </w:tcPr>
          <w:p w14:paraId="2AFE433E">
            <w:pPr>
              <w:keepNext/>
              <w:spacing w:before="20" w:after="20" w:line="260" w:lineRule="exact"/>
              <w:ind w:left="0" w:leftChars="0" w:right="0" w:rightChars="0" w:firstLine="0" w:firstLineChars="0"/>
              <w:jc w:val="center"/>
              <w:rPr>
                <w:del w:id="4457" w:author="xh" w:date="2026-10-19T10:08:07+08:00"/>
              </w:rPr>
            </w:pPr>
            <w:del w:id="4458" w:author="xh" w:date="2026-10-19T10:08:07+08:00">
              <w:r>
                <w:rPr>
                  <w:rFonts w:ascii="Times New Roman" w:hAnsi="Times New Roman" w:eastAsia="宋体"/>
                  <w:b w:val="0"/>
                  <w:sz w:val="18"/>
                </w:rPr>
                <w:delText>2023</w:delText>
              </w:r>
            </w:del>
          </w:p>
        </w:tc>
        <w:tc>
          <w:tcPr>
            <w:tcW w:w="1039" w:type="dxa"/>
            <w:tcMar>
              <w:left w:w="70" w:type="dxa"/>
              <w:right w:w="70" w:type="dxa"/>
            </w:tcMar>
            <w:vAlign w:val="center"/>
          </w:tcPr>
          <w:p w14:paraId="4BEA1647">
            <w:pPr>
              <w:keepNext/>
              <w:spacing w:before="20" w:after="20" w:line="260" w:lineRule="exact"/>
              <w:ind w:left="0" w:leftChars="0" w:right="0" w:rightChars="0" w:firstLine="0" w:firstLineChars="0"/>
              <w:jc w:val="center"/>
              <w:rPr>
                <w:del w:id="4459" w:author="xh" w:date="2026-10-19T10:08:07+08:00"/>
              </w:rPr>
            </w:pPr>
            <w:del w:id="4460" w:author="xh" w:date="2026-10-19T10:08:07+08:00">
              <w:r>
                <w:rPr>
                  <w:rFonts w:ascii="Times New Roman" w:hAnsi="Times New Roman" w:eastAsia="宋体"/>
                  <w:b w:val="0"/>
                  <w:sz w:val="18"/>
                </w:rPr>
                <w:delText>0.00</w:delText>
              </w:r>
            </w:del>
          </w:p>
        </w:tc>
        <w:tc>
          <w:tcPr>
            <w:tcW w:w="1039" w:type="dxa"/>
            <w:tcMar>
              <w:left w:w="70" w:type="dxa"/>
              <w:right w:w="70" w:type="dxa"/>
            </w:tcMar>
            <w:vAlign w:val="center"/>
          </w:tcPr>
          <w:p w14:paraId="3FE40546">
            <w:pPr>
              <w:keepNext/>
              <w:spacing w:before="20" w:after="20" w:line="260" w:lineRule="exact"/>
              <w:ind w:left="0" w:leftChars="0" w:right="0" w:rightChars="0" w:firstLine="0" w:firstLineChars="0"/>
              <w:jc w:val="center"/>
              <w:rPr>
                <w:del w:id="4461" w:author="xh" w:date="2026-10-19T10:08:07+08:00"/>
              </w:rPr>
            </w:pPr>
            <w:del w:id="4462" w:author="xh" w:date="2026-10-19T10:08:07+08:00">
              <w:r>
                <w:rPr>
                  <w:rFonts w:ascii="Times New Roman" w:hAnsi="Times New Roman" w:eastAsia="宋体"/>
                  <w:b w:val="0"/>
                  <w:sz w:val="18"/>
                </w:rPr>
                <w:delText>0.00</w:delText>
              </w:r>
            </w:del>
          </w:p>
        </w:tc>
        <w:tc>
          <w:tcPr>
            <w:tcW w:w="1039" w:type="dxa"/>
            <w:tcMar>
              <w:left w:w="70" w:type="dxa"/>
              <w:right w:w="70" w:type="dxa"/>
            </w:tcMar>
            <w:vAlign w:val="center"/>
          </w:tcPr>
          <w:p w14:paraId="65B8EF8E">
            <w:pPr>
              <w:keepNext/>
              <w:spacing w:before="20" w:after="20" w:line="260" w:lineRule="exact"/>
              <w:ind w:left="0" w:leftChars="0" w:right="0" w:rightChars="0" w:firstLine="0" w:firstLineChars="0"/>
              <w:jc w:val="center"/>
              <w:rPr>
                <w:del w:id="4463" w:author="xh" w:date="2026-10-19T10:08:07+08:00"/>
              </w:rPr>
            </w:pPr>
            <w:del w:id="4464" w:author="xh" w:date="2026-10-19T10:08:07+08:00">
              <w:r>
                <w:rPr>
                  <w:rFonts w:ascii="Times New Roman" w:hAnsi="Times New Roman" w:eastAsia="宋体"/>
                  <w:b w:val="0"/>
                  <w:sz w:val="18"/>
                </w:rPr>
                <w:delText>0</w:delText>
              </w:r>
            </w:del>
          </w:p>
        </w:tc>
        <w:tc>
          <w:tcPr>
            <w:tcW w:w="1039" w:type="dxa"/>
            <w:tcMar>
              <w:left w:w="70" w:type="dxa"/>
              <w:right w:w="70" w:type="dxa"/>
            </w:tcMar>
            <w:vAlign w:val="center"/>
          </w:tcPr>
          <w:p w14:paraId="378B4AAF">
            <w:pPr>
              <w:keepNext/>
              <w:spacing w:before="20" w:after="20" w:line="260" w:lineRule="exact"/>
              <w:ind w:left="0" w:leftChars="0" w:right="0" w:rightChars="0" w:firstLine="0" w:firstLineChars="0"/>
              <w:jc w:val="center"/>
              <w:rPr>
                <w:del w:id="4465" w:author="xh" w:date="2026-10-19T10:08:07+08:00"/>
              </w:rPr>
            </w:pPr>
            <w:del w:id="4466" w:author="xh" w:date="2026-10-19T10:08:07+08:00">
              <w:r>
                <w:rPr>
                  <w:rFonts w:ascii="Times New Roman" w:hAnsi="Times New Roman" w:eastAsia="宋体"/>
                  <w:b w:val="0"/>
                  <w:sz w:val="18"/>
                </w:rPr>
                <w:delText>0.00</w:delText>
              </w:r>
            </w:del>
          </w:p>
        </w:tc>
        <w:tc>
          <w:tcPr>
            <w:tcW w:w="1039" w:type="dxa"/>
            <w:tcMar>
              <w:left w:w="70" w:type="dxa"/>
              <w:right w:w="70" w:type="dxa"/>
            </w:tcMar>
            <w:vAlign w:val="center"/>
          </w:tcPr>
          <w:p w14:paraId="60B7BB40">
            <w:pPr>
              <w:keepNext/>
              <w:spacing w:before="20" w:after="20" w:line="260" w:lineRule="exact"/>
              <w:ind w:left="0" w:leftChars="0" w:right="0" w:rightChars="0" w:firstLine="0" w:firstLineChars="0"/>
              <w:jc w:val="center"/>
              <w:rPr>
                <w:del w:id="4467" w:author="xh" w:date="2026-10-19T10:08:07+08:00"/>
              </w:rPr>
            </w:pPr>
            <w:del w:id="4468" w:author="xh" w:date="2026-10-19T10:08:07+08:00">
              <w:r>
                <w:rPr>
                  <w:rFonts w:ascii="Times New Roman" w:hAnsi="Times New Roman" w:eastAsia="宋体"/>
                  <w:b w:val="0"/>
                  <w:sz w:val="18"/>
                </w:rPr>
                <w:delText>0</w:delText>
              </w:r>
            </w:del>
          </w:p>
        </w:tc>
        <w:tc>
          <w:tcPr>
            <w:tcW w:w="1039" w:type="dxa"/>
            <w:tcMar>
              <w:left w:w="70" w:type="dxa"/>
              <w:right w:w="70" w:type="dxa"/>
            </w:tcMar>
            <w:vAlign w:val="center"/>
          </w:tcPr>
          <w:p w14:paraId="3E6284B5">
            <w:pPr>
              <w:keepNext/>
              <w:spacing w:before="20" w:after="20" w:line="260" w:lineRule="exact"/>
              <w:ind w:left="0" w:leftChars="0" w:right="0" w:rightChars="0" w:firstLine="0" w:firstLineChars="0"/>
              <w:jc w:val="center"/>
              <w:rPr>
                <w:del w:id="4469" w:author="xh" w:date="2026-10-19T10:08:07+08:00"/>
              </w:rPr>
            </w:pPr>
            <w:del w:id="4470" w:author="xh" w:date="2026-10-19T10:08:07+08:00">
              <w:r>
                <w:rPr>
                  <w:rFonts w:ascii="Times New Roman" w:hAnsi="Times New Roman" w:eastAsia="宋体"/>
                  <w:b w:val="0"/>
                  <w:sz w:val="18"/>
                </w:rPr>
                <w:delText>0.00</w:delText>
              </w:r>
            </w:del>
          </w:p>
        </w:tc>
      </w:tr>
      <w:tr w14:paraId="41AC8B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4357" w:author="xh" w:date="2026-10-19T10:08:07+08:00"/>
        </w:trPr>
        <w:tc>
          <w:tcPr>
            <w:tcW w:w="1039" w:type="dxa"/>
            <w:tcMar>
              <w:left w:w="70" w:type="dxa"/>
              <w:right w:w="70" w:type="dxa"/>
            </w:tcMar>
            <w:vAlign w:val="center"/>
          </w:tcPr>
          <w:p w14:paraId="15B61933">
            <w:pPr>
              <w:keepNext/>
              <w:spacing w:before="20" w:after="20" w:line="260" w:lineRule="exact"/>
              <w:ind w:left="0" w:leftChars="0" w:right="0" w:rightChars="0" w:firstLine="0" w:firstLineChars="0"/>
              <w:jc w:val="center"/>
              <w:rPr>
                <w:del w:id="4471" w:author="xh" w:date="2026-10-19T10:08:07+08:00"/>
              </w:rPr>
            </w:pPr>
            <w:del w:id="4472" w:author="xh" w:date="2026-10-19T10:08:07+08:00">
              <w:r>
                <w:rPr>
                  <w:rFonts w:ascii="Times New Roman" w:hAnsi="Times New Roman" w:eastAsia="宋体"/>
                  <w:b w:val="0"/>
                  <w:sz w:val="18"/>
                </w:rPr>
                <w:delText>弹性</w:delText>
              </w:r>
            </w:del>
          </w:p>
        </w:tc>
        <w:tc>
          <w:tcPr>
            <w:tcW w:w="1039" w:type="dxa"/>
            <w:tcMar>
              <w:left w:w="70" w:type="dxa"/>
              <w:right w:w="70" w:type="dxa"/>
            </w:tcMar>
            <w:vAlign w:val="center"/>
          </w:tcPr>
          <w:p w14:paraId="7B95BE32">
            <w:pPr>
              <w:keepNext/>
              <w:spacing w:before="20" w:after="20" w:line="260" w:lineRule="exact"/>
              <w:ind w:left="0" w:leftChars="0" w:right="0" w:rightChars="0" w:firstLine="0" w:firstLineChars="0"/>
              <w:jc w:val="center"/>
              <w:rPr>
                <w:del w:id="4473" w:author="xh" w:date="2026-10-19T10:08:07+08:00"/>
              </w:rPr>
            </w:pPr>
            <w:del w:id="4474" w:author="xh" w:date="2026-10-19T10:08:07+08:00">
              <w:r>
                <w:rPr>
                  <w:rFonts w:ascii="Times New Roman" w:hAnsi="Times New Roman" w:eastAsia="宋体"/>
                  <w:b w:val="0"/>
                  <w:sz w:val="18"/>
                </w:rPr>
                <w:delText>2024</w:delText>
              </w:r>
            </w:del>
          </w:p>
        </w:tc>
        <w:tc>
          <w:tcPr>
            <w:tcW w:w="1039" w:type="dxa"/>
            <w:tcMar>
              <w:left w:w="70" w:type="dxa"/>
              <w:right w:w="70" w:type="dxa"/>
            </w:tcMar>
            <w:vAlign w:val="center"/>
          </w:tcPr>
          <w:p w14:paraId="31BC41EC">
            <w:pPr>
              <w:keepNext/>
              <w:spacing w:before="20" w:after="20" w:line="260" w:lineRule="exact"/>
              <w:ind w:left="0" w:leftChars="0" w:right="0" w:rightChars="0" w:firstLine="0" w:firstLineChars="0"/>
              <w:jc w:val="center"/>
              <w:rPr>
                <w:del w:id="4475" w:author="xh" w:date="2026-10-19T10:08:07+08:00"/>
              </w:rPr>
            </w:pPr>
            <w:del w:id="4476" w:author="xh" w:date="2026-10-19T10:08:07+08:00">
              <w:r>
                <w:rPr>
                  <w:rFonts w:ascii="Times New Roman" w:hAnsi="Times New Roman" w:eastAsia="宋体"/>
                  <w:b w:val="0"/>
                  <w:sz w:val="18"/>
                </w:rPr>
                <w:delText>11.50</w:delText>
              </w:r>
            </w:del>
          </w:p>
        </w:tc>
        <w:tc>
          <w:tcPr>
            <w:tcW w:w="1039" w:type="dxa"/>
            <w:tcMar>
              <w:left w:w="70" w:type="dxa"/>
              <w:right w:w="70" w:type="dxa"/>
            </w:tcMar>
            <w:vAlign w:val="center"/>
          </w:tcPr>
          <w:p w14:paraId="5BA015AC">
            <w:pPr>
              <w:keepNext/>
              <w:spacing w:before="20" w:after="20" w:line="260" w:lineRule="exact"/>
              <w:ind w:left="0" w:leftChars="0" w:right="0" w:rightChars="0" w:firstLine="0" w:firstLineChars="0"/>
              <w:jc w:val="center"/>
              <w:rPr>
                <w:del w:id="4477" w:author="xh" w:date="2026-10-19T10:08:07+08:00"/>
              </w:rPr>
            </w:pPr>
            <w:del w:id="4478" w:author="xh" w:date="2026-10-19T10:08:07+08:00">
              <w:r>
                <w:rPr>
                  <w:rFonts w:ascii="Times New Roman" w:hAnsi="Times New Roman" w:eastAsia="宋体"/>
                  <w:b w:val="0"/>
                  <w:sz w:val="18"/>
                </w:rPr>
                <w:delText>31.50</w:delText>
              </w:r>
            </w:del>
          </w:p>
        </w:tc>
        <w:tc>
          <w:tcPr>
            <w:tcW w:w="1039" w:type="dxa"/>
            <w:tcMar>
              <w:left w:w="70" w:type="dxa"/>
              <w:right w:w="70" w:type="dxa"/>
            </w:tcMar>
            <w:vAlign w:val="center"/>
          </w:tcPr>
          <w:p w14:paraId="6B4F03A0">
            <w:pPr>
              <w:keepNext/>
              <w:spacing w:before="20" w:after="20" w:line="260" w:lineRule="exact"/>
              <w:ind w:left="0" w:leftChars="0" w:right="0" w:rightChars="0" w:firstLine="0" w:firstLineChars="0"/>
              <w:jc w:val="center"/>
              <w:rPr>
                <w:del w:id="4479" w:author="xh" w:date="2026-10-19T10:08:07+08:00"/>
              </w:rPr>
            </w:pPr>
            <w:del w:id="4480" w:author="xh" w:date="2026-10-19T10:08:07+08:00">
              <w:r>
                <w:rPr>
                  <w:rFonts w:ascii="Times New Roman" w:hAnsi="Times New Roman" w:eastAsia="宋体"/>
                  <w:b w:val="0"/>
                  <w:sz w:val="18"/>
                </w:rPr>
                <w:delText>0</w:delText>
              </w:r>
            </w:del>
          </w:p>
        </w:tc>
        <w:tc>
          <w:tcPr>
            <w:tcW w:w="1039" w:type="dxa"/>
            <w:tcMar>
              <w:left w:w="70" w:type="dxa"/>
              <w:right w:w="70" w:type="dxa"/>
            </w:tcMar>
            <w:vAlign w:val="center"/>
          </w:tcPr>
          <w:p w14:paraId="5344174C">
            <w:pPr>
              <w:keepNext/>
              <w:spacing w:before="20" w:after="20" w:line="260" w:lineRule="exact"/>
              <w:ind w:left="0" w:leftChars="0" w:right="0" w:rightChars="0" w:firstLine="0" w:firstLineChars="0"/>
              <w:jc w:val="center"/>
              <w:rPr>
                <w:del w:id="4481" w:author="xh" w:date="2026-10-19T10:08:07+08:00"/>
              </w:rPr>
            </w:pPr>
            <w:del w:id="4482" w:author="xh" w:date="2026-10-19T10:08:07+08:00">
              <w:r>
                <w:rPr>
                  <w:rFonts w:ascii="Times New Roman" w:hAnsi="Times New Roman" w:eastAsia="宋体"/>
                  <w:b w:val="0"/>
                  <w:sz w:val="18"/>
                </w:rPr>
                <w:delText>0.00</w:delText>
              </w:r>
            </w:del>
          </w:p>
        </w:tc>
        <w:tc>
          <w:tcPr>
            <w:tcW w:w="1039" w:type="dxa"/>
            <w:tcMar>
              <w:left w:w="70" w:type="dxa"/>
              <w:right w:w="70" w:type="dxa"/>
            </w:tcMar>
            <w:vAlign w:val="center"/>
          </w:tcPr>
          <w:p w14:paraId="5DBEED2A">
            <w:pPr>
              <w:keepNext/>
              <w:spacing w:before="20" w:after="20" w:line="260" w:lineRule="exact"/>
              <w:ind w:left="0" w:leftChars="0" w:right="0" w:rightChars="0" w:firstLine="0" w:firstLineChars="0"/>
              <w:jc w:val="center"/>
              <w:rPr>
                <w:del w:id="4483" w:author="xh" w:date="2026-10-19T10:08:07+08:00"/>
              </w:rPr>
            </w:pPr>
            <w:del w:id="4484" w:author="xh" w:date="2026-10-19T10:08:07+08:00">
              <w:r>
                <w:rPr>
                  <w:rFonts w:ascii="Times New Roman" w:hAnsi="Times New Roman" w:eastAsia="宋体"/>
                  <w:b w:val="0"/>
                  <w:sz w:val="18"/>
                </w:rPr>
                <w:delText>1</w:delText>
              </w:r>
            </w:del>
          </w:p>
        </w:tc>
        <w:tc>
          <w:tcPr>
            <w:tcW w:w="1039" w:type="dxa"/>
            <w:tcMar>
              <w:left w:w="70" w:type="dxa"/>
              <w:right w:w="70" w:type="dxa"/>
            </w:tcMar>
            <w:vAlign w:val="center"/>
          </w:tcPr>
          <w:p w14:paraId="5C19CE25">
            <w:pPr>
              <w:keepNext/>
              <w:spacing w:before="20" w:after="20" w:line="260" w:lineRule="exact"/>
              <w:ind w:left="0" w:leftChars="0" w:right="0" w:rightChars="0" w:firstLine="0" w:firstLineChars="0"/>
              <w:jc w:val="center"/>
              <w:rPr>
                <w:del w:id="4485" w:author="xh" w:date="2026-10-19T10:08:07+08:00"/>
              </w:rPr>
            </w:pPr>
            <w:del w:id="4486" w:author="xh" w:date="2026-10-19T10:08:07+08:00">
              <w:r>
                <w:rPr>
                  <w:rFonts w:ascii="Times New Roman" w:hAnsi="Times New Roman" w:eastAsia="宋体"/>
                  <w:b w:val="0"/>
                  <w:sz w:val="18"/>
                </w:rPr>
                <w:delText>763.85</w:delText>
              </w:r>
            </w:del>
          </w:p>
        </w:tc>
      </w:tr>
      <w:tr w14:paraId="090B10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4358" w:author="xh" w:date="2026-10-19T10:08:07+08:00"/>
        </w:trPr>
        <w:tc>
          <w:tcPr>
            <w:tcW w:w="1039" w:type="dxa"/>
            <w:tcMar>
              <w:left w:w="70" w:type="dxa"/>
              <w:right w:w="70" w:type="dxa"/>
            </w:tcMar>
            <w:vAlign w:val="center"/>
          </w:tcPr>
          <w:p w14:paraId="187C542E">
            <w:pPr>
              <w:keepNext w:val="0"/>
              <w:spacing w:before="20" w:after="20" w:line="260" w:lineRule="exact"/>
              <w:ind w:left="0" w:leftChars="0" w:right="0" w:rightChars="0" w:firstLine="0" w:firstLineChars="0"/>
              <w:jc w:val="center"/>
              <w:rPr>
                <w:del w:id="4487" w:author="xh" w:date="2026-10-19T10:08:07+08:00"/>
              </w:rPr>
            </w:pPr>
            <w:del w:id="4488" w:author="xh" w:date="2026-10-19T10:08:07+08:00">
              <w:r>
                <w:rPr>
                  <w:rFonts w:ascii="Times New Roman" w:hAnsi="Times New Roman" w:eastAsia="宋体"/>
                  <w:b w:val="0"/>
                  <w:sz w:val="18"/>
                </w:rPr>
                <w:delText>弹性</w:delText>
              </w:r>
            </w:del>
          </w:p>
        </w:tc>
        <w:tc>
          <w:tcPr>
            <w:tcW w:w="1039" w:type="dxa"/>
            <w:tcMar>
              <w:left w:w="70" w:type="dxa"/>
              <w:right w:w="70" w:type="dxa"/>
            </w:tcMar>
            <w:vAlign w:val="center"/>
          </w:tcPr>
          <w:p w14:paraId="59E339AB">
            <w:pPr>
              <w:keepNext w:val="0"/>
              <w:spacing w:before="20" w:after="20" w:line="260" w:lineRule="exact"/>
              <w:ind w:left="0" w:leftChars="0" w:right="0" w:rightChars="0" w:firstLine="0" w:firstLineChars="0"/>
              <w:jc w:val="center"/>
              <w:rPr>
                <w:del w:id="4489" w:author="xh" w:date="2026-10-19T10:08:07+08:00"/>
              </w:rPr>
            </w:pPr>
            <w:del w:id="4490" w:author="xh" w:date="2026-10-19T10:08:07+08:00">
              <w:r>
                <w:rPr>
                  <w:rFonts w:ascii="Times New Roman" w:hAnsi="Times New Roman" w:eastAsia="宋体"/>
                  <w:b w:val="0"/>
                  <w:sz w:val="18"/>
                </w:rPr>
                <w:delText>2025</w:delText>
              </w:r>
            </w:del>
          </w:p>
        </w:tc>
        <w:tc>
          <w:tcPr>
            <w:tcW w:w="1039" w:type="dxa"/>
            <w:tcMar>
              <w:left w:w="70" w:type="dxa"/>
              <w:right w:w="70" w:type="dxa"/>
            </w:tcMar>
            <w:vAlign w:val="center"/>
          </w:tcPr>
          <w:p w14:paraId="74B754E3">
            <w:pPr>
              <w:keepNext w:val="0"/>
              <w:spacing w:before="20" w:after="20" w:line="260" w:lineRule="exact"/>
              <w:ind w:left="0" w:leftChars="0" w:right="0" w:rightChars="0" w:firstLine="0" w:firstLineChars="0"/>
              <w:jc w:val="center"/>
              <w:rPr>
                <w:del w:id="4491" w:author="xh" w:date="2026-10-19T10:08:07+08:00"/>
              </w:rPr>
            </w:pPr>
            <w:del w:id="4492" w:author="xh" w:date="2026-10-19T10:08:07+08:00">
              <w:r>
                <w:rPr>
                  <w:rFonts w:ascii="Times New Roman" w:hAnsi="Times New Roman" w:eastAsia="宋体"/>
                  <w:b w:val="0"/>
                  <w:sz w:val="18"/>
                </w:rPr>
                <w:delText>0.00</w:delText>
              </w:r>
            </w:del>
          </w:p>
        </w:tc>
        <w:tc>
          <w:tcPr>
            <w:tcW w:w="1039" w:type="dxa"/>
            <w:tcMar>
              <w:left w:w="70" w:type="dxa"/>
              <w:right w:w="70" w:type="dxa"/>
            </w:tcMar>
            <w:vAlign w:val="center"/>
          </w:tcPr>
          <w:p w14:paraId="54721301">
            <w:pPr>
              <w:keepNext w:val="0"/>
              <w:spacing w:before="20" w:after="20" w:line="260" w:lineRule="exact"/>
              <w:ind w:left="0" w:leftChars="0" w:right="0" w:rightChars="0" w:firstLine="0" w:firstLineChars="0"/>
              <w:jc w:val="center"/>
              <w:rPr>
                <w:del w:id="4493" w:author="xh" w:date="2026-10-19T10:08:07+08:00"/>
              </w:rPr>
            </w:pPr>
            <w:del w:id="4494" w:author="xh" w:date="2026-10-19T10:08:07+08:00">
              <w:r>
                <w:rPr>
                  <w:rFonts w:ascii="Times New Roman" w:hAnsi="Times New Roman" w:eastAsia="宋体"/>
                  <w:b w:val="0"/>
                  <w:sz w:val="18"/>
                </w:rPr>
                <w:delText>0.00</w:delText>
              </w:r>
            </w:del>
          </w:p>
        </w:tc>
        <w:tc>
          <w:tcPr>
            <w:tcW w:w="1039" w:type="dxa"/>
            <w:tcMar>
              <w:left w:w="70" w:type="dxa"/>
              <w:right w:w="70" w:type="dxa"/>
            </w:tcMar>
            <w:vAlign w:val="center"/>
          </w:tcPr>
          <w:p w14:paraId="78C4A581">
            <w:pPr>
              <w:keepNext w:val="0"/>
              <w:spacing w:before="20" w:after="20" w:line="260" w:lineRule="exact"/>
              <w:ind w:left="0" w:leftChars="0" w:right="0" w:rightChars="0" w:firstLine="0" w:firstLineChars="0"/>
              <w:jc w:val="center"/>
              <w:rPr>
                <w:del w:id="4495" w:author="xh" w:date="2026-10-19T10:08:07+08:00"/>
              </w:rPr>
            </w:pPr>
            <w:del w:id="4496" w:author="xh" w:date="2026-10-19T10:08:07+08:00">
              <w:r>
                <w:rPr>
                  <w:rFonts w:ascii="Times New Roman" w:hAnsi="Times New Roman" w:eastAsia="宋体"/>
                  <w:b w:val="0"/>
                  <w:sz w:val="18"/>
                </w:rPr>
                <w:delText>0</w:delText>
              </w:r>
            </w:del>
          </w:p>
        </w:tc>
        <w:tc>
          <w:tcPr>
            <w:tcW w:w="1039" w:type="dxa"/>
            <w:tcMar>
              <w:left w:w="70" w:type="dxa"/>
              <w:right w:w="70" w:type="dxa"/>
            </w:tcMar>
            <w:vAlign w:val="center"/>
          </w:tcPr>
          <w:p w14:paraId="61407E86">
            <w:pPr>
              <w:keepNext w:val="0"/>
              <w:spacing w:before="20" w:after="20" w:line="260" w:lineRule="exact"/>
              <w:ind w:left="0" w:leftChars="0" w:right="0" w:rightChars="0" w:firstLine="0" w:firstLineChars="0"/>
              <w:jc w:val="center"/>
              <w:rPr>
                <w:del w:id="4497" w:author="xh" w:date="2026-10-19T10:08:07+08:00"/>
              </w:rPr>
            </w:pPr>
            <w:del w:id="4498" w:author="xh" w:date="2026-10-19T10:08:07+08:00">
              <w:r>
                <w:rPr>
                  <w:rFonts w:ascii="Times New Roman" w:hAnsi="Times New Roman" w:eastAsia="宋体"/>
                  <w:b w:val="0"/>
                  <w:sz w:val="18"/>
                </w:rPr>
                <w:delText>7.31</w:delText>
              </w:r>
            </w:del>
          </w:p>
        </w:tc>
        <w:tc>
          <w:tcPr>
            <w:tcW w:w="1039" w:type="dxa"/>
            <w:tcMar>
              <w:left w:w="70" w:type="dxa"/>
              <w:right w:w="70" w:type="dxa"/>
            </w:tcMar>
            <w:vAlign w:val="center"/>
          </w:tcPr>
          <w:p w14:paraId="04D21CD1">
            <w:pPr>
              <w:keepNext w:val="0"/>
              <w:spacing w:before="20" w:after="20" w:line="260" w:lineRule="exact"/>
              <w:ind w:left="0" w:leftChars="0" w:right="0" w:rightChars="0" w:firstLine="0" w:firstLineChars="0"/>
              <w:jc w:val="center"/>
              <w:rPr>
                <w:del w:id="4499" w:author="xh" w:date="2026-10-19T10:08:07+08:00"/>
              </w:rPr>
            </w:pPr>
            <w:del w:id="4500" w:author="xh" w:date="2026-10-19T10:08:07+08:00">
              <w:r>
                <w:rPr>
                  <w:rFonts w:ascii="Times New Roman" w:hAnsi="Times New Roman" w:eastAsia="宋体"/>
                  <w:b w:val="0"/>
                  <w:sz w:val="18"/>
                </w:rPr>
                <w:delText>6</w:delText>
              </w:r>
            </w:del>
          </w:p>
        </w:tc>
        <w:tc>
          <w:tcPr>
            <w:tcW w:w="1039" w:type="dxa"/>
            <w:tcMar>
              <w:left w:w="70" w:type="dxa"/>
              <w:right w:w="70" w:type="dxa"/>
            </w:tcMar>
            <w:vAlign w:val="center"/>
          </w:tcPr>
          <w:p w14:paraId="4DDB69AA">
            <w:pPr>
              <w:keepNext w:val="0"/>
              <w:spacing w:before="20" w:after="20" w:line="260" w:lineRule="exact"/>
              <w:ind w:left="0" w:leftChars="0" w:right="0" w:rightChars="0" w:firstLine="0" w:firstLineChars="0"/>
              <w:jc w:val="center"/>
              <w:rPr>
                <w:del w:id="4501" w:author="xh" w:date="2026-10-19T10:08:07+08:00"/>
              </w:rPr>
            </w:pPr>
            <w:del w:id="4502" w:author="xh" w:date="2026-10-19T10:08:07+08:00">
              <w:r>
                <w:rPr>
                  <w:rFonts w:ascii="Times New Roman" w:hAnsi="Times New Roman" w:eastAsia="宋体"/>
                  <w:b w:val="0"/>
                  <w:sz w:val="18"/>
                </w:rPr>
                <w:delText>1484.38</w:delText>
              </w:r>
            </w:del>
          </w:p>
        </w:tc>
      </w:tr>
      <w:tr>
        <w:trPr>
          <w:cantSplit/>
          <w:tblHeader/>
          <w:ins w:id="4503" w:author="xh" w:date="2026-10-19T10:08:0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4534" w:author="xh" w:date="2026-10-19T10:08:07+08:00"/>
              </w:rPr>
            </w:pPr>
            <w:ins w:id="4535" w:author="xh" w:date="2026-10-19T10:08:07+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4536" w:author="xh" w:date="2026-10-19T10:08:07+08:00"/>
              </w:rPr>
            </w:pPr>
            <w:ins w:id="4537" w:author="xh" w:date="2026-10-19T10:08:07+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4538" w:author="xh" w:date="2026-10-19T10:08:07+08:00"/>
              </w:rPr>
            </w:pPr>
            <w:ins w:id="4539" w:author="xh" w:date="2026-10-19T10:08:07+08:00">
              <w:r>
                <w:rPr>
                  <w:rFonts w:ascii="Times New Roman" w:hAnsi="Times New Roman" w:eastAsia="宋体"/>
                  <w:b/>
                  <w:sz w:val="18"/>
                </w:rPr>
                <w:t>主变净增容量/MVA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4540" w:author="xh" w:date="2026-10-19T10:08:07+08:00"/>
              </w:rPr>
            </w:pPr>
            <w:ins w:id="4541" w:author="xh" w:date="2026-10-19T10:08:07+08:00">
              <w:r>
                <w:rPr>
                  <w:rFonts w:ascii="Times New Roman" w:hAnsi="Times New Roman" w:eastAsia="宋体"/>
                  <w:b/>
                  <w:sz w:val="18"/>
                </w:rPr>
                <w:t>主变新购容量/MVA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4542" w:author="xh" w:date="2026-10-19T10:08:07+08:00"/>
              </w:rPr>
            </w:pPr>
            <w:ins w:id="4543" w:author="xh" w:date="2026-10-19T10:08:07+08:00">
              <w:r>
                <w:rPr>
                  <w:rFonts w:ascii="Times New Roman" w:hAnsi="Times New Roman" w:eastAsia="宋体"/>
                  <w:b/>
                  <w:sz w:val="18"/>
                </w:rPr>
                <w:t>扩建主变/台</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4544" w:author="xh" w:date="2026-10-19T10:08:07+08:00"/>
              </w:rPr>
            </w:pPr>
            <w:ins w:id="4545" w:author="xh" w:date="2026-10-19T10:08:07+08:00">
              <w:r>
                <w:rPr>
                  <w:rFonts w:ascii="Times New Roman" w:hAnsi="Times New Roman" w:eastAsia="宋体"/>
                  <w:b/>
                  <w:sz w:val="18"/>
                </w:rPr>
                <w:t>新增储能额定能量/MWh</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4546" w:author="xh" w:date="2026-10-19T10:08:07+08:00"/>
              </w:rPr>
            </w:pPr>
            <w:ins w:id="4547" w:author="xh" w:date="2026-10-19T10:08:07+08:00">
              <w:r>
                <w:rPr>
                  <w:rFonts w:ascii="Times New Roman" w:hAnsi="Times New Roman" w:eastAsia="宋体"/>
                  <w:b/>
                  <w:sz w:val="18"/>
                </w:rPr>
                <w:t>新增联络/条</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4548" w:author="xh" w:date="2026-10-19T10:08:07+08:00"/>
              </w:rPr>
            </w:pPr>
            <w:ins w:id="4549" w:author="xh" w:date="2026-10-19T10:08:07+08:00">
              <w:r>
                <w:rPr>
                  <w:rFonts w:ascii="Times New Roman" w:hAnsi="Times New Roman" w:eastAsia="宋体"/>
                  <w:b/>
                  <w:sz w:val="18"/>
                </w:rPr>
                <w:t>当年措施现值/万元</w:t>
              </w:r>
            </w:ins>
          </w:p>
        </w:tc>
      </w:tr>
      <w:tr>
        <w:trPr>
          <w:cantSplit/>
          <w:ins w:id="4504"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50" w:author="xh" w:date="2026-10-19T10:08:07+08:00"/>
              </w:rPr>
            </w:pPr>
            <w:ins w:id="4551" w:author="xh" w:date="2026-10-19T10:08:07+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52" w:author="xh" w:date="2026-10-19T10:08:07+08:00"/>
              </w:rPr>
            </w:pPr>
            <w:ins w:id="4553" w:author="xh" w:date="2026-10-19T10:08:07+08:00">
              <w:r>
                <w:rPr>
                  <w:rFonts w:ascii="Times New Roman" w:hAnsi="Times New Roman" w:eastAsia="宋体"/>
                  <w:b w:val="0"/>
                  <w:sz w:val="18"/>
                </w:rPr>
                <w:t>2021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54" w:author="xh" w:date="2026-10-19T10:08:07+08:00"/>
              </w:rPr>
            </w:pPr>
            <w:ins w:id="4555"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56" w:author="xh" w:date="2026-10-19T10:08:07+08:00"/>
              </w:rPr>
            </w:pPr>
            <w:ins w:id="4557"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58" w:author="xh" w:date="2026-10-19T10:08:07+08:00"/>
              </w:rPr>
            </w:pPr>
            <w:ins w:id="4559"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60" w:author="xh" w:date="2026-10-19T10:08:07+08:00"/>
              </w:rPr>
            </w:pPr>
            <w:ins w:id="4561"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62" w:author="xh" w:date="2026-10-19T10:08:07+08:00"/>
              </w:rPr>
            </w:pPr>
            <w:ins w:id="4563"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64" w:author="xh" w:date="2026-10-19T10:08:07+08:00"/>
              </w:rPr>
            </w:pPr>
            <w:ins w:id="4565" w:author="xh" w:date="2026-10-19T10:08:07+08:00">
              <w:r>
                <w:rPr>
                  <w:rFonts w:ascii="Times New Roman" w:hAnsi="Times New Roman" w:eastAsia="宋体"/>
                  <w:b w:val="0"/>
                  <w:sz w:val="18"/>
                </w:rPr>
                <w:t>0.00</w:t>
              </w:r>
            </w:ins>
          </w:p>
        </w:tc>
      </w:tr>
      <w:tr>
        <w:trPr>
          <w:cantSplit/>
          <w:ins w:id="4505"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66" w:author="xh" w:date="2026-10-19T10:08:07+08:00"/>
              </w:rPr>
            </w:pPr>
            <w:ins w:id="4567" w:author="xh" w:date="2026-10-19T10:08:07+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68" w:author="xh" w:date="2026-10-19T10:08:07+08:00"/>
              </w:rPr>
            </w:pPr>
            <w:ins w:id="4569" w:author="xh" w:date="2026-10-19T10:08:07+08:00">
              <w:r>
                <w:rPr>
                  <w:rFonts w:ascii="Times New Roman" w:hAnsi="Times New Roman" w:eastAsia="宋体"/>
                  <w:b w:val="0"/>
                  <w:sz w:val="18"/>
                </w:rPr>
                <w:t>2022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70" w:author="xh" w:date="2026-10-19T10:08:07+08:00"/>
              </w:rPr>
            </w:pPr>
            <w:ins w:id="4571"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72" w:author="xh" w:date="2026-10-19T10:08:07+08:00"/>
              </w:rPr>
            </w:pPr>
            <w:ins w:id="4573"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74" w:author="xh" w:date="2026-10-19T10:08:07+08:00"/>
              </w:rPr>
            </w:pPr>
            <w:ins w:id="4575"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76" w:author="xh" w:date="2026-10-19T10:08:07+08:00"/>
              </w:rPr>
            </w:pPr>
            <w:ins w:id="4577" w:author="xh" w:date="2026-10-19T10:08:07+08:00">
              <w:r>
                <w:rPr>
                  <w:rFonts w:ascii="Times New Roman" w:hAnsi="Times New Roman" w:eastAsia="宋体"/>
                  <w:b w:val="0"/>
                  <w:sz w:val="18"/>
                </w:rPr>
                <w:t>17.63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78" w:author="xh" w:date="2026-10-19T10:08:07+08:00"/>
              </w:rPr>
            </w:pPr>
            <w:ins w:id="4579" w:author="xh" w:date="2026-10-19T10:08:07+08:00">
              <w:r>
                <w:rPr>
                  <w:rFonts w:ascii="Times New Roman" w:hAnsi="Times New Roman" w:eastAsia="宋体"/>
                  <w:b w:val="0"/>
                  <w:sz w:val="18"/>
                </w:rPr>
                <w:t>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80" w:author="xh" w:date="2026-10-19T10:08:07+08:00"/>
              </w:rPr>
            </w:pPr>
            <w:ins w:id="4581" w:author="xh" w:date="2026-10-19T10:08:07+08:00">
              <w:r>
                <w:rPr>
                  <w:rFonts w:ascii="Times New Roman" w:hAnsi="Times New Roman" w:eastAsia="宋体"/>
                  <w:b w:val="0"/>
                  <w:sz w:val="18"/>
                </w:rPr>
                <w:t>2776.39</w:t>
              </w:r>
            </w:ins>
          </w:p>
        </w:tc>
      </w:tr>
      <w:tr>
        <w:trPr>
          <w:cantSplit/>
          <w:ins w:id="4506"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82" w:author="xh" w:date="2026-10-19T10:08:07+08:00"/>
              </w:rPr>
            </w:pPr>
            <w:ins w:id="4583" w:author="xh" w:date="2026-10-19T10:08:07+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84" w:author="xh" w:date="2026-10-19T10:08:07+08:00"/>
              </w:rPr>
            </w:pPr>
            <w:ins w:id="4585" w:author="xh" w:date="2026-10-19T10:08:07+08:00">
              <w:r>
                <w:rPr>
                  <w:rFonts w:ascii="Times New Roman" w:hAnsi="Times New Roman" w:eastAsia="宋体"/>
                  <w:b w:val="0"/>
                  <w:sz w:val="18"/>
                </w:rPr>
                <w:t>2023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86" w:author="xh" w:date="2026-10-19T10:08:07+08:00"/>
              </w:rPr>
            </w:pPr>
            <w:ins w:id="4587"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88" w:author="xh" w:date="2026-10-19T10:08:07+08:00"/>
              </w:rPr>
            </w:pPr>
            <w:ins w:id="4589"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90" w:author="xh" w:date="2026-10-19T10:08:07+08:00"/>
              </w:rPr>
            </w:pPr>
            <w:ins w:id="4591"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92" w:author="xh" w:date="2026-10-19T10:08:07+08:00"/>
              </w:rPr>
            </w:pPr>
            <w:ins w:id="4593"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94" w:author="xh" w:date="2026-10-19T10:08:07+08:00"/>
              </w:rPr>
            </w:pPr>
            <w:ins w:id="4595"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96" w:author="xh" w:date="2026-10-19T10:08:07+08:00"/>
              </w:rPr>
            </w:pPr>
            <w:ins w:id="4597" w:author="xh" w:date="2026-10-19T10:08:07+08:00">
              <w:r>
                <w:rPr>
                  <w:rFonts w:ascii="Times New Roman" w:hAnsi="Times New Roman" w:eastAsia="宋体"/>
                  <w:b w:val="0"/>
                  <w:sz w:val="18"/>
                </w:rPr>
                <w:t>0.00</w:t>
              </w:r>
            </w:ins>
          </w:p>
        </w:tc>
      </w:tr>
      <w:tr>
        <w:trPr>
          <w:cantSplit/>
          <w:ins w:id="4507"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598" w:author="xh" w:date="2026-10-19T10:08:07+08:00"/>
              </w:rPr>
            </w:pPr>
            <w:ins w:id="4599" w:author="xh" w:date="2026-10-19T10:08:07+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00" w:author="xh" w:date="2026-10-19T10:08:07+08:00"/>
              </w:rPr>
            </w:pPr>
            <w:ins w:id="4601" w:author="xh" w:date="2026-10-19T10:08:07+08:00">
              <w:r>
                <w:rPr>
                  <w:rFonts w:ascii="Times New Roman" w:hAnsi="Times New Roman" w:eastAsia="宋体"/>
                  <w:b w:val="0"/>
                  <w:sz w:val="18"/>
                </w:rPr>
                <w:t>2024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02" w:author="xh" w:date="2026-10-19T10:08:07+08:00"/>
              </w:rPr>
            </w:pPr>
            <w:ins w:id="4603"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04" w:author="xh" w:date="2026-10-19T10:08:07+08:00"/>
              </w:rPr>
            </w:pPr>
            <w:ins w:id="4605"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06" w:author="xh" w:date="2026-10-19T10:08:07+08:00"/>
              </w:rPr>
            </w:pPr>
            <w:ins w:id="4607"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08" w:author="xh" w:date="2026-10-19T10:08:07+08:00"/>
              </w:rPr>
            </w:pPr>
            <w:ins w:id="4609" w:author="xh" w:date="2026-10-19T10:08:07+08:00">
              <w:r>
                <w:rPr>
                  <w:rFonts w:ascii="Times New Roman" w:hAnsi="Times New Roman" w:eastAsia="宋体"/>
                  <w:b w:val="0"/>
                  <w:sz w:val="18"/>
                </w:rPr>
                <w:t>9.25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10" w:author="xh" w:date="2026-10-19T10:08:07+08:00"/>
              </w:rPr>
            </w:pPr>
            <w:ins w:id="4611" w:author="xh" w:date="2026-10-19T10:08:07+08:00">
              <w:r>
                <w:rPr>
                  <w:rFonts w:ascii="Times New Roman" w:hAnsi="Times New Roman" w:eastAsia="宋体"/>
                  <w:b w:val="0"/>
                  <w:sz w:val="18"/>
                </w:rPr>
                <w:t>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12" w:author="xh" w:date="2026-10-19T10:08:07+08:00"/>
              </w:rPr>
            </w:pPr>
            <w:ins w:id="4613" w:author="xh" w:date="2026-10-19T10:08:07+08:00">
              <w:r>
                <w:rPr>
                  <w:rFonts w:ascii="Times New Roman" w:hAnsi="Times New Roman" w:eastAsia="宋体"/>
                  <w:b w:val="0"/>
                  <w:sz w:val="18"/>
                </w:rPr>
                <w:t>1131.28</w:t>
              </w:r>
            </w:ins>
          </w:p>
        </w:tc>
      </w:tr>
      <w:tr>
        <w:trPr>
          <w:cantSplit/>
          <w:ins w:id="4508"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14" w:author="xh" w:date="2026-10-19T10:08:07+08:00"/>
              </w:rPr>
            </w:pPr>
            <w:ins w:id="4615" w:author="xh" w:date="2026-10-19T10:08:07+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16" w:author="xh" w:date="2026-10-19T10:08:07+08:00"/>
              </w:rPr>
            </w:pPr>
            <w:ins w:id="4617" w:author="xh" w:date="2026-10-19T10:08:07+08:00">
              <w:r>
                <w:rPr>
                  <w:rFonts w:ascii="Times New Roman" w:hAnsi="Times New Roman" w:eastAsia="宋体"/>
                  <w:b w:val="0"/>
                  <w:sz w:val="18"/>
                </w:rPr>
                <w:t>2025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18" w:author="xh" w:date="2026-10-19T10:08:07+08:00"/>
              </w:rPr>
            </w:pPr>
            <w:ins w:id="4619"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20" w:author="xh" w:date="2026-10-19T10:08:07+08:00"/>
              </w:rPr>
            </w:pPr>
            <w:ins w:id="4621"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22" w:author="xh" w:date="2026-10-19T10:08:07+08:00"/>
              </w:rPr>
            </w:pPr>
            <w:ins w:id="4623"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24" w:author="xh" w:date="2026-10-19T10:08:07+08:00"/>
              </w:rPr>
            </w:pPr>
            <w:ins w:id="4625" w:author="xh" w:date="2026-10-19T10:08:07+08:00">
              <w:r>
                <w:rPr>
                  <w:rFonts w:ascii="Times New Roman" w:hAnsi="Times New Roman" w:eastAsia="宋体"/>
                  <w:b w:val="0"/>
                  <w:sz w:val="18"/>
                </w:rPr>
                <w:t>29.46</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26" w:author="xh" w:date="2026-10-19T10:08:07+08:00"/>
              </w:rPr>
            </w:pPr>
            <w:ins w:id="4627" w:author="xh" w:date="2026-10-19T10:08:07+08:00">
              <w:r>
                <w:rPr>
                  <w:rFonts w:ascii="Times New Roman" w:hAnsi="Times New Roman" w:eastAsia="宋体"/>
                  <w:b w:val="0"/>
                  <w:sz w:val="18"/>
                </w:rPr>
                <w:t>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28" w:author="xh" w:date="2026-10-19T10:08:07+08:00"/>
              </w:rPr>
            </w:pPr>
            <w:ins w:id="4629" w:author="xh" w:date="2026-10-19T10:08:07+08:00">
              <w:r>
                <w:rPr>
                  <w:rFonts w:ascii="Times New Roman" w:hAnsi="Times New Roman" w:eastAsia="宋体"/>
                  <w:b w:val="0"/>
                  <w:sz w:val="18"/>
                </w:rPr>
                <w:t>3473.37</w:t>
              </w:r>
            </w:ins>
          </w:p>
        </w:tc>
      </w:tr>
      <w:tr>
        <w:trPr>
          <w:cantSplit/>
          <w:ins w:id="4509"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30" w:author="xh" w:date="2026-10-19T10:08:07+08:00"/>
              </w:rPr>
            </w:pPr>
            <w:ins w:id="4631" w:author="xh" w:date="2026-10-19T10:08:07+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32" w:author="xh" w:date="2026-10-19T10:08:07+08:00"/>
              </w:rPr>
            </w:pPr>
            <w:ins w:id="4633" w:author="xh" w:date="2026-10-19T10:08:07+08:00">
              <w:r>
                <w:rPr>
                  <w:rFonts w:ascii="Times New Roman" w:hAnsi="Times New Roman" w:eastAsia="宋体"/>
                  <w:b w:val="0"/>
                  <w:sz w:val="18"/>
                </w:rPr>
                <w:t>2026</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34" w:author="xh" w:date="2026-10-19T10:08:07+08:00"/>
              </w:rPr>
            </w:pPr>
            <w:ins w:id="4635"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36" w:author="xh" w:date="2026-10-19T10:08:07+08:00"/>
              </w:rPr>
            </w:pPr>
            <w:ins w:id="4637"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38" w:author="xh" w:date="2026-10-19T10:08:07+08:00"/>
              </w:rPr>
            </w:pPr>
            <w:ins w:id="4639"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40" w:author="xh" w:date="2026-10-19T10:08:07+08:00"/>
              </w:rPr>
            </w:pPr>
            <w:ins w:id="4641" w:author="xh" w:date="2026-10-19T10:08:07+08:00">
              <w:r>
                <w:rPr>
                  <w:rFonts w:ascii="Times New Roman" w:hAnsi="Times New Roman" w:eastAsia="宋体"/>
                  <w:b w:val="0"/>
                  <w:sz w:val="18"/>
                </w:rPr>
                <w:t>49.24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42" w:author="xh" w:date="2026-10-19T10:08:07+08:00"/>
              </w:rPr>
            </w:pPr>
            <w:ins w:id="4643" w:author="xh" w:date="2026-10-19T10:08:07+08:00">
              <w:r>
                <w:rPr>
                  <w:rFonts w:ascii="Times New Roman" w:hAnsi="Times New Roman" w:eastAsia="宋体"/>
                  <w:b w:val="0"/>
                  <w:sz w:val="18"/>
                </w:rPr>
                <w:t>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44" w:author="xh" w:date="2026-10-19T10:08:07+08:00"/>
              </w:rPr>
            </w:pPr>
            <w:ins w:id="4645" w:author="xh" w:date="2026-10-19T10:08:07+08:00">
              <w:r>
                <w:rPr>
                  <w:rFonts w:ascii="Times New Roman" w:hAnsi="Times New Roman" w:eastAsia="宋体"/>
                  <w:b w:val="0"/>
                  <w:sz w:val="18"/>
                </w:rPr>
                <w:t>5116.40</w:t>
              </w:r>
            </w:ins>
          </w:p>
        </w:tc>
      </w:tr>
      <w:tr>
        <w:trPr>
          <w:cantSplit/>
          <w:ins w:id="4510"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46" w:author="xh" w:date="2026-10-19T10:08:07+08:00"/>
              </w:rPr>
            </w:pPr>
            <w:ins w:id="4647" w:author="xh" w:date="2026-10-19T10:08:07+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48" w:author="xh" w:date="2026-10-19T10:08:07+08:00"/>
              </w:rPr>
            </w:pPr>
            <w:ins w:id="4649" w:author="xh" w:date="2026-10-19T10:08:07+08:00">
              <w:r>
                <w:rPr>
                  <w:rFonts w:ascii="Times New Roman" w:hAnsi="Times New Roman" w:eastAsia="宋体"/>
                  <w:b w:val="0"/>
                  <w:sz w:val="18"/>
                </w:rPr>
                <w:t>2027</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50" w:author="xh" w:date="2026-10-19T10:08:07+08:00"/>
              </w:rPr>
            </w:pPr>
            <w:ins w:id="4651" w:author="xh" w:date="2026-10-19T10:08:07+08:00">
              <w:r>
                <w:rPr>
                  <w:rFonts w:ascii="Times New Roman" w:hAnsi="Times New Roman" w:eastAsia="宋体"/>
                  <w:b w:val="0"/>
                  <w:sz w:val="18"/>
                </w:rPr>
                <w:t>30.00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52" w:author="xh" w:date="2026-10-19T10:08:07+08:00"/>
              </w:rPr>
            </w:pPr>
            <w:ins w:id="4653" w:author="xh" w:date="2026-10-19T10:08:07+08:00">
              <w:r>
                <w:rPr>
                  <w:rFonts w:ascii="Times New Roman" w:hAnsi="Times New Roman" w:eastAsia="宋体"/>
                  <w:b w:val="0"/>
                  <w:sz w:val="18"/>
                </w:rPr>
                <w:t>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54" w:author="xh" w:date="2026-10-19T10:08:07+08:00"/>
              </w:rPr>
            </w:pPr>
            <w:ins w:id="4655"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56" w:author="xh" w:date="2026-10-19T10:08:07+08:00"/>
              </w:rPr>
            </w:pPr>
            <w:ins w:id="4657" w:author="xh" w:date="2026-10-19T10:08:07+08:00">
              <w:r>
                <w:rPr>
                  <w:rFonts w:ascii="Times New Roman" w:hAnsi="Times New Roman" w:eastAsia="宋体"/>
                  <w:b w:val="0"/>
                  <w:sz w:val="18"/>
                </w:rPr>
                <w:t>14.84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58" w:author="xh" w:date="2026-10-19T10:08:07+08:00"/>
              </w:rPr>
            </w:pPr>
            <w:ins w:id="4659" w:author="xh" w:date="2026-10-19T10:08:07+08:00">
              <w:r>
                <w:rPr>
                  <w:rFonts w:ascii="Times New Roman" w:hAnsi="Times New Roman" w:eastAsia="宋体"/>
                  <w:b w:val="0"/>
                  <w:sz w:val="18"/>
                </w:rPr>
                <w:t>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60" w:author="xh" w:date="2026-10-19T10:08:07+08:00"/>
              </w:rPr>
            </w:pPr>
            <w:ins w:id="4661" w:author="xh" w:date="2026-10-19T10:08:07+08:00">
              <w:r>
                <w:rPr>
                  <w:rFonts w:ascii="Times New Roman" w:hAnsi="Times New Roman" w:eastAsia="宋体"/>
                  <w:b w:val="0"/>
                  <w:sz w:val="18"/>
                </w:rPr>
                <w:t>2230.41</w:t>
              </w:r>
            </w:ins>
          </w:p>
        </w:tc>
      </w:tr>
      <w:tr>
        <w:trPr>
          <w:cantSplit/>
          <w:ins w:id="4511"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62" w:author="xh" w:date="2026-10-19T10:08:07+08:00"/>
              </w:rPr>
            </w:pPr>
            <w:ins w:id="4663" w:author="xh" w:date="2026-10-19T10:08:07+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64" w:author="xh" w:date="2026-10-19T10:08:07+08:00"/>
              </w:rPr>
            </w:pPr>
            <w:ins w:id="4665" w:author="xh" w:date="2026-10-19T10:08:07+08:00">
              <w:r>
                <w:rPr>
                  <w:rFonts w:ascii="Times New Roman" w:hAnsi="Times New Roman" w:eastAsia="宋体"/>
                  <w:b w:val="0"/>
                  <w:sz w:val="18"/>
                </w:rPr>
                <w:t>2028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66" w:author="xh" w:date="2026-10-19T10:08:07+08:00"/>
              </w:rPr>
            </w:pPr>
            <w:ins w:id="4667" w:author="xh" w:date="2026-10-19T10:08:07+08:00">
              <w:r>
                <w:rPr>
                  <w:rFonts w:ascii="Times New Roman" w:hAnsi="Times New Roman" w:eastAsia="宋体"/>
                  <w:b w:val="0"/>
                  <w:sz w:val="18"/>
                </w:rPr>
                <w:t>21.50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68" w:author="xh" w:date="2026-10-19T10:08:07+08:00"/>
              </w:rPr>
            </w:pPr>
            <w:ins w:id="4669" w:author="xh" w:date="2026-10-19T10:08:07+08:00">
              <w:r>
                <w:rPr>
                  <w:rFonts w:ascii="Times New Roman" w:hAnsi="Times New Roman" w:eastAsia="宋体"/>
                  <w:b w:val="0"/>
                  <w:sz w:val="18"/>
                </w:rPr>
                <w:t>81.50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70" w:author="xh" w:date="2026-10-19T10:08:07+08:00"/>
              </w:rPr>
            </w:pPr>
            <w:ins w:id="4671"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72" w:author="xh" w:date="2026-10-19T10:08:07+08:00"/>
              </w:rPr>
            </w:pPr>
            <w:ins w:id="4673" w:author="xh" w:date="2026-10-19T10:08:07+08:00">
              <w:r>
                <w:rPr>
                  <w:rFonts w:ascii="Times New Roman" w:hAnsi="Times New Roman" w:eastAsia="宋体"/>
                  <w:b w:val="0"/>
                  <w:sz w:val="18"/>
                </w:rPr>
                <w:t>6.67</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74" w:author="xh" w:date="2026-10-19T10:08:07+08:00"/>
              </w:rPr>
            </w:pPr>
            <w:ins w:id="4675" w:author="xh" w:date="2026-10-19T10:08:07+08:00">
              <w:r>
                <w:rPr>
                  <w:rFonts w:ascii="Times New Roman" w:hAnsi="Times New Roman" w:eastAsia="宋体"/>
                  <w:b w:val="0"/>
                  <w:sz w:val="18"/>
                </w:rPr>
                <w:t>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76" w:author="xh" w:date="2026-10-19T10:08:07+08:00"/>
              </w:rPr>
            </w:pPr>
            <w:ins w:id="4677" w:author="xh" w:date="2026-10-19T10:08:07+08:00">
              <w:r>
                <w:rPr>
                  <w:rFonts w:ascii="Times New Roman" w:hAnsi="Times New Roman" w:eastAsia="宋体"/>
                  <w:b w:val="0"/>
                  <w:sz w:val="18"/>
                </w:rPr>
                <w:t>2189.46</w:t>
              </w:r>
            </w:ins>
          </w:p>
        </w:tc>
      </w:tr>
      <w:tr>
        <w:trPr>
          <w:cantSplit/>
          <w:ins w:id="4512"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78" w:author="xh" w:date="2026-10-19T10:08:07+08:00"/>
              </w:rPr>
            </w:pPr>
            <w:ins w:id="4679" w:author="xh" w:date="2026-10-19T10:08:07+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80" w:author="xh" w:date="2026-10-19T10:08:07+08:00"/>
              </w:rPr>
            </w:pPr>
            <w:ins w:id="4681" w:author="xh" w:date="2026-10-19T10:08:07+08:00">
              <w:r>
                <w:rPr>
                  <w:rFonts w:ascii="Times New Roman" w:hAnsi="Times New Roman" w:eastAsia="宋体"/>
                  <w:b w:val="0"/>
                  <w:sz w:val="18"/>
                </w:rPr>
                <w:t>2029</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82" w:author="xh" w:date="2026-10-19T10:08:07+08:00"/>
              </w:rPr>
            </w:pPr>
            <w:ins w:id="4683" w:author="xh" w:date="2026-10-19T10:08:07+08:00">
              <w:r>
                <w:rPr>
                  <w:rFonts w:ascii="Times New Roman" w:hAnsi="Times New Roman" w:eastAsia="宋体"/>
                  <w:b w:val="0"/>
                  <w:sz w:val="18"/>
                </w:rPr>
                <w:t>18.50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84" w:author="xh" w:date="2026-10-19T10:08:07+08:00"/>
              </w:rPr>
            </w:pPr>
            <w:ins w:id="4685" w:author="xh" w:date="2026-10-19T10:08:07+08:00">
              <w:r>
                <w:rPr>
                  <w:rFonts w:ascii="Times New Roman" w:hAnsi="Times New Roman" w:eastAsia="宋体"/>
                  <w:b w:val="0"/>
                  <w:sz w:val="18"/>
                </w:rPr>
                <w:t>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86" w:author="xh" w:date="2026-10-19T10:08:07+08:00"/>
              </w:rPr>
            </w:pPr>
            <w:ins w:id="4687"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88" w:author="xh" w:date="2026-10-19T10:08:07+08:00"/>
              </w:rPr>
            </w:pPr>
            <w:ins w:id="4689" w:author="xh" w:date="2026-10-19T10:08:07+08:00">
              <w:r>
                <w:rPr>
                  <w:rFonts w:ascii="Times New Roman" w:hAnsi="Times New Roman" w:eastAsia="宋体"/>
                  <w:b w:val="0"/>
                  <w:sz w:val="18"/>
                </w:rPr>
                <w:t>9.68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90" w:author="xh" w:date="2026-10-19T10:08:07+08:00"/>
              </w:rPr>
            </w:pPr>
            <w:ins w:id="4691" w:author="xh" w:date="2026-10-19T10:08:07+08:00">
              <w:r>
                <w:rPr>
                  <w:rFonts w:ascii="Times New Roman" w:hAnsi="Times New Roman" w:eastAsia="宋体"/>
                  <w:b w:val="0"/>
                  <w:sz w:val="18"/>
                </w:rPr>
                <w:t>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92" w:author="xh" w:date="2026-10-19T10:08:07+08:00"/>
              </w:rPr>
            </w:pPr>
            <w:ins w:id="4693" w:author="xh" w:date="2026-10-19T10:08:07+08:00">
              <w:r>
                <w:rPr>
                  <w:rFonts w:ascii="Times New Roman" w:hAnsi="Times New Roman" w:eastAsia="宋体"/>
                  <w:b w:val="0"/>
                  <w:sz w:val="18"/>
                </w:rPr>
                <w:t>1828.23</w:t>
              </w:r>
            </w:ins>
          </w:p>
        </w:tc>
      </w:tr>
      <w:tr>
        <w:trPr>
          <w:cantSplit/>
          <w:ins w:id="4513"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94" w:author="xh" w:date="2026-10-19T10:08:07+08:00"/>
              </w:rPr>
            </w:pPr>
            <w:ins w:id="4695" w:author="xh" w:date="2026-10-19T10:08:07+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96" w:author="xh" w:date="2026-10-19T10:08:07+08:00"/>
              </w:rPr>
            </w:pPr>
            <w:ins w:id="4697" w:author="xh" w:date="2026-10-19T10:08:07+08:00">
              <w:r>
                <w:rPr>
                  <w:rFonts w:ascii="Times New Roman" w:hAnsi="Times New Roman" w:eastAsia="宋体"/>
                  <w:b w:val="0"/>
                  <w:sz w:val="18"/>
                </w:rPr>
                <w:t>2030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698" w:author="xh" w:date="2026-10-19T10:08:07+08:00"/>
              </w:rPr>
            </w:pPr>
            <w:ins w:id="4699" w:author="xh" w:date="2026-10-19T10:08:07+08:00">
              <w:r>
                <w:rPr>
                  <w:rFonts w:ascii="Times New Roman" w:hAnsi="Times New Roman" w:eastAsia="宋体"/>
                  <w:b w:val="0"/>
                  <w:sz w:val="18"/>
                </w:rPr>
                <w:t>28.50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00" w:author="xh" w:date="2026-10-19T10:08:07+08:00"/>
              </w:rPr>
            </w:pPr>
            <w:ins w:id="4701" w:author="xh" w:date="2026-10-19T10:08:07+08:00">
              <w:r>
                <w:rPr>
                  <w:rFonts w:ascii="Times New Roman" w:hAnsi="Times New Roman" w:eastAsia="宋体"/>
                  <w:b w:val="0"/>
                  <w:sz w:val="18"/>
                </w:rPr>
                <w:t>100.00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02" w:author="xh" w:date="2026-10-19T10:08:07+08:00"/>
              </w:rPr>
            </w:pPr>
            <w:ins w:id="4703"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04" w:author="xh" w:date="2026-10-19T10:08:07+08:00"/>
              </w:rPr>
            </w:pPr>
            <w:ins w:id="4705" w:author="xh" w:date="2026-10-19T10:08:07+08:00">
              <w:r>
                <w:rPr>
                  <w:rFonts w:ascii="Times New Roman" w:hAnsi="Times New Roman" w:eastAsia="宋体"/>
                  <w:b w:val="0"/>
                  <w:sz w:val="18"/>
                </w:rPr>
                <w:t>17.20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06" w:author="xh" w:date="2026-10-19T10:08:07+08:00"/>
              </w:rPr>
            </w:pPr>
            <w:ins w:id="4707" w:author="xh" w:date="2026-10-19T10:08:07+08:00">
              <w:r>
                <w:rPr>
                  <w:rFonts w:ascii="Times New Roman" w:hAnsi="Times New Roman" w:eastAsia="宋体"/>
                  <w:b w:val="0"/>
                  <w:sz w:val="18"/>
                </w:rPr>
                <w:t>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08" w:author="xh" w:date="2026-10-19T10:08:07+08:00"/>
              </w:rPr>
            </w:pPr>
            <w:ins w:id="4709" w:author="xh" w:date="2026-10-19T10:08:07+08:00">
              <w:r>
                <w:rPr>
                  <w:rFonts w:ascii="Times New Roman" w:hAnsi="Times New Roman" w:eastAsia="宋体"/>
                  <w:b w:val="0"/>
                  <w:sz w:val="18"/>
                </w:rPr>
                <w:t>2805.77</w:t>
              </w:r>
            </w:ins>
          </w:p>
        </w:tc>
      </w:tr>
      <w:tr>
        <w:trPr>
          <w:cantSplit/>
          <w:ins w:id="4514"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10" w:author="xh" w:date="2026-10-19T10:08:07+08:00"/>
              </w:rPr>
            </w:pPr>
            <w:ins w:id="4711" w:author="xh" w:date="2026-10-19T10:08:07+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12" w:author="xh" w:date="2026-10-19T10:08:07+08:00"/>
              </w:rPr>
            </w:pPr>
            <w:ins w:id="4713" w:author="xh" w:date="2026-10-19T10:08:07+08:00">
              <w:r>
                <w:rPr>
                  <w:rFonts w:ascii="Times New Roman" w:hAnsi="Times New Roman" w:eastAsia="宋体"/>
                  <w:b w:val="0"/>
                  <w:sz w:val="18"/>
                </w:rPr>
                <w:t>2031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14" w:author="xh" w:date="2026-10-19T10:08:07+08:00"/>
              </w:rPr>
            </w:pPr>
            <w:ins w:id="4715" w:author="xh" w:date="2026-10-19T10:08:07+08:00">
              <w:r>
                <w:rPr>
                  <w:rFonts w:ascii="Times New Roman" w:hAnsi="Times New Roman" w:eastAsia="宋体"/>
                  <w:b w:val="0"/>
                  <w:sz w:val="18"/>
                </w:rPr>
                <w:t>61.50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16" w:author="xh" w:date="2026-10-19T10:08:07+08:00"/>
              </w:rPr>
            </w:pPr>
            <w:ins w:id="4717" w:author="xh" w:date="2026-10-19T10:08:07+08:00">
              <w:r>
                <w:rPr>
                  <w:rFonts w:ascii="Times New Roman" w:hAnsi="Times New Roman" w:eastAsia="宋体"/>
                  <w:b w:val="0"/>
                  <w:sz w:val="18"/>
                </w:rPr>
                <w:t>81.50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18" w:author="xh" w:date="2026-10-19T10:08:07+08:00"/>
              </w:rPr>
            </w:pPr>
            <w:ins w:id="4719" w:author="xh" w:date="2026-10-19T10:08:07+08:00">
              <w:r>
                <w:rPr>
                  <w:rFonts w:ascii="Times New Roman" w:hAnsi="Times New Roman" w:eastAsia="宋体"/>
                  <w:b w:val="0"/>
                  <w:sz w:val="18"/>
                </w:rPr>
                <w:t>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20" w:author="xh" w:date="2026-10-19T10:08:07+08:00"/>
              </w:rPr>
            </w:pPr>
            <w:ins w:id="4721" w:author="xh" w:date="2026-10-19T10:08:07+08:00">
              <w:r>
                <w:rPr>
                  <w:rFonts w:ascii="Times New Roman" w:hAnsi="Times New Roman" w:eastAsia="宋体"/>
                  <w:b w:val="0"/>
                  <w:sz w:val="18"/>
                </w:rPr>
                <w:t>37.20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22" w:author="xh" w:date="2026-10-19T10:08:07+08:00"/>
              </w:rPr>
            </w:pPr>
            <w:ins w:id="4723" w:author="xh" w:date="2026-10-19T10:08:07+08:00">
              <w:r>
                <w:rPr>
                  <w:rFonts w:ascii="Times New Roman" w:hAnsi="Times New Roman" w:eastAsia="宋体"/>
                  <w:b w:val="0"/>
                  <w:sz w:val="18"/>
                </w:rPr>
                <w:t>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24" w:author="xh" w:date="2026-10-19T10:08:07+08:00"/>
              </w:rPr>
            </w:pPr>
            <w:ins w:id="4725" w:author="xh" w:date="2026-10-19T10:08:07+08:00">
              <w:r>
                <w:rPr>
                  <w:rFonts w:ascii="Times New Roman" w:hAnsi="Times New Roman" w:eastAsia="宋体"/>
                  <w:b w:val="0"/>
                  <w:sz w:val="18"/>
                </w:rPr>
                <w:t>4423.94</w:t>
              </w:r>
            </w:ins>
          </w:p>
        </w:tc>
      </w:tr>
      <w:tr>
        <w:trPr>
          <w:cantSplit/>
          <w:ins w:id="4515"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26" w:author="xh" w:date="2026-10-19T10:08:07+08:00"/>
              </w:rPr>
            </w:pPr>
            <w:ins w:id="4727" w:author="xh" w:date="2026-10-19T10:08:07+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28" w:author="xh" w:date="2026-10-19T10:08:07+08:00"/>
              </w:rPr>
            </w:pPr>
            <w:ins w:id="4729" w:author="xh" w:date="2026-10-19T10:08:07+08:00">
              <w:r>
                <w:rPr>
                  <w:rFonts w:ascii="Times New Roman" w:hAnsi="Times New Roman" w:eastAsia="宋体"/>
                  <w:b w:val="0"/>
                  <w:sz w:val="18"/>
                </w:rPr>
                <w:t>2032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30" w:author="xh" w:date="2026-10-19T10:08:07+08:00"/>
              </w:rPr>
            </w:pPr>
            <w:ins w:id="4731" w:author="xh" w:date="2026-10-19T10:08:07+08:00">
              <w:r>
                <w:rPr>
                  <w:rFonts w:ascii="Times New Roman" w:hAnsi="Times New Roman" w:eastAsia="宋体"/>
                  <w:b w:val="0"/>
                  <w:sz w:val="18"/>
                </w:rPr>
                <w:t>115.50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32" w:author="xh" w:date="2026-10-19T10:08:07+08:00"/>
              </w:rPr>
            </w:pPr>
            <w:ins w:id="4733" w:author="xh" w:date="2026-10-19T10:08:07+08:00">
              <w:r>
                <w:rPr>
                  <w:rFonts w:ascii="Times New Roman" w:hAnsi="Times New Roman" w:eastAsia="宋体"/>
                  <w:b w:val="0"/>
                  <w:sz w:val="18"/>
                </w:rPr>
                <w:t>250.00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34" w:author="xh" w:date="2026-10-19T10:08:07+08:00"/>
              </w:rPr>
            </w:pPr>
            <w:ins w:id="4735" w:author="xh" w:date="2026-10-19T10:08:07+08:00">
              <w:r>
                <w:rPr>
                  <w:rFonts w:ascii="Times New Roman" w:hAnsi="Times New Roman" w:eastAsia="宋体"/>
                  <w:b w:val="0"/>
                  <w:sz w:val="18"/>
                </w:rPr>
                <w:t>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36" w:author="xh" w:date="2026-10-19T10:08:07+08:00"/>
              </w:rPr>
            </w:pPr>
            <w:ins w:id="4737" w:author="xh" w:date="2026-10-19T10:08:07+08:00">
              <w:r>
                <w:rPr>
                  <w:rFonts w:ascii="Times New Roman" w:hAnsi="Times New Roman" w:eastAsia="宋体"/>
                  <w:b w:val="0"/>
                  <w:sz w:val="18"/>
                </w:rPr>
                <w:t>81.06</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38" w:author="xh" w:date="2026-10-19T10:08:07+08:00"/>
              </w:rPr>
            </w:pPr>
            <w:ins w:id="4739" w:author="xh" w:date="2026-10-19T10:08:07+08:00">
              <w:r>
                <w:rPr>
                  <w:rFonts w:ascii="Times New Roman" w:hAnsi="Times New Roman" w:eastAsia="宋体"/>
                  <w:b w:val="0"/>
                  <w:sz w:val="18"/>
                </w:rPr>
                <w:t>7</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40" w:author="xh" w:date="2026-10-19T10:08:07+08:00"/>
              </w:rPr>
            </w:pPr>
            <w:ins w:id="4741" w:author="xh" w:date="2026-10-19T10:08:07+08:00">
              <w:r>
                <w:rPr>
                  <w:rFonts w:ascii="Times New Roman" w:hAnsi="Times New Roman" w:eastAsia="宋体"/>
                  <w:b w:val="0"/>
                  <w:sz w:val="18"/>
                </w:rPr>
                <w:t>8649.97</w:t>
              </w:r>
            </w:ins>
          </w:p>
        </w:tc>
      </w:tr>
      <w:tr>
        <w:trPr>
          <w:cantSplit/>
          <w:ins w:id="4516"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42" w:author="xh" w:date="2026-10-19T10:08:07+08:00"/>
              </w:rPr>
            </w:pPr>
            <w:ins w:id="4743" w:author="xh" w:date="2026-10-19T10:08:07+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44" w:author="xh" w:date="2026-10-19T10:08:07+08:00"/>
              </w:rPr>
            </w:pPr>
            <w:ins w:id="4745" w:author="xh" w:date="2026-10-19T10:08:07+08:00">
              <w:r>
                <w:rPr>
                  <w:rFonts w:ascii="Times New Roman" w:hAnsi="Times New Roman" w:eastAsia="宋体"/>
                  <w:b w:val="0"/>
                  <w:sz w:val="18"/>
                </w:rPr>
                <w:t>2033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46" w:author="xh" w:date="2026-10-19T10:08:07+08:00"/>
              </w:rPr>
            </w:pPr>
            <w:ins w:id="4747" w:author="xh" w:date="2026-10-19T10:08:07+08:00">
              <w:r>
                <w:rPr>
                  <w:rFonts w:ascii="Times New Roman" w:hAnsi="Times New Roman" w:eastAsia="宋体"/>
                  <w:b w:val="0"/>
                  <w:sz w:val="18"/>
                </w:rPr>
                <w:t>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48" w:author="xh" w:date="2026-10-19T10:08:07+08:00"/>
              </w:rPr>
            </w:pPr>
            <w:ins w:id="4749" w:author="xh" w:date="2026-10-19T10:08:07+08:00">
              <w:r>
                <w:rPr>
                  <w:rFonts w:ascii="Times New Roman" w:hAnsi="Times New Roman" w:eastAsia="宋体"/>
                  <w:b w:val="0"/>
                  <w:sz w:val="18"/>
                </w:rPr>
                <w:t>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50" w:author="xh" w:date="2026-10-19T10:08:07+08:00"/>
              </w:rPr>
            </w:pPr>
            <w:ins w:id="4751" w:author="xh" w:date="2026-10-19T10:08:07+08:00">
              <w:r>
                <w:rPr>
                  <w:rFonts w:ascii="Times New Roman" w:hAnsi="Times New Roman" w:eastAsia="宋体"/>
                  <w:b w:val="0"/>
                  <w:sz w:val="18"/>
                </w:rPr>
                <w:t>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52" w:author="xh" w:date="2026-10-19T10:08:07+08:00"/>
              </w:rPr>
            </w:pPr>
            <w:ins w:id="4753" w:author="xh" w:date="2026-10-19T10:08:07+08:00">
              <w:r>
                <w:rPr>
                  <w:rFonts w:ascii="Times New Roman" w:hAnsi="Times New Roman" w:eastAsia="宋体"/>
                  <w:b w:val="0"/>
                  <w:sz w:val="18"/>
                </w:rPr>
                <w:t>110.08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54" w:author="xh" w:date="2026-10-19T10:08:07+08:00"/>
              </w:rPr>
            </w:pPr>
            <w:ins w:id="4755" w:author="xh" w:date="2026-10-19T10:08:07+08:00">
              <w:r>
                <w:rPr>
                  <w:rFonts w:ascii="Times New Roman" w:hAnsi="Times New Roman" w:eastAsia="宋体"/>
                  <w:b w:val="0"/>
                  <w:sz w:val="18"/>
                </w:rPr>
                <w:t>11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56" w:author="xh" w:date="2026-10-19T10:08:07+08:00"/>
              </w:rPr>
            </w:pPr>
            <w:ins w:id="4757" w:author="xh" w:date="2026-10-19T10:08:07+08:00">
              <w:r>
                <w:rPr>
                  <w:rFonts w:ascii="Times New Roman" w:hAnsi="Times New Roman" w:eastAsia="宋体"/>
                  <w:b w:val="0"/>
                  <w:sz w:val="18"/>
                </w:rPr>
                <w:t>7916.60</w:t>
              </w:r>
            </w:ins>
          </w:p>
        </w:tc>
      </w:tr>
      <w:tr>
        <w:trPr>
          <w:cantSplit/>
          <w:ins w:id="4517"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58" w:author="xh" w:date="2026-10-19T10:08:07+08:00"/>
              </w:rPr>
            </w:pPr>
            <w:ins w:id="4759" w:author="xh" w:date="2026-10-19T10:08:07+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60" w:author="xh" w:date="2026-10-19T10:08:07+08:00"/>
              </w:rPr>
            </w:pPr>
            <w:ins w:id="4761" w:author="xh" w:date="2026-10-19T10:08:07+08:00">
              <w:r>
                <w:rPr>
                  <w:rFonts w:ascii="Times New Roman" w:hAnsi="Times New Roman" w:eastAsia="宋体"/>
                  <w:b w:val="0"/>
                  <w:sz w:val="18"/>
                </w:rPr>
                <w:t>2034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62" w:author="xh" w:date="2026-10-19T10:08:07+08:00"/>
              </w:rPr>
            </w:pPr>
            <w:ins w:id="4763" w:author="xh" w:date="2026-10-19T10:08:07+08:00">
              <w:r>
                <w:rPr>
                  <w:rFonts w:ascii="Times New Roman" w:hAnsi="Times New Roman" w:eastAsia="宋体"/>
                  <w:b w:val="0"/>
                  <w:sz w:val="18"/>
                </w:rPr>
                <w:t>237.00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64" w:author="xh" w:date="2026-10-19T10:08:07+08:00"/>
              </w:rPr>
            </w:pPr>
            <w:ins w:id="4765" w:author="xh" w:date="2026-10-19T10:08:07+08:00">
              <w:r>
                <w:rPr>
                  <w:rFonts w:ascii="Times New Roman" w:hAnsi="Times New Roman" w:eastAsia="宋体"/>
                  <w:b w:val="0"/>
                  <w:sz w:val="18"/>
                </w:rPr>
                <w:t>300.00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66" w:author="xh" w:date="2026-10-19T10:08:07+08:00"/>
              </w:rPr>
            </w:pPr>
            <w:ins w:id="4767" w:author="xh" w:date="2026-10-19T10:08:07+08:00">
              <w:r>
                <w:rPr>
                  <w:rFonts w:ascii="Times New Roman" w:hAnsi="Times New Roman" w:eastAsia="宋体"/>
                  <w:b w:val="0"/>
                  <w:sz w:val="18"/>
                </w:rPr>
                <w:t>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68" w:author="xh" w:date="2026-10-19T10:08:07+08:00"/>
              </w:rPr>
            </w:pPr>
            <w:ins w:id="4769" w:author="xh" w:date="2026-10-19T10:08:07+08:00">
              <w:r>
                <w:rPr>
                  <w:rFonts w:ascii="Times New Roman" w:hAnsi="Times New Roman" w:eastAsia="宋体"/>
                  <w:b w:val="0"/>
                  <w:sz w:val="18"/>
                </w:rPr>
                <w:t>94.60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70" w:author="xh" w:date="2026-10-19T10:08:07+08:00"/>
              </w:rPr>
            </w:pPr>
            <w:ins w:id="4771" w:author="xh" w:date="2026-10-19T10:08:07+08:00">
              <w:r>
                <w:rPr>
                  <w:rFonts w:ascii="Times New Roman" w:hAnsi="Times New Roman" w:eastAsia="宋体"/>
                  <w:b w:val="0"/>
                  <w:sz w:val="18"/>
                </w:rPr>
                <w:t>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72" w:author="xh" w:date="2026-10-19T10:08:07+08:00"/>
              </w:rPr>
            </w:pPr>
            <w:ins w:id="4773" w:author="xh" w:date="2026-10-19T10:08:07+08:00">
              <w:r>
                <w:rPr>
                  <w:rFonts w:ascii="Times New Roman" w:hAnsi="Times New Roman" w:eastAsia="宋体"/>
                  <w:b w:val="0"/>
                  <w:sz w:val="18"/>
                </w:rPr>
                <w:t>8994.23</w:t>
              </w:r>
            </w:ins>
          </w:p>
        </w:tc>
      </w:tr>
      <w:tr>
        <w:trPr>
          <w:cantSplit/>
          <w:ins w:id="4518"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74" w:author="xh" w:date="2026-10-19T10:08:07+08:00"/>
              </w:rPr>
            </w:pPr>
            <w:ins w:id="4775" w:author="xh" w:date="2026-10-19T10:08:07+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76" w:author="xh" w:date="2026-10-19T10:08:07+08:00"/>
              </w:rPr>
            </w:pPr>
            <w:ins w:id="4777" w:author="xh" w:date="2026-10-19T10:08:07+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78" w:author="xh" w:date="2026-10-19T10:08:07+08:00"/>
              </w:rPr>
            </w:pPr>
            <w:ins w:id="4779" w:author="xh" w:date="2026-10-19T10:08:07+08:00">
              <w:r>
                <w:rPr>
                  <w:rFonts w:ascii="Times New Roman" w:hAnsi="Times New Roman" w:eastAsia="宋体"/>
                  <w:b w:val="0"/>
                  <w:sz w:val="18"/>
                </w:rPr>
                <w:t>88.50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80" w:author="xh" w:date="2026-10-19T10:08:07+08:00"/>
              </w:rPr>
            </w:pPr>
            <w:ins w:id="4781" w:author="xh" w:date="2026-10-19T10:08:07+08:00">
              <w:r>
                <w:rPr>
                  <w:rFonts w:ascii="Times New Roman" w:hAnsi="Times New Roman" w:eastAsia="宋体"/>
                  <w:b w:val="0"/>
                  <w:sz w:val="18"/>
                </w:rPr>
                <w:t>200.00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82" w:author="xh" w:date="2026-10-19T10:08:07+08:00"/>
              </w:rPr>
            </w:pPr>
            <w:ins w:id="4783" w:author="xh" w:date="2026-10-19T10:08:07+08:00">
              <w:r>
                <w:rPr>
                  <w:rFonts w:ascii="Times New Roman" w:hAnsi="Times New Roman" w:eastAsia="宋体"/>
                  <w:b w:val="0"/>
                  <w:sz w:val="18"/>
                </w:rPr>
                <w:t>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84" w:author="xh" w:date="2026-10-19T10:08:07+08:00"/>
              </w:rPr>
            </w:pPr>
            <w:ins w:id="4785" w:author="xh" w:date="2026-10-19T10:08:07+08:00">
              <w:r>
                <w:rPr>
                  <w:rFonts w:ascii="Times New Roman" w:hAnsi="Times New Roman" w:eastAsia="宋体"/>
                  <w:b w:val="0"/>
                  <w:sz w:val="18"/>
                </w:rPr>
                <w:t>91.38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86" w:author="xh" w:date="2026-10-19T10:08:07+08:00"/>
              </w:rPr>
            </w:pPr>
            <w:ins w:id="4787" w:author="xh" w:date="2026-10-19T10:08:07+08:00">
              <w:r>
                <w:rPr>
                  <w:rFonts w:ascii="Times New Roman" w:hAnsi="Times New Roman" w:eastAsia="宋体"/>
                  <w:b w:val="0"/>
                  <w:sz w:val="18"/>
                </w:rPr>
                <w:t>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88" w:author="xh" w:date="2026-10-19T10:08:07+08:00"/>
              </w:rPr>
            </w:pPr>
            <w:ins w:id="4789" w:author="xh" w:date="2026-10-19T10:08:07+08:00">
              <w:r>
                <w:rPr>
                  <w:rFonts w:ascii="Times New Roman" w:hAnsi="Times New Roman" w:eastAsia="宋体"/>
                  <w:b w:val="0"/>
                  <w:sz w:val="18"/>
                </w:rPr>
                <w:t>6833.63</w:t>
              </w:r>
            </w:ins>
          </w:p>
        </w:tc>
      </w:tr>
      <w:tr>
        <w:trPr>
          <w:cantSplit/>
          <w:ins w:id="4519"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90" w:author="xh" w:date="2026-10-19T10:08:07+08:00"/>
              </w:rPr>
            </w:pPr>
            <w:ins w:id="4791" w:author="xh" w:date="2026-10-19T10:08:07+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92" w:author="xh" w:date="2026-10-19T10:08:07+08:00"/>
              </w:rPr>
            </w:pPr>
            <w:ins w:id="4793" w:author="xh" w:date="2026-10-19T10:08:07+08:00">
              <w:r>
                <w:rPr>
                  <w:rFonts w:ascii="Times New Roman" w:hAnsi="Times New Roman" w:eastAsia="宋体"/>
                  <w:b w:val="0"/>
                  <w:sz w:val="18"/>
                </w:rPr>
                <w:t>2021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94" w:author="xh" w:date="2026-10-19T10:08:07+08:00"/>
              </w:rPr>
            </w:pPr>
            <w:ins w:id="4795"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96" w:author="xh" w:date="2026-10-19T10:08:07+08:00"/>
              </w:rPr>
            </w:pPr>
            <w:ins w:id="4797"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798" w:author="xh" w:date="2026-10-19T10:08:07+08:00"/>
              </w:rPr>
            </w:pPr>
            <w:ins w:id="4799"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00" w:author="xh" w:date="2026-10-19T10:08:07+08:00"/>
              </w:rPr>
            </w:pPr>
            <w:ins w:id="4801"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02" w:author="xh" w:date="2026-10-19T10:08:07+08:00"/>
              </w:rPr>
            </w:pPr>
            <w:ins w:id="4803"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04" w:author="xh" w:date="2026-10-19T10:08:07+08:00"/>
              </w:rPr>
            </w:pPr>
            <w:ins w:id="4805" w:author="xh" w:date="2026-10-19T10:08:07+08:00">
              <w:r>
                <w:rPr>
                  <w:rFonts w:ascii="Times New Roman" w:hAnsi="Times New Roman" w:eastAsia="宋体"/>
                  <w:b w:val="0"/>
                  <w:sz w:val="18"/>
                </w:rPr>
                <w:t>0.00</w:t>
              </w:r>
            </w:ins>
          </w:p>
        </w:tc>
      </w:tr>
      <w:tr>
        <w:trPr>
          <w:cantSplit/>
          <w:ins w:id="4520"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06" w:author="xh" w:date="2026-10-19T10:08:07+08:00"/>
              </w:rPr>
            </w:pPr>
            <w:ins w:id="4807" w:author="xh" w:date="2026-10-19T10:08:07+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08" w:author="xh" w:date="2026-10-19T10:08:07+08:00"/>
              </w:rPr>
            </w:pPr>
            <w:ins w:id="4809" w:author="xh" w:date="2026-10-19T10:08:07+08:00">
              <w:r>
                <w:rPr>
                  <w:rFonts w:ascii="Times New Roman" w:hAnsi="Times New Roman" w:eastAsia="宋体"/>
                  <w:b w:val="0"/>
                  <w:sz w:val="18"/>
                </w:rPr>
                <w:t>2022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10" w:author="xh" w:date="2026-10-19T10:08:07+08:00"/>
              </w:rPr>
            </w:pPr>
            <w:ins w:id="4811" w:author="xh" w:date="2026-10-19T10:08:07+08:00">
              <w:r>
                <w:rPr>
                  <w:rFonts w:ascii="Times New Roman" w:hAnsi="Times New Roman" w:eastAsia="宋体"/>
                  <w:b w:val="0"/>
                  <w:sz w:val="18"/>
                </w:rPr>
                <w:t>41.50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12" w:author="xh" w:date="2026-10-19T10:08:07+08:00"/>
              </w:rPr>
            </w:pPr>
            <w:ins w:id="4813" w:author="xh" w:date="2026-10-19T10:08:07+08:00">
              <w:r>
                <w:rPr>
                  <w:rFonts w:ascii="Times New Roman" w:hAnsi="Times New Roman" w:eastAsia="宋体"/>
                  <w:b w:val="0"/>
                  <w:sz w:val="18"/>
                </w:rPr>
                <w:t>113.00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14" w:author="xh" w:date="2026-10-19T10:08:07+08:00"/>
              </w:rPr>
            </w:pPr>
            <w:ins w:id="4815"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16" w:author="xh" w:date="2026-10-19T10:08:07+08:00"/>
              </w:rPr>
            </w:pPr>
            <w:ins w:id="4817"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18" w:author="xh" w:date="2026-10-19T10:08:07+08:00"/>
              </w:rPr>
            </w:pPr>
            <w:ins w:id="4819"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20" w:author="xh" w:date="2026-10-19T10:08:07+08:00"/>
              </w:rPr>
            </w:pPr>
            <w:ins w:id="4821" w:author="xh" w:date="2026-10-19T10:08:07+08:00">
              <w:r>
                <w:rPr>
                  <w:rFonts w:ascii="Times New Roman" w:hAnsi="Times New Roman" w:eastAsia="宋体"/>
                  <w:b w:val="0"/>
                  <w:sz w:val="18"/>
                </w:rPr>
                <w:t>2594.77</w:t>
              </w:r>
            </w:ins>
          </w:p>
        </w:tc>
      </w:tr>
      <w:tr>
        <w:trPr>
          <w:cantSplit/>
          <w:ins w:id="4521"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22" w:author="xh" w:date="2026-10-19T10:08:07+08:00"/>
              </w:rPr>
            </w:pPr>
            <w:ins w:id="4823" w:author="xh" w:date="2026-10-19T10:08:07+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24" w:author="xh" w:date="2026-10-19T10:08:07+08:00"/>
              </w:rPr>
            </w:pPr>
            <w:ins w:id="4825" w:author="xh" w:date="2026-10-19T10:08:07+08:00">
              <w:r>
                <w:rPr>
                  <w:rFonts w:ascii="Times New Roman" w:hAnsi="Times New Roman" w:eastAsia="宋体"/>
                  <w:b w:val="0"/>
                  <w:sz w:val="18"/>
                </w:rPr>
                <w:t>2023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26" w:author="xh" w:date="2026-10-19T10:08:07+08:00"/>
              </w:rPr>
            </w:pPr>
            <w:ins w:id="4827"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28" w:author="xh" w:date="2026-10-19T10:08:07+08:00"/>
              </w:rPr>
            </w:pPr>
            <w:ins w:id="4829"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30" w:author="xh" w:date="2026-10-19T10:08:07+08:00"/>
              </w:rPr>
            </w:pPr>
            <w:ins w:id="4831"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32" w:author="xh" w:date="2026-10-19T10:08:07+08:00"/>
              </w:rPr>
            </w:pPr>
            <w:ins w:id="4833"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34" w:author="xh" w:date="2026-10-19T10:08:07+08:00"/>
              </w:rPr>
            </w:pPr>
            <w:ins w:id="4835"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36" w:author="xh" w:date="2026-10-19T10:08:07+08:00"/>
              </w:rPr>
            </w:pPr>
            <w:ins w:id="4837" w:author="xh" w:date="2026-10-19T10:08:07+08:00">
              <w:r>
                <w:rPr>
                  <w:rFonts w:ascii="Times New Roman" w:hAnsi="Times New Roman" w:eastAsia="宋体"/>
                  <w:b w:val="0"/>
                  <w:sz w:val="18"/>
                </w:rPr>
                <w:t>0.00</w:t>
              </w:r>
            </w:ins>
          </w:p>
        </w:tc>
      </w:tr>
      <w:tr>
        <w:trPr>
          <w:cantSplit/>
          <w:ins w:id="4522"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38" w:author="xh" w:date="2026-10-19T10:08:07+08:00"/>
              </w:rPr>
            </w:pPr>
            <w:ins w:id="4839" w:author="xh" w:date="2026-10-19T10:08:07+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40" w:author="xh" w:date="2026-10-19T10:08:07+08:00"/>
              </w:rPr>
            </w:pPr>
            <w:ins w:id="4841" w:author="xh" w:date="2026-10-19T10:08:07+08:00">
              <w:r>
                <w:rPr>
                  <w:rFonts w:ascii="Times New Roman" w:hAnsi="Times New Roman" w:eastAsia="宋体"/>
                  <w:b w:val="0"/>
                  <w:sz w:val="18"/>
                </w:rPr>
                <w:t>2024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42" w:author="xh" w:date="2026-10-19T10:08:07+08:00"/>
              </w:rPr>
            </w:pPr>
            <w:ins w:id="4843"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44" w:author="xh" w:date="2026-10-19T10:08:07+08:00"/>
              </w:rPr>
            </w:pPr>
            <w:ins w:id="4845"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46" w:author="xh" w:date="2026-10-19T10:08:07+08:00"/>
              </w:rPr>
            </w:pPr>
            <w:ins w:id="4847"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48" w:author="xh" w:date="2026-10-19T10:08:07+08:00"/>
              </w:rPr>
            </w:pPr>
            <w:ins w:id="4849"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50" w:author="xh" w:date="2026-10-19T10:08:07+08:00"/>
              </w:rPr>
            </w:pPr>
            <w:ins w:id="4851"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52" w:author="xh" w:date="2026-10-19T10:08:07+08:00"/>
              </w:rPr>
            </w:pPr>
            <w:ins w:id="4853" w:author="xh" w:date="2026-10-19T10:08:07+08:00">
              <w:r>
                <w:rPr>
                  <w:rFonts w:ascii="Times New Roman" w:hAnsi="Times New Roman" w:eastAsia="宋体"/>
                  <w:b w:val="0"/>
                  <w:sz w:val="18"/>
                </w:rPr>
                <w:t>0.00</w:t>
              </w:r>
            </w:ins>
          </w:p>
        </w:tc>
      </w:tr>
      <w:tr>
        <w:trPr>
          <w:cantSplit/>
          <w:ins w:id="4523"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54" w:author="xh" w:date="2026-10-19T10:08:07+08:00"/>
              </w:rPr>
            </w:pPr>
            <w:ins w:id="4855" w:author="xh" w:date="2026-10-19T10:08:07+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56" w:author="xh" w:date="2026-10-19T10:08:07+08:00"/>
              </w:rPr>
            </w:pPr>
            <w:ins w:id="4857" w:author="xh" w:date="2026-10-19T10:08:07+08:00">
              <w:r>
                <w:rPr>
                  <w:rFonts w:ascii="Times New Roman" w:hAnsi="Times New Roman" w:eastAsia="宋体"/>
                  <w:b w:val="0"/>
                  <w:sz w:val="18"/>
                </w:rPr>
                <w:t>2025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58" w:author="xh" w:date="2026-10-19T10:08:07+08:00"/>
              </w:rPr>
            </w:pPr>
            <w:ins w:id="4859" w:author="xh" w:date="2026-10-19T10:08:07+08:00">
              <w:r>
                <w:rPr>
                  <w:rFonts w:ascii="Times New Roman" w:hAnsi="Times New Roman" w:eastAsia="宋体"/>
                  <w:b w:val="0"/>
                  <w:sz w:val="18"/>
                </w:rPr>
                <w:t>23.00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60" w:author="xh" w:date="2026-10-19T10:08:07+08:00"/>
              </w:rPr>
            </w:pPr>
            <w:ins w:id="4861" w:author="xh" w:date="2026-10-19T10:08:07+08:00">
              <w:r>
                <w:rPr>
                  <w:rFonts w:ascii="Times New Roman" w:hAnsi="Times New Roman" w:eastAsia="宋体"/>
                  <w:b w:val="0"/>
                  <w:sz w:val="18"/>
                </w:rPr>
                <w:t>63.00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62" w:author="xh" w:date="2026-10-19T10:08:07+08:00"/>
              </w:rPr>
            </w:pPr>
            <w:ins w:id="4863"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64" w:author="xh" w:date="2026-10-19T10:08:07+08:00"/>
              </w:rPr>
            </w:pPr>
            <w:ins w:id="4865" w:author="xh" w:date="2026-10-19T10:08:0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66" w:author="xh" w:date="2026-10-19T10:08:07+08:00"/>
              </w:rPr>
            </w:pPr>
            <w:ins w:id="4867" w:author="xh" w:date="2026-10-19T10:08:07+08:00">
              <w:r>
                <w:rPr>
                  <w:rFonts w:ascii="Times New Roman" w:hAnsi="Times New Roman" w:eastAsia="宋体"/>
                  <w:b w:val="0"/>
                  <w:sz w:val="18"/>
                </w:rPr>
                <w:t>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68" w:author="xh" w:date="2026-10-19T10:08:07+08:00"/>
              </w:rPr>
            </w:pPr>
            <w:ins w:id="4869" w:author="xh" w:date="2026-10-19T10:08:07+08:00">
              <w:r>
                <w:rPr>
                  <w:rFonts w:ascii="Times New Roman" w:hAnsi="Times New Roman" w:eastAsia="宋体"/>
                  <w:b w:val="0"/>
                  <w:sz w:val="18"/>
                </w:rPr>
                <w:t>1550.95</w:t>
              </w:r>
            </w:ins>
          </w:p>
        </w:tc>
      </w:tr>
      <w:tr>
        <w:trPr>
          <w:cantSplit/>
          <w:ins w:id="4524"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70" w:author="xh" w:date="2026-10-19T10:08:07+08:00"/>
              </w:rPr>
            </w:pPr>
            <w:ins w:id="4871" w:author="xh" w:date="2026-10-19T10:08:07+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72" w:author="xh" w:date="2026-10-19T10:08:07+08:00"/>
              </w:rPr>
            </w:pPr>
            <w:ins w:id="4873" w:author="xh" w:date="2026-10-19T10:08:07+08:00">
              <w:r>
                <w:rPr>
                  <w:rFonts w:ascii="Times New Roman" w:hAnsi="Times New Roman" w:eastAsia="宋体"/>
                  <w:b w:val="0"/>
                  <w:sz w:val="18"/>
                </w:rPr>
                <w:t>2026</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74" w:author="xh" w:date="2026-10-19T10:08:07+08:00"/>
              </w:rPr>
            </w:pPr>
            <w:ins w:id="4875" w:author="xh" w:date="2026-10-19T10:08:07+08:00">
              <w:r>
                <w:rPr>
                  <w:rFonts w:ascii="Times New Roman" w:hAnsi="Times New Roman" w:eastAsia="宋体"/>
                  <w:b w:val="0"/>
                  <w:sz w:val="18"/>
                </w:rPr>
                <w:t>28.50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76" w:author="xh" w:date="2026-10-19T10:08:07+08:00"/>
              </w:rPr>
            </w:pPr>
            <w:ins w:id="4877" w:author="xh" w:date="2026-10-19T10:08:07+08:00">
              <w:r>
                <w:rPr>
                  <w:rFonts w:ascii="Times New Roman" w:hAnsi="Times New Roman" w:eastAsia="宋体"/>
                  <w:b w:val="0"/>
                  <w:sz w:val="18"/>
                </w:rPr>
                <w:t>100.00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78" w:author="xh" w:date="2026-10-19T10:08:07+08:00"/>
              </w:rPr>
            </w:pPr>
            <w:ins w:id="4879"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80" w:author="xh" w:date="2026-10-19T10:08:07+08:00"/>
              </w:rPr>
            </w:pPr>
            <w:ins w:id="4881" w:author="xh" w:date="2026-10-19T10:08:07+08:00">
              <w:r>
                <w:rPr>
                  <w:rFonts w:ascii="Times New Roman" w:hAnsi="Times New Roman" w:eastAsia="宋体"/>
                  <w:b w:val="0"/>
                  <w:sz w:val="18"/>
                </w:rPr>
                <w:t>10.54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82" w:author="xh" w:date="2026-10-19T10:08:07+08:00"/>
              </w:rPr>
            </w:pPr>
            <w:ins w:id="4883"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84" w:author="xh" w:date="2026-10-19T10:08:07+08:00"/>
              </w:rPr>
            </w:pPr>
            <w:ins w:id="4885" w:author="xh" w:date="2026-10-19T10:08:07+08:00">
              <w:r>
                <w:rPr>
                  <w:rFonts w:ascii="Times New Roman" w:hAnsi="Times New Roman" w:eastAsia="宋体"/>
                  <w:b w:val="0"/>
                  <w:sz w:val="18"/>
                </w:rPr>
                <w:t>2738.77</w:t>
              </w:r>
            </w:ins>
          </w:p>
        </w:tc>
      </w:tr>
      <w:tr>
        <w:trPr>
          <w:cantSplit/>
          <w:ins w:id="4525"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86" w:author="xh" w:date="2026-10-19T10:08:07+08:00"/>
              </w:rPr>
            </w:pPr>
            <w:ins w:id="4887" w:author="xh" w:date="2026-10-19T10:08:07+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88" w:author="xh" w:date="2026-10-19T10:08:07+08:00"/>
              </w:rPr>
            </w:pPr>
            <w:ins w:id="4889" w:author="xh" w:date="2026-10-19T10:08:07+08:00">
              <w:r>
                <w:rPr>
                  <w:rFonts w:ascii="Times New Roman" w:hAnsi="Times New Roman" w:eastAsia="宋体"/>
                  <w:b w:val="0"/>
                  <w:sz w:val="18"/>
                </w:rPr>
                <w:t>2027</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90" w:author="xh" w:date="2026-10-19T10:08:07+08:00"/>
              </w:rPr>
            </w:pPr>
            <w:ins w:id="4891" w:author="xh" w:date="2026-10-19T10:08:07+08:00">
              <w:r>
                <w:rPr>
                  <w:rFonts w:ascii="Times New Roman" w:hAnsi="Times New Roman" w:eastAsia="宋体"/>
                  <w:b w:val="0"/>
                  <w:sz w:val="18"/>
                </w:rPr>
                <w:t>10.00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92" w:author="xh" w:date="2026-10-19T10:08:07+08:00"/>
              </w:rPr>
            </w:pPr>
            <w:ins w:id="4893" w:author="xh" w:date="2026-10-19T10:08:07+08:00">
              <w:r>
                <w:rPr>
                  <w:rFonts w:ascii="Times New Roman" w:hAnsi="Times New Roman" w:eastAsia="宋体"/>
                  <w:b w:val="0"/>
                  <w:sz w:val="18"/>
                </w:rPr>
                <w:t>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94" w:author="xh" w:date="2026-10-19T10:08:07+08:00"/>
              </w:rPr>
            </w:pPr>
            <w:ins w:id="4895"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96" w:author="xh" w:date="2026-10-19T10:08:07+08:00"/>
              </w:rPr>
            </w:pPr>
            <w:ins w:id="4897" w:author="xh" w:date="2026-10-19T10:08:07+08:00">
              <w:r>
                <w:rPr>
                  <w:rFonts w:ascii="Times New Roman" w:hAnsi="Times New Roman" w:eastAsia="宋体"/>
                  <w:b w:val="0"/>
                  <w:sz w:val="18"/>
                </w:rPr>
                <w:t>16.99</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898" w:author="xh" w:date="2026-10-19T10:08:07+08:00"/>
              </w:rPr>
            </w:pPr>
            <w:ins w:id="4899"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00" w:author="xh" w:date="2026-10-19T10:08:07+08:00"/>
              </w:rPr>
            </w:pPr>
            <w:ins w:id="4901" w:author="xh" w:date="2026-10-19T10:08:07+08:00">
              <w:r>
                <w:rPr>
                  <w:rFonts w:ascii="Times New Roman" w:hAnsi="Times New Roman" w:eastAsia="宋体"/>
                  <w:b w:val="0"/>
                  <w:sz w:val="18"/>
                </w:rPr>
                <w:t>2311.14</w:t>
              </w:r>
            </w:ins>
          </w:p>
        </w:tc>
      </w:tr>
      <w:tr>
        <w:trPr>
          <w:cantSplit/>
          <w:ins w:id="4526"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02" w:author="xh" w:date="2026-10-19T10:08:07+08:00"/>
              </w:rPr>
            </w:pPr>
            <w:ins w:id="4903" w:author="xh" w:date="2026-10-19T10:08:07+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04" w:author="xh" w:date="2026-10-19T10:08:07+08:00"/>
              </w:rPr>
            </w:pPr>
            <w:ins w:id="4905" w:author="xh" w:date="2026-10-19T10:08:07+08:00">
              <w:r>
                <w:rPr>
                  <w:rFonts w:ascii="Times New Roman" w:hAnsi="Times New Roman" w:eastAsia="宋体"/>
                  <w:b w:val="0"/>
                  <w:sz w:val="18"/>
                </w:rPr>
                <w:t>2028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06" w:author="xh" w:date="2026-10-19T10:08:07+08:00"/>
              </w:rPr>
            </w:pPr>
            <w:ins w:id="4907" w:author="xh" w:date="2026-10-19T10:08:07+08:00">
              <w:r>
                <w:rPr>
                  <w:rFonts w:ascii="Times New Roman" w:hAnsi="Times New Roman" w:eastAsia="宋体"/>
                  <w:b w:val="0"/>
                  <w:sz w:val="18"/>
                </w:rPr>
                <w:t>190.00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08" w:author="xh" w:date="2026-10-19T10:08:07+08:00"/>
              </w:rPr>
            </w:pPr>
            <w:ins w:id="4909" w:author="xh" w:date="2026-10-19T10:08:07+08:00">
              <w:r>
                <w:rPr>
                  <w:rFonts w:ascii="Times New Roman" w:hAnsi="Times New Roman" w:eastAsia="宋体"/>
                  <w:b w:val="0"/>
                  <w:sz w:val="18"/>
                </w:rPr>
                <w:t>281.50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10" w:author="xh" w:date="2026-10-19T10:08:07+08:00"/>
              </w:rPr>
            </w:pPr>
            <w:ins w:id="4911" w:author="xh" w:date="2026-10-19T10:08:07+08:00">
              <w:r>
                <w:rPr>
                  <w:rFonts w:ascii="Times New Roman" w:hAnsi="Times New Roman" w:eastAsia="宋体"/>
                  <w:b w:val="0"/>
                  <w:sz w:val="18"/>
                </w:rPr>
                <w:t>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12" w:author="xh" w:date="2026-10-19T10:08:07+08:00"/>
              </w:rPr>
            </w:pPr>
            <w:ins w:id="4913" w:author="xh" w:date="2026-10-19T10:08:07+08:00">
              <w:r>
                <w:rPr>
                  <w:rFonts w:ascii="Times New Roman" w:hAnsi="Times New Roman" w:eastAsia="宋体"/>
                  <w:b w:val="0"/>
                  <w:sz w:val="18"/>
                </w:rPr>
                <w:t>12.47</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14" w:author="xh" w:date="2026-10-19T10:08:07+08:00"/>
              </w:rPr>
            </w:pPr>
            <w:ins w:id="4915"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16" w:author="xh" w:date="2026-10-19T10:08:07+08:00"/>
              </w:rPr>
            </w:pPr>
            <w:ins w:id="4917" w:author="xh" w:date="2026-10-19T10:08:07+08:00">
              <w:r>
                <w:rPr>
                  <w:rFonts w:ascii="Times New Roman" w:hAnsi="Times New Roman" w:eastAsia="宋体"/>
                  <w:b w:val="0"/>
                  <w:sz w:val="18"/>
                </w:rPr>
                <w:t>6363.08</w:t>
              </w:r>
            </w:ins>
          </w:p>
        </w:tc>
      </w:tr>
      <w:tr>
        <w:trPr>
          <w:cantSplit/>
          <w:ins w:id="4527"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18" w:author="xh" w:date="2026-10-19T10:08:07+08:00"/>
              </w:rPr>
            </w:pPr>
            <w:ins w:id="4919" w:author="xh" w:date="2026-10-19T10:08:07+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20" w:author="xh" w:date="2026-10-19T10:08:07+08:00"/>
              </w:rPr>
            </w:pPr>
            <w:ins w:id="4921" w:author="xh" w:date="2026-10-19T10:08:07+08:00">
              <w:r>
                <w:rPr>
                  <w:rFonts w:ascii="Times New Roman" w:hAnsi="Times New Roman" w:eastAsia="宋体"/>
                  <w:b w:val="0"/>
                  <w:sz w:val="18"/>
                </w:rPr>
                <w:t>2029</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22" w:author="xh" w:date="2026-10-19T10:08:07+08:00"/>
              </w:rPr>
            </w:pPr>
            <w:ins w:id="4923" w:author="xh" w:date="2026-10-19T10:08:07+08:00">
              <w:r>
                <w:rPr>
                  <w:rFonts w:ascii="Times New Roman" w:hAnsi="Times New Roman" w:eastAsia="宋体"/>
                  <w:b w:val="0"/>
                  <w:sz w:val="18"/>
                </w:rPr>
                <w:t>18.50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24" w:author="xh" w:date="2026-10-19T10:08:07+08:00"/>
              </w:rPr>
            </w:pPr>
            <w:ins w:id="4925" w:author="xh" w:date="2026-10-19T10:08:07+08:00">
              <w:r>
                <w:rPr>
                  <w:rFonts w:ascii="Times New Roman" w:hAnsi="Times New Roman" w:eastAsia="宋体"/>
                  <w:b w:val="0"/>
                  <w:sz w:val="18"/>
                </w:rPr>
                <w:t>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26" w:author="xh" w:date="2026-10-19T10:08:07+08:00"/>
              </w:rPr>
            </w:pPr>
            <w:ins w:id="4927"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28" w:author="xh" w:date="2026-10-19T10:08:07+08:00"/>
              </w:rPr>
            </w:pPr>
            <w:ins w:id="4929" w:author="xh" w:date="2026-10-19T10:08:07+08:00">
              <w:r>
                <w:rPr>
                  <w:rFonts w:ascii="Times New Roman" w:hAnsi="Times New Roman" w:eastAsia="宋体"/>
                  <w:b w:val="0"/>
                  <w:sz w:val="18"/>
                </w:rPr>
                <w:t>8.39</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30" w:author="xh" w:date="2026-10-19T10:08:07+08:00"/>
              </w:rPr>
            </w:pPr>
            <w:ins w:id="4931" w:author="xh" w:date="2026-10-19T10:08:07+08:00">
              <w:r>
                <w:rPr>
                  <w:rFonts w:ascii="Times New Roman" w:hAnsi="Times New Roman" w:eastAsia="宋体"/>
                  <w:b w:val="0"/>
                  <w:sz w:val="18"/>
                </w:rPr>
                <w:t>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32" w:author="xh" w:date="2026-10-19T10:08:07+08:00"/>
              </w:rPr>
            </w:pPr>
            <w:ins w:id="4933" w:author="xh" w:date="2026-10-19T10:08:07+08:00">
              <w:r>
                <w:rPr>
                  <w:rFonts w:ascii="Times New Roman" w:hAnsi="Times New Roman" w:eastAsia="宋体"/>
                  <w:b w:val="0"/>
                  <w:sz w:val="18"/>
                </w:rPr>
                <w:t>1442.88</w:t>
              </w:r>
            </w:ins>
          </w:p>
        </w:tc>
      </w:tr>
      <w:tr>
        <w:trPr>
          <w:cantSplit/>
          <w:ins w:id="4528"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34" w:author="xh" w:date="2026-10-19T10:08:07+08:00"/>
              </w:rPr>
            </w:pPr>
            <w:ins w:id="4935" w:author="xh" w:date="2026-10-19T10:08:07+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36" w:author="xh" w:date="2026-10-19T10:08:07+08:00"/>
              </w:rPr>
            </w:pPr>
            <w:ins w:id="4937" w:author="xh" w:date="2026-10-19T10:08:07+08:00">
              <w:r>
                <w:rPr>
                  <w:rFonts w:ascii="Times New Roman" w:hAnsi="Times New Roman" w:eastAsia="宋体"/>
                  <w:b w:val="0"/>
                  <w:sz w:val="18"/>
                </w:rPr>
                <w:t>2030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38" w:author="xh" w:date="2026-10-19T10:08:07+08:00"/>
              </w:rPr>
            </w:pPr>
            <w:ins w:id="4939" w:author="xh" w:date="2026-10-19T10:08:07+08:00">
              <w:r>
                <w:rPr>
                  <w:rFonts w:ascii="Times New Roman" w:hAnsi="Times New Roman" w:eastAsia="宋体"/>
                  <w:b w:val="0"/>
                  <w:sz w:val="18"/>
                </w:rPr>
                <w:t>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40" w:author="xh" w:date="2026-10-19T10:08:07+08:00"/>
              </w:rPr>
            </w:pPr>
            <w:ins w:id="4941" w:author="xh" w:date="2026-10-19T10:08:07+08:00">
              <w:r>
                <w:rPr>
                  <w:rFonts w:ascii="Times New Roman" w:hAnsi="Times New Roman" w:eastAsia="宋体"/>
                  <w:b w:val="0"/>
                  <w:sz w:val="18"/>
                </w:rPr>
                <w:t>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42" w:author="xh" w:date="2026-10-19T10:08:07+08:00"/>
              </w:rPr>
            </w:pPr>
            <w:ins w:id="4943" w:author="xh" w:date="2026-10-19T10:08:07+08:00">
              <w:r>
                <w:rPr>
                  <w:rFonts w:ascii="Times New Roman" w:hAnsi="Times New Roman" w:eastAsia="宋体"/>
                  <w:b w:val="0"/>
                  <w:sz w:val="18"/>
                </w:rPr>
                <w:t>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44" w:author="xh" w:date="2026-10-19T10:08:07+08:00"/>
              </w:rPr>
            </w:pPr>
            <w:ins w:id="4945" w:author="xh" w:date="2026-10-19T10:08:07+08:00">
              <w:r>
                <w:rPr>
                  <w:rFonts w:ascii="Times New Roman" w:hAnsi="Times New Roman" w:eastAsia="宋体"/>
                  <w:b w:val="0"/>
                  <w:sz w:val="18"/>
                </w:rPr>
                <w:t>21.29</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46" w:author="xh" w:date="2026-10-19T10:08:07+08:00"/>
              </w:rPr>
            </w:pPr>
            <w:ins w:id="4947" w:author="xh" w:date="2026-10-19T10:08:07+08:00">
              <w:r>
                <w:rPr>
                  <w:rFonts w:ascii="Times New Roman" w:hAnsi="Times New Roman" w:eastAsia="宋体"/>
                  <w:b w:val="0"/>
                  <w:sz w:val="18"/>
                </w:rPr>
                <w:t>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48" w:author="xh" w:date="2026-10-19T10:08:07+08:00"/>
              </w:rPr>
            </w:pPr>
            <w:ins w:id="4949" w:author="xh" w:date="2026-10-19T10:08:07+08:00">
              <w:r>
                <w:rPr>
                  <w:rFonts w:ascii="Times New Roman" w:hAnsi="Times New Roman" w:eastAsia="宋体"/>
                  <w:b w:val="0"/>
                  <w:sz w:val="18"/>
                </w:rPr>
                <w:t>2667.04</w:t>
              </w:r>
            </w:ins>
          </w:p>
        </w:tc>
      </w:tr>
      <w:tr>
        <w:trPr>
          <w:cantSplit/>
          <w:ins w:id="4529"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50" w:author="xh" w:date="2026-10-19T10:08:07+08:00"/>
              </w:rPr>
            </w:pPr>
            <w:ins w:id="4951" w:author="xh" w:date="2026-10-19T10:08:07+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52" w:author="xh" w:date="2026-10-19T10:08:07+08:00"/>
              </w:rPr>
            </w:pPr>
            <w:ins w:id="4953" w:author="xh" w:date="2026-10-19T10:08:07+08:00">
              <w:r>
                <w:rPr>
                  <w:rFonts w:ascii="Times New Roman" w:hAnsi="Times New Roman" w:eastAsia="宋体"/>
                  <w:b w:val="0"/>
                  <w:sz w:val="18"/>
                </w:rPr>
                <w:t>2031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54" w:author="xh" w:date="2026-10-19T10:08:07+08:00"/>
              </w:rPr>
            </w:pPr>
            <w:ins w:id="4955" w:author="xh" w:date="2026-10-19T10:08:07+08:00">
              <w:r>
                <w:rPr>
                  <w:rFonts w:ascii="Times New Roman" w:hAnsi="Times New Roman" w:eastAsia="宋体"/>
                  <w:b w:val="0"/>
                  <w:sz w:val="18"/>
                </w:rPr>
                <w:t>87.00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56" w:author="xh" w:date="2026-10-19T10:08:07+08:00"/>
              </w:rPr>
            </w:pPr>
            <w:ins w:id="4957" w:author="xh" w:date="2026-10-19T10:08:07+08:00">
              <w:r>
                <w:rPr>
                  <w:rFonts w:ascii="Times New Roman" w:hAnsi="Times New Roman" w:eastAsia="宋体"/>
                  <w:b w:val="0"/>
                  <w:sz w:val="18"/>
                </w:rPr>
                <w:t>150.00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58" w:author="xh" w:date="2026-10-19T10:08:07+08:00"/>
              </w:rPr>
            </w:pPr>
            <w:ins w:id="4959" w:author="xh" w:date="2026-10-19T10:08:07+08:00">
              <w:r>
                <w:rPr>
                  <w:rFonts w:ascii="Times New Roman" w:hAnsi="Times New Roman" w:eastAsia="宋体"/>
                  <w:b w:val="0"/>
                  <w:sz w:val="18"/>
                </w:rPr>
                <w:t>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60" w:author="xh" w:date="2026-10-19T10:08:07+08:00"/>
              </w:rPr>
            </w:pPr>
            <w:ins w:id="4961" w:author="xh" w:date="2026-10-19T10:08:07+08:00">
              <w:r>
                <w:rPr>
                  <w:rFonts w:ascii="Times New Roman" w:hAnsi="Times New Roman" w:eastAsia="宋体"/>
                  <w:b w:val="0"/>
                  <w:sz w:val="18"/>
                </w:rPr>
                <w:t>41.71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62" w:author="xh" w:date="2026-10-19T10:08:07+08:00"/>
              </w:rPr>
            </w:pPr>
            <w:ins w:id="4963" w:author="xh" w:date="2026-10-19T10:08:07+08:00">
              <w:r>
                <w:rPr>
                  <w:rFonts w:ascii="Times New Roman" w:hAnsi="Times New Roman" w:eastAsia="宋体"/>
                  <w:b w:val="0"/>
                  <w:sz w:val="18"/>
                </w:rPr>
                <w:t>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64" w:author="xh" w:date="2026-10-19T10:08:07+08:00"/>
              </w:rPr>
            </w:pPr>
            <w:ins w:id="4965" w:author="xh" w:date="2026-10-19T10:08:07+08:00">
              <w:r>
                <w:rPr>
                  <w:rFonts w:ascii="Times New Roman" w:hAnsi="Times New Roman" w:eastAsia="宋体"/>
                  <w:b w:val="0"/>
                  <w:sz w:val="18"/>
                </w:rPr>
                <w:t>5221.95</w:t>
              </w:r>
            </w:ins>
          </w:p>
        </w:tc>
      </w:tr>
      <w:tr>
        <w:trPr>
          <w:cantSplit/>
          <w:ins w:id="4530"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66" w:author="xh" w:date="2026-10-19T10:08:07+08:00"/>
              </w:rPr>
            </w:pPr>
            <w:ins w:id="4967" w:author="xh" w:date="2026-10-19T10:08:07+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68" w:author="xh" w:date="2026-10-19T10:08:07+08:00"/>
              </w:rPr>
            </w:pPr>
            <w:ins w:id="4969" w:author="xh" w:date="2026-10-19T10:08:07+08:00">
              <w:r>
                <w:rPr>
                  <w:rFonts w:ascii="Times New Roman" w:hAnsi="Times New Roman" w:eastAsia="宋体"/>
                  <w:b w:val="0"/>
                  <w:sz w:val="18"/>
                </w:rPr>
                <w:t>2032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70" w:author="xh" w:date="2026-10-19T10:08:07+08:00"/>
              </w:rPr>
            </w:pPr>
            <w:ins w:id="4971" w:author="xh" w:date="2026-10-19T10:08:07+08:00">
              <w:r>
                <w:rPr>
                  <w:rFonts w:ascii="Times New Roman" w:hAnsi="Times New Roman" w:eastAsia="宋体"/>
                  <w:b w:val="0"/>
                  <w:sz w:val="18"/>
                </w:rPr>
                <w:t>87.00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72" w:author="xh" w:date="2026-10-19T10:08:07+08:00"/>
              </w:rPr>
            </w:pPr>
            <w:ins w:id="4973" w:author="xh" w:date="2026-10-19T10:08:07+08:00">
              <w:r>
                <w:rPr>
                  <w:rFonts w:ascii="Times New Roman" w:hAnsi="Times New Roman" w:eastAsia="宋体"/>
                  <w:b w:val="0"/>
                  <w:sz w:val="18"/>
                </w:rPr>
                <w:t>150.00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74" w:author="xh" w:date="2026-10-19T10:08:07+08:00"/>
              </w:rPr>
            </w:pPr>
            <w:ins w:id="4975" w:author="xh" w:date="2026-10-19T10:08:07+08:00">
              <w:r>
                <w:rPr>
                  <w:rFonts w:ascii="Times New Roman" w:hAnsi="Times New Roman" w:eastAsia="宋体"/>
                  <w:b w:val="0"/>
                  <w:sz w:val="18"/>
                </w:rPr>
                <w:t>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76" w:author="xh" w:date="2026-10-19T10:08:07+08:00"/>
              </w:rPr>
            </w:pPr>
            <w:ins w:id="4977" w:author="xh" w:date="2026-10-19T10:08:07+08:00">
              <w:r>
                <w:rPr>
                  <w:rFonts w:ascii="Times New Roman" w:hAnsi="Times New Roman" w:eastAsia="宋体"/>
                  <w:b w:val="0"/>
                  <w:sz w:val="18"/>
                </w:rPr>
                <w:t>94.82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78" w:author="xh" w:date="2026-10-19T10:08:07+08:00"/>
              </w:rPr>
            </w:pPr>
            <w:ins w:id="4979" w:author="xh" w:date="2026-10-19T10:08:07+08:00">
              <w:r>
                <w:rPr>
                  <w:rFonts w:ascii="Times New Roman" w:hAnsi="Times New Roman" w:eastAsia="宋体"/>
                  <w:b w:val="0"/>
                  <w:sz w:val="18"/>
                </w:rPr>
                <w:t>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80" w:author="xh" w:date="2026-10-19T10:08:07+08:00"/>
              </w:rPr>
            </w:pPr>
            <w:ins w:id="4981" w:author="xh" w:date="2026-10-19T10:08:07+08:00">
              <w:r>
                <w:rPr>
                  <w:rFonts w:ascii="Times New Roman" w:hAnsi="Times New Roman" w:eastAsia="宋体"/>
                  <w:b w:val="0"/>
                  <w:sz w:val="18"/>
                </w:rPr>
                <w:t>7993.09</w:t>
              </w:r>
            </w:ins>
          </w:p>
        </w:tc>
      </w:tr>
      <w:tr>
        <w:trPr>
          <w:cantSplit/>
          <w:ins w:id="4531"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82" w:author="xh" w:date="2026-10-19T10:08:07+08:00"/>
              </w:rPr>
            </w:pPr>
            <w:ins w:id="4983" w:author="xh" w:date="2026-10-19T10:08:07+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84" w:author="xh" w:date="2026-10-19T10:08:07+08:00"/>
              </w:rPr>
            </w:pPr>
            <w:ins w:id="4985" w:author="xh" w:date="2026-10-19T10:08:07+08:00">
              <w:r>
                <w:rPr>
                  <w:rFonts w:ascii="Times New Roman" w:hAnsi="Times New Roman" w:eastAsia="宋体"/>
                  <w:b w:val="0"/>
                  <w:sz w:val="18"/>
                </w:rPr>
                <w:t>2033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86" w:author="xh" w:date="2026-10-19T10:08:07+08:00"/>
              </w:rPr>
            </w:pPr>
            <w:ins w:id="4987" w:author="xh" w:date="2026-10-19T10:08:07+08:00">
              <w:r>
                <w:rPr>
                  <w:rFonts w:ascii="Times New Roman" w:hAnsi="Times New Roman" w:eastAsia="宋体"/>
                  <w:b w:val="0"/>
                  <w:sz w:val="18"/>
                </w:rPr>
                <w:t>178.50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88" w:author="xh" w:date="2026-10-19T10:08:07+08:00"/>
              </w:rPr>
            </w:pPr>
            <w:ins w:id="4989" w:author="xh" w:date="2026-10-19T10:08:07+08:00">
              <w:r>
                <w:rPr>
                  <w:rFonts w:ascii="Times New Roman" w:hAnsi="Times New Roman" w:eastAsia="宋体"/>
                  <w:b w:val="0"/>
                  <w:sz w:val="18"/>
                </w:rPr>
                <w:t>250.00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90" w:author="xh" w:date="2026-10-19T10:08:07+08:00"/>
              </w:rPr>
            </w:pPr>
            <w:ins w:id="4991" w:author="xh" w:date="2026-10-19T10:08:07+08:00">
              <w:r>
                <w:rPr>
                  <w:rFonts w:ascii="Times New Roman" w:hAnsi="Times New Roman" w:eastAsia="宋体"/>
                  <w:b w:val="0"/>
                  <w:sz w:val="18"/>
                </w:rPr>
                <w:t>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92" w:author="xh" w:date="2026-10-19T10:08:07+08:00"/>
              </w:rPr>
            </w:pPr>
            <w:ins w:id="4993" w:author="xh" w:date="2026-10-19T10:08:07+08:00">
              <w:r>
                <w:rPr>
                  <w:rFonts w:ascii="Times New Roman" w:hAnsi="Times New Roman" w:eastAsia="宋体"/>
                  <w:b w:val="0"/>
                  <w:sz w:val="18"/>
                </w:rPr>
                <w:t>110.73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94" w:author="xh" w:date="2026-10-19T10:08:07+08:00"/>
              </w:rPr>
            </w:pPr>
            <w:ins w:id="4995" w:author="xh" w:date="2026-10-19T10:08:07+08:00">
              <w:r>
                <w:rPr>
                  <w:rFonts w:ascii="Times New Roman" w:hAnsi="Times New Roman" w:eastAsia="宋体"/>
                  <w:b w:val="0"/>
                  <w:sz w:val="18"/>
                </w:rPr>
                <w:t>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96" w:author="xh" w:date="2026-10-19T10:08:07+08:00"/>
              </w:rPr>
            </w:pPr>
            <w:ins w:id="4997" w:author="xh" w:date="2026-10-19T10:08:07+08:00">
              <w:r>
                <w:rPr>
                  <w:rFonts w:ascii="Times New Roman" w:hAnsi="Times New Roman" w:eastAsia="宋体"/>
                  <w:b w:val="0"/>
                  <w:sz w:val="18"/>
                </w:rPr>
                <w:t>9872.28</w:t>
              </w:r>
            </w:ins>
          </w:p>
        </w:tc>
      </w:tr>
      <w:tr>
        <w:trPr>
          <w:cantSplit/>
          <w:ins w:id="4532"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4998" w:author="xh" w:date="2026-10-19T10:08:07+08:00"/>
              </w:rPr>
            </w:pPr>
            <w:ins w:id="4999" w:author="xh" w:date="2026-10-19T10:08:07+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000" w:author="xh" w:date="2026-10-19T10:08:07+08:00"/>
              </w:rPr>
            </w:pPr>
            <w:ins w:id="5001" w:author="xh" w:date="2026-10-19T10:08:07+08:00">
              <w:r>
                <w:rPr>
                  <w:rFonts w:ascii="Times New Roman" w:hAnsi="Times New Roman" w:eastAsia="宋体"/>
                  <w:b w:val="0"/>
                  <w:sz w:val="18"/>
                </w:rPr>
                <w:t>2034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002" w:author="xh" w:date="2026-10-19T10:08:07+08:00"/>
              </w:rPr>
            </w:pPr>
            <w:ins w:id="5003" w:author="xh" w:date="2026-10-19T10:08:07+08:00">
              <w:r>
                <w:rPr>
                  <w:rFonts w:ascii="Times New Roman" w:hAnsi="Times New Roman" w:eastAsia="宋体"/>
                  <w:b w:val="0"/>
                  <w:sz w:val="18"/>
                </w:rPr>
                <w:t>150.00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004" w:author="xh" w:date="2026-10-19T10:08:07+08:00"/>
              </w:rPr>
            </w:pPr>
            <w:ins w:id="5005" w:author="xh" w:date="2026-10-19T10:08:07+08:00">
              <w:r>
                <w:rPr>
                  <w:rFonts w:ascii="Times New Roman" w:hAnsi="Times New Roman" w:eastAsia="宋体"/>
                  <w:b w:val="0"/>
                  <w:sz w:val="18"/>
                </w:rPr>
                <w:t>150.00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006" w:author="xh" w:date="2026-10-19T10:08:07+08:00"/>
              </w:rPr>
            </w:pPr>
            <w:ins w:id="5007" w:author="xh" w:date="2026-10-19T10:08:07+08:00">
              <w:r>
                <w:rPr>
                  <w:rFonts w:ascii="Times New Roman" w:hAnsi="Times New Roman" w:eastAsia="宋体"/>
                  <w:b w:val="0"/>
                  <w:sz w:val="18"/>
                </w:rPr>
                <w:t>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008" w:author="xh" w:date="2026-10-19T10:08:07+08:00"/>
              </w:rPr>
            </w:pPr>
            <w:ins w:id="5009" w:author="xh" w:date="2026-10-19T10:08:07+08:00">
              <w:r>
                <w:rPr>
                  <w:rFonts w:ascii="Times New Roman" w:hAnsi="Times New Roman" w:eastAsia="宋体"/>
                  <w:b w:val="0"/>
                  <w:sz w:val="18"/>
                </w:rPr>
                <w:t>96.32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010" w:author="xh" w:date="2026-10-19T10:08:07+08:00"/>
              </w:rPr>
            </w:pPr>
            <w:ins w:id="5011" w:author="xh" w:date="2026-10-19T10:08:07+08:00">
              <w:r>
                <w:rPr>
                  <w:rFonts w:ascii="Times New Roman" w:hAnsi="Times New Roman" w:eastAsia="宋体"/>
                  <w:b w:val="0"/>
                  <w:sz w:val="18"/>
                </w:rPr>
                <w:t>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012" w:author="xh" w:date="2026-10-19T10:08:07+08:00"/>
              </w:rPr>
            </w:pPr>
            <w:ins w:id="5013" w:author="xh" w:date="2026-10-19T10:08:07+08:00">
              <w:r>
                <w:rPr>
                  <w:rFonts w:ascii="Times New Roman" w:hAnsi="Times New Roman" w:eastAsia="宋体"/>
                  <w:b w:val="0"/>
                  <w:sz w:val="18"/>
                </w:rPr>
                <w:t>7554.51</w:t>
              </w:r>
            </w:ins>
          </w:p>
        </w:tc>
      </w:tr>
      <w:tr>
        <w:trPr>
          <w:cantSplit/>
          <w:ins w:id="4533" w:author="xh" w:date="2026-10-19T10:08:0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014" w:author="xh" w:date="2026-10-19T10:08:07+08:00"/>
              </w:rPr>
            </w:pPr>
            <w:ins w:id="5015" w:author="xh" w:date="2026-10-19T10:08:07+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016" w:author="xh" w:date="2026-10-19T10:08:07+08:00"/>
              </w:rPr>
            </w:pPr>
            <w:ins w:id="5017" w:author="xh" w:date="2026-10-19T10:08:07+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018" w:author="xh" w:date="2026-10-19T10:08:07+08:00"/>
              </w:rPr>
            </w:pPr>
            <w:ins w:id="5019" w:author="xh" w:date="2026-10-19T10:08:07+08:00">
              <w:r>
                <w:rPr>
                  <w:rFonts w:ascii="Times New Roman" w:hAnsi="Times New Roman" w:eastAsia="宋体"/>
                  <w:b w:val="0"/>
                  <w:sz w:val="18"/>
                </w:rPr>
                <w:t>10.00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020" w:author="xh" w:date="2026-10-19T10:08:07+08:00"/>
              </w:rPr>
            </w:pPr>
            <w:ins w:id="5021" w:author="xh" w:date="2026-10-19T10:08:07+08:00">
              <w:r>
                <w:rPr>
                  <w:rFonts w:ascii="Times New Roman" w:hAnsi="Times New Roman" w:eastAsia="宋体"/>
                  <w:b w:val="0"/>
                  <w:sz w:val="18"/>
                </w:rPr>
                <w:t>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022" w:author="xh" w:date="2026-10-19T10:08:07+08:00"/>
              </w:rPr>
            </w:pPr>
            <w:ins w:id="5023" w:author="xh" w:date="2026-10-19T10:08:07+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024" w:author="xh" w:date="2026-10-19T10:08:07+08:00"/>
              </w:rPr>
            </w:pPr>
            <w:ins w:id="5025" w:author="xh" w:date="2026-10-19T10:08:07+08:00">
              <w:r>
                <w:rPr>
                  <w:rFonts w:ascii="Times New Roman" w:hAnsi="Times New Roman" w:eastAsia="宋体"/>
                  <w:b w:val="0"/>
                  <w:sz w:val="18"/>
                </w:rPr>
                <w:t>132.44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026" w:author="xh" w:date="2026-10-19T10:08:07+08:00"/>
              </w:rPr>
            </w:pPr>
            <w:ins w:id="5027" w:author="xh" w:date="2026-10-19T10:08:07+08:00">
              <w:r>
                <w:rPr>
                  <w:rFonts w:ascii="Times New Roman" w:hAnsi="Times New Roman" w:eastAsia="宋体"/>
                  <w:b w:val="0"/>
                  <w:sz w:val="18"/>
                </w:rPr>
                <w:t>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028" w:author="xh" w:date="2026-10-19T10:08:07+08:00"/>
              </w:rPr>
            </w:pPr>
            <w:ins w:id="5029" w:author="xh" w:date="2026-10-19T10:08:07+08:00">
              <w:r>
                <w:rPr>
                  <w:rFonts w:ascii="Times New Roman" w:hAnsi="Times New Roman" w:eastAsia="宋体"/>
                  <w:b w:val="0"/>
                  <w:sz w:val="18"/>
                </w:rPr>
                <w:t>7210.91</w:t>
              </w:r>
            </w:ins>
          </w:p>
        </w:tc>
      </w:tr>
    </w:tbl>
    <w:p w14:paraId="7EF2DC70">
      <w:pPr>
        <w:pStyle w:val="2"/>
        <w:widowControl/>
        <w:spacing w:before="0" w:after="0" w:line="348" w:lineRule="exact"/>
        <w:ind w:firstLine="480"/>
        <w:jc w:val="both"/>
      </w:pPr>
      <w:r>
        <w:rPr>
          <w:rFonts w:ascii="Times New Roman" w:hAnsi="Times New Roman" w:eastAsia="方正仿宋_GBK"/>
          <w:b w:val="0"/>
          <w:sz w:val="24"/>
        </w:rPr>
        <w:t xml:space="preserve">邳州</w:t>
      </w:r>
      <w:ins w:id="5030" w:author="xh" w:date="2026-10-19T10:08:46+08:00">
        <w:r>
          <w:rPr>
            <w:rFonts w:ascii="Times New Roman" w:hAnsi="Times New Roman" w:eastAsia="方正仿宋_GBK"/>
            <w:b w:val="0"/>
            <w:sz w:val="24"/>
          </w:rPr>
          <w:t xml:space="preserve">刚性</w:t>
        </w:r>
      </w:ins>
      <w:del w:id="5031" w:author="xh" w:date="2026-10-19T10:08:46+08:00">
        <w:r>
          <w:rPr>
            <w:rFonts w:ascii="Times New Roman" w:hAnsi="Times New Roman" w:eastAsia="方正仿宋_GBK"/>
            <w:b w:val="0"/>
            <w:sz w:val="24"/>
          </w:rPr>
          <w:delText xml:space="preserve">两类</w:delText>
        </w:r>
      </w:del>
      <w:r>
        <w:rPr>
          <w:rFonts w:ascii="Times New Roman" w:hAnsi="Times New Roman" w:eastAsia="方正仿宋_GBK"/>
          <w:b w:val="0"/>
          <w:sz w:val="24"/>
        </w:rPr>
        <w:t xml:space="preserve">方案</w:t>
      </w:r>
      <w:del w:id="5032" w:author="xh" w:date="2026-10-19T10:08:46+08:00">
        <w:r>
          <w:rPr>
            <w:rFonts w:ascii="Times New Roman" w:hAnsi="Times New Roman" w:eastAsia="方正仿宋_GBK"/>
            <w:b w:val="0"/>
            <w:sz w:val="24"/>
          </w:rPr>
          <w:delText xml:space="preserve">的主要差异出现在建设时序。</w:delText>
        </w:r>
      </w:del>
      <w:r>
        <w:rPr>
          <w:rFonts w:ascii="Times New Roman" w:hAnsi="Times New Roman" w:eastAsia="方正仿宋_GBK"/>
          <w:b w:val="0"/>
          <w:sz w:val="24"/>
        </w:rPr>
        <w:t xml:space="preserve">2022</w:t>
      </w:r>
      <w:ins w:id="5033" w:author="xh" w:date="2026-10-19T10:08:46+08:00">
        <w:r>
          <w:rPr>
            <w:rFonts w:ascii="Times New Roman" w:hAnsi="Times New Roman" w:eastAsia="方正仿宋_GBK"/>
            <w:b w:val="0"/>
            <w:sz w:val="24"/>
          </w:rPr>
          <w:t xml:space="preserve">—2026</w:t>
        </w:r>
      </w:ins>
      <w:r>
        <w:rPr>
          <w:rFonts w:ascii="Times New Roman" w:hAnsi="Times New Roman" w:eastAsia="方正仿宋_GBK"/>
          <w:b w:val="0"/>
          <w:sz w:val="24"/>
        </w:rPr>
        <w:t xml:space="preserve">年</w:t>
      </w:r>
      <w:ins w:id="5034" w:author="xh" w:date="2026-10-19T10:08:46+08:00">
        <w:r>
          <w:rPr>
            <w:rFonts w:ascii="Times New Roman" w:hAnsi="Times New Roman" w:eastAsia="方正仿宋_GBK"/>
            <w:b w:val="0"/>
            <w:sz w:val="24"/>
          </w:rPr>
          <w:t xml:space="preserve">保持</w:t>
        </w:r>
      </w:ins>
      <w:del w:id="5035" w:author="xh" w:date="2026-10-19T10:08:46+08:00">
        <w:r>
          <w:rPr>
            <w:rFonts w:ascii="Times New Roman" w:hAnsi="Times New Roman" w:eastAsia="方正仿宋_GBK"/>
            <w:b w:val="0"/>
            <w:sz w:val="24"/>
          </w:rPr>
          <w:delText xml:space="preserve">弹性方案完成</w:delText>
        </w:r>
      </w:del>
      <w:r>
        <w:rPr>
          <w:rFonts w:ascii="Times New Roman" w:hAnsi="Times New Roman" w:eastAsia="方正仿宋_GBK"/>
          <w:b w:val="0"/>
          <w:sz w:val="24"/>
        </w:rPr>
        <w:t xml:space="preserve">2</w:t>
      </w:r>
      <w:del w:id="5036" w:author="xh" w:date="2026-10-19T10:08:46+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0</w:t>
      </w:r>
      <w:ins w:id="5037" w:author="xh" w:date="2026-10-19T10:08:46+08:00">
        <w:r>
          <w:rPr>
            <w:rFonts w:ascii="Times New Roman" w:hAnsi="Times New Roman" w:eastAsia="方正仿宋_GBK"/>
            <w:b w:val="0"/>
            <w:sz w:val="24"/>
          </w:rPr>
          <w:t xml:space="preserve">2</w:t>
        </w:r>
      </w:ins>
      <w:del w:id="5038" w:author="xh" w:date="2026-10-19T10:08:46+08:00">
        <w:r>
          <w:rPr>
            <w:rFonts w:ascii="Times New Roman" w:hAnsi="Times New Roman" w:eastAsia="方正仿宋_GBK"/>
            <w:b w:val="0"/>
            <w:sz w:val="24"/>
          </w:rPr>
          <w:delText xml:space="preserve">.50 MVA净增容量，主变总容量达到1</w:delText>
        </w:r>
      </w:del>
      <w:r>
        <w:rPr>
          <w:rFonts w:ascii="Times New Roman" w:hAnsi="Times New Roman" w:eastAsia="方正仿宋_GBK"/>
          <w:b w:val="0"/>
          <w:sz w:val="24"/>
        </w:rPr>
        <w:t xml:space="preserve">7</w:t>
      </w:r>
      <w:del w:id="5039" w:author="xh" w:date="2026-10-19T10:08:46+08:00">
        <w:r>
          <w:rPr>
            <w:rFonts w:ascii="Times New Roman" w:hAnsi="Times New Roman" w:eastAsia="方正仿宋_GBK"/>
            <w:b w:val="0"/>
            <w:sz w:val="24"/>
          </w:rPr>
          <w:delText xml:space="preserve">04</w:delText>
        </w:r>
      </w:del>
      <w:r>
        <w:rPr>
          <w:rFonts w:ascii="Times New Roman" w:hAnsi="Times New Roman" w:eastAsia="方正仿宋_GBK"/>
          <w:b w:val="0"/>
          <w:sz w:val="24"/>
        </w:rPr>
        <w:t xml:space="preserve">.00 MVA，</w:t>
      </w:r>
      <w:ins w:id="5040" w:author="xh" w:date="2026-10-19T10:08:46+08:00">
        <w:r>
          <w:rPr>
            <w:rFonts w:ascii="Times New Roman" w:hAnsi="Times New Roman" w:eastAsia="方正仿宋_GBK"/>
            <w:b w:val="0"/>
            <w:sz w:val="24"/>
          </w:rPr>
          <w:t xml:space="preserve">期间随局部需求增加储能和联络。弹</w:t>
        </w:r>
      </w:ins>
      <w:del w:id="5041" w:author="xh" w:date="2026-10-19T10:08:46+08:00">
        <w:r>
          <w:rPr>
            <w:rFonts w:ascii="Times New Roman" w:hAnsi="Times New Roman" w:eastAsia="方正仿宋_GBK"/>
            <w:b w:val="0"/>
            <w:sz w:val="24"/>
          </w:rPr>
          <w:delText xml:space="preserve">而刚</w:delText>
        </w:r>
      </w:del>
      <w:r>
        <w:rPr>
          <w:rFonts w:ascii="Times New Roman" w:hAnsi="Times New Roman" w:eastAsia="方正仿宋_GBK"/>
          <w:b w:val="0"/>
          <w:sz w:val="24"/>
        </w:rPr>
        <w:t xml:space="preserve">性方案</w:t>
      </w:r>
      <w:del w:id="5042" w:author="xh" w:date="2026-10-19T10:08:46+08:00">
        <w:r>
          <w:rPr>
            <w:rFonts w:ascii="Times New Roman" w:hAnsi="Times New Roman" w:eastAsia="方正仿宋_GBK"/>
            <w:b w:val="0"/>
            <w:sz w:val="24"/>
          </w:rPr>
          <w:delText xml:space="preserve">当年受容量上限约束，形成1642.50 MVA，并以储能及联络共同补足局部供电需求。</w:delText>
        </w:r>
      </w:del>
      <w:r>
        <w:rPr>
          <w:rFonts w:ascii="Times New Roman" w:hAnsi="Times New Roman" w:eastAsia="方正仿宋_GBK"/>
          <w:b w:val="0"/>
          <w:sz w:val="24"/>
        </w:rPr>
        <w:t xml:space="preserve">202</w:t>
      </w:r>
      <w:ins w:id="5043" w:author="xh" w:date="2026-10-19T10:08:46+08:00">
        <w:r>
          <w:rPr>
            <w:rFonts w:ascii="Times New Roman" w:hAnsi="Times New Roman" w:eastAsia="方正仿宋_GBK"/>
            <w:b w:val="0"/>
            <w:sz w:val="24"/>
          </w:rPr>
          <w:t xml:space="preserve">2年净增</w:t>
        </w:r>
      </w:ins>
      <w:r>
        <w:rPr>
          <w:rFonts w:ascii="Times New Roman" w:hAnsi="Times New Roman" w:eastAsia="方正仿宋_GBK"/>
          <w:b w:val="0"/>
          <w:sz w:val="24"/>
        </w:rPr>
        <w:t xml:space="preserve">4</w:t>
      </w:r>
      <w:del w:id="5044" w:author="xh" w:date="2026-10-19T10:08:46+08:00">
        <w:r>
          <w:rPr>
            <w:rFonts w:ascii="Times New Roman" w:hAnsi="Times New Roman" w:eastAsia="方正仿宋_GBK"/>
            <w:b w:val="0"/>
            <w:sz w:val="24"/>
          </w:rPr>
          <w:delText xml:space="preserve">年刚性方案再增加6</w:delText>
        </w:r>
      </w:del>
      <w:r>
        <w:rPr>
          <w:rFonts w:ascii="Times New Roman" w:hAnsi="Times New Roman" w:eastAsia="方正仿宋_GBK"/>
          <w:b w:val="0"/>
          <w:sz w:val="24"/>
        </w:rPr>
        <w:t xml:space="preserve">1.50 MVA，</w:t>
      </w:r>
      <w:ins w:id="5045" w:author="xh" w:date="2026-10-19T10:08:46+08:00">
        <w:r>
          <w:rPr>
            <w:rFonts w:ascii="Times New Roman" w:hAnsi="Times New Roman" w:eastAsia="方正仿宋_GBK"/>
            <w:b w:val="0"/>
            <w:sz w:val="24"/>
          </w:rPr>
          <w:t xml:space="preserve">2025年</w:t>
        </w:r>
      </w:ins>
      <w:del w:id="5046" w:author="xh" w:date="2026-10-19T10:08:46+08:00">
        <w:r>
          <w:rPr>
            <w:rFonts w:ascii="Times New Roman" w:hAnsi="Times New Roman" w:eastAsia="方正仿宋_GBK"/>
            <w:b w:val="0"/>
            <w:sz w:val="24"/>
          </w:rPr>
          <w:delText xml:space="preserve">弹性方案在八义集补强一台主变，净</w:delText>
        </w:r>
      </w:del>
      <w:r>
        <w:rPr>
          <w:rFonts w:ascii="Times New Roman" w:hAnsi="Times New Roman" w:eastAsia="方正仿宋_GBK"/>
          <w:b w:val="0"/>
          <w:sz w:val="24"/>
        </w:rPr>
        <w:t xml:space="preserve">增</w:t>
      </w:r>
      <w:ins w:id="5047" w:author="xh" w:date="2026-10-19T10:08:46+08:00">
        <w:r>
          <w:rPr>
            <w:rFonts w:ascii="Times New Roman" w:hAnsi="Times New Roman" w:eastAsia="方正仿宋_GBK"/>
            <w:b w:val="0"/>
            <w:sz w:val="24"/>
          </w:rPr>
          <w:t xml:space="preserve">至209</w:t>
        </w:r>
      </w:ins>
      <w:del w:id="5048" w:author="xh" w:date="2026-10-19T10:08:46+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1.50 MVA，</w:t>
      </w:r>
      <w:ins w:id="5049" w:author="xh" w:date="2026-10-19T10:08:46+08:00">
        <w:r>
          <w:rPr>
            <w:rFonts w:ascii="Times New Roman" w:hAnsi="Times New Roman" w:eastAsia="方正仿宋_GBK"/>
            <w:b w:val="0"/>
            <w:sz w:val="24"/>
          </w:rPr>
          <w:t xml:space="preserve">该年未新增储能，累计新增联络3条；刚性</w:t>
        </w:r>
      </w:ins>
      <w:del w:id="5050" w:author="xh" w:date="2026-10-19T10:08:46+08:00">
        <w:r>
          <w:rPr>
            <w:rFonts w:ascii="Times New Roman" w:hAnsi="Times New Roman" w:eastAsia="方正仿宋_GBK"/>
            <w:b w:val="0"/>
            <w:sz w:val="24"/>
          </w:rPr>
          <w:delText xml:space="preserve">使两类</w:delText>
        </w:r>
      </w:del>
      <w:r>
        <w:rPr>
          <w:rFonts w:ascii="Times New Roman" w:hAnsi="Times New Roman" w:eastAsia="方正仿宋_GBK"/>
          <w:b w:val="0"/>
          <w:sz w:val="24"/>
        </w:rPr>
        <w:t xml:space="preserve">方案</w:t>
      </w:r>
      <w:ins w:id="5051" w:author="xh" w:date="2026-10-19T10:08:46+08:00">
        <w:r>
          <w:rPr>
            <w:rFonts w:ascii="Times New Roman" w:hAnsi="Times New Roman" w:eastAsia="方正仿宋_GBK"/>
            <w:b w:val="0"/>
            <w:sz w:val="24"/>
          </w:rPr>
          <w:t xml:space="preserve">为56</w:t>
        </w:r>
      </w:ins>
      <w:del w:id="5052" w:author="xh" w:date="2026-10-19T10:08:46+08:00">
        <w:r>
          <w:rPr>
            <w:rFonts w:ascii="Times New Roman" w:hAnsi="Times New Roman" w:eastAsia="方正仿宋_GBK"/>
            <w:b w:val="0"/>
            <w:sz w:val="24"/>
          </w:rPr>
          <w:delText xml:space="preserve">总容量分别达到1704</w:delText>
        </w:r>
      </w:del>
      <w:r>
        <w:rPr>
          <w:rFonts w:ascii="Times New Roman" w:hAnsi="Times New Roman" w:eastAsia="方正仿宋_GBK"/>
          <w:b w:val="0"/>
          <w:sz w:val="24"/>
        </w:rPr>
        <w:t xml:space="preserve">.</w:t>
      </w:r>
      <w:ins w:id="5053" w:author="xh" w:date="2026-10-19T10:08:46+08:00">
        <w:r>
          <w:rPr>
            <w:rFonts w:ascii="Times New Roman" w:hAnsi="Times New Roman" w:eastAsia="方正仿宋_GBK"/>
            <w:b w:val="0"/>
            <w:sz w:val="24"/>
          </w:rPr>
          <w:t xml:space="preserve">33</w:t>
        </w:r>
      </w:ins>
      <w:del w:id="5054" w:author="xh" w:date="2026-10-19T10:08:46+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t>
      </w:r>
      <w:ins w:id="5055" w:author="xh" w:date="2026-10-19T10:08:46+08:00">
        <w:r>
          <w:rPr>
            <w:rFonts w:ascii="Times New Roman" w:hAnsi="Times New Roman" w:eastAsia="方正仿宋_GBK"/>
            <w:b w:val="0"/>
            <w:sz w:val="24"/>
          </w:rPr>
          <w:t xml:space="preserve">Wh</w:t>
        </w:r>
      </w:ins>
      <w:del w:id="5056" w:author="xh" w:date="2026-10-19T10:08:46+08:00">
        <w:r>
          <w:rPr>
            <w:rFonts w:ascii="Times New Roman" w:hAnsi="Times New Roman" w:eastAsia="方正仿宋_GBK"/>
            <w:b w:val="0"/>
            <w:sz w:val="24"/>
          </w:rPr>
          <w:delText xml:space="preserve">VA和1715.50 MVA。前期主变建设规模的差异改变了后续补充措施的选择，年度主变采购与</w:delText>
        </w:r>
      </w:del>
      <w:r>
        <w:rPr>
          <w:rFonts w:ascii="Times New Roman" w:hAnsi="Times New Roman" w:eastAsia="方正仿宋_GBK"/>
          <w:b w:val="0"/>
          <w:sz w:val="24"/>
        </w:rPr>
        <w:t xml:space="preserve">储能、</w:t>
      </w:r>
      <w:ins w:id="5057" w:author="xh" w:date="2026-10-19T10:08:46+08:00">
        <w:r>
          <w:rPr>
            <w:rFonts w:ascii="Times New Roman" w:hAnsi="Times New Roman" w:eastAsia="方正仿宋_GBK"/>
            <w:b w:val="0"/>
            <w:sz w:val="24"/>
          </w:rPr>
          <w:t xml:space="preserve">9条</w:t>
        </w:r>
      </w:ins>
      <w:r>
        <w:rPr>
          <w:rFonts w:ascii="Times New Roman" w:hAnsi="Times New Roman" w:eastAsia="方正仿宋_GBK"/>
          <w:b w:val="0"/>
          <w:sz w:val="24"/>
        </w:rPr>
        <w:t xml:space="preserve">联络</w:t>
      </w:r>
      <w:del w:id="5058" w:author="xh" w:date="2026-10-19T10:08:46+08:00">
        <w:r>
          <w:rPr>
            <w:rFonts w:ascii="Times New Roman" w:hAnsi="Times New Roman" w:eastAsia="方正仿宋_GBK"/>
            <w:b w:val="0"/>
            <w:sz w:val="24"/>
          </w:rPr>
          <w:delText xml:space="preserve">增量共同解释方案费用</w:delText>
        </w:r>
      </w:del>
      <w:r>
        <w:rPr>
          <w:rFonts w:ascii="Times New Roman" w:hAnsi="Times New Roman" w:eastAsia="方正仿宋_GBK"/>
          <w:b w:val="0"/>
          <w:sz w:val="24"/>
        </w:rPr>
        <w:t xml:space="preserve">。</w:t>
      </w:r>
      <w:ins w:id="5059" w:author="xh" w:date="2026-10-19T10:08:46+08:00">
        <w:r>
          <w:rPr>
            <w:rFonts w:ascii="Times New Roman" w:hAnsi="Times New Roman" w:eastAsia="方正仿宋_GBK"/>
            <w:b w:val="0"/>
            <w:sz w:val="24"/>
          </w:rPr>
          <w:t xml:space="preserve">站内补强使前期供电需求更多由主变承担。</w:t>
        </w:r>
      </w:ins>
    </w:p>
    <w:p w14:paraId="2E60D346">
      <w:pPr>
        <w:pStyle w:val="2"/>
        <w:widowControl/>
        <w:spacing w:before="0" w:after="0" w:line="348" w:lineRule="exact"/>
        <w:ind w:firstLine="480"/>
        <w:jc w:val="both"/>
      </w:pPr>
      <w:ins w:id="5060" w:author="xh" w:date="2026-10-19T10:09:26+08:00">
        <w:r>
          <w:rPr>
            <w:rFonts w:ascii="Times New Roman" w:hAnsi="Times New Roman" w:eastAsia="方正仿宋_GBK"/>
            <w:b w:val="0"/>
            <w:sz w:val="24"/>
          </w:rPr>
          <w:t xml:space="preserve">随着源荷继续增长，弹性方案也逐步增加储能和联络。</w:t>
        </w:r>
      </w:ins>
      <w:r>
        <w:rPr>
          <w:rFonts w:ascii="Times New Roman" w:hAnsi="Times New Roman" w:eastAsia="方正仿宋_GBK"/>
          <w:b w:val="0"/>
          <w:sz w:val="24"/>
        </w:rPr>
        <w:t xml:space="preserve">20</w:t>
      </w:r>
      <w:ins w:id="5061" w:author="xh" w:date="2026-10-19T10:09:26+08:00">
        <w:r>
          <w:rPr>
            <w:rFonts w:ascii="Times New Roman" w:hAnsi="Times New Roman" w:eastAsia="方正仿宋_GBK"/>
            <w:b w:val="0"/>
            <w:sz w:val="24"/>
          </w:rPr>
          <w:t xml:space="preserve">30年其主变容量</w:t>
        </w:r>
      </w:ins>
      <w:r>
        <w:rPr>
          <w:rFonts w:ascii="Times New Roman" w:hAnsi="Times New Roman" w:eastAsia="方正仿宋_GBK"/>
          <w:b w:val="0"/>
          <w:sz w:val="24"/>
        </w:rPr>
        <w:t xml:space="preserve">23</w:t>
      </w:r>
      <w:ins w:id="5062" w:author="xh" w:date="2026-10-19T10:09:26+08:00">
        <w:r>
          <w:rPr>
            <w:rFonts w:ascii="Times New Roman" w:hAnsi="Times New Roman" w:eastAsia="方正仿宋_GBK"/>
            <w:b w:val="0"/>
            <w:sz w:val="24"/>
          </w:rPr>
          <w:t xml:space="preserve">88.50 MVA、储能69.66 MWh、累计新增联络6条，刚性分别为2125.50 MVA、153.94 MWh和25条。</w:t>
        </w:r>
      </w:ins>
      <w:del w:id="5063" w:author="xh" w:date="2026-10-19T10:09:26+08:00">
        <w:r>
          <w:rPr>
            <w:rFonts w:ascii="Times New Roman" w:hAnsi="Times New Roman" w:eastAsia="方正仿宋_GBK"/>
            <w:b w:val="0"/>
            <w:sz w:val="24"/>
          </w:rPr>
          <w:delText xml:space="preserve">年负荷较</w:delText>
        </w:r>
      </w:del>
      <w:r>
        <w:rPr>
          <w:rFonts w:ascii="Times New Roman" w:hAnsi="Times New Roman" w:eastAsia="方正仿宋_GBK"/>
          <w:b w:val="0"/>
          <w:sz w:val="24"/>
        </w:rPr>
        <w:t xml:space="preserve">20</w:t>
      </w:r>
      <w:ins w:id="5064" w:author="xh" w:date="2026-10-19T10:09:26+08:00">
        <w:r>
          <w:rPr>
            <w:rFonts w:ascii="Times New Roman" w:hAnsi="Times New Roman" w:eastAsia="方正仿宋_GBK"/>
            <w:b w:val="0"/>
            <w:sz w:val="24"/>
          </w:rPr>
          <w:t xml:space="preserve">35年弹性主变容量2901.00 MVA，较刚性2678.00 MVA多</w:t>
        </w:r>
      </w:ins>
      <w:r>
        <w:rPr>
          <w:rFonts w:ascii="Times New Roman" w:hAnsi="Times New Roman" w:eastAsia="方正仿宋_GBK"/>
          <w:b w:val="0"/>
          <w:sz w:val="24"/>
        </w:rPr>
        <w:t xml:space="preserve">22</w:t>
      </w:r>
      <w:ins w:id="5065" w:author="xh" w:date="2026-10-19T10:09:26+08:00">
        <w:r>
          <w:rPr>
            <w:rFonts w:ascii="Times New Roman" w:hAnsi="Times New Roman" w:eastAsia="方正仿宋_GBK"/>
            <w:b w:val="0"/>
            <w:sz w:val="24"/>
          </w:rPr>
          <w:t xml:space="preserve">3.00 MVA</w:t>
        </w:r>
      </w:ins>
      <w:del w:id="5066" w:author="xh" w:date="2026-10-19T10:09:26+08:00">
        <w:r>
          <w:rPr>
            <w:rFonts w:ascii="Times New Roman" w:hAnsi="Times New Roman" w:eastAsia="方正仿宋_GBK"/>
            <w:b w:val="0"/>
            <w:sz w:val="24"/>
          </w:rPr>
          <w:delText xml:space="preserve">年回落约8%，两类方案均保持当年设备状态</w:delText>
        </w:r>
      </w:del>
      <w:r>
        <w:rPr>
          <w:rFonts w:ascii="Times New Roman" w:hAnsi="Times New Roman" w:eastAsia="方正仿宋_GBK"/>
          <w:b w:val="0"/>
          <w:sz w:val="24"/>
        </w:rPr>
        <w:t xml:space="preserve">，容载比分别</w:t>
      </w:r>
      <w:ins w:id="5067" w:author="xh" w:date="2026-10-19T10:09:26+08:00">
        <w:r>
          <w:rPr>
            <w:rFonts w:ascii="Times New Roman" w:hAnsi="Times New Roman" w:eastAsia="方正仿宋_GBK"/>
            <w:b w:val="0"/>
            <w:sz w:val="24"/>
          </w:rPr>
          <w:t xml:space="preserve">为</w:t>
        </w:r>
      </w:ins>
      <w:del w:id="5068" w:author="xh" w:date="2026-10-19T10:09:26+08:00">
        <w:r>
          <w:rPr>
            <w:rFonts w:ascii="Times New Roman" w:hAnsi="Times New Roman" w:eastAsia="方正仿宋_GBK"/>
            <w:b w:val="0"/>
            <w:sz w:val="24"/>
          </w:rPr>
          <w:delText xml:space="preserve">升至</w:delText>
        </w:r>
      </w:del>
      <w:r>
        <w:rPr>
          <w:rFonts w:ascii="Times New Roman" w:hAnsi="Times New Roman" w:eastAsia="方正仿宋_GBK"/>
          <w:b w:val="0"/>
          <w:sz w:val="24"/>
        </w:rPr>
        <w:t xml:space="preserve">2.</w:t>
      </w:r>
      <w:ins w:id="5069" w:author="xh" w:date="2026-10-19T10:09:26+08:00">
        <w:r>
          <w:rPr>
            <w:rFonts w:ascii="Times New Roman" w:hAnsi="Times New Roman" w:eastAsia="方正仿宋_GBK"/>
            <w:b w:val="0"/>
            <w:sz w:val="24"/>
          </w:rPr>
          <w:t xml:space="preserve">0</w:t>
        </w:r>
      </w:ins>
      <w:del w:id="5070" w:author="xh" w:date="2026-10-19T10:09:26+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6和</w:t>
      </w:r>
      <w:ins w:id="5071" w:author="xh" w:date="2026-10-19T10:09:26+08:00">
        <w:r>
          <w:rPr>
            <w:rFonts w:ascii="Times New Roman" w:hAnsi="Times New Roman" w:eastAsia="方正仿宋_GBK"/>
            <w:b w:val="0"/>
            <w:sz w:val="24"/>
          </w:rPr>
          <w:t xml:space="preserve">1</w:t>
        </w:r>
      </w:ins>
      <w:del w:id="5072" w:author="xh" w:date="2026-10-19T10:09:26+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w:t>
      </w:r>
      <w:ins w:id="5073" w:author="xh" w:date="2026-10-19T10:09:26+08:00">
        <w:r>
          <w:rPr>
            <w:rFonts w:ascii="Times New Roman" w:hAnsi="Times New Roman" w:eastAsia="方正仿宋_GBK"/>
            <w:b w:val="0"/>
            <w:sz w:val="24"/>
          </w:rPr>
          <w:t xml:space="preserve">9</w:t>
        </w:r>
      </w:ins>
      <w:del w:id="5074" w:author="xh" w:date="2026-10-19T10:09:26+08:00">
        <w:r>
          <w:rPr>
            <w:rFonts w:ascii="Times New Roman" w:hAnsi="Times New Roman" w:eastAsia="方正仿宋_GBK"/>
            <w:b w:val="0"/>
            <w:sz w:val="24"/>
          </w:rPr>
          <w:delText xml:space="preserve">24。该年的比值上升由负荷变化形成。2</w:delText>
        </w:r>
      </w:del>
      <w:r>
        <w:rPr>
          <w:rFonts w:ascii="Times New Roman" w:hAnsi="Times New Roman" w:eastAsia="方正仿宋_GBK"/>
          <w:b w:val="0"/>
          <w:sz w:val="24"/>
        </w:rPr>
        <w:t xml:space="preserve">0</w:t>
      </w:r>
      <w:ins w:id="5075" w:author="xh" w:date="2026-10-19T10:09:26+08:00">
        <w:r>
          <w:rPr>
            <w:rFonts w:ascii="Times New Roman" w:hAnsi="Times New Roman" w:eastAsia="方正仿宋_GBK"/>
            <w:b w:val="0"/>
            <w:sz w:val="24"/>
          </w:rPr>
          <w:t xml:space="preserve">；储能</w:t>
        </w:r>
      </w:ins>
      <w:del w:id="5076" w:author="xh" w:date="2026-10-19T10:09:26+08:00">
        <w:r>
          <w:rPr>
            <w:rFonts w:ascii="Times New Roman" w:hAnsi="Times New Roman" w:eastAsia="方正仿宋_GBK"/>
            <w:b w:val="0"/>
            <w:sz w:val="24"/>
          </w:rPr>
          <w:delText xml:space="preserve">24年负荷恢复后，两类方案分别实施上述增容，并各新增1项联络。2025年负荷进一步增加，主变容量均保持上一年状态，刚性与弹性容载比</w:delText>
        </w:r>
      </w:del>
      <w:r>
        <w:rPr>
          <w:rFonts w:ascii="Times New Roman" w:hAnsi="Times New Roman" w:eastAsia="方正仿宋_GBK"/>
          <w:b w:val="0"/>
          <w:sz w:val="24"/>
        </w:rPr>
        <w:t xml:space="preserve">分别为</w:t>
      </w:r>
      <w:ins w:id="5077" w:author="xh" w:date="2026-10-19T10:09:26+08:00">
        <w:r>
          <w:rPr>
            <w:rFonts w:ascii="Times New Roman" w:hAnsi="Times New Roman" w:eastAsia="方正仿宋_GBK"/>
            <w:b w:val="0"/>
            <w:sz w:val="24"/>
          </w:rPr>
          <w:t xml:space="preserve">545</w:t>
        </w:r>
      </w:ins>
      <w:del w:id="5078" w:author="xh" w:date="2026-10-19T10:09:26+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w:t>
      </w:r>
      <w:ins w:id="5079" w:author="xh" w:date="2026-10-19T10:09:26+08:00">
        <w:r>
          <w:rPr>
            <w:rFonts w:ascii="Times New Roman" w:hAnsi="Times New Roman" w:eastAsia="方正仿宋_GBK"/>
            <w:b w:val="0"/>
            <w:sz w:val="24"/>
          </w:rPr>
          <w:t xml:space="preserve">6</w:t>
        </w:r>
      </w:ins>
      <w:r>
        <w:rPr>
          <w:rFonts w:ascii="Times New Roman" w:hAnsi="Times New Roman" w:eastAsia="方正仿宋_GBK"/>
          <w:b w:val="0"/>
          <w:sz w:val="24"/>
        </w:rPr>
        <w:t xml:space="preserve">7</w:t>
      </w:r>
      <w:del w:id="5080" w:author="xh" w:date="2026-10-19T10:09:26+08:00">
        <w:r>
          <w:rPr>
            <w:rFonts w:ascii="Times New Roman" w:hAnsi="Times New Roman" w:eastAsia="方正仿宋_GBK"/>
            <w:b w:val="0"/>
            <w:sz w:val="24"/>
          </w:rPr>
          <w:delText xml:space="preserve">8和1.79。刚性方案当年新增10.11</w:delText>
        </w:r>
      </w:del>
      <w:r>
        <w:rPr>
          <w:rFonts w:ascii="Times New Roman" w:hAnsi="Times New Roman" w:eastAsia="方正仿宋_GBK"/>
          <w:b w:val="0"/>
          <w:sz w:val="24"/>
        </w:rPr>
        <w:t xml:space="preserve"> MWh</w:t>
      </w:r>
      <w:del w:id="5081" w:author="xh" w:date="2026-10-19T10:09:26+08:00">
        <w:r>
          <w:rPr>
            <w:rFonts w:ascii="Times New Roman" w:hAnsi="Times New Roman" w:eastAsia="方正仿宋_GBK"/>
            <w:b w:val="0"/>
            <w:sz w:val="24"/>
          </w:rPr>
          <w:delText xml:space="preserve">储能</w:delText>
        </w:r>
      </w:del>
      <w:r>
        <w:rPr>
          <w:rFonts w:ascii="Times New Roman" w:hAnsi="Times New Roman" w:eastAsia="方正仿宋_GBK"/>
          <w:b w:val="0"/>
          <w:sz w:val="24"/>
        </w:rPr>
        <w:t xml:space="preserve">和</w:t>
      </w:r>
      <w:ins w:id="5082" w:author="xh" w:date="2026-10-19T10:09:26+08:00">
        <w:r>
          <w:rPr>
            <w:rFonts w:ascii="Times New Roman" w:hAnsi="Times New Roman" w:eastAsia="方正仿宋_GBK"/>
            <w:b w:val="0"/>
            <w:sz w:val="24"/>
          </w:rPr>
          <w:t xml:space="preserve">568</w:t>
        </w:r>
      </w:ins>
      <w:del w:id="5083" w:author="xh" w:date="2026-10-19T10:09:26+08:00">
        <w:r>
          <w:rPr>
            <w:rFonts w:ascii="Times New Roman" w:hAnsi="Times New Roman" w:eastAsia="方正仿宋_GBK"/>
            <w:b w:val="0"/>
            <w:sz w:val="24"/>
          </w:rPr>
          <w:delText xml:space="preserve">7项联络，弹性方案新增7</w:delText>
        </w:r>
      </w:del>
      <w:r>
        <w:rPr>
          <w:rFonts w:ascii="Times New Roman" w:hAnsi="Times New Roman" w:eastAsia="方正仿宋_GBK"/>
          <w:b w:val="0"/>
          <w:sz w:val="24"/>
        </w:rPr>
        <w:t xml:space="preserve">.</w:t>
      </w:r>
      <w:ins w:id="5084" w:author="xh" w:date="2026-10-19T10:09:26+08:00">
        <w:r>
          <w:rPr>
            <w:rFonts w:ascii="Times New Roman" w:hAnsi="Times New Roman" w:eastAsia="方正仿宋_GBK"/>
            <w:b w:val="0"/>
            <w:sz w:val="24"/>
          </w:rPr>
          <w:t xml:space="preserve">25</w:t>
        </w:r>
      </w:ins>
      <w:del w:id="5085" w:author="xh" w:date="2026-10-19T10:09:26+08:00">
        <w:r>
          <w:rPr>
            <w:rFonts w:ascii="Times New Roman" w:hAnsi="Times New Roman" w:eastAsia="方正仿宋_GBK"/>
            <w:b w:val="0"/>
            <w:sz w:val="24"/>
          </w:rPr>
          <w:delText xml:space="preserve">31</w:delText>
        </w:r>
      </w:del>
      <w:r>
        <w:rPr>
          <w:rFonts w:ascii="Times New Roman" w:hAnsi="Times New Roman" w:eastAsia="方正仿宋_GBK"/>
          <w:b w:val="0"/>
          <w:sz w:val="24"/>
        </w:rPr>
        <w:t xml:space="preserve"> MWh</w:t>
      </w:r>
      <w:del w:id="5086" w:author="xh" w:date="2026-10-19T10:09:26+08:00">
        <w:r>
          <w:rPr>
            <w:rFonts w:ascii="Times New Roman" w:hAnsi="Times New Roman" w:eastAsia="方正仿宋_GBK"/>
            <w:b w:val="0"/>
            <w:sz w:val="24"/>
          </w:rPr>
          <w:delText xml:space="preserve">储能和6项联络</w:delText>
        </w:r>
      </w:del>
      <w:r>
        <w:rPr>
          <w:rFonts w:ascii="Times New Roman" w:hAnsi="Times New Roman" w:eastAsia="方正仿宋_GBK"/>
          <w:b w:val="0"/>
          <w:sz w:val="24"/>
        </w:rPr>
        <w:t xml:space="preserve">，</w:t>
      </w:r>
      <w:del w:id="5087" w:author="xh" w:date="2026-10-19T10:09:26+08:00">
        <w:r>
          <w:rPr>
            <w:rFonts w:ascii="Times New Roman" w:hAnsi="Times New Roman" w:eastAsia="方正仿宋_GBK"/>
            <w:b w:val="0"/>
            <w:sz w:val="24"/>
          </w:rPr>
          <w:delText xml:space="preserve">末年</w:delText>
        </w:r>
      </w:del>
      <w:r>
        <w:rPr>
          <w:rFonts w:ascii="Times New Roman" w:hAnsi="Times New Roman" w:eastAsia="方正仿宋_GBK"/>
          <w:b w:val="0"/>
          <w:sz w:val="24"/>
        </w:rPr>
        <w:t xml:space="preserve">累计新增联络分别为</w:t>
      </w:r>
      <w:ins w:id="5088" w:author="xh" w:date="2026-10-19T10:09:26+08:00">
        <w:r>
          <w:rPr>
            <w:rFonts w:ascii="Times New Roman" w:hAnsi="Times New Roman" w:eastAsia="方正仿宋_GBK"/>
            <w:b w:val="0"/>
            <w:sz w:val="24"/>
          </w:rPr>
          <w:t xml:space="preserve">2</w:t>
        </w:r>
      </w:ins>
      <w:r>
        <w:rPr>
          <w:rFonts w:ascii="Times New Roman" w:hAnsi="Times New Roman" w:eastAsia="方正仿宋_GBK"/>
          <w:b w:val="0"/>
          <w:sz w:val="24"/>
        </w:rPr>
        <w:t xml:space="preserve">1</w:t>
      </w:r>
      <w:del w:id="5089" w:author="xh" w:date="2026-10-19T10:09:26+08:00">
        <w:r>
          <w:rPr>
            <w:rFonts w:ascii="Times New Roman" w:hAnsi="Times New Roman" w:eastAsia="方正仿宋_GBK"/>
            <w:b w:val="0"/>
            <w:sz w:val="24"/>
          </w:rPr>
          <w:delText xml:space="preserve">6</w:delText>
        </w:r>
      </w:del>
      <w:r>
        <w:rPr>
          <w:rFonts w:ascii="Times New Roman" w:hAnsi="Times New Roman" w:eastAsia="方正仿宋_GBK"/>
          <w:b w:val="0"/>
          <w:sz w:val="24"/>
        </w:rPr>
        <w:t xml:space="preserve">条和</w:t>
      </w:r>
      <w:ins w:id="5090" w:author="xh" w:date="2026-10-19T10:09:26+08:00">
        <w:r>
          <w:rPr>
            <w:rFonts w:ascii="Times New Roman" w:hAnsi="Times New Roman" w:eastAsia="方正仿宋_GBK"/>
            <w:b w:val="0"/>
            <w:sz w:val="24"/>
          </w:rPr>
          <w:t xml:space="preserve">58</w:t>
        </w:r>
      </w:ins>
      <w:del w:id="5091" w:author="xh" w:date="2026-10-19T10:09:26+08:00">
        <w:r>
          <w:rPr>
            <w:rFonts w:ascii="Times New Roman" w:hAnsi="Times New Roman" w:eastAsia="方正仿宋_GBK"/>
            <w:b w:val="0"/>
            <w:sz w:val="24"/>
          </w:rPr>
          <w:delText xml:space="preserve">13</w:delText>
        </w:r>
      </w:del>
      <w:r>
        <w:rPr>
          <w:rFonts w:ascii="Times New Roman" w:hAnsi="Times New Roman" w:eastAsia="方正仿宋_GBK"/>
          <w:b w:val="0"/>
          <w:sz w:val="24"/>
        </w:rPr>
        <w:t xml:space="preserve">条。</w:t>
      </w:r>
      <w:del w:id="5092" w:author="xh" w:date="2026-10-19T10:09:26+08:00">
        <w:r>
          <w:rPr>
            <w:rFonts w:ascii="Times New Roman" w:hAnsi="Times New Roman" w:eastAsia="方正仿宋_GBK"/>
            <w:b w:val="0"/>
            <w:sz w:val="24"/>
          </w:rPr>
          <w:delText xml:space="preserve">弹性方案较多的站内</w:delText>
        </w:r>
      </w:del>
      <w:r>
        <w:rPr>
          <w:rFonts w:ascii="Times New Roman" w:hAnsi="Times New Roman" w:eastAsia="方正仿宋_GBK"/>
          <w:b w:val="0"/>
          <w:sz w:val="24"/>
        </w:rPr>
        <w:t xml:space="preserve">容量</w:t>
      </w:r>
      <w:ins w:id="5093" w:author="xh" w:date="2026-10-19T10:09:26+08:00">
        <w:r>
          <w:rPr>
            <w:rFonts w:ascii="Times New Roman" w:hAnsi="Times New Roman" w:eastAsia="方正仿宋_GBK"/>
            <w:b w:val="0"/>
            <w:sz w:val="24"/>
          </w:rPr>
          <w:t xml:space="preserve">配置</w:t>
        </w:r>
      </w:ins>
      <w:del w:id="5094" w:author="xh" w:date="2026-10-19T10:09:26+08:00">
        <w:r>
          <w:rPr>
            <w:rFonts w:ascii="Times New Roman" w:hAnsi="Times New Roman" w:eastAsia="方正仿宋_GBK"/>
            <w:b w:val="0"/>
            <w:sz w:val="24"/>
          </w:rPr>
          <w:delText xml:space="preserve">及其分布，减少了对储能</w:delText>
        </w:r>
      </w:del>
      <w:r>
        <w:rPr>
          <w:rFonts w:ascii="Times New Roman" w:hAnsi="Times New Roman" w:eastAsia="方正仿宋_GBK"/>
          <w:b w:val="0"/>
          <w:sz w:val="24"/>
        </w:rPr>
        <w:t xml:space="preserve">和</w:t>
      </w:r>
      <w:ins w:id="5095" w:author="xh" w:date="2026-10-19T10:09:26+08:00">
        <w:r>
          <w:rPr>
            <w:rFonts w:ascii="Times New Roman" w:hAnsi="Times New Roman" w:eastAsia="方正仿宋_GBK"/>
            <w:b w:val="0"/>
            <w:sz w:val="24"/>
          </w:rPr>
          <w:t xml:space="preserve">配套工程</w:t>
        </w:r>
      </w:ins>
      <w:del w:id="5096" w:author="xh" w:date="2026-10-19T10:09:26+08:00">
        <w:r>
          <w:rPr>
            <w:rFonts w:ascii="Times New Roman" w:hAnsi="Times New Roman" w:eastAsia="方正仿宋_GBK"/>
            <w:b w:val="0"/>
            <w:sz w:val="24"/>
          </w:rPr>
          <w:delText xml:space="preserve">新增通道</w:delText>
        </w:r>
      </w:del>
      <w:r>
        <w:rPr>
          <w:rFonts w:ascii="Times New Roman" w:hAnsi="Times New Roman" w:eastAsia="方正仿宋_GBK"/>
          <w:b w:val="0"/>
          <w:sz w:val="24"/>
        </w:rPr>
        <w:t xml:space="preserve">的</w:t>
      </w:r>
      <w:ins w:id="5097" w:author="xh" w:date="2026-10-19T10:09:26+08:00">
        <w:r>
          <w:rPr>
            <w:rFonts w:ascii="Times New Roman" w:hAnsi="Times New Roman" w:eastAsia="方正仿宋_GBK"/>
            <w:b w:val="0"/>
            <w:sz w:val="24"/>
          </w:rPr>
          <w:t xml:space="preserve">替代随年度需求逐步形成</w:t>
        </w:r>
      </w:ins>
      <w:del w:id="5098" w:author="xh" w:date="2026-10-19T10:09:26+08:00">
        <w:r>
          <w:rPr>
            <w:rFonts w:ascii="Times New Roman" w:hAnsi="Times New Roman" w:eastAsia="方正仿宋_GBK"/>
            <w:b w:val="0"/>
            <w:sz w:val="24"/>
          </w:rPr>
          <w:delText xml:space="preserve">依赖</w:delText>
        </w:r>
      </w:del>
      <w:r>
        <w:rPr>
          <w:rFonts w:ascii="Times New Roman" w:hAnsi="Times New Roman" w:eastAsia="方正仿宋_GBK"/>
          <w:b w:val="0"/>
          <w:sz w:val="24"/>
        </w:rPr>
        <w:t xml:space="preserve">。</w:t>
      </w:r>
    </w:p>
    <w:p w14:paraId="09168F41">
      <w:pPr>
        <w:pStyle w:val="2"/>
        <w:widowControl/>
        <w:spacing w:before="0" w:after="0" w:line="348" w:lineRule="exact"/>
        <w:ind w:firstLine="480"/>
        <w:jc w:val="both"/>
      </w:pPr>
      <w:ins w:id="5099" w:author="xh" w:date="2026-10-19T10:10:05+08:00">
        <w:r>
          <w:rPr>
            <w:rFonts w:ascii="Times New Roman" w:hAnsi="Times New Roman" w:eastAsia="方正仿宋_GBK"/>
            <w:b w:val="0"/>
            <w:sz w:val="24"/>
          </w:rPr>
          <w:t xml:space="preserve">主变增加以整台更换和扩建实施，因此年度容量存在保持不变的阶段。2023年负荷低于</w:t>
        </w:r>
      </w:ins>
      <w:del w:id="5100" w:author="xh" w:date="2026-10-19T10:10:05+08:00">
        <w:r>
          <w:rPr>
            <w:rFonts w:ascii="Times New Roman" w:hAnsi="Times New Roman" w:eastAsia="方正仿宋_GBK"/>
            <w:b w:val="0"/>
            <w:sz w:val="24"/>
          </w:rPr>
          <w:delText xml:space="preserve">邳州弹性方案</w:delText>
        </w:r>
      </w:del>
      <w:r>
        <w:rPr>
          <w:rFonts w:ascii="Times New Roman" w:hAnsi="Times New Roman" w:eastAsia="方正仿宋_GBK"/>
          <w:b w:val="0"/>
          <w:sz w:val="24"/>
        </w:rPr>
        <w:t xml:space="preserve">2022年</w:t>
      </w:r>
      <w:ins w:id="5101" w:author="xh" w:date="2026-10-19T10:10:05+08:00">
        <w:r>
          <w:rPr>
            <w:rFonts w:ascii="Times New Roman" w:hAnsi="Times New Roman" w:eastAsia="方正仿宋_GBK"/>
            <w:b w:val="0"/>
            <w:sz w:val="24"/>
          </w:rPr>
          <w:t xml:space="preserve">，两方案继续保留在役主变</w:t>
        </w:r>
      </w:ins>
      <w:del w:id="5102" w:author="xh" w:date="2026-10-19T10:10:05+08:00">
        <w:r>
          <w:rPr>
            <w:rFonts w:ascii="Times New Roman" w:hAnsi="Times New Roman" w:eastAsia="方正仿宋_GBK"/>
            <w:b w:val="0"/>
            <w:sz w:val="24"/>
          </w:rPr>
          <w:delText xml:space="preserve">新购483.50 MVA、替换原设备243.00 MVA</w:delText>
        </w:r>
      </w:del>
      <w:r>
        <w:rPr>
          <w:rFonts w:ascii="Times New Roman" w:hAnsi="Times New Roman" w:eastAsia="方正仿宋_GBK"/>
          <w:b w:val="0"/>
          <w:sz w:val="24"/>
        </w:rPr>
        <w:t xml:space="preserve">，容</w:t>
      </w:r>
      <w:ins w:id="5103" w:author="xh" w:date="2026-10-19T10:10:05+08:00">
        <w:r>
          <w:rPr>
            <w:rFonts w:ascii="Times New Roman" w:hAnsi="Times New Roman" w:eastAsia="方正仿宋_GBK"/>
            <w:b w:val="0"/>
            <w:sz w:val="24"/>
          </w:rPr>
          <w:t xml:space="preserve">载比随分母减小而升高</w:t>
        </w:r>
      </w:ins>
      <w:del w:id="5104" w:author="xh" w:date="2026-10-19T10:10:05+08:00">
        <w:r>
          <w:rPr>
            <w:rFonts w:ascii="Times New Roman" w:hAnsi="Times New Roman" w:eastAsia="方正仿宋_GBK"/>
            <w:b w:val="0"/>
            <w:sz w:val="24"/>
          </w:rPr>
          <w:delText xml:space="preserve">量净增240.50 MVA</w:delText>
        </w:r>
      </w:del>
      <w:r>
        <w:rPr>
          <w:rFonts w:ascii="Times New Roman" w:hAnsi="Times New Roman" w:eastAsia="方正仿宋_GBK"/>
          <w:b w:val="0"/>
          <w:sz w:val="24"/>
        </w:rPr>
        <w:t xml:space="preserve">。</w:t>
      </w:r>
      <w:ins w:id="5105" w:author="xh" w:date="2026-10-19T10:10:05+08:00">
        <w:r>
          <w:rPr>
            <w:rFonts w:ascii="Times New Roman" w:hAnsi="Times New Roman" w:eastAsia="方正仿宋_GBK"/>
            <w:b w:val="0"/>
            <w:sz w:val="24"/>
          </w:rPr>
          <w:t xml:space="preserve">后续年份</w:t>
        </w:r>
      </w:ins>
      <w:del w:id="5106" w:author="xh" w:date="2026-10-19T10:10:05+08:00">
        <w:r>
          <w:rPr>
            <w:rFonts w:ascii="Times New Roman" w:hAnsi="Times New Roman" w:eastAsia="方正仿宋_GBK"/>
            <w:b w:val="0"/>
            <w:sz w:val="24"/>
          </w:rPr>
          <w:delText xml:space="preserve">该批采购</w:delText>
        </w:r>
      </w:del>
      <w:r>
        <w:rPr>
          <w:rFonts w:ascii="Times New Roman" w:hAnsi="Times New Roman" w:eastAsia="方正仿宋_GBK"/>
          <w:b w:val="0"/>
          <w:sz w:val="24"/>
        </w:rPr>
        <w:t xml:space="preserve">按</w:t>
      </w:r>
      <w:ins w:id="5107" w:author="xh" w:date="2026-10-19T10:10:05+08:00">
        <w:r>
          <w:rPr>
            <w:rFonts w:ascii="Times New Roman" w:hAnsi="Times New Roman" w:eastAsia="方正仿宋_GBK"/>
            <w:b w:val="0"/>
            <w:sz w:val="24"/>
          </w:rPr>
          <w:t xml:space="preserve">当年需求追加工程，年度主变</w:t>
        </w:r>
      </w:ins>
      <w:del w:id="5108" w:author="xh" w:date="2026-10-19T10:10:05+08:00">
        <w:r>
          <w:rPr>
            <w:rFonts w:ascii="Times New Roman" w:hAnsi="Times New Roman" w:eastAsia="方正仿宋_GBK"/>
            <w:b w:val="0"/>
            <w:sz w:val="24"/>
          </w:rPr>
          <w:delText xml:space="preserve">全部</w:delText>
        </w:r>
      </w:del>
      <w:r>
        <w:rPr>
          <w:rFonts w:ascii="Times New Roman" w:hAnsi="Times New Roman" w:eastAsia="方正仿宋_GBK"/>
          <w:b w:val="0"/>
          <w:sz w:val="24"/>
        </w:rPr>
        <w:t xml:space="preserve">新购容量</w:t>
      </w:r>
      <w:ins w:id="5109" w:author="xh" w:date="2026-10-19T10:10:05+08:00">
        <w:r>
          <w:rPr>
            <w:rFonts w:ascii="Times New Roman" w:hAnsi="Times New Roman" w:eastAsia="方正仿宋_GBK"/>
            <w:b w:val="0"/>
            <w:sz w:val="24"/>
          </w:rPr>
          <w:t xml:space="preserve">扣除被替换容量后对应</w:t>
        </w:r>
      </w:ins>
      <w:del w:id="5110" w:author="xh" w:date="2026-10-19T10:10:05+08:00">
        <w:r>
          <w:rPr>
            <w:rFonts w:ascii="Times New Roman" w:hAnsi="Times New Roman" w:eastAsia="方正仿宋_GBK"/>
            <w:b w:val="0"/>
            <w:sz w:val="24"/>
          </w:rPr>
          <w:delText xml:space="preserve">计取工程投资，形成的</w:delText>
        </w:r>
      </w:del>
      <w:r>
        <w:rPr>
          <w:rFonts w:ascii="Times New Roman" w:hAnsi="Times New Roman" w:eastAsia="方正仿宋_GBK"/>
          <w:b w:val="0"/>
          <w:sz w:val="24"/>
        </w:rPr>
        <w:t xml:space="preserve">净增容量</w:t>
      </w:r>
      <w:ins w:id="5111" w:author="xh" w:date="2026-10-19T10:10:05+08:00">
        <w:r>
          <w:rPr>
            <w:rFonts w:ascii="Times New Roman" w:hAnsi="Times New Roman" w:eastAsia="方正仿宋_GBK"/>
            <w:b w:val="0"/>
            <w:sz w:val="24"/>
          </w:rPr>
          <w:t xml:space="preserve">，费用按完整采购量计算</w:t>
        </w:r>
      </w:ins>
      <w:del w:id="5112" w:author="xh" w:date="2026-10-19T10:10:05+08:00">
        <w:r>
          <w:rPr>
            <w:rFonts w:ascii="Times New Roman" w:hAnsi="Times New Roman" w:eastAsia="方正仿宋_GBK"/>
            <w:b w:val="0"/>
            <w:sz w:val="24"/>
          </w:rPr>
          <w:delText xml:space="preserve">则在后续年度持续承担供电与故障支援任务</w:delText>
        </w:r>
      </w:del>
      <w:r>
        <w:rPr>
          <w:rFonts w:ascii="Times New Roman" w:hAnsi="Times New Roman" w:eastAsia="方正仿宋_GBK"/>
          <w:b w:val="0"/>
          <w:sz w:val="24"/>
        </w:rPr>
        <w:t xml:space="preserve">。</w:t>
      </w:r>
    </w:p>
    <w:p w14:paraId="60F3BB18">
      <w:pPr>
        <w:pStyle w:val="2"/>
        <w:widowControl/>
        <w:spacing w:before="0" w:after="0" w:line="348" w:lineRule="exact"/>
        <w:ind w:firstLine="480"/>
        <w:jc w:val="both"/>
        <w:rPr>
          <w:del w:id="5113" w:author="xh" w:date="2026-10-19T10:10:45+08:00"/>
        </w:rPr>
      </w:pPr>
      <w:del w:id="5114" w:author="xh" w:date="2026-10-19T10:10:45+08:00">
        <w:r>
          <w:rPr>
            <w:rFonts w:ascii="Times New Roman" w:hAnsi="Times New Roman" w:eastAsia="方正仿宋_GBK"/>
            <w:b w:val="0"/>
            <w:sz w:val="24"/>
          </w:rPr>
          <w:delText>逐年新增工程图进一步区分了首年补强与后期追加。弹性方案2022年较多采购主变，使其后续储能规模较小；刚性方案在容量控制下同时采用储能和联络，随负荷恢复及增长再追加相关措施。图中的主变为当年新购铭牌容量，储能与联络为当年新增数量，后续在役总量仍按年度方案表累计。各措施的建设时间决定相应费用发生年份，首年与末年的工程差异共同形成评价期费用比较。</w:delText>
        </w:r>
      </w:del>
    </w:p>
    <w:p w14:paraId="376BB8D8">
      <w:pPr>
        <w:pStyle w:val="2"/>
        <w:keepNext/>
        <w:spacing w:before="120" w:after="0" w:line="240" w:lineRule="auto"/>
        <w:ind w:left="0" w:leftChars="0" w:right="0" w:rightChars="0" w:firstLine="0" w:firstLineChars="0"/>
        <w:jc w:val="center"/>
        <w:rPr>
          <w:del w:id="5115" w:author="xh" w:date="2026-10-19T10:11:24+08:00"/>
        </w:rPr>
      </w:pPr>
      <w:del w:id="5116" w:author="xh" w:date="2026-10-19T10:11:24+08:00">
        <w:r>
          <w:drawing>
            <wp:inline distT="0" distB="0" distL="114300" distR="114300">
              <wp:extent cx="5120640" cy="5271135"/>
              <wp:effectExtent l="0" t="0" r="0" b="0"/>
              <wp:docPr id="4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pic:cNvPicPr>
                        <a:picLocks noChangeAspect="1" noChangeArrowheads="1"/>
                      </pic:cNvPicPr>
                    </pic:nvPicPr>
                    <pic:blipFill>
                      <a:blip r:embed="rId36"/>
                      <a:stretch>
                        <a:fillRect/>
                      </a:stretch>
                    </pic:blipFill>
                    <pic:spPr>
                      <a:xfrm>
                        <a:off x="0" y="0"/>
                        <a:ext cx="5120640" cy="5271247"/>
                      </a:xfrm>
                      <a:prstGeom prst="rect">
                        <a:avLst/>
                      </a:prstGeom>
                      <a:noFill/>
                      <a:ln w="9525">
                        <a:noFill/>
                      </a:ln>
                    </pic:spPr>
                  </pic:pic>
                </a:graphicData>
              </a:graphic>
            </wp:inline>
          </w:drawing>
        </w:r>
      </w:del>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ins w:id="5117" w:author="xh" w:date="2026-10-19T10:12:03+08:00"/>
        </w:rPr>
      </w:pPr>
      <w:ins w:id="5118" w:author="xh" w:date="2026-10-19T10:12:03+08:00">
        <w:r>
          <w:drawing>
            <wp:inline>
              <wp:extent cx="5120640" cy="5120640"/>
              <wp:effectExtent b="0" l="0" r="0" t="0"/>
              <wp:docPr descr="" title="" id="86" name="Picture"/>
              <a:graphic>
                <a:graphicData uri="http://schemas.openxmlformats.org/drawingml/2006/picture">
                  <pic:pic>
                    <pic:nvPicPr>
                      <pic:cNvPr descr="研究报告/02图表/当前版/pizhou_annual_new_measures.png" id="0" name="Picture"/>
                      <pic:cNvPicPr>
                        <a:picLocks noChangeArrowheads="1" noChangeAspect="1"/>
                      </pic:cNvPicPr>
                    </pic:nvPicPr>
                    <pic:blipFill>
                      <a:blip r:embed="rIdReportRevision4"/>
                      <a:stretch>
                        <a:fillRect/>
                      </a:stretch>
                    </pic:blipFill>
                    <pic:spPr bwMode="auto">
                      <a:xfrm>
                        <a:off x="0" y="0"/>
                        <a:ext cx="5120640" cy="5120640"/>
                      </a:xfrm>
                      <a:prstGeom prst="rect">
                        <a:avLst/>
                      </a:prstGeom>
                      <a:noFill/>
                      <a:ln w="9525">
                        <a:noFill/>
                        <a:headEnd/>
                        <a:tailEnd/>
                      </a:ln>
                    </pic:spPr>
                  </pic:pic>
                </a:graphicData>
              </a:graphic>
            </wp:inline>
          </w:drawing>
        </w:r>
      </w:ins>
    </w:p>
    <w:p w14:paraId="217F884F">
      <w:pPr>
        <w:pStyle w:val="2"/>
        <w:spacing w:before="60" w:after="120" w:line="280" w:lineRule="exact"/>
        <w:ind w:left="0" w:leftChars="0" w:right="0" w:rightChars="0" w:firstLine="0" w:firstLineChars="0" w:hanging="0" w:hangingChars="0" w:start="0" w:end="0" w:startChars="0" w:endChars="0"/>
        <w:jc w:val="center"/>
        <w:pPrChange w:id="28338" w:author="xh" w:date="2026-10-19T10:12:43+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图5-1 邳州两类方案的逐年新增工程</w:t>
      </w:r>
    </w:p>
    <w:p w14:paraId="7676E2A4">
      <w:pPr>
        <w:pStyle w:val="5"/>
        <w:keepNext/>
        <w:numPr>
          <w:ilvl w:val="0"/>
          <w:numId w:val="0"/>
        </w:numPr>
        <w:spacing w:before="160" w:after="120" w:line="390" w:lineRule="exact"/>
        <w:ind w:firstLine="0"/>
      </w:pPr>
      <w:bookmarkStart w:id="197" w:name="市区逐年方案"/>
      <w:r>
        <w:rPr>
          <w:rFonts w:ascii="Times New Roman" w:hAnsi="Times New Roman" w:eastAsia="方正仿宋_GBK"/>
          <w:b/>
          <w:sz w:val="26"/>
        </w:rPr>
        <w:t>5.4.2 市区逐年方案</w:t>
      </w:r>
      <w:bookmarkEnd w:id="197"/>
    </w:p>
    <w:p w14:paraId="2513539C">
      <w:pPr>
        <w:pStyle w:val="115"/>
        <w:widowControl/>
        <w:spacing w:before="0" w:after="0" w:line="348" w:lineRule="exact"/>
        <w:ind w:firstLine="480"/>
        <w:jc w:val="both"/>
      </w:pPr>
      <w:r>
        <w:rPr>
          <w:rFonts w:ascii="Times New Roman" w:hAnsi="Times New Roman" w:eastAsia="方正仿宋_GBK"/>
          <w:b w:val="0"/>
          <w:sz w:val="24"/>
        </w:rPr>
        <w:t xml:space="preserve">市区</w:t>
      </w:r>
      <w:ins w:id="5119" w:author="xh" w:date="2026-10-19T10:13:22+08:00">
        <w:r>
          <w:rPr>
            <w:rFonts w:ascii="Times New Roman" w:hAnsi="Times New Roman" w:eastAsia="方正仿宋_GBK"/>
            <w:b w:val="0"/>
            <w:sz w:val="24"/>
          </w:rPr>
          <w:t xml:space="preserve">两方案2021年均保留3113.50 MVA实际地区容量，2022年起按当年源荷选择新增工程。</w:t>
        </w:r>
      </w:ins>
      <w:r>
        <w:rPr>
          <w:rFonts w:ascii="Times New Roman" w:hAnsi="Times New Roman" w:eastAsia="方正仿宋_GBK"/>
          <w:b w:val="0"/>
          <w:sz w:val="24"/>
        </w:rPr>
        <w:t xml:space="preserve">弹性方案2022年</w:t>
      </w:r>
      <w:del w:id="5120" w:author="xh" w:date="2026-10-19T10:13:22+08:00">
        <w:r>
          <w:rPr>
            <w:rFonts w:ascii="Times New Roman" w:hAnsi="Times New Roman" w:eastAsia="方正仿宋_GBK"/>
            <w:b w:val="0"/>
            <w:sz w:val="24"/>
          </w:rPr>
          <w:delText xml:space="preserve">完成23.00 MVA</w:delText>
        </w:r>
      </w:del>
      <w:r>
        <w:rPr>
          <w:rFonts w:ascii="Times New Roman" w:hAnsi="Times New Roman" w:eastAsia="方正仿宋_GBK"/>
          <w:b w:val="0"/>
          <w:sz w:val="24"/>
        </w:rPr>
        <w:t xml:space="preserve">净增</w:t>
      </w:r>
      <w:ins w:id="5121" w:author="xh" w:date="2026-10-19T10:13:22+08:00">
        <w:r>
          <w:rPr>
            <w:rFonts w:ascii="Times New Roman" w:hAnsi="Times New Roman" w:eastAsia="方正仿宋_GBK"/>
            <w:b w:val="0"/>
            <w:sz w:val="24"/>
          </w:rPr>
          <w:t xml:space="preserve">0</w:t>
        </w:r>
      </w:ins>
      <w:del w:id="5122" w:author="xh" w:date="2026-10-19T10:13:22+08:00">
        <w:r>
          <w:rPr>
            <w:rFonts w:ascii="Times New Roman" w:hAnsi="Times New Roman" w:eastAsia="方正仿宋_GBK"/>
            <w:b w:val="0"/>
            <w:sz w:val="24"/>
          </w:rPr>
          <w:delText xml:space="preserve">容量，主变总容量达到2923</w:delText>
        </w:r>
      </w:del>
      <w:r>
        <w:rPr>
          <w:rFonts w:ascii="Times New Roman" w:hAnsi="Times New Roman" w:eastAsia="方正仿宋_GBK"/>
          <w:b w:val="0"/>
          <w:sz w:val="24"/>
        </w:rPr>
        <w:t xml:space="preserve">.00 MVA，</w:t>
      </w:r>
      <w:ins w:id="5123" w:author="xh" w:date="2026-10-19T10:13:22+08:00">
        <w:r>
          <w:rPr>
            <w:rFonts w:ascii="Times New Roman" w:hAnsi="Times New Roman" w:eastAsia="方正仿宋_GBK"/>
            <w:b w:val="0"/>
            <w:sz w:val="24"/>
          </w:rPr>
          <w:t xml:space="preserve">至</w:t>
        </w:r>
      </w:ins>
      <w:r>
        <w:rPr>
          <w:rFonts w:ascii="Times New Roman" w:hAnsi="Times New Roman" w:eastAsia="方正仿宋_GBK"/>
          <w:b w:val="0"/>
          <w:sz w:val="24"/>
        </w:rPr>
        <w:t xml:space="preserve">20</w:t>
      </w:r>
      <w:ins w:id="5124" w:author="xh" w:date="2026-10-19T10:13:22+08:00">
        <w:r>
          <w:rPr>
            <w:rFonts w:ascii="Times New Roman" w:hAnsi="Times New Roman" w:eastAsia="方正仿宋_GBK"/>
            <w:b w:val="0"/>
            <w:sz w:val="24"/>
          </w:rPr>
          <w:t xml:space="preserve">3</w:t>
        </w:r>
      </w:ins>
      <w:del w:id="5125" w:author="xh" w:date="2026-10-19T10:13:22+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5126" w:author="xh" w:date="2026-10-19T10:13:22+08:00">
        <w:r>
          <w:rPr>
            <w:rFonts w:ascii="Times New Roman" w:hAnsi="Times New Roman" w:eastAsia="方正仿宋_GBK"/>
            <w:b w:val="0"/>
            <w:sz w:val="24"/>
          </w:rPr>
          <w:t xml:space="preserve">主变容量</w:t>
        </w:r>
      </w:ins>
      <w:r>
        <w:rPr>
          <w:rFonts w:ascii="Times New Roman" w:hAnsi="Times New Roman" w:eastAsia="方正仿宋_GBK"/>
          <w:b w:val="0"/>
          <w:sz w:val="24"/>
        </w:rPr>
        <w:t xml:space="preserve">为</w:t>
      </w:r>
      <w:del w:id="5127" w:author="xh" w:date="2026-10-19T10:13:22+08:00">
        <w:r>
          <w:rPr>
            <w:rFonts w:ascii="Times New Roman" w:hAnsi="Times New Roman" w:eastAsia="方正仿宋_GBK"/>
            <w:b w:val="0"/>
            <w:sz w:val="24"/>
          </w:rPr>
          <w:delText xml:space="preserve">292</w:delText>
        </w:r>
      </w:del>
      <w:r>
        <w:rPr>
          <w:rFonts w:ascii="Times New Roman" w:hAnsi="Times New Roman" w:eastAsia="方正仿宋_GBK"/>
          <w:b w:val="0"/>
          <w:sz w:val="24"/>
        </w:rPr>
        <w:t xml:space="preserve">3</w:t>
      </w:r>
      <w:ins w:id="5128" w:author="xh" w:date="2026-10-19T10:13:22+08:00">
        <w:r>
          <w:rPr>
            <w:rFonts w:ascii="Times New Roman" w:hAnsi="Times New Roman" w:eastAsia="方正仿宋_GBK"/>
            <w:b w:val="0"/>
            <w:sz w:val="24"/>
          </w:rPr>
          <w:t xml:space="preserve">608</w:t>
        </w:r>
      </w:ins>
      <w:r>
        <w:rPr>
          <w:rFonts w:ascii="Times New Roman" w:hAnsi="Times New Roman" w:eastAsia="方正仿宋_GBK"/>
          <w:b w:val="0"/>
          <w:sz w:val="24"/>
        </w:rPr>
        <w:t xml:space="preserve">.</w:t>
      </w:r>
      <w:ins w:id="5129" w:author="xh" w:date="2026-10-19T10:13:22+08:00">
        <w:r>
          <w:rPr>
            <w:rFonts w:ascii="Times New Roman" w:hAnsi="Times New Roman" w:eastAsia="方正仿宋_GBK"/>
            <w:b w:val="0"/>
            <w:sz w:val="24"/>
          </w:rPr>
          <w:t xml:space="preserve">5</w:t>
        </w:r>
      </w:ins>
      <w:del w:id="5130" w:author="xh" w:date="2026-10-19T10:13:22+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MVA。</w:t>
      </w:r>
      <w:del w:id="5131" w:author="xh" w:date="2026-10-19T10:13:22+08:00">
        <w:r>
          <w:rPr>
            <w:rFonts w:ascii="Times New Roman" w:hAnsi="Times New Roman" w:eastAsia="方正仿宋_GBK"/>
            <w:b w:val="0"/>
            <w:sz w:val="24"/>
          </w:rPr>
          <w:delText xml:space="preserve">各</w:delText>
        </w:r>
      </w:del>
      <w:r>
        <w:rPr>
          <w:rFonts w:ascii="Times New Roman" w:hAnsi="Times New Roman" w:eastAsia="方正仿宋_GBK"/>
          <w:b w:val="0"/>
          <w:sz w:val="24"/>
        </w:rPr>
        <w:t xml:space="preserve">年</w:t>
      </w:r>
      <w:ins w:id="5132" w:author="xh" w:date="2026-10-19T10:13:22+08:00">
        <w:r>
          <w:rPr>
            <w:rFonts w:ascii="Times New Roman" w:hAnsi="Times New Roman" w:eastAsia="方正仿宋_GBK"/>
            <w:b w:val="0"/>
            <w:sz w:val="24"/>
          </w:rPr>
          <w:t xml:space="preserve">末配置与</w:t>
        </w:r>
      </w:ins>
      <w:del w:id="5133" w:author="xh" w:date="2026-10-19T10:13:22+08:00">
        <w:r>
          <w:rPr>
            <w:rFonts w:ascii="Times New Roman" w:hAnsi="Times New Roman" w:eastAsia="方正仿宋_GBK"/>
            <w:b w:val="0"/>
            <w:sz w:val="24"/>
          </w:rPr>
          <w:delText xml:space="preserve">储能和联络工程按</w:delText>
        </w:r>
      </w:del>
      <w:r>
        <w:rPr>
          <w:rFonts w:ascii="Times New Roman" w:hAnsi="Times New Roman" w:eastAsia="方正仿宋_GBK"/>
          <w:b w:val="0"/>
          <w:sz w:val="24"/>
        </w:rPr>
        <w:t xml:space="preserve">当年</w:t>
      </w:r>
      <w:del w:id="5134" w:author="xh" w:date="2026-10-19T10:13:22+08:00">
        <w:r>
          <w:rPr>
            <w:rFonts w:ascii="Times New Roman" w:hAnsi="Times New Roman" w:eastAsia="方正仿宋_GBK"/>
            <w:b w:val="0"/>
            <w:sz w:val="24"/>
          </w:rPr>
          <w:delText xml:space="preserve">供电需求安排，具体在役规模及</w:delText>
        </w:r>
      </w:del>
      <w:r>
        <w:rPr>
          <w:rFonts w:ascii="Times New Roman" w:hAnsi="Times New Roman" w:eastAsia="方正仿宋_GBK"/>
          <w:b w:val="0"/>
          <w:sz w:val="24"/>
        </w:rPr>
        <w:t xml:space="preserve">新增</w:t>
      </w:r>
      <w:ins w:id="5135" w:author="xh" w:date="2026-10-19T10:13:22+08:00">
        <w:r>
          <w:rPr>
            <w:rFonts w:ascii="Times New Roman" w:hAnsi="Times New Roman" w:eastAsia="方正仿宋_GBK"/>
            <w:b w:val="0"/>
            <w:sz w:val="24"/>
          </w:rPr>
          <w:t xml:space="preserve">措施</w:t>
        </w:r>
      </w:ins>
      <w:del w:id="5136" w:author="xh" w:date="2026-10-19T10:13:22+08:00">
        <w:r>
          <w:rPr>
            <w:rFonts w:ascii="Times New Roman" w:hAnsi="Times New Roman" w:eastAsia="方正仿宋_GBK"/>
            <w:b w:val="0"/>
            <w:sz w:val="24"/>
          </w:rPr>
          <w:delText xml:space="preserve">建设</w:delText>
        </w:r>
      </w:del>
      <w:r>
        <w:rPr>
          <w:rFonts w:ascii="Times New Roman" w:hAnsi="Times New Roman" w:eastAsia="方正仿宋_GBK"/>
          <w:b w:val="0"/>
          <w:sz w:val="24"/>
        </w:rPr>
        <w:t xml:space="preserve">分别列</w:t>
      </w:r>
      <w:ins w:id="5137" w:author="xh" w:date="2026-10-19T10:13:22+08:00">
        <w:r>
          <w:rPr>
            <w:rFonts w:ascii="Times New Roman" w:hAnsi="Times New Roman" w:eastAsia="方正仿宋_GBK"/>
            <w:b w:val="0"/>
            <w:sz w:val="24"/>
          </w:rPr>
          <w:t xml:space="preserve">示</w:t>
        </w:r>
      </w:ins>
      <w:del w:id="5138" w:author="xh" w:date="2026-10-19T10:13:22+08:00">
        <w:r>
          <w:rPr>
            <w:rFonts w:ascii="Times New Roman" w:hAnsi="Times New Roman" w:eastAsia="方正仿宋_GBK"/>
            <w:b w:val="0"/>
            <w:sz w:val="24"/>
          </w:rPr>
          <w:delText xml:space="preserve">于下表</w:delText>
        </w:r>
      </w:del>
      <w:r>
        <w:rPr>
          <w:rFonts w:ascii="Times New Roman" w:hAnsi="Times New Roman" w:eastAsia="方正仿宋_GBK"/>
          <w:b w:val="0"/>
          <w:sz w:val="24"/>
        </w:rPr>
        <w:t xml:space="preserve">。</w:t>
      </w:r>
    </w:p>
    <w:p w14:paraId="7AF972AA">
      <w:pPr>
        <w:pStyle w:val="2"/>
        <w:keepNext/>
        <w:spacing w:before="120" w:after="80" w:line="280" w:lineRule="exact"/>
        <w:ind w:firstLine="0"/>
        <w:jc w:val="center"/>
      </w:pPr>
      <w:r>
        <w:rPr>
          <w:rFonts w:ascii="Times New Roman" w:hAnsi="Times New Roman" w:eastAsia="宋体"/>
          <w:b w:val="0"/>
          <w:sz w:val="21"/>
        </w:rPr>
        <w:t>表5-6 市区逐年容量及措施</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1D58E9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5139" w:author="xh" w:date="2026-10-19T10:14:02+08:00"/>
        </w:trPr>
        <w:tc>
          <w:tcPr>
            <w:tcW w:w="1187" w:type="dxa"/>
            <w:tcMar>
              <w:left w:w="70" w:type="dxa"/>
              <w:right w:w="70" w:type="dxa"/>
            </w:tcMar>
            <w:vAlign w:val="center"/>
          </w:tcPr>
          <w:p w14:paraId="34068CA9">
            <w:pPr>
              <w:keepNext/>
              <w:spacing w:before="20" w:after="20" w:line="260" w:lineRule="exact"/>
              <w:ind w:left="0" w:leftChars="0" w:right="0" w:rightChars="0" w:firstLine="0" w:firstLineChars="0"/>
              <w:jc w:val="center"/>
              <w:rPr>
                <w:del w:id="5148" w:author="xh" w:date="2026-10-19T10:14:02+08:00"/>
              </w:rPr>
            </w:pPr>
            <w:del w:id="5149" w:author="xh" w:date="2026-10-19T10:14:02+08:00">
              <w:r>
                <w:rPr>
                  <w:rFonts w:ascii="Times New Roman" w:hAnsi="Times New Roman" w:eastAsia="宋体"/>
                  <w:b/>
                  <w:sz w:val="18"/>
                </w:rPr>
                <w:delText>方案</w:delText>
              </w:r>
            </w:del>
          </w:p>
        </w:tc>
        <w:tc>
          <w:tcPr>
            <w:tcW w:w="1187" w:type="dxa"/>
            <w:tcMar>
              <w:left w:w="70" w:type="dxa"/>
              <w:right w:w="70" w:type="dxa"/>
            </w:tcMar>
            <w:vAlign w:val="center"/>
          </w:tcPr>
          <w:p w14:paraId="71AE089C">
            <w:pPr>
              <w:keepNext/>
              <w:spacing w:before="20" w:after="20" w:line="260" w:lineRule="exact"/>
              <w:ind w:left="0" w:leftChars="0" w:right="0" w:rightChars="0" w:firstLine="0" w:firstLineChars="0"/>
              <w:jc w:val="center"/>
              <w:rPr>
                <w:del w:id="5150" w:author="xh" w:date="2026-10-19T10:14:02+08:00"/>
              </w:rPr>
            </w:pPr>
            <w:del w:id="5151" w:author="xh" w:date="2026-10-19T10:14:02+08:00">
              <w:r>
                <w:rPr>
                  <w:rFonts w:ascii="Times New Roman" w:hAnsi="Times New Roman" w:eastAsia="宋体"/>
                  <w:b/>
                  <w:sz w:val="18"/>
                </w:rPr>
                <w:delText>年份</w:delText>
              </w:r>
            </w:del>
          </w:p>
        </w:tc>
        <w:tc>
          <w:tcPr>
            <w:tcW w:w="1187" w:type="dxa"/>
            <w:tcMar>
              <w:left w:w="70" w:type="dxa"/>
              <w:right w:w="70" w:type="dxa"/>
            </w:tcMar>
            <w:vAlign w:val="center"/>
          </w:tcPr>
          <w:p w14:paraId="581D2501">
            <w:pPr>
              <w:keepNext/>
              <w:spacing w:before="20" w:after="20" w:line="260" w:lineRule="exact"/>
              <w:ind w:left="0" w:leftChars="0" w:right="0" w:rightChars="0" w:firstLine="0" w:firstLineChars="0"/>
              <w:jc w:val="center"/>
              <w:rPr>
                <w:del w:id="5152" w:author="xh" w:date="2026-10-19T10:14:02+08:00"/>
              </w:rPr>
            </w:pPr>
            <w:del w:id="5153" w:author="xh" w:date="2026-10-19T10:14:02+08:00">
              <w:r>
                <w:rPr>
                  <w:rFonts w:ascii="Times New Roman" w:hAnsi="Times New Roman" w:eastAsia="宋体"/>
                  <w:b/>
                  <w:sz w:val="18"/>
                </w:rPr>
                <w:delText>年网供最大负荷/MW</w:delText>
              </w:r>
            </w:del>
          </w:p>
        </w:tc>
        <w:tc>
          <w:tcPr>
            <w:tcW w:w="1187" w:type="dxa"/>
            <w:tcMar>
              <w:left w:w="70" w:type="dxa"/>
              <w:right w:w="70" w:type="dxa"/>
            </w:tcMar>
            <w:vAlign w:val="center"/>
          </w:tcPr>
          <w:p w14:paraId="1FA096D4">
            <w:pPr>
              <w:keepNext/>
              <w:spacing w:before="20" w:after="20" w:line="260" w:lineRule="exact"/>
              <w:ind w:left="0" w:leftChars="0" w:right="0" w:rightChars="0" w:firstLine="0" w:firstLineChars="0"/>
              <w:jc w:val="center"/>
              <w:rPr>
                <w:del w:id="5154" w:author="xh" w:date="2026-10-19T10:14:02+08:00"/>
              </w:rPr>
            </w:pPr>
            <w:del w:id="5155" w:author="xh" w:date="2026-10-19T10:14:02+08:00">
              <w:r>
                <w:rPr>
                  <w:rFonts w:ascii="Times New Roman" w:hAnsi="Times New Roman" w:eastAsia="宋体"/>
                  <w:b/>
                  <w:sz w:val="18"/>
                </w:rPr>
                <w:delText>主变容量/MVA</w:delText>
              </w:r>
            </w:del>
          </w:p>
        </w:tc>
        <w:tc>
          <w:tcPr>
            <w:tcW w:w="1187" w:type="dxa"/>
            <w:tcMar>
              <w:left w:w="70" w:type="dxa"/>
              <w:right w:w="70" w:type="dxa"/>
            </w:tcMar>
            <w:vAlign w:val="center"/>
          </w:tcPr>
          <w:p w14:paraId="1F764A10">
            <w:pPr>
              <w:keepNext/>
              <w:spacing w:before="20" w:after="20" w:line="260" w:lineRule="exact"/>
              <w:ind w:left="0" w:leftChars="0" w:right="0" w:rightChars="0" w:firstLine="0" w:firstLineChars="0"/>
              <w:jc w:val="center"/>
              <w:rPr>
                <w:del w:id="5156" w:author="xh" w:date="2026-10-19T10:14:02+08:00"/>
              </w:rPr>
            </w:pPr>
            <w:del w:id="5157" w:author="xh" w:date="2026-10-19T10:14:02+08:00">
              <w:r>
                <w:rPr>
                  <w:rFonts w:ascii="Times New Roman" w:hAnsi="Times New Roman" w:eastAsia="宋体"/>
                  <w:b/>
                  <w:sz w:val="18"/>
                </w:rPr>
                <w:delText>容载比</w:delText>
              </w:r>
            </w:del>
          </w:p>
        </w:tc>
        <w:tc>
          <w:tcPr>
            <w:tcW w:w="1187" w:type="dxa"/>
            <w:tcMar>
              <w:left w:w="70" w:type="dxa"/>
              <w:right w:w="70" w:type="dxa"/>
            </w:tcMar>
            <w:vAlign w:val="center"/>
          </w:tcPr>
          <w:p w14:paraId="26E757D8">
            <w:pPr>
              <w:keepNext/>
              <w:spacing w:before="20" w:after="20" w:line="260" w:lineRule="exact"/>
              <w:ind w:left="0" w:leftChars="0" w:right="0" w:rightChars="0" w:firstLine="0" w:firstLineChars="0"/>
              <w:jc w:val="center"/>
              <w:rPr>
                <w:del w:id="5158" w:author="xh" w:date="2026-10-19T10:14:02+08:00"/>
              </w:rPr>
            </w:pPr>
            <w:del w:id="5159" w:author="xh" w:date="2026-10-19T10:14:02+08:00">
              <w:r>
                <w:rPr>
                  <w:rFonts w:ascii="Times New Roman" w:hAnsi="Times New Roman" w:eastAsia="宋体"/>
                  <w:b/>
                  <w:sz w:val="18"/>
                </w:rPr>
                <w:delText>储能额定功率/MW</w:delText>
              </w:r>
            </w:del>
          </w:p>
        </w:tc>
        <w:tc>
          <w:tcPr>
            <w:tcW w:w="1187" w:type="dxa"/>
            <w:tcMar>
              <w:left w:w="70" w:type="dxa"/>
              <w:right w:w="70" w:type="dxa"/>
            </w:tcMar>
            <w:vAlign w:val="center"/>
          </w:tcPr>
          <w:p w14:paraId="5F240A06">
            <w:pPr>
              <w:keepNext/>
              <w:spacing w:before="20" w:after="20" w:line="260" w:lineRule="exact"/>
              <w:ind w:left="0" w:leftChars="0" w:right="0" w:rightChars="0" w:firstLine="0" w:firstLineChars="0"/>
              <w:jc w:val="center"/>
              <w:rPr>
                <w:del w:id="5160" w:author="xh" w:date="2026-10-19T10:14:02+08:00"/>
              </w:rPr>
            </w:pPr>
            <w:del w:id="5161" w:author="xh" w:date="2026-10-19T10:14:02+08:00">
              <w:r>
                <w:rPr>
                  <w:rFonts w:ascii="Times New Roman" w:hAnsi="Times New Roman" w:eastAsia="宋体"/>
                  <w:b/>
                  <w:sz w:val="18"/>
                </w:rPr>
                <w:delText>累计新线/条</w:delText>
              </w:r>
            </w:del>
          </w:p>
        </w:tc>
      </w:tr>
      <w:tr w14:paraId="7A638F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5140" w:author="xh" w:date="2026-10-19T10:14:02+08:00"/>
        </w:trPr>
        <w:tc>
          <w:tcPr>
            <w:tcW w:w="1187" w:type="dxa"/>
            <w:tcMar>
              <w:left w:w="70" w:type="dxa"/>
              <w:right w:w="70" w:type="dxa"/>
            </w:tcMar>
            <w:vAlign w:val="center"/>
          </w:tcPr>
          <w:p w14:paraId="1E710481">
            <w:pPr>
              <w:keepNext/>
              <w:spacing w:before="20" w:after="20" w:line="260" w:lineRule="exact"/>
              <w:ind w:left="0" w:leftChars="0" w:right="0" w:rightChars="0" w:firstLine="0" w:firstLineChars="0"/>
              <w:jc w:val="center"/>
              <w:rPr>
                <w:del w:id="5162" w:author="xh" w:date="2026-10-19T10:14:02+08:00"/>
              </w:rPr>
            </w:pPr>
            <w:del w:id="5163" w:author="xh" w:date="2026-10-19T10:14:02+08:00">
              <w:r>
                <w:rPr>
                  <w:rFonts w:ascii="Times New Roman" w:hAnsi="Times New Roman" w:eastAsia="宋体"/>
                  <w:b w:val="0"/>
                  <w:sz w:val="18"/>
                </w:rPr>
                <w:delText>刚性</w:delText>
              </w:r>
            </w:del>
          </w:p>
        </w:tc>
        <w:tc>
          <w:tcPr>
            <w:tcW w:w="1187" w:type="dxa"/>
            <w:tcMar>
              <w:left w:w="70" w:type="dxa"/>
              <w:right w:w="70" w:type="dxa"/>
            </w:tcMar>
            <w:vAlign w:val="center"/>
          </w:tcPr>
          <w:p w14:paraId="0512308F">
            <w:pPr>
              <w:keepNext/>
              <w:spacing w:before="20" w:after="20" w:line="260" w:lineRule="exact"/>
              <w:ind w:left="0" w:leftChars="0" w:right="0" w:rightChars="0" w:firstLine="0" w:firstLineChars="0"/>
              <w:jc w:val="center"/>
              <w:rPr>
                <w:del w:id="5164" w:author="xh" w:date="2026-10-19T10:14:02+08:00"/>
              </w:rPr>
            </w:pPr>
            <w:del w:id="5165" w:author="xh" w:date="2026-10-19T10:14:02+08:00">
              <w:r>
                <w:rPr>
                  <w:rFonts w:ascii="Times New Roman" w:hAnsi="Times New Roman" w:eastAsia="宋体"/>
                  <w:b w:val="0"/>
                  <w:sz w:val="18"/>
                </w:rPr>
                <w:delText>2022</w:delText>
              </w:r>
            </w:del>
          </w:p>
        </w:tc>
        <w:tc>
          <w:tcPr>
            <w:tcW w:w="1187" w:type="dxa"/>
            <w:tcMar>
              <w:left w:w="70" w:type="dxa"/>
              <w:right w:w="70" w:type="dxa"/>
            </w:tcMar>
            <w:vAlign w:val="center"/>
          </w:tcPr>
          <w:p w14:paraId="48B7B365">
            <w:pPr>
              <w:keepNext/>
              <w:spacing w:before="20" w:after="20" w:line="260" w:lineRule="exact"/>
              <w:ind w:left="0" w:leftChars="0" w:right="0" w:rightChars="0" w:firstLine="0" w:firstLineChars="0"/>
              <w:jc w:val="center"/>
              <w:rPr>
                <w:del w:id="5166" w:author="xh" w:date="2026-10-19T10:14:02+08:00"/>
              </w:rPr>
            </w:pPr>
            <w:del w:id="5167" w:author="xh" w:date="2026-10-19T10:14:02+08:00">
              <w:r>
                <w:rPr>
                  <w:rFonts w:ascii="Times New Roman" w:hAnsi="Times New Roman" w:eastAsia="宋体"/>
                  <w:b w:val="0"/>
                  <w:sz w:val="18"/>
                </w:rPr>
                <w:delText>1432.37</w:delText>
              </w:r>
            </w:del>
          </w:p>
        </w:tc>
        <w:tc>
          <w:tcPr>
            <w:tcW w:w="1187" w:type="dxa"/>
            <w:tcMar>
              <w:left w:w="70" w:type="dxa"/>
              <w:right w:w="70" w:type="dxa"/>
            </w:tcMar>
            <w:vAlign w:val="center"/>
          </w:tcPr>
          <w:p w14:paraId="362AE110">
            <w:pPr>
              <w:keepNext/>
              <w:spacing w:before="20" w:after="20" w:line="260" w:lineRule="exact"/>
              <w:ind w:left="0" w:leftChars="0" w:right="0" w:rightChars="0" w:firstLine="0" w:firstLineChars="0"/>
              <w:jc w:val="center"/>
              <w:rPr>
                <w:del w:id="5168" w:author="xh" w:date="2026-10-19T10:14:02+08:00"/>
              </w:rPr>
            </w:pPr>
            <w:del w:id="5169" w:author="xh" w:date="2026-10-19T10:14:02+08:00">
              <w:r>
                <w:rPr>
                  <w:rFonts w:ascii="Times New Roman" w:hAnsi="Times New Roman" w:eastAsia="宋体"/>
                  <w:b w:val="0"/>
                  <w:sz w:val="18"/>
                </w:rPr>
                <w:delText>2900.00</w:delText>
              </w:r>
            </w:del>
          </w:p>
        </w:tc>
        <w:tc>
          <w:tcPr>
            <w:tcW w:w="1187" w:type="dxa"/>
            <w:tcMar>
              <w:left w:w="70" w:type="dxa"/>
              <w:right w:w="70" w:type="dxa"/>
            </w:tcMar>
            <w:vAlign w:val="center"/>
          </w:tcPr>
          <w:p w14:paraId="1D8660EC">
            <w:pPr>
              <w:keepNext/>
              <w:spacing w:before="20" w:after="20" w:line="260" w:lineRule="exact"/>
              <w:ind w:left="0" w:leftChars="0" w:right="0" w:rightChars="0" w:firstLine="0" w:firstLineChars="0"/>
              <w:jc w:val="center"/>
              <w:rPr>
                <w:del w:id="5170" w:author="xh" w:date="2026-10-19T10:14:02+08:00"/>
              </w:rPr>
            </w:pPr>
            <w:del w:id="5171" w:author="xh" w:date="2026-10-19T10:14:02+08:00">
              <w:r>
                <w:rPr>
                  <w:rFonts w:ascii="Times New Roman" w:hAnsi="Times New Roman" w:eastAsia="宋体"/>
                  <w:b w:val="0"/>
                  <w:sz w:val="18"/>
                </w:rPr>
                <w:delText>2.02</w:delText>
              </w:r>
            </w:del>
          </w:p>
        </w:tc>
        <w:tc>
          <w:tcPr>
            <w:tcW w:w="1187" w:type="dxa"/>
            <w:tcMar>
              <w:left w:w="70" w:type="dxa"/>
              <w:right w:w="70" w:type="dxa"/>
            </w:tcMar>
            <w:vAlign w:val="center"/>
          </w:tcPr>
          <w:p w14:paraId="3F1B21F2">
            <w:pPr>
              <w:keepNext/>
              <w:spacing w:before="20" w:after="20" w:line="260" w:lineRule="exact"/>
              <w:ind w:left="0" w:leftChars="0" w:right="0" w:rightChars="0" w:firstLine="0" w:firstLineChars="0"/>
              <w:jc w:val="center"/>
              <w:rPr>
                <w:del w:id="5172" w:author="xh" w:date="2026-10-19T10:14:02+08:00"/>
              </w:rPr>
            </w:pPr>
            <w:del w:id="5173" w:author="xh" w:date="2026-10-19T10:14:02+08:00">
              <w:r>
                <w:rPr>
                  <w:rFonts w:ascii="Times New Roman" w:hAnsi="Times New Roman" w:eastAsia="宋体"/>
                  <w:b w:val="0"/>
                  <w:sz w:val="18"/>
                </w:rPr>
                <w:delText>0.00</w:delText>
              </w:r>
            </w:del>
          </w:p>
        </w:tc>
        <w:tc>
          <w:tcPr>
            <w:tcW w:w="1187" w:type="dxa"/>
            <w:tcMar>
              <w:left w:w="70" w:type="dxa"/>
              <w:right w:w="70" w:type="dxa"/>
            </w:tcMar>
            <w:vAlign w:val="center"/>
          </w:tcPr>
          <w:p w14:paraId="20813E5B">
            <w:pPr>
              <w:keepNext/>
              <w:spacing w:before="20" w:after="20" w:line="260" w:lineRule="exact"/>
              <w:ind w:left="0" w:leftChars="0" w:right="0" w:rightChars="0" w:firstLine="0" w:firstLineChars="0"/>
              <w:jc w:val="center"/>
              <w:rPr>
                <w:del w:id="5174" w:author="xh" w:date="2026-10-19T10:14:02+08:00"/>
              </w:rPr>
            </w:pPr>
            <w:del w:id="5175" w:author="xh" w:date="2026-10-19T10:14:02+08:00">
              <w:r>
                <w:rPr>
                  <w:rFonts w:ascii="Times New Roman" w:hAnsi="Times New Roman" w:eastAsia="宋体"/>
                  <w:b w:val="0"/>
                  <w:sz w:val="18"/>
                </w:rPr>
                <w:delText>3</w:delText>
              </w:r>
            </w:del>
          </w:p>
        </w:tc>
      </w:tr>
      <w:tr w14:paraId="396EB5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5141" w:author="xh" w:date="2026-10-19T10:14:02+08:00"/>
        </w:trPr>
        <w:tc>
          <w:tcPr>
            <w:tcW w:w="1187" w:type="dxa"/>
            <w:tcMar>
              <w:left w:w="70" w:type="dxa"/>
              <w:right w:w="70" w:type="dxa"/>
            </w:tcMar>
            <w:vAlign w:val="center"/>
          </w:tcPr>
          <w:p w14:paraId="54ED5D2E">
            <w:pPr>
              <w:keepNext/>
              <w:spacing w:before="20" w:after="20" w:line="260" w:lineRule="exact"/>
              <w:ind w:left="0" w:leftChars="0" w:right="0" w:rightChars="0" w:firstLine="0" w:firstLineChars="0"/>
              <w:jc w:val="center"/>
              <w:rPr>
                <w:del w:id="5176" w:author="xh" w:date="2026-10-19T10:14:02+08:00"/>
              </w:rPr>
            </w:pPr>
            <w:del w:id="5177" w:author="xh" w:date="2026-10-19T10:14:02+08:00">
              <w:r>
                <w:rPr>
                  <w:rFonts w:ascii="Times New Roman" w:hAnsi="Times New Roman" w:eastAsia="宋体"/>
                  <w:b w:val="0"/>
                  <w:sz w:val="18"/>
                </w:rPr>
                <w:delText>刚性</w:delText>
              </w:r>
            </w:del>
          </w:p>
        </w:tc>
        <w:tc>
          <w:tcPr>
            <w:tcW w:w="1187" w:type="dxa"/>
            <w:tcMar>
              <w:left w:w="70" w:type="dxa"/>
              <w:right w:w="70" w:type="dxa"/>
            </w:tcMar>
            <w:vAlign w:val="center"/>
          </w:tcPr>
          <w:p w14:paraId="62353F60">
            <w:pPr>
              <w:keepNext/>
              <w:spacing w:before="20" w:after="20" w:line="260" w:lineRule="exact"/>
              <w:ind w:left="0" w:leftChars="0" w:right="0" w:rightChars="0" w:firstLine="0" w:firstLineChars="0"/>
              <w:jc w:val="center"/>
              <w:rPr>
                <w:del w:id="5178" w:author="xh" w:date="2026-10-19T10:14:02+08:00"/>
              </w:rPr>
            </w:pPr>
            <w:del w:id="5179" w:author="xh" w:date="2026-10-19T10:14:02+08:00">
              <w:r>
                <w:rPr>
                  <w:rFonts w:ascii="Times New Roman" w:hAnsi="Times New Roman" w:eastAsia="宋体"/>
                  <w:b w:val="0"/>
                  <w:sz w:val="18"/>
                </w:rPr>
                <w:delText>2023</w:delText>
              </w:r>
            </w:del>
          </w:p>
        </w:tc>
        <w:tc>
          <w:tcPr>
            <w:tcW w:w="1187" w:type="dxa"/>
            <w:tcMar>
              <w:left w:w="70" w:type="dxa"/>
              <w:right w:w="70" w:type="dxa"/>
            </w:tcMar>
            <w:vAlign w:val="center"/>
          </w:tcPr>
          <w:p w14:paraId="385013BA">
            <w:pPr>
              <w:keepNext/>
              <w:spacing w:before="20" w:after="20" w:line="260" w:lineRule="exact"/>
              <w:ind w:left="0" w:leftChars="0" w:right="0" w:rightChars="0" w:firstLine="0" w:firstLineChars="0"/>
              <w:jc w:val="center"/>
              <w:rPr>
                <w:del w:id="5180" w:author="xh" w:date="2026-10-19T10:14:02+08:00"/>
              </w:rPr>
            </w:pPr>
            <w:del w:id="5181" w:author="xh" w:date="2026-10-19T10:14:02+08:00">
              <w:r>
                <w:rPr>
                  <w:rFonts w:ascii="Times New Roman" w:hAnsi="Times New Roman" w:eastAsia="宋体"/>
                  <w:b w:val="0"/>
                  <w:sz w:val="18"/>
                </w:rPr>
                <w:delText>1542.22</w:delText>
              </w:r>
            </w:del>
          </w:p>
        </w:tc>
        <w:tc>
          <w:tcPr>
            <w:tcW w:w="1187" w:type="dxa"/>
            <w:tcMar>
              <w:left w:w="70" w:type="dxa"/>
              <w:right w:w="70" w:type="dxa"/>
            </w:tcMar>
            <w:vAlign w:val="center"/>
          </w:tcPr>
          <w:p w14:paraId="60B46FD5">
            <w:pPr>
              <w:keepNext/>
              <w:spacing w:before="20" w:after="20" w:line="260" w:lineRule="exact"/>
              <w:ind w:left="0" w:leftChars="0" w:right="0" w:rightChars="0" w:firstLine="0" w:firstLineChars="0"/>
              <w:jc w:val="center"/>
              <w:rPr>
                <w:del w:id="5182" w:author="xh" w:date="2026-10-19T10:14:02+08:00"/>
              </w:rPr>
            </w:pPr>
            <w:del w:id="5183" w:author="xh" w:date="2026-10-19T10:14:02+08:00">
              <w:r>
                <w:rPr>
                  <w:rFonts w:ascii="Times New Roman" w:hAnsi="Times New Roman" w:eastAsia="宋体"/>
                  <w:b w:val="0"/>
                  <w:sz w:val="18"/>
                </w:rPr>
                <w:delText>2900.00</w:delText>
              </w:r>
            </w:del>
          </w:p>
        </w:tc>
        <w:tc>
          <w:tcPr>
            <w:tcW w:w="1187" w:type="dxa"/>
            <w:tcMar>
              <w:left w:w="70" w:type="dxa"/>
              <w:right w:w="70" w:type="dxa"/>
            </w:tcMar>
            <w:vAlign w:val="center"/>
          </w:tcPr>
          <w:p w14:paraId="7A561E47">
            <w:pPr>
              <w:keepNext/>
              <w:spacing w:before="20" w:after="20" w:line="260" w:lineRule="exact"/>
              <w:ind w:left="0" w:leftChars="0" w:right="0" w:rightChars="0" w:firstLine="0" w:firstLineChars="0"/>
              <w:jc w:val="center"/>
              <w:rPr>
                <w:del w:id="5184" w:author="xh" w:date="2026-10-19T10:14:02+08:00"/>
              </w:rPr>
            </w:pPr>
            <w:del w:id="5185" w:author="xh" w:date="2026-10-19T10:14:02+08:00">
              <w:r>
                <w:rPr>
                  <w:rFonts w:ascii="Times New Roman" w:hAnsi="Times New Roman" w:eastAsia="宋体"/>
                  <w:b w:val="0"/>
                  <w:sz w:val="18"/>
                </w:rPr>
                <w:delText>1.88</w:delText>
              </w:r>
            </w:del>
          </w:p>
        </w:tc>
        <w:tc>
          <w:tcPr>
            <w:tcW w:w="1187" w:type="dxa"/>
            <w:tcMar>
              <w:left w:w="70" w:type="dxa"/>
              <w:right w:w="70" w:type="dxa"/>
            </w:tcMar>
            <w:vAlign w:val="center"/>
          </w:tcPr>
          <w:p w14:paraId="4F94D60C">
            <w:pPr>
              <w:keepNext/>
              <w:spacing w:before="20" w:after="20" w:line="260" w:lineRule="exact"/>
              <w:ind w:left="0" w:leftChars="0" w:right="0" w:rightChars="0" w:firstLine="0" w:firstLineChars="0"/>
              <w:jc w:val="center"/>
              <w:rPr>
                <w:del w:id="5186" w:author="xh" w:date="2026-10-19T10:14:02+08:00"/>
              </w:rPr>
            </w:pPr>
            <w:del w:id="5187" w:author="xh" w:date="2026-10-19T10:14:02+08:00">
              <w:r>
                <w:rPr>
                  <w:rFonts w:ascii="Times New Roman" w:hAnsi="Times New Roman" w:eastAsia="宋体"/>
                  <w:b w:val="0"/>
                  <w:sz w:val="18"/>
                </w:rPr>
                <w:delText>0.00</w:delText>
              </w:r>
            </w:del>
          </w:p>
        </w:tc>
        <w:tc>
          <w:tcPr>
            <w:tcW w:w="1187" w:type="dxa"/>
            <w:tcMar>
              <w:left w:w="70" w:type="dxa"/>
              <w:right w:w="70" w:type="dxa"/>
            </w:tcMar>
            <w:vAlign w:val="center"/>
          </w:tcPr>
          <w:p w14:paraId="2324D469">
            <w:pPr>
              <w:keepNext/>
              <w:spacing w:before="20" w:after="20" w:line="260" w:lineRule="exact"/>
              <w:ind w:left="0" w:leftChars="0" w:right="0" w:rightChars="0" w:firstLine="0" w:firstLineChars="0"/>
              <w:jc w:val="center"/>
              <w:rPr>
                <w:del w:id="5188" w:author="xh" w:date="2026-10-19T10:14:02+08:00"/>
              </w:rPr>
            </w:pPr>
            <w:del w:id="5189" w:author="xh" w:date="2026-10-19T10:14:02+08:00">
              <w:r>
                <w:rPr>
                  <w:rFonts w:ascii="Times New Roman" w:hAnsi="Times New Roman" w:eastAsia="宋体"/>
                  <w:b w:val="0"/>
                  <w:sz w:val="18"/>
                </w:rPr>
                <w:delText>5</w:delText>
              </w:r>
            </w:del>
          </w:p>
        </w:tc>
      </w:tr>
      <w:tr w14:paraId="7E3885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5142" w:author="xh" w:date="2026-10-19T10:14:02+08:00"/>
        </w:trPr>
        <w:tc>
          <w:tcPr>
            <w:tcW w:w="1187" w:type="dxa"/>
            <w:tcMar>
              <w:left w:w="70" w:type="dxa"/>
              <w:right w:w="70" w:type="dxa"/>
            </w:tcMar>
            <w:vAlign w:val="center"/>
          </w:tcPr>
          <w:p w14:paraId="0270F41D">
            <w:pPr>
              <w:keepNext/>
              <w:spacing w:before="20" w:after="20" w:line="260" w:lineRule="exact"/>
              <w:ind w:left="0" w:leftChars="0" w:right="0" w:rightChars="0" w:firstLine="0" w:firstLineChars="0"/>
              <w:jc w:val="center"/>
              <w:rPr>
                <w:del w:id="5190" w:author="xh" w:date="2026-10-19T10:14:02+08:00"/>
              </w:rPr>
            </w:pPr>
            <w:del w:id="5191" w:author="xh" w:date="2026-10-19T10:14:02+08:00">
              <w:r>
                <w:rPr>
                  <w:rFonts w:ascii="Times New Roman" w:hAnsi="Times New Roman" w:eastAsia="宋体"/>
                  <w:b w:val="0"/>
                  <w:sz w:val="18"/>
                </w:rPr>
                <w:delText>刚性</w:delText>
              </w:r>
            </w:del>
          </w:p>
        </w:tc>
        <w:tc>
          <w:tcPr>
            <w:tcW w:w="1187" w:type="dxa"/>
            <w:tcMar>
              <w:left w:w="70" w:type="dxa"/>
              <w:right w:w="70" w:type="dxa"/>
            </w:tcMar>
            <w:vAlign w:val="center"/>
          </w:tcPr>
          <w:p w14:paraId="193EDF4D">
            <w:pPr>
              <w:keepNext/>
              <w:spacing w:before="20" w:after="20" w:line="260" w:lineRule="exact"/>
              <w:ind w:left="0" w:leftChars="0" w:right="0" w:rightChars="0" w:firstLine="0" w:firstLineChars="0"/>
              <w:jc w:val="center"/>
              <w:rPr>
                <w:del w:id="5192" w:author="xh" w:date="2026-10-19T10:14:02+08:00"/>
              </w:rPr>
            </w:pPr>
            <w:del w:id="5193" w:author="xh" w:date="2026-10-19T10:14:02+08:00">
              <w:r>
                <w:rPr>
                  <w:rFonts w:ascii="Times New Roman" w:hAnsi="Times New Roman" w:eastAsia="宋体"/>
                  <w:b w:val="0"/>
                  <w:sz w:val="18"/>
                </w:rPr>
                <w:delText>2024</w:delText>
              </w:r>
            </w:del>
          </w:p>
        </w:tc>
        <w:tc>
          <w:tcPr>
            <w:tcW w:w="1187" w:type="dxa"/>
            <w:tcMar>
              <w:left w:w="70" w:type="dxa"/>
              <w:right w:w="70" w:type="dxa"/>
            </w:tcMar>
            <w:vAlign w:val="center"/>
          </w:tcPr>
          <w:p w14:paraId="0516855D">
            <w:pPr>
              <w:keepNext/>
              <w:spacing w:before="20" w:after="20" w:line="260" w:lineRule="exact"/>
              <w:ind w:left="0" w:leftChars="0" w:right="0" w:rightChars="0" w:firstLine="0" w:firstLineChars="0"/>
              <w:jc w:val="center"/>
              <w:rPr>
                <w:del w:id="5194" w:author="xh" w:date="2026-10-19T10:14:02+08:00"/>
              </w:rPr>
            </w:pPr>
            <w:del w:id="5195" w:author="xh" w:date="2026-10-19T10:14:02+08:00">
              <w:r>
                <w:rPr>
                  <w:rFonts w:ascii="Times New Roman" w:hAnsi="Times New Roman" w:eastAsia="宋体"/>
                  <w:b w:val="0"/>
                  <w:sz w:val="18"/>
                </w:rPr>
                <w:delText>1449.40</w:delText>
              </w:r>
            </w:del>
          </w:p>
        </w:tc>
        <w:tc>
          <w:tcPr>
            <w:tcW w:w="1187" w:type="dxa"/>
            <w:tcMar>
              <w:left w:w="70" w:type="dxa"/>
              <w:right w:w="70" w:type="dxa"/>
            </w:tcMar>
            <w:vAlign w:val="center"/>
          </w:tcPr>
          <w:p w14:paraId="4A473044">
            <w:pPr>
              <w:keepNext/>
              <w:spacing w:before="20" w:after="20" w:line="260" w:lineRule="exact"/>
              <w:ind w:left="0" w:leftChars="0" w:right="0" w:rightChars="0" w:firstLine="0" w:firstLineChars="0"/>
              <w:jc w:val="center"/>
              <w:rPr>
                <w:del w:id="5196" w:author="xh" w:date="2026-10-19T10:14:02+08:00"/>
              </w:rPr>
            </w:pPr>
            <w:del w:id="5197" w:author="xh" w:date="2026-10-19T10:14:02+08:00">
              <w:r>
                <w:rPr>
                  <w:rFonts w:ascii="Times New Roman" w:hAnsi="Times New Roman" w:eastAsia="宋体"/>
                  <w:b w:val="0"/>
                  <w:sz w:val="18"/>
                </w:rPr>
                <w:delText>2900.00</w:delText>
              </w:r>
            </w:del>
          </w:p>
        </w:tc>
        <w:tc>
          <w:tcPr>
            <w:tcW w:w="1187" w:type="dxa"/>
            <w:tcMar>
              <w:left w:w="70" w:type="dxa"/>
              <w:right w:w="70" w:type="dxa"/>
            </w:tcMar>
            <w:vAlign w:val="center"/>
          </w:tcPr>
          <w:p w14:paraId="2411D9E9">
            <w:pPr>
              <w:keepNext/>
              <w:spacing w:before="20" w:after="20" w:line="260" w:lineRule="exact"/>
              <w:ind w:left="0" w:leftChars="0" w:right="0" w:rightChars="0" w:firstLine="0" w:firstLineChars="0"/>
              <w:jc w:val="center"/>
              <w:rPr>
                <w:del w:id="5198" w:author="xh" w:date="2026-10-19T10:14:02+08:00"/>
              </w:rPr>
            </w:pPr>
            <w:del w:id="5199" w:author="xh" w:date="2026-10-19T10:14:02+08:00">
              <w:r>
                <w:rPr>
                  <w:rFonts w:ascii="Times New Roman" w:hAnsi="Times New Roman" w:eastAsia="宋体"/>
                  <w:b w:val="0"/>
                  <w:sz w:val="18"/>
                </w:rPr>
                <w:delText>2.00</w:delText>
              </w:r>
            </w:del>
          </w:p>
        </w:tc>
        <w:tc>
          <w:tcPr>
            <w:tcW w:w="1187" w:type="dxa"/>
            <w:tcMar>
              <w:left w:w="70" w:type="dxa"/>
              <w:right w:w="70" w:type="dxa"/>
            </w:tcMar>
            <w:vAlign w:val="center"/>
          </w:tcPr>
          <w:p w14:paraId="750A1053">
            <w:pPr>
              <w:keepNext/>
              <w:spacing w:before="20" w:after="20" w:line="260" w:lineRule="exact"/>
              <w:ind w:left="0" w:leftChars="0" w:right="0" w:rightChars="0" w:firstLine="0" w:firstLineChars="0"/>
              <w:jc w:val="center"/>
              <w:rPr>
                <w:del w:id="5200" w:author="xh" w:date="2026-10-19T10:14:02+08:00"/>
              </w:rPr>
            </w:pPr>
            <w:del w:id="5201" w:author="xh" w:date="2026-10-19T10:14:02+08:00">
              <w:r>
                <w:rPr>
                  <w:rFonts w:ascii="Times New Roman" w:hAnsi="Times New Roman" w:eastAsia="宋体"/>
                  <w:b w:val="0"/>
                  <w:sz w:val="18"/>
                </w:rPr>
                <w:delText>0.00</w:delText>
              </w:r>
            </w:del>
          </w:p>
        </w:tc>
        <w:tc>
          <w:tcPr>
            <w:tcW w:w="1187" w:type="dxa"/>
            <w:tcMar>
              <w:left w:w="70" w:type="dxa"/>
              <w:right w:w="70" w:type="dxa"/>
            </w:tcMar>
            <w:vAlign w:val="center"/>
          </w:tcPr>
          <w:p w14:paraId="6285A3F2">
            <w:pPr>
              <w:keepNext/>
              <w:spacing w:before="20" w:after="20" w:line="260" w:lineRule="exact"/>
              <w:ind w:left="0" w:leftChars="0" w:right="0" w:rightChars="0" w:firstLine="0" w:firstLineChars="0"/>
              <w:jc w:val="center"/>
              <w:rPr>
                <w:del w:id="5202" w:author="xh" w:date="2026-10-19T10:14:02+08:00"/>
              </w:rPr>
            </w:pPr>
            <w:del w:id="5203" w:author="xh" w:date="2026-10-19T10:14:02+08:00">
              <w:r>
                <w:rPr>
                  <w:rFonts w:ascii="Times New Roman" w:hAnsi="Times New Roman" w:eastAsia="宋体"/>
                  <w:b w:val="0"/>
                  <w:sz w:val="18"/>
                </w:rPr>
                <w:delText>5</w:delText>
              </w:r>
            </w:del>
          </w:p>
        </w:tc>
      </w:tr>
      <w:tr w14:paraId="64F05C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5143" w:author="xh" w:date="2026-10-19T10:14:02+08:00"/>
        </w:trPr>
        <w:tc>
          <w:tcPr>
            <w:tcW w:w="1187" w:type="dxa"/>
            <w:tcMar>
              <w:left w:w="70" w:type="dxa"/>
              <w:right w:w="70" w:type="dxa"/>
            </w:tcMar>
            <w:vAlign w:val="center"/>
          </w:tcPr>
          <w:p w14:paraId="7E3C0FF6">
            <w:pPr>
              <w:keepNext/>
              <w:spacing w:before="20" w:after="20" w:line="260" w:lineRule="exact"/>
              <w:ind w:left="0" w:leftChars="0" w:right="0" w:rightChars="0" w:firstLine="0" w:firstLineChars="0"/>
              <w:jc w:val="center"/>
              <w:rPr>
                <w:del w:id="5204" w:author="xh" w:date="2026-10-19T10:14:02+08:00"/>
              </w:rPr>
            </w:pPr>
            <w:del w:id="5205" w:author="xh" w:date="2026-10-19T10:14:02+08:00">
              <w:r>
                <w:rPr>
                  <w:rFonts w:ascii="Times New Roman" w:hAnsi="Times New Roman" w:eastAsia="宋体"/>
                  <w:b w:val="0"/>
                  <w:sz w:val="18"/>
                </w:rPr>
                <w:delText>刚性</w:delText>
              </w:r>
            </w:del>
          </w:p>
        </w:tc>
        <w:tc>
          <w:tcPr>
            <w:tcW w:w="1187" w:type="dxa"/>
            <w:tcMar>
              <w:left w:w="70" w:type="dxa"/>
              <w:right w:w="70" w:type="dxa"/>
            </w:tcMar>
            <w:vAlign w:val="center"/>
          </w:tcPr>
          <w:p w14:paraId="1FADFEB7">
            <w:pPr>
              <w:keepNext/>
              <w:spacing w:before="20" w:after="20" w:line="260" w:lineRule="exact"/>
              <w:ind w:left="0" w:leftChars="0" w:right="0" w:rightChars="0" w:firstLine="0" w:firstLineChars="0"/>
              <w:jc w:val="center"/>
              <w:rPr>
                <w:del w:id="5206" w:author="xh" w:date="2026-10-19T10:14:02+08:00"/>
              </w:rPr>
            </w:pPr>
            <w:del w:id="5207" w:author="xh" w:date="2026-10-19T10:14:02+08:00">
              <w:r>
                <w:rPr>
                  <w:rFonts w:ascii="Times New Roman" w:hAnsi="Times New Roman" w:eastAsia="宋体"/>
                  <w:b w:val="0"/>
                  <w:sz w:val="18"/>
                </w:rPr>
                <w:delText>2025</w:delText>
              </w:r>
            </w:del>
          </w:p>
        </w:tc>
        <w:tc>
          <w:tcPr>
            <w:tcW w:w="1187" w:type="dxa"/>
            <w:tcMar>
              <w:left w:w="70" w:type="dxa"/>
              <w:right w:w="70" w:type="dxa"/>
            </w:tcMar>
            <w:vAlign w:val="center"/>
          </w:tcPr>
          <w:p w14:paraId="74612993">
            <w:pPr>
              <w:keepNext/>
              <w:spacing w:before="20" w:after="20" w:line="260" w:lineRule="exact"/>
              <w:ind w:left="0" w:leftChars="0" w:right="0" w:rightChars="0" w:firstLine="0" w:firstLineChars="0"/>
              <w:jc w:val="center"/>
              <w:rPr>
                <w:del w:id="5208" w:author="xh" w:date="2026-10-19T10:14:02+08:00"/>
              </w:rPr>
            </w:pPr>
            <w:del w:id="5209" w:author="xh" w:date="2026-10-19T10:14:02+08:00">
              <w:r>
                <w:rPr>
                  <w:rFonts w:ascii="Times New Roman" w:hAnsi="Times New Roman" w:eastAsia="宋体"/>
                  <w:b w:val="0"/>
                  <w:sz w:val="18"/>
                </w:rPr>
                <w:delText>1528.82</w:delText>
              </w:r>
            </w:del>
          </w:p>
        </w:tc>
        <w:tc>
          <w:tcPr>
            <w:tcW w:w="1187" w:type="dxa"/>
            <w:tcMar>
              <w:left w:w="70" w:type="dxa"/>
              <w:right w:w="70" w:type="dxa"/>
            </w:tcMar>
            <w:vAlign w:val="center"/>
          </w:tcPr>
          <w:p w14:paraId="4FB79180">
            <w:pPr>
              <w:keepNext/>
              <w:spacing w:before="20" w:after="20" w:line="260" w:lineRule="exact"/>
              <w:ind w:left="0" w:leftChars="0" w:right="0" w:rightChars="0" w:firstLine="0" w:firstLineChars="0"/>
              <w:jc w:val="center"/>
              <w:rPr>
                <w:del w:id="5210" w:author="xh" w:date="2026-10-19T10:14:02+08:00"/>
              </w:rPr>
            </w:pPr>
            <w:del w:id="5211" w:author="xh" w:date="2026-10-19T10:14:02+08:00">
              <w:r>
                <w:rPr>
                  <w:rFonts w:ascii="Times New Roman" w:hAnsi="Times New Roman" w:eastAsia="宋体"/>
                  <w:b w:val="0"/>
                  <w:sz w:val="18"/>
                </w:rPr>
                <w:delText>2900.00</w:delText>
              </w:r>
            </w:del>
          </w:p>
        </w:tc>
        <w:tc>
          <w:tcPr>
            <w:tcW w:w="1187" w:type="dxa"/>
            <w:tcMar>
              <w:left w:w="70" w:type="dxa"/>
              <w:right w:w="70" w:type="dxa"/>
            </w:tcMar>
            <w:vAlign w:val="center"/>
          </w:tcPr>
          <w:p w14:paraId="3A15767B">
            <w:pPr>
              <w:keepNext/>
              <w:spacing w:before="20" w:after="20" w:line="260" w:lineRule="exact"/>
              <w:ind w:left="0" w:leftChars="0" w:right="0" w:rightChars="0" w:firstLine="0" w:firstLineChars="0"/>
              <w:jc w:val="center"/>
              <w:rPr>
                <w:del w:id="5212" w:author="xh" w:date="2026-10-19T10:14:02+08:00"/>
              </w:rPr>
            </w:pPr>
            <w:del w:id="5213" w:author="xh" w:date="2026-10-19T10:14:02+08:00">
              <w:r>
                <w:rPr>
                  <w:rFonts w:ascii="Times New Roman" w:hAnsi="Times New Roman" w:eastAsia="宋体"/>
                  <w:b w:val="0"/>
                  <w:sz w:val="18"/>
                </w:rPr>
                <w:delText>1.90</w:delText>
              </w:r>
            </w:del>
          </w:p>
        </w:tc>
        <w:tc>
          <w:tcPr>
            <w:tcW w:w="1187" w:type="dxa"/>
            <w:tcMar>
              <w:left w:w="70" w:type="dxa"/>
              <w:right w:w="70" w:type="dxa"/>
            </w:tcMar>
            <w:vAlign w:val="center"/>
          </w:tcPr>
          <w:p w14:paraId="7772AC84">
            <w:pPr>
              <w:keepNext/>
              <w:spacing w:before="20" w:after="20" w:line="260" w:lineRule="exact"/>
              <w:ind w:left="0" w:leftChars="0" w:right="0" w:rightChars="0" w:firstLine="0" w:firstLineChars="0"/>
              <w:jc w:val="center"/>
              <w:rPr>
                <w:del w:id="5214" w:author="xh" w:date="2026-10-19T10:14:02+08:00"/>
              </w:rPr>
            </w:pPr>
            <w:del w:id="5215" w:author="xh" w:date="2026-10-19T10:14:02+08:00">
              <w:r>
                <w:rPr>
                  <w:rFonts w:ascii="Times New Roman" w:hAnsi="Times New Roman" w:eastAsia="宋体"/>
                  <w:b w:val="0"/>
                  <w:sz w:val="18"/>
                </w:rPr>
                <w:delText>0.00</w:delText>
              </w:r>
            </w:del>
          </w:p>
        </w:tc>
        <w:tc>
          <w:tcPr>
            <w:tcW w:w="1187" w:type="dxa"/>
            <w:tcMar>
              <w:left w:w="70" w:type="dxa"/>
              <w:right w:w="70" w:type="dxa"/>
            </w:tcMar>
            <w:vAlign w:val="center"/>
          </w:tcPr>
          <w:p w14:paraId="68684B7A">
            <w:pPr>
              <w:keepNext/>
              <w:spacing w:before="20" w:after="20" w:line="260" w:lineRule="exact"/>
              <w:ind w:left="0" w:leftChars="0" w:right="0" w:rightChars="0" w:firstLine="0" w:firstLineChars="0"/>
              <w:jc w:val="center"/>
              <w:rPr>
                <w:del w:id="5216" w:author="xh" w:date="2026-10-19T10:14:02+08:00"/>
              </w:rPr>
            </w:pPr>
            <w:del w:id="5217" w:author="xh" w:date="2026-10-19T10:14:02+08:00">
              <w:r>
                <w:rPr>
                  <w:rFonts w:ascii="Times New Roman" w:hAnsi="Times New Roman" w:eastAsia="宋体"/>
                  <w:b w:val="0"/>
                  <w:sz w:val="18"/>
                </w:rPr>
                <w:delText>5</w:delText>
              </w:r>
            </w:del>
          </w:p>
        </w:tc>
      </w:tr>
      <w:tr w14:paraId="1CD3E7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5144" w:author="xh" w:date="2026-10-19T10:14:02+08:00"/>
        </w:trPr>
        <w:tc>
          <w:tcPr>
            <w:tcW w:w="1187" w:type="dxa"/>
            <w:tcMar>
              <w:left w:w="70" w:type="dxa"/>
              <w:right w:w="70" w:type="dxa"/>
            </w:tcMar>
            <w:vAlign w:val="center"/>
          </w:tcPr>
          <w:p w14:paraId="4E6B6D56">
            <w:pPr>
              <w:keepNext/>
              <w:spacing w:before="20" w:after="20" w:line="260" w:lineRule="exact"/>
              <w:ind w:left="0" w:leftChars="0" w:right="0" w:rightChars="0" w:firstLine="0" w:firstLineChars="0"/>
              <w:jc w:val="center"/>
              <w:rPr>
                <w:del w:id="5218" w:author="xh" w:date="2026-10-19T10:14:02+08:00"/>
              </w:rPr>
            </w:pPr>
            <w:del w:id="5219" w:author="xh" w:date="2026-10-19T10:14:02+08:00">
              <w:r>
                <w:rPr>
                  <w:rFonts w:ascii="Times New Roman" w:hAnsi="Times New Roman" w:eastAsia="宋体"/>
                  <w:b w:val="0"/>
                  <w:sz w:val="18"/>
                </w:rPr>
                <w:delText>弹性</w:delText>
              </w:r>
            </w:del>
          </w:p>
        </w:tc>
        <w:tc>
          <w:tcPr>
            <w:tcW w:w="1187" w:type="dxa"/>
            <w:tcMar>
              <w:left w:w="70" w:type="dxa"/>
              <w:right w:w="70" w:type="dxa"/>
            </w:tcMar>
            <w:vAlign w:val="center"/>
          </w:tcPr>
          <w:p w14:paraId="04B81327">
            <w:pPr>
              <w:keepNext/>
              <w:spacing w:before="20" w:after="20" w:line="260" w:lineRule="exact"/>
              <w:ind w:left="0" w:leftChars="0" w:right="0" w:rightChars="0" w:firstLine="0" w:firstLineChars="0"/>
              <w:jc w:val="center"/>
              <w:rPr>
                <w:del w:id="5220" w:author="xh" w:date="2026-10-19T10:14:02+08:00"/>
              </w:rPr>
            </w:pPr>
            <w:del w:id="5221" w:author="xh" w:date="2026-10-19T10:14:02+08:00">
              <w:r>
                <w:rPr>
                  <w:rFonts w:ascii="Times New Roman" w:hAnsi="Times New Roman" w:eastAsia="宋体"/>
                  <w:b w:val="0"/>
                  <w:sz w:val="18"/>
                </w:rPr>
                <w:delText>2022</w:delText>
              </w:r>
            </w:del>
          </w:p>
        </w:tc>
        <w:tc>
          <w:tcPr>
            <w:tcW w:w="1187" w:type="dxa"/>
            <w:tcMar>
              <w:left w:w="70" w:type="dxa"/>
              <w:right w:w="70" w:type="dxa"/>
            </w:tcMar>
            <w:vAlign w:val="center"/>
          </w:tcPr>
          <w:p w14:paraId="5D8B0B7A">
            <w:pPr>
              <w:keepNext/>
              <w:spacing w:before="20" w:after="20" w:line="260" w:lineRule="exact"/>
              <w:ind w:left="0" w:leftChars="0" w:right="0" w:rightChars="0" w:firstLine="0" w:firstLineChars="0"/>
              <w:jc w:val="center"/>
              <w:rPr>
                <w:del w:id="5222" w:author="xh" w:date="2026-10-19T10:14:02+08:00"/>
              </w:rPr>
            </w:pPr>
            <w:del w:id="5223" w:author="xh" w:date="2026-10-19T10:14:02+08:00">
              <w:r>
                <w:rPr>
                  <w:rFonts w:ascii="Times New Roman" w:hAnsi="Times New Roman" w:eastAsia="宋体"/>
                  <w:b w:val="0"/>
                  <w:sz w:val="18"/>
                </w:rPr>
                <w:delText>1432.37</w:delText>
              </w:r>
            </w:del>
          </w:p>
        </w:tc>
        <w:tc>
          <w:tcPr>
            <w:tcW w:w="1187" w:type="dxa"/>
            <w:tcMar>
              <w:left w:w="70" w:type="dxa"/>
              <w:right w:w="70" w:type="dxa"/>
            </w:tcMar>
            <w:vAlign w:val="center"/>
          </w:tcPr>
          <w:p w14:paraId="73C62294">
            <w:pPr>
              <w:keepNext/>
              <w:spacing w:before="20" w:after="20" w:line="260" w:lineRule="exact"/>
              <w:ind w:left="0" w:leftChars="0" w:right="0" w:rightChars="0" w:firstLine="0" w:firstLineChars="0"/>
              <w:jc w:val="center"/>
              <w:rPr>
                <w:del w:id="5224" w:author="xh" w:date="2026-10-19T10:14:02+08:00"/>
              </w:rPr>
            </w:pPr>
            <w:del w:id="5225" w:author="xh" w:date="2026-10-19T10:14:02+08:00">
              <w:r>
                <w:rPr>
                  <w:rFonts w:ascii="Times New Roman" w:hAnsi="Times New Roman" w:eastAsia="宋体"/>
                  <w:b w:val="0"/>
                  <w:sz w:val="18"/>
                </w:rPr>
                <w:delText>2923.00</w:delText>
              </w:r>
            </w:del>
          </w:p>
        </w:tc>
        <w:tc>
          <w:tcPr>
            <w:tcW w:w="1187" w:type="dxa"/>
            <w:tcMar>
              <w:left w:w="70" w:type="dxa"/>
              <w:right w:w="70" w:type="dxa"/>
            </w:tcMar>
            <w:vAlign w:val="center"/>
          </w:tcPr>
          <w:p w14:paraId="23B4FF67">
            <w:pPr>
              <w:keepNext/>
              <w:spacing w:before="20" w:after="20" w:line="260" w:lineRule="exact"/>
              <w:ind w:left="0" w:leftChars="0" w:right="0" w:rightChars="0" w:firstLine="0" w:firstLineChars="0"/>
              <w:jc w:val="center"/>
              <w:rPr>
                <w:del w:id="5226" w:author="xh" w:date="2026-10-19T10:14:02+08:00"/>
              </w:rPr>
            </w:pPr>
            <w:del w:id="5227" w:author="xh" w:date="2026-10-19T10:14:02+08:00">
              <w:r>
                <w:rPr>
                  <w:rFonts w:ascii="Times New Roman" w:hAnsi="Times New Roman" w:eastAsia="宋体"/>
                  <w:b w:val="0"/>
                  <w:sz w:val="18"/>
                </w:rPr>
                <w:delText>2.04</w:delText>
              </w:r>
            </w:del>
          </w:p>
        </w:tc>
        <w:tc>
          <w:tcPr>
            <w:tcW w:w="1187" w:type="dxa"/>
            <w:tcMar>
              <w:left w:w="70" w:type="dxa"/>
              <w:right w:w="70" w:type="dxa"/>
            </w:tcMar>
            <w:vAlign w:val="center"/>
          </w:tcPr>
          <w:p w14:paraId="6264CC2A">
            <w:pPr>
              <w:keepNext/>
              <w:spacing w:before="20" w:after="20" w:line="260" w:lineRule="exact"/>
              <w:ind w:left="0" w:leftChars="0" w:right="0" w:rightChars="0" w:firstLine="0" w:firstLineChars="0"/>
              <w:jc w:val="center"/>
              <w:rPr>
                <w:del w:id="5228" w:author="xh" w:date="2026-10-19T10:14:02+08:00"/>
              </w:rPr>
            </w:pPr>
            <w:del w:id="5229" w:author="xh" w:date="2026-10-19T10:14:02+08:00">
              <w:r>
                <w:rPr>
                  <w:rFonts w:ascii="Times New Roman" w:hAnsi="Times New Roman" w:eastAsia="宋体"/>
                  <w:b w:val="0"/>
                  <w:sz w:val="18"/>
                </w:rPr>
                <w:delText>0.00</w:delText>
              </w:r>
            </w:del>
          </w:p>
        </w:tc>
        <w:tc>
          <w:tcPr>
            <w:tcW w:w="1187" w:type="dxa"/>
            <w:tcMar>
              <w:left w:w="70" w:type="dxa"/>
              <w:right w:w="70" w:type="dxa"/>
            </w:tcMar>
            <w:vAlign w:val="center"/>
          </w:tcPr>
          <w:p w14:paraId="1804009C">
            <w:pPr>
              <w:keepNext/>
              <w:spacing w:before="20" w:after="20" w:line="260" w:lineRule="exact"/>
              <w:ind w:left="0" w:leftChars="0" w:right="0" w:rightChars="0" w:firstLine="0" w:firstLineChars="0"/>
              <w:jc w:val="center"/>
              <w:rPr>
                <w:del w:id="5230" w:author="xh" w:date="2026-10-19T10:14:02+08:00"/>
              </w:rPr>
            </w:pPr>
            <w:del w:id="5231" w:author="xh" w:date="2026-10-19T10:14:02+08:00">
              <w:r>
                <w:rPr>
                  <w:rFonts w:ascii="Times New Roman" w:hAnsi="Times New Roman" w:eastAsia="宋体"/>
                  <w:b w:val="0"/>
                  <w:sz w:val="18"/>
                </w:rPr>
                <w:delText>0</w:delText>
              </w:r>
            </w:del>
          </w:p>
        </w:tc>
      </w:tr>
      <w:tr w14:paraId="0867AA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5145" w:author="xh" w:date="2026-10-19T10:14:02+08:00"/>
        </w:trPr>
        <w:tc>
          <w:tcPr>
            <w:tcW w:w="1187" w:type="dxa"/>
            <w:tcMar>
              <w:left w:w="70" w:type="dxa"/>
              <w:right w:w="70" w:type="dxa"/>
            </w:tcMar>
            <w:vAlign w:val="center"/>
          </w:tcPr>
          <w:p w14:paraId="761282A7">
            <w:pPr>
              <w:keepNext/>
              <w:spacing w:before="20" w:after="20" w:line="260" w:lineRule="exact"/>
              <w:ind w:left="0" w:leftChars="0" w:right="0" w:rightChars="0" w:firstLine="0" w:firstLineChars="0"/>
              <w:jc w:val="center"/>
              <w:rPr>
                <w:del w:id="5232" w:author="xh" w:date="2026-10-19T10:14:02+08:00"/>
              </w:rPr>
            </w:pPr>
            <w:del w:id="5233" w:author="xh" w:date="2026-10-19T10:14:02+08:00">
              <w:r>
                <w:rPr>
                  <w:rFonts w:ascii="Times New Roman" w:hAnsi="Times New Roman" w:eastAsia="宋体"/>
                  <w:b w:val="0"/>
                  <w:sz w:val="18"/>
                </w:rPr>
                <w:delText>弹性</w:delText>
              </w:r>
            </w:del>
          </w:p>
        </w:tc>
        <w:tc>
          <w:tcPr>
            <w:tcW w:w="1187" w:type="dxa"/>
            <w:tcMar>
              <w:left w:w="70" w:type="dxa"/>
              <w:right w:w="70" w:type="dxa"/>
            </w:tcMar>
            <w:vAlign w:val="center"/>
          </w:tcPr>
          <w:p w14:paraId="13BE6CC1">
            <w:pPr>
              <w:keepNext/>
              <w:spacing w:before="20" w:after="20" w:line="260" w:lineRule="exact"/>
              <w:ind w:left="0" w:leftChars="0" w:right="0" w:rightChars="0" w:firstLine="0" w:firstLineChars="0"/>
              <w:jc w:val="center"/>
              <w:rPr>
                <w:del w:id="5234" w:author="xh" w:date="2026-10-19T10:14:02+08:00"/>
              </w:rPr>
            </w:pPr>
            <w:del w:id="5235" w:author="xh" w:date="2026-10-19T10:14:02+08:00">
              <w:r>
                <w:rPr>
                  <w:rFonts w:ascii="Times New Roman" w:hAnsi="Times New Roman" w:eastAsia="宋体"/>
                  <w:b w:val="0"/>
                  <w:sz w:val="18"/>
                </w:rPr>
                <w:delText>2023</w:delText>
              </w:r>
            </w:del>
          </w:p>
        </w:tc>
        <w:tc>
          <w:tcPr>
            <w:tcW w:w="1187" w:type="dxa"/>
            <w:tcMar>
              <w:left w:w="70" w:type="dxa"/>
              <w:right w:w="70" w:type="dxa"/>
            </w:tcMar>
            <w:vAlign w:val="center"/>
          </w:tcPr>
          <w:p w14:paraId="084C2532">
            <w:pPr>
              <w:keepNext/>
              <w:spacing w:before="20" w:after="20" w:line="260" w:lineRule="exact"/>
              <w:ind w:left="0" w:leftChars="0" w:right="0" w:rightChars="0" w:firstLine="0" w:firstLineChars="0"/>
              <w:jc w:val="center"/>
              <w:rPr>
                <w:del w:id="5236" w:author="xh" w:date="2026-10-19T10:14:02+08:00"/>
              </w:rPr>
            </w:pPr>
            <w:del w:id="5237" w:author="xh" w:date="2026-10-19T10:14:02+08:00">
              <w:r>
                <w:rPr>
                  <w:rFonts w:ascii="Times New Roman" w:hAnsi="Times New Roman" w:eastAsia="宋体"/>
                  <w:b w:val="0"/>
                  <w:sz w:val="18"/>
                </w:rPr>
                <w:delText>1542.22</w:delText>
              </w:r>
            </w:del>
          </w:p>
        </w:tc>
        <w:tc>
          <w:tcPr>
            <w:tcW w:w="1187" w:type="dxa"/>
            <w:tcMar>
              <w:left w:w="70" w:type="dxa"/>
              <w:right w:w="70" w:type="dxa"/>
            </w:tcMar>
            <w:vAlign w:val="center"/>
          </w:tcPr>
          <w:p w14:paraId="1698E4DC">
            <w:pPr>
              <w:keepNext/>
              <w:spacing w:before="20" w:after="20" w:line="260" w:lineRule="exact"/>
              <w:ind w:left="0" w:leftChars="0" w:right="0" w:rightChars="0" w:firstLine="0" w:firstLineChars="0"/>
              <w:jc w:val="center"/>
              <w:rPr>
                <w:del w:id="5238" w:author="xh" w:date="2026-10-19T10:14:02+08:00"/>
              </w:rPr>
            </w:pPr>
            <w:del w:id="5239" w:author="xh" w:date="2026-10-19T10:14:02+08:00">
              <w:r>
                <w:rPr>
                  <w:rFonts w:ascii="Times New Roman" w:hAnsi="Times New Roman" w:eastAsia="宋体"/>
                  <w:b w:val="0"/>
                  <w:sz w:val="18"/>
                </w:rPr>
                <w:delText>2923.00</w:delText>
              </w:r>
            </w:del>
          </w:p>
        </w:tc>
        <w:tc>
          <w:tcPr>
            <w:tcW w:w="1187" w:type="dxa"/>
            <w:tcMar>
              <w:left w:w="70" w:type="dxa"/>
              <w:right w:w="70" w:type="dxa"/>
            </w:tcMar>
            <w:vAlign w:val="center"/>
          </w:tcPr>
          <w:p w14:paraId="2A5DC529">
            <w:pPr>
              <w:keepNext/>
              <w:spacing w:before="20" w:after="20" w:line="260" w:lineRule="exact"/>
              <w:ind w:left="0" w:leftChars="0" w:right="0" w:rightChars="0" w:firstLine="0" w:firstLineChars="0"/>
              <w:jc w:val="center"/>
              <w:rPr>
                <w:del w:id="5240" w:author="xh" w:date="2026-10-19T10:14:02+08:00"/>
              </w:rPr>
            </w:pPr>
            <w:del w:id="5241" w:author="xh" w:date="2026-10-19T10:14:02+08:00">
              <w:r>
                <w:rPr>
                  <w:rFonts w:ascii="Times New Roman" w:hAnsi="Times New Roman" w:eastAsia="宋体"/>
                  <w:b w:val="0"/>
                  <w:sz w:val="18"/>
                </w:rPr>
                <w:delText>1.90</w:delText>
              </w:r>
            </w:del>
          </w:p>
        </w:tc>
        <w:tc>
          <w:tcPr>
            <w:tcW w:w="1187" w:type="dxa"/>
            <w:tcMar>
              <w:left w:w="70" w:type="dxa"/>
              <w:right w:w="70" w:type="dxa"/>
            </w:tcMar>
            <w:vAlign w:val="center"/>
          </w:tcPr>
          <w:p w14:paraId="51E5B05F">
            <w:pPr>
              <w:keepNext/>
              <w:spacing w:before="20" w:after="20" w:line="260" w:lineRule="exact"/>
              <w:ind w:left="0" w:leftChars="0" w:right="0" w:rightChars="0" w:firstLine="0" w:firstLineChars="0"/>
              <w:jc w:val="center"/>
              <w:rPr>
                <w:del w:id="5242" w:author="xh" w:date="2026-10-19T10:14:02+08:00"/>
              </w:rPr>
            </w:pPr>
            <w:del w:id="5243" w:author="xh" w:date="2026-10-19T10:14:02+08:00">
              <w:r>
                <w:rPr>
                  <w:rFonts w:ascii="Times New Roman" w:hAnsi="Times New Roman" w:eastAsia="宋体"/>
                  <w:b w:val="0"/>
                  <w:sz w:val="18"/>
                </w:rPr>
                <w:delText>0.00</w:delText>
              </w:r>
            </w:del>
          </w:p>
        </w:tc>
        <w:tc>
          <w:tcPr>
            <w:tcW w:w="1187" w:type="dxa"/>
            <w:tcMar>
              <w:left w:w="70" w:type="dxa"/>
              <w:right w:w="70" w:type="dxa"/>
            </w:tcMar>
            <w:vAlign w:val="center"/>
          </w:tcPr>
          <w:p w14:paraId="59D31554">
            <w:pPr>
              <w:keepNext/>
              <w:spacing w:before="20" w:after="20" w:line="260" w:lineRule="exact"/>
              <w:ind w:left="0" w:leftChars="0" w:right="0" w:rightChars="0" w:firstLine="0" w:firstLineChars="0"/>
              <w:jc w:val="center"/>
              <w:rPr>
                <w:del w:id="5244" w:author="xh" w:date="2026-10-19T10:14:02+08:00"/>
              </w:rPr>
            </w:pPr>
            <w:del w:id="5245" w:author="xh" w:date="2026-10-19T10:14:02+08:00">
              <w:r>
                <w:rPr>
                  <w:rFonts w:ascii="Times New Roman" w:hAnsi="Times New Roman" w:eastAsia="宋体"/>
                  <w:b w:val="0"/>
                  <w:sz w:val="18"/>
                </w:rPr>
                <w:delText>0</w:delText>
              </w:r>
            </w:del>
          </w:p>
        </w:tc>
      </w:tr>
      <w:tr w14:paraId="6CE794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5146" w:author="xh" w:date="2026-10-19T10:14:02+08:00"/>
        </w:trPr>
        <w:tc>
          <w:tcPr>
            <w:tcW w:w="1187" w:type="dxa"/>
            <w:tcMar>
              <w:left w:w="70" w:type="dxa"/>
              <w:right w:w="70" w:type="dxa"/>
            </w:tcMar>
            <w:vAlign w:val="center"/>
          </w:tcPr>
          <w:p w14:paraId="5E204BBD">
            <w:pPr>
              <w:keepNext/>
              <w:spacing w:before="20" w:after="20" w:line="260" w:lineRule="exact"/>
              <w:ind w:left="0" w:leftChars="0" w:right="0" w:rightChars="0" w:firstLine="0" w:firstLineChars="0"/>
              <w:jc w:val="center"/>
              <w:rPr>
                <w:del w:id="5246" w:author="xh" w:date="2026-10-19T10:14:02+08:00"/>
              </w:rPr>
            </w:pPr>
            <w:del w:id="5247" w:author="xh" w:date="2026-10-19T10:14:02+08:00">
              <w:r>
                <w:rPr>
                  <w:rFonts w:ascii="Times New Roman" w:hAnsi="Times New Roman" w:eastAsia="宋体"/>
                  <w:b w:val="0"/>
                  <w:sz w:val="18"/>
                </w:rPr>
                <w:delText>弹性</w:delText>
              </w:r>
            </w:del>
          </w:p>
        </w:tc>
        <w:tc>
          <w:tcPr>
            <w:tcW w:w="1187" w:type="dxa"/>
            <w:tcMar>
              <w:left w:w="70" w:type="dxa"/>
              <w:right w:w="70" w:type="dxa"/>
            </w:tcMar>
            <w:vAlign w:val="center"/>
          </w:tcPr>
          <w:p w14:paraId="5C9F0BD7">
            <w:pPr>
              <w:keepNext/>
              <w:spacing w:before="20" w:after="20" w:line="260" w:lineRule="exact"/>
              <w:ind w:left="0" w:leftChars="0" w:right="0" w:rightChars="0" w:firstLine="0" w:firstLineChars="0"/>
              <w:jc w:val="center"/>
              <w:rPr>
                <w:del w:id="5248" w:author="xh" w:date="2026-10-19T10:14:02+08:00"/>
              </w:rPr>
            </w:pPr>
            <w:del w:id="5249" w:author="xh" w:date="2026-10-19T10:14:02+08:00">
              <w:r>
                <w:rPr>
                  <w:rFonts w:ascii="Times New Roman" w:hAnsi="Times New Roman" w:eastAsia="宋体"/>
                  <w:b w:val="0"/>
                  <w:sz w:val="18"/>
                </w:rPr>
                <w:delText>2024</w:delText>
              </w:r>
            </w:del>
          </w:p>
        </w:tc>
        <w:tc>
          <w:tcPr>
            <w:tcW w:w="1187" w:type="dxa"/>
            <w:tcMar>
              <w:left w:w="70" w:type="dxa"/>
              <w:right w:w="70" w:type="dxa"/>
            </w:tcMar>
            <w:vAlign w:val="center"/>
          </w:tcPr>
          <w:p w14:paraId="17DCD841">
            <w:pPr>
              <w:keepNext/>
              <w:spacing w:before="20" w:after="20" w:line="260" w:lineRule="exact"/>
              <w:ind w:left="0" w:leftChars="0" w:right="0" w:rightChars="0" w:firstLine="0" w:firstLineChars="0"/>
              <w:jc w:val="center"/>
              <w:rPr>
                <w:del w:id="5250" w:author="xh" w:date="2026-10-19T10:14:02+08:00"/>
              </w:rPr>
            </w:pPr>
            <w:del w:id="5251" w:author="xh" w:date="2026-10-19T10:14:02+08:00">
              <w:r>
                <w:rPr>
                  <w:rFonts w:ascii="Times New Roman" w:hAnsi="Times New Roman" w:eastAsia="宋体"/>
                  <w:b w:val="0"/>
                  <w:sz w:val="18"/>
                </w:rPr>
                <w:delText>1449.40</w:delText>
              </w:r>
            </w:del>
          </w:p>
        </w:tc>
        <w:tc>
          <w:tcPr>
            <w:tcW w:w="1187" w:type="dxa"/>
            <w:tcMar>
              <w:left w:w="70" w:type="dxa"/>
              <w:right w:w="70" w:type="dxa"/>
            </w:tcMar>
            <w:vAlign w:val="center"/>
          </w:tcPr>
          <w:p w14:paraId="58C85AF0">
            <w:pPr>
              <w:keepNext/>
              <w:spacing w:before="20" w:after="20" w:line="260" w:lineRule="exact"/>
              <w:ind w:left="0" w:leftChars="0" w:right="0" w:rightChars="0" w:firstLine="0" w:firstLineChars="0"/>
              <w:jc w:val="center"/>
              <w:rPr>
                <w:del w:id="5252" w:author="xh" w:date="2026-10-19T10:14:02+08:00"/>
              </w:rPr>
            </w:pPr>
            <w:del w:id="5253" w:author="xh" w:date="2026-10-19T10:14:02+08:00">
              <w:r>
                <w:rPr>
                  <w:rFonts w:ascii="Times New Roman" w:hAnsi="Times New Roman" w:eastAsia="宋体"/>
                  <w:b w:val="0"/>
                  <w:sz w:val="18"/>
                </w:rPr>
                <w:delText>2923.00</w:delText>
              </w:r>
            </w:del>
          </w:p>
        </w:tc>
        <w:tc>
          <w:tcPr>
            <w:tcW w:w="1187" w:type="dxa"/>
            <w:tcMar>
              <w:left w:w="70" w:type="dxa"/>
              <w:right w:w="70" w:type="dxa"/>
            </w:tcMar>
            <w:vAlign w:val="center"/>
          </w:tcPr>
          <w:p w14:paraId="795AB4F5">
            <w:pPr>
              <w:keepNext/>
              <w:spacing w:before="20" w:after="20" w:line="260" w:lineRule="exact"/>
              <w:ind w:left="0" w:leftChars="0" w:right="0" w:rightChars="0" w:firstLine="0" w:firstLineChars="0"/>
              <w:jc w:val="center"/>
              <w:rPr>
                <w:del w:id="5254" w:author="xh" w:date="2026-10-19T10:14:02+08:00"/>
              </w:rPr>
            </w:pPr>
            <w:del w:id="5255" w:author="xh" w:date="2026-10-19T10:14:02+08:00">
              <w:r>
                <w:rPr>
                  <w:rFonts w:ascii="Times New Roman" w:hAnsi="Times New Roman" w:eastAsia="宋体"/>
                  <w:b w:val="0"/>
                  <w:sz w:val="18"/>
                </w:rPr>
                <w:delText>2.02</w:delText>
              </w:r>
            </w:del>
          </w:p>
        </w:tc>
        <w:tc>
          <w:tcPr>
            <w:tcW w:w="1187" w:type="dxa"/>
            <w:tcMar>
              <w:left w:w="70" w:type="dxa"/>
              <w:right w:w="70" w:type="dxa"/>
            </w:tcMar>
            <w:vAlign w:val="center"/>
          </w:tcPr>
          <w:p w14:paraId="38CB7BD9">
            <w:pPr>
              <w:keepNext/>
              <w:spacing w:before="20" w:after="20" w:line="260" w:lineRule="exact"/>
              <w:ind w:left="0" w:leftChars="0" w:right="0" w:rightChars="0" w:firstLine="0" w:firstLineChars="0"/>
              <w:jc w:val="center"/>
              <w:rPr>
                <w:del w:id="5256" w:author="xh" w:date="2026-10-19T10:14:02+08:00"/>
              </w:rPr>
            </w:pPr>
            <w:del w:id="5257" w:author="xh" w:date="2026-10-19T10:14:02+08:00">
              <w:r>
                <w:rPr>
                  <w:rFonts w:ascii="Times New Roman" w:hAnsi="Times New Roman" w:eastAsia="宋体"/>
                  <w:b w:val="0"/>
                  <w:sz w:val="18"/>
                </w:rPr>
                <w:delText>0.00</w:delText>
              </w:r>
            </w:del>
          </w:p>
        </w:tc>
        <w:tc>
          <w:tcPr>
            <w:tcW w:w="1187" w:type="dxa"/>
            <w:tcMar>
              <w:left w:w="70" w:type="dxa"/>
              <w:right w:w="70" w:type="dxa"/>
            </w:tcMar>
            <w:vAlign w:val="center"/>
          </w:tcPr>
          <w:p w14:paraId="6D4EB349">
            <w:pPr>
              <w:keepNext/>
              <w:spacing w:before="20" w:after="20" w:line="260" w:lineRule="exact"/>
              <w:ind w:left="0" w:leftChars="0" w:right="0" w:rightChars="0" w:firstLine="0" w:firstLineChars="0"/>
              <w:jc w:val="center"/>
              <w:rPr>
                <w:del w:id="5258" w:author="xh" w:date="2026-10-19T10:14:02+08:00"/>
              </w:rPr>
            </w:pPr>
            <w:del w:id="5259" w:author="xh" w:date="2026-10-19T10:14:02+08:00">
              <w:r>
                <w:rPr>
                  <w:rFonts w:ascii="Times New Roman" w:hAnsi="Times New Roman" w:eastAsia="宋体"/>
                  <w:b w:val="0"/>
                  <w:sz w:val="18"/>
                </w:rPr>
                <w:delText>0</w:delText>
              </w:r>
            </w:del>
          </w:p>
        </w:tc>
      </w:tr>
      <w:tr w14:paraId="0AEC87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5147" w:author="xh" w:date="2026-10-19T10:14:02+08:00"/>
        </w:trPr>
        <w:tc>
          <w:tcPr>
            <w:tcW w:w="1187" w:type="dxa"/>
            <w:tcMar>
              <w:left w:w="70" w:type="dxa"/>
              <w:right w:w="70" w:type="dxa"/>
            </w:tcMar>
            <w:vAlign w:val="center"/>
          </w:tcPr>
          <w:p w14:paraId="2DA0606E">
            <w:pPr>
              <w:keepNext w:val="0"/>
              <w:spacing w:before="20" w:after="20" w:line="260" w:lineRule="exact"/>
              <w:ind w:left="0" w:leftChars="0" w:right="0" w:rightChars="0" w:firstLine="0" w:firstLineChars="0"/>
              <w:jc w:val="center"/>
              <w:rPr>
                <w:del w:id="5260" w:author="xh" w:date="2026-10-19T10:14:02+08:00"/>
              </w:rPr>
            </w:pPr>
            <w:del w:id="5261" w:author="xh" w:date="2026-10-19T10:14:02+08:00">
              <w:r>
                <w:rPr>
                  <w:rFonts w:ascii="Times New Roman" w:hAnsi="Times New Roman" w:eastAsia="宋体"/>
                  <w:b w:val="0"/>
                  <w:sz w:val="18"/>
                </w:rPr>
                <w:delText>弹性</w:delText>
              </w:r>
            </w:del>
          </w:p>
        </w:tc>
        <w:tc>
          <w:tcPr>
            <w:tcW w:w="1187" w:type="dxa"/>
            <w:tcMar>
              <w:left w:w="70" w:type="dxa"/>
              <w:right w:w="70" w:type="dxa"/>
            </w:tcMar>
            <w:vAlign w:val="center"/>
          </w:tcPr>
          <w:p w14:paraId="0CDF898B">
            <w:pPr>
              <w:keepNext w:val="0"/>
              <w:spacing w:before="20" w:after="20" w:line="260" w:lineRule="exact"/>
              <w:ind w:left="0" w:leftChars="0" w:right="0" w:rightChars="0" w:firstLine="0" w:firstLineChars="0"/>
              <w:jc w:val="center"/>
              <w:rPr>
                <w:del w:id="5262" w:author="xh" w:date="2026-10-19T10:14:02+08:00"/>
              </w:rPr>
            </w:pPr>
            <w:del w:id="5263" w:author="xh" w:date="2026-10-19T10:14:02+08:00">
              <w:r>
                <w:rPr>
                  <w:rFonts w:ascii="Times New Roman" w:hAnsi="Times New Roman" w:eastAsia="宋体"/>
                  <w:b w:val="0"/>
                  <w:sz w:val="18"/>
                </w:rPr>
                <w:delText>2025</w:delText>
              </w:r>
            </w:del>
          </w:p>
        </w:tc>
        <w:tc>
          <w:tcPr>
            <w:tcW w:w="1187" w:type="dxa"/>
            <w:tcMar>
              <w:left w:w="70" w:type="dxa"/>
              <w:right w:w="70" w:type="dxa"/>
            </w:tcMar>
            <w:vAlign w:val="center"/>
          </w:tcPr>
          <w:p w14:paraId="793FBA35">
            <w:pPr>
              <w:keepNext w:val="0"/>
              <w:spacing w:before="20" w:after="20" w:line="260" w:lineRule="exact"/>
              <w:ind w:left="0" w:leftChars="0" w:right="0" w:rightChars="0" w:firstLine="0" w:firstLineChars="0"/>
              <w:jc w:val="center"/>
              <w:rPr>
                <w:del w:id="5264" w:author="xh" w:date="2026-10-19T10:14:02+08:00"/>
              </w:rPr>
            </w:pPr>
            <w:del w:id="5265" w:author="xh" w:date="2026-10-19T10:14:02+08:00">
              <w:r>
                <w:rPr>
                  <w:rFonts w:ascii="Times New Roman" w:hAnsi="Times New Roman" w:eastAsia="宋体"/>
                  <w:b w:val="0"/>
                  <w:sz w:val="18"/>
                </w:rPr>
                <w:delText>1528.82</w:delText>
              </w:r>
            </w:del>
          </w:p>
        </w:tc>
        <w:tc>
          <w:tcPr>
            <w:tcW w:w="1187" w:type="dxa"/>
            <w:tcMar>
              <w:left w:w="70" w:type="dxa"/>
              <w:right w:w="70" w:type="dxa"/>
            </w:tcMar>
            <w:vAlign w:val="center"/>
          </w:tcPr>
          <w:p w14:paraId="2AC40FD8">
            <w:pPr>
              <w:keepNext w:val="0"/>
              <w:spacing w:before="20" w:after="20" w:line="260" w:lineRule="exact"/>
              <w:ind w:left="0" w:leftChars="0" w:right="0" w:rightChars="0" w:firstLine="0" w:firstLineChars="0"/>
              <w:jc w:val="center"/>
              <w:rPr>
                <w:del w:id="5266" w:author="xh" w:date="2026-10-19T10:14:02+08:00"/>
              </w:rPr>
            </w:pPr>
            <w:del w:id="5267" w:author="xh" w:date="2026-10-19T10:14:02+08:00">
              <w:r>
                <w:rPr>
                  <w:rFonts w:ascii="Times New Roman" w:hAnsi="Times New Roman" w:eastAsia="宋体"/>
                  <w:b w:val="0"/>
                  <w:sz w:val="18"/>
                </w:rPr>
                <w:delText>2923.00</w:delText>
              </w:r>
            </w:del>
          </w:p>
        </w:tc>
        <w:tc>
          <w:tcPr>
            <w:tcW w:w="1187" w:type="dxa"/>
            <w:tcMar>
              <w:left w:w="70" w:type="dxa"/>
              <w:right w:w="70" w:type="dxa"/>
            </w:tcMar>
            <w:vAlign w:val="center"/>
          </w:tcPr>
          <w:p w14:paraId="06F69245">
            <w:pPr>
              <w:keepNext w:val="0"/>
              <w:spacing w:before="20" w:after="20" w:line="260" w:lineRule="exact"/>
              <w:ind w:left="0" w:leftChars="0" w:right="0" w:rightChars="0" w:firstLine="0" w:firstLineChars="0"/>
              <w:jc w:val="center"/>
              <w:rPr>
                <w:del w:id="5268" w:author="xh" w:date="2026-10-19T10:14:02+08:00"/>
              </w:rPr>
            </w:pPr>
            <w:del w:id="5269" w:author="xh" w:date="2026-10-19T10:14:02+08:00">
              <w:r>
                <w:rPr>
                  <w:rFonts w:ascii="Times New Roman" w:hAnsi="Times New Roman" w:eastAsia="宋体"/>
                  <w:b w:val="0"/>
                  <w:sz w:val="18"/>
                </w:rPr>
                <w:delText>1.91</w:delText>
              </w:r>
            </w:del>
          </w:p>
        </w:tc>
        <w:tc>
          <w:tcPr>
            <w:tcW w:w="1187" w:type="dxa"/>
            <w:tcMar>
              <w:left w:w="70" w:type="dxa"/>
              <w:right w:w="70" w:type="dxa"/>
            </w:tcMar>
            <w:vAlign w:val="center"/>
          </w:tcPr>
          <w:p w14:paraId="44940472">
            <w:pPr>
              <w:keepNext w:val="0"/>
              <w:spacing w:before="20" w:after="20" w:line="260" w:lineRule="exact"/>
              <w:ind w:left="0" w:leftChars="0" w:right="0" w:rightChars="0" w:firstLine="0" w:firstLineChars="0"/>
              <w:jc w:val="center"/>
              <w:rPr>
                <w:del w:id="5270" w:author="xh" w:date="2026-10-19T10:14:02+08:00"/>
              </w:rPr>
            </w:pPr>
            <w:del w:id="5271" w:author="xh" w:date="2026-10-19T10:14:02+08:00">
              <w:r>
                <w:rPr>
                  <w:rFonts w:ascii="Times New Roman" w:hAnsi="Times New Roman" w:eastAsia="宋体"/>
                  <w:b w:val="0"/>
                  <w:sz w:val="18"/>
                </w:rPr>
                <w:delText>0.00</w:delText>
              </w:r>
            </w:del>
          </w:p>
        </w:tc>
        <w:tc>
          <w:tcPr>
            <w:tcW w:w="1187" w:type="dxa"/>
            <w:tcMar>
              <w:left w:w="70" w:type="dxa"/>
              <w:right w:w="70" w:type="dxa"/>
            </w:tcMar>
            <w:vAlign w:val="center"/>
          </w:tcPr>
          <w:p w14:paraId="61136249">
            <w:pPr>
              <w:keepNext w:val="0"/>
              <w:spacing w:before="20" w:after="20" w:line="260" w:lineRule="exact"/>
              <w:ind w:left="0" w:leftChars="0" w:right="0" w:rightChars="0" w:firstLine="0" w:firstLineChars="0"/>
              <w:jc w:val="center"/>
              <w:rPr>
                <w:del w:id="5272" w:author="xh" w:date="2026-10-19T10:14:02+08:00"/>
              </w:rPr>
            </w:pPr>
            <w:del w:id="5273" w:author="xh" w:date="2026-10-19T10:14:02+08:00">
              <w:r>
                <w:rPr>
                  <w:rFonts w:ascii="Times New Roman" w:hAnsi="Times New Roman" w:eastAsia="宋体"/>
                  <w:b w:val="0"/>
                  <w:sz w:val="18"/>
                </w:rPr>
                <w:delText>0</w:delText>
              </w:r>
            </w:del>
          </w:p>
        </w:tc>
      </w:tr>
      <w:tr>
        <w:trPr>
          <w:cantSplit/>
          <w:tblHeader/>
          <w:ins w:id="5274" w:author="xh" w:date="2026-10-19T10:14:02+08:00"/>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305" w:author="xh" w:date="2026-10-19T10:14:02+08:00"/>
              </w:rPr>
            </w:pPr>
            <w:ins w:id="5306" w:author="xh" w:date="2026-10-19T10:14:02+08:00">
              <w:r>
                <w:rPr>
                  <w:rFonts w:ascii="Times New Roman" w:hAnsi="Times New Roman" w:eastAsia="宋体"/>
                  <w:b/>
                  <w:sz w:val="18"/>
                </w:rPr>
                <w:t>方案</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307" w:author="xh" w:date="2026-10-19T10:14:02+08:00"/>
              </w:rPr>
            </w:pPr>
            <w:ins w:id="5308" w:author="xh" w:date="2026-10-19T10:14:02+08:00">
              <w:r>
                <w:rPr>
                  <w:rFonts w:ascii="Times New Roman" w:hAnsi="Times New Roman" w:eastAsia="宋体"/>
                  <w:b/>
                  <w:sz w:val="18"/>
                </w:rPr>
                <w:t>年份</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309" w:author="xh" w:date="2026-10-19T10:14:02+08:00"/>
              </w:rPr>
            </w:pPr>
            <w:ins w:id="5310" w:author="xh" w:date="2026-10-19T10:14:02+08:00">
              <w:r>
                <w:rPr>
                  <w:rFonts w:ascii="Times New Roman" w:hAnsi="Times New Roman" w:eastAsia="宋体"/>
                  <w:b/>
                  <w:sz w:val="18"/>
                </w:rPr>
                <w:t>年网供最大负荷/MW</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311" w:author="xh" w:date="2026-10-19T10:14:02+08:00"/>
              </w:rPr>
            </w:pPr>
            <w:ins w:id="5312" w:author="xh" w:date="2026-10-19T10:14:02+08:00">
              <w:r>
                <w:rPr>
                  <w:rFonts w:ascii="Times New Roman" w:hAnsi="Times New Roman" w:eastAsia="宋体"/>
                  <w:b/>
                  <w:sz w:val="18"/>
                </w:rPr>
                <w:t>主变容量/MVA</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313" w:author="xh" w:date="2026-10-19T10:14:02+08:00"/>
              </w:rPr>
            </w:pPr>
            <w:ins w:id="5314" w:author="xh" w:date="2026-10-19T10:14:02+08:00">
              <w:r>
                <w:rPr>
                  <w:rFonts w:ascii="Times New Roman" w:hAnsi="Times New Roman" w:eastAsia="宋体"/>
                  <w:b/>
                  <w:sz w:val="18"/>
                </w:rPr>
                <w:t>容载比</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315" w:author="xh" w:date="2026-10-19T10:14:02+08:00"/>
              </w:rPr>
            </w:pPr>
            <w:ins w:id="5316" w:author="xh" w:date="2026-10-19T10:14:02+08:00">
              <w:r>
                <w:rPr>
                  <w:rFonts w:ascii="Times New Roman" w:hAnsi="Times New Roman" w:eastAsia="宋体"/>
                  <w:b/>
                  <w:sz w:val="18"/>
                </w:rPr>
                <w:t>储能额定功率/MW</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317" w:author="xh" w:date="2026-10-19T10:14:02+08:00"/>
              </w:rPr>
            </w:pPr>
            <w:ins w:id="5318" w:author="xh" w:date="2026-10-19T10:14:02+08:00">
              <w:r>
                <w:rPr>
                  <w:rFonts w:ascii="Times New Roman" w:hAnsi="Times New Roman" w:eastAsia="宋体"/>
                  <w:b/>
                  <w:sz w:val="18"/>
                </w:rPr>
                <w:t>累计新线/条</w:t>
              </w:r>
            </w:ins>
          </w:p>
        </w:tc>
      </w:tr>
      <w:tr>
        <w:trPr>
          <w:cantSplit/>
          <w:ins w:id="5275"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19" w:author="xh" w:date="2026-10-19T10:14:02+08:00"/>
              </w:rPr>
            </w:pPr>
            <w:ins w:id="5320" w:author="xh" w:date="2026-10-19T10:14:02+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21" w:author="xh" w:date="2026-10-19T10:14:02+08:00"/>
              </w:rPr>
            </w:pPr>
            <w:ins w:id="5322" w:author="xh" w:date="2026-10-19T10:14:02+08:00">
              <w:r>
                <w:rPr>
                  <w:rFonts w:ascii="Times New Roman" w:hAnsi="Times New Roman" w:eastAsia="宋体"/>
                  <w:b w:val="0"/>
                  <w:sz w:val="18"/>
                </w:rPr>
                <w:t>2021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23" w:author="xh" w:date="2026-10-19T10:14:02+08:00"/>
              </w:rPr>
            </w:pPr>
            <w:ins w:id="5324" w:author="xh" w:date="2026-10-19T10:14:02+08:00">
              <w:r>
                <w:rPr>
                  <w:rFonts w:ascii="Times New Roman" w:hAnsi="Times New Roman" w:eastAsia="宋体"/>
                  <w:b w:val="0"/>
                  <w:sz w:val="18"/>
                </w:rPr>
                <w:t>1449.77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25" w:author="xh" w:date="2026-10-19T10:14:02+08:00"/>
              </w:rPr>
            </w:pPr>
            <w:ins w:id="5326" w:author="xh" w:date="2026-10-19T10:14:02+08:00">
              <w:r>
                <w:rPr>
                  <w:rFonts w:ascii="Times New Roman" w:hAnsi="Times New Roman" w:eastAsia="宋体"/>
                  <w:b w:val="0"/>
                  <w:sz w:val="18"/>
                </w:rPr>
                <w:t>3113.50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27" w:author="xh" w:date="2026-10-19T10:14:02+08:00"/>
              </w:rPr>
            </w:pPr>
            <w:ins w:id="5328" w:author="xh" w:date="2026-10-19T10:14:02+08:00">
              <w:r>
                <w:rPr>
                  <w:rFonts w:ascii="Times New Roman" w:hAnsi="Times New Roman" w:eastAsia="宋体"/>
                  <w:b w:val="0"/>
                  <w:sz w:val="18"/>
                </w:rPr>
                <w:t>2.15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29" w:author="xh" w:date="2026-10-19T10:14:02+08:00"/>
              </w:rPr>
            </w:pPr>
            <w:ins w:id="5330" w:author="xh" w:date="2026-10-19T10:14:02+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31" w:author="xh" w:date="2026-10-19T10:14:02+08:00"/>
              </w:rPr>
            </w:pPr>
            <w:ins w:id="5332" w:author="xh" w:date="2026-10-19T10:14:02+08:00">
              <w:r>
                <w:rPr>
                  <w:rFonts w:ascii="Times New Roman" w:hAnsi="Times New Roman" w:eastAsia="宋体"/>
                  <w:b w:val="0"/>
                  <w:sz w:val="18"/>
                </w:rPr>
                <w:t>0</w:t>
              </w:r>
            </w:ins>
          </w:p>
        </w:tc>
      </w:tr>
      <w:tr>
        <w:trPr>
          <w:cantSplit/>
          <w:ins w:id="5276"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33" w:author="xh" w:date="2026-10-19T10:14:02+08:00"/>
              </w:rPr>
            </w:pPr>
            <w:ins w:id="5334" w:author="xh" w:date="2026-10-19T10:14:02+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35" w:author="xh" w:date="2026-10-19T10:14:02+08:00"/>
              </w:rPr>
            </w:pPr>
            <w:ins w:id="5336" w:author="xh" w:date="2026-10-19T10:14:02+08:00">
              <w:r>
                <w:rPr>
                  <w:rFonts w:ascii="Times New Roman" w:hAnsi="Times New Roman" w:eastAsia="宋体"/>
                  <w:b w:val="0"/>
                  <w:sz w:val="18"/>
                </w:rPr>
                <w:t>2022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37" w:author="xh" w:date="2026-10-19T10:14:02+08:00"/>
              </w:rPr>
            </w:pPr>
            <w:ins w:id="5338" w:author="xh" w:date="2026-10-19T10:14:02+08:00">
              <w:r>
                <w:rPr>
                  <w:rFonts w:ascii="Times New Roman" w:hAnsi="Times New Roman" w:eastAsia="宋体"/>
                  <w:b w:val="0"/>
                  <w:sz w:val="18"/>
                </w:rPr>
                <w:t>1432.37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39" w:author="xh" w:date="2026-10-19T10:14:02+08:00"/>
              </w:rPr>
            </w:pPr>
            <w:ins w:id="5340" w:author="xh" w:date="2026-10-19T10:14:02+08:00">
              <w:r>
                <w:rPr>
                  <w:rFonts w:ascii="Times New Roman" w:hAnsi="Times New Roman" w:eastAsia="宋体"/>
                  <w:b w:val="0"/>
                  <w:sz w:val="18"/>
                </w:rPr>
                <w:t>3113.50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41" w:author="xh" w:date="2026-10-19T10:14:02+08:00"/>
              </w:rPr>
            </w:pPr>
            <w:ins w:id="5342" w:author="xh" w:date="2026-10-19T10:14:02+08:00">
              <w:r>
                <w:rPr>
                  <w:rFonts w:ascii="Times New Roman" w:hAnsi="Times New Roman" w:eastAsia="宋体"/>
                  <w:b w:val="0"/>
                  <w:sz w:val="18"/>
                </w:rPr>
                <w:t>2.17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43" w:author="xh" w:date="2026-10-19T10:14:02+08:00"/>
              </w:rPr>
            </w:pPr>
            <w:ins w:id="5344" w:author="xh" w:date="2026-10-19T10:14:02+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45" w:author="xh" w:date="2026-10-19T10:14:02+08:00"/>
              </w:rPr>
            </w:pPr>
            <w:ins w:id="5346" w:author="xh" w:date="2026-10-19T10:14:02+08:00">
              <w:r>
                <w:rPr>
                  <w:rFonts w:ascii="Times New Roman" w:hAnsi="Times New Roman" w:eastAsia="宋体"/>
                  <w:b w:val="0"/>
                  <w:sz w:val="18"/>
                </w:rPr>
                <w:t>0</w:t>
              </w:r>
            </w:ins>
          </w:p>
        </w:tc>
      </w:tr>
      <w:tr>
        <w:trPr>
          <w:cantSplit/>
          <w:ins w:id="5277"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47" w:author="xh" w:date="2026-10-19T10:14:02+08:00"/>
              </w:rPr>
            </w:pPr>
            <w:ins w:id="5348" w:author="xh" w:date="2026-10-19T10:14:02+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49" w:author="xh" w:date="2026-10-19T10:14:02+08:00"/>
              </w:rPr>
            </w:pPr>
            <w:ins w:id="5350" w:author="xh" w:date="2026-10-19T10:14:02+08:00">
              <w:r>
                <w:rPr>
                  <w:rFonts w:ascii="Times New Roman" w:hAnsi="Times New Roman" w:eastAsia="宋体"/>
                  <w:b w:val="0"/>
                  <w:sz w:val="18"/>
                </w:rPr>
                <w:t>2023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51" w:author="xh" w:date="2026-10-19T10:14:02+08:00"/>
              </w:rPr>
            </w:pPr>
            <w:ins w:id="5352" w:author="xh" w:date="2026-10-19T10:14:02+08:00">
              <w:r>
                <w:rPr>
                  <w:rFonts w:ascii="Times New Roman" w:hAnsi="Times New Roman" w:eastAsia="宋体"/>
                  <w:b w:val="0"/>
                  <w:sz w:val="18"/>
                </w:rPr>
                <w:t>1542.22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53" w:author="xh" w:date="2026-10-19T10:14:02+08:00"/>
              </w:rPr>
            </w:pPr>
            <w:ins w:id="5354" w:author="xh" w:date="2026-10-19T10:14:02+08:00">
              <w:r>
                <w:rPr>
                  <w:rFonts w:ascii="Times New Roman" w:hAnsi="Times New Roman" w:eastAsia="宋体"/>
                  <w:b w:val="0"/>
                  <w:sz w:val="18"/>
                </w:rPr>
                <w:t>3113.50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55" w:author="xh" w:date="2026-10-19T10:14:02+08:00"/>
              </w:rPr>
            </w:pPr>
            <w:ins w:id="5356" w:author="xh" w:date="2026-10-19T10:14:02+08:00">
              <w:r>
                <w:rPr>
                  <w:rFonts w:ascii="Times New Roman" w:hAnsi="Times New Roman" w:eastAsia="宋体"/>
                  <w:b w:val="0"/>
                  <w:sz w:val="18"/>
                </w:rPr>
                <w:t>2.02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57" w:author="xh" w:date="2026-10-19T10:14:02+08:00"/>
              </w:rPr>
            </w:pPr>
            <w:ins w:id="5358" w:author="xh" w:date="2026-10-19T10:14:02+08:00">
              <w:r>
                <w:rPr>
                  <w:rFonts w:ascii="Times New Roman" w:hAnsi="Times New Roman" w:eastAsia="宋体"/>
                  <w:b w:val="0"/>
                  <w:sz w:val="18"/>
                </w:rPr>
                <w:t>1.80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59" w:author="xh" w:date="2026-10-19T10:14:02+08:00"/>
              </w:rPr>
            </w:pPr>
            <w:ins w:id="5360" w:author="xh" w:date="2026-10-19T10:14:02+08:00">
              <w:r>
                <w:rPr>
                  <w:rFonts w:ascii="Times New Roman" w:hAnsi="Times New Roman" w:eastAsia="宋体"/>
                  <w:b w:val="0"/>
                  <w:sz w:val="18"/>
                </w:rPr>
                <w:t>5</w:t>
              </w:r>
            </w:ins>
          </w:p>
        </w:tc>
      </w:tr>
      <w:tr>
        <w:trPr>
          <w:cantSplit/>
          <w:ins w:id="5278"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61" w:author="xh" w:date="2026-10-19T10:14:02+08:00"/>
              </w:rPr>
            </w:pPr>
            <w:ins w:id="5362" w:author="xh" w:date="2026-10-19T10:14:02+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63" w:author="xh" w:date="2026-10-19T10:14:02+08:00"/>
              </w:rPr>
            </w:pPr>
            <w:ins w:id="5364" w:author="xh" w:date="2026-10-19T10:14:02+08:00">
              <w:r>
                <w:rPr>
                  <w:rFonts w:ascii="Times New Roman" w:hAnsi="Times New Roman" w:eastAsia="宋体"/>
                  <w:b w:val="0"/>
                  <w:sz w:val="18"/>
                </w:rPr>
                <w:t>2024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65" w:author="xh" w:date="2026-10-19T10:14:02+08:00"/>
              </w:rPr>
            </w:pPr>
            <w:ins w:id="5366" w:author="xh" w:date="2026-10-19T10:14:02+08:00">
              <w:r>
                <w:rPr>
                  <w:rFonts w:ascii="Times New Roman" w:hAnsi="Times New Roman" w:eastAsia="宋体"/>
                  <w:b w:val="0"/>
                  <w:sz w:val="18"/>
                </w:rPr>
                <w:t>1449.40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67" w:author="xh" w:date="2026-10-19T10:14:02+08:00"/>
              </w:rPr>
            </w:pPr>
            <w:ins w:id="5368" w:author="xh" w:date="2026-10-19T10:14:02+08:00">
              <w:r>
                <w:rPr>
                  <w:rFonts w:ascii="Times New Roman" w:hAnsi="Times New Roman" w:eastAsia="宋体"/>
                  <w:b w:val="0"/>
                  <w:sz w:val="18"/>
                </w:rPr>
                <w:t>3113.50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69" w:author="xh" w:date="2026-10-19T10:14:02+08:00"/>
              </w:rPr>
            </w:pPr>
            <w:ins w:id="5370" w:author="xh" w:date="2026-10-19T10:14:02+08:00">
              <w:r>
                <w:rPr>
                  <w:rFonts w:ascii="Times New Roman" w:hAnsi="Times New Roman" w:eastAsia="宋体"/>
                  <w:b w:val="0"/>
                  <w:sz w:val="18"/>
                </w:rPr>
                <w:t>2.15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71" w:author="xh" w:date="2026-10-19T10:14:02+08:00"/>
              </w:rPr>
            </w:pPr>
            <w:ins w:id="5372" w:author="xh" w:date="2026-10-19T10:14:02+08:00">
              <w:r>
                <w:rPr>
                  <w:rFonts w:ascii="Times New Roman" w:hAnsi="Times New Roman" w:eastAsia="宋体"/>
                  <w:b w:val="0"/>
                  <w:sz w:val="18"/>
                </w:rPr>
                <w:t>1.80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73" w:author="xh" w:date="2026-10-19T10:14:02+08:00"/>
              </w:rPr>
            </w:pPr>
            <w:ins w:id="5374" w:author="xh" w:date="2026-10-19T10:14:02+08:00">
              <w:r>
                <w:rPr>
                  <w:rFonts w:ascii="Times New Roman" w:hAnsi="Times New Roman" w:eastAsia="宋体"/>
                  <w:b w:val="0"/>
                  <w:sz w:val="18"/>
                </w:rPr>
                <w:t>5</w:t>
              </w:r>
            </w:ins>
          </w:p>
        </w:tc>
      </w:tr>
      <w:tr>
        <w:trPr>
          <w:cantSplit/>
          <w:ins w:id="5279"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75" w:author="xh" w:date="2026-10-19T10:14:02+08:00"/>
              </w:rPr>
            </w:pPr>
            <w:ins w:id="5376" w:author="xh" w:date="2026-10-19T10:14:02+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77" w:author="xh" w:date="2026-10-19T10:14:02+08:00"/>
              </w:rPr>
            </w:pPr>
            <w:ins w:id="5378" w:author="xh" w:date="2026-10-19T10:14:02+08:00">
              <w:r>
                <w:rPr>
                  <w:rFonts w:ascii="Times New Roman" w:hAnsi="Times New Roman" w:eastAsia="宋体"/>
                  <w:b w:val="0"/>
                  <w:sz w:val="18"/>
                </w:rPr>
                <w:t>2025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79" w:author="xh" w:date="2026-10-19T10:14:02+08:00"/>
              </w:rPr>
            </w:pPr>
            <w:ins w:id="5380" w:author="xh" w:date="2026-10-19T10:14:02+08:00">
              <w:r>
                <w:rPr>
                  <w:rFonts w:ascii="Times New Roman" w:hAnsi="Times New Roman" w:eastAsia="宋体"/>
                  <w:b w:val="0"/>
                  <w:sz w:val="18"/>
                </w:rPr>
                <w:t>1528.82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81" w:author="xh" w:date="2026-10-19T10:14:02+08:00"/>
              </w:rPr>
            </w:pPr>
            <w:ins w:id="5382" w:author="xh" w:date="2026-10-19T10:14:02+08:00">
              <w:r>
                <w:rPr>
                  <w:rFonts w:ascii="Times New Roman" w:hAnsi="Times New Roman" w:eastAsia="宋体"/>
                  <w:b w:val="0"/>
                  <w:sz w:val="18"/>
                </w:rPr>
                <w:t>3113.50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83" w:author="xh" w:date="2026-10-19T10:14:02+08:00"/>
              </w:rPr>
            </w:pPr>
            <w:ins w:id="5384" w:author="xh" w:date="2026-10-19T10:14:02+08:00">
              <w:r>
                <w:rPr>
                  <w:rFonts w:ascii="Times New Roman" w:hAnsi="Times New Roman" w:eastAsia="宋体"/>
                  <w:b w:val="0"/>
                  <w:sz w:val="18"/>
                </w:rPr>
                <w:t>2.04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85" w:author="xh" w:date="2026-10-19T10:14:02+08:00"/>
              </w:rPr>
            </w:pPr>
            <w:ins w:id="5386" w:author="xh" w:date="2026-10-19T10:14:02+08:00">
              <w:r>
                <w:rPr>
                  <w:rFonts w:ascii="Times New Roman" w:hAnsi="Times New Roman" w:eastAsia="宋体"/>
                  <w:b w:val="0"/>
                  <w:sz w:val="18"/>
                </w:rPr>
                <w:t>1.80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87" w:author="xh" w:date="2026-10-19T10:14:02+08:00"/>
              </w:rPr>
            </w:pPr>
            <w:ins w:id="5388" w:author="xh" w:date="2026-10-19T10:14:02+08:00">
              <w:r>
                <w:rPr>
                  <w:rFonts w:ascii="Times New Roman" w:hAnsi="Times New Roman" w:eastAsia="宋体"/>
                  <w:b w:val="0"/>
                  <w:sz w:val="18"/>
                </w:rPr>
                <w:t>5</w:t>
              </w:r>
            </w:ins>
          </w:p>
        </w:tc>
      </w:tr>
      <w:tr>
        <w:trPr>
          <w:cantSplit/>
          <w:ins w:id="5280"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89" w:author="xh" w:date="2026-10-19T10:14:02+08:00"/>
              </w:rPr>
            </w:pPr>
            <w:ins w:id="5390" w:author="xh" w:date="2026-10-19T10:14:02+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91" w:author="xh" w:date="2026-10-19T10:14:02+08:00"/>
              </w:rPr>
            </w:pPr>
            <w:ins w:id="5392" w:author="xh" w:date="2026-10-19T10:14:02+08:00">
              <w:r>
                <w:rPr>
                  <w:rFonts w:ascii="Times New Roman" w:hAnsi="Times New Roman" w:eastAsia="宋体"/>
                  <w:b w:val="0"/>
                  <w:sz w:val="18"/>
                </w:rPr>
                <w:t>2026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93" w:author="xh" w:date="2026-10-19T10:14:02+08:00"/>
              </w:rPr>
            </w:pPr>
            <w:ins w:id="5394" w:author="xh" w:date="2026-10-19T10:14:02+08:00">
              <w:r>
                <w:rPr>
                  <w:rFonts w:ascii="Times New Roman" w:hAnsi="Times New Roman" w:eastAsia="宋体"/>
                  <w:b w:val="0"/>
                  <w:sz w:val="18"/>
                </w:rPr>
                <w:t>1591.85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95" w:author="xh" w:date="2026-10-19T10:14:02+08:00"/>
              </w:rPr>
            </w:pPr>
            <w:ins w:id="5396" w:author="xh" w:date="2026-10-19T10:14:02+08:00">
              <w:r>
                <w:rPr>
                  <w:rFonts w:ascii="Times New Roman" w:hAnsi="Times New Roman" w:eastAsia="宋体"/>
                  <w:b w:val="0"/>
                  <w:sz w:val="18"/>
                </w:rPr>
                <w:t>3113.50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97" w:author="xh" w:date="2026-10-19T10:14:02+08:00"/>
              </w:rPr>
            </w:pPr>
            <w:ins w:id="5398" w:author="xh" w:date="2026-10-19T10:14:02+08:00">
              <w:r>
                <w:rPr>
                  <w:rFonts w:ascii="Times New Roman" w:hAnsi="Times New Roman" w:eastAsia="宋体"/>
                  <w:b w:val="0"/>
                  <w:sz w:val="18"/>
                </w:rPr>
                <w:t>1.96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399" w:author="xh" w:date="2026-10-19T10:14:02+08:00"/>
              </w:rPr>
            </w:pPr>
            <w:ins w:id="5400" w:author="xh" w:date="2026-10-19T10:14:02+08:00">
              <w:r>
                <w:rPr>
                  <w:rFonts w:ascii="Times New Roman" w:hAnsi="Times New Roman" w:eastAsia="宋体"/>
                  <w:b w:val="0"/>
                  <w:sz w:val="18"/>
                </w:rPr>
                <w:t>1.80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01" w:author="xh" w:date="2026-10-19T10:14:02+08:00"/>
              </w:rPr>
            </w:pPr>
            <w:ins w:id="5402" w:author="xh" w:date="2026-10-19T10:14:02+08:00">
              <w:r>
                <w:rPr>
                  <w:rFonts w:ascii="Times New Roman" w:hAnsi="Times New Roman" w:eastAsia="宋体"/>
                  <w:b w:val="0"/>
                  <w:sz w:val="18"/>
                </w:rPr>
                <w:t>8</w:t>
              </w:r>
            </w:ins>
          </w:p>
        </w:tc>
      </w:tr>
      <w:tr>
        <w:trPr>
          <w:cantSplit/>
          <w:ins w:id="5281"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03" w:author="xh" w:date="2026-10-19T10:14:02+08:00"/>
              </w:rPr>
            </w:pPr>
            <w:ins w:id="5404" w:author="xh" w:date="2026-10-19T10:14:02+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05" w:author="xh" w:date="2026-10-19T10:14:02+08:00"/>
              </w:rPr>
            </w:pPr>
            <w:ins w:id="5406" w:author="xh" w:date="2026-10-19T10:14:02+08:00">
              <w:r>
                <w:rPr>
                  <w:rFonts w:ascii="Times New Roman" w:hAnsi="Times New Roman" w:eastAsia="宋体"/>
                  <w:b w:val="0"/>
                  <w:sz w:val="18"/>
                </w:rPr>
                <w:t>2027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07" w:author="xh" w:date="2026-10-19T10:14:02+08:00"/>
              </w:rPr>
            </w:pPr>
            <w:ins w:id="5408" w:author="xh" w:date="2026-10-19T10:14:02+08:00">
              <w:r>
                <w:rPr>
                  <w:rFonts w:ascii="Times New Roman" w:hAnsi="Times New Roman" w:eastAsia="宋体"/>
                  <w:b w:val="0"/>
                  <w:sz w:val="18"/>
                </w:rPr>
                <w:t>1654.88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09" w:author="xh" w:date="2026-10-19T10:14:02+08:00"/>
              </w:rPr>
            </w:pPr>
            <w:ins w:id="5410" w:author="xh" w:date="2026-10-19T10:14:02+08:00">
              <w:r>
                <w:rPr>
                  <w:rFonts w:ascii="Times New Roman" w:hAnsi="Times New Roman" w:eastAsia="宋体"/>
                  <w:b w:val="0"/>
                  <w:sz w:val="18"/>
                </w:rPr>
                <w:t>3113.50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11" w:author="xh" w:date="2026-10-19T10:14:02+08:00"/>
              </w:rPr>
            </w:pPr>
            <w:ins w:id="5412" w:author="xh" w:date="2026-10-19T10:14:02+08:00">
              <w:r>
                <w:rPr>
                  <w:rFonts w:ascii="Times New Roman" w:hAnsi="Times New Roman" w:eastAsia="宋体"/>
                  <w:b w:val="0"/>
                  <w:sz w:val="18"/>
                </w:rPr>
                <w:t>1.88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13" w:author="xh" w:date="2026-10-19T10:14:02+08:00"/>
              </w:rPr>
            </w:pPr>
            <w:ins w:id="5414" w:author="xh" w:date="2026-10-19T10:14:02+08:00">
              <w:r>
                <w:rPr>
                  <w:rFonts w:ascii="Times New Roman" w:hAnsi="Times New Roman" w:eastAsia="宋体"/>
                  <w:b w:val="0"/>
                  <w:sz w:val="18"/>
                </w:rPr>
                <w:t>2.10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15" w:author="xh" w:date="2026-10-19T10:14:02+08:00"/>
              </w:rPr>
            </w:pPr>
            <w:ins w:id="5416" w:author="xh" w:date="2026-10-19T10:14:02+08:00">
              <w:r>
                <w:rPr>
                  <w:rFonts w:ascii="Times New Roman" w:hAnsi="Times New Roman" w:eastAsia="宋体"/>
                  <w:b w:val="0"/>
                  <w:sz w:val="18"/>
                </w:rPr>
                <w:t>13</w:t>
              </w:r>
            </w:ins>
          </w:p>
        </w:tc>
      </w:tr>
      <w:tr>
        <w:trPr>
          <w:cantSplit/>
          <w:ins w:id="5282"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17" w:author="xh" w:date="2026-10-19T10:14:02+08:00"/>
              </w:rPr>
            </w:pPr>
            <w:ins w:id="5418" w:author="xh" w:date="2026-10-19T10:14:02+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19" w:author="xh" w:date="2026-10-19T10:14:02+08:00"/>
              </w:rPr>
            </w:pPr>
            <w:ins w:id="5420" w:author="xh" w:date="2026-10-19T10:14:02+08:00">
              <w:r>
                <w:rPr>
                  <w:rFonts w:ascii="Times New Roman" w:hAnsi="Times New Roman" w:eastAsia="宋体"/>
                  <w:b w:val="0"/>
                  <w:sz w:val="18"/>
                </w:rPr>
                <w:t>2028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21" w:author="xh" w:date="2026-10-19T10:14:02+08:00"/>
              </w:rPr>
            </w:pPr>
            <w:ins w:id="5422" w:author="xh" w:date="2026-10-19T10:14:02+08:00">
              <w:r>
                <w:rPr>
                  <w:rFonts w:ascii="Times New Roman" w:hAnsi="Times New Roman" w:eastAsia="宋体"/>
                  <w:b w:val="0"/>
                  <w:sz w:val="18"/>
                </w:rPr>
                <w:t>1717.91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23" w:author="xh" w:date="2026-10-19T10:14:02+08:00"/>
              </w:rPr>
            </w:pPr>
            <w:ins w:id="5424" w:author="xh" w:date="2026-10-19T10:14:02+08:00">
              <w:r>
                <w:rPr>
                  <w:rFonts w:ascii="Times New Roman" w:hAnsi="Times New Roman" w:eastAsia="宋体"/>
                  <w:b w:val="0"/>
                  <w:sz w:val="18"/>
                </w:rPr>
                <w:t>3113.50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25" w:author="xh" w:date="2026-10-19T10:14:02+08:00"/>
              </w:rPr>
            </w:pPr>
            <w:ins w:id="5426" w:author="xh" w:date="2026-10-19T10:14:02+08:00">
              <w:r>
                <w:rPr>
                  <w:rFonts w:ascii="Times New Roman" w:hAnsi="Times New Roman" w:eastAsia="宋体"/>
                  <w:b w:val="0"/>
                  <w:sz w:val="18"/>
                </w:rPr>
                <w:t>1.81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27" w:author="xh" w:date="2026-10-19T10:14:02+08:00"/>
              </w:rPr>
            </w:pPr>
            <w:ins w:id="5428" w:author="xh" w:date="2026-10-19T10:14:02+08:00">
              <w:r>
                <w:rPr>
                  <w:rFonts w:ascii="Times New Roman" w:hAnsi="Times New Roman" w:eastAsia="宋体"/>
                  <w:b w:val="0"/>
                  <w:sz w:val="18"/>
                </w:rPr>
                <w:t>2.40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29" w:author="xh" w:date="2026-10-19T10:14:02+08:00"/>
              </w:rPr>
            </w:pPr>
            <w:ins w:id="5430" w:author="xh" w:date="2026-10-19T10:14:02+08:00">
              <w:r>
                <w:rPr>
                  <w:rFonts w:ascii="Times New Roman" w:hAnsi="Times New Roman" w:eastAsia="宋体"/>
                  <w:b w:val="0"/>
                  <w:sz w:val="18"/>
                </w:rPr>
                <w:t>19</w:t>
              </w:r>
            </w:ins>
          </w:p>
        </w:tc>
      </w:tr>
      <w:tr>
        <w:trPr>
          <w:cantSplit/>
          <w:ins w:id="5283"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31" w:author="xh" w:date="2026-10-19T10:14:02+08:00"/>
              </w:rPr>
            </w:pPr>
            <w:ins w:id="5432" w:author="xh" w:date="2026-10-19T10:14:02+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33" w:author="xh" w:date="2026-10-19T10:14:02+08:00"/>
              </w:rPr>
            </w:pPr>
            <w:ins w:id="5434" w:author="xh" w:date="2026-10-19T10:14:02+08:00">
              <w:r>
                <w:rPr>
                  <w:rFonts w:ascii="Times New Roman" w:hAnsi="Times New Roman" w:eastAsia="宋体"/>
                  <w:b w:val="0"/>
                  <w:sz w:val="18"/>
                </w:rPr>
                <w:t>2029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35" w:author="xh" w:date="2026-10-19T10:14:02+08:00"/>
              </w:rPr>
            </w:pPr>
            <w:ins w:id="5436" w:author="xh" w:date="2026-10-19T10:14:02+08:00">
              <w:r>
                <w:rPr>
                  <w:rFonts w:ascii="Times New Roman" w:hAnsi="Times New Roman" w:eastAsia="宋体"/>
                  <w:b w:val="0"/>
                  <w:sz w:val="18"/>
                </w:rPr>
                <w:t>1780.94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37" w:author="xh" w:date="2026-10-19T10:14:02+08:00"/>
              </w:rPr>
            </w:pPr>
            <w:ins w:id="5438" w:author="xh" w:date="2026-10-19T10:14:02+08:00">
              <w:r>
                <w:rPr>
                  <w:rFonts w:ascii="Times New Roman" w:hAnsi="Times New Roman" w:eastAsia="宋体"/>
                  <w:b w:val="0"/>
                  <w:sz w:val="18"/>
                </w:rPr>
                <w:t>3113.50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39" w:author="xh" w:date="2026-10-19T10:14:02+08:00"/>
              </w:rPr>
            </w:pPr>
            <w:ins w:id="5440" w:author="xh" w:date="2026-10-19T10:14:02+08:00">
              <w:r>
                <w:rPr>
                  <w:rFonts w:ascii="Times New Roman" w:hAnsi="Times New Roman" w:eastAsia="宋体"/>
                  <w:b w:val="0"/>
                  <w:sz w:val="18"/>
                </w:rPr>
                <w:t>1.75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41" w:author="xh" w:date="2026-10-19T10:14:02+08:00"/>
              </w:rPr>
            </w:pPr>
            <w:ins w:id="5442" w:author="xh" w:date="2026-10-19T10:14:02+08:00">
              <w:r>
                <w:rPr>
                  <w:rFonts w:ascii="Times New Roman" w:hAnsi="Times New Roman" w:eastAsia="宋体"/>
                  <w:b w:val="0"/>
                  <w:sz w:val="18"/>
                </w:rPr>
                <w:t>5.30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43" w:author="xh" w:date="2026-10-19T10:14:02+08:00"/>
              </w:rPr>
            </w:pPr>
            <w:ins w:id="5444" w:author="xh" w:date="2026-10-19T10:14:02+08:00">
              <w:r>
                <w:rPr>
                  <w:rFonts w:ascii="Times New Roman" w:hAnsi="Times New Roman" w:eastAsia="宋体"/>
                  <w:b w:val="0"/>
                  <w:sz w:val="18"/>
                </w:rPr>
                <w:t>26</w:t>
              </w:r>
            </w:ins>
          </w:p>
        </w:tc>
      </w:tr>
      <w:tr>
        <w:trPr>
          <w:cantSplit/>
          <w:ins w:id="5284"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45" w:author="xh" w:date="2026-10-19T10:14:02+08:00"/>
              </w:rPr>
            </w:pPr>
            <w:ins w:id="5446" w:author="xh" w:date="2026-10-19T10:14:02+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47" w:author="xh" w:date="2026-10-19T10:14:02+08:00"/>
              </w:rPr>
            </w:pPr>
            <w:ins w:id="5448" w:author="xh" w:date="2026-10-19T10:14:02+08:00">
              <w:r>
                <w:rPr>
                  <w:rFonts w:ascii="Times New Roman" w:hAnsi="Times New Roman" w:eastAsia="宋体"/>
                  <w:b w:val="0"/>
                  <w:sz w:val="18"/>
                </w:rPr>
                <w:t>2030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49" w:author="xh" w:date="2026-10-19T10:14:02+08:00"/>
              </w:rPr>
            </w:pPr>
            <w:ins w:id="5450" w:author="xh" w:date="2026-10-19T10:14:02+08:00">
              <w:r>
                <w:rPr>
                  <w:rFonts w:ascii="Times New Roman" w:hAnsi="Times New Roman" w:eastAsia="宋体"/>
                  <w:b w:val="0"/>
                  <w:sz w:val="18"/>
                </w:rPr>
                <w:t>1845.31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51" w:author="xh" w:date="2026-10-19T10:14:02+08:00"/>
              </w:rPr>
            </w:pPr>
            <w:ins w:id="5452" w:author="xh" w:date="2026-10-19T10:14:02+08:00">
              <w:r>
                <w:rPr>
                  <w:rFonts w:ascii="Times New Roman" w:hAnsi="Times New Roman" w:eastAsia="宋体"/>
                  <w:b w:val="0"/>
                  <w:sz w:val="18"/>
                </w:rPr>
                <w:t>3140.50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53" w:author="xh" w:date="2026-10-19T10:14:02+08:00"/>
              </w:rPr>
            </w:pPr>
            <w:ins w:id="5454" w:author="xh" w:date="2026-10-19T10:14:02+08:00">
              <w:r>
                <w:rPr>
                  <w:rFonts w:ascii="Times New Roman" w:hAnsi="Times New Roman" w:eastAsia="宋体"/>
                  <w:b w:val="0"/>
                  <w:sz w:val="18"/>
                </w:rPr>
                <w:t>1.70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55" w:author="xh" w:date="2026-10-19T10:14:02+08:00"/>
              </w:rPr>
            </w:pPr>
            <w:ins w:id="5456" w:author="xh" w:date="2026-10-19T10:14:02+08:00">
              <w:r>
                <w:rPr>
                  <w:rFonts w:ascii="Times New Roman" w:hAnsi="Times New Roman" w:eastAsia="宋体"/>
                  <w:b w:val="0"/>
                  <w:sz w:val="18"/>
                </w:rPr>
                <w:t>5.60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57" w:author="xh" w:date="2026-10-19T10:14:02+08:00"/>
              </w:rPr>
            </w:pPr>
            <w:ins w:id="5458" w:author="xh" w:date="2026-10-19T10:14:02+08:00">
              <w:r>
                <w:rPr>
                  <w:rFonts w:ascii="Times New Roman" w:hAnsi="Times New Roman" w:eastAsia="宋体"/>
                  <w:b w:val="0"/>
                  <w:sz w:val="18"/>
                </w:rPr>
                <w:t>32</w:t>
              </w:r>
            </w:ins>
          </w:p>
        </w:tc>
      </w:tr>
      <w:tr>
        <w:trPr>
          <w:cantSplit/>
          <w:ins w:id="5285"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59" w:author="xh" w:date="2026-10-19T10:14:02+08:00"/>
              </w:rPr>
            </w:pPr>
            <w:ins w:id="5460" w:author="xh" w:date="2026-10-19T10:14:02+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61" w:author="xh" w:date="2026-10-19T10:14:02+08:00"/>
              </w:rPr>
            </w:pPr>
            <w:ins w:id="5462" w:author="xh" w:date="2026-10-19T10:14:02+08:00">
              <w:r>
                <w:rPr>
                  <w:rFonts w:ascii="Times New Roman" w:hAnsi="Times New Roman" w:eastAsia="宋体"/>
                  <w:b w:val="0"/>
                  <w:sz w:val="18"/>
                </w:rPr>
                <w:t>2031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63" w:author="xh" w:date="2026-10-19T10:14:02+08:00"/>
              </w:rPr>
            </w:pPr>
            <w:ins w:id="5464" w:author="xh" w:date="2026-10-19T10:14:02+08:00">
              <w:r>
                <w:rPr>
                  <w:rFonts w:ascii="Times New Roman" w:hAnsi="Times New Roman" w:eastAsia="宋体"/>
                  <w:b w:val="0"/>
                  <w:sz w:val="18"/>
                </w:rPr>
                <w:t>1920.41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65" w:author="xh" w:date="2026-10-19T10:14:02+08:00"/>
              </w:rPr>
            </w:pPr>
            <w:ins w:id="5466" w:author="xh" w:date="2026-10-19T10:14:02+08:00">
              <w:r>
                <w:rPr>
                  <w:rFonts w:ascii="Times New Roman" w:hAnsi="Times New Roman" w:eastAsia="宋体"/>
                  <w:b w:val="0"/>
                  <w:sz w:val="18"/>
                </w:rPr>
                <w:t>3160.50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67" w:author="xh" w:date="2026-10-19T10:14:02+08:00"/>
              </w:rPr>
            </w:pPr>
            <w:ins w:id="5468" w:author="xh" w:date="2026-10-19T10:14:02+08:00">
              <w:r>
                <w:rPr>
                  <w:rFonts w:ascii="Times New Roman" w:hAnsi="Times New Roman" w:eastAsia="宋体"/>
                  <w:b w:val="0"/>
                  <w:sz w:val="18"/>
                </w:rPr>
                <w:t>1.65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69" w:author="xh" w:date="2026-10-19T10:14:02+08:00"/>
              </w:rPr>
            </w:pPr>
            <w:ins w:id="5470" w:author="xh" w:date="2026-10-19T10:14:02+08:00">
              <w:r>
                <w:rPr>
                  <w:rFonts w:ascii="Times New Roman" w:hAnsi="Times New Roman" w:eastAsia="宋体"/>
                  <w:b w:val="0"/>
                  <w:sz w:val="18"/>
                </w:rPr>
                <w:t>6.80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71" w:author="xh" w:date="2026-10-19T10:14:02+08:00"/>
              </w:rPr>
            </w:pPr>
            <w:ins w:id="5472" w:author="xh" w:date="2026-10-19T10:14:02+08:00">
              <w:r>
                <w:rPr>
                  <w:rFonts w:ascii="Times New Roman" w:hAnsi="Times New Roman" w:eastAsia="宋体"/>
                  <w:b w:val="0"/>
                  <w:sz w:val="18"/>
                </w:rPr>
                <w:t>37</w:t>
              </w:r>
            </w:ins>
          </w:p>
        </w:tc>
      </w:tr>
      <w:tr>
        <w:trPr>
          <w:cantSplit/>
          <w:ins w:id="5286"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73" w:author="xh" w:date="2026-10-19T10:14:02+08:00"/>
              </w:rPr>
            </w:pPr>
            <w:ins w:id="5474" w:author="xh" w:date="2026-10-19T10:14:02+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75" w:author="xh" w:date="2026-10-19T10:14:02+08:00"/>
              </w:rPr>
            </w:pPr>
            <w:ins w:id="5476" w:author="xh" w:date="2026-10-19T10:14:02+08:00">
              <w:r>
                <w:rPr>
                  <w:rFonts w:ascii="Times New Roman" w:hAnsi="Times New Roman" w:eastAsia="宋体"/>
                  <w:b w:val="0"/>
                  <w:sz w:val="18"/>
                </w:rPr>
                <w:t>2032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77" w:author="xh" w:date="2026-10-19T10:14:02+08:00"/>
              </w:rPr>
            </w:pPr>
            <w:ins w:id="5478" w:author="xh" w:date="2026-10-19T10:14:02+08:00">
              <w:r>
                <w:rPr>
                  <w:rFonts w:ascii="Times New Roman" w:hAnsi="Times New Roman" w:eastAsia="宋体"/>
                  <w:b w:val="0"/>
                  <w:sz w:val="18"/>
                </w:rPr>
                <w:t>1998.19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79" w:author="xh" w:date="2026-10-19T10:14:02+08:00"/>
              </w:rPr>
            </w:pPr>
            <w:ins w:id="5480" w:author="xh" w:date="2026-10-19T10:14:02+08:00">
              <w:r>
                <w:rPr>
                  <w:rFonts w:ascii="Times New Roman" w:hAnsi="Times New Roman" w:eastAsia="宋体"/>
                  <w:b w:val="0"/>
                  <w:sz w:val="18"/>
                </w:rPr>
                <w:t>3240.50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81" w:author="xh" w:date="2026-10-19T10:14:02+08:00"/>
              </w:rPr>
            </w:pPr>
            <w:ins w:id="5482" w:author="xh" w:date="2026-10-19T10:14:02+08:00">
              <w:r>
                <w:rPr>
                  <w:rFonts w:ascii="Times New Roman" w:hAnsi="Times New Roman" w:eastAsia="宋体"/>
                  <w:b w:val="0"/>
                  <w:sz w:val="18"/>
                </w:rPr>
                <w:t>1.62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83" w:author="xh" w:date="2026-10-19T10:14:02+08:00"/>
              </w:rPr>
            </w:pPr>
            <w:ins w:id="5484" w:author="xh" w:date="2026-10-19T10:14:02+08:00">
              <w:r>
                <w:rPr>
                  <w:rFonts w:ascii="Times New Roman" w:hAnsi="Times New Roman" w:eastAsia="宋体"/>
                  <w:b w:val="0"/>
                  <w:sz w:val="18"/>
                </w:rPr>
                <w:t>8.00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85" w:author="xh" w:date="2026-10-19T10:14:02+08:00"/>
              </w:rPr>
            </w:pPr>
            <w:ins w:id="5486" w:author="xh" w:date="2026-10-19T10:14:02+08:00">
              <w:r>
                <w:rPr>
                  <w:rFonts w:ascii="Times New Roman" w:hAnsi="Times New Roman" w:eastAsia="宋体"/>
                  <w:b w:val="0"/>
                  <w:sz w:val="18"/>
                </w:rPr>
                <w:t>48</w:t>
              </w:r>
            </w:ins>
          </w:p>
        </w:tc>
      </w:tr>
      <w:tr>
        <w:trPr>
          <w:cantSplit/>
          <w:ins w:id="5287"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87" w:author="xh" w:date="2026-10-19T10:14:02+08:00"/>
              </w:rPr>
            </w:pPr>
            <w:ins w:id="5488" w:author="xh" w:date="2026-10-19T10:14:02+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89" w:author="xh" w:date="2026-10-19T10:14:02+08:00"/>
              </w:rPr>
            </w:pPr>
            <w:ins w:id="5490" w:author="xh" w:date="2026-10-19T10:14:02+08:00">
              <w:r>
                <w:rPr>
                  <w:rFonts w:ascii="Times New Roman" w:hAnsi="Times New Roman" w:eastAsia="宋体"/>
                  <w:b w:val="0"/>
                  <w:sz w:val="18"/>
                </w:rPr>
                <w:t>2033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91" w:author="xh" w:date="2026-10-19T10:14:02+08:00"/>
              </w:rPr>
            </w:pPr>
            <w:ins w:id="5492" w:author="xh" w:date="2026-10-19T10:14:02+08:00">
              <w:r>
                <w:rPr>
                  <w:rFonts w:ascii="Times New Roman" w:hAnsi="Times New Roman" w:eastAsia="宋体"/>
                  <w:b w:val="0"/>
                  <w:sz w:val="18"/>
                </w:rPr>
                <w:t>2073.29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93" w:author="xh" w:date="2026-10-19T10:14:02+08:00"/>
              </w:rPr>
            </w:pPr>
            <w:ins w:id="5494" w:author="xh" w:date="2026-10-19T10:14:02+08:00">
              <w:r>
                <w:rPr>
                  <w:rFonts w:ascii="Times New Roman" w:hAnsi="Times New Roman" w:eastAsia="宋体"/>
                  <w:b w:val="0"/>
                  <w:sz w:val="18"/>
                </w:rPr>
                <w:t>3426.00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95" w:author="xh" w:date="2026-10-19T10:14:02+08:00"/>
              </w:rPr>
            </w:pPr>
            <w:ins w:id="5496" w:author="xh" w:date="2026-10-19T10:14:02+08:00">
              <w:r>
                <w:rPr>
                  <w:rFonts w:ascii="Times New Roman" w:hAnsi="Times New Roman" w:eastAsia="宋体"/>
                  <w:b w:val="0"/>
                  <w:sz w:val="18"/>
                </w:rPr>
                <w:t>1.65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97" w:author="xh" w:date="2026-10-19T10:14:02+08:00"/>
              </w:rPr>
            </w:pPr>
            <w:ins w:id="5498" w:author="xh" w:date="2026-10-19T10:14:02+08:00">
              <w:r>
                <w:rPr>
                  <w:rFonts w:ascii="Times New Roman" w:hAnsi="Times New Roman" w:eastAsia="宋体"/>
                  <w:b w:val="0"/>
                  <w:sz w:val="18"/>
                </w:rPr>
                <w:t>11.20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99" w:author="xh" w:date="2026-10-19T10:14:02+08:00"/>
              </w:rPr>
            </w:pPr>
            <w:ins w:id="5500" w:author="xh" w:date="2026-10-19T10:14:02+08:00">
              <w:r>
                <w:rPr>
                  <w:rFonts w:ascii="Times New Roman" w:hAnsi="Times New Roman" w:eastAsia="宋体"/>
                  <w:b w:val="0"/>
                  <w:sz w:val="18"/>
                </w:rPr>
                <w:t>55</w:t>
              </w:r>
            </w:ins>
          </w:p>
        </w:tc>
      </w:tr>
      <w:tr>
        <w:trPr>
          <w:cantSplit/>
          <w:ins w:id="5288"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01" w:author="xh" w:date="2026-10-19T10:14:02+08:00"/>
              </w:rPr>
            </w:pPr>
            <w:ins w:id="5502" w:author="xh" w:date="2026-10-19T10:14:02+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03" w:author="xh" w:date="2026-10-19T10:14:02+08:00"/>
              </w:rPr>
            </w:pPr>
            <w:ins w:id="5504" w:author="xh" w:date="2026-10-19T10:14:02+08:00">
              <w:r>
                <w:rPr>
                  <w:rFonts w:ascii="Times New Roman" w:hAnsi="Times New Roman" w:eastAsia="宋体"/>
                  <w:b w:val="0"/>
                  <w:sz w:val="18"/>
                </w:rPr>
                <w:t>2034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05" w:author="xh" w:date="2026-10-19T10:14:02+08:00"/>
              </w:rPr>
            </w:pPr>
            <w:ins w:id="5506" w:author="xh" w:date="2026-10-19T10:14:02+08:00">
              <w:r>
                <w:rPr>
                  <w:rFonts w:ascii="Times New Roman" w:hAnsi="Times New Roman" w:eastAsia="宋体"/>
                  <w:b w:val="0"/>
                  <w:sz w:val="18"/>
                </w:rPr>
                <w:t>2149.74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07" w:author="xh" w:date="2026-10-19T10:14:02+08:00"/>
              </w:rPr>
            </w:pPr>
            <w:ins w:id="5508" w:author="xh" w:date="2026-10-19T10:14:02+08:00">
              <w:r>
                <w:rPr>
                  <w:rFonts w:ascii="Times New Roman" w:hAnsi="Times New Roman" w:eastAsia="宋体"/>
                  <w:b w:val="0"/>
                  <w:sz w:val="18"/>
                </w:rPr>
                <w:t>3453.00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09" w:author="xh" w:date="2026-10-19T10:14:02+08:00"/>
              </w:rPr>
            </w:pPr>
            <w:ins w:id="5510" w:author="xh" w:date="2026-10-19T10:14:02+08:00">
              <w:r>
                <w:rPr>
                  <w:rFonts w:ascii="Times New Roman" w:hAnsi="Times New Roman" w:eastAsia="宋体"/>
                  <w:b w:val="0"/>
                  <w:sz w:val="18"/>
                </w:rPr>
                <w:t>1.61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11" w:author="xh" w:date="2026-10-19T10:14:02+08:00"/>
              </w:rPr>
            </w:pPr>
            <w:ins w:id="5512" w:author="xh" w:date="2026-10-19T10:14:02+08:00">
              <w:r>
                <w:rPr>
                  <w:rFonts w:ascii="Times New Roman" w:hAnsi="Times New Roman" w:eastAsia="宋体"/>
                  <w:b w:val="0"/>
                  <w:sz w:val="18"/>
                </w:rPr>
                <w:t>30.30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13" w:author="xh" w:date="2026-10-19T10:14:02+08:00"/>
              </w:rPr>
            </w:pPr>
            <w:ins w:id="5514" w:author="xh" w:date="2026-10-19T10:14:02+08:00">
              <w:r>
                <w:rPr>
                  <w:rFonts w:ascii="Times New Roman" w:hAnsi="Times New Roman" w:eastAsia="宋体"/>
                  <w:b w:val="0"/>
                  <w:sz w:val="18"/>
                </w:rPr>
                <w:t>61</w:t>
              </w:r>
            </w:ins>
          </w:p>
        </w:tc>
      </w:tr>
      <w:tr>
        <w:trPr>
          <w:cantSplit/>
          <w:ins w:id="5289"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15" w:author="xh" w:date="2026-10-19T10:14:02+08:00"/>
              </w:rPr>
            </w:pPr>
            <w:ins w:id="5516" w:author="xh" w:date="2026-10-19T10:14:02+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17" w:author="xh" w:date="2026-10-19T10:14:02+08:00"/>
              </w:rPr>
            </w:pPr>
            <w:ins w:id="5518" w:author="xh" w:date="2026-10-19T10:14:02+08:00">
              <w:r>
                <w:rPr>
                  <w:rFonts w:ascii="Times New Roman" w:hAnsi="Times New Roman" w:eastAsia="宋体"/>
                  <w:b w:val="0"/>
                  <w:sz w:val="18"/>
                </w:rPr>
                <w:t>2035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19" w:author="xh" w:date="2026-10-19T10:14:02+08:00"/>
              </w:rPr>
            </w:pPr>
            <w:ins w:id="5520" w:author="xh" w:date="2026-10-19T10:14:02+08:00">
              <w:r>
                <w:rPr>
                  <w:rFonts w:ascii="Times New Roman" w:hAnsi="Times New Roman" w:eastAsia="宋体"/>
                  <w:b w:val="0"/>
                  <w:sz w:val="18"/>
                </w:rPr>
                <w:t>2226.18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21" w:author="xh" w:date="2026-10-19T10:14:02+08:00"/>
              </w:rPr>
            </w:pPr>
            <w:ins w:id="5522" w:author="xh" w:date="2026-10-19T10:14:02+08:00">
              <w:r>
                <w:rPr>
                  <w:rFonts w:ascii="Times New Roman" w:hAnsi="Times New Roman" w:eastAsia="宋体"/>
                  <w:b w:val="0"/>
                  <w:sz w:val="18"/>
                </w:rPr>
                <w:t>3587.00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23" w:author="xh" w:date="2026-10-19T10:14:02+08:00"/>
              </w:rPr>
            </w:pPr>
            <w:ins w:id="5524" w:author="xh" w:date="2026-10-19T10:14:02+08:00">
              <w:r>
                <w:rPr>
                  <w:rFonts w:ascii="Times New Roman" w:hAnsi="Times New Roman" w:eastAsia="宋体"/>
                  <w:b w:val="0"/>
                  <w:sz w:val="18"/>
                </w:rPr>
                <w:t>1.61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25" w:author="xh" w:date="2026-10-19T10:14:02+08:00"/>
              </w:rPr>
            </w:pPr>
            <w:ins w:id="5526" w:author="xh" w:date="2026-10-19T10:14:02+08:00">
              <w:r>
                <w:rPr>
                  <w:rFonts w:ascii="Times New Roman" w:hAnsi="Times New Roman" w:eastAsia="宋体"/>
                  <w:b w:val="0"/>
                  <w:sz w:val="18"/>
                </w:rPr>
                <w:t>43.20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27" w:author="xh" w:date="2026-10-19T10:14:02+08:00"/>
              </w:rPr>
            </w:pPr>
            <w:ins w:id="5528" w:author="xh" w:date="2026-10-19T10:14:02+08:00">
              <w:r>
                <w:rPr>
                  <w:rFonts w:ascii="Times New Roman" w:hAnsi="Times New Roman" w:eastAsia="宋体"/>
                  <w:b w:val="0"/>
                  <w:sz w:val="18"/>
                </w:rPr>
                <w:t>66</w:t>
              </w:r>
            </w:ins>
          </w:p>
        </w:tc>
      </w:tr>
      <w:tr>
        <w:trPr>
          <w:cantSplit/>
          <w:ins w:id="5290"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29" w:author="xh" w:date="2026-10-19T10:14:02+08:00"/>
              </w:rPr>
            </w:pPr>
            <w:ins w:id="5530" w:author="xh" w:date="2026-10-19T10:14:02+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31" w:author="xh" w:date="2026-10-19T10:14:02+08:00"/>
              </w:rPr>
            </w:pPr>
            <w:ins w:id="5532" w:author="xh" w:date="2026-10-19T10:14:02+08:00">
              <w:r>
                <w:rPr>
                  <w:rFonts w:ascii="Times New Roman" w:hAnsi="Times New Roman" w:eastAsia="宋体"/>
                  <w:b w:val="0"/>
                  <w:sz w:val="18"/>
                </w:rPr>
                <w:t>2021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33" w:author="xh" w:date="2026-10-19T10:14:02+08:00"/>
              </w:rPr>
            </w:pPr>
            <w:ins w:id="5534" w:author="xh" w:date="2026-10-19T10:14:02+08:00">
              <w:r>
                <w:rPr>
                  <w:rFonts w:ascii="Times New Roman" w:hAnsi="Times New Roman" w:eastAsia="宋体"/>
                  <w:b w:val="0"/>
                  <w:sz w:val="18"/>
                </w:rPr>
                <w:t>1449.77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35" w:author="xh" w:date="2026-10-19T10:14:02+08:00"/>
              </w:rPr>
            </w:pPr>
            <w:ins w:id="5536" w:author="xh" w:date="2026-10-19T10:14:02+08:00">
              <w:r>
                <w:rPr>
                  <w:rFonts w:ascii="Times New Roman" w:hAnsi="Times New Roman" w:eastAsia="宋体"/>
                  <w:b w:val="0"/>
                  <w:sz w:val="18"/>
                </w:rPr>
                <w:t>3113.50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37" w:author="xh" w:date="2026-10-19T10:14:02+08:00"/>
              </w:rPr>
            </w:pPr>
            <w:ins w:id="5538" w:author="xh" w:date="2026-10-19T10:14:02+08:00">
              <w:r>
                <w:rPr>
                  <w:rFonts w:ascii="Times New Roman" w:hAnsi="Times New Roman" w:eastAsia="宋体"/>
                  <w:b w:val="0"/>
                  <w:sz w:val="18"/>
                </w:rPr>
                <w:t>2.15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39" w:author="xh" w:date="2026-10-19T10:14:02+08:00"/>
              </w:rPr>
            </w:pPr>
            <w:ins w:id="5540" w:author="xh" w:date="2026-10-19T10:14:02+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41" w:author="xh" w:date="2026-10-19T10:14:02+08:00"/>
              </w:rPr>
            </w:pPr>
            <w:ins w:id="5542" w:author="xh" w:date="2026-10-19T10:14:02+08:00">
              <w:r>
                <w:rPr>
                  <w:rFonts w:ascii="Times New Roman" w:hAnsi="Times New Roman" w:eastAsia="宋体"/>
                  <w:b w:val="0"/>
                  <w:sz w:val="18"/>
                </w:rPr>
                <w:t>0</w:t>
              </w:r>
            </w:ins>
          </w:p>
        </w:tc>
      </w:tr>
      <w:tr>
        <w:trPr>
          <w:cantSplit/>
          <w:ins w:id="5291"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43" w:author="xh" w:date="2026-10-19T10:14:02+08:00"/>
              </w:rPr>
            </w:pPr>
            <w:ins w:id="5544" w:author="xh" w:date="2026-10-19T10:14:02+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45" w:author="xh" w:date="2026-10-19T10:14:02+08:00"/>
              </w:rPr>
            </w:pPr>
            <w:ins w:id="5546" w:author="xh" w:date="2026-10-19T10:14:02+08:00">
              <w:r>
                <w:rPr>
                  <w:rFonts w:ascii="Times New Roman" w:hAnsi="Times New Roman" w:eastAsia="宋体"/>
                  <w:b w:val="0"/>
                  <w:sz w:val="18"/>
                </w:rPr>
                <w:t>2022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47" w:author="xh" w:date="2026-10-19T10:14:02+08:00"/>
              </w:rPr>
            </w:pPr>
            <w:ins w:id="5548" w:author="xh" w:date="2026-10-19T10:14:02+08:00">
              <w:r>
                <w:rPr>
                  <w:rFonts w:ascii="Times New Roman" w:hAnsi="Times New Roman" w:eastAsia="宋体"/>
                  <w:b w:val="0"/>
                  <w:sz w:val="18"/>
                </w:rPr>
                <w:t>1432.37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49" w:author="xh" w:date="2026-10-19T10:14:02+08:00"/>
              </w:rPr>
            </w:pPr>
            <w:ins w:id="5550" w:author="xh" w:date="2026-10-19T10:14:02+08:00">
              <w:r>
                <w:rPr>
                  <w:rFonts w:ascii="Times New Roman" w:hAnsi="Times New Roman" w:eastAsia="宋体"/>
                  <w:b w:val="0"/>
                  <w:sz w:val="18"/>
                </w:rPr>
                <w:t>3113.50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51" w:author="xh" w:date="2026-10-19T10:14:02+08:00"/>
              </w:rPr>
            </w:pPr>
            <w:ins w:id="5552" w:author="xh" w:date="2026-10-19T10:14:02+08:00">
              <w:r>
                <w:rPr>
                  <w:rFonts w:ascii="Times New Roman" w:hAnsi="Times New Roman" w:eastAsia="宋体"/>
                  <w:b w:val="0"/>
                  <w:sz w:val="18"/>
                </w:rPr>
                <w:t>2.17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53" w:author="xh" w:date="2026-10-19T10:14:02+08:00"/>
              </w:rPr>
            </w:pPr>
            <w:ins w:id="5554" w:author="xh" w:date="2026-10-19T10:14:02+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55" w:author="xh" w:date="2026-10-19T10:14:02+08:00"/>
              </w:rPr>
            </w:pPr>
            <w:ins w:id="5556" w:author="xh" w:date="2026-10-19T10:14:02+08:00">
              <w:r>
                <w:rPr>
                  <w:rFonts w:ascii="Times New Roman" w:hAnsi="Times New Roman" w:eastAsia="宋体"/>
                  <w:b w:val="0"/>
                  <w:sz w:val="18"/>
                </w:rPr>
                <w:t>0</w:t>
              </w:r>
            </w:ins>
          </w:p>
        </w:tc>
      </w:tr>
      <w:tr>
        <w:trPr>
          <w:cantSplit/>
          <w:ins w:id="5292"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57" w:author="xh" w:date="2026-10-19T10:14:02+08:00"/>
              </w:rPr>
            </w:pPr>
            <w:ins w:id="5558" w:author="xh" w:date="2026-10-19T10:14:02+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59" w:author="xh" w:date="2026-10-19T10:14:02+08:00"/>
              </w:rPr>
            </w:pPr>
            <w:ins w:id="5560" w:author="xh" w:date="2026-10-19T10:14:02+08:00">
              <w:r>
                <w:rPr>
                  <w:rFonts w:ascii="Times New Roman" w:hAnsi="Times New Roman" w:eastAsia="宋体"/>
                  <w:b w:val="0"/>
                  <w:sz w:val="18"/>
                </w:rPr>
                <w:t>2023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61" w:author="xh" w:date="2026-10-19T10:14:02+08:00"/>
              </w:rPr>
            </w:pPr>
            <w:ins w:id="5562" w:author="xh" w:date="2026-10-19T10:14:02+08:00">
              <w:r>
                <w:rPr>
                  <w:rFonts w:ascii="Times New Roman" w:hAnsi="Times New Roman" w:eastAsia="宋体"/>
                  <w:b w:val="0"/>
                  <w:sz w:val="18"/>
                </w:rPr>
                <w:t>1542.22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63" w:author="xh" w:date="2026-10-19T10:14:02+08:00"/>
              </w:rPr>
            </w:pPr>
            <w:ins w:id="5564" w:author="xh" w:date="2026-10-19T10:14:02+08:00">
              <w:r>
                <w:rPr>
                  <w:rFonts w:ascii="Times New Roman" w:hAnsi="Times New Roman" w:eastAsia="宋体"/>
                  <w:b w:val="0"/>
                  <w:sz w:val="18"/>
                </w:rPr>
                <w:t>3150.50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65" w:author="xh" w:date="2026-10-19T10:14:02+08:00"/>
              </w:rPr>
            </w:pPr>
            <w:ins w:id="5566" w:author="xh" w:date="2026-10-19T10:14:02+08:00">
              <w:r>
                <w:rPr>
                  <w:rFonts w:ascii="Times New Roman" w:hAnsi="Times New Roman" w:eastAsia="宋体"/>
                  <w:b w:val="0"/>
                  <w:sz w:val="18"/>
                </w:rPr>
                <w:t>2.04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67" w:author="xh" w:date="2026-10-19T10:14:02+08:00"/>
              </w:rPr>
            </w:pPr>
            <w:ins w:id="5568" w:author="xh" w:date="2026-10-19T10:14:02+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69" w:author="xh" w:date="2026-10-19T10:14:02+08:00"/>
              </w:rPr>
            </w:pPr>
            <w:ins w:id="5570" w:author="xh" w:date="2026-10-19T10:14:02+08:00">
              <w:r>
                <w:rPr>
                  <w:rFonts w:ascii="Times New Roman" w:hAnsi="Times New Roman" w:eastAsia="宋体"/>
                  <w:b w:val="0"/>
                  <w:sz w:val="18"/>
                </w:rPr>
                <w:t>0</w:t>
              </w:r>
            </w:ins>
          </w:p>
        </w:tc>
      </w:tr>
      <w:tr>
        <w:trPr>
          <w:cantSplit/>
          <w:ins w:id="5293"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71" w:author="xh" w:date="2026-10-19T10:14:02+08:00"/>
              </w:rPr>
            </w:pPr>
            <w:ins w:id="5572" w:author="xh" w:date="2026-10-19T10:14:02+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73" w:author="xh" w:date="2026-10-19T10:14:02+08:00"/>
              </w:rPr>
            </w:pPr>
            <w:ins w:id="5574" w:author="xh" w:date="2026-10-19T10:14:02+08:00">
              <w:r>
                <w:rPr>
                  <w:rFonts w:ascii="Times New Roman" w:hAnsi="Times New Roman" w:eastAsia="宋体"/>
                  <w:b w:val="0"/>
                  <w:sz w:val="18"/>
                </w:rPr>
                <w:t>2024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75" w:author="xh" w:date="2026-10-19T10:14:02+08:00"/>
              </w:rPr>
            </w:pPr>
            <w:ins w:id="5576" w:author="xh" w:date="2026-10-19T10:14:02+08:00">
              <w:r>
                <w:rPr>
                  <w:rFonts w:ascii="Times New Roman" w:hAnsi="Times New Roman" w:eastAsia="宋体"/>
                  <w:b w:val="0"/>
                  <w:sz w:val="18"/>
                </w:rPr>
                <w:t>1449.40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77" w:author="xh" w:date="2026-10-19T10:14:02+08:00"/>
              </w:rPr>
            </w:pPr>
            <w:ins w:id="5578" w:author="xh" w:date="2026-10-19T10:14:02+08:00">
              <w:r>
                <w:rPr>
                  <w:rFonts w:ascii="Times New Roman" w:hAnsi="Times New Roman" w:eastAsia="宋体"/>
                  <w:b w:val="0"/>
                  <w:sz w:val="18"/>
                </w:rPr>
                <w:t>3150.50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79" w:author="xh" w:date="2026-10-19T10:14:02+08:00"/>
              </w:rPr>
            </w:pPr>
            <w:ins w:id="5580" w:author="xh" w:date="2026-10-19T10:14:02+08:00">
              <w:r>
                <w:rPr>
                  <w:rFonts w:ascii="Times New Roman" w:hAnsi="Times New Roman" w:eastAsia="宋体"/>
                  <w:b w:val="0"/>
                  <w:sz w:val="18"/>
                </w:rPr>
                <w:t>2.17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81" w:author="xh" w:date="2026-10-19T10:14:02+08:00"/>
              </w:rPr>
            </w:pPr>
            <w:ins w:id="5582" w:author="xh" w:date="2026-10-19T10:14:02+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83" w:author="xh" w:date="2026-10-19T10:14:02+08:00"/>
              </w:rPr>
            </w:pPr>
            <w:ins w:id="5584" w:author="xh" w:date="2026-10-19T10:14:02+08:00">
              <w:r>
                <w:rPr>
                  <w:rFonts w:ascii="Times New Roman" w:hAnsi="Times New Roman" w:eastAsia="宋体"/>
                  <w:b w:val="0"/>
                  <w:sz w:val="18"/>
                </w:rPr>
                <w:t>0</w:t>
              </w:r>
            </w:ins>
          </w:p>
        </w:tc>
      </w:tr>
      <w:tr>
        <w:trPr>
          <w:cantSplit/>
          <w:ins w:id="5294"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85" w:author="xh" w:date="2026-10-19T10:14:02+08:00"/>
              </w:rPr>
            </w:pPr>
            <w:ins w:id="5586" w:author="xh" w:date="2026-10-19T10:14:02+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87" w:author="xh" w:date="2026-10-19T10:14:02+08:00"/>
              </w:rPr>
            </w:pPr>
            <w:ins w:id="5588" w:author="xh" w:date="2026-10-19T10:14:02+08:00">
              <w:r>
                <w:rPr>
                  <w:rFonts w:ascii="Times New Roman" w:hAnsi="Times New Roman" w:eastAsia="宋体"/>
                  <w:b w:val="0"/>
                  <w:sz w:val="18"/>
                </w:rPr>
                <w:t>2025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89" w:author="xh" w:date="2026-10-19T10:14:02+08:00"/>
              </w:rPr>
            </w:pPr>
            <w:ins w:id="5590" w:author="xh" w:date="2026-10-19T10:14:02+08:00">
              <w:r>
                <w:rPr>
                  <w:rFonts w:ascii="Times New Roman" w:hAnsi="Times New Roman" w:eastAsia="宋体"/>
                  <w:b w:val="0"/>
                  <w:sz w:val="18"/>
                </w:rPr>
                <w:t>1528.82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91" w:author="xh" w:date="2026-10-19T10:14:02+08:00"/>
              </w:rPr>
            </w:pPr>
            <w:ins w:id="5592" w:author="xh" w:date="2026-10-19T10:14:02+08:00">
              <w:r>
                <w:rPr>
                  <w:rFonts w:ascii="Times New Roman" w:hAnsi="Times New Roman" w:eastAsia="宋体"/>
                  <w:b w:val="0"/>
                  <w:sz w:val="18"/>
                </w:rPr>
                <w:t>3150.50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93" w:author="xh" w:date="2026-10-19T10:14:02+08:00"/>
              </w:rPr>
            </w:pPr>
            <w:ins w:id="5594" w:author="xh" w:date="2026-10-19T10:14:02+08:00">
              <w:r>
                <w:rPr>
                  <w:rFonts w:ascii="Times New Roman" w:hAnsi="Times New Roman" w:eastAsia="宋体"/>
                  <w:b w:val="0"/>
                  <w:sz w:val="18"/>
                </w:rPr>
                <w:t>2.06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95" w:author="xh" w:date="2026-10-19T10:14:02+08:00"/>
              </w:rPr>
            </w:pPr>
            <w:ins w:id="5596" w:author="xh" w:date="2026-10-19T10:14:02+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97" w:author="xh" w:date="2026-10-19T10:14:02+08:00"/>
              </w:rPr>
            </w:pPr>
            <w:ins w:id="5598" w:author="xh" w:date="2026-10-19T10:14:02+08:00">
              <w:r>
                <w:rPr>
                  <w:rFonts w:ascii="Times New Roman" w:hAnsi="Times New Roman" w:eastAsia="宋体"/>
                  <w:b w:val="0"/>
                  <w:sz w:val="18"/>
                </w:rPr>
                <w:t>0</w:t>
              </w:r>
            </w:ins>
          </w:p>
        </w:tc>
      </w:tr>
      <w:tr>
        <w:trPr>
          <w:cantSplit/>
          <w:ins w:id="5295"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99" w:author="xh" w:date="2026-10-19T10:14:02+08:00"/>
              </w:rPr>
            </w:pPr>
            <w:ins w:id="5600" w:author="xh" w:date="2026-10-19T10:14:02+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01" w:author="xh" w:date="2026-10-19T10:14:02+08:00"/>
              </w:rPr>
            </w:pPr>
            <w:ins w:id="5602" w:author="xh" w:date="2026-10-19T10:14:02+08:00">
              <w:r>
                <w:rPr>
                  <w:rFonts w:ascii="Times New Roman" w:hAnsi="Times New Roman" w:eastAsia="宋体"/>
                  <w:b w:val="0"/>
                  <w:sz w:val="18"/>
                </w:rPr>
                <w:t>2026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03" w:author="xh" w:date="2026-10-19T10:14:02+08:00"/>
              </w:rPr>
            </w:pPr>
            <w:ins w:id="5604" w:author="xh" w:date="2026-10-19T10:14:02+08:00">
              <w:r>
                <w:rPr>
                  <w:rFonts w:ascii="Times New Roman" w:hAnsi="Times New Roman" w:eastAsia="宋体"/>
                  <w:b w:val="0"/>
                  <w:sz w:val="18"/>
                </w:rPr>
                <w:t>1591.85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05" w:author="xh" w:date="2026-10-19T10:14:02+08:00"/>
              </w:rPr>
            </w:pPr>
            <w:ins w:id="5606" w:author="xh" w:date="2026-10-19T10:14:02+08:00">
              <w:r>
                <w:rPr>
                  <w:rFonts w:ascii="Times New Roman" w:hAnsi="Times New Roman" w:eastAsia="宋体"/>
                  <w:b w:val="0"/>
                  <w:sz w:val="18"/>
                </w:rPr>
                <w:t>3150.50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07" w:author="xh" w:date="2026-10-19T10:14:02+08:00"/>
              </w:rPr>
            </w:pPr>
            <w:ins w:id="5608" w:author="xh" w:date="2026-10-19T10:14:02+08:00">
              <w:r>
                <w:rPr>
                  <w:rFonts w:ascii="Times New Roman" w:hAnsi="Times New Roman" w:eastAsia="宋体"/>
                  <w:b w:val="0"/>
                  <w:sz w:val="18"/>
                </w:rPr>
                <w:t>1.98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09" w:author="xh" w:date="2026-10-19T10:14:02+08:00"/>
              </w:rPr>
            </w:pPr>
            <w:ins w:id="5610" w:author="xh" w:date="2026-10-19T10:14:02+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11" w:author="xh" w:date="2026-10-19T10:14:02+08:00"/>
              </w:rPr>
            </w:pPr>
            <w:ins w:id="5612" w:author="xh" w:date="2026-10-19T10:14:02+08:00">
              <w:r>
                <w:rPr>
                  <w:rFonts w:ascii="Times New Roman" w:hAnsi="Times New Roman" w:eastAsia="宋体"/>
                  <w:b w:val="0"/>
                  <w:sz w:val="18"/>
                </w:rPr>
                <w:t>0</w:t>
              </w:r>
            </w:ins>
          </w:p>
        </w:tc>
      </w:tr>
      <w:tr>
        <w:trPr>
          <w:cantSplit/>
          <w:ins w:id="5296"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13" w:author="xh" w:date="2026-10-19T10:14:02+08:00"/>
              </w:rPr>
            </w:pPr>
            <w:ins w:id="5614" w:author="xh" w:date="2026-10-19T10:14:02+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15" w:author="xh" w:date="2026-10-19T10:14:02+08:00"/>
              </w:rPr>
            </w:pPr>
            <w:ins w:id="5616" w:author="xh" w:date="2026-10-19T10:14:02+08:00">
              <w:r>
                <w:rPr>
                  <w:rFonts w:ascii="Times New Roman" w:hAnsi="Times New Roman" w:eastAsia="宋体"/>
                  <w:b w:val="0"/>
                  <w:sz w:val="18"/>
                </w:rPr>
                <w:t>2027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17" w:author="xh" w:date="2026-10-19T10:14:02+08:00"/>
              </w:rPr>
            </w:pPr>
            <w:ins w:id="5618" w:author="xh" w:date="2026-10-19T10:14:02+08:00">
              <w:r>
                <w:rPr>
                  <w:rFonts w:ascii="Times New Roman" w:hAnsi="Times New Roman" w:eastAsia="宋体"/>
                  <w:b w:val="0"/>
                  <w:sz w:val="18"/>
                </w:rPr>
                <w:t>1654.88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19" w:author="xh" w:date="2026-10-19T10:14:02+08:00"/>
              </w:rPr>
            </w:pPr>
            <w:ins w:id="5620" w:author="xh" w:date="2026-10-19T10:14:02+08:00">
              <w:r>
                <w:rPr>
                  <w:rFonts w:ascii="Times New Roman" w:hAnsi="Times New Roman" w:eastAsia="宋体"/>
                  <w:b w:val="0"/>
                  <w:sz w:val="18"/>
                </w:rPr>
                <w:t>3190.50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21" w:author="xh" w:date="2026-10-19T10:14:02+08:00"/>
              </w:rPr>
            </w:pPr>
            <w:ins w:id="5622" w:author="xh" w:date="2026-10-19T10:14:02+08:00">
              <w:r>
                <w:rPr>
                  <w:rFonts w:ascii="Times New Roman" w:hAnsi="Times New Roman" w:eastAsia="宋体"/>
                  <w:b w:val="0"/>
                  <w:sz w:val="18"/>
                </w:rPr>
                <w:t>1.93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23" w:author="xh" w:date="2026-10-19T10:14:02+08:00"/>
              </w:rPr>
            </w:pPr>
            <w:ins w:id="5624" w:author="xh" w:date="2026-10-19T10:14:02+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25" w:author="xh" w:date="2026-10-19T10:14:02+08:00"/>
              </w:rPr>
            </w:pPr>
            <w:ins w:id="5626" w:author="xh" w:date="2026-10-19T10:14:02+08:00">
              <w:r>
                <w:rPr>
                  <w:rFonts w:ascii="Times New Roman" w:hAnsi="Times New Roman" w:eastAsia="宋体"/>
                  <w:b w:val="0"/>
                  <w:sz w:val="18"/>
                </w:rPr>
                <w:t>0</w:t>
              </w:r>
            </w:ins>
          </w:p>
        </w:tc>
      </w:tr>
      <w:tr>
        <w:trPr>
          <w:cantSplit/>
          <w:ins w:id="5297"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27" w:author="xh" w:date="2026-10-19T10:14:02+08:00"/>
              </w:rPr>
            </w:pPr>
            <w:ins w:id="5628" w:author="xh" w:date="2026-10-19T10:14:02+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29" w:author="xh" w:date="2026-10-19T10:14:02+08:00"/>
              </w:rPr>
            </w:pPr>
            <w:ins w:id="5630" w:author="xh" w:date="2026-10-19T10:14:02+08:00">
              <w:r>
                <w:rPr>
                  <w:rFonts w:ascii="Times New Roman" w:hAnsi="Times New Roman" w:eastAsia="宋体"/>
                  <w:b w:val="0"/>
                  <w:sz w:val="18"/>
                </w:rPr>
                <w:t>2028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31" w:author="xh" w:date="2026-10-19T10:14:02+08:00"/>
              </w:rPr>
            </w:pPr>
            <w:ins w:id="5632" w:author="xh" w:date="2026-10-19T10:14:02+08:00">
              <w:r>
                <w:rPr>
                  <w:rFonts w:ascii="Times New Roman" w:hAnsi="Times New Roman" w:eastAsia="宋体"/>
                  <w:b w:val="0"/>
                  <w:sz w:val="18"/>
                </w:rPr>
                <w:t>1717.91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33" w:author="xh" w:date="2026-10-19T10:14:02+08:00"/>
              </w:rPr>
            </w:pPr>
            <w:ins w:id="5634" w:author="xh" w:date="2026-10-19T10:14:02+08:00">
              <w:r>
                <w:rPr>
                  <w:rFonts w:ascii="Times New Roman" w:hAnsi="Times New Roman" w:eastAsia="宋体"/>
                  <w:b w:val="0"/>
                  <w:sz w:val="18"/>
                </w:rPr>
                <w:t>3253.00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35" w:author="xh" w:date="2026-10-19T10:14:02+08:00"/>
              </w:rPr>
            </w:pPr>
            <w:ins w:id="5636" w:author="xh" w:date="2026-10-19T10:14:02+08:00">
              <w:r>
                <w:rPr>
                  <w:rFonts w:ascii="Times New Roman" w:hAnsi="Times New Roman" w:eastAsia="宋体"/>
                  <w:b w:val="0"/>
                  <w:sz w:val="18"/>
                </w:rPr>
                <w:t>1.89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37" w:author="xh" w:date="2026-10-19T10:14:02+08:00"/>
              </w:rPr>
            </w:pPr>
            <w:ins w:id="5638" w:author="xh" w:date="2026-10-19T10:14:02+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39" w:author="xh" w:date="2026-10-19T10:14:02+08:00"/>
              </w:rPr>
            </w:pPr>
            <w:ins w:id="5640" w:author="xh" w:date="2026-10-19T10:14:02+08:00">
              <w:r>
                <w:rPr>
                  <w:rFonts w:ascii="Times New Roman" w:hAnsi="Times New Roman" w:eastAsia="宋体"/>
                  <w:b w:val="0"/>
                  <w:sz w:val="18"/>
                </w:rPr>
                <w:t>0</w:t>
              </w:r>
            </w:ins>
          </w:p>
        </w:tc>
      </w:tr>
      <w:tr>
        <w:trPr>
          <w:cantSplit/>
          <w:ins w:id="5298"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41" w:author="xh" w:date="2026-10-19T10:14:02+08:00"/>
              </w:rPr>
            </w:pPr>
            <w:ins w:id="5642" w:author="xh" w:date="2026-10-19T10:14:02+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43" w:author="xh" w:date="2026-10-19T10:14:02+08:00"/>
              </w:rPr>
            </w:pPr>
            <w:ins w:id="5644" w:author="xh" w:date="2026-10-19T10:14:02+08:00">
              <w:r>
                <w:rPr>
                  <w:rFonts w:ascii="Times New Roman" w:hAnsi="Times New Roman" w:eastAsia="宋体"/>
                  <w:b w:val="0"/>
                  <w:sz w:val="18"/>
                </w:rPr>
                <w:t>2029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45" w:author="xh" w:date="2026-10-19T10:14:02+08:00"/>
              </w:rPr>
            </w:pPr>
            <w:ins w:id="5646" w:author="xh" w:date="2026-10-19T10:14:02+08:00">
              <w:r>
                <w:rPr>
                  <w:rFonts w:ascii="Times New Roman" w:hAnsi="Times New Roman" w:eastAsia="宋体"/>
                  <w:b w:val="0"/>
                  <w:sz w:val="18"/>
                </w:rPr>
                <w:t>1780.94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47" w:author="xh" w:date="2026-10-19T10:14:02+08:00"/>
              </w:rPr>
            </w:pPr>
            <w:ins w:id="5648" w:author="xh" w:date="2026-10-19T10:14:02+08:00">
              <w:r>
                <w:rPr>
                  <w:rFonts w:ascii="Times New Roman" w:hAnsi="Times New Roman" w:eastAsia="宋体"/>
                  <w:b w:val="0"/>
                  <w:sz w:val="18"/>
                </w:rPr>
                <w:t>3313.00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49" w:author="xh" w:date="2026-10-19T10:14:02+08:00"/>
              </w:rPr>
            </w:pPr>
            <w:ins w:id="5650" w:author="xh" w:date="2026-10-19T10:14:02+08:00">
              <w:r>
                <w:rPr>
                  <w:rFonts w:ascii="Times New Roman" w:hAnsi="Times New Roman" w:eastAsia="宋体"/>
                  <w:b w:val="0"/>
                  <w:sz w:val="18"/>
                </w:rPr>
                <w:t>1.86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51" w:author="xh" w:date="2026-10-19T10:14:02+08:00"/>
              </w:rPr>
            </w:pPr>
            <w:ins w:id="5652" w:author="xh" w:date="2026-10-19T10:14:02+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53" w:author="xh" w:date="2026-10-19T10:14:02+08:00"/>
              </w:rPr>
            </w:pPr>
            <w:ins w:id="5654" w:author="xh" w:date="2026-10-19T10:14:02+08:00">
              <w:r>
                <w:rPr>
                  <w:rFonts w:ascii="Times New Roman" w:hAnsi="Times New Roman" w:eastAsia="宋体"/>
                  <w:b w:val="0"/>
                  <w:sz w:val="18"/>
                </w:rPr>
                <w:t>0</w:t>
              </w:r>
            </w:ins>
          </w:p>
        </w:tc>
      </w:tr>
      <w:tr>
        <w:trPr>
          <w:cantSplit/>
          <w:ins w:id="5299"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55" w:author="xh" w:date="2026-10-19T10:14:02+08:00"/>
              </w:rPr>
            </w:pPr>
            <w:ins w:id="5656" w:author="xh" w:date="2026-10-19T10:14:02+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57" w:author="xh" w:date="2026-10-19T10:14:02+08:00"/>
              </w:rPr>
            </w:pPr>
            <w:ins w:id="5658" w:author="xh" w:date="2026-10-19T10:14:02+08:00">
              <w:r>
                <w:rPr>
                  <w:rFonts w:ascii="Times New Roman" w:hAnsi="Times New Roman" w:eastAsia="宋体"/>
                  <w:b w:val="0"/>
                  <w:sz w:val="18"/>
                </w:rPr>
                <w:t>2030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59" w:author="xh" w:date="2026-10-19T10:14:02+08:00"/>
              </w:rPr>
            </w:pPr>
            <w:ins w:id="5660" w:author="xh" w:date="2026-10-19T10:14:02+08:00">
              <w:r>
                <w:rPr>
                  <w:rFonts w:ascii="Times New Roman" w:hAnsi="Times New Roman" w:eastAsia="宋体"/>
                  <w:b w:val="0"/>
                  <w:sz w:val="18"/>
                </w:rPr>
                <w:t>1845.31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61" w:author="xh" w:date="2026-10-19T10:14:02+08:00"/>
              </w:rPr>
            </w:pPr>
            <w:ins w:id="5662" w:author="xh" w:date="2026-10-19T10:14:02+08:00">
              <w:r>
                <w:rPr>
                  <w:rFonts w:ascii="Times New Roman" w:hAnsi="Times New Roman" w:eastAsia="宋体"/>
                  <w:b w:val="0"/>
                  <w:sz w:val="18"/>
                </w:rPr>
                <w:t>3413.00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63" w:author="xh" w:date="2026-10-19T10:14:02+08:00"/>
              </w:rPr>
            </w:pPr>
            <w:ins w:id="5664" w:author="xh" w:date="2026-10-19T10:14:02+08:00">
              <w:r>
                <w:rPr>
                  <w:rFonts w:ascii="Times New Roman" w:hAnsi="Times New Roman" w:eastAsia="宋体"/>
                  <w:b w:val="0"/>
                  <w:sz w:val="18"/>
                </w:rPr>
                <w:t>1.85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65" w:author="xh" w:date="2026-10-19T10:14:02+08:00"/>
              </w:rPr>
            </w:pPr>
            <w:ins w:id="5666" w:author="xh" w:date="2026-10-19T10:14:02+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67" w:author="xh" w:date="2026-10-19T10:14:02+08:00"/>
              </w:rPr>
            </w:pPr>
            <w:ins w:id="5668" w:author="xh" w:date="2026-10-19T10:14:02+08:00">
              <w:r>
                <w:rPr>
                  <w:rFonts w:ascii="Times New Roman" w:hAnsi="Times New Roman" w:eastAsia="宋体"/>
                  <w:b w:val="0"/>
                  <w:sz w:val="18"/>
                </w:rPr>
                <w:t>0</w:t>
              </w:r>
            </w:ins>
          </w:p>
        </w:tc>
      </w:tr>
      <w:tr>
        <w:trPr>
          <w:cantSplit/>
          <w:ins w:id="5300"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69" w:author="xh" w:date="2026-10-19T10:14:02+08:00"/>
              </w:rPr>
            </w:pPr>
            <w:ins w:id="5670" w:author="xh" w:date="2026-10-19T10:14:02+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71" w:author="xh" w:date="2026-10-19T10:14:02+08:00"/>
              </w:rPr>
            </w:pPr>
            <w:ins w:id="5672" w:author="xh" w:date="2026-10-19T10:14:02+08:00">
              <w:r>
                <w:rPr>
                  <w:rFonts w:ascii="Times New Roman" w:hAnsi="Times New Roman" w:eastAsia="宋体"/>
                  <w:b w:val="0"/>
                  <w:sz w:val="18"/>
                </w:rPr>
                <w:t>2031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73" w:author="xh" w:date="2026-10-19T10:14:02+08:00"/>
              </w:rPr>
            </w:pPr>
            <w:ins w:id="5674" w:author="xh" w:date="2026-10-19T10:14:02+08:00">
              <w:r>
                <w:rPr>
                  <w:rFonts w:ascii="Times New Roman" w:hAnsi="Times New Roman" w:eastAsia="宋体"/>
                  <w:b w:val="0"/>
                  <w:sz w:val="18"/>
                </w:rPr>
                <w:t>1920.41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75" w:author="xh" w:date="2026-10-19T10:14:02+08:00"/>
              </w:rPr>
            </w:pPr>
            <w:ins w:id="5676" w:author="xh" w:date="2026-10-19T10:14:02+08:00">
              <w:r>
                <w:rPr>
                  <w:rFonts w:ascii="Times New Roman" w:hAnsi="Times New Roman" w:eastAsia="宋体"/>
                  <w:b w:val="0"/>
                  <w:sz w:val="18"/>
                </w:rPr>
                <w:t>3447.00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77" w:author="xh" w:date="2026-10-19T10:14:02+08:00"/>
              </w:rPr>
            </w:pPr>
            <w:ins w:id="5678" w:author="xh" w:date="2026-10-19T10:14:02+08:00">
              <w:r>
                <w:rPr>
                  <w:rFonts w:ascii="Times New Roman" w:hAnsi="Times New Roman" w:eastAsia="宋体"/>
                  <w:b w:val="0"/>
                  <w:sz w:val="18"/>
                </w:rPr>
                <w:t>1.79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79" w:author="xh" w:date="2026-10-19T10:14:02+08:00"/>
              </w:rPr>
            </w:pPr>
            <w:ins w:id="5680" w:author="xh" w:date="2026-10-19T10:14:02+08:00">
              <w:r>
                <w:rPr>
                  <w:rFonts w:ascii="Times New Roman" w:hAnsi="Times New Roman" w:eastAsia="宋体"/>
                  <w:b w:val="0"/>
                  <w:sz w:val="18"/>
                </w:rPr>
                <w:t>3.10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81" w:author="xh" w:date="2026-10-19T10:14:02+08:00"/>
              </w:rPr>
            </w:pPr>
            <w:ins w:id="5682" w:author="xh" w:date="2026-10-19T10:14:02+08:00">
              <w:r>
                <w:rPr>
                  <w:rFonts w:ascii="Times New Roman" w:hAnsi="Times New Roman" w:eastAsia="宋体"/>
                  <w:b w:val="0"/>
                  <w:sz w:val="18"/>
                </w:rPr>
                <w:t>3</w:t>
              </w:r>
            </w:ins>
          </w:p>
        </w:tc>
      </w:tr>
      <w:tr>
        <w:trPr>
          <w:cantSplit/>
          <w:ins w:id="5301"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83" w:author="xh" w:date="2026-10-19T10:14:02+08:00"/>
              </w:rPr>
            </w:pPr>
            <w:ins w:id="5684" w:author="xh" w:date="2026-10-19T10:14:02+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85" w:author="xh" w:date="2026-10-19T10:14:02+08:00"/>
              </w:rPr>
            </w:pPr>
            <w:ins w:id="5686" w:author="xh" w:date="2026-10-19T10:14:02+08:00">
              <w:r>
                <w:rPr>
                  <w:rFonts w:ascii="Times New Roman" w:hAnsi="Times New Roman" w:eastAsia="宋体"/>
                  <w:b w:val="0"/>
                  <w:sz w:val="18"/>
                </w:rPr>
                <w:t>2032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87" w:author="xh" w:date="2026-10-19T10:14:02+08:00"/>
              </w:rPr>
            </w:pPr>
            <w:ins w:id="5688" w:author="xh" w:date="2026-10-19T10:14:02+08:00">
              <w:r>
                <w:rPr>
                  <w:rFonts w:ascii="Times New Roman" w:hAnsi="Times New Roman" w:eastAsia="宋体"/>
                  <w:b w:val="0"/>
                  <w:sz w:val="18"/>
                </w:rPr>
                <w:t>1998.19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89" w:author="xh" w:date="2026-10-19T10:14:02+08:00"/>
              </w:rPr>
            </w:pPr>
            <w:ins w:id="5690" w:author="xh" w:date="2026-10-19T10:14:02+08:00">
              <w:r>
                <w:rPr>
                  <w:rFonts w:ascii="Times New Roman" w:hAnsi="Times New Roman" w:eastAsia="宋体"/>
                  <w:b w:val="0"/>
                  <w:sz w:val="18"/>
                </w:rPr>
                <w:t>3473.00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91" w:author="xh" w:date="2026-10-19T10:14:02+08:00"/>
              </w:rPr>
            </w:pPr>
            <w:ins w:id="5692" w:author="xh" w:date="2026-10-19T10:14:02+08:00">
              <w:r>
                <w:rPr>
                  <w:rFonts w:ascii="Times New Roman" w:hAnsi="Times New Roman" w:eastAsia="宋体"/>
                  <w:b w:val="0"/>
                  <w:sz w:val="18"/>
                </w:rPr>
                <w:t>1.74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93" w:author="xh" w:date="2026-10-19T10:14:02+08:00"/>
              </w:rPr>
            </w:pPr>
            <w:ins w:id="5694" w:author="xh" w:date="2026-10-19T10:14:02+08:00">
              <w:r>
                <w:rPr>
                  <w:rFonts w:ascii="Times New Roman" w:hAnsi="Times New Roman" w:eastAsia="宋体"/>
                  <w:b w:val="0"/>
                  <w:sz w:val="18"/>
                </w:rPr>
                <w:t>9.80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95" w:author="xh" w:date="2026-10-19T10:14:02+08:00"/>
              </w:rPr>
            </w:pPr>
            <w:ins w:id="5696" w:author="xh" w:date="2026-10-19T10:14:02+08:00">
              <w:r>
                <w:rPr>
                  <w:rFonts w:ascii="Times New Roman" w:hAnsi="Times New Roman" w:eastAsia="宋体"/>
                  <w:b w:val="0"/>
                  <w:sz w:val="18"/>
                </w:rPr>
                <w:t>9</w:t>
              </w:r>
            </w:ins>
          </w:p>
        </w:tc>
      </w:tr>
      <w:tr>
        <w:trPr>
          <w:cantSplit/>
          <w:ins w:id="5302"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97" w:author="xh" w:date="2026-10-19T10:14:02+08:00"/>
              </w:rPr>
            </w:pPr>
            <w:ins w:id="5698" w:author="xh" w:date="2026-10-19T10:14:02+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99" w:author="xh" w:date="2026-10-19T10:14:02+08:00"/>
              </w:rPr>
            </w:pPr>
            <w:ins w:id="5700" w:author="xh" w:date="2026-10-19T10:14:02+08:00">
              <w:r>
                <w:rPr>
                  <w:rFonts w:ascii="Times New Roman" w:hAnsi="Times New Roman" w:eastAsia="宋体"/>
                  <w:b w:val="0"/>
                  <w:sz w:val="18"/>
                </w:rPr>
                <w:t>2033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01" w:author="xh" w:date="2026-10-19T10:14:02+08:00"/>
              </w:rPr>
            </w:pPr>
            <w:ins w:id="5702" w:author="xh" w:date="2026-10-19T10:14:02+08:00">
              <w:r>
                <w:rPr>
                  <w:rFonts w:ascii="Times New Roman" w:hAnsi="Times New Roman" w:eastAsia="宋体"/>
                  <w:b w:val="0"/>
                  <w:sz w:val="18"/>
                </w:rPr>
                <w:t>2073.29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03" w:author="xh" w:date="2026-10-19T10:14:02+08:00"/>
              </w:rPr>
            </w:pPr>
            <w:ins w:id="5704" w:author="xh" w:date="2026-10-19T10:14:02+08:00">
              <w:r>
                <w:rPr>
                  <w:rFonts w:ascii="Times New Roman" w:hAnsi="Times New Roman" w:eastAsia="宋体"/>
                  <w:b w:val="0"/>
                  <w:sz w:val="18"/>
                </w:rPr>
                <w:t>3558.50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05" w:author="xh" w:date="2026-10-19T10:14:02+08:00"/>
              </w:rPr>
            </w:pPr>
            <w:ins w:id="5706" w:author="xh" w:date="2026-10-19T10:14:02+08:00">
              <w:r>
                <w:rPr>
                  <w:rFonts w:ascii="Times New Roman" w:hAnsi="Times New Roman" w:eastAsia="宋体"/>
                  <w:b w:val="0"/>
                  <w:sz w:val="18"/>
                </w:rPr>
                <w:t>1.72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07" w:author="xh" w:date="2026-10-19T10:14:02+08:00"/>
              </w:rPr>
            </w:pPr>
            <w:ins w:id="5708" w:author="xh" w:date="2026-10-19T10:14:02+08:00">
              <w:r>
                <w:rPr>
                  <w:rFonts w:ascii="Times New Roman" w:hAnsi="Times New Roman" w:eastAsia="宋体"/>
                  <w:b w:val="0"/>
                  <w:sz w:val="18"/>
                </w:rPr>
                <w:t>18.30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09" w:author="xh" w:date="2026-10-19T10:14:02+08:00"/>
              </w:rPr>
            </w:pPr>
            <w:ins w:id="5710" w:author="xh" w:date="2026-10-19T10:14:02+08:00">
              <w:r>
                <w:rPr>
                  <w:rFonts w:ascii="Times New Roman" w:hAnsi="Times New Roman" w:eastAsia="宋体"/>
                  <w:b w:val="0"/>
                  <w:sz w:val="18"/>
                </w:rPr>
                <w:t>16</w:t>
              </w:r>
            </w:ins>
          </w:p>
        </w:tc>
      </w:tr>
      <w:tr>
        <w:trPr>
          <w:cantSplit/>
          <w:ins w:id="5303"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11" w:author="xh" w:date="2026-10-19T10:14:02+08:00"/>
              </w:rPr>
            </w:pPr>
            <w:ins w:id="5712" w:author="xh" w:date="2026-10-19T10:14:02+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13" w:author="xh" w:date="2026-10-19T10:14:02+08:00"/>
              </w:rPr>
            </w:pPr>
            <w:ins w:id="5714" w:author="xh" w:date="2026-10-19T10:14:02+08:00">
              <w:r>
                <w:rPr>
                  <w:rFonts w:ascii="Times New Roman" w:hAnsi="Times New Roman" w:eastAsia="宋体"/>
                  <w:b w:val="0"/>
                  <w:sz w:val="18"/>
                </w:rPr>
                <w:t>2034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15" w:author="xh" w:date="2026-10-19T10:14:02+08:00"/>
              </w:rPr>
            </w:pPr>
            <w:ins w:id="5716" w:author="xh" w:date="2026-10-19T10:14:02+08:00">
              <w:r>
                <w:rPr>
                  <w:rFonts w:ascii="Times New Roman" w:hAnsi="Times New Roman" w:eastAsia="宋体"/>
                  <w:b w:val="0"/>
                  <w:sz w:val="18"/>
                </w:rPr>
                <w:t>2149.74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17" w:author="xh" w:date="2026-10-19T10:14:02+08:00"/>
              </w:rPr>
            </w:pPr>
            <w:ins w:id="5718" w:author="xh" w:date="2026-10-19T10:14:02+08:00">
              <w:r>
                <w:rPr>
                  <w:rFonts w:ascii="Times New Roman" w:hAnsi="Times New Roman" w:eastAsia="宋体"/>
                  <w:b w:val="0"/>
                  <w:sz w:val="18"/>
                </w:rPr>
                <w:t>3558.50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19" w:author="xh" w:date="2026-10-19T10:14:02+08:00"/>
              </w:rPr>
            </w:pPr>
            <w:ins w:id="5720" w:author="xh" w:date="2026-10-19T10:14:02+08:00">
              <w:r>
                <w:rPr>
                  <w:rFonts w:ascii="Times New Roman" w:hAnsi="Times New Roman" w:eastAsia="宋体"/>
                  <w:b w:val="0"/>
                  <w:sz w:val="18"/>
                </w:rPr>
                <w:t>1.66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21" w:author="xh" w:date="2026-10-19T10:14:02+08:00"/>
              </w:rPr>
            </w:pPr>
            <w:ins w:id="5722" w:author="xh" w:date="2026-10-19T10:14:02+08:00">
              <w:r>
                <w:rPr>
                  <w:rFonts w:ascii="Times New Roman" w:hAnsi="Times New Roman" w:eastAsia="宋体"/>
                  <w:b w:val="0"/>
                  <w:sz w:val="18"/>
                </w:rPr>
                <w:t>31.90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23" w:author="xh" w:date="2026-10-19T10:14:02+08:00"/>
              </w:rPr>
            </w:pPr>
            <w:ins w:id="5724" w:author="xh" w:date="2026-10-19T10:14:02+08:00">
              <w:r>
                <w:rPr>
                  <w:rFonts w:ascii="Times New Roman" w:hAnsi="Times New Roman" w:eastAsia="宋体"/>
                  <w:b w:val="0"/>
                  <w:sz w:val="18"/>
                </w:rPr>
                <w:t>24</w:t>
              </w:r>
            </w:ins>
          </w:p>
        </w:tc>
      </w:tr>
      <w:tr>
        <w:trPr>
          <w:cantSplit/>
          <w:ins w:id="5304" w:author="xh" w:date="2026-10-19T10:14:02+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25" w:author="xh" w:date="2026-10-19T10:14:02+08:00"/>
              </w:rPr>
            </w:pPr>
            <w:ins w:id="5726" w:author="xh" w:date="2026-10-19T10:14:02+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27" w:author="xh" w:date="2026-10-19T10:14:02+08:00"/>
              </w:rPr>
            </w:pPr>
            <w:ins w:id="5728" w:author="xh" w:date="2026-10-19T10:14:02+08:00">
              <w:r>
                <w:rPr>
                  <w:rFonts w:ascii="Times New Roman" w:hAnsi="Times New Roman" w:eastAsia="宋体"/>
                  <w:b w:val="0"/>
                  <w:sz w:val="18"/>
                </w:rPr>
                <w:t>2035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29" w:author="xh" w:date="2026-10-19T10:14:02+08:00"/>
              </w:rPr>
            </w:pPr>
            <w:ins w:id="5730" w:author="xh" w:date="2026-10-19T10:14:02+08:00">
              <w:r>
                <w:rPr>
                  <w:rFonts w:ascii="Times New Roman" w:hAnsi="Times New Roman" w:eastAsia="宋体"/>
                  <w:b w:val="0"/>
                  <w:sz w:val="18"/>
                </w:rPr>
                <w:t>2226.18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31" w:author="xh" w:date="2026-10-19T10:14:02+08:00"/>
              </w:rPr>
            </w:pPr>
            <w:ins w:id="5732" w:author="xh" w:date="2026-10-19T10:14:02+08:00">
              <w:r>
                <w:rPr>
                  <w:rFonts w:ascii="Times New Roman" w:hAnsi="Times New Roman" w:eastAsia="宋体"/>
                  <w:b w:val="0"/>
                  <w:sz w:val="18"/>
                </w:rPr>
                <w:t>3608.50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33" w:author="xh" w:date="2026-10-19T10:14:02+08:00"/>
              </w:rPr>
            </w:pPr>
            <w:ins w:id="5734" w:author="xh" w:date="2026-10-19T10:14:02+08:00">
              <w:r>
                <w:rPr>
                  <w:rFonts w:ascii="Times New Roman" w:hAnsi="Times New Roman" w:eastAsia="宋体"/>
                  <w:b w:val="0"/>
                  <w:sz w:val="18"/>
                </w:rPr>
                <w:t>1.62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35" w:author="xh" w:date="2026-10-19T10:14:02+08:00"/>
              </w:rPr>
            </w:pPr>
            <w:ins w:id="5736" w:author="xh" w:date="2026-10-19T10:14:02+08:00">
              <w:r>
                <w:rPr>
                  <w:rFonts w:ascii="Times New Roman" w:hAnsi="Times New Roman" w:eastAsia="宋体"/>
                  <w:b w:val="0"/>
                  <w:sz w:val="18"/>
                </w:rPr>
                <w:t>51.00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37" w:author="xh" w:date="2026-10-19T10:14:02+08:00"/>
              </w:rPr>
            </w:pPr>
            <w:ins w:id="5738" w:author="xh" w:date="2026-10-19T10:14:02+08:00">
              <w:r>
                <w:rPr>
                  <w:rFonts w:ascii="Times New Roman" w:hAnsi="Times New Roman" w:eastAsia="宋体"/>
                  <w:b w:val="0"/>
                  <w:sz w:val="18"/>
                </w:rPr>
                <w:t>35</w:t>
              </w:r>
            </w:ins>
          </w:p>
        </w:tc>
      </w:tr>
    </w:tbl>
    <w:p>
      <w:pPr>
        <w:pStyle w:val="2"/>
        <w:widowControl/>
        <w:spacing w:line="348" w:lineRule="exact" w:before="0" w:after="0"/>
        <w:ind w:firstLine="480"/>
        <w:jc w:val="both"/>
        <w:rPr>
          <w:ins w:id="5739" w:author="xh" w:date="2026-10-19T10:14:41+08:00"/>
        </w:rPr>
      </w:pPr>
      <w:ins w:id="5740" w:author="xh" w:date="2026-10-19T10:14:41+08:00">
        <w:r>
          <w:rPr>
            <w:rFonts w:ascii="Times New Roman" w:hAnsi="Times New Roman" w:eastAsia="方正仿宋_GBK"/>
            <w:b w:val="0"/>
            <w:sz w:val="24"/>
          </w:rPr>
          <w:t xml:space="preserve">注：2021年为两方案共同的固定基期，储能及新线列为本次规划新增设备的累计在役规模。</w:t>
        </w:r>
      </w:ins>
    </w:p>
    <w:p w14:paraId="417C1D54">
      <w:pPr>
        <w:pStyle w:val="2"/>
        <w:keepNext/>
        <w:spacing w:before="120" w:after="0" w:line="240" w:lineRule="auto"/>
        <w:ind w:left="0" w:leftChars="0" w:right="0" w:rightChars="0" w:firstLine="0" w:firstLineChars="0"/>
        <w:jc w:val="center"/>
        <w:rPr>
          <w:del w:id="5741" w:author="xh" w:date="2026-10-19T10:15:20+08:00"/>
        </w:rPr>
      </w:pPr>
      <w:del w:id="5742" w:author="xh" w:date="2026-10-19T10:15:20+08:00">
        <w:r>
          <w:drawing>
            <wp:inline distT="0" distB="0" distL="114300" distR="114300">
              <wp:extent cx="5120640" cy="2519045"/>
              <wp:effectExtent l="0" t="0" r="0" b="0"/>
              <wp:docPr id="4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pic:cNvPicPr>
                        <a:picLocks noChangeAspect="1" noChangeArrowheads="1"/>
                      </pic:cNvPicPr>
                    </pic:nvPicPr>
                    <pic:blipFill>
                      <a:blip r:embed="rId37"/>
                      <a:stretch>
                        <a:fillRect/>
                      </a:stretch>
                    </pic:blipFill>
                    <pic:spPr>
                      <a:xfrm>
                        <a:off x="0" y="0"/>
                        <a:ext cx="5120640" cy="2519636"/>
                      </a:xfrm>
                      <a:prstGeom prst="rect">
                        <a:avLst/>
                      </a:prstGeom>
                      <a:noFill/>
                      <a:ln w="9525">
                        <a:noFill/>
                      </a:ln>
                    </pic:spPr>
                  </pic:pic>
                </a:graphicData>
              </a:graphic>
            </wp:inline>
          </w:drawing>
        </w:r>
      </w:del>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ins w:id="5743" w:author="xh" w:date="2026-10-19T10:16:00+08:00"/>
        </w:rPr>
      </w:pPr>
      <w:ins w:id="5744" w:author="xh" w:date="2026-10-19T10:16:00+08:00">
        <w:r>
          <w:drawing>
            <wp:inline>
              <wp:extent cx="5120640" cy="4754880"/>
              <wp:effectExtent b="0" l="0" r="0" t="0"/>
              <wp:docPr descr="" title="" id="87"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ReportRevision5"/>
                      <a:stretch>
                        <a:fillRect/>
                      </a:stretch>
                    </pic:blipFill>
                    <pic:spPr bwMode="auto">
                      <a:xfrm>
                        <a:off x="0" y="0"/>
                        <a:ext cx="5120640" cy="4754880"/>
                      </a:xfrm>
                      <a:prstGeom prst="rect">
                        <a:avLst/>
                      </a:prstGeom>
                      <a:noFill/>
                      <a:ln w="9525">
                        <a:noFill/>
                        <a:headEnd/>
                        <a:tailEnd/>
                      </a:ln>
                    </pic:spPr>
                  </pic:pic>
                </a:graphicData>
              </a:graphic>
            </wp:inline>
          </w:drawing>
        </w:r>
      </w:ins>
    </w:p>
    <w:p w14:paraId="0BC4F8DB">
      <w:pPr>
        <w:pStyle w:val="2"/>
        <w:spacing w:before="60" w:after="120" w:line="280" w:lineRule="exact"/>
        <w:ind w:left="0" w:leftChars="0" w:right="0" w:rightChars="0" w:firstLine="0" w:firstLineChars="0" w:hanging="0" w:hangingChars="0" w:start="0" w:end="0" w:startChars="0" w:endChars="0"/>
        <w:jc w:val="center"/>
        <w:pPrChange w:id="28339" w:author="xh" w:date="2026-10-19T10:16:39+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图5-2 邳州和市区逐年容载比</w:t>
      </w:r>
    </w:p>
    <w:p w14:paraId="3DC9344E">
      <w:pPr>
        <w:pStyle w:val="2"/>
        <w:keepNext/>
        <w:spacing w:before="120" w:after="80" w:line="280" w:lineRule="exact"/>
        <w:ind w:firstLine="0"/>
        <w:jc w:val="center"/>
      </w:pPr>
      <w:r>
        <w:rPr>
          <w:rFonts w:ascii="Times New Roman" w:hAnsi="Times New Roman" w:eastAsia="宋体"/>
          <w:b w:val="0"/>
          <w:sz w:val="21"/>
        </w:rPr>
        <w:t>表5-7 市区逐年新增工程与费用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318EB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5745" w:author="xh" w:date="2026-10-19T10:17:19+08:00"/>
        </w:trPr>
        <w:tc>
          <w:tcPr>
            <w:tcW w:w="1039" w:type="dxa"/>
            <w:tcMar>
              <w:left w:w="70" w:type="dxa"/>
              <w:right w:w="70" w:type="dxa"/>
            </w:tcMar>
            <w:vAlign w:val="center"/>
          </w:tcPr>
          <w:p w14:paraId="440C2FDE">
            <w:pPr>
              <w:keepNext/>
              <w:spacing w:before="20" w:after="20" w:line="260" w:lineRule="exact"/>
              <w:ind w:left="0" w:leftChars="0" w:right="0" w:rightChars="0" w:firstLine="0" w:firstLineChars="0"/>
              <w:jc w:val="center"/>
              <w:rPr>
                <w:del w:id="5754" w:author="xh" w:date="2026-10-19T10:17:19+08:00"/>
              </w:rPr>
            </w:pPr>
            <w:del w:id="5755" w:author="xh" w:date="2026-10-19T10:17:19+08:00">
              <w:r>
                <w:rPr>
                  <w:rFonts w:ascii="Times New Roman" w:hAnsi="Times New Roman" w:eastAsia="宋体"/>
                  <w:b/>
                  <w:sz w:val="18"/>
                </w:rPr>
                <w:delText>方案</w:delText>
              </w:r>
            </w:del>
          </w:p>
        </w:tc>
        <w:tc>
          <w:tcPr>
            <w:tcW w:w="1039" w:type="dxa"/>
            <w:tcMar>
              <w:left w:w="70" w:type="dxa"/>
              <w:right w:w="70" w:type="dxa"/>
            </w:tcMar>
            <w:vAlign w:val="center"/>
          </w:tcPr>
          <w:p w14:paraId="213B57C3">
            <w:pPr>
              <w:keepNext/>
              <w:spacing w:before="20" w:after="20" w:line="260" w:lineRule="exact"/>
              <w:ind w:left="0" w:leftChars="0" w:right="0" w:rightChars="0" w:firstLine="0" w:firstLineChars="0"/>
              <w:jc w:val="center"/>
              <w:rPr>
                <w:del w:id="5756" w:author="xh" w:date="2026-10-19T10:17:19+08:00"/>
              </w:rPr>
            </w:pPr>
            <w:del w:id="5757" w:author="xh" w:date="2026-10-19T10:17:19+08:00">
              <w:r>
                <w:rPr>
                  <w:rFonts w:ascii="Times New Roman" w:hAnsi="Times New Roman" w:eastAsia="宋体"/>
                  <w:b/>
                  <w:sz w:val="18"/>
                </w:rPr>
                <w:delText>年份</w:delText>
              </w:r>
            </w:del>
          </w:p>
        </w:tc>
        <w:tc>
          <w:tcPr>
            <w:tcW w:w="1039" w:type="dxa"/>
            <w:tcMar>
              <w:left w:w="70" w:type="dxa"/>
              <w:right w:w="70" w:type="dxa"/>
            </w:tcMar>
            <w:vAlign w:val="center"/>
          </w:tcPr>
          <w:p w14:paraId="6CBFCB5E">
            <w:pPr>
              <w:keepNext/>
              <w:spacing w:before="20" w:after="20" w:line="260" w:lineRule="exact"/>
              <w:ind w:left="0" w:leftChars="0" w:right="0" w:rightChars="0" w:firstLine="0" w:firstLineChars="0"/>
              <w:jc w:val="center"/>
              <w:rPr>
                <w:del w:id="5758" w:author="xh" w:date="2026-10-19T10:17:19+08:00"/>
              </w:rPr>
            </w:pPr>
            <w:del w:id="5759" w:author="xh" w:date="2026-10-19T10:17:19+08:00">
              <w:r>
                <w:rPr>
                  <w:rFonts w:ascii="Times New Roman" w:hAnsi="Times New Roman" w:eastAsia="宋体"/>
                  <w:b/>
                  <w:sz w:val="18"/>
                </w:rPr>
                <w:delText>主变净增容量/MVA</w:delText>
              </w:r>
            </w:del>
          </w:p>
        </w:tc>
        <w:tc>
          <w:tcPr>
            <w:tcW w:w="1039" w:type="dxa"/>
            <w:tcMar>
              <w:left w:w="70" w:type="dxa"/>
              <w:right w:w="70" w:type="dxa"/>
            </w:tcMar>
            <w:vAlign w:val="center"/>
          </w:tcPr>
          <w:p w14:paraId="423D9875">
            <w:pPr>
              <w:keepNext/>
              <w:spacing w:before="20" w:after="20" w:line="260" w:lineRule="exact"/>
              <w:ind w:left="0" w:leftChars="0" w:right="0" w:rightChars="0" w:firstLine="0" w:firstLineChars="0"/>
              <w:jc w:val="center"/>
              <w:rPr>
                <w:del w:id="5760" w:author="xh" w:date="2026-10-19T10:17:19+08:00"/>
              </w:rPr>
            </w:pPr>
            <w:del w:id="5761" w:author="xh" w:date="2026-10-19T10:17:19+08:00">
              <w:r>
                <w:rPr>
                  <w:rFonts w:ascii="Times New Roman" w:hAnsi="Times New Roman" w:eastAsia="宋体"/>
                  <w:b/>
                  <w:sz w:val="18"/>
                </w:rPr>
                <w:delText>主变新购容量/MVA</w:delText>
              </w:r>
            </w:del>
          </w:p>
        </w:tc>
        <w:tc>
          <w:tcPr>
            <w:tcW w:w="1039" w:type="dxa"/>
            <w:tcMar>
              <w:left w:w="70" w:type="dxa"/>
              <w:right w:w="70" w:type="dxa"/>
            </w:tcMar>
            <w:vAlign w:val="center"/>
          </w:tcPr>
          <w:p w14:paraId="39000B7B">
            <w:pPr>
              <w:keepNext/>
              <w:spacing w:before="20" w:after="20" w:line="260" w:lineRule="exact"/>
              <w:ind w:left="0" w:leftChars="0" w:right="0" w:rightChars="0" w:firstLine="0" w:firstLineChars="0"/>
              <w:jc w:val="center"/>
              <w:rPr>
                <w:del w:id="5762" w:author="xh" w:date="2026-10-19T10:17:19+08:00"/>
              </w:rPr>
            </w:pPr>
            <w:del w:id="5763" w:author="xh" w:date="2026-10-19T10:17:19+08:00">
              <w:r>
                <w:rPr>
                  <w:rFonts w:ascii="Times New Roman" w:hAnsi="Times New Roman" w:eastAsia="宋体"/>
                  <w:b/>
                  <w:sz w:val="18"/>
                </w:rPr>
                <w:delText>扩建主变/台</w:delText>
              </w:r>
            </w:del>
          </w:p>
        </w:tc>
        <w:tc>
          <w:tcPr>
            <w:tcW w:w="1039" w:type="dxa"/>
            <w:tcMar>
              <w:left w:w="70" w:type="dxa"/>
              <w:right w:w="70" w:type="dxa"/>
            </w:tcMar>
            <w:vAlign w:val="center"/>
          </w:tcPr>
          <w:p w14:paraId="2190E985">
            <w:pPr>
              <w:keepNext/>
              <w:spacing w:before="20" w:after="20" w:line="260" w:lineRule="exact"/>
              <w:ind w:left="0" w:leftChars="0" w:right="0" w:rightChars="0" w:firstLine="0" w:firstLineChars="0"/>
              <w:jc w:val="center"/>
              <w:rPr>
                <w:del w:id="5764" w:author="xh" w:date="2026-10-19T10:17:19+08:00"/>
              </w:rPr>
            </w:pPr>
            <w:del w:id="5765" w:author="xh" w:date="2026-10-19T10:17:19+08:00">
              <w:r>
                <w:rPr>
                  <w:rFonts w:ascii="Times New Roman" w:hAnsi="Times New Roman" w:eastAsia="宋体"/>
                  <w:b/>
                  <w:sz w:val="18"/>
                </w:rPr>
                <w:delText>新增储能额定能量/MWh</w:delText>
              </w:r>
            </w:del>
          </w:p>
        </w:tc>
        <w:tc>
          <w:tcPr>
            <w:tcW w:w="1039" w:type="dxa"/>
            <w:tcMar>
              <w:left w:w="70" w:type="dxa"/>
              <w:right w:w="70" w:type="dxa"/>
            </w:tcMar>
            <w:vAlign w:val="center"/>
          </w:tcPr>
          <w:p w14:paraId="63DEEC53">
            <w:pPr>
              <w:keepNext/>
              <w:spacing w:before="20" w:after="20" w:line="260" w:lineRule="exact"/>
              <w:ind w:left="0" w:leftChars="0" w:right="0" w:rightChars="0" w:firstLine="0" w:firstLineChars="0"/>
              <w:jc w:val="center"/>
              <w:rPr>
                <w:del w:id="5766" w:author="xh" w:date="2026-10-19T10:17:19+08:00"/>
              </w:rPr>
            </w:pPr>
            <w:del w:id="5767" w:author="xh" w:date="2026-10-19T10:17:19+08:00">
              <w:r>
                <w:rPr>
                  <w:rFonts w:ascii="Times New Roman" w:hAnsi="Times New Roman" w:eastAsia="宋体"/>
                  <w:b/>
                  <w:sz w:val="18"/>
                </w:rPr>
                <w:delText>新增联络/条</w:delText>
              </w:r>
            </w:del>
          </w:p>
        </w:tc>
        <w:tc>
          <w:tcPr>
            <w:tcW w:w="1039" w:type="dxa"/>
            <w:tcMar>
              <w:left w:w="70" w:type="dxa"/>
              <w:right w:w="70" w:type="dxa"/>
            </w:tcMar>
            <w:vAlign w:val="center"/>
          </w:tcPr>
          <w:p w14:paraId="1D9BAB01">
            <w:pPr>
              <w:keepNext/>
              <w:spacing w:before="20" w:after="20" w:line="260" w:lineRule="exact"/>
              <w:ind w:left="0" w:leftChars="0" w:right="0" w:rightChars="0" w:firstLine="0" w:firstLineChars="0"/>
              <w:jc w:val="center"/>
              <w:rPr>
                <w:del w:id="5768" w:author="xh" w:date="2026-10-19T10:17:19+08:00"/>
              </w:rPr>
            </w:pPr>
            <w:del w:id="5769" w:author="xh" w:date="2026-10-19T10:17:19+08:00">
              <w:r>
                <w:rPr>
                  <w:rFonts w:ascii="Times New Roman" w:hAnsi="Times New Roman" w:eastAsia="宋体"/>
                  <w:b/>
                  <w:sz w:val="18"/>
                </w:rPr>
                <w:delText>当年措施现值/万元</w:delText>
              </w:r>
            </w:del>
          </w:p>
        </w:tc>
      </w:tr>
      <w:tr w14:paraId="7944AC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5746" w:author="xh" w:date="2026-10-19T10:17:19+08:00"/>
        </w:trPr>
        <w:tc>
          <w:tcPr>
            <w:tcW w:w="1039" w:type="dxa"/>
            <w:tcMar>
              <w:left w:w="70" w:type="dxa"/>
              <w:right w:w="70" w:type="dxa"/>
            </w:tcMar>
            <w:vAlign w:val="center"/>
          </w:tcPr>
          <w:p w14:paraId="5336D357">
            <w:pPr>
              <w:keepNext/>
              <w:spacing w:before="20" w:after="20" w:line="260" w:lineRule="exact"/>
              <w:ind w:left="0" w:leftChars="0" w:right="0" w:rightChars="0" w:firstLine="0" w:firstLineChars="0"/>
              <w:jc w:val="center"/>
              <w:rPr>
                <w:del w:id="5770" w:author="xh" w:date="2026-10-19T10:17:19+08:00"/>
              </w:rPr>
            </w:pPr>
            <w:del w:id="5771" w:author="xh" w:date="2026-10-19T10:17:19+08:00">
              <w:r>
                <w:rPr>
                  <w:rFonts w:ascii="Times New Roman" w:hAnsi="Times New Roman" w:eastAsia="宋体"/>
                  <w:b w:val="0"/>
                  <w:sz w:val="18"/>
                </w:rPr>
                <w:delText>刚性</w:delText>
              </w:r>
            </w:del>
          </w:p>
        </w:tc>
        <w:tc>
          <w:tcPr>
            <w:tcW w:w="1039" w:type="dxa"/>
            <w:tcMar>
              <w:left w:w="70" w:type="dxa"/>
              <w:right w:w="70" w:type="dxa"/>
            </w:tcMar>
            <w:vAlign w:val="center"/>
          </w:tcPr>
          <w:p w14:paraId="0ABD697E">
            <w:pPr>
              <w:keepNext/>
              <w:spacing w:before="20" w:after="20" w:line="260" w:lineRule="exact"/>
              <w:ind w:left="0" w:leftChars="0" w:right="0" w:rightChars="0" w:firstLine="0" w:firstLineChars="0"/>
              <w:jc w:val="center"/>
              <w:rPr>
                <w:del w:id="5772" w:author="xh" w:date="2026-10-19T10:17:19+08:00"/>
              </w:rPr>
            </w:pPr>
            <w:del w:id="5773" w:author="xh" w:date="2026-10-19T10:17:19+08:00">
              <w:r>
                <w:rPr>
                  <w:rFonts w:ascii="Times New Roman" w:hAnsi="Times New Roman" w:eastAsia="宋体"/>
                  <w:b w:val="0"/>
                  <w:sz w:val="18"/>
                </w:rPr>
                <w:delText>2022</w:delText>
              </w:r>
            </w:del>
          </w:p>
        </w:tc>
        <w:tc>
          <w:tcPr>
            <w:tcW w:w="1039" w:type="dxa"/>
            <w:tcMar>
              <w:left w:w="70" w:type="dxa"/>
              <w:right w:w="70" w:type="dxa"/>
            </w:tcMar>
            <w:vAlign w:val="center"/>
          </w:tcPr>
          <w:p w14:paraId="5868F346">
            <w:pPr>
              <w:keepNext/>
              <w:spacing w:before="20" w:after="20" w:line="260" w:lineRule="exact"/>
              <w:ind w:left="0" w:leftChars="0" w:right="0" w:rightChars="0" w:firstLine="0" w:firstLineChars="0"/>
              <w:jc w:val="center"/>
              <w:rPr>
                <w:del w:id="5774" w:author="xh" w:date="2026-10-19T10:17:19+08:00"/>
              </w:rPr>
            </w:pPr>
            <w:del w:id="5775" w:author="xh" w:date="2026-10-19T10:17:19+08:00">
              <w:r>
                <w:rPr>
                  <w:rFonts w:ascii="Times New Roman" w:hAnsi="Times New Roman" w:eastAsia="宋体"/>
                  <w:b w:val="0"/>
                  <w:sz w:val="18"/>
                </w:rPr>
                <w:delText>0.00</w:delText>
              </w:r>
            </w:del>
          </w:p>
        </w:tc>
        <w:tc>
          <w:tcPr>
            <w:tcW w:w="1039" w:type="dxa"/>
            <w:tcMar>
              <w:left w:w="70" w:type="dxa"/>
              <w:right w:w="70" w:type="dxa"/>
            </w:tcMar>
            <w:vAlign w:val="center"/>
          </w:tcPr>
          <w:p w14:paraId="4E0E3266">
            <w:pPr>
              <w:keepNext/>
              <w:spacing w:before="20" w:after="20" w:line="260" w:lineRule="exact"/>
              <w:ind w:left="0" w:leftChars="0" w:right="0" w:rightChars="0" w:firstLine="0" w:firstLineChars="0"/>
              <w:jc w:val="center"/>
              <w:rPr>
                <w:del w:id="5776" w:author="xh" w:date="2026-10-19T10:17:19+08:00"/>
              </w:rPr>
            </w:pPr>
            <w:del w:id="5777" w:author="xh" w:date="2026-10-19T10:17:19+08:00">
              <w:r>
                <w:rPr>
                  <w:rFonts w:ascii="Times New Roman" w:hAnsi="Times New Roman" w:eastAsia="宋体"/>
                  <w:b w:val="0"/>
                  <w:sz w:val="18"/>
                </w:rPr>
                <w:delText>0.00</w:delText>
              </w:r>
            </w:del>
          </w:p>
        </w:tc>
        <w:tc>
          <w:tcPr>
            <w:tcW w:w="1039" w:type="dxa"/>
            <w:tcMar>
              <w:left w:w="70" w:type="dxa"/>
              <w:right w:w="70" w:type="dxa"/>
            </w:tcMar>
            <w:vAlign w:val="center"/>
          </w:tcPr>
          <w:p w14:paraId="19393BEF">
            <w:pPr>
              <w:keepNext/>
              <w:spacing w:before="20" w:after="20" w:line="260" w:lineRule="exact"/>
              <w:ind w:left="0" w:leftChars="0" w:right="0" w:rightChars="0" w:firstLine="0" w:firstLineChars="0"/>
              <w:jc w:val="center"/>
              <w:rPr>
                <w:del w:id="5778" w:author="xh" w:date="2026-10-19T10:17:19+08:00"/>
              </w:rPr>
            </w:pPr>
            <w:del w:id="5779" w:author="xh" w:date="2026-10-19T10:17:19+08:00">
              <w:r>
                <w:rPr>
                  <w:rFonts w:ascii="Times New Roman" w:hAnsi="Times New Roman" w:eastAsia="宋体"/>
                  <w:b w:val="0"/>
                  <w:sz w:val="18"/>
                </w:rPr>
                <w:delText>0</w:delText>
              </w:r>
            </w:del>
          </w:p>
        </w:tc>
        <w:tc>
          <w:tcPr>
            <w:tcW w:w="1039" w:type="dxa"/>
            <w:tcMar>
              <w:left w:w="70" w:type="dxa"/>
              <w:right w:w="70" w:type="dxa"/>
            </w:tcMar>
            <w:vAlign w:val="center"/>
          </w:tcPr>
          <w:p w14:paraId="6F463A71">
            <w:pPr>
              <w:keepNext/>
              <w:spacing w:before="20" w:after="20" w:line="260" w:lineRule="exact"/>
              <w:ind w:left="0" w:leftChars="0" w:right="0" w:rightChars="0" w:firstLine="0" w:firstLineChars="0"/>
              <w:jc w:val="center"/>
              <w:rPr>
                <w:del w:id="5780" w:author="xh" w:date="2026-10-19T10:17:19+08:00"/>
              </w:rPr>
            </w:pPr>
            <w:del w:id="5781" w:author="xh" w:date="2026-10-19T10:17:19+08:00">
              <w:r>
                <w:rPr>
                  <w:rFonts w:ascii="Times New Roman" w:hAnsi="Times New Roman" w:eastAsia="宋体"/>
                  <w:b w:val="0"/>
                  <w:sz w:val="18"/>
                </w:rPr>
                <w:delText>0.00</w:delText>
              </w:r>
            </w:del>
          </w:p>
        </w:tc>
        <w:tc>
          <w:tcPr>
            <w:tcW w:w="1039" w:type="dxa"/>
            <w:tcMar>
              <w:left w:w="70" w:type="dxa"/>
              <w:right w:w="70" w:type="dxa"/>
            </w:tcMar>
            <w:vAlign w:val="center"/>
          </w:tcPr>
          <w:p w14:paraId="111EEEA0">
            <w:pPr>
              <w:keepNext/>
              <w:spacing w:before="20" w:after="20" w:line="260" w:lineRule="exact"/>
              <w:ind w:left="0" w:leftChars="0" w:right="0" w:rightChars="0" w:firstLine="0" w:firstLineChars="0"/>
              <w:jc w:val="center"/>
              <w:rPr>
                <w:del w:id="5782" w:author="xh" w:date="2026-10-19T10:17:19+08:00"/>
              </w:rPr>
            </w:pPr>
            <w:del w:id="5783" w:author="xh" w:date="2026-10-19T10:17:19+08:00">
              <w:r>
                <w:rPr>
                  <w:rFonts w:ascii="Times New Roman" w:hAnsi="Times New Roman" w:eastAsia="宋体"/>
                  <w:b w:val="0"/>
                  <w:sz w:val="18"/>
                </w:rPr>
                <w:delText>3</w:delText>
              </w:r>
            </w:del>
          </w:p>
        </w:tc>
        <w:tc>
          <w:tcPr>
            <w:tcW w:w="1039" w:type="dxa"/>
            <w:tcMar>
              <w:left w:w="70" w:type="dxa"/>
              <w:right w:w="70" w:type="dxa"/>
            </w:tcMar>
            <w:vAlign w:val="center"/>
          </w:tcPr>
          <w:p w14:paraId="5EE76739">
            <w:pPr>
              <w:keepNext/>
              <w:spacing w:before="20" w:after="20" w:line="260" w:lineRule="exact"/>
              <w:ind w:left="0" w:leftChars="0" w:right="0" w:rightChars="0" w:firstLine="0" w:firstLineChars="0"/>
              <w:jc w:val="center"/>
              <w:rPr>
                <w:del w:id="5784" w:author="xh" w:date="2026-10-19T10:17:19+08:00"/>
              </w:rPr>
            </w:pPr>
            <w:del w:id="5785" w:author="xh" w:date="2026-10-19T10:17:19+08:00">
              <w:r>
                <w:rPr>
                  <w:rFonts w:ascii="Times New Roman" w:hAnsi="Times New Roman" w:eastAsia="宋体"/>
                  <w:b w:val="0"/>
                  <w:sz w:val="18"/>
                </w:rPr>
                <w:delText>1594.68</w:delText>
              </w:r>
            </w:del>
          </w:p>
        </w:tc>
      </w:tr>
      <w:tr w14:paraId="6F7449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5747" w:author="xh" w:date="2026-10-19T10:17:19+08:00"/>
        </w:trPr>
        <w:tc>
          <w:tcPr>
            <w:tcW w:w="1039" w:type="dxa"/>
            <w:tcMar>
              <w:left w:w="70" w:type="dxa"/>
              <w:right w:w="70" w:type="dxa"/>
            </w:tcMar>
            <w:vAlign w:val="center"/>
          </w:tcPr>
          <w:p w14:paraId="1F3C6AED">
            <w:pPr>
              <w:keepNext/>
              <w:spacing w:before="20" w:after="20" w:line="260" w:lineRule="exact"/>
              <w:ind w:left="0" w:leftChars="0" w:right="0" w:rightChars="0" w:firstLine="0" w:firstLineChars="0"/>
              <w:jc w:val="center"/>
              <w:rPr>
                <w:del w:id="5786" w:author="xh" w:date="2026-10-19T10:17:19+08:00"/>
              </w:rPr>
            </w:pPr>
            <w:del w:id="5787" w:author="xh" w:date="2026-10-19T10:17:19+08:00">
              <w:r>
                <w:rPr>
                  <w:rFonts w:ascii="Times New Roman" w:hAnsi="Times New Roman" w:eastAsia="宋体"/>
                  <w:b w:val="0"/>
                  <w:sz w:val="18"/>
                </w:rPr>
                <w:delText>刚性</w:delText>
              </w:r>
            </w:del>
          </w:p>
        </w:tc>
        <w:tc>
          <w:tcPr>
            <w:tcW w:w="1039" w:type="dxa"/>
            <w:tcMar>
              <w:left w:w="70" w:type="dxa"/>
              <w:right w:w="70" w:type="dxa"/>
            </w:tcMar>
            <w:vAlign w:val="center"/>
          </w:tcPr>
          <w:p w14:paraId="5CA3185B">
            <w:pPr>
              <w:keepNext/>
              <w:spacing w:before="20" w:after="20" w:line="260" w:lineRule="exact"/>
              <w:ind w:left="0" w:leftChars="0" w:right="0" w:rightChars="0" w:firstLine="0" w:firstLineChars="0"/>
              <w:jc w:val="center"/>
              <w:rPr>
                <w:del w:id="5788" w:author="xh" w:date="2026-10-19T10:17:19+08:00"/>
              </w:rPr>
            </w:pPr>
            <w:del w:id="5789" w:author="xh" w:date="2026-10-19T10:17:19+08:00">
              <w:r>
                <w:rPr>
                  <w:rFonts w:ascii="Times New Roman" w:hAnsi="Times New Roman" w:eastAsia="宋体"/>
                  <w:b w:val="0"/>
                  <w:sz w:val="18"/>
                </w:rPr>
                <w:delText>2023</w:delText>
              </w:r>
            </w:del>
          </w:p>
        </w:tc>
        <w:tc>
          <w:tcPr>
            <w:tcW w:w="1039" w:type="dxa"/>
            <w:tcMar>
              <w:left w:w="70" w:type="dxa"/>
              <w:right w:w="70" w:type="dxa"/>
            </w:tcMar>
            <w:vAlign w:val="center"/>
          </w:tcPr>
          <w:p w14:paraId="3A5054E0">
            <w:pPr>
              <w:keepNext/>
              <w:spacing w:before="20" w:after="20" w:line="260" w:lineRule="exact"/>
              <w:ind w:left="0" w:leftChars="0" w:right="0" w:rightChars="0" w:firstLine="0" w:firstLineChars="0"/>
              <w:jc w:val="center"/>
              <w:rPr>
                <w:del w:id="5790" w:author="xh" w:date="2026-10-19T10:17:19+08:00"/>
              </w:rPr>
            </w:pPr>
            <w:del w:id="5791" w:author="xh" w:date="2026-10-19T10:17:19+08:00">
              <w:r>
                <w:rPr>
                  <w:rFonts w:ascii="Times New Roman" w:hAnsi="Times New Roman" w:eastAsia="宋体"/>
                  <w:b w:val="0"/>
                  <w:sz w:val="18"/>
                </w:rPr>
                <w:delText>0.00</w:delText>
              </w:r>
            </w:del>
          </w:p>
        </w:tc>
        <w:tc>
          <w:tcPr>
            <w:tcW w:w="1039" w:type="dxa"/>
            <w:tcMar>
              <w:left w:w="70" w:type="dxa"/>
              <w:right w:w="70" w:type="dxa"/>
            </w:tcMar>
            <w:vAlign w:val="center"/>
          </w:tcPr>
          <w:p w14:paraId="3DFA419F">
            <w:pPr>
              <w:keepNext/>
              <w:spacing w:before="20" w:after="20" w:line="260" w:lineRule="exact"/>
              <w:ind w:left="0" w:leftChars="0" w:right="0" w:rightChars="0" w:firstLine="0" w:firstLineChars="0"/>
              <w:jc w:val="center"/>
              <w:rPr>
                <w:del w:id="5792" w:author="xh" w:date="2026-10-19T10:17:19+08:00"/>
              </w:rPr>
            </w:pPr>
            <w:del w:id="5793" w:author="xh" w:date="2026-10-19T10:17:19+08:00">
              <w:r>
                <w:rPr>
                  <w:rFonts w:ascii="Times New Roman" w:hAnsi="Times New Roman" w:eastAsia="宋体"/>
                  <w:b w:val="0"/>
                  <w:sz w:val="18"/>
                </w:rPr>
                <w:delText>0.00</w:delText>
              </w:r>
            </w:del>
          </w:p>
        </w:tc>
        <w:tc>
          <w:tcPr>
            <w:tcW w:w="1039" w:type="dxa"/>
            <w:tcMar>
              <w:left w:w="70" w:type="dxa"/>
              <w:right w:w="70" w:type="dxa"/>
            </w:tcMar>
            <w:vAlign w:val="center"/>
          </w:tcPr>
          <w:p w14:paraId="131C2638">
            <w:pPr>
              <w:keepNext/>
              <w:spacing w:before="20" w:after="20" w:line="260" w:lineRule="exact"/>
              <w:ind w:left="0" w:leftChars="0" w:right="0" w:rightChars="0" w:firstLine="0" w:firstLineChars="0"/>
              <w:jc w:val="center"/>
              <w:rPr>
                <w:del w:id="5794" w:author="xh" w:date="2026-10-19T10:17:19+08:00"/>
              </w:rPr>
            </w:pPr>
            <w:del w:id="5795" w:author="xh" w:date="2026-10-19T10:17:19+08:00">
              <w:r>
                <w:rPr>
                  <w:rFonts w:ascii="Times New Roman" w:hAnsi="Times New Roman" w:eastAsia="宋体"/>
                  <w:b w:val="0"/>
                  <w:sz w:val="18"/>
                </w:rPr>
                <w:delText>0</w:delText>
              </w:r>
            </w:del>
          </w:p>
        </w:tc>
        <w:tc>
          <w:tcPr>
            <w:tcW w:w="1039" w:type="dxa"/>
            <w:tcMar>
              <w:left w:w="70" w:type="dxa"/>
              <w:right w:w="70" w:type="dxa"/>
            </w:tcMar>
            <w:vAlign w:val="center"/>
          </w:tcPr>
          <w:p w14:paraId="64678580">
            <w:pPr>
              <w:keepNext/>
              <w:spacing w:before="20" w:after="20" w:line="260" w:lineRule="exact"/>
              <w:ind w:left="0" w:leftChars="0" w:right="0" w:rightChars="0" w:firstLine="0" w:firstLineChars="0"/>
              <w:jc w:val="center"/>
              <w:rPr>
                <w:del w:id="5796" w:author="xh" w:date="2026-10-19T10:17:19+08:00"/>
              </w:rPr>
            </w:pPr>
            <w:del w:id="5797" w:author="xh" w:date="2026-10-19T10:17:19+08:00">
              <w:r>
                <w:rPr>
                  <w:rFonts w:ascii="Times New Roman" w:hAnsi="Times New Roman" w:eastAsia="宋体"/>
                  <w:b w:val="0"/>
                  <w:sz w:val="18"/>
                </w:rPr>
                <w:delText>0.00</w:delText>
              </w:r>
            </w:del>
          </w:p>
        </w:tc>
        <w:tc>
          <w:tcPr>
            <w:tcW w:w="1039" w:type="dxa"/>
            <w:tcMar>
              <w:left w:w="70" w:type="dxa"/>
              <w:right w:w="70" w:type="dxa"/>
            </w:tcMar>
            <w:vAlign w:val="center"/>
          </w:tcPr>
          <w:p w14:paraId="514F3C33">
            <w:pPr>
              <w:keepNext/>
              <w:spacing w:before="20" w:after="20" w:line="260" w:lineRule="exact"/>
              <w:ind w:left="0" w:leftChars="0" w:right="0" w:rightChars="0" w:firstLine="0" w:firstLineChars="0"/>
              <w:jc w:val="center"/>
              <w:rPr>
                <w:del w:id="5798" w:author="xh" w:date="2026-10-19T10:17:19+08:00"/>
              </w:rPr>
            </w:pPr>
            <w:del w:id="5799" w:author="xh" w:date="2026-10-19T10:17:19+08:00">
              <w:r>
                <w:rPr>
                  <w:rFonts w:ascii="Times New Roman" w:hAnsi="Times New Roman" w:eastAsia="宋体"/>
                  <w:b w:val="0"/>
                  <w:sz w:val="18"/>
                </w:rPr>
                <w:delText>2</w:delText>
              </w:r>
            </w:del>
          </w:p>
        </w:tc>
        <w:tc>
          <w:tcPr>
            <w:tcW w:w="1039" w:type="dxa"/>
            <w:tcMar>
              <w:left w:w="70" w:type="dxa"/>
              <w:right w:w="70" w:type="dxa"/>
            </w:tcMar>
            <w:vAlign w:val="center"/>
          </w:tcPr>
          <w:p w14:paraId="4A9BA117">
            <w:pPr>
              <w:keepNext/>
              <w:spacing w:before="20" w:after="20" w:line="260" w:lineRule="exact"/>
              <w:ind w:left="0" w:leftChars="0" w:right="0" w:rightChars="0" w:firstLine="0" w:firstLineChars="0"/>
              <w:jc w:val="center"/>
              <w:rPr>
                <w:del w:id="5800" w:author="xh" w:date="2026-10-19T10:17:19+08:00"/>
              </w:rPr>
            </w:pPr>
            <w:del w:id="5801" w:author="xh" w:date="2026-10-19T10:17:19+08:00">
              <w:r>
                <w:rPr>
                  <w:rFonts w:ascii="Times New Roman" w:hAnsi="Times New Roman" w:eastAsia="宋体"/>
                  <w:b w:val="0"/>
                  <w:sz w:val="18"/>
                </w:rPr>
                <w:delText>997.09</w:delText>
              </w:r>
            </w:del>
          </w:p>
        </w:tc>
      </w:tr>
      <w:tr w14:paraId="6CCE0F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5748" w:author="xh" w:date="2026-10-19T10:17:19+08:00"/>
        </w:trPr>
        <w:tc>
          <w:tcPr>
            <w:tcW w:w="1039" w:type="dxa"/>
            <w:tcMar>
              <w:left w:w="70" w:type="dxa"/>
              <w:right w:w="70" w:type="dxa"/>
            </w:tcMar>
            <w:vAlign w:val="center"/>
          </w:tcPr>
          <w:p w14:paraId="0392A494">
            <w:pPr>
              <w:keepNext/>
              <w:spacing w:before="20" w:after="20" w:line="260" w:lineRule="exact"/>
              <w:ind w:left="0" w:leftChars="0" w:right="0" w:rightChars="0" w:firstLine="0" w:firstLineChars="0"/>
              <w:jc w:val="center"/>
              <w:rPr>
                <w:del w:id="5802" w:author="xh" w:date="2026-10-19T10:17:19+08:00"/>
              </w:rPr>
            </w:pPr>
            <w:del w:id="5803" w:author="xh" w:date="2026-10-19T10:17:19+08:00">
              <w:r>
                <w:rPr>
                  <w:rFonts w:ascii="Times New Roman" w:hAnsi="Times New Roman" w:eastAsia="宋体"/>
                  <w:b w:val="0"/>
                  <w:sz w:val="18"/>
                </w:rPr>
                <w:delText>刚性</w:delText>
              </w:r>
            </w:del>
          </w:p>
        </w:tc>
        <w:tc>
          <w:tcPr>
            <w:tcW w:w="1039" w:type="dxa"/>
            <w:tcMar>
              <w:left w:w="70" w:type="dxa"/>
              <w:right w:w="70" w:type="dxa"/>
            </w:tcMar>
            <w:vAlign w:val="center"/>
          </w:tcPr>
          <w:p w14:paraId="1106008D">
            <w:pPr>
              <w:keepNext/>
              <w:spacing w:before="20" w:after="20" w:line="260" w:lineRule="exact"/>
              <w:ind w:left="0" w:leftChars="0" w:right="0" w:rightChars="0" w:firstLine="0" w:firstLineChars="0"/>
              <w:jc w:val="center"/>
              <w:rPr>
                <w:del w:id="5804" w:author="xh" w:date="2026-10-19T10:17:19+08:00"/>
              </w:rPr>
            </w:pPr>
            <w:del w:id="5805" w:author="xh" w:date="2026-10-19T10:17:19+08:00">
              <w:r>
                <w:rPr>
                  <w:rFonts w:ascii="Times New Roman" w:hAnsi="Times New Roman" w:eastAsia="宋体"/>
                  <w:b w:val="0"/>
                  <w:sz w:val="18"/>
                </w:rPr>
                <w:delText>2024</w:delText>
              </w:r>
            </w:del>
          </w:p>
        </w:tc>
        <w:tc>
          <w:tcPr>
            <w:tcW w:w="1039" w:type="dxa"/>
            <w:tcMar>
              <w:left w:w="70" w:type="dxa"/>
              <w:right w:w="70" w:type="dxa"/>
            </w:tcMar>
            <w:vAlign w:val="center"/>
          </w:tcPr>
          <w:p w14:paraId="211DE680">
            <w:pPr>
              <w:keepNext/>
              <w:spacing w:before="20" w:after="20" w:line="260" w:lineRule="exact"/>
              <w:ind w:left="0" w:leftChars="0" w:right="0" w:rightChars="0" w:firstLine="0" w:firstLineChars="0"/>
              <w:jc w:val="center"/>
              <w:rPr>
                <w:del w:id="5806" w:author="xh" w:date="2026-10-19T10:17:19+08:00"/>
              </w:rPr>
            </w:pPr>
            <w:del w:id="5807" w:author="xh" w:date="2026-10-19T10:17:19+08:00">
              <w:r>
                <w:rPr>
                  <w:rFonts w:ascii="Times New Roman" w:hAnsi="Times New Roman" w:eastAsia="宋体"/>
                  <w:b w:val="0"/>
                  <w:sz w:val="18"/>
                </w:rPr>
                <w:delText>0.00</w:delText>
              </w:r>
            </w:del>
          </w:p>
        </w:tc>
        <w:tc>
          <w:tcPr>
            <w:tcW w:w="1039" w:type="dxa"/>
            <w:tcMar>
              <w:left w:w="70" w:type="dxa"/>
              <w:right w:w="70" w:type="dxa"/>
            </w:tcMar>
            <w:vAlign w:val="center"/>
          </w:tcPr>
          <w:p w14:paraId="6F38DAB7">
            <w:pPr>
              <w:keepNext/>
              <w:spacing w:before="20" w:after="20" w:line="260" w:lineRule="exact"/>
              <w:ind w:left="0" w:leftChars="0" w:right="0" w:rightChars="0" w:firstLine="0" w:firstLineChars="0"/>
              <w:jc w:val="center"/>
              <w:rPr>
                <w:del w:id="5808" w:author="xh" w:date="2026-10-19T10:17:19+08:00"/>
              </w:rPr>
            </w:pPr>
            <w:del w:id="5809" w:author="xh" w:date="2026-10-19T10:17:19+08:00">
              <w:r>
                <w:rPr>
                  <w:rFonts w:ascii="Times New Roman" w:hAnsi="Times New Roman" w:eastAsia="宋体"/>
                  <w:b w:val="0"/>
                  <w:sz w:val="18"/>
                </w:rPr>
                <w:delText>0.00</w:delText>
              </w:r>
            </w:del>
          </w:p>
        </w:tc>
        <w:tc>
          <w:tcPr>
            <w:tcW w:w="1039" w:type="dxa"/>
            <w:tcMar>
              <w:left w:w="70" w:type="dxa"/>
              <w:right w:w="70" w:type="dxa"/>
            </w:tcMar>
            <w:vAlign w:val="center"/>
          </w:tcPr>
          <w:p w14:paraId="485B08F2">
            <w:pPr>
              <w:keepNext/>
              <w:spacing w:before="20" w:after="20" w:line="260" w:lineRule="exact"/>
              <w:ind w:left="0" w:leftChars="0" w:right="0" w:rightChars="0" w:firstLine="0" w:firstLineChars="0"/>
              <w:jc w:val="center"/>
              <w:rPr>
                <w:del w:id="5810" w:author="xh" w:date="2026-10-19T10:17:19+08:00"/>
              </w:rPr>
            </w:pPr>
            <w:del w:id="5811" w:author="xh" w:date="2026-10-19T10:17:19+08:00">
              <w:r>
                <w:rPr>
                  <w:rFonts w:ascii="Times New Roman" w:hAnsi="Times New Roman" w:eastAsia="宋体"/>
                  <w:b w:val="0"/>
                  <w:sz w:val="18"/>
                </w:rPr>
                <w:delText>0</w:delText>
              </w:r>
            </w:del>
          </w:p>
        </w:tc>
        <w:tc>
          <w:tcPr>
            <w:tcW w:w="1039" w:type="dxa"/>
            <w:tcMar>
              <w:left w:w="70" w:type="dxa"/>
              <w:right w:w="70" w:type="dxa"/>
            </w:tcMar>
            <w:vAlign w:val="center"/>
          </w:tcPr>
          <w:p w14:paraId="1B4FBF7A">
            <w:pPr>
              <w:keepNext/>
              <w:spacing w:before="20" w:after="20" w:line="260" w:lineRule="exact"/>
              <w:ind w:left="0" w:leftChars="0" w:right="0" w:rightChars="0" w:firstLine="0" w:firstLineChars="0"/>
              <w:jc w:val="center"/>
              <w:rPr>
                <w:del w:id="5812" w:author="xh" w:date="2026-10-19T10:17:19+08:00"/>
              </w:rPr>
            </w:pPr>
            <w:del w:id="5813" w:author="xh" w:date="2026-10-19T10:17:19+08:00">
              <w:r>
                <w:rPr>
                  <w:rFonts w:ascii="Times New Roman" w:hAnsi="Times New Roman" w:eastAsia="宋体"/>
                  <w:b w:val="0"/>
                  <w:sz w:val="18"/>
                </w:rPr>
                <w:delText>0.00</w:delText>
              </w:r>
            </w:del>
          </w:p>
        </w:tc>
        <w:tc>
          <w:tcPr>
            <w:tcW w:w="1039" w:type="dxa"/>
            <w:tcMar>
              <w:left w:w="70" w:type="dxa"/>
              <w:right w:w="70" w:type="dxa"/>
            </w:tcMar>
            <w:vAlign w:val="center"/>
          </w:tcPr>
          <w:p w14:paraId="62F4B7A4">
            <w:pPr>
              <w:keepNext/>
              <w:spacing w:before="20" w:after="20" w:line="260" w:lineRule="exact"/>
              <w:ind w:left="0" w:leftChars="0" w:right="0" w:rightChars="0" w:firstLine="0" w:firstLineChars="0"/>
              <w:jc w:val="center"/>
              <w:rPr>
                <w:del w:id="5814" w:author="xh" w:date="2026-10-19T10:17:19+08:00"/>
              </w:rPr>
            </w:pPr>
            <w:del w:id="5815" w:author="xh" w:date="2026-10-19T10:17:19+08:00">
              <w:r>
                <w:rPr>
                  <w:rFonts w:ascii="Times New Roman" w:hAnsi="Times New Roman" w:eastAsia="宋体"/>
                  <w:b w:val="0"/>
                  <w:sz w:val="18"/>
                </w:rPr>
                <w:delText>0</w:delText>
              </w:r>
            </w:del>
          </w:p>
        </w:tc>
        <w:tc>
          <w:tcPr>
            <w:tcW w:w="1039" w:type="dxa"/>
            <w:tcMar>
              <w:left w:w="70" w:type="dxa"/>
              <w:right w:w="70" w:type="dxa"/>
            </w:tcMar>
            <w:vAlign w:val="center"/>
          </w:tcPr>
          <w:p w14:paraId="67291AE8">
            <w:pPr>
              <w:keepNext/>
              <w:spacing w:before="20" w:after="20" w:line="260" w:lineRule="exact"/>
              <w:ind w:left="0" w:leftChars="0" w:right="0" w:rightChars="0" w:firstLine="0" w:firstLineChars="0"/>
              <w:jc w:val="center"/>
              <w:rPr>
                <w:del w:id="5816" w:author="xh" w:date="2026-10-19T10:17:19+08:00"/>
              </w:rPr>
            </w:pPr>
            <w:del w:id="5817" w:author="xh" w:date="2026-10-19T10:17:19+08:00">
              <w:r>
                <w:rPr>
                  <w:rFonts w:ascii="Times New Roman" w:hAnsi="Times New Roman" w:eastAsia="宋体"/>
                  <w:b w:val="0"/>
                  <w:sz w:val="18"/>
                </w:rPr>
                <w:delText>0.00</w:delText>
              </w:r>
            </w:del>
          </w:p>
        </w:tc>
      </w:tr>
      <w:tr w14:paraId="2E1158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5749" w:author="xh" w:date="2026-10-19T10:17:19+08:00"/>
        </w:trPr>
        <w:tc>
          <w:tcPr>
            <w:tcW w:w="1039" w:type="dxa"/>
            <w:tcMar>
              <w:left w:w="70" w:type="dxa"/>
              <w:right w:w="70" w:type="dxa"/>
            </w:tcMar>
            <w:vAlign w:val="center"/>
          </w:tcPr>
          <w:p w14:paraId="734F10E8">
            <w:pPr>
              <w:keepNext/>
              <w:spacing w:before="20" w:after="20" w:line="260" w:lineRule="exact"/>
              <w:ind w:left="0" w:leftChars="0" w:right="0" w:rightChars="0" w:firstLine="0" w:firstLineChars="0"/>
              <w:jc w:val="center"/>
              <w:rPr>
                <w:del w:id="5818" w:author="xh" w:date="2026-10-19T10:17:19+08:00"/>
              </w:rPr>
            </w:pPr>
            <w:del w:id="5819" w:author="xh" w:date="2026-10-19T10:17:19+08:00">
              <w:r>
                <w:rPr>
                  <w:rFonts w:ascii="Times New Roman" w:hAnsi="Times New Roman" w:eastAsia="宋体"/>
                  <w:b w:val="0"/>
                  <w:sz w:val="18"/>
                </w:rPr>
                <w:delText>刚性</w:delText>
              </w:r>
            </w:del>
          </w:p>
        </w:tc>
        <w:tc>
          <w:tcPr>
            <w:tcW w:w="1039" w:type="dxa"/>
            <w:tcMar>
              <w:left w:w="70" w:type="dxa"/>
              <w:right w:w="70" w:type="dxa"/>
            </w:tcMar>
            <w:vAlign w:val="center"/>
          </w:tcPr>
          <w:p w14:paraId="65C5AEBB">
            <w:pPr>
              <w:keepNext/>
              <w:spacing w:before="20" w:after="20" w:line="260" w:lineRule="exact"/>
              <w:ind w:left="0" w:leftChars="0" w:right="0" w:rightChars="0" w:firstLine="0" w:firstLineChars="0"/>
              <w:jc w:val="center"/>
              <w:rPr>
                <w:del w:id="5820" w:author="xh" w:date="2026-10-19T10:17:19+08:00"/>
              </w:rPr>
            </w:pPr>
            <w:del w:id="5821" w:author="xh" w:date="2026-10-19T10:17:19+08:00">
              <w:r>
                <w:rPr>
                  <w:rFonts w:ascii="Times New Roman" w:hAnsi="Times New Roman" w:eastAsia="宋体"/>
                  <w:b w:val="0"/>
                  <w:sz w:val="18"/>
                </w:rPr>
                <w:delText>2025</w:delText>
              </w:r>
            </w:del>
          </w:p>
        </w:tc>
        <w:tc>
          <w:tcPr>
            <w:tcW w:w="1039" w:type="dxa"/>
            <w:tcMar>
              <w:left w:w="70" w:type="dxa"/>
              <w:right w:w="70" w:type="dxa"/>
            </w:tcMar>
            <w:vAlign w:val="center"/>
          </w:tcPr>
          <w:p w14:paraId="6215A490">
            <w:pPr>
              <w:keepNext/>
              <w:spacing w:before="20" w:after="20" w:line="260" w:lineRule="exact"/>
              <w:ind w:left="0" w:leftChars="0" w:right="0" w:rightChars="0" w:firstLine="0" w:firstLineChars="0"/>
              <w:jc w:val="center"/>
              <w:rPr>
                <w:del w:id="5822" w:author="xh" w:date="2026-10-19T10:17:19+08:00"/>
              </w:rPr>
            </w:pPr>
            <w:del w:id="5823" w:author="xh" w:date="2026-10-19T10:17:19+08:00">
              <w:r>
                <w:rPr>
                  <w:rFonts w:ascii="Times New Roman" w:hAnsi="Times New Roman" w:eastAsia="宋体"/>
                  <w:b w:val="0"/>
                  <w:sz w:val="18"/>
                </w:rPr>
                <w:delText>0.00</w:delText>
              </w:r>
            </w:del>
          </w:p>
        </w:tc>
        <w:tc>
          <w:tcPr>
            <w:tcW w:w="1039" w:type="dxa"/>
            <w:tcMar>
              <w:left w:w="70" w:type="dxa"/>
              <w:right w:w="70" w:type="dxa"/>
            </w:tcMar>
            <w:vAlign w:val="center"/>
          </w:tcPr>
          <w:p w14:paraId="70911A8B">
            <w:pPr>
              <w:keepNext/>
              <w:spacing w:before="20" w:after="20" w:line="260" w:lineRule="exact"/>
              <w:ind w:left="0" w:leftChars="0" w:right="0" w:rightChars="0" w:firstLine="0" w:firstLineChars="0"/>
              <w:jc w:val="center"/>
              <w:rPr>
                <w:del w:id="5824" w:author="xh" w:date="2026-10-19T10:17:19+08:00"/>
              </w:rPr>
            </w:pPr>
            <w:del w:id="5825" w:author="xh" w:date="2026-10-19T10:17:19+08:00">
              <w:r>
                <w:rPr>
                  <w:rFonts w:ascii="Times New Roman" w:hAnsi="Times New Roman" w:eastAsia="宋体"/>
                  <w:b w:val="0"/>
                  <w:sz w:val="18"/>
                </w:rPr>
                <w:delText>0.00</w:delText>
              </w:r>
            </w:del>
          </w:p>
        </w:tc>
        <w:tc>
          <w:tcPr>
            <w:tcW w:w="1039" w:type="dxa"/>
            <w:tcMar>
              <w:left w:w="70" w:type="dxa"/>
              <w:right w:w="70" w:type="dxa"/>
            </w:tcMar>
            <w:vAlign w:val="center"/>
          </w:tcPr>
          <w:p w14:paraId="286F848D">
            <w:pPr>
              <w:keepNext/>
              <w:spacing w:before="20" w:after="20" w:line="260" w:lineRule="exact"/>
              <w:ind w:left="0" w:leftChars="0" w:right="0" w:rightChars="0" w:firstLine="0" w:firstLineChars="0"/>
              <w:jc w:val="center"/>
              <w:rPr>
                <w:del w:id="5826" w:author="xh" w:date="2026-10-19T10:17:19+08:00"/>
              </w:rPr>
            </w:pPr>
            <w:del w:id="5827" w:author="xh" w:date="2026-10-19T10:17:19+08:00">
              <w:r>
                <w:rPr>
                  <w:rFonts w:ascii="Times New Roman" w:hAnsi="Times New Roman" w:eastAsia="宋体"/>
                  <w:b w:val="0"/>
                  <w:sz w:val="18"/>
                </w:rPr>
                <w:delText>0</w:delText>
              </w:r>
            </w:del>
          </w:p>
        </w:tc>
        <w:tc>
          <w:tcPr>
            <w:tcW w:w="1039" w:type="dxa"/>
            <w:tcMar>
              <w:left w:w="70" w:type="dxa"/>
              <w:right w:w="70" w:type="dxa"/>
            </w:tcMar>
            <w:vAlign w:val="center"/>
          </w:tcPr>
          <w:p w14:paraId="70F49F6E">
            <w:pPr>
              <w:keepNext/>
              <w:spacing w:before="20" w:after="20" w:line="260" w:lineRule="exact"/>
              <w:ind w:left="0" w:leftChars="0" w:right="0" w:rightChars="0" w:firstLine="0" w:firstLineChars="0"/>
              <w:jc w:val="center"/>
              <w:rPr>
                <w:del w:id="5828" w:author="xh" w:date="2026-10-19T10:17:19+08:00"/>
              </w:rPr>
            </w:pPr>
            <w:del w:id="5829" w:author="xh" w:date="2026-10-19T10:17:19+08:00">
              <w:r>
                <w:rPr>
                  <w:rFonts w:ascii="Times New Roman" w:hAnsi="Times New Roman" w:eastAsia="宋体"/>
                  <w:b w:val="0"/>
                  <w:sz w:val="18"/>
                </w:rPr>
                <w:delText>0.00</w:delText>
              </w:r>
            </w:del>
          </w:p>
        </w:tc>
        <w:tc>
          <w:tcPr>
            <w:tcW w:w="1039" w:type="dxa"/>
            <w:tcMar>
              <w:left w:w="70" w:type="dxa"/>
              <w:right w:w="70" w:type="dxa"/>
            </w:tcMar>
            <w:vAlign w:val="center"/>
          </w:tcPr>
          <w:p w14:paraId="5C5A09C5">
            <w:pPr>
              <w:keepNext/>
              <w:spacing w:before="20" w:after="20" w:line="260" w:lineRule="exact"/>
              <w:ind w:left="0" w:leftChars="0" w:right="0" w:rightChars="0" w:firstLine="0" w:firstLineChars="0"/>
              <w:jc w:val="center"/>
              <w:rPr>
                <w:del w:id="5830" w:author="xh" w:date="2026-10-19T10:17:19+08:00"/>
              </w:rPr>
            </w:pPr>
            <w:del w:id="5831" w:author="xh" w:date="2026-10-19T10:17:19+08:00">
              <w:r>
                <w:rPr>
                  <w:rFonts w:ascii="Times New Roman" w:hAnsi="Times New Roman" w:eastAsia="宋体"/>
                  <w:b w:val="0"/>
                  <w:sz w:val="18"/>
                </w:rPr>
                <w:delText>0</w:delText>
              </w:r>
            </w:del>
          </w:p>
        </w:tc>
        <w:tc>
          <w:tcPr>
            <w:tcW w:w="1039" w:type="dxa"/>
            <w:tcMar>
              <w:left w:w="70" w:type="dxa"/>
              <w:right w:w="70" w:type="dxa"/>
            </w:tcMar>
            <w:vAlign w:val="center"/>
          </w:tcPr>
          <w:p w14:paraId="014885FF">
            <w:pPr>
              <w:keepNext/>
              <w:spacing w:before="20" w:after="20" w:line="260" w:lineRule="exact"/>
              <w:ind w:left="0" w:leftChars="0" w:right="0" w:rightChars="0" w:firstLine="0" w:firstLineChars="0"/>
              <w:jc w:val="center"/>
              <w:rPr>
                <w:del w:id="5832" w:author="xh" w:date="2026-10-19T10:17:19+08:00"/>
              </w:rPr>
            </w:pPr>
            <w:del w:id="5833" w:author="xh" w:date="2026-10-19T10:17:19+08:00">
              <w:r>
                <w:rPr>
                  <w:rFonts w:ascii="Times New Roman" w:hAnsi="Times New Roman" w:eastAsia="宋体"/>
                  <w:b w:val="0"/>
                  <w:sz w:val="18"/>
                </w:rPr>
                <w:delText>0.00</w:delText>
              </w:r>
            </w:del>
          </w:p>
        </w:tc>
      </w:tr>
      <w:tr w14:paraId="3728CE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5750" w:author="xh" w:date="2026-10-19T10:17:19+08:00"/>
        </w:trPr>
        <w:tc>
          <w:tcPr>
            <w:tcW w:w="1039" w:type="dxa"/>
            <w:tcMar>
              <w:left w:w="70" w:type="dxa"/>
              <w:right w:w="70" w:type="dxa"/>
            </w:tcMar>
            <w:vAlign w:val="center"/>
          </w:tcPr>
          <w:p w14:paraId="62A62666">
            <w:pPr>
              <w:keepNext/>
              <w:spacing w:before="20" w:after="20" w:line="260" w:lineRule="exact"/>
              <w:ind w:left="0" w:leftChars="0" w:right="0" w:rightChars="0" w:firstLine="0" w:firstLineChars="0"/>
              <w:jc w:val="center"/>
              <w:rPr>
                <w:del w:id="5834" w:author="xh" w:date="2026-10-19T10:17:19+08:00"/>
              </w:rPr>
            </w:pPr>
            <w:del w:id="5835" w:author="xh" w:date="2026-10-19T10:17:19+08:00">
              <w:r>
                <w:rPr>
                  <w:rFonts w:ascii="Times New Roman" w:hAnsi="Times New Roman" w:eastAsia="宋体"/>
                  <w:b w:val="0"/>
                  <w:sz w:val="18"/>
                </w:rPr>
                <w:delText>弹性</w:delText>
              </w:r>
            </w:del>
          </w:p>
        </w:tc>
        <w:tc>
          <w:tcPr>
            <w:tcW w:w="1039" w:type="dxa"/>
            <w:tcMar>
              <w:left w:w="70" w:type="dxa"/>
              <w:right w:w="70" w:type="dxa"/>
            </w:tcMar>
            <w:vAlign w:val="center"/>
          </w:tcPr>
          <w:p w14:paraId="08AA9A28">
            <w:pPr>
              <w:keepNext/>
              <w:spacing w:before="20" w:after="20" w:line="260" w:lineRule="exact"/>
              <w:ind w:left="0" w:leftChars="0" w:right="0" w:rightChars="0" w:firstLine="0" w:firstLineChars="0"/>
              <w:jc w:val="center"/>
              <w:rPr>
                <w:del w:id="5836" w:author="xh" w:date="2026-10-19T10:17:19+08:00"/>
              </w:rPr>
            </w:pPr>
            <w:del w:id="5837" w:author="xh" w:date="2026-10-19T10:17:19+08:00">
              <w:r>
                <w:rPr>
                  <w:rFonts w:ascii="Times New Roman" w:hAnsi="Times New Roman" w:eastAsia="宋体"/>
                  <w:b w:val="0"/>
                  <w:sz w:val="18"/>
                </w:rPr>
                <w:delText>2022</w:delText>
              </w:r>
            </w:del>
          </w:p>
        </w:tc>
        <w:tc>
          <w:tcPr>
            <w:tcW w:w="1039" w:type="dxa"/>
            <w:tcMar>
              <w:left w:w="70" w:type="dxa"/>
              <w:right w:w="70" w:type="dxa"/>
            </w:tcMar>
            <w:vAlign w:val="center"/>
          </w:tcPr>
          <w:p w14:paraId="50481414">
            <w:pPr>
              <w:keepNext/>
              <w:spacing w:before="20" w:after="20" w:line="260" w:lineRule="exact"/>
              <w:ind w:left="0" w:leftChars="0" w:right="0" w:rightChars="0" w:firstLine="0" w:firstLineChars="0"/>
              <w:jc w:val="center"/>
              <w:rPr>
                <w:del w:id="5838" w:author="xh" w:date="2026-10-19T10:17:19+08:00"/>
              </w:rPr>
            </w:pPr>
            <w:del w:id="5839" w:author="xh" w:date="2026-10-19T10:17:19+08:00">
              <w:r>
                <w:rPr>
                  <w:rFonts w:ascii="Times New Roman" w:hAnsi="Times New Roman" w:eastAsia="宋体"/>
                  <w:b w:val="0"/>
                  <w:sz w:val="18"/>
                </w:rPr>
                <w:delText>23.00</w:delText>
              </w:r>
            </w:del>
          </w:p>
        </w:tc>
        <w:tc>
          <w:tcPr>
            <w:tcW w:w="1039" w:type="dxa"/>
            <w:tcMar>
              <w:left w:w="70" w:type="dxa"/>
              <w:right w:w="70" w:type="dxa"/>
            </w:tcMar>
            <w:vAlign w:val="center"/>
          </w:tcPr>
          <w:p w14:paraId="44BDE504">
            <w:pPr>
              <w:keepNext/>
              <w:spacing w:before="20" w:after="20" w:line="260" w:lineRule="exact"/>
              <w:ind w:left="0" w:leftChars="0" w:right="0" w:rightChars="0" w:firstLine="0" w:firstLineChars="0"/>
              <w:jc w:val="center"/>
              <w:rPr>
                <w:del w:id="5840" w:author="xh" w:date="2026-10-19T10:17:19+08:00"/>
              </w:rPr>
            </w:pPr>
            <w:del w:id="5841" w:author="xh" w:date="2026-10-19T10:17:19+08:00">
              <w:r>
                <w:rPr>
                  <w:rFonts w:ascii="Times New Roman" w:hAnsi="Times New Roman" w:eastAsia="宋体"/>
                  <w:b w:val="0"/>
                  <w:sz w:val="18"/>
                </w:rPr>
                <w:delText>63.00</w:delText>
              </w:r>
            </w:del>
          </w:p>
        </w:tc>
        <w:tc>
          <w:tcPr>
            <w:tcW w:w="1039" w:type="dxa"/>
            <w:tcMar>
              <w:left w:w="70" w:type="dxa"/>
              <w:right w:w="70" w:type="dxa"/>
            </w:tcMar>
            <w:vAlign w:val="center"/>
          </w:tcPr>
          <w:p w14:paraId="68D87A76">
            <w:pPr>
              <w:keepNext/>
              <w:spacing w:before="20" w:after="20" w:line="260" w:lineRule="exact"/>
              <w:ind w:left="0" w:leftChars="0" w:right="0" w:rightChars="0" w:firstLine="0" w:firstLineChars="0"/>
              <w:jc w:val="center"/>
              <w:rPr>
                <w:del w:id="5842" w:author="xh" w:date="2026-10-19T10:17:19+08:00"/>
              </w:rPr>
            </w:pPr>
            <w:del w:id="5843" w:author="xh" w:date="2026-10-19T10:17:19+08:00">
              <w:r>
                <w:rPr>
                  <w:rFonts w:ascii="Times New Roman" w:hAnsi="Times New Roman" w:eastAsia="宋体"/>
                  <w:b w:val="0"/>
                  <w:sz w:val="18"/>
                </w:rPr>
                <w:delText>0</w:delText>
              </w:r>
            </w:del>
          </w:p>
        </w:tc>
        <w:tc>
          <w:tcPr>
            <w:tcW w:w="1039" w:type="dxa"/>
            <w:tcMar>
              <w:left w:w="70" w:type="dxa"/>
              <w:right w:w="70" w:type="dxa"/>
            </w:tcMar>
            <w:vAlign w:val="center"/>
          </w:tcPr>
          <w:p w14:paraId="2489115F">
            <w:pPr>
              <w:keepNext/>
              <w:spacing w:before="20" w:after="20" w:line="260" w:lineRule="exact"/>
              <w:ind w:left="0" w:leftChars="0" w:right="0" w:rightChars="0" w:firstLine="0" w:firstLineChars="0"/>
              <w:jc w:val="center"/>
              <w:rPr>
                <w:del w:id="5844" w:author="xh" w:date="2026-10-19T10:17:19+08:00"/>
              </w:rPr>
            </w:pPr>
            <w:del w:id="5845" w:author="xh" w:date="2026-10-19T10:17:19+08:00">
              <w:r>
                <w:rPr>
                  <w:rFonts w:ascii="Times New Roman" w:hAnsi="Times New Roman" w:eastAsia="宋体"/>
                  <w:b w:val="0"/>
                  <w:sz w:val="18"/>
                </w:rPr>
                <w:delText>0.00</w:delText>
              </w:r>
            </w:del>
          </w:p>
        </w:tc>
        <w:tc>
          <w:tcPr>
            <w:tcW w:w="1039" w:type="dxa"/>
            <w:tcMar>
              <w:left w:w="70" w:type="dxa"/>
              <w:right w:w="70" w:type="dxa"/>
            </w:tcMar>
            <w:vAlign w:val="center"/>
          </w:tcPr>
          <w:p w14:paraId="151D2D67">
            <w:pPr>
              <w:keepNext/>
              <w:spacing w:before="20" w:after="20" w:line="260" w:lineRule="exact"/>
              <w:ind w:left="0" w:leftChars="0" w:right="0" w:rightChars="0" w:firstLine="0" w:firstLineChars="0"/>
              <w:jc w:val="center"/>
              <w:rPr>
                <w:del w:id="5846" w:author="xh" w:date="2026-10-19T10:17:19+08:00"/>
              </w:rPr>
            </w:pPr>
            <w:del w:id="5847" w:author="xh" w:date="2026-10-19T10:17:19+08:00">
              <w:r>
                <w:rPr>
                  <w:rFonts w:ascii="Times New Roman" w:hAnsi="Times New Roman" w:eastAsia="宋体"/>
                  <w:b w:val="0"/>
                  <w:sz w:val="18"/>
                </w:rPr>
                <w:delText>0</w:delText>
              </w:r>
            </w:del>
          </w:p>
        </w:tc>
        <w:tc>
          <w:tcPr>
            <w:tcW w:w="1039" w:type="dxa"/>
            <w:tcMar>
              <w:left w:w="70" w:type="dxa"/>
              <w:right w:w="70" w:type="dxa"/>
            </w:tcMar>
            <w:vAlign w:val="center"/>
          </w:tcPr>
          <w:p w14:paraId="28501377">
            <w:pPr>
              <w:keepNext/>
              <w:spacing w:before="20" w:after="20" w:line="260" w:lineRule="exact"/>
              <w:ind w:left="0" w:leftChars="0" w:right="0" w:rightChars="0" w:firstLine="0" w:firstLineChars="0"/>
              <w:jc w:val="center"/>
              <w:rPr>
                <w:del w:id="5848" w:author="xh" w:date="2026-10-19T10:17:19+08:00"/>
              </w:rPr>
            </w:pPr>
            <w:del w:id="5849" w:author="xh" w:date="2026-10-19T10:17:19+08:00">
              <w:r>
                <w:rPr>
                  <w:rFonts w:ascii="Times New Roman" w:hAnsi="Times New Roman" w:eastAsia="宋体"/>
                  <w:b w:val="0"/>
                  <w:sz w:val="18"/>
                </w:rPr>
                <w:delText>1446.64</w:delText>
              </w:r>
            </w:del>
          </w:p>
        </w:tc>
      </w:tr>
      <w:tr w14:paraId="1F23E2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5751" w:author="xh" w:date="2026-10-19T10:17:19+08:00"/>
        </w:trPr>
        <w:tc>
          <w:tcPr>
            <w:tcW w:w="1039" w:type="dxa"/>
            <w:tcMar>
              <w:left w:w="70" w:type="dxa"/>
              <w:right w:w="70" w:type="dxa"/>
            </w:tcMar>
            <w:vAlign w:val="center"/>
          </w:tcPr>
          <w:p w14:paraId="19BD3BE2">
            <w:pPr>
              <w:keepNext/>
              <w:spacing w:before="20" w:after="20" w:line="260" w:lineRule="exact"/>
              <w:ind w:left="0" w:leftChars="0" w:right="0" w:rightChars="0" w:firstLine="0" w:firstLineChars="0"/>
              <w:jc w:val="center"/>
              <w:rPr>
                <w:del w:id="5850" w:author="xh" w:date="2026-10-19T10:17:19+08:00"/>
              </w:rPr>
            </w:pPr>
            <w:del w:id="5851" w:author="xh" w:date="2026-10-19T10:17:19+08:00">
              <w:r>
                <w:rPr>
                  <w:rFonts w:ascii="Times New Roman" w:hAnsi="Times New Roman" w:eastAsia="宋体"/>
                  <w:b w:val="0"/>
                  <w:sz w:val="18"/>
                </w:rPr>
                <w:delText>弹性</w:delText>
              </w:r>
            </w:del>
          </w:p>
        </w:tc>
        <w:tc>
          <w:tcPr>
            <w:tcW w:w="1039" w:type="dxa"/>
            <w:tcMar>
              <w:left w:w="70" w:type="dxa"/>
              <w:right w:w="70" w:type="dxa"/>
            </w:tcMar>
            <w:vAlign w:val="center"/>
          </w:tcPr>
          <w:p w14:paraId="43C11188">
            <w:pPr>
              <w:keepNext/>
              <w:spacing w:before="20" w:after="20" w:line="260" w:lineRule="exact"/>
              <w:ind w:left="0" w:leftChars="0" w:right="0" w:rightChars="0" w:firstLine="0" w:firstLineChars="0"/>
              <w:jc w:val="center"/>
              <w:rPr>
                <w:del w:id="5852" w:author="xh" w:date="2026-10-19T10:17:19+08:00"/>
              </w:rPr>
            </w:pPr>
            <w:del w:id="5853" w:author="xh" w:date="2026-10-19T10:17:19+08:00">
              <w:r>
                <w:rPr>
                  <w:rFonts w:ascii="Times New Roman" w:hAnsi="Times New Roman" w:eastAsia="宋体"/>
                  <w:b w:val="0"/>
                  <w:sz w:val="18"/>
                </w:rPr>
                <w:delText>2023</w:delText>
              </w:r>
            </w:del>
          </w:p>
        </w:tc>
        <w:tc>
          <w:tcPr>
            <w:tcW w:w="1039" w:type="dxa"/>
            <w:tcMar>
              <w:left w:w="70" w:type="dxa"/>
              <w:right w:w="70" w:type="dxa"/>
            </w:tcMar>
            <w:vAlign w:val="center"/>
          </w:tcPr>
          <w:p w14:paraId="7B2F1C34">
            <w:pPr>
              <w:keepNext/>
              <w:spacing w:before="20" w:after="20" w:line="260" w:lineRule="exact"/>
              <w:ind w:left="0" w:leftChars="0" w:right="0" w:rightChars="0" w:firstLine="0" w:firstLineChars="0"/>
              <w:jc w:val="center"/>
              <w:rPr>
                <w:del w:id="5854" w:author="xh" w:date="2026-10-19T10:17:19+08:00"/>
              </w:rPr>
            </w:pPr>
            <w:del w:id="5855" w:author="xh" w:date="2026-10-19T10:17:19+08:00">
              <w:r>
                <w:rPr>
                  <w:rFonts w:ascii="Times New Roman" w:hAnsi="Times New Roman" w:eastAsia="宋体"/>
                  <w:b w:val="0"/>
                  <w:sz w:val="18"/>
                </w:rPr>
                <w:delText>0.00</w:delText>
              </w:r>
            </w:del>
          </w:p>
        </w:tc>
        <w:tc>
          <w:tcPr>
            <w:tcW w:w="1039" w:type="dxa"/>
            <w:tcMar>
              <w:left w:w="70" w:type="dxa"/>
              <w:right w:w="70" w:type="dxa"/>
            </w:tcMar>
            <w:vAlign w:val="center"/>
          </w:tcPr>
          <w:p w14:paraId="025F450C">
            <w:pPr>
              <w:keepNext/>
              <w:spacing w:before="20" w:after="20" w:line="260" w:lineRule="exact"/>
              <w:ind w:left="0" w:leftChars="0" w:right="0" w:rightChars="0" w:firstLine="0" w:firstLineChars="0"/>
              <w:jc w:val="center"/>
              <w:rPr>
                <w:del w:id="5856" w:author="xh" w:date="2026-10-19T10:17:19+08:00"/>
              </w:rPr>
            </w:pPr>
            <w:del w:id="5857" w:author="xh" w:date="2026-10-19T10:17:19+08:00">
              <w:r>
                <w:rPr>
                  <w:rFonts w:ascii="Times New Roman" w:hAnsi="Times New Roman" w:eastAsia="宋体"/>
                  <w:b w:val="0"/>
                  <w:sz w:val="18"/>
                </w:rPr>
                <w:delText>0.00</w:delText>
              </w:r>
            </w:del>
          </w:p>
        </w:tc>
        <w:tc>
          <w:tcPr>
            <w:tcW w:w="1039" w:type="dxa"/>
            <w:tcMar>
              <w:left w:w="70" w:type="dxa"/>
              <w:right w:w="70" w:type="dxa"/>
            </w:tcMar>
            <w:vAlign w:val="center"/>
          </w:tcPr>
          <w:p w14:paraId="7D17F3F8">
            <w:pPr>
              <w:keepNext/>
              <w:spacing w:before="20" w:after="20" w:line="260" w:lineRule="exact"/>
              <w:ind w:left="0" w:leftChars="0" w:right="0" w:rightChars="0" w:firstLine="0" w:firstLineChars="0"/>
              <w:jc w:val="center"/>
              <w:rPr>
                <w:del w:id="5858" w:author="xh" w:date="2026-10-19T10:17:19+08:00"/>
              </w:rPr>
            </w:pPr>
            <w:del w:id="5859" w:author="xh" w:date="2026-10-19T10:17:19+08:00">
              <w:r>
                <w:rPr>
                  <w:rFonts w:ascii="Times New Roman" w:hAnsi="Times New Roman" w:eastAsia="宋体"/>
                  <w:b w:val="0"/>
                  <w:sz w:val="18"/>
                </w:rPr>
                <w:delText>0</w:delText>
              </w:r>
            </w:del>
          </w:p>
        </w:tc>
        <w:tc>
          <w:tcPr>
            <w:tcW w:w="1039" w:type="dxa"/>
            <w:tcMar>
              <w:left w:w="70" w:type="dxa"/>
              <w:right w:w="70" w:type="dxa"/>
            </w:tcMar>
            <w:vAlign w:val="center"/>
          </w:tcPr>
          <w:p w14:paraId="61EEDFDA">
            <w:pPr>
              <w:keepNext/>
              <w:spacing w:before="20" w:after="20" w:line="260" w:lineRule="exact"/>
              <w:ind w:left="0" w:leftChars="0" w:right="0" w:rightChars="0" w:firstLine="0" w:firstLineChars="0"/>
              <w:jc w:val="center"/>
              <w:rPr>
                <w:del w:id="5860" w:author="xh" w:date="2026-10-19T10:17:19+08:00"/>
              </w:rPr>
            </w:pPr>
            <w:del w:id="5861" w:author="xh" w:date="2026-10-19T10:17:19+08:00">
              <w:r>
                <w:rPr>
                  <w:rFonts w:ascii="Times New Roman" w:hAnsi="Times New Roman" w:eastAsia="宋体"/>
                  <w:b w:val="0"/>
                  <w:sz w:val="18"/>
                </w:rPr>
                <w:delText>0.00</w:delText>
              </w:r>
            </w:del>
          </w:p>
        </w:tc>
        <w:tc>
          <w:tcPr>
            <w:tcW w:w="1039" w:type="dxa"/>
            <w:tcMar>
              <w:left w:w="70" w:type="dxa"/>
              <w:right w:w="70" w:type="dxa"/>
            </w:tcMar>
            <w:vAlign w:val="center"/>
          </w:tcPr>
          <w:p w14:paraId="751C9DE0">
            <w:pPr>
              <w:keepNext/>
              <w:spacing w:before="20" w:after="20" w:line="260" w:lineRule="exact"/>
              <w:ind w:left="0" w:leftChars="0" w:right="0" w:rightChars="0" w:firstLine="0" w:firstLineChars="0"/>
              <w:jc w:val="center"/>
              <w:rPr>
                <w:del w:id="5862" w:author="xh" w:date="2026-10-19T10:17:19+08:00"/>
              </w:rPr>
            </w:pPr>
            <w:del w:id="5863" w:author="xh" w:date="2026-10-19T10:17:19+08:00">
              <w:r>
                <w:rPr>
                  <w:rFonts w:ascii="Times New Roman" w:hAnsi="Times New Roman" w:eastAsia="宋体"/>
                  <w:b w:val="0"/>
                  <w:sz w:val="18"/>
                </w:rPr>
                <w:delText>0</w:delText>
              </w:r>
            </w:del>
          </w:p>
        </w:tc>
        <w:tc>
          <w:tcPr>
            <w:tcW w:w="1039" w:type="dxa"/>
            <w:tcMar>
              <w:left w:w="70" w:type="dxa"/>
              <w:right w:w="70" w:type="dxa"/>
            </w:tcMar>
            <w:vAlign w:val="center"/>
          </w:tcPr>
          <w:p w14:paraId="58D7EA0C">
            <w:pPr>
              <w:keepNext/>
              <w:spacing w:before="20" w:after="20" w:line="260" w:lineRule="exact"/>
              <w:ind w:left="0" w:leftChars="0" w:right="0" w:rightChars="0" w:firstLine="0" w:firstLineChars="0"/>
              <w:jc w:val="center"/>
              <w:rPr>
                <w:del w:id="5864" w:author="xh" w:date="2026-10-19T10:17:19+08:00"/>
              </w:rPr>
            </w:pPr>
            <w:del w:id="5865" w:author="xh" w:date="2026-10-19T10:17:19+08:00">
              <w:r>
                <w:rPr>
                  <w:rFonts w:ascii="Times New Roman" w:hAnsi="Times New Roman" w:eastAsia="宋体"/>
                  <w:b w:val="0"/>
                  <w:sz w:val="18"/>
                </w:rPr>
                <w:delText>0.00</w:delText>
              </w:r>
            </w:del>
          </w:p>
        </w:tc>
      </w:tr>
      <w:tr w14:paraId="36EA39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5752" w:author="xh" w:date="2026-10-19T10:17:19+08:00"/>
        </w:trPr>
        <w:tc>
          <w:tcPr>
            <w:tcW w:w="1039" w:type="dxa"/>
            <w:tcMar>
              <w:left w:w="70" w:type="dxa"/>
              <w:right w:w="70" w:type="dxa"/>
            </w:tcMar>
            <w:vAlign w:val="center"/>
          </w:tcPr>
          <w:p w14:paraId="4D583515">
            <w:pPr>
              <w:keepNext/>
              <w:spacing w:before="20" w:after="20" w:line="260" w:lineRule="exact"/>
              <w:ind w:left="0" w:leftChars="0" w:right="0" w:rightChars="0" w:firstLine="0" w:firstLineChars="0"/>
              <w:jc w:val="center"/>
              <w:rPr>
                <w:del w:id="5866" w:author="xh" w:date="2026-10-19T10:17:19+08:00"/>
              </w:rPr>
            </w:pPr>
            <w:del w:id="5867" w:author="xh" w:date="2026-10-19T10:17:19+08:00">
              <w:r>
                <w:rPr>
                  <w:rFonts w:ascii="Times New Roman" w:hAnsi="Times New Roman" w:eastAsia="宋体"/>
                  <w:b w:val="0"/>
                  <w:sz w:val="18"/>
                </w:rPr>
                <w:delText>弹性</w:delText>
              </w:r>
            </w:del>
          </w:p>
        </w:tc>
        <w:tc>
          <w:tcPr>
            <w:tcW w:w="1039" w:type="dxa"/>
            <w:tcMar>
              <w:left w:w="70" w:type="dxa"/>
              <w:right w:w="70" w:type="dxa"/>
            </w:tcMar>
            <w:vAlign w:val="center"/>
          </w:tcPr>
          <w:p w14:paraId="46FBCA58">
            <w:pPr>
              <w:keepNext/>
              <w:spacing w:before="20" w:after="20" w:line="260" w:lineRule="exact"/>
              <w:ind w:left="0" w:leftChars="0" w:right="0" w:rightChars="0" w:firstLine="0" w:firstLineChars="0"/>
              <w:jc w:val="center"/>
              <w:rPr>
                <w:del w:id="5868" w:author="xh" w:date="2026-10-19T10:17:19+08:00"/>
              </w:rPr>
            </w:pPr>
            <w:del w:id="5869" w:author="xh" w:date="2026-10-19T10:17:19+08:00">
              <w:r>
                <w:rPr>
                  <w:rFonts w:ascii="Times New Roman" w:hAnsi="Times New Roman" w:eastAsia="宋体"/>
                  <w:b w:val="0"/>
                  <w:sz w:val="18"/>
                </w:rPr>
                <w:delText>2024</w:delText>
              </w:r>
            </w:del>
          </w:p>
        </w:tc>
        <w:tc>
          <w:tcPr>
            <w:tcW w:w="1039" w:type="dxa"/>
            <w:tcMar>
              <w:left w:w="70" w:type="dxa"/>
              <w:right w:w="70" w:type="dxa"/>
            </w:tcMar>
            <w:vAlign w:val="center"/>
          </w:tcPr>
          <w:p w14:paraId="0E41D152">
            <w:pPr>
              <w:keepNext/>
              <w:spacing w:before="20" w:after="20" w:line="260" w:lineRule="exact"/>
              <w:ind w:left="0" w:leftChars="0" w:right="0" w:rightChars="0" w:firstLine="0" w:firstLineChars="0"/>
              <w:jc w:val="center"/>
              <w:rPr>
                <w:del w:id="5870" w:author="xh" w:date="2026-10-19T10:17:19+08:00"/>
              </w:rPr>
            </w:pPr>
            <w:del w:id="5871" w:author="xh" w:date="2026-10-19T10:17:19+08:00">
              <w:r>
                <w:rPr>
                  <w:rFonts w:ascii="Times New Roman" w:hAnsi="Times New Roman" w:eastAsia="宋体"/>
                  <w:b w:val="0"/>
                  <w:sz w:val="18"/>
                </w:rPr>
                <w:delText>0.00</w:delText>
              </w:r>
            </w:del>
          </w:p>
        </w:tc>
        <w:tc>
          <w:tcPr>
            <w:tcW w:w="1039" w:type="dxa"/>
            <w:tcMar>
              <w:left w:w="70" w:type="dxa"/>
              <w:right w:w="70" w:type="dxa"/>
            </w:tcMar>
            <w:vAlign w:val="center"/>
          </w:tcPr>
          <w:p w14:paraId="2E3DCCF4">
            <w:pPr>
              <w:keepNext/>
              <w:spacing w:before="20" w:after="20" w:line="260" w:lineRule="exact"/>
              <w:ind w:left="0" w:leftChars="0" w:right="0" w:rightChars="0" w:firstLine="0" w:firstLineChars="0"/>
              <w:jc w:val="center"/>
              <w:rPr>
                <w:del w:id="5872" w:author="xh" w:date="2026-10-19T10:17:19+08:00"/>
              </w:rPr>
            </w:pPr>
            <w:del w:id="5873" w:author="xh" w:date="2026-10-19T10:17:19+08:00">
              <w:r>
                <w:rPr>
                  <w:rFonts w:ascii="Times New Roman" w:hAnsi="Times New Roman" w:eastAsia="宋体"/>
                  <w:b w:val="0"/>
                  <w:sz w:val="18"/>
                </w:rPr>
                <w:delText>0.00</w:delText>
              </w:r>
            </w:del>
          </w:p>
        </w:tc>
        <w:tc>
          <w:tcPr>
            <w:tcW w:w="1039" w:type="dxa"/>
            <w:tcMar>
              <w:left w:w="70" w:type="dxa"/>
              <w:right w:w="70" w:type="dxa"/>
            </w:tcMar>
            <w:vAlign w:val="center"/>
          </w:tcPr>
          <w:p w14:paraId="11C0FE91">
            <w:pPr>
              <w:keepNext/>
              <w:spacing w:before="20" w:after="20" w:line="260" w:lineRule="exact"/>
              <w:ind w:left="0" w:leftChars="0" w:right="0" w:rightChars="0" w:firstLine="0" w:firstLineChars="0"/>
              <w:jc w:val="center"/>
              <w:rPr>
                <w:del w:id="5874" w:author="xh" w:date="2026-10-19T10:17:19+08:00"/>
              </w:rPr>
            </w:pPr>
            <w:del w:id="5875" w:author="xh" w:date="2026-10-19T10:17:19+08:00">
              <w:r>
                <w:rPr>
                  <w:rFonts w:ascii="Times New Roman" w:hAnsi="Times New Roman" w:eastAsia="宋体"/>
                  <w:b w:val="0"/>
                  <w:sz w:val="18"/>
                </w:rPr>
                <w:delText>0</w:delText>
              </w:r>
            </w:del>
          </w:p>
        </w:tc>
        <w:tc>
          <w:tcPr>
            <w:tcW w:w="1039" w:type="dxa"/>
            <w:tcMar>
              <w:left w:w="70" w:type="dxa"/>
              <w:right w:w="70" w:type="dxa"/>
            </w:tcMar>
            <w:vAlign w:val="center"/>
          </w:tcPr>
          <w:p w14:paraId="22E34265">
            <w:pPr>
              <w:keepNext/>
              <w:spacing w:before="20" w:after="20" w:line="260" w:lineRule="exact"/>
              <w:ind w:left="0" w:leftChars="0" w:right="0" w:rightChars="0" w:firstLine="0" w:firstLineChars="0"/>
              <w:jc w:val="center"/>
              <w:rPr>
                <w:del w:id="5876" w:author="xh" w:date="2026-10-19T10:17:19+08:00"/>
              </w:rPr>
            </w:pPr>
            <w:del w:id="5877" w:author="xh" w:date="2026-10-19T10:17:19+08:00">
              <w:r>
                <w:rPr>
                  <w:rFonts w:ascii="Times New Roman" w:hAnsi="Times New Roman" w:eastAsia="宋体"/>
                  <w:b w:val="0"/>
                  <w:sz w:val="18"/>
                </w:rPr>
                <w:delText>0.00</w:delText>
              </w:r>
            </w:del>
          </w:p>
        </w:tc>
        <w:tc>
          <w:tcPr>
            <w:tcW w:w="1039" w:type="dxa"/>
            <w:tcMar>
              <w:left w:w="70" w:type="dxa"/>
              <w:right w:w="70" w:type="dxa"/>
            </w:tcMar>
            <w:vAlign w:val="center"/>
          </w:tcPr>
          <w:p w14:paraId="02C163F5">
            <w:pPr>
              <w:keepNext/>
              <w:spacing w:before="20" w:after="20" w:line="260" w:lineRule="exact"/>
              <w:ind w:left="0" w:leftChars="0" w:right="0" w:rightChars="0" w:firstLine="0" w:firstLineChars="0"/>
              <w:jc w:val="center"/>
              <w:rPr>
                <w:del w:id="5878" w:author="xh" w:date="2026-10-19T10:17:19+08:00"/>
              </w:rPr>
            </w:pPr>
            <w:del w:id="5879" w:author="xh" w:date="2026-10-19T10:17:19+08:00">
              <w:r>
                <w:rPr>
                  <w:rFonts w:ascii="Times New Roman" w:hAnsi="Times New Roman" w:eastAsia="宋体"/>
                  <w:b w:val="0"/>
                  <w:sz w:val="18"/>
                </w:rPr>
                <w:delText>0</w:delText>
              </w:r>
            </w:del>
          </w:p>
        </w:tc>
        <w:tc>
          <w:tcPr>
            <w:tcW w:w="1039" w:type="dxa"/>
            <w:tcMar>
              <w:left w:w="70" w:type="dxa"/>
              <w:right w:w="70" w:type="dxa"/>
            </w:tcMar>
            <w:vAlign w:val="center"/>
          </w:tcPr>
          <w:p w14:paraId="242342C1">
            <w:pPr>
              <w:keepNext/>
              <w:spacing w:before="20" w:after="20" w:line="260" w:lineRule="exact"/>
              <w:ind w:left="0" w:leftChars="0" w:right="0" w:rightChars="0" w:firstLine="0" w:firstLineChars="0"/>
              <w:jc w:val="center"/>
              <w:rPr>
                <w:del w:id="5880" w:author="xh" w:date="2026-10-19T10:17:19+08:00"/>
              </w:rPr>
            </w:pPr>
            <w:del w:id="5881" w:author="xh" w:date="2026-10-19T10:17:19+08:00">
              <w:r>
                <w:rPr>
                  <w:rFonts w:ascii="Times New Roman" w:hAnsi="Times New Roman" w:eastAsia="宋体"/>
                  <w:b w:val="0"/>
                  <w:sz w:val="18"/>
                </w:rPr>
                <w:delText>0.00</w:delText>
              </w:r>
            </w:del>
          </w:p>
        </w:tc>
      </w:tr>
      <w:tr w14:paraId="2E294F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5753" w:author="xh" w:date="2026-10-19T10:17:19+08:00"/>
        </w:trPr>
        <w:tc>
          <w:tcPr>
            <w:tcW w:w="1039" w:type="dxa"/>
            <w:tcMar>
              <w:left w:w="70" w:type="dxa"/>
              <w:right w:w="70" w:type="dxa"/>
            </w:tcMar>
            <w:vAlign w:val="center"/>
          </w:tcPr>
          <w:p w14:paraId="70DF5CE6">
            <w:pPr>
              <w:keepNext w:val="0"/>
              <w:spacing w:before="20" w:after="20" w:line="260" w:lineRule="exact"/>
              <w:ind w:left="0" w:leftChars="0" w:right="0" w:rightChars="0" w:firstLine="0" w:firstLineChars="0"/>
              <w:jc w:val="center"/>
              <w:rPr>
                <w:del w:id="5882" w:author="xh" w:date="2026-10-19T10:17:19+08:00"/>
              </w:rPr>
            </w:pPr>
            <w:del w:id="5883" w:author="xh" w:date="2026-10-19T10:17:19+08:00">
              <w:r>
                <w:rPr>
                  <w:rFonts w:ascii="Times New Roman" w:hAnsi="Times New Roman" w:eastAsia="宋体"/>
                  <w:b w:val="0"/>
                  <w:sz w:val="18"/>
                </w:rPr>
                <w:delText>弹性</w:delText>
              </w:r>
            </w:del>
          </w:p>
        </w:tc>
        <w:tc>
          <w:tcPr>
            <w:tcW w:w="1039" w:type="dxa"/>
            <w:tcMar>
              <w:left w:w="70" w:type="dxa"/>
              <w:right w:w="70" w:type="dxa"/>
            </w:tcMar>
            <w:vAlign w:val="center"/>
          </w:tcPr>
          <w:p w14:paraId="3CC64112">
            <w:pPr>
              <w:keepNext w:val="0"/>
              <w:spacing w:before="20" w:after="20" w:line="260" w:lineRule="exact"/>
              <w:ind w:left="0" w:leftChars="0" w:right="0" w:rightChars="0" w:firstLine="0" w:firstLineChars="0"/>
              <w:jc w:val="center"/>
              <w:rPr>
                <w:del w:id="5884" w:author="xh" w:date="2026-10-19T10:17:19+08:00"/>
              </w:rPr>
            </w:pPr>
            <w:del w:id="5885" w:author="xh" w:date="2026-10-19T10:17:19+08:00">
              <w:r>
                <w:rPr>
                  <w:rFonts w:ascii="Times New Roman" w:hAnsi="Times New Roman" w:eastAsia="宋体"/>
                  <w:b w:val="0"/>
                  <w:sz w:val="18"/>
                </w:rPr>
                <w:delText>2025</w:delText>
              </w:r>
            </w:del>
          </w:p>
        </w:tc>
        <w:tc>
          <w:tcPr>
            <w:tcW w:w="1039" w:type="dxa"/>
            <w:tcMar>
              <w:left w:w="70" w:type="dxa"/>
              <w:right w:w="70" w:type="dxa"/>
            </w:tcMar>
            <w:vAlign w:val="center"/>
          </w:tcPr>
          <w:p w14:paraId="06817D64">
            <w:pPr>
              <w:keepNext w:val="0"/>
              <w:spacing w:before="20" w:after="20" w:line="260" w:lineRule="exact"/>
              <w:ind w:left="0" w:leftChars="0" w:right="0" w:rightChars="0" w:firstLine="0" w:firstLineChars="0"/>
              <w:jc w:val="center"/>
              <w:rPr>
                <w:del w:id="5886" w:author="xh" w:date="2026-10-19T10:17:19+08:00"/>
              </w:rPr>
            </w:pPr>
            <w:del w:id="5887" w:author="xh" w:date="2026-10-19T10:17:19+08:00">
              <w:r>
                <w:rPr>
                  <w:rFonts w:ascii="Times New Roman" w:hAnsi="Times New Roman" w:eastAsia="宋体"/>
                  <w:b w:val="0"/>
                  <w:sz w:val="18"/>
                </w:rPr>
                <w:delText>0.00</w:delText>
              </w:r>
            </w:del>
          </w:p>
        </w:tc>
        <w:tc>
          <w:tcPr>
            <w:tcW w:w="1039" w:type="dxa"/>
            <w:tcMar>
              <w:left w:w="70" w:type="dxa"/>
              <w:right w:w="70" w:type="dxa"/>
            </w:tcMar>
            <w:vAlign w:val="center"/>
          </w:tcPr>
          <w:p w14:paraId="6033D604">
            <w:pPr>
              <w:keepNext w:val="0"/>
              <w:spacing w:before="20" w:after="20" w:line="260" w:lineRule="exact"/>
              <w:ind w:left="0" w:leftChars="0" w:right="0" w:rightChars="0" w:firstLine="0" w:firstLineChars="0"/>
              <w:jc w:val="center"/>
              <w:rPr>
                <w:del w:id="5888" w:author="xh" w:date="2026-10-19T10:17:19+08:00"/>
              </w:rPr>
            </w:pPr>
            <w:del w:id="5889" w:author="xh" w:date="2026-10-19T10:17:19+08:00">
              <w:r>
                <w:rPr>
                  <w:rFonts w:ascii="Times New Roman" w:hAnsi="Times New Roman" w:eastAsia="宋体"/>
                  <w:b w:val="0"/>
                  <w:sz w:val="18"/>
                </w:rPr>
                <w:delText>0.00</w:delText>
              </w:r>
            </w:del>
          </w:p>
        </w:tc>
        <w:tc>
          <w:tcPr>
            <w:tcW w:w="1039" w:type="dxa"/>
            <w:tcMar>
              <w:left w:w="70" w:type="dxa"/>
              <w:right w:w="70" w:type="dxa"/>
            </w:tcMar>
            <w:vAlign w:val="center"/>
          </w:tcPr>
          <w:p w14:paraId="08CAEC96">
            <w:pPr>
              <w:keepNext w:val="0"/>
              <w:spacing w:before="20" w:after="20" w:line="260" w:lineRule="exact"/>
              <w:ind w:left="0" w:leftChars="0" w:right="0" w:rightChars="0" w:firstLine="0" w:firstLineChars="0"/>
              <w:jc w:val="center"/>
              <w:rPr>
                <w:del w:id="5890" w:author="xh" w:date="2026-10-19T10:17:19+08:00"/>
              </w:rPr>
            </w:pPr>
            <w:del w:id="5891" w:author="xh" w:date="2026-10-19T10:17:19+08:00">
              <w:r>
                <w:rPr>
                  <w:rFonts w:ascii="Times New Roman" w:hAnsi="Times New Roman" w:eastAsia="宋体"/>
                  <w:b w:val="0"/>
                  <w:sz w:val="18"/>
                </w:rPr>
                <w:delText>0</w:delText>
              </w:r>
            </w:del>
          </w:p>
        </w:tc>
        <w:tc>
          <w:tcPr>
            <w:tcW w:w="1039" w:type="dxa"/>
            <w:tcMar>
              <w:left w:w="70" w:type="dxa"/>
              <w:right w:w="70" w:type="dxa"/>
            </w:tcMar>
            <w:vAlign w:val="center"/>
          </w:tcPr>
          <w:p w14:paraId="5F6068B1">
            <w:pPr>
              <w:keepNext w:val="0"/>
              <w:spacing w:before="20" w:after="20" w:line="260" w:lineRule="exact"/>
              <w:ind w:left="0" w:leftChars="0" w:right="0" w:rightChars="0" w:firstLine="0" w:firstLineChars="0"/>
              <w:jc w:val="center"/>
              <w:rPr>
                <w:del w:id="5892" w:author="xh" w:date="2026-10-19T10:17:19+08:00"/>
              </w:rPr>
            </w:pPr>
            <w:del w:id="5893" w:author="xh" w:date="2026-10-19T10:17:19+08:00">
              <w:r>
                <w:rPr>
                  <w:rFonts w:ascii="Times New Roman" w:hAnsi="Times New Roman" w:eastAsia="宋体"/>
                  <w:b w:val="0"/>
                  <w:sz w:val="18"/>
                </w:rPr>
                <w:delText>0.00</w:delText>
              </w:r>
            </w:del>
          </w:p>
        </w:tc>
        <w:tc>
          <w:tcPr>
            <w:tcW w:w="1039" w:type="dxa"/>
            <w:tcMar>
              <w:left w:w="70" w:type="dxa"/>
              <w:right w:w="70" w:type="dxa"/>
            </w:tcMar>
            <w:vAlign w:val="center"/>
          </w:tcPr>
          <w:p w14:paraId="6C4A4C37">
            <w:pPr>
              <w:keepNext w:val="0"/>
              <w:spacing w:before="20" w:after="20" w:line="260" w:lineRule="exact"/>
              <w:ind w:left="0" w:leftChars="0" w:right="0" w:rightChars="0" w:firstLine="0" w:firstLineChars="0"/>
              <w:jc w:val="center"/>
              <w:rPr>
                <w:del w:id="5894" w:author="xh" w:date="2026-10-19T10:17:19+08:00"/>
              </w:rPr>
            </w:pPr>
            <w:del w:id="5895" w:author="xh" w:date="2026-10-19T10:17:19+08:00">
              <w:r>
                <w:rPr>
                  <w:rFonts w:ascii="Times New Roman" w:hAnsi="Times New Roman" w:eastAsia="宋体"/>
                  <w:b w:val="0"/>
                  <w:sz w:val="18"/>
                </w:rPr>
                <w:delText>0</w:delText>
              </w:r>
            </w:del>
          </w:p>
        </w:tc>
        <w:tc>
          <w:tcPr>
            <w:tcW w:w="1039" w:type="dxa"/>
            <w:tcMar>
              <w:left w:w="70" w:type="dxa"/>
              <w:right w:w="70" w:type="dxa"/>
            </w:tcMar>
            <w:vAlign w:val="center"/>
          </w:tcPr>
          <w:p w14:paraId="7628C41E">
            <w:pPr>
              <w:keepNext w:val="0"/>
              <w:spacing w:before="20" w:after="20" w:line="260" w:lineRule="exact"/>
              <w:ind w:left="0" w:leftChars="0" w:right="0" w:rightChars="0" w:firstLine="0" w:firstLineChars="0"/>
              <w:jc w:val="center"/>
              <w:rPr>
                <w:del w:id="5896" w:author="xh" w:date="2026-10-19T10:17:19+08:00"/>
              </w:rPr>
            </w:pPr>
            <w:del w:id="5897" w:author="xh" w:date="2026-10-19T10:17:19+08:00">
              <w:r>
                <w:rPr>
                  <w:rFonts w:ascii="Times New Roman" w:hAnsi="Times New Roman" w:eastAsia="宋体"/>
                  <w:b w:val="0"/>
                  <w:sz w:val="18"/>
                </w:rPr>
                <w:delText>0.00</w:delText>
              </w:r>
            </w:del>
          </w:p>
        </w:tc>
      </w:tr>
      <w:tr>
        <w:trPr>
          <w:cantSplit/>
          <w:tblHeader/>
          <w:ins w:id="5898" w:author="xh" w:date="2026-10-19T10:17:1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929" w:author="xh" w:date="2026-10-19T10:17:19+08:00"/>
              </w:rPr>
            </w:pPr>
            <w:ins w:id="5930" w:author="xh" w:date="2026-10-19T10:17:19+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931" w:author="xh" w:date="2026-10-19T10:17:19+08:00"/>
              </w:rPr>
            </w:pPr>
            <w:ins w:id="5932" w:author="xh" w:date="2026-10-19T10:17:19+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933" w:author="xh" w:date="2026-10-19T10:17:19+08:00"/>
              </w:rPr>
            </w:pPr>
            <w:ins w:id="5934" w:author="xh" w:date="2026-10-19T10:17:19+08:00">
              <w:r>
                <w:rPr>
                  <w:rFonts w:ascii="Times New Roman" w:hAnsi="Times New Roman" w:eastAsia="宋体"/>
                  <w:b/>
                  <w:sz w:val="18"/>
                </w:rPr>
                <w:t>主变净增容量/MVA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935" w:author="xh" w:date="2026-10-19T10:17:19+08:00"/>
              </w:rPr>
            </w:pPr>
            <w:ins w:id="5936" w:author="xh" w:date="2026-10-19T10:17:19+08:00">
              <w:r>
                <w:rPr>
                  <w:rFonts w:ascii="Times New Roman" w:hAnsi="Times New Roman" w:eastAsia="宋体"/>
                  <w:b/>
                  <w:sz w:val="18"/>
                </w:rPr>
                <w:t>主变新购容量/MVA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937" w:author="xh" w:date="2026-10-19T10:17:19+08:00"/>
              </w:rPr>
            </w:pPr>
            <w:ins w:id="5938" w:author="xh" w:date="2026-10-19T10:17:19+08:00">
              <w:r>
                <w:rPr>
                  <w:rFonts w:ascii="Times New Roman" w:hAnsi="Times New Roman" w:eastAsia="宋体"/>
                  <w:b/>
                  <w:sz w:val="18"/>
                </w:rPr>
                <w:t>扩建主变/台</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939" w:author="xh" w:date="2026-10-19T10:17:19+08:00"/>
              </w:rPr>
            </w:pPr>
            <w:ins w:id="5940" w:author="xh" w:date="2026-10-19T10:17:19+08:00">
              <w:r>
                <w:rPr>
                  <w:rFonts w:ascii="Times New Roman" w:hAnsi="Times New Roman" w:eastAsia="宋体"/>
                  <w:b/>
                  <w:sz w:val="18"/>
                </w:rPr>
                <w:t>新增储能额定能量/MWh</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941" w:author="xh" w:date="2026-10-19T10:17:19+08:00"/>
              </w:rPr>
            </w:pPr>
            <w:ins w:id="5942" w:author="xh" w:date="2026-10-19T10:17:19+08:00">
              <w:r>
                <w:rPr>
                  <w:rFonts w:ascii="Times New Roman" w:hAnsi="Times New Roman" w:eastAsia="宋体"/>
                  <w:b/>
                  <w:sz w:val="18"/>
                </w:rPr>
                <w:t>新增联络/条</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943" w:author="xh" w:date="2026-10-19T10:17:19+08:00"/>
              </w:rPr>
            </w:pPr>
            <w:ins w:id="5944" w:author="xh" w:date="2026-10-19T10:17:19+08:00">
              <w:r>
                <w:rPr>
                  <w:rFonts w:ascii="Times New Roman" w:hAnsi="Times New Roman" w:eastAsia="宋体"/>
                  <w:b/>
                  <w:sz w:val="18"/>
                </w:rPr>
                <w:t>当年措施现值/万元</w:t>
              </w:r>
            </w:ins>
          </w:p>
        </w:tc>
      </w:tr>
      <w:tr>
        <w:trPr>
          <w:cantSplit/>
          <w:ins w:id="5899"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45" w:author="xh" w:date="2026-10-19T10:17:19+08:00"/>
              </w:rPr>
            </w:pPr>
            <w:ins w:id="5946" w:author="xh" w:date="2026-10-19T10:17:19+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47" w:author="xh" w:date="2026-10-19T10:17:19+08:00"/>
              </w:rPr>
            </w:pPr>
            <w:ins w:id="5948" w:author="xh" w:date="2026-10-19T10:17:19+08:00">
              <w:r>
                <w:rPr>
                  <w:rFonts w:ascii="Times New Roman" w:hAnsi="Times New Roman" w:eastAsia="宋体"/>
                  <w:b w:val="0"/>
                  <w:sz w:val="18"/>
                </w:rPr>
                <w:t>2021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49" w:author="xh" w:date="2026-10-19T10:17:19+08:00"/>
              </w:rPr>
            </w:pPr>
            <w:ins w:id="5950"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51" w:author="xh" w:date="2026-10-19T10:17:19+08:00"/>
              </w:rPr>
            </w:pPr>
            <w:ins w:id="5952"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53" w:author="xh" w:date="2026-10-19T10:17:19+08:00"/>
              </w:rPr>
            </w:pPr>
            <w:ins w:id="5954"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55" w:author="xh" w:date="2026-10-19T10:17:19+08:00"/>
              </w:rPr>
            </w:pPr>
            <w:ins w:id="5956"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57" w:author="xh" w:date="2026-10-19T10:17:19+08:00"/>
              </w:rPr>
            </w:pPr>
            <w:ins w:id="5958"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59" w:author="xh" w:date="2026-10-19T10:17:19+08:00"/>
              </w:rPr>
            </w:pPr>
            <w:ins w:id="5960" w:author="xh" w:date="2026-10-19T10:17:19+08:00">
              <w:r>
                <w:rPr>
                  <w:rFonts w:ascii="Times New Roman" w:hAnsi="Times New Roman" w:eastAsia="宋体"/>
                  <w:b w:val="0"/>
                  <w:sz w:val="18"/>
                </w:rPr>
                <w:t>0.00</w:t>
              </w:r>
            </w:ins>
          </w:p>
        </w:tc>
      </w:tr>
      <w:tr>
        <w:trPr>
          <w:cantSplit/>
          <w:ins w:id="5900"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61" w:author="xh" w:date="2026-10-19T10:17:19+08:00"/>
              </w:rPr>
            </w:pPr>
            <w:ins w:id="5962" w:author="xh" w:date="2026-10-19T10:17:19+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63" w:author="xh" w:date="2026-10-19T10:17:19+08:00"/>
              </w:rPr>
            </w:pPr>
            <w:ins w:id="5964" w:author="xh" w:date="2026-10-19T10:17:19+08:00">
              <w:r>
                <w:rPr>
                  <w:rFonts w:ascii="Times New Roman" w:hAnsi="Times New Roman" w:eastAsia="宋体"/>
                  <w:b w:val="0"/>
                  <w:sz w:val="18"/>
                </w:rPr>
                <w:t>2022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65" w:author="xh" w:date="2026-10-19T10:17:19+08:00"/>
              </w:rPr>
            </w:pPr>
            <w:ins w:id="5966"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67" w:author="xh" w:date="2026-10-19T10:17:19+08:00"/>
              </w:rPr>
            </w:pPr>
            <w:ins w:id="5968"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69" w:author="xh" w:date="2026-10-19T10:17:19+08:00"/>
              </w:rPr>
            </w:pPr>
            <w:ins w:id="5970"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71" w:author="xh" w:date="2026-10-19T10:17:19+08:00"/>
              </w:rPr>
            </w:pPr>
            <w:ins w:id="5972"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73" w:author="xh" w:date="2026-10-19T10:17:19+08:00"/>
              </w:rPr>
            </w:pPr>
            <w:ins w:id="5974"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75" w:author="xh" w:date="2026-10-19T10:17:19+08:00"/>
              </w:rPr>
            </w:pPr>
            <w:ins w:id="5976" w:author="xh" w:date="2026-10-19T10:17:19+08:00">
              <w:r>
                <w:rPr>
                  <w:rFonts w:ascii="Times New Roman" w:hAnsi="Times New Roman" w:eastAsia="宋体"/>
                  <w:b w:val="0"/>
                  <w:sz w:val="18"/>
                </w:rPr>
                <w:t>0.00</w:t>
              </w:r>
            </w:ins>
          </w:p>
        </w:tc>
      </w:tr>
      <w:tr>
        <w:trPr>
          <w:cantSplit/>
          <w:ins w:id="5901"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77" w:author="xh" w:date="2026-10-19T10:17:19+08:00"/>
              </w:rPr>
            </w:pPr>
            <w:ins w:id="5978" w:author="xh" w:date="2026-10-19T10:17:19+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79" w:author="xh" w:date="2026-10-19T10:17:19+08:00"/>
              </w:rPr>
            </w:pPr>
            <w:ins w:id="5980" w:author="xh" w:date="2026-10-19T10:17:19+08:00">
              <w:r>
                <w:rPr>
                  <w:rFonts w:ascii="Times New Roman" w:hAnsi="Times New Roman" w:eastAsia="宋体"/>
                  <w:b w:val="0"/>
                  <w:sz w:val="18"/>
                </w:rPr>
                <w:t>2023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81" w:author="xh" w:date="2026-10-19T10:17:19+08:00"/>
              </w:rPr>
            </w:pPr>
            <w:ins w:id="5982"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83" w:author="xh" w:date="2026-10-19T10:17:19+08:00"/>
              </w:rPr>
            </w:pPr>
            <w:ins w:id="5984"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85" w:author="xh" w:date="2026-10-19T10:17:19+08:00"/>
              </w:rPr>
            </w:pPr>
            <w:ins w:id="5986"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87" w:author="xh" w:date="2026-10-19T10:17:19+08:00"/>
              </w:rPr>
            </w:pPr>
            <w:ins w:id="5988" w:author="xh" w:date="2026-10-19T10:17:19+08:00">
              <w:r>
                <w:rPr>
                  <w:rFonts w:ascii="Times New Roman" w:hAnsi="Times New Roman" w:eastAsia="宋体"/>
                  <w:b w:val="0"/>
                  <w:sz w:val="18"/>
                </w:rPr>
                <w:t>3.87</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89" w:author="xh" w:date="2026-10-19T10:17:19+08:00"/>
              </w:rPr>
            </w:pPr>
            <w:ins w:id="5990" w:author="xh" w:date="2026-10-19T10:17:19+08:00">
              <w:r>
                <w:rPr>
                  <w:rFonts w:ascii="Times New Roman" w:hAnsi="Times New Roman" w:eastAsia="宋体"/>
                  <w:b w:val="0"/>
                  <w:sz w:val="18"/>
                </w:rPr>
                <w:t>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91" w:author="xh" w:date="2026-10-19T10:17:19+08:00"/>
              </w:rPr>
            </w:pPr>
            <w:ins w:id="5992" w:author="xh" w:date="2026-10-19T10:17:19+08:00">
              <w:r>
                <w:rPr>
                  <w:rFonts w:ascii="Times New Roman" w:hAnsi="Times New Roman" w:eastAsia="宋体"/>
                  <w:b w:val="0"/>
                  <w:sz w:val="18"/>
                </w:rPr>
                <w:t>2939.39</w:t>
              </w:r>
            </w:ins>
          </w:p>
        </w:tc>
      </w:tr>
      <w:tr>
        <w:trPr>
          <w:cantSplit/>
          <w:ins w:id="5902"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93" w:author="xh" w:date="2026-10-19T10:17:19+08:00"/>
              </w:rPr>
            </w:pPr>
            <w:ins w:id="5994" w:author="xh" w:date="2026-10-19T10:17:19+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95" w:author="xh" w:date="2026-10-19T10:17:19+08:00"/>
              </w:rPr>
            </w:pPr>
            <w:ins w:id="5996" w:author="xh" w:date="2026-10-19T10:17:19+08:00">
              <w:r>
                <w:rPr>
                  <w:rFonts w:ascii="Times New Roman" w:hAnsi="Times New Roman" w:eastAsia="宋体"/>
                  <w:b w:val="0"/>
                  <w:sz w:val="18"/>
                </w:rPr>
                <w:t>2024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97" w:author="xh" w:date="2026-10-19T10:17:19+08:00"/>
              </w:rPr>
            </w:pPr>
            <w:ins w:id="5998"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99" w:author="xh" w:date="2026-10-19T10:17:19+08:00"/>
              </w:rPr>
            </w:pPr>
            <w:ins w:id="6000"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01" w:author="xh" w:date="2026-10-19T10:17:19+08:00"/>
              </w:rPr>
            </w:pPr>
            <w:ins w:id="6002"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03" w:author="xh" w:date="2026-10-19T10:17:19+08:00"/>
              </w:rPr>
            </w:pPr>
            <w:ins w:id="6004"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05" w:author="xh" w:date="2026-10-19T10:17:19+08:00"/>
              </w:rPr>
            </w:pPr>
            <w:ins w:id="6006"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07" w:author="xh" w:date="2026-10-19T10:17:19+08:00"/>
              </w:rPr>
            </w:pPr>
            <w:ins w:id="6008" w:author="xh" w:date="2026-10-19T10:17:19+08:00">
              <w:r>
                <w:rPr>
                  <w:rFonts w:ascii="Times New Roman" w:hAnsi="Times New Roman" w:eastAsia="宋体"/>
                  <w:b w:val="0"/>
                  <w:sz w:val="18"/>
                </w:rPr>
                <w:t>0.00</w:t>
              </w:r>
            </w:ins>
          </w:p>
        </w:tc>
      </w:tr>
      <w:tr>
        <w:trPr>
          <w:cantSplit/>
          <w:ins w:id="5903"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09" w:author="xh" w:date="2026-10-19T10:17:19+08:00"/>
              </w:rPr>
            </w:pPr>
            <w:ins w:id="6010" w:author="xh" w:date="2026-10-19T10:17:19+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11" w:author="xh" w:date="2026-10-19T10:17:19+08:00"/>
              </w:rPr>
            </w:pPr>
            <w:ins w:id="6012" w:author="xh" w:date="2026-10-19T10:17:19+08:00">
              <w:r>
                <w:rPr>
                  <w:rFonts w:ascii="Times New Roman" w:hAnsi="Times New Roman" w:eastAsia="宋体"/>
                  <w:b w:val="0"/>
                  <w:sz w:val="18"/>
                </w:rPr>
                <w:t>2025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13" w:author="xh" w:date="2026-10-19T10:17:19+08:00"/>
              </w:rPr>
            </w:pPr>
            <w:ins w:id="6014"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15" w:author="xh" w:date="2026-10-19T10:17:19+08:00"/>
              </w:rPr>
            </w:pPr>
            <w:ins w:id="6016"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17" w:author="xh" w:date="2026-10-19T10:17:19+08:00"/>
              </w:rPr>
            </w:pPr>
            <w:ins w:id="6018"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19" w:author="xh" w:date="2026-10-19T10:17:19+08:00"/>
              </w:rPr>
            </w:pPr>
            <w:ins w:id="6020"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21" w:author="xh" w:date="2026-10-19T10:17:19+08:00"/>
              </w:rPr>
            </w:pPr>
            <w:ins w:id="6022"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23" w:author="xh" w:date="2026-10-19T10:17:19+08:00"/>
              </w:rPr>
            </w:pPr>
            <w:ins w:id="6024" w:author="xh" w:date="2026-10-19T10:17:19+08:00">
              <w:r>
                <w:rPr>
                  <w:rFonts w:ascii="Times New Roman" w:hAnsi="Times New Roman" w:eastAsia="宋体"/>
                  <w:b w:val="0"/>
                  <w:sz w:val="18"/>
                </w:rPr>
                <w:t>0.00</w:t>
              </w:r>
            </w:ins>
          </w:p>
        </w:tc>
      </w:tr>
      <w:tr>
        <w:trPr>
          <w:cantSplit/>
          <w:ins w:id="5904"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25" w:author="xh" w:date="2026-10-19T10:17:19+08:00"/>
              </w:rPr>
            </w:pPr>
            <w:ins w:id="6026" w:author="xh" w:date="2026-10-19T10:17:19+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27" w:author="xh" w:date="2026-10-19T10:17:19+08:00"/>
              </w:rPr>
            </w:pPr>
            <w:ins w:id="6028" w:author="xh" w:date="2026-10-19T10:17:19+08:00">
              <w:r>
                <w:rPr>
                  <w:rFonts w:ascii="Times New Roman" w:hAnsi="Times New Roman" w:eastAsia="宋体"/>
                  <w:b w:val="0"/>
                  <w:sz w:val="18"/>
                </w:rPr>
                <w:t>2026</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29" w:author="xh" w:date="2026-10-19T10:17:19+08:00"/>
              </w:rPr>
            </w:pPr>
            <w:ins w:id="6030"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31" w:author="xh" w:date="2026-10-19T10:17:19+08:00"/>
              </w:rPr>
            </w:pPr>
            <w:ins w:id="6032"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33" w:author="xh" w:date="2026-10-19T10:17:19+08:00"/>
              </w:rPr>
            </w:pPr>
            <w:ins w:id="6034"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35" w:author="xh" w:date="2026-10-19T10:17:19+08:00"/>
              </w:rPr>
            </w:pPr>
            <w:ins w:id="6036"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37" w:author="xh" w:date="2026-10-19T10:17:19+08:00"/>
              </w:rPr>
            </w:pPr>
            <w:ins w:id="6038" w:author="xh" w:date="2026-10-19T10:17:19+08:00">
              <w:r>
                <w:rPr>
                  <w:rFonts w:ascii="Times New Roman" w:hAnsi="Times New Roman" w:eastAsia="宋体"/>
                  <w:b w:val="0"/>
                  <w:sz w:val="18"/>
                </w:rPr>
                <w:t>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39" w:author="xh" w:date="2026-10-19T10:17:19+08:00"/>
              </w:rPr>
            </w:pPr>
            <w:ins w:id="6040" w:author="xh" w:date="2026-10-19T10:17:19+08:00">
              <w:r>
                <w:rPr>
                  <w:rFonts w:ascii="Times New Roman" w:hAnsi="Times New Roman" w:eastAsia="宋体"/>
                  <w:b w:val="0"/>
                  <w:sz w:val="18"/>
                </w:rPr>
                <w:t>1230.88</w:t>
              </w:r>
            </w:ins>
          </w:p>
        </w:tc>
      </w:tr>
      <w:tr>
        <w:trPr>
          <w:cantSplit/>
          <w:ins w:id="5905"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41" w:author="xh" w:date="2026-10-19T10:17:19+08:00"/>
              </w:rPr>
            </w:pPr>
            <w:ins w:id="6042" w:author="xh" w:date="2026-10-19T10:17:19+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43" w:author="xh" w:date="2026-10-19T10:17:19+08:00"/>
              </w:rPr>
            </w:pPr>
            <w:ins w:id="6044" w:author="xh" w:date="2026-10-19T10:17:19+08:00">
              <w:r>
                <w:rPr>
                  <w:rFonts w:ascii="Times New Roman" w:hAnsi="Times New Roman" w:eastAsia="宋体"/>
                  <w:b w:val="0"/>
                  <w:sz w:val="18"/>
                </w:rPr>
                <w:t>2027</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45" w:author="xh" w:date="2026-10-19T10:17:19+08:00"/>
              </w:rPr>
            </w:pPr>
            <w:ins w:id="6046"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47" w:author="xh" w:date="2026-10-19T10:17:19+08:00"/>
              </w:rPr>
            </w:pPr>
            <w:ins w:id="6048"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49" w:author="xh" w:date="2026-10-19T10:17:19+08:00"/>
              </w:rPr>
            </w:pPr>
            <w:ins w:id="6050"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51" w:author="xh" w:date="2026-10-19T10:17:19+08:00"/>
              </w:rPr>
            </w:pPr>
            <w:ins w:id="6052" w:author="xh" w:date="2026-10-19T10:17:19+08:00">
              <w:r>
                <w:rPr>
                  <w:rFonts w:ascii="Times New Roman" w:hAnsi="Times New Roman" w:eastAsia="宋体"/>
                  <w:b w:val="0"/>
                  <w:sz w:val="18"/>
                </w:rPr>
                <w:t>0.65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53" w:author="xh" w:date="2026-10-19T10:17:19+08:00"/>
              </w:rPr>
            </w:pPr>
            <w:ins w:id="6054" w:author="xh" w:date="2026-10-19T10:17:19+08:00">
              <w:r>
                <w:rPr>
                  <w:rFonts w:ascii="Times New Roman" w:hAnsi="Times New Roman" w:eastAsia="宋体"/>
                  <w:b w:val="0"/>
                  <w:sz w:val="18"/>
                </w:rPr>
                <w:t>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55" w:author="xh" w:date="2026-10-19T10:17:19+08:00"/>
              </w:rPr>
            </w:pPr>
            <w:ins w:id="6056" w:author="xh" w:date="2026-10-19T10:17:19+08:00">
              <w:r>
                <w:rPr>
                  <w:rFonts w:ascii="Times New Roman" w:hAnsi="Times New Roman" w:eastAsia="宋体"/>
                  <w:b w:val="0"/>
                  <w:sz w:val="18"/>
                </w:rPr>
                <w:t>1977.62</w:t>
              </w:r>
            </w:ins>
          </w:p>
        </w:tc>
      </w:tr>
      <w:tr>
        <w:trPr>
          <w:cantSplit/>
          <w:ins w:id="5906"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57" w:author="xh" w:date="2026-10-19T10:17:19+08:00"/>
              </w:rPr>
            </w:pPr>
            <w:ins w:id="6058" w:author="xh" w:date="2026-10-19T10:17:19+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59" w:author="xh" w:date="2026-10-19T10:17:19+08:00"/>
              </w:rPr>
            </w:pPr>
            <w:ins w:id="6060" w:author="xh" w:date="2026-10-19T10:17:19+08:00">
              <w:r>
                <w:rPr>
                  <w:rFonts w:ascii="Times New Roman" w:hAnsi="Times New Roman" w:eastAsia="宋体"/>
                  <w:b w:val="0"/>
                  <w:sz w:val="18"/>
                </w:rPr>
                <w:t>2028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61" w:author="xh" w:date="2026-10-19T10:17:19+08:00"/>
              </w:rPr>
            </w:pPr>
            <w:ins w:id="6062"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63" w:author="xh" w:date="2026-10-19T10:17:19+08:00"/>
              </w:rPr>
            </w:pPr>
            <w:ins w:id="6064"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65" w:author="xh" w:date="2026-10-19T10:17:19+08:00"/>
              </w:rPr>
            </w:pPr>
            <w:ins w:id="6066"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67" w:author="xh" w:date="2026-10-19T10:17:19+08:00"/>
              </w:rPr>
            </w:pPr>
            <w:ins w:id="6068" w:author="xh" w:date="2026-10-19T10:17:19+08:00">
              <w:r>
                <w:rPr>
                  <w:rFonts w:ascii="Times New Roman" w:hAnsi="Times New Roman" w:eastAsia="宋体"/>
                  <w:b w:val="0"/>
                  <w:sz w:val="18"/>
                </w:rPr>
                <w:t>0.65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69" w:author="xh" w:date="2026-10-19T10:17:19+08:00"/>
              </w:rPr>
            </w:pPr>
            <w:ins w:id="6070" w:author="xh" w:date="2026-10-19T10:17:19+08:00">
              <w:r>
                <w:rPr>
                  <w:rFonts w:ascii="Times New Roman" w:hAnsi="Times New Roman" w:eastAsia="宋体"/>
                  <w:b w:val="0"/>
                  <w:sz w:val="18"/>
                </w:rPr>
                <w:t>6</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71" w:author="xh" w:date="2026-10-19T10:17:19+08:00"/>
              </w:rPr>
            </w:pPr>
            <w:ins w:id="6072" w:author="xh" w:date="2026-10-19T10:17:19+08:00">
              <w:r>
                <w:rPr>
                  <w:rFonts w:ascii="Times New Roman" w:hAnsi="Times New Roman" w:eastAsia="宋体"/>
                  <w:b w:val="0"/>
                  <w:sz w:val="18"/>
                </w:rPr>
                <w:t>2209.96</w:t>
              </w:r>
            </w:ins>
          </w:p>
        </w:tc>
      </w:tr>
      <w:tr>
        <w:trPr>
          <w:cantSplit/>
          <w:ins w:id="5907"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73" w:author="xh" w:date="2026-10-19T10:17:19+08:00"/>
              </w:rPr>
            </w:pPr>
            <w:ins w:id="6074" w:author="xh" w:date="2026-10-19T10:17:19+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75" w:author="xh" w:date="2026-10-19T10:17:19+08:00"/>
              </w:rPr>
            </w:pPr>
            <w:ins w:id="6076" w:author="xh" w:date="2026-10-19T10:17:19+08:00">
              <w:r>
                <w:rPr>
                  <w:rFonts w:ascii="Times New Roman" w:hAnsi="Times New Roman" w:eastAsia="宋体"/>
                  <w:b w:val="0"/>
                  <w:sz w:val="18"/>
                </w:rPr>
                <w:t>2029</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77" w:author="xh" w:date="2026-10-19T10:17:19+08:00"/>
              </w:rPr>
            </w:pPr>
            <w:ins w:id="6078"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79" w:author="xh" w:date="2026-10-19T10:17:19+08:00"/>
              </w:rPr>
            </w:pPr>
            <w:ins w:id="6080"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81" w:author="xh" w:date="2026-10-19T10:17:19+08:00"/>
              </w:rPr>
            </w:pPr>
            <w:ins w:id="6082"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83" w:author="xh" w:date="2026-10-19T10:17:19+08:00"/>
              </w:rPr>
            </w:pPr>
            <w:ins w:id="6084" w:author="xh" w:date="2026-10-19T10:17:19+08:00">
              <w:r>
                <w:rPr>
                  <w:rFonts w:ascii="Times New Roman" w:hAnsi="Times New Roman" w:eastAsia="宋体"/>
                  <w:b w:val="0"/>
                  <w:sz w:val="18"/>
                </w:rPr>
                <w:t>6.24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85" w:author="xh" w:date="2026-10-19T10:17:19+08:00"/>
              </w:rPr>
            </w:pPr>
            <w:ins w:id="6086" w:author="xh" w:date="2026-10-19T10:17:19+08:00">
              <w:r>
                <w:rPr>
                  <w:rFonts w:ascii="Times New Roman" w:hAnsi="Times New Roman" w:eastAsia="宋体"/>
                  <w:b w:val="0"/>
                  <w:sz w:val="18"/>
                </w:rPr>
                <w:t>7</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87" w:author="xh" w:date="2026-10-19T10:17:19+08:00"/>
              </w:rPr>
            </w:pPr>
            <w:ins w:id="6088" w:author="xh" w:date="2026-10-19T10:17:19+08:00">
              <w:r>
                <w:rPr>
                  <w:rFonts w:ascii="Times New Roman" w:hAnsi="Times New Roman" w:eastAsia="宋体"/>
                  <w:b w:val="0"/>
                  <w:sz w:val="18"/>
                </w:rPr>
                <w:t>2832.60</w:t>
              </w:r>
            </w:ins>
          </w:p>
        </w:tc>
      </w:tr>
      <w:tr>
        <w:trPr>
          <w:cantSplit/>
          <w:ins w:id="5908"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89" w:author="xh" w:date="2026-10-19T10:17:19+08:00"/>
              </w:rPr>
            </w:pPr>
            <w:ins w:id="6090" w:author="xh" w:date="2026-10-19T10:17:19+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91" w:author="xh" w:date="2026-10-19T10:17:19+08:00"/>
              </w:rPr>
            </w:pPr>
            <w:ins w:id="6092" w:author="xh" w:date="2026-10-19T10:17:19+08:00">
              <w:r>
                <w:rPr>
                  <w:rFonts w:ascii="Times New Roman" w:hAnsi="Times New Roman" w:eastAsia="宋体"/>
                  <w:b w:val="0"/>
                  <w:sz w:val="18"/>
                </w:rPr>
                <w:t>2030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93" w:author="xh" w:date="2026-10-19T10:17:19+08:00"/>
              </w:rPr>
            </w:pPr>
            <w:ins w:id="6094" w:author="xh" w:date="2026-10-19T10:17:19+08:00">
              <w:r>
                <w:rPr>
                  <w:rFonts w:ascii="Times New Roman" w:hAnsi="Times New Roman" w:eastAsia="宋体"/>
                  <w:b w:val="0"/>
                  <w:sz w:val="18"/>
                </w:rPr>
                <w:t>27.00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95" w:author="xh" w:date="2026-10-19T10:17:19+08:00"/>
              </w:rPr>
            </w:pPr>
            <w:ins w:id="6096" w:author="xh" w:date="2026-10-19T10:17:19+08:00">
              <w:r>
                <w:rPr>
                  <w:rFonts w:ascii="Times New Roman" w:hAnsi="Times New Roman" w:eastAsia="宋体"/>
                  <w:b w:val="0"/>
                  <w:sz w:val="18"/>
                </w:rPr>
                <w:t>130.00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97" w:author="xh" w:date="2026-10-19T10:17:19+08:00"/>
              </w:rPr>
            </w:pPr>
            <w:ins w:id="6098"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99" w:author="xh" w:date="2026-10-19T10:17:19+08:00"/>
              </w:rPr>
            </w:pPr>
            <w:ins w:id="6100" w:author="xh" w:date="2026-10-19T10:17:19+08:00">
              <w:r>
                <w:rPr>
                  <w:rFonts w:ascii="Times New Roman" w:hAnsi="Times New Roman" w:eastAsia="宋体"/>
                  <w:b w:val="0"/>
                  <w:sz w:val="18"/>
                </w:rPr>
                <w:t>0.65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01" w:author="xh" w:date="2026-10-19T10:17:19+08:00"/>
              </w:rPr>
            </w:pPr>
            <w:ins w:id="6102" w:author="xh" w:date="2026-10-19T10:17:19+08:00">
              <w:r>
                <w:rPr>
                  <w:rFonts w:ascii="Times New Roman" w:hAnsi="Times New Roman" w:eastAsia="宋体"/>
                  <w:b w:val="0"/>
                  <w:sz w:val="18"/>
                </w:rPr>
                <w:t>6</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03" w:author="xh" w:date="2026-10-19T10:17:19+08:00"/>
              </w:rPr>
            </w:pPr>
            <w:ins w:id="6104" w:author="xh" w:date="2026-10-19T10:17:19+08:00">
              <w:r>
                <w:rPr>
                  <w:rFonts w:ascii="Times New Roman" w:hAnsi="Times New Roman" w:eastAsia="宋体"/>
                  <w:b w:val="0"/>
                  <w:sz w:val="18"/>
                </w:rPr>
                <w:t>3629.33</w:t>
              </w:r>
            </w:ins>
          </w:p>
        </w:tc>
      </w:tr>
      <w:tr>
        <w:trPr>
          <w:cantSplit/>
          <w:ins w:id="5909"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05" w:author="xh" w:date="2026-10-19T10:17:19+08:00"/>
              </w:rPr>
            </w:pPr>
            <w:ins w:id="6106" w:author="xh" w:date="2026-10-19T10:17:19+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07" w:author="xh" w:date="2026-10-19T10:17:19+08:00"/>
              </w:rPr>
            </w:pPr>
            <w:ins w:id="6108" w:author="xh" w:date="2026-10-19T10:17:19+08:00">
              <w:r>
                <w:rPr>
                  <w:rFonts w:ascii="Times New Roman" w:hAnsi="Times New Roman" w:eastAsia="宋体"/>
                  <w:b w:val="0"/>
                  <w:sz w:val="18"/>
                </w:rPr>
                <w:t>2031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09" w:author="xh" w:date="2026-10-19T10:17:19+08:00"/>
              </w:rPr>
            </w:pPr>
            <w:ins w:id="6110" w:author="xh" w:date="2026-10-19T10:17:19+08:00">
              <w:r>
                <w:rPr>
                  <w:rFonts w:ascii="Times New Roman" w:hAnsi="Times New Roman" w:eastAsia="宋体"/>
                  <w:b w:val="0"/>
                  <w:sz w:val="18"/>
                </w:rPr>
                <w:t>20.00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11" w:author="xh" w:date="2026-10-19T10:17:19+08:00"/>
              </w:rPr>
            </w:pPr>
            <w:ins w:id="6112" w:author="xh" w:date="2026-10-19T10:17:19+08:00">
              <w:r>
                <w:rPr>
                  <w:rFonts w:ascii="Times New Roman" w:hAnsi="Times New Roman" w:eastAsia="宋体"/>
                  <w:b w:val="0"/>
                  <w:sz w:val="18"/>
                </w:rPr>
                <w:t>100.00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13" w:author="xh" w:date="2026-10-19T10:17:19+08:00"/>
              </w:rPr>
            </w:pPr>
            <w:ins w:id="6114"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15" w:author="xh" w:date="2026-10-19T10:17:19+08:00"/>
              </w:rPr>
            </w:pPr>
            <w:ins w:id="6116" w:author="xh" w:date="2026-10-19T10:17:19+08:00">
              <w:r>
                <w:rPr>
                  <w:rFonts w:ascii="Times New Roman" w:hAnsi="Times New Roman" w:eastAsia="宋体"/>
                  <w:b w:val="0"/>
                  <w:sz w:val="18"/>
                </w:rPr>
                <w:t>2.58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17" w:author="xh" w:date="2026-10-19T10:17:19+08:00"/>
              </w:rPr>
            </w:pPr>
            <w:ins w:id="6118" w:author="xh" w:date="2026-10-19T10:17:19+08:00">
              <w:r>
                <w:rPr>
                  <w:rFonts w:ascii="Times New Roman" w:hAnsi="Times New Roman" w:eastAsia="宋体"/>
                  <w:b w:val="0"/>
                  <w:sz w:val="18"/>
                </w:rPr>
                <w:t>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19" w:author="xh" w:date="2026-10-19T10:17:19+08:00"/>
              </w:rPr>
            </w:pPr>
            <w:ins w:id="6120" w:author="xh" w:date="2026-10-19T10:17:19+08:00">
              <w:r>
                <w:rPr>
                  <w:rFonts w:ascii="Times New Roman" w:hAnsi="Times New Roman" w:eastAsia="宋体"/>
                  <w:b w:val="0"/>
                  <w:sz w:val="18"/>
                </w:rPr>
                <w:t>2851.29</w:t>
              </w:r>
            </w:ins>
          </w:p>
        </w:tc>
      </w:tr>
      <w:tr>
        <w:trPr>
          <w:cantSplit/>
          <w:ins w:id="5910"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21" w:author="xh" w:date="2026-10-19T10:17:19+08:00"/>
              </w:rPr>
            </w:pPr>
            <w:ins w:id="6122" w:author="xh" w:date="2026-10-19T10:17:19+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23" w:author="xh" w:date="2026-10-19T10:17:19+08:00"/>
              </w:rPr>
            </w:pPr>
            <w:ins w:id="6124" w:author="xh" w:date="2026-10-19T10:17:19+08:00">
              <w:r>
                <w:rPr>
                  <w:rFonts w:ascii="Times New Roman" w:hAnsi="Times New Roman" w:eastAsia="宋体"/>
                  <w:b w:val="0"/>
                  <w:sz w:val="18"/>
                </w:rPr>
                <w:t>2032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25" w:author="xh" w:date="2026-10-19T10:17:19+08:00"/>
              </w:rPr>
            </w:pPr>
            <w:ins w:id="6126" w:author="xh" w:date="2026-10-19T10:17:19+08:00">
              <w:r>
                <w:rPr>
                  <w:rFonts w:ascii="Times New Roman" w:hAnsi="Times New Roman" w:eastAsia="宋体"/>
                  <w:b w:val="0"/>
                  <w:sz w:val="18"/>
                </w:rPr>
                <w:t>80.00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27" w:author="xh" w:date="2026-10-19T10:17:19+08:00"/>
              </w:rPr>
            </w:pPr>
            <w:ins w:id="6128" w:author="xh" w:date="2026-10-19T10:17:19+08:00">
              <w:r>
                <w:rPr>
                  <w:rFonts w:ascii="Times New Roman" w:hAnsi="Times New Roman" w:eastAsia="宋体"/>
                  <w:b w:val="0"/>
                  <w:sz w:val="18"/>
                </w:rPr>
                <w:t>193.00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29" w:author="xh" w:date="2026-10-19T10:17:19+08:00"/>
              </w:rPr>
            </w:pPr>
            <w:ins w:id="6130" w:author="xh" w:date="2026-10-19T10:17:19+08:00">
              <w:r>
                <w:rPr>
                  <w:rFonts w:ascii="Times New Roman" w:hAnsi="Times New Roman" w:eastAsia="宋体"/>
                  <w:b w:val="0"/>
                  <w:sz w:val="18"/>
                </w:rPr>
                <w:t>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31" w:author="xh" w:date="2026-10-19T10:17:19+08:00"/>
              </w:rPr>
            </w:pPr>
            <w:ins w:id="6132" w:author="xh" w:date="2026-10-19T10:17:19+08:00">
              <w:r>
                <w:rPr>
                  <w:rFonts w:ascii="Times New Roman" w:hAnsi="Times New Roman" w:eastAsia="宋体"/>
                  <w:b w:val="0"/>
                  <w:sz w:val="18"/>
                </w:rPr>
                <w:t>2.58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33" w:author="xh" w:date="2026-10-19T10:17:19+08:00"/>
              </w:rPr>
            </w:pPr>
            <w:ins w:id="6134" w:author="xh" w:date="2026-10-19T10:17:19+08:00">
              <w:r>
                <w:rPr>
                  <w:rFonts w:ascii="Times New Roman" w:hAnsi="Times New Roman" w:eastAsia="宋体"/>
                  <w:b w:val="0"/>
                  <w:sz w:val="18"/>
                </w:rPr>
                <w:t>11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35" w:author="xh" w:date="2026-10-19T10:17:19+08:00"/>
              </w:rPr>
            </w:pPr>
            <w:ins w:id="6136" w:author="xh" w:date="2026-10-19T10:17:19+08:00">
              <w:r>
                <w:rPr>
                  <w:rFonts w:ascii="Times New Roman" w:hAnsi="Times New Roman" w:eastAsia="宋体"/>
                  <w:b w:val="0"/>
                  <w:sz w:val="18"/>
                </w:rPr>
                <w:t>5607.41</w:t>
              </w:r>
            </w:ins>
          </w:p>
        </w:tc>
      </w:tr>
      <w:tr>
        <w:trPr>
          <w:cantSplit/>
          <w:ins w:id="5911"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37" w:author="xh" w:date="2026-10-19T10:17:19+08:00"/>
              </w:rPr>
            </w:pPr>
            <w:ins w:id="6138" w:author="xh" w:date="2026-10-19T10:17:19+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39" w:author="xh" w:date="2026-10-19T10:17:19+08:00"/>
              </w:rPr>
            </w:pPr>
            <w:ins w:id="6140" w:author="xh" w:date="2026-10-19T10:17:19+08:00">
              <w:r>
                <w:rPr>
                  <w:rFonts w:ascii="Times New Roman" w:hAnsi="Times New Roman" w:eastAsia="宋体"/>
                  <w:b w:val="0"/>
                  <w:sz w:val="18"/>
                </w:rPr>
                <w:t>2033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41" w:author="xh" w:date="2026-10-19T10:17:19+08:00"/>
              </w:rPr>
            </w:pPr>
            <w:ins w:id="6142" w:author="xh" w:date="2026-10-19T10:17:19+08:00">
              <w:r>
                <w:rPr>
                  <w:rFonts w:ascii="Times New Roman" w:hAnsi="Times New Roman" w:eastAsia="宋体"/>
                  <w:b w:val="0"/>
                  <w:sz w:val="18"/>
                </w:rPr>
                <w:t>185.50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43" w:author="xh" w:date="2026-10-19T10:17:19+08:00"/>
              </w:rPr>
            </w:pPr>
            <w:ins w:id="6144" w:author="xh" w:date="2026-10-19T10:17:19+08:00">
              <w:r>
                <w:rPr>
                  <w:rFonts w:ascii="Times New Roman" w:hAnsi="Times New Roman" w:eastAsia="宋体"/>
                  <w:b w:val="0"/>
                  <w:sz w:val="18"/>
                </w:rPr>
                <w:t>370.00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45" w:author="xh" w:date="2026-10-19T10:17:19+08:00"/>
              </w:rPr>
            </w:pPr>
            <w:ins w:id="6146" w:author="xh" w:date="2026-10-19T10:17:19+08:00">
              <w:r>
                <w:rPr>
                  <w:rFonts w:ascii="Times New Roman" w:hAnsi="Times New Roman" w:eastAsia="宋体"/>
                  <w:b w:val="0"/>
                  <w:sz w:val="18"/>
                </w:rPr>
                <w:t>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47" w:author="xh" w:date="2026-10-19T10:17:19+08:00"/>
              </w:rPr>
            </w:pPr>
            <w:ins w:id="6148" w:author="xh" w:date="2026-10-19T10:17:19+08:00">
              <w:r>
                <w:rPr>
                  <w:rFonts w:ascii="Times New Roman" w:hAnsi="Times New Roman" w:eastAsia="宋体"/>
                  <w:b w:val="0"/>
                  <w:sz w:val="18"/>
                </w:rPr>
                <w:t>6.88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49" w:author="xh" w:date="2026-10-19T10:17:19+08:00"/>
              </w:rPr>
            </w:pPr>
            <w:ins w:id="6150" w:author="xh" w:date="2026-10-19T10:17:19+08:00">
              <w:r>
                <w:rPr>
                  <w:rFonts w:ascii="Times New Roman" w:hAnsi="Times New Roman" w:eastAsia="宋体"/>
                  <w:b w:val="0"/>
                  <w:sz w:val="18"/>
                </w:rPr>
                <w:t>7</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51" w:author="xh" w:date="2026-10-19T10:17:19+08:00"/>
              </w:rPr>
            </w:pPr>
            <w:ins w:id="6152" w:author="xh" w:date="2026-10-19T10:17:19+08:00">
              <w:r>
                <w:rPr>
                  <w:rFonts w:ascii="Times New Roman" w:hAnsi="Times New Roman" w:eastAsia="宋体"/>
                  <w:b w:val="0"/>
                  <w:sz w:val="18"/>
                </w:rPr>
                <w:t>6275.23</w:t>
              </w:r>
            </w:ins>
          </w:p>
        </w:tc>
      </w:tr>
      <w:tr>
        <w:trPr>
          <w:cantSplit/>
          <w:ins w:id="5912"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53" w:author="xh" w:date="2026-10-19T10:17:19+08:00"/>
              </w:rPr>
            </w:pPr>
            <w:ins w:id="6154" w:author="xh" w:date="2026-10-19T10:17:19+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55" w:author="xh" w:date="2026-10-19T10:17:19+08:00"/>
              </w:rPr>
            </w:pPr>
            <w:ins w:id="6156" w:author="xh" w:date="2026-10-19T10:17:19+08:00">
              <w:r>
                <w:rPr>
                  <w:rFonts w:ascii="Times New Roman" w:hAnsi="Times New Roman" w:eastAsia="宋体"/>
                  <w:b w:val="0"/>
                  <w:sz w:val="18"/>
                </w:rPr>
                <w:t>2034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57" w:author="xh" w:date="2026-10-19T10:17:19+08:00"/>
              </w:rPr>
            </w:pPr>
            <w:ins w:id="6158" w:author="xh" w:date="2026-10-19T10:17:19+08:00">
              <w:r>
                <w:rPr>
                  <w:rFonts w:ascii="Times New Roman" w:hAnsi="Times New Roman" w:eastAsia="宋体"/>
                  <w:b w:val="0"/>
                  <w:sz w:val="18"/>
                </w:rPr>
                <w:t>27.00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59" w:author="xh" w:date="2026-10-19T10:17:19+08:00"/>
              </w:rPr>
            </w:pPr>
            <w:ins w:id="6160" w:author="xh" w:date="2026-10-19T10:17:19+08:00">
              <w:r>
                <w:rPr>
                  <w:rFonts w:ascii="Times New Roman" w:hAnsi="Times New Roman" w:eastAsia="宋体"/>
                  <w:b w:val="0"/>
                  <w:sz w:val="18"/>
                </w:rPr>
                <w:t>130.00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61" w:author="xh" w:date="2026-10-19T10:17:19+08:00"/>
              </w:rPr>
            </w:pPr>
            <w:ins w:id="6162"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63" w:author="xh" w:date="2026-10-19T10:17:19+08:00"/>
              </w:rPr>
            </w:pPr>
            <w:ins w:id="6164" w:author="xh" w:date="2026-10-19T10:17:19+08:00">
              <w:r>
                <w:rPr>
                  <w:rFonts w:ascii="Times New Roman" w:hAnsi="Times New Roman" w:eastAsia="宋体"/>
                  <w:b w:val="0"/>
                  <w:sz w:val="18"/>
                </w:rPr>
                <w:t>41.07</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65" w:author="xh" w:date="2026-10-19T10:17:19+08:00"/>
              </w:rPr>
            </w:pPr>
            <w:ins w:id="6166" w:author="xh" w:date="2026-10-19T10:17:19+08:00">
              <w:r>
                <w:rPr>
                  <w:rFonts w:ascii="Times New Roman" w:hAnsi="Times New Roman" w:eastAsia="宋体"/>
                  <w:b w:val="0"/>
                  <w:sz w:val="18"/>
                </w:rPr>
                <w:t>6</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67" w:author="xh" w:date="2026-10-19T10:17:19+08:00"/>
              </w:rPr>
            </w:pPr>
            <w:ins w:id="6168" w:author="xh" w:date="2026-10-19T10:17:19+08:00">
              <w:r>
                <w:rPr>
                  <w:rFonts w:ascii="Times New Roman" w:hAnsi="Times New Roman" w:eastAsia="宋体"/>
                  <w:b w:val="0"/>
                  <w:sz w:val="18"/>
                </w:rPr>
                <w:t>4876.09</w:t>
              </w:r>
            </w:ins>
          </w:p>
        </w:tc>
      </w:tr>
      <w:tr>
        <w:trPr>
          <w:cantSplit/>
          <w:ins w:id="5913"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69" w:author="xh" w:date="2026-10-19T10:17:19+08:00"/>
              </w:rPr>
            </w:pPr>
            <w:ins w:id="6170" w:author="xh" w:date="2026-10-19T10:17:19+08:00">
              <w:r>
                <w:rPr>
                  <w:rFonts w:ascii="Times New Roman" w:hAnsi="Times New Roman" w:eastAsia="宋体"/>
                  <w:b w:val="0"/>
                  <w:sz w:val="18"/>
                </w:rPr>
                <w:t>刚性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71" w:author="xh" w:date="2026-10-19T10:17:19+08:00"/>
              </w:rPr>
            </w:pPr>
            <w:ins w:id="6172" w:author="xh" w:date="2026-10-19T10:17:19+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73" w:author="xh" w:date="2026-10-19T10:17:19+08:00"/>
              </w:rPr>
            </w:pPr>
            <w:ins w:id="6174" w:author="xh" w:date="2026-10-19T10:17:19+08:00">
              <w:r>
                <w:rPr>
                  <w:rFonts w:ascii="Times New Roman" w:hAnsi="Times New Roman" w:eastAsia="宋体"/>
                  <w:b w:val="0"/>
                  <w:sz w:val="18"/>
                </w:rPr>
                <w:t>134.00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75" w:author="xh" w:date="2026-10-19T10:17:19+08:00"/>
              </w:rPr>
            </w:pPr>
            <w:ins w:id="6176" w:author="xh" w:date="2026-10-19T10:17:19+08:00">
              <w:r>
                <w:rPr>
                  <w:rFonts w:ascii="Times New Roman" w:hAnsi="Times New Roman" w:eastAsia="宋体"/>
                  <w:b w:val="0"/>
                  <w:sz w:val="18"/>
                </w:rPr>
                <w:t>260.00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77" w:author="xh" w:date="2026-10-19T10:17:19+08:00"/>
              </w:rPr>
            </w:pPr>
            <w:ins w:id="6178" w:author="xh" w:date="2026-10-19T10:17:19+08:00">
              <w:r>
                <w:rPr>
                  <w:rFonts w:ascii="Times New Roman" w:hAnsi="Times New Roman" w:eastAsia="宋体"/>
                  <w:b w:val="0"/>
                  <w:sz w:val="18"/>
                </w:rPr>
                <w:t>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79" w:author="xh" w:date="2026-10-19T10:17:19+08:00"/>
              </w:rPr>
            </w:pPr>
            <w:ins w:id="6180" w:author="xh" w:date="2026-10-19T10:17:19+08:00">
              <w:r>
                <w:rPr>
                  <w:rFonts w:ascii="Times New Roman" w:hAnsi="Times New Roman" w:eastAsia="宋体"/>
                  <w:b w:val="0"/>
                  <w:sz w:val="18"/>
                </w:rPr>
                <w:t>27.74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81" w:author="xh" w:date="2026-10-19T10:17:19+08:00"/>
              </w:rPr>
            </w:pPr>
            <w:ins w:id="6182" w:author="xh" w:date="2026-10-19T10:17:19+08:00">
              <w:r>
                <w:rPr>
                  <w:rFonts w:ascii="Times New Roman" w:hAnsi="Times New Roman" w:eastAsia="宋体"/>
                  <w:b w:val="0"/>
                  <w:sz w:val="18"/>
                </w:rPr>
                <w:t>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83" w:author="xh" w:date="2026-10-19T10:17:19+08:00"/>
              </w:rPr>
            </w:pPr>
            <w:ins w:id="6184" w:author="xh" w:date="2026-10-19T10:17:19+08:00">
              <w:r>
                <w:rPr>
                  <w:rFonts w:ascii="Times New Roman" w:hAnsi="Times New Roman" w:eastAsia="宋体"/>
                  <w:b w:val="0"/>
                  <w:sz w:val="18"/>
                </w:rPr>
                <w:t>5207.05</w:t>
              </w:r>
            </w:ins>
          </w:p>
        </w:tc>
      </w:tr>
      <w:tr>
        <w:trPr>
          <w:cantSplit/>
          <w:ins w:id="5914"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85" w:author="xh" w:date="2026-10-19T10:17:19+08:00"/>
              </w:rPr>
            </w:pPr>
            <w:ins w:id="6186" w:author="xh" w:date="2026-10-19T10:17:19+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87" w:author="xh" w:date="2026-10-19T10:17:19+08:00"/>
              </w:rPr>
            </w:pPr>
            <w:ins w:id="6188" w:author="xh" w:date="2026-10-19T10:17:19+08:00">
              <w:r>
                <w:rPr>
                  <w:rFonts w:ascii="Times New Roman" w:hAnsi="Times New Roman" w:eastAsia="宋体"/>
                  <w:b w:val="0"/>
                  <w:sz w:val="18"/>
                </w:rPr>
                <w:t>2021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89" w:author="xh" w:date="2026-10-19T10:17:19+08:00"/>
              </w:rPr>
            </w:pPr>
            <w:ins w:id="6190"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91" w:author="xh" w:date="2026-10-19T10:17:19+08:00"/>
              </w:rPr>
            </w:pPr>
            <w:ins w:id="6192"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93" w:author="xh" w:date="2026-10-19T10:17:19+08:00"/>
              </w:rPr>
            </w:pPr>
            <w:ins w:id="6194"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95" w:author="xh" w:date="2026-10-19T10:17:19+08:00"/>
              </w:rPr>
            </w:pPr>
            <w:ins w:id="6196"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97" w:author="xh" w:date="2026-10-19T10:17:19+08:00"/>
              </w:rPr>
            </w:pPr>
            <w:ins w:id="6198"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99" w:author="xh" w:date="2026-10-19T10:17:19+08:00"/>
              </w:rPr>
            </w:pPr>
            <w:ins w:id="6200" w:author="xh" w:date="2026-10-19T10:17:19+08:00">
              <w:r>
                <w:rPr>
                  <w:rFonts w:ascii="Times New Roman" w:hAnsi="Times New Roman" w:eastAsia="宋体"/>
                  <w:b w:val="0"/>
                  <w:sz w:val="18"/>
                </w:rPr>
                <w:t>0.00</w:t>
              </w:r>
            </w:ins>
          </w:p>
        </w:tc>
      </w:tr>
      <w:tr>
        <w:trPr>
          <w:cantSplit/>
          <w:ins w:id="5915"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01" w:author="xh" w:date="2026-10-19T10:17:19+08:00"/>
              </w:rPr>
            </w:pPr>
            <w:ins w:id="6202" w:author="xh" w:date="2026-10-19T10:17:19+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03" w:author="xh" w:date="2026-10-19T10:17:19+08:00"/>
              </w:rPr>
            </w:pPr>
            <w:ins w:id="6204" w:author="xh" w:date="2026-10-19T10:17:19+08:00">
              <w:r>
                <w:rPr>
                  <w:rFonts w:ascii="Times New Roman" w:hAnsi="Times New Roman" w:eastAsia="宋体"/>
                  <w:b w:val="0"/>
                  <w:sz w:val="18"/>
                </w:rPr>
                <w:t>2022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05" w:author="xh" w:date="2026-10-19T10:17:19+08:00"/>
              </w:rPr>
            </w:pPr>
            <w:ins w:id="6206"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07" w:author="xh" w:date="2026-10-19T10:17:19+08:00"/>
              </w:rPr>
            </w:pPr>
            <w:ins w:id="6208"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09" w:author="xh" w:date="2026-10-19T10:17:19+08:00"/>
              </w:rPr>
            </w:pPr>
            <w:ins w:id="6210"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11" w:author="xh" w:date="2026-10-19T10:17:19+08:00"/>
              </w:rPr>
            </w:pPr>
            <w:ins w:id="6212"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13" w:author="xh" w:date="2026-10-19T10:17:19+08:00"/>
              </w:rPr>
            </w:pPr>
            <w:ins w:id="6214"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15" w:author="xh" w:date="2026-10-19T10:17:19+08:00"/>
              </w:rPr>
            </w:pPr>
            <w:ins w:id="6216" w:author="xh" w:date="2026-10-19T10:17:19+08:00">
              <w:r>
                <w:rPr>
                  <w:rFonts w:ascii="Times New Roman" w:hAnsi="Times New Roman" w:eastAsia="宋体"/>
                  <w:b w:val="0"/>
                  <w:sz w:val="18"/>
                </w:rPr>
                <w:t>0.00</w:t>
              </w:r>
            </w:ins>
          </w:p>
        </w:tc>
      </w:tr>
      <w:tr>
        <w:trPr>
          <w:cantSplit/>
          <w:ins w:id="5916"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17" w:author="xh" w:date="2026-10-19T10:17:19+08:00"/>
              </w:rPr>
            </w:pPr>
            <w:ins w:id="6218" w:author="xh" w:date="2026-10-19T10:17:19+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19" w:author="xh" w:date="2026-10-19T10:17:19+08:00"/>
              </w:rPr>
            </w:pPr>
            <w:ins w:id="6220" w:author="xh" w:date="2026-10-19T10:17:19+08:00">
              <w:r>
                <w:rPr>
                  <w:rFonts w:ascii="Times New Roman" w:hAnsi="Times New Roman" w:eastAsia="宋体"/>
                  <w:b w:val="0"/>
                  <w:sz w:val="18"/>
                </w:rPr>
                <w:t>2023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21" w:author="xh" w:date="2026-10-19T10:17:19+08:00"/>
              </w:rPr>
            </w:pPr>
            <w:ins w:id="6222" w:author="xh" w:date="2026-10-19T10:17:19+08:00">
              <w:r>
                <w:rPr>
                  <w:rFonts w:ascii="Times New Roman" w:hAnsi="Times New Roman" w:eastAsia="宋体"/>
                  <w:b w:val="0"/>
                  <w:sz w:val="18"/>
                </w:rPr>
                <w:t>37.00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23" w:author="xh" w:date="2026-10-19T10:17:19+08:00"/>
              </w:rPr>
            </w:pPr>
            <w:ins w:id="6224" w:author="xh" w:date="2026-10-19T10:17:19+08:00">
              <w:r>
                <w:rPr>
                  <w:rFonts w:ascii="Times New Roman" w:hAnsi="Times New Roman" w:eastAsia="宋体"/>
                  <w:b w:val="0"/>
                  <w:sz w:val="18"/>
                </w:rPr>
                <w:t>180.00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25" w:author="xh" w:date="2026-10-19T10:17:19+08:00"/>
              </w:rPr>
            </w:pPr>
            <w:ins w:id="6226"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27" w:author="xh" w:date="2026-10-19T10:17:19+08:00"/>
              </w:rPr>
            </w:pPr>
            <w:ins w:id="6228"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29" w:author="xh" w:date="2026-10-19T10:17:19+08:00"/>
              </w:rPr>
            </w:pPr>
            <w:ins w:id="6230"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31" w:author="xh" w:date="2026-10-19T10:17:19+08:00"/>
              </w:rPr>
            </w:pPr>
            <w:ins w:id="6232" w:author="xh" w:date="2026-10-19T10:17:19+08:00">
              <w:r>
                <w:rPr>
                  <w:rFonts w:ascii="Times New Roman" w:hAnsi="Times New Roman" w:eastAsia="宋体"/>
                  <w:b w:val="0"/>
                  <w:sz w:val="18"/>
                </w:rPr>
                <w:t>3862.44</w:t>
              </w:r>
            </w:ins>
          </w:p>
        </w:tc>
      </w:tr>
      <w:tr>
        <w:trPr>
          <w:cantSplit/>
          <w:ins w:id="5917"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33" w:author="xh" w:date="2026-10-19T10:17:19+08:00"/>
              </w:rPr>
            </w:pPr>
            <w:ins w:id="6234" w:author="xh" w:date="2026-10-19T10:17:19+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35" w:author="xh" w:date="2026-10-19T10:17:19+08:00"/>
              </w:rPr>
            </w:pPr>
            <w:ins w:id="6236" w:author="xh" w:date="2026-10-19T10:17:19+08:00">
              <w:r>
                <w:rPr>
                  <w:rFonts w:ascii="Times New Roman" w:hAnsi="Times New Roman" w:eastAsia="宋体"/>
                  <w:b w:val="0"/>
                  <w:sz w:val="18"/>
                </w:rPr>
                <w:t>2024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37" w:author="xh" w:date="2026-10-19T10:17:19+08:00"/>
              </w:rPr>
            </w:pPr>
            <w:ins w:id="6238"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39" w:author="xh" w:date="2026-10-19T10:17:19+08:00"/>
              </w:rPr>
            </w:pPr>
            <w:ins w:id="6240"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41" w:author="xh" w:date="2026-10-19T10:17:19+08:00"/>
              </w:rPr>
            </w:pPr>
            <w:ins w:id="6242"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43" w:author="xh" w:date="2026-10-19T10:17:19+08:00"/>
              </w:rPr>
            </w:pPr>
            <w:ins w:id="6244"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45" w:author="xh" w:date="2026-10-19T10:17:19+08:00"/>
              </w:rPr>
            </w:pPr>
            <w:ins w:id="6246"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47" w:author="xh" w:date="2026-10-19T10:17:19+08:00"/>
              </w:rPr>
            </w:pPr>
            <w:ins w:id="6248" w:author="xh" w:date="2026-10-19T10:17:19+08:00">
              <w:r>
                <w:rPr>
                  <w:rFonts w:ascii="Times New Roman" w:hAnsi="Times New Roman" w:eastAsia="宋体"/>
                  <w:b w:val="0"/>
                  <w:sz w:val="18"/>
                </w:rPr>
                <w:t>0.00</w:t>
              </w:r>
            </w:ins>
          </w:p>
        </w:tc>
      </w:tr>
      <w:tr>
        <w:trPr>
          <w:cantSplit/>
          <w:ins w:id="5918"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49" w:author="xh" w:date="2026-10-19T10:17:19+08:00"/>
              </w:rPr>
            </w:pPr>
            <w:ins w:id="6250" w:author="xh" w:date="2026-10-19T10:17:19+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51" w:author="xh" w:date="2026-10-19T10:17:19+08:00"/>
              </w:rPr>
            </w:pPr>
            <w:ins w:id="6252" w:author="xh" w:date="2026-10-19T10:17:19+08:00">
              <w:r>
                <w:rPr>
                  <w:rFonts w:ascii="Times New Roman" w:hAnsi="Times New Roman" w:eastAsia="宋体"/>
                  <w:b w:val="0"/>
                  <w:sz w:val="18"/>
                </w:rPr>
                <w:t>2025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53" w:author="xh" w:date="2026-10-19T10:17:19+08:00"/>
              </w:rPr>
            </w:pPr>
            <w:ins w:id="6254"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55" w:author="xh" w:date="2026-10-19T10:17:19+08:00"/>
              </w:rPr>
            </w:pPr>
            <w:ins w:id="6256"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57" w:author="xh" w:date="2026-10-19T10:17:19+08:00"/>
              </w:rPr>
            </w:pPr>
            <w:ins w:id="6258"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59" w:author="xh" w:date="2026-10-19T10:17:19+08:00"/>
              </w:rPr>
            </w:pPr>
            <w:ins w:id="6260"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61" w:author="xh" w:date="2026-10-19T10:17:19+08:00"/>
              </w:rPr>
            </w:pPr>
            <w:ins w:id="6262"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63" w:author="xh" w:date="2026-10-19T10:17:19+08:00"/>
              </w:rPr>
            </w:pPr>
            <w:ins w:id="6264" w:author="xh" w:date="2026-10-19T10:17:19+08:00">
              <w:r>
                <w:rPr>
                  <w:rFonts w:ascii="Times New Roman" w:hAnsi="Times New Roman" w:eastAsia="宋体"/>
                  <w:b w:val="0"/>
                  <w:sz w:val="18"/>
                </w:rPr>
                <w:t>0.00</w:t>
              </w:r>
            </w:ins>
          </w:p>
        </w:tc>
      </w:tr>
      <w:tr>
        <w:trPr>
          <w:cantSplit/>
          <w:ins w:id="5919"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65" w:author="xh" w:date="2026-10-19T10:17:19+08:00"/>
              </w:rPr>
            </w:pPr>
            <w:ins w:id="6266" w:author="xh" w:date="2026-10-19T10:17:19+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67" w:author="xh" w:date="2026-10-19T10:17:19+08:00"/>
              </w:rPr>
            </w:pPr>
            <w:ins w:id="6268" w:author="xh" w:date="2026-10-19T10:17:19+08:00">
              <w:r>
                <w:rPr>
                  <w:rFonts w:ascii="Times New Roman" w:hAnsi="Times New Roman" w:eastAsia="宋体"/>
                  <w:b w:val="0"/>
                  <w:sz w:val="18"/>
                </w:rPr>
                <w:t>2026</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69" w:author="xh" w:date="2026-10-19T10:17:19+08:00"/>
              </w:rPr>
            </w:pPr>
            <w:ins w:id="6270"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71" w:author="xh" w:date="2026-10-19T10:17:19+08:00"/>
              </w:rPr>
            </w:pPr>
            <w:ins w:id="6272"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73" w:author="xh" w:date="2026-10-19T10:17:19+08:00"/>
              </w:rPr>
            </w:pPr>
            <w:ins w:id="6274"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75" w:author="xh" w:date="2026-10-19T10:17:19+08:00"/>
              </w:rPr>
            </w:pPr>
            <w:ins w:id="6276"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77" w:author="xh" w:date="2026-10-19T10:17:19+08:00"/>
              </w:rPr>
            </w:pPr>
            <w:ins w:id="6278"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79" w:author="xh" w:date="2026-10-19T10:17:19+08:00"/>
              </w:rPr>
            </w:pPr>
            <w:ins w:id="6280" w:author="xh" w:date="2026-10-19T10:17:19+08:00">
              <w:r>
                <w:rPr>
                  <w:rFonts w:ascii="Times New Roman" w:hAnsi="Times New Roman" w:eastAsia="宋体"/>
                  <w:b w:val="0"/>
                  <w:sz w:val="18"/>
                </w:rPr>
                <w:t>0.00</w:t>
              </w:r>
            </w:ins>
          </w:p>
        </w:tc>
      </w:tr>
      <w:tr>
        <w:trPr>
          <w:cantSplit/>
          <w:ins w:id="5920"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81" w:author="xh" w:date="2026-10-19T10:17:19+08:00"/>
              </w:rPr>
            </w:pPr>
            <w:ins w:id="6282" w:author="xh" w:date="2026-10-19T10:17:19+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83" w:author="xh" w:date="2026-10-19T10:17:19+08:00"/>
              </w:rPr>
            </w:pPr>
            <w:ins w:id="6284" w:author="xh" w:date="2026-10-19T10:17:19+08:00">
              <w:r>
                <w:rPr>
                  <w:rFonts w:ascii="Times New Roman" w:hAnsi="Times New Roman" w:eastAsia="宋体"/>
                  <w:b w:val="0"/>
                  <w:sz w:val="18"/>
                </w:rPr>
                <w:t>2027</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85" w:author="xh" w:date="2026-10-19T10:17:19+08:00"/>
              </w:rPr>
            </w:pPr>
            <w:ins w:id="6286" w:author="xh" w:date="2026-10-19T10:17:19+08:00">
              <w:r>
                <w:rPr>
                  <w:rFonts w:ascii="Times New Roman" w:hAnsi="Times New Roman" w:eastAsia="宋体"/>
                  <w:b w:val="0"/>
                  <w:sz w:val="18"/>
                </w:rPr>
                <w:t>40.00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87" w:author="xh" w:date="2026-10-19T10:17:19+08:00"/>
              </w:rPr>
            </w:pPr>
            <w:ins w:id="6288" w:author="xh" w:date="2026-10-19T10:17:19+08:00">
              <w:r>
                <w:rPr>
                  <w:rFonts w:ascii="Times New Roman" w:hAnsi="Times New Roman" w:eastAsia="宋体"/>
                  <w:b w:val="0"/>
                  <w:sz w:val="18"/>
                </w:rPr>
                <w:t>193.00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89" w:author="xh" w:date="2026-10-19T10:17:19+08:00"/>
              </w:rPr>
            </w:pPr>
            <w:ins w:id="6290"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91" w:author="xh" w:date="2026-10-19T10:17:19+08:00"/>
              </w:rPr>
            </w:pPr>
            <w:ins w:id="6292"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93" w:author="xh" w:date="2026-10-19T10:17:19+08:00"/>
              </w:rPr>
            </w:pPr>
            <w:ins w:id="6294"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95" w:author="xh" w:date="2026-10-19T10:17:19+08:00"/>
              </w:rPr>
            </w:pPr>
            <w:ins w:id="6296" w:author="xh" w:date="2026-10-19T10:17:19+08:00">
              <w:r>
                <w:rPr>
                  <w:rFonts w:ascii="Times New Roman" w:hAnsi="Times New Roman" w:eastAsia="宋体"/>
                  <w:b w:val="0"/>
                  <w:sz w:val="18"/>
                </w:rPr>
                <w:t>3135.22</w:t>
              </w:r>
            </w:ins>
          </w:p>
        </w:tc>
      </w:tr>
      <w:tr>
        <w:trPr>
          <w:cantSplit/>
          <w:ins w:id="5921"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97" w:author="xh" w:date="2026-10-19T10:17:19+08:00"/>
              </w:rPr>
            </w:pPr>
            <w:ins w:id="6298" w:author="xh" w:date="2026-10-19T10:17:19+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99" w:author="xh" w:date="2026-10-19T10:17:19+08:00"/>
              </w:rPr>
            </w:pPr>
            <w:ins w:id="6300" w:author="xh" w:date="2026-10-19T10:17:19+08:00">
              <w:r>
                <w:rPr>
                  <w:rFonts w:ascii="Times New Roman" w:hAnsi="Times New Roman" w:eastAsia="宋体"/>
                  <w:b w:val="0"/>
                  <w:sz w:val="18"/>
                </w:rPr>
                <w:t>2028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01" w:author="xh" w:date="2026-10-19T10:17:19+08:00"/>
              </w:rPr>
            </w:pPr>
            <w:ins w:id="6302" w:author="xh" w:date="2026-10-19T10:17:19+08:00">
              <w:r>
                <w:rPr>
                  <w:rFonts w:ascii="Times New Roman" w:hAnsi="Times New Roman" w:eastAsia="宋体"/>
                  <w:b w:val="0"/>
                  <w:sz w:val="18"/>
                </w:rPr>
                <w:t>62.50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03" w:author="xh" w:date="2026-10-19T10:17:19+08:00"/>
              </w:rPr>
            </w:pPr>
            <w:ins w:id="6304" w:author="xh" w:date="2026-10-19T10:17:19+08:00">
              <w:r>
                <w:rPr>
                  <w:rFonts w:ascii="Times New Roman" w:hAnsi="Times New Roman" w:eastAsia="宋体"/>
                  <w:b w:val="0"/>
                  <w:sz w:val="18"/>
                </w:rPr>
                <w:t>260.00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05" w:author="xh" w:date="2026-10-19T10:17:19+08:00"/>
              </w:rPr>
            </w:pPr>
            <w:ins w:id="6306"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07" w:author="xh" w:date="2026-10-19T10:17:19+08:00"/>
              </w:rPr>
            </w:pPr>
            <w:ins w:id="6308"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09" w:author="xh" w:date="2026-10-19T10:17:19+08:00"/>
              </w:rPr>
            </w:pPr>
            <w:ins w:id="6310"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11" w:author="xh" w:date="2026-10-19T10:17:19+08:00"/>
              </w:rPr>
            </w:pPr>
            <w:ins w:id="6312" w:author="xh" w:date="2026-10-19T10:17:19+08:00">
              <w:r>
                <w:rPr>
                  <w:rFonts w:ascii="Times New Roman" w:hAnsi="Times New Roman" w:eastAsia="宋体"/>
                  <w:b w:val="0"/>
                  <w:sz w:val="18"/>
                </w:rPr>
                <w:t>3931.31</w:t>
              </w:r>
            </w:ins>
          </w:p>
        </w:tc>
      </w:tr>
      <w:tr>
        <w:trPr>
          <w:cantSplit/>
          <w:ins w:id="5922"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13" w:author="xh" w:date="2026-10-19T10:17:19+08:00"/>
              </w:rPr>
            </w:pPr>
            <w:ins w:id="6314" w:author="xh" w:date="2026-10-19T10:17:19+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15" w:author="xh" w:date="2026-10-19T10:17:19+08:00"/>
              </w:rPr>
            </w:pPr>
            <w:ins w:id="6316" w:author="xh" w:date="2026-10-19T10:17:19+08:00">
              <w:r>
                <w:rPr>
                  <w:rFonts w:ascii="Times New Roman" w:hAnsi="Times New Roman" w:eastAsia="宋体"/>
                  <w:b w:val="0"/>
                  <w:sz w:val="18"/>
                </w:rPr>
                <w:t>2029</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17" w:author="xh" w:date="2026-10-19T10:17:19+08:00"/>
              </w:rPr>
            </w:pPr>
            <w:ins w:id="6318" w:author="xh" w:date="2026-10-19T10:17:19+08:00">
              <w:r>
                <w:rPr>
                  <w:rFonts w:ascii="Times New Roman" w:hAnsi="Times New Roman" w:eastAsia="宋体"/>
                  <w:b w:val="0"/>
                  <w:sz w:val="18"/>
                </w:rPr>
                <w:t>60.00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19" w:author="xh" w:date="2026-10-19T10:17:19+08:00"/>
              </w:rPr>
            </w:pPr>
            <w:ins w:id="6320" w:author="xh" w:date="2026-10-19T10:17:19+08:00">
              <w:r>
                <w:rPr>
                  <w:rFonts w:ascii="Times New Roman" w:hAnsi="Times New Roman" w:eastAsia="宋体"/>
                  <w:b w:val="0"/>
                  <w:sz w:val="18"/>
                </w:rPr>
                <w:t>100.00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21" w:author="xh" w:date="2026-10-19T10:17:19+08:00"/>
              </w:rPr>
            </w:pPr>
            <w:ins w:id="6322" w:author="xh" w:date="2026-10-19T10:17:19+08:00">
              <w:r>
                <w:rPr>
                  <w:rFonts w:ascii="Times New Roman" w:hAnsi="Times New Roman" w:eastAsia="宋体"/>
                  <w:b w:val="0"/>
                  <w:sz w:val="18"/>
                </w:rPr>
                <w:t>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23" w:author="xh" w:date="2026-10-19T10:17:19+08:00"/>
              </w:rPr>
            </w:pPr>
            <w:ins w:id="6324"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25" w:author="xh" w:date="2026-10-19T10:17:19+08:00"/>
              </w:rPr>
            </w:pPr>
            <w:ins w:id="6326"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27" w:author="xh" w:date="2026-10-19T10:17:19+08:00"/>
              </w:rPr>
            </w:pPr>
            <w:ins w:id="6328" w:author="xh" w:date="2026-10-19T10:17:19+08:00">
              <w:r>
                <w:rPr>
                  <w:rFonts w:ascii="Times New Roman" w:hAnsi="Times New Roman" w:eastAsia="宋体"/>
                  <w:b w:val="0"/>
                  <w:sz w:val="18"/>
                </w:rPr>
                <w:t>1740.51</w:t>
              </w:r>
            </w:ins>
          </w:p>
        </w:tc>
      </w:tr>
      <w:tr>
        <w:trPr>
          <w:cantSplit/>
          <w:ins w:id="5923"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29" w:author="xh" w:date="2026-10-19T10:17:19+08:00"/>
              </w:rPr>
            </w:pPr>
            <w:ins w:id="6330" w:author="xh" w:date="2026-10-19T10:17:19+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31" w:author="xh" w:date="2026-10-19T10:17:19+08:00"/>
              </w:rPr>
            </w:pPr>
            <w:ins w:id="6332" w:author="xh" w:date="2026-10-19T10:17:19+08:00">
              <w:r>
                <w:rPr>
                  <w:rFonts w:ascii="Times New Roman" w:hAnsi="Times New Roman" w:eastAsia="宋体"/>
                  <w:b w:val="0"/>
                  <w:sz w:val="18"/>
                </w:rPr>
                <w:t>2030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33" w:author="xh" w:date="2026-10-19T10:17:19+08:00"/>
              </w:rPr>
            </w:pPr>
            <w:ins w:id="6334" w:author="xh" w:date="2026-10-19T10:17:19+08:00">
              <w:r>
                <w:rPr>
                  <w:rFonts w:ascii="Times New Roman" w:hAnsi="Times New Roman" w:eastAsia="宋体"/>
                  <w:b w:val="0"/>
                  <w:sz w:val="18"/>
                </w:rPr>
                <w:t>100.00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35" w:author="xh" w:date="2026-10-19T10:17:19+08:00"/>
              </w:rPr>
            </w:pPr>
            <w:ins w:id="6336" w:author="xh" w:date="2026-10-19T10:17:19+08:00">
              <w:r>
                <w:rPr>
                  <w:rFonts w:ascii="Times New Roman" w:hAnsi="Times New Roman" w:eastAsia="宋体"/>
                  <w:b w:val="0"/>
                  <w:sz w:val="18"/>
                </w:rPr>
                <w:t>293.00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37" w:author="xh" w:date="2026-10-19T10:17:19+08:00"/>
              </w:rPr>
            </w:pPr>
            <w:ins w:id="6338" w:author="xh" w:date="2026-10-19T10:17:19+08:00">
              <w:r>
                <w:rPr>
                  <w:rFonts w:ascii="Times New Roman" w:hAnsi="Times New Roman" w:eastAsia="宋体"/>
                  <w:b w:val="0"/>
                  <w:sz w:val="18"/>
                </w:rPr>
                <w:t>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39" w:author="xh" w:date="2026-10-19T10:17:19+08:00"/>
              </w:rPr>
            </w:pPr>
            <w:ins w:id="6340"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41" w:author="xh" w:date="2026-10-19T10:17:19+08:00"/>
              </w:rPr>
            </w:pPr>
            <w:ins w:id="6342"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43" w:author="xh" w:date="2026-10-19T10:17:19+08:00"/>
              </w:rPr>
            </w:pPr>
            <w:ins w:id="6344" w:author="xh" w:date="2026-10-19T10:17:19+08:00">
              <w:r>
                <w:rPr>
                  <w:rFonts w:ascii="Times New Roman" w:hAnsi="Times New Roman" w:eastAsia="宋体"/>
                  <w:b w:val="0"/>
                  <w:sz w:val="18"/>
                </w:rPr>
                <w:t>4137.06</w:t>
              </w:r>
            </w:ins>
          </w:p>
        </w:tc>
      </w:tr>
      <w:tr>
        <w:trPr>
          <w:cantSplit/>
          <w:ins w:id="5924"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45" w:author="xh" w:date="2026-10-19T10:17:19+08:00"/>
              </w:rPr>
            </w:pPr>
            <w:ins w:id="6346" w:author="xh" w:date="2026-10-19T10:17:19+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47" w:author="xh" w:date="2026-10-19T10:17:19+08:00"/>
              </w:rPr>
            </w:pPr>
            <w:ins w:id="6348" w:author="xh" w:date="2026-10-19T10:17:19+08:00">
              <w:r>
                <w:rPr>
                  <w:rFonts w:ascii="Times New Roman" w:hAnsi="Times New Roman" w:eastAsia="宋体"/>
                  <w:b w:val="0"/>
                  <w:sz w:val="18"/>
                </w:rPr>
                <w:t>2031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49" w:author="xh" w:date="2026-10-19T10:17:19+08:00"/>
              </w:rPr>
            </w:pPr>
            <w:ins w:id="6350" w:author="xh" w:date="2026-10-19T10:17:19+08:00">
              <w:r>
                <w:rPr>
                  <w:rFonts w:ascii="Times New Roman" w:hAnsi="Times New Roman" w:eastAsia="宋体"/>
                  <w:b w:val="0"/>
                  <w:sz w:val="18"/>
                </w:rPr>
                <w:t>34.00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51" w:author="xh" w:date="2026-10-19T10:17:19+08:00"/>
              </w:rPr>
            </w:pPr>
            <w:ins w:id="6352" w:author="xh" w:date="2026-10-19T10:17:19+08:00">
              <w:r>
                <w:rPr>
                  <w:rFonts w:ascii="Times New Roman" w:hAnsi="Times New Roman" w:eastAsia="宋体"/>
                  <w:b w:val="0"/>
                  <w:sz w:val="18"/>
                </w:rPr>
                <w:t>160.00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53" w:author="xh" w:date="2026-10-19T10:17:19+08:00"/>
              </w:rPr>
            </w:pPr>
            <w:ins w:id="6354"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55" w:author="xh" w:date="2026-10-19T10:17:19+08:00"/>
              </w:rPr>
            </w:pPr>
            <w:ins w:id="6356" w:author="xh" w:date="2026-10-19T10:17:19+08:00">
              <w:r>
                <w:rPr>
                  <w:rFonts w:ascii="Times New Roman" w:hAnsi="Times New Roman" w:eastAsia="宋体"/>
                  <w:b w:val="0"/>
                  <w:sz w:val="18"/>
                </w:rPr>
                <w:t>6.67</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57" w:author="xh" w:date="2026-10-19T10:17:19+08:00"/>
              </w:rPr>
            </w:pPr>
            <w:ins w:id="6358" w:author="xh" w:date="2026-10-19T10:17:19+08:00">
              <w:r>
                <w:rPr>
                  <w:rFonts w:ascii="Times New Roman" w:hAnsi="Times New Roman" w:eastAsia="宋体"/>
                  <w:b w:val="0"/>
                  <w:sz w:val="18"/>
                </w:rPr>
                <w:t>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59" w:author="xh" w:date="2026-10-19T10:17:19+08:00"/>
              </w:rPr>
            </w:pPr>
            <w:ins w:id="6360" w:author="xh" w:date="2026-10-19T10:17:19+08:00">
              <w:r>
                <w:rPr>
                  <w:rFonts w:ascii="Times New Roman" w:hAnsi="Times New Roman" w:eastAsia="宋体"/>
                  <w:b w:val="0"/>
                  <w:sz w:val="18"/>
                </w:rPr>
                <w:t>3263.75</w:t>
              </w:r>
            </w:ins>
          </w:p>
        </w:tc>
      </w:tr>
      <w:tr>
        <w:trPr>
          <w:cantSplit/>
          <w:ins w:id="5925"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61" w:author="xh" w:date="2026-10-19T10:17:19+08:00"/>
              </w:rPr>
            </w:pPr>
            <w:ins w:id="6362" w:author="xh" w:date="2026-10-19T10:17:19+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63" w:author="xh" w:date="2026-10-19T10:17:19+08:00"/>
              </w:rPr>
            </w:pPr>
            <w:ins w:id="6364" w:author="xh" w:date="2026-10-19T10:17:19+08:00">
              <w:r>
                <w:rPr>
                  <w:rFonts w:ascii="Times New Roman" w:hAnsi="Times New Roman" w:eastAsia="宋体"/>
                  <w:b w:val="0"/>
                  <w:sz w:val="18"/>
                </w:rPr>
                <w:t>2032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65" w:author="xh" w:date="2026-10-19T10:17:19+08:00"/>
              </w:rPr>
            </w:pPr>
            <w:ins w:id="6366" w:author="xh" w:date="2026-10-19T10:17:19+08:00">
              <w:r>
                <w:rPr>
                  <w:rFonts w:ascii="Times New Roman" w:hAnsi="Times New Roman" w:eastAsia="宋体"/>
                  <w:b w:val="0"/>
                  <w:sz w:val="18"/>
                </w:rPr>
                <w:t>26.00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67" w:author="xh" w:date="2026-10-19T10:17:19+08:00"/>
              </w:rPr>
            </w:pPr>
            <w:ins w:id="6368" w:author="xh" w:date="2026-10-19T10:17:19+08:00">
              <w:r>
                <w:rPr>
                  <w:rFonts w:ascii="Times New Roman" w:hAnsi="Times New Roman" w:eastAsia="宋体"/>
                  <w:b w:val="0"/>
                  <w:sz w:val="18"/>
                </w:rPr>
                <w:t>126.00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69" w:author="xh" w:date="2026-10-19T10:17:19+08:00"/>
              </w:rPr>
            </w:pPr>
            <w:ins w:id="6370"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71" w:author="xh" w:date="2026-10-19T10:17:19+08:00"/>
              </w:rPr>
            </w:pPr>
            <w:ins w:id="6372" w:author="xh" w:date="2026-10-19T10:17:19+08:00">
              <w:r>
                <w:rPr>
                  <w:rFonts w:ascii="Times New Roman" w:hAnsi="Times New Roman" w:eastAsia="宋体"/>
                  <w:b w:val="0"/>
                  <w:sz w:val="18"/>
                </w:rPr>
                <w:t>14.41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73" w:author="xh" w:date="2026-10-19T10:17:19+08:00"/>
              </w:rPr>
            </w:pPr>
            <w:ins w:id="6374" w:author="xh" w:date="2026-10-19T10:17:19+08:00">
              <w:r>
                <w:rPr>
                  <w:rFonts w:ascii="Times New Roman" w:hAnsi="Times New Roman" w:eastAsia="宋体"/>
                  <w:b w:val="0"/>
                  <w:sz w:val="18"/>
                </w:rPr>
                <w:t>6</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75" w:author="xh" w:date="2026-10-19T10:17:19+08:00"/>
              </w:rPr>
            </w:pPr>
            <w:ins w:id="6376" w:author="xh" w:date="2026-10-19T10:17:19+08:00">
              <w:r>
                <w:rPr>
                  <w:rFonts w:ascii="Times New Roman" w:hAnsi="Times New Roman" w:eastAsia="宋体"/>
                  <w:b w:val="0"/>
                  <w:sz w:val="18"/>
                </w:rPr>
                <w:t>3952.56</w:t>
              </w:r>
            </w:ins>
          </w:p>
        </w:tc>
      </w:tr>
      <w:tr>
        <w:trPr>
          <w:cantSplit/>
          <w:ins w:id="5926"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77" w:author="xh" w:date="2026-10-19T10:17:19+08:00"/>
              </w:rPr>
            </w:pPr>
            <w:ins w:id="6378" w:author="xh" w:date="2026-10-19T10:17:19+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79" w:author="xh" w:date="2026-10-19T10:17:19+08:00"/>
              </w:rPr>
            </w:pPr>
            <w:ins w:id="6380" w:author="xh" w:date="2026-10-19T10:17:19+08:00">
              <w:r>
                <w:rPr>
                  <w:rFonts w:ascii="Times New Roman" w:hAnsi="Times New Roman" w:eastAsia="宋体"/>
                  <w:b w:val="0"/>
                  <w:sz w:val="18"/>
                </w:rPr>
                <w:t>2033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81" w:author="xh" w:date="2026-10-19T10:17:19+08:00"/>
              </w:rPr>
            </w:pPr>
            <w:ins w:id="6382" w:author="xh" w:date="2026-10-19T10:17:19+08:00">
              <w:r>
                <w:rPr>
                  <w:rFonts w:ascii="Times New Roman" w:hAnsi="Times New Roman" w:eastAsia="宋体"/>
                  <w:b w:val="0"/>
                  <w:sz w:val="18"/>
                </w:rPr>
                <w:t>85.50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83" w:author="xh" w:date="2026-10-19T10:17:19+08:00"/>
              </w:rPr>
            </w:pPr>
            <w:ins w:id="6384" w:author="xh" w:date="2026-10-19T10:17:19+08:00">
              <w:r>
                <w:rPr>
                  <w:rFonts w:ascii="Times New Roman" w:hAnsi="Times New Roman" w:eastAsia="宋体"/>
                  <w:b w:val="0"/>
                  <w:sz w:val="18"/>
                </w:rPr>
                <w:t>180.00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85" w:author="xh" w:date="2026-10-19T10:17:19+08:00"/>
              </w:rPr>
            </w:pPr>
            <w:ins w:id="6386" w:author="xh" w:date="2026-10-19T10:17:19+08:00">
              <w:r>
                <w:rPr>
                  <w:rFonts w:ascii="Times New Roman" w:hAnsi="Times New Roman" w:eastAsia="宋体"/>
                  <w:b w:val="0"/>
                  <w:sz w:val="18"/>
                </w:rPr>
                <w:t>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87" w:author="xh" w:date="2026-10-19T10:17:19+08:00"/>
              </w:rPr>
            </w:pPr>
            <w:ins w:id="6388" w:author="xh" w:date="2026-10-19T10:17:19+08:00">
              <w:r>
                <w:rPr>
                  <w:rFonts w:ascii="Times New Roman" w:hAnsi="Times New Roman" w:eastAsia="宋体"/>
                  <w:b w:val="0"/>
                  <w:sz w:val="18"/>
                </w:rPr>
                <w:t>18.28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89" w:author="xh" w:date="2026-10-19T10:17:19+08:00"/>
              </w:rPr>
            </w:pPr>
            <w:ins w:id="6390" w:author="xh" w:date="2026-10-19T10:17:19+08:00">
              <w:r>
                <w:rPr>
                  <w:rFonts w:ascii="Times New Roman" w:hAnsi="Times New Roman" w:eastAsia="宋体"/>
                  <w:b w:val="0"/>
                  <w:sz w:val="18"/>
                </w:rPr>
                <w:t>7</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91" w:author="xh" w:date="2026-10-19T10:17:19+08:00"/>
              </w:rPr>
            </w:pPr>
            <w:ins w:id="6392" w:author="xh" w:date="2026-10-19T10:17:19+08:00">
              <w:r>
                <w:rPr>
                  <w:rFonts w:ascii="Times New Roman" w:hAnsi="Times New Roman" w:eastAsia="宋体"/>
                  <w:b w:val="0"/>
                  <w:sz w:val="18"/>
                </w:rPr>
                <w:t>4959.75</w:t>
              </w:r>
            </w:ins>
          </w:p>
        </w:tc>
      </w:tr>
      <w:tr>
        <w:trPr>
          <w:cantSplit/>
          <w:ins w:id="5927"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93" w:author="xh" w:date="2026-10-19T10:17:19+08:00"/>
              </w:rPr>
            </w:pPr>
            <w:ins w:id="6394" w:author="xh" w:date="2026-10-19T10:17:19+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95" w:author="xh" w:date="2026-10-19T10:17:19+08:00"/>
              </w:rPr>
            </w:pPr>
            <w:ins w:id="6396" w:author="xh" w:date="2026-10-19T10:17:19+08:00">
              <w:r>
                <w:rPr>
                  <w:rFonts w:ascii="Times New Roman" w:hAnsi="Times New Roman" w:eastAsia="宋体"/>
                  <w:b w:val="0"/>
                  <w:sz w:val="18"/>
                </w:rPr>
                <w:t>2034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97" w:author="xh" w:date="2026-10-19T10:17:19+08:00"/>
              </w:rPr>
            </w:pPr>
            <w:ins w:id="6398"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99" w:author="xh" w:date="2026-10-19T10:17:19+08:00"/>
              </w:rPr>
            </w:pPr>
            <w:ins w:id="6400" w:author="xh" w:date="2026-10-19T10:17:1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01" w:author="xh" w:date="2026-10-19T10:17:19+08:00"/>
              </w:rPr>
            </w:pPr>
            <w:ins w:id="6402" w:author="xh" w:date="2026-10-19T10:17:19+08:00">
              <w:r>
                <w:rPr>
                  <w:rFonts w:ascii="Times New Roman" w:hAnsi="Times New Roman" w:eastAsia="宋体"/>
                  <w:b w:val="0"/>
                  <w:sz w:val="18"/>
                </w:rPr>
                <w:t>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03" w:author="xh" w:date="2026-10-19T10:17:19+08:00"/>
              </w:rPr>
            </w:pPr>
            <w:ins w:id="6404" w:author="xh" w:date="2026-10-19T10:17:19+08:00">
              <w:r>
                <w:rPr>
                  <w:rFonts w:ascii="Times New Roman" w:hAnsi="Times New Roman" w:eastAsia="宋体"/>
                  <w:b w:val="0"/>
                  <w:sz w:val="18"/>
                </w:rPr>
                <w:t>29.24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05" w:author="xh" w:date="2026-10-19T10:17:19+08:00"/>
              </w:rPr>
            </w:pPr>
            <w:ins w:id="6406" w:author="xh" w:date="2026-10-19T10:17:19+08:00">
              <w:r>
                <w:rPr>
                  <w:rFonts w:ascii="Times New Roman" w:hAnsi="Times New Roman" w:eastAsia="宋体"/>
                  <w:b w:val="0"/>
                  <w:sz w:val="18"/>
                </w:rPr>
                <w:t>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07" w:author="xh" w:date="2026-10-19T10:17:19+08:00"/>
              </w:rPr>
            </w:pPr>
            <w:ins w:id="6408" w:author="xh" w:date="2026-10-19T10:17:19+08:00">
              <w:r>
                <w:rPr>
                  <w:rFonts w:ascii="Times New Roman" w:hAnsi="Times New Roman" w:eastAsia="宋体"/>
                  <w:b w:val="0"/>
                  <w:sz w:val="18"/>
                </w:rPr>
                <w:t>3471.86</w:t>
              </w:r>
            </w:ins>
          </w:p>
        </w:tc>
      </w:tr>
      <w:tr>
        <w:trPr>
          <w:cantSplit/>
          <w:ins w:id="5928" w:author="xh" w:date="2026-10-19T10:17:1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09" w:author="xh" w:date="2026-10-19T10:17:19+08:00"/>
              </w:rPr>
            </w:pPr>
            <w:ins w:id="6410" w:author="xh" w:date="2026-10-19T10:17:19+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11" w:author="xh" w:date="2026-10-19T10:17:19+08:00"/>
              </w:rPr>
            </w:pPr>
            <w:ins w:id="6412" w:author="xh" w:date="2026-10-19T10:17:19+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13" w:author="xh" w:date="2026-10-19T10:17:19+08:00"/>
              </w:rPr>
            </w:pPr>
            <w:ins w:id="6414" w:author="xh" w:date="2026-10-19T10:17:19+08:00">
              <w:r>
                <w:rPr>
                  <w:rFonts w:ascii="Times New Roman" w:hAnsi="Times New Roman" w:eastAsia="宋体"/>
                  <w:b w:val="0"/>
                  <w:sz w:val="18"/>
                </w:rPr>
                <w:t>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15" w:author="xh" w:date="2026-10-19T10:17:19+08:00"/>
              </w:rPr>
            </w:pPr>
            <w:ins w:id="6416" w:author="xh" w:date="2026-10-19T10:17:19+08:00">
              <w:r>
                <w:rPr>
                  <w:rFonts w:ascii="Times New Roman" w:hAnsi="Times New Roman" w:eastAsia="宋体"/>
                  <w:b w:val="0"/>
                  <w:sz w:val="18"/>
                </w:rPr>
                <w:t>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17" w:author="xh" w:date="2026-10-19T10:17:19+08:00"/>
              </w:rPr>
            </w:pPr>
            <w:ins w:id="6418" w:author="xh" w:date="2026-10-19T10:17:19+08:00">
              <w:r>
                <w:rPr>
                  <w:rFonts w:ascii="Times New Roman" w:hAnsi="Times New Roman" w:eastAsia="宋体"/>
                  <w:b w:val="0"/>
                  <w:sz w:val="18"/>
                </w:rPr>
                <w:t>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19" w:author="xh" w:date="2026-10-19T10:17:19+08:00"/>
              </w:rPr>
            </w:pPr>
            <w:ins w:id="6420" w:author="xh" w:date="2026-10-19T10:17:19+08:00">
              <w:r>
                <w:rPr>
                  <w:rFonts w:ascii="Times New Roman" w:hAnsi="Times New Roman" w:eastAsia="宋体"/>
                  <w:b w:val="0"/>
                  <w:sz w:val="18"/>
                </w:rPr>
                <w:t>41.07</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21" w:author="xh" w:date="2026-10-19T10:17:19+08:00"/>
              </w:rPr>
            </w:pPr>
            <w:ins w:id="6422" w:author="xh" w:date="2026-10-19T10:17:19+08:00">
              <w:r>
                <w:rPr>
                  <w:rFonts w:ascii="Times New Roman" w:hAnsi="Times New Roman" w:eastAsia="宋体"/>
                  <w:b w:val="0"/>
                  <w:sz w:val="18"/>
                </w:rPr>
                <w:t>11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23" w:author="xh" w:date="2026-10-19T10:17:19+08:00"/>
              </w:rPr>
            </w:pPr>
            <w:ins w:id="6424" w:author="xh" w:date="2026-10-19T10:17:19+08:00">
              <w:r>
                <w:rPr>
                  <w:rFonts w:ascii="Times New Roman" w:hAnsi="Times New Roman" w:eastAsia="宋体"/>
                  <w:b w:val="0"/>
                  <w:sz w:val="18"/>
                </w:rPr>
                <w:t>5132.03</w:t>
              </w:r>
            </w:ins>
          </w:p>
        </w:tc>
      </w:tr>
    </w:tbl>
    <w:p w14:paraId="6A520C71">
      <w:pPr>
        <w:pStyle w:val="2"/>
        <w:widowControl/>
        <w:spacing w:before="0" w:after="0" w:line="348" w:lineRule="exact"/>
        <w:ind w:firstLine="480"/>
        <w:jc w:val="both"/>
      </w:pPr>
      <w:r>
        <w:rPr>
          <w:rFonts w:ascii="Times New Roman" w:hAnsi="Times New Roman" w:eastAsia="方正仿宋_GBK"/>
          <w:b w:val="0"/>
          <w:sz w:val="24"/>
        </w:rPr>
        <w:t xml:space="preserve">市区2022年</w:t>
      </w:r>
      <w:ins w:id="6425" w:author="xh" w:date="2026-10-19T10:17:58+08:00">
        <w:r>
          <w:rPr>
            <w:rFonts w:ascii="Times New Roman" w:hAnsi="Times New Roman" w:eastAsia="方正仿宋_GBK"/>
            <w:b w:val="0"/>
            <w:sz w:val="24"/>
          </w:rPr>
          <w:t xml:space="preserve">两</w:t>
        </w:r>
      </w:ins>
      <w:del w:id="6426" w:author="xh" w:date="2026-10-19T10:17:58+08:00">
        <w:r>
          <w:rPr>
            <w:rFonts w:ascii="Times New Roman" w:hAnsi="Times New Roman" w:eastAsia="方正仿宋_GBK"/>
            <w:b w:val="0"/>
            <w:sz w:val="24"/>
          </w:rPr>
          <w:delText xml:space="preserve">负荷低于2021年、2024年负荷低于2023年，刚性</w:delText>
        </w:r>
      </w:del>
      <w:r>
        <w:rPr>
          <w:rFonts w:ascii="Times New Roman" w:hAnsi="Times New Roman" w:eastAsia="方正仿宋_GBK"/>
          <w:b w:val="0"/>
          <w:sz w:val="24"/>
        </w:rPr>
        <w:t xml:space="preserve">方案</w:t>
      </w:r>
      <w:del w:id="6427" w:author="xh" w:date="2026-10-19T10:17:58+08:00">
        <w:r>
          <w:rPr>
            <w:rFonts w:ascii="Times New Roman" w:hAnsi="Times New Roman" w:eastAsia="方正仿宋_GBK"/>
            <w:b w:val="0"/>
            <w:sz w:val="24"/>
          </w:rPr>
          <w:delText xml:space="preserve">在这两个年份</w:delText>
        </w:r>
      </w:del>
      <w:r>
        <w:rPr>
          <w:rFonts w:ascii="Times New Roman" w:hAnsi="Times New Roman" w:eastAsia="方正仿宋_GBK"/>
          <w:b w:val="0"/>
          <w:sz w:val="24"/>
        </w:rPr>
        <w:t xml:space="preserve">均</w:t>
      </w:r>
      <w:ins w:id="6428" w:author="xh" w:date="2026-10-19T10:17:58+08:00">
        <w:r>
          <w:rPr>
            <w:rFonts w:ascii="Times New Roman" w:hAnsi="Times New Roman" w:eastAsia="方正仿宋_GBK"/>
            <w:b w:val="0"/>
            <w:sz w:val="24"/>
          </w:rPr>
          <w:t xml:space="preserve">利用3113</w:t>
        </w:r>
      </w:ins>
      <w:del w:id="6429" w:author="xh" w:date="2026-10-19T10:17:58+08:00">
        <w:r>
          <w:rPr>
            <w:rFonts w:ascii="Times New Roman" w:hAnsi="Times New Roman" w:eastAsia="方正仿宋_GBK"/>
            <w:b w:val="0"/>
            <w:sz w:val="24"/>
          </w:rPr>
          <w:delText xml:space="preserve">保留已投运的2900</w:delText>
        </w:r>
      </w:del>
      <w:r>
        <w:rPr>
          <w:rFonts w:ascii="Times New Roman" w:hAnsi="Times New Roman" w:eastAsia="方正仿宋_GBK"/>
          <w:b w:val="0"/>
          <w:sz w:val="24"/>
        </w:rPr>
        <w:t xml:space="preserve">.</w:t>
      </w:r>
      <w:ins w:id="6430" w:author="xh" w:date="2026-10-19T10:17:58+08:00">
        <w:r>
          <w:rPr>
            <w:rFonts w:ascii="Times New Roman" w:hAnsi="Times New Roman" w:eastAsia="方正仿宋_GBK"/>
            <w:b w:val="0"/>
            <w:sz w:val="24"/>
          </w:rPr>
          <w:t xml:space="preserve">5</w:t>
        </w:r>
      </w:ins>
      <w:del w:id="6431" w:author="xh" w:date="2026-10-19T10:17:58+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MVA</w:t>
      </w:r>
      <w:ins w:id="6432" w:author="xh" w:date="2026-10-19T10:17:58+08:00">
        <w:r>
          <w:rPr>
            <w:rFonts w:ascii="Times New Roman" w:hAnsi="Times New Roman" w:eastAsia="方正仿宋_GBK"/>
            <w:b w:val="0"/>
            <w:sz w:val="24"/>
          </w:rPr>
          <w:t xml:space="preserve">在役</w:t>
        </w:r>
      </w:ins>
      <w:r>
        <w:rPr>
          <w:rFonts w:ascii="Times New Roman" w:hAnsi="Times New Roman" w:eastAsia="方正仿宋_GBK"/>
          <w:b w:val="0"/>
          <w:sz w:val="24"/>
        </w:rPr>
        <w:t xml:space="preserve">主变</w:t>
      </w:r>
      <w:ins w:id="6433" w:author="xh" w:date="2026-10-19T10:17:58+08:00">
        <w:r>
          <w:rPr>
            <w:rFonts w:ascii="Times New Roman" w:hAnsi="Times New Roman" w:eastAsia="方正仿宋_GBK"/>
            <w:b w:val="0"/>
            <w:sz w:val="24"/>
          </w:rPr>
          <w:t xml:space="preserve">及既有网络满足当年计算需求，新增工程费用为零。2023—2025年两方案开始出现建设差异，至2025年弹性方案</w:t>
        </w:r>
      </w:ins>
      <w:r>
        <w:rPr>
          <w:rFonts w:ascii="Times New Roman" w:hAnsi="Times New Roman" w:eastAsia="方正仿宋_GBK"/>
          <w:b w:val="0"/>
          <w:sz w:val="24"/>
        </w:rPr>
        <w:t xml:space="preserve">容量</w:t>
      </w:r>
      <w:ins w:id="6434" w:author="xh" w:date="2026-10-19T10:17:58+08:00">
        <w:r>
          <w:rPr>
            <w:rFonts w:ascii="Times New Roman" w:hAnsi="Times New Roman" w:eastAsia="方正仿宋_GBK"/>
            <w:b w:val="0"/>
            <w:sz w:val="24"/>
          </w:rPr>
          <w:t xml:space="preserve">3150.50 MVA，未新增储能及联络；刚性保持3113.50 MVA，配储3.87 MWh、累计新增联络5条</w:t>
        </w:r>
      </w:ins>
      <w:r>
        <w:rPr>
          <w:rFonts w:ascii="Times New Roman" w:hAnsi="Times New Roman" w:eastAsia="方正仿宋_GBK"/>
          <w:b w:val="0"/>
          <w:sz w:val="24"/>
        </w:rPr>
        <w:t xml:space="preserve">。</w:t>
      </w:r>
      <w:ins w:id="6435" w:author="xh" w:date="2026-10-19T10:17:58+08:00">
        <w:r>
          <w:rPr>
            <w:rFonts w:ascii="Times New Roman" w:hAnsi="Times New Roman" w:eastAsia="方正仿宋_GBK"/>
            <w:b w:val="0"/>
            <w:sz w:val="24"/>
          </w:rPr>
          <w:t xml:space="preserve">弹性方案以站内补强承担局部增长任务</w:t>
        </w:r>
      </w:ins>
      <w:del w:id="6436" w:author="xh" w:date="2026-10-19T10:17:58+08:00">
        <w:r>
          <w:rPr>
            <w:rFonts w:ascii="Times New Roman" w:hAnsi="Times New Roman" w:eastAsia="方正仿宋_GBK"/>
            <w:b w:val="0"/>
            <w:sz w:val="24"/>
          </w:rPr>
          <w:delText xml:space="preserve">因此</w:delText>
        </w:r>
      </w:del>
      <w:r>
        <w:rPr>
          <w:rFonts w:ascii="Times New Roman" w:hAnsi="Times New Roman" w:eastAsia="方正仿宋_GBK"/>
          <w:b w:val="0"/>
          <w:sz w:val="24"/>
        </w:rPr>
        <w:t xml:space="preserve">，</w:t>
      </w:r>
      <w:ins w:id="6437" w:author="xh" w:date="2026-10-19T10:17:58+08:00">
        <w:r>
          <w:rPr>
            <w:rFonts w:ascii="Times New Roman" w:hAnsi="Times New Roman" w:eastAsia="方正仿宋_GBK"/>
            <w:b w:val="0"/>
            <w:sz w:val="24"/>
          </w:rPr>
          <w:t xml:space="preserve">但</w:t>
        </w:r>
      </w:ins>
      <w:r>
        <w:rPr>
          <w:rFonts w:ascii="Times New Roman" w:hAnsi="Times New Roman" w:eastAsia="方正仿宋_GBK"/>
          <w:b w:val="0"/>
          <w:sz w:val="24"/>
        </w:rPr>
        <w:t xml:space="preserve">相应</w:t>
      </w:r>
      <w:del w:id="6438" w:author="xh" w:date="2026-10-19T10:17:58+08:00">
        <w:r>
          <w:rPr>
            <w:rFonts w:ascii="Times New Roman" w:hAnsi="Times New Roman" w:eastAsia="方正仿宋_GBK"/>
            <w:b w:val="0"/>
            <w:sz w:val="24"/>
          </w:rPr>
          <w:delText xml:space="preserve">年度容载比超过2.0由负荷减少形成，未伴随新增</w:delText>
        </w:r>
      </w:del>
      <w:r>
        <w:rPr>
          <w:rFonts w:ascii="Times New Roman" w:hAnsi="Times New Roman" w:eastAsia="方正仿宋_GBK"/>
          <w:b w:val="0"/>
          <w:sz w:val="24"/>
        </w:rPr>
        <w:t xml:space="preserve">主变</w:t>
      </w:r>
      <w:ins w:id="6439" w:author="xh" w:date="2026-10-19T10:17:58+08:00">
        <w:r>
          <w:rPr>
            <w:rFonts w:ascii="Times New Roman" w:hAnsi="Times New Roman" w:eastAsia="方正仿宋_GBK"/>
            <w:b w:val="0"/>
            <w:sz w:val="24"/>
          </w:rPr>
          <w:t xml:space="preserve">工程也增加当期投资</w:t>
        </w:r>
      </w:ins>
      <w:r>
        <w:rPr>
          <w:rFonts w:ascii="Times New Roman" w:hAnsi="Times New Roman" w:eastAsia="方正仿宋_GBK"/>
          <w:b w:val="0"/>
          <w:sz w:val="24"/>
        </w:rPr>
        <w:t xml:space="preserve">。</w:t>
      </w:r>
    </w:p>
    <w:p w14:paraId="54E24644">
      <w:pPr>
        <w:pStyle w:val="2"/>
        <w:widowControl/>
        <w:spacing w:before="0" w:after="0" w:line="348" w:lineRule="exact"/>
        <w:ind w:firstLine="480"/>
        <w:jc w:val="both"/>
      </w:pPr>
      <w:del w:id="6440" w:author="xh" w:date="2026-10-19T10:18:37+08:00">
        <w:r>
          <w:rPr>
            <w:rFonts w:ascii="Times New Roman" w:hAnsi="Times New Roman" w:eastAsia="方正仿宋_GBK"/>
            <w:b w:val="0"/>
            <w:sz w:val="24"/>
          </w:rPr>
          <w:delText xml:space="preserve">市区四年中</w:delText>
        </w:r>
      </w:del>
      <w:r>
        <w:rPr>
          <w:rFonts w:ascii="Times New Roman" w:hAnsi="Times New Roman" w:eastAsia="方正仿宋_GBK"/>
          <w:b w:val="0"/>
          <w:sz w:val="24"/>
        </w:rPr>
        <w:t xml:space="preserve">20</w:t>
      </w:r>
      <w:del w:id="6441" w:author="xh" w:date="2026-10-19T10:18:37+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3</w:t>
      </w:r>
      <w:ins w:id="6442" w:author="xh" w:date="2026-10-19T10:18:37+08:00">
        <w:r>
          <w:rPr>
            <w:rFonts w:ascii="Times New Roman" w:hAnsi="Times New Roman" w:eastAsia="方正仿宋_GBK"/>
            <w:b w:val="0"/>
            <w:sz w:val="24"/>
          </w:rPr>
          <w:t xml:space="preserve">0</w:t>
        </w:r>
      </w:ins>
      <w:r>
        <w:rPr>
          <w:rFonts w:ascii="Times New Roman" w:hAnsi="Times New Roman" w:eastAsia="方正仿宋_GBK"/>
          <w:b w:val="0"/>
          <w:sz w:val="24"/>
        </w:rPr>
        <w:t xml:space="preserve">年</w:t>
      </w:r>
      <w:ins w:id="6443" w:author="xh" w:date="2026-10-19T10:18:37+08:00">
        <w:r>
          <w:rPr>
            <w:rFonts w:ascii="Times New Roman" w:hAnsi="Times New Roman" w:eastAsia="方正仿宋_GBK"/>
            <w:b w:val="0"/>
            <w:sz w:val="24"/>
          </w:rPr>
          <w:t xml:space="preserve">弹性方案主变容量增至3413.00 MVA</w:t>
        </w:r>
      </w:ins>
      <w:del w:id="6444" w:author="xh" w:date="2026-10-19T10:18:37+08:00">
        <w:r>
          <w:rPr>
            <w:rFonts w:ascii="Times New Roman" w:hAnsi="Times New Roman" w:eastAsia="方正仿宋_GBK"/>
            <w:b w:val="0"/>
            <w:sz w:val="24"/>
          </w:rPr>
          <w:delText xml:space="preserve">的年度负荷最高</w:delText>
        </w:r>
      </w:del>
      <w:r>
        <w:rPr>
          <w:rFonts w:ascii="Times New Roman" w:hAnsi="Times New Roman" w:eastAsia="方正仿宋_GBK"/>
          <w:b w:val="0"/>
          <w:sz w:val="24"/>
        </w:rPr>
        <w:t xml:space="preserve">，</w:t>
      </w:r>
      <w:ins w:id="6445" w:author="xh" w:date="2026-10-19T10:18:37+08:00">
        <w:r>
          <w:rPr>
            <w:rFonts w:ascii="Times New Roman" w:hAnsi="Times New Roman" w:eastAsia="方正仿宋_GBK"/>
            <w:b w:val="0"/>
            <w:sz w:val="24"/>
          </w:rPr>
          <w:t xml:space="preserve">仍未新增储能和联络；刚性容量3</w:t>
        </w:r>
      </w:ins>
      <w:del w:id="6446" w:author="xh" w:date="2026-10-19T10:18:37+08:00">
        <w:r>
          <w:rPr>
            <w:rFonts w:ascii="Times New Roman" w:hAnsi="Times New Roman" w:eastAsia="方正仿宋_GBK"/>
            <w:b w:val="0"/>
            <w:sz w:val="24"/>
          </w:rPr>
          <w:delText xml:space="preserve">为</w:delText>
        </w:r>
      </w:del>
      <w:r>
        <w:rPr>
          <w:rFonts w:ascii="Times New Roman" w:hAnsi="Times New Roman" w:eastAsia="方正仿宋_GBK"/>
          <w:b w:val="0"/>
          <w:sz w:val="24"/>
        </w:rPr>
        <w:t xml:space="preserve">1</w:t>
      </w:r>
      <w:ins w:id="6447" w:author="xh" w:date="2026-10-19T10:18:37+08:00">
        <w:r>
          <w:rPr>
            <w:rFonts w:ascii="Times New Roman" w:hAnsi="Times New Roman" w:eastAsia="方正仿宋_GBK"/>
            <w:b w:val="0"/>
            <w:sz w:val="24"/>
          </w:rPr>
          <w:t xml:space="preserve">40.</w:t>
        </w:r>
      </w:ins>
      <w:r>
        <w:rPr>
          <w:rFonts w:ascii="Times New Roman" w:hAnsi="Times New Roman" w:eastAsia="方正仿宋_GBK"/>
          <w:b w:val="0"/>
          <w:sz w:val="24"/>
        </w:rPr>
        <w:t xml:space="preserve">5</w:t>
      </w:r>
      <w:ins w:id="6448" w:author="xh" w:date="2026-10-19T10:18:37+08:00">
        <w:r>
          <w:rPr>
            <w:rFonts w:ascii="Times New Roman" w:hAnsi="Times New Roman" w:eastAsia="方正仿宋_GBK"/>
            <w:b w:val="0"/>
            <w:sz w:val="24"/>
          </w:rPr>
          <w:t xml:space="preserve">0 MVA，储能1</w:t>
        </w:r>
      </w:ins>
      <w:del w:id="6449" w:author="xh" w:date="2026-10-19T10:18:37+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2.</w:t>
      </w:r>
      <w:ins w:id="6450" w:author="xh" w:date="2026-10-19T10:18:37+08:00">
        <w:r>
          <w:rPr>
            <w:rFonts w:ascii="Times New Roman" w:hAnsi="Times New Roman" w:eastAsia="方正仿宋_GBK"/>
            <w:b w:val="0"/>
            <w:sz w:val="24"/>
          </w:rPr>
          <w:t xml:space="preserve">04</w:t>
        </w:r>
      </w:ins>
      <w:del w:id="6451" w:author="xh" w:date="2026-10-19T10:18:37+08:00">
        <w:r>
          <w:rPr>
            <w:rFonts w:ascii="Times New Roman" w:hAnsi="Times New Roman" w:eastAsia="方正仿宋_GBK"/>
            <w:b w:val="0"/>
            <w:sz w:val="24"/>
          </w:rPr>
          <w:delText xml:space="preserve">22</w:delText>
        </w:r>
      </w:del>
      <w:r>
        <w:rPr>
          <w:rFonts w:ascii="Times New Roman" w:hAnsi="Times New Roman" w:eastAsia="方正仿宋_GBK"/>
          <w:b w:val="0"/>
          <w:sz w:val="24"/>
        </w:rPr>
        <w:t xml:space="preserve"> MW</w:t>
      </w:r>
      <w:ins w:id="6452" w:author="xh" w:date="2026-10-19T10:18:37+08:00">
        <w:r>
          <w:rPr>
            <w:rFonts w:ascii="Times New Roman" w:hAnsi="Times New Roman" w:eastAsia="方正仿宋_GBK"/>
            <w:b w:val="0"/>
            <w:sz w:val="24"/>
          </w:rPr>
          <w:t xml:space="preserve">h、累计新增联络32条</w:t>
        </w:r>
      </w:ins>
      <w:r>
        <w:rPr>
          <w:rFonts w:ascii="Times New Roman" w:hAnsi="Times New Roman" w:eastAsia="方正仿宋_GBK"/>
          <w:b w:val="0"/>
          <w:sz w:val="24"/>
        </w:rPr>
        <w:t xml:space="preserve">。</w:t>
      </w:r>
      <w:ins w:id="6453" w:author="xh" w:date="2026-10-19T10:18:37+08:00">
        <w:r>
          <w:rPr>
            <w:rFonts w:ascii="Times New Roman" w:hAnsi="Times New Roman" w:eastAsia="方正仿宋_GBK"/>
            <w:b w:val="0"/>
            <w:sz w:val="24"/>
          </w:rPr>
          <w:t xml:space="preserve">此时弹性累计费用现值为16806.54万元</w:t>
        </w:r>
      </w:ins>
      <w:del w:id="6454" w:author="xh" w:date="2026-10-19T10:18:37+08:00">
        <w:r>
          <w:rPr>
            <w:rFonts w:ascii="Times New Roman" w:hAnsi="Times New Roman" w:eastAsia="方正仿宋_GBK"/>
            <w:b w:val="0"/>
            <w:sz w:val="24"/>
          </w:rPr>
          <w:delText xml:space="preserve">两类方案首年建设完成后</w:delText>
        </w:r>
      </w:del>
      <w:r>
        <w:rPr>
          <w:rFonts w:ascii="Times New Roman" w:hAnsi="Times New Roman" w:eastAsia="方正仿宋_GBK"/>
          <w:b w:val="0"/>
          <w:sz w:val="24"/>
        </w:rPr>
        <w:t xml:space="preserve">，</w:t>
      </w:r>
      <w:ins w:id="6455" w:author="xh" w:date="2026-10-19T10:18:37+08:00">
        <w:r>
          <w:rPr>
            <w:rFonts w:ascii="Times New Roman" w:hAnsi="Times New Roman" w:eastAsia="方正仿宋_GBK"/>
            <w:b w:val="0"/>
            <w:sz w:val="24"/>
          </w:rPr>
          <w:t xml:space="preserve">高于刚性的14819.77万元，前期较多</w:t>
        </w:r>
      </w:ins>
      <w:del w:id="6456" w:author="xh" w:date="2026-10-19T10:18:37+08:00">
        <w:r>
          <w:rPr>
            <w:rFonts w:ascii="Times New Roman" w:hAnsi="Times New Roman" w:eastAsia="方正仿宋_GBK"/>
            <w:b w:val="0"/>
            <w:sz w:val="24"/>
          </w:rPr>
          <w:delText xml:space="preserve">后续</w:delText>
        </w:r>
      </w:del>
      <w:r>
        <w:rPr>
          <w:rFonts w:ascii="Times New Roman" w:hAnsi="Times New Roman" w:eastAsia="方正仿宋_GBK"/>
          <w:b w:val="0"/>
          <w:sz w:val="24"/>
        </w:rPr>
        <w:t xml:space="preserve">主变</w:t>
      </w:r>
      <w:ins w:id="6457" w:author="xh" w:date="2026-10-19T10:18:37+08:00">
        <w:r>
          <w:rPr>
            <w:rFonts w:ascii="Times New Roman" w:hAnsi="Times New Roman" w:eastAsia="方正仿宋_GBK"/>
            <w:b w:val="0"/>
            <w:sz w:val="24"/>
          </w:rPr>
          <w:t xml:space="preserve">采购尚未由配套工程节省抵消</w:t>
        </w:r>
      </w:ins>
      <w:del w:id="6458" w:author="xh" w:date="2026-10-19T10:18:37+08:00">
        <w:r>
          <w:rPr>
            <w:rFonts w:ascii="Times New Roman" w:hAnsi="Times New Roman" w:eastAsia="方正仿宋_GBK"/>
            <w:b w:val="0"/>
            <w:sz w:val="24"/>
          </w:rPr>
          <w:delText xml:space="preserve">总容量均保持不变，因此2023年的容载比低于2022年和2024年</w:delText>
        </w:r>
      </w:del>
      <w:r>
        <w:rPr>
          <w:rFonts w:ascii="Times New Roman" w:hAnsi="Times New Roman" w:eastAsia="方正仿宋_GBK"/>
          <w:b w:val="0"/>
          <w:sz w:val="24"/>
        </w:rPr>
        <w:t xml:space="preserve">。</w:t>
      </w:r>
      <w:del w:id="6459" w:author="xh" w:date="2026-10-19T10:18:37+08:00">
        <w:r>
          <w:rPr>
            <w:rFonts w:ascii="Times New Roman" w:hAnsi="Times New Roman" w:eastAsia="方正仿宋_GBK"/>
            <w:b w:val="0"/>
            <w:sz w:val="24"/>
          </w:rPr>
          <w:delText xml:space="preserve">到2025年，年度负荷为1528.82 MW，仍略低于2023年。以年最大净负荷平均增长率描述增长阶段时，还需保留这类年际波动，逐年容量安排才能与实际供电任务对应。</w:delText>
        </w:r>
      </w:del>
    </w:p>
    <w:p w14:paraId="15E1BE86">
      <w:pPr>
        <w:pStyle w:val="2"/>
        <w:widowControl/>
        <w:spacing w:before="0" w:after="0" w:line="348" w:lineRule="exact"/>
        <w:ind w:firstLine="480"/>
        <w:jc w:val="both"/>
      </w:pPr>
      <w:ins w:id="6460" w:author="xh" w:date="2026-10-19T10:19:17+08:00">
        <w:r>
          <w:rPr>
            <w:rFonts w:ascii="Times New Roman" w:hAnsi="Times New Roman" w:eastAsia="方正仿宋_GBK"/>
            <w:b w:val="0"/>
            <w:sz w:val="24"/>
          </w:rPr>
          <w:t xml:space="preserve">2032年以后两方案继续按局部缺口增加储能。2035年</w:t>
        </w:r>
      </w:ins>
      <w:del w:id="6461" w:author="xh" w:date="2026-10-19T10:19:17+08:00">
        <w:r>
          <w:rPr>
            <w:rFonts w:ascii="Times New Roman" w:hAnsi="Times New Roman" w:eastAsia="方正仿宋_GBK"/>
            <w:b w:val="0"/>
            <w:sz w:val="24"/>
          </w:rPr>
          <w:delText xml:space="preserve">市区</w:delText>
        </w:r>
      </w:del>
      <w:r>
        <w:rPr>
          <w:rFonts w:ascii="Times New Roman" w:hAnsi="Times New Roman" w:eastAsia="方正仿宋_GBK"/>
          <w:b w:val="0"/>
          <w:sz w:val="24"/>
        </w:rPr>
        <w:t xml:space="preserve">弹性</w:t>
      </w:r>
      <w:ins w:id="6462" w:author="xh" w:date="2026-10-19T10:19:17+08:00">
        <w:r>
          <w:rPr>
            <w:rFonts w:ascii="Times New Roman" w:hAnsi="Times New Roman" w:eastAsia="方正仿宋_GBK"/>
            <w:b w:val="0"/>
            <w:sz w:val="24"/>
          </w:rPr>
          <w:t xml:space="preserve">主</w:t>
        </w:r>
      </w:ins>
      <w:del w:id="6463" w:author="xh" w:date="2026-10-19T10:19:17+08:00">
        <w:r>
          <w:rPr>
            <w:rFonts w:ascii="Times New Roman" w:hAnsi="Times New Roman" w:eastAsia="方正仿宋_GBK"/>
            <w:b w:val="0"/>
            <w:sz w:val="24"/>
          </w:rPr>
          <w:delText xml:space="preserve">方案选择在翟山</w:delText>
        </w:r>
      </w:del>
      <w:r>
        <w:rPr>
          <w:rFonts w:ascii="Times New Roman" w:hAnsi="Times New Roman" w:eastAsia="方正仿宋_GBK"/>
          <w:b w:val="0"/>
          <w:sz w:val="24"/>
        </w:rPr>
        <w:t xml:space="preserve">变</w:t>
      </w:r>
      <w:ins w:id="6464" w:author="xh" w:date="2026-10-19T10:19:17+08:00">
        <w:r>
          <w:rPr>
            <w:rFonts w:ascii="Times New Roman" w:hAnsi="Times New Roman" w:eastAsia="方正仿宋_GBK"/>
            <w:b w:val="0"/>
            <w:sz w:val="24"/>
          </w:rPr>
          <w:t xml:space="preserve">容量3608.5</w:t>
        </w:r>
      </w:ins>
      <w:del w:id="6465" w:author="xh" w:date="2026-10-19T10:19:17+08:00">
        <w:r>
          <w:rPr>
            <w:rFonts w:ascii="Times New Roman" w:hAnsi="Times New Roman" w:eastAsia="方正仿宋_GBK"/>
            <w:b w:val="0"/>
            <w:sz w:val="24"/>
          </w:rPr>
          <w:delText xml:space="preserve">将一台4</w:delText>
        </w:r>
      </w:del>
      <w:r>
        <w:rPr>
          <w:rFonts w:ascii="Times New Roman" w:hAnsi="Times New Roman" w:eastAsia="方正仿宋_GBK"/>
          <w:b w:val="0"/>
          <w:sz w:val="24"/>
        </w:rPr>
        <w:t xml:space="preserve">0 MVA</w:t>
      </w:r>
      <w:ins w:id="6466" w:author="xh" w:date="2026-10-19T10:19:17+08:00">
        <w:r>
          <w:rPr>
            <w:rFonts w:ascii="Times New Roman" w:hAnsi="Times New Roman" w:eastAsia="方正仿宋_GBK"/>
            <w:b w:val="0"/>
            <w:sz w:val="24"/>
          </w:rPr>
          <w:t xml:space="preserve">、储能109.65 MWh、累计新增联络35条，刚性分别为3587.00 MVA、92.88 MWh和66条。弹性储能高于刚性，减少联络的同时保留了</w:t>
        </w:r>
      </w:ins>
      <w:del w:id="6467" w:author="xh" w:date="2026-10-19T10:19:17+08:00">
        <w:r>
          <w:rPr>
            <w:rFonts w:ascii="Times New Roman" w:hAnsi="Times New Roman" w:eastAsia="方正仿宋_GBK"/>
            <w:b w:val="0"/>
            <w:sz w:val="24"/>
          </w:rPr>
          <w:delText xml:space="preserve">主变</w:delText>
        </w:r>
      </w:del>
      <w:r>
        <w:rPr>
          <w:rFonts w:ascii="Times New Roman" w:hAnsi="Times New Roman" w:eastAsia="方正仿宋_GBK"/>
          <w:b w:val="0"/>
          <w:sz w:val="24"/>
        </w:rPr>
        <w:t xml:space="preserve">更</w:t>
      </w:r>
      <w:ins w:id="6468" w:author="xh" w:date="2026-10-19T10:19:17+08:00">
        <w:r>
          <w:rPr>
            <w:rFonts w:ascii="Times New Roman" w:hAnsi="Times New Roman" w:eastAsia="方正仿宋_GBK"/>
            <w:b w:val="0"/>
            <w:sz w:val="24"/>
          </w:rPr>
          <w:t xml:space="preserve">多本地支撑。两方案容量差</w:t>
        </w:r>
      </w:ins>
      <w:del w:id="6469" w:author="xh" w:date="2026-10-19T10:19:17+08:00">
        <w:r>
          <w:rPr>
            <w:rFonts w:ascii="Times New Roman" w:hAnsi="Times New Roman" w:eastAsia="方正仿宋_GBK"/>
            <w:b w:val="0"/>
            <w:sz w:val="24"/>
          </w:rPr>
          <w:delText xml:space="preserve">换</w:delText>
        </w:r>
      </w:del>
      <w:r>
        <w:rPr>
          <w:rFonts w:ascii="Times New Roman" w:hAnsi="Times New Roman" w:eastAsia="方正仿宋_GBK"/>
          <w:b w:val="0"/>
          <w:sz w:val="24"/>
        </w:rPr>
        <w:t xml:space="preserve">为</w:t>
      </w:r>
      <w:ins w:id="6470" w:author="xh" w:date="2026-10-19T10:19:17+08:00">
        <w:r>
          <w:rPr>
            <w:rFonts w:ascii="Times New Roman" w:hAnsi="Times New Roman" w:eastAsia="方正仿宋_GBK"/>
            <w:b w:val="0"/>
            <w:sz w:val="24"/>
          </w:rPr>
          <w:t xml:space="preserve">21.50</w:t>
        </w:r>
      </w:ins>
      <w:del w:id="6471" w:author="xh" w:date="2026-10-19T10:19:17+08:00">
        <w:r>
          <w:rPr>
            <w:rFonts w:ascii="Times New Roman" w:hAnsi="Times New Roman" w:eastAsia="方正仿宋_GBK"/>
            <w:b w:val="0"/>
            <w:sz w:val="24"/>
          </w:rPr>
          <w:delText xml:space="preserve">63</w:delText>
        </w:r>
      </w:del>
      <w:r>
        <w:rPr>
          <w:rFonts w:ascii="Times New Roman" w:hAnsi="Times New Roman" w:eastAsia="方正仿宋_GBK"/>
          <w:b w:val="0"/>
          <w:sz w:val="24"/>
        </w:rPr>
        <w:t xml:space="preserve"> MVA，</w:t>
      </w:r>
      <w:del w:id="6472" w:author="xh" w:date="2026-10-19T10:19:17+08:00">
        <w:r>
          <w:rPr>
            <w:rFonts w:ascii="Times New Roman" w:hAnsi="Times New Roman" w:eastAsia="方正仿宋_GBK"/>
            <w:b w:val="0"/>
            <w:sz w:val="24"/>
          </w:rPr>
          <w:delText xml:space="preserve">既增加23 MVA区域</w:delText>
        </w:r>
      </w:del>
      <w:r>
        <w:rPr>
          <w:rFonts w:ascii="Times New Roman" w:hAnsi="Times New Roman" w:eastAsia="方正仿宋_GBK"/>
          <w:b w:val="0"/>
          <w:sz w:val="24"/>
        </w:rPr>
        <w:t xml:space="preserve">容</w:t>
      </w:r>
      <w:ins w:id="6473" w:author="xh" w:date="2026-10-19T10:19:17+08:00">
        <w:r>
          <w:rPr>
            <w:rFonts w:ascii="Times New Roman" w:hAnsi="Times New Roman" w:eastAsia="方正仿宋_GBK"/>
            <w:b w:val="0"/>
            <w:sz w:val="24"/>
          </w:rPr>
          <w:t xml:space="preserve">载比</w:t>
        </w:r>
      </w:ins>
      <w:del w:id="6474" w:author="xh" w:date="2026-10-19T10:19:17+08:00">
        <w:r>
          <w:rPr>
            <w:rFonts w:ascii="Times New Roman" w:hAnsi="Times New Roman" w:eastAsia="方正仿宋_GBK"/>
            <w:b w:val="0"/>
            <w:sz w:val="24"/>
          </w:rPr>
          <w:delText xml:space="preserve">量，也将该站最大80 MVA主变停运后的剩余容量从40 MVA提高至63 MVA。刚性方案保留原主变容量，2022年增加3项联络，2023年再增加2项，借助网络重新安排负荷。两类方案</w:delText>
        </w:r>
      </w:del>
      <w:r>
        <w:rPr>
          <w:rFonts w:ascii="Times New Roman" w:hAnsi="Times New Roman" w:eastAsia="方正仿宋_GBK"/>
          <w:b w:val="0"/>
          <w:sz w:val="24"/>
        </w:rPr>
        <w:t xml:space="preserve">分别</w:t>
      </w:r>
      <w:ins w:id="6475" w:author="xh" w:date="2026-10-19T10:19:17+08:00">
        <w:r>
          <w:rPr>
            <w:rFonts w:ascii="Times New Roman" w:hAnsi="Times New Roman" w:eastAsia="方正仿宋_GBK"/>
            <w:b w:val="0"/>
            <w:sz w:val="24"/>
          </w:rPr>
          <w:t xml:space="preserve">为1.62</w:t>
        </w:r>
      </w:ins>
      <w:del w:id="6476" w:author="xh" w:date="2026-10-19T10:19:17+08:00">
        <w:r>
          <w:rPr>
            <w:rFonts w:ascii="Times New Roman" w:hAnsi="Times New Roman" w:eastAsia="方正仿宋_GBK"/>
            <w:b w:val="0"/>
            <w:sz w:val="24"/>
          </w:rPr>
          <w:delText xml:space="preserve">以站内补强</w:delText>
        </w:r>
      </w:del>
      <w:r>
        <w:rPr>
          <w:rFonts w:ascii="Times New Roman" w:hAnsi="Times New Roman" w:eastAsia="方正仿宋_GBK"/>
          <w:b w:val="0"/>
          <w:sz w:val="24"/>
        </w:rPr>
        <w:t xml:space="preserve">和</w:t>
      </w:r>
      <w:ins w:id="6477" w:author="xh" w:date="2026-10-19T10:19:17+08:00">
        <w:r>
          <w:rPr>
            <w:rFonts w:ascii="Times New Roman" w:hAnsi="Times New Roman" w:eastAsia="方正仿宋_GBK"/>
            <w:b w:val="0"/>
            <w:sz w:val="24"/>
          </w:rPr>
          <w:t xml:space="preserve">1.61</w:t>
        </w:r>
      </w:ins>
      <w:del w:id="6478" w:author="xh" w:date="2026-10-19T10:19:17+08:00">
        <w:r>
          <w:rPr>
            <w:rFonts w:ascii="Times New Roman" w:hAnsi="Times New Roman" w:eastAsia="方正仿宋_GBK"/>
            <w:b w:val="0"/>
            <w:sz w:val="24"/>
          </w:rPr>
          <w:delText xml:space="preserve">新增通道满足同一组供电约束</w:delText>
        </w:r>
      </w:del>
      <w:r>
        <w:rPr>
          <w:rFonts w:ascii="Times New Roman" w:hAnsi="Times New Roman" w:eastAsia="方正仿宋_GBK"/>
          <w:b w:val="0"/>
          <w:sz w:val="24"/>
        </w:rPr>
        <w:t xml:space="preserve">，费用</w:t>
      </w:r>
      <w:ins w:id="6479" w:author="xh" w:date="2026-10-19T10:19:17+08:00">
        <w:r>
          <w:rPr>
            <w:rFonts w:ascii="Times New Roman" w:hAnsi="Times New Roman" w:eastAsia="方正仿宋_GBK"/>
            <w:b w:val="0"/>
            <w:sz w:val="24"/>
          </w:rPr>
          <w:t xml:space="preserve">比较需同时考虑各年度</w:t>
        </w:r>
      </w:ins>
      <w:del w:id="6480" w:author="xh" w:date="2026-10-19T10:19:17+08:00">
        <w:r>
          <w:rPr>
            <w:rFonts w:ascii="Times New Roman" w:hAnsi="Times New Roman" w:eastAsia="方正仿宋_GBK"/>
            <w:b w:val="0"/>
            <w:sz w:val="24"/>
          </w:rPr>
          <w:delText xml:space="preserve">差</w:delText>
        </w:r>
      </w:del>
      <w:r>
        <w:rPr>
          <w:rFonts w:ascii="Times New Roman" w:hAnsi="Times New Roman" w:eastAsia="方正仿宋_GBK"/>
          <w:b w:val="0"/>
          <w:sz w:val="24"/>
        </w:rPr>
        <w:t xml:space="preserve">主</w:t>
      </w:r>
      <w:ins w:id="6481" w:author="xh" w:date="2026-10-19T10:19:17+08:00">
        <w:r>
          <w:rPr>
            <w:rFonts w:ascii="Times New Roman" w:hAnsi="Times New Roman" w:eastAsia="方正仿宋_GBK"/>
            <w:b w:val="0"/>
            <w:sz w:val="24"/>
          </w:rPr>
          <w:t xml:space="preserve">变、储能与联络投入</w:t>
        </w:r>
      </w:ins>
      <w:del w:id="6482" w:author="xh" w:date="2026-10-19T10:19:17+08:00">
        <w:r>
          <w:rPr>
            <w:rFonts w:ascii="Times New Roman" w:hAnsi="Times New Roman" w:eastAsia="方正仿宋_GBK"/>
            <w:b w:val="0"/>
            <w:sz w:val="24"/>
          </w:rPr>
          <w:delText xml:space="preserve">要由这两类措施的工程费用形成</w:delText>
        </w:r>
      </w:del>
      <w:r>
        <w:rPr>
          <w:rFonts w:ascii="Times New Roman" w:hAnsi="Times New Roman" w:eastAsia="方正仿宋_GBK"/>
          <w:b w:val="0"/>
          <w:sz w:val="24"/>
        </w:rPr>
        <w:t xml:space="preserve">。</w:t>
      </w:r>
      <w:del w:id="6483" w:author="xh" w:date="2026-10-19T10:19:17+08:00">
        <w:r>
          <w:rPr>
            <w:rFonts w:ascii="Times New Roman" w:hAnsi="Times New Roman" w:eastAsia="方正仿宋_GBK"/>
            <w:b w:val="0"/>
            <w:sz w:val="24"/>
          </w:rPr>
          <w:delText xml:space="preserve">既有逐站转供能力在两类方案中共同参与支援。</w:delText>
        </w:r>
      </w:del>
    </w:p>
    <w:p w14:paraId="19D0AA47">
      <w:pPr>
        <w:pStyle w:val="2"/>
        <w:widowControl/>
        <w:spacing w:before="0" w:after="0" w:line="348" w:lineRule="exact"/>
        <w:ind w:firstLine="480"/>
        <w:jc w:val="both"/>
        <w:rPr>
          <w:del w:id="6484" w:author="xh" w:date="2026-10-19T10:19:56+08:00"/>
        </w:rPr>
      </w:pPr>
      <w:del w:id="6485" w:author="xh" w:date="2026-10-19T10:19:56+08:00">
        <w:r>
          <w:rPr>
            <w:rFonts w:ascii="Times New Roman" w:hAnsi="Times New Roman" w:eastAsia="方正仿宋_GBK"/>
            <w:b w:val="0"/>
            <w:sz w:val="24"/>
          </w:rPr>
          <w:delText>市区逐年新增图显示了两种建设路径的集中差异：弹性方案首年采购一台63 MVA主变，形成23 MVA净增容量；刚性方案分2022、2023年建设联络。后两年保持既有工程状态，通过运行转接适应年度负荷波动。由于两类方案均未新增储能，本地区费用比较主要由主变工程与联络工程构成，采用各自实际投运批次计算现值后评价其经济差异。</w:delText>
        </w:r>
      </w:del>
    </w:p>
    <w:p w14:paraId="1EA7F7EC">
      <w:pPr>
        <w:pStyle w:val="2"/>
        <w:keepNext/>
        <w:spacing w:before="120" w:after="0" w:line="240" w:lineRule="auto"/>
        <w:ind w:left="0" w:leftChars="0" w:right="0" w:rightChars="0" w:firstLine="0" w:firstLineChars="0"/>
        <w:jc w:val="center"/>
        <w:rPr>
          <w:del w:id="6486" w:author="xh" w:date="2026-10-19T10:20:36+08:00"/>
        </w:rPr>
      </w:pPr>
      <w:del w:id="6487" w:author="xh" w:date="2026-10-19T10:20:36+08:00">
        <w:r>
          <w:drawing>
            <wp:inline distT="0" distB="0" distL="114300" distR="114300">
              <wp:extent cx="5120640" cy="4141470"/>
              <wp:effectExtent l="0" t="0" r="0" b="0"/>
              <wp:docPr id="5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pic:cNvPicPr>
                        <a:picLocks noChangeAspect="1" noChangeArrowheads="1"/>
                      </pic:cNvPicPr>
                    </pic:nvPicPr>
                    <pic:blipFill>
                      <a:blip r:embed="rId38"/>
                      <a:stretch>
                        <a:fillRect/>
                      </a:stretch>
                    </pic:blipFill>
                    <pic:spPr>
                      <a:xfrm>
                        <a:off x="0" y="0"/>
                        <a:ext cx="5120640" cy="4141694"/>
                      </a:xfrm>
                      <a:prstGeom prst="rect">
                        <a:avLst/>
                      </a:prstGeom>
                      <a:noFill/>
                      <a:ln w="9525">
                        <a:noFill/>
                      </a:ln>
                    </pic:spPr>
                  </pic:pic>
                </a:graphicData>
              </a:graphic>
            </wp:inline>
          </w:drawing>
        </w:r>
      </w:del>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ins w:id="6488" w:author="xh" w:date="2026-10-19T10:21:15+08:00"/>
        </w:rPr>
      </w:pPr>
      <w:ins w:id="6489" w:author="xh" w:date="2026-10-19T10:21:15+08:00">
        <w:r>
          <w:drawing>
            <wp:inline>
              <wp:extent cx="5120640" cy="5120640"/>
              <wp:effectExtent b="0" l="0" r="0" t="0"/>
              <wp:docPr descr="" title="" id="88" name="Picture"/>
              <a:graphic>
                <a:graphicData uri="http://schemas.openxmlformats.org/drawingml/2006/picture">
                  <pic:pic>
                    <pic:nvPicPr>
                      <pic:cNvPr descr="研究报告/02图表/当前版/city_annual_new_measures.png" id="0" name="Picture"/>
                      <pic:cNvPicPr>
                        <a:picLocks noChangeArrowheads="1" noChangeAspect="1"/>
                      </pic:cNvPicPr>
                    </pic:nvPicPr>
                    <pic:blipFill>
                      <a:blip r:embed="rIdReportRevision6"/>
                      <a:stretch>
                        <a:fillRect/>
                      </a:stretch>
                    </pic:blipFill>
                    <pic:spPr bwMode="auto">
                      <a:xfrm>
                        <a:off x="0" y="0"/>
                        <a:ext cx="5120640" cy="5120640"/>
                      </a:xfrm>
                      <a:prstGeom prst="rect">
                        <a:avLst/>
                      </a:prstGeom>
                      <a:noFill/>
                      <a:ln w="9525">
                        <a:noFill/>
                        <a:headEnd/>
                        <a:tailEnd/>
                      </a:ln>
                    </pic:spPr>
                  </pic:pic>
                </a:graphicData>
              </a:graphic>
            </wp:inline>
          </w:drawing>
        </w:r>
      </w:ins>
    </w:p>
    <w:p w14:paraId="61D17217">
      <w:pPr>
        <w:pStyle w:val="2"/>
        <w:spacing w:before="60" w:after="120" w:line="280" w:lineRule="exact"/>
        <w:ind w:left="0" w:leftChars="0" w:right="0" w:rightChars="0" w:firstLine="0" w:firstLineChars="0" w:hanging="0" w:hangingChars="0" w:start="0" w:end="0" w:startChars="0" w:endChars="0"/>
        <w:jc w:val="center"/>
        <w:pPrChange w:id="28340" w:author="xh" w:date="2026-10-19T10:21:54+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图5-3 市区两类方案的逐年新增工程</w:t>
      </w:r>
    </w:p>
    <w:p w14:paraId="6DBF4012">
      <w:pPr>
        <w:pStyle w:val="5"/>
        <w:keepNext/>
        <w:numPr>
          <w:ilvl w:val="0"/>
          <w:numId w:val="0"/>
        </w:numPr>
        <w:spacing w:before="160" w:after="120" w:line="390" w:lineRule="exact"/>
        <w:ind w:firstLine="0"/>
      </w:pPr>
      <w:bookmarkStart w:id="198" w:name="弹性方案与导则建议范围的逐年对照"/>
      <w:r>
        <w:rPr>
          <w:rFonts w:ascii="Times New Roman" w:hAnsi="Times New Roman" w:eastAsia="方正仿宋_GBK"/>
          <w:b/>
          <w:sz w:val="26"/>
        </w:rPr>
        <w:t>5.4.3 弹性方案与导则建议范围的逐年对照</w:t>
      </w:r>
      <w:bookmarkEnd w:id="198"/>
    </w:p>
    <w:p w14:paraId="742E4B72">
      <w:pPr>
        <w:pStyle w:val="115"/>
        <w:widowControl/>
        <w:spacing w:before="0" w:after="0" w:line="348" w:lineRule="exact"/>
        <w:ind w:firstLine="480"/>
        <w:jc w:val="both"/>
      </w:pPr>
      <w:r>
        <w:rPr>
          <w:rFonts w:ascii="Times New Roman" w:hAnsi="Times New Roman" w:eastAsia="方正仿宋_GBK"/>
          <w:b w:val="0"/>
          <w:sz w:val="24"/>
        </w:rPr>
        <w:t>2025年4月《配电网规划设计技术导则（修订稿）》第6.2.2.1条提出容载比总体控制在1.5～2.0，表2按年最大净负荷平均增长率划分发展阶段，相应建议范围如下[8]。</w:t>
      </w:r>
    </w:p>
    <w:p w14:paraId="1EBC65C4">
      <w:pPr>
        <w:pStyle w:val="2"/>
        <w:keepNext/>
        <w:spacing w:before="120" w:after="80" w:line="280" w:lineRule="exact"/>
        <w:ind w:firstLine="0"/>
        <w:jc w:val="center"/>
      </w:pPr>
      <w:r>
        <w:rPr>
          <w:rFonts w:ascii="Times New Roman" w:hAnsi="Times New Roman" w:eastAsia="宋体"/>
          <w:b w:val="0"/>
          <w:sz w:val="21"/>
        </w:rPr>
        <w:t>表5-8 高压分区或行政县（市、区）110～35 kV电网容载比选择范围[8]</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11642D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5C602AE3">
            <w:pPr>
              <w:keepNext/>
              <w:spacing w:before="20" w:after="20" w:line="260" w:lineRule="exact"/>
              <w:ind w:left="0" w:leftChars="0" w:right="0" w:rightChars="0" w:firstLine="0" w:firstLineChars="0"/>
              <w:jc w:val="center"/>
            </w:pPr>
            <w:r>
              <w:rPr>
                <w:rFonts w:ascii="Times New Roman" w:hAnsi="Times New Roman" w:eastAsia="宋体"/>
                <w:b/>
                <w:sz w:val="18"/>
              </w:rPr>
              <w:t>负荷增长情况</w:t>
            </w:r>
          </w:p>
        </w:tc>
        <w:tc>
          <w:tcPr>
            <w:tcW w:w="2771" w:type="dxa"/>
            <w:tcMar>
              <w:left w:w="70" w:type="dxa"/>
              <w:right w:w="70" w:type="dxa"/>
            </w:tcMar>
            <w:vAlign w:val="center"/>
          </w:tcPr>
          <w:p w14:paraId="4D43BCE3">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年最大净负荷平均增长率KP</w:t>
            </w:r>
          </w:p>
        </w:tc>
        <w:tc>
          <w:tcPr>
            <w:tcW w:w="2771" w:type="dxa"/>
            <w:tcMar>
              <w:left w:w="70" w:type="dxa"/>
              <w:right w:w="70" w:type="dxa"/>
            </w:tcMar>
            <w:vAlign w:val="center"/>
          </w:tcPr>
          <w:p w14:paraId="5B46F99B">
            <w:pPr>
              <w:keepNext/>
              <w:spacing w:before="20" w:after="20" w:line="260" w:lineRule="exact"/>
              <w:ind w:left="0" w:leftChars="0" w:right="0" w:rightChars="0" w:firstLine="0" w:firstLineChars="0"/>
              <w:jc w:val="center"/>
            </w:pPr>
            <w:r>
              <w:rPr>
                <w:rFonts w:ascii="Times New Roman" w:hAnsi="Times New Roman" w:eastAsia="宋体"/>
                <w:b/>
                <w:sz w:val="18"/>
              </w:rPr>
              <w:t>容载比建议范围</w:t>
            </w:r>
          </w:p>
        </w:tc>
      </w:tr>
      <w:tr w14:paraId="1C4355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6127146">
            <w:pPr>
              <w:keepNext/>
              <w:spacing w:before="20" w:after="20" w:line="260" w:lineRule="exact"/>
              <w:ind w:left="0" w:leftChars="0" w:right="0" w:rightChars="0" w:firstLine="0" w:firstLineChars="0"/>
              <w:jc w:val="center"/>
            </w:pPr>
            <w:r>
              <w:rPr>
                <w:rFonts w:ascii="Times New Roman" w:hAnsi="Times New Roman" w:eastAsia="宋体"/>
                <w:b w:val="0"/>
                <w:sz w:val="18"/>
              </w:rPr>
              <w:t>饱和期</w:t>
            </w:r>
          </w:p>
        </w:tc>
        <w:tc>
          <w:tcPr>
            <w:tcW w:w="2771" w:type="dxa"/>
            <w:tcMar>
              <w:left w:w="70" w:type="dxa"/>
              <w:right w:w="70" w:type="dxa"/>
            </w:tcMar>
            <w:vAlign w:val="center"/>
          </w:tcPr>
          <w:p w14:paraId="36A8F7E9">
            <w:pPr>
              <w:keepNext/>
              <w:spacing w:before="20" w:after="20" w:line="260" w:lineRule="exact"/>
              <w:ind w:left="0" w:leftChars="0" w:right="0" w:rightChars="0" w:firstLine="0" w:firstLineChars="0"/>
              <w:jc w:val="center"/>
            </w:pPr>
            <w:r>
              <w:rPr>
                <w:rFonts w:ascii="Times New Roman" w:hAnsi="Times New Roman" w:eastAsia="宋体"/>
                <w:b w:val="0"/>
                <w:sz w:val="18"/>
              </w:rPr>
              <w:t>KP≤2%</w:t>
            </w:r>
          </w:p>
        </w:tc>
        <w:tc>
          <w:tcPr>
            <w:tcW w:w="2771" w:type="dxa"/>
            <w:tcMar>
              <w:left w:w="70" w:type="dxa"/>
              <w:right w:w="70" w:type="dxa"/>
            </w:tcMar>
            <w:vAlign w:val="center"/>
          </w:tcPr>
          <w:p w14:paraId="7FFDE089">
            <w:pPr>
              <w:keepNext/>
              <w:spacing w:before="20" w:after="20" w:line="260" w:lineRule="exact"/>
              <w:ind w:left="0" w:leftChars="0" w:right="0" w:rightChars="0" w:firstLine="0" w:firstLineChars="0"/>
              <w:jc w:val="center"/>
            </w:pPr>
            <w:r>
              <w:rPr>
                <w:rFonts w:ascii="Times New Roman" w:hAnsi="Times New Roman" w:eastAsia="宋体"/>
                <w:b w:val="0"/>
                <w:sz w:val="18"/>
              </w:rPr>
              <w:t>1.5～1.7</w:t>
            </w:r>
          </w:p>
        </w:tc>
      </w:tr>
      <w:tr w14:paraId="28B38A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F000A29">
            <w:pPr>
              <w:keepNext/>
              <w:spacing w:before="20" w:after="20" w:line="260" w:lineRule="exact"/>
              <w:ind w:left="0" w:leftChars="0" w:right="0" w:rightChars="0" w:firstLine="0" w:firstLineChars="0"/>
              <w:jc w:val="center"/>
            </w:pPr>
            <w:r>
              <w:rPr>
                <w:rFonts w:ascii="Times New Roman" w:hAnsi="Times New Roman" w:eastAsia="宋体"/>
                <w:b w:val="0"/>
                <w:sz w:val="18"/>
              </w:rPr>
              <w:t>较慢增长</w:t>
            </w:r>
          </w:p>
        </w:tc>
        <w:tc>
          <w:tcPr>
            <w:tcW w:w="2771" w:type="dxa"/>
            <w:tcMar>
              <w:left w:w="70" w:type="dxa"/>
              <w:right w:w="70" w:type="dxa"/>
            </w:tcMar>
            <w:vAlign w:val="center"/>
          </w:tcPr>
          <w:p w14:paraId="2053FEBF">
            <w:pPr>
              <w:keepNext/>
              <w:spacing w:before="20" w:after="20" w:line="260" w:lineRule="exact"/>
              <w:ind w:left="0" w:leftChars="0" w:right="0" w:rightChars="0" w:firstLine="0" w:firstLineChars="0"/>
              <w:jc w:val="center"/>
            </w:pPr>
            <w:r>
              <w:rPr>
                <w:rFonts w:ascii="Times New Roman" w:hAnsi="Times New Roman" w:eastAsia="宋体"/>
                <w:b w:val="0"/>
                <w:sz w:val="18"/>
              </w:rPr>
              <w:t>2%＜KP≤4%</w:t>
            </w:r>
          </w:p>
        </w:tc>
        <w:tc>
          <w:tcPr>
            <w:tcW w:w="2771" w:type="dxa"/>
            <w:tcMar>
              <w:left w:w="70" w:type="dxa"/>
              <w:right w:w="70" w:type="dxa"/>
            </w:tcMar>
            <w:vAlign w:val="center"/>
          </w:tcPr>
          <w:p w14:paraId="5F50CAB9">
            <w:pPr>
              <w:keepNext/>
              <w:spacing w:before="20" w:after="20" w:line="260" w:lineRule="exact"/>
              <w:ind w:left="0" w:leftChars="0" w:right="0" w:rightChars="0" w:firstLine="0" w:firstLineChars="0"/>
              <w:jc w:val="center"/>
            </w:pPr>
            <w:r>
              <w:rPr>
                <w:rFonts w:ascii="Times New Roman" w:hAnsi="Times New Roman" w:eastAsia="宋体"/>
                <w:b w:val="0"/>
                <w:sz w:val="18"/>
              </w:rPr>
              <w:t>1.6～1.8</w:t>
            </w:r>
          </w:p>
        </w:tc>
      </w:tr>
      <w:tr w14:paraId="750375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7F676AE">
            <w:pPr>
              <w:keepNext/>
              <w:spacing w:before="20" w:after="20" w:line="260" w:lineRule="exact"/>
              <w:ind w:left="0" w:leftChars="0" w:right="0" w:rightChars="0" w:firstLine="0" w:firstLineChars="0"/>
              <w:jc w:val="center"/>
            </w:pPr>
            <w:r>
              <w:rPr>
                <w:rFonts w:ascii="Times New Roman" w:hAnsi="Times New Roman" w:eastAsia="宋体"/>
                <w:b w:val="0"/>
                <w:sz w:val="18"/>
              </w:rPr>
              <w:t>中等增长</w:t>
            </w:r>
          </w:p>
        </w:tc>
        <w:tc>
          <w:tcPr>
            <w:tcW w:w="2771" w:type="dxa"/>
            <w:tcMar>
              <w:left w:w="70" w:type="dxa"/>
              <w:right w:w="70" w:type="dxa"/>
            </w:tcMar>
            <w:vAlign w:val="center"/>
          </w:tcPr>
          <w:p w14:paraId="58D0DA7E">
            <w:pPr>
              <w:keepNext/>
              <w:spacing w:before="20" w:after="20" w:line="260" w:lineRule="exact"/>
              <w:ind w:left="0" w:leftChars="0" w:right="0" w:rightChars="0" w:firstLine="0" w:firstLineChars="0"/>
              <w:jc w:val="center"/>
            </w:pPr>
            <w:r>
              <w:rPr>
                <w:rFonts w:ascii="Times New Roman" w:hAnsi="Times New Roman" w:eastAsia="宋体"/>
                <w:b w:val="0"/>
                <w:sz w:val="18"/>
              </w:rPr>
              <w:t>4%＜KP≤7%</w:t>
            </w:r>
          </w:p>
        </w:tc>
        <w:tc>
          <w:tcPr>
            <w:tcW w:w="2771" w:type="dxa"/>
            <w:tcMar>
              <w:left w:w="70" w:type="dxa"/>
              <w:right w:w="70" w:type="dxa"/>
            </w:tcMar>
            <w:vAlign w:val="center"/>
          </w:tcPr>
          <w:p w14:paraId="1D698B28">
            <w:pPr>
              <w:keepNext/>
              <w:spacing w:before="20" w:after="20" w:line="260" w:lineRule="exact"/>
              <w:ind w:left="0" w:leftChars="0" w:right="0" w:rightChars="0" w:firstLine="0" w:firstLineChars="0"/>
              <w:jc w:val="center"/>
            </w:pPr>
            <w:r>
              <w:rPr>
                <w:rFonts w:ascii="Times New Roman" w:hAnsi="Times New Roman" w:eastAsia="宋体"/>
                <w:b w:val="0"/>
                <w:sz w:val="18"/>
              </w:rPr>
              <w:t>1.7～1.9</w:t>
            </w:r>
          </w:p>
        </w:tc>
      </w:tr>
      <w:tr w14:paraId="56C8D6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BF0E61F">
            <w:pPr>
              <w:keepNext w:val="0"/>
              <w:spacing w:before="20" w:after="20" w:line="260" w:lineRule="exact"/>
              <w:ind w:left="0" w:leftChars="0" w:right="0" w:rightChars="0" w:firstLine="0" w:firstLineChars="0"/>
              <w:jc w:val="center"/>
            </w:pPr>
            <w:r>
              <w:rPr>
                <w:rFonts w:ascii="Times New Roman" w:hAnsi="Times New Roman" w:eastAsia="宋体"/>
                <w:b w:val="0"/>
                <w:sz w:val="18"/>
              </w:rPr>
              <w:t>较快增长</w:t>
            </w:r>
          </w:p>
        </w:tc>
        <w:tc>
          <w:tcPr>
            <w:tcW w:w="2771" w:type="dxa"/>
            <w:tcMar>
              <w:left w:w="70" w:type="dxa"/>
              <w:right w:w="70" w:type="dxa"/>
            </w:tcMar>
            <w:vAlign w:val="center"/>
          </w:tcPr>
          <w:p w14:paraId="2E7F82E1">
            <w:pPr>
              <w:keepNext w:val="0"/>
              <w:spacing w:before="20" w:after="20" w:line="260" w:lineRule="exact"/>
              <w:ind w:left="0" w:leftChars="0" w:right="0" w:rightChars="0" w:firstLine="0" w:firstLineChars="0"/>
              <w:jc w:val="center"/>
            </w:pPr>
            <w:r>
              <w:rPr>
                <w:rFonts w:ascii="Times New Roman" w:hAnsi="Times New Roman" w:eastAsia="宋体"/>
                <w:b w:val="0"/>
                <w:sz w:val="18"/>
              </w:rPr>
              <w:t>KP＞7%</w:t>
            </w:r>
          </w:p>
        </w:tc>
        <w:tc>
          <w:tcPr>
            <w:tcW w:w="2771" w:type="dxa"/>
            <w:tcMar>
              <w:left w:w="70" w:type="dxa"/>
              <w:right w:w="70" w:type="dxa"/>
            </w:tcMar>
            <w:vAlign w:val="center"/>
          </w:tcPr>
          <w:p w14:paraId="6A537F30">
            <w:pPr>
              <w:keepNext w:val="0"/>
              <w:spacing w:before="20" w:after="20" w:line="260" w:lineRule="exact"/>
              <w:ind w:left="0" w:leftChars="0" w:right="0" w:rightChars="0" w:firstLine="0" w:firstLineChars="0"/>
              <w:jc w:val="center"/>
            </w:pPr>
            <w:r>
              <w:rPr>
                <w:rFonts w:ascii="Times New Roman" w:hAnsi="Times New Roman" w:eastAsia="宋体"/>
                <w:b w:val="0"/>
                <w:sz w:val="18"/>
              </w:rPr>
              <w:t>1.8～2.0</w:t>
            </w:r>
          </w:p>
        </w:tc>
      </w:tr>
    </w:tbl>
    <w:p w14:paraId="51FB2AC0">
      <w:pPr>
        <w:pStyle w:val="2"/>
        <w:widowControl/>
        <w:spacing w:before="0" w:after="0" w:line="348" w:lineRule="exact"/>
        <w:ind w:firstLine="480"/>
        <w:jc w:val="both"/>
      </w:pPr>
      <w:r>
        <w:rPr>
          <w:rFonts w:ascii="Times New Roman" w:hAnsi="Times New Roman" w:eastAsia="方正仿宋_GBK"/>
          <w:b w:val="0"/>
          <w:sz w:val="24"/>
        </w:rPr>
        <w:t>本节沿用建模采用的2021—2025年年最大净负荷平均增长率，</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P</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2025</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2021</m:t>
            </m:r>
          </m:sub>
        </m:sSub>
        <m:sSup>
          <m:sSupPr/>
          <m:e>
            <m:r>
              <m:rPr>
                <m:nor/>
                <m:sty m:val="p"/>
              </m:rPr>
              <w:rPr>
                <w:rFonts w:ascii="Times New Roman" w:hAnsi="Times New Roman" w:eastAsia="方正仿宋_GBK" w:cs="Times New Roman"/>
                <w:b w:val="0"/>
                <w:i w:val="0"/>
                <w:iCs w:val="0"/>
              </w:rPr>
              <m:t>)</m:t>
            </m:r>
          </m:e>
          <m:sup>
            <m:r>
              <m:rPr>
                <m:nor/>
                <m:sty m:val="p"/>
              </m:rPr>
              <w:rPr>
                <w:rFonts w:ascii="Times New Roman" w:hAnsi="Times New Roman" w:eastAsia="方正仿宋_GBK" w:cs="Times New Roman"/>
                <w:b w:val="0"/>
                <w:i w:val="0"/>
                <w:iCs w:val="0"/>
              </w:rPr>
              <m:t>1/4</m:t>
            </m:r>
          </m:sup>
        </m:sSup>
        <m:r>
          <m:rPr>
            <m:nor/>
            <m:sty m:val="p"/>
          </m:rPr>
          <w:rPr>
            <w:rFonts w:ascii="Times New Roman" w:hAnsi="Times New Roman" w:eastAsia="方正仿宋_GBK" w:cs="Times New Roman"/>
            <w:b w:val="0"/>
            <w:i w:val="0"/>
            <w:iCs w:val="0"/>
          </w:rPr>
          <m:t>−1</m:t>
        </m:r>
      </m:oMath>
      <w:r>
        <w:rPr>
          <w:rFonts w:ascii="Times New Roman" w:hAnsi="Times New Roman" w:eastAsia="方正仿宋_GBK"/>
          <w:b w:val="0"/>
          <w:sz w:val="24"/>
        </w:rPr>
        <w:t>，以同一增长水平对照各年方案。邳州年最大净负荷由731.77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14:paraId="214304CF">
      <w:pPr>
        <w:pStyle w:val="2"/>
        <w:widowControl/>
        <w:spacing w:before="0" w:after="0" w:line="348" w:lineRule="exact"/>
        <w:ind w:firstLine="480"/>
        <w:jc w:val="both"/>
      </w:pPr>
      <w:r>
        <w:rPr>
          <w:rFonts w:ascii="Times New Roman" w:hAnsi="Times New Roman" w:eastAsia="方正仿宋_GBK"/>
          <w:b w:val="0"/>
          <w:sz w:val="24"/>
        </w:rPr>
        <w:t xml:space="preserve">前述年度表</w:t>
      </w:r>
      <w:ins w:id="6490" w:author="xh" w:date="2026-10-19T10:22:34+08:00">
        <w:r>
          <w:rPr>
            <w:rFonts w:ascii="Times New Roman" w:hAnsi="Times New Roman" w:eastAsia="方正仿宋_GBK"/>
            <w:b w:val="0"/>
            <w:sz w:val="24"/>
          </w:rPr>
          <w:t xml:space="preserve">以2021年实际地区容量</w:t>
        </w:r>
      </w:ins>
      <w:r>
        <w:rPr>
          <w:rFonts w:ascii="Times New Roman" w:hAnsi="Times New Roman" w:eastAsia="方正仿宋_GBK"/>
          <w:b w:val="0"/>
          <w:sz w:val="24"/>
        </w:rPr>
        <w:t xml:space="preserve">为共同</w:t>
      </w:r>
      <w:del w:id="6491" w:author="xh" w:date="2026-10-19T10:22:34+08:00">
        <w:r>
          <w:rPr>
            <w:rFonts w:ascii="Times New Roman" w:hAnsi="Times New Roman" w:eastAsia="方正仿宋_GBK"/>
            <w:b w:val="0"/>
            <w:sz w:val="24"/>
          </w:rPr>
          <w:delText xml:space="preserve">仿真</w:delText>
        </w:r>
      </w:del>
      <w:r>
        <w:rPr>
          <w:rFonts w:ascii="Times New Roman" w:hAnsi="Times New Roman" w:eastAsia="方正仿宋_GBK"/>
          <w:b w:val="0"/>
          <w:sz w:val="24"/>
        </w:rPr>
        <w:t xml:space="preserve">起点</w:t>
      </w:r>
      <w:del w:id="6492" w:author="xh" w:date="2026-10-19T10:22:34+08:00">
        <w:r>
          <w:rPr>
            <w:rFonts w:ascii="Times New Roman" w:hAnsi="Times New Roman" w:eastAsia="方正仿宋_GBK"/>
            <w:b w:val="0"/>
            <w:sz w:val="24"/>
          </w:rPr>
          <w:delText xml:space="preserve">下、正常允许调整供区的弹性方案规划回算结果</w:delText>
        </w:r>
      </w:del>
      <w:r>
        <w:rPr>
          <w:rFonts w:ascii="Times New Roman" w:hAnsi="Times New Roman" w:eastAsia="方正仿宋_GBK"/>
          <w:b w:val="0"/>
          <w:sz w:val="24"/>
        </w:rPr>
        <w:t xml:space="preserve">。按</w:t>
      </w:r>
      <w:ins w:id="6493" w:author="xh" w:date="2026-10-19T10:22:34+08:00">
        <w:r>
          <w:rPr>
            <w:rFonts w:ascii="Times New Roman" w:hAnsi="Times New Roman" w:eastAsia="方正仿宋_GBK"/>
            <w:b w:val="0"/>
            <w:sz w:val="24"/>
          </w:rPr>
          <w:t xml:space="preserve">2021—2025年</w:t>
        </w:r>
      </w:ins>
      <w:del w:id="6494" w:author="xh" w:date="2026-10-19T10:22:34+08:00">
        <w:r>
          <w:rPr>
            <w:rFonts w:ascii="Times New Roman" w:hAnsi="Times New Roman" w:eastAsia="方正仿宋_GBK"/>
            <w:b w:val="0"/>
            <w:sz w:val="24"/>
          </w:rPr>
          <w:delText xml:space="preserve">上述</w:delText>
        </w:r>
      </w:del>
      <w:r>
        <w:rPr>
          <w:rFonts w:ascii="Times New Roman" w:hAnsi="Times New Roman" w:eastAsia="方正仿宋_GBK"/>
          <w:b w:val="0"/>
          <w:sz w:val="24"/>
        </w:rPr>
        <w:t xml:space="preserve">年最大净负荷平均增长率</w:t>
      </w:r>
      <w:del w:id="6495" w:author="xh" w:date="2026-10-19T10:22:34+08:00">
        <w:r>
          <w:rPr>
            <w:rFonts w:ascii="Times New Roman" w:hAnsi="Times New Roman" w:eastAsia="方正仿宋_GBK"/>
            <w:b w:val="0"/>
            <w:sz w:val="24"/>
          </w:rPr>
          <w:delText xml:space="preserve">统一</w:delText>
        </w:r>
      </w:del>
      <w:r>
        <w:rPr>
          <w:rFonts w:ascii="Times New Roman" w:hAnsi="Times New Roman" w:eastAsia="方正仿宋_GBK"/>
          <w:b w:val="0"/>
          <w:sz w:val="24"/>
        </w:rPr>
        <w:t xml:space="preserve">分档，邳州2022—202</w:t>
      </w:r>
      <w:ins w:id="6496" w:author="xh" w:date="2026-10-19T10:22:34+08:00">
        <w:r>
          <w:rPr>
            <w:rFonts w:ascii="Times New Roman" w:hAnsi="Times New Roman" w:eastAsia="方正仿宋_GBK"/>
            <w:b w:val="0"/>
            <w:sz w:val="24"/>
          </w:rPr>
          <w:t xml:space="preserve">5</w:t>
        </w:r>
      </w:ins>
      <w:del w:id="6497" w:author="xh" w:date="2026-10-19T10:22:34+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年</w:t>
      </w:r>
      <w:ins w:id="6498" w:author="xh" w:date="2026-10-19T10:22:34+08:00">
        <w:r>
          <w:rPr>
            <w:rFonts w:ascii="Times New Roman" w:hAnsi="Times New Roman" w:eastAsia="方正仿宋_GBK"/>
            <w:b w:val="0"/>
            <w:sz w:val="24"/>
          </w:rPr>
          <w:t xml:space="preserve">弹性容载比</w:t>
        </w:r>
      </w:ins>
      <w:r>
        <w:rPr>
          <w:rFonts w:ascii="Times New Roman" w:hAnsi="Times New Roman" w:eastAsia="方正仿宋_GBK"/>
          <w:b w:val="0"/>
          <w:sz w:val="24"/>
        </w:rPr>
        <w:t xml:space="preserve">均高于</w:t>
      </w:r>
      <w:del w:id="6499" w:author="xh" w:date="2026-10-19T10:22:34+08:00">
        <w:r>
          <w:rPr>
            <w:rFonts w:ascii="Times New Roman" w:hAnsi="Times New Roman" w:eastAsia="方正仿宋_GBK"/>
            <w:b w:val="0"/>
            <w:sz w:val="24"/>
          </w:rPr>
          <w:delText xml:space="preserve">分档</w:delText>
        </w:r>
      </w:del>
      <w:r>
        <w:rPr>
          <w:rFonts w:ascii="Times New Roman" w:hAnsi="Times New Roman" w:eastAsia="方正仿宋_GBK"/>
          <w:b w:val="0"/>
          <w:sz w:val="24"/>
        </w:rPr>
        <w:t xml:space="preserve">建议上限1.9</w:t>
      </w:r>
      <w:ins w:id="6500" w:author="xh" w:date="2026-10-19T10:22:34+08:00">
        <w:r>
          <w:rPr>
            <w:rFonts w:ascii="Times New Roman" w:hAnsi="Times New Roman" w:eastAsia="方正仿宋_GBK"/>
            <w:b w:val="0"/>
            <w:sz w:val="24"/>
          </w:rPr>
          <w:t xml:space="preserve">0</w:t>
        </w:r>
      </w:ins>
      <w:r>
        <w:rPr>
          <w:rFonts w:ascii="Times New Roman" w:hAnsi="Times New Roman" w:eastAsia="方正仿宋_GBK"/>
          <w:b w:val="0"/>
          <w:sz w:val="24"/>
        </w:rPr>
        <w:t xml:space="preserve">，</w:t>
      </w:r>
      <w:ins w:id="6501" w:author="xh" w:date="2026-10-19T10:22:34+08:00">
        <w:r>
          <w:rPr>
            <w:rFonts w:ascii="Times New Roman" w:hAnsi="Times New Roman" w:eastAsia="方正仿宋_GBK"/>
            <w:b w:val="0"/>
            <w:sz w:val="24"/>
          </w:rPr>
          <w:t xml:space="preserve">市区均高于</w:t>
        </w:r>
      </w:ins>
      <w:del w:id="6502" w:author="xh" w:date="2026-10-19T10:22:34+08:00">
        <w:r>
          <w:rPr>
            <w:rFonts w:ascii="Times New Roman" w:hAnsi="Times New Roman" w:eastAsia="方正仿宋_GBK"/>
            <w:b w:val="0"/>
            <w:sz w:val="24"/>
          </w:rPr>
          <w:delText xml:space="preserve">2025年降至</w:delText>
        </w:r>
      </w:del>
      <w:r>
        <w:rPr>
          <w:rFonts w:ascii="Times New Roman" w:hAnsi="Times New Roman" w:eastAsia="方正仿宋_GBK"/>
          <w:b w:val="0"/>
          <w:sz w:val="24"/>
        </w:rPr>
        <w:t xml:space="preserve">1.7</w:t>
      </w:r>
      <w:ins w:id="6503" w:author="xh" w:date="2026-10-19T10:22:34+08:00">
        <w:r>
          <w:rPr>
            <w:rFonts w:ascii="Times New Roman" w:hAnsi="Times New Roman" w:eastAsia="方正仿宋_GBK"/>
            <w:b w:val="0"/>
            <w:sz w:val="24"/>
          </w:rPr>
          <w:t xml:space="preserve">0。原有容量、后续补强及负荷波动共同形成这些取值。未来阶段采用区域预测发展速度</w:t>
        </w:r>
      </w:ins>
      <w:del w:id="6504" w:author="xh" w:date="2026-10-19T10:22:34+08:00">
        <w:r>
          <w:rPr>
            <w:rFonts w:ascii="Times New Roman" w:hAnsi="Times New Roman" w:eastAsia="方正仿宋_GBK"/>
            <w:b w:val="0"/>
            <w:sz w:val="24"/>
          </w:rPr>
          <w:delText xml:space="preserve">9</w:delText>
        </w:r>
      </w:del>
      <w:r>
        <w:rPr>
          <w:rFonts w:ascii="Times New Roman" w:hAnsi="Times New Roman" w:eastAsia="方正仿宋_GBK"/>
          <w:b w:val="0"/>
          <w:sz w:val="24"/>
        </w:rPr>
        <w:t xml:space="preserve">，</w:t>
      </w:r>
      <w:del w:id="6505" w:author="xh" w:date="2026-10-19T10:22:34+08:00">
        <w:r>
          <w:rPr>
            <w:rFonts w:ascii="Times New Roman" w:hAnsi="Times New Roman" w:eastAsia="方正仿宋_GBK"/>
            <w:b w:val="0"/>
            <w:sz w:val="24"/>
          </w:rPr>
          <w:delText xml:space="preserve">进入建议范围，市区四</w:delText>
        </w:r>
      </w:del>
      <w:r>
        <w:rPr>
          <w:rFonts w:ascii="Times New Roman" w:hAnsi="Times New Roman" w:eastAsia="方正仿宋_GBK"/>
          <w:b w:val="0"/>
          <w:sz w:val="24"/>
        </w:rPr>
        <w:t xml:space="preserve">年</w:t>
      </w:r>
      <w:ins w:id="6506" w:author="xh" w:date="2026-10-19T10:22:34+08:00">
        <w:r>
          <w:rPr>
            <w:rFonts w:ascii="Times New Roman" w:hAnsi="Times New Roman" w:eastAsia="方正仿宋_GBK"/>
            <w:b w:val="0"/>
            <w:sz w:val="24"/>
          </w:rPr>
          <w:t xml:space="preserve">度共同</w:t>
        </w:r>
      </w:ins>
      <w:del w:id="6507" w:author="xh" w:date="2026-10-19T10:22:34+08:00">
        <w:r>
          <w:rPr>
            <w:rFonts w:ascii="Times New Roman" w:hAnsi="Times New Roman" w:eastAsia="方正仿宋_GBK"/>
            <w:b w:val="0"/>
            <w:sz w:val="24"/>
          </w:rPr>
          <w:delText xml:space="preserve">均高于分档建议上限1.7，其中2025年为1.91，高出约0.21。两地区各年结果均高于对应建议</w:delText>
        </w:r>
      </w:del>
      <w:r>
        <w:rPr>
          <w:rFonts w:ascii="Times New Roman" w:hAnsi="Times New Roman" w:eastAsia="方正仿宋_GBK"/>
          <w:b w:val="0"/>
          <w:sz w:val="24"/>
        </w:rPr>
        <w:t xml:space="preserve">下限</w:t>
      </w:r>
      <w:ins w:id="6508" w:author="xh" w:date="2026-10-19T10:22:34+08:00">
        <w:r>
          <w:rPr>
            <w:rFonts w:ascii="Times New Roman" w:hAnsi="Times New Roman" w:eastAsia="方正仿宋_GBK"/>
            <w:b w:val="0"/>
            <w:sz w:val="24"/>
          </w:rPr>
          <w:t xml:space="preserve">按照相应阶段设置，两方案使用相同值</w:t>
        </w:r>
      </w:ins>
      <w:r>
        <w:rPr>
          <w:rFonts w:ascii="Times New Roman" w:hAnsi="Times New Roman" w:eastAsia="方正仿宋_GBK"/>
          <w:b w:val="0"/>
          <w:sz w:val="24"/>
        </w:rPr>
        <w:t xml:space="preserve">。</w:t>
      </w:r>
      <w:del w:id="6509" w:author="xh" w:date="2026-10-19T10:22:34+08:00">
        <w:r>
          <w:rPr>
            <w:rFonts w:ascii="Times New Roman" w:hAnsi="Times New Roman" w:eastAsia="方正仿宋_GBK"/>
            <w:b w:val="0"/>
            <w:sz w:val="24"/>
          </w:rPr>
          <w:delText xml:space="preserve">按条文总体范围比较，邳州2022、2023年和市区2022、2024年超过2.0，其余年度位于1.5～2.0内[8]。年度负荷回落解释了部分年份容载比的上升：邳州2023年、市区2024年容量保持不变，负荷下降使比值升高，后续负荷恢复又使比值回落。</w:delText>
        </w:r>
      </w:del>
    </w:p>
    <w:p w14:paraId="66EAC87B">
      <w:pPr>
        <w:pStyle w:val="2"/>
        <w:widowControl/>
        <w:spacing w:before="0" w:after="0" w:line="348" w:lineRule="exact"/>
        <w:ind w:firstLine="480"/>
        <w:jc w:val="both"/>
      </w:pPr>
      <w:r>
        <w:rPr>
          <w:rFonts w:ascii="Times New Roman" w:hAnsi="Times New Roman" w:eastAsia="方正仿宋_GBK"/>
          <w:b w:val="0"/>
          <w:sz w:val="24"/>
        </w:rPr>
        <w:t xml:space="preserve">市区</w:t>
      </w:r>
      <w:del w:id="6510" w:author="xh" w:date="2026-10-19T10:23:13+08:00">
        <w:r>
          <w:rPr>
            <w:rFonts w:ascii="Times New Roman" w:hAnsi="Times New Roman" w:eastAsia="方正仿宋_GBK"/>
            <w:b w:val="0"/>
            <w:sz w:val="24"/>
          </w:rPr>
          <w:delText xml:space="preserve">连续高于分档建议上限，还与共同初始容量有关。以</w:delText>
        </w:r>
      </w:del>
      <w:r>
        <w:rPr>
          <w:rFonts w:ascii="Times New Roman" w:hAnsi="Times New Roman" w:eastAsia="方正仿宋_GBK"/>
          <w:b w:val="0"/>
          <w:sz w:val="24"/>
        </w:rPr>
        <w:t xml:space="preserve">2025年</w:t>
      </w:r>
      <w:del w:id="6511" w:author="xh" w:date="2026-10-19T10:23:13+08:00">
        <w:r>
          <w:rPr>
            <w:rFonts w:ascii="Times New Roman" w:hAnsi="Times New Roman" w:eastAsia="方正仿宋_GBK"/>
            <w:b w:val="0"/>
            <w:sz w:val="24"/>
          </w:rPr>
          <w:delText xml:space="preserve">为例，</w:delText>
        </w:r>
      </w:del>
      <w:r>
        <w:rPr>
          <w:rFonts w:ascii="Times New Roman" w:hAnsi="Times New Roman" w:eastAsia="方正仿宋_GBK"/>
          <w:b w:val="0"/>
          <w:sz w:val="24"/>
        </w:rPr>
        <w:t xml:space="preserve">1528.82 MW负荷按容载比1.7</w:t>
      </w:r>
      <w:ins w:id="6512" w:author="xh" w:date="2026-10-19T10:23:13+08:00">
        <w:r>
          <w:rPr>
            <w:rFonts w:ascii="Times New Roman" w:hAnsi="Times New Roman" w:eastAsia="方正仿宋_GBK"/>
            <w:b w:val="0"/>
            <w:sz w:val="24"/>
          </w:rPr>
          <w:t xml:space="preserve">0</w:t>
        </w:r>
      </w:ins>
      <w:r>
        <w:rPr>
          <w:rFonts w:ascii="Times New Roman" w:hAnsi="Times New Roman" w:eastAsia="方正仿宋_GBK"/>
          <w:b w:val="0"/>
          <w:sz w:val="24"/>
        </w:rPr>
        <w:t xml:space="preserve">折算容量为2598.99 MVA，</w:t>
      </w:r>
      <w:ins w:id="6513" w:author="xh" w:date="2026-10-19T10:23:13+08:00">
        <w:r>
          <w:rPr>
            <w:rFonts w:ascii="Times New Roman" w:hAnsi="Times New Roman" w:eastAsia="方正仿宋_GBK"/>
            <w:b w:val="0"/>
            <w:sz w:val="24"/>
          </w:rPr>
          <w:t xml:space="preserve">2021年实际</w:t>
        </w:r>
      </w:ins>
      <w:del w:id="6514" w:author="xh" w:date="2026-10-19T10:23:13+08:00">
        <w:r>
          <w:rPr>
            <w:rFonts w:ascii="Times New Roman" w:hAnsi="Times New Roman" w:eastAsia="方正仿宋_GBK"/>
            <w:b w:val="0"/>
            <w:sz w:val="24"/>
          </w:rPr>
          <w:delText xml:space="preserve">而共同初始</w:delText>
        </w:r>
      </w:del>
      <w:r>
        <w:rPr>
          <w:rFonts w:ascii="Times New Roman" w:hAnsi="Times New Roman" w:eastAsia="方正仿宋_GBK"/>
          <w:b w:val="0"/>
          <w:sz w:val="24"/>
        </w:rPr>
        <w:t xml:space="preserve">容量</w:t>
      </w:r>
      <w:ins w:id="6515" w:author="xh" w:date="2026-10-19T10:23:13+08:00">
        <w:r>
          <w:rPr>
            <w:rFonts w:ascii="Times New Roman" w:hAnsi="Times New Roman" w:eastAsia="方正仿宋_GBK"/>
            <w:b w:val="0"/>
            <w:sz w:val="24"/>
          </w:rPr>
          <w:t xml:space="preserve">3113</w:t>
        </w:r>
      </w:ins>
      <w:del w:id="6516" w:author="xh" w:date="2026-10-19T10:23:13+08:00">
        <w:r>
          <w:rPr>
            <w:rFonts w:ascii="Times New Roman" w:hAnsi="Times New Roman" w:eastAsia="方正仿宋_GBK"/>
            <w:b w:val="0"/>
            <w:sz w:val="24"/>
          </w:rPr>
          <w:delText xml:space="preserve">已为2900</w:delText>
        </w:r>
      </w:del>
      <w:r>
        <w:rPr>
          <w:rFonts w:ascii="Times New Roman" w:hAnsi="Times New Roman" w:eastAsia="方正仿宋_GBK"/>
          <w:b w:val="0"/>
          <w:sz w:val="24"/>
        </w:rPr>
        <w:t xml:space="preserve">.</w:t>
      </w:r>
      <w:ins w:id="6517" w:author="xh" w:date="2026-10-19T10:23:13+08:00">
        <w:r>
          <w:rPr>
            <w:rFonts w:ascii="Times New Roman" w:hAnsi="Times New Roman" w:eastAsia="方正仿宋_GBK"/>
            <w:b w:val="0"/>
            <w:sz w:val="24"/>
          </w:rPr>
          <w:t xml:space="preserve">5</w:t>
        </w:r>
      </w:ins>
      <w:del w:id="6518" w:author="xh" w:date="2026-10-19T10:23:13+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MVA</w:t>
      </w:r>
      <w:ins w:id="6519" w:author="xh" w:date="2026-10-19T10:23:13+08:00">
        <w:r>
          <w:rPr>
            <w:rFonts w:ascii="Times New Roman" w:hAnsi="Times New Roman" w:eastAsia="方正仿宋_GBK"/>
            <w:b w:val="0"/>
            <w:sz w:val="24"/>
          </w:rPr>
          <w:t xml:space="preserve">已</w:t>
        </w:r>
      </w:ins>
      <w:del w:id="6520" w:author="xh" w:date="2026-10-19T10:23:13+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高出</w:t>
      </w:r>
      <w:ins w:id="6521" w:author="xh" w:date="2026-10-19T10:23:13+08:00">
        <w:r>
          <w:rPr>
            <w:rFonts w:ascii="Times New Roman" w:hAnsi="Times New Roman" w:eastAsia="方正仿宋_GBK"/>
            <w:b w:val="0"/>
            <w:sz w:val="24"/>
          </w:rPr>
          <w:t xml:space="preserve">5</w:t>
        </w:r>
      </w:ins>
      <w:del w:id="6522" w:author="xh" w:date="2026-10-19T10:23:13+08:00">
        <w:r>
          <w:rPr>
            <w:rFonts w:ascii="Times New Roman" w:hAnsi="Times New Roman" w:eastAsia="方正仿宋_GBK"/>
            <w:b w:val="0"/>
            <w:sz w:val="24"/>
          </w:rPr>
          <w:delText xml:space="preserve">30</w:delText>
        </w:r>
      </w:del>
      <w:r>
        <w:rPr>
          <w:rFonts w:ascii="Times New Roman" w:hAnsi="Times New Roman" w:eastAsia="方正仿宋_GBK"/>
          <w:b w:val="0"/>
          <w:sz w:val="24"/>
        </w:rPr>
        <w:t xml:space="preserve">1</w:t>
      </w:r>
      <w:ins w:id="6523" w:author="xh" w:date="2026-10-19T10:23:13+08:00">
        <w:r>
          <w:rPr>
            <w:rFonts w:ascii="Times New Roman" w:hAnsi="Times New Roman" w:eastAsia="方正仿宋_GBK"/>
            <w:b w:val="0"/>
            <w:sz w:val="24"/>
          </w:rPr>
          <w:t xml:space="preserve">4</w:t>
        </w:r>
      </w:ins>
      <w:r>
        <w:rPr>
          <w:rFonts w:ascii="Times New Roman" w:hAnsi="Times New Roman" w:eastAsia="方正仿宋_GBK"/>
          <w:b w:val="0"/>
          <w:sz w:val="24"/>
        </w:rPr>
        <w:t xml:space="preserve">.</w:t>
      </w:r>
      <w:ins w:id="6524" w:author="xh" w:date="2026-10-19T10:23:13+08:00">
        <w:r>
          <w:rPr>
            <w:rFonts w:ascii="Times New Roman" w:hAnsi="Times New Roman" w:eastAsia="方正仿宋_GBK"/>
            <w:b w:val="0"/>
            <w:sz w:val="24"/>
          </w:rPr>
          <w:t xml:space="preserve">5</w:t>
        </w:r>
      </w:ins>
      <w:del w:id="6525" w:author="xh" w:date="2026-10-19T10:23:13+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1 MVA。</w:t>
      </w:r>
      <w:ins w:id="6526" w:author="xh" w:date="2026-10-19T10:23:13+08:00">
        <w:r>
          <w:rPr>
            <w:rFonts w:ascii="Times New Roman" w:hAnsi="Times New Roman" w:eastAsia="方正仿宋_GBK"/>
            <w:b w:val="0"/>
            <w:sz w:val="24"/>
          </w:rPr>
          <w:t xml:space="preserve">在</w:t>
        </w:r>
      </w:ins>
      <w:r>
        <w:rPr>
          <w:rFonts w:ascii="Times New Roman" w:hAnsi="Times New Roman" w:eastAsia="方正仿宋_GBK"/>
          <w:b w:val="0"/>
          <w:sz w:val="24"/>
        </w:rPr>
        <w:t xml:space="preserve">容量保持非减的条件下，</w:t>
      </w:r>
      <w:ins w:id="6527" w:author="xh" w:date="2026-10-19T10:23:13+08:00">
        <w:r>
          <w:rPr>
            <w:rFonts w:ascii="Times New Roman" w:hAnsi="Times New Roman" w:eastAsia="方正仿宋_GBK"/>
            <w:b w:val="0"/>
            <w:sz w:val="24"/>
          </w:rPr>
          <w:t xml:space="preserve">存量</w:t>
        </w:r>
      </w:ins>
      <w:del w:id="6528" w:author="xh" w:date="2026-10-19T10:23:13+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设备对应</w:t>
      </w:r>
      <w:del w:id="6529" w:author="xh" w:date="2026-10-19T10:23:13+08:00">
        <w:r>
          <w:rPr>
            <w:rFonts w:ascii="Times New Roman" w:hAnsi="Times New Roman" w:eastAsia="方正仿宋_GBK"/>
            <w:b w:val="0"/>
            <w:sz w:val="24"/>
          </w:rPr>
          <w:delText xml:space="preserve">当年容载比约1.90。在此基础上，弹性方案2022年将翟山变一台40 MVA主变更换为63 MVA，净增23.00 MVA，四年均保持2923.00 MVA，</w:delText>
        </w:r>
      </w:del>
      <w:r>
        <w:rPr>
          <w:rFonts w:ascii="Times New Roman" w:hAnsi="Times New Roman" w:eastAsia="方正仿宋_GBK"/>
          <w:b w:val="0"/>
          <w:sz w:val="24"/>
        </w:rPr>
        <w:t xml:space="preserve">2025年容载比</w:t>
      </w:r>
      <w:ins w:id="6530" w:author="xh" w:date="2026-10-19T10:23:13+08:00">
        <w:r>
          <w:rPr>
            <w:rFonts w:ascii="Times New Roman" w:hAnsi="Times New Roman" w:eastAsia="方正仿宋_GBK"/>
            <w:b w:val="0"/>
            <w:sz w:val="24"/>
          </w:rPr>
          <w:t xml:space="preserve">2.04，弹性方案追加37.00 MVA后</w:t>
        </w:r>
      </w:ins>
      <w:r>
        <w:rPr>
          <w:rFonts w:ascii="Times New Roman" w:hAnsi="Times New Roman" w:eastAsia="方正仿宋_GBK"/>
          <w:b w:val="0"/>
          <w:sz w:val="24"/>
        </w:rPr>
        <w:t xml:space="preserve">为</w:t>
      </w:r>
      <w:ins w:id="6531" w:author="xh" w:date="2026-10-19T10:23:13+08:00">
        <w:r>
          <w:rPr>
            <w:rFonts w:ascii="Times New Roman" w:hAnsi="Times New Roman" w:eastAsia="方正仿宋_GBK"/>
            <w:b w:val="0"/>
            <w:sz w:val="24"/>
          </w:rPr>
          <w:t xml:space="preserve">2</w:t>
        </w:r>
      </w:ins>
      <w:del w:id="6532" w:author="xh" w:date="2026-10-19T10:23:13+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w:t>
      </w:r>
      <w:ins w:id="6533" w:author="xh" w:date="2026-10-19T10:23:13+08:00">
        <w:r>
          <w:rPr>
            <w:rFonts w:ascii="Times New Roman" w:hAnsi="Times New Roman" w:eastAsia="方正仿宋_GBK"/>
            <w:b w:val="0"/>
            <w:sz w:val="24"/>
          </w:rPr>
          <w:t xml:space="preserve">06</w:t>
        </w:r>
      </w:ins>
      <w:del w:id="6534" w:author="xh" w:date="2026-10-19T10:23:13+08:00">
        <w:r>
          <w:rPr>
            <w:rFonts w:ascii="Times New Roman" w:hAnsi="Times New Roman" w:eastAsia="方正仿宋_GBK"/>
            <w:b w:val="0"/>
            <w:sz w:val="24"/>
          </w:rPr>
          <w:delText xml:space="preserve">91</w:delText>
        </w:r>
      </w:del>
      <w:r>
        <w:rPr>
          <w:rFonts w:ascii="Times New Roman" w:hAnsi="Times New Roman" w:eastAsia="方正仿宋_GBK"/>
          <w:b w:val="0"/>
          <w:sz w:val="24"/>
        </w:rPr>
        <w:t xml:space="preserve">。</w:t>
      </w:r>
      <w:ins w:id="6535" w:author="xh" w:date="2026-10-19T10:23:13+08:00">
        <w:r>
          <w:rPr>
            <w:rFonts w:ascii="Times New Roman" w:hAnsi="Times New Roman" w:eastAsia="方正仿宋_GBK"/>
            <w:b w:val="0"/>
            <w:sz w:val="24"/>
          </w:rPr>
          <w:t xml:space="preserve">存</w:t>
        </w:r>
      </w:ins>
      <w:del w:id="6536" w:author="xh" w:date="2026-10-19T10:23:13+08:00">
        <w:r>
          <w:rPr>
            <w:rFonts w:ascii="Times New Roman" w:hAnsi="Times New Roman" w:eastAsia="方正仿宋_GBK"/>
            <w:b w:val="0"/>
            <w:sz w:val="24"/>
          </w:rPr>
          <w:delText xml:space="preserve">初始容</w:delText>
        </w:r>
      </w:del>
      <w:r>
        <w:rPr>
          <w:rFonts w:ascii="Times New Roman" w:hAnsi="Times New Roman" w:eastAsia="方正仿宋_GBK"/>
          <w:b w:val="0"/>
          <w:sz w:val="24"/>
        </w:rPr>
        <w:t xml:space="preserve">量</w:t>
      </w:r>
      <w:ins w:id="6537" w:author="xh" w:date="2026-10-19T10:23:13+08:00">
        <w:r>
          <w:rPr>
            <w:rFonts w:ascii="Times New Roman" w:hAnsi="Times New Roman" w:eastAsia="方正仿宋_GBK"/>
            <w:b w:val="0"/>
            <w:sz w:val="24"/>
          </w:rPr>
          <w:t xml:space="preserve">设备</w:t>
        </w:r>
      </w:ins>
      <w:r>
        <w:rPr>
          <w:rFonts w:ascii="Times New Roman" w:hAnsi="Times New Roman" w:eastAsia="方正仿宋_GBK"/>
          <w:b w:val="0"/>
          <w:sz w:val="24"/>
        </w:rPr>
        <w:t xml:space="preserve">与新增补强分别贡献</w:t>
      </w:r>
      <w:ins w:id="6538" w:author="xh" w:date="2026-10-19T10:23:13+08:00">
        <w:r>
          <w:rPr>
            <w:rFonts w:ascii="Times New Roman" w:hAnsi="Times New Roman" w:eastAsia="方正仿宋_GBK"/>
            <w:b w:val="0"/>
            <w:sz w:val="24"/>
          </w:rPr>
          <w:t xml:space="preserve">容量储备和局</w:t>
        </w:r>
      </w:ins>
      <w:del w:id="6539" w:author="xh" w:date="2026-10-19T10:23:13+08:00">
        <w:r>
          <w:rPr>
            <w:rFonts w:ascii="Times New Roman" w:hAnsi="Times New Roman" w:eastAsia="方正仿宋_GBK"/>
            <w:b w:val="0"/>
            <w:sz w:val="24"/>
          </w:rPr>
          <w:delText xml:space="preserve">了超出分档建议上限的主要</w:delText>
        </w:r>
      </w:del>
      <w:r>
        <w:rPr>
          <w:rFonts w:ascii="Times New Roman" w:hAnsi="Times New Roman" w:eastAsia="方正仿宋_GBK"/>
          <w:b w:val="0"/>
          <w:sz w:val="24"/>
        </w:rPr>
        <w:t xml:space="preserve">部</w:t>
      </w:r>
      <w:ins w:id="6540" w:author="xh" w:date="2026-10-19T10:23:13+08:00">
        <w:r>
          <w:rPr>
            <w:rFonts w:ascii="Times New Roman" w:hAnsi="Times New Roman" w:eastAsia="方正仿宋_GBK"/>
            <w:b w:val="0"/>
            <w:sz w:val="24"/>
          </w:rPr>
          <w:t xml:space="preserve">供电能力，</w:t>
        </w:r>
      </w:ins>
      <w:del w:id="6541" w:author="xh" w:date="2026-10-19T10:23:13+08:00">
        <w:r>
          <w:rPr>
            <w:rFonts w:ascii="Times New Roman" w:hAnsi="Times New Roman" w:eastAsia="方正仿宋_GBK"/>
            <w:b w:val="0"/>
            <w:sz w:val="24"/>
          </w:rPr>
          <w:delText xml:space="preserve">分和增量部分。</w:delText>
        </w:r>
      </w:del>
      <w:r>
        <w:rPr>
          <w:rFonts w:ascii="Times New Roman" w:hAnsi="Times New Roman" w:eastAsia="方正仿宋_GBK"/>
          <w:b w:val="0"/>
          <w:sz w:val="24"/>
        </w:rPr>
        <w:t xml:space="preserve">翟山变</w:t>
      </w:r>
      <w:ins w:id="6542" w:author="xh" w:date="2026-10-19T10:23:13+08:00">
        <w:r>
          <w:rPr>
            <w:rFonts w:ascii="Times New Roman" w:hAnsi="Times New Roman" w:eastAsia="方正仿宋_GBK"/>
            <w:b w:val="0"/>
            <w:sz w:val="24"/>
          </w:rPr>
          <w:t xml:space="preserve">等站的具体任务</w:t>
        </w:r>
      </w:ins>
      <w:del w:id="6543" w:author="xh" w:date="2026-10-19T10:23:13+08:00">
        <w:r>
          <w:rPr>
            <w:rFonts w:ascii="Times New Roman" w:hAnsi="Times New Roman" w:eastAsia="方正仿宋_GBK"/>
            <w:b w:val="0"/>
            <w:sz w:val="24"/>
          </w:rPr>
          <w:delText xml:space="preserve">更换后，在最大80 MVA主变停运时保留63 MVA容量，并</w:delText>
        </w:r>
      </w:del>
      <w:r>
        <w:rPr>
          <w:rFonts w:ascii="Times New Roman" w:hAnsi="Times New Roman" w:eastAsia="方正仿宋_GBK"/>
          <w:b w:val="0"/>
          <w:sz w:val="24"/>
        </w:rPr>
        <w:t xml:space="preserve">结合</w:t>
      </w:r>
      <w:ins w:id="6544" w:author="xh" w:date="2026-10-19T10:23:13+08:00">
        <w:r>
          <w:rPr>
            <w:rFonts w:ascii="Times New Roman" w:hAnsi="Times New Roman" w:eastAsia="方正仿宋_GBK"/>
            <w:b w:val="0"/>
            <w:sz w:val="24"/>
          </w:rPr>
          <w:t xml:space="preserve">逐站配置核对</w:t>
        </w:r>
      </w:ins>
      <w:del w:id="6545" w:author="xh" w:date="2026-10-19T10:23:13+08:00">
        <w:r>
          <w:rPr>
            <w:rFonts w:ascii="Times New Roman" w:hAnsi="Times New Roman" w:eastAsia="方正仿宋_GBK"/>
            <w:b w:val="0"/>
            <w:sz w:val="24"/>
          </w:rPr>
          <w:delText xml:space="preserve">既有转供满足本次工况约束</w:delText>
        </w:r>
      </w:del>
      <w:r>
        <w:rPr>
          <w:rFonts w:ascii="Times New Roman" w:hAnsi="Times New Roman" w:eastAsia="方正仿宋_GBK"/>
          <w:b w:val="0"/>
          <w:sz w:val="24"/>
        </w:rPr>
        <w:t xml:space="preserve">。</w:t>
      </w:r>
      <w:del w:id="6546" w:author="xh" w:date="2026-10-19T10:23:13+08:00">
        <w:r>
          <w:rPr>
            <w:rFonts w:ascii="Times New Roman" w:hAnsi="Times New Roman" w:eastAsia="方正仿宋_GBK"/>
            <w:b w:val="0"/>
            <w:sz w:val="24"/>
          </w:rPr>
          <w:delText xml:space="preserve">这项设备补强与既定初始容量应分别解释。</w:delText>
        </w:r>
      </w:del>
    </w:p>
    <w:p w14:paraId="63AA8C50">
      <w:pPr>
        <w:pStyle w:val="2"/>
        <w:widowControl/>
        <w:spacing w:before="0" w:after="0" w:line="348" w:lineRule="exact"/>
        <w:ind w:firstLine="480"/>
        <w:jc w:val="both"/>
      </w:pPr>
      <w:r>
        <w:rPr>
          <w:rFonts w:ascii="Times New Roman" w:hAnsi="Times New Roman" w:eastAsia="方正仿宋_GBK"/>
          <w:b w:val="0"/>
          <w:sz w:val="24"/>
        </w:rPr>
        <w:t>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14:paraId="76F55F34">
      <w:pPr>
        <w:pStyle w:val="5"/>
        <w:keepNext/>
        <w:numPr>
          <w:ilvl w:val="0"/>
          <w:numId w:val="0"/>
        </w:numPr>
        <w:spacing w:before="160" w:after="120" w:line="390" w:lineRule="exact"/>
        <w:ind w:firstLine="0"/>
      </w:pPr>
      <w:bookmarkStart w:id="199" w:name="建设规模与费用比较"/>
      <w:r>
        <w:rPr>
          <w:rFonts w:ascii="Times New Roman" w:hAnsi="Times New Roman" w:eastAsia="方正仿宋_GBK"/>
          <w:b/>
          <w:sz w:val="26"/>
        </w:rPr>
        <w:t>5.4.4 建设规模与费用比较</w:t>
      </w:r>
      <w:bookmarkEnd w:id="199"/>
    </w:p>
    <w:p w14:paraId="317F8242">
      <w:pPr>
        <w:pStyle w:val="115"/>
        <w:widowControl/>
        <w:spacing w:before="0" w:after="0" w:line="348" w:lineRule="exact"/>
        <w:ind w:firstLine="480"/>
        <w:jc w:val="both"/>
      </w:pPr>
      <w:r>
        <w:rPr>
          <w:rFonts w:ascii="Times New Roman" w:hAnsi="Times New Roman" w:eastAsia="方正仿宋_GBK"/>
          <w:b w:val="0"/>
          <w:sz w:val="24"/>
        </w:rPr>
        <w:t xml:space="preserve">两地区</w:t>
      </w:r>
      <w:ins w:id="6547" w:author="xh" w:date="2026-10-19T10:23:53+08:00">
        <w:r>
          <w:rPr>
            <w:rFonts w:ascii="Times New Roman" w:hAnsi="Times New Roman" w:eastAsia="方正仿宋_GBK"/>
            <w:b w:val="0"/>
            <w:sz w:val="24"/>
          </w:rPr>
          <w:t xml:space="preserve">2022—2035年新增工程按共同2041年评价截止期折现，</w:t>
        </w:r>
      </w:ins>
      <w:r>
        <w:rPr>
          <w:rFonts w:ascii="Times New Roman" w:hAnsi="Times New Roman" w:eastAsia="方正仿宋_GBK"/>
          <w:b w:val="0"/>
          <w:sz w:val="24"/>
        </w:rPr>
        <w:t xml:space="preserve">刚性</w:t>
      </w:r>
      <w:del w:id="6548" w:author="xh" w:date="2026-10-19T10:23:53+08:00">
        <w:r>
          <w:rPr>
            <w:rFonts w:ascii="Times New Roman" w:hAnsi="Times New Roman" w:eastAsia="方正仿宋_GBK"/>
            <w:b w:val="0"/>
            <w:sz w:val="24"/>
          </w:rPr>
          <w:delText xml:space="preserve">可行</w:delText>
        </w:r>
      </w:del>
      <w:r>
        <w:rPr>
          <w:rFonts w:ascii="Times New Roman" w:hAnsi="Times New Roman" w:eastAsia="方正仿宋_GBK"/>
          <w:b w:val="0"/>
          <w:sz w:val="24"/>
        </w:rPr>
        <w:t xml:space="preserve">方案费用现值合计</w:t>
      </w:r>
      <w:ins w:id="6549" w:author="xh" w:date="2026-10-19T10:23:53+08:00">
        <w:r>
          <w:rPr>
            <w:rFonts w:ascii="Times New Roman" w:hAnsi="Times New Roman" w:eastAsia="方正仿宋_GBK"/>
            <w:b w:val="0"/>
            <w:sz w:val="24"/>
          </w:rPr>
          <w:t xml:space="preserve">9</w:t>
        </w:r>
      </w:ins>
      <w:del w:id="6550" w:author="xh" w:date="2026-10-19T10:23:53+08:00">
        <w:r>
          <w:rPr>
            <w:rFonts w:ascii="Times New Roman" w:hAnsi="Times New Roman" w:eastAsia="方正仿宋_GBK"/>
            <w:b w:val="0"/>
            <w:sz w:val="24"/>
          </w:rPr>
          <w:delText xml:space="preserve">217</w:delText>
        </w:r>
      </w:del>
      <w:r>
        <w:rPr>
          <w:rFonts w:ascii="Times New Roman" w:hAnsi="Times New Roman" w:eastAsia="方正仿宋_GBK"/>
          <w:b w:val="0"/>
          <w:sz w:val="24"/>
        </w:rPr>
        <w:t xml:space="preserve">8</w:t>
      </w:r>
      <w:ins w:id="6551" w:author="xh" w:date="2026-10-19T10:23:53+08:00">
        <w:r>
          <w:rPr>
            <w:rFonts w:ascii="Times New Roman" w:hAnsi="Times New Roman" w:eastAsia="方正仿宋_GBK"/>
            <w:b w:val="0"/>
            <w:sz w:val="24"/>
          </w:rPr>
          <w:t xml:space="preserve">006</w:t>
        </w:r>
      </w:ins>
      <w:del w:id="6552" w:author="xh" w:date="2026-10-19T10:23:53+08:00">
        <w:r>
          <w:rPr>
            <w:rFonts w:ascii="Times New Roman" w:hAnsi="Times New Roman" w:eastAsia="方正仿宋_GBK"/>
            <w:b w:val="0"/>
            <w:sz w:val="24"/>
          </w:rPr>
          <w:delText xml:space="preserve">7</w:delText>
        </w:r>
      </w:del>
      <w:r>
        <w:rPr>
          <w:rFonts w:ascii="Times New Roman" w:hAnsi="Times New Roman" w:eastAsia="方正仿宋_GBK"/>
          <w:b w:val="0"/>
          <w:sz w:val="24"/>
        </w:rPr>
        <w:t xml:space="preserve">.</w:t>
      </w:r>
      <w:ins w:id="6553" w:author="xh" w:date="2026-10-19T10:23:53+08:00">
        <w:r>
          <w:rPr>
            <w:rFonts w:ascii="Times New Roman" w:hAnsi="Times New Roman" w:eastAsia="方正仿宋_GBK"/>
            <w:b w:val="0"/>
            <w:sz w:val="24"/>
          </w:rPr>
          <w:t xml:space="preserve">5</w:t>
        </w:r>
      </w:ins>
      <w:del w:id="6554" w:author="xh" w:date="2026-10-19T10:23:53+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3万元，弹性为</w:t>
      </w:r>
      <w:ins w:id="6555" w:author="xh" w:date="2026-10-19T10:23:53+08:00">
        <w:r>
          <w:rPr>
            <w:rFonts w:ascii="Times New Roman" w:hAnsi="Times New Roman" w:eastAsia="方正仿宋_GBK"/>
            <w:b w:val="0"/>
            <w:sz w:val="24"/>
          </w:rPr>
          <w:t xml:space="preserve">95</w:t>
        </w:r>
      </w:ins>
      <w:r>
        <w:rPr>
          <w:rFonts w:ascii="Times New Roman" w:hAnsi="Times New Roman" w:eastAsia="方正仿宋_GBK"/>
          <w:b w:val="0"/>
          <w:sz w:val="24"/>
        </w:rPr>
        <w:t xml:space="preserve">1</w:t>
      </w:r>
      <w:ins w:id="6556" w:author="xh" w:date="2026-10-19T10:23:53+08:00">
        <w:r>
          <w:rPr>
            <w:rFonts w:ascii="Times New Roman" w:hAnsi="Times New Roman" w:eastAsia="方正仿宋_GBK"/>
            <w:b w:val="0"/>
            <w:sz w:val="24"/>
          </w:rPr>
          <w:t xml:space="preserve">07.8</w:t>
        </w:r>
      </w:ins>
      <w:r>
        <w:rPr>
          <w:rFonts w:ascii="Times New Roman" w:hAnsi="Times New Roman" w:eastAsia="方正仿宋_GBK"/>
          <w:b w:val="0"/>
          <w:sz w:val="24"/>
        </w:rPr>
        <w:t xml:space="preserve">6</w:t>
      </w:r>
      <w:del w:id="6557" w:author="xh" w:date="2026-10-19T10:23:53+08:00">
        <w:r>
          <w:rPr>
            <w:rFonts w:ascii="Times New Roman" w:hAnsi="Times New Roman" w:eastAsia="方正仿宋_GBK"/>
            <w:b w:val="0"/>
            <w:sz w:val="24"/>
          </w:rPr>
          <w:delText xml:space="preserve">248.62</w:delText>
        </w:r>
      </w:del>
      <w:r>
        <w:rPr>
          <w:rFonts w:ascii="Times New Roman" w:hAnsi="Times New Roman" w:eastAsia="方正仿宋_GBK"/>
          <w:b w:val="0"/>
          <w:sz w:val="24"/>
        </w:rPr>
        <w:t xml:space="preserve">万元，减少</w:t>
      </w:r>
      <w:ins w:id="6558" w:author="xh" w:date="2026-10-19T10:23:53+08:00">
        <w:r>
          <w:rPr>
            <w:rFonts w:ascii="Times New Roman" w:hAnsi="Times New Roman" w:eastAsia="方正仿宋_GBK"/>
            <w:b w:val="0"/>
            <w:sz w:val="24"/>
          </w:rPr>
          <w:t xml:space="preserve">28</w:t>
        </w:r>
      </w:ins>
      <w:del w:id="6559" w:author="xh" w:date="2026-10-19T10:23:53+08:00">
        <w:r>
          <w:rPr>
            <w:rFonts w:ascii="Times New Roman" w:hAnsi="Times New Roman" w:eastAsia="方正仿宋_GBK"/>
            <w:b w:val="0"/>
            <w:sz w:val="24"/>
          </w:rPr>
          <w:delText xml:space="preserve">553</w:delText>
        </w:r>
      </w:del>
      <w:r>
        <w:rPr>
          <w:rFonts w:ascii="Times New Roman" w:hAnsi="Times New Roman" w:eastAsia="方正仿宋_GBK"/>
          <w:b w:val="0"/>
          <w:sz w:val="24"/>
        </w:rPr>
        <w:t xml:space="preserve">9</w:t>
      </w:r>
      <w:ins w:id="6560" w:author="xh" w:date="2026-10-19T10:23:53+08:00">
        <w:r>
          <w:rPr>
            <w:rFonts w:ascii="Times New Roman" w:hAnsi="Times New Roman" w:eastAsia="方正仿宋_GBK"/>
            <w:b w:val="0"/>
            <w:sz w:val="24"/>
          </w:rPr>
          <w:t xml:space="preserve">8</w:t>
        </w:r>
      </w:ins>
      <w:r>
        <w:rPr>
          <w:rFonts w:ascii="Times New Roman" w:hAnsi="Times New Roman" w:eastAsia="方正仿宋_GBK"/>
          <w:b w:val="0"/>
          <w:sz w:val="24"/>
        </w:rPr>
        <w:t xml:space="preserve">.</w:t>
      </w:r>
      <w:ins w:id="6561" w:author="xh" w:date="2026-10-19T10:23:53+08:00">
        <w:r>
          <w:rPr>
            <w:rFonts w:ascii="Times New Roman" w:hAnsi="Times New Roman" w:eastAsia="方正仿宋_GBK"/>
            <w:b w:val="0"/>
            <w:sz w:val="24"/>
          </w:rPr>
          <w:t xml:space="preserve">67</w:t>
        </w:r>
      </w:ins>
      <w:del w:id="6562" w:author="xh" w:date="2026-10-19T10:23:53+08:00">
        <w:r>
          <w:rPr>
            <w:rFonts w:ascii="Times New Roman" w:hAnsi="Times New Roman" w:eastAsia="方正仿宋_GBK"/>
            <w:b w:val="0"/>
            <w:sz w:val="24"/>
          </w:rPr>
          <w:delText xml:space="preserve">21</w:delText>
        </w:r>
      </w:del>
      <w:r>
        <w:rPr>
          <w:rFonts w:ascii="Times New Roman" w:hAnsi="Times New Roman" w:eastAsia="方正仿宋_GBK"/>
          <w:b w:val="0"/>
          <w:sz w:val="24"/>
        </w:rPr>
        <w:t xml:space="preserve">万元，降幅</w:t>
      </w:r>
      <w:del w:id="6563" w:author="xh" w:date="2026-10-19T10:23:53+08:00">
        <w:r>
          <w:rPr>
            <w:rFonts w:ascii="Times New Roman" w:hAnsi="Times New Roman" w:eastAsia="方正仿宋_GBK"/>
            <w:b w:val="0"/>
            <w:sz w:val="24"/>
          </w:rPr>
          <w:delText xml:space="preserve">约</w:delText>
        </w:r>
      </w:del>
      <w:r>
        <w:rPr>
          <w:rFonts w:ascii="Times New Roman" w:hAnsi="Times New Roman" w:eastAsia="方正仿宋_GBK"/>
          <w:b w:val="0"/>
          <w:sz w:val="24"/>
        </w:rPr>
        <w:t xml:space="preserve">2</w:t>
      </w:r>
      <w:ins w:id="6564" w:author="xh" w:date="2026-10-19T10:23:53+08:00">
        <w:r>
          <w:rPr>
            <w:rFonts w:ascii="Times New Roman" w:hAnsi="Times New Roman" w:eastAsia="方正仿宋_GBK"/>
            <w:b w:val="0"/>
            <w:sz w:val="24"/>
          </w:rPr>
          <w:t xml:space="preserve">.96</w:t>
        </w:r>
      </w:ins>
      <w:del w:id="6565" w:author="xh" w:date="2026-10-19T10:23:53+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w:t>
      </w:r>
    </w:p>
    <w:p w14:paraId="574786D8">
      <w:pPr>
        <w:pStyle w:val="2"/>
        <w:keepNext/>
        <w:spacing w:before="120" w:after="80" w:line="280" w:lineRule="exact"/>
        <w:ind w:firstLine="0"/>
        <w:jc w:val="center"/>
      </w:pPr>
      <w:r>
        <w:rPr>
          <w:rFonts w:ascii="Times New Roman" w:hAnsi="Times New Roman" w:eastAsia="宋体"/>
          <w:b w:val="0"/>
          <w:sz w:val="21"/>
        </w:rPr>
        <w:t xml:space="preserve">表5-9 两地区</w:t>
      </w:r>
      <w:ins w:id="6566" w:author="xh" w:date="2026-10-19T10:24:32+08:00">
        <w:r>
          <w:rPr>
            <w:rFonts w:ascii="Times New Roman" w:hAnsi="Times New Roman" w:eastAsia="宋体"/>
            <w:b w:val="0"/>
            <w:sz w:val="21"/>
          </w:rPr>
          <w:t xml:space="preserve">2022—2035年新增</w:t>
        </w:r>
      </w:ins>
      <w:r>
        <w:rPr>
          <w:rFonts w:ascii="Times New Roman" w:hAnsi="Times New Roman" w:eastAsia="宋体"/>
          <w:b w:val="0"/>
          <w:sz w:val="21"/>
        </w:rPr>
        <w:t xml:space="preserve">方案费用比较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57E691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6567" w:author="xh" w:date="2026-10-19T10:25:11+08:00"/>
        </w:trPr>
        <w:tc>
          <w:tcPr>
            <w:tcW w:w="2771" w:type="dxa"/>
            <w:tcMar>
              <w:left w:w="70" w:type="dxa"/>
              <w:right w:w="70" w:type="dxa"/>
            </w:tcMar>
            <w:vAlign w:val="center"/>
          </w:tcPr>
          <w:p w14:paraId="11E69E2F">
            <w:pPr>
              <w:keepNext/>
              <w:spacing w:before="20" w:after="20" w:line="260" w:lineRule="exact"/>
              <w:ind w:left="0" w:leftChars="0" w:right="0" w:rightChars="0" w:firstLine="0" w:firstLineChars="0"/>
              <w:jc w:val="center"/>
              <w:rPr>
                <w:del w:id="6572" w:author="xh" w:date="2026-10-19T10:25:11+08:00"/>
              </w:rPr>
            </w:pPr>
            <w:del w:id="6573" w:author="xh" w:date="2026-10-19T10:25:11+08:00">
              <w:r>
                <w:rPr>
                  <w:rFonts w:ascii="Times New Roman" w:hAnsi="Times New Roman" w:eastAsia="宋体"/>
                  <w:b/>
                  <w:sz w:val="18"/>
                </w:rPr>
                <w:delText>地区</w:delText>
              </w:r>
            </w:del>
          </w:p>
        </w:tc>
        <w:tc>
          <w:tcPr>
            <w:tcW w:w="2771" w:type="dxa"/>
            <w:tcMar>
              <w:left w:w="70" w:type="dxa"/>
              <w:right w:w="70" w:type="dxa"/>
            </w:tcMar>
            <w:vAlign w:val="center"/>
          </w:tcPr>
          <w:p w14:paraId="4A13D267">
            <w:pPr>
              <w:keepNext/>
              <w:spacing w:before="20" w:after="20" w:line="260" w:lineRule="exact"/>
              <w:ind w:left="0" w:leftChars="0" w:right="0" w:rightChars="0" w:firstLine="0" w:firstLineChars="0"/>
              <w:jc w:val="center"/>
              <w:rPr>
                <w:del w:id="6574" w:author="xh" w:date="2026-10-19T10:25:11+08:00"/>
              </w:rPr>
            </w:pPr>
            <w:del w:id="6575" w:author="xh" w:date="2026-10-19T10:25:11+08:00">
              <w:r>
                <w:rPr>
                  <w:rFonts w:ascii="Times New Roman" w:hAnsi="Times New Roman" w:eastAsia="宋体"/>
                  <w:b/>
                  <w:sz w:val="18"/>
                </w:rPr>
                <w:delText>方案</w:delText>
              </w:r>
            </w:del>
          </w:p>
        </w:tc>
        <w:tc>
          <w:tcPr>
            <w:tcW w:w="2771" w:type="dxa"/>
            <w:tcMar>
              <w:left w:w="70" w:type="dxa"/>
              <w:right w:w="70" w:type="dxa"/>
            </w:tcMar>
            <w:vAlign w:val="center"/>
          </w:tcPr>
          <w:p w14:paraId="3C54DD8C">
            <w:pPr>
              <w:keepNext/>
              <w:spacing w:before="20" w:after="20" w:line="260" w:lineRule="exact"/>
              <w:ind w:left="0" w:leftChars="0" w:right="0" w:rightChars="0" w:firstLine="0" w:firstLineChars="0"/>
              <w:jc w:val="center"/>
              <w:rPr>
                <w:del w:id="6576" w:author="xh" w:date="2026-10-19T10:25:11+08:00"/>
              </w:rPr>
            </w:pPr>
            <w:del w:id="6577" w:author="xh" w:date="2026-10-19T10:25:11+08:00">
              <w:r>
                <w:rPr>
                  <w:rFonts w:ascii="Times New Roman" w:hAnsi="Times New Roman" w:eastAsia="宋体"/>
                  <w:b/>
                  <w:sz w:val="18"/>
                </w:rPr>
                <w:delText>评价期费用现值/万元</w:delText>
              </w:r>
            </w:del>
          </w:p>
        </w:tc>
      </w:tr>
      <w:tr w14:paraId="5EAE2F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6568" w:author="xh" w:date="2026-10-19T10:25:11+08:00"/>
        </w:trPr>
        <w:tc>
          <w:tcPr>
            <w:tcW w:w="2771" w:type="dxa"/>
            <w:tcMar>
              <w:left w:w="70" w:type="dxa"/>
              <w:right w:w="70" w:type="dxa"/>
            </w:tcMar>
            <w:vAlign w:val="center"/>
          </w:tcPr>
          <w:p w14:paraId="37FC5FC1">
            <w:pPr>
              <w:keepNext/>
              <w:spacing w:before="20" w:after="20" w:line="260" w:lineRule="exact"/>
              <w:ind w:left="0" w:leftChars="0" w:right="0" w:rightChars="0" w:firstLine="0" w:firstLineChars="0"/>
              <w:jc w:val="center"/>
              <w:rPr>
                <w:del w:id="6578" w:author="xh" w:date="2026-10-19T10:25:11+08:00"/>
              </w:rPr>
            </w:pPr>
            <w:del w:id="6579" w:author="xh" w:date="2026-10-19T10:25:11+08:00">
              <w:r>
                <w:rPr>
                  <w:rFonts w:ascii="Times New Roman" w:hAnsi="Times New Roman" w:eastAsia="宋体"/>
                  <w:b w:val="0"/>
                  <w:sz w:val="18"/>
                </w:rPr>
                <w:delText>邳州</w:delText>
              </w:r>
            </w:del>
          </w:p>
        </w:tc>
        <w:tc>
          <w:tcPr>
            <w:tcW w:w="2771" w:type="dxa"/>
            <w:tcMar>
              <w:left w:w="70" w:type="dxa"/>
              <w:right w:w="70" w:type="dxa"/>
            </w:tcMar>
            <w:vAlign w:val="center"/>
          </w:tcPr>
          <w:p w14:paraId="7D7BA1CC">
            <w:pPr>
              <w:keepNext/>
              <w:spacing w:before="20" w:after="20" w:line="260" w:lineRule="exact"/>
              <w:ind w:left="0" w:leftChars="0" w:right="0" w:rightChars="0" w:firstLine="0" w:firstLineChars="0"/>
              <w:jc w:val="center"/>
              <w:rPr>
                <w:del w:id="6580" w:author="xh" w:date="2026-10-19T10:25:11+08:00"/>
              </w:rPr>
            </w:pPr>
            <w:del w:id="6581" w:author="xh" w:date="2026-10-19T10:25:11+08:00">
              <w:r>
                <w:rPr>
                  <w:rFonts w:ascii="Times New Roman" w:hAnsi="Times New Roman" w:eastAsia="宋体"/>
                  <w:b w:val="0"/>
                  <w:sz w:val="18"/>
                </w:rPr>
                <w:delText>刚性</w:delText>
              </w:r>
            </w:del>
          </w:p>
        </w:tc>
        <w:tc>
          <w:tcPr>
            <w:tcW w:w="2771" w:type="dxa"/>
            <w:tcMar>
              <w:left w:w="70" w:type="dxa"/>
              <w:right w:w="70" w:type="dxa"/>
            </w:tcMar>
            <w:vAlign w:val="center"/>
          </w:tcPr>
          <w:p w14:paraId="74437124">
            <w:pPr>
              <w:keepNext/>
              <w:spacing w:before="20" w:after="20" w:line="260" w:lineRule="exact"/>
              <w:ind w:left="0" w:leftChars="0" w:right="0" w:rightChars="0" w:firstLine="0" w:firstLineChars="0"/>
              <w:jc w:val="center"/>
              <w:rPr>
                <w:del w:id="6582" w:author="xh" w:date="2026-10-19T10:25:11+08:00"/>
              </w:rPr>
            </w:pPr>
            <w:del w:id="6583" w:author="xh" w:date="2026-10-19T10:25:11+08:00">
              <w:r>
                <w:rPr>
                  <w:rFonts w:ascii="Times New Roman" w:hAnsi="Times New Roman" w:eastAsia="宋体"/>
                  <w:b w:val="0"/>
                  <w:sz w:val="18"/>
                </w:rPr>
                <w:delText>19196.06</w:delText>
              </w:r>
            </w:del>
          </w:p>
        </w:tc>
      </w:tr>
      <w:tr w14:paraId="4BCF27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6569" w:author="xh" w:date="2026-10-19T10:25:11+08:00"/>
        </w:trPr>
        <w:tc>
          <w:tcPr>
            <w:tcW w:w="2771" w:type="dxa"/>
            <w:tcMar>
              <w:left w:w="70" w:type="dxa"/>
              <w:right w:w="70" w:type="dxa"/>
            </w:tcMar>
            <w:vAlign w:val="center"/>
          </w:tcPr>
          <w:p w14:paraId="4344B52C">
            <w:pPr>
              <w:keepNext/>
              <w:spacing w:before="20" w:after="20" w:line="260" w:lineRule="exact"/>
              <w:ind w:left="0" w:leftChars="0" w:right="0" w:rightChars="0" w:firstLine="0" w:firstLineChars="0"/>
              <w:jc w:val="center"/>
              <w:rPr>
                <w:del w:id="6584" w:author="xh" w:date="2026-10-19T10:25:11+08:00"/>
              </w:rPr>
            </w:pPr>
            <w:del w:id="6585" w:author="xh" w:date="2026-10-19T10:25:11+08:00">
              <w:r>
                <w:rPr>
                  <w:rFonts w:ascii="Times New Roman" w:hAnsi="Times New Roman" w:eastAsia="宋体"/>
                  <w:b w:val="0"/>
                  <w:sz w:val="18"/>
                </w:rPr>
                <w:delText>邳州</w:delText>
              </w:r>
            </w:del>
          </w:p>
        </w:tc>
        <w:tc>
          <w:tcPr>
            <w:tcW w:w="2771" w:type="dxa"/>
            <w:tcMar>
              <w:left w:w="70" w:type="dxa"/>
              <w:right w:w="70" w:type="dxa"/>
            </w:tcMar>
            <w:vAlign w:val="center"/>
          </w:tcPr>
          <w:p w14:paraId="0F598FD8">
            <w:pPr>
              <w:keepNext/>
              <w:spacing w:before="20" w:after="20" w:line="260" w:lineRule="exact"/>
              <w:ind w:left="0" w:leftChars="0" w:right="0" w:rightChars="0" w:firstLine="0" w:firstLineChars="0"/>
              <w:jc w:val="center"/>
              <w:rPr>
                <w:del w:id="6586" w:author="xh" w:date="2026-10-19T10:25:11+08:00"/>
              </w:rPr>
            </w:pPr>
            <w:del w:id="6587" w:author="xh" w:date="2026-10-19T10:25:11+08:00">
              <w:r>
                <w:rPr>
                  <w:rFonts w:ascii="Times New Roman" w:hAnsi="Times New Roman" w:eastAsia="宋体"/>
                  <w:b w:val="0"/>
                  <w:sz w:val="18"/>
                </w:rPr>
                <w:delText>弹性</w:delText>
              </w:r>
            </w:del>
          </w:p>
        </w:tc>
        <w:tc>
          <w:tcPr>
            <w:tcW w:w="2771" w:type="dxa"/>
            <w:tcMar>
              <w:left w:w="70" w:type="dxa"/>
              <w:right w:w="70" w:type="dxa"/>
            </w:tcMar>
            <w:vAlign w:val="center"/>
          </w:tcPr>
          <w:p w14:paraId="4681E857">
            <w:pPr>
              <w:keepNext/>
              <w:spacing w:before="20" w:after="20" w:line="260" w:lineRule="exact"/>
              <w:ind w:left="0" w:leftChars="0" w:right="0" w:rightChars="0" w:firstLine="0" w:firstLineChars="0"/>
              <w:jc w:val="center"/>
              <w:rPr>
                <w:del w:id="6588" w:author="xh" w:date="2026-10-19T10:25:11+08:00"/>
              </w:rPr>
            </w:pPr>
            <w:del w:id="6589" w:author="xh" w:date="2026-10-19T10:25:11+08:00">
              <w:r>
                <w:rPr>
                  <w:rFonts w:ascii="Times New Roman" w:hAnsi="Times New Roman" w:eastAsia="宋体"/>
                  <w:b w:val="0"/>
                  <w:sz w:val="18"/>
                </w:rPr>
                <w:delText>14801.99</w:delText>
              </w:r>
            </w:del>
          </w:p>
        </w:tc>
      </w:tr>
      <w:tr w14:paraId="7B4DCF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6570" w:author="xh" w:date="2026-10-19T10:25:11+08:00"/>
        </w:trPr>
        <w:tc>
          <w:tcPr>
            <w:tcW w:w="2771" w:type="dxa"/>
            <w:tcMar>
              <w:left w:w="70" w:type="dxa"/>
              <w:right w:w="70" w:type="dxa"/>
            </w:tcMar>
            <w:vAlign w:val="center"/>
          </w:tcPr>
          <w:p w14:paraId="4A7B7220">
            <w:pPr>
              <w:keepNext/>
              <w:spacing w:before="20" w:after="20" w:line="260" w:lineRule="exact"/>
              <w:ind w:left="0" w:leftChars="0" w:right="0" w:rightChars="0" w:firstLine="0" w:firstLineChars="0"/>
              <w:jc w:val="center"/>
              <w:rPr>
                <w:del w:id="6590" w:author="xh" w:date="2026-10-19T10:25:11+08:00"/>
              </w:rPr>
            </w:pPr>
            <w:del w:id="6591" w:author="xh" w:date="2026-10-19T10:25:11+08:00">
              <w:r>
                <w:rPr>
                  <w:rFonts w:ascii="Times New Roman" w:hAnsi="Times New Roman" w:eastAsia="宋体"/>
                  <w:b w:val="0"/>
                  <w:sz w:val="18"/>
                </w:rPr>
                <w:delText>市区</w:delText>
              </w:r>
            </w:del>
          </w:p>
        </w:tc>
        <w:tc>
          <w:tcPr>
            <w:tcW w:w="2771" w:type="dxa"/>
            <w:tcMar>
              <w:left w:w="70" w:type="dxa"/>
              <w:right w:w="70" w:type="dxa"/>
            </w:tcMar>
            <w:vAlign w:val="center"/>
          </w:tcPr>
          <w:p w14:paraId="2260E386">
            <w:pPr>
              <w:keepNext/>
              <w:spacing w:before="20" w:after="20" w:line="260" w:lineRule="exact"/>
              <w:ind w:left="0" w:leftChars="0" w:right="0" w:rightChars="0" w:firstLine="0" w:firstLineChars="0"/>
              <w:jc w:val="center"/>
              <w:rPr>
                <w:del w:id="6592" w:author="xh" w:date="2026-10-19T10:25:11+08:00"/>
              </w:rPr>
            </w:pPr>
            <w:del w:id="6593" w:author="xh" w:date="2026-10-19T10:25:11+08:00">
              <w:r>
                <w:rPr>
                  <w:rFonts w:ascii="Times New Roman" w:hAnsi="Times New Roman" w:eastAsia="宋体"/>
                  <w:b w:val="0"/>
                  <w:sz w:val="18"/>
                </w:rPr>
                <w:delText>刚性</w:delText>
              </w:r>
            </w:del>
          </w:p>
        </w:tc>
        <w:tc>
          <w:tcPr>
            <w:tcW w:w="2771" w:type="dxa"/>
            <w:tcMar>
              <w:left w:w="70" w:type="dxa"/>
              <w:right w:w="70" w:type="dxa"/>
            </w:tcMar>
            <w:vAlign w:val="center"/>
          </w:tcPr>
          <w:p w14:paraId="2C45055B">
            <w:pPr>
              <w:keepNext/>
              <w:spacing w:before="20" w:after="20" w:line="260" w:lineRule="exact"/>
              <w:ind w:left="0" w:leftChars="0" w:right="0" w:rightChars="0" w:firstLine="0" w:firstLineChars="0"/>
              <w:jc w:val="center"/>
              <w:rPr>
                <w:del w:id="6594" w:author="xh" w:date="2026-10-19T10:25:11+08:00"/>
              </w:rPr>
            </w:pPr>
            <w:del w:id="6595" w:author="xh" w:date="2026-10-19T10:25:11+08:00">
              <w:r>
                <w:rPr>
                  <w:rFonts w:ascii="Times New Roman" w:hAnsi="Times New Roman" w:eastAsia="宋体"/>
                  <w:b w:val="0"/>
                  <w:sz w:val="18"/>
                </w:rPr>
                <w:delText>2591.77</w:delText>
              </w:r>
            </w:del>
          </w:p>
        </w:tc>
      </w:tr>
      <w:tr w14:paraId="719CE6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6571" w:author="xh" w:date="2026-10-19T10:25:11+08:00"/>
        </w:trPr>
        <w:tc>
          <w:tcPr>
            <w:tcW w:w="2771" w:type="dxa"/>
            <w:tcMar>
              <w:left w:w="70" w:type="dxa"/>
              <w:right w:w="70" w:type="dxa"/>
            </w:tcMar>
            <w:vAlign w:val="center"/>
          </w:tcPr>
          <w:p w14:paraId="776F149D">
            <w:pPr>
              <w:keepNext w:val="0"/>
              <w:spacing w:before="20" w:after="20" w:line="260" w:lineRule="exact"/>
              <w:ind w:left="0" w:leftChars="0" w:right="0" w:rightChars="0" w:firstLine="0" w:firstLineChars="0"/>
              <w:jc w:val="center"/>
              <w:rPr>
                <w:del w:id="6596" w:author="xh" w:date="2026-10-19T10:25:11+08:00"/>
              </w:rPr>
            </w:pPr>
            <w:del w:id="6597" w:author="xh" w:date="2026-10-19T10:25:11+08:00">
              <w:r>
                <w:rPr>
                  <w:rFonts w:ascii="Times New Roman" w:hAnsi="Times New Roman" w:eastAsia="宋体"/>
                  <w:b w:val="0"/>
                  <w:sz w:val="18"/>
                </w:rPr>
                <w:delText>市区</w:delText>
              </w:r>
            </w:del>
          </w:p>
        </w:tc>
        <w:tc>
          <w:tcPr>
            <w:tcW w:w="2771" w:type="dxa"/>
            <w:tcMar>
              <w:left w:w="70" w:type="dxa"/>
              <w:right w:w="70" w:type="dxa"/>
            </w:tcMar>
            <w:vAlign w:val="center"/>
          </w:tcPr>
          <w:p w14:paraId="17CC36AC">
            <w:pPr>
              <w:keepNext w:val="0"/>
              <w:spacing w:before="20" w:after="20" w:line="260" w:lineRule="exact"/>
              <w:ind w:left="0" w:leftChars="0" w:right="0" w:rightChars="0" w:firstLine="0" w:firstLineChars="0"/>
              <w:jc w:val="center"/>
              <w:rPr>
                <w:del w:id="6598" w:author="xh" w:date="2026-10-19T10:25:11+08:00"/>
              </w:rPr>
            </w:pPr>
            <w:del w:id="6599" w:author="xh" w:date="2026-10-19T10:25:11+08:00">
              <w:r>
                <w:rPr>
                  <w:rFonts w:ascii="Times New Roman" w:hAnsi="Times New Roman" w:eastAsia="宋体"/>
                  <w:b w:val="0"/>
                  <w:sz w:val="18"/>
                </w:rPr>
                <w:delText>弹性</w:delText>
              </w:r>
            </w:del>
          </w:p>
        </w:tc>
        <w:tc>
          <w:tcPr>
            <w:tcW w:w="2771" w:type="dxa"/>
            <w:tcMar>
              <w:left w:w="70" w:type="dxa"/>
              <w:right w:w="70" w:type="dxa"/>
            </w:tcMar>
            <w:vAlign w:val="center"/>
          </w:tcPr>
          <w:p w14:paraId="52A50255">
            <w:pPr>
              <w:keepNext w:val="0"/>
              <w:spacing w:before="20" w:after="20" w:line="260" w:lineRule="exact"/>
              <w:ind w:left="0" w:leftChars="0" w:right="0" w:rightChars="0" w:firstLine="0" w:firstLineChars="0"/>
              <w:jc w:val="center"/>
              <w:rPr>
                <w:del w:id="6600" w:author="xh" w:date="2026-10-19T10:25:11+08:00"/>
              </w:rPr>
            </w:pPr>
            <w:del w:id="6601" w:author="xh" w:date="2026-10-19T10:25:11+08:00">
              <w:r>
                <w:rPr>
                  <w:rFonts w:ascii="Times New Roman" w:hAnsi="Times New Roman" w:eastAsia="宋体"/>
                  <w:b w:val="0"/>
                  <w:sz w:val="18"/>
                </w:rPr>
                <w:delText>1446.64</w:delText>
              </w:r>
            </w:del>
          </w:p>
        </w:tc>
      </w:tr>
      <w:tr>
        <w:trPr>
          <w:cantSplit/>
          <w:tblHeader/>
          <w:ins w:id="6602" w:author="xh" w:date="2026-10-19T10:25:11+08:00"/>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607" w:author="xh" w:date="2026-10-19T10:25:11+08:00"/>
              </w:rPr>
            </w:pPr>
            <w:ins w:id="6608" w:author="xh" w:date="2026-10-19T10:25:11+08:00">
              <w:r>
                <w:rPr>
                  <w:rFonts w:ascii="Times New Roman" w:hAnsi="Times New Roman" w:eastAsia="宋体"/>
                  <w:b/>
                  <w:sz w:val="18"/>
                </w:rPr>
                <w:t>地区</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609" w:author="xh" w:date="2026-10-19T10:25:11+08:00"/>
              </w:rPr>
            </w:pPr>
            <w:ins w:id="6610" w:author="xh" w:date="2026-10-19T10:25:11+08:00">
              <w:r>
                <w:rPr>
                  <w:rFonts w:ascii="Times New Roman" w:hAnsi="Times New Roman" w:eastAsia="宋体"/>
                  <w:b/>
                  <w:sz w:val="18"/>
                </w:rPr>
                <w:t>方案</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611" w:author="xh" w:date="2026-10-19T10:25:11+08:00"/>
              </w:rPr>
            </w:pPr>
            <w:ins w:id="6612" w:author="xh" w:date="2026-10-19T10:25:11+08:00">
              <w:r>
                <w:rPr>
                  <w:rFonts w:ascii="Times New Roman" w:hAnsi="Times New Roman" w:eastAsia="宋体"/>
                  <w:b/>
                  <w:sz w:val="18"/>
                </w:rPr>
                <w:t>评价期费用现值/万元</w:t>
              </w:r>
            </w:ins>
          </w:p>
        </w:tc>
      </w:tr>
      <w:tr>
        <w:trPr>
          <w:cantSplit/>
          <w:ins w:id="6603" w:author="xh" w:date="2026-10-19T10:25:11+08:00"/>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613" w:author="xh" w:date="2026-10-19T10:25:11+08:00"/>
              </w:rPr>
            </w:pPr>
            <w:ins w:id="6614" w:author="xh" w:date="2026-10-19T10:25:11+08:00">
              <w:r>
                <w:rPr>
                  <w:rFonts w:ascii="Times New Roman" w:hAnsi="Times New Roman" w:eastAsia="宋体"/>
                  <w:b w:val="0"/>
                  <w:sz w:val="18"/>
                </w:rPr>
                <w:t>邳州</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615" w:author="xh" w:date="2026-10-19T10:25:11+08:00"/>
              </w:rPr>
            </w:pPr>
            <w:ins w:id="6616" w:author="xh" w:date="2026-10-19T10:25:11+08:00">
              <w:r>
                <w:rPr>
                  <w:rFonts w:ascii="Times New Roman" w:hAnsi="Times New Roman" w:eastAsia="宋体"/>
                  <w:b w:val="0"/>
                  <w:sz w:val="18"/>
                </w:rPr>
                <w:t>刚性</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617" w:author="xh" w:date="2026-10-19T10:25:11+08:00"/>
              </w:rPr>
            </w:pPr>
            <w:ins w:id="6618" w:author="xh" w:date="2026-10-19T10:25:11+08:00">
              <w:r>
                <w:rPr>
                  <w:rFonts w:ascii="Times New Roman" w:hAnsi="Times New Roman" w:eastAsia="宋体"/>
                  <w:b w:val="0"/>
                  <w:sz w:val="18"/>
                </w:rPr>
                <w:t>58369.68</w:t>
              </w:r>
            </w:ins>
          </w:p>
        </w:tc>
      </w:tr>
      <w:tr>
        <w:trPr>
          <w:cantSplit/>
          <w:ins w:id="6604" w:author="xh" w:date="2026-10-19T10:25:11+08:00"/>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619" w:author="xh" w:date="2026-10-19T10:25:11+08:00"/>
              </w:rPr>
            </w:pPr>
            <w:ins w:id="6620" w:author="xh" w:date="2026-10-19T10:25:11+08:00">
              <w:r>
                <w:rPr>
                  <w:rFonts w:ascii="Times New Roman" w:hAnsi="Times New Roman" w:eastAsia="宋体"/>
                  <w:b w:val="0"/>
                  <w:sz w:val="18"/>
                </w:rPr>
                <w:t>邳州</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621" w:author="xh" w:date="2026-10-19T10:25:11+08:00"/>
              </w:rPr>
            </w:pPr>
            <w:ins w:id="6622" w:author="xh" w:date="2026-10-19T10:25:11+08:00">
              <w:r>
                <w:rPr>
                  <w:rFonts w:ascii="Times New Roman" w:hAnsi="Times New Roman" w:eastAsia="宋体"/>
                  <w:b w:val="0"/>
                  <w:sz w:val="18"/>
                </w:rPr>
                <w:t>弹性</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623" w:author="xh" w:date="2026-10-19T10:25:11+08:00"/>
              </w:rPr>
            </w:pPr>
            <w:ins w:id="6624" w:author="xh" w:date="2026-10-19T10:25:11+08:00">
              <w:r>
                <w:rPr>
                  <w:rFonts w:ascii="Times New Roman" w:hAnsi="Times New Roman" w:eastAsia="宋体"/>
                  <w:b w:val="0"/>
                  <w:sz w:val="18"/>
                </w:rPr>
                <w:t>57521.36</w:t>
              </w:r>
            </w:ins>
          </w:p>
        </w:tc>
      </w:tr>
      <w:tr>
        <w:trPr>
          <w:cantSplit/>
          <w:ins w:id="6605" w:author="xh" w:date="2026-10-19T10:25:11+08:00"/>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625" w:author="xh" w:date="2026-10-19T10:25:11+08:00"/>
              </w:rPr>
            </w:pPr>
            <w:ins w:id="6626" w:author="xh" w:date="2026-10-19T10:25:11+08:00">
              <w:r>
                <w:rPr>
                  <w:rFonts w:ascii="Times New Roman" w:hAnsi="Times New Roman" w:eastAsia="宋体"/>
                  <w:b w:val="0"/>
                  <w:sz w:val="18"/>
                </w:rPr>
                <w:t>市区</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627" w:author="xh" w:date="2026-10-19T10:25:11+08:00"/>
              </w:rPr>
            </w:pPr>
            <w:ins w:id="6628" w:author="xh" w:date="2026-10-19T10:25:11+08:00">
              <w:r>
                <w:rPr>
                  <w:rFonts w:ascii="Times New Roman" w:hAnsi="Times New Roman" w:eastAsia="宋体"/>
                  <w:b w:val="0"/>
                  <w:sz w:val="18"/>
                </w:rPr>
                <w:t>刚性</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629" w:author="xh" w:date="2026-10-19T10:25:11+08:00"/>
              </w:rPr>
            </w:pPr>
            <w:ins w:id="6630" w:author="xh" w:date="2026-10-19T10:25:11+08:00">
              <w:r>
                <w:rPr>
                  <w:rFonts w:ascii="Times New Roman" w:hAnsi="Times New Roman" w:eastAsia="宋体"/>
                  <w:b w:val="0"/>
                  <w:sz w:val="18"/>
                </w:rPr>
                <w:t>39636.85</w:t>
              </w:r>
            </w:ins>
          </w:p>
        </w:tc>
      </w:tr>
      <w:tr>
        <w:trPr>
          <w:cantSplit/>
          <w:ins w:id="6606" w:author="xh" w:date="2026-10-19T10:25:11+08:00"/>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631" w:author="xh" w:date="2026-10-19T10:25:11+08:00"/>
              </w:rPr>
            </w:pPr>
            <w:ins w:id="6632" w:author="xh" w:date="2026-10-19T10:25:11+08:00">
              <w:r>
                <w:rPr>
                  <w:rFonts w:ascii="Times New Roman" w:hAnsi="Times New Roman" w:eastAsia="宋体"/>
                  <w:b w:val="0"/>
                  <w:sz w:val="18"/>
                </w:rPr>
                <w:t>市区</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633" w:author="xh" w:date="2026-10-19T10:25:11+08:00"/>
              </w:rPr>
            </w:pPr>
            <w:ins w:id="6634" w:author="xh" w:date="2026-10-19T10:25:11+08:00">
              <w:r>
                <w:rPr>
                  <w:rFonts w:ascii="Times New Roman" w:hAnsi="Times New Roman" w:eastAsia="宋体"/>
                  <w:b w:val="0"/>
                  <w:sz w:val="18"/>
                </w:rPr>
                <w:t>弹性</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635" w:author="xh" w:date="2026-10-19T10:25:11+08:00"/>
              </w:rPr>
            </w:pPr>
            <w:ins w:id="6636" w:author="xh" w:date="2026-10-19T10:25:11+08:00">
              <w:r>
                <w:rPr>
                  <w:rFonts w:ascii="Times New Roman" w:hAnsi="Times New Roman" w:eastAsia="宋体"/>
                  <w:b w:val="0"/>
                  <w:sz w:val="18"/>
                </w:rPr>
                <w:t>37586.50</w:t>
              </w:r>
            </w:ins>
          </w:p>
        </w:tc>
      </w:tr>
    </w:tbl>
    <w:p w14:paraId="5D40119F">
      <w:pPr>
        <w:pStyle w:val="2"/>
        <w:keepNext/>
        <w:spacing w:before="120" w:after="80" w:line="280" w:lineRule="exact"/>
        <w:ind w:firstLine="0"/>
        <w:jc w:val="center"/>
      </w:pPr>
      <w:r>
        <w:rPr>
          <w:rFonts w:ascii="Times New Roman" w:hAnsi="Times New Roman" w:eastAsia="宋体"/>
          <w:b w:val="0"/>
          <w:sz w:val="21"/>
        </w:rPr>
        <w:t xml:space="preserve">表5-10 20</w:t>
      </w:r>
      <w:ins w:id="6637" w:author="xh" w:date="2026-10-19T10:25:51+08:00">
        <w:r>
          <w:rPr>
            <w:rFonts w:ascii="Times New Roman" w:hAnsi="Times New Roman" w:eastAsia="宋体"/>
            <w:b w:val="0"/>
            <w:sz w:val="21"/>
          </w:rPr>
          <w:t xml:space="preserve">3</w:t>
        </w:r>
      </w:ins>
      <w:del w:id="6638" w:author="xh" w:date="2026-10-19T10:25:51+08:00">
        <w:r>
          <w:rPr>
            <w:rFonts w:ascii="Times New Roman" w:hAnsi="Times New Roman" w:eastAsia="宋体"/>
            <w:b w:val="0"/>
            <w:sz w:val="21"/>
          </w:rPr>
          <w:delText xml:space="preserve">2</w:delText>
        </w:r>
      </w:del>
      <w:r>
        <w:rPr>
          <w:rFonts w:ascii="Times New Roman" w:hAnsi="Times New Roman" w:eastAsia="宋体"/>
          <w:b w:val="0"/>
          <w:sz w:val="21"/>
        </w:rPr>
        <w:t xml:space="preserve">5年在役措施及累计建设规模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205B46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6639" w:author="xh" w:date="2026-10-19T10:26:30+08:00"/>
        </w:trPr>
        <w:tc>
          <w:tcPr>
            <w:tcW w:w="1187" w:type="dxa"/>
            <w:tcMar>
              <w:left w:w="70" w:type="dxa"/>
              <w:right w:w="70" w:type="dxa"/>
            </w:tcMar>
            <w:vAlign w:val="center"/>
          </w:tcPr>
          <w:p w14:paraId="459778E3">
            <w:pPr>
              <w:keepNext/>
              <w:spacing w:before="20" w:after="20" w:line="260" w:lineRule="exact"/>
              <w:ind w:left="0" w:leftChars="0" w:right="0" w:rightChars="0" w:firstLine="0" w:firstLineChars="0"/>
              <w:jc w:val="center"/>
              <w:rPr>
                <w:del w:id="6644" w:author="xh" w:date="2026-10-19T10:26:30+08:00"/>
              </w:rPr>
            </w:pPr>
            <w:del w:id="6645" w:author="xh" w:date="2026-10-19T10:26:30+08:00">
              <w:r>
                <w:rPr>
                  <w:rFonts w:ascii="Times New Roman" w:hAnsi="Times New Roman" w:eastAsia="宋体"/>
                  <w:b/>
                  <w:sz w:val="18"/>
                </w:rPr>
                <w:delText>地区</w:delText>
              </w:r>
            </w:del>
          </w:p>
        </w:tc>
        <w:tc>
          <w:tcPr>
            <w:tcW w:w="1187" w:type="dxa"/>
            <w:tcMar>
              <w:left w:w="70" w:type="dxa"/>
              <w:right w:w="70" w:type="dxa"/>
            </w:tcMar>
            <w:vAlign w:val="center"/>
          </w:tcPr>
          <w:p w14:paraId="58A253AD">
            <w:pPr>
              <w:keepNext/>
              <w:spacing w:before="20" w:after="20" w:line="260" w:lineRule="exact"/>
              <w:ind w:left="0" w:leftChars="0" w:right="0" w:rightChars="0" w:firstLine="0" w:firstLineChars="0"/>
              <w:jc w:val="center"/>
              <w:rPr>
                <w:del w:id="6646" w:author="xh" w:date="2026-10-19T10:26:30+08:00"/>
              </w:rPr>
            </w:pPr>
            <w:del w:id="6647" w:author="xh" w:date="2026-10-19T10:26:30+08:00">
              <w:r>
                <w:rPr>
                  <w:rFonts w:ascii="Times New Roman" w:hAnsi="Times New Roman" w:eastAsia="宋体"/>
                  <w:b/>
                  <w:sz w:val="18"/>
                </w:rPr>
                <w:delText>方案</w:delText>
              </w:r>
            </w:del>
          </w:p>
        </w:tc>
        <w:tc>
          <w:tcPr>
            <w:tcW w:w="1187" w:type="dxa"/>
            <w:tcMar>
              <w:left w:w="70" w:type="dxa"/>
              <w:right w:w="70" w:type="dxa"/>
            </w:tcMar>
            <w:vAlign w:val="center"/>
          </w:tcPr>
          <w:p w14:paraId="7D11FD1E">
            <w:pPr>
              <w:keepNext/>
              <w:spacing w:before="20" w:after="20" w:line="260" w:lineRule="exact"/>
              <w:ind w:left="0" w:leftChars="0" w:right="0" w:rightChars="0" w:firstLine="0" w:firstLineChars="0"/>
              <w:jc w:val="center"/>
              <w:rPr>
                <w:del w:id="6648" w:author="xh" w:date="2026-10-19T10:26:30+08:00"/>
              </w:rPr>
            </w:pPr>
            <w:del w:id="6649" w:author="xh" w:date="2026-10-19T10:26:30+08:00">
              <w:r>
                <w:rPr>
                  <w:rFonts w:ascii="Times New Roman" w:hAnsi="Times New Roman" w:eastAsia="宋体"/>
                  <w:b/>
                  <w:sz w:val="18"/>
                </w:rPr>
                <w:delText>在役主变/MVA</w:delText>
              </w:r>
            </w:del>
          </w:p>
        </w:tc>
        <w:tc>
          <w:tcPr>
            <w:tcW w:w="1187" w:type="dxa"/>
            <w:tcMar>
              <w:left w:w="70" w:type="dxa"/>
              <w:right w:w="70" w:type="dxa"/>
            </w:tcMar>
            <w:vAlign w:val="center"/>
          </w:tcPr>
          <w:p w14:paraId="01C2C3D9">
            <w:pPr>
              <w:keepNext/>
              <w:spacing w:before="20" w:after="20" w:line="260" w:lineRule="exact"/>
              <w:ind w:left="0" w:leftChars="0" w:right="0" w:rightChars="0" w:firstLine="0" w:firstLineChars="0"/>
              <w:jc w:val="center"/>
              <w:rPr>
                <w:del w:id="6650" w:author="xh" w:date="2026-10-19T10:26:30+08:00"/>
              </w:rPr>
            </w:pPr>
            <w:del w:id="6651" w:author="xh" w:date="2026-10-19T10:26:30+08:00">
              <w:r>
                <w:rPr>
                  <w:rFonts w:ascii="Times New Roman" w:hAnsi="Times New Roman" w:eastAsia="宋体"/>
                  <w:b/>
                  <w:sz w:val="18"/>
                </w:rPr>
                <w:delText>累计新购主变/MVA</w:delText>
              </w:r>
            </w:del>
          </w:p>
        </w:tc>
        <w:tc>
          <w:tcPr>
            <w:tcW w:w="1187" w:type="dxa"/>
            <w:tcMar>
              <w:left w:w="70" w:type="dxa"/>
              <w:right w:w="70" w:type="dxa"/>
            </w:tcMar>
            <w:vAlign w:val="center"/>
          </w:tcPr>
          <w:p w14:paraId="764DEEF4">
            <w:pPr>
              <w:keepNext/>
              <w:spacing w:before="20" w:after="20" w:line="260" w:lineRule="exact"/>
              <w:ind w:left="0" w:leftChars="0" w:right="0" w:rightChars="0" w:firstLine="0" w:firstLineChars="0"/>
              <w:jc w:val="center"/>
              <w:rPr>
                <w:del w:id="6652" w:author="xh" w:date="2026-10-19T10:26:30+08:00"/>
              </w:rPr>
            </w:pPr>
            <w:del w:id="6653" w:author="xh" w:date="2026-10-19T10:26:30+08:00">
              <w:r>
                <w:rPr>
                  <w:rFonts w:ascii="Times New Roman" w:hAnsi="Times New Roman" w:eastAsia="宋体"/>
                  <w:b/>
                  <w:sz w:val="18"/>
                </w:rPr>
                <w:delText>储能功率/MW</w:delText>
              </w:r>
            </w:del>
          </w:p>
        </w:tc>
        <w:tc>
          <w:tcPr>
            <w:tcW w:w="1187" w:type="dxa"/>
            <w:tcMar>
              <w:left w:w="70" w:type="dxa"/>
              <w:right w:w="70" w:type="dxa"/>
            </w:tcMar>
            <w:vAlign w:val="center"/>
          </w:tcPr>
          <w:p w14:paraId="38E9EE16">
            <w:pPr>
              <w:keepNext/>
              <w:spacing w:before="20" w:after="20" w:line="260" w:lineRule="exact"/>
              <w:ind w:left="0" w:leftChars="0" w:right="0" w:rightChars="0" w:firstLine="0" w:firstLineChars="0"/>
              <w:jc w:val="center"/>
              <w:rPr>
                <w:del w:id="6654" w:author="xh" w:date="2026-10-19T10:26:30+08:00"/>
              </w:rPr>
            </w:pPr>
            <w:del w:id="6655" w:author="xh" w:date="2026-10-19T10:26:30+08:00">
              <w:r>
                <w:rPr>
                  <w:rFonts w:ascii="Times New Roman" w:hAnsi="Times New Roman" w:eastAsia="宋体"/>
                  <w:b/>
                  <w:sz w:val="18"/>
                </w:rPr>
                <w:delText>储能能量/MWh</w:delText>
              </w:r>
            </w:del>
          </w:p>
        </w:tc>
        <w:tc>
          <w:tcPr>
            <w:tcW w:w="1187" w:type="dxa"/>
            <w:tcMar>
              <w:left w:w="70" w:type="dxa"/>
              <w:right w:w="70" w:type="dxa"/>
            </w:tcMar>
            <w:vAlign w:val="center"/>
          </w:tcPr>
          <w:p w14:paraId="100CED81">
            <w:pPr>
              <w:keepNext/>
              <w:spacing w:before="20" w:after="20" w:line="260" w:lineRule="exact"/>
              <w:ind w:left="0" w:leftChars="0" w:right="0" w:rightChars="0" w:firstLine="0" w:firstLineChars="0"/>
              <w:jc w:val="center"/>
              <w:rPr>
                <w:del w:id="6656" w:author="xh" w:date="2026-10-19T10:26:30+08:00"/>
              </w:rPr>
            </w:pPr>
            <w:del w:id="6657" w:author="xh" w:date="2026-10-19T10:26:30+08:00">
              <w:r>
                <w:rPr>
                  <w:rFonts w:ascii="Times New Roman" w:hAnsi="Times New Roman" w:eastAsia="宋体"/>
                  <w:b/>
                  <w:sz w:val="18"/>
                </w:rPr>
                <w:delText>新增联络/条</w:delText>
              </w:r>
            </w:del>
          </w:p>
        </w:tc>
      </w:tr>
      <w:tr w14:paraId="4F26D9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6640" w:author="xh" w:date="2026-10-19T10:26:30+08:00"/>
        </w:trPr>
        <w:tc>
          <w:tcPr>
            <w:tcW w:w="1187" w:type="dxa"/>
            <w:tcMar>
              <w:left w:w="70" w:type="dxa"/>
              <w:right w:w="70" w:type="dxa"/>
            </w:tcMar>
            <w:vAlign w:val="center"/>
          </w:tcPr>
          <w:p w14:paraId="199F2B87">
            <w:pPr>
              <w:keepNext/>
              <w:spacing w:before="20" w:after="20" w:line="260" w:lineRule="exact"/>
              <w:ind w:left="0" w:leftChars="0" w:right="0" w:rightChars="0" w:firstLine="0" w:firstLineChars="0"/>
              <w:jc w:val="center"/>
              <w:rPr>
                <w:del w:id="6658" w:author="xh" w:date="2026-10-19T10:26:30+08:00"/>
              </w:rPr>
            </w:pPr>
            <w:del w:id="6659" w:author="xh" w:date="2026-10-19T10:26:30+08:00">
              <w:r>
                <w:rPr>
                  <w:rFonts w:ascii="Times New Roman" w:hAnsi="Times New Roman" w:eastAsia="宋体"/>
                  <w:b w:val="0"/>
                  <w:sz w:val="18"/>
                </w:rPr>
                <w:delText>邳州</w:delText>
              </w:r>
            </w:del>
          </w:p>
        </w:tc>
        <w:tc>
          <w:tcPr>
            <w:tcW w:w="1187" w:type="dxa"/>
            <w:tcMar>
              <w:left w:w="70" w:type="dxa"/>
              <w:right w:w="70" w:type="dxa"/>
            </w:tcMar>
            <w:vAlign w:val="center"/>
          </w:tcPr>
          <w:p w14:paraId="3FE0EF91">
            <w:pPr>
              <w:keepNext/>
              <w:spacing w:before="20" w:after="20" w:line="260" w:lineRule="exact"/>
              <w:ind w:left="0" w:leftChars="0" w:right="0" w:rightChars="0" w:firstLine="0" w:firstLineChars="0"/>
              <w:jc w:val="center"/>
              <w:rPr>
                <w:del w:id="6660" w:author="xh" w:date="2026-10-19T10:26:30+08:00"/>
              </w:rPr>
            </w:pPr>
            <w:del w:id="6661" w:author="xh" w:date="2026-10-19T10:26:30+08:00">
              <w:r>
                <w:rPr>
                  <w:rFonts w:ascii="Times New Roman" w:hAnsi="Times New Roman" w:eastAsia="宋体"/>
                  <w:b w:val="0"/>
                  <w:sz w:val="18"/>
                </w:rPr>
                <w:delText>刚性</w:delText>
              </w:r>
            </w:del>
          </w:p>
        </w:tc>
        <w:tc>
          <w:tcPr>
            <w:tcW w:w="1187" w:type="dxa"/>
            <w:tcMar>
              <w:left w:w="70" w:type="dxa"/>
              <w:right w:w="70" w:type="dxa"/>
            </w:tcMar>
            <w:vAlign w:val="center"/>
          </w:tcPr>
          <w:p w14:paraId="0FA27F73">
            <w:pPr>
              <w:keepNext/>
              <w:spacing w:before="20" w:after="20" w:line="260" w:lineRule="exact"/>
              <w:ind w:left="0" w:leftChars="0" w:right="0" w:rightChars="0" w:firstLine="0" w:firstLineChars="0"/>
              <w:jc w:val="center"/>
              <w:rPr>
                <w:del w:id="6662" w:author="xh" w:date="2026-10-19T10:26:30+08:00"/>
              </w:rPr>
            </w:pPr>
            <w:del w:id="6663" w:author="xh" w:date="2026-10-19T10:26:30+08:00">
              <w:r>
                <w:rPr>
                  <w:rFonts w:ascii="Times New Roman" w:hAnsi="Times New Roman" w:eastAsia="宋体"/>
                  <w:b w:val="0"/>
                  <w:sz w:val="18"/>
                </w:rPr>
                <w:delText>1704.00</w:delText>
              </w:r>
            </w:del>
          </w:p>
        </w:tc>
        <w:tc>
          <w:tcPr>
            <w:tcW w:w="1187" w:type="dxa"/>
            <w:tcMar>
              <w:left w:w="70" w:type="dxa"/>
              <w:right w:w="70" w:type="dxa"/>
            </w:tcMar>
            <w:vAlign w:val="center"/>
          </w:tcPr>
          <w:p w14:paraId="3EFC4A3D">
            <w:pPr>
              <w:keepNext/>
              <w:spacing w:before="20" w:after="20" w:line="260" w:lineRule="exact"/>
              <w:ind w:left="0" w:leftChars="0" w:right="0" w:rightChars="0" w:firstLine="0" w:firstLineChars="0"/>
              <w:jc w:val="center"/>
              <w:rPr>
                <w:del w:id="6664" w:author="xh" w:date="2026-10-19T10:26:30+08:00"/>
              </w:rPr>
            </w:pPr>
            <w:del w:id="6665" w:author="xh" w:date="2026-10-19T10:26:30+08:00">
              <w:r>
                <w:rPr>
                  <w:rFonts w:ascii="Times New Roman" w:hAnsi="Times New Roman" w:eastAsia="宋体"/>
                  <w:b w:val="0"/>
                  <w:sz w:val="18"/>
                </w:rPr>
                <w:delText>483.50</w:delText>
              </w:r>
            </w:del>
          </w:p>
        </w:tc>
        <w:tc>
          <w:tcPr>
            <w:tcW w:w="1187" w:type="dxa"/>
            <w:tcMar>
              <w:left w:w="70" w:type="dxa"/>
              <w:right w:w="70" w:type="dxa"/>
            </w:tcMar>
            <w:vAlign w:val="center"/>
          </w:tcPr>
          <w:p w14:paraId="2B53C03D">
            <w:pPr>
              <w:keepNext/>
              <w:spacing w:before="20" w:after="20" w:line="260" w:lineRule="exact"/>
              <w:ind w:left="0" w:leftChars="0" w:right="0" w:rightChars="0" w:firstLine="0" w:firstLineChars="0"/>
              <w:jc w:val="center"/>
              <w:rPr>
                <w:del w:id="6666" w:author="xh" w:date="2026-10-19T10:26:30+08:00"/>
              </w:rPr>
            </w:pPr>
            <w:del w:id="6667" w:author="xh" w:date="2026-10-19T10:26:30+08:00">
              <w:r>
                <w:rPr>
                  <w:rFonts w:ascii="Times New Roman" w:hAnsi="Times New Roman" w:eastAsia="宋体"/>
                  <w:b w:val="0"/>
                  <w:sz w:val="18"/>
                </w:rPr>
                <w:delText>22.30</w:delText>
              </w:r>
            </w:del>
          </w:p>
        </w:tc>
        <w:tc>
          <w:tcPr>
            <w:tcW w:w="1187" w:type="dxa"/>
            <w:tcMar>
              <w:left w:w="70" w:type="dxa"/>
              <w:right w:w="70" w:type="dxa"/>
            </w:tcMar>
            <w:vAlign w:val="center"/>
          </w:tcPr>
          <w:p w14:paraId="7FF9B284">
            <w:pPr>
              <w:keepNext/>
              <w:spacing w:before="20" w:after="20" w:line="260" w:lineRule="exact"/>
              <w:ind w:left="0" w:leftChars="0" w:right="0" w:rightChars="0" w:firstLine="0" w:firstLineChars="0"/>
              <w:jc w:val="center"/>
              <w:rPr>
                <w:del w:id="6668" w:author="xh" w:date="2026-10-19T10:26:30+08:00"/>
              </w:rPr>
            </w:pPr>
            <w:del w:id="6669" w:author="xh" w:date="2026-10-19T10:26:30+08:00">
              <w:r>
                <w:rPr>
                  <w:rFonts w:ascii="Times New Roman" w:hAnsi="Times New Roman" w:eastAsia="宋体"/>
                  <w:b w:val="0"/>
                  <w:sz w:val="18"/>
                </w:rPr>
                <w:delText>47.95</w:delText>
              </w:r>
            </w:del>
          </w:p>
        </w:tc>
        <w:tc>
          <w:tcPr>
            <w:tcW w:w="1187" w:type="dxa"/>
            <w:tcMar>
              <w:left w:w="70" w:type="dxa"/>
              <w:right w:w="70" w:type="dxa"/>
            </w:tcMar>
            <w:vAlign w:val="center"/>
          </w:tcPr>
          <w:p w14:paraId="309AA67D">
            <w:pPr>
              <w:keepNext/>
              <w:spacing w:before="20" w:after="20" w:line="260" w:lineRule="exact"/>
              <w:ind w:left="0" w:leftChars="0" w:right="0" w:rightChars="0" w:firstLine="0" w:firstLineChars="0"/>
              <w:jc w:val="center"/>
              <w:rPr>
                <w:del w:id="6670" w:author="xh" w:date="2026-10-19T10:26:30+08:00"/>
              </w:rPr>
            </w:pPr>
            <w:del w:id="6671" w:author="xh" w:date="2026-10-19T10:26:30+08:00">
              <w:r>
                <w:rPr>
                  <w:rFonts w:ascii="Times New Roman" w:hAnsi="Times New Roman" w:eastAsia="宋体"/>
                  <w:b w:val="0"/>
                  <w:sz w:val="18"/>
                </w:rPr>
                <w:delText>16</w:delText>
              </w:r>
            </w:del>
          </w:p>
        </w:tc>
      </w:tr>
      <w:tr w14:paraId="074C67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6641" w:author="xh" w:date="2026-10-19T10:26:30+08:00"/>
        </w:trPr>
        <w:tc>
          <w:tcPr>
            <w:tcW w:w="1187" w:type="dxa"/>
            <w:tcMar>
              <w:left w:w="70" w:type="dxa"/>
              <w:right w:w="70" w:type="dxa"/>
            </w:tcMar>
            <w:vAlign w:val="center"/>
          </w:tcPr>
          <w:p w14:paraId="64D41839">
            <w:pPr>
              <w:keepNext/>
              <w:spacing w:before="20" w:after="20" w:line="260" w:lineRule="exact"/>
              <w:ind w:left="0" w:leftChars="0" w:right="0" w:rightChars="0" w:firstLine="0" w:firstLineChars="0"/>
              <w:jc w:val="center"/>
              <w:rPr>
                <w:del w:id="6672" w:author="xh" w:date="2026-10-19T10:26:30+08:00"/>
              </w:rPr>
            </w:pPr>
            <w:del w:id="6673" w:author="xh" w:date="2026-10-19T10:26:30+08:00">
              <w:r>
                <w:rPr>
                  <w:rFonts w:ascii="Times New Roman" w:hAnsi="Times New Roman" w:eastAsia="宋体"/>
                  <w:b w:val="0"/>
                  <w:sz w:val="18"/>
                </w:rPr>
                <w:delText>邳州</w:delText>
              </w:r>
            </w:del>
          </w:p>
        </w:tc>
        <w:tc>
          <w:tcPr>
            <w:tcW w:w="1187" w:type="dxa"/>
            <w:tcMar>
              <w:left w:w="70" w:type="dxa"/>
              <w:right w:w="70" w:type="dxa"/>
            </w:tcMar>
            <w:vAlign w:val="center"/>
          </w:tcPr>
          <w:p w14:paraId="5ACA3B65">
            <w:pPr>
              <w:keepNext/>
              <w:spacing w:before="20" w:after="20" w:line="260" w:lineRule="exact"/>
              <w:ind w:left="0" w:leftChars="0" w:right="0" w:rightChars="0" w:firstLine="0" w:firstLineChars="0"/>
              <w:jc w:val="center"/>
              <w:rPr>
                <w:del w:id="6674" w:author="xh" w:date="2026-10-19T10:26:30+08:00"/>
              </w:rPr>
            </w:pPr>
            <w:del w:id="6675" w:author="xh" w:date="2026-10-19T10:26:30+08:00">
              <w:r>
                <w:rPr>
                  <w:rFonts w:ascii="Times New Roman" w:hAnsi="Times New Roman" w:eastAsia="宋体"/>
                  <w:b w:val="0"/>
                  <w:sz w:val="18"/>
                </w:rPr>
                <w:delText>弹性</w:delText>
              </w:r>
            </w:del>
          </w:p>
        </w:tc>
        <w:tc>
          <w:tcPr>
            <w:tcW w:w="1187" w:type="dxa"/>
            <w:tcMar>
              <w:left w:w="70" w:type="dxa"/>
              <w:right w:w="70" w:type="dxa"/>
            </w:tcMar>
            <w:vAlign w:val="center"/>
          </w:tcPr>
          <w:p w14:paraId="7F632CA9">
            <w:pPr>
              <w:keepNext/>
              <w:spacing w:before="20" w:after="20" w:line="260" w:lineRule="exact"/>
              <w:ind w:left="0" w:leftChars="0" w:right="0" w:rightChars="0" w:firstLine="0" w:firstLineChars="0"/>
              <w:jc w:val="center"/>
              <w:rPr>
                <w:del w:id="6676" w:author="xh" w:date="2026-10-19T10:26:30+08:00"/>
              </w:rPr>
            </w:pPr>
            <w:del w:id="6677" w:author="xh" w:date="2026-10-19T10:26:30+08:00">
              <w:r>
                <w:rPr>
                  <w:rFonts w:ascii="Times New Roman" w:hAnsi="Times New Roman" w:eastAsia="宋体"/>
                  <w:b w:val="0"/>
                  <w:sz w:val="18"/>
                </w:rPr>
                <w:delText>1715.50</w:delText>
              </w:r>
            </w:del>
          </w:p>
        </w:tc>
        <w:tc>
          <w:tcPr>
            <w:tcW w:w="1187" w:type="dxa"/>
            <w:tcMar>
              <w:left w:w="70" w:type="dxa"/>
              <w:right w:w="70" w:type="dxa"/>
            </w:tcMar>
            <w:vAlign w:val="center"/>
          </w:tcPr>
          <w:p w14:paraId="2C61E98C">
            <w:pPr>
              <w:keepNext/>
              <w:spacing w:before="20" w:after="20" w:line="260" w:lineRule="exact"/>
              <w:ind w:left="0" w:leftChars="0" w:right="0" w:rightChars="0" w:firstLine="0" w:firstLineChars="0"/>
              <w:jc w:val="center"/>
              <w:rPr>
                <w:del w:id="6678" w:author="xh" w:date="2026-10-19T10:26:30+08:00"/>
              </w:rPr>
            </w:pPr>
            <w:del w:id="6679" w:author="xh" w:date="2026-10-19T10:26:30+08:00">
              <w:r>
                <w:rPr>
                  <w:rFonts w:ascii="Times New Roman" w:hAnsi="Times New Roman" w:eastAsia="宋体"/>
                  <w:b w:val="0"/>
                  <w:sz w:val="18"/>
                </w:rPr>
                <w:delText>515.00</w:delText>
              </w:r>
            </w:del>
          </w:p>
        </w:tc>
        <w:tc>
          <w:tcPr>
            <w:tcW w:w="1187" w:type="dxa"/>
            <w:tcMar>
              <w:left w:w="70" w:type="dxa"/>
              <w:right w:w="70" w:type="dxa"/>
            </w:tcMar>
            <w:vAlign w:val="center"/>
          </w:tcPr>
          <w:p w14:paraId="5ECA8D9B">
            <w:pPr>
              <w:keepNext/>
              <w:spacing w:before="20" w:after="20" w:line="260" w:lineRule="exact"/>
              <w:ind w:left="0" w:leftChars="0" w:right="0" w:rightChars="0" w:firstLine="0" w:firstLineChars="0"/>
              <w:jc w:val="center"/>
              <w:rPr>
                <w:del w:id="6680" w:author="xh" w:date="2026-10-19T10:26:30+08:00"/>
              </w:rPr>
            </w:pPr>
            <w:del w:id="6681" w:author="xh" w:date="2026-10-19T10:26:30+08:00">
              <w:r>
                <w:rPr>
                  <w:rFonts w:ascii="Times New Roman" w:hAnsi="Times New Roman" w:eastAsia="宋体"/>
                  <w:b w:val="0"/>
                  <w:sz w:val="18"/>
                </w:rPr>
                <w:delText>3.40</w:delText>
              </w:r>
            </w:del>
          </w:p>
        </w:tc>
        <w:tc>
          <w:tcPr>
            <w:tcW w:w="1187" w:type="dxa"/>
            <w:tcMar>
              <w:left w:w="70" w:type="dxa"/>
              <w:right w:w="70" w:type="dxa"/>
            </w:tcMar>
            <w:vAlign w:val="center"/>
          </w:tcPr>
          <w:p w14:paraId="13D1D590">
            <w:pPr>
              <w:keepNext/>
              <w:spacing w:before="20" w:after="20" w:line="260" w:lineRule="exact"/>
              <w:ind w:left="0" w:leftChars="0" w:right="0" w:rightChars="0" w:firstLine="0" w:firstLineChars="0"/>
              <w:jc w:val="center"/>
              <w:rPr>
                <w:del w:id="6682" w:author="xh" w:date="2026-10-19T10:26:30+08:00"/>
              </w:rPr>
            </w:pPr>
            <w:del w:id="6683" w:author="xh" w:date="2026-10-19T10:26:30+08:00">
              <w:r>
                <w:rPr>
                  <w:rFonts w:ascii="Times New Roman" w:hAnsi="Times New Roman" w:eastAsia="宋体"/>
                  <w:b w:val="0"/>
                  <w:sz w:val="18"/>
                </w:rPr>
                <w:delText>7.31</w:delText>
              </w:r>
            </w:del>
          </w:p>
        </w:tc>
        <w:tc>
          <w:tcPr>
            <w:tcW w:w="1187" w:type="dxa"/>
            <w:tcMar>
              <w:left w:w="70" w:type="dxa"/>
              <w:right w:w="70" w:type="dxa"/>
            </w:tcMar>
            <w:vAlign w:val="center"/>
          </w:tcPr>
          <w:p w14:paraId="26643707">
            <w:pPr>
              <w:keepNext/>
              <w:spacing w:before="20" w:after="20" w:line="260" w:lineRule="exact"/>
              <w:ind w:left="0" w:leftChars="0" w:right="0" w:rightChars="0" w:firstLine="0" w:firstLineChars="0"/>
              <w:jc w:val="center"/>
              <w:rPr>
                <w:del w:id="6684" w:author="xh" w:date="2026-10-19T10:26:30+08:00"/>
              </w:rPr>
            </w:pPr>
            <w:del w:id="6685" w:author="xh" w:date="2026-10-19T10:26:30+08:00">
              <w:r>
                <w:rPr>
                  <w:rFonts w:ascii="Times New Roman" w:hAnsi="Times New Roman" w:eastAsia="宋体"/>
                  <w:b w:val="0"/>
                  <w:sz w:val="18"/>
                </w:rPr>
                <w:delText>13</w:delText>
              </w:r>
            </w:del>
          </w:p>
        </w:tc>
      </w:tr>
      <w:tr w14:paraId="6CE0F1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6642" w:author="xh" w:date="2026-10-19T10:26:30+08:00"/>
        </w:trPr>
        <w:tc>
          <w:tcPr>
            <w:tcW w:w="1187" w:type="dxa"/>
            <w:tcMar>
              <w:left w:w="70" w:type="dxa"/>
              <w:right w:w="70" w:type="dxa"/>
            </w:tcMar>
            <w:vAlign w:val="center"/>
          </w:tcPr>
          <w:p w14:paraId="62207AFF">
            <w:pPr>
              <w:keepNext/>
              <w:spacing w:before="20" w:after="20" w:line="260" w:lineRule="exact"/>
              <w:ind w:left="0" w:leftChars="0" w:right="0" w:rightChars="0" w:firstLine="0" w:firstLineChars="0"/>
              <w:jc w:val="center"/>
              <w:rPr>
                <w:del w:id="6686" w:author="xh" w:date="2026-10-19T10:26:30+08:00"/>
              </w:rPr>
            </w:pPr>
            <w:del w:id="6687" w:author="xh" w:date="2026-10-19T10:26:30+08:00">
              <w:r>
                <w:rPr>
                  <w:rFonts w:ascii="Times New Roman" w:hAnsi="Times New Roman" w:eastAsia="宋体"/>
                  <w:b w:val="0"/>
                  <w:sz w:val="18"/>
                </w:rPr>
                <w:delText>市区</w:delText>
              </w:r>
            </w:del>
          </w:p>
        </w:tc>
        <w:tc>
          <w:tcPr>
            <w:tcW w:w="1187" w:type="dxa"/>
            <w:tcMar>
              <w:left w:w="70" w:type="dxa"/>
              <w:right w:w="70" w:type="dxa"/>
            </w:tcMar>
            <w:vAlign w:val="center"/>
          </w:tcPr>
          <w:p w14:paraId="4FB6FC1B">
            <w:pPr>
              <w:keepNext/>
              <w:spacing w:before="20" w:after="20" w:line="260" w:lineRule="exact"/>
              <w:ind w:left="0" w:leftChars="0" w:right="0" w:rightChars="0" w:firstLine="0" w:firstLineChars="0"/>
              <w:jc w:val="center"/>
              <w:rPr>
                <w:del w:id="6688" w:author="xh" w:date="2026-10-19T10:26:30+08:00"/>
              </w:rPr>
            </w:pPr>
            <w:del w:id="6689" w:author="xh" w:date="2026-10-19T10:26:30+08:00">
              <w:r>
                <w:rPr>
                  <w:rFonts w:ascii="Times New Roman" w:hAnsi="Times New Roman" w:eastAsia="宋体"/>
                  <w:b w:val="0"/>
                  <w:sz w:val="18"/>
                </w:rPr>
                <w:delText>刚性</w:delText>
              </w:r>
            </w:del>
          </w:p>
        </w:tc>
        <w:tc>
          <w:tcPr>
            <w:tcW w:w="1187" w:type="dxa"/>
            <w:tcMar>
              <w:left w:w="70" w:type="dxa"/>
              <w:right w:w="70" w:type="dxa"/>
            </w:tcMar>
            <w:vAlign w:val="center"/>
          </w:tcPr>
          <w:p w14:paraId="7E1C1C12">
            <w:pPr>
              <w:keepNext/>
              <w:spacing w:before="20" w:after="20" w:line="260" w:lineRule="exact"/>
              <w:ind w:left="0" w:leftChars="0" w:right="0" w:rightChars="0" w:firstLine="0" w:firstLineChars="0"/>
              <w:jc w:val="center"/>
              <w:rPr>
                <w:del w:id="6690" w:author="xh" w:date="2026-10-19T10:26:30+08:00"/>
              </w:rPr>
            </w:pPr>
            <w:del w:id="6691" w:author="xh" w:date="2026-10-19T10:26:30+08:00">
              <w:r>
                <w:rPr>
                  <w:rFonts w:ascii="Times New Roman" w:hAnsi="Times New Roman" w:eastAsia="宋体"/>
                  <w:b w:val="0"/>
                  <w:sz w:val="18"/>
                </w:rPr>
                <w:delText>2900.00</w:delText>
              </w:r>
            </w:del>
          </w:p>
        </w:tc>
        <w:tc>
          <w:tcPr>
            <w:tcW w:w="1187" w:type="dxa"/>
            <w:tcMar>
              <w:left w:w="70" w:type="dxa"/>
              <w:right w:w="70" w:type="dxa"/>
            </w:tcMar>
            <w:vAlign w:val="center"/>
          </w:tcPr>
          <w:p w14:paraId="7FEB5F99">
            <w:pPr>
              <w:keepNext/>
              <w:spacing w:before="20" w:after="20" w:line="260" w:lineRule="exact"/>
              <w:ind w:left="0" w:leftChars="0" w:right="0" w:rightChars="0" w:firstLine="0" w:firstLineChars="0"/>
              <w:jc w:val="center"/>
              <w:rPr>
                <w:del w:id="6692" w:author="xh" w:date="2026-10-19T10:26:30+08:00"/>
              </w:rPr>
            </w:pPr>
            <w:del w:id="6693" w:author="xh" w:date="2026-10-19T10:26:30+08:00">
              <w:r>
                <w:rPr>
                  <w:rFonts w:ascii="Times New Roman" w:hAnsi="Times New Roman" w:eastAsia="宋体"/>
                  <w:b w:val="0"/>
                  <w:sz w:val="18"/>
                </w:rPr>
                <w:delText>0.00</w:delText>
              </w:r>
            </w:del>
          </w:p>
        </w:tc>
        <w:tc>
          <w:tcPr>
            <w:tcW w:w="1187" w:type="dxa"/>
            <w:tcMar>
              <w:left w:w="70" w:type="dxa"/>
              <w:right w:w="70" w:type="dxa"/>
            </w:tcMar>
            <w:vAlign w:val="center"/>
          </w:tcPr>
          <w:p w14:paraId="2028DB5B">
            <w:pPr>
              <w:keepNext/>
              <w:spacing w:before="20" w:after="20" w:line="260" w:lineRule="exact"/>
              <w:ind w:left="0" w:leftChars="0" w:right="0" w:rightChars="0" w:firstLine="0" w:firstLineChars="0"/>
              <w:jc w:val="center"/>
              <w:rPr>
                <w:del w:id="6694" w:author="xh" w:date="2026-10-19T10:26:30+08:00"/>
              </w:rPr>
            </w:pPr>
            <w:del w:id="6695" w:author="xh" w:date="2026-10-19T10:26:30+08:00">
              <w:r>
                <w:rPr>
                  <w:rFonts w:ascii="Times New Roman" w:hAnsi="Times New Roman" w:eastAsia="宋体"/>
                  <w:b w:val="0"/>
                  <w:sz w:val="18"/>
                </w:rPr>
                <w:delText>0.00</w:delText>
              </w:r>
            </w:del>
          </w:p>
        </w:tc>
        <w:tc>
          <w:tcPr>
            <w:tcW w:w="1187" w:type="dxa"/>
            <w:tcMar>
              <w:left w:w="70" w:type="dxa"/>
              <w:right w:w="70" w:type="dxa"/>
            </w:tcMar>
            <w:vAlign w:val="center"/>
          </w:tcPr>
          <w:p w14:paraId="4F5151A2">
            <w:pPr>
              <w:keepNext/>
              <w:spacing w:before="20" w:after="20" w:line="260" w:lineRule="exact"/>
              <w:ind w:left="0" w:leftChars="0" w:right="0" w:rightChars="0" w:firstLine="0" w:firstLineChars="0"/>
              <w:jc w:val="center"/>
              <w:rPr>
                <w:del w:id="6696" w:author="xh" w:date="2026-10-19T10:26:30+08:00"/>
              </w:rPr>
            </w:pPr>
            <w:del w:id="6697" w:author="xh" w:date="2026-10-19T10:26:30+08:00">
              <w:r>
                <w:rPr>
                  <w:rFonts w:ascii="Times New Roman" w:hAnsi="Times New Roman" w:eastAsia="宋体"/>
                  <w:b w:val="0"/>
                  <w:sz w:val="18"/>
                </w:rPr>
                <w:delText>0.00</w:delText>
              </w:r>
            </w:del>
          </w:p>
        </w:tc>
        <w:tc>
          <w:tcPr>
            <w:tcW w:w="1187" w:type="dxa"/>
            <w:tcMar>
              <w:left w:w="70" w:type="dxa"/>
              <w:right w:w="70" w:type="dxa"/>
            </w:tcMar>
            <w:vAlign w:val="center"/>
          </w:tcPr>
          <w:p w14:paraId="148191A2">
            <w:pPr>
              <w:keepNext/>
              <w:spacing w:before="20" w:after="20" w:line="260" w:lineRule="exact"/>
              <w:ind w:left="0" w:leftChars="0" w:right="0" w:rightChars="0" w:firstLine="0" w:firstLineChars="0"/>
              <w:jc w:val="center"/>
              <w:rPr>
                <w:del w:id="6698" w:author="xh" w:date="2026-10-19T10:26:30+08:00"/>
              </w:rPr>
            </w:pPr>
            <w:del w:id="6699" w:author="xh" w:date="2026-10-19T10:26:30+08:00">
              <w:r>
                <w:rPr>
                  <w:rFonts w:ascii="Times New Roman" w:hAnsi="Times New Roman" w:eastAsia="宋体"/>
                  <w:b w:val="0"/>
                  <w:sz w:val="18"/>
                </w:rPr>
                <w:delText>5</w:delText>
              </w:r>
            </w:del>
          </w:p>
        </w:tc>
      </w:tr>
      <w:tr w14:paraId="4D553D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6643" w:author="xh" w:date="2026-10-19T10:26:30+08:00"/>
        </w:trPr>
        <w:tc>
          <w:tcPr>
            <w:tcW w:w="1187" w:type="dxa"/>
            <w:tcMar>
              <w:left w:w="70" w:type="dxa"/>
              <w:right w:w="70" w:type="dxa"/>
            </w:tcMar>
            <w:vAlign w:val="center"/>
          </w:tcPr>
          <w:p w14:paraId="3E300FF5">
            <w:pPr>
              <w:keepNext w:val="0"/>
              <w:spacing w:before="20" w:after="20" w:line="260" w:lineRule="exact"/>
              <w:ind w:left="0" w:leftChars="0" w:right="0" w:rightChars="0" w:firstLine="0" w:firstLineChars="0"/>
              <w:jc w:val="center"/>
              <w:rPr>
                <w:del w:id="6700" w:author="xh" w:date="2026-10-19T10:26:30+08:00"/>
              </w:rPr>
            </w:pPr>
            <w:del w:id="6701" w:author="xh" w:date="2026-10-19T10:26:30+08:00">
              <w:r>
                <w:rPr>
                  <w:rFonts w:ascii="Times New Roman" w:hAnsi="Times New Roman" w:eastAsia="宋体"/>
                  <w:b w:val="0"/>
                  <w:sz w:val="18"/>
                </w:rPr>
                <w:delText>市区</w:delText>
              </w:r>
            </w:del>
          </w:p>
        </w:tc>
        <w:tc>
          <w:tcPr>
            <w:tcW w:w="1187" w:type="dxa"/>
            <w:tcMar>
              <w:left w:w="70" w:type="dxa"/>
              <w:right w:w="70" w:type="dxa"/>
            </w:tcMar>
            <w:vAlign w:val="center"/>
          </w:tcPr>
          <w:p w14:paraId="6296D172">
            <w:pPr>
              <w:keepNext w:val="0"/>
              <w:spacing w:before="20" w:after="20" w:line="260" w:lineRule="exact"/>
              <w:ind w:left="0" w:leftChars="0" w:right="0" w:rightChars="0" w:firstLine="0" w:firstLineChars="0"/>
              <w:jc w:val="center"/>
              <w:rPr>
                <w:del w:id="6702" w:author="xh" w:date="2026-10-19T10:26:30+08:00"/>
              </w:rPr>
            </w:pPr>
            <w:del w:id="6703" w:author="xh" w:date="2026-10-19T10:26:30+08:00">
              <w:r>
                <w:rPr>
                  <w:rFonts w:ascii="Times New Roman" w:hAnsi="Times New Roman" w:eastAsia="宋体"/>
                  <w:b w:val="0"/>
                  <w:sz w:val="18"/>
                </w:rPr>
                <w:delText>弹性</w:delText>
              </w:r>
            </w:del>
          </w:p>
        </w:tc>
        <w:tc>
          <w:tcPr>
            <w:tcW w:w="1187" w:type="dxa"/>
            <w:tcMar>
              <w:left w:w="70" w:type="dxa"/>
              <w:right w:w="70" w:type="dxa"/>
            </w:tcMar>
            <w:vAlign w:val="center"/>
          </w:tcPr>
          <w:p w14:paraId="7910B2B4">
            <w:pPr>
              <w:keepNext w:val="0"/>
              <w:spacing w:before="20" w:after="20" w:line="260" w:lineRule="exact"/>
              <w:ind w:left="0" w:leftChars="0" w:right="0" w:rightChars="0" w:firstLine="0" w:firstLineChars="0"/>
              <w:jc w:val="center"/>
              <w:rPr>
                <w:del w:id="6704" w:author="xh" w:date="2026-10-19T10:26:30+08:00"/>
              </w:rPr>
            </w:pPr>
            <w:del w:id="6705" w:author="xh" w:date="2026-10-19T10:26:30+08:00">
              <w:r>
                <w:rPr>
                  <w:rFonts w:ascii="Times New Roman" w:hAnsi="Times New Roman" w:eastAsia="宋体"/>
                  <w:b w:val="0"/>
                  <w:sz w:val="18"/>
                </w:rPr>
                <w:delText>2923.00</w:delText>
              </w:r>
            </w:del>
          </w:p>
        </w:tc>
        <w:tc>
          <w:tcPr>
            <w:tcW w:w="1187" w:type="dxa"/>
            <w:tcMar>
              <w:left w:w="70" w:type="dxa"/>
              <w:right w:w="70" w:type="dxa"/>
            </w:tcMar>
            <w:vAlign w:val="center"/>
          </w:tcPr>
          <w:p w14:paraId="51FA3B26">
            <w:pPr>
              <w:keepNext w:val="0"/>
              <w:spacing w:before="20" w:after="20" w:line="260" w:lineRule="exact"/>
              <w:ind w:left="0" w:leftChars="0" w:right="0" w:rightChars="0" w:firstLine="0" w:firstLineChars="0"/>
              <w:jc w:val="center"/>
              <w:rPr>
                <w:del w:id="6706" w:author="xh" w:date="2026-10-19T10:26:30+08:00"/>
              </w:rPr>
            </w:pPr>
            <w:del w:id="6707" w:author="xh" w:date="2026-10-19T10:26:30+08:00">
              <w:r>
                <w:rPr>
                  <w:rFonts w:ascii="Times New Roman" w:hAnsi="Times New Roman" w:eastAsia="宋体"/>
                  <w:b w:val="0"/>
                  <w:sz w:val="18"/>
                </w:rPr>
                <w:delText>63.00</w:delText>
              </w:r>
            </w:del>
          </w:p>
        </w:tc>
        <w:tc>
          <w:tcPr>
            <w:tcW w:w="1187" w:type="dxa"/>
            <w:tcMar>
              <w:left w:w="70" w:type="dxa"/>
              <w:right w:w="70" w:type="dxa"/>
            </w:tcMar>
            <w:vAlign w:val="center"/>
          </w:tcPr>
          <w:p w14:paraId="4DBD76FB">
            <w:pPr>
              <w:keepNext w:val="0"/>
              <w:spacing w:before="20" w:after="20" w:line="260" w:lineRule="exact"/>
              <w:ind w:left="0" w:leftChars="0" w:right="0" w:rightChars="0" w:firstLine="0" w:firstLineChars="0"/>
              <w:jc w:val="center"/>
              <w:rPr>
                <w:del w:id="6708" w:author="xh" w:date="2026-10-19T10:26:30+08:00"/>
              </w:rPr>
            </w:pPr>
            <w:del w:id="6709" w:author="xh" w:date="2026-10-19T10:26:30+08:00">
              <w:r>
                <w:rPr>
                  <w:rFonts w:ascii="Times New Roman" w:hAnsi="Times New Roman" w:eastAsia="宋体"/>
                  <w:b w:val="0"/>
                  <w:sz w:val="18"/>
                </w:rPr>
                <w:delText>0.00</w:delText>
              </w:r>
            </w:del>
          </w:p>
        </w:tc>
        <w:tc>
          <w:tcPr>
            <w:tcW w:w="1187" w:type="dxa"/>
            <w:tcMar>
              <w:left w:w="70" w:type="dxa"/>
              <w:right w:w="70" w:type="dxa"/>
            </w:tcMar>
            <w:vAlign w:val="center"/>
          </w:tcPr>
          <w:p w14:paraId="52D8E262">
            <w:pPr>
              <w:keepNext w:val="0"/>
              <w:spacing w:before="20" w:after="20" w:line="260" w:lineRule="exact"/>
              <w:ind w:left="0" w:leftChars="0" w:right="0" w:rightChars="0" w:firstLine="0" w:firstLineChars="0"/>
              <w:jc w:val="center"/>
              <w:rPr>
                <w:del w:id="6710" w:author="xh" w:date="2026-10-19T10:26:30+08:00"/>
              </w:rPr>
            </w:pPr>
            <w:del w:id="6711" w:author="xh" w:date="2026-10-19T10:26:30+08:00">
              <w:r>
                <w:rPr>
                  <w:rFonts w:ascii="Times New Roman" w:hAnsi="Times New Roman" w:eastAsia="宋体"/>
                  <w:b w:val="0"/>
                  <w:sz w:val="18"/>
                </w:rPr>
                <w:delText>0.00</w:delText>
              </w:r>
            </w:del>
          </w:p>
        </w:tc>
        <w:tc>
          <w:tcPr>
            <w:tcW w:w="1187" w:type="dxa"/>
            <w:tcMar>
              <w:left w:w="70" w:type="dxa"/>
              <w:right w:w="70" w:type="dxa"/>
            </w:tcMar>
            <w:vAlign w:val="center"/>
          </w:tcPr>
          <w:p w14:paraId="5F37F127">
            <w:pPr>
              <w:keepNext w:val="0"/>
              <w:spacing w:before="20" w:after="20" w:line="260" w:lineRule="exact"/>
              <w:ind w:left="0" w:leftChars="0" w:right="0" w:rightChars="0" w:firstLine="0" w:firstLineChars="0"/>
              <w:jc w:val="center"/>
              <w:rPr>
                <w:del w:id="6712" w:author="xh" w:date="2026-10-19T10:26:30+08:00"/>
              </w:rPr>
            </w:pPr>
            <w:del w:id="6713" w:author="xh" w:date="2026-10-19T10:26:30+08:00">
              <w:r>
                <w:rPr>
                  <w:rFonts w:ascii="Times New Roman" w:hAnsi="Times New Roman" w:eastAsia="宋体"/>
                  <w:b w:val="0"/>
                  <w:sz w:val="18"/>
                </w:rPr>
                <w:delText>0</w:delText>
              </w:r>
            </w:del>
          </w:p>
        </w:tc>
      </w:tr>
      <w:tr>
        <w:trPr>
          <w:cantSplit/>
          <w:tblHeader/>
          <w:ins w:id="6714" w:author="xh" w:date="2026-10-19T10:26:30+08:00"/>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19" w:author="xh" w:date="2026-10-19T10:26:30+08:00"/>
              </w:rPr>
            </w:pPr>
            <w:ins w:id="6720" w:author="xh" w:date="2026-10-19T10:26:30+08:00">
              <w:r>
                <w:rPr>
                  <w:rFonts w:ascii="Times New Roman" w:hAnsi="Times New Roman" w:eastAsia="宋体"/>
                  <w:b/>
                  <w:sz w:val="18"/>
                </w:rPr>
                <w:t>地区</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21" w:author="xh" w:date="2026-10-19T10:26:30+08:00"/>
              </w:rPr>
            </w:pPr>
            <w:ins w:id="6722" w:author="xh" w:date="2026-10-19T10:26:30+08:00">
              <w:r>
                <w:rPr>
                  <w:rFonts w:ascii="Times New Roman" w:hAnsi="Times New Roman" w:eastAsia="宋体"/>
                  <w:b/>
                  <w:sz w:val="18"/>
                </w:rPr>
                <w:t>方案</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23" w:author="xh" w:date="2026-10-19T10:26:30+08:00"/>
              </w:rPr>
            </w:pPr>
            <w:ins w:id="6724" w:author="xh" w:date="2026-10-19T10:26:30+08:00">
              <w:r>
                <w:rPr>
                  <w:rFonts w:ascii="Times New Roman" w:hAnsi="Times New Roman" w:eastAsia="宋体"/>
                  <w:b/>
                  <w:sz w:val="18"/>
                </w:rPr>
                <w:t>在役主变/MVA</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25" w:author="xh" w:date="2026-10-19T10:26:30+08:00"/>
              </w:rPr>
            </w:pPr>
            <w:ins w:id="6726" w:author="xh" w:date="2026-10-19T10:26:30+08:00">
              <w:r>
                <w:rPr>
                  <w:rFonts w:ascii="Times New Roman" w:hAnsi="Times New Roman" w:eastAsia="宋体"/>
                  <w:b/>
                  <w:sz w:val="18"/>
                </w:rPr>
                <w:t>累计新购主变/MVA</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27" w:author="xh" w:date="2026-10-19T10:26:30+08:00"/>
              </w:rPr>
            </w:pPr>
            <w:ins w:id="6728" w:author="xh" w:date="2026-10-19T10:26:30+08:00">
              <w:r>
                <w:rPr>
                  <w:rFonts w:ascii="Times New Roman" w:hAnsi="Times New Roman" w:eastAsia="宋体"/>
                  <w:b/>
                  <w:sz w:val="18"/>
                </w:rPr>
                <w:t>储能功率/MW</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29" w:author="xh" w:date="2026-10-19T10:26:30+08:00"/>
              </w:rPr>
            </w:pPr>
            <w:ins w:id="6730" w:author="xh" w:date="2026-10-19T10:26:30+08:00">
              <w:r>
                <w:rPr>
                  <w:rFonts w:ascii="Times New Roman" w:hAnsi="Times New Roman" w:eastAsia="宋体"/>
                  <w:b/>
                  <w:sz w:val="18"/>
                </w:rPr>
                <w:t>储能能量/MWh</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31" w:author="xh" w:date="2026-10-19T10:26:30+08:00"/>
              </w:rPr>
            </w:pPr>
            <w:ins w:id="6732" w:author="xh" w:date="2026-10-19T10:26:30+08:00">
              <w:r>
                <w:rPr>
                  <w:rFonts w:ascii="Times New Roman" w:hAnsi="Times New Roman" w:eastAsia="宋体"/>
                  <w:b/>
                  <w:sz w:val="18"/>
                </w:rPr>
                <w:t>新增联络/条</w:t>
              </w:r>
            </w:ins>
          </w:p>
        </w:tc>
      </w:tr>
      <w:tr>
        <w:trPr>
          <w:cantSplit/>
          <w:ins w:id="6715" w:author="xh" w:date="2026-10-19T10:26:30+08:00"/>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33" w:author="xh" w:date="2026-10-19T10:26:30+08:00"/>
              </w:rPr>
            </w:pPr>
            <w:ins w:id="6734" w:author="xh" w:date="2026-10-19T10:26:30+08:00">
              <w:r>
                <w:rPr>
                  <w:rFonts w:ascii="Times New Roman" w:hAnsi="Times New Roman" w:eastAsia="宋体"/>
                  <w:b w:val="0"/>
                  <w:sz w:val="18"/>
                </w:rPr>
                <w:t>邳州</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35" w:author="xh" w:date="2026-10-19T10:26:30+08:00"/>
              </w:rPr>
            </w:pPr>
            <w:ins w:id="6736" w:author="xh" w:date="2026-10-19T10:26:30+08:00">
              <w:r>
                <w:rPr>
                  <w:rFonts w:ascii="Times New Roman" w:hAnsi="Times New Roman" w:eastAsia="宋体"/>
                  <w:b w:val="0"/>
                  <w:sz w:val="18"/>
                </w:rPr>
                <w:t>刚性</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37" w:author="xh" w:date="2026-10-19T10:26:30+08:00"/>
              </w:rPr>
            </w:pPr>
            <w:ins w:id="6738" w:author="xh" w:date="2026-10-19T10:26:30+08:00">
              <w:r>
                <w:rPr>
                  <w:rFonts w:ascii="Times New Roman" w:hAnsi="Times New Roman" w:eastAsia="宋体"/>
                  <w:b w:val="0"/>
                  <w:sz w:val="18"/>
                </w:rPr>
                <w:t>2678.00</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39" w:author="xh" w:date="2026-10-19T10:26:30+08:00"/>
              </w:rPr>
            </w:pPr>
            <w:ins w:id="6740" w:author="xh" w:date="2026-10-19T10:26:30+08:00">
              <w:r>
                <w:rPr>
                  <w:rFonts w:ascii="Times New Roman" w:hAnsi="Times New Roman" w:eastAsia="宋体"/>
                  <w:b w:val="0"/>
                  <w:sz w:val="18"/>
                </w:rPr>
                <w:t>1163.00</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41" w:author="xh" w:date="2026-10-19T10:26:30+08:00"/>
              </w:rPr>
            </w:pPr>
            <w:ins w:id="6742" w:author="xh" w:date="2026-10-19T10:26:30+08:00">
              <w:r>
                <w:rPr>
                  <w:rFonts w:ascii="Times New Roman" w:hAnsi="Times New Roman" w:eastAsia="宋体"/>
                  <w:b w:val="0"/>
                  <w:sz w:val="18"/>
                </w:rPr>
                <w:t>264.30</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43" w:author="xh" w:date="2026-10-19T10:26:30+08:00"/>
              </w:rPr>
            </w:pPr>
            <w:ins w:id="6744" w:author="xh" w:date="2026-10-19T10:26:30+08:00">
              <w:r>
                <w:rPr>
                  <w:rFonts w:ascii="Times New Roman" w:hAnsi="Times New Roman" w:eastAsia="宋体"/>
                  <w:b w:val="0"/>
                  <w:sz w:val="18"/>
                </w:rPr>
                <w:t>568.25</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45" w:author="xh" w:date="2026-10-19T10:26:30+08:00"/>
              </w:rPr>
            </w:pPr>
            <w:ins w:id="6746" w:author="xh" w:date="2026-10-19T10:26:30+08:00">
              <w:r>
                <w:rPr>
                  <w:rFonts w:ascii="Times New Roman" w:hAnsi="Times New Roman" w:eastAsia="宋体"/>
                  <w:b w:val="0"/>
                  <w:sz w:val="18"/>
                </w:rPr>
                <w:t>58</w:t>
              </w:r>
            </w:ins>
          </w:p>
        </w:tc>
      </w:tr>
      <w:tr>
        <w:trPr>
          <w:cantSplit/>
          <w:ins w:id="6716" w:author="xh" w:date="2026-10-19T10:26:30+08:00"/>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47" w:author="xh" w:date="2026-10-19T10:26:30+08:00"/>
              </w:rPr>
            </w:pPr>
            <w:ins w:id="6748" w:author="xh" w:date="2026-10-19T10:26:30+08:00">
              <w:r>
                <w:rPr>
                  <w:rFonts w:ascii="Times New Roman" w:hAnsi="Times New Roman" w:eastAsia="宋体"/>
                  <w:b w:val="0"/>
                  <w:sz w:val="18"/>
                </w:rPr>
                <w:t>邳州</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49" w:author="xh" w:date="2026-10-19T10:26:30+08:00"/>
              </w:rPr>
            </w:pPr>
            <w:ins w:id="6750" w:author="xh" w:date="2026-10-19T10:26:30+08:00">
              <w:r>
                <w:rPr>
                  <w:rFonts w:ascii="Times New Roman" w:hAnsi="Times New Roman" w:eastAsia="宋体"/>
                  <w:b w:val="0"/>
                  <w:sz w:val="18"/>
                </w:rPr>
                <w:t>弹性</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51" w:author="xh" w:date="2026-10-19T10:26:30+08:00"/>
              </w:rPr>
            </w:pPr>
            <w:ins w:id="6752" w:author="xh" w:date="2026-10-19T10:26:30+08:00">
              <w:r>
                <w:rPr>
                  <w:rFonts w:ascii="Times New Roman" w:hAnsi="Times New Roman" w:eastAsia="宋体"/>
                  <w:b w:val="0"/>
                  <w:sz w:val="18"/>
                </w:rPr>
                <w:t>2901.00</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53" w:author="xh" w:date="2026-10-19T10:26:30+08:00"/>
              </w:rPr>
            </w:pPr>
            <w:ins w:id="6754" w:author="xh" w:date="2026-10-19T10:26:30+08:00">
              <w:r>
                <w:rPr>
                  <w:rFonts w:ascii="Times New Roman" w:hAnsi="Times New Roman" w:eastAsia="宋体"/>
                  <w:b w:val="0"/>
                  <w:sz w:val="18"/>
                </w:rPr>
                <w:t>1457.50</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55" w:author="xh" w:date="2026-10-19T10:26:30+08:00"/>
              </w:rPr>
            </w:pPr>
            <w:ins w:id="6756" w:author="xh" w:date="2026-10-19T10:26:30+08:00">
              <w:r>
                <w:rPr>
                  <w:rFonts w:ascii="Times New Roman" w:hAnsi="Times New Roman" w:eastAsia="宋体"/>
                  <w:b w:val="0"/>
                  <w:sz w:val="18"/>
                </w:rPr>
                <w:t>253.80</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57" w:author="xh" w:date="2026-10-19T10:26:30+08:00"/>
              </w:rPr>
            </w:pPr>
            <w:ins w:id="6758" w:author="xh" w:date="2026-10-19T10:26:30+08:00">
              <w:r>
                <w:rPr>
                  <w:rFonts w:ascii="Times New Roman" w:hAnsi="Times New Roman" w:eastAsia="宋体"/>
                  <w:b w:val="0"/>
                  <w:sz w:val="18"/>
                </w:rPr>
                <w:t>545.67</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59" w:author="xh" w:date="2026-10-19T10:26:30+08:00"/>
              </w:rPr>
            </w:pPr>
            <w:ins w:id="6760" w:author="xh" w:date="2026-10-19T10:26:30+08:00">
              <w:r>
                <w:rPr>
                  <w:rFonts w:ascii="Times New Roman" w:hAnsi="Times New Roman" w:eastAsia="宋体"/>
                  <w:b w:val="0"/>
                  <w:sz w:val="18"/>
                </w:rPr>
                <w:t>21</w:t>
              </w:r>
            </w:ins>
          </w:p>
        </w:tc>
      </w:tr>
      <w:tr>
        <w:trPr>
          <w:cantSplit/>
          <w:ins w:id="6717" w:author="xh" w:date="2026-10-19T10:26:30+08:00"/>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61" w:author="xh" w:date="2026-10-19T10:26:30+08:00"/>
              </w:rPr>
            </w:pPr>
            <w:ins w:id="6762" w:author="xh" w:date="2026-10-19T10:26:30+08:00">
              <w:r>
                <w:rPr>
                  <w:rFonts w:ascii="Times New Roman" w:hAnsi="Times New Roman" w:eastAsia="宋体"/>
                  <w:b w:val="0"/>
                  <w:sz w:val="18"/>
                </w:rPr>
                <w:t>市区</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63" w:author="xh" w:date="2026-10-19T10:26:30+08:00"/>
              </w:rPr>
            </w:pPr>
            <w:ins w:id="6764" w:author="xh" w:date="2026-10-19T10:26:30+08:00">
              <w:r>
                <w:rPr>
                  <w:rFonts w:ascii="Times New Roman" w:hAnsi="Times New Roman" w:eastAsia="宋体"/>
                  <w:b w:val="0"/>
                  <w:sz w:val="18"/>
                </w:rPr>
                <w:t>刚性</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65" w:author="xh" w:date="2026-10-19T10:26:30+08:00"/>
              </w:rPr>
            </w:pPr>
            <w:ins w:id="6766" w:author="xh" w:date="2026-10-19T10:26:30+08:00">
              <w:r>
                <w:rPr>
                  <w:rFonts w:ascii="Times New Roman" w:hAnsi="Times New Roman" w:eastAsia="宋体"/>
                  <w:b w:val="0"/>
                  <w:sz w:val="18"/>
                </w:rPr>
                <w:t>3587.00</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67" w:author="xh" w:date="2026-10-19T10:26:30+08:00"/>
              </w:rPr>
            </w:pPr>
            <w:ins w:id="6768" w:author="xh" w:date="2026-10-19T10:26:30+08:00">
              <w:r>
                <w:rPr>
                  <w:rFonts w:ascii="Times New Roman" w:hAnsi="Times New Roman" w:eastAsia="宋体"/>
                  <w:b w:val="0"/>
                  <w:sz w:val="18"/>
                </w:rPr>
                <w:t>1183.00</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69" w:author="xh" w:date="2026-10-19T10:26:30+08:00"/>
              </w:rPr>
            </w:pPr>
            <w:ins w:id="6770" w:author="xh" w:date="2026-10-19T10:26:30+08:00">
              <w:r>
                <w:rPr>
                  <w:rFonts w:ascii="Times New Roman" w:hAnsi="Times New Roman" w:eastAsia="宋体"/>
                  <w:b w:val="0"/>
                  <w:sz w:val="18"/>
                </w:rPr>
                <w:t>43.20</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71" w:author="xh" w:date="2026-10-19T10:26:30+08:00"/>
              </w:rPr>
            </w:pPr>
            <w:ins w:id="6772" w:author="xh" w:date="2026-10-19T10:26:30+08:00">
              <w:r>
                <w:rPr>
                  <w:rFonts w:ascii="Times New Roman" w:hAnsi="Times New Roman" w:eastAsia="宋体"/>
                  <w:b w:val="0"/>
                  <w:sz w:val="18"/>
                </w:rPr>
                <w:t>92.88</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773" w:author="xh" w:date="2026-10-19T10:26:30+08:00"/>
              </w:rPr>
            </w:pPr>
            <w:ins w:id="6774" w:author="xh" w:date="2026-10-19T10:26:30+08:00">
              <w:r>
                <w:rPr>
                  <w:rFonts w:ascii="Times New Roman" w:hAnsi="Times New Roman" w:eastAsia="宋体"/>
                  <w:b w:val="0"/>
                  <w:sz w:val="18"/>
                </w:rPr>
                <w:t>66</w:t>
              </w:r>
            </w:ins>
          </w:p>
        </w:tc>
      </w:tr>
      <w:tr>
        <w:trPr>
          <w:cantSplit/>
          <w:ins w:id="6718" w:author="xh" w:date="2026-10-19T10:26:30+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775" w:author="xh" w:date="2026-10-19T10:26:30+08:00"/>
              </w:rPr>
            </w:pPr>
            <w:ins w:id="6776" w:author="xh" w:date="2026-10-19T10:26:30+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777" w:author="xh" w:date="2026-10-19T10:26:30+08:00"/>
              </w:rPr>
            </w:pPr>
            <w:ins w:id="6778" w:author="xh" w:date="2026-10-19T10:26:30+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779" w:author="xh" w:date="2026-10-19T10:26:30+08:00"/>
              </w:rPr>
            </w:pPr>
            <w:ins w:id="6780" w:author="xh" w:date="2026-10-19T10:26:30+08:00">
              <w:r>
                <w:rPr>
                  <w:rFonts w:ascii="Times New Roman" w:hAnsi="Times New Roman" w:eastAsia="宋体"/>
                  <w:b w:val="0"/>
                  <w:sz w:val="18"/>
                </w:rPr>
                <w:t>3608.50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781" w:author="xh" w:date="2026-10-19T10:26:30+08:00"/>
              </w:rPr>
            </w:pPr>
            <w:ins w:id="6782" w:author="xh" w:date="2026-10-19T10:26:30+08:00">
              <w:r>
                <w:rPr>
                  <w:rFonts w:ascii="Times New Roman" w:hAnsi="Times New Roman" w:eastAsia="宋体"/>
                  <w:b w:val="0"/>
                  <w:sz w:val="18"/>
                </w:rPr>
                <w:t>1542.00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783" w:author="xh" w:date="2026-10-19T10:26:30+08:00"/>
              </w:rPr>
            </w:pPr>
            <w:ins w:id="6784" w:author="xh" w:date="2026-10-19T10:26:30+08:00">
              <w:r>
                <w:rPr>
                  <w:rFonts w:ascii="Times New Roman" w:hAnsi="Times New Roman" w:eastAsia="宋体"/>
                  <w:b w:val="0"/>
                  <w:sz w:val="18"/>
                </w:rPr>
                <w:t>51.00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785" w:author="xh" w:date="2026-10-19T10:26:30+08:00"/>
              </w:rPr>
            </w:pPr>
            <w:ins w:id="6786" w:author="xh" w:date="2026-10-19T10:26:30+08:00">
              <w:r>
                <w:rPr>
                  <w:rFonts w:ascii="Times New Roman" w:hAnsi="Times New Roman" w:eastAsia="宋体"/>
                  <w:b w:val="0"/>
                  <w:sz w:val="18"/>
                </w:rPr>
                <w:t>109.65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787" w:author="xh" w:date="2026-10-19T10:26:30+08:00"/>
              </w:rPr>
            </w:pPr>
            <w:ins w:id="6788" w:author="xh" w:date="2026-10-19T10:26:30+08:00">
              <w:r>
                <w:rPr>
                  <w:rFonts w:ascii="Times New Roman" w:hAnsi="Times New Roman" w:eastAsia="宋体"/>
                  <w:b w:val="0"/>
                  <w:sz w:val="18"/>
                </w:rPr>
                <w:t>35</w:t>
              </w:r>
            </w:ins>
          </w:p>
        </w:tc>
      </w:tr>
    </w:tbl>
    <w:p w14:paraId="613FF533">
      <w:pPr>
        <w:pStyle w:val="2"/>
        <w:keepNext/>
        <w:spacing w:before="120" w:after="0" w:line="240" w:lineRule="auto"/>
        <w:ind w:left="0" w:leftChars="0" w:right="0" w:rightChars="0" w:firstLine="0" w:firstLineChars="0"/>
        <w:jc w:val="center"/>
        <w:rPr>
          <w:del w:id="6789" w:author="xh" w:date="2026-10-19T10:27:10+08:00"/>
        </w:rPr>
      </w:pPr>
      <w:del w:id="6790" w:author="xh" w:date="2026-10-19T10:27:10+08:00">
        <w:r>
          <w:drawing>
            <wp:inline distT="0" distB="0" distL="114300" distR="114300">
              <wp:extent cx="5120640" cy="2513965"/>
              <wp:effectExtent l="0" t="0" r="0" b="0"/>
              <wp:docPr id="5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pic:cNvPicPr>
                        <a:picLocks noChangeAspect="1" noChangeArrowheads="1"/>
                      </pic:cNvPicPr>
                    </pic:nvPicPr>
                    <pic:blipFill>
                      <a:blip r:embed="rId39"/>
                      <a:stretch>
                        <a:fillRect/>
                      </a:stretch>
                    </pic:blipFill>
                    <pic:spPr>
                      <a:xfrm>
                        <a:off x="0" y="0"/>
                        <a:ext cx="5120640" cy="2514261"/>
                      </a:xfrm>
                      <a:prstGeom prst="rect">
                        <a:avLst/>
                      </a:prstGeom>
                      <a:noFill/>
                      <a:ln w="9525">
                        <a:noFill/>
                      </a:ln>
                    </pic:spPr>
                  </pic:pic>
                </a:graphicData>
              </a:graphic>
            </wp:inline>
          </w:drawing>
        </w:r>
      </w:del>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ins w:id="6791" w:author="xh" w:date="2026-10-19T10:27:49+08:00"/>
        </w:rPr>
      </w:pPr>
      <w:ins w:id="6792" w:author="xh" w:date="2026-10-19T10:27:49+08:00">
        <w:r>
          <w:drawing>
            <wp:inline>
              <wp:extent cx="5120640" cy="2926080"/>
              <wp:effectExtent b="0" l="0" r="0" t="0"/>
              <wp:docPr descr="" title="" id="89"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ReportRevision7"/>
                      <a:stretch>
                        <a:fillRect/>
                      </a:stretch>
                    </pic:blipFill>
                    <pic:spPr bwMode="auto">
                      <a:xfrm>
                        <a:off x="0" y="0"/>
                        <a:ext cx="5120640" cy="2926080"/>
                      </a:xfrm>
                      <a:prstGeom prst="rect">
                        <a:avLst/>
                      </a:prstGeom>
                      <a:noFill/>
                      <a:ln w="9525">
                        <a:noFill/>
                        <a:headEnd/>
                        <a:tailEnd/>
                      </a:ln>
                    </pic:spPr>
                  </pic:pic>
                </a:graphicData>
              </a:graphic>
            </wp:inline>
          </w:drawing>
        </w:r>
      </w:ins>
    </w:p>
    <w:p w14:paraId="5F317B29">
      <w:pPr>
        <w:pStyle w:val="2"/>
        <w:spacing w:before="60" w:after="120" w:line="280" w:lineRule="exact"/>
        <w:ind w:left="0" w:leftChars="0" w:right="0" w:rightChars="0" w:firstLine="0" w:firstLineChars="0" w:hanging="0" w:hangingChars="0" w:start="0" w:end="0" w:startChars="0" w:endChars="0"/>
        <w:jc w:val="center"/>
        <w:pPrChange w:id="28341" w:author="xh" w:date="2026-10-19T10:28:28+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图5-4 各方案新增措施评价期费用现值</w:t>
      </w:r>
    </w:p>
    <w:p w14:paraId="1F2136AF">
      <w:pPr>
        <w:pStyle w:val="2"/>
        <w:keepNext/>
        <w:spacing w:before="120" w:after="0" w:line="240" w:lineRule="auto"/>
        <w:ind w:left="0" w:leftChars="0" w:right="0" w:rightChars="0" w:firstLine="0" w:firstLineChars="0"/>
        <w:jc w:val="center"/>
        <w:rPr>
          <w:del w:id="6793" w:author="xh" w:date="2026-10-19T10:29:08+08:00"/>
        </w:rPr>
      </w:pPr>
      <w:del w:id="6794" w:author="xh" w:date="2026-10-19T10:29:08+08:00">
        <w:r>
          <w:drawing>
            <wp:inline distT="0" distB="0" distL="114300" distR="114300">
              <wp:extent cx="5120640" cy="2231390"/>
              <wp:effectExtent l="0" t="0" r="0" b="0"/>
              <wp:docPr id="5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pic:cNvPicPr>
                        <a:picLocks noChangeAspect="1" noChangeArrowheads="1"/>
                      </pic:cNvPicPr>
                    </pic:nvPicPr>
                    <pic:blipFill>
                      <a:blip r:embed="rId40"/>
                      <a:stretch>
                        <a:fillRect/>
                      </a:stretch>
                    </pic:blipFill>
                    <pic:spPr>
                      <a:xfrm>
                        <a:off x="0" y="0"/>
                        <a:ext cx="5120640" cy="2232012"/>
                      </a:xfrm>
                      <a:prstGeom prst="rect">
                        <a:avLst/>
                      </a:prstGeom>
                      <a:noFill/>
                      <a:ln w="9525">
                        <a:noFill/>
                      </a:ln>
                    </pic:spPr>
                  </pic:pic>
                </a:graphicData>
              </a:graphic>
            </wp:inline>
          </w:drawing>
        </w:r>
      </w:del>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ins w:id="6795" w:author="xh" w:date="2026-10-19T10:29:47+08:00"/>
        </w:rPr>
      </w:pPr>
      <w:ins w:id="6796" w:author="xh" w:date="2026-10-19T10:29:47+08:00">
        <w:r>
          <w:drawing>
            <wp:inline>
              <wp:extent cx="5120640" cy="2560320"/>
              <wp:effectExtent b="0" l="0" r="0" t="0"/>
              <wp:docPr descr="" title="" id="90"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ReportRevision8"/>
                      <a:stretch>
                        <a:fillRect/>
                      </a:stretch>
                    </pic:blipFill>
                    <pic:spPr bwMode="auto">
                      <a:xfrm>
                        <a:off x="0" y="0"/>
                        <a:ext cx="5120640" cy="2560320"/>
                      </a:xfrm>
                      <a:prstGeom prst="rect">
                        <a:avLst/>
                      </a:prstGeom>
                      <a:noFill/>
                      <a:ln w="9525">
                        <a:noFill/>
                        <a:headEnd/>
                        <a:tailEnd/>
                      </a:ln>
                    </pic:spPr>
                  </pic:pic>
                </a:graphicData>
              </a:graphic>
            </wp:inline>
          </w:drawing>
        </w:r>
      </w:ins>
    </w:p>
    <w:p w14:paraId="64351692">
      <w:pPr>
        <w:pStyle w:val="2"/>
        <w:spacing w:before="60" w:after="120" w:line="280" w:lineRule="exact"/>
        <w:ind w:left="0" w:leftChars="0" w:right="0" w:rightChars="0" w:firstLine="0" w:firstLineChars="0" w:hanging="0" w:hangingChars="0" w:start="0" w:end="0" w:startChars="0" w:endChars="0"/>
        <w:jc w:val="center"/>
        <w:pPrChange w:id="28342" w:author="xh" w:date="2026-10-19T10:30:27+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图5-5 主变新购容量与储能额定能量</w:t>
      </w:r>
    </w:p>
    <w:p w14:paraId="609BFE67">
      <w:pPr>
        <w:pStyle w:val="2"/>
        <w:widowControl/>
        <w:spacing w:before="0" w:after="0" w:line="348" w:lineRule="exact"/>
        <w:ind w:firstLine="480"/>
        <w:jc w:val="both"/>
      </w:pPr>
      <w:r>
        <w:rPr>
          <w:rFonts w:ascii="Times New Roman" w:hAnsi="Times New Roman" w:eastAsia="方正仿宋_GBK"/>
          <w:b w:val="0"/>
          <w:sz w:val="24"/>
        </w:rPr>
        <w:t xml:space="preserve">两地区均</w:t>
      </w:r>
      <w:ins w:id="6797" w:author="xh" w:date="2026-10-19T10:31:06+08:00">
        <w:r>
          <w:rPr>
            <w:rFonts w:ascii="Times New Roman" w:hAnsi="Times New Roman" w:eastAsia="方正仿宋_GBK"/>
            <w:b w:val="0"/>
            <w:sz w:val="24"/>
          </w:rPr>
          <w:t xml:space="preserve">以2021年实际容量为</w:t>
        </w:r>
      </w:ins>
      <w:del w:id="6798" w:author="xh" w:date="2026-10-19T10:31:06+08:00">
        <w:r>
          <w:rPr>
            <w:rFonts w:ascii="Times New Roman" w:hAnsi="Times New Roman" w:eastAsia="方正仿宋_GBK"/>
            <w:b w:val="0"/>
            <w:sz w:val="24"/>
          </w:rPr>
          <w:delText xml:space="preserve">从</w:delText>
        </w:r>
      </w:del>
      <w:r>
        <w:rPr>
          <w:rFonts w:ascii="Times New Roman" w:hAnsi="Times New Roman" w:eastAsia="方正仿宋_GBK"/>
          <w:b w:val="0"/>
          <w:sz w:val="24"/>
        </w:rPr>
        <w:t xml:space="preserve">共同</w:t>
      </w:r>
      <w:del w:id="6799" w:author="xh" w:date="2026-10-19T10:31:06+08:00">
        <w:r>
          <w:rPr>
            <w:rFonts w:ascii="Times New Roman" w:hAnsi="Times New Roman" w:eastAsia="方正仿宋_GBK"/>
            <w:b w:val="0"/>
            <w:sz w:val="24"/>
          </w:rPr>
          <w:delText xml:space="preserve">压缩</w:delText>
        </w:r>
      </w:del>
      <w:r>
        <w:rPr>
          <w:rFonts w:ascii="Times New Roman" w:hAnsi="Times New Roman" w:eastAsia="方正仿宋_GBK"/>
          <w:b w:val="0"/>
          <w:sz w:val="24"/>
        </w:rPr>
        <w:t xml:space="preserve">起点</w:t>
      </w:r>
      <w:ins w:id="6800" w:author="xh" w:date="2026-10-19T10:31:06+08:00">
        <w:r>
          <w:rPr>
            <w:rFonts w:ascii="Times New Roman" w:hAnsi="Times New Roman" w:eastAsia="方正仿宋_GBK"/>
            <w:b w:val="0"/>
            <w:sz w:val="24"/>
          </w:rPr>
          <w:t xml:space="preserve">。2022—2035</w:t>
        </w:r>
      </w:ins>
      <w:del w:id="6801" w:author="xh" w:date="2026-10-19T10:31:06+08:00">
        <w:r>
          <w:rPr>
            <w:rFonts w:ascii="Times New Roman" w:hAnsi="Times New Roman" w:eastAsia="方正仿宋_GBK"/>
            <w:b w:val="0"/>
            <w:sz w:val="24"/>
          </w:rPr>
          <w:delText xml:space="preserve">开展规划回算，首</w:delText>
        </w:r>
      </w:del>
      <w:r>
        <w:rPr>
          <w:rFonts w:ascii="Times New Roman" w:hAnsi="Times New Roman" w:eastAsia="方正仿宋_GBK"/>
          <w:b w:val="0"/>
          <w:sz w:val="24"/>
        </w:rPr>
        <w:t xml:space="preserve">年</w:t>
      </w:r>
      <w:ins w:id="6802" w:author="xh" w:date="2026-10-19T10:31:06+08:00">
        <w:r>
          <w:rPr>
            <w:rFonts w:ascii="Times New Roman" w:hAnsi="Times New Roman" w:eastAsia="方正仿宋_GBK"/>
            <w:b w:val="0"/>
            <w:sz w:val="24"/>
          </w:rPr>
          <w:t xml:space="preserve">的</w:t>
        </w:r>
      </w:ins>
      <w:r>
        <w:rPr>
          <w:rFonts w:ascii="Times New Roman" w:hAnsi="Times New Roman" w:eastAsia="方正仿宋_GBK"/>
          <w:b w:val="0"/>
          <w:sz w:val="24"/>
        </w:rPr>
        <w:t xml:space="preserve">必要补强</w:t>
      </w:r>
      <w:ins w:id="6803" w:author="xh" w:date="2026-10-19T10:31:06+08:00">
        <w:r>
          <w:rPr>
            <w:rFonts w:ascii="Times New Roman" w:hAnsi="Times New Roman" w:eastAsia="方正仿宋_GBK"/>
            <w:b w:val="0"/>
            <w:sz w:val="24"/>
          </w:rPr>
          <w:t xml:space="preserve">按当年实际采购和投运批次</w:t>
        </w:r>
      </w:ins>
      <w:r>
        <w:rPr>
          <w:rFonts w:ascii="Times New Roman" w:hAnsi="Times New Roman" w:eastAsia="方正仿宋_GBK"/>
          <w:b w:val="0"/>
          <w:sz w:val="24"/>
        </w:rPr>
        <w:t xml:space="preserve">计入建设投资，既有转供受逐站资料上限约束，新增联络按地区电缆长度占比计价。在</w:t>
      </w:r>
      <w:del w:id="6804" w:author="xh" w:date="2026-10-19T10:31:06+08:00">
        <w:r>
          <w:rPr>
            <w:rFonts w:ascii="Times New Roman" w:hAnsi="Times New Roman" w:eastAsia="方正仿宋_GBK"/>
            <w:b w:val="0"/>
            <w:sz w:val="24"/>
          </w:rPr>
          <w:delText xml:space="preserve">这些</w:delText>
        </w:r>
      </w:del>
      <w:r>
        <w:rPr>
          <w:rFonts w:ascii="Times New Roman" w:hAnsi="Times New Roman" w:eastAsia="方正仿宋_GBK"/>
          <w:b w:val="0"/>
          <w:sz w:val="24"/>
        </w:rPr>
        <w:t xml:space="preserve">相同</w:t>
      </w:r>
      <w:ins w:id="6805" w:author="xh" w:date="2026-10-19T10:31:06+08:00">
        <w:r>
          <w:rPr>
            <w:rFonts w:ascii="Times New Roman" w:hAnsi="Times New Roman" w:eastAsia="方正仿宋_GBK"/>
            <w:b w:val="0"/>
            <w:sz w:val="24"/>
          </w:rPr>
          <w:t xml:space="preserve">年度源荷和安全计算</w:t>
        </w:r>
      </w:ins>
      <w:r>
        <w:rPr>
          <w:rFonts w:ascii="Times New Roman" w:hAnsi="Times New Roman" w:eastAsia="方正仿宋_GBK"/>
          <w:b w:val="0"/>
          <w:sz w:val="24"/>
        </w:rPr>
        <w:t xml:space="preserve">条件下</w:t>
      </w:r>
      <w:del w:id="6806" w:author="xh" w:date="2026-10-19T10:31:06+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比较</w:t>
      </w:r>
      <w:del w:id="6807" w:author="xh" w:date="2026-10-19T10:31:06+08:00">
        <w:r>
          <w:rPr>
            <w:rFonts w:ascii="Times New Roman" w:hAnsi="Times New Roman" w:eastAsia="方正仿宋_GBK"/>
            <w:b w:val="0"/>
            <w:sz w:val="24"/>
          </w:rPr>
          <w:delText xml:space="preserve">通过全部静态工况校核的</w:delText>
        </w:r>
      </w:del>
      <w:r>
        <w:rPr>
          <w:rFonts w:ascii="Times New Roman" w:hAnsi="Times New Roman" w:eastAsia="方正仿宋_GBK"/>
          <w:b w:val="0"/>
          <w:sz w:val="24"/>
        </w:rPr>
        <w:t xml:space="preserve">具体可行方案费用。</w:t>
      </w:r>
    </w:p>
    <w:p w14:paraId="08AD2260">
      <w:pPr>
        <w:pStyle w:val="2"/>
        <w:keepNext/>
        <w:spacing w:before="120" w:after="80" w:line="280" w:lineRule="exact"/>
        <w:ind w:firstLine="0"/>
        <w:jc w:val="center"/>
      </w:pPr>
      <w:r>
        <w:rPr>
          <w:rFonts w:ascii="Times New Roman" w:hAnsi="Times New Roman" w:eastAsia="宋体"/>
          <w:b w:val="0"/>
          <w:sz w:val="21"/>
        </w:rPr>
        <w:t>表5-11 主变、储能及联络费用现值</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0533DB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6808" w:author="xh" w:date="2026-10-19T10:31:45+08:00"/>
        </w:trPr>
        <w:tc>
          <w:tcPr>
            <w:tcW w:w="1385" w:type="dxa"/>
            <w:tcMar>
              <w:left w:w="70" w:type="dxa"/>
              <w:right w:w="70" w:type="dxa"/>
            </w:tcMar>
            <w:vAlign w:val="center"/>
          </w:tcPr>
          <w:p w14:paraId="7E16BB26">
            <w:pPr>
              <w:keepNext/>
              <w:spacing w:before="20" w:after="20" w:line="260" w:lineRule="exact"/>
              <w:ind w:left="0" w:leftChars="0" w:right="0" w:rightChars="0" w:firstLine="0" w:firstLineChars="0"/>
              <w:jc w:val="center"/>
              <w:rPr>
                <w:del w:id="6813" w:author="xh" w:date="2026-10-19T10:31:45+08:00"/>
              </w:rPr>
            </w:pPr>
            <w:del w:id="6814" w:author="xh" w:date="2026-10-19T10:31:45+08:00">
              <w:r>
                <w:rPr>
                  <w:rFonts w:ascii="Times New Roman" w:hAnsi="Times New Roman" w:eastAsia="宋体"/>
                  <w:b/>
                  <w:sz w:val="18"/>
                </w:rPr>
                <w:delText>地区</w:delText>
              </w:r>
            </w:del>
          </w:p>
        </w:tc>
        <w:tc>
          <w:tcPr>
            <w:tcW w:w="1385" w:type="dxa"/>
            <w:tcMar>
              <w:left w:w="70" w:type="dxa"/>
              <w:right w:w="70" w:type="dxa"/>
            </w:tcMar>
            <w:vAlign w:val="center"/>
          </w:tcPr>
          <w:p w14:paraId="5DE6374B">
            <w:pPr>
              <w:keepNext/>
              <w:spacing w:before="20" w:after="20" w:line="260" w:lineRule="exact"/>
              <w:ind w:left="0" w:leftChars="0" w:right="0" w:rightChars="0" w:firstLine="0" w:firstLineChars="0"/>
              <w:jc w:val="center"/>
              <w:rPr>
                <w:del w:id="6815" w:author="xh" w:date="2026-10-19T10:31:45+08:00"/>
              </w:rPr>
            </w:pPr>
            <w:del w:id="6816" w:author="xh" w:date="2026-10-19T10:31:45+08:00">
              <w:r>
                <w:rPr>
                  <w:rFonts w:ascii="Times New Roman" w:hAnsi="Times New Roman" w:eastAsia="宋体"/>
                  <w:b/>
                  <w:sz w:val="18"/>
                </w:rPr>
                <w:delText>方案</w:delText>
              </w:r>
            </w:del>
          </w:p>
        </w:tc>
        <w:tc>
          <w:tcPr>
            <w:tcW w:w="1385" w:type="dxa"/>
            <w:tcMar>
              <w:left w:w="70" w:type="dxa"/>
              <w:right w:w="70" w:type="dxa"/>
            </w:tcMar>
            <w:vAlign w:val="center"/>
          </w:tcPr>
          <w:p w14:paraId="51D9F271">
            <w:pPr>
              <w:keepNext/>
              <w:spacing w:before="20" w:after="20" w:line="260" w:lineRule="exact"/>
              <w:ind w:left="0" w:leftChars="0" w:right="0" w:rightChars="0" w:firstLine="0" w:firstLineChars="0"/>
              <w:jc w:val="center"/>
              <w:rPr>
                <w:del w:id="6817" w:author="xh" w:date="2026-10-19T10:31:45+08:00"/>
              </w:rPr>
            </w:pPr>
            <w:del w:id="6818" w:author="xh" w:date="2026-10-19T10:31:45+08:00">
              <w:r>
                <w:rPr>
                  <w:rFonts w:ascii="Times New Roman" w:hAnsi="Times New Roman" w:eastAsia="宋体"/>
                  <w:b/>
                  <w:sz w:val="18"/>
                </w:rPr>
                <w:delText>主变/万元</w:delText>
              </w:r>
            </w:del>
          </w:p>
        </w:tc>
        <w:tc>
          <w:tcPr>
            <w:tcW w:w="1385" w:type="dxa"/>
            <w:tcMar>
              <w:left w:w="70" w:type="dxa"/>
              <w:right w:w="70" w:type="dxa"/>
            </w:tcMar>
            <w:vAlign w:val="center"/>
          </w:tcPr>
          <w:p w14:paraId="37041209">
            <w:pPr>
              <w:keepNext/>
              <w:spacing w:before="20" w:after="20" w:line="260" w:lineRule="exact"/>
              <w:ind w:left="0" w:leftChars="0" w:right="0" w:rightChars="0" w:firstLine="0" w:firstLineChars="0"/>
              <w:jc w:val="center"/>
              <w:rPr>
                <w:del w:id="6819" w:author="xh" w:date="2026-10-19T10:31:45+08:00"/>
              </w:rPr>
            </w:pPr>
            <w:del w:id="6820" w:author="xh" w:date="2026-10-19T10:31:45+08:00">
              <w:r>
                <w:rPr>
                  <w:rFonts w:ascii="Times New Roman" w:hAnsi="Times New Roman" w:eastAsia="宋体"/>
                  <w:b/>
                  <w:sz w:val="18"/>
                </w:rPr>
                <w:delText>储能/万元</w:delText>
              </w:r>
            </w:del>
          </w:p>
        </w:tc>
        <w:tc>
          <w:tcPr>
            <w:tcW w:w="1385" w:type="dxa"/>
            <w:tcMar>
              <w:left w:w="70" w:type="dxa"/>
              <w:right w:w="70" w:type="dxa"/>
            </w:tcMar>
            <w:vAlign w:val="center"/>
          </w:tcPr>
          <w:p w14:paraId="43B14924">
            <w:pPr>
              <w:keepNext/>
              <w:spacing w:before="20" w:after="20" w:line="260" w:lineRule="exact"/>
              <w:ind w:left="0" w:leftChars="0" w:right="0" w:rightChars="0" w:firstLine="0" w:firstLineChars="0"/>
              <w:jc w:val="center"/>
              <w:rPr>
                <w:del w:id="6821" w:author="xh" w:date="2026-10-19T10:31:45+08:00"/>
              </w:rPr>
            </w:pPr>
            <w:del w:id="6822" w:author="xh" w:date="2026-10-19T10:31:45+08:00">
              <w:r>
                <w:rPr>
                  <w:rFonts w:ascii="Times New Roman" w:hAnsi="Times New Roman" w:eastAsia="宋体"/>
                  <w:b/>
                  <w:sz w:val="18"/>
                </w:rPr>
                <w:delText>联络/万元</w:delText>
              </w:r>
            </w:del>
          </w:p>
        </w:tc>
        <w:tc>
          <w:tcPr>
            <w:tcW w:w="1385" w:type="dxa"/>
            <w:tcMar>
              <w:left w:w="70" w:type="dxa"/>
              <w:right w:w="70" w:type="dxa"/>
            </w:tcMar>
            <w:vAlign w:val="center"/>
          </w:tcPr>
          <w:p w14:paraId="4DC4DA0E">
            <w:pPr>
              <w:keepNext/>
              <w:spacing w:before="20" w:after="20" w:line="260" w:lineRule="exact"/>
              <w:ind w:left="0" w:leftChars="0" w:right="0" w:rightChars="0" w:firstLine="0" w:firstLineChars="0"/>
              <w:jc w:val="center"/>
              <w:rPr>
                <w:del w:id="6823" w:author="xh" w:date="2026-10-19T10:31:45+08:00"/>
              </w:rPr>
            </w:pPr>
            <w:del w:id="6824" w:author="xh" w:date="2026-10-19T10:31:45+08:00">
              <w:r>
                <w:rPr>
                  <w:rFonts w:ascii="Times New Roman" w:hAnsi="Times New Roman" w:eastAsia="宋体"/>
                  <w:b/>
                  <w:sz w:val="18"/>
                </w:rPr>
                <w:delText>合计/万元</w:delText>
              </w:r>
            </w:del>
          </w:p>
        </w:tc>
      </w:tr>
      <w:tr w14:paraId="12FFD9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6809" w:author="xh" w:date="2026-10-19T10:31:45+08:00"/>
        </w:trPr>
        <w:tc>
          <w:tcPr>
            <w:tcW w:w="1385" w:type="dxa"/>
            <w:tcMar>
              <w:left w:w="70" w:type="dxa"/>
              <w:right w:w="70" w:type="dxa"/>
            </w:tcMar>
            <w:vAlign w:val="center"/>
          </w:tcPr>
          <w:p w14:paraId="37836F17">
            <w:pPr>
              <w:keepNext/>
              <w:spacing w:before="20" w:after="20" w:line="260" w:lineRule="exact"/>
              <w:ind w:left="0" w:leftChars="0" w:right="0" w:rightChars="0" w:firstLine="0" w:firstLineChars="0"/>
              <w:jc w:val="center"/>
              <w:rPr>
                <w:del w:id="6825" w:author="xh" w:date="2026-10-19T10:31:45+08:00"/>
              </w:rPr>
            </w:pPr>
            <w:del w:id="6826" w:author="xh" w:date="2026-10-19T10:31:45+08:00">
              <w:r>
                <w:rPr>
                  <w:rFonts w:ascii="Times New Roman" w:hAnsi="Times New Roman" w:eastAsia="宋体"/>
                  <w:b w:val="0"/>
                  <w:sz w:val="18"/>
                </w:rPr>
                <w:delText>邳州</w:delText>
              </w:r>
            </w:del>
          </w:p>
        </w:tc>
        <w:tc>
          <w:tcPr>
            <w:tcW w:w="1385" w:type="dxa"/>
            <w:tcMar>
              <w:left w:w="70" w:type="dxa"/>
              <w:right w:w="70" w:type="dxa"/>
            </w:tcMar>
            <w:vAlign w:val="center"/>
          </w:tcPr>
          <w:p w14:paraId="03B2985F">
            <w:pPr>
              <w:keepNext/>
              <w:spacing w:before="20" w:after="20" w:line="260" w:lineRule="exact"/>
              <w:ind w:left="0" w:leftChars="0" w:right="0" w:rightChars="0" w:firstLine="0" w:firstLineChars="0"/>
              <w:jc w:val="center"/>
              <w:rPr>
                <w:del w:id="6827" w:author="xh" w:date="2026-10-19T10:31:45+08:00"/>
              </w:rPr>
            </w:pPr>
            <w:del w:id="6828" w:author="xh" w:date="2026-10-19T10:31:45+08:00">
              <w:r>
                <w:rPr>
                  <w:rFonts w:ascii="Times New Roman" w:hAnsi="Times New Roman" w:eastAsia="宋体"/>
                  <w:b w:val="0"/>
                  <w:sz w:val="18"/>
                </w:rPr>
                <w:delText>刚性</w:delText>
              </w:r>
            </w:del>
          </w:p>
        </w:tc>
        <w:tc>
          <w:tcPr>
            <w:tcW w:w="1385" w:type="dxa"/>
            <w:tcMar>
              <w:left w:w="70" w:type="dxa"/>
              <w:right w:w="70" w:type="dxa"/>
            </w:tcMar>
            <w:vAlign w:val="center"/>
          </w:tcPr>
          <w:p w14:paraId="2D967418">
            <w:pPr>
              <w:keepNext/>
              <w:spacing w:before="20" w:after="20" w:line="260" w:lineRule="exact"/>
              <w:ind w:left="0" w:leftChars="0" w:right="0" w:rightChars="0" w:firstLine="0" w:firstLineChars="0"/>
              <w:jc w:val="center"/>
              <w:rPr>
                <w:del w:id="6829" w:author="xh" w:date="2026-10-19T10:31:45+08:00"/>
              </w:rPr>
            </w:pPr>
            <w:del w:id="6830" w:author="xh" w:date="2026-10-19T10:31:45+08:00">
              <w:r>
                <w:rPr>
                  <w:rFonts w:ascii="Times New Roman" w:hAnsi="Times New Roman" w:eastAsia="宋体"/>
                  <w:b w:val="0"/>
                  <w:sz w:val="18"/>
                </w:rPr>
                <w:delText>11340.87</w:delText>
              </w:r>
            </w:del>
          </w:p>
        </w:tc>
        <w:tc>
          <w:tcPr>
            <w:tcW w:w="1385" w:type="dxa"/>
            <w:tcMar>
              <w:left w:w="70" w:type="dxa"/>
              <w:right w:w="70" w:type="dxa"/>
            </w:tcMar>
            <w:vAlign w:val="center"/>
          </w:tcPr>
          <w:p w14:paraId="72E1CC91">
            <w:pPr>
              <w:keepNext/>
              <w:spacing w:before="20" w:after="20" w:line="260" w:lineRule="exact"/>
              <w:ind w:left="0" w:leftChars="0" w:right="0" w:rightChars="0" w:firstLine="0" w:firstLineChars="0"/>
              <w:jc w:val="center"/>
              <w:rPr>
                <w:del w:id="6831" w:author="xh" w:date="2026-10-19T10:31:45+08:00"/>
              </w:rPr>
            </w:pPr>
            <w:del w:id="6832" w:author="xh" w:date="2026-10-19T10:31:45+08:00">
              <w:r>
                <w:rPr>
                  <w:rFonts w:ascii="Times New Roman" w:hAnsi="Times New Roman" w:eastAsia="宋体"/>
                  <w:b w:val="0"/>
                  <w:sz w:val="18"/>
                </w:rPr>
                <w:delText>5645.80</w:delText>
              </w:r>
            </w:del>
          </w:p>
        </w:tc>
        <w:tc>
          <w:tcPr>
            <w:tcW w:w="1385" w:type="dxa"/>
            <w:tcMar>
              <w:left w:w="70" w:type="dxa"/>
              <w:right w:w="70" w:type="dxa"/>
            </w:tcMar>
            <w:vAlign w:val="center"/>
          </w:tcPr>
          <w:p w14:paraId="7D7E1332">
            <w:pPr>
              <w:keepNext/>
              <w:spacing w:before="20" w:after="20" w:line="260" w:lineRule="exact"/>
              <w:ind w:left="0" w:leftChars="0" w:right="0" w:rightChars="0" w:firstLine="0" w:firstLineChars="0"/>
              <w:jc w:val="center"/>
              <w:rPr>
                <w:del w:id="6833" w:author="xh" w:date="2026-10-19T10:31:45+08:00"/>
              </w:rPr>
            </w:pPr>
            <w:del w:id="6834" w:author="xh" w:date="2026-10-19T10:31:45+08:00">
              <w:r>
                <w:rPr>
                  <w:rFonts w:ascii="Times New Roman" w:hAnsi="Times New Roman" w:eastAsia="宋体"/>
                  <w:b w:val="0"/>
                  <w:sz w:val="18"/>
                </w:rPr>
                <w:delText>2209.38</w:delText>
              </w:r>
            </w:del>
          </w:p>
        </w:tc>
        <w:tc>
          <w:tcPr>
            <w:tcW w:w="1385" w:type="dxa"/>
            <w:tcMar>
              <w:left w:w="70" w:type="dxa"/>
              <w:right w:w="70" w:type="dxa"/>
            </w:tcMar>
            <w:vAlign w:val="center"/>
          </w:tcPr>
          <w:p w14:paraId="5ABD39AA">
            <w:pPr>
              <w:keepNext/>
              <w:spacing w:before="20" w:after="20" w:line="260" w:lineRule="exact"/>
              <w:ind w:left="0" w:leftChars="0" w:right="0" w:rightChars="0" w:firstLine="0" w:firstLineChars="0"/>
              <w:jc w:val="center"/>
              <w:rPr>
                <w:del w:id="6835" w:author="xh" w:date="2026-10-19T10:31:45+08:00"/>
              </w:rPr>
            </w:pPr>
            <w:del w:id="6836" w:author="xh" w:date="2026-10-19T10:31:45+08:00">
              <w:r>
                <w:rPr>
                  <w:rFonts w:ascii="Times New Roman" w:hAnsi="Times New Roman" w:eastAsia="宋体"/>
                  <w:b w:val="0"/>
                  <w:sz w:val="18"/>
                </w:rPr>
                <w:delText>19196.06</w:delText>
              </w:r>
            </w:del>
          </w:p>
        </w:tc>
      </w:tr>
      <w:tr w14:paraId="5D4ED5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6810" w:author="xh" w:date="2026-10-19T10:31:45+08:00"/>
        </w:trPr>
        <w:tc>
          <w:tcPr>
            <w:tcW w:w="1385" w:type="dxa"/>
            <w:tcMar>
              <w:left w:w="70" w:type="dxa"/>
              <w:right w:w="70" w:type="dxa"/>
            </w:tcMar>
            <w:vAlign w:val="center"/>
          </w:tcPr>
          <w:p w14:paraId="76BDDB38">
            <w:pPr>
              <w:keepNext/>
              <w:spacing w:before="20" w:after="20" w:line="260" w:lineRule="exact"/>
              <w:ind w:left="0" w:leftChars="0" w:right="0" w:rightChars="0" w:firstLine="0" w:firstLineChars="0"/>
              <w:jc w:val="center"/>
              <w:rPr>
                <w:del w:id="6837" w:author="xh" w:date="2026-10-19T10:31:45+08:00"/>
              </w:rPr>
            </w:pPr>
            <w:del w:id="6838" w:author="xh" w:date="2026-10-19T10:31:45+08:00">
              <w:r>
                <w:rPr>
                  <w:rFonts w:ascii="Times New Roman" w:hAnsi="Times New Roman" w:eastAsia="宋体"/>
                  <w:b w:val="0"/>
                  <w:sz w:val="18"/>
                </w:rPr>
                <w:delText>邳州</w:delText>
              </w:r>
            </w:del>
          </w:p>
        </w:tc>
        <w:tc>
          <w:tcPr>
            <w:tcW w:w="1385" w:type="dxa"/>
            <w:tcMar>
              <w:left w:w="70" w:type="dxa"/>
              <w:right w:w="70" w:type="dxa"/>
            </w:tcMar>
            <w:vAlign w:val="center"/>
          </w:tcPr>
          <w:p w14:paraId="01485A3D">
            <w:pPr>
              <w:keepNext/>
              <w:spacing w:before="20" w:after="20" w:line="260" w:lineRule="exact"/>
              <w:ind w:left="0" w:leftChars="0" w:right="0" w:rightChars="0" w:firstLine="0" w:firstLineChars="0"/>
              <w:jc w:val="center"/>
              <w:rPr>
                <w:del w:id="6839" w:author="xh" w:date="2026-10-19T10:31:45+08:00"/>
              </w:rPr>
            </w:pPr>
            <w:del w:id="6840" w:author="xh" w:date="2026-10-19T10:31:45+08:00">
              <w:r>
                <w:rPr>
                  <w:rFonts w:ascii="Times New Roman" w:hAnsi="Times New Roman" w:eastAsia="宋体"/>
                  <w:b w:val="0"/>
                  <w:sz w:val="18"/>
                </w:rPr>
                <w:delText>弹性</w:delText>
              </w:r>
            </w:del>
          </w:p>
        </w:tc>
        <w:tc>
          <w:tcPr>
            <w:tcW w:w="1385" w:type="dxa"/>
            <w:tcMar>
              <w:left w:w="70" w:type="dxa"/>
              <w:right w:w="70" w:type="dxa"/>
            </w:tcMar>
            <w:vAlign w:val="center"/>
          </w:tcPr>
          <w:p w14:paraId="6DACB05E">
            <w:pPr>
              <w:keepNext/>
              <w:spacing w:before="20" w:after="20" w:line="260" w:lineRule="exact"/>
              <w:ind w:left="0" w:leftChars="0" w:right="0" w:rightChars="0" w:firstLine="0" w:firstLineChars="0"/>
              <w:jc w:val="center"/>
              <w:rPr>
                <w:del w:id="6841" w:author="xh" w:date="2026-10-19T10:31:45+08:00"/>
              </w:rPr>
            </w:pPr>
            <w:del w:id="6842" w:author="xh" w:date="2026-10-19T10:31:45+08:00">
              <w:r>
                <w:rPr>
                  <w:rFonts w:ascii="Times New Roman" w:hAnsi="Times New Roman" w:eastAsia="宋体"/>
                  <w:b w:val="0"/>
                  <w:sz w:val="18"/>
                </w:rPr>
                <w:delText>12279.95</w:delText>
              </w:r>
            </w:del>
          </w:p>
        </w:tc>
        <w:tc>
          <w:tcPr>
            <w:tcW w:w="1385" w:type="dxa"/>
            <w:tcMar>
              <w:left w:w="70" w:type="dxa"/>
              <w:right w:w="70" w:type="dxa"/>
            </w:tcMar>
            <w:vAlign w:val="center"/>
          </w:tcPr>
          <w:p w14:paraId="7AA959F8">
            <w:pPr>
              <w:keepNext/>
              <w:spacing w:before="20" w:after="20" w:line="260" w:lineRule="exact"/>
              <w:ind w:left="0" w:leftChars="0" w:right="0" w:rightChars="0" w:firstLine="0" w:firstLineChars="0"/>
              <w:jc w:val="center"/>
              <w:rPr>
                <w:del w:id="6843" w:author="xh" w:date="2026-10-19T10:31:45+08:00"/>
              </w:rPr>
            </w:pPr>
            <w:del w:id="6844" w:author="xh" w:date="2026-10-19T10:31:45+08:00">
              <w:r>
                <w:rPr>
                  <w:rFonts w:ascii="Times New Roman" w:hAnsi="Times New Roman" w:eastAsia="宋体"/>
                  <w:b w:val="0"/>
                  <w:sz w:val="18"/>
                </w:rPr>
                <w:delText>738.62</w:delText>
              </w:r>
            </w:del>
          </w:p>
        </w:tc>
        <w:tc>
          <w:tcPr>
            <w:tcW w:w="1385" w:type="dxa"/>
            <w:tcMar>
              <w:left w:w="70" w:type="dxa"/>
              <w:right w:w="70" w:type="dxa"/>
            </w:tcMar>
            <w:vAlign w:val="center"/>
          </w:tcPr>
          <w:p w14:paraId="49588443">
            <w:pPr>
              <w:keepNext/>
              <w:spacing w:before="20" w:after="20" w:line="260" w:lineRule="exact"/>
              <w:ind w:left="0" w:leftChars="0" w:right="0" w:rightChars="0" w:firstLine="0" w:firstLineChars="0"/>
              <w:jc w:val="center"/>
              <w:rPr>
                <w:del w:id="6845" w:author="xh" w:date="2026-10-19T10:31:45+08:00"/>
              </w:rPr>
            </w:pPr>
            <w:del w:id="6846" w:author="xh" w:date="2026-10-19T10:31:45+08:00">
              <w:r>
                <w:rPr>
                  <w:rFonts w:ascii="Times New Roman" w:hAnsi="Times New Roman" w:eastAsia="宋体"/>
                  <w:b w:val="0"/>
                  <w:sz w:val="18"/>
                </w:rPr>
                <w:delText>1783.42</w:delText>
              </w:r>
            </w:del>
          </w:p>
        </w:tc>
        <w:tc>
          <w:tcPr>
            <w:tcW w:w="1385" w:type="dxa"/>
            <w:tcMar>
              <w:left w:w="70" w:type="dxa"/>
              <w:right w:w="70" w:type="dxa"/>
            </w:tcMar>
            <w:vAlign w:val="center"/>
          </w:tcPr>
          <w:p w14:paraId="32090157">
            <w:pPr>
              <w:keepNext/>
              <w:spacing w:before="20" w:after="20" w:line="260" w:lineRule="exact"/>
              <w:ind w:left="0" w:leftChars="0" w:right="0" w:rightChars="0" w:firstLine="0" w:firstLineChars="0"/>
              <w:jc w:val="center"/>
              <w:rPr>
                <w:del w:id="6847" w:author="xh" w:date="2026-10-19T10:31:45+08:00"/>
              </w:rPr>
            </w:pPr>
            <w:del w:id="6848" w:author="xh" w:date="2026-10-19T10:31:45+08:00">
              <w:r>
                <w:rPr>
                  <w:rFonts w:ascii="Times New Roman" w:hAnsi="Times New Roman" w:eastAsia="宋体"/>
                  <w:b w:val="0"/>
                  <w:sz w:val="18"/>
                </w:rPr>
                <w:delText>14801.99</w:delText>
              </w:r>
            </w:del>
          </w:p>
        </w:tc>
      </w:tr>
      <w:tr w14:paraId="3695C5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6811" w:author="xh" w:date="2026-10-19T10:31:45+08:00"/>
        </w:trPr>
        <w:tc>
          <w:tcPr>
            <w:tcW w:w="1385" w:type="dxa"/>
            <w:tcMar>
              <w:left w:w="70" w:type="dxa"/>
              <w:right w:w="70" w:type="dxa"/>
            </w:tcMar>
            <w:vAlign w:val="center"/>
          </w:tcPr>
          <w:p w14:paraId="1DEFDF62">
            <w:pPr>
              <w:keepNext/>
              <w:spacing w:before="20" w:after="20" w:line="260" w:lineRule="exact"/>
              <w:ind w:left="0" w:leftChars="0" w:right="0" w:rightChars="0" w:firstLine="0" w:firstLineChars="0"/>
              <w:jc w:val="center"/>
              <w:rPr>
                <w:del w:id="6849" w:author="xh" w:date="2026-10-19T10:31:45+08:00"/>
              </w:rPr>
            </w:pPr>
            <w:del w:id="6850" w:author="xh" w:date="2026-10-19T10:31:45+08:00">
              <w:r>
                <w:rPr>
                  <w:rFonts w:ascii="Times New Roman" w:hAnsi="Times New Roman" w:eastAsia="宋体"/>
                  <w:b w:val="0"/>
                  <w:sz w:val="18"/>
                </w:rPr>
                <w:delText>市区</w:delText>
              </w:r>
            </w:del>
          </w:p>
        </w:tc>
        <w:tc>
          <w:tcPr>
            <w:tcW w:w="1385" w:type="dxa"/>
            <w:tcMar>
              <w:left w:w="70" w:type="dxa"/>
              <w:right w:w="70" w:type="dxa"/>
            </w:tcMar>
            <w:vAlign w:val="center"/>
          </w:tcPr>
          <w:p w14:paraId="19102E82">
            <w:pPr>
              <w:keepNext/>
              <w:spacing w:before="20" w:after="20" w:line="260" w:lineRule="exact"/>
              <w:ind w:left="0" w:leftChars="0" w:right="0" w:rightChars="0" w:firstLine="0" w:firstLineChars="0"/>
              <w:jc w:val="center"/>
              <w:rPr>
                <w:del w:id="6851" w:author="xh" w:date="2026-10-19T10:31:45+08:00"/>
              </w:rPr>
            </w:pPr>
            <w:del w:id="6852" w:author="xh" w:date="2026-10-19T10:31:45+08:00">
              <w:r>
                <w:rPr>
                  <w:rFonts w:ascii="Times New Roman" w:hAnsi="Times New Roman" w:eastAsia="宋体"/>
                  <w:b w:val="0"/>
                  <w:sz w:val="18"/>
                </w:rPr>
                <w:delText>刚性</w:delText>
              </w:r>
            </w:del>
          </w:p>
        </w:tc>
        <w:tc>
          <w:tcPr>
            <w:tcW w:w="1385" w:type="dxa"/>
            <w:tcMar>
              <w:left w:w="70" w:type="dxa"/>
              <w:right w:w="70" w:type="dxa"/>
            </w:tcMar>
            <w:vAlign w:val="center"/>
          </w:tcPr>
          <w:p w14:paraId="42C1694C">
            <w:pPr>
              <w:keepNext/>
              <w:spacing w:before="20" w:after="20" w:line="260" w:lineRule="exact"/>
              <w:ind w:left="0" w:leftChars="0" w:right="0" w:rightChars="0" w:firstLine="0" w:firstLineChars="0"/>
              <w:jc w:val="center"/>
              <w:rPr>
                <w:del w:id="6853" w:author="xh" w:date="2026-10-19T10:31:45+08:00"/>
              </w:rPr>
            </w:pPr>
            <w:del w:id="6854" w:author="xh" w:date="2026-10-19T10:31:45+08:00">
              <w:r>
                <w:rPr>
                  <w:rFonts w:ascii="Times New Roman" w:hAnsi="Times New Roman" w:eastAsia="宋体"/>
                  <w:b w:val="0"/>
                  <w:sz w:val="18"/>
                </w:rPr>
                <w:delText>0.00</w:delText>
              </w:r>
            </w:del>
          </w:p>
        </w:tc>
        <w:tc>
          <w:tcPr>
            <w:tcW w:w="1385" w:type="dxa"/>
            <w:tcMar>
              <w:left w:w="70" w:type="dxa"/>
              <w:right w:w="70" w:type="dxa"/>
            </w:tcMar>
            <w:vAlign w:val="center"/>
          </w:tcPr>
          <w:p w14:paraId="219167DA">
            <w:pPr>
              <w:keepNext/>
              <w:spacing w:before="20" w:after="20" w:line="260" w:lineRule="exact"/>
              <w:ind w:left="0" w:leftChars="0" w:right="0" w:rightChars="0" w:firstLine="0" w:firstLineChars="0"/>
              <w:jc w:val="center"/>
              <w:rPr>
                <w:del w:id="6855" w:author="xh" w:date="2026-10-19T10:31:45+08:00"/>
              </w:rPr>
            </w:pPr>
            <w:del w:id="6856" w:author="xh" w:date="2026-10-19T10:31:45+08:00">
              <w:r>
                <w:rPr>
                  <w:rFonts w:ascii="Times New Roman" w:hAnsi="Times New Roman" w:eastAsia="宋体"/>
                  <w:b w:val="0"/>
                  <w:sz w:val="18"/>
                </w:rPr>
                <w:delText>0.00</w:delText>
              </w:r>
            </w:del>
          </w:p>
        </w:tc>
        <w:tc>
          <w:tcPr>
            <w:tcW w:w="1385" w:type="dxa"/>
            <w:tcMar>
              <w:left w:w="70" w:type="dxa"/>
              <w:right w:w="70" w:type="dxa"/>
            </w:tcMar>
            <w:vAlign w:val="center"/>
          </w:tcPr>
          <w:p w14:paraId="1309A9A9">
            <w:pPr>
              <w:keepNext/>
              <w:spacing w:before="20" w:after="20" w:line="260" w:lineRule="exact"/>
              <w:ind w:left="0" w:leftChars="0" w:right="0" w:rightChars="0" w:firstLine="0" w:firstLineChars="0"/>
              <w:jc w:val="center"/>
              <w:rPr>
                <w:del w:id="6857" w:author="xh" w:date="2026-10-19T10:31:45+08:00"/>
              </w:rPr>
            </w:pPr>
            <w:del w:id="6858" w:author="xh" w:date="2026-10-19T10:31:45+08:00">
              <w:r>
                <w:rPr>
                  <w:rFonts w:ascii="Times New Roman" w:hAnsi="Times New Roman" w:eastAsia="宋体"/>
                  <w:b w:val="0"/>
                  <w:sz w:val="18"/>
                </w:rPr>
                <w:delText>2591.77</w:delText>
              </w:r>
            </w:del>
          </w:p>
        </w:tc>
        <w:tc>
          <w:tcPr>
            <w:tcW w:w="1385" w:type="dxa"/>
            <w:tcMar>
              <w:left w:w="70" w:type="dxa"/>
              <w:right w:w="70" w:type="dxa"/>
            </w:tcMar>
            <w:vAlign w:val="center"/>
          </w:tcPr>
          <w:p w14:paraId="627FBA28">
            <w:pPr>
              <w:keepNext/>
              <w:spacing w:before="20" w:after="20" w:line="260" w:lineRule="exact"/>
              <w:ind w:left="0" w:leftChars="0" w:right="0" w:rightChars="0" w:firstLine="0" w:firstLineChars="0"/>
              <w:jc w:val="center"/>
              <w:rPr>
                <w:del w:id="6859" w:author="xh" w:date="2026-10-19T10:31:45+08:00"/>
              </w:rPr>
            </w:pPr>
            <w:del w:id="6860" w:author="xh" w:date="2026-10-19T10:31:45+08:00">
              <w:r>
                <w:rPr>
                  <w:rFonts w:ascii="Times New Roman" w:hAnsi="Times New Roman" w:eastAsia="宋体"/>
                  <w:b w:val="0"/>
                  <w:sz w:val="18"/>
                </w:rPr>
                <w:delText>2591.77</w:delText>
              </w:r>
            </w:del>
          </w:p>
        </w:tc>
      </w:tr>
      <w:tr w14:paraId="07A212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6812" w:author="xh" w:date="2026-10-19T10:31:45+08:00"/>
        </w:trPr>
        <w:tc>
          <w:tcPr>
            <w:tcW w:w="1385" w:type="dxa"/>
            <w:tcMar>
              <w:left w:w="70" w:type="dxa"/>
              <w:right w:w="70" w:type="dxa"/>
            </w:tcMar>
            <w:vAlign w:val="center"/>
          </w:tcPr>
          <w:p w14:paraId="10B7539D">
            <w:pPr>
              <w:keepNext w:val="0"/>
              <w:spacing w:before="20" w:after="20" w:line="260" w:lineRule="exact"/>
              <w:ind w:left="0" w:leftChars="0" w:right="0" w:rightChars="0" w:firstLine="0" w:firstLineChars="0"/>
              <w:jc w:val="center"/>
              <w:rPr>
                <w:del w:id="6861" w:author="xh" w:date="2026-10-19T10:31:45+08:00"/>
              </w:rPr>
            </w:pPr>
            <w:del w:id="6862" w:author="xh" w:date="2026-10-19T10:31:45+08:00">
              <w:r>
                <w:rPr>
                  <w:rFonts w:ascii="Times New Roman" w:hAnsi="Times New Roman" w:eastAsia="宋体"/>
                  <w:b w:val="0"/>
                  <w:sz w:val="18"/>
                </w:rPr>
                <w:delText>市区</w:delText>
              </w:r>
            </w:del>
          </w:p>
        </w:tc>
        <w:tc>
          <w:tcPr>
            <w:tcW w:w="1385" w:type="dxa"/>
            <w:tcMar>
              <w:left w:w="70" w:type="dxa"/>
              <w:right w:w="70" w:type="dxa"/>
            </w:tcMar>
            <w:vAlign w:val="center"/>
          </w:tcPr>
          <w:p w14:paraId="6AD08A0D">
            <w:pPr>
              <w:keepNext w:val="0"/>
              <w:spacing w:before="20" w:after="20" w:line="260" w:lineRule="exact"/>
              <w:ind w:left="0" w:leftChars="0" w:right="0" w:rightChars="0" w:firstLine="0" w:firstLineChars="0"/>
              <w:jc w:val="center"/>
              <w:rPr>
                <w:del w:id="6863" w:author="xh" w:date="2026-10-19T10:31:45+08:00"/>
              </w:rPr>
            </w:pPr>
            <w:del w:id="6864" w:author="xh" w:date="2026-10-19T10:31:45+08:00">
              <w:r>
                <w:rPr>
                  <w:rFonts w:ascii="Times New Roman" w:hAnsi="Times New Roman" w:eastAsia="宋体"/>
                  <w:b w:val="0"/>
                  <w:sz w:val="18"/>
                </w:rPr>
                <w:delText>弹性</w:delText>
              </w:r>
            </w:del>
          </w:p>
        </w:tc>
        <w:tc>
          <w:tcPr>
            <w:tcW w:w="1385" w:type="dxa"/>
            <w:tcMar>
              <w:left w:w="70" w:type="dxa"/>
              <w:right w:w="70" w:type="dxa"/>
            </w:tcMar>
            <w:vAlign w:val="center"/>
          </w:tcPr>
          <w:p w14:paraId="4EAC89A7">
            <w:pPr>
              <w:keepNext w:val="0"/>
              <w:spacing w:before="20" w:after="20" w:line="260" w:lineRule="exact"/>
              <w:ind w:left="0" w:leftChars="0" w:right="0" w:rightChars="0" w:firstLine="0" w:firstLineChars="0"/>
              <w:jc w:val="center"/>
              <w:rPr>
                <w:del w:id="6865" w:author="xh" w:date="2026-10-19T10:31:45+08:00"/>
              </w:rPr>
            </w:pPr>
            <w:del w:id="6866" w:author="xh" w:date="2026-10-19T10:31:45+08:00">
              <w:r>
                <w:rPr>
                  <w:rFonts w:ascii="Times New Roman" w:hAnsi="Times New Roman" w:eastAsia="宋体"/>
                  <w:b w:val="0"/>
                  <w:sz w:val="18"/>
                </w:rPr>
                <w:delText>1446.64</w:delText>
              </w:r>
            </w:del>
          </w:p>
        </w:tc>
        <w:tc>
          <w:tcPr>
            <w:tcW w:w="1385" w:type="dxa"/>
            <w:tcMar>
              <w:left w:w="70" w:type="dxa"/>
              <w:right w:w="70" w:type="dxa"/>
            </w:tcMar>
            <w:vAlign w:val="center"/>
          </w:tcPr>
          <w:p w14:paraId="5AD2955C">
            <w:pPr>
              <w:keepNext w:val="0"/>
              <w:spacing w:before="20" w:after="20" w:line="260" w:lineRule="exact"/>
              <w:ind w:left="0" w:leftChars="0" w:right="0" w:rightChars="0" w:firstLine="0" w:firstLineChars="0"/>
              <w:jc w:val="center"/>
              <w:rPr>
                <w:del w:id="6867" w:author="xh" w:date="2026-10-19T10:31:45+08:00"/>
              </w:rPr>
            </w:pPr>
            <w:del w:id="6868" w:author="xh" w:date="2026-10-19T10:31:45+08:00">
              <w:r>
                <w:rPr>
                  <w:rFonts w:ascii="Times New Roman" w:hAnsi="Times New Roman" w:eastAsia="宋体"/>
                  <w:b w:val="0"/>
                  <w:sz w:val="18"/>
                </w:rPr>
                <w:delText>0.00</w:delText>
              </w:r>
            </w:del>
          </w:p>
        </w:tc>
        <w:tc>
          <w:tcPr>
            <w:tcW w:w="1385" w:type="dxa"/>
            <w:tcMar>
              <w:left w:w="70" w:type="dxa"/>
              <w:right w:w="70" w:type="dxa"/>
            </w:tcMar>
            <w:vAlign w:val="center"/>
          </w:tcPr>
          <w:p w14:paraId="4B232D6E">
            <w:pPr>
              <w:keepNext w:val="0"/>
              <w:spacing w:before="20" w:after="20" w:line="260" w:lineRule="exact"/>
              <w:ind w:left="0" w:leftChars="0" w:right="0" w:rightChars="0" w:firstLine="0" w:firstLineChars="0"/>
              <w:jc w:val="center"/>
              <w:rPr>
                <w:del w:id="6869" w:author="xh" w:date="2026-10-19T10:31:45+08:00"/>
              </w:rPr>
            </w:pPr>
            <w:del w:id="6870" w:author="xh" w:date="2026-10-19T10:31:45+08:00">
              <w:r>
                <w:rPr>
                  <w:rFonts w:ascii="Times New Roman" w:hAnsi="Times New Roman" w:eastAsia="宋体"/>
                  <w:b w:val="0"/>
                  <w:sz w:val="18"/>
                </w:rPr>
                <w:delText>0.00</w:delText>
              </w:r>
            </w:del>
          </w:p>
        </w:tc>
        <w:tc>
          <w:tcPr>
            <w:tcW w:w="1385" w:type="dxa"/>
            <w:tcMar>
              <w:left w:w="70" w:type="dxa"/>
              <w:right w:w="70" w:type="dxa"/>
            </w:tcMar>
            <w:vAlign w:val="center"/>
          </w:tcPr>
          <w:p w14:paraId="5A24FFD2">
            <w:pPr>
              <w:keepNext w:val="0"/>
              <w:spacing w:before="20" w:after="20" w:line="260" w:lineRule="exact"/>
              <w:ind w:left="0" w:leftChars="0" w:right="0" w:rightChars="0" w:firstLine="0" w:firstLineChars="0"/>
              <w:jc w:val="center"/>
              <w:rPr>
                <w:del w:id="6871" w:author="xh" w:date="2026-10-19T10:31:45+08:00"/>
              </w:rPr>
            </w:pPr>
            <w:del w:id="6872" w:author="xh" w:date="2026-10-19T10:31:45+08:00">
              <w:r>
                <w:rPr>
                  <w:rFonts w:ascii="Times New Roman" w:hAnsi="Times New Roman" w:eastAsia="宋体"/>
                  <w:b w:val="0"/>
                  <w:sz w:val="18"/>
                </w:rPr>
                <w:delText>1446.64</w:delText>
              </w:r>
            </w:del>
          </w:p>
        </w:tc>
      </w:tr>
      <w:tr>
        <w:trPr>
          <w:cantSplit/>
          <w:tblHeader/>
          <w:ins w:id="6873" w:author="xh" w:date="2026-10-19T10:31:45+08:00"/>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878" w:author="xh" w:date="2026-10-19T10:31:45+08:00"/>
              </w:rPr>
            </w:pPr>
            <w:ins w:id="6879" w:author="xh" w:date="2026-10-19T10:31:45+08:00">
              <w:r>
                <w:rPr>
                  <w:rFonts w:ascii="Times New Roman" w:hAnsi="Times New Roman" w:eastAsia="宋体"/>
                  <w:b/>
                  <w:sz w:val="18"/>
                </w:rPr>
                <w:t>地区</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880" w:author="xh" w:date="2026-10-19T10:31:45+08:00"/>
              </w:rPr>
            </w:pPr>
            <w:ins w:id="6881" w:author="xh" w:date="2026-10-19T10:31:45+08:00">
              <w:r>
                <w:rPr>
                  <w:rFonts w:ascii="Times New Roman" w:hAnsi="Times New Roman" w:eastAsia="宋体"/>
                  <w:b/>
                  <w:sz w:val="18"/>
                </w:rPr>
                <w:t>方案</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882" w:author="xh" w:date="2026-10-19T10:31:45+08:00"/>
              </w:rPr>
            </w:pPr>
            <w:ins w:id="6883" w:author="xh" w:date="2026-10-19T10:31:45+08:00">
              <w:r>
                <w:rPr>
                  <w:rFonts w:ascii="Times New Roman" w:hAnsi="Times New Roman" w:eastAsia="宋体"/>
                  <w:b/>
                  <w:sz w:val="18"/>
                </w:rPr>
                <w:t>主变/万元</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884" w:author="xh" w:date="2026-10-19T10:31:45+08:00"/>
              </w:rPr>
            </w:pPr>
            <w:ins w:id="6885" w:author="xh" w:date="2026-10-19T10:31:45+08:00">
              <w:r>
                <w:rPr>
                  <w:rFonts w:ascii="Times New Roman" w:hAnsi="Times New Roman" w:eastAsia="宋体"/>
                  <w:b/>
                  <w:sz w:val="18"/>
                </w:rPr>
                <w:t>储能/万元</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886" w:author="xh" w:date="2026-10-19T10:31:45+08:00"/>
              </w:rPr>
            </w:pPr>
            <w:ins w:id="6887" w:author="xh" w:date="2026-10-19T10:31:45+08:00">
              <w:r>
                <w:rPr>
                  <w:rFonts w:ascii="Times New Roman" w:hAnsi="Times New Roman" w:eastAsia="宋体"/>
                  <w:b/>
                  <w:sz w:val="18"/>
                </w:rPr>
                <w:t>联络/万元</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888" w:author="xh" w:date="2026-10-19T10:31:45+08:00"/>
              </w:rPr>
            </w:pPr>
            <w:ins w:id="6889" w:author="xh" w:date="2026-10-19T10:31:45+08:00">
              <w:r>
                <w:rPr>
                  <w:rFonts w:ascii="Times New Roman" w:hAnsi="Times New Roman" w:eastAsia="宋体"/>
                  <w:b/>
                  <w:sz w:val="18"/>
                </w:rPr>
                <w:t>合计/万元</w:t>
              </w:r>
            </w:ins>
          </w:p>
        </w:tc>
      </w:tr>
      <w:tr>
        <w:trPr>
          <w:cantSplit/>
          <w:ins w:id="6874" w:author="xh" w:date="2026-10-19T10:31:45+08:00"/>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890" w:author="xh" w:date="2026-10-19T10:31:45+08:00"/>
              </w:rPr>
            </w:pPr>
            <w:ins w:id="6891" w:author="xh" w:date="2026-10-19T10:31:45+08:00">
              <w:r>
                <w:rPr>
                  <w:rFonts w:ascii="Times New Roman" w:hAnsi="Times New Roman" w:eastAsia="宋体"/>
                  <w:b w:val="0"/>
                  <w:sz w:val="18"/>
                </w:rPr>
                <w:t>邳州</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892" w:author="xh" w:date="2026-10-19T10:31:45+08:00"/>
              </w:rPr>
            </w:pPr>
            <w:ins w:id="6893" w:author="xh" w:date="2026-10-19T10:31:45+08:00">
              <w:r>
                <w:rPr>
                  <w:rFonts w:ascii="Times New Roman" w:hAnsi="Times New Roman" w:eastAsia="宋体"/>
                  <w:b w:val="0"/>
                  <w:sz w:val="18"/>
                </w:rPr>
                <w:t>刚性</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894" w:author="xh" w:date="2026-10-19T10:31:45+08:00"/>
              </w:rPr>
            </w:pPr>
            <w:ins w:id="6895" w:author="xh" w:date="2026-10-19T10:31:45+08:00">
              <w:r>
                <w:rPr>
                  <w:rFonts w:ascii="Times New Roman" w:hAnsi="Times New Roman" w:eastAsia="宋体"/>
                  <w:b w:val="0"/>
                  <w:sz w:val="18"/>
                </w:rPr>
                <w:t>14938.49</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896" w:author="xh" w:date="2026-10-19T10:31:45+08:00"/>
              </w:rPr>
            </w:pPr>
            <w:ins w:id="6897" w:author="xh" w:date="2026-10-19T10:31:45+08:00">
              <w:r>
                <w:rPr>
                  <w:rFonts w:ascii="Times New Roman" w:hAnsi="Times New Roman" w:eastAsia="宋体"/>
                  <w:b w:val="0"/>
                  <w:sz w:val="18"/>
                </w:rPr>
                <w:t>38108.23</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898" w:author="xh" w:date="2026-10-19T10:31:45+08:00"/>
              </w:rPr>
            </w:pPr>
            <w:ins w:id="6899" w:author="xh" w:date="2026-10-19T10:31:45+08:00">
              <w:r>
                <w:rPr>
                  <w:rFonts w:ascii="Times New Roman" w:hAnsi="Times New Roman" w:eastAsia="宋体"/>
                  <w:b w:val="0"/>
                  <w:sz w:val="18"/>
                </w:rPr>
                <w:t>5322.97</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900" w:author="xh" w:date="2026-10-19T10:31:45+08:00"/>
              </w:rPr>
            </w:pPr>
            <w:ins w:id="6901" w:author="xh" w:date="2026-10-19T10:31:45+08:00">
              <w:r>
                <w:rPr>
                  <w:rFonts w:ascii="Times New Roman" w:hAnsi="Times New Roman" w:eastAsia="宋体"/>
                  <w:b w:val="0"/>
                  <w:sz w:val="18"/>
                </w:rPr>
                <w:t>58369.68</w:t>
              </w:r>
            </w:ins>
          </w:p>
        </w:tc>
      </w:tr>
      <w:tr>
        <w:trPr>
          <w:cantSplit/>
          <w:ins w:id="6875" w:author="xh" w:date="2026-10-19T10:31:45+08:00"/>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902" w:author="xh" w:date="2026-10-19T10:31:45+08:00"/>
              </w:rPr>
            </w:pPr>
            <w:ins w:id="6903" w:author="xh" w:date="2026-10-19T10:31:45+08:00">
              <w:r>
                <w:rPr>
                  <w:rFonts w:ascii="Times New Roman" w:hAnsi="Times New Roman" w:eastAsia="宋体"/>
                  <w:b w:val="0"/>
                  <w:sz w:val="18"/>
                </w:rPr>
                <w:t>邳州</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904" w:author="xh" w:date="2026-10-19T10:31:45+08:00"/>
              </w:rPr>
            </w:pPr>
            <w:ins w:id="6905" w:author="xh" w:date="2026-10-19T10:31:45+08:00">
              <w:r>
                <w:rPr>
                  <w:rFonts w:ascii="Times New Roman" w:hAnsi="Times New Roman" w:eastAsia="宋体"/>
                  <w:b w:val="0"/>
                  <w:sz w:val="18"/>
                </w:rPr>
                <w:t>弹性</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906" w:author="xh" w:date="2026-10-19T10:31:45+08:00"/>
              </w:rPr>
            </w:pPr>
            <w:ins w:id="6907" w:author="xh" w:date="2026-10-19T10:31:45+08:00">
              <w:r>
                <w:rPr>
                  <w:rFonts w:ascii="Times New Roman" w:hAnsi="Times New Roman" w:eastAsia="宋体"/>
                  <w:b w:val="0"/>
                  <w:sz w:val="18"/>
                </w:rPr>
                <w:t>23290.49</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908" w:author="xh" w:date="2026-10-19T10:31:45+08:00"/>
              </w:rPr>
            </w:pPr>
            <w:ins w:id="6909" w:author="xh" w:date="2026-10-19T10:31:45+08:00">
              <w:r>
                <w:rPr>
                  <w:rFonts w:ascii="Times New Roman" w:hAnsi="Times New Roman" w:eastAsia="宋体"/>
                  <w:b w:val="0"/>
                  <w:sz w:val="18"/>
                </w:rPr>
                <w:t>32491.48</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910" w:author="xh" w:date="2026-10-19T10:31:45+08:00"/>
              </w:rPr>
            </w:pPr>
            <w:ins w:id="6911" w:author="xh" w:date="2026-10-19T10:31:45+08:00">
              <w:r>
                <w:rPr>
                  <w:rFonts w:ascii="Times New Roman" w:hAnsi="Times New Roman" w:eastAsia="宋体"/>
                  <w:b w:val="0"/>
                  <w:sz w:val="18"/>
                </w:rPr>
                <w:t>1739.39</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912" w:author="xh" w:date="2026-10-19T10:31:45+08:00"/>
              </w:rPr>
            </w:pPr>
            <w:ins w:id="6913" w:author="xh" w:date="2026-10-19T10:31:45+08:00">
              <w:r>
                <w:rPr>
                  <w:rFonts w:ascii="Times New Roman" w:hAnsi="Times New Roman" w:eastAsia="宋体"/>
                  <w:b w:val="0"/>
                  <w:sz w:val="18"/>
                </w:rPr>
                <w:t>57521.36</w:t>
              </w:r>
            </w:ins>
          </w:p>
        </w:tc>
      </w:tr>
      <w:tr>
        <w:trPr>
          <w:cantSplit/>
          <w:ins w:id="6876" w:author="xh" w:date="2026-10-19T10:31:45+08:00"/>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914" w:author="xh" w:date="2026-10-19T10:31:45+08:00"/>
              </w:rPr>
            </w:pPr>
            <w:ins w:id="6915" w:author="xh" w:date="2026-10-19T10:31:45+08:00">
              <w:r>
                <w:rPr>
                  <w:rFonts w:ascii="Times New Roman" w:hAnsi="Times New Roman" w:eastAsia="宋体"/>
                  <w:b w:val="0"/>
                  <w:sz w:val="18"/>
                </w:rPr>
                <w:t>市区</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916" w:author="xh" w:date="2026-10-19T10:31:45+08:00"/>
              </w:rPr>
            </w:pPr>
            <w:ins w:id="6917" w:author="xh" w:date="2026-10-19T10:31:45+08:00">
              <w:r>
                <w:rPr>
                  <w:rFonts w:ascii="Times New Roman" w:hAnsi="Times New Roman" w:eastAsia="宋体"/>
                  <w:b w:val="0"/>
                  <w:sz w:val="18"/>
                </w:rPr>
                <w:t>刚性</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918" w:author="xh" w:date="2026-10-19T10:31:45+08:00"/>
              </w:rPr>
            </w:pPr>
            <w:ins w:id="6919" w:author="xh" w:date="2026-10-19T10:31:45+08:00">
              <w:r>
                <w:rPr>
                  <w:rFonts w:ascii="Times New Roman" w:hAnsi="Times New Roman" w:eastAsia="宋体"/>
                  <w:b w:val="0"/>
                  <w:sz w:val="18"/>
                </w:rPr>
                <w:t>13399.40</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920" w:author="xh" w:date="2026-10-19T10:31:45+08:00"/>
              </w:rPr>
            </w:pPr>
            <w:ins w:id="6921" w:author="xh" w:date="2026-10-19T10:31:45+08:00">
              <w:r>
                <w:rPr>
                  <w:rFonts w:ascii="Times New Roman" w:hAnsi="Times New Roman" w:eastAsia="宋体"/>
                  <w:b w:val="0"/>
                  <w:sz w:val="18"/>
                </w:rPr>
                <w:t>5389.71</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922" w:author="xh" w:date="2026-10-19T10:31:45+08:00"/>
              </w:rPr>
            </w:pPr>
            <w:ins w:id="6923" w:author="xh" w:date="2026-10-19T10:31:45+08:00">
              <w:r>
                <w:rPr>
                  <w:rFonts w:ascii="Times New Roman" w:hAnsi="Times New Roman" w:eastAsia="宋体"/>
                  <w:b w:val="0"/>
                  <w:sz w:val="18"/>
                </w:rPr>
                <w:t>20847.73</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924" w:author="xh" w:date="2026-10-19T10:31:45+08:00"/>
              </w:rPr>
            </w:pPr>
            <w:ins w:id="6925" w:author="xh" w:date="2026-10-19T10:31:45+08:00">
              <w:r>
                <w:rPr>
                  <w:rFonts w:ascii="Times New Roman" w:hAnsi="Times New Roman" w:eastAsia="宋体"/>
                  <w:b w:val="0"/>
                  <w:sz w:val="18"/>
                </w:rPr>
                <w:t>39636.85</w:t>
              </w:r>
            </w:ins>
          </w:p>
        </w:tc>
      </w:tr>
      <w:tr>
        <w:trPr>
          <w:cantSplit/>
          <w:ins w:id="6877" w:author="xh" w:date="2026-10-19T10:31:45+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926" w:author="xh" w:date="2026-10-19T10:31:45+08:00"/>
              </w:rPr>
            </w:pPr>
            <w:ins w:id="6927" w:author="xh" w:date="2026-10-19T10:31:45+08:00">
              <w:r>
                <w:rPr>
                  <w:rFonts w:ascii="Times New Roman" w:hAnsi="Times New Roman" w:eastAsia="宋体"/>
                  <w:b w:val="0"/>
                  <w:sz w:val="18"/>
                </w:rPr>
                <w:t>市区</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928" w:author="xh" w:date="2026-10-19T10:31:45+08:00"/>
              </w:rPr>
            </w:pPr>
            <w:ins w:id="6929" w:author="xh" w:date="2026-10-19T10:31:45+08:00">
              <w:r>
                <w:rPr>
                  <w:rFonts w:ascii="Times New Roman" w:hAnsi="Times New Roman" w:eastAsia="宋体"/>
                  <w:b w:val="0"/>
                  <w:sz w:val="18"/>
                </w:rPr>
                <w:t>弹性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930" w:author="xh" w:date="2026-10-19T10:31:45+08:00"/>
              </w:rPr>
            </w:pPr>
            <w:ins w:id="6931" w:author="xh" w:date="2026-10-19T10:31:45+08:00">
              <w:r>
                <w:rPr>
                  <w:rFonts w:ascii="Times New Roman" w:hAnsi="Times New Roman" w:eastAsia="宋体"/>
                  <w:b w:val="0"/>
                  <w:sz w:val="18"/>
                </w:rPr>
                <w:t>22928.25</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932" w:author="xh" w:date="2026-10-19T10:31:45+08:00"/>
              </w:rPr>
            </w:pPr>
            <w:ins w:id="6933" w:author="xh" w:date="2026-10-19T10:31:45+08:00">
              <w:r>
                <w:rPr>
                  <w:rFonts w:ascii="Times New Roman" w:hAnsi="Times New Roman" w:eastAsia="宋体"/>
                  <w:b w:val="0"/>
                  <w:sz w:val="18"/>
                </w:rPr>
                <w:t>6000.60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934" w:author="xh" w:date="2026-10-19T10:31:45+08:00"/>
              </w:rPr>
            </w:pPr>
            <w:ins w:id="6935" w:author="xh" w:date="2026-10-19T10:31:45+08:00">
              <w:r>
                <w:rPr>
                  <w:rFonts w:ascii="Times New Roman" w:hAnsi="Times New Roman" w:eastAsia="宋体"/>
                  <w:b w:val="0"/>
                  <w:sz w:val="18"/>
                </w:rPr>
                <w:t>8657.65</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936" w:author="xh" w:date="2026-10-19T10:31:45+08:00"/>
              </w:rPr>
            </w:pPr>
            <w:ins w:id="6937" w:author="xh" w:date="2026-10-19T10:31:45+08:00">
              <w:r>
                <w:rPr>
                  <w:rFonts w:ascii="Times New Roman" w:hAnsi="Times New Roman" w:eastAsia="宋体"/>
                  <w:b w:val="0"/>
                  <w:sz w:val="18"/>
                </w:rPr>
                <w:t>37586.50</w:t>
              </w:r>
            </w:ins>
          </w:p>
        </w:tc>
      </w:tr>
    </w:tbl>
    <w:p w14:paraId="3393E67A">
      <w:pPr>
        <w:pStyle w:val="2"/>
        <w:widowControl/>
        <w:spacing w:before="0" w:after="0" w:line="348" w:lineRule="exact"/>
        <w:ind w:firstLine="480"/>
        <w:jc w:val="both"/>
      </w:pPr>
      <w:r>
        <w:rPr>
          <w:rFonts w:ascii="Times New Roman" w:hAnsi="Times New Roman" w:eastAsia="方正仿宋_GBK"/>
          <w:b w:val="0"/>
          <w:sz w:val="24"/>
        </w:rPr>
        <w:t xml:space="preserve">邳州弹性方案</w:t>
      </w:r>
      <w:ins w:id="6938" w:author="xh" w:date="2026-10-19T10:32:25+08:00">
        <w:r>
          <w:rPr>
            <w:rFonts w:ascii="Times New Roman" w:hAnsi="Times New Roman" w:eastAsia="方正仿宋_GBK"/>
            <w:b w:val="0"/>
            <w:sz w:val="24"/>
          </w:rPr>
          <w:t xml:space="preserve">相对刚性的费用变化为</w:t>
        </w:r>
      </w:ins>
      <w:r>
        <w:rPr>
          <w:rFonts w:ascii="Times New Roman" w:hAnsi="Times New Roman" w:eastAsia="方正仿宋_GBK"/>
          <w:b w:val="0"/>
          <w:sz w:val="24"/>
        </w:rPr>
        <w:t xml:space="preserve">主变</w:t>
      </w:r>
      <w:del w:id="6939" w:author="xh" w:date="2026-10-19T10:32:25+08:00">
        <w:r>
          <w:rPr>
            <w:rFonts w:ascii="Times New Roman" w:hAnsi="Times New Roman" w:eastAsia="方正仿宋_GBK"/>
            <w:b w:val="0"/>
            <w:sz w:val="24"/>
          </w:rPr>
          <w:delText xml:space="preserve">费用现值</w:delText>
        </w:r>
      </w:del>
      <w:r>
        <w:rPr>
          <w:rFonts w:ascii="Times New Roman" w:hAnsi="Times New Roman" w:eastAsia="方正仿宋_GBK"/>
          <w:b w:val="0"/>
          <w:sz w:val="24"/>
        </w:rPr>
        <w:t xml:space="preserve">增加</w:t>
      </w:r>
      <w:ins w:id="6940" w:author="xh" w:date="2026-10-19T10:32:25+08:00">
        <w:r>
          <w:rPr>
            <w:rFonts w:ascii="Times New Roman" w:hAnsi="Times New Roman" w:eastAsia="方正仿宋_GBK"/>
            <w:b w:val="0"/>
            <w:sz w:val="24"/>
          </w:rPr>
          <w:t xml:space="preserve">8</w:t>
        </w:r>
      </w:ins>
      <w:del w:id="6941" w:author="xh" w:date="2026-10-19T10:32:25+08:00">
        <w:r>
          <w:rPr>
            <w:rFonts w:ascii="Times New Roman" w:hAnsi="Times New Roman" w:eastAsia="方正仿宋_GBK"/>
            <w:b w:val="0"/>
            <w:sz w:val="24"/>
          </w:rPr>
          <w:delText xml:space="preserve">9</w:delText>
        </w:r>
      </w:del>
      <w:r>
        <w:rPr>
          <w:rFonts w:ascii="Times New Roman" w:hAnsi="Times New Roman" w:eastAsia="方正仿宋_GBK"/>
          <w:b w:val="0"/>
          <w:sz w:val="24"/>
        </w:rPr>
        <w:t xml:space="preserve">3</w:t>
      </w:r>
      <w:ins w:id="6942" w:author="xh" w:date="2026-10-19T10:32:25+08:00">
        <w:r>
          <w:rPr>
            <w:rFonts w:ascii="Times New Roman" w:hAnsi="Times New Roman" w:eastAsia="方正仿宋_GBK"/>
            <w:b w:val="0"/>
            <w:sz w:val="24"/>
          </w:rPr>
          <w:t xml:space="preserve">52</w:t>
        </w:r>
      </w:ins>
      <w:del w:id="6943" w:author="xh" w:date="2026-10-19T10:32:25+08:00">
        <w:r>
          <w:rPr>
            <w:rFonts w:ascii="Times New Roman" w:hAnsi="Times New Roman" w:eastAsia="方正仿宋_GBK"/>
            <w:b w:val="0"/>
            <w:sz w:val="24"/>
          </w:rPr>
          <w:delText xml:space="preserve">9</w:delText>
        </w:r>
      </w:del>
      <w:r>
        <w:rPr>
          <w:rFonts w:ascii="Times New Roman" w:hAnsi="Times New Roman" w:eastAsia="方正仿宋_GBK"/>
          <w:b w:val="0"/>
          <w:sz w:val="24"/>
        </w:rPr>
        <w:t xml:space="preserve">.0</w:t>
      </w:r>
      <w:del w:id="6944" w:author="xh" w:date="2026-10-19T10:32:25+08:00">
        <w:r>
          <w:rPr>
            <w:rFonts w:ascii="Times New Roman" w:hAnsi="Times New Roman" w:eastAsia="方正仿宋_GBK"/>
            <w:b w:val="0"/>
            <w:sz w:val="24"/>
          </w:rPr>
          <w:delText xml:space="preserve">8万元，储能和联络分别减少4907.</w:delText>
        </w:r>
      </w:del>
      <w:r>
        <w:rPr>
          <w:rFonts w:ascii="Times New Roman" w:hAnsi="Times New Roman" w:eastAsia="方正仿宋_GBK"/>
          <w:b w:val="0"/>
          <w:sz w:val="24"/>
        </w:rPr>
        <w:t xml:space="preserve">1</w:t>
      </w:r>
      <w:del w:id="6945" w:author="xh" w:date="2026-10-19T10:32:25+08:00">
        <w:r>
          <w:rPr>
            <w:rFonts w:ascii="Times New Roman" w:hAnsi="Times New Roman" w:eastAsia="方正仿宋_GBK"/>
            <w:b w:val="0"/>
            <w:sz w:val="24"/>
          </w:rPr>
          <w:delText xml:space="preserve">9</w:delText>
        </w:r>
      </w:del>
      <w:r>
        <w:rPr>
          <w:rFonts w:ascii="Times New Roman" w:hAnsi="Times New Roman" w:eastAsia="方正仿宋_GBK"/>
          <w:b w:val="0"/>
          <w:sz w:val="24"/>
        </w:rPr>
        <w:t xml:space="preserve">万元、</w:t>
      </w:r>
      <w:ins w:id="6946" w:author="xh" w:date="2026-10-19T10:32:25+08:00">
        <w:r>
          <w:rPr>
            <w:rFonts w:ascii="Times New Roman" w:hAnsi="Times New Roman" w:eastAsia="方正仿宋_GBK"/>
            <w:b w:val="0"/>
            <w:sz w:val="24"/>
          </w:rPr>
          <w:t xml:space="preserve">储能减少5616.7</w:t>
        </w:r>
      </w:ins>
      <w:r>
        <w:rPr>
          <w:rFonts w:ascii="Times New Roman" w:hAnsi="Times New Roman" w:eastAsia="方正仿宋_GBK"/>
          <w:b w:val="0"/>
          <w:sz w:val="24"/>
        </w:rPr>
        <w:t xml:space="preserve">4</w:t>
      </w:r>
      <w:ins w:id="6947" w:author="xh" w:date="2026-10-19T10:32:25+08:00">
        <w:r>
          <w:rPr>
            <w:rFonts w:ascii="Times New Roman" w:hAnsi="Times New Roman" w:eastAsia="方正仿宋_GBK"/>
            <w:b w:val="0"/>
            <w:sz w:val="24"/>
          </w:rPr>
          <w:t xml:space="preserve">万元、联络减少3</w:t>
        </w:r>
      </w:ins>
      <w:del w:id="6948" w:author="xh" w:date="2026-10-19T10:32:25+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w:t>
      </w:r>
      <w:ins w:id="6949" w:author="xh" w:date="2026-10-19T10:32:25+08:00">
        <w:r>
          <w:rPr>
            <w:rFonts w:ascii="Times New Roman" w:hAnsi="Times New Roman" w:eastAsia="方正仿宋_GBK"/>
            <w:b w:val="0"/>
            <w:sz w:val="24"/>
          </w:rPr>
          <w:t xml:space="preserve">83</w:t>
        </w:r>
      </w:ins>
      <w:r>
        <w:rPr>
          <w:rFonts w:ascii="Times New Roman" w:hAnsi="Times New Roman" w:eastAsia="方正仿宋_GBK"/>
          <w:b w:val="0"/>
          <w:sz w:val="24"/>
        </w:rPr>
        <w:t xml:space="preserve">.</w:t>
      </w:r>
      <w:ins w:id="6950" w:author="xh" w:date="2026-10-19T10:32:25+08:00">
        <w:r>
          <w:rPr>
            <w:rFonts w:ascii="Times New Roman" w:hAnsi="Times New Roman" w:eastAsia="方正仿宋_GBK"/>
            <w:b w:val="0"/>
            <w:sz w:val="24"/>
          </w:rPr>
          <w:t xml:space="preserve">5</w:t>
        </w:r>
      </w:ins>
      <w:r>
        <w:rPr>
          <w:rFonts w:ascii="Times New Roman" w:hAnsi="Times New Roman" w:eastAsia="方正仿宋_GBK"/>
          <w:b w:val="0"/>
          <w:sz w:val="24"/>
        </w:rPr>
        <w:t xml:space="preserve">9</w:t>
      </w:r>
      <w:del w:id="6951" w:author="xh" w:date="2026-10-19T10:32:25+08:00">
        <w:r>
          <w:rPr>
            <w:rFonts w:ascii="Times New Roman" w:hAnsi="Times New Roman" w:eastAsia="方正仿宋_GBK"/>
            <w:b w:val="0"/>
            <w:sz w:val="24"/>
          </w:rPr>
          <w:delText xml:space="preserve">7</w:delText>
        </w:r>
      </w:del>
      <w:r>
        <w:rPr>
          <w:rFonts w:ascii="Times New Roman" w:hAnsi="Times New Roman" w:eastAsia="方正仿宋_GBK"/>
          <w:b w:val="0"/>
          <w:sz w:val="24"/>
        </w:rPr>
        <w:t xml:space="preserve">万元，合计减少</w:t>
      </w:r>
      <w:ins w:id="6952" w:author="xh" w:date="2026-10-19T10:32:25+08:00">
        <w:r>
          <w:rPr>
            <w:rFonts w:ascii="Times New Roman" w:hAnsi="Times New Roman" w:eastAsia="方正仿宋_GBK"/>
            <w:b w:val="0"/>
            <w:sz w:val="24"/>
          </w:rPr>
          <w:t xml:space="preserve">8</w:t>
        </w:r>
      </w:ins>
      <w:r>
        <w:rPr>
          <w:rFonts w:ascii="Times New Roman" w:hAnsi="Times New Roman" w:eastAsia="方正仿宋_GBK"/>
          <w:b w:val="0"/>
          <w:sz w:val="24"/>
        </w:rPr>
        <w:t xml:space="preserve">4</w:t>
      </w:r>
      <w:ins w:id="6953" w:author="xh" w:date="2026-10-19T10:32:25+08:00">
        <w:r>
          <w:rPr>
            <w:rFonts w:ascii="Times New Roman" w:hAnsi="Times New Roman" w:eastAsia="方正仿宋_GBK"/>
            <w:b w:val="0"/>
            <w:sz w:val="24"/>
          </w:rPr>
          <w:t xml:space="preserve">8.</w:t>
        </w:r>
      </w:ins>
      <w:r>
        <w:rPr>
          <w:rFonts w:ascii="Times New Roman" w:hAnsi="Times New Roman" w:eastAsia="方正仿宋_GBK"/>
          <w:b w:val="0"/>
          <w:sz w:val="24"/>
        </w:rPr>
        <w:t xml:space="preserve">3</w:t>
      </w:r>
      <w:ins w:id="6954" w:author="xh" w:date="2026-10-19T10:32:25+08:00">
        <w:r>
          <w:rPr>
            <w:rFonts w:ascii="Times New Roman" w:hAnsi="Times New Roman" w:eastAsia="方正仿宋_GBK"/>
            <w:b w:val="0"/>
            <w:sz w:val="24"/>
          </w:rPr>
          <w:t xml:space="preserve">2</w:t>
        </w:r>
      </w:ins>
      <w:del w:id="6955" w:author="xh" w:date="2026-10-19T10:32:25+08:00">
        <w:r>
          <w:rPr>
            <w:rFonts w:ascii="Times New Roman" w:hAnsi="Times New Roman" w:eastAsia="方正仿宋_GBK"/>
            <w:b w:val="0"/>
            <w:sz w:val="24"/>
          </w:rPr>
          <w:delText xml:space="preserve">94.07</w:delText>
        </w:r>
      </w:del>
      <w:r>
        <w:rPr>
          <w:rFonts w:ascii="Times New Roman" w:hAnsi="Times New Roman" w:eastAsia="方正仿宋_GBK"/>
          <w:b w:val="0"/>
          <w:sz w:val="24"/>
        </w:rPr>
        <w:t xml:space="preserve">万元。</w:t>
      </w:r>
      <w:del w:id="6956" w:author="xh" w:date="2026-10-19T10:32:25+08:00">
        <w:r>
          <w:rPr>
            <w:rFonts w:ascii="Times New Roman" w:hAnsi="Times New Roman" w:eastAsia="方正仿宋_GBK"/>
            <w:b w:val="0"/>
            <w:sz w:val="24"/>
          </w:rPr>
          <w:delText xml:space="preserve">首年较充分的主变补强降低了后续配储需求，储能费用减少是该地区</w:delText>
        </w:r>
      </w:del>
      <w:r>
        <w:rPr>
          <w:rFonts w:ascii="Times New Roman" w:hAnsi="Times New Roman" w:eastAsia="方正仿宋_GBK"/>
          <w:b w:val="0"/>
          <w:sz w:val="24"/>
        </w:rPr>
        <w:t xml:space="preserve">费用差</w:t>
      </w:r>
      <w:ins w:id="6957" w:author="xh" w:date="2026-10-19T10:32:25+08:00">
        <w:r>
          <w:rPr>
            <w:rFonts w:ascii="Times New Roman" w:hAnsi="Times New Roman" w:eastAsia="方正仿宋_GBK"/>
            <w:b w:val="0"/>
            <w:sz w:val="24"/>
          </w:rPr>
          <w:t xml:space="preserve">由各</w:t>
        </w:r>
      </w:ins>
      <w:del w:id="6958" w:author="xh" w:date="2026-10-19T10:32:25+08:00">
        <w:r>
          <w:rPr>
            <w:rFonts w:ascii="Times New Roman" w:hAnsi="Times New Roman" w:eastAsia="方正仿宋_GBK"/>
            <w:b w:val="0"/>
            <w:sz w:val="24"/>
          </w:rPr>
          <w:delText xml:space="preserve">的主要来源。2024</w:delText>
        </w:r>
      </w:del>
      <w:r>
        <w:rPr>
          <w:rFonts w:ascii="Times New Roman" w:hAnsi="Times New Roman" w:eastAsia="方正仿宋_GBK"/>
          <w:b w:val="0"/>
          <w:sz w:val="24"/>
        </w:rPr>
        <w:t xml:space="preserve">年</w:t>
      </w:r>
      <w:ins w:id="6959" w:author="xh" w:date="2026-10-19T10:32:25+08:00">
        <w:r>
          <w:rPr>
            <w:rFonts w:ascii="Times New Roman" w:hAnsi="Times New Roman" w:eastAsia="方正仿宋_GBK"/>
            <w:b w:val="0"/>
            <w:sz w:val="24"/>
          </w:rPr>
          <w:t xml:space="preserve">度实际采购及投运批次</w:t>
        </w:r>
      </w:ins>
      <w:del w:id="6960" w:author="xh" w:date="2026-10-19T10:32:25+08:00">
        <w:r>
          <w:rPr>
            <w:rFonts w:ascii="Times New Roman" w:hAnsi="Times New Roman" w:eastAsia="方正仿宋_GBK"/>
            <w:b w:val="0"/>
            <w:sz w:val="24"/>
          </w:rPr>
          <w:delText xml:space="preserve">弹性方案进一步补强八义集，主变总容量较刚性多11.50 MVA，站内容量分配与配套措施的时序共同</w:delText>
        </w:r>
      </w:del>
      <w:r>
        <w:rPr>
          <w:rFonts w:ascii="Times New Roman" w:hAnsi="Times New Roman" w:eastAsia="方正仿宋_GBK"/>
          <w:b w:val="0"/>
          <w:sz w:val="24"/>
        </w:rPr>
        <w:t xml:space="preserve">形成</w:t>
      </w:r>
      <w:ins w:id="6961" w:author="xh" w:date="2026-10-19T10:32:25+08:00">
        <w:r>
          <w:rPr>
            <w:rFonts w:ascii="Times New Roman" w:hAnsi="Times New Roman" w:eastAsia="方正仿宋_GBK"/>
            <w:b w:val="0"/>
            <w:sz w:val="24"/>
          </w:rPr>
          <w:t xml:space="preserve">，具体替代关系结合逐站设备与通道配置分析</w:t>
        </w:r>
      </w:ins>
      <w:del w:id="6962" w:author="xh" w:date="2026-10-19T10:32:25+08:00">
        <w:r>
          <w:rPr>
            <w:rFonts w:ascii="Times New Roman" w:hAnsi="Times New Roman" w:eastAsia="方正仿宋_GBK"/>
            <w:b w:val="0"/>
            <w:sz w:val="24"/>
          </w:rPr>
          <w:delText xml:space="preserve">费用差</w:delText>
        </w:r>
      </w:del>
      <w:r>
        <w:rPr>
          <w:rFonts w:ascii="Times New Roman" w:hAnsi="Times New Roman" w:eastAsia="方正仿宋_GBK"/>
          <w:b w:val="0"/>
          <w:sz w:val="24"/>
        </w:rPr>
        <w:t xml:space="preserve">。</w:t>
      </w:r>
    </w:p>
    <w:p w14:paraId="77DEC3C2">
      <w:pPr>
        <w:pStyle w:val="2"/>
        <w:widowControl/>
        <w:spacing w:before="0" w:after="0" w:line="348" w:lineRule="exact"/>
        <w:ind w:firstLine="480"/>
        <w:jc w:val="both"/>
      </w:pPr>
      <w:r>
        <w:rPr>
          <w:rFonts w:ascii="Times New Roman" w:hAnsi="Times New Roman" w:eastAsia="方正仿宋_GBK"/>
          <w:b w:val="0"/>
          <w:sz w:val="24"/>
        </w:rPr>
        <w:t xml:space="preserve">市区弹性方案</w:t>
      </w:r>
      <w:ins w:id="6963" w:author="xh" w:date="2026-10-19T10:33:04+08:00">
        <w:r>
          <w:rPr>
            <w:rFonts w:ascii="Times New Roman" w:hAnsi="Times New Roman" w:eastAsia="方正仿宋_GBK"/>
            <w:b w:val="0"/>
            <w:sz w:val="24"/>
          </w:rPr>
          <w:t xml:space="preserve">相对刚性的费用变化为主变增加9528</w:t>
        </w:r>
      </w:ins>
      <w:del w:id="6964" w:author="xh" w:date="2026-10-19T10:33:04+08:00">
        <w:r>
          <w:rPr>
            <w:rFonts w:ascii="Times New Roman" w:hAnsi="Times New Roman" w:eastAsia="方正仿宋_GBK"/>
            <w:b w:val="0"/>
            <w:sz w:val="24"/>
          </w:rPr>
          <w:delText xml:space="preserve">以1446</w:delText>
        </w:r>
      </w:del>
      <w:r>
        <w:rPr>
          <w:rFonts w:ascii="Times New Roman" w:hAnsi="Times New Roman" w:eastAsia="方正仿宋_GBK"/>
          <w:b w:val="0"/>
          <w:sz w:val="24"/>
        </w:rPr>
        <w:t xml:space="preserve">.</w:t>
      </w:r>
      <w:ins w:id="6965" w:author="xh" w:date="2026-10-19T10:33:04+08:00">
        <w:r>
          <w:rPr>
            <w:rFonts w:ascii="Times New Roman" w:hAnsi="Times New Roman" w:eastAsia="方正仿宋_GBK"/>
            <w:b w:val="0"/>
            <w:sz w:val="24"/>
          </w:rPr>
          <w:t xml:space="preserve">85</w:t>
        </w:r>
      </w:ins>
      <w:del w:id="6966" w:author="xh" w:date="2026-10-19T10:33:04+08:00">
        <w:r>
          <w:rPr>
            <w:rFonts w:ascii="Times New Roman" w:hAnsi="Times New Roman" w:eastAsia="方正仿宋_GBK"/>
            <w:b w:val="0"/>
            <w:sz w:val="24"/>
          </w:rPr>
          <w:delText xml:space="preserve">64</w:delText>
        </w:r>
      </w:del>
      <w:r>
        <w:rPr>
          <w:rFonts w:ascii="Times New Roman" w:hAnsi="Times New Roman" w:eastAsia="方正仿宋_GBK"/>
          <w:b w:val="0"/>
          <w:sz w:val="24"/>
        </w:rPr>
        <w:t xml:space="preserve">万元</w:t>
      </w:r>
      <w:ins w:id="6967" w:author="xh" w:date="2026-10-19T10:33:04+08:00">
        <w:r>
          <w:rPr>
            <w:rFonts w:ascii="Times New Roman" w:hAnsi="Times New Roman" w:eastAsia="方正仿宋_GBK"/>
            <w:b w:val="0"/>
            <w:sz w:val="24"/>
          </w:rPr>
          <w:t xml:space="preserve">、储能增加610.8</w:t>
        </w:r>
      </w:ins>
      <w:del w:id="6968" w:author="xh" w:date="2026-10-19T10:33:04+08:00">
        <w:r>
          <w:rPr>
            <w:rFonts w:ascii="Times New Roman" w:hAnsi="Times New Roman" w:eastAsia="方正仿宋_GBK"/>
            <w:b w:val="0"/>
            <w:sz w:val="24"/>
          </w:rPr>
          <w:delText xml:space="preserve">主变费用现值替代刚性方案25</w:delText>
        </w:r>
      </w:del>
      <w:r>
        <w:rPr>
          <w:rFonts w:ascii="Times New Roman" w:hAnsi="Times New Roman" w:eastAsia="方正仿宋_GBK"/>
          <w:b w:val="0"/>
          <w:sz w:val="24"/>
        </w:rPr>
        <w:t xml:space="preserve">9</w:t>
      </w:r>
      <w:del w:id="6969" w:author="xh" w:date="2026-10-19T10:33:04+08:00">
        <w:r>
          <w:rPr>
            <w:rFonts w:ascii="Times New Roman" w:hAnsi="Times New Roman" w:eastAsia="方正仿宋_GBK"/>
            <w:b w:val="0"/>
            <w:sz w:val="24"/>
          </w:rPr>
          <w:delText xml:space="preserve">1.77</w:delText>
        </w:r>
      </w:del>
      <w:r>
        <w:rPr>
          <w:rFonts w:ascii="Times New Roman" w:hAnsi="Times New Roman" w:eastAsia="方正仿宋_GBK"/>
          <w:b w:val="0"/>
          <w:sz w:val="24"/>
        </w:rPr>
        <w:t xml:space="preserve">万元</w:t>
      </w:r>
      <w:ins w:id="6970" w:author="xh" w:date="2026-10-19T10:33:04+08:00">
        <w:r>
          <w:rPr>
            <w:rFonts w:ascii="Times New Roman" w:hAnsi="Times New Roman" w:eastAsia="方正仿宋_GBK"/>
            <w:b w:val="0"/>
            <w:sz w:val="24"/>
          </w:rPr>
          <w:t xml:space="preserve">、</w:t>
        </w:r>
      </w:ins>
      <w:r>
        <w:rPr>
          <w:rFonts w:ascii="Times New Roman" w:hAnsi="Times New Roman" w:eastAsia="方正仿宋_GBK"/>
          <w:b w:val="0"/>
          <w:sz w:val="24"/>
        </w:rPr>
        <w:t xml:space="preserve">联络</w:t>
      </w:r>
      <w:ins w:id="6971" w:author="xh" w:date="2026-10-19T10:33:04+08:00">
        <w:r>
          <w:rPr>
            <w:rFonts w:ascii="Times New Roman" w:hAnsi="Times New Roman" w:eastAsia="方正仿宋_GBK"/>
            <w:b w:val="0"/>
            <w:sz w:val="24"/>
          </w:rPr>
          <w:t xml:space="preserve">减少12190.08万元</w:t>
        </w:r>
      </w:ins>
      <w:del w:id="6972" w:author="xh" w:date="2026-10-19T10:33:04+08:00">
        <w:r>
          <w:rPr>
            <w:rFonts w:ascii="Times New Roman" w:hAnsi="Times New Roman" w:eastAsia="方正仿宋_GBK"/>
            <w:b w:val="0"/>
            <w:sz w:val="24"/>
          </w:rPr>
          <w:delText xml:space="preserve">费用</w:delText>
        </w:r>
      </w:del>
      <w:r>
        <w:rPr>
          <w:rFonts w:ascii="Times New Roman" w:hAnsi="Times New Roman" w:eastAsia="方正仿宋_GBK"/>
          <w:b w:val="0"/>
          <w:sz w:val="24"/>
        </w:rPr>
        <w:t xml:space="preserve">，合计减少</w:t>
      </w:r>
      <w:ins w:id="6973" w:author="xh" w:date="2026-10-19T10:33:04+08:00">
        <w:r>
          <w:rPr>
            <w:rFonts w:ascii="Times New Roman" w:hAnsi="Times New Roman" w:eastAsia="方正仿宋_GBK"/>
            <w:b w:val="0"/>
            <w:sz w:val="24"/>
          </w:rPr>
          <w:t xml:space="preserve">20</w:t>
        </w:r>
      </w:ins>
      <w:del w:id="6974" w:author="xh" w:date="2026-10-19T10:33:04+08:00">
        <w:r>
          <w:rPr>
            <w:rFonts w:ascii="Times New Roman" w:hAnsi="Times New Roman" w:eastAsia="方正仿宋_GBK"/>
            <w:b w:val="0"/>
            <w:sz w:val="24"/>
          </w:rPr>
          <w:delText xml:space="preserve">114</w:delText>
        </w:r>
      </w:del>
      <w:r>
        <w:rPr>
          <w:rFonts w:ascii="Times New Roman" w:hAnsi="Times New Roman" w:eastAsia="方正仿宋_GBK"/>
          <w:b w:val="0"/>
          <w:sz w:val="24"/>
        </w:rPr>
        <w:t xml:space="preserve">5</w:t>
      </w:r>
      <w:ins w:id="6975" w:author="xh" w:date="2026-10-19T10:33:04+08:00">
        <w:r>
          <w:rPr>
            <w:rFonts w:ascii="Times New Roman" w:hAnsi="Times New Roman" w:eastAsia="方正仿宋_GBK"/>
            <w:b w:val="0"/>
            <w:sz w:val="24"/>
          </w:rPr>
          <w:t xml:space="preserve">0</w:t>
        </w:r>
      </w:ins>
      <w:r>
        <w:rPr>
          <w:rFonts w:ascii="Times New Roman" w:hAnsi="Times New Roman" w:eastAsia="方正仿宋_GBK"/>
          <w:b w:val="0"/>
          <w:sz w:val="24"/>
        </w:rPr>
        <w:t xml:space="preserve">.</w:t>
      </w:r>
      <w:del w:id="6976" w:author="xh" w:date="2026-10-19T10:33:04+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3</w:t>
      </w:r>
      <w:ins w:id="6977" w:author="xh" w:date="2026-10-19T10:33:04+08:00">
        <w:r>
          <w:rPr>
            <w:rFonts w:ascii="Times New Roman" w:hAnsi="Times New Roman" w:eastAsia="方正仿宋_GBK"/>
            <w:b w:val="0"/>
            <w:sz w:val="24"/>
          </w:rPr>
          <w:t xml:space="preserve">5</w:t>
        </w:r>
      </w:ins>
      <w:r>
        <w:rPr>
          <w:rFonts w:ascii="Times New Roman" w:hAnsi="Times New Roman" w:eastAsia="方正仿宋_GBK"/>
          <w:b w:val="0"/>
          <w:sz w:val="24"/>
        </w:rPr>
        <w:t xml:space="preserve">万元。</w:t>
      </w:r>
      <w:del w:id="6978" w:author="xh" w:date="2026-10-19T10:33:04+08:00">
        <w:r>
          <w:rPr>
            <w:rFonts w:ascii="Times New Roman" w:hAnsi="Times New Roman" w:eastAsia="方正仿宋_GBK"/>
            <w:b w:val="0"/>
            <w:sz w:val="24"/>
          </w:rPr>
          <w:delText xml:space="preserve">既有转供在两类方案中均提供支援，</w:delText>
        </w:r>
      </w:del>
      <w:r>
        <w:rPr>
          <w:rFonts w:ascii="Times New Roman" w:hAnsi="Times New Roman" w:eastAsia="方正仿宋_GBK"/>
          <w:b w:val="0"/>
          <w:sz w:val="24"/>
        </w:rPr>
        <w:t xml:space="preserve">费用</w:t>
      </w:r>
      <w:ins w:id="6979" w:author="xh" w:date="2026-10-19T10:33:04+08:00">
        <w:r>
          <w:rPr>
            <w:rFonts w:ascii="Times New Roman" w:hAnsi="Times New Roman" w:eastAsia="方正仿宋_GBK"/>
            <w:b w:val="0"/>
            <w:sz w:val="24"/>
          </w:rPr>
          <w:t xml:space="preserve">差</w:t>
        </w:r>
      </w:ins>
      <w:del w:id="6980" w:author="xh" w:date="2026-10-19T10:33:04+08:00">
        <w:r>
          <w:rPr>
            <w:rFonts w:ascii="Times New Roman" w:hAnsi="Times New Roman" w:eastAsia="方正仿宋_GBK"/>
            <w:b w:val="0"/>
            <w:sz w:val="24"/>
          </w:rPr>
          <w:delText xml:space="preserve">优势来自新增补强方式的不同。两地区合计降幅</w:delText>
        </w:r>
      </w:del>
      <w:r>
        <w:rPr>
          <w:rFonts w:ascii="Times New Roman" w:hAnsi="Times New Roman" w:eastAsia="方正仿宋_GBK"/>
          <w:b w:val="0"/>
          <w:sz w:val="24"/>
        </w:rPr>
        <w:t xml:space="preserve">由</w:t>
      </w:r>
      <w:ins w:id="6981" w:author="xh" w:date="2026-10-19T10:33:04+08:00">
        <w:r>
          <w:rPr>
            <w:rFonts w:ascii="Times New Roman" w:hAnsi="Times New Roman" w:eastAsia="方正仿宋_GBK"/>
            <w:b w:val="0"/>
            <w:sz w:val="24"/>
          </w:rPr>
          <w:t xml:space="preserve">各年度实际采购及投运批次</w:t>
        </w:r>
      </w:ins>
      <w:del w:id="6982" w:author="xh" w:date="2026-10-19T10:33:04+08:00">
        <w:r>
          <w:rPr>
            <w:rFonts w:ascii="Times New Roman" w:hAnsi="Times New Roman" w:eastAsia="方正仿宋_GBK"/>
            <w:b w:val="0"/>
            <w:sz w:val="24"/>
          </w:rPr>
          <w:delText xml:space="preserve">上述分项变化</w:delText>
        </w:r>
      </w:del>
      <w:r>
        <w:rPr>
          <w:rFonts w:ascii="Times New Roman" w:hAnsi="Times New Roman" w:eastAsia="方正仿宋_GBK"/>
          <w:b w:val="0"/>
          <w:sz w:val="24"/>
        </w:rPr>
        <w:t xml:space="preserve">形成，</w:t>
      </w:r>
      <w:ins w:id="6983" w:author="xh" w:date="2026-10-19T10:33:04+08:00">
        <w:r>
          <w:rPr>
            <w:rFonts w:ascii="Times New Roman" w:hAnsi="Times New Roman" w:eastAsia="方正仿宋_GBK"/>
            <w:b w:val="0"/>
            <w:sz w:val="24"/>
          </w:rPr>
          <w:t xml:space="preserve">具体替代关系结合逐站</w:t>
        </w:r>
      </w:ins>
      <w:del w:id="6984" w:author="xh" w:date="2026-10-19T10:33:04+08:00">
        <w:r>
          <w:rPr>
            <w:rFonts w:ascii="Times New Roman" w:hAnsi="Times New Roman" w:eastAsia="方正仿宋_GBK"/>
            <w:b w:val="0"/>
            <w:sz w:val="24"/>
          </w:rPr>
          <w:delText xml:space="preserve">区域容量变化与费用变化分别按</w:delText>
        </w:r>
      </w:del>
      <w:r>
        <w:rPr>
          <w:rFonts w:ascii="Times New Roman" w:hAnsi="Times New Roman" w:eastAsia="方正仿宋_GBK"/>
          <w:b w:val="0"/>
          <w:sz w:val="24"/>
        </w:rPr>
        <w:t xml:space="preserve">设备</w:t>
      </w:r>
      <w:ins w:id="6985" w:author="xh" w:date="2026-10-19T10:33:04+08:00">
        <w:r>
          <w:rPr>
            <w:rFonts w:ascii="Times New Roman" w:hAnsi="Times New Roman" w:eastAsia="方正仿宋_GBK"/>
            <w:b w:val="0"/>
            <w:sz w:val="24"/>
          </w:rPr>
          <w:t xml:space="preserve">与通道配置分析</w:t>
        </w:r>
      </w:ins>
      <w:del w:id="6986" w:author="xh" w:date="2026-10-19T10:33:04+08:00">
        <w:r>
          <w:rPr>
            <w:rFonts w:ascii="Times New Roman" w:hAnsi="Times New Roman" w:eastAsia="方正仿宋_GBK"/>
            <w:b w:val="0"/>
            <w:sz w:val="24"/>
          </w:rPr>
          <w:delText xml:space="preserve">及工程项目解释</w:delText>
        </w:r>
      </w:del>
      <w:r>
        <w:rPr>
          <w:rFonts w:ascii="Times New Roman" w:hAnsi="Times New Roman" w:eastAsia="方正仿宋_GBK"/>
          <w:b w:val="0"/>
          <w:sz w:val="24"/>
        </w:rPr>
        <w:t xml:space="preserve">。</w:t>
      </w:r>
    </w:p>
    <w:p w14:paraId="4AD6A214">
      <w:pPr>
        <w:pStyle w:val="2"/>
        <w:widowControl/>
        <w:spacing w:before="0" w:after="0" w:line="348" w:lineRule="exact"/>
        <w:ind w:firstLine="480"/>
        <w:jc w:val="both"/>
      </w:pPr>
      <w:r>
        <w:rPr>
          <w:rFonts w:ascii="Times New Roman" w:hAnsi="Times New Roman" w:eastAsia="方正仿宋_GBK"/>
          <w:b w:val="0"/>
          <w:sz w:val="24"/>
        </w:rPr>
        <w:t xml:space="preserve">费用差图按“刚性费用减弹性费用”绘制，正值表示弹性方案该项支出较少，负值表示</w:t>
      </w:r>
      <w:del w:id="6987" w:author="xh" w:date="2026-10-19T10:33:44+08:00">
        <w:r>
          <w:rPr>
            <w:rFonts w:ascii="Times New Roman" w:hAnsi="Times New Roman" w:eastAsia="方正仿宋_GBK"/>
            <w:b w:val="0"/>
            <w:sz w:val="24"/>
          </w:rPr>
          <w:delText xml:space="preserve">该项支出</w:delText>
        </w:r>
      </w:del>
      <w:r>
        <w:rPr>
          <w:rFonts w:ascii="Times New Roman" w:hAnsi="Times New Roman" w:eastAsia="方正仿宋_GBK"/>
          <w:b w:val="0"/>
          <w:sz w:val="24"/>
        </w:rPr>
        <w:t xml:space="preserve">较多。</w:t>
      </w:r>
      <w:ins w:id="6988" w:author="xh" w:date="2026-10-19T10:33:44+08:00">
        <w:r>
          <w:rPr>
            <w:rFonts w:ascii="Times New Roman" w:hAnsi="Times New Roman" w:eastAsia="方正仿宋_GBK"/>
            <w:b w:val="0"/>
            <w:sz w:val="24"/>
          </w:rPr>
          <w:t xml:space="preserve">两地区</w:t>
        </w:r>
      </w:ins>
      <w:del w:id="6989" w:author="xh" w:date="2026-10-19T10:33:44+08:00">
        <w:r>
          <w:rPr>
            <w:rFonts w:ascii="Times New Roman" w:hAnsi="Times New Roman" w:eastAsia="方正仿宋_GBK"/>
            <w:b w:val="0"/>
            <w:sz w:val="24"/>
          </w:rPr>
          <w:delText xml:space="preserve">邳州</w:delText>
        </w:r>
      </w:del>
      <w:r>
        <w:rPr>
          <w:rFonts w:ascii="Times New Roman" w:hAnsi="Times New Roman" w:eastAsia="方正仿宋_GBK"/>
          <w:b w:val="0"/>
          <w:sz w:val="24"/>
        </w:rPr>
        <w:t xml:space="preserve">弹性方案</w:t>
      </w:r>
      <w:ins w:id="6990" w:author="xh" w:date="2026-10-19T10:33:44+08:00">
        <w:r>
          <w:rPr>
            <w:rFonts w:ascii="Times New Roman" w:hAnsi="Times New Roman" w:eastAsia="方正仿宋_GBK"/>
            <w:b w:val="0"/>
            <w:sz w:val="24"/>
          </w:rPr>
          <w:t xml:space="preserve">的</w:t>
        </w:r>
      </w:ins>
      <w:del w:id="6991" w:author="xh" w:date="2026-10-19T10:33:44+08:00">
        <w:r>
          <w:rPr>
            <w:rFonts w:ascii="Times New Roman" w:hAnsi="Times New Roman" w:eastAsia="方正仿宋_GBK"/>
            <w:b w:val="0"/>
            <w:sz w:val="24"/>
          </w:rPr>
          <w:delText xml:space="preserve">增加</w:delText>
        </w:r>
      </w:del>
      <w:r>
        <w:rPr>
          <w:rFonts w:ascii="Times New Roman" w:hAnsi="Times New Roman" w:eastAsia="方正仿宋_GBK"/>
          <w:b w:val="0"/>
          <w:sz w:val="24"/>
        </w:rPr>
        <w:t xml:space="preserve">主变费用</w:t>
      </w:r>
      <w:ins w:id="6992" w:author="xh" w:date="2026-10-19T10:33:44+08:00">
        <w:r>
          <w:rPr>
            <w:rFonts w:ascii="Times New Roman" w:hAnsi="Times New Roman" w:eastAsia="方正仿宋_GBK"/>
            <w:b w:val="0"/>
            <w:sz w:val="24"/>
          </w:rPr>
          <w:t xml:space="preserve">均增加</w:t>
        </w:r>
      </w:ins>
      <w:r>
        <w:rPr>
          <w:rFonts w:ascii="Times New Roman" w:hAnsi="Times New Roman" w:eastAsia="方正仿宋_GBK"/>
          <w:b w:val="0"/>
          <w:sz w:val="24"/>
        </w:rPr>
        <w:t xml:space="preserve">，</w:t>
      </w:r>
      <w:del w:id="6993" w:author="xh" w:date="2026-10-19T10:33:44+08:00">
        <w:r>
          <w:rPr>
            <w:rFonts w:ascii="Times New Roman" w:hAnsi="Times New Roman" w:eastAsia="方正仿宋_GBK"/>
            <w:b w:val="0"/>
            <w:sz w:val="24"/>
          </w:rPr>
          <w:delText xml:space="preserve">同时减少储能和</w:delText>
        </w:r>
      </w:del>
      <w:r>
        <w:rPr>
          <w:rFonts w:ascii="Times New Roman" w:hAnsi="Times New Roman" w:eastAsia="方正仿宋_GBK"/>
          <w:b w:val="0"/>
          <w:sz w:val="24"/>
        </w:rPr>
        <w:t xml:space="preserve">联络费用</w:t>
      </w:r>
      <w:ins w:id="6994" w:author="xh" w:date="2026-10-19T10:33:44+08:00">
        <w:r>
          <w:rPr>
            <w:rFonts w:ascii="Times New Roman" w:hAnsi="Times New Roman" w:eastAsia="方正仿宋_GBK"/>
            <w:b w:val="0"/>
            <w:sz w:val="24"/>
          </w:rPr>
          <w:t xml:space="preserve">均减少</w:t>
        </w:r>
      </w:ins>
      <w:r>
        <w:rPr>
          <w:rFonts w:ascii="Times New Roman" w:hAnsi="Times New Roman" w:eastAsia="方正仿宋_GBK"/>
          <w:b w:val="0"/>
          <w:sz w:val="24"/>
        </w:rPr>
        <w:t xml:space="preserve">，储能</w:t>
      </w:r>
      <w:del w:id="6995" w:author="xh" w:date="2026-10-19T10:33:44+08:00">
        <w:r>
          <w:rPr>
            <w:rFonts w:ascii="Times New Roman" w:hAnsi="Times New Roman" w:eastAsia="方正仿宋_GBK"/>
            <w:b w:val="0"/>
            <w:sz w:val="24"/>
          </w:rPr>
          <w:delText xml:space="preserve">节省构成该地区合计</w:delText>
        </w:r>
      </w:del>
      <w:r>
        <w:rPr>
          <w:rFonts w:ascii="Times New Roman" w:hAnsi="Times New Roman" w:eastAsia="方正仿宋_GBK"/>
          <w:b w:val="0"/>
          <w:sz w:val="24"/>
        </w:rPr>
        <w:t xml:space="preserve">费用</w:t>
      </w:r>
      <w:ins w:id="6996" w:author="xh" w:date="2026-10-19T10:33:44+08:00">
        <w:r>
          <w:rPr>
            <w:rFonts w:ascii="Times New Roman" w:hAnsi="Times New Roman" w:eastAsia="方正仿宋_GBK"/>
            <w:b w:val="0"/>
            <w:sz w:val="24"/>
          </w:rPr>
          <w:t xml:space="preserve">差异则</w:t>
        </w:r>
      </w:ins>
      <w:del w:id="6997" w:author="xh" w:date="2026-10-19T10:33:44+08:00">
        <w:r>
          <w:rPr>
            <w:rFonts w:ascii="Times New Roman" w:hAnsi="Times New Roman" w:eastAsia="方正仿宋_GBK"/>
            <w:b w:val="0"/>
            <w:sz w:val="24"/>
          </w:rPr>
          <w:delText xml:space="preserve">下降的主要部分；市区新增主变费用</w:delText>
        </w:r>
      </w:del>
      <w:r>
        <w:rPr>
          <w:rFonts w:ascii="Times New Roman" w:hAnsi="Times New Roman" w:eastAsia="方正仿宋_GBK"/>
          <w:b w:val="0"/>
          <w:sz w:val="24"/>
        </w:rPr>
        <w:t xml:space="preserve">由</w:t>
      </w:r>
      <w:ins w:id="6998" w:author="xh" w:date="2026-10-19T10:33:44+08:00">
        <w:r>
          <w:rPr>
            <w:rFonts w:ascii="Times New Roman" w:hAnsi="Times New Roman" w:eastAsia="方正仿宋_GBK"/>
            <w:b w:val="0"/>
            <w:sz w:val="24"/>
          </w:rPr>
          <w:t xml:space="preserve">年度配储时点和数量共同决定</w:t>
        </w:r>
      </w:ins>
      <w:del w:id="6999" w:author="xh" w:date="2026-10-19T10:33:44+08:00">
        <w:r>
          <w:rPr>
            <w:rFonts w:ascii="Times New Roman" w:hAnsi="Times New Roman" w:eastAsia="方正仿宋_GBK"/>
            <w:b w:val="0"/>
            <w:sz w:val="24"/>
          </w:rPr>
          <w:delText xml:space="preserve">减少新增联络费用抵消</w:delText>
        </w:r>
      </w:del>
      <w:r>
        <w:rPr>
          <w:rFonts w:ascii="Times New Roman" w:hAnsi="Times New Roman" w:eastAsia="方正仿宋_GBK"/>
          <w:b w:val="0"/>
          <w:sz w:val="24"/>
        </w:rPr>
        <w:t xml:space="preserve">。</w:t>
      </w:r>
      <w:del w:id="7000" w:author="xh" w:date="2026-10-19T10:33:44+08:00">
        <w:r>
          <w:rPr>
            <w:rFonts w:ascii="Times New Roman" w:hAnsi="Times New Roman" w:eastAsia="方正仿宋_GBK"/>
            <w:b w:val="0"/>
            <w:sz w:val="24"/>
          </w:rPr>
          <w:delText xml:space="preserve">把</w:delText>
        </w:r>
      </w:del>
      <w:r>
        <w:rPr>
          <w:rFonts w:ascii="Times New Roman" w:hAnsi="Times New Roman" w:eastAsia="方正仿宋_GBK"/>
          <w:b w:val="0"/>
          <w:sz w:val="24"/>
        </w:rPr>
        <w:t xml:space="preserve">各措施费用逐项相加</w:t>
      </w:r>
      <w:ins w:id="7001" w:author="xh" w:date="2026-10-19T10:33:44+08:00">
        <w:r>
          <w:rPr>
            <w:rFonts w:ascii="Times New Roman" w:hAnsi="Times New Roman" w:eastAsia="方正仿宋_GBK"/>
            <w:b w:val="0"/>
            <w:sz w:val="24"/>
          </w:rPr>
          <w:t xml:space="preserve">后形成合计差</w:t>
        </w:r>
      </w:ins>
      <w:r>
        <w:rPr>
          <w:rFonts w:ascii="Times New Roman" w:hAnsi="Times New Roman" w:eastAsia="方正仿宋_GBK"/>
          <w:b w:val="0"/>
          <w:sz w:val="24"/>
        </w:rPr>
        <w:t xml:space="preserve">，</w:t>
      </w:r>
      <w:ins w:id="7002" w:author="xh" w:date="2026-10-19T10:33:44+08:00">
        <w:r>
          <w:rPr>
            <w:rFonts w:ascii="Times New Roman" w:hAnsi="Times New Roman" w:eastAsia="方正仿宋_GBK"/>
            <w:b w:val="0"/>
            <w:sz w:val="24"/>
          </w:rPr>
          <w:t xml:space="preserve">配套</w:t>
        </w:r>
      </w:ins>
      <w:del w:id="7003" w:author="xh" w:date="2026-10-19T10:33:44+08:00">
        <w:r>
          <w:rPr>
            <w:rFonts w:ascii="Times New Roman" w:hAnsi="Times New Roman" w:eastAsia="方正仿宋_GBK"/>
            <w:b w:val="0"/>
            <w:sz w:val="24"/>
          </w:rPr>
          <w:delText xml:space="preserve">才能将总体经济结果落实到所采用的</w:delText>
        </w:r>
      </w:del>
      <w:r>
        <w:rPr>
          <w:rFonts w:ascii="Times New Roman" w:hAnsi="Times New Roman" w:eastAsia="方正仿宋_GBK"/>
          <w:b w:val="0"/>
          <w:sz w:val="24"/>
        </w:rPr>
        <w:t xml:space="preserve">工程</w:t>
      </w:r>
      <w:ins w:id="7004" w:author="xh" w:date="2026-10-19T10:33:44+08:00">
        <w:r>
          <w:rPr>
            <w:rFonts w:ascii="Times New Roman" w:hAnsi="Times New Roman" w:eastAsia="方正仿宋_GBK"/>
            <w:b w:val="0"/>
            <w:sz w:val="24"/>
          </w:rPr>
          <w:t xml:space="preserve">减少与费用下</w:t>
        </w:r>
      </w:ins>
      <w:del w:id="7005" w:author="xh" w:date="2026-10-19T10:33:44+08:00">
        <w:r>
          <w:rPr>
            <w:rFonts w:ascii="Times New Roman" w:hAnsi="Times New Roman" w:eastAsia="方正仿宋_GBK"/>
            <w:b w:val="0"/>
            <w:sz w:val="24"/>
          </w:rPr>
          <w:delText xml:space="preserve">组合。两地区合计</w:delText>
        </w:r>
      </w:del>
      <w:r>
        <w:rPr>
          <w:rFonts w:ascii="Times New Roman" w:hAnsi="Times New Roman" w:eastAsia="方正仿宋_GBK"/>
          <w:b w:val="0"/>
          <w:sz w:val="24"/>
        </w:rPr>
        <w:t xml:space="preserve">降</w:t>
      </w:r>
      <w:ins w:id="7006" w:author="xh" w:date="2026-10-19T10:33:44+08:00">
        <w:r>
          <w:rPr>
            <w:rFonts w:ascii="Times New Roman" w:hAnsi="Times New Roman" w:eastAsia="方正仿宋_GBK"/>
            <w:b w:val="0"/>
            <w:sz w:val="24"/>
          </w:rPr>
          <w:t xml:space="preserve">分别由</w:t>
        </w:r>
      </w:ins>
      <w:del w:id="7007" w:author="xh" w:date="2026-10-19T10:33:44+08:00">
        <w:r>
          <w:rPr>
            <w:rFonts w:ascii="Times New Roman" w:hAnsi="Times New Roman" w:eastAsia="方正仿宋_GBK"/>
            <w:b w:val="0"/>
            <w:sz w:val="24"/>
          </w:rPr>
          <w:delText xml:space="preserve">幅采用</w:delText>
        </w:r>
      </w:del>
      <w:r>
        <w:rPr>
          <w:rFonts w:ascii="Times New Roman" w:hAnsi="Times New Roman" w:eastAsia="方正仿宋_GBK"/>
          <w:b w:val="0"/>
          <w:sz w:val="24"/>
        </w:rPr>
        <w:t xml:space="preserve">具体</w:t>
      </w:r>
      <w:ins w:id="7008" w:author="xh" w:date="2026-10-19T10:33:44+08:00">
        <w:r>
          <w:rPr>
            <w:rFonts w:ascii="Times New Roman" w:hAnsi="Times New Roman" w:eastAsia="方正仿宋_GBK"/>
            <w:b w:val="0"/>
            <w:sz w:val="24"/>
          </w:rPr>
          <w:t xml:space="preserve">数值支持</w:t>
        </w:r>
      </w:ins>
      <w:del w:id="7009" w:author="xh" w:date="2026-10-19T10:33:44+08:00">
        <w:r>
          <w:rPr>
            <w:rFonts w:ascii="Times New Roman" w:hAnsi="Times New Roman" w:eastAsia="方正仿宋_GBK"/>
            <w:b w:val="0"/>
            <w:sz w:val="24"/>
          </w:rPr>
          <w:delText xml:space="preserve">可行方案的实际费用计算</w:delText>
        </w:r>
      </w:del>
      <w:r>
        <w:rPr>
          <w:rFonts w:ascii="Times New Roman" w:hAnsi="Times New Roman" w:eastAsia="方正仿宋_GBK"/>
          <w:b w:val="0"/>
          <w:sz w:val="24"/>
        </w:rPr>
        <w:t xml:space="preserve">。</w:t>
      </w:r>
    </w:p>
    <w:p w14:paraId="572E64E7">
      <w:pPr>
        <w:pStyle w:val="2"/>
        <w:keepNext/>
        <w:spacing w:before="120" w:after="0" w:line="240" w:lineRule="auto"/>
        <w:ind w:left="0" w:leftChars="0" w:right="0" w:rightChars="0" w:firstLine="0" w:firstLineChars="0"/>
        <w:jc w:val="center"/>
        <w:rPr>
          <w:del w:id="7010" w:author="xh" w:date="2026-10-19T10:34:23+08:00"/>
        </w:rPr>
      </w:pPr>
      <w:del w:id="7011" w:author="xh" w:date="2026-10-19T10:34:23+08:00">
        <w:r>
          <w:drawing>
            <wp:inline distT="0" distB="0" distL="114300" distR="114300">
              <wp:extent cx="5120640" cy="3614420"/>
              <wp:effectExtent l="0" t="0" r="0" b="0"/>
              <wp:docPr id="5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pic:cNvPicPr>
                        <a:picLocks noChangeAspect="1" noChangeArrowheads="1"/>
                      </pic:cNvPicPr>
                    </pic:nvPicPr>
                    <pic:blipFill>
                      <a:blip r:embed="rId41"/>
                      <a:stretch>
                        <a:fillRect/>
                      </a:stretch>
                    </pic:blipFill>
                    <pic:spPr>
                      <a:xfrm>
                        <a:off x="0" y="0"/>
                        <a:ext cx="5120640" cy="3614569"/>
                      </a:xfrm>
                      <a:prstGeom prst="rect">
                        <a:avLst/>
                      </a:prstGeom>
                      <a:noFill/>
                      <a:ln w="9525">
                        <a:noFill/>
                      </a:ln>
                    </pic:spPr>
                  </pic:pic>
                </a:graphicData>
              </a:graphic>
            </wp:inline>
          </w:drawing>
        </w:r>
      </w:del>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ins w:id="7012" w:author="xh" w:date="2026-10-19T10:35:02+08:00"/>
        </w:rPr>
      </w:pPr>
      <w:ins w:id="7013" w:author="xh" w:date="2026-10-19T10:35:02+08:00">
        <w:r>
          <w:drawing>
            <wp:inline>
              <wp:extent cx="5120640" cy="2560320"/>
              <wp:effectExtent b="0" l="0" r="0" t="0"/>
              <wp:docPr descr="" title="" id="91" name="Picture"/>
              <a:graphic>
                <a:graphicData uri="http://schemas.openxmlformats.org/drawingml/2006/picture">
                  <pic:pic>
                    <pic:nvPicPr>
                      <pic:cNvPr descr="研究报告/02图表/当前版/plan_cost_difference.png" id="0" name="Picture"/>
                      <pic:cNvPicPr>
                        <a:picLocks noChangeArrowheads="1" noChangeAspect="1"/>
                      </pic:cNvPicPr>
                    </pic:nvPicPr>
                    <pic:blipFill>
                      <a:blip r:embed="rIdReportRevision9"/>
                      <a:stretch>
                        <a:fillRect/>
                      </a:stretch>
                    </pic:blipFill>
                    <pic:spPr bwMode="auto">
                      <a:xfrm>
                        <a:off x="0" y="0"/>
                        <a:ext cx="5120640" cy="2560320"/>
                      </a:xfrm>
                      <a:prstGeom prst="rect">
                        <a:avLst/>
                      </a:prstGeom>
                      <a:noFill/>
                      <a:ln w="9525">
                        <a:noFill/>
                        <a:headEnd/>
                        <a:tailEnd/>
                      </a:ln>
                    </pic:spPr>
                  </pic:pic>
                </a:graphicData>
              </a:graphic>
            </wp:inline>
          </w:drawing>
        </w:r>
      </w:ins>
    </w:p>
    <w:p w14:paraId="626AB59B">
      <w:pPr>
        <w:pStyle w:val="2"/>
        <w:spacing w:before="60" w:after="120" w:line="280" w:lineRule="exact"/>
        <w:ind w:left="0" w:leftChars="0" w:right="0" w:rightChars="0" w:firstLine="0" w:firstLineChars="0" w:hanging="0" w:hangingChars="0" w:start="0" w:end="0" w:startChars="0" w:endChars="0"/>
        <w:jc w:val="center"/>
        <w:pPrChange w:id="28343" w:author="xh" w:date="2026-10-19T10:35:42+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图5-6 两地区刚性与弹性方案费用差的措施构成</w:t>
      </w:r>
    </w:p>
    <w:p w14:paraId="2571278A">
      <w:pPr>
        <w:pStyle w:val="2"/>
        <w:widowControl/>
        <w:spacing w:before="0" w:after="0" w:line="348" w:lineRule="exact"/>
        <w:ind w:firstLine="480"/>
        <w:jc w:val="both"/>
      </w:pPr>
      <w:r>
        <w:rPr>
          <w:rFonts w:ascii="Times New Roman" w:hAnsi="Times New Roman" w:eastAsia="方正仿宋_GBK"/>
          <w:b w:val="0"/>
          <w:sz w:val="24"/>
        </w:rPr>
        <w:t>容载比变化可按新增容量和负荷增长分解：</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44CAB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7014" w:author="xh" w:date="2026-10-19T10:36:21+08:00"/>
        </w:trPr>
        <w:tc>
          <w:tcPr>
            <w:tcW w:w="737" w:type="dxa"/>
            <w:tcMar>
              <w:top w:w="0" w:type="dxa"/>
              <w:left w:w="0" w:type="dxa"/>
              <w:bottom w:w="0" w:type="dxa"/>
              <w:right w:w="0" w:type="dxa"/>
            </w:tcMar>
            <w:vAlign w:val="center"/>
          </w:tcPr>
          <w:p w14:paraId="5BA7A68A">
            <w:pPr>
              <w:keepNext/>
              <w:spacing w:before="0" w:after="0"/>
              <w:ind w:left="0" w:leftChars="0" w:right="0" w:rightChars="0" w:firstLine="0" w:firstLineChars="0"/>
              <w:rPr>
                <w:del w:id="7015" w:author="xh" w:date="2026-10-19T10:36:21+08:00"/>
              </w:rPr>
            </w:pPr>
          </w:p>
        </w:tc>
        <w:tc>
          <w:tcPr>
            <w:tcW w:w="6838" w:type="dxa"/>
            <w:tcMar>
              <w:top w:w="0" w:type="dxa"/>
              <w:left w:w="0" w:type="dxa"/>
              <w:bottom w:w="0" w:type="dxa"/>
              <w:right w:w="0" w:type="dxa"/>
            </w:tcMar>
            <w:vAlign w:val="center"/>
          </w:tcPr>
          <w:p w14:paraId="567446A4">
            <w:pPr>
              <w:keepNext/>
              <w:spacing w:before="100" w:after="100" w:line="276" w:lineRule="auto"/>
              <w:ind w:left="0" w:leftChars="0" w:right="0" w:rightChars="0" w:firstLine="0" w:firstLineChars="0"/>
              <w:jc w:val="center"/>
              <w:rPr>
                <w:del w:id="7016" w:author="xh" w:date="2026-10-19T10:36:21+08:00"/>
              </w:rPr>
            </w:pPr>
            <w:del w:id="7017" w:author="xh" w:date="2026-10-19T10:36:21+08:00">
              <m:oMathPara>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r>
                    <m:rPr>
                      <m:nor/>
                      <m:sty m:val="p"/>
                    </m:rPr>
                    <w:rPr>
                      <w:rFonts w:ascii="Times New Roman" w:hAnsi="Times New Roman" w:eastAsia="方正仿宋_GBK" w:cs="Times New Roman"/>
                      <w:b w:val="0"/>
                      <w:i w:val="0"/>
                      <w:iCs w:val="0"/>
                    </w:rPr>
                    <m:t>=</m:t>
                  </m:r>
                  <m:f>
                    <m:fPr/>
                    <m:num>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num>
                    <m:den>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sub>
                      </m:sSub>
                    </m:den>
                  </m:f>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d>
                    <m:dPr/>
                    <m:e>
                      <m:f>
                        <m:fPr/>
                        <m:num>
                          <m:r>
                            <m:rPr>
                              <m:nor/>
                              <m:sty m:val="p"/>
                            </m:rPr>
                            <w:rPr>
                              <w:rFonts w:ascii="Times New Roman" w:hAnsi="Times New Roman" w:eastAsia="方正仿宋_GBK" w:cs="Times New Roman"/>
                              <w:b w:val="0"/>
                              <w:i w:val="0"/>
                              <w:iCs w:val="0"/>
                            </w:rPr>
                            <m:t>1</m:t>
                          </m:r>
                        </m:num>
                        <m:den>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sub>
                          </m:sSub>
                        </m:den>
                      </m:f>
                      <m:r>
                        <m:rPr>
                          <m:nor/>
                          <m:sty m:val="p"/>
                        </m:rPr>
                        <w:rPr>
                          <w:rFonts w:ascii="Times New Roman" w:hAnsi="Times New Roman" w:eastAsia="方正仿宋_GBK" w:cs="Times New Roman"/>
                          <w:b w:val="0"/>
                          <w:i w:val="0"/>
                          <w:iCs w:val="0"/>
                        </w:rPr>
                        <m:t>−</m:t>
                      </m:r>
                      <m:f>
                        <m:fPr/>
                        <m:num>
                          <m:r>
                            <m:rPr>
                              <m:nor/>
                              <m:sty m:val="p"/>
                            </m:rPr>
                            <w:rPr>
                              <w:rFonts w:ascii="Times New Roman" w:hAnsi="Times New Roman" w:eastAsia="方正仿宋_GBK" w:cs="Times New Roman"/>
                              <w:b w:val="0"/>
                              <w:i w:val="0"/>
                              <w:iCs w:val="0"/>
                            </w:rPr>
                            <m:t>1</m:t>
                          </m:r>
                        </m:num>
                        <m:den>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den>
                      </m:f>
                    </m:e>
                  </m:d>
                  <m:r>
                    <m:rPr>
                      <m:nor/>
                      <m:sty m:val="p"/>
                    </m:rPr>
                    <w:rPr>
                      <w:rFonts w:ascii="Times New Roman" w:hAnsi="Times New Roman" w:eastAsia="方正仿宋_GBK" w:cs="Times New Roman"/>
                      <w:b w:val="0"/>
                      <w:i w:val="0"/>
                      <w:iCs w:val="0"/>
                    </w:rPr>
                    <m:t>.</m:t>
                  </m:r>
                </m:oMath>
              </m:oMathPara>
            </w:del>
          </w:p>
        </w:tc>
        <w:tc>
          <w:tcPr>
            <w:tcW w:w="737" w:type="dxa"/>
            <w:tcMar>
              <w:top w:w="0" w:type="dxa"/>
              <w:left w:w="0" w:type="dxa"/>
              <w:bottom w:w="0" w:type="dxa"/>
              <w:right w:w="0" w:type="dxa"/>
            </w:tcMar>
            <w:vAlign w:val="center"/>
          </w:tcPr>
          <w:p w14:paraId="3B7323DF">
            <w:pPr>
              <w:keepNext/>
              <w:spacing w:before="0" w:after="0"/>
              <w:ind w:left="0" w:leftChars="0" w:right="0" w:rightChars="0" w:firstLine="0" w:firstLineChars="0"/>
              <w:jc w:val="right"/>
              <w:rPr>
                <w:del w:id="7018" w:author="xh" w:date="2026-10-19T10:36:21+08:00"/>
              </w:rPr>
            </w:pPr>
            <w:del w:id="7019" w:author="xh" w:date="2026-10-19T10:36:21+08:00">
              <w:r>
                <w:rPr>
                  <w:rFonts w:ascii="Times New Roman" w:hAnsi="Times New Roman" w:eastAsia="方正仿宋_GBK"/>
                  <w:b w:val="0"/>
                  <w:sz w:val="18"/>
                </w:rPr>
                <w:delText>（5-10）</w:delText>
              </w:r>
            </w:del>
          </w:p>
        </w:tc>
      </w:tr>
      <w:tr>
        <w:trPr>
          <w:cantSplit/>
          <w:ins w:id="7020" w:author="xh" w:date="2026-10-19T10:36:21+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7021" w:author="xh" w:date="2026-10-19T10:36:21+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7022" w:author="xh" w:date="2026-10-19T10:36:21+08:00"/>
              </w:rPr>
            </w:pPr>
            <w:ins w:id="7023" w:author="xh" w:date="2026-10-19T10:36:21+08:00">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7024" w:author="xh" w:date="2026-10-19T10:36:21+08:00"/>
              </w:rPr>
            </w:pPr>
            <w:ins w:id="7025" w:author="xh" w:date="2026-10-19T10:36:21+08:00">
              <w:r>
                <w:rPr>
                  <w:rFonts w:ascii="Times New Roman" w:hAnsi="Times New Roman" w:eastAsia="方正仿宋_GBK"/>
                  <w:b w:val="0"/>
                  <w:sz w:val="18"/>
                </w:rPr>
                <w:t>（5-10）</w:t>
              </w:r>
            </w:ins>
          </w:p>
        </w:tc>
      </w:tr>
    </w:tbl>
    <w:p w14:paraId="3B06AE68">
      <w:pPr>
        <w:pStyle w:val="115"/>
        <w:widowControl/>
        <w:spacing w:before="0" w:after="0" w:line="348" w:lineRule="exact"/>
        <w:ind w:left="0" w:leftChars="0" w:right="0" w:rightChars="0" w:firstLine="0" w:firstLineChars="0" w:hanging="0" w:hangingChars="0" w:start="0" w:end="0" w:startChars="0" w:endChars="0"/>
        <w:jc w:val="both"/>
        <w:pPrChange w:id="28344" w:author="xh" w:date="2026-10-19T10:37:01+08:00">
          <w:pPr>
            <w:pStyle w:val="115"/>
            <w:widowControl/>
            <w:spacing w:before="0" w:after="0" w:line="348" w:lineRule="exact"/>
            <w:ind w:left="0" w:leftChars="0" w:right="0" w:rightChars="0" w:firstLine="0" w:firstLineChars="0"/>
            <w:jc w:val="both"/>
          </w:pPr>
        </w:pPrChange>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oMath>
      <w:r>
        <w:rPr>
          <w:rFonts w:ascii="Times New Roman" w:hAnsi="Times New Roman" w:eastAsia="方正仿宋_GBK"/>
          <w:b w:val="0"/>
          <w:sz w:val="24"/>
        </w:rPr>
        <w:t>为相邻两年容载比，</w:t>
      </w:r>
      <m:oMath>
        <m:r>
          <m:rPr>
            <m:nor/>
          </m:rPr>
          <w:rPr>
            <w:rFonts w:ascii="Times New Roman" w:hAnsi="Times New Roman" w:eastAsia="方正仿宋_GBK" w:cs="Times New Roman"/>
            <w:i/>
            <w:iCs/>
          </w:rPr>
          <m:t>y</m:t>
        </m:r>
      </m:oMath>
      <w:r>
        <w:rPr>
          <w:rFonts w:ascii="Times New Roman" w:hAnsi="Times New Roman" w:eastAsia="方正仿宋_GBK"/>
          <w:b w:val="0"/>
          <w:sz w:val="24"/>
        </w:rPr>
        <w:t>为仿真年序号；</w:t>
      </w:r>
      <m:oMath>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oMath>
      <w:r>
        <w:rPr>
          <w:rFonts w:ascii="Times New Roman" w:hAnsi="Times New Roman" w:eastAsia="方正仿宋_GBK"/>
          <w:b w:val="0"/>
          <w:sz w:val="24"/>
        </w:rPr>
        <w:t>为相邻两年公用主变总容量，单位MVA；</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oMath>
      <w:r>
        <w:rPr>
          <w:rFonts w:ascii="Times New Roman" w:hAnsi="Times New Roman" w:eastAsia="方正仿宋_GBK"/>
          <w:b w:val="0"/>
          <w:sz w:val="24"/>
        </w:rPr>
        <w:t>为对应年网供最大负荷，单位MW。第一项表达新增容量的贡献，第二项表达既有容量在负荷变化下的比值变化。逐年结果与容量、负荷共同解释。</w:t>
      </w:r>
    </w:p>
    <w:p w14:paraId="457097B0">
      <w:pPr>
        <w:pStyle w:val="2"/>
        <w:keepNext/>
        <w:spacing w:before="120" w:after="80" w:line="280" w:lineRule="exact"/>
        <w:ind w:firstLine="0"/>
        <w:jc w:val="center"/>
      </w:pPr>
      <w:r>
        <w:rPr>
          <w:rFonts w:ascii="Times New Roman" w:hAnsi="Times New Roman" w:eastAsia="宋体"/>
          <w:b w:val="0"/>
          <w:sz w:val="21"/>
        </w:rPr>
        <w:t>表5-12 规划容载比年度变化分解</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10F39D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7026" w:author="xh" w:date="2026-10-19T10:37:40+08:00"/>
        </w:trPr>
        <w:tc>
          <w:tcPr>
            <w:tcW w:w="1385" w:type="dxa"/>
            <w:tcMar>
              <w:left w:w="70" w:type="dxa"/>
              <w:right w:w="70" w:type="dxa"/>
            </w:tcMar>
            <w:vAlign w:val="center"/>
          </w:tcPr>
          <w:p w14:paraId="0FDB3E7E">
            <w:pPr>
              <w:keepNext/>
              <w:spacing w:before="20" w:after="20" w:line="260" w:lineRule="exact"/>
              <w:ind w:left="0" w:leftChars="0" w:right="0" w:rightChars="0" w:firstLine="0" w:firstLineChars="0"/>
              <w:jc w:val="center"/>
              <w:rPr>
                <w:del w:id="7043" w:author="xh" w:date="2026-10-19T10:37:40+08:00"/>
              </w:rPr>
            </w:pPr>
            <w:del w:id="7044" w:author="xh" w:date="2026-10-19T10:37:40+08:00">
              <w:r>
                <w:rPr>
                  <w:rFonts w:ascii="Times New Roman" w:hAnsi="Times New Roman" w:eastAsia="宋体"/>
                  <w:b/>
                  <w:sz w:val="18"/>
                </w:rPr>
                <w:delText>地区</w:delText>
              </w:r>
            </w:del>
          </w:p>
        </w:tc>
        <w:tc>
          <w:tcPr>
            <w:tcW w:w="1385" w:type="dxa"/>
            <w:tcMar>
              <w:left w:w="70" w:type="dxa"/>
              <w:right w:w="70" w:type="dxa"/>
            </w:tcMar>
            <w:vAlign w:val="center"/>
          </w:tcPr>
          <w:p w14:paraId="729845BB">
            <w:pPr>
              <w:keepNext/>
              <w:spacing w:before="20" w:after="20" w:line="260" w:lineRule="exact"/>
              <w:ind w:left="0" w:leftChars="0" w:right="0" w:rightChars="0" w:firstLine="0" w:firstLineChars="0"/>
              <w:jc w:val="center"/>
              <w:rPr>
                <w:del w:id="7045" w:author="xh" w:date="2026-10-19T10:37:40+08:00"/>
              </w:rPr>
            </w:pPr>
            <w:del w:id="7046" w:author="xh" w:date="2026-10-19T10:37:40+08:00">
              <w:r>
                <w:rPr>
                  <w:rFonts w:ascii="Times New Roman" w:hAnsi="Times New Roman" w:eastAsia="宋体"/>
                  <w:b/>
                  <w:sz w:val="18"/>
                </w:rPr>
                <w:delText>方案</w:delText>
              </w:r>
            </w:del>
          </w:p>
        </w:tc>
        <w:tc>
          <w:tcPr>
            <w:tcW w:w="1385" w:type="dxa"/>
            <w:tcMar>
              <w:left w:w="70" w:type="dxa"/>
              <w:right w:w="70" w:type="dxa"/>
            </w:tcMar>
            <w:vAlign w:val="center"/>
          </w:tcPr>
          <w:p w14:paraId="5706E805">
            <w:pPr>
              <w:keepNext/>
              <w:spacing w:before="20" w:after="20" w:line="260" w:lineRule="exact"/>
              <w:ind w:left="0" w:leftChars="0" w:right="0" w:rightChars="0" w:firstLine="0" w:firstLineChars="0"/>
              <w:jc w:val="center"/>
              <w:rPr>
                <w:del w:id="7047" w:author="xh" w:date="2026-10-19T10:37:40+08:00"/>
              </w:rPr>
            </w:pPr>
            <w:del w:id="7048" w:author="xh" w:date="2026-10-19T10:37:40+08:00">
              <w:r>
                <w:rPr>
                  <w:rFonts w:ascii="Times New Roman" w:hAnsi="Times New Roman" w:eastAsia="宋体"/>
                  <w:b/>
                  <w:sz w:val="18"/>
                </w:rPr>
                <w:delText>年份</w:delText>
              </w:r>
            </w:del>
          </w:p>
        </w:tc>
        <w:tc>
          <w:tcPr>
            <w:tcW w:w="1385" w:type="dxa"/>
            <w:tcMar>
              <w:left w:w="70" w:type="dxa"/>
              <w:right w:w="70" w:type="dxa"/>
            </w:tcMar>
            <w:vAlign w:val="center"/>
          </w:tcPr>
          <w:p w14:paraId="44438AC9">
            <w:pPr>
              <w:keepNext/>
              <w:spacing w:before="20" w:after="20" w:line="260" w:lineRule="exact"/>
              <w:ind w:left="0" w:leftChars="0" w:right="0" w:rightChars="0" w:firstLine="0" w:firstLineChars="0"/>
              <w:jc w:val="center"/>
              <w:rPr>
                <w:del w:id="7049" w:author="xh" w:date="2026-10-19T10:37:40+08:00"/>
              </w:rPr>
            </w:pPr>
            <w:del w:id="7050" w:author="xh" w:date="2026-10-19T10:37:40+08:00">
              <w:r>
                <w:rPr>
                  <w:rFonts w:ascii="Times New Roman" w:hAnsi="Times New Roman" w:eastAsia="宋体"/>
                  <w:b/>
                  <w:sz w:val="18"/>
                </w:rPr>
                <w:delText>容量变化贡献</w:delText>
              </w:r>
            </w:del>
          </w:p>
        </w:tc>
        <w:tc>
          <w:tcPr>
            <w:tcW w:w="1385" w:type="dxa"/>
            <w:tcMar>
              <w:left w:w="70" w:type="dxa"/>
              <w:right w:w="70" w:type="dxa"/>
            </w:tcMar>
            <w:vAlign w:val="center"/>
          </w:tcPr>
          <w:p w14:paraId="4BE1C118">
            <w:pPr>
              <w:keepNext/>
              <w:spacing w:before="20" w:after="20" w:line="260" w:lineRule="exact"/>
              <w:ind w:left="0" w:leftChars="0" w:right="0" w:rightChars="0" w:firstLine="0" w:firstLineChars="0"/>
              <w:jc w:val="center"/>
              <w:rPr>
                <w:del w:id="7051" w:author="xh" w:date="2026-10-19T10:37:40+08:00"/>
              </w:rPr>
            </w:pPr>
            <w:del w:id="7052" w:author="xh" w:date="2026-10-19T10:37:40+08:00">
              <w:r>
                <w:rPr>
                  <w:rFonts w:ascii="Times New Roman" w:hAnsi="Times New Roman" w:eastAsia="宋体"/>
                  <w:b/>
                  <w:sz w:val="18"/>
                </w:rPr>
                <w:delText>负荷变化贡献</w:delText>
              </w:r>
            </w:del>
          </w:p>
        </w:tc>
        <w:tc>
          <w:tcPr>
            <w:tcW w:w="1385" w:type="dxa"/>
            <w:tcMar>
              <w:left w:w="70" w:type="dxa"/>
              <w:right w:w="70" w:type="dxa"/>
            </w:tcMar>
            <w:vAlign w:val="center"/>
          </w:tcPr>
          <w:p w14:paraId="11FC1971">
            <w:pPr>
              <w:keepNext/>
              <w:spacing w:before="20" w:after="20" w:line="260" w:lineRule="exact"/>
              <w:ind w:left="0" w:leftChars="0" w:right="0" w:rightChars="0" w:firstLine="0" w:firstLineChars="0"/>
              <w:jc w:val="center"/>
              <w:rPr>
                <w:del w:id="7053" w:author="xh" w:date="2026-10-19T10:37:40+08:00"/>
              </w:rPr>
            </w:pPr>
            <w:del w:id="7054" w:author="xh" w:date="2026-10-19T10:37:40+08:00">
              <w:r>
                <w:rPr>
                  <w:rFonts w:ascii="Times New Roman" w:hAnsi="Times New Roman" w:eastAsia="宋体"/>
                  <w:b/>
                  <w:sz w:val="18"/>
                </w:rPr>
                <w:delText>容载比净变化</w:delText>
              </w:r>
            </w:del>
          </w:p>
        </w:tc>
      </w:tr>
      <w:tr w14:paraId="76D43E2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7027" w:author="xh" w:date="2026-10-19T10:37:40+08:00"/>
        </w:trPr>
        <w:tc>
          <w:tcPr>
            <w:tcW w:w="1385" w:type="dxa"/>
            <w:tcMar>
              <w:left w:w="70" w:type="dxa"/>
              <w:right w:w="70" w:type="dxa"/>
            </w:tcMar>
            <w:vAlign w:val="center"/>
          </w:tcPr>
          <w:p w14:paraId="737D5209">
            <w:pPr>
              <w:keepNext w:val="0"/>
              <w:spacing w:before="20" w:after="20" w:line="260" w:lineRule="exact"/>
              <w:ind w:left="0" w:leftChars="0" w:right="0" w:rightChars="0" w:firstLine="0" w:firstLineChars="0"/>
              <w:jc w:val="center"/>
              <w:rPr>
                <w:del w:id="7055" w:author="xh" w:date="2026-10-19T10:37:40+08:00"/>
              </w:rPr>
            </w:pPr>
            <w:del w:id="7056" w:author="xh" w:date="2026-10-19T10:37:40+08:00">
              <w:r>
                <w:rPr>
                  <w:rFonts w:ascii="Times New Roman" w:hAnsi="Times New Roman" w:eastAsia="宋体"/>
                  <w:b w:val="0"/>
                  <w:sz w:val="18"/>
                </w:rPr>
                <w:delText>邳州</w:delText>
              </w:r>
            </w:del>
          </w:p>
        </w:tc>
        <w:tc>
          <w:tcPr>
            <w:tcW w:w="1385" w:type="dxa"/>
            <w:tcMar>
              <w:left w:w="70" w:type="dxa"/>
              <w:right w:w="70" w:type="dxa"/>
            </w:tcMar>
            <w:vAlign w:val="center"/>
          </w:tcPr>
          <w:p w14:paraId="4DEA33FC">
            <w:pPr>
              <w:keepNext w:val="0"/>
              <w:spacing w:before="20" w:after="20" w:line="260" w:lineRule="exact"/>
              <w:ind w:left="0" w:leftChars="0" w:right="0" w:rightChars="0" w:firstLine="0" w:firstLineChars="0"/>
              <w:jc w:val="center"/>
              <w:rPr>
                <w:del w:id="7057" w:author="xh" w:date="2026-10-19T10:37:40+08:00"/>
              </w:rPr>
            </w:pPr>
            <w:del w:id="7058" w:author="xh" w:date="2026-10-19T10:37:40+08:00">
              <w:r>
                <w:rPr>
                  <w:rFonts w:ascii="Times New Roman" w:hAnsi="Times New Roman" w:eastAsia="宋体"/>
                  <w:b w:val="0"/>
                  <w:sz w:val="18"/>
                </w:rPr>
                <w:delText>刚性</w:delText>
              </w:r>
            </w:del>
          </w:p>
        </w:tc>
        <w:tc>
          <w:tcPr>
            <w:tcW w:w="1385" w:type="dxa"/>
            <w:tcMar>
              <w:left w:w="70" w:type="dxa"/>
              <w:right w:w="70" w:type="dxa"/>
            </w:tcMar>
            <w:vAlign w:val="center"/>
          </w:tcPr>
          <w:p w14:paraId="22C66080">
            <w:pPr>
              <w:keepNext w:val="0"/>
              <w:spacing w:before="20" w:after="20" w:line="260" w:lineRule="exact"/>
              <w:ind w:left="0" w:leftChars="0" w:right="0" w:rightChars="0" w:firstLine="0" w:firstLineChars="0"/>
              <w:jc w:val="center"/>
              <w:rPr>
                <w:del w:id="7059" w:author="xh" w:date="2026-10-19T10:37:40+08:00"/>
              </w:rPr>
            </w:pPr>
            <w:del w:id="7060" w:author="xh" w:date="2026-10-19T10:37:40+08:00">
              <w:r>
                <w:rPr>
                  <w:rFonts w:ascii="Times New Roman" w:hAnsi="Times New Roman" w:eastAsia="宋体"/>
                  <w:b w:val="0"/>
                  <w:sz w:val="18"/>
                </w:rPr>
                <w:delText>2022</w:delText>
              </w:r>
            </w:del>
          </w:p>
        </w:tc>
        <w:tc>
          <w:tcPr>
            <w:tcW w:w="1385" w:type="dxa"/>
            <w:tcMar>
              <w:left w:w="70" w:type="dxa"/>
              <w:right w:w="70" w:type="dxa"/>
            </w:tcMar>
            <w:vAlign w:val="center"/>
          </w:tcPr>
          <w:p w14:paraId="5C2297C8">
            <w:pPr>
              <w:keepNext w:val="0"/>
              <w:spacing w:before="20" w:after="20" w:line="260" w:lineRule="exact"/>
              <w:ind w:left="0" w:leftChars="0" w:right="0" w:rightChars="0" w:firstLine="0" w:firstLineChars="0"/>
              <w:jc w:val="center"/>
              <w:rPr>
                <w:del w:id="7061" w:author="xh" w:date="2026-10-19T10:37:40+08:00"/>
              </w:rPr>
            </w:pPr>
            <w:del w:id="7062" w:author="xh" w:date="2026-10-19T10:37:40+08:00">
              <w:r>
                <w:rPr>
                  <w:rFonts w:ascii="Times New Roman" w:hAnsi="Times New Roman" w:eastAsia="宋体"/>
                  <w:b w:val="0"/>
                  <w:sz w:val="18"/>
                </w:rPr>
                <w:delText>0.22</w:delText>
              </w:r>
            </w:del>
          </w:p>
        </w:tc>
        <w:tc>
          <w:tcPr>
            <w:tcW w:w="1385" w:type="dxa"/>
            <w:tcMar>
              <w:left w:w="70" w:type="dxa"/>
              <w:right w:w="70" w:type="dxa"/>
            </w:tcMar>
            <w:vAlign w:val="center"/>
          </w:tcPr>
          <w:p w14:paraId="7DC99820">
            <w:pPr>
              <w:keepNext w:val="0"/>
              <w:spacing w:before="20" w:after="20" w:line="260" w:lineRule="exact"/>
              <w:ind w:left="0" w:leftChars="0" w:right="0" w:rightChars="0" w:firstLine="0" w:firstLineChars="0"/>
              <w:jc w:val="center"/>
              <w:rPr>
                <w:del w:id="7063" w:author="xh" w:date="2026-10-19T10:37:40+08:00"/>
              </w:rPr>
            </w:pPr>
            <w:del w:id="7064" w:author="xh" w:date="2026-10-19T10:37:40+08:00">
              <w:r>
                <w:rPr>
                  <w:rFonts w:ascii="Times New Roman" w:hAnsi="Times New Roman" w:eastAsia="宋体"/>
                  <w:b w:val="0"/>
                  <w:sz w:val="18"/>
                </w:rPr>
                <w:delText>-0.23</w:delText>
              </w:r>
            </w:del>
          </w:p>
        </w:tc>
        <w:tc>
          <w:tcPr>
            <w:tcW w:w="1385" w:type="dxa"/>
            <w:tcMar>
              <w:left w:w="70" w:type="dxa"/>
              <w:right w:w="70" w:type="dxa"/>
            </w:tcMar>
            <w:vAlign w:val="center"/>
          </w:tcPr>
          <w:p w14:paraId="76FC3C84">
            <w:pPr>
              <w:keepNext w:val="0"/>
              <w:spacing w:before="20" w:after="20" w:line="260" w:lineRule="exact"/>
              <w:ind w:left="0" w:leftChars="0" w:right="0" w:rightChars="0" w:firstLine="0" w:firstLineChars="0"/>
              <w:jc w:val="center"/>
              <w:rPr>
                <w:del w:id="7065" w:author="xh" w:date="2026-10-19T10:37:40+08:00"/>
              </w:rPr>
            </w:pPr>
            <w:del w:id="7066" w:author="xh" w:date="2026-10-19T10:37:40+08:00">
              <w:r>
                <w:rPr>
                  <w:rFonts w:ascii="Times New Roman" w:hAnsi="Times New Roman" w:eastAsia="宋体"/>
                  <w:b w:val="0"/>
                  <w:sz w:val="18"/>
                </w:rPr>
                <w:delText>-0.01</w:delText>
              </w:r>
            </w:del>
          </w:p>
        </w:tc>
      </w:tr>
      <w:tr w14:paraId="5360C2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7028" w:author="xh" w:date="2026-10-19T10:37:40+08:00"/>
        </w:trPr>
        <w:tc>
          <w:tcPr>
            <w:tcW w:w="1385" w:type="dxa"/>
            <w:tcMar>
              <w:left w:w="70" w:type="dxa"/>
              <w:right w:w="70" w:type="dxa"/>
            </w:tcMar>
            <w:vAlign w:val="center"/>
          </w:tcPr>
          <w:p w14:paraId="0D5DCF29">
            <w:pPr>
              <w:keepNext w:val="0"/>
              <w:spacing w:before="20" w:after="20" w:line="260" w:lineRule="exact"/>
              <w:ind w:left="0" w:leftChars="0" w:right="0" w:rightChars="0" w:firstLine="0" w:firstLineChars="0"/>
              <w:jc w:val="center"/>
              <w:rPr>
                <w:del w:id="7067" w:author="xh" w:date="2026-10-19T10:37:40+08:00"/>
              </w:rPr>
            </w:pPr>
            <w:del w:id="7068" w:author="xh" w:date="2026-10-19T10:37:40+08:00">
              <w:r>
                <w:rPr>
                  <w:rFonts w:ascii="Times New Roman" w:hAnsi="Times New Roman" w:eastAsia="宋体"/>
                  <w:b w:val="0"/>
                  <w:sz w:val="18"/>
                </w:rPr>
                <w:delText>邳州</w:delText>
              </w:r>
            </w:del>
          </w:p>
        </w:tc>
        <w:tc>
          <w:tcPr>
            <w:tcW w:w="1385" w:type="dxa"/>
            <w:tcMar>
              <w:left w:w="70" w:type="dxa"/>
              <w:right w:w="70" w:type="dxa"/>
            </w:tcMar>
            <w:vAlign w:val="center"/>
          </w:tcPr>
          <w:p w14:paraId="5BE950A6">
            <w:pPr>
              <w:keepNext w:val="0"/>
              <w:spacing w:before="20" w:after="20" w:line="260" w:lineRule="exact"/>
              <w:ind w:left="0" w:leftChars="0" w:right="0" w:rightChars="0" w:firstLine="0" w:firstLineChars="0"/>
              <w:jc w:val="center"/>
              <w:rPr>
                <w:del w:id="7069" w:author="xh" w:date="2026-10-19T10:37:40+08:00"/>
              </w:rPr>
            </w:pPr>
            <w:del w:id="7070" w:author="xh" w:date="2026-10-19T10:37:40+08:00">
              <w:r>
                <w:rPr>
                  <w:rFonts w:ascii="Times New Roman" w:hAnsi="Times New Roman" w:eastAsia="宋体"/>
                  <w:b w:val="0"/>
                  <w:sz w:val="18"/>
                </w:rPr>
                <w:delText>刚性</w:delText>
              </w:r>
            </w:del>
          </w:p>
        </w:tc>
        <w:tc>
          <w:tcPr>
            <w:tcW w:w="1385" w:type="dxa"/>
            <w:tcMar>
              <w:left w:w="70" w:type="dxa"/>
              <w:right w:w="70" w:type="dxa"/>
            </w:tcMar>
            <w:vAlign w:val="center"/>
          </w:tcPr>
          <w:p w14:paraId="2C938716">
            <w:pPr>
              <w:keepNext w:val="0"/>
              <w:spacing w:before="20" w:after="20" w:line="260" w:lineRule="exact"/>
              <w:ind w:left="0" w:leftChars="0" w:right="0" w:rightChars="0" w:firstLine="0" w:firstLineChars="0"/>
              <w:jc w:val="center"/>
              <w:rPr>
                <w:del w:id="7071" w:author="xh" w:date="2026-10-19T10:37:40+08:00"/>
              </w:rPr>
            </w:pPr>
            <w:del w:id="7072" w:author="xh" w:date="2026-10-19T10:37:40+08:00">
              <w:r>
                <w:rPr>
                  <w:rFonts w:ascii="Times New Roman" w:hAnsi="Times New Roman" w:eastAsia="宋体"/>
                  <w:b w:val="0"/>
                  <w:sz w:val="18"/>
                </w:rPr>
                <w:delText>2023</w:delText>
              </w:r>
            </w:del>
          </w:p>
        </w:tc>
        <w:tc>
          <w:tcPr>
            <w:tcW w:w="1385" w:type="dxa"/>
            <w:tcMar>
              <w:left w:w="70" w:type="dxa"/>
              <w:right w:w="70" w:type="dxa"/>
            </w:tcMar>
            <w:vAlign w:val="center"/>
          </w:tcPr>
          <w:p w14:paraId="48459150">
            <w:pPr>
              <w:keepNext w:val="0"/>
              <w:spacing w:before="20" w:after="20" w:line="260" w:lineRule="exact"/>
              <w:ind w:left="0" w:leftChars="0" w:right="0" w:rightChars="0" w:firstLine="0" w:firstLineChars="0"/>
              <w:jc w:val="center"/>
              <w:rPr>
                <w:del w:id="7073" w:author="xh" w:date="2026-10-19T10:37:40+08:00"/>
              </w:rPr>
            </w:pPr>
            <w:del w:id="7074" w:author="xh" w:date="2026-10-19T10:37:40+08:00">
              <w:r>
                <w:rPr>
                  <w:rFonts w:ascii="Times New Roman" w:hAnsi="Times New Roman" w:eastAsia="宋体"/>
                  <w:b w:val="0"/>
                  <w:sz w:val="18"/>
                </w:rPr>
                <w:delText>0.00</w:delText>
              </w:r>
            </w:del>
          </w:p>
        </w:tc>
        <w:tc>
          <w:tcPr>
            <w:tcW w:w="1385" w:type="dxa"/>
            <w:tcMar>
              <w:left w:w="70" w:type="dxa"/>
              <w:right w:w="70" w:type="dxa"/>
            </w:tcMar>
            <w:vAlign w:val="center"/>
          </w:tcPr>
          <w:p w14:paraId="617E4C43">
            <w:pPr>
              <w:keepNext w:val="0"/>
              <w:spacing w:before="20" w:after="20" w:line="260" w:lineRule="exact"/>
              <w:ind w:left="0" w:leftChars="0" w:right="0" w:rightChars="0" w:firstLine="0" w:firstLineChars="0"/>
              <w:jc w:val="center"/>
              <w:rPr>
                <w:del w:id="7075" w:author="xh" w:date="2026-10-19T10:37:40+08:00"/>
              </w:rPr>
            </w:pPr>
            <w:del w:id="7076" w:author="xh" w:date="2026-10-19T10:37:40+08:00">
              <w:r>
                <w:rPr>
                  <w:rFonts w:ascii="Times New Roman" w:hAnsi="Times New Roman" w:eastAsia="宋体"/>
                  <w:b w:val="0"/>
                  <w:sz w:val="18"/>
                </w:rPr>
                <w:delText>0.17</w:delText>
              </w:r>
            </w:del>
          </w:p>
        </w:tc>
        <w:tc>
          <w:tcPr>
            <w:tcW w:w="1385" w:type="dxa"/>
            <w:tcMar>
              <w:left w:w="70" w:type="dxa"/>
              <w:right w:w="70" w:type="dxa"/>
            </w:tcMar>
            <w:vAlign w:val="center"/>
          </w:tcPr>
          <w:p w14:paraId="46198947">
            <w:pPr>
              <w:keepNext w:val="0"/>
              <w:spacing w:before="20" w:after="20" w:line="260" w:lineRule="exact"/>
              <w:ind w:left="0" w:leftChars="0" w:right="0" w:rightChars="0" w:firstLine="0" w:firstLineChars="0"/>
              <w:jc w:val="center"/>
              <w:rPr>
                <w:del w:id="7077" w:author="xh" w:date="2026-10-19T10:37:40+08:00"/>
              </w:rPr>
            </w:pPr>
            <w:del w:id="7078" w:author="xh" w:date="2026-10-19T10:37:40+08:00">
              <w:r>
                <w:rPr>
                  <w:rFonts w:ascii="Times New Roman" w:hAnsi="Times New Roman" w:eastAsia="宋体"/>
                  <w:b w:val="0"/>
                  <w:sz w:val="18"/>
                </w:rPr>
                <w:delText>0.17</w:delText>
              </w:r>
            </w:del>
          </w:p>
        </w:tc>
      </w:tr>
      <w:tr w14:paraId="78C3B4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7029" w:author="xh" w:date="2026-10-19T10:37:40+08:00"/>
        </w:trPr>
        <w:tc>
          <w:tcPr>
            <w:tcW w:w="1385" w:type="dxa"/>
            <w:tcMar>
              <w:left w:w="70" w:type="dxa"/>
              <w:right w:w="70" w:type="dxa"/>
            </w:tcMar>
            <w:vAlign w:val="center"/>
          </w:tcPr>
          <w:p w14:paraId="70C9249B">
            <w:pPr>
              <w:keepNext w:val="0"/>
              <w:spacing w:before="20" w:after="20" w:line="260" w:lineRule="exact"/>
              <w:ind w:left="0" w:leftChars="0" w:right="0" w:rightChars="0" w:firstLine="0" w:firstLineChars="0"/>
              <w:jc w:val="center"/>
              <w:rPr>
                <w:del w:id="7079" w:author="xh" w:date="2026-10-19T10:37:40+08:00"/>
              </w:rPr>
            </w:pPr>
            <w:del w:id="7080" w:author="xh" w:date="2026-10-19T10:37:40+08:00">
              <w:r>
                <w:rPr>
                  <w:rFonts w:ascii="Times New Roman" w:hAnsi="Times New Roman" w:eastAsia="宋体"/>
                  <w:b w:val="0"/>
                  <w:sz w:val="18"/>
                </w:rPr>
                <w:delText>邳州</w:delText>
              </w:r>
            </w:del>
          </w:p>
        </w:tc>
        <w:tc>
          <w:tcPr>
            <w:tcW w:w="1385" w:type="dxa"/>
            <w:tcMar>
              <w:left w:w="70" w:type="dxa"/>
              <w:right w:w="70" w:type="dxa"/>
            </w:tcMar>
            <w:vAlign w:val="center"/>
          </w:tcPr>
          <w:p w14:paraId="34BB8960">
            <w:pPr>
              <w:keepNext w:val="0"/>
              <w:spacing w:before="20" w:after="20" w:line="260" w:lineRule="exact"/>
              <w:ind w:left="0" w:leftChars="0" w:right="0" w:rightChars="0" w:firstLine="0" w:firstLineChars="0"/>
              <w:jc w:val="center"/>
              <w:rPr>
                <w:del w:id="7081" w:author="xh" w:date="2026-10-19T10:37:40+08:00"/>
              </w:rPr>
            </w:pPr>
            <w:del w:id="7082" w:author="xh" w:date="2026-10-19T10:37:40+08:00">
              <w:r>
                <w:rPr>
                  <w:rFonts w:ascii="Times New Roman" w:hAnsi="Times New Roman" w:eastAsia="宋体"/>
                  <w:b w:val="0"/>
                  <w:sz w:val="18"/>
                </w:rPr>
                <w:delText>刚性</w:delText>
              </w:r>
            </w:del>
          </w:p>
        </w:tc>
        <w:tc>
          <w:tcPr>
            <w:tcW w:w="1385" w:type="dxa"/>
            <w:tcMar>
              <w:left w:w="70" w:type="dxa"/>
              <w:right w:w="70" w:type="dxa"/>
            </w:tcMar>
            <w:vAlign w:val="center"/>
          </w:tcPr>
          <w:p w14:paraId="3BD5E179">
            <w:pPr>
              <w:keepNext w:val="0"/>
              <w:spacing w:before="20" w:after="20" w:line="260" w:lineRule="exact"/>
              <w:ind w:left="0" w:leftChars="0" w:right="0" w:rightChars="0" w:firstLine="0" w:firstLineChars="0"/>
              <w:jc w:val="center"/>
              <w:rPr>
                <w:del w:id="7083" w:author="xh" w:date="2026-10-19T10:37:40+08:00"/>
              </w:rPr>
            </w:pPr>
            <w:del w:id="7084" w:author="xh" w:date="2026-10-19T10:37:40+08:00">
              <w:r>
                <w:rPr>
                  <w:rFonts w:ascii="Times New Roman" w:hAnsi="Times New Roman" w:eastAsia="宋体"/>
                  <w:b w:val="0"/>
                  <w:sz w:val="18"/>
                </w:rPr>
                <w:delText>2024</w:delText>
              </w:r>
            </w:del>
          </w:p>
        </w:tc>
        <w:tc>
          <w:tcPr>
            <w:tcW w:w="1385" w:type="dxa"/>
            <w:tcMar>
              <w:left w:w="70" w:type="dxa"/>
              <w:right w:w="70" w:type="dxa"/>
            </w:tcMar>
            <w:vAlign w:val="center"/>
          </w:tcPr>
          <w:p w14:paraId="5922B1BD">
            <w:pPr>
              <w:keepNext w:val="0"/>
              <w:spacing w:before="20" w:after="20" w:line="260" w:lineRule="exact"/>
              <w:ind w:left="0" w:leftChars="0" w:right="0" w:rightChars="0" w:firstLine="0" w:firstLineChars="0"/>
              <w:jc w:val="center"/>
              <w:rPr>
                <w:del w:id="7085" w:author="xh" w:date="2026-10-19T10:37:40+08:00"/>
              </w:rPr>
            </w:pPr>
            <w:del w:id="7086" w:author="xh" w:date="2026-10-19T10:37:40+08:00">
              <w:r>
                <w:rPr>
                  <w:rFonts w:ascii="Times New Roman" w:hAnsi="Times New Roman" w:eastAsia="宋体"/>
                  <w:b w:val="0"/>
                  <w:sz w:val="18"/>
                </w:rPr>
                <w:delText>0.07</w:delText>
              </w:r>
            </w:del>
          </w:p>
        </w:tc>
        <w:tc>
          <w:tcPr>
            <w:tcW w:w="1385" w:type="dxa"/>
            <w:tcMar>
              <w:left w:w="70" w:type="dxa"/>
              <w:right w:w="70" w:type="dxa"/>
            </w:tcMar>
            <w:vAlign w:val="center"/>
          </w:tcPr>
          <w:p w14:paraId="641802D4">
            <w:pPr>
              <w:keepNext w:val="0"/>
              <w:spacing w:before="20" w:after="20" w:line="260" w:lineRule="exact"/>
              <w:ind w:left="0" w:leftChars="0" w:right="0" w:rightChars="0" w:firstLine="0" w:firstLineChars="0"/>
              <w:jc w:val="center"/>
              <w:rPr>
                <w:del w:id="7087" w:author="xh" w:date="2026-10-19T10:37:40+08:00"/>
              </w:rPr>
            </w:pPr>
            <w:del w:id="7088" w:author="xh" w:date="2026-10-19T10:37:40+08:00">
              <w:r>
                <w:rPr>
                  <w:rFonts w:ascii="Times New Roman" w:hAnsi="Times New Roman" w:eastAsia="宋体"/>
                  <w:b w:val="0"/>
                  <w:sz w:val="18"/>
                </w:rPr>
                <w:delText>-0.25</w:delText>
              </w:r>
            </w:del>
          </w:p>
        </w:tc>
        <w:tc>
          <w:tcPr>
            <w:tcW w:w="1385" w:type="dxa"/>
            <w:tcMar>
              <w:left w:w="70" w:type="dxa"/>
              <w:right w:w="70" w:type="dxa"/>
            </w:tcMar>
            <w:vAlign w:val="center"/>
          </w:tcPr>
          <w:p w14:paraId="145D1DC3">
            <w:pPr>
              <w:keepNext w:val="0"/>
              <w:spacing w:before="20" w:after="20" w:line="260" w:lineRule="exact"/>
              <w:ind w:left="0" w:leftChars="0" w:right="0" w:rightChars="0" w:firstLine="0" w:firstLineChars="0"/>
              <w:jc w:val="center"/>
              <w:rPr>
                <w:del w:id="7089" w:author="xh" w:date="2026-10-19T10:37:40+08:00"/>
              </w:rPr>
            </w:pPr>
            <w:del w:id="7090" w:author="xh" w:date="2026-10-19T10:37:40+08:00">
              <w:r>
                <w:rPr>
                  <w:rFonts w:ascii="Times New Roman" w:hAnsi="Times New Roman" w:eastAsia="宋体"/>
                  <w:b w:val="0"/>
                  <w:sz w:val="18"/>
                </w:rPr>
                <w:delText>-0.18</w:delText>
              </w:r>
            </w:del>
          </w:p>
        </w:tc>
      </w:tr>
      <w:tr w14:paraId="646C51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7030" w:author="xh" w:date="2026-10-19T10:37:40+08:00"/>
        </w:trPr>
        <w:tc>
          <w:tcPr>
            <w:tcW w:w="1385" w:type="dxa"/>
            <w:tcMar>
              <w:left w:w="70" w:type="dxa"/>
              <w:right w:w="70" w:type="dxa"/>
            </w:tcMar>
            <w:vAlign w:val="center"/>
          </w:tcPr>
          <w:p w14:paraId="4AB897E4">
            <w:pPr>
              <w:keepNext w:val="0"/>
              <w:spacing w:before="20" w:after="20" w:line="260" w:lineRule="exact"/>
              <w:ind w:left="0" w:leftChars="0" w:right="0" w:rightChars="0" w:firstLine="0" w:firstLineChars="0"/>
              <w:jc w:val="center"/>
              <w:rPr>
                <w:del w:id="7091" w:author="xh" w:date="2026-10-19T10:37:40+08:00"/>
              </w:rPr>
            </w:pPr>
            <w:del w:id="7092" w:author="xh" w:date="2026-10-19T10:37:40+08:00">
              <w:r>
                <w:rPr>
                  <w:rFonts w:ascii="Times New Roman" w:hAnsi="Times New Roman" w:eastAsia="宋体"/>
                  <w:b w:val="0"/>
                  <w:sz w:val="18"/>
                </w:rPr>
                <w:delText>邳州</w:delText>
              </w:r>
            </w:del>
          </w:p>
        </w:tc>
        <w:tc>
          <w:tcPr>
            <w:tcW w:w="1385" w:type="dxa"/>
            <w:tcMar>
              <w:left w:w="70" w:type="dxa"/>
              <w:right w:w="70" w:type="dxa"/>
            </w:tcMar>
            <w:vAlign w:val="center"/>
          </w:tcPr>
          <w:p w14:paraId="57521B05">
            <w:pPr>
              <w:keepNext w:val="0"/>
              <w:spacing w:before="20" w:after="20" w:line="260" w:lineRule="exact"/>
              <w:ind w:left="0" w:leftChars="0" w:right="0" w:rightChars="0" w:firstLine="0" w:firstLineChars="0"/>
              <w:jc w:val="center"/>
              <w:rPr>
                <w:del w:id="7093" w:author="xh" w:date="2026-10-19T10:37:40+08:00"/>
              </w:rPr>
            </w:pPr>
            <w:del w:id="7094" w:author="xh" w:date="2026-10-19T10:37:40+08:00">
              <w:r>
                <w:rPr>
                  <w:rFonts w:ascii="Times New Roman" w:hAnsi="Times New Roman" w:eastAsia="宋体"/>
                  <w:b w:val="0"/>
                  <w:sz w:val="18"/>
                </w:rPr>
                <w:delText>刚性</w:delText>
              </w:r>
            </w:del>
          </w:p>
        </w:tc>
        <w:tc>
          <w:tcPr>
            <w:tcW w:w="1385" w:type="dxa"/>
            <w:tcMar>
              <w:left w:w="70" w:type="dxa"/>
              <w:right w:w="70" w:type="dxa"/>
            </w:tcMar>
            <w:vAlign w:val="center"/>
          </w:tcPr>
          <w:p w14:paraId="5D8BCF0C">
            <w:pPr>
              <w:keepNext w:val="0"/>
              <w:spacing w:before="20" w:after="20" w:line="260" w:lineRule="exact"/>
              <w:ind w:left="0" w:leftChars="0" w:right="0" w:rightChars="0" w:firstLine="0" w:firstLineChars="0"/>
              <w:jc w:val="center"/>
              <w:rPr>
                <w:del w:id="7095" w:author="xh" w:date="2026-10-19T10:37:40+08:00"/>
              </w:rPr>
            </w:pPr>
            <w:del w:id="7096" w:author="xh" w:date="2026-10-19T10:37:40+08:00">
              <w:r>
                <w:rPr>
                  <w:rFonts w:ascii="Times New Roman" w:hAnsi="Times New Roman" w:eastAsia="宋体"/>
                  <w:b w:val="0"/>
                  <w:sz w:val="18"/>
                </w:rPr>
                <w:delText>2025</w:delText>
              </w:r>
            </w:del>
          </w:p>
        </w:tc>
        <w:tc>
          <w:tcPr>
            <w:tcW w:w="1385" w:type="dxa"/>
            <w:tcMar>
              <w:left w:w="70" w:type="dxa"/>
              <w:right w:w="70" w:type="dxa"/>
            </w:tcMar>
            <w:vAlign w:val="center"/>
          </w:tcPr>
          <w:p w14:paraId="7F3DA8EF">
            <w:pPr>
              <w:keepNext w:val="0"/>
              <w:spacing w:before="20" w:after="20" w:line="260" w:lineRule="exact"/>
              <w:ind w:left="0" w:leftChars="0" w:right="0" w:rightChars="0" w:firstLine="0" w:firstLineChars="0"/>
              <w:jc w:val="center"/>
              <w:rPr>
                <w:del w:id="7097" w:author="xh" w:date="2026-10-19T10:37:40+08:00"/>
              </w:rPr>
            </w:pPr>
            <w:del w:id="7098" w:author="xh" w:date="2026-10-19T10:37:40+08:00">
              <w:r>
                <w:rPr>
                  <w:rFonts w:ascii="Times New Roman" w:hAnsi="Times New Roman" w:eastAsia="宋体"/>
                  <w:b w:val="0"/>
                  <w:sz w:val="18"/>
                </w:rPr>
                <w:delText>0.00</w:delText>
              </w:r>
            </w:del>
          </w:p>
        </w:tc>
        <w:tc>
          <w:tcPr>
            <w:tcW w:w="1385" w:type="dxa"/>
            <w:tcMar>
              <w:left w:w="70" w:type="dxa"/>
              <w:right w:w="70" w:type="dxa"/>
            </w:tcMar>
            <w:vAlign w:val="center"/>
          </w:tcPr>
          <w:p w14:paraId="73796B62">
            <w:pPr>
              <w:keepNext w:val="0"/>
              <w:spacing w:before="20" w:after="20" w:line="260" w:lineRule="exact"/>
              <w:ind w:left="0" w:leftChars="0" w:right="0" w:rightChars="0" w:firstLine="0" w:firstLineChars="0"/>
              <w:jc w:val="center"/>
              <w:rPr>
                <w:del w:id="7099" w:author="xh" w:date="2026-10-19T10:37:40+08:00"/>
              </w:rPr>
            </w:pPr>
            <w:del w:id="7100" w:author="xh" w:date="2026-10-19T10:37:40+08:00">
              <w:r>
                <w:rPr>
                  <w:rFonts w:ascii="Times New Roman" w:hAnsi="Times New Roman" w:eastAsia="宋体"/>
                  <w:b w:val="0"/>
                  <w:sz w:val="18"/>
                </w:rPr>
                <w:delText>-0.19</w:delText>
              </w:r>
            </w:del>
          </w:p>
        </w:tc>
        <w:tc>
          <w:tcPr>
            <w:tcW w:w="1385" w:type="dxa"/>
            <w:tcMar>
              <w:left w:w="70" w:type="dxa"/>
              <w:right w:w="70" w:type="dxa"/>
            </w:tcMar>
            <w:vAlign w:val="center"/>
          </w:tcPr>
          <w:p w14:paraId="4478BC5C">
            <w:pPr>
              <w:keepNext w:val="0"/>
              <w:spacing w:before="20" w:after="20" w:line="260" w:lineRule="exact"/>
              <w:ind w:left="0" w:leftChars="0" w:right="0" w:rightChars="0" w:firstLine="0" w:firstLineChars="0"/>
              <w:jc w:val="center"/>
              <w:rPr>
                <w:del w:id="7101" w:author="xh" w:date="2026-10-19T10:37:40+08:00"/>
              </w:rPr>
            </w:pPr>
            <w:del w:id="7102" w:author="xh" w:date="2026-10-19T10:37:40+08:00">
              <w:r>
                <w:rPr>
                  <w:rFonts w:ascii="Times New Roman" w:hAnsi="Times New Roman" w:eastAsia="宋体"/>
                  <w:b w:val="0"/>
                  <w:sz w:val="18"/>
                </w:rPr>
                <w:delText>-0.19</w:delText>
              </w:r>
            </w:del>
          </w:p>
        </w:tc>
      </w:tr>
      <w:tr w14:paraId="35FC82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7031" w:author="xh" w:date="2026-10-19T10:37:40+08:00"/>
        </w:trPr>
        <w:tc>
          <w:tcPr>
            <w:tcW w:w="1385" w:type="dxa"/>
            <w:tcMar>
              <w:left w:w="70" w:type="dxa"/>
              <w:right w:w="70" w:type="dxa"/>
            </w:tcMar>
            <w:vAlign w:val="center"/>
          </w:tcPr>
          <w:p w14:paraId="743131A7">
            <w:pPr>
              <w:keepNext w:val="0"/>
              <w:spacing w:before="20" w:after="20" w:line="260" w:lineRule="exact"/>
              <w:ind w:left="0" w:leftChars="0" w:right="0" w:rightChars="0" w:firstLine="0" w:firstLineChars="0"/>
              <w:jc w:val="center"/>
              <w:rPr>
                <w:del w:id="7103" w:author="xh" w:date="2026-10-19T10:37:40+08:00"/>
              </w:rPr>
            </w:pPr>
            <w:del w:id="7104" w:author="xh" w:date="2026-10-19T10:37:40+08:00">
              <w:r>
                <w:rPr>
                  <w:rFonts w:ascii="Times New Roman" w:hAnsi="Times New Roman" w:eastAsia="宋体"/>
                  <w:b w:val="0"/>
                  <w:sz w:val="18"/>
                </w:rPr>
                <w:delText>邳州</w:delText>
              </w:r>
            </w:del>
          </w:p>
        </w:tc>
        <w:tc>
          <w:tcPr>
            <w:tcW w:w="1385" w:type="dxa"/>
            <w:tcMar>
              <w:left w:w="70" w:type="dxa"/>
              <w:right w:w="70" w:type="dxa"/>
            </w:tcMar>
            <w:vAlign w:val="center"/>
          </w:tcPr>
          <w:p w14:paraId="7C840CBF">
            <w:pPr>
              <w:keepNext w:val="0"/>
              <w:spacing w:before="20" w:after="20" w:line="260" w:lineRule="exact"/>
              <w:ind w:left="0" w:leftChars="0" w:right="0" w:rightChars="0" w:firstLine="0" w:firstLineChars="0"/>
              <w:jc w:val="center"/>
              <w:rPr>
                <w:del w:id="7105" w:author="xh" w:date="2026-10-19T10:37:40+08:00"/>
              </w:rPr>
            </w:pPr>
            <w:del w:id="7106" w:author="xh" w:date="2026-10-19T10:37:40+08:00">
              <w:r>
                <w:rPr>
                  <w:rFonts w:ascii="Times New Roman" w:hAnsi="Times New Roman" w:eastAsia="宋体"/>
                  <w:b w:val="0"/>
                  <w:sz w:val="18"/>
                </w:rPr>
                <w:delText>弹性</w:delText>
              </w:r>
            </w:del>
          </w:p>
        </w:tc>
        <w:tc>
          <w:tcPr>
            <w:tcW w:w="1385" w:type="dxa"/>
            <w:tcMar>
              <w:left w:w="70" w:type="dxa"/>
              <w:right w:w="70" w:type="dxa"/>
            </w:tcMar>
            <w:vAlign w:val="center"/>
          </w:tcPr>
          <w:p w14:paraId="15396DD0">
            <w:pPr>
              <w:keepNext w:val="0"/>
              <w:spacing w:before="20" w:after="20" w:line="260" w:lineRule="exact"/>
              <w:ind w:left="0" w:leftChars="0" w:right="0" w:rightChars="0" w:firstLine="0" w:firstLineChars="0"/>
              <w:jc w:val="center"/>
              <w:rPr>
                <w:del w:id="7107" w:author="xh" w:date="2026-10-19T10:37:40+08:00"/>
              </w:rPr>
            </w:pPr>
            <w:del w:id="7108" w:author="xh" w:date="2026-10-19T10:37:40+08:00">
              <w:r>
                <w:rPr>
                  <w:rFonts w:ascii="Times New Roman" w:hAnsi="Times New Roman" w:eastAsia="宋体"/>
                  <w:b w:val="0"/>
                  <w:sz w:val="18"/>
                </w:rPr>
                <w:delText>2022</w:delText>
              </w:r>
            </w:del>
          </w:p>
        </w:tc>
        <w:tc>
          <w:tcPr>
            <w:tcW w:w="1385" w:type="dxa"/>
            <w:tcMar>
              <w:left w:w="70" w:type="dxa"/>
              <w:right w:w="70" w:type="dxa"/>
            </w:tcMar>
            <w:vAlign w:val="center"/>
          </w:tcPr>
          <w:p w14:paraId="412CBA30">
            <w:pPr>
              <w:keepNext w:val="0"/>
              <w:spacing w:before="20" w:after="20" w:line="260" w:lineRule="exact"/>
              <w:ind w:left="0" w:leftChars="0" w:right="0" w:rightChars="0" w:firstLine="0" w:firstLineChars="0"/>
              <w:jc w:val="center"/>
              <w:rPr>
                <w:del w:id="7109" w:author="xh" w:date="2026-10-19T10:37:40+08:00"/>
              </w:rPr>
            </w:pPr>
            <w:del w:id="7110" w:author="xh" w:date="2026-10-19T10:37:40+08:00">
              <w:r>
                <w:rPr>
                  <w:rFonts w:ascii="Times New Roman" w:hAnsi="Times New Roman" w:eastAsia="宋体"/>
                  <w:b w:val="0"/>
                  <w:sz w:val="18"/>
                </w:rPr>
                <w:delText>0.29</w:delText>
              </w:r>
            </w:del>
          </w:p>
        </w:tc>
        <w:tc>
          <w:tcPr>
            <w:tcW w:w="1385" w:type="dxa"/>
            <w:tcMar>
              <w:left w:w="70" w:type="dxa"/>
              <w:right w:w="70" w:type="dxa"/>
            </w:tcMar>
            <w:vAlign w:val="center"/>
          </w:tcPr>
          <w:p w14:paraId="5128909F">
            <w:pPr>
              <w:keepNext w:val="0"/>
              <w:spacing w:before="20" w:after="20" w:line="260" w:lineRule="exact"/>
              <w:ind w:left="0" w:leftChars="0" w:right="0" w:rightChars="0" w:firstLine="0" w:firstLineChars="0"/>
              <w:jc w:val="center"/>
              <w:rPr>
                <w:del w:id="7111" w:author="xh" w:date="2026-10-19T10:37:40+08:00"/>
              </w:rPr>
            </w:pPr>
            <w:del w:id="7112" w:author="xh" w:date="2026-10-19T10:37:40+08:00">
              <w:r>
                <w:rPr>
                  <w:rFonts w:ascii="Times New Roman" w:hAnsi="Times New Roman" w:eastAsia="宋体"/>
                  <w:b w:val="0"/>
                  <w:sz w:val="18"/>
                </w:rPr>
                <w:delText>-0.23</w:delText>
              </w:r>
            </w:del>
          </w:p>
        </w:tc>
        <w:tc>
          <w:tcPr>
            <w:tcW w:w="1385" w:type="dxa"/>
            <w:tcMar>
              <w:left w:w="70" w:type="dxa"/>
              <w:right w:w="70" w:type="dxa"/>
            </w:tcMar>
            <w:vAlign w:val="center"/>
          </w:tcPr>
          <w:p w14:paraId="20CD8B40">
            <w:pPr>
              <w:keepNext w:val="0"/>
              <w:spacing w:before="20" w:after="20" w:line="260" w:lineRule="exact"/>
              <w:ind w:left="0" w:leftChars="0" w:right="0" w:rightChars="0" w:firstLine="0" w:firstLineChars="0"/>
              <w:jc w:val="center"/>
              <w:rPr>
                <w:del w:id="7113" w:author="xh" w:date="2026-10-19T10:37:40+08:00"/>
              </w:rPr>
            </w:pPr>
            <w:del w:id="7114" w:author="xh" w:date="2026-10-19T10:37:40+08:00">
              <w:r>
                <w:rPr>
                  <w:rFonts w:ascii="Times New Roman" w:hAnsi="Times New Roman" w:eastAsia="宋体"/>
                  <w:b w:val="0"/>
                  <w:sz w:val="18"/>
                </w:rPr>
                <w:delText>0.07</w:delText>
              </w:r>
            </w:del>
          </w:p>
        </w:tc>
      </w:tr>
      <w:tr w14:paraId="4650C5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7032" w:author="xh" w:date="2026-10-19T10:37:40+08:00"/>
        </w:trPr>
        <w:tc>
          <w:tcPr>
            <w:tcW w:w="1385" w:type="dxa"/>
            <w:tcMar>
              <w:left w:w="70" w:type="dxa"/>
              <w:right w:w="70" w:type="dxa"/>
            </w:tcMar>
            <w:vAlign w:val="center"/>
          </w:tcPr>
          <w:p w14:paraId="45B568A3">
            <w:pPr>
              <w:keepNext w:val="0"/>
              <w:spacing w:before="20" w:after="20" w:line="260" w:lineRule="exact"/>
              <w:ind w:left="0" w:leftChars="0" w:right="0" w:rightChars="0" w:firstLine="0" w:firstLineChars="0"/>
              <w:jc w:val="center"/>
              <w:rPr>
                <w:del w:id="7115" w:author="xh" w:date="2026-10-19T10:37:40+08:00"/>
              </w:rPr>
            </w:pPr>
            <w:del w:id="7116" w:author="xh" w:date="2026-10-19T10:37:40+08:00">
              <w:r>
                <w:rPr>
                  <w:rFonts w:ascii="Times New Roman" w:hAnsi="Times New Roman" w:eastAsia="宋体"/>
                  <w:b w:val="0"/>
                  <w:sz w:val="18"/>
                </w:rPr>
                <w:delText>邳州</w:delText>
              </w:r>
            </w:del>
          </w:p>
        </w:tc>
        <w:tc>
          <w:tcPr>
            <w:tcW w:w="1385" w:type="dxa"/>
            <w:tcMar>
              <w:left w:w="70" w:type="dxa"/>
              <w:right w:w="70" w:type="dxa"/>
            </w:tcMar>
            <w:vAlign w:val="center"/>
          </w:tcPr>
          <w:p w14:paraId="261E48B6">
            <w:pPr>
              <w:keepNext w:val="0"/>
              <w:spacing w:before="20" w:after="20" w:line="260" w:lineRule="exact"/>
              <w:ind w:left="0" w:leftChars="0" w:right="0" w:rightChars="0" w:firstLine="0" w:firstLineChars="0"/>
              <w:jc w:val="center"/>
              <w:rPr>
                <w:del w:id="7117" w:author="xh" w:date="2026-10-19T10:37:40+08:00"/>
              </w:rPr>
            </w:pPr>
            <w:del w:id="7118" w:author="xh" w:date="2026-10-19T10:37:40+08:00">
              <w:r>
                <w:rPr>
                  <w:rFonts w:ascii="Times New Roman" w:hAnsi="Times New Roman" w:eastAsia="宋体"/>
                  <w:b w:val="0"/>
                  <w:sz w:val="18"/>
                </w:rPr>
                <w:delText>弹性</w:delText>
              </w:r>
            </w:del>
          </w:p>
        </w:tc>
        <w:tc>
          <w:tcPr>
            <w:tcW w:w="1385" w:type="dxa"/>
            <w:tcMar>
              <w:left w:w="70" w:type="dxa"/>
              <w:right w:w="70" w:type="dxa"/>
            </w:tcMar>
            <w:vAlign w:val="center"/>
          </w:tcPr>
          <w:p w14:paraId="500AD624">
            <w:pPr>
              <w:keepNext w:val="0"/>
              <w:spacing w:before="20" w:after="20" w:line="260" w:lineRule="exact"/>
              <w:ind w:left="0" w:leftChars="0" w:right="0" w:rightChars="0" w:firstLine="0" w:firstLineChars="0"/>
              <w:jc w:val="center"/>
              <w:rPr>
                <w:del w:id="7119" w:author="xh" w:date="2026-10-19T10:37:40+08:00"/>
              </w:rPr>
            </w:pPr>
            <w:del w:id="7120" w:author="xh" w:date="2026-10-19T10:37:40+08:00">
              <w:r>
                <w:rPr>
                  <w:rFonts w:ascii="Times New Roman" w:hAnsi="Times New Roman" w:eastAsia="宋体"/>
                  <w:b w:val="0"/>
                  <w:sz w:val="18"/>
                </w:rPr>
                <w:delText>2023</w:delText>
              </w:r>
            </w:del>
          </w:p>
        </w:tc>
        <w:tc>
          <w:tcPr>
            <w:tcW w:w="1385" w:type="dxa"/>
            <w:tcMar>
              <w:left w:w="70" w:type="dxa"/>
              <w:right w:w="70" w:type="dxa"/>
            </w:tcMar>
            <w:vAlign w:val="center"/>
          </w:tcPr>
          <w:p w14:paraId="701751DB">
            <w:pPr>
              <w:keepNext w:val="0"/>
              <w:spacing w:before="20" w:after="20" w:line="260" w:lineRule="exact"/>
              <w:ind w:left="0" w:leftChars="0" w:right="0" w:rightChars="0" w:firstLine="0" w:firstLineChars="0"/>
              <w:jc w:val="center"/>
              <w:rPr>
                <w:del w:id="7121" w:author="xh" w:date="2026-10-19T10:37:40+08:00"/>
              </w:rPr>
            </w:pPr>
            <w:del w:id="7122" w:author="xh" w:date="2026-10-19T10:37:40+08:00">
              <w:r>
                <w:rPr>
                  <w:rFonts w:ascii="Times New Roman" w:hAnsi="Times New Roman" w:eastAsia="宋体"/>
                  <w:b w:val="0"/>
                  <w:sz w:val="18"/>
                </w:rPr>
                <w:delText>0.00</w:delText>
              </w:r>
            </w:del>
          </w:p>
        </w:tc>
        <w:tc>
          <w:tcPr>
            <w:tcW w:w="1385" w:type="dxa"/>
            <w:tcMar>
              <w:left w:w="70" w:type="dxa"/>
              <w:right w:w="70" w:type="dxa"/>
            </w:tcMar>
            <w:vAlign w:val="center"/>
          </w:tcPr>
          <w:p w14:paraId="56A0BF7E">
            <w:pPr>
              <w:keepNext w:val="0"/>
              <w:spacing w:before="20" w:after="20" w:line="260" w:lineRule="exact"/>
              <w:ind w:left="0" w:leftChars="0" w:right="0" w:rightChars="0" w:firstLine="0" w:firstLineChars="0"/>
              <w:jc w:val="center"/>
              <w:rPr>
                <w:del w:id="7123" w:author="xh" w:date="2026-10-19T10:37:40+08:00"/>
              </w:rPr>
            </w:pPr>
            <w:del w:id="7124" w:author="xh" w:date="2026-10-19T10:37:40+08:00">
              <w:r>
                <w:rPr>
                  <w:rFonts w:ascii="Times New Roman" w:hAnsi="Times New Roman" w:eastAsia="宋体"/>
                  <w:b w:val="0"/>
                  <w:sz w:val="18"/>
                </w:rPr>
                <w:delText>0.17</w:delText>
              </w:r>
            </w:del>
          </w:p>
        </w:tc>
        <w:tc>
          <w:tcPr>
            <w:tcW w:w="1385" w:type="dxa"/>
            <w:tcMar>
              <w:left w:w="70" w:type="dxa"/>
              <w:right w:w="70" w:type="dxa"/>
            </w:tcMar>
            <w:vAlign w:val="center"/>
          </w:tcPr>
          <w:p w14:paraId="359BDBB5">
            <w:pPr>
              <w:keepNext w:val="0"/>
              <w:spacing w:before="20" w:after="20" w:line="260" w:lineRule="exact"/>
              <w:ind w:left="0" w:leftChars="0" w:right="0" w:rightChars="0" w:firstLine="0" w:firstLineChars="0"/>
              <w:jc w:val="center"/>
              <w:rPr>
                <w:del w:id="7125" w:author="xh" w:date="2026-10-19T10:37:40+08:00"/>
              </w:rPr>
            </w:pPr>
            <w:del w:id="7126" w:author="xh" w:date="2026-10-19T10:37:40+08:00">
              <w:r>
                <w:rPr>
                  <w:rFonts w:ascii="Times New Roman" w:hAnsi="Times New Roman" w:eastAsia="宋体"/>
                  <w:b w:val="0"/>
                  <w:sz w:val="18"/>
                </w:rPr>
                <w:delText>0.17</w:delText>
              </w:r>
            </w:del>
          </w:p>
        </w:tc>
      </w:tr>
      <w:tr w14:paraId="451DFB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7033" w:author="xh" w:date="2026-10-19T10:37:40+08:00"/>
        </w:trPr>
        <w:tc>
          <w:tcPr>
            <w:tcW w:w="1385" w:type="dxa"/>
            <w:tcMar>
              <w:left w:w="70" w:type="dxa"/>
              <w:right w:w="70" w:type="dxa"/>
            </w:tcMar>
            <w:vAlign w:val="center"/>
          </w:tcPr>
          <w:p w14:paraId="0FCC8B34">
            <w:pPr>
              <w:keepNext w:val="0"/>
              <w:spacing w:before="20" w:after="20" w:line="260" w:lineRule="exact"/>
              <w:ind w:left="0" w:leftChars="0" w:right="0" w:rightChars="0" w:firstLine="0" w:firstLineChars="0"/>
              <w:jc w:val="center"/>
              <w:rPr>
                <w:del w:id="7127" w:author="xh" w:date="2026-10-19T10:37:40+08:00"/>
              </w:rPr>
            </w:pPr>
            <w:del w:id="7128" w:author="xh" w:date="2026-10-19T10:37:40+08:00">
              <w:r>
                <w:rPr>
                  <w:rFonts w:ascii="Times New Roman" w:hAnsi="Times New Roman" w:eastAsia="宋体"/>
                  <w:b w:val="0"/>
                  <w:sz w:val="18"/>
                </w:rPr>
                <w:delText>邳州</w:delText>
              </w:r>
            </w:del>
          </w:p>
        </w:tc>
        <w:tc>
          <w:tcPr>
            <w:tcW w:w="1385" w:type="dxa"/>
            <w:tcMar>
              <w:left w:w="70" w:type="dxa"/>
              <w:right w:w="70" w:type="dxa"/>
            </w:tcMar>
            <w:vAlign w:val="center"/>
          </w:tcPr>
          <w:p w14:paraId="5C547181">
            <w:pPr>
              <w:keepNext w:val="0"/>
              <w:spacing w:before="20" w:after="20" w:line="260" w:lineRule="exact"/>
              <w:ind w:left="0" w:leftChars="0" w:right="0" w:rightChars="0" w:firstLine="0" w:firstLineChars="0"/>
              <w:jc w:val="center"/>
              <w:rPr>
                <w:del w:id="7129" w:author="xh" w:date="2026-10-19T10:37:40+08:00"/>
              </w:rPr>
            </w:pPr>
            <w:del w:id="7130" w:author="xh" w:date="2026-10-19T10:37:40+08:00">
              <w:r>
                <w:rPr>
                  <w:rFonts w:ascii="Times New Roman" w:hAnsi="Times New Roman" w:eastAsia="宋体"/>
                  <w:b w:val="0"/>
                  <w:sz w:val="18"/>
                </w:rPr>
                <w:delText>弹性</w:delText>
              </w:r>
            </w:del>
          </w:p>
        </w:tc>
        <w:tc>
          <w:tcPr>
            <w:tcW w:w="1385" w:type="dxa"/>
            <w:tcMar>
              <w:left w:w="70" w:type="dxa"/>
              <w:right w:w="70" w:type="dxa"/>
            </w:tcMar>
            <w:vAlign w:val="center"/>
          </w:tcPr>
          <w:p w14:paraId="6D685D12">
            <w:pPr>
              <w:keepNext w:val="0"/>
              <w:spacing w:before="20" w:after="20" w:line="260" w:lineRule="exact"/>
              <w:ind w:left="0" w:leftChars="0" w:right="0" w:rightChars="0" w:firstLine="0" w:firstLineChars="0"/>
              <w:jc w:val="center"/>
              <w:rPr>
                <w:del w:id="7131" w:author="xh" w:date="2026-10-19T10:37:40+08:00"/>
              </w:rPr>
            </w:pPr>
            <w:del w:id="7132" w:author="xh" w:date="2026-10-19T10:37:40+08:00">
              <w:r>
                <w:rPr>
                  <w:rFonts w:ascii="Times New Roman" w:hAnsi="Times New Roman" w:eastAsia="宋体"/>
                  <w:b w:val="0"/>
                  <w:sz w:val="18"/>
                </w:rPr>
                <w:delText>2024</w:delText>
              </w:r>
            </w:del>
          </w:p>
        </w:tc>
        <w:tc>
          <w:tcPr>
            <w:tcW w:w="1385" w:type="dxa"/>
            <w:tcMar>
              <w:left w:w="70" w:type="dxa"/>
              <w:right w:w="70" w:type="dxa"/>
            </w:tcMar>
            <w:vAlign w:val="center"/>
          </w:tcPr>
          <w:p w14:paraId="1EAE3118">
            <w:pPr>
              <w:keepNext w:val="0"/>
              <w:spacing w:before="20" w:after="20" w:line="260" w:lineRule="exact"/>
              <w:ind w:left="0" w:leftChars="0" w:right="0" w:rightChars="0" w:firstLine="0" w:firstLineChars="0"/>
              <w:jc w:val="center"/>
              <w:rPr>
                <w:del w:id="7133" w:author="xh" w:date="2026-10-19T10:37:40+08:00"/>
              </w:rPr>
            </w:pPr>
            <w:del w:id="7134" w:author="xh" w:date="2026-10-19T10:37:40+08:00">
              <w:r>
                <w:rPr>
                  <w:rFonts w:ascii="Times New Roman" w:hAnsi="Times New Roman" w:eastAsia="宋体"/>
                  <w:b w:val="0"/>
                  <w:sz w:val="18"/>
                </w:rPr>
                <w:delText>0.01</w:delText>
              </w:r>
            </w:del>
          </w:p>
        </w:tc>
        <w:tc>
          <w:tcPr>
            <w:tcW w:w="1385" w:type="dxa"/>
            <w:tcMar>
              <w:left w:w="70" w:type="dxa"/>
              <w:right w:w="70" w:type="dxa"/>
            </w:tcMar>
            <w:vAlign w:val="center"/>
          </w:tcPr>
          <w:p w14:paraId="684DAA66">
            <w:pPr>
              <w:keepNext w:val="0"/>
              <w:spacing w:before="20" w:after="20" w:line="260" w:lineRule="exact"/>
              <w:ind w:left="0" w:leftChars="0" w:right="0" w:rightChars="0" w:firstLine="0" w:firstLineChars="0"/>
              <w:jc w:val="center"/>
              <w:rPr>
                <w:del w:id="7135" w:author="xh" w:date="2026-10-19T10:37:40+08:00"/>
              </w:rPr>
            </w:pPr>
            <w:del w:id="7136" w:author="xh" w:date="2026-10-19T10:37:40+08:00">
              <w:r>
                <w:rPr>
                  <w:rFonts w:ascii="Times New Roman" w:hAnsi="Times New Roman" w:eastAsia="宋体"/>
                  <w:b w:val="0"/>
                  <w:sz w:val="18"/>
                </w:rPr>
                <w:delText>-0.26</w:delText>
              </w:r>
            </w:del>
          </w:p>
        </w:tc>
        <w:tc>
          <w:tcPr>
            <w:tcW w:w="1385" w:type="dxa"/>
            <w:tcMar>
              <w:left w:w="70" w:type="dxa"/>
              <w:right w:w="70" w:type="dxa"/>
            </w:tcMar>
            <w:vAlign w:val="center"/>
          </w:tcPr>
          <w:p w14:paraId="2DC4C9F1">
            <w:pPr>
              <w:keepNext w:val="0"/>
              <w:spacing w:before="20" w:after="20" w:line="260" w:lineRule="exact"/>
              <w:ind w:left="0" w:leftChars="0" w:right="0" w:rightChars="0" w:firstLine="0" w:firstLineChars="0"/>
              <w:jc w:val="center"/>
              <w:rPr>
                <w:del w:id="7137" w:author="xh" w:date="2026-10-19T10:37:40+08:00"/>
              </w:rPr>
            </w:pPr>
            <w:del w:id="7138" w:author="xh" w:date="2026-10-19T10:37:40+08:00">
              <w:r>
                <w:rPr>
                  <w:rFonts w:ascii="Times New Roman" w:hAnsi="Times New Roman" w:eastAsia="宋体"/>
                  <w:b w:val="0"/>
                  <w:sz w:val="18"/>
                </w:rPr>
                <w:delText>-0.25</w:delText>
              </w:r>
            </w:del>
          </w:p>
        </w:tc>
      </w:tr>
      <w:tr w14:paraId="44FE25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7034" w:author="xh" w:date="2026-10-19T10:37:40+08:00"/>
        </w:trPr>
        <w:tc>
          <w:tcPr>
            <w:tcW w:w="1385" w:type="dxa"/>
            <w:tcMar>
              <w:left w:w="70" w:type="dxa"/>
              <w:right w:w="70" w:type="dxa"/>
            </w:tcMar>
            <w:vAlign w:val="center"/>
          </w:tcPr>
          <w:p w14:paraId="70979BA8">
            <w:pPr>
              <w:keepNext w:val="0"/>
              <w:spacing w:before="20" w:after="20" w:line="260" w:lineRule="exact"/>
              <w:ind w:left="0" w:leftChars="0" w:right="0" w:rightChars="0" w:firstLine="0" w:firstLineChars="0"/>
              <w:jc w:val="center"/>
              <w:rPr>
                <w:del w:id="7139" w:author="xh" w:date="2026-10-19T10:37:40+08:00"/>
              </w:rPr>
            </w:pPr>
            <w:del w:id="7140" w:author="xh" w:date="2026-10-19T10:37:40+08:00">
              <w:r>
                <w:rPr>
                  <w:rFonts w:ascii="Times New Roman" w:hAnsi="Times New Roman" w:eastAsia="宋体"/>
                  <w:b w:val="0"/>
                  <w:sz w:val="18"/>
                </w:rPr>
                <w:delText>邳州</w:delText>
              </w:r>
            </w:del>
          </w:p>
        </w:tc>
        <w:tc>
          <w:tcPr>
            <w:tcW w:w="1385" w:type="dxa"/>
            <w:tcMar>
              <w:left w:w="70" w:type="dxa"/>
              <w:right w:w="70" w:type="dxa"/>
            </w:tcMar>
            <w:vAlign w:val="center"/>
          </w:tcPr>
          <w:p w14:paraId="1BAA9D3F">
            <w:pPr>
              <w:keepNext w:val="0"/>
              <w:spacing w:before="20" w:after="20" w:line="260" w:lineRule="exact"/>
              <w:ind w:left="0" w:leftChars="0" w:right="0" w:rightChars="0" w:firstLine="0" w:firstLineChars="0"/>
              <w:jc w:val="center"/>
              <w:rPr>
                <w:del w:id="7141" w:author="xh" w:date="2026-10-19T10:37:40+08:00"/>
              </w:rPr>
            </w:pPr>
            <w:del w:id="7142" w:author="xh" w:date="2026-10-19T10:37:40+08:00">
              <w:r>
                <w:rPr>
                  <w:rFonts w:ascii="Times New Roman" w:hAnsi="Times New Roman" w:eastAsia="宋体"/>
                  <w:b w:val="0"/>
                  <w:sz w:val="18"/>
                </w:rPr>
                <w:delText>弹性</w:delText>
              </w:r>
            </w:del>
          </w:p>
        </w:tc>
        <w:tc>
          <w:tcPr>
            <w:tcW w:w="1385" w:type="dxa"/>
            <w:tcMar>
              <w:left w:w="70" w:type="dxa"/>
              <w:right w:w="70" w:type="dxa"/>
            </w:tcMar>
            <w:vAlign w:val="center"/>
          </w:tcPr>
          <w:p w14:paraId="730DAB82">
            <w:pPr>
              <w:keepNext w:val="0"/>
              <w:spacing w:before="20" w:after="20" w:line="260" w:lineRule="exact"/>
              <w:ind w:left="0" w:leftChars="0" w:right="0" w:rightChars="0" w:firstLine="0" w:firstLineChars="0"/>
              <w:jc w:val="center"/>
              <w:rPr>
                <w:del w:id="7143" w:author="xh" w:date="2026-10-19T10:37:40+08:00"/>
              </w:rPr>
            </w:pPr>
            <w:del w:id="7144" w:author="xh" w:date="2026-10-19T10:37:40+08:00">
              <w:r>
                <w:rPr>
                  <w:rFonts w:ascii="Times New Roman" w:hAnsi="Times New Roman" w:eastAsia="宋体"/>
                  <w:b w:val="0"/>
                  <w:sz w:val="18"/>
                </w:rPr>
                <w:delText>2025</w:delText>
              </w:r>
            </w:del>
          </w:p>
        </w:tc>
        <w:tc>
          <w:tcPr>
            <w:tcW w:w="1385" w:type="dxa"/>
            <w:tcMar>
              <w:left w:w="70" w:type="dxa"/>
              <w:right w:w="70" w:type="dxa"/>
            </w:tcMar>
            <w:vAlign w:val="center"/>
          </w:tcPr>
          <w:p w14:paraId="7F931D9A">
            <w:pPr>
              <w:keepNext w:val="0"/>
              <w:spacing w:before="20" w:after="20" w:line="260" w:lineRule="exact"/>
              <w:ind w:left="0" w:leftChars="0" w:right="0" w:rightChars="0" w:firstLine="0" w:firstLineChars="0"/>
              <w:jc w:val="center"/>
              <w:rPr>
                <w:del w:id="7145" w:author="xh" w:date="2026-10-19T10:37:40+08:00"/>
              </w:rPr>
            </w:pPr>
            <w:del w:id="7146" w:author="xh" w:date="2026-10-19T10:37:40+08:00">
              <w:r>
                <w:rPr>
                  <w:rFonts w:ascii="Times New Roman" w:hAnsi="Times New Roman" w:eastAsia="宋体"/>
                  <w:b w:val="0"/>
                  <w:sz w:val="18"/>
                </w:rPr>
                <w:delText>0.00</w:delText>
              </w:r>
            </w:del>
          </w:p>
        </w:tc>
        <w:tc>
          <w:tcPr>
            <w:tcW w:w="1385" w:type="dxa"/>
            <w:tcMar>
              <w:left w:w="70" w:type="dxa"/>
              <w:right w:w="70" w:type="dxa"/>
            </w:tcMar>
            <w:vAlign w:val="center"/>
          </w:tcPr>
          <w:p w14:paraId="18573FB4">
            <w:pPr>
              <w:keepNext w:val="0"/>
              <w:spacing w:before="20" w:after="20" w:line="260" w:lineRule="exact"/>
              <w:ind w:left="0" w:leftChars="0" w:right="0" w:rightChars="0" w:firstLine="0" w:firstLineChars="0"/>
              <w:jc w:val="center"/>
              <w:rPr>
                <w:del w:id="7147" w:author="xh" w:date="2026-10-19T10:37:40+08:00"/>
              </w:rPr>
            </w:pPr>
            <w:del w:id="7148" w:author="xh" w:date="2026-10-19T10:37:40+08:00">
              <w:r>
                <w:rPr>
                  <w:rFonts w:ascii="Times New Roman" w:hAnsi="Times New Roman" w:eastAsia="宋体"/>
                  <w:b w:val="0"/>
                  <w:sz w:val="18"/>
                </w:rPr>
                <w:delText>-0.20</w:delText>
              </w:r>
            </w:del>
          </w:p>
        </w:tc>
        <w:tc>
          <w:tcPr>
            <w:tcW w:w="1385" w:type="dxa"/>
            <w:tcMar>
              <w:left w:w="70" w:type="dxa"/>
              <w:right w:w="70" w:type="dxa"/>
            </w:tcMar>
            <w:vAlign w:val="center"/>
          </w:tcPr>
          <w:p w14:paraId="31F5E8EF">
            <w:pPr>
              <w:keepNext w:val="0"/>
              <w:spacing w:before="20" w:after="20" w:line="260" w:lineRule="exact"/>
              <w:ind w:left="0" w:leftChars="0" w:right="0" w:rightChars="0" w:firstLine="0" w:firstLineChars="0"/>
              <w:jc w:val="center"/>
              <w:rPr>
                <w:del w:id="7149" w:author="xh" w:date="2026-10-19T10:37:40+08:00"/>
              </w:rPr>
            </w:pPr>
            <w:del w:id="7150" w:author="xh" w:date="2026-10-19T10:37:40+08:00">
              <w:r>
                <w:rPr>
                  <w:rFonts w:ascii="Times New Roman" w:hAnsi="Times New Roman" w:eastAsia="宋体"/>
                  <w:b w:val="0"/>
                  <w:sz w:val="18"/>
                </w:rPr>
                <w:delText>-0.20</w:delText>
              </w:r>
            </w:del>
          </w:p>
        </w:tc>
      </w:tr>
      <w:tr w14:paraId="5A9592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7035" w:author="xh" w:date="2026-10-19T10:37:40+08:00"/>
        </w:trPr>
        <w:tc>
          <w:tcPr>
            <w:tcW w:w="1385" w:type="dxa"/>
            <w:tcMar>
              <w:left w:w="70" w:type="dxa"/>
              <w:right w:w="70" w:type="dxa"/>
            </w:tcMar>
            <w:vAlign w:val="center"/>
          </w:tcPr>
          <w:p w14:paraId="62A1F0B4">
            <w:pPr>
              <w:keepNext w:val="0"/>
              <w:spacing w:before="20" w:after="20" w:line="260" w:lineRule="exact"/>
              <w:ind w:left="0" w:leftChars="0" w:right="0" w:rightChars="0" w:firstLine="0" w:firstLineChars="0"/>
              <w:jc w:val="center"/>
              <w:rPr>
                <w:del w:id="7151" w:author="xh" w:date="2026-10-19T10:37:40+08:00"/>
              </w:rPr>
            </w:pPr>
            <w:del w:id="7152" w:author="xh" w:date="2026-10-19T10:37:40+08:00">
              <w:r>
                <w:rPr>
                  <w:rFonts w:ascii="Times New Roman" w:hAnsi="Times New Roman" w:eastAsia="宋体"/>
                  <w:b w:val="0"/>
                  <w:sz w:val="18"/>
                </w:rPr>
                <w:delText>市区</w:delText>
              </w:r>
            </w:del>
          </w:p>
        </w:tc>
        <w:tc>
          <w:tcPr>
            <w:tcW w:w="1385" w:type="dxa"/>
            <w:tcMar>
              <w:left w:w="70" w:type="dxa"/>
              <w:right w:w="70" w:type="dxa"/>
            </w:tcMar>
            <w:vAlign w:val="center"/>
          </w:tcPr>
          <w:p w14:paraId="3AE91C9A">
            <w:pPr>
              <w:keepNext w:val="0"/>
              <w:spacing w:before="20" w:after="20" w:line="260" w:lineRule="exact"/>
              <w:ind w:left="0" w:leftChars="0" w:right="0" w:rightChars="0" w:firstLine="0" w:firstLineChars="0"/>
              <w:jc w:val="center"/>
              <w:rPr>
                <w:del w:id="7153" w:author="xh" w:date="2026-10-19T10:37:40+08:00"/>
              </w:rPr>
            </w:pPr>
            <w:del w:id="7154" w:author="xh" w:date="2026-10-19T10:37:40+08:00">
              <w:r>
                <w:rPr>
                  <w:rFonts w:ascii="Times New Roman" w:hAnsi="Times New Roman" w:eastAsia="宋体"/>
                  <w:b w:val="0"/>
                  <w:sz w:val="18"/>
                </w:rPr>
                <w:delText>刚性</w:delText>
              </w:r>
            </w:del>
          </w:p>
        </w:tc>
        <w:tc>
          <w:tcPr>
            <w:tcW w:w="1385" w:type="dxa"/>
            <w:tcMar>
              <w:left w:w="70" w:type="dxa"/>
              <w:right w:w="70" w:type="dxa"/>
            </w:tcMar>
            <w:vAlign w:val="center"/>
          </w:tcPr>
          <w:p w14:paraId="61A62E73">
            <w:pPr>
              <w:keepNext w:val="0"/>
              <w:spacing w:before="20" w:after="20" w:line="260" w:lineRule="exact"/>
              <w:ind w:left="0" w:leftChars="0" w:right="0" w:rightChars="0" w:firstLine="0" w:firstLineChars="0"/>
              <w:jc w:val="center"/>
              <w:rPr>
                <w:del w:id="7155" w:author="xh" w:date="2026-10-19T10:37:40+08:00"/>
              </w:rPr>
            </w:pPr>
            <w:del w:id="7156" w:author="xh" w:date="2026-10-19T10:37:40+08:00">
              <w:r>
                <w:rPr>
                  <w:rFonts w:ascii="Times New Roman" w:hAnsi="Times New Roman" w:eastAsia="宋体"/>
                  <w:b w:val="0"/>
                  <w:sz w:val="18"/>
                </w:rPr>
                <w:delText>2022</w:delText>
              </w:r>
            </w:del>
          </w:p>
        </w:tc>
        <w:tc>
          <w:tcPr>
            <w:tcW w:w="1385" w:type="dxa"/>
            <w:tcMar>
              <w:left w:w="70" w:type="dxa"/>
              <w:right w:w="70" w:type="dxa"/>
            </w:tcMar>
            <w:vAlign w:val="center"/>
          </w:tcPr>
          <w:p w14:paraId="5F27F2F3">
            <w:pPr>
              <w:keepNext w:val="0"/>
              <w:spacing w:before="20" w:after="20" w:line="260" w:lineRule="exact"/>
              <w:ind w:left="0" w:leftChars="0" w:right="0" w:rightChars="0" w:firstLine="0" w:firstLineChars="0"/>
              <w:jc w:val="center"/>
              <w:rPr>
                <w:del w:id="7157" w:author="xh" w:date="2026-10-19T10:37:40+08:00"/>
              </w:rPr>
            </w:pPr>
            <w:del w:id="7158" w:author="xh" w:date="2026-10-19T10:37:40+08:00">
              <w:r>
                <w:rPr>
                  <w:rFonts w:ascii="Times New Roman" w:hAnsi="Times New Roman" w:eastAsia="宋体"/>
                  <w:b w:val="0"/>
                  <w:sz w:val="18"/>
                </w:rPr>
                <w:delText>0.00</w:delText>
              </w:r>
            </w:del>
          </w:p>
        </w:tc>
        <w:tc>
          <w:tcPr>
            <w:tcW w:w="1385" w:type="dxa"/>
            <w:tcMar>
              <w:left w:w="70" w:type="dxa"/>
              <w:right w:w="70" w:type="dxa"/>
            </w:tcMar>
            <w:vAlign w:val="center"/>
          </w:tcPr>
          <w:p w14:paraId="5C113F83">
            <w:pPr>
              <w:keepNext w:val="0"/>
              <w:spacing w:before="20" w:after="20" w:line="260" w:lineRule="exact"/>
              <w:ind w:left="0" w:leftChars="0" w:right="0" w:rightChars="0" w:firstLine="0" w:firstLineChars="0"/>
              <w:jc w:val="center"/>
              <w:rPr>
                <w:del w:id="7159" w:author="xh" w:date="2026-10-19T10:37:40+08:00"/>
              </w:rPr>
            </w:pPr>
            <w:del w:id="7160" w:author="xh" w:date="2026-10-19T10:37:40+08:00">
              <w:r>
                <w:rPr>
                  <w:rFonts w:ascii="Times New Roman" w:hAnsi="Times New Roman" w:eastAsia="宋体"/>
                  <w:b w:val="0"/>
                  <w:sz w:val="18"/>
                </w:rPr>
                <w:delText>0.02</w:delText>
              </w:r>
            </w:del>
          </w:p>
        </w:tc>
        <w:tc>
          <w:tcPr>
            <w:tcW w:w="1385" w:type="dxa"/>
            <w:tcMar>
              <w:left w:w="70" w:type="dxa"/>
              <w:right w:w="70" w:type="dxa"/>
            </w:tcMar>
            <w:vAlign w:val="center"/>
          </w:tcPr>
          <w:p w14:paraId="01FB1175">
            <w:pPr>
              <w:keepNext w:val="0"/>
              <w:spacing w:before="20" w:after="20" w:line="260" w:lineRule="exact"/>
              <w:ind w:left="0" w:leftChars="0" w:right="0" w:rightChars="0" w:firstLine="0" w:firstLineChars="0"/>
              <w:jc w:val="center"/>
              <w:rPr>
                <w:del w:id="7161" w:author="xh" w:date="2026-10-19T10:37:40+08:00"/>
              </w:rPr>
            </w:pPr>
            <w:del w:id="7162" w:author="xh" w:date="2026-10-19T10:37:40+08:00">
              <w:r>
                <w:rPr>
                  <w:rFonts w:ascii="Times New Roman" w:hAnsi="Times New Roman" w:eastAsia="宋体"/>
                  <w:b w:val="0"/>
                  <w:sz w:val="18"/>
                </w:rPr>
                <w:delText>0.02</w:delText>
              </w:r>
            </w:del>
          </w:p>
        </w:tc>
      </w:tr>
      <w:tr w14:paraId="50AE49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7036" w:author="xh" w:date="2026-10-19T10:37:40+08:00"/>
        </w:trPr>
        <w:tc>
          <w:tcPr>
            <w:tcW w:w="1385" w:type="dxa"/>
            <w:tcMar>
              <w:left w:w="70" w:type="dxa"/>
              <w:right w:w="70" w:type="dxa"/>
            </w:tcMar>
            <w:vAlign w:val="center"/>
          </w:tcPr>
          <w:p w14:paraId="786BCCB6">
            <w:pPr>
              <w:keepNext w:val="0"/>
              <w:spacing w:before="20" w:after="20" w:line="260" w:lineRule="exact"/>
              <w:ind w:left="0" w:leftChars="0" w:right="0" w:rightChars="0" w:firstLine="0" w:firstLineChars="0"/>
              <w:jc w:val="center"/>
              <w:rPr>
                <w:del w:id="7163" w:author="xh" w:date="2026-10-19T10:37:40+08:00"/>
              </w:rPr>
            </w:pPr>
            <w:del w:id="7164" w:author="xh" w:date="2026-10-19T10:37:40+08:00">
              <w:r>
                <w:rPr>
                  <w:rFonts w:ascii="Times New Roman" w:hAnsi="Times New Roman" w:eastAsia="宋体"/>
                  <w:b w:val="0"/>
                  <w:sz w:val="18"/>
                </w:rPr>
                <w:delText>市区</w:delText>
              </w:r>
            </w:del>
          </w:p>
        </w:tc>
        <w:tc>
          <w:tcPr>
            <w:tcW w:w="1385" w:type="dxa"/>
            <w:tcMar>
              <w:left w:w="70" w:type="dxa"/>
              <w:right w:w="70" w:type="dxa"/>
            </w:tcMar>
            <w:vAlign w:val="center"/>
          </w:tcPr>
          <w:p w14:paraId="68950B8D">
            <w:pPr>
              <w:keepNext w:val="0"/>
              <w:spacing w:before="20" w:after="20" w:line="260" w:lineRule="exact"/>
              <w:ind w:left="0" w:leftChars="0" w:right="0" w:rightChars="0" w:firstLine="0" w:firstLineChars="0"/>
              <w:jc w:val="center"/>
              <w:rPr>
                <w:del w:id="7165" w:author="xh" w:date="2026-10-19T10:37:40+08:00"/>
              </w:rPr>
            </w:pPr>
            <w:del w:id="7166" w:author="xh" w:date="2026-10-19T10:37:40+08:00">
              <w:r>
                <w:rPr>
                  <w:rFonts w:ascii="Times New Roman" w:hAnsi="Times New Roman" w:eastAsia="宋体"/>
                  <w:b w:val="0"/>
                  <w:sz w:val="18"/>
                </w:rPr>
                <w:delText>刚性</w:delText>
              </w:r>
            </w:del>
          </w:p>
        </w:tc>
        <w:tc>
          <w:tcPr>
            <w:tcW w:w="1385" w:type="dxa"/>
            <w:tcMar>
              <w:left w:w="70" w:type="dxa"/>
              <w:right w:w="70" w:type="dxa"/>
            </w:tcMar>
            <w:vAlign w:val="center"/>
          </w:tcPr>
          <w:p w14:paraId="138EF96A">
            <w:pPr>
              <w:keepNext w:val="0"/>
              <w:spacing w:before="20" w:after="20" w:line="260" w:lineRule="exact"/>
              <w:ind w:left="0" w:leftChars="0" w:right="0" w:rightChars="0" w:firstLine="0" w:firstLineChars="0"/>
              <w:jc w:val="center"/>
              <w:rPr>
                <w:del w:id="7167" w:author="xh" w:date="2026-10-19T10:37:40+08:00"/>
              </w:rPr>
            </w:pPr>
            <w:del w:id="7168" w:author="xh" w:date="2026-10-19T10:37:40+08:00">
              <w:r>
                <w:rPr>
                  <w:rFonts w:ascii="Times New Roman" w:hAnsi="Times New Roman" w:eastAsia="宋体"/>
                  <w:b w:val="0"/>
                  <w:sz w:val="18"/>
                </w:rPr>
                <w:delText>2023</w:delText>
              </w:r>
            </w:del>
          </w:p>
        </w:tc>
        <w:tc>
          <w:tcPr>
            <w:tcW w:w="1385" w:type="dxa"/>
            <w:tcMar>
              <w:left w:w="70" w:type="dxa"/>
              <w:right w:w="70" w:type="dxa"/>
            </w:tcMar>
            <w:vAlign w:val="center"/>
          </w:tcPr>
          <w:p w14:paraId="5F1AE732">
            <w:pPr>
              <w:keepNext w:val="0"/>
              <w:spacing w:before="20" w:after="20" w:line="260" w:lineRule="exact"/>
              <w:ind w:left="0" w:leftChars="0" w:right="0" w:rightChars="0" w:firstLine="0" w:firstLineChars="0"/>
              <w:jc w:val="center"/>
              <w:rPr>
                <w:del w:id="7169" w:author="xh" w:date="2026-10-19T10:37:40+08:00"/>
              </w:rPr>
            </w:pPr>
            <w:del w:id="7170" w:author="xh" w:date="2026-10-19T10:37:40+08:00">
              <w:r>
                <w:rPr>
                  <w:rFonts w:ascii="Times New Roman" w:hAnsi="Times New Roman" w:eastAsia="宋体"/>
                  <w:b w:val="0"/>
                  <w:sz w:val="18"/>
                </w:rPr>
                <w:delText>0.00</w:delText>
              </w:r>
            </w:del>
          </w:p>
        </w:tc>
        <w:tc>
          <w:tcPr>
            <w:tcW w:w="1385" w:type="dxa"/>
            <w:tcMar>
              <w:left w:w="70" w:type="dxa"/>
              <w:right w:w="70" w:type="dxa"/>
            </w:tcMar>
            <w:vAlign w:val="center"/>
          </w:tcPr>
          <w:p w14:paraId="4356ECE6">
            <w:pPr>
              <w:keepNext w:val="0"/>
              <w:spacing w:before="20" w:after="20" w:line="260" w:lineRule="exact"/>
              <w:ind w:left="0" w:leftChars="0" w:right="0" w:rightChars="0" w:firstLine="0" w:firstLineChars="0"/>
              <w:jc w:val="center"/>
              <w:rPr>
                <w:del w:id="7171" w:author="xh" w:date="2026-10-19T10:37:40+08:00"/>
              </w:rPr>
            </w:pPr>
            <w:del w:id="7172" w:author="xh" w:date="2026-10-19T10:37:40+08:00">
              <w:r>
                <w:rPr>
                  <w:rFonts w:ascii="Times New Roman" w:hAnsi="Times New Roman" w:eastAsia="宋体"/>
                  <w:b w:val="0"/>
                  <w:sz w:val="18"/>
                </w:rPr>
                <w:delText>-0.14</w:delText>
              </w:r>
            </w:del>
          </w:p>
        </w:tc>
        <w:tc>
          <w:tcPr>
            <w:tcW w:w="1385" w:type="dxa"/>
            <w:tcMar>
              <w:left w:w="70" w:type="dxa"/>
              <w:right w:w="70" w:type="dxa"/>
            </w:tcMar>
            <w:vAlign w:val="center"/>
          </w:tcPr>
          <w:p w14:paraId="0AB97651">
            <w:pPr>
              <w:keepNext w:val="0"/>
              <w:spacing w:before="20" w:after="20" w:line="260" w:lineRule="exact"/>
              <w:ind w:left="0" w:leftChars="0" w:right="0" w:rightChars="0" w:firstLine="0" w:firstLineChars="0"/>
              <w:jc w:val="center"/>
              <w:rPr>
                <w:del w:id="7173" w:author="xh" w:date="2026-10-19T10:37:40+08:00"/>
              </w:rPr>
            </w:pPr>
            <w:del w:id="7174" w:author="xh" w:date="2026-10-19T10:37:40+08:00">
              <w:r>
                <w:rPr>
                  <w:rFonts w:ascii="Times New Roman" w:hAnsi="Times New Roman" w:eastAsia="宋体"/>
                  <w:b w:val="0"/>
                  <w:sz w:val="18"/>
                </w:rPr>
                <w:delText>-0.14</w:delText>
              </w:r>
            </w:del>
          </w:p>
        </w:tc>
      </w:tr>
      <w:tr w14:paraId="2A499D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7037" w:author="xh" w:date="2026-10-19T10:37:40+08:00"/>
        </w:trPr>
        <w:tc>
          <w:tcPr>
            <w:tcW w:w="1385" w:type="dxa"/>
            <w:tcMar>
              <w:left w:w="70" w:type="dxa"/>
              <w:right w:w="70" w:type="dxa"/>
            </w:tcMar>
            <w:vAlign w:val="center"/>
          </w:tcPr>
          <w:p w14:paraId="2FA2615E">
            <w:pPr>
              <w:keepNext w:val="0"/>
              <w:spacing w:before="20" w:after="20" w:line="260" w:lineRule="exact"/>
              <w:ind w:left="0" w:leftChars="0" w:right="0" w:rightChars="0" w:firstLine="0" w:firstLineChars="0"/>
              <w:jc w:val="center"/>
              <w:rPr>
                <w:del w:id="7175" w:author="xh" w:date="2026-10-19T10:37:40+08:00"/>
              </w:rPr>
            </w:pPr>
            <w:del w:id="7176" w:author="xh" w:date="2026-10-19T10:37:40+08:00">
              <w:r>
                <w:rPr>
                  <w:rFonts w:ascii="Times New Roman" w:hAnsi="Times New Roman" w:eastAsia="宋体"/>
                  <w:b w:val="0"/>
                  <w:sz w:val="18"/>
                </w:rPr>
                <w:delText>市区</w:delText>
              </w:r>
            </w:del>
          </w:p>
        </w:tc>
        <w:tc>
          <w:tcPr>
            <w:tcW w:w="1385" w:type="dxa"/>
            <w:tcMar>
              <w:left w:w="70" w:type="dxa"/>
              <w:right w:w="70" w:type="dxa"/>
            </w:tcMar>
            <w:vAlign w:val="center"/>
          </w:tcPr>
          <w:p w14:paraId="632F70E3">
            <w:pPr>
              <w:keepNext w:val="0"/>
              <w:spacing w:before="20" w:after="20" w:line="260" w:lineRule="exact"/>
              <w:ind w:left="0" w:leftChars="0" w:right="0" w:rightChars="0" w:firstLine="0" w:firstLineChars="0"/>
              <w:jc w:val="center"/>
              <w:rPr>
                <w:del w:id="7177" w:author="xh" w:date="2026-10-19T10:37:40+08:00"/>
              </w:rPr>
            </w:pPr>
            <w:del w:id="7178" w:author="xh" w:date="2026-10-19T10:37:40+08:00">
              <w:r>
                <w:rPr>
                  <w:rFonts w:ascii="Times New Roman" w:hAnsi="Times New Roman" w:eastAsia="宋体"/>
                  <w:b w:val="0"/>
                  <w:sz w:val="18"/>
                </w:rPr>
                <w:delText>刚性</w:delText>
              </w:r>
            </w:del>
          </w:p>
        </w:tc>
        <w:tc>
          <w:tcPr>
            <w:tcW w:w="1385" w:type="dxa"/>
            <w:tcMar>
              <w:left w:w="70" w:type="dxa"/>
              <w:right w:w="70" w:type="dxa"/>
            </w:tcMar>
            <w:vAlign w:val="center"/>
          </w:tcPr>
          <w:p w14:paraId="5626D8DB">
            <w:pPr>
              <w:keepNext w:val="0"/>
              <w:spacing w:before="20" w:after="20" w:line="260" w:lineRule="exact"/>
              <w:ind w:left="0" w:leftChars="0" w:right="0" w:rightChars="0" w:firstLine="0" w:firstLineChars="0"/>
              <w:jc w:val="center"/>
              <w:rPr>
                <w:del w:id="7179" w:author="xh" w:date="2026-10-19T10:37:40+08:00"/>
              </w:rPr>
            </w:pPr>
            <w:del w:id="7180" w:author="xh" w:date="2026-10-19T10:37:40+08:00">
              <w:r>
                <w:rPr>
                  <w:rFonts w:ascii="Times New Roman" w:hAnsi="Times New Roman" w:eastAsia="宋体"/>
                  <w:b w:val="0"/>
                  <w:sz w:val="18"/>
                </w:rPr>
                <w:delText>2024</w:delText>
              </w:r>
            </w:del>
          </w:p>
        </w:tc>
        <w:tc>
          <w:tcPr>
            <w:tcW w:w="1385" w:type="dxa"/>
            <w:tcMar>
              <w:left w:w="70" w:type="dxa"/>
              <w:right w:w="70" w:type="dxa"/>
            </w:tcMar>
            <w:vAlign w:val="center"/>
          </w:tcPr>
          <w:p w14:paraId="0C5664C9">
            <w:pPr>
              <w:keepNext w:val="0"/>
              <w:spacing w:before="20" w:after="20" w:line="260" w:lineRule="exact"/>
              <w:ind w:left="0" w:leftChars="0" w:right="0" w:rightChars="0" w:firstLine="0" w:firstLineChars="0"/>
              <w:jc w:val="center"/>
              <w:rPr>
                <w:del w:id="7181" w:author="xh" w:date="2026-10-19T10:37:40+08:00"/>
              </w:rPr>
            </w:pPr>
            <w:del w:id="7182" w:author="xh" w:date="2026-10-19T10:37:40+08:00">
              <w:r>
                <w:rPr>
                  <w:rFonts w:ascii="Times New Roman" w:hAnsi="Times New Roman" w:eastAsia="宋体"/>
                  <w:b w:val="0"/>
                  <w:sz w:val="18"/>
                </w:rPr>
                <w:delText>0.00</w:delText>
              </w:r>
            </w:del>
          </w:p>
        </w:tc>
        <w:tc>
          <w:tcPr>
            <w:tcW w:w="1385" w:type="dxa"/>
            <w:tcMar>
              <w:left w:w="70" w:type="dxa"/>
              <w:right w:w="70" w:type="dxa"/>
            </w:tcMar>
            <w:vAlign w:val="center"/>
          </w:tcPr>
          <w:p w14:paraId="1FE16DEA">
            <w:pPr>
              <w:keepNext w:val="0"/>
              <w:spacing w:before="20" w:after="20" w:line="260" w:lineRule="exact"/>
              <w:ind w:left="0" w:leftChars="0" w:right="0" w:rightChars="0" w:firstLine="0" w:firstLineChars="0"/>
              <w:jc w:val="center"/>
              <w:rPr>
                <w:del w:id="7183" w:author="xh" w:date="2026-10-19T10:37:40+08:00"/>
              </w:rPr>
            </w:pPr>
            <w:del w:id="7184" w:author="xh" w:date="2026-10-19T10:37:40+08:00">
              <w:r>
                <w:rPr>
                  <w:rFonts w:ascii="Times New Roman" w:hAnsi="Times New Roman" w:eastAsia="宋体"/>
                  <w:b w:val="0"/>
                  <w:sz w:val="18"/>
                </w:rPr>
                <w:delText>0.12</w:delText>
              </w:r>
            </w:del>
          </w:p>
        </w:tc>
        <w:tc>
          <w:tcPr>
            <w:tcW w:w="1385" w:type="dxa"/>
            <w:tcMar>
              <w:left w:w="70" w:type="dxa"/>
              <w:right w:w="70" w:type="dxa"/>
            </w:tcMar>
            <w:vAlign w:val="center"/>
          </w:tcPr>
          <w:p w14:paraId="04A1100A">
            <w:pPr>
              <w:keepNext w:val="0"/>
              <w:spacing w:before="20" w:after="20" w:line="260" w:lineRule="exact"/>
              <w:ind w:left="0" w:leftChars="0" w:right="0" w:rightChars="0" w:firstLine="0" w:firstLineChars="0"/>
              <w:jc w:val="center"/>
              <w:rPr>
                <w:del w:id="7185" w:author="xh" w:date="2026-10-19T10:37:40+08:00"/>
              </w:rPr>
            </w:pPr>
            <w:del w:id="7186" w:author="xh" w:date="2026-10-19T10:37:40+08:00">
              <w:r>
                <w:rPr>
                  <w:rFonts w:ascii="Times New Roman" w:hAnsi="Times New Roman" w:eastAsia="宋体"/>
                  <w:b w:val="0"/>
                  <w:sz w:val="18"/>
                </w:rPr>
                <w:delText>0.12</w:delText>
              </w:r>
            </w:del>
          </w:p>
        </w:tc>
      </w:tr>
      <w:tr w14:paraId="6F9C0C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7038" w:author="xh" w:date="2026-10-19T10:37:40+08:00"/>
        </w:trPr>
        <w:tc>
          <w:tcPr>
            <w:tcW w:w="1385" w:type="dxa"/>
            <w:tcMar>
              <w:left w:w="70" w:type="dxa"/>
              <w:right w:w="70" w:type="dxa"/>
            </w:tcMar>
            <w:vAlign w:val="center"/>
          </w:tcPr>
          <w:p w14:paraId="67FF9171">
            <w:pPr>
              <w:keepNext w:val="0"/>
              <w:spacing w:before="20" w:after="20" w:line="260" w:lineRule="exact"/>
              <w:ind w:left="0" w:leftChars="0" w:right="0" w:rightChars="0" w:firstLine="0" w:firstLineChars="0"/>
              <w:jc w:val="center"/>
              <w:rPr>
                <w:del w:id="7187" w:author="xh" w:date="2026-10-19T10:37:40+08:00"/>
              </w:rPr>
            </w:pPr>
            <w:del w:id="7188" w:author="xh" w:date="2026-10-19T10:37:40+08:00">
              <w:r>
                <w:rPr>
                  <w:rFonts w:ascii="Times New Roman" w:hAnsi="Times New Roman" w:eastAsia="宋体"/>
                  <w:b w:val="0"/>
                  <w:sz w:val="18"/>
                </w:rPr>
                <w:delText>市区</w:delText>
              </w:r>
            </w:del>
          </w:p>
        </w:tc>
        <w:tc>
          <w:tcPr>
            <w:tcW w:w="1385" w:type="dxa"/>
            <w:tcMar>
              <w:left w:w="70" w:type="dxa"/>
              <w:right w:w="70" w:type="dxa"/>
            </w:tcMar>
            <w:vAlign w:val="center"/>
          </w:tcPr>
          <w:p w14:paraId="769D4F54">
            <w:pPr>
              <w:keepNext w:val="0"/>
              <w:spacing w:before="20" w:after="20" w:line="260" w:lineRule="exact"/>
              <w:ind w:left="0" w:leftChars="0" w:right="0" w:rightChars="0" w:firstLine="0" w:firstLineChars="0"/>
              <w:jc w:val="center"/>
              <w:rPr>
                <w:del w:id="7189" w:author="xh" w:date="2026-10-19T10:37:40+08:00"/>
              </w:rPr>
            </w:pPr>
            <w:del w:id="7190" w:author="xh" w:date="2026-10-19T10:37:40+08:00">
              <w:r>
                <w:rPr>
                  <w:rFonts w:ascii="Times New Roman" w:hAnsi="Times New Roman" w:eastAsia="宋体"/>
                  <w:b w:val="0"/>
                  <w:sz w:val="18"/>
                </w:rPr>
                <w:delText>刚性</w:delText>
              </w:r>
            </w:del>
          </w:p>
        </w:tc>
        <w:tc>
          <w:tcPr>
            <w:tcW w:w="1385" w:type="dxa"/>
            <w:tcMar>
              <w:left w:w="70" w:type="dxa"/>
              <w:right w:w="70" w:type="dxa"/>
            </w:tcMar>
            <w:vAlign w:val="center"/>
          </w:tcPr>
          <w:p w14:paraId="2A6D2D67">
            <w:pPr>
              <w:keepNext w:val="0"/>
              <w:spacing w:before="20" w:after="20" w:line="260" w:lineRule="exact"/>
              <w:ind w:left="0" w:leftChars="0" w:right="0" w:rightChars="0" w:firstLine="0" w:firstLineChars="0"/>
              <w:jc w:val="center"/>
              <w:rPr>
                <w:del w:id="7191" w:author="xh" w:date="2026-10-19T10:37:40+08:00"/>
              </w:rPr>
            </w:pPr>
            <w:del w:id="7192" w:author="xh" w:date="2026-10-19T10:37:40+08:00">
              <w:r>
                <w:rPr>
                  <w:rFonts w:ascii="Times New Roman" w:hAnsi="Times New Roman" w:eastAsia="宋体"/>
                  <w:b w:val="0"/>
                  <w:sz w:val="18"/>
                </w:rPr>
                <w:delText>2025</w:delText>
              </w:r>
            </w:del>
          </w:p>
        </w:tc>
        <w:tc>
          <w:tcPr>
            <w:tcW w:w="1385" w:type="dxa"/>
            <w:tcMar>
              <w:left w:w="70" w:type="dxa"/>
              <w:right w:w="70" w:type="dxa"/>
            </w:tcMar>
            <w:vAlign w:val="center"/>
          </w:tcPr>
          <w:p w14:paraId="39CE97C5">
            <w:pPr>
              <w:keepNext w:val="0"/>
              <w:spacing w:before="20" w:after="20" w:line="260" w:lineRule="exact"/>
              <w:ind w:left="0" w:leftChars="0" w:right="0" w:rightChars="0" w:firstLine="0" w:firstLineChars="0"/>
              <w:jc w:val="center"/>
              <w:rPr>
                <w:del w:id="7193" w:author="xh" w:date="2026-10-19T10:37:40+08:00"/>
              </w:rPr>
            </w:pPr>
            <w:del w:id="7194" w:author="xh" w:date="2026-10-19T10:37:40+08:00">
              <w:r>
                <w:rPr>
                  <w:rFonts w:ascii="Times New Roman" w:hAnsi="Times New Roman" w:eastAsia="宋体"/>
                  <w:b w:val="0"/>
                  <w:sz w:val="18"/>
                </w:rPr>
                <w:delText>0.00</w:delText>
              </w:r>
            </w:del>
          </w:p>
        </w:tc>
        <w:tc>
          <w:tcPr>
            <w:tcW w:w="1385" w:type="dxa"/>
            <w:tcMar>
              <w:left w:w="70" w:type="dxa"/>
              <w:right w:w="70" w:type="dxa"/>
            </w:tcMar>
            <w:vAlign w:val="center"/>
          </w:tcPr>
          <w:p w14:paraId="7E1007CF">
            <w:pPr>
              <w:keepNext w:val="0"/>
              <w:spacing w:before="20" w:after="20" w:line="260" w:lineRule="exact"/>
              <w:ind w:left="0" w:leftChars="0" w:right="0" w:rightChars="0" w:firstLine="0" w:firstLineChars="0"/>
              <w:jc w:val="center"/>
              <w:rPr>
                <w:del w:id="7195" w:author="xh" w:date="2026-10-19T10:37:40+08:00"/>
              </w:rPr>
            </w:pPr>
            <w:del w:id="7196" w:author="xh" w:date="2026-10-19T10:37:40+08:00">
              <w:r>
                <w:rPr>
                  <w:rFonts w:ascii="Times New Roman" w:hAnsi="Times New Roman" w:eastAsia="宋体"/>
                  <w:b w:val="0"/>
                  <w:sz w:val="18"/>
                </w:rPr>
                <w:delText>-0.10</w:delText>
              </w:r>
            </w:del>
          </w:p>
        </w:tc>
        <w:tc>
          <w:tcPr>
            <w:tcW w:w="1385" w:type="dxa"/>
            <w:tcMar>
              <w:left w:w="70" w:type="dxa"/>
              <w:right w:w="70" w:type="dxa"/>
            </w:tcMar>
            <w:vAlign w:val="center"/>
          </w:tcPr>
          <w:p w14:paraId="7C66CCDE">
            <w:pPr>
              <w:keepNext w:val="0"/>
              <w:spacing w:before="20" w:after="20" w:line="260" w:lineRule="exact"/>
              <w:ind w:left="0" w:leftChars="0" w:right="0" w:rightChars="0" w:firstLine="0" w:firstLineChars="0"/>
              <w:jc w:val="center"/>
              <w:rPr>
                <w:del w:id="7197" w:author="xh" w:date="2026-10-19T10:37:40+08:00"/>
              </w:rPr>
            </w:pPr>
            <w:del w:id="7198" w:author="xh" w:date="2026-10-19T10:37:40+08:00">
              <w:r>
                <w:rPr>
                  <w:rFonts w:ascii="Times New Roman" w:hAnsi="Times New Roman" w:eastAsia="宋体"/>
                  <w:b w:val="0"/>
                  <w:sz w:val="18"/>
                </w:rPr>
                <w:delText>-0.10</w:delText>
              </w:r>
            </w:del>
          </w:p>
        </w:tc>
      </w:tr>
      <w:tr w14:paraId="10378A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7039" w:author="xh" w:date="2026-10-19T10:37:40+08:00"/>
        </w:trPr>
        <w:tc>
          <w:tcPr>
            <w:tcW w:w="1385" w:type="dxa"/>
            <w:tcMar>
              <w:left w:w="70" w:type="dxa"/>
              <w:right w:w="70" w:type="dxa"/>
            </w:tcMar>
            <w:vAlign w:val="center"/>
          </w:tcPr>
          <w:p w14:paraId="23DCEC22">
            <w:pPr>
              <w:keepNext w:val="0"/>
              <w:spacing w:before="20" w:after="20" w:line="260" w:lineRule="exact"/>
              <w:ind w:left="0" w:leftChars="0" w:right="0" w:rightChars="0" w:firstLine="0" w:firstLineChars="0"/>
              <w:jc w:val="center"/>
              <w:rPr>
                <w:del w:id="7199" w:author="xh" w:date="2026-10-19T10:37:40+08:00"/>
              </w:rPr>
            </w:pPr>
            <w:del w:id="7200" w:author="xh" w:date="2026-10-19T10:37:40+08:00">
              <w:r>
                <w:rPr>
                  <w:rFonts w:ascii="Times New Roman" w:hAnsi="Times New Roman" w:eastAsia="宋体"/>
                  <w:b w:val="0"/>
                  <w:sz w:val="18"/>
                </w:rPr>
                <w:delText>市区</w:delText>
              </w:r>
            </w:del>
          </w:p>
        </w:tc>
        <w:tc>
          <w:tcPr>
            <w:tcW w:w="1385" w:type="dxa"/>
            <w:tcMar>
              <w:left w:w="70" w:type="dxa"/>
              <w:right w:w="70" w:type="dxa"/>
            </w:tcMar>
            <w:vAlign w:val="center"/>
          </w:tcPr>
          <w:p w14:paraId="1D985E3B">
            <w:pPr>
              <w:keepNext w:val="0"/>
              <w:spacing w:before="20" w:after="20" w:line="260" w:lineRule="exact"/>
              <w:ind w:left="0" w:leftChars="0" w:right="0" w:rightChars="0" w:firstLine="0" w:firstLineChars="0"/>
              <w:jc w:val="center"/>
              <w:rPr>
                <w:del w:id="7201" w:author="xh" w:date="2026-10-19T10:37:40+08:00"/>
              </w:rPr>
            </w:pPr>
            <w:del w:id="7202" w:author="xh" w:date="2026-10-19T10:37:40+08:00">
              <w:r>
                <w:rPr>
                  <w:rFonts w:ascii="Times New Roman" w:hAnsi="Times New Roman" w:eastAsia="宋体"/>
                  <w:b w:val="0"/>
                  <w:sz w:val="18"/>
                </w:rPr>
                <w:delText>弹性</w:delText>
              </w:r>
            </w:del>
          </w:p>
        </w:tc>
        <w:tc>
          <w:tcPr>
            <w:tcW w:w="1385" w:type="dxa"/>
            <w:tcMar>
              <w:left w:w="70" w:type="dxa"/>
              <w:right w:w="70" w:type="dxa"/>
            </w:tcMar>
            <w:vAlign w:val="center"/>
          </w:tcPr>
          <w:p w14:paraId="69A287C5">
            <w:pPr>
              <w:keepNext w:val="0"/>
              <w:spacing w:before="20" w:after="20" w:line="260" w:lineRule="exact"/>
              <w:ind w:left="0" w:leftChars="0" w:right="0" w:rightChars="0" w:firstLine="0" w:firstLineChars="0"/>
              <w:jc w:val="center"/>
              <w:rPr>
                <w:del w:id="7203" w:author="xh" w:date="2026-10-19T10:37:40+08:00"/>
              </w:rPr>
            </w:pPr>
            <w:del w:id="7204" w:author="xh" w:date="2026-10-19T10:37:40+08:00">
              <w:r>
                <w:rPr>
                  <w:rFonts w:ascii="Times New Roman" w:hAnsi="Times New Roman" w:eastAsia="宋体"/>
                  <w:b w:val="0"/>
                  <w:sz w:val="18"/>
                </w:rPr>
                <w:delText>2022</w:delText>
              </w:r>
            </w:del>
          </w:p>
        </w:tc>
        <w:tc>
          <w:tcPr>
            <w:tcW w:w="1385" w:type="dxa"/>
            <w:tcMar>
              <w:left w:w="70" w:type="dxa"/>
              <w:right w:w="70" w:type="dxa"/>
            </w:tcMar>
            <w:vAlign w:val="center"/>
          </w:tcPr>
          <w:p w14:paraId="3A6B451F">
            <w:pPr>
              <w:keepNext w:val="0"/>
              <w:spacing w:before="20" w:after="20" w:line="260" w:lineRule="exact"/>
              <w:ind w:left="0" w:leftChars="0" w:right="0" w:rightChars="0" w:firstLine="0" w:firstLineChars="0"/>
              <w:jc w:val="center"/>
              <w:rPr>
                <w:del w:id="7205" w:author="xh" w:date="2026-10-19T10:37:40+08:00"/>
              </w:rPr>
            </w:pPr>
            <w:del w:id="7206" w:author="xh" w:date="2026-10-19T10:37:40+08:00">
              <w:r>
                <w:rPr>
                  <w:rFonts w:ascii="Times New Roman" w:hAnsi="Times New Roman" w:eastAsia="宋体"/>
                  <w:b w:val="0"/>
                  <w:sz w:val="18"/>
                </w:rPr>
                <w:delText>0.02</w:delText>
              </w:r>
            </w:del>
          </w:p>
        </w:tc>
        <w:tc>
          <w:tcPr>
            <w:tcW w:w="1385" w:type="dxa"/>
            <w:tcMar>
              <w:left w:w="70" w:type="dxa"/>
              <w:right w:w="70" w:type="dxa"/>
            </w:tcMar>
            <w:vAlign w:val="center"/>
          </w:tcPr>
          <w:p w14:paraId="17876A71">
            <w:pPr>
              <w:keepNext w:val="0"/>
              <w:spacing w:before="20" w:after="20" w:line="260" w:lineRule="exact"/>
              <w:ind w:left="0" w:leftChars="0" w:right="0" w:rightChars="0" w:firstLine="0" w:firstLineChars="0"/>
              <w:jc w:val="center"/>
              <w:rPr>
                <w:del w:id="7207" w:author="xh" w:date="2026-10-19T10:37:40+08:00"/>
              </w:rPr>
            </w:pPr>
            <w:del w:id="7208" w:author="xh" w:date="2026-10-19T10:37:40+08:00">
              <w:r>
                <w:rPr>
                  <w:rFonts w:ascii="Times New Roman" w:hAnsi="Times New Roman" w:eastAsia="宋体"/>
                  <w:b w:val="0"/>
                  <w:sz w:val="18"/>
                </w:rPr>
                <w:delText>0.02</w:delText>
              </w:r>
            </w:del>
          </w:p>
        </w:tc>
        <w:tc>
          <w:tcPr>
            <w:tcW w:w="1385" w:type="dxa"/>
            <w:tcMar>
              <w:left w:w="70" w:type="dxa"/>
              <w:right w:w="70" w:type="dxa"/>
            </w:tcMar>
            <w:vAlign w:val="center"/>
          </w:tcPr>
          <w:p w14:paraId="3A818D3C">
            <w:pPr>
              <w:keepNext w:val="0"/>
              <w:spacing w:before="20" w:after="20" w:line="260" w:lineRule="exact"/>
              <w:ind w:left="0" w:leftChars="0" w:right="0" w:rightChars="0" w:firstLine="0" w:firstLineChars="0"/>
              <w:jc w:val="center"/>
              <w:rPr>
                <w:del w:id="7209" w:author="xh" w:date="2026-10-19T10:37:40+08:00"/>
              </w:rPr>
            </w:pPr>
            <w:del w:id="7210" w:author="xh" w:date="2026-10-19T10:37:40+08:00">
              <w:r>
                <w:rPr>
                  <w:rFonts w:ascii="Times New Roman" w:hAnsi="Times New Roman" w:eastAsia="宋体"/>
                  <w:b w:val="0"/>
                  <w:sz w:val="18"/>
                </w:rPr>
                <w:delText>0.04</w:delText>
              </w:r>
            </w:del>
          </w:p>
        </w:tc>
      </w:tr>
      <w:tr w14:paraId="1F37DA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7040" w:author="xh" w:date="2026-10-19T10:37:40+08:00"/>
        </w:trPr>
        <w:tc>
          <w:tcPr>
            <w:tcW w:w="1385" w:type="dxa"/>
            <w:tcMar>
              <w:left w:w="70" w:type="dxa"/>
              <w:right w:w="70" w:type="dxa"/>
            </w:tcMar>
            <w:vAlign w:val="center"/>
          </w:tcPr>
          <w:p w14:paraId="3E66A27F">
            <w:pPr>
              <w:keepNext w:val="0"/>
              <w:spacing w:before="20" w:after="20" w:line="260" w:lineRule="exact"/>
              <w:ind w:left="0" w:leftChars="0" w:right="0" w:rightChars="0" w:firstLine="0" w:firstLineChars="0"/>
              <w:jc w:val="center"/>
              <w:rPr>
                <w:del w:id="7211" w:author="xh" w:date="2026-10-19T10:37:40+08:00"/>
              </w:rPr>
            </w:pPr>
            <w:del w:id="7212" w:author="xh" w:date="2026-10-19T10:37:40+08:00">
              <w:r>
                <w:rPr>
                  <w:rFonts w:ascii="Times New Roman" w:hAnsi="Times New Roman" w:eastAsia="宋体"/>
                  <w:b w:val="0"/>
                  <w:sz w:val="18"/>
                </w:rPr>
                <w:delText>市区</w:delText>
              </w:r>
            </w:del>
          </w:p>
        </w:tc>
        <w:tc>
          <w:tcPr>
            <w:tcW w:w="1385" w:type="dxa"/>
            <w:tcMar>
              <w:left w:w="70" w:type="dxa"/>
              <w:right w:w="70" w:type="dxa"/>
            </w:tcMar>
            <w:vAlign w:val="center"/>
          </w:tcPr>
          <w:p w14:paraId="4A6A980A">
            <w:pPr>
              <w:keepNext w:val="0"/>
              <w:spacing w:before="20" w:after="20" w:line="260" w:lineRule="exact"/>
              <w:ind w:left="0" w:leftChars="0" w:right="0" w:rightChars="0" w:firstLine="0" w:firstLineChars="0"/>
              <w:jc w:val="center"/>
              <w:rPr>
                <w:del w:id="7213" w:author="xh" w:date="2026-10-19T10:37:40+08:00"/>
              </w:rPr>
            </w:pPr>
            <w:del w:id="7214" w:author="xh" w:date="2026-10-19T10:37:40+08:00">
              <w:r>
                <w:rPr>
                  <w:rFonts w:ascii="Times New Roman" w:hAnsi="Times New Roman" w:eastAsia="宋体"/>
                  <w:b w:val="0"/>
                  <w:sz w:val="18"/>
                </w:rPr>
                <w:delText>弹性</w:delText>
              </w:r>
            </w:del>
          </w:p>
        </w:tc>
        <w:tc>
          <w:tcPr>
            <w:tcW w:w="1385" w:type="dxa"/>
            <w:tcMar>
              <w:left w:w="70" w:type="dxa"/>
              <w:right w:w="70" w:type="dxa"/>
            </w:tcMar>
            <w:vAlign w:val="center"/>
          </w:tcPr>
          <w:p w14:paraId="04D7EB87">
            <w:pPr>
              <w:keepNext w:val="0"/>
              <w:spacing w:before="20" w:after="20" w:line="260" w:lineRule="exact"/>
              <w:ind w:left="0" w:leftChars="0" w:right="0" w:rightChars="0" w:firstLine="0" w:firstLineChars="0"/>
              <w:jc w:val="center"/>
              <w:rPr>
                <w:del w:id="7215" w:author="xh" w:date="2026-10-19T10:37:40+08:00"/>
              </w:rPr>
            </w:pPr>
            <w:del w:id="7216" w:author="xh" w:date="2026-10-19T10:37:40+08:00">
              <w:r>
                <w:rPr>
                  <w:rFonts w:ascii="Times New Roman" w:hAnsi="Times New Roman" w:eastAsia="宋体"/>
                  <w:b w:val="0"/>
                  <w:sz w:val="18"/>
                </w:rPr>
                <w:delText>2023</w:delText>
              </w:r>
            </w:del>
          </w:p>
        </w:tc>
        <w:tc>
          <w:tcPr>
            <w:tcW w:w="1385" w:type="dxa"/>
            <w:tcMar>
              <w:left w:w="70" w:type="dxa"/>
              <w:right w:w="70" w:type="dxa"/>
            </w:tcMar>
            <w:vAlign w:val="center"/>
          </w:tcPr>
          <w:p w14:paraId="58B84ADE">
            <w:pPr>
              <w:keepNext w:val="0"/>
              <w:spacing w:before="20" w:after="20" w:line="260" w:lineRule="exact"/>
              <w:ind w:left="0" w:leftChars="0" w:right="0" w:rightChars="0" w:firstLine="0" w:firstLineChars="0"/>
              <w:jc w:val="center"/>
              <w:rPr>
                <w:del w:id="7217" w:author="xh" w:date="2026-10-19T10:37:40+08:00"/>
              </w:rPr>
            </w:pPr>
            <w:del w:id="7218" w:author="xh" w:date="2026-10-19T10:37:40+08:00">
              <w:r>
                <w:rPr>
                  <w:rFonts w:ascii="Times New Roman" w:hAnsi="Times New Roman" w:eastAsia="宋体"/>
                  <w:b w:val="0"/>
                  <w:sz w:val="18"/>
                </w:rPr>
                <w:delText>0.00</w:delText>
              </w:r>
            </w:del>
          </w:p>
        </w:tc>
        <w:tc>
          <w:tcPr>
            <w:tcW w:w="1385" w:type="dxa"/>
            <w:tcMar>
              <w:left w:w="70" w:type="dxa"/>
              <w:right w:w="70" w:type="dxa"/>
            </w:tcMar>
            <w:vAlign w:val="center"/>
          </w:tcPr>
          <w:p w14:paraId="3609E47B">
            <w:pPr>
              <w:keepNext w:val="0"/>
              <w:spacing w:before="20" w:after="20" w:line="260" w:lineRule="exact"/>
              <w:ind w:left="0" w:leftChars="0" w:right="0" w:rightChars="0" w:firstLine="0" w:firstLineChars="0"/>
              <w:jc w:val="center"/>
              <w:rPr>
                <w:del w:id="7219" w:author="xh" w:date="2026-10-19T10:37:40+08:00"/>
              </w:rPr>
            </w:pPr>
            <w:del w:id="7220" w:author="xh" w:date="2026-10-19T10:37:40+08:00">
              <w:r>
                <w:rPr>
                  <w:rFonts w:ascii="Times New Roman" w:hAnsi="Times New Roman" w:eastAsia="宋体"/>
                  <w:b w:val="0"/>
                  <w:sz w:val="18"/>
                </w:rPr>
                <w:delText>-0.15</w:delText>
              </w:r>
            </w:del>
          </w:p>
        </w:tc>
        <w:tc>
          <w:tcPr>
            <w:tcW w:w="1385" w:type="dxa"/>
            <w:tcMar>
              <w:left w:w="70" w:type="dxa"/>
              <w:right w:w="70" w:type="dxa"/>
            </w:tcMar>
            <w:vAlign w:val="center"/>
          </w:tcPr>
          <w:p w14:paraId="1559F2E1">
            <w:pPr>
              <w:keepNext w:val="0"/>
              <w:spacing w:before="20" w:after="20" w:line="260" w:lineRule="exact"/>
              <w:ind w:left="0" w:leftChars="0" w:right="0" w:rightChars="0" w:firstLine="0" w:firstLineChars="0"/>
              <w:jc w:val="center"/>
              <w:rPr>
                <w:del w:id="7221" w:author="xh" w:date="2026-10-19T10:37:40+08:00"/>
              </w:rPr>
            </w:pPr>
            <w:del w:id="7222" w:author="xh" w:date="2026-10-19T10:37:40+08:00">
              <w:r>
                <w:rPr>
                  <w:rFonts w:ascii="Times New Roman" w:hAnsi="Times New Roman" w:eastAsia="宋体"/>
                  <w:b w:val="0"/>
                  <w:sz w:val="18"/>
                </w:rPr>
                <w:delText>-0.15</w:delText>
              </w:r>
            </w:del>
          </w:p>
        </w:tc>
      </w:tr>
      <w:tr w14:paraId="7D28DE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7041" w:author="xh" w:date="2026-10-19T10:37:40+08:00"/>
        </w:trPr>
        <w:tc>
          <w:tcPr>
            <w:tcW w:w="1385" w:type="dxa"/>
            <w:tcMar>
              <w:left w:w="70" w:type="dxa"/>
              <w:right w:w="70" w:type="dxa"/>
            </w:tcMar>
            <w:vAlign w:val="center"/>
          </w:tcPr>
          <w:p w14:paraId="09EC61AA">
            <w:pPr>
              <w:keepNext w:val="0"/>
              <w:spacing w:before="20" w:after="20" w:line="260" w:lineRule="exact"/>
              <w:ind w:left="0" w:leftChars="0" w:right="0" w:rightChars="0" w:firstLine="0" w:firstLineChars="0"/>
              <w:jc w:val="center"/>
              <w:rPr>
                <w:del w:id="7223" w:author="xh" w:date="2026-10-19T10:37:40+08:00"/>
              </w:rPr>
            </w:pPr>
            <w:del w:id="7224" w:author="xh" w:date="2026-10-19T10:37:40+08:00">
              <w:r>
                <w:rPr>
                  <w:rFonts w:ascii="Times New Roman" w:hAnsi="Times New Roman" w:eastAsia="宋体"/>
                  <w:b w:val="0"/>
                  <w:sz w:val="18"/>
                </w:rPr>
                <w:delText>市区</w:delText>
              </w:r>
            </w:del>
          </w:p>
        </w:tc>
        <w:tc>
          <w:tcPr>
            <w:tcW w:w="1385" w:type="dxa"/>
            <w:tcMar>
              <w:left w:w="70" w:type="dxa"/>
              <w:right w:w="70" w:type="dxa"/>
            </w:tcMar>
            <w:vAlign w:val="center"/>
          </w:tcPr>
          <w:p w14:paraId="51A3A57C">
            <w:pPr>
              <w:keepNext w:val="0"/>
              <w:spacing w:before="20" w:after="20" w:line="260" w:lineRule="exact"/>
              <w:ind w:left="0" w:leftChars="0" w:right="0" w:rightChars="0" w:firstLine="0" w:firstLineChars="0"/>
              <w:jc w:val="center"/>
              <w:rPr>
                <w:del w:id="7225" w:author="xh" w:date="2026-10-19T10:37:40+08:00"/>
              </w:rPr>
            </w:pPr>
            <w:del w:id="7226" w:author="xh" w:date="2026-10-19T10:37:40+08:00">
              <w:r>
                <w:rPr>
                  <w:rFonts w:ascii="Times New Roman" w:hAnsi="Times New Roman" w:eastAsia="宋体"/>
                  <w:b w:val="0"/>
                  <w:sz w:val="18"/>
                </w:rPr>
                <w:delText>弹性</w:delText>
              </w:r>
            </w:del>
          </w:p>
        </w:tc>
        <w:tc>
          <w:tcPr>
            <w:tcW w:w="1385" w:type="dxa"/>
            <w:tcMar>
              <w:left w:w="70" w:type="dxa"/>
              <w:right w:w="70" w:type="dxa"/>
            </w:tcMar>
            <w:vAlign w:val="center"/>
          </w:tcPr>
          <w:p w14:paraId="6F430429">
            <w:pPr>
              <w:keepNext w:val="0"/>
              <w:spacing w:before="20" w:after="20" w:line="260" w:lineRule="exact"/>
              <w:ind w:left="0" w:leftChars="0" w:right="0" w:rightChars="0" w:firstLine="0" w:firstLineChars="0"/>
              <w:jc w:val="center"/>
              <w:rPr>
                <w:del w:id="7227" w:author="xh" w:date="2026-10-19T10:37:40+08:00"/>
              </w:rPr>
            </w:pPr>
            <w:del w:id="7228" w:author="xh" w:date="2026-10-19T10:37:40+08:00">
              <w:r>
                <w:rPr>
                  <w:rFonts w:ascii="Times New Roman" w:hAnsi="Times New Roman" w:eastAsia="宋体"/>
                  <w:b w:val="0"/>
                  <w:sz w:val="18"/>
                </w:rPr>
                <w:delText>2024</w:delText>
              </w:r>
            </w:del>
          </w:p>
        </w:tc>
        <w:tc>
          <w:tcPr>
            <w:tcW w:w="1385" w:type="dxa"/>
            <w:tcMar>
              <w:left w:w="70" w:type="dxa"/>
              <w:right w:w="70" w:type="dxa"/>
            </w:tcMar>
            <w:vAlign w:val="center"/>
          </w:tcPr>
          <w:p w14:paraId="50C66A70">
            <w:pPr>
              <w:keepNext w:val="0"/>
              <w:spacing w:before="20" w:after="20" w:line="260" w:lineRule="exact"/>
              <w:ind w:left="0" w:leftChars="0" w:right="0" w:rightChars="0" w:firstLine="0" w:firstLineChars="0"/>
              <w:jc w:val="center"/>
              <w:rPr>
                <w:del w:id="7229" w:author="xh" w:date="2026-10-19T10:37:40+08:00"/>
              </w:rPr>
            </w:pPr>
            <w:del w:id="7230" w:author="xh" w:date="2026-10-19T10:37:40+08:00">
              <w:r>
                <w:rPr>
                  <w:rFonts w:ascii="Times New Roman" w:hAnsi="Times New Roman" w:eastAsia="宋体"/>
                  <w:b w:val="0"/>
                  <w:sz w:val="18"/>
                </w:rPr>
                <w:delText>0.00</w:delText>
              </w:r>
            </w:del>
          </w:p>
        </w:tc>
        <w:tc>
          <w:tcPr>
            <w:tcW w:w="1385" w:type="dxa"/>
            <w:tcMar>
              <w:left w:w="70" w:type="dxa"/>
              <w:right w:w="70" w:type="dxa"/>
            </w:tcMar>
            <w:vAlign w:val="center"/>
          </w:tcPr>
          <w:p w14:paraId="35C17935">
            <w:pPr>
              <w:keepNext w:val="0"/>
              <w:spacing w:before="20" w:after="20" w:line="260" w:lineRule="exact"/>
              <w:ind w:left="0" w:leftChars="0" w:right="0" w:rightChars="0" w:firstLine="0" w:firstLineChars="0"/>
              <w:jc w:val="center"/>
              <w:rPr>
                <w:del w:id="7231" w:author="xh" w:date="2026-10-19T10:37:40+08:00"/>
              </w:rPr>
            </w:pPr>
            <w:del w:id="7232" w:author="xh" w:date="2026-10-19T10:37:40+08:00">
              <w:r>
                <w:rPr>
                  <w:rFonts w:ascii="Times New Roman" w:hAnsi="Times New Roman" w:eastAsia="宋体"/>
                  <w:b w:val="0"/>
                  <w:sz w:val="18"/>
                </w:rPr>
                <w:delText>0.12</w:delText>
              </w:r>
            </w:del>
          </w:p>
        </w:tc>
        <w:tc>
          <w:tcPr>
            <w:tcW w:w="1385" w:type="dxa"/>
            <w:tcMar>
              <w:left w:w="70" w:type="dxa"/>
              <w:right w:w="70" w:type="dxa"/>
            </w:tcMar>
            <w:vAlign w:val="center"/>
          </w:tcPr>
          <w:p w14:paraId="55B9F066">
            <w:pPr>
              <w:keepNext w:val="0"/>
              <w:spacing w:before="20" w:after="20" w:line="260" w:lineRule="exact"/>
              <w:ind w:left="0" w:leftChars="0" w:right="0" w:rightChars="0" w:firstLine="0" w:firstLineChars="0"/>
              <w:jc w:val="center"/>
              <w:rPr>
                <w:del w:id="7233" w:author="xh" w:date="2026-10-19T10:37:40+08:00"/>
              </w:rPr>
            </w:pPr>
            <w:del w:id="7234" w:author="xh" w:date="2026-10-19T10:37:40+08:00">
              <w:r>
                <w:rPr>
                  <w:rFonts w:ascii="Times New Roman" w:hAnsi="Times New Roman" w:eastAsia="宋体"/>
                  <w:b w:val="0"/>
                  <w:sz w:val="18"/>
                </w:rPr>
                <w:delText>0.12</w:delText>
              </w:r>
            </w:del>
          </w:p>
        </w:tc>
      </w:tr>
      <w:tr w14:paraId="1CC135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7042" w:author="xh" w:date="2026-10-19T10:37:40+08:00"/>
        </w:trPr>
        <w:tc>
          <w:tcPr>
            <w:tcW w:w="1385" w:type="dxa"/>
            <w:tcMar>
              <w:left w:w="70" w:type="dxa"/>
              <w:right w:w="70" w:type="dxa"/>
            </w:tcMar>
            <w:vAlign w:val="center"/>
          </w:tcPr>
          <w:p w14:paraId="5091D885">
            <w:pPr>
              <w:keepNext w:val="0"/>
              <w:spacing w:before="20" w:after="20" w:line="260" w:lineRule="exact"/>
              <w:ind w:left="0" w:leftChars="0" w:right="0" w:rightChars="0" w:firstLine="0" w:firstLineChars="0"/>
              <w:jc w:val="center"/>
              <w:rPr>
                <w:del w:id="7235" w:author="xh" w:date="2026-10-19T10:37:40+08:00"/>
              </w:rPr>
            </w:pPr>
            <w:del w:id="7236" w:author="xh" w:date="2026-10-19T10:37:40+08:00">
              <w:r>
                <w:rPr>
                  <w:rFonts w:ascii="Times New Roman" w:hAnsi="Times New Roman" w:eastAsia="宋体"/>
                  <w:b w:val="0"/>
                  <w:sz w:val="18"/>
                </w:rPr>
                <w:delText>市区</w:delText>
              </w:r>
            </w:del>
          </w:p>
        </w:tc>
        <w:tc>
          <w:tcPr>
            <w:tcW w:w="1385" w:type="dxa"/>
            <w:tcMar>
              <w:left w:w="70" w:type="dxa"/>
              <w:right w:w="70" w:type="dxa"/>
            </w:tcMar>
            <w:vAlign w:val="center"/>
          </w:tcPr>
          <w:p w14:paraId="0C586240">
            <w:pPr>
              <w:keepNext w:val="0"/>
              <w:spacing w:before="20" w:after="20" w:line="260" w:lineRule="exact"/>
              <w:ind w:left="0" w:leftChars="0" w:right="0" w:rightChars="0" w:firstLine="0" w:firstLineChars="0"/>
              <w:jc w:val="center"/>
              <w:rPr>
                <w:del w:id="7237" w:author="xh" w:date="2026-10-19T10:37:40+08:00"/>
              </w:rPr>
            </w:pPr>
            <w:del w:id="7238" w:author="xh" w:date="2026-10-19T10:37:40+08:00">
              <w:r>
                <w:rPr>
                  <w:rFonts w:ascii="Times New Roman" w:hAnsi="Times New Roman" w:eastAsia="宋体"/>
                  <w:b w:val="0"/>
                  <w:sz w:val="18"/>
                </w:rPr>
                <w:delText>弹性</w:delText>
              </w:r>
            </w:del>
          </w:p>
        </w:tc>
        <w:tc>
          <w:tcPr>
            <w:tcW w:w="1385" w:type="dxa"/>
            <w:tcMar>
              <w:left w:w="70" w:type="dxa"/>
              <w:right w:w="70" w:type="dxa"/>
            </w:tcMar>
            <w:vAlign w:val="center"/>
          </w:tcPr>
          <w:p w14:paraId="2A000438">
            <w:pPr>
              <w:keepNext w:val="0"/>
              <w:spacing w:before="20" w:after="20" w:line="260" w:lineRule="exact"/>
              <w:ind w:left="0" w:leftChars="0" w:right="0" w:rightChars="0" w:firstLine="0" w:firstLineChars="0"/>
              <w:jc w:val="center"/>
              <w:rPr>
                <w:del w:id="7239" w:author="xh" w:date="2026-10-19T10:37:40+08:00"/>
              </w:rPr>
            </w:pPr>
            <w:del w:id="7240" w:author="xh" w:date="2026-10-19T10:37:40+08:00">
              <w:r>
                <w:rPr>
                  <w:rFonts w:ascii="Times New Roman" w:hAnsi="Times New Roman" w:eastAsia="宋体"/>
                  <w:b w:val="0"/>
                  <w:sz w:val="18"/>
                </w:rPr>
                <w:delText>2025</w:delText>
              </w:r>
            </w:del>
          </w:p>
        </w:tc>
        <w:tc>
          <w:tcPr>
            <w:tcW w:w="1385" w:type="dxa"/>
            <w:tcMar>
              <w:left w:w="70" w:type="dxa"/>
              <w:right w:w="70" w:type="dxa"/>
            </w:tcMar>
            <w:vAlign w:val="center"/>
          </w:tcPr>
          <w:p w14:paraId="69D70EA5">
            <w:pPr>
              <w:keepNext w:val="0"/>
              <w:spacing w:before="20" w:after="20" w:line="260" w:lineRule="exact"/>
              <w:ind w:left="0" w:leftChars="0" w:right="0" w:rightChars="0" w:firstLine="0" w:firstLineChars="0"/>
              <w:jc w:val="center"/>
              <w:rPr>
                <w:del w:id="7241" w:author="xh" w:date="2026-10-19T10:37:40+08:00"/>
              </w:rPr>
            </w:pPr>
            <w:del w:id="7242" w:author="xh" w:date="2026-10-19T10:37:40+08:00">
              <w:r>
                <w:rPr>
                  <w:rFonts w:ascii="Times New Roman" w:hAnsi="Times New Roman" w:eastAsia="宋体"/>
                  <w:b w:val="0"/>
                  <w:sz w:val="18"/>
                </w:rPr>
                <w:delText>0.00</w:delText>
              </w:r>
            </w:del>
          </w:p>
        </w:tc>
        <w:tc>
          <w:tcPr>
            <w:tcW w:w="1385" w:type="dxa"/>
            <w:tcMar>
              <w:left w:w="70" w:type="dxa"/>
              <w:right w:w="70" w:type="dxa"/>
            </w:tcMar>
            <w:vAlign w:val="center"/>
          </w:tcPr>
          <w:p w14:paraId="16F3D6BC">
            <w:pPr>
              <w:keepNext w:val="0"/>
              <w:spacing w:before="20" w:after="20" w:line="260" w:lineRule="exact"/>
              <w:ind w:left="0" w:leftChars="0" w:right="0" w:rightChars="0" w:firstLine="0" w:firstLineChars="0"/>
              <w:jc w:val="center"/>
              <w:rPr>
                <w:del w:id="7243" w:author="xh" w:date="2026-10-19T10:37:40+08:00"/>
              </w:rPr>
            </w:pPr>
            <w:del w:id="7244" w:author="xh" w:date="2026-10-19T10:37:40+08:00">
              <w:r>
                <w:rPr>
                  <w:rFonts w:ascii="Times New Roman" w:hAnsi="Times New Roman" w:eastAsia="宋体"/>
                  <w:b w:val="0"/>
                  <w:sz w:val="18"/>
                </w:rPr>
                <w:delText>-0.10</w:delText>
              </w:r>
            </w:del>
          </w:p>
        </w:tc>
        <w:tc>
          <w:tcPr>
            <w:tcW w:w="1385" w:type="dxa"/>
            <w:tcMar>
              <w:left w:w="70" w:type="dxa"/>
              <w:right w:w="70" w:type="dxa"/>
            </w:tcMar>
            <w:vAlign w:val="center"/>
          </w:tcPr>
          <w:p w14:paraId="41E1B24D">
            <w:pPr>
              <w:keepNext w:val="0"/>
              <w:spacing w:before="20" w:after="20" w:line="260" w:lineRule="exact"/>
              <w:ind w:left="0" w:leftChars="0" w:right="0" w:rightChars="0" w:firstLine="0" w:firstLineChars="0"/>
              <w:jc w:val="center"/>
              <w:rPr>
                <w:del w:id="7245" w:author="xh" w:date="2026-10-19T10:37:40+08:00"/>
              </w:rPr>
            </w:pPr>
            <w:del w:id="7246" w:author="xh" w:date="2026-10-19T10:37:40+08:00">
              <w:r>
                <w:rPr>
                  <w:rFonts w:ascii="Times New Roman" w:hAnsi="Times New Roman" w:eastAsia="宋体"/>
                  <w:b w:val="0"/>
                  <w:sz w:val="18"/>
                </w:rPr>
                <w:delText>-0.10</w:delText>
              </w:r>
            </w:del>
          </w:p>
        </w:tc>
      </w:tr>
      <w:tr>
        <w:trPr>
          <w:cantSplit/>
          <w:tblHeader/>
          <w:ins w:id="7247" w:author="xh" w:date="2026-10-19T10:37:40+08:00"/>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272" w:author="xh" w:date="2026-10-19T10:37:40+08:00"/>
              </w:rPr>
            </w:pPr>
            <w:ins w:id="7273" w:author="xh" w:date="2026-10-19T10:37:40+08:00">
              <w:r>
                <w:rPr>
                  <w:rFonts w:ascii="Times New Roman" w:hAnsi="Times New Roman" w:eastAsia="宋体"/>
                  <w:b/>
                  <w:sz w:val="18"/>
                </w:rPr>
                <w:t>地区</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274" w:author="xh" w:date="2026-10-19T10:37:40+08:00"/>
              </w:rPr>
            </w:pPr>
            <w:ins w:id="7275" w:author="xh" w:date="2026-10-19T10:37:40+08:00">
              <w:r>
                <w:rPr>
                  <w:rFonts w:ascii="Times New Roman" w:hAnsi="Times New Roman" w:eastAsia="宋体"/>
                  <w:b/>
                  <w:sz w:val="18"/>
                </w:rPr>
                <w:t>方案</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276" w:author="xh" w:date="2026-10-19T10:37:40+08:00"/>
              </w:rPr>
            </w:pPr>
            <w:ins w:id="7277" w:author="xh" w:date="2026-10-19T10:37:40+08:00">
              <w:r>
                <w:rPr>
                  <w:rFonts w:ascii="Times New Roman" w:hAnsi="Times New Roman" w:eastAsia="宋体"/>
                  <w:b/>
                  <w:sz w:val="18"/>
                </w:rPr>
                <w:t>年份</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278" w:author="xh" w:date="2026-10-19T10:37:40+08:00"/>
              </w:rPr>
            </w:pPr>
            <w:ins w:id="7279" w:author="xh" w:date="2026-10-19T10:37:40+08:00">
              <w:r>
                <w:rPr>
                  <w:rFonts w:ascii="Times New Roman" w:hAnsi="Times New Roman" w:eastAsia="宋体"/>
                  <w:b/>
                  <w:sz w:val="18"/>
                </w:rPr>
                <w:t>容量变化贡献</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280" w:author="xh" w:date="2026-10-19T10:37:40+08:00"/>
              </w:rPr>
            </w:pPr>
            <w:ins w:id="7281" w:author="xh" w:date="2026-10-19T10:37:40+08:00">
              <w:r>
                <w:rPr>
                  <w:rFonts w:ascii="Times New Roman" w:hAnsi="Times New Roman" w:eastAsia="宋体"/>
                  <w:b/>
                  <w:sz w:val="18"/>
                </w:rPr>
                <w:t>负荷变化贡献</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282" w:author="xh" w:date="2026-10-19T10:37:40+08:00"/>
              </w:rPr>
            </w:pPr>
            <w:ins w:id="7283" w:author="xh" w:date="2026-10-19T10:37:40+08:00">
              <w:r>
                <w:rPr>
                  <w:rFonts w:ascii="Times New Roman" w:hAnsi="Times New Roman" w:eastAsia="宋体"/>
                  <w:b/>
                  <w:sz w:val="18"/>
                </w:rPr>
                <w:t>容载比净变化</w:t>
              </w:r>
            </w:ins>
          </w:p>
        </w:tc>
      </w:tr>
      <w:tr>
        <w:trPr>
          <w:cantSplit/>
          <w:ins w:id="7248"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284" w:author="xh" w:date="2026-10-19T10:37:40+08:00"/>
              </w:rPr>
            </w:pPr>
            <w:ins w:id="7285" w:author="xh" w:date="2026-10-19T10:37:40+08:00">
              <w:r>
                <w:rPr>
                  <w:rFonts w:ascii="Times New Roman" w:hAnsi="Times New Roman" w:eastAsia="宋体"/>
                  <w:b w:val="0"/>
                  <w:sz w:val="18"/>
                </w:rPr>
                <w:t>邳州</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286" w:author="xh" w:date="2026-10-19T10:37:40+08:00"/>
              </w:rPr>
            </w:pPr>
            <w:ins w:id="7287" w:author="xh" w:date="2026-10-19T10:37:40+08:00">
              <w:r>
                <w:rPr>
                  <w:rFonts w:ascii="Times New Roman" w:hAnsi="Times New Roman" w:eastAsia="宋体"/>
                  <w:b w:val="0"/>
                  <w:sz w:val="18"/>
                </w:rPr>
                <w:t>刚性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288" w:author="xh" w:date="2026-10-19T10:37:40+08:00"/>
              </w:rPr>
            </w:pPr>
            <w:ins w:id="7289" w:author="xh" w:date="2026-10-19T10:37:40+08:00">
              <w:r>
                <w:rPr>
                  <w:rFonts w:ascii="Times New Roman" w:hAnsi="Times New Roman" w:eastAsia="宋体"/>
                  <w:b w:val="0"/>
                  <w:sz w:val="18"/>
                </w:rPr>
                <w:t>2022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290" w:author="xh" w:date="2026-10-19T10:37:40+08:00"/>
              </w:rPr>
            </w:pPr>
            <w:ins w:id="7291" w:author="xh" w:date="2026-10-19T10:37:40+08:00">
              <w:r>
                <w:rPr>
                  <w:rFonts w:ascii="Times New Roman" w:hAnsi="Times New Roman" w:eastAsia="宋体"/>
                  <w:b w:val="0"/>
                  <w:sz w:val="18"/>
                </w:rPr>
                <w:t>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292" w:author="xh" w:date="2026-10-19T10:37:40+08:00"/>
              </w:rPr>
            </w:pPr>
            <w:ins w:id="7293" w:author="xh" w:date="2026-10-19T10:37:40+08:00">
              <w:r>
                <w:rPr>
                  <w:rFonts w:ascii="Times New Roman" w:hAnsi="Times New Roman" w:eastAsia="宋体"/>
                  <w:b w:val="0"/>
                  <w:sz w:val="18"/>
                </w:rPr>
                <w:t>-0.31</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294" w:author="xh" w:date="2026-10-19T10:37:40+08:00"/>
              </w:rPr>
            </w:pPr>
            <w:ins w:id="7295" w:author="xh" w:date="2026-10-19T10:37:40+08:00">
              <w:r>
                <w:rPr>
                  <w:rFonts w:ascii="Times New Roman" w:hAnsi="Times New Roman" w:eastAsia="宋体"/>
                  <w:b w:val="0"/>
                  <w:sz w:val="18"/>
                </w:rPr>
                <w:t>-0.31</w:t>
              </w:r>
            </w:ins>
          </w:p>
        </w:tc>
      </w:tr>
      <w:tr>
        <w:trPr>
          <w:cantSplit/>
          <w:ins w:id="7249"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296" w:author="xh" w:date="2026-10-19T10:37:40+08:00"/>
              </w:rPr>
            </w:pPr>
            <w:ins w:id="7297" w:author="xh" w:date="2026-10-19T10:37:40+08:00">
              <w:r>
                <w:rPr>
                  <w:rFonts w:ascii="Times New Roman" w:hAnsi="Times New Roman" w:eastAsia="宋体"/>
                  <w:b w:val="0"/>
                  <w:sz w:val="18"/>
                </w:rPr>
                <w:t>邳州</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298" w:author="xh" w:date="2026-10-19T10:37:40+08:00"/>
              </w:rPr>
            </w:pPr>
            <w:ins w:id="7299" w:author="xh" w:date="2026-10-19T10:37:40+08:00">
              <w:r>
                <w:rPr>
                  <w:rFonts w:ascii="Times New Roman" w:hAnsi="Times New Roman" w:eastAsia="宋体"/>
                  <w:b w:val="0"/>
                  <w:sz w:val="18"/>
                </w:rPr>
                <w:t>刚性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00" w:author="xh" w:date="2026-10-19T10:37:40+08:00"/>
              </w:rPr>
            </w:pPr>
            <w:ins w:id="7301" w:author="xh" w:date="2026-10-19T10:37:40+08:00">
              <w:r>
                <w:rPr>
                  <w:rFonts w:ascii="Times New Roman" w:hAnsi="Times New Roman" w:eastAsia="宋体"/>
                  <w:b w:val="0"/>
                  <w:sz w:val="18"/>
                </w:rPr>
                <w:t>2023</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02" w:author="xh" w:date="2026-10-19T10:37:40+08:00"/>
              </w:rPr>
            </w:pPr>
            <w:ins w:id="7303" w:author="xh" w:date="2026-10-19T10:37:40+08:00">
              <w:r>
                <w:rPr>
                  <w:rFonts w:ascii="Times New Roman" w:hAnsi="Times New Roman" w:eastAsia="宋体"/>
                  <w:b w:val="0"/>
                  <w:sz w:val="18"/>
                </w:rPr>
                <w:t>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04" w:author="xh" w:date="2026-10-19T10:37:40+08:00"/>
              </w:rPr>
            </w:pPr>
            <w:ins w:id="7305" w:author="xh" w:date="2026-10-19T10:37:40+08:00">
              <w:r>
                <w:rPr>
                  <w:rFonts w:ascii="Times New Roman" w:hAnsi="Times New Roman" w:eastAsia="宋体"/>
                  <w:b w:val="0"/>
                  <w:sz w:val="18"/>
                </w:rPr>
                <w:t>0.21</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06" w:author="xh" w:date="2026-10-19T10:37:40+08:00"/>
              </w:rPr>
            </w:pPr>
            <w:ins w:id="7307" w:author="xh" w:date="2026-10-19T10:37:40+08:00">
              <w:r>
                <w:rPr>
                  <w:rFonts w:ascii="Times New Roman" w:hAnsi="Times New Roman" w:eastAsia="宋体"/>
                  <w:b w:val="0"/>
                  <w:sz w:val="18"/>
                </w:rPr>
                <w:t>0.21</w:t>
              </w:r>
            </w:ins>
          </w:p>
        </w:tc>
      </w:tr>
      <w:tr>
        <w:trPr>
          <w:cantSplit/>
          <w:ins w:id="7250"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08" w:author="xh" w:date="2026-10-19T10:37:40+08:00"/>
              </w:rPr>
            </w:pPr>
            <w:ins w:id="7309" w:author="xh" w:date="2026-10-19T10:37:40+08:00">
              <w:r>
                <w:rPr>
                  <w:rFonts w:ascii="Times New Roman" w:hAnsi="Times New Roman" w:eastAsia="宋体"/>
                  <w:b w:val="0"/>
                  <w:sz w:val="18"/>
                </w:rPr>
                <w:t>邳州</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10" w:author="xh" w:date="2026-10-19T10:37:40+08:00"/>
              </w:rPr>
            </w:pPr>
            <w:ins w:id="7311" w:author="xh" w:date="2026-10-19T10:37:40+08:00">
              <w:r>
                <w:rPr>
                  <w:rFonts w:ascii="Times New Roman" w:hAnsi="Times New Roman" w:eastAsia="宋体"/>
                  <w:b w:val="0"/>
                  <w:sz w:val="18"/>
                </w:rPr>
                <w:t>刚性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12" w:author="xh" w:date="2026-10-19T10:37:40+08:00"/>
              </w:rPr>
            </w:pPr>
            <w:ins w:id="7313" w:author="xh" w:date="2026-10-19T10:37:40+08:00">
              <w:r>
                <w:rPr>
                  <w:rFonts w:ascii="Times New Roman" w:hAnsi="Times New Roman" w:eastAsia="宋体"/>
                  <w:b w:val="0"/>
                  <w:sz w:val="18"/>
                </w:rPr>
                <w:t>2024</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14" w:author="xh" w:date="2026-10-19T10:37:40+08:00"/>
              </w:rPr>
            </w:pPr>
            <w:ins w:id="7315" w:author="xh" w:date="2026-10-19T10:37:40+08:00">
              <w:r>
                <w:rPr>
                  <w:rFonts w:ascii="Times New Roman" w:hAnsi="Times New Roman" w:eastAsia="宋体"/>
                  <w:b w:val="0"/>
                  <w:sz w:val="18"/>
                </w:rPr>
                <w:t>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16" w:author="xh" w:date="2026-10-19T10:37:40+08:00"/>
              </w:rPr>
            </w:pPr>
            <w:ins w:id="7317" w:author="xh" w:date="2026-10-19T10:37:40+08:00">
              <w:r>
                <w:rPr>
                  <w:rFonts w:ascii="Times New Roman" w:hAnsi="Times New Roman" w:eastAsia="宋体"/>
                  <w:b w:val="0"/>
                  <w:sz w:val="18"/>
                </w:rPr>
                <w:t>-0.31</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18" w:author="xh" w:date="2026-10-19T10:37:40+08:00"/>
              </w:rPr>
            </w:pPr>
            <w:ins w:id="7319" w:author="xh" w:date="2026-10-19T10:37:40+08:00">
              <w:r>
                <w:rPr>
                  <w:rFonts w:ascii="Times New Roman" w:hAnsi="Times New Roman" w:eastAsia="宋体"/>
                  <w:b w:val="0"/>
                  <w:sz w:val="18"/>
                </w:rPr>
                <w:t>-0.31</w:t>
              </w:r>
            </w:ins>
          </w:p>
        </w:tc>
      </w:tr>
      <w:tr>
        <w:trPr>
          <w:cantSplit/>
          <w:ins w:id="7251"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20" w:author="xh" w:date="2026-10-19T10:37:40+08:00"/>
              </w:rPr>
            </w:pPr>
            <w:ins w:id="7321" w:author="xh" w:date="2026-10-19T10:37:40+08:00">
              <w:r>
                <w:rPr>
                  <w:rFonts w:ascii="Times New Roman" w:hAnsi="Times New Roman" w:eastAsia="宋体"/>
                  <w:b w:val="0"/>
                  <w:sz w:val="18"/>
                </w:rPr>
                <w:t>邳州</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22" w:author="xh" w:date="2026-10-19T10:37:40+08:00"/>
              </w:rPr>
            </w:pPr>
            <w:ins w:id="7323" w:author="xh" w:date="2026-10-19T10:37:40+08:00">
              <w:r>
                <w:rPr>
                  <w:rFonts w:ascii="Times New Roman" w:hAnsi="Times New Roman" w:eastAsia="宋体"/>
                  <w:b w:val="0"/>
                  <w:sz w:val="18"/>
                </w:rPr>
                <w:t>刚性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24" w:author="xh" w:date="2026-10-19T10:37:40+08:00"/>
              </w:rPr>
            </w:pPr>
            <w:ins w:id="7325" w:author="xh" w:date="2026-10-19T10:37:40+08:00">
              <w:r>
                <w:rPr>
                  <w:rFonts w:ascii="Times New Roman" w:hAnsi="Times New Roman" w:eastAsia="宋体"/>
                  <w:b w:val="0"/>
                  <w:sz w:val="18"/>
                </w:rPr>
                <w:t>2025</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26" w:author="xh" w:date="2026-10-19T10:37:40+08:00"/>
              </w:rPr>
            </w:pPr>
            <w:ins w:id="7327" w:author="xh" w:date="2026-10-19T10:37:40+08:00">
              <w:r>
                <w:rPr>
                  <w:rFonts w:ascii="Times New Roman" w:hAnsi="Times New Roman" w:eastAsia="宋体"/>
                  <w:b w:val="0"/>
                  <w:sz w:val="18"/>
                </w:rPr>
                <w:t>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28" w:author="xh" w:date="2026-10-19T10:37:40+08:00"/>
              </w:rPr>
            </w:pPr>
            <w:ins w:id="7329" w:author="xh" w:date="2026-10-19T10:37:40+08:00">
              <w:r>
                <w:rPr>
                  <w:rFonts w:ascii="Times New Roman" w:hAnsi="Times New Roman" w:eastAsia="宋体"/>
                  <w:b w:val="0"/>
                  <w:sz w:val="18"/>
                </w:rPr>
                <w:t>-0.23</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30" w:author="xh" w:date="2026-10-19T10:37:40+08:00"/>
              </w:rPr>
            </w:pPr>
            <w:ins w:id="7331" w:author="xh" w:date="2026-10-19T10:37:40+08:00">
              <w:r>
                <w:rPr>
                  <w:rFonts w:ascii="Times New Roman" w:hAnsi="Times New Roman" w:eastAsia="宋体"/>
                  <w:b w:val="0"/>
                  <w:sz w:val="18"/>
                </w:rPr>
                <w:t>-0.23</w:t>
              </w:r>
            </w:ins>
          </w:p>
        </w:tc>
      </w:tr>
      <w:tr>
        <w:trPr>
          <w:cantSplit/>
          <w:ins w:id="7252"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32" w:author="xh" w:date="2026-10-19T10:37:40+08:00"/>
              </w:rPr>
            </w:pPr>
            <w:ins w:id="7333" w:author="xh" w:date="2026-10-19T10:37:40+08:00">
              <w:r>
                <w:rPr>
                  <w:rFonts w:ascii="Times New Roman" w:hAnsi="Times New Roman" w:eastAsia="宋体"/>
                  <w:b w:val="0"/>
                  <w:sz w:val="18"/>
                </w:rPr>
                <w:t>邳州</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34" w:author="xh" w:date="2026-10-19T10:37:40+08:00"/>
              </w:rPr>
            </w:pPr>
            <w:ins w:id="7335" w:author="xh" w:date="2026-10-19T10:37:40+08:00">
              <w:r>
                <w:rPr>
                  <w:rFonts w:ascii="Times New Roman" w:hAnsi="Times New Roman" w:eastAsia="宋体"/>
                  <w:b w:val="0"/>
                  <w:sz w:val="18"/>
                </w:rPr>
                <w:t>刚性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36" w:author="xh" w:date="2026-10-19T10:37:40+08:00"/>
              </w:rPr>
            </w:pPr>
            <w:ins w:id="7337" w:author="xh" w:date="2026-10-19T10:37:40+08:00">
              <w:r>
                <w:rPr>
                  <w:rFonts w:ascii="Times New Roman" w:hAnsi="Times New Roman" w:eastAsia="宋体"/>
                  <w:b w:val="0"/>
                  <w:sz w:val="18"/>
                </w:rPr>
                <w:t>2030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38" w:author="xh" w:date="2026-10-19T10:37:40+08:00"/>
              </w:rPr>
            </w:pPr>
            <w:ins w:id="7339" w:author="xh" w:date="2026-10-19T10:37:40+08:00">
              <w:r>
                <w:rPr>
                  <w:rFonts w:ascii="Times New Roman" w:hAnsi="Times New Roman" w:eastAsia="宋体"/>
                  <w:b w:val="0"/>
                  <w:sz w:val="18"/>
                </w:rPr>
                <w:t>0.02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40" w:author="xh" w:date="2026-10-19T10:37:40+08:00"/>
              </w:rPr>
            </w:pPr>
            <w:ins w:id="7341" w:author="xh" w:date="2026-10-19T10:37:40+08:00">
              <w:r>
                <w:rPr>
                  <w:rFonts w:ascii="Times New Roman" w:hAnsi="Times New Roman" w:eastAsia="宋体"/>
                  <w:b w:val="0"/>
                  <w:sz w:val="18"/>
                </w:rPr>
                <w:t>-0.07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42" w:author="xh" w:date="2026-10-19T10:37:40+08:00"/>
              </w:rPr>
            </w:pPr>
            <w:ins w:id="7343" w:author="xh" w:date="2026-10-19T10:37:40+08:00">
              <w:r>
                <w:rPr>
                  <w:rFonts w:ascii="Times New Roman" w:hAnsi="Times New Roman" w:eastAsia="宋体"/>
                  <w:b w:val="0"/>
                  <w:sz w:val="18"/>
                </w:rPr>
                <w:t>-0.04</w:t>
              </w:r>
            </w:ins>
          </w:p>
        </w:tc>
      </w:tr>
      <w:tr>
        <w:trPr>
          <w:cantSplit/>
          <w:ins w:id="7253"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44" w:author="xh" w:date="2026-10-19T10:37:40+08:00"/>
              </w:rPr>
            </w:pPr>
            <w:ins w:id="7345" w:author="xh" w:date="2026-10-19T10:37:40+08:00">
              <w:r>
                <w:rPr>
                  <w:rFonts w:ascii="Times New Roman" w:hAnsi="Times New Roman" w:eastAsia="宋体"/>
                  <w:b w:val="0"/>
                  <w:sz w:val="18"/>
                </w:rPr>
                <w:t>邳州</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46" w:author="xh" w:date="2026-10-19T10:37:40+08:00"/>
              </w:rPr>
            </w:pPr>
            <w:ins w:id="7347" w:author="xh" w:date="2026-10-19T10:37:40+08:00">
              <w:r>
                <w:rPr>
                  <w:rFonts w:ascii="Times New Roman" w:hAnsi="Times New Roman" w:eastAsia="宋体"/>
                  <w:b w:val="0"/>
                  <w:sz w:val="18"/>
                </w:rPr>
                <w:t>刚性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48" w:author="xh" w:date="2026-10-19T10:37:40+08:00"/>
              </w:rPr>
            </w:pPr>
            <w:ins w:id="7349" w:author="xh" w:date="2026-10-19T10:37:40+08:00">
              <w:r>
                <w:rPr>
                  <w:rFonts w:ascii="Times New Roman" w:hAnsi="Times New Roman" w:eastAsia="宋体"/>
                  <w:b w:val="0"/>
                  <w:sz w:val="18"/>
                </w:rPr>
                <w:t>2035</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50" w:author="xh" w:date="2026-10-19T10:37:40+08:00"/>
              </w:rPr>
            </w:pPr>
            <w:ins w:id="7351" w:author="xh" w:date="2026-10-19T10:37:40+08:00">
              <w:r>
                <w:rPr>
                  <w:rFonts w:ascii="Times New Roman" w:hAnsi="Times New Roman" w:eastAsia="宋体"/>
                  <w:b w:val="0"/>
                  <w:sz w:val="18"/>
                </w:rPr>
                <w:t>0.06</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52" w:author="xh" w:date="2026-10-19T10:37:40+08:00"/>
              </w:rPr>
            </w:pPr>
            <w:ins w:id="7353" w:author="xh" w:date="2026-10-19T10:37:40+08:00">
              <w:r>
                <w:rPr>
                  <w:rFonts w:ascii="Times New Roman" w:hAnsi="Times New Roman" w:eastAsia="宋体"/>
                  <w:b w:val="0"/>
                  <w:sz w:val="18"/>
                </w:rPr>
                <w:t>-0.06</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54" w:author="xh" w:date="2026-10-19T10:37:40+08:00"/>
              </w:rPr>
            </w:pPr>
            <w:ins w:id="7355" w:author="xh" w:date="2026-10-19T10:37:40+08:00">
              <w:r>
                <w:rPr>
                  <w:rFonts w:ascii="Times New Roman" w:hAnsi="Times New Roman" w:eastAsia="宋体"/>
                  <w:b w:val="0"/>
                  <w:sz w:val="18"/>
                </w:rPr>
                <w:t>-0.00</w:t>
              </w:r>
            </w:ins>
          </w:p>
        </w:tc>
      </w:tr>
      <w:tr>
        <w:trPr>
          <w:cantSplit/>
          <w:ins w:id="7254"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56" w:author="xh" w:date="2026-10-19T10:37:40+08:00"/>
              </w:rPr>
            </w:pPr>
            <w:ins w:id="7357" w:author="xh" w:date="2026-10-19T10:37:40+08:00">
              <w:r>
                <w:rPr>
                  <w:rFonts w:ascii="Times New Roman" w:hAnsi="Times New Roman" w:eastAsia="宋体"/>
                  <w:b w:val="0"/>
                  <w:sz w:val="18"/>
                </w:rPr>
                <w:t>邳州</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58" w:author="xh" w:date="2026-10-19T10:37:40+08:00"/>
              </w:rPr>
            </w:pPr>
            <w:ins w:id="7359" w:author="xh" w:date="2026-10-19T10:37:40+08:00">
              <w:r>
                <w:rPr>
                  <w:rFonts w:ascii="Times New Roman" w:hAnsi="Times New Roman" w:eastAsia="宋体"/>
                  <w:b w:val="0"/>
                  <w:sz w:val="18"/>
                </w:rPr>
                <w:t>弹性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60" w:author="xh" w:date="2026-10-19T10:37:40+08:00"/>
              </w:rPr>
            </w:pPr>
            <w:ins w:id="7361" w:author="xh" w:date="2026-10-19T10:37:40+08:00">
              <w:r>
                <w:rPr>
                  <w:rFonts w:ascii="Times New Roman" w:hAnsi="Times New Roman" w:eastAsia="宋体"/>
                  <w:b w:val="0"/>
                  <w:sz w:val="18"/>
                </w:rPr>
                <w:t>2022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62" w:author="xh" w:date="2026-10-19T10:37:40+08:00"/>
              </w:rPr>
            </w:pPr>
            <w:ins w:id="7363" w:author="xh" w:date="2026-10-19T10:37:40+08:00">
              <w:r>
                <w:rPr>
                  <w:rFonts w:ascii="Times New Roman" w:hAnsi="Times New Roman" w:eastAsia="宋体"/>
                  <w:b w:val="0"/>
                  <w:sz w:val="18"/>
                </w:rPr>
                <w:t>0.05</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64" w:author="xh" w:date="2026-10-19T10:37:40+08:00"/>
              </w:rPr>
            </w:pPr>
            <w:ins w:id="7365" w:author="xh" w:date="2026-10-19T10:37:40+08:00">
              <w:r>
                <w:rPr>
                  <w:rFonts w:ascii="Times New Roman" w:hAnsi="Times New Roman" w:eastAsia="宋体"/>
                  <w:b w:val="0"/>
                  <w:sz w:val="18"/>
                </w:rPr>
                <w:t>-0.31</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66" w:author="xh" w:date="2026-10-19T10:37:40+08:00"/>
              </w:rPr>
            </w:pPr>
            <w:ins w:id="7367" w:author="xh" w:date="2026-10-19T10:37:40+08:00">
              <w:r>
                <w:rPr>
                  <w:rFonts w:ascii="Times New Roman" w:hAnsi="Times New Roman" w:eastAsia="宋体"/>
                  <w:b w:val="0"/>
                  <w:sz w:val="18"/>
                </w:rPr>
                <w:t>-0.26</w:t>
              </w:r>
            </w:ins>
          </w:p>
        </w:tc>
      </w:tr>
      <w:tr>
        <w:trPr>
          <w:cantSplit/>
          <w:ins w:id="7255"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68" w:author="xh" w:date="2026-10-19T10:37:40+08:00"/>
              </w:rPr>
            </w:pPr>
            <w:ins w:id="7369" w:author="xh" w:date="2026-10-19T10:37:40+08:00">
              <w:r>
                <w:rPr>
                  <w:rFonts w:ascii="Times New Roman" w:hAnsi="Times New Roman" w:eastAsia="宋体"/>
                  <w:b w:val="0"/>
                  <w:sz w:val="18"/>
                </w:rPr>
                <w:t>邳州</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70" w:author="xh" w:date="2026-10-19T10:37:40+08:00"/>
              </w:rPr>
            </w:pPr>
            <w:ins w:id="7371" w:author="xh" w:date="2026-10-19T10:37:40+08:00">
              <w:r>
                <w:rPr>
                  <w:rFonts w:ascii="Times New Roman" w:hAnsi="Times New Roman" w:eastAsia="宋体"/>
                  <w:b w:val="0"/>
                  <w:sz w:val="18"/>
                </w:rPr>
                <w:t>弹性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72" w:author="xh" w:date="2026-10-19T10:37:40+08:00"/>
              </w:rPr>
            </w:pPr>
            <w:ins w:id="7373" w:author="xh" w:date="2026-10-19T10:37:40+08:00">
              <w:r>
                <w:rPr>
                  <w:rFonts w:ascii="Times New Roman" w:hAnsi="Times New Roman" w:eastAsia="宋体"/>
                  <w:b w:val="0"/>
                  <w:sz w:val="18"/>
                </w:rPr>
                <w:t>2023</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74" w:author="xh" w:date="2026-10-19T10:37:40+08:00"/>
              </w:rPr>
            </w:pPr>
            <w:ins w:id="7375" w:author="xh" w:date="2026-10-19T10:37:40+08:00">
              <w:r>
                <w:rPr>
                  <w:rFonts w:ascii="Times New Roman" w:hAnsi="Times New Roman" w:eastAsia="宋体"/>
                  <w:b w:val="0"/>
                  <w:sz w:val="18"/>
                </w:rPr>
                <w:t>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76" w:author="xh" w:date="2026-10-19T10:37:40+08:00"/>
              </w:rPr>
            </w:pPr>
            <w:ins w:id="7377" w:author="xh" w:date="2026-10-19T10:37:40+08:00">
              <w:r>
                <w:rPr>
                  <w:rFonts w:ascii="Times New Roman" w:hAnsi="Times New Roman" w:eastAsia="宋体"/>
                  <w:b w:val="0"/>
                  <w:sz w:val="18"/>
                </w:rPr>
                <w:t>0.21</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78" w:author="xh" w:date="2026-10-19T10:37:40+08:00"/>
              </w:rPr>
            </w:pPr>
            <w:ins w:id="7379" w:author="xh" w:date="2026-10-19T10:37:40+08:00">
              <w:r>
                <w:rPr>
                  <w:rFonts w:ascii="Times New Roman" w:hAnsi="Times New Roman" w:eastAsia="宋体"/>
                  <w:b w:val="0"/>
                  <w:sz w:val="18"/>
                </w:rPr>
                <w:t>0.21</w:t>
              </w:r>
            </w:ins>
          </w:p>
        </w:tc>
      </w:tr>
      <w:tr>
        <w:trPr>
          <w:cantSplit/>
          <w:ins w:id="7256"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80" w:author="xh" w:date="2026-10-19T10:37:40+08:00"/>
              </w:rPr>
            </w:pPr>
            <w:ins w:id="7381" w:author="xh" w:date="2026-10-19T10:37:40+08:00">
              <w:r>
                <w:rPr>
                  <w:rFonts w:ascii="Times New Roman" w:hAnsi="Times New Roman" w:eastAsia="宋体"/>
                  <w:b w:val="0"/>
                  <w:sz w:val="18"/>
                </w:rPr>
                <w:t>邳州</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82" w:author="xh" w:date="2026-10-19T10:37:40+08:00"/>
              </w:rPr>
            </w:pPr>
            <w:ins w:id="7383" w:author="xh" w:date="2026-10-19T10:37:40+08:00">
              <w:r>
                <w:rPr>
                  <w:rFonts w:ascii="Times New Roman" w:hAnsi="Times New Roman" w:eastAsia="宋体"/>
                  <w:b w:val="0"/>
                  <w:sz w:val="18"/>
                </w:rPr>
                <w:t>弹性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84" w:author="xh" w:date="2026-10-19T10:37:40+08:00"/>
              </w:rPr>
            </w:pPr>
            <w:ins w:id="7385" w:author="xh" w:date="2026-10-19T10:37:40+08:00">
              <w:r>
                <w:rPr>
                  <w:rFonts w:ascii="Times New Roman" w:hAnsi="Times New Roman" w:eastAsia="宋体"/>
                  <w:b w:val="0"/>
                  <w:sz w:val="18"/>
                </w:rPr>
                <w:t>2024</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86" w:author="xh" w:date="2026-10-19T10:37:40+08:00"/>
              </w:rPr>
            </w:pPr>
            <w:ins w:id="7387" w:author="xh" w:date="2026-10-19T10:37:40+08:00">
              <w:r>
                <w:rPr>
                  <w:rFonts w:ascii="Times New Roman" w:hAnsi="Times New Roman" w:eastAsia="宋体"/>
                  <w:b w:val="0"/>
                  <w:sz w:val="18"/>
                </w:rPr>
                <w:t>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88" w:author="xh" w:date="2026-10-19T10:37:40+08:00"/>
              </w:rPr>
            </w:pPr>
            <w:ins w:id="7389" w:author="xh" w:date="2026-10-19T10:37:40+08:00">
              <w:r>
                <w:rPr>
                  <w:rFonts w:ascii="Times New Roman" w:hAnsi="Times New Roman" w:eastAsia="宋体"/>
                  <w:b w:val="0"/>
                  <w:sz w:val="18"/>
                </w:rPr>
                <w:t>-0.32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90" w:author="xh" w:date="2026-10-19T10:37:40+08:00"/>
              </w:rPr>
            </w:pPr>
            <w:ins w:id="7391" w:author="xh" w:date="2026-10-19T10:37:40+08:00">
              <w:r>
                <w:rPr>
                  <w:rFonts w:ascii="Times New Roman" w:hAnsi="Times New Roman" w:eastAsia="宋体"/>
                  <w:b w:val="0"/>
                  <w:sz w:val="18"/>
                </w:rPr>
                <w:t>-0.32</w:t>
              </w:r>
            </w:ins>
          </w:p>
        </w:tc>
      </w:tr>
      <w:tr>
        <w:trPr>
          <w:cantSplit/>
          <w:ins w:id="7257"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92" w:author="xh" w:date="2026-10-19T10:37:40+08:00"/>
              </w:rPr>
            </w:pPr>
            <w:ins w:id="7393" w:author="xh" w:date="2026-10-19T10:37:40+08:00">
              <w:r>
                <w:rPr>
                  <w:rFonts w:ascii="Times New Roman" w:hAnsi="Times New Roman" w:eastAsia="宋体"/>
                  <w:b w:val="0"/>
                  <w:sz w:val="18"/>
                </w:rPr>
                <w:t>邳州</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94" w:author="xh" w:date="2026-10-19T10:37:40+08:00"/>
              </w:rPr>
            </w:pPr>
            <w:ins w:id="7395" w:author="xh" w:date="2026-10-19T10:37:40+08:00">
              <w:r>
                <w:rPr>
                  <w:rFonts w:ascii="Times New Roman" w:hAnsi="Times New Roman" w:eastAsia="宋体"/>
                  <w:b w:val="0"/>
                  <w:sz w:val="18"/>
                </w:rPr>
                <w:t>弹性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96" w:author="xh" w:date="2026-10-19T10:37:40+08:00"/>
              </w:rPr>
            </w:pPr>
            <w:ins w:id="7397" w:author="xh" w:date="2026-10-19T10:37:40+08:00">
              <w:r>
                <w:rPr>
                  <w:rFonts w:ascii="Times New Roman" w:hAnsi="Times New Roman" w:eastAsia="宋体"/>
                  <w:b w:val="0"/>
                  <w:sz w:val="18"/>
                </w:rPr>
                <w:t>2025</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398" w:author="xh" w:date="2026-10-19T10:37:40+08:00"/>
              </w:rPr>
            </w:pPr>
            <w:ins w:id="7399" w:author="xh" w:date="2026-10-19T10:37:40+08:00">
              <w:r>
                <w:rPr>
                  <w:rFonts w:ascii="Times New Roman" w:hAnsi="Times New Roman" w:eastAsia="宋体"/>
                  <w:b w:val="0"/>
                  <w:sz w:val="18"/>
                </w:rPr>
                <w:t>0.02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00" w:author="xh" w:date="2026-10-19T10:37:40+08:00"/>
              </w:rPr>
            </w:pPr>
            <w:ins w:id="7401" w:author="xh" w:date="2026-10-19T10:37:40+08:00">
              <w:r>
                <w:rPr>
                  <w:rFonts w:ascii="Times New Roman" w:hAnsi="Times New Roman" w:eastAsia="宋体"/>
                  <w:b w:val="0"/>
                  <w:sz w:val="18"/>
                </w:rPr>
                <w:t>-0.24</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02" w:author="xh" w:date="2026-10-19T10:37:40+08:00"/>
              </w:rPr>
            </w:pPr>
            <w:ins w:id="7403" w:author="xh" w:date="2026-10-19T10:37:40+08:00">
              <w:r>
                <w:rPr>
                  <w:rFonts w:ascii="Times New Roman" w:hAnsi="Times New Roman" w:eastAsia="宋体"/>
                  <w:b w:val="0"/>
                  <w:sz w:val="18"/>
                </w:rPr>
                <w:t>-0.21</w:t>
              </w:r>
            </w:ins>
          </w:p>
        </w:tc>
      </w:tr>
      <w:tr>
        <w:trPr>
          <w:cantSplit/>
          <w:ins w:id="7258"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04" w:author="xh" w:date="2026-10-19T10:37:40+08:00"/>
              </w:rPr>
            </w:pPr>
            <w:ins w:id="7405" w:author="xh" w:date="2026-10-19T10:37:40+08:00">
              <w:r>
                <w:rPr>
                  <w:rFonts w:ascii="Times New Roman" w:hAnsi="Times New Roman" w:eastAsia="宋体"/>
                  <w:b w:val="0"/>
                  <w:sz w:val="18"/>
                </w:rPr>
                <w:t>邳州</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06" w:author="xh" w:date="2026-10-19T10:37:40+08:00"/>
              </w:rPr>
            </w:pPr>
            <w:ins w:id="7407" w:author="xh" w:date="2026-10-19T10:37:40+08:00">
              <w:r>
                <w:rPr>
                  <w:rFonts w:ascii="Times New Roman" w:hAnsi="Times New Roman" w:eastAsia="宋体"/>
                  <w:b w:val="0"/>
                  <w:sz w:val="18"/>
                </w:rPr>
                <w:t>弹性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08" w:author="xh" w:date="2026-10-19T10:37:40+08:00"/>
              </w:rPr>
            </w:pPr>
            <w:ins w:id="7409" w:author="xh" w:date="2026-10-19T10:37:40+08:00">
              <w:r>
                <w:rPr>
                  <w:rFonts w:ascii="Times New Roman" w:hAnsi="Times New Roman" w:eastAsia="宋体"/>
                  <w:b w:val="0"/>
                  <w:sz w:val="18"/>
                </w:rPr>
                <w:t>2030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10" w:author="xh" w:date="2026-10-19T10:37:40+08:00"/>
              </w:rPr>
            </w:pPr>
            <w:ins w:id="7411" w:author="xh" w:date="2026-10-19T10:37:40+08:00">
              <w:r>
                <w:rPr>
                  <w:rFonts w:ascii="Times New Roman" w:hAnsi="Times New Roman" w:eastAsia="宋体"/>
                  <w:b w:val="0"/>
                  <w:sz w:val="18"/>
                </w:rPr>
                <w:t>0.04</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12" w:author="xh" w:date="2026-10-19T10:37:40+08:00"/>
              </w:rPr>
            </w:pPr>
            <w:ins w:id="7413" w:author="xh" w:date="2026-10-19T10:37:40+08:00">
              <w:r>
                <w:rPr>
                  <w:rFonts w:ascii="Times New Roman" w:hAnsi="Times New Roman" w:eastAsia="宋体"/>
                  <w:b w:val="0"/>
                  <w:sz w:val="18"/>
                </w:rPr>
                <w:t>-0.08</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14" w:author="xh" w:date="2026-10-19T10:37:40+08:00"/>
              </w:rPr>
            </w:pPr>
            <w:ins w:id="7415" w:author="xh" w:date="2026-10-19T10:37:40+08:00">
              <w:r>
                <w:rPr>
                  <w:rFonts w:ascii="Times New Roman" w:hAnsi="Times New Roman" w:eastAsia="宋体"/>
                  <w:b w:val="0"/>
                  <w:sz w:val="18"/>
                </w:rPr>
                <w:t>-0.03</w:t>
              </w:r>
            </w:ins>
          </w:p>
        </w:tc>
      </w:tr>
      <w:tr>
        <w:trPr>
          <w:cantSplit/>
          <w:ins w:id="7259"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16" w:author="xh" w:date="2026-10-19T10:37:40+08:00"/>
              </w:rPr>
            </w:pPr>
            <w:ins w:id="7417" w:author="xh" w:date="2026-10-19T10:37:40+08:00">
              <w:r>
                <w:rPr>
                  <w:rFonts w:ascii="Times New Roman" w:hAnsi="Times New Roman" w:eastAsia="宋体"/>
                  <w:b w:val="0"/>
                  <w:sz w:val="18"/>
                </w:rPr>
                <w:t>邳州</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18" w:author="xh" w:date="2026-10-19T10:37:40+08:00"/>
              </w:rPr>
            </w:pPr>
            <w:ins w:id="7419" w:author="xh" w:date="2026-10-19T10:37:40+08:00">
              <w:r>
                <w:rPr>
                  <w:rFonts w:ascii="Times New Roman" w:hAnsi="Times New Roman" w:eastAsia="宋体"/>
                  <w:b w:val="0"/>
                  <w:sz w:val="18"/>
                </w:rPr>
                <w:t>弹性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20" w:author="xh" w:date="2026-10-19T10:37:40+08:00"/>
              </w:rPr>
            </w:pPr>
            <w:ins w:id="7421" w:author="xh" w:date="2026-10-19T10:37:40+08:00">
              <w:r>
                <w:rPr>
                  <w:rFonts w:ascii="Times New Roman" w:hAnsi="Times New Roman" w:eastAsia="宋体"/>
                  <w:b w:val="0"/>
                  <w:sz w:val="18"/>
                </w:rPr>
                <w:t>2035</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22" w:author="xh" w:date="2026-10-19T10:37:40+08:00"/>
              </w:rPr>
            </w:pPr>
            <w:ins w:id="7423" w:author="xh" w:date="2026-10-19T10:37:40+08:00">
              <w:r>
                <w:rPr>
                  <w:rFonts w:ascii="Times New Roman" w:hAnsi="Times New Roman" w:eastAsia="宋体"/>
                  <w:b w:val="0"/>
                  <w:sz w:val="18"/>
                </w:rPr>
                <w:t>0.01</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24" w:author="xh" w:date="2026-10-19T10:37:40+08:00"/>
              </w:rPr>
            </w:pPr>
            <w:ins w:id="7425" w:author="xh" w:date="2026-10-19T10:37:40+08:00">
              <w:r>
                <w:rPr>
                  <w:rFonts w:ascii="Times New Roman" w:hAnsi="Times New Roman" w:eastAsia="宋体"/>
                  <w:b w:val="0"/>
                  <w:sz w:val="18"/>
                </w:rPr>
                <w:t>-0.07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26" w:author="xh" w:date="2026-10-19T10:37:40+08:00"/>
              </w:rPr>
            </w:pPr>
            <w:ins w:id="7427" w:author="xh" w:date="2026-10-19T10:37:40+08:00">
              <w:r>
                <w:rPr>
                  <w:rFonts w:ascii="Times New Roman" w:hAnsi="Times New Roman" w:eastAsia="宋体"/>
                  <w:b w:val="0"/>
                  <w:sz w:val="18"/>
                </w:rPr>
                <w:t>-0.07</w:t>
              </w:r>
            </w:ins>
          </w:p>
        </w:tc>
      </w:tr>
      <w:tr>
        <w:trPr>
          <w:cantSplit/>
          <w:ins w:id="7260"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28" w:author="xh" w:date="2026-10-19T10:37:40+08:00"/>
              </w:rPr>
            </w:pPr>
            <w:ins w:id="7429" w:author="xh" w:date="2026-10-19T10:37:40+08:00">
              <w:r>
                <w:rPr>
                  <w:rFonts w:ascii="Times New Roman" w:hAnsi="Times New Roman" w:eastAsia="宋体"/>
                  <w:b w:val="0"/>
                  <w:sz w:val="18"/>
                </w:rPr>
                <w:t>市区</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30" w:author="xh" w:date="2026-10-19T10:37:40+08:00"/>
              </w:rPr>
            </w:pPr>
            <w:ins w:id="7431" w:author="xh" w:date="2026-10-19T10:37:40+08:00">
              <w:r>
                <w:rPr>
                  <w:rFonts w:ascii="Times New Roman" w:hAnsi="Times New Roman" w:eastAsia="宋体"/>
                  <w:b w:val="0"/>
                  <w:sz w:val="18"/>
                </w:rPr>
                <w:t>刚性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32" w:author="xh" w:date="2026-10-19T10:37:40+08:00"/>
              </w:rPr>
            </w:pPr>
            <w:ins w:id="7433" w:author="xh" w:date="2026-10-19T10:37:40+08:00">
              <w:r>
                <w:rPr>
                  <w:rFonts w:ascii="Times New Roman" w:hAnsi="Times New Roman" w:eastAsia="宋体"/>
                  <w:b w:val="0"/>
                  <w:sz w:val="18"/>
                </w:rPr>
                <w:t>2022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34" w:author="xh" w:date="2026-10-19T10:37:40+08:00"/>
              </w:rPr>
            </w:pPr>
            <w:ins w:id="7435" w:author="xh" w:date="2026-10-19T10:37:40+08:00">
              <w:r>
                <w:rPr>
                  <w:rFonts w:ascii="Times New Roman" w:hAnsi="Times New Roman" w:eastAsia="宋体"/>
                  <w:b w:val="0"/>
                  <w:sz w:val="18"/>
                </w:rPr>
                <w:t>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36" w:author="xh" w:date="2026-10-19T10:37:40+08:00"/>
              </w:rPr>
            </w:pPr>
            <w:ins w:id="7437" w:author="xh" w:date="2026-10-19T10:37:40+08:00">
              <w:r>
                <w:rPr>
                  <w:rFonts w:ascii="Times New Roman" w:hAnsi="Times New Roman" w:eastAsia="宋体"/>
                  <w:b w:val="0"/>
                  <w:sz w:val="18"/>
                </w:rPr>
                <w:t>0.03</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38" w:author="xh" w:date="2026-10-19T10:37:40+08:00"/>
              </w:rPr>
            </w:pPr>
            <w:ins w:id="7439" w:author="xh" w:date="2026-10-19T10:37:40+08:00">
              <w:r>
                <w:rPr>
                  <w:rFonts w:ascii="Times New Roman" w:hAnsi="Times New Roman" w:eastAsia="宋体"/>
                  <w:b w:val="0"/>
                  <w:sz w:val="18"/>
                </w:rPr>
                <w:t>0.03</w:t>
              </w:r>
            </w:ins>
          </w:p>
        </w:tc>
      </w:tr>
      <w:tr>
        <w:trPr>
          <w:cantSplit/>
          <w:ins w:id="7261"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40" w:author="xh" w:date="2026-10-19T10:37:40+08:00"/>
              </w:rPr>
            </w:pPr>
            <w:ins w:id="7441" w:author="xh" w:date="2026-10-19T10:37:40+08:00">
              <w:r>
                <w:rPr>
                  <w:rFonts w:ascii="Times New Roman" w:hAnsi="Times New Roman" w:eastAsia="宋体"/>
                  <w:b w:val="0"/>
                  <w:sz w:val="18"/>
                </w:rPr>
                <w:t>市区</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42" w:author="xh" w:date="2026-10-19T10:37:40+08:00"/>
              </w:rPr>
            </w:pPr>
            <w:ins w:id="7443" w:author="xh" w:date="2026-10-19T10:37:40+08:00">
              <w:r>
                <w:rPr>
                  <w:rFonts w:ascii="Times New Roman" w:hAnsi="Times New Roman" w:eastAsia="宋体"/>
                  <w:b w:val="0"/>
                  <w:sz w:val="18"/>
                </w:rPr>
                <w:t>刚性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44" w:author="xh" w:date="2026-10-19T10:37:40+08:00"/>
              </w:rPr>
            </w:pPr>
            <w:ins w:id="7445" w:author="xh" w:date="2026-10-19T10:37:40+08:00">
              <w:r>
                <w:rPr>
                  <w:rFonts w:ascii="Times New Roman" w:hAnsi="Times New Roman" w:eastAsia="宋体"/>
                  <w:b w:val="0"/>
                  <w:sz w:val="18"/>
                </w:rPr>
                <w:t>2023</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46" w:author="xh" w:date="2026-10-19T10:37:40+08:00"/>
              </w:rPr>
            </w:pPr>
            <w:ins w:id="7447" w:author="xh" w:date="2026-10-19T10:37:40+08:00">
              <w:r>
                <w:rPr>
                  <w:rFonts w:ascii="Times New Roman" w:hAnsi="Times New Roman" w:eastAsia="宋体"/>
                  <w:b w:val="0"/>
                  <w:sz w:val="18"/>
                </w:rPr>
                <w:t>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48" w:author="xh" w:date="2026-10-19T10:37:40+08:00"/>
              </w:rPr>
            </w:pPr>
            <w:ins w:id="7449" w:author="xh" w:date="2026-10-19T10:37:40+08:00">
              <w:r>
                <w:rPr>
                  <w:rFonts w:ascii="Times New Roman" w:hAnsi="Times New Roman" w:eastAsia="宋体"/>
                  <w:b w:val="0"/>
                  <w:sz w:val="18"/>
                </w:rPr>
                <w:t>-0.15</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50" w:author="xh" w:date="2026-10-19T10:37:40+08:00"/>
              </w:rPr>
            </w:pPr>
            <w:ins w:id="7451" w:author="xh" w:date="2026-10-19T10:37:40+08:00">
              <w:r>
                <w:rPr>
                  <w:rFonts w:ascii="Times New Roman" w:hAnsi="Times New Roman" w:eastAsia="宋体"/>
                  <w:b w:val="0"/>
                  <w:sz w:val="18"/>
                </w:rPr>
                <w:t>-0.15</w:t>
              </w:r>
            </w:ins>
          </w:p>
        </w:tc>
      </w:tr>
      <w:tr>
        <w:trPr>
          <w:cantSplit/>
          <w:ins w:id="7262"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52" w:author="xh" w:date="2026-10-19T10:37:40+08:00"/>
              </w:rPr>
            </w:pPr>
            <w:ins w:id="7453" w:author="xh" w:date="2026-10-19T10:37:40+08:00">
              <w:r>
                <w:rPr>
                  <w:rFonts w:ascii="Times New Roman" w:hAnsi="Times New Roman" w:eastAsia="宋体"/>
                  <w:b w:val="0"/>
                  <w:sz w:val="18"/>
                </w:rPr>
                <w:t>市区</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54" w:author="xh" w:date="2026-10-19T10:37:40+08:00"/>
              </w:rPr>
            </w:pPr>
            <w:ins w:id="7455" w:author="xh" w:date="2026-10-19T10:37:40+08:00">
              <w:r>
                <w:rPr>
                  <w:rFonts w:ascii="Times New Roman" w:hAnsi="Times New Roman" w:eastAsia="宋体"/>
                  <w:b w:val="0"/>
                  <w:sz w:val="18"/>
                </w:rPr>
                <w:t>刚性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56" w:author="xh" w:date="2026-10-19T10:37:40+08:00"/>
              </w:rPr>
            </w:pPr>
            <w:ins w:id="7457" w:author="xh" w:date="2026-10-19T10:37:40+08:00">
              <w:r>
                <w:rPr>
                  <w:rFonts w:ascii="Times New Roman" w:hAnsi="Times New Roman" w:eastAsia="宋体"/>
                  <w:b w:val="0"/>
                  <w:sz w:val="18"/>
                </w:rPr>
                <w:t>2024</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58" w:author="xh" w:date="2026-10-19T10:37:40+08:00"/>
              </w:rPr>
            </w:pPr>
            <w:ins w:id="7459" w:author="xh" w:date="2026-10-19T10:37:40+08:00">
              <w:r>
                <w:rPr>
                  <w:rFonts w:ascii="Times New Roman" w:hAnsi="Times New Roman" w:eastAsia="宋体"/>
                  <w:b w:val="0"/>
                  <w:sz w:val="18"/>
                </w:rPr>
                <w:t>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60" w:author="xh" w:date="2026-10-19T10:37:40+08:00"/>
              </w:rPr>
            </w:pPr>
            <w:ins w:id="7461" w:author="xh" w:date="2026-10-19T10:37:40+08:00">
              <w:r>
                <w:rPr>
                  <w:rFonts w:ascii="Times New Roman" w:hAnsi="Times New Roman" w:eastAsia="宋体"/>
                  <w:b w:val="0"/>
                  <w:sz w:val="18"/>
                </w:rPr>
                <w:t>0.13</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62" w:author="xh" w:date="2026-10-19T10:37:40+08:00"/>
              </w:rPr>
            </w:pPr>
            <w:ins w:id="7463" w:author="xh" w:date="2026-10-19T10:37:40+08:00">
              <w:r>
                <w:rPr>
                  <w:rFonts w:ascii="Times New Roman" w:hAnsi="Times New Roman" w:eastAsia="宋体"/>
                  <w:b w:val="0"/>
                  <w:sz w:val="18"/>
                </w:rPr>
                <w:t>0.13</w:t>
              </w:r>
            </w:ins>
          </w:p>
        </w:tc>
      </w:tr>
      <w:tr>
        <w:trPr>
          <w:cantSplit/>
          <w:ins w:id="7263"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64" w:author="xh" w:date="2026-10-19T10:37:40+08:00"/>
              </w:rPr>
            </w:pPr>
            <w:ins w:id="7465" w:author="xh" w:date="2026-10-19T10:37:40+08:00">
              <w:r>
                <w:rPr>
                  <w:rFonts w:ascii="Times New Roman" w:hAnsi="Times New Roman" w:eastAsia="宋体"/>
                  <w:b w:val="0"/>
                  <w:sz w:val="18"/>
                </w:rPr>
                <w:t>市区</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66" w:author="xh" w:date="2026-10-19T10:37:40+08:00"/>
              </w:rPr>
            </w:pPr>
            <w:ins w:id="7467" w:author="xh" w:date="2026-10-19T10:37:40+08:00">
              <w:r>
                <w:rPr>
                  <w:rFonts w:ascii="Times New Roman" w:hAnsi="Times New Roman" w:eastAsia="宋体"/>
                  <w:b w:val="0"/>
                  <w:sz w:val="18"/>
                </w:rPr>
                <w:t>刚性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68" w:author="xh" w:date="2026-10-19T10:37:40+08:00"/>
              </w:rPr>
            </w:pPr>
            <w:ins w:id="7469" w:author="xh" w:date="2026-10-19T10:37:40+08:00">
              <w:r>
                <w:rPr>
                  <w:rFonts w:ascii="Times New Roman" w:hAnsi="Times New Roman" w:eastAsia="宋体"/>
                  <w:b w:val="0"/>
                  <w:sz w:val="18"/>
                </w:rPr>
                <w:t>2025</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70" w:author="xh" w:date="2026-10-19T10:37:40+08:00"/>
              </w:rPr>
            </w:pPr>
            <w:ins w:id="7471" w:author="xh" w:date="2026-10-19T10:37:40+08:00">
              <w:r>
                <w:rPr>
                  <w:rFonts w:ascii="Times New Roman" w:hAnsi="Times New Roman" w:eastAsia="宋体"/>
                  <w:b w:val="0"/>
                  <w:sz w:val="18"/>
                </w:rPr>
                <w:t>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72" w:author="xh" w:date="2026-10-19T10:37:40+08:00"/>
              </w:rPr>
            </w:pPr>
            <w:ins w:id="7473" w:author="xh" w:date="2026-10-19T10:37:40+08:00">
              <w:r>
                <w:rPr>
                  <w:rFonts w:ascii="Times New Roman" w:hAnsi="Times New Roman" w:eastAsia="宋体"/>
                  <w:b w:val="0"/>
                  <w:sz w:val="18"/>
                </w:rPr>
                <w:t>-0.11</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74" w:author="xh" w:date="2026-10-19T10:37:40+08:00"/>
              </w:rPr>
            </w:pPr>
            <w:ins w:id="7475" w:author="xh" w:date="2026-10-19T10:37:40+08:00">
              <w:r>
                <w:rPr>
                  <w:rFonts w:ascii="Times New Roman" w:hAnsi="Times New Roman" w:eastAsia="宋体"/>
                  <w:b w:val="0"/>
                  <w:sz w:val="18"/>
                </w:rPr>
                <w:t>-0.11</w:t>
              </w:r>
            </w:ins>
          </w:p>
        </w:tc>
      </w:tr>
      <w:tr>
        <w:trPr>
          <w:cantSplit/>
          <w:ins w:id="7264"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76" w:author="xh" w:date="2026-10-19T10:37:40+08:00"/>
              </w:rPr>
            </w:pPr>
            <w:ins w:id="7477" w:author="xh" w:date="2026-10-19T10:37:40+08:00">
              <w:r>
                <w:rPr>
                  <w:rFonts w:ascii="Times New Roman" w:hAnsi="Times New Roman" w:eastAsia="宋体"/>
                  <w:b w:val="0"/>
                  <w:sz w:val="18"/>
                </w:rPr>
                <w:t>市区</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78" w:author="xh" w:date="2026-10-19T10:37:40+08:00"/>
              </w:rPr>
            </w:pPr>
            <w:ins w:id="7479" w:author="xh" w:date="2026-10-19T10:37:40+08:00">
              <w:r>
                <w:rPr>
                  <w:rFonts w:ascii="Times New Roman" w:hAnsi="Times New Roman" w:eastAsia="宋体"/>
                  <w:b w:val="0"/>
                  <w:sz w:val="18"/>
                </w:rPr>
                <w:t>刚性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80" w:author="xh" w:date="2026-10-19T10:37:40+08:00"/>
              </w:rPr>
            </w:pPr>
            <w:ins w:id="7481" w:author="xh" w:date="2026-10-19T10:37:40+08:00">
              <w:r>
                <w:rPr>
                  <w:rFonts w:ascii="Times New Roman" w:hAnsi="Times New Roman" w:eastAsia="宋体"/>
                  <w:b w:val="0"/>
                  <w:sz w:val="18"/>
                </w:rPr>
                <w:t>2030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82" w:author="xh" w:date="2026-10-19T10:37:40+08:00"/>
              </w:rPr>
            </w:pPr>
            <w:ins w:id="7483" w:author="xh" w:date="2026-10-19T10:37:40+08:00">
              <w:r>
                <w:rPr>
                  <w:rFonts w:ascii="Times New Roman" w:hAnsi="Times New Roman" w:eastAsia="宋体"/>
                  <w:b w:val="0"/>
                  <w:sz w:val="18"/>
                </w:rPr>
                <w:t>0.01</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84" w:author="xh" w:date="2026-10-19T10:37:40+08:00"/>
              </w:rPr>
            </w:pPr>
            <w:ins w:id="7485" w:author="xh" w:date="2026-10-19T10:37:40+08:00">
              <w:r>
                <w:rPr>
                  <w:rFonts w:ascii="Times New Roman" w:hAnsi="Times New Roman" w:eastAsia="宋体"/>
                  <w:b w:val="0"/>
                  <w:sz w:val="18"/>
                </w:rPr>
                <w:t>-0.06</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86" w:author="xh" w:date="2026-10-19T10:37:40+08:00"/>
              </w:rPr>
            </w:pPr>
            <w:ins w:id="7487" w:author="xh" w:date="2026-10-19T10:37:40+08:00">
              <w:r>
                <w:rPr>
                  <w:rFonts w:ascii="Times New Roman" w:hAnsi="Times New Roman" w:eastAsia="宋体"/>
                  <w:b w:val="0"/>
                  <w:sz w:val="18"/>
                </w:rPr>
                <w:t>-0.05</w:t>
              </w:r>
            </w:ins>
          </w:p>
        </w:tc>
      </w:tr>
      <w:tr>
        <w:trPr>
          <w:cantSplit/>
          <w:ins w:id="7265"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88" w:author="xh" w:date="2026-10-19T10:37:40+08:00"/>
              </w:rPr>
            </w:pPr>
            <w:ins w:id="7489" w:author="xh" w:date="2026-10-19T10:37:40+08:00">
              <w:r>
                <w:rPr>
                  <w:rFonts w:ascii="Times New Roman" w:hAnsi="Times New Roman" w:eastAsia="宋体"/>
                  <w:b w:val="0"/>
                  <w:sz w:val="18"/>
                </w:rPr>
                <w:t>市区</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90" w:author="xh" w:date="2026-10-19T10:37:40+08:00"/>
              </w:rPr>
            </w:pPr>
            <w:ins w:id="7491" w:author="xh" w:date="2026-10-19T10:37:40+08:00">
              <w:r>
                <w:rPr>
                  <w:rFonts w:ascii="Times New Roman" w:hAnsi="Times New Roman" w:eastAsia="宋体"/>
                  <w:b w:val="0"/>
                  <w:sz w:val="18"/>
                </w:rPr>
                <w:t>刚性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92" w:author="xh" w:date="2026-10-19T10:37:40+08:00"/>
              </w:rPr>
            </w:pPr>
            <w:ins w:id="7493" w:author="xh" w:date="2026-10-19T10:37:40+08:00">
              <w:r>
                <w:rPr>
                  <w:rFonts w:ascii="Times New Roman" w:hAnsi="Times New Roman" w:eastAsia="宋体"/>
                  <w:b w:val="0"/>
                  <w:sz w:val="18"/>
                </w:rPr>
                <w:t>2035</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94" w:author="xh" w:date="2026-10-19T10:37:40+08:00"/>
              </w:rPr>
            </w:pPr>
            <w:ins w:id="7495" w:author="xh" w:date="2026-10-19T10:37:40+08:00">
              <w:r>
                <w:rPr>
                  <w:rFonts w:ascii="Times New Roman" w:hAnsi="Times New Roman" w:eastAsia="宋体"/>
                  <w:b w:val="0"/>
                  <w:sz w:val="18"/>
                </w:rPr>
                <w:t>0.06</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96" w:author="xh" w:date="2026-10-19T10:37:40+08:00"/>
              </w:rPr>
            </w:pPr>
            <w:ins w:id="7497" w:author="xh" w:date="2026-10-19T10:37:40+08:00">
              <w:r>
                <w:rPr>
                  <w:rFonts w:ascii="Times New Roman" w:hAnsi="Times New Roman" w:eastAsia="宋体"/>
                  <w:b w:val="0"/>
                  <w:sz w:val="18"/>
                </w:rPr>
                <w:t>-0.06</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498" w:author="xh" w:date="2026-10-19T10:37:40+08:00"/>
              </w:rPr>
            </w:pPr>
            <w:ins w:id="7499" w:author="xh" w:date="2026-10-19T10:37:40+08:00">
              <w:r>
                <w:rPr>
                  <w:rFonts w:ascii="Times New Roman" w:hAnsi="Times New Roman" w:eastAsia="宋体"/>
                  <w:b w:val="0"/>
                  <w:sz w:val="18"/>
                </w:rPr>
                <w:t>0.01</w:t>
              </w:r>
            </w:ins>
          </w:p>
        </w:tc>
      </w:tr>
      <w:tr>
        <w:trPr>
          <w:cantSplit/>
          <w:ins w:id="7266"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00" w:author="xh" w:date="2026-10-19T10:37:40+08:00"/>
              </w:rPr>
            </w:pPr>
            <w:ins w:id="7501" w:author="xh" w:date="2026-10-19T10:37:40+08:00">
              <w:r>
                <w:rPr>
                  <w:rFonts w:ascii="Times New Roman" w:hAnsi="Times New Roman" w:eastAsia="宋体"/>
                  <w:b w:val="0"/>
                  <w:sz w:val="18"/>
                </w:rPr>
                <w:t>市区</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02" w:author="xh" w:date="2026-10-19T10:37:40+08:00"/>
              </w:rPr>
            </w:pPr>
            <w:ins w:id="7503" w:author="xh" w:date="2026-10-19T10:37:40+08:00">
              <w:r>
                <w:rPr>
                  <w:rFonts w:ascii="Times New Roman" w:hAnsi="Times New Roman" w:eastAsia="宋体"/>
                  <w:b w:val="0"/>
                  <w:sz w:val="18"/>
                </w:rPr>
                <w:t>弹性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04" w:author="xh" w:date="2026-10-19T10:37:40+08:00"/>
              </w:rPr>
            </w:pPr>
            <w:ins w:id="7505" w:author="xh" w:date="2026-10-19T10:37:40+08:00">
              <w:r>
                <w:rPr>
                  <w:rFonts w:ascii="Times New Roman" w:hAnsi="Times New Roman" w:eastAsia="宋体"/>
                  <w:b w:val="0"/>
                  <w:sz w:val="18"/>
                </w:rPr>
                <w:t>2022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06" w:author="xh" w:date="2026-10-19T10:37:40+08:00"/>
              </w:rPr>
            </w:pPr>
            <w:ins w:id="7507" w:author="xh" w:date="2026-10-19T10:37:40+08:00">
              <w:r>
                <w:rPr>
                  <w:rFonts w:ascii="Times New Roman" w:hAnsi="Times New Roman" w:eastAsia="宋体"/>
                  <w:b w:val="0"/>
                  <w:sz w:val="18"/>
                </w:rPr>
                <w:t>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08" w:author="xh" w:date="2026-10-19T10:37:40+08:00"/>
              </w:rPr>
            </w:pPr>
            <w:ins w:id="7509" w:author="xh" w:date="2026-10-19T10:37:40+08:00">
              <w:r>
                <w:rPr>
                  <w:rFonts w:ascii="Times New Roman" w:hAnsi="Times New Roman" w:eastAsia="宋体"/>
                  <w:b w:val="0"/>
                  <w:sz w:val="18"/>
                </w:rPr>
                <w:t>0.03</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10" w:author="xh" w:date="2026-10-19T10:37:40+08:00"/>
              </w:rPr>
            </w:pPr>
            <w:ins w:id="7511" w:author="xh" w:date="2026-10-19T10:37:40+08:00">
              <w:r>
                <w:rPr>
                  <w:rFonts w:ascii="Times New Roman" w:hAnsi="Times New Roman" w:eastAsia="宋体"/>
                  <w:b w:val="0"/>
                  <w:sz w:val="18"/>
                </w:rPr>
                <w:t>0.03</w:t>
              </w:r>
            </w:ins>
          </w:p>
        </w:tc>
      </w:tr>
      <w:tr>
        <w:trPr>
          <w:cantSplit/>
          <w:ins w:id="7267"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12" w:author="xh" w:date="2026-10-19T10:37:40+08:00"/>
              </w:rPr>
            </w:pPr>
            <w:ins w:id="7513" w:author="xh" w:date="2026-10-19T10:37:40+08:00">
              <w:r>
                <w:rPr>
                  <w:rFonts w:ascii="Times New Roman" w:hAnsi="Times New Roman" w:eastAsia="宋体"/>
                  <w:b w:val="0"/>
                  <w:sz w:val="18"/>
                </w:rPr>
                <w:t>市区</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14" w:author="xh" w:date="2026-10-19T10:37:40+08:00"/>
              </w:rPr>
            </w:pPr>
            <w:ins w:id="7515" w:author="xh" w:date="2026-10-19T10:37:40+08:00">
              <w:r>
                <w:rPr>
                  <w:rFonts w:ascii="Times New Roman" w:hAnsi="Times New Roman" w:eastAsia="宋体"/>
                  <w:b w:val="0"/>
                  <w:sz w:val="18"/>
                </w:rPr>
                <w:t>弹性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16" w:author="xh" w:date="2026-10-19T10:37:40+08:00"/>
              </w:rPr>
            </w:pPr>
            <w:ins w:id="7517" w:author="xh" w:date="2026-10-19T10:37:40+08:00">
              <w:r>
                <w:rPr>
                  <w:rFonts w:ascii="Times New Roman" w:hAnsi="Times New Roman" w:eastAsia="宋体"/>
                  <w:b w:val="0"/>
                  <w:sz w:val="18"/>
                </w:rPr>
                <w:t>2023</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18" w:author="xh" w:date="2026-10-19T10:37:40+08:00"/>
              </w:rPr>
            </w:pPr>
            <w:ins w:id="7519" w:author="xh" w:date="2026-10-19T10:37:40+08:00">
              <w:r>
                <w:rPr>
                  <w:rFonts w:ascii="Times New Roman" w:hAnsi="Times New Roman" w:eastAsia="宋体"/>
                  <w:b w:val="0"/>
                  <w:sz w:val="18"/>
                </w:rPr>
                <w:t>0.02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20" w:author="xh" w:date="2026-10-19T10:37:40+08:00"/>
              </w:rPr>
            </w:pPr>
            <w:ins w:id="7521" w:author="xh" w:date="2026-10-19T10:37:40+08:00">
              <w:r>
                <w:rPr>
                  <w:rFonts w:ascii="Times New Roman" w:hAnsi="Times New Roman" w:eastAsia="宋体"/>
                  <w:b w:val="0"/>
                  <w:sz w:val="18"/>
                </w:rPr>
                <w:t>-0.15</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22" w:author="xh" w:date="2026-10-19T10:37:40+08:00"/>
              </w:rPr>
            </w:pPr>
            <w:ins w:id="7523" w:author="xh" w:date="2026-10-19T10:37:40+08:00">
              <w:r>
                <w:rPr>
                  <w:rFonts w:ascii="Times New Roman" w:hAnsi="Times New Roman" w:eastAsia="宋体"/>
                  <w:b w:val="0"/>
                  <w:sz w:val="18"/>
                </w:rPr>
                <w:t>-0.13</w:t>
              </w:r>
            </w:ins>
          </w:p>
        </w:tc>
      </w:tr>
      <w:tr>
        <w:trPr>
          <w:cantSplit/>
          <w:ins w:id="7268"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24" w:author="xh" w:date="2026-10-19T10:37:40+08:00"/>
              </w:rPr>
            </w:pPr>
            <w:ins w:id="7525" w:author="xh" w:date="2026-10-19T10:37:40+08:00">
              <w:r>
                <w:rPr>
                  <w:rFonts w:ascii="Times New Roman" w:hAnsi="Times New Roman" w:eastAsia="宋体"/>
                  <w:b w:val="0"/>
                  <w:sz w:val="18"/>
                </w:rPr>
                <w:t>市区</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26" w:author="xh" w:date="2026-10-19T10:37:40+08:00"/>
              </w:rPr>
            </w:pPr>
            <w:ins w:id="7527" w:author="xh" w:date="2026-10-19T10:37:40+08:00">
              <w:r>
                <w:rPr>
                  <w:rFonts w:ascii="Times New Roman" w:hAnsi="Times New Roman" w:eastAsia="宋体"/>
                  <w:b w:val="0"/>
                  <w:sz w:val="18"/>
                </w:rPr>
                <w:t>弹性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28" w:author="xh" w:date="2026-10-19T10:37:40+08:00"/>
              </w:rPr>
            </w:pPr>
            <w:ins w:id="7529" w:author="xh" w:date="2026-10-19T10:37:40+08:00">
              <w:r>
                <w:rPr>
                  <w:rFonts w:ascii="Times New Roman" w:hAnsi="Times New Roman" w:eastAsia="宋体"/>
                  <w:b w:val="0"/>
                  <w:sz w:val="18"/>
                </w:rPr>
                <w:t>2024</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30" w:author="xh" w:date="2026-10-19T10:37:40+08:00"/>
              </w:rPr>
            </w:pPr>
            <w:ins w:id="7531" w:author="xh" w:date="2026-10-19T10:37:40+08:00">
              <w:r>
                <w:rPr>
                  <w:rFonts w:ascii="Times New Roman" w:hAnsi="Times New Roman" w:eastAsia="宋体"/>
                  <w:b w:val="0"/>
                  <w:sz w:val="18"/>
                </w:rPr>
                <w:t>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32" w:author="xh" w:date="2026-10-19T10:37:40+08:00"/>
              </w:rPr>
            </w:pPr>
            <w:ins w:id="7533" w:author="xh" w:date="2026-10-19T10:37:40+08:00">
              <w:r>
                <w:rPr>
                  <w:rFonts w:ascii="Times New Roman" w:hAnsi="Times New Roman" w:eastAsia="宋体"/>
                  <w:b w:val="0"/>
                  <w:sz w:val="18"/>
                </w:rPr>
                <w:t>0.13</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34" w:author="xh" w:date="2026-10-19T10:37:40+08:00"/>
              </w:rPr>
            </w:pPr>
            <w:ins w:id="7535" w:author="xh" w:date="2026-10-19T10:37:40+08:00">
              <w:r>
                <w:rPr>
                  <w:rFonts w:ascii="Times New Roman" w:hAnsi="Times New Roman" w:eastAsia="宋体"/>
                  <w:b w:val="0"/>
                  <w:sz w:val="18"/>
                </w:rPr>
                <w:t>0.13</w:t>
              </w:r>
            </w:ins>
          </w:p>
        </w:tc>
      </w:tr>
      <w:tr>
        <w:trPr>
          <w:cantSplit/>
          <w:ins w:id="7269"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36" w:author="xh" w:date="2026-10-19T10:37:40+08:00"/>
              </w:rPr>
            </w:pPr>
            <w:ins w:id="7537" w:author="xh" w:date="2026-10-19T10:37:40+08:00">
              <w:r>
                <w:rPr>
                  <w:rFonts w:ascii="Times New Roman" w:hAnsi="Times New Roman" w:eastAsia="宋体"/>
                  <w:b w:val="0"/>
                  <w:sz w:val="18"/>
                </w:rPr>
                <w:t>市区</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38" w:author="xh" w:date="2026-10-19T10:37:40+08:00"/>
              </w:rPr>
            </w:pPr>
            <w:ins w:id="7539" w:author="xh" w:date="2026-10-19T10:37:40+08:00">
              <w:r>
                <w:rPr>
                  <w:rFonts w:ascii="Times New Roman" w:hAnsi="Times New Roman" w:eastAsia="宋体"/>
                  <w:b w:val="0"/>
                  <w:sz w:val="18"/>
                </w:rPr>
                <w:t>弹性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40" w:author="xh" w:date="2026-10-19T10:37:40+08:00"/>
              </w:rPr>
            </w:pPr>
            <w:ins w:id="7541" w:author="xh" w:date="2026-10-19T10:37:40+08:00">
              <w:r>
                <w:rPr>
                  <w:rFonts w:ascii="Times New Roman" w:hAnsi="Times New Roman" w:eastAsia="宋体"/>
                  <w:b w:val="0"/>
                  <w:sz w:val="18"/>
                </w:rPr>
                <w:t>2025</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42" w:author="xh" w:date="2026-10-19T10:37:40+08:00"/>
              </w:rPr>
            </w:pPr>
            <w:ins w:id="7543" w:author="xh" w:date="2026-10-19T10:37:40+08:00">
              <w:r>
                <w:rPr>
                  <w:rFonts w:ascii="Times New Roman" w:hAnsi="Times New Roman" w:eastAsia="宋体"/>
                  <w:b w:val="0"/>
                  <w:sz w:val="18"/>
                </w:rPr>
                <w:t>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44" w:author="xh" w:date="2026-10-19T10:37:40+08:00"/>
              </w:rPr>
            </w:pPr>
            <w:ins w:id="7545" w:author="xh" w:date="2026-10-19T10:37:40+08:00">
              <w:r>
                <w:rPr>
                  <w:rFonts w:ascii="Times New Roman" w:hAnsi="Times New Roman" w:eastAsia="宋体"/>
                  <w:b w:val="0"/>
                  <w:sz w:val="18"/>
                </w:rPr>
                <w:t>-0.11</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46" w:author="xh" w:date="2026-10-19T10:37:40+08:00"/>
              </w:rPr>
            </w:pPr>
            <w:ins w:id="7547" w:author="xh" w:date="2026-10-19T10:37:40+08:00">
              <w:r>
                <w:rPr>
                  <w:rFonts w:ascii="Times New Roman" w:hAnsi="Times New Roman" w:eastAsia="宋体"/>
                  <w:b w:val="0"/>
                  <w:sz w:val="18"/>
                </w:rPr>
                <w:t>-0.11</w:t>
              </w:r>
            </w:ins>
          </w:p>
        </w:tc>
      </w:tr>
      <w:tr>
        <w:trPr>
          <w:cantSplit/>
          <w:ins w:id="7270"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48" w:author="xh" w:date="2026-10-19T10:37:40+08:00"/>
              </w:rPr>
            </w:pPr>
            <w:ins w:id="7549" w:author="xh" w:date="2026-10-19T10:37:40+08:00">
              <w:r>
                <w:rPr>
                  <w:rFonts w:ascii="Times New Roman" w:hAnsi="Times New Roman" w:eastAsia="宋体"/>
                  <w:b w:val="0"/>
                  <w:sz w:val="18"/>
                </w:rPr>
                <w:t>市区</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50" w:author="xh" w:date="2026-10-19T10:37:40+08:00"/>
              </w:rPr>
            </w:pPr>
            <w:ins w:id="7551" w:author="xh" w:date="2026-10-19T10:37:40+08:00">
              <w:r>
                <w:rPr>
                  <w:rFonts w:ascii="Times New Roman" w:hAnsi="Times New Roman" w:eastAsia="宋体"/>
                  <w:b w:val="0"/>
                  <w:sz w:val="18"/>
                </w:rPr>
                <w:t>弹性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52" w:author="xh" w:date="2026-10-19T10:37:40+08:00"/>
              </w:rPr>
            </w:pPr>
            <w:ins w:id="7553" w:author="xh" w:date="2026-10-19T10:37:40+08:00">
              <w:r>
                <w:rPr>
                  <w:rFonts w:ascii="Times New Roman" w:hAnsi="Times New Roman" w:eastAsia="宋体"/>
                  <w:b w:val="0"/>
                  <w:sz w:val="18"/>
                </w:rPr>
                <w:t>2030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54" w:author="xh" w:date="2026-10-19T10:37:40+08:00"/>
              </w:rPr>
            </w:pPr>
            <w:ins w:id="7555" w:author="xh" w:date="2026-10-19T10:37:40+08:00">
              <w:r>
                <w:rPr>
                  <w:rFonts w:ascii="Times New Roman" w:hAnsi="Times New Roman" w:eastAsia="宋体"/>
                  <w:b w:val="0"/>
                  <w:sz w:val="18"/>
                </w:rPr>
                <w:t>0.05</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56" w:author="xh" w:date="2026-10-19T10:37:40+08:00"/>
              </w:rPr>
            </w:pPr>
            <w:ins w:id="7557" w:author="xh" w:date="2026-10-19T10:37:40+08:00">
              <w:r>
                <w:rPr>
                  <w:rFonts w:ascii="Times New Roman" w:hAnsi="Times New Roman" w:eastAsia="宋体"/>
                  <w:b w:val="0"/>
                  <w:sz w:val="18"/>
                </w:rPr>
                <w:t>-0.06</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58" w:author="xh" w:date="2026-10-19T10:37:40+08:00"/>
              </w:rPr>
            </w:pPr>
            <w:ins w:id="7559" w:author="xh" w:date="2026-10-19T10:37:40+08:00">
              <w:r>
                <w:rPr>
                  <w:rFonts w:ascii="Times New Roman" w:hAnsi="Times New Roman" w:eastAsia="宋体"/>
                  <w:b w:val="0"/>
                  <w:sz w:val="18"/>
                </w:rPr>
                <w:t>-0.01</w:t>
              </w:r>
            </w:ins>
          </w:p>
        </w:tc>
      </w:tr>
      <w:tr>
        <w:trPr>
          <w:cantSplit/>
          <w:ins w:id="7271" w:author="xh" w:date="2026-10-19T10:37:40+08:00"/>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60" w:author="xh" w:date="2026-10-19T10:37:40+08:00"/>
              </w:rPr>
            </w:pPr>
            <w:ins w:id="7561" w:author="xh" w:date="2026-10-19T10:37:40+08:00">
              <w:r>
                <w:rPr>
                  <w:rFonts w:ascii="Times New Roman" w:hAnsi="Times New Roman" w:eastAsia="宋体"/>
                  <w:b w:val="0"/>
                  <w:sz w:val="18"/>
                </w:rPr>
                <w:t>市区</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62" w:author="xh" w:date="2026-10-19T10:37:40+08:00"/>
              </w:rPr>
            </w:pPr>
            <w:ins w:id="7563" w:author="xh" w:date="2026-10-19T10:37:40+08:00">
              <w:r>
                <w:rPr>
                  <w:rFonts w:ascii="Times New Roman" w:hAnsi="Times New Roman" w:eastAsia="宋体"/>
                  <w:b w:val="0"/>
                  <w:sz w:val="18"/>
                </w:rPr>
                <w:t>弹性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64" w:author="xh" w:date="2026-10-19T10:37:40+08:00"/>
              </w:rPr>
            </w:pPr>
            <w:ins w:id="7565" w:author="xh" w:date="2026-10-19T10:37:40+08:00">
              <w:r>
                <w:rPr>
                  <w:rFonts w:ascii="Times New Roman" w:hAnsi="Times New Roman" w:eastAsia="宋体"/>
                  <w:b w:val="0"/>
                  <w:sz w:val="18"/>
                </w:rPr>
                <w:t>2035</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66" w:author="xh" w:date="2026-10-19T10:37:40+08:00"/>
              </w:rPr>
            </w:pPr>
            <w:ins w:id="7567" w:author="xh" w:date="2026-10-19T10:37:40+08:00">
              <w:r>
                <w:rPr>
                  <w:rFonts w:ascii="Times New Roman" w:hAnsi="Times New Roman" w:eastAsia="宋体"/>
                  <w:b w:val="0"/>
                  <w:sz w:val="18"/>
                </w:rPr>
                <w:t>0.02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68" w:author="xh" w:date="2026-10-19T10:37:40+08:00"/>
              </w:rPr>
            </w:pPr>
            <w:ins w:id="7569" w:author="xh" w:date="2026-10-19T10:37:40+08:00">
              <w:r>
                <w:rPr>
                  <w:rFonts w:ascii="Times New Roman" w:hAnsi="Times New Roman" w:eastAsia="宋体"/>
                  <w:b w:val="0"/>
                  <w:sz w:val="18"/>
                </w:rPr>
                <w:t>-0.06</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570" w:author="xh" w:date="2026-10-19T10:37:40+08:00"/>
              </w:rPr>
            </w:pPr>
            <w:ins w:id="7571" w:author="xh" w:date="2026-10-19T10:37:40+08:00">
              <w:r>
                <w:rPr>
                  <w:rFonts w:ascii="Times New Roman" w:hAnsi="Times New Roman" w:eastAsia="宋体"/>
                  <w:b w:val="0"/>
                  <w:sz w:val="18"/>
                </w:rPr>
                <w:t>-0.03</w:t>
              </w:r>
            </w:ins>
          </w:p>
        </w:tc>
      </w:tr>
    </w:tbl>
    <w:p>
      <w:pPr>
        <w:pStyle w:val="2"/>
        <w:widowControl/>
        <w:spacing w:line="348" w:lineRule="exact" w:before="0" w:after="0"/>
        <w:ind w:firstLine="480"/>
        <w:jc w:val="both"/>
        <w:rPr>
          <w:ins w:id="7572" w:author="xh" w:date="2026-10-19T10:38:19+08:00"/>
        </w:rPr>
      </w:pPr>
      <w:ins w:id="7573" w:author="xh" w:date="2026-10-19T10:38:19+08:00">
        <w:r>
          <w:rPr>
            <w:rFonts w:ascii="Times New Roman" w:hAnsi="Times New Roman" w:eastAsia="方正仿宋_GBK"/>
            <w:b w:val="0"/>
            <w:sz w:val="24"/>
          </w:rPr>
          <w:t xml:space="preserve">注：列示历史回算年度及2030、2035年相对上一年的比值变化。</w:t>
        </w:r>
      </w:ins>
    </w:p>
    <w:p w14:paraId="52D84506">
      <w:pPr>
        <w:pStyle w:val="2"/>
        <w:widowControl/>
        <w:spacing w:before="0" w:after="0" w:line="348" w:lineRule="exact"/>
        <w:ind w:firstLine="480"/>
        <w:jc w:val="both"/>
      </w:pPr>
      <w:r>
        <w:rPr>
          <w:rFonts w:ascii="Times New Roman" w:hAnsi="Times New Roman" w:eastAsia="方正仿宋_GBK"/>
          <w:b w:val="0"/>
          <w:sz w:val="24"/>
        </w:rPr>
        <w:t xml:space="preserve">邳州</w:t>
      </w:r>
      <w:del w:id="7574" w:author="xh" w:date="2026-10-19T10:38:59+08:00">
        <w:r>
          <w:rPr>
            <w:rFonts w:ascii="Times New Roman" w:hAnsi="Times New Roman" w:eastAsia="方正仿宋_GBK"/>
            <w:b w:val="0"/>
            <w:sz w:val="24"/>
          </w:rPr>
          <w:delText xml:space="preserve">配</w:delText>
        </w:r>
      </w:del>
      <w:r>
        <w:rPr>
          <w:rFonts w:ascii="Times New Roman" w:hAnsi="Times New Roman" w:eastAsia="方正仿宋_GBK"/>
          <w:b w:val="0"/>
          <w:sz w:val="24"/>
        </w:rPr>
        <w:t xml:space="preserve">储</w:t>
      </w:r>
      <w:ins w:id="7575" w:author="xh" w:date="2026-10-19T10:38:59+08:00">
        <w:r>
          <w:rPr>
            <w:rFonts w:ascii="Times New Roman" w:hAnsi="Times New Roman" w:eastAsia="方正仿宋_GBK"/>
            <w:b w:val="0"/>
            <w:sz w:val="24"/>
          </w:rPr>
          <w:t xml:space="preserve">能需求在后期源荷增长</w:t>
        </w:r>
      </w:ins>
      <w:del w:id="7576" w:author="xh" w:date="2026-10-19T10:38:59+08:00">
        <w:r>
          <w:rPr>
            <w:rFonts w:ascii="Times New Roman" w:hAnsi="Times New Roman" w:eastAsia="方正仿宋_GBK"/>
            <w:b w:val="0"/>
            <w:sz w:val="24"/>
          </w:rPr>
          <w:delText xml:space="preserve">差异集</w:delText>
        </w:r>
      </w:del>
      <w:r>
        <w:rPr>
          <w:rFonts w:ascii="Times New Roman" w:hAnsi="Times New Roman" w:eastAsia="方正仿宋_GBK"/>
          <w:b w:val="0"/>
          <w:sz w:val="24"/>
        </w:rPr>
        <w:t xml:space="preserve">中</w:t>
      </w:r>
      <w:ins w:id="7577" w:author="xh" w:date="2026-10-19T10:38:59+08:00">
        <w:r>
          <w:rPr>
            <w:rFonts w:ascii="Times New Roman" w:hAnsi="Times New Roman" w:eastAsia="方正仿宋_GBK"/>
            <w:b w:val="0"/>
            <w:sz w:val="24"/>
          </w:rPr>
          <w:t xml:space="preserve">逐步增加，2035年</w:t>
        </w:r>
      </w:ins>
      <w:del w:id="7578" w:author="xh" w:date="2026-10-19T10:38:59+08:00">
        <w:r>
          <w:rPr>
            <w:rFonts w:ascii="Times New Roman" w:hAnsi="Times New Roman" w:eastAsia="方正仿宋_GBK"/>
            <w:b w:val="0"/>
            <w:sz w:val="24"/>
          </w:rPr>
          <w:delText xml:space="preserve">在少数局部站点。兴塘变</w:delText>
        </w:r>
      </w:del>
      <w:r>
        <w:rPr>
          <w:rFonts w:ascii="Times New Roman" w:hAnsi="Times New Roman" w:eastAsia="方正仿宋_GBK"/>
          <w:b w:val="0"/>
          <w:sz w:val="24"/>
        </w:rPr>
        <w:t xml:space="preserve">两</w:t>
      </w:r>
      <w:del w:id="7579" w:author="xh" w:date="2026-10-19T10:38:59+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方案的</w:t>
      </w:r>
      <w:del w:id="7580" w:author="xh" w:date="2026-10-19T10:38:59+08:00">
        <w:r>
          <w:rPr>
            <w:rFonts w:ascii="Times New Roman" w:hAnsi="Times New Roman" w:eastAsia="方正仿宋_GBK"/>
            <w:b w:val="0"/>
            <w:sz w:val="24"/>
          </w:rPr>
          <w:delText xml:space="preserve">储能额定能量分别为25.16 MWh、1.72 MWh，削减量约占全地区储能减少量的58%；邳城变储能也明显减少，而二庙变在弹性方案中配置少量储能。区域</w:delText>
        </w:r>
      </w:del>
      <w:r>
        <w:rPr>
          <w:rFonts w:ascii="Times New Roman" w:hAnsi="Times New Roman" w:eastAsia="方正仿宋_GBK"/>
          <w:b w:val="0"/>
          <w:sz w:val="24"/>
        </w:rPr>
        <w:t xml:space="preserve">配储</w:t>
      </w:r>
      <w:ins w:id="7581" w:author="xh" w:date="2026-10-19T10:38:59+08:00">
        <w:r>
          <w:rPr>
            <w:rFonts w:ascii="Times New Roman" w:hAnsi="Times New Roman" w:eastAsia="方正仿宋_GBK"/>
            <w:b w:val="0"/>
            <w:sz w:val="24"/>
          </w:rPr>
          <w:t xml:space="preserve">地点与规模存在差异。站内主变组合改变故障剩余能力，既有和新增通道改变可用支援，三者共</w:t>
        </w:r>
      </w:ins>
      <w:del w:id="7582" w:author="xh" w:date="2026-10-19T10:38:59+08:00">
        <w:r>
          <w:rPr>
            <w:rFonts w:ascii="Times New Roman" w:hAnsi="Times New Roman" w:eastAsia="方正仿宋_GBK"/>
            <w:b w:val="0"/>
            <w:sz w:val="24"/>
          </w:rPr>
          <w:delText xml:space="preserve">总量下降的</w:delText>
        </w:r>
      </w:del>
      <w:r>
        <w:rPr>
          <w:rFonts w:ascii="Times New Roman" w:hAnsi="Times New Roman" w:eastAsia="方正仿宋_GBK"/>
          <w:b w:val="0"/>
          <w:sz w:val="24"/>
        </w:rPr>
        <w:t xml:space="preserve">同</w:t>
      </w:r>
      <w:ins w:id="7583" w:author="xh" w:date="2026-10-19T10:38:59+08:00">
        <w:r>
          <w:rPr>
            <w:rFonts w:ascii="Times New Roman" w:hAnsi="Times New Roman" w:eastAsia="方正仿宋_GBK"/>
            <w:b w:val="0"/>
            <w:sz w:val="24"/>
          </w:rPr>
          <w:t xml:space="preserve">决定局部</w:t>
        </w:r>
      </w:ins>
      <w:del w:id="7584" w:author="xh" w:date="2026-10-19T10:38:59+08:00">
        <w:r>
          <w:rPr>
            <w:rFonts w:ascii="Times New Roman" w:hAnsi="Times New Roman" w:eastAsia="方正仿宋_GBK"/>
            <w:b w:val="0"/>
            <w:sz w:val="24"/>
          </w:rPr>
          <w:delText xml:space="preserve">时，补充</w:delText>
        </w:r>
      </w:del>
      <w:r>
        <w:rPr>
          <w:rFonts w:ascii="Times New Roman" w:hAnsi="Times New Roman" w:eastAsia="方正仿宋_GBK"/>
          <w:b w:val="0"/>
          <w:sz w:val="24"/>
        </w:rPr>
        <w:t xml:space="preserve">支撑</w:t>
      </w:r>
      <w:ins w:id="7585" w:author="xh" w:date="2026-10-19T10:38:59+08:00">
        <w:r>
          <w:rPr>
            <w:rFonts w:ascii="Times New Roman" w:hAnsi="Times New Roman" w:eastAsia="方正仿宋_GBK"/>
            <w:b w:val="0"/>
            <w:sz w:val="24"/>
          </w:rPr>
          <w:t xml:space="preserve">规模</w:t>
        </w:r>
      </w:ins>
      <w:del w:id="7586" w:author="xh" w:date="2026-10-19T10:38:59+08:00">
        <w:r>
          <w:rPr>
            <w:rFonts w:ascii="Times New Roman" w:hAnsi="Times New Roman" w:eastAsia="方正仿宋_GBK"/>
            <w:b w:val="0"/>
            <w:sz w:val="24"/>
          </w:rPr>
          <w:delText xml:space="preserve">的位置仍随主变与网络组合调整</w:delText>
        </w:r>
      </w:del>
      <w:r>
        <w:rPr>
          <w:rFonts w:ascii="Times New Roman" w:hAnsi="Times New Roman" w:eastAsia="方正仿宋_GBK"/>
          <w:b w:val="0"/>
          <w:sz w:val="24"/>
        </w:rPr>
        <w:t xml:space="preserve">。下图</w:t>
      </w:r>
      <w:ins w:id="7587" w:author="xh" w:date="2026-10-19T10:38:59+08:00">
        <w:r>
          <w:rPr>
            <w:rFonts w:ascii="Times New Roman" w:hAnsi="Times New Roman" w:eastAsia="方正仿宋_GBK"/>
            <w:b w:val="0"/>
            <w:sz w:val="24"/>
          </w:rPr>
          <w:t xml:space="preserve">保留各</w:t>
        </w:r>
      </w:ins>
      <w:del w:id="7588" w:author="xh" w:date="2026-10-19T10:38:59+08:00">
        <w:r>
          <w:rPr>
            <w:rFonts w:ascii="Times New Roman" w:hAnsi="Times New Roman" w:eastAsia="方正仿宋_GBK"/>
            <w:b w:val="0"/>
            <w:sz w:val="24"/>
          </w:rPr>
          <w:delText xml:space="preserve">列出至少一类方案</w:delText>
        </w:r>
      </w:del>
      <w:r>
        <w:rPr>
          <w:rFonts w:ascii="Times New Roman" w:hAnsi="Times New Roman" w:eastAsia="方正仿宋_GBK"/>
          <w:b w:val="0"/>
          <w:sz w:val="24"/>
        </w:rPr>
        <w:t xml:space="preserve">配</w:t>
      </w:r>
      <w:del w:id="7589" w:author="xh" w:date="2026-10-19T10:38:59+08:00">
        <w:r>
          <w:rPr>
            <w:rFonts w:ascii="Times New Roman" w:hAnsi="Times New Roman" w:eastAsia="方正仿宋_GBK"/>
            <w:b w:val="0"/>
            <w:sz w:val="24"/>
          </w:rPr>
          <w:delText xml:space="preserve">置</w:delText>
        </w:r>
      </w:del>
      <w:r>
        <w:rPr>
          <w:rFonts w:ascii="Times New Roman" w:hAnsi="Times New Roman" w:eastAsia="方正仿宋_GBK"/>
          <w:b w:val="0"/>
          <w:sz w:val="24"/>
        </w:rPr>
        <w:t xml:space="preserve">储</w:t>
      </w:r>
      <w:del w:id="7590" w:author="xh" w:date="2026-10-19T10:38:59+08:00">
        <w:r>
          <w:rPr>
            <w:rFonts w:ascii="Times New Roman" w:hAnsi="Times New Roman" w:eastAsia="方正仿宋_GBK"/>
            <w:b w:val="0"/>
            <w:sz w:val="24"/>
          </w:rPr>
          <w:delText xml:space="preserve">能的</w:delText>
        </w:r>
      </w:del>
      <w:r>
        <w:rPr>
          <w:rFonts w:ascii="Times New Roman" w:hAnsi="Times New Roman" w:eastAsia="方正仿宋_GBK"/>
          <w:b w:val="0"/>
          <w:sz w:val="24"/>
        </w:rPr>
        <w:t xml:space="preserve">站点</w:t>
      </w:r>
      <w:ins w:id="7591" w:author="xh" w:date="2026-10-19T10:38:59+08:00">
        <w:r>
          <w:rPr>
            <w:rFonts w:ascii="Times New Roman" w:hAnsi="Times New Roman" w:eastAsia="方正仿宋_GBK"/>
            <w:b w:val="0"/>
            <w:sz w:val="24"/>
          </w:rPr>
          <w:t xml:space="preserve">的实际数值</w:t>
        </w:r>
      </w:ins>
      <w:r>
        <w:rPr>
          <w:rFonts w:ascii="Times New Roman" w:hAnsi="Times New Roman" w:eastAsia="方正仿宋_GBK"/>
          <w:b w:val="0"/>
          <w:sz w:val="24"/>
        </w:rPr>
        <w:t xml:space="preserve">，</w:t>
      </w:r>
      <w:ins w:id="7592" w:author="xh" w:date="2026-10-19T10:38:59+08:00">
        <w:r>
          <w:rPr>
            <w:rFonts w:ascii="Times New Roman" w:hAnsi="Times New Roman" w:eastAsia="方正仿宋_GBK"/>
            <w:b w:val="0"/>
            <w:sz w:val="24"/>
          </w:rPr>
          <w:t xml:space="preserve">结合</w:t>
        </w:r>
      </w:ins>
      <w:del w:id="7593" w:author="xh" w:date="2026-10-19T10:38:59+08:00">
        <w:r>
          <w:rPr>
            <w:rFonts w:ascii="Times New Roman" w:hAnsi="Times New Roman" w:eastAsia="方正仿宋_GBK"/>
            <w:b w:val="0"/>
            <w:sz w:val="24"/>
          </w:rPr>
          <w:delText xml:space="preserve">与</w:delText>
        </w:r>
      </w:del>
      <w:r>
        <w:rPr>
          <w:rFonts w:ascii="Times New Roman" w:hAnsi="Times New Roman" w:eastAsia="方正仿宋_GBK"/>
          <w:b w:val="0"/>
          <w:sz w:val="24"/>
        </w:rPr>
        <w:t xml:space="preserve">后续逐站</w:t>
      </w:r>
      <w:ins w:id="7594" w:author="xh" w:date="2026-10-19T10:38:59+08:00">
        <w:r>
          <w:rPr>
            <w:rFonts w:ascii="Times New Roman" w:hAnsi="Times New Roman" w:eastAsia="方正仿宋_GBK"/>
            <w:b w:val="0"/>
            <w:sz w:val="24"/>
          </w:rPr>
          <w:t xml:space="preserve">结果</w:t>
        </w:r>
      </w:ins>
      <w:del w:id="7595" w:author="xh" w:date="2026-10-19T10:38:59+08:00">
        <w:r>
          <w:rPr>
            <w:rFonts w:ascii="Times New Roman" w:hAnsi="Times New Roman" w:eastAsia="方正仿宋_GBK"/>
            <w:b w:val="0"/>
            <w:sz w:val="24"/>
          </w:rPr>
          <w:delText xml:space="preserve">工况</w:delText>
        </w:r>
      </w:del>
      <w:r>
        <w:rPr>
          <w:rFonts w:ascii="Times New Roman" w:hAnsi="Times New Roman" w:eastAsia="方正仿宋_GBK"/>
          <w:b w:val="0"/>
          <w:sz w:val="24"/>
        </w:rPr>
        <w:t xml:space="preserve">分析</w:t>
      </w:r>
      <w:ins w:id="7596" w:author="xh" w:date="2026-10-19T10:38:59+08:00">
        <w:r>
          <w:rPr>
            <w:rFonts w:ascii="Times New Roman" w:hAnsi="Times New Roman" w:eastAsia="方正仿宋_GBK"/>
            <w:b w:val="0"/>
            <w:sz w:val="24"/>
          </w:rPr>
          <w:t xml:space="preserve">其</w:t>
        </w:r>
      </w:ins>
      <w:del w:id="7597" w:author="xh" w:date="2026-10-19T10:38:59+08:00">
        <w:r>
          <w:rPr>
            <w:rFonts w:ascii="Times New Roman" w:hAnsi="Times New Roman" w:eastAsia="方正仿宋_GBK"/>
            <w:b w:val="0"/>
            <w:sz w:val="24"/>
          </w:rPr>
          <w:delText xml:space="preserve">共同解释储能变化的</w:delText>
        </w:r>
      </w:del>
      <w:r>
        <w:rPr>
          <w:rFonts w:ascii="Times New Roman" w:hAnsi="Times New Roman" w:eastAsia="方正仿宋_GBK"/>
          <w:b w:val="0"/>
          <w:sz w:val="24"/>
        </w:rPr>
        <w:t xml:space="preserve">空间</w:t>
      </w:r>
      <w:ins w:id="7598" w:author="xh" w:date="2026-10-19T10:38:59+08:00">
        <w:r>
          <w:rPr>
            <w:rFonts w:ascii="Times New Roman" w:hAnsi="Times New Roman" w:eastAsia="方正仿宋_GBK"/>
            <w:b w:val="0"/>
            <w:sz w:val="24"/>
          </w:rPr>
          <w:t xml:space="preserve">分布</w:t>
        </w:r>
      </w:ins>
      <w:del w:id="7599" w:author="xh" w:date="2026-10-19T10:38:59+08:00">
        <w:r>
          <w:rPr>
            <w:rFonts w:ascii="Times New Roman" w:hAnsi="Times New Roman" w:eastAsia="方正仿宋_GBK"/>
            <w:b w:val="0"/>
            <w:sz w:val="24"/>
          </w:rPr>
          <w:delText xml:space="preserve">来源</w:delText>
        </w:r>
      </w:del>
      <w:r>
        <w:rPr>
          <w:rFonts w:ascii="Times New Roman" w:hAnsi="Times New Roman" w:eastAsia="方正仿宋_GBK"/>
          <w:b w:val="0"/>
          <w:sz w:val="24"/>
        </w:rPr>
        <w:t xml:space="preserve">。</w:t>
      </w:r>
    </w:p>
    <w:p w14:paraId="5584B0CD">
      <w:pPr>
        <w:pStyle w:val="2"/>
        <w:keepNext/>
        <w:spacing w:before="120" w:after="0" w:line="240" w:lineRule="auto"/>
        <w:ind w:left="0" w:leftChars="0" w:right="0" w:rightChars="0" w:firstLine="0" w:firstLineChars="0"/>
        <w:jc w:val="center"/>
        <w:rPr>
          <w:del w:id="7600" w:author="xh" w:date="2026-10-19T10:39:38+08:00"/>
        </w:rPr>
      </w:pPr>
      <w:del w:id="7601" w:author="xh" w:date="2026-10-19T10:39:38+08:00">
        <w:r>
          <w:drawing>
            <wp:inline distT="0" distB="0" distL="114300" distR="114300">
              <wp:extent cx="5120640" cy="3837940"/>
              <wp:effectExtent l="0" t="0" r="0" b="0"/>
              <wp:docPr id="5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pic:cNvPicPr>
                        <a:picLocks noChangeAspect="1" noChangeArrowheads="1"/>
                      </pic:cNvPicPr>
                    </pic:nvPicPr>
                    <pic:blipFill>
                      <a:blip r:embed="rId42"/>
                      <a:stretch>
                        <a:fillRect/>
                      </a:stretch>
                    </pic:blipFill>
                    <pic:spPr>
                      <a:xfrm>
                        <a:off x="0" y="0"/>
                        <a:ext cx="5120640" cy="3838388"/>
                      </a:xfrm>
                      <a:prstGeom prst="rect">
                        <a:avLst/>
                      </a:prstGeom>
                      <a:noFill/>
                      <a:ln w="9525">
                        <a:noFill/>
                      </a:ln>
                    </pic:spPr>
                  </pic:pic>
                </a:graphicData>
              </a:graphic>
            </wp:inline>
          </w:drawing>
        </w:r>
      </w:del>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ins w:id="7602" w:author="xh" w:date="2026-10-19T10:40:18+08:00"/>
        </w:rPr>
      </w:pPr>
      <w:ins w:id="7603" w:author="xh" w:date="2026-10-19T10:40:18+08:00">
        <w:r>
          <w:drawing>
            <wp:inline>
              <wp:extent cx="5120640" cy="3072384"/>
              <wp:effectExtent b="0" l="0" r="0" t="0"/>
              <wp:docPr descr="" title="" id="92" name="Picture"/>
              <a:graphic>
                <a:graphicData uri="http://schemas.openxmlformats.org/drawingml/2006/picture">
                  <pic:pic>
                    <pic:nvPicPr>
                      <pic:cNvPr descr="研究报告/02图表/当前版/pizhou_storage_distribution.png" id="0" name="Picture"/>
                      <pic:cNvPicPr>
                        <a:picLocks noChangeArrowheads="1" noChangeAspect="1"/>
                      </pic:cNvPicPr>
                    </pic:nvPicPr>
                    <pic:blipFill>
                      <a:blip r:embed="rIdReportRevision10"/>
                      <a:stretch>
                        <a:fillRect/>
                      </a:stretch>
                    </pic:blipFill>
                    <pic:spPr bwMode="auto">
                      <a:xfrm>
                        <a:off x="0" y="0"/>
                        <a:ext cx="5120640" cy="3072384"/>
                      </a:xfrm>
                      <a:prstGeom prst="rect">
                        <a:avLst/>
                      </a:prstGeom>
                      <a:noFill/>
                      <a:ln w="9525">
                        <a:noFill/>
                        <a:headEnd/>
                        <a:tailEnd/>
                      </a:ln>
                    </pic:spPr>
                  </pic:pic>
                </a:graphicData>
              </a:graphic>
            </wp:inline>
          </w:drawing>
        </w:r>
      </w:ins>
    </w:p>
    <w:p w14:paraId="0B828AD1">
      <w:pPr>
        <w:pStyle w:val="2"/>
        <w:spacing w:before="60" w:after="120" w:line="280" w:lineRule="exact"/>
        <w:ind w:left="0" w:leftChars="0" w:right="0" w:rightChars="0" w:firstLine="0" w:firstLineChars="0" w:hanging="0" w:hangingChars="0" w:start="0" w:end="0" w:startChars="0" w:endChars="0"/>
        <w:jc w:val="center"/>
        <w:pPrChange w:id="28345" w:author="xh" w:date="2026-10-19T10:40:57+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 xml:space="preserve">图5-7 邳州20</w:t>
      </w:r>
      <w:ins w:id="7604" w:author="xh" w:date="2026-10-19T10:40:57+08:00">
        <w:r>
          <w:rPr>
            <w:rFonts w:ascii="Times New Roman" w:hAnsi="Times New Roman" w:eastAsia="宋体"/>
            <w:b w:val="0"/>
            <w:sz w:val="21"/>
          </w:rPr>
          <w:t xml:space="preserve">3</w:t>
        </w:r>
      </w:ins>
      <w:del w:id="7605" w:author="xh" w:date="2026-10-19T10:40:57+08:00">
        <w:r>
          <w:rPr>
            <w:rFonts w:ascii="Times New Roman" w:hAnsi="Times New Roman" w:eastAsia="宋体"/>
            <w:b w:val="0"/>
            <w:sz w:val="21"/>
          </w:rPr>
          <w:delText xml:space="preserve">2</w:delText>
        </w:r>
      </w:del>
      <w:r>
        <w:rPr>
          <w:rFonts w:ascii="Times New Roman" w:hAnsi="Times New Roman" w:eastAsia="宋体"/>
          <w:b w:val="0"/>
          <w:sz w:val="21"/>
        </w:rPr>
        <w:t xml:space="preserve">5年储能额定能量的站点分布</w:t>
      </w:r>
    </w:p>
    <w:p w14:paraId="2BE73224">
      <w:pPr>
        <w:pStyle w:val="5"/>
        <w:keepNext/>
        <w:numPr>
          <w:ilvl w:val="0"/>
          <w:numId w:val="0"/>
        </w:numPr>
        <w:spacing w:before="160" w:after="120" w:line="390" w:lineRule="exact"/>
        <w:ind w:firstLine="0"/>
      </w:pPr>
      <w:bookmarkStart w:id="200" w:name="邳州逐站规划方案"/>
      <w:r>
        <w:rPr>
          <w:rFonts w:ascii="Times New Roman" w:hAnsi="Times New Roman" w:eastAsia="方正仿宋_GBK"/>
          <w:b/>
          <w:sz w:val="26"/>
        </w:rPr>
        <w:t>5.4.5 邳州逐站规划方案</w:t>
      </w:r>
      <w:bookmarkEnd w:id="200"/>
    </w:p>
    <w:p w14:paraId="1DB8F4CF">
      <w:pPr>
        <w:pStyle w:val="115"/>
        <w:widowControl/>
        <w:spacing w:before="0" w:after="0" w:line="348" w:lineRule="exact"/>
        <w:ind w:firstLine="480"/>
        <w:jc w:val="both"/>
      </w:pPr>
      <w:r>
        <w:rPr>
          <w:rFonts w:ascii="Times New Roman" w:hAnsi="Times New Roman" w:eastAsia="方正仿宋_GBK"/>
          <w:b w:val="0"/>
          <w:sz w:val="24"/>
        </w:rPr>
        <w:t xml:space="preserve">逐站表格列示</w:t>
      </w:r>
      <w:ins w:id="7606" w:author="xh" w:date="2026-10-19T10:41:36+08:00">
        <w:r>
          <w:rPr>
            <w:rFonts w:ascii="Times New Roman" w:hAnsi="Times New Roman" w:eastAsia="方正仿宋_GBK"/>
            <w:b w:val="0"/>
            <w:sz w:val="24"/>
          </w:rPr>
          <w:t xml:space="preserve">2021年基期及2025、2030、2035年代表年度设备配置，转接量对应同小时</w:t>
        </w:r>
      </w:ins>
      <w:r>
        <w:rPr>
          <w:rFonts w:ascii="Times New Roman" w:hAnsi="Times New Roman" w:eastAsia="方正仿宋_GBK"/>
          <w:b w:val="0"/>
          <w:sz w:val="24"/>
        </w:rPr>
        <w:t xml:space="preserve">区域正向峰值</w:t>
      </w:r>
      <w:del w:id="7607" w:author="xh" w:date="2026-10-19T10:41:36+08:00">
        <w:r>
          <w:rPr>
            <w:rFonts w:ascii="Times New Roman" w:hAnsi="Times New Roman" w:eastAsia="方正仿宋_GBK"/>
            <w:b w:val="0"/>
            <w:sz w:val="24"/>
          </w:rPr>
          <w:delText xml:space="preserve">和最低净负荷两个代表工况</w:delText>
        </w:r>
      </w:del>
      <w:r>
        <w:rPr>
          <w:rFonts w:ascii="Times New Roman" w:hAnsi="Times New Roman" w:eastAsia="方正仿宋_GBK"/>
          <w:b w:val="0"/>
          <w:sz w:val="24"/>
        </w:rPr>
        <w:t xml:space="preserve">的</w:t>
      </w:r>
      <w:ins w:id="7608" w:author="xh" w:date="2026-10-19T10:41:36+08:00">
        <w:r>
          <w:rPr>
            <w:rFonts w:ascii="Times New Roman" w:hAnsi="Times New Roman" w:eastAsia="方正仿宋_GBK"/>
            <w:b w:val="0"/>
            <w:sz w:val="24"/>
          </w:rPr>
          <w:t xml:space="preserve">正常固定预案。全年</w:t>
        </w:r>
      </w:ins>
      <w:del w:id="7609" w:author="xh" w:date="2026-10-19T10:41:36+08:00">
        <w:r>
          <w:rPr>
            <w:rFonts w:ascii="Times New Roman" w:hAnsi="Times New Roman" w:eastAsia="方正仿宋_GBK"/>
            <w:b w:val="0"/>
            <w:sz w:val="24"/>
          </w:rPr>
          <w:delText xml:space="preserve">转接量，完整</w:delText>
        </w:r>
      </w:del>
      <w:r>
        <w:rPr>
          <w:rFonts w:ascii="Times New Roman" w:hAnsi="Times New Roman" w:eastAsia="方正仿宋_GBK"/>
          <w:b w:val="0"/>
          <w:sz w:val="24"/>
        </w:rPr>
        <w:t xml:space="preserve">校核</w:t>
      </w:r>
      <w:ins w:id="7610" w:author="xh" w:date="2026-10-19T10:41:36+08:00">
        <w:r>
          <w:rPr>
            <w:rFonts w:ascii="Times New Roman" w:hAnsi="Times New Roman" w:eastAsia="方正仿宋_GBK"/>
            <w:b w:val="0"/>
            <w:sz w:val="24"/>
          </w:rPr>
          <w:t xml:space="preserve">保留所有8760小</w:t>
        </w:r>
      </w:ins>
      <w:del w:id="7611" w:author="xh" w:date="2026-10-19T10:41:36+08:00">
        <w:r>
          <w:rPr>
            <w:rFonts w:ascii="Times New Roman" w:hAnsi="Times New Roman" w:eastAsia="方正仿宋_GBK"/>
            <w:b w:val="0"/>
            <w:sz w:val="24"/>
          </w:rPr>
          <w:delText xml:space="preserve">同</w:delText>
        </w:r>
      </w:del>
      <w:r>
        <w:rPr>
          <w:rFonts w:ascii="Times New Roman" w:hAnsi="Times New Roman" w:eastAsia="方正仿宋_GBK"/>
          <w:b w:val="0"/>
          <w:sz w:val="24"/>
        </w:rPr>
        <w:t xml:space="preserve">时</w:t>
      </w:r>
      <w:ins w:id="7612" w:author="xh" w:date="2026-10-19T10:41:36+08:00">
        <w:r>
          <w:rPr>
            <w:rFonts w:ascii="Times New Roman" w:hAnsi="Times New Roman" w:eastAsia="方正仿宋_GBK"/>
            <w:b w:val="0"/>
            <w:sz w:val="24"/>
          </w:rPr>
          <w:t xml:space="preserve">，</w:t>
        </w:r>
      </w:ins>
      <w:del w:id="7613" w:author="xh" w:date="2026-10-19T10:41:36+08:00">
        <w:r>
          <w:rPr>
            <w:rFonts w:ascii="Times New Roman" w:hAnsi="Times New Roman" w:eastAsia="方正仿宋_GBK"/>
            <w:b w:val="0"/>
            <w:sz w:val="24"/>
          </w:rPr>
          <w:delText xml:space="preserve">覆盖各站局部极值截面。</w:delText>
        </w:r>
      </w:del>
      <w:r>
        <w:rPr>
          <w:rFonts w:ascii="Times New Roman" w:hAnsi="Times New Roman" w:eastAsia="方正仿宋_GBK"/>
          <w:b w:val="0"/>
          <w:sz w:val="24"/>
        </w:rPr>
        <w:t xml:space="preserve">主变N-1按本站最大单台</w:t>
      </w:r>
      <w:del w:id="7614" w:author="xh" w:date="2026-10-19T10:41:36+08:00">
        <w:r>
          <w:rPr>
            <w:rFonts w:ascii="Times New Roman" w:hAnsi="Times New Roman" w:eastAsia="方正仿宋_GBK"/>
            <w:b w:val="0"/>
            <w:sz w:val="24"/>
          </w:rPr>
          <w:delText xml:space="preserve">容量</w:delText>
        </w:r>
      </w:del>
      <w:r>
        <w:rPr>
          <w:rFonts w:ascii="Times New Roman" w:hAnsi="Times New Roman" w:eastAsia="方正仿宋_GBK"/>
          <w:b w:val="0"/>
          <w:sz w:val="24"/>
        </w:rPr>
        <w:t xml:space="preserve">扣除，</w:t>
      </w:r>
      <w:ins w:id="7615" w:author="xh" w:date="2026-10-19T10:41:36+08:00">
        <w:r>
          <w:rPr>
            <w:rFonts w:ascii="Times New Roman" w:hAnsi="Times New Roman" w:eastAsia="方正仿宋_GBK"/>
            <w:b w:val="0"/>
            <w:sz w:val="24"/>
          </w:rPr>
          <w:t xml:space="preserve">事故追加只切换故障</w:t>
        </w:r>
      </w:ins>
      <w:del w:id="7616" w:author="xh" w:date="2026-10-19T10:41:36+08:00">
        <w:r>
          <w:rPr>
            <w:rFonts w:ascii="Times New Roman" w:hAnsi="Times New Roman" w:eastAsia="方正仿宋_GBK"/>
            <w:b w:val="0"/>
            <w:sz w:val="24"/>
          </w:rPr>
          <w:delText xml:space="preserve">健康邻</w:delText>
        </w:r>
      </w:del>
      <w:r>
        <w:rPr>
          <w:rFonts w:ascii="Times New Roman" w:hAnsi="Times New Roman" w:eastAsia="方正仿宋_GBK"/>
          <w:b w:val="0"/>
          <w:sz w:val="24"/>
        </w:rPr>
        <w:t xml:space="preserve">站</w:t>
      </w:r>
      <w:ins w:id="7617" w:author="xh" w:date="2026-10-19T10:41:36+08:00">
        <w:r>
          <w:rPr>
            <w:rFonts w:ascii="Times New Roman" w:hAnsi="Times New Roman" w:eastAsia="方正仿宋_GBK"/>
            <w:b w:val="0"/>
            <w:sz w:val="24"/>
          </w:rPr>
          <w:t xml:space="preserve">原属区段</w:t>
        </w:r>
      </w:ins>
      <w:del w:id="7618" w:author="xh" w:date="2026-10-19T10:41:36+08:00">
        <w:r>
          <w:rPr>
            <w:rFonts w:ascii="Times New Roman" w:hAnsi="Times New Roman" w:eastAsia="方正仿宋_GBK"/>
            <w:b w:val="0"/>
            <w:sz w:val="24"/>
          </w:rPr>
          <w:delText xml:space="preserve">保留正常可用容量，转供使用已投运线路</w:delText>
        </w:r>
      </w:del>
      <w:r>
        <w:rPr>
          <w:rFonts w:ascii="Times New Roman" w:hAnsi="Times New Roman" w:eastAsia="方正仿宋_GBK"/>
          <w:b w:val="0"/>
          <w:sz w:val="24"/>
        </w:rPr>
        <w:t xml:space="preserve">。</w:t>
      </w:r>
    </w:p>
    <w:p w14:paraId="53E5DEA4">
      <w:pPr>
        <w:pStyle w:val="2"/>
        <w:widowControl/>
        <w:spacing w:before="0" w:after="0" w:line="348" w:lineRule="exact"/>
        <w:ind w:firstLine="480"/>
        <w:jc w:val="both"/>
      </w:pPr>
      <w:r>
        <w:rPr>
          <w:rFonts w:ascii="Times New Roman" w:hAnsi="Times New Roman" w:eastAsia="方正仿宋_GBK"/>
          <w:b w:val="0"/>
          <w:sz w:val="24"/>
        </w:rPr>
        <w:t xml:space="preserve">邳州20座站分别</w:t>
      </w:r>
      <w:ins w:id="7619" w:author="xh" w:date="2026-10-19T10:42:16+08:00">
        <w:r>
          <w:rPr>
            <w:rFonts w:ascii="Times New Roman" w:hAnsi="Times New Roman" w:eastAsia="方正仿宋_GBK"/>
            <w:b w:val="0"/>
            <w:sz w:val="24"/>
          </w:rPr>
          <w:t xml:space="preserve">说明全期主变更换、扩建和储能增加</w:t>
        </w:r>
      </w:ins>
      <w:del w:id="7620" w:author="xh" w:date="2026-10-19T10:42:16+08:00">
        <w:r>
          <w:rPr>
            <w:rFonts w:ascii="Times New Roman" w:hAnsi="Times New Roman" w:eastAsia="方正仿宋_GBK"/>
            <w:b w:val="0"/>
            <w:sz w:val="24"/>
          </w:rPr>
          <w:delText xml:space="preserve">列示两类方案</w:delText>
        </w:r>
      </w:del>
      <w:r>
        <w:rPr>
          <w:rFonts w:ascii="Times New Roman" w:hAnsi="Times New Roman" w:eastAsia="方正仿宋_GBK"/>
          <w:b w:val="0"/>
          <w:sz w:val="24"/>
        </w:rPr>
        <w:t xml:space="preserve">的</w:t>
      </w:r>
      <w:ins w:id="7621" w:author="xh" w:date="2026-10-19T10:42:16+08:00">
        <w:r>
          <w:rPr>
            <w:rFonts w:ascii="Times New Roman" w:hAnsi="Times New Roman" w:eastAsia="方正仿宋_GBK"/>
            <w:b w:val="0"/>
            <w:sz w:val="24"/>
          </w:rPr>
          <w:t xml:space="preserve">时点</w:t>
        </w:r>
      </w:ins>
      <w:del w:id="7622" w:author="xh" w:date="2026-10-19T10:42:16+08:00">
        <w:r>
          <w:rPr>
            <w:rFonts w:ascii="Times New Roman" w:hAnsi="Times New Roman" w:eastAsia="方正仿宋_GBK"/>
            <w:b w:val="0"/>
            <w:sz w:val="24"/>
          </w:rPr>
          <w:delText xml:space="preserve">四年设备状态及区域正向峰值正常转接</w:delText>
        </w:r>
      </w:del>
      <w:r>
        <w:rPr>
          <w:rFonts w:ascii="Times New Roman" w:hAnsi="Times New Roman" w:eastAsia="方正仿宋_GBK"/>
          <w:b w:val="0"/>
          <w:sz w:val="24"/>
        </w:rPr>
        <w:t xml:space="preserve">，</w:t>
      </w:r>
      <w:del w:id="7623" w:author="xh" w:date="2026-10-19T10:42:16+08:00">
        <w:r>
          <w:rPr>
            <w:rFonts w:ascii="Times New Roman" w:hAnsi="Times New Roman" w:eastAsia="方正仿宋_GBK"/>
            <w:b w:val="0"/>
            <w:sz w:val="24"/>
          </w:rPr>
          <w:delText xml:space="preserve">随后</w:delText>
        </w:r>
      </w:del>
      <w:r>
        <w:rPr>
          <w:rFonts w:ascii="Times New Roman" w:hAnsi="Times New Roman" w:eastAsia="方正仿宋_GBK"/>
          <w:b w:val="0"/>
          <w:sz w:val="24"/>
        </w:rPr>
        <w:t xml:space="preserve">结合20</w:t>
      </w:r>
      <w:ins w:id="7624" w:author="xh" w:date="2026-10-19T10:42:16+08:00">
        <w:r>
          <w:rPr>
            <w:rFonts w:ascii="Times New Roman" w:hAnsi="Times New Roman" w:eastAsia="方正仿宋_GBK"/>
            <w:b w:val="0"/>
            <w:sz w:val="24"/>
          </w:rPr>
          <w:t xml:space="preserve">3</w:t>
        </w:r>
      </w:ins>
      <w:del w:id="7625" w:author="xh" w:date="2026-10-19T10:42:16+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7626" w:author="xh" w:date="2026-10-19T10:42:16+08:00">
        <w:r>
          <w:rPr>
            <w:rFonts w:ascii="Times New Roman" w:hAnsi="Times New Roman" w:eastAsia="方正仿宋_GBK"/>
            <w:b w:val="0"/>
            <w:sz w:val="24"/>
          </w:rPr>
          <w:t xml:space="preserve">本站故障下全年最小余量</w:t>
        </w:r>
      </w:ins>
      <w:del w:id="7627" w:author="xh" w:date="2026-10-19T10:42:16+08:00">
        <w:r>
          <w:rPr>
            <w:rFonts w:ascii="Times New Roman" w:hAnsi="Times New Roman" w:eastAsia="方正仿宋_GBK"/>
            <w:b w:val="0"/>
            <w:sz w:val="24"/>
          </w:rPr>
          <w:delText xml:space="preserve">两代表</w:delText>
        </w:r>
      </w:del>
      <w:r>
        <w:rPr>
          <w:rFonts w:ascii="Times New Roman" w:hAnsi="Times New Roman" w:eastAsia="方正仿宋_GBK"/>
          <w:b w:val="0"/>
          <w:sz w:val="24"/>
        </w:rPr>
        <w:t xml:space="preserve">工况</w:t>
      </w:r>
      <w:ins w:id="7628" w:author="xh" w:date="2026-10-19T10:42:16+08:00">
        <w:r>
          <w:rPr>
            <w:rFonts w:ascii="Times New Roman" w:hAnsi="Times New Roman" w:eastAsia="方正仿宋_GBK"/>
            <w:b w:val="0"/>
            <w:sz w:val="24"/>
          </w:rPr>
          <w:t xml:space="preserve">分析</w:t>
        </w:r>
      </w:ins>
      <w:del w:id="7629" w:author="xh" w:date="2026-10-19T10:42:16+08:00">
        <w:r>
          <w:rPr>
            <w:rFonts w:ascii="Times New Roman" w:hAnsi="Times New Roman" w:eastAsia="方正仿宋_GBK"/>
            <w:b w:val="0"/>
            <w:sz w:val="24"/>
          </w:rPr>
          <w:delText xml:space="preserve">和四年中本站绝对功率最大的校核工况，解释主变N-1后的站间</w:delText>
        </w:r>
      </w:del>
      <w:r>
        <w:rPr>
          <w:rFonts w:ascii="Times New Roman" w:hAnsi="Times New Roman" w:eastAsia="方正仿宋_GBK"/>
          <w:b w:val="0"/>
          <w:sz w:val="24"/>
        </w:rPr>
        <w:t xml:space="preserve">支</w:t>
      </w:r>
      <w:ins w:id="7630" w:author="xh" w:date="2026-10-19T10:42:16+08:00">
        <w:r>
          <w:rPr>
            <w:rFonts w:ascii="Times New Roman" w:hAnsi="Times New Roman" w:eastAsia="方正仿宋_GBK"/>
            <w:b w:val="0"/>
            <w:sz w:val="24"/>
          </w:rPr>
          <w:t xml:space="preserve">撑需求</w:t>
        </w:r>
      </w:ins>
      <w:del w:id="7631" w:author="xh" w:date="2026-10-19T10:42:16+08:00">
        <w:r>
          <w:rPr>
            <w:rFonts w:ascii="Times New Roman" w:hAnsi="Times New Roman" w:eastAsia="方正仿宋_GBK"/>
            <w:b w:val="0"/>
            <w:sz w:val="24"/>
          </w:rPr>
          <w:delText xml:space="preserve">援</w:delText>
        </w:r>
      </w:del>
      <w:r>
        <w:rPr>
          <w:rFonts w:ascii="Times New Roman" w:hAnsi="Times New Roman" w:eastAsia="方正仿宋_GBK"/>
          <w:b w:val="0"/>
          <w:sz w:val="24"/>
        </w:rPr>
        <w:t xml:space="preserve">。表中储能</w:t>
      </w:r>
      <w:del w:id="7632" w:author="xh" w:date="2026-10-19T10:42:16+08:00">
        <w:r>
          <w:rPr>
            <w:rFonts w:ascii="Times New Roman" w:hAnsi="Times New Roman" w:eastAsia="方正仿宋_GBK"/>
            <w:b w:val="0"/>
            <w:sz w:val="24"/>
          </w:rPr>
          <w:delText xml:space="preserve">均</w:delText>
        </w:r>
      </w:del>
      <w:r>
        <w:rPr>
          <w:rFonts w:ascii="Times New Roman" w:hAnsi="Times New Roman" w:eastAsia="方正仿宋_GBK"/>
          <w:b w:val="0"/>
          <w:sz w:val="24"/>
        </w:rPr>
        <w:t xml:space="preserve">为在役额定功率，正向</w:t>
      </w:r>
      <w:ins w:id="7633" w:author="xh" w:date="2026-10-19T10:42:16+08:00">
        <w:r>
          <w:rPr>
            <w:rFonts w:ascii="Times New Roman" w:hAnsi="Times New Roman" w:eastAsia="方正仿宋_GBK"/>
            <w:b w:val="0"/>
            <w:sz w:val="24"/>
          </w:rPr>
          <w:t xml:space="preserve">有效</w:t>
        </w:r>
      </w:ins>
      <w:r>
        <w:rPr>
          <w:rFonts w:ascii="Times New Roman" w:hAnsi="Times New Roman" w:eastAsia="方正仿宋_GBK"/>
          <w:b w:val="0"/>
          <w:sz w:val="24"/>
        </w:rPr>
        <w:t xml:space="preserve">支撑</w:t>
      </w:r>
      <w:del w:id="7634" w:author="xh" w:date="2026-10-19T10:42:16+08:00">
        <w:r>
          <w:rPr>
            <w:rFonts w:ascii="Times New Roman" w:hAnsi="Times New Roman" w:eastAsia="方正仿宋_GBK"/>
            <w:b w:val="0"/>
            <w:sz w:val="24"/>
          </w:rPr>
          <w:delText xml:space="preserve">能力另</w:delText>
        </w:r>
      </w:del>
      <w:r>
        <w:rPr>
          <w:rFonts w:ascii="Times New Roman" w:hAnsi="Times New Roman" w:eastAsia="方正仿宋_GBK"/>
          <w:b w:val="0"/>
          <w:sz w:val="24"/>
        </w:rPr>
        <w:t xml:space="preserve">按邳州2 h及可用电量折算，反向采用本站规定时长。</w:t>
      </w:r>
    </w:p>
    <w:p w14:paraId="59FD833F">
      <w:pPr>
        <w:pStyle w:val="7"/>
        <w:keepNext/>
        <w:numPr>
          <w:ilvl w:val="0"/>
          <w:numId w:val="0"/>
        </w:numPr>
        <w:spacing w:before="160" w:after="120" w:line="360" w:lineRule="exact"/>
        <w:ind w:firstLine="0"/>
      </w:pPr>
      <w:bookmarkStart w:id="201" w:name="八义集变规划分析"/>
      <w:r>
        <w:rPr>
          <w:rFonts w:ascii="Times New Roman" w:hAnsi="Times New Roman" w:eastAsia="方正仿宋_GBK"/>
          <w:b/>
          <w:sz w:val="24"/>
        </w:rPr>
        <w:t>八义集变规划分析</w:t>
      </w:r>
      <w:bookmarkEnd w:id="201"/>
    </w:p>
    <w:p w14:paraId="5BDC5359">
      <w:pPr>
        <w:pStyle w:val="115"/>
        <w:widowControl/>
        <w:spacing w:before="0" w:after="0" w:line="348" w:lineRule="exact"/>
        <w:ind w:firstLine="480"/>
        <w:jc w:val="both"/>
      </w:pPr>
      <w:r>
        <w:rPr>
          <w:rFonts w:ascii="Times New Roman" w:hAnsi="Times New Roman" w:eastAsia="方正仿宋_GBK"/>
          <w:b w:val="0"/>
          <w:sz w:val="24"/>
        </w:rPr>
        <w:t xml:space="preserve">该站</w:t>
      </w:r>
      <w:ins w:id="7635" w:author="xh" w:date="2026-10-19T10:42:55+08:00">
        <w:r>
          <w:rPr>
            <w:rFonts w:ascii="Times New Roman" w:hAnsi="Times New Roman" w:eastAsia="方正仿宋_GBK"/>
            <w:b w:val="0"/>
            <w:sz w:val="24"/>
          </w:rPr>
          <w:t xml:space="preserve">2021年</w:t>
        </w:r>
      </w:ins>
      <w:del w:id="7636" w:author="xh" w:date="2026-10-19T10:42:55+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ins w:id="7637" w:author="xh" w:date="2026-10-19T10:42:55+08:00">
        <w:r>
          <w:rPr>
            <w:rFonts w:ascii="Times New Roman" w:hAnsi="Times New Roman" w:eastAsia="方正仿宋_GBK"/>
            <w:b w:val="0"/>
            <w:sz w:val="24"/>
          </w:rPr>
          <w:t xml:space="preserve">31.5</w:t>
        </w:r>
      </w:ins>
      <w:del w:id="7638" w:author="xh" w:date="2026-10-19T10:42:55+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0+</w:t>
      </w:r>
      <w:ins w:id="7639" w:author="xh" w:date="2026-10-19T10:42:55+08:00">
        <w:r>
          <w:rPr>
            <w:rFonts w:ascii="Times New Roman" w:hAnsi="Times New Roman" w:eastAsia="方正仿宋_GBK"/>
            <w:b w:val="0"/>
            <w:sz w:val="24"/>
          </w:rPr>
          <w:t xml:space="preserve">63.0</w:t>
        </w:r>
      </w:ins>
      <w:del w:id="7640" w:author="xh" w:date="2026-10-19T10:42:55+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 MVA</w:t>
      </w:r>
      <w:ins w:id="7641" w:author="xh" w:date="2026-10-19T10:42:55+08:00">
        <w:r>
          <w:rPr>
            <w:rFonts w:ascii="Times New Roman" w:hAnsi="Times New Roman" w:eastAsia="方正仿宋_GBK"/>
            <w:b w:val="0"/>
            <w:sz w:val="24"/>
          </w:rPr>
          <w:t xml:space="preserve">。</w:t>
        </w:r>
      </w:ins>
      <w:del w:id="7642" w:author="xh" w:date="2026-10-19T10:42:55+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弹性方案20</w:t>
      </w:r>
      <w:ins w:id="7643" w:author="xh" w:date="2026-10-19T10:42:55+08:00">
        <w:r>
          <w:rPr>
            <w:rFonts w:ascii="Times New Roman" w:hAnsi="Times New Roman" w:eastAsia="方正仿宋_GBK"/>
            <w:b w:val="0"/>
            <w:sz w:val="24"/>
          </w:rPr>
          <w:t xml:space="preserve">33</w:t>
        </w:r>
      </w:ins>
      <w:del w:id="7644" w:author="xh" w:date="2026-10-19T10:42:55+08:00">
        <w:r>
          <w:rPr>
            <w:rFonts w:ascii="Times New Roman" w:hAnsi="Times New Roman" w:eastAsia="方正仿宋_GBK"/>
            <w:b w:val="0"/>
            <w:sz w:val="24"/>
          </w:rPr>
          <w:delText xml:space="preserve">24</w:delText>
        </w:r>
      </w:del>
      <w:r>
        <w:rPr>
          <w:rFonts w:ascii="Times New Roman" w:hAnsi="Times New Roman" w:eastAsia="方正仿宋_GBK"/>
          <w:b w:val="0"/>
          <w:sz w:val="24"/>
        </w:rPr>
        <w:t xml:space="preserve">年</w:t>
      </w:r>
      <w:ins w:id="7645" w:author="xh" w:date="2026-10-19T10:42:55+08:00">
        <w:r>
          <w:rPr>
            <w:rFonts w:ascii="Times New Roman" w:hAnsi="Times New Roman" w:eastAsia="方正仿宋_GBK"/>
            <w:b w:val="0"/>
            <w:sz w:val="24"/>
          </w:rPr>
          <w:t xml:space="preserve">31.5</w:t>
        </w:r>
      </w:ins>
      <w:del w:id="7646" w:author="xh" w:date="2026-10-19T10:42:55+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0 MVA更换为</w:t>
      </w:r>
      <w:ins w:id="7647" w:author="xh" w:date="2026-10-19T10:42:55+08:00">
        <w:r>
          <w:rPr>
            <w:rFonts w:ascii="Times New Roman" w:hAnsi="Times New Roman" w:eastAsia="方正仿宋_GBK"/>
            <w:b w:val="0"/>
            <w:sz w:val="24"/>
          </w:rPr>
          <w:t xml:space="preserve">50</w:t>
        </w:r>
      </w:ins>
      <w:del w:id="7648" w:author="xh" w:date="2026-10-19T10:42:55+08:00">
        <w:r>
          <w:rPr>
            <w:rFonts w:ascii="Times New Roman" w:hAnsi="Times New Roman" w:eastAsia="方正仿宋_GBK"/>
            <w:b w:val="0"/>
            <w:sz w:val="24"/>
          </w:rPr>
          <w:delText xml:space="preserve">31</w:delText>
        </w:r>
      </w:del>
      <w:r>
        <w:rPr>
          <w:rFonts w:ascii="Times New Roman" w:hAnsi="Times New Roman" w:eastAsia="方正仿宋_GBK"/>
          <w:b w:val="0"/>
          <w:sz w:val="24"/>
        </w:rPr>
        <w:t xml:space="preserve">.</w:t>
      </w:r>
      <w:ins w:id="7649" w:author="xh" w:date="2026-10-19T10:42:55+08:00">
        <w:r>
          <w:rPr>
            <w:rFonts w:ascii="Times New Roman" w:hAnsi="Times New Roman" w:eastAsia="方正仿宋_GBK"/>
            <w:b w:val="0"/>
            <w:sz w:val="24"/>
          </w:rPr>
          <w:t xml:space="preserve">00</w:t>
        </w:r>
      </w:ins>
      <w:del w:id="7650" w:author="xh" w:date="2026-10-19T10:42:55+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 MVA</w:t>
      </w:r>
      <w:ins w:id="7651" w:author="xh" w:date="2026-10-19T10:42:55+08:00">
        <w:r>
          <w:rPr>
            <w:rFonts w:ascii="Times New Roman" w:hAnsi="Times New Roman" w:eastAsia="方正仿宋_GBK"/>
            <w:b w:val="0"/>
            <w:sz w:val="24"/>
          </w:rPr>
          <w:t xml:space="preserve">。储能按本地支撑需求分批增加</w:t>
        </w:r>
      </w:ins>
      <w:r>
        <w:rPr>
          <w:rFonts w:ascii="Times New Roman" w:hAnsi="Times New Roman" w:eastAsia="方正仿宋_GBK"/>
          <w:b w:val="0"/>
          <w:sz w:val="24"/>
        </w:rPr>
        <w:t xml:space="preserve">，</w:t>
      </w:r>
      <w:ins w:id="7652" w:author="xh" w:date="2026-10-19T10:42:55+08:00">
        <w:r>
          <w:rPr>
            <w:rFonts w:ascii="Times New Roman" w:hAnsi="Times New Roman" w:eastAsia="方正仿宋_GBK"/>
            <w:b w:val="0"/>
            <w:sz w:val="24"/>
          </w:rPr>
          <w:t xml:space="preserve">新增额定功率为2032年0.30 MW</w:t>
        </w:r>
      </w:ins>
      <w:del w:id="7653" w:author="xh" w:date="2026-10-19T10:42:55+08:00">
        <w:r>
          <w:rPr>
            <w:rFonts w:ascii="Times New Roman" w:hAnsi="Times New Roman" w:eastAsia="方正仿宋_GBK"/>
            <w:b w:val="0"/>
            <w:sz w:val="24"/>
          </w:rPr>
          <w:delText xml:space="preserve">供电任务由主变及网络承担</w:delText>
        </w:r>
      </w:del>
      <w:r>
        <w:rPr>
          <w:rFonts w:ascii="Times New Roman" w:hAnsi="Times New Roman" w:eastAsia="方正仿宋_GBK"/>
          <w:b w:val="0"/>
          <w:sz w:val="24"/>
        </w:rPr>
        <w:t xml:space="preserve">。</w:t>
      </w:r>
    </w:p>
    <w:p w14:paraId="6FFB4740">
      <w:pPr>
        <w:pStyle w:val="2"/>
        <w:widowControl/>
        <w:spacing w:before="0" w:after="0" w:line="348" w:lineRule="exact"/>
        <w:ind w:firstLine="480"/>
        <w:jc w:val="both"/>
      </w:pPr>
      <w:r>
        <w:rPr>
          <w:rFonts w:ascii="Times New Roman" w:hAnsi="Times New Roman" w:eastAsia="方正仿宋_GBK"/>
          <w:b w:val="0"/>
          <w:sz w:val="24"/>
        </w:rPr>
        <w:t xml:space="preserve">2025年</w:t>
      </w:r>
      <w:del w:id="7654" w:author="xh" w:date="2026-10-19T10:43:35+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最大正向、反向净负荷分别为37.23 MW、19.12 MW</w:t>
      </w:r>
      <w:ins w:id="7655" w:author="xh" w:date="2026-10-19T10:43:35+08:00">
        <w:r>
          <w:rPr>
            <w:rFonts w:ascii="Times New Roman" w:hAnsi="Times New Roman" w:eastAsia="方正仿宋_GBK"/>
            <w:b w:val="0"/>
            <w:sz w:val="24"/>
          </w:rPr>
          <w:t xml:space="preserve">，2035年分别为54.86 MW、58.51 MW</w:t>
        </w:r>
      </w:ins>
      <w:r>
        <w:rPr>
          <w:rFonts w:ascii="Times New Roman" w:hAnsi="Times New Roman" w:eastAsia="方正仿宋_GBK"/>
          <w:b w:val="0"/>
          <w:sz w:val="24"/>
        </w:rPr>
        <w:t xml:space="preserve">。</w:t>
      </w:r>
      <w:ins w:id="7656" w:author="xh" w:date="2026-10-19T10:43:35+08:00">
        <w:r>
          <w:rPr>
            <w:rFonts w:ascii="Times New Roman" w:hAnsi="Times New Roman" w:eastAsia="方正仿宋_GBK"/>
            <w:b w:val="0"/>
            <w:sz w:val="24"/>
          </w:rPr>
          <w:t xml:space="preserve">2035年</w:t>
        </w:r>
      </w:ins>
      <w:del w:id="7657" w:author="xh" w:date="2026-10-19T10:43:35+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7658" w:author="xh" w:date="2026-10-19T10:43:35+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ins w:id="7659" w:author="xh" w:date="2026-10-19T10:43:35+08:00">
        <w:r>
          <w:rPr>
            <w:rFonts w:ascii="Times New Roman" w:hAnsi="Times New Roman" w:eastAsia="方正仿宋_GBK"/>
            <w:b w:val="0"/>
            <w:sz w:val="24"/>
          </w:rPr>
          <w:t xml:space="preserve">113</w:t>
        </w:r>
      </w:ins>
      <w:del w:id="7660" w:author="xh" w:date="2026-10-19T10:43:35+08:00">
        <w:r>
          <w:rPr>
            <w:rFonts w:ascii="Times New Roman" w:hAnsi="Times New Roman" w:eastAsia="方正仿宋_GBK"/>
            <w:b w:val="0"/>
            <w:sz w:val="24"/>
          </w:rPr>
          <w:delText xml:space="preserve">为70</w:delText>
        </w:r>
      </w:del>
      <w:r>
        <w:rPr>
          <w:rFonts w:ascii="Times New Roman" w:hAnsi="Times New Roman" w:eastAsia="方正仿宋_GBK"/>
          <w:b w:val="0"/>
          <w:sz w:val="24"/>
        </w:rPr>
        <w:t xml:space="preserve">.00 MVA、储能额定功率</w:t>
      </w:r>
      <w:ins w:id="7661" w:author="xh" w:date="2026-10-19T10:43:35+08:00">
        <w:r>
          <w:rPr>
            <w:rFonts w:ascii="Times New Roman" w:hAnsi="Times New Roman" w:eastAsia="方正仿宋_GBK"/>
            <w:b w:val="0"/>
            <w:sz w:val="24"/>
          </w:rPr>
          <w:t xml:space="preserve">3</w:t>
        </w:r>
      </w:ins>
      <w:del w:id="7662" w:author="xh" w:date="2026-10-19T10:43:35+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7663" w:author="xh" w:date="2026-10-19T10:43:35+08:00">
        <w:r>
          <w:rPr>
            <w:rFonts w:ascii="Times New Roman" w:hAnsi="Times New Roman" w:eastAsia="方正仿宋_GBK"/>
            <w:b w:val="0"/>
            <w:sz w:val="24"/>
          </w:rPr>
          <w:t xml:space="preserve">1</w:t>
        </w:r>
      </w:ins>
      <w:del w:id="7664" w:author="xh" w:date="2026-10-19T10:43:35+08:00">
        <w:r>
          <w:rPr>
            <w:rFonts w:ascii="Times New Roman" w:hAnsi="Times New Roman" w:eastAsia="方正仿宋_GBK"/>
            <w:b w:val="0"/>
            <w:sz w:val="24"/>
          </w:rPr>
          <w:delText xml:space="preserve">6</w:delText>
        </w:r>
      </w:del>
      <w:r>
        <w:rPr>
          <w:rFonts w:ascii="Times New Roman" w:hAnsi="Times New Roman" w:eastAsia="方正仿宋_GBK"/>
          <w:b w:val="0"/>
          <w:sz w:val="24"/>
        </w:rPr>
        <w:t xml:space="preserve">0 MW，弹性方案分别为</w:t>
      </w:r>
      <w:del w:id="7665" w:author="xh" w:date="2026-10-19T10:43:35+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1</w:t>
      </w:r>
      <w:ins w:id="7666" w:author="xh" w:date="2026-10-19T10:43:35+08:00">
        <w:r>
          <w:rPr>
            <w:rFonts w:ascii="Times New Roman" w:hAnsi="Times New Roman" w:eastAsia="方正仿宋_GBK"/>
            <w:b w:val="0"/>
            <w:sz w:val="24"/>
          </w:rPr>
          <w:t xml:space="preserve">13</w:t>
        </w:r>
      </w:ins>
      <w:r>
        <w:rPr>
          <w:rFonts w:ascii="Times New Roman" w:hAnsi="Times New Roman" w:eastAsia="方正仿宋_GBK"/>
          <w:b w:val="0"/>
          <w:sz w:val="24"/>
        </w:rPr>
        <w:t xml:space="preserve">.</w:t>
      </w:r>
      <w:ins w:id="7667" w:author="xh" w:date="2026-10-19T10:43:35+08:00">
        <w:r>
          <w:rPr>
            <w:rFonts w:ascii="Times New Roman" w:hAnsi="Times New Roman" w:eastAsia="方正仿宋_GBK"/>
            <w:b w:val="0"/>
            <w:sz w:val="24"/>
          </w:rPr>
          <w:t xml:space="preserve">0</w:t>
        </w:r>
      </w:ins>
      <w:del w:id="7668" w:author="xh" w:date="2026-10-19T10:43:35+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 MVA和0.</w:t>
      </w:r>
      <w:ins w:id="7669" w:author="xh" w:date="2026-10-19T10:43:35+08:00">
        <w:r>
          <w:rPr>
            <w:rFonts w:ascii="Times New Roman" w:hAnsi="Times New Roman" w:eastAsia="方正仿宋_GBK"/>
            <w:b w:val="0"/>
            <w:sz w:val="24"/>
          </w:rPr>
          <w:t xml:space="preserve">3</w:t>
        </w:r>
      </w:ins>
      <w:del w:id="7670" w:author="xh" w:date="2026-10-19T10:43:35+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w:t>
      </w:r>
      <w:ins w:id="7671" w:author="xh" w:date="2026-10-19T10:43:35+08:00">
        <w:r>
          <w:rPr>
            <w:rFonts w:ascii="Times New Roman" w:hAnsi="Times New Roman" w:eastAsia="方正仿宋_GBK"/>
            <w:b w:val="0"/>
            <w:sz w:val="24"/>
          </w:rPr>
          <w:t xml:space="preserve">。两</w:t>
        </w:r>
      </w:ins>
      <w:del w:id="7672" w:author="xh" w:date="2026-10-19T10:43:35+08:00">
        <w:r>
          <w:rPr>
            <w:rFonts w:ascii="Times New Roman" w:hAnsi="Times New Roman" w:eastAsia="方正仿宋_GBK"/>
            <w:b w:val="0"/>
            <w:sz w:val="24"/>
          </w:rPr>
          <w:delText xml:space="preserve">，弹性</w:delText>
        </w:r>
      </w:del>
      <w:r>
        <w:rPr>
          <w:rFonts w:ascii="Times New Roman" w:hAnsi="Times New Roman" w:eastAsia="方正仿宋_GBK"/>
          <w:b w:val="0"/>
          <w:sz w:val="24"/>
        </w:rPr>
        <w:t xml:space="preserve">方案本站</w:t>
      </w:r>
      <w:ins w:id="7673" w:author="xh" w:date="2026-10-19T10:43:35+08:00">
        <w:r>
          <w:rPr>
            <w:rFonts w:ascii="Times New Roman" w:hAnsi="Times New Roman" w:eastAsia="方正仿宋_GBK"/>
            <w:b w:val="0"/>
            <w:sz w:val="24"/>
          </w:rPr>
          <w:t xml:space="preserve">主变总</w:t>
        </w:r>
      </w:ins>
      <w:del w:id="7674" w:author="xh" w:date="2026-10-19T10:43:35+08:00">
        <w:r>
          <w:rPr>
            <w:rFonts w:ascii="Times New Roman" w:hAnsi="Times New Roman" w:eastAsia="方正仿宋_GBK"/>
            <w:b w:val="0"/>
            <w:sz w:val="24"/>
          </w:rPr>
          <w:delText xml:space="preserve">增加11.50 MVA</w:delText>
        </w:r>
      </w:del>
      <w:r>
        <w:rPr>
          <w:rFonts w:ascii="Times New Roman" w:hAnsi="Times New Roman" w:eastAsia="方正仿宋_GBK"/>
          <w:b w:val="0"/>
          <w:sz w:val="24"/>
        </w:rPr>
        <w:t xml:space="preserve">容量</w:t>
      </w:r>
      <w:ins w:id="7675" w:author="xh" w:date="2026-10-19T10:43:35+08:00">
        <w:r>
          <w:rPr>
            <w:rFonts w:ascii="Times New Roman" w:hAnsi="Times New Roman" w:eastAsia="方正仿宋_GBK"/>
            <w:b w:val="0"/>
            <w:sz w:val="24"/>
          </w:rPr>
          <w:t xml:space="preserve">相同</w:t>
        </w:r>
      </w:ins>
      <w:r>
        <w:rPr>
          <w:rFonts w:ascii="Times New Roman" w:hAnsi="Times New Roman" w:eastAsia="方正仿宋_GBK"/>
          <w:b w:val="0"/>
          <w:sz w:val="24"/>
        </w:rPr>
        <w:t xml:space="preserve">。</w:t>
      </w:r>
      <w:del w:id="7676" w:author="xh" w:date="2026-10-19T10:43:35+08:00">
        <w:r>
          <w:rPr>
            <w:rFonts w:ascii="Times New Roman" w:hAnsi="Times New Roman" w:eastAsia="方正仿宋_GBK"/>
            <w:b w:val="0"/>
            <w:sz w:val="24"/>
          </w:rPr>
          <w:delText xml:space="preserve">弹性方案按当年各站局部极值计算的站级负载率为48%。</w:delText>
        </w:r>
      </w:del>
    </w:p>
    <w:p w14:paraId="7B151BD1">
      <w:pPr>
        <w:pStyle w:val="2"/>
        <w:keepNext/>
        <w:spacing w:before="120" w:after="80" w:line="280" w:lineRule="exact"/>
        <w:ind w:firstLine="0"/>
        <w:jc w:val="center"/>
      </w:pPr>
      <w:r>
        <w:rPr>
          <w:rFonts w:ascii="Times New Roman" w:hAnsi="Times New Roman" w:eastAsia="宋体"/>
          <w:b w:val="0"/>
          <w:sz w:val="21"/>
        </w:rPr>
        <w:t xml:space="preserve">表5-13 八义集变</w:t>
      </w:r>
      <w:ins w:id="7677" w:author="xh" w:date="2026-10-19T10:44:14+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3B31F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7678" w:author="xh" w:date="2026-10-19T10:44:53+08:00"/>
        </w:trPr>
        <w:tc>
          <w:tcPr>
            <w:tcW w:w="1039" w:type="dxa"/>
            <w:tcMar>
              <w:left w:w="70" w:type="dxa"/>
              <w:right w:w="70" w:type="dxa"/>
            </w:tcMar>
            <w:vAlign w:val="center"/>
          </w:tcPr>
          <w:p w14:paraId="242B5337">
            <w:pPr>
              <w:keepNext/>
              <w:spacing w:before="20" w:after="20" w:line="260" w:lineRule="exact"/>
              <w:ind w:left="0" w:leftChars="0" w:right="0" w:rightChars="0" w:firstLine="0" w:firstLineChars="0"/>
              <w:jc w:val="center"/>
              <w:rPr>
                <w:del w:id="7687" w:author="xh" w:date="2026-10-19T10:44:53+08:00"/>
              </w:rPr>
            </w:pPr>
            <w:del w:id="7688" w:author="xh" w:date="2026-10-19T10:44:53+08:00">
              <w:r>
                <w:rPr>
                  <w:rFonts w:ascii="Times New Roman" w:hAnsi="Times New Roman" w:eastAsia="宋体"/>
                  <w:b/>
                  <w:sz w:val="18"/>
                </w:rPr>
                <w:delText>方案</w:delText>
              </w:r>
            </w:del>
          </w:p>
        </w:tc>
        <w:tc>
          <w:tcPr>
            <w:tcW w:w="1039" w:type="dxa"/>
            <w:tcMar>
              <w:left w:w="70" w:type="dxa"/>
              <w:right w:w="70" w:type="dxa"/>
            </w:tcMar>
            <w:vAlign w:val="center"/>
          </w:tcPr>
          <w:p w14:paraId="5EC63DBA">
            <w:pPr>
              <w:keepNext/>
              <w:spacing w:before="20" w:after="20" w:line="260" w:lineRule="exact"/>
              <w:ind w:left="0" w:leftChars="0" w:right="0" w:rightChars="0" w:firstLine="0" w:firstLineChars="0"/>
              <w:jc w:val="center"/>
              <w:rPr>
                <w:del w:id="7689" w:author="xh" w:date="2026-10-19T10:44:53+08:00"/>
              </w:rPr>
            </w:pPr>
            <w:del w:id="7690" w:author="xh" w:date="2026-10-19T10:44:53+08:00">
              <w:r>
                <w:rPr>
                  <w:rFonts w:ascii="Times New Roman" w:hAnsi="Times New Roman" w:eastAsia="宋体"/>
                  <w:b/>
                  <w:sz w:val="18"/>
                </w:rPr>
                <w:delText>年份</w:delText>
              </w:r>
            </w:del>
          </w:p>
        </w:tc>
        <w:tc>
          <w:tcPr>
            <w:tcW w:w="1039" w:type="dxa"/>
            <w:tcMar>
              <w:left w:w="70" w:type="dxa"/>
              <w:right w:w="70" w:type="dxa"/>
            </w:tcMar>
            <w:vAlign w:val="center"/>
          </w:tcPr>
          <w:p w14:paraId="0A33F6F8">
            <w:pPr>
              <w:keepNext/>
              <w:spacing w:before="20" w:after="20" w:line="260" w:lineRule="exact"/>
              <w:ind w:left="0" w:leftChars="0" w:right="0" w:rightChars="0" w:firstLine="0" w:firstLineChars="0"/>
              <w:jc w:val="center"/>
              <w:rPr>
                <w:del w:id="7691" w:author="xh" w:date="2026-10-19T10:44:53+08:00"/>
              </w:rPr>
            </w:pPr>
            <w:del w:id="7692" w:author="xh" w:date="2026-10-19T10:44:53+08:00">
              <w:r>
                <w:rPr>
                  <w:rFonts w:ascii="Times New Roman" w:hAnsi="Times New Roman" w:eastAsia="宋体"/>
                  <w:b/>
                  <w:sz w:val="18"/>
                </w:rPr>
                <w:delText>主变组合/MVA</w:delText>
              </w:r>
            </w:del>
          </w:p>
        </w:tc>
        <w:tc>
          <w:tcPr>
            <w:tcW w:w="1039" w:type="dxa"/>
            <w:tcMar>
              <w:left w:w="70" w:type="dxa"/>
              <w:right w:w="70" w:type="dxa"/>
            </w:tcMar>
            <w:vAlign w:val="center"/>
          </w:tcPr>
          <w:p w14:paraId="3720F1B0">
            <w:pPr>
              <w:keepNext/>
              <w:spacing w:before="20" w:after="20" w:line="260" w:lineRule="exact"/>
              <w:ind w:left="0" w:leftChars="0" w:right="0" w:rightChars="0" w:firstLine="0" w:firstLineChars="0"/>
              <w:jc w:val="center"/>
              <w:rPr>
                <w:del w:id="7693" w:author="xh" w:date="2026-10-19T10:44:53+08:00"/>
              </w:rPr>
            </w:pPr>
            <w:del w:id="7694" w:author="xh" w:date="2026-10-19T10:44:53+08:00">
              <w:r>
                <w:rPr>
                  <w:rFonts w:ascii="Times New Roman" w:hAnsi="Times New Roman" w:eastAsia="宋体"/>
                  <w:b/>
                  <w:sz w:val="18"/>
                </w:rPr>
                <w:delText>总容量/MVA</w:delText>
              </w:r>
            </w:del>
          </w:p>
        </w:tc>
        <w:tc>
          <w:tcPr>
            <w:tcW w:w="1039" w:type="dxa"/>
            <w:tcMar>
              <w:left w:w="70" w:type="dxa"/>
              <w:right w:w="70" w:type="dxa"/>
            </w:tcMar>
            <w:vAlign w:val="center"/>
          </w:tcPr>
          <w:p w14:paraId="09AA1824">
            <w:pPr>
              <w:keepNext/>
              <w:spacing w:before="20" w:after="20" w:line="260" w:lineRule="exact"/>
              <w:ind w:left="0" w:leftChars="0" w:right="0" w:rightChars="0" w:firstLine="0" w:firstLineChars="0"/>
              <w:jc w:val="center"/>
              <w:rPr>
                <w:del w:id="7695" w:author="xh" w:date="2026-10-19T10:44:53+08:00"/>
              </w:rPr>
            </w:pPr>
            <w:del w:id="7696" w:author="xh" w:date="2026-10-19T10:44:53+08:00">
              <w:r>
                <w:rPr>
                  <w:rFonts w:ascii="Times New Roman" w:hAnsi="Times New Roman" w:eastAsia="宋体"/>
                  <w:b/>
                  <w:sz w:val="18"/>
                </w:rPr>
                <w:delText>储能额定功率/MW</w:delText>
              </w:r>
            </w:del>
          </w:p>
        </w:tc>
        <w:tc>
          <w:tcPr>
            <w:tcW w:w="1039" w:type="dxa"/>
            <w:tcMar>
              <w:left w:w="70" w:type="dxa"/>
              <w:right w:w="70" w:type="dxa"/>
            </w:tcMar>
            <w:vAlign w:val="center"/>
          </w:tcPr>
          <w:p w14:paraId="698FD88D">
            <w:pPr>
              <w:keepNext/>
              <w:spacing w:before="20" w:after="20" w:line="260" w:lineRule="exact"/>
              <w:ind w:left="0" w:leftChars="0" w:right="0" w:rightChars="0" w:firstLine="0" w:firstLineChars="0"/>
              <w:jc w:val="center"/>
              <w:rPr>
                <w:del w:id="7697" w:author="xh" w:date="2026-10-19T10:44:53+08:00"/>
              </w:rPr>
            </w:pPr>
            <w:del w:id="7698" w:author="xh" w:date="2026-10-19T10:44:53+08:00">
              <w:r>
                <w:rPr>
                  <w:rFonts w:ascii="Times New Roman" w:hAnsi="Times New Roman" w:eastAsia="宋体"/>
                  <w:b/>
                  <w:sz w:val="18"/>
                </w:rPr>
                <w:delText>转出/MW</w:delText>
              </w:r>
            </w:del>
          </w:p>
        </w:tc>
        <w:tc>
          <w:tcPr>
            <w:tcW w:w="1039" w:type="dxa"/>
            <w:tcMar>
              <w:left w:w="70" w:type="dxa"/>
              <w:right w:w="70" w:type="dxa"/>
            </w:tcMar>
            <w:vAlign w:val="center"/>
          </w:tcPr>
          <w:p w14:paraId="48801DE1">
            <w:pPr>
              <w:keepNext/>
              <w:spacing w:before="20" w:after="20" w:line="260" w:lineRule="exact"/>
              <w:ind w:left="0" w:leftChars="0" w:right="0" w:rightChars="0" w:firstLine="0" w:firstLineChars="0"/>
              <w:jc w:val="center"/>
              <w:rPr>
                <w:del w:id="7699" w:author="xh" w:date="2026-10-19T10:44:53+08:00"/>
              </w:rPr>
            </w:pPr>
            <w:del w:id="7700" w:author="xh" w:date="2026-10-19T10:44:53+08:00">
              <w:r>
                <w:rPr>
                  <w:rFonts w:ascii="Times New Roman" w:hAnsi="Times New Roman" w:eastAsia="宋体"/>
                  <w:b/>
                  <w:sz w:val="18"/>
                </w:rPr>
                <w:delText>承接/MW</w:delText>
              </w:r>
            </w:del>
          </w:p>
        </w:tc>
        <w:tc>
          <w:tcPr>
            <w:tcW w:w="1039" w:type="dxa"/>
            <w:tcMar>
              <w:left w:w="70" w:type="dxa"/>
              <w:right w:w="70" w:type="dxa"/>
            </w:tcMar>
            <w:vAlign w:val="center"/>
          </w:tcPr>
          <w:p w14:paraId="00396840">
            <w:pPr>
              <w:keepNext/>
              <w:spacing w:before="20" w:after="20" w:line="260" w:lineRule="exact"/>
              <w:ind w:left="0" w:leftChars="0" w:right="0" w:rightChars="0" w:firstLine="0" w:firstLineChars="0"/>
              <w:jc w:val="center"/>
              <w:rPr>
                <w:del w:id="7701" w:author="xh" w:date="2026-10-19T10:44:53+08:00"/>
              </w:rPr>
            </w:pPr>
            <w:del w:id="7702" w:author="xh" w:date="2026-10-19T10:44:53+08:00">
              <w:r>
                <w:rPr>
                  <w:rFonts w:ascii="Times New Roman" w:hAnsi="Times New Roman" w:eastAsia="宋体"/>
                  <w:b/>
                  <w:sz w:val="18"/>
                </w:rPr>
                <w:delText>转接后净负荷/MW</w:delText>
              </w:r>
            </w:del>
          </w:p>
        </w:tc>
      </w:tr>
      <w:tr w14:paraId="528830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7679" w:author="xh" w:date="2026-10-19T10:44:53+08:00"/>
        </w:trPr>
        <w:tc>
          <w:tcPr>
            <w:tcW w:w="1039" w:type="dxa"/>
            <w:tcMar>
              <w:left w:w="70" w:type="dxa"/>
              <w:right w:w="70" w:type="dxa"/>
            </w:tcMar>
            <w:vAlign w:val="center"/>
          </w:tcPr>
          <w:p w14:paraId="3B963599">
            <w:pPr>
              <w:keepNext/>
              <w:spacing w:before="20" w:after="20" w:line="260" w:lineRule="exact"/>
              <w:ind w:left="0" w:leftChars="0" w:right="0" w:rightChars="0" w:firstLine="0" w:firstLineChars="0"/>
              <w:jc w:val="center"/>
              <w:rPr>
                <w:del w:id="7703" w:author="xh" w:date="2026-10-19T10:44:53+08:00"/>
              </w:rPr>
            </w:pPr>
            <w:del w:id="7704" w:author="xh" w:date="2026-10-19T10:44:53+08:00">
              <w:r>
                <w:rPr>
                  <w:rFonts w:ascii="Times New Roman" w:hAnsi="Times New Roman" w:eastAsia="宋体"/>
                  <w:b w:val="0"/>
                  <w:sz w:val="18"/>
                </w:rPr>
                <w:delText>刚性</w:delText>
              </w:r>
            </w:del>
          </w:p>
        </w:tc>
        <w:tc>
          <w:tcPr>
            <w:tcW w:w="1039" w:type="dxa"/>
            <w:tcMar>
              <w:left w:w="70" w:type="dxa"/>
              <w:right w:w="70" w:type="dxa"/>
            </w:tcMar>
            <w:vAlign w:val="center"/>
          </w:tcPr>
          <w:p w14:paraId="298E67EE">
            <w:pPr>
              <w:keepNext/>
              <w:spacing w:before="20" w:after="20" w:line="260" w:lineRule="exact"/>
              <w:ind w:left="0" w:leftChars="0" w:right="0" w:rightChars="0" w:firstLine="0" w:firstLineChars="0"/>
              <w:jc w:val="center"/>
              <w:rPr>
                <w:del w:id="7705" w:author="xh" w:date="2026-10-19T10:44:53+08:00"/>
              </w:rPr>
            </w:pPr>
            <w:del w:id="7706" w:author="xh" w:date="2026-10-19T10:44:53+08:00">
              <w:r>
                <w:rPr>
                  <w:rFonts w:ascii="Times New Roman" w:hAnsi="Times New Roman" w:eastAsia="宋体"/>
                  <w:b w:val="0"/>
                  <w:sz w:val="18"/>
                </w:rPr>
                <w:delText>2022</w:delText>
              </w:r>
            </w:del>
          </w:p>
        </w:tc>
        <w:tc>
          <w:tcPr>
            <w:tcW w:w="1039" w:type="dxa"/>
            <w:tcMar>
              <w:left w:w="70" w:type="dxa"/>
              <w:right w:w="70" w:type="dxa"/>
            </w:tcMar>
            <w:vAlign w:val="center"/>
          </w:tcPr>
          <w:p w14:paraId="57896E7E">
            <w:pPr>
              <w:keepNext/>
              <w:spacing w:before="20" w:after="20" w:line="260" w:lineRule="exact"/>
              <w:ind w:left="0" w:leftChars="0" w:right="0" w:rightChars="0" w:firstLine="0" w:firstLineChars="0"/>
              <w:jc w:val="center"/>
              <w:rPr>
                <w:del w:id="7707" w:author="xh" w:date="2026-10-19T10:44:53+08:00"/>
              </w:rPr>
            </w:pPr>
            <w:del w:id="7708" w:author="xh" w:date="2026-10-19T10:44:53+08:00">
              <w:r>
                <w:rPr>
                  <w:rFonts w:ascii="Times New Roman" w:hAnsi="Times New Roman" w:eastAsia="宋体"/>
                  <w:b w:val="0"/>
                  <w:sz w:val="18"/>
                </w:rPr>
                <w:delText>20+50</w:delText>
              </w:r>
            </w:del>
          </w:p>
        </w:tc>
        <w:tc>
          <w:tcPr>
            <w:tcW w:w="1039" w:type="dxa"/>
            <w:tcMar>
              <w:left w:w="70" w:type="dxa"/>
              <w:right w:w="70" w:type="dxa"/>
            </w:tcMar>
            <w:vAlign w:val="center"/>
          </w:tcPr>
          <w:p w14:paraId="09D2AE18">
            <w:pPr>
              <w:keepNext/>
              <w:spacing w:before="20" w:after="20" w:line="260" w:lineRule="exact"/>
              <w:ind w:left="0" w:leftChars="0" w:right="0" w:rightChars="0" w:firstLine="0" w:firstLineChars="0"/>
              <w:jc w:val="center"/>
              <w:rPr>
                <w:del w:id="7709" w:author="xh" w:date="2026-10-19T10:44:53+08:00"/>
              </w:rPr>
            </w:pPr>
            <w:del w:id="7710" w:author="xh" w:date="2026-10-19T10:44:53+08:00">
              <w:r>
                <w:rPr>
                  <w:rFonts w:ascii="Times New Roman" w:hAnsi="Times New Roman" w:eastAsia="宋体"/>
                  <w:b w:val="0"/>
                  <w:sz w:val="18"/>
                </w:rPr>
                <w:delText>70.00</w:delText>
              </w:r>
            </w:del>
          </w:p>
        </w:tc>
        <w:tc>
          <w:tcPr>
            <w:tcW w:w="1039" w:type="dxa"/>
            <w:tcMar>
              <w:left w:w="70" w:type="dxa"/>
              <w:right w:w="70" w:type="dxa"/>
            </w:tcMar>
            <w:vAlign w:val="center"/>
          </w:tcPr>
          <w:p w14:paraId="70B6B7B1">
            <w:pPr>
              <w:keepNext/>
              <w:spacing w:before="20" w:after="20" w:line="260" w:lineRule="exact"/>
              <w:ind w:left="0" w:leftChars="0" w:right="0" w:rightChars="0" w:firstLine="0" w:firstLineChars="0"/>
              <w:jc w:val="center"/>
              <w:rPr>
                <w:del w:id="7711" w:author="xh" w:date="2026-10-19T10:44:53+08:00"/>
              </w:rPr>
            </w:pPr>
            <w:del w:id="7712"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7B21F560">
            <w:pPr>
              <w:keepNext/>
              <w:spacing w:before="20" w:after="20" w:line="260" w:lineRule="exact"/>
              <w:ind w:left="0" w:leftChars="0" w:right="0" w:rightChars="0" w:firstLine="0" w:firstLineChars="0"/>
              <w:jc w:val="center"/>
              <w:rPr>
                <w:del w:id="7713" w:author="xh" w:date="2026-10-19T10:44:53+08:00"/>
              </w:rPr>
            </w:pPr>
            <w:del w:id="7714"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3801854B">
            <w:pPr>
              <w:keepNext/>
              <w:spacing w:before="20" w:after="20" w:line="260" w:lineRule="exact"/>
              <w:ind w:left="0" w:leftChars="0" w:right="0" w:rightChars="0" w:firstLine="0" w:firstLineChars="0"/>
              <w:jc w:val="center"/>
              <w:rPr>
                <w:del w:id="7715" w:author="xh" w:date="2026-10-19T10:44:53+08:00"/>
              </w:rPr>
            </w:pPr>
            <w:del w:id="7716"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581F7298">
            <w:pPr>
              <w:keepNext/>
              <w:spacing w:before="20" w:after="20" w:line="260" w:lineRule="exact"/>
              <w:ind w:left="0" w:leftChars="0" w:right="0" w:rightChars="0" w:firstLine="0" w:firstLineChars="0"/>
              <w:jc w:val="center"/>
              <w:rPr>
                <w:del w:id="7717" w:author="xh" w:date="2026-10-19T10:44:53+08:00"/>
              </w:rPr>
            </w:pPr>
            <w:del w:id="7718" w:author="xh" w:date="2026-10-19T10:44:53+08:00">
              <w:r>
                <w:rPr>
                  <w:rFonts w:ascii="Times New Roman" w:hAnsi="Times New Roman" w:eastAsia="宋体"/>
                  <w:b w:val="0"/>
                  <w:sz w:val="18"/>
                </w:rPr>
                <w:delText>26.13</w:delText>
              </w:r>
            </w:del>
          </w:p>
        </w:tc>
      </w:tr>
      <w:tr w14:paraId="64E513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7680" w:author="xh" w:date="2026-10-19T10:44:53+08:00"/>
        </w:trPr>
        <w:tc>
          <w:tcPr>
            <w:tcW w:w="1039" w:type="dxa"/>
            <w:tcMar>
              <w:left w:w="70" w:type="dxa"/>
              <w:right w:w="70" w:type="dxa"/>
            </w:tcMar>
            <w:vAlign w:val="center"/>
          </w:tcPr>
          <w:p w14:paraId="40EC701B">
            <w:pPr>
              <w:keepNext/>
              <w:spacing w:before="20" w:after="20" w:line="260" w:lineRule="exact"/>
              <w:ind w:left="0" w:leftChars="0" w:right="0" w:rightChars="0" w:firstLine="0" w:firstLineChars="0"/>
              <w:jc w:val="center"/>
              <w:rPr>
                <w:del w:id="7719" w:author="xh" w:date="2026-10-19T10:44:53+08:00"/>
              </w:rPr>
            </w:pPr>
            <w:del w:id="7720" w:author="xh" w:date="2026-10-19T10:44:53+08:00">
              <w:r>
                <w:rPr>
                  <w:rFonts w:ascii="Times New Roman" w:hAnsi="Times New Roman" w:eastAsia="宋体"/>
                  <w:b w:val="0"/>
                  <w:sz w:val="18"/>
                </w:rPr>
                <w:delText>刚性</w:delText>
              </w:r>
            </w:del>
          </w:p>
        </w:tc>
        <w:tc>
          <w:tcPr>
            <w:tcW w:w="1039" w:type="dxa"/>
            <w:tcMar>
              <w:left w:w="70" w:type="dxa"/>
              <w:right w:w="70" w:type="dxa"/>
            </w:tcMar>
            <w:vAlign w:val="center"/>
          </w:tcPr>
          <w:p w14:paraId="4CA568D2">
            <w:pPr>
              <w:keepNext/>
              <w:spacing w:before="20" w:after="20" w:line="260" w:lineRule="exact"/>
              <w:ind w:left="0" w:leftChars="0" w:right="0" w:rightChars="0" w:firstLine="0" w:firstLineChars="0"/>
              <w:jc w:val="center"/>
              <w:rPr>
                <w:del w:id="7721" w:author="xh" w:date="2026-10-19T10:44:53+08:00"/>
              </w:rPr>
            </w:pPr>
            <w:del w:id="7722" w:author="xh" w:date="2026-10-19T10:44:53+08:00">
              <w:r>
                <w:rPr>
                  <w:rFonts w:ascii="Times New Roman" w:hAnsi="Times New Roman" w:eastAsia="宋体"/>
                  <w:b w:val="0"/>
                  <w:sz w:val="18"/>
                </w:rPr>
                <w:delText>2023</w:delText>
              </w:r>
            </w:del>
          </w:p>
        </w:tc>
        <w:tc>
          <w:tcPr>
            <w:tcW w:w="1039" w:type="dxa"/>
            <w:tcMar>
              <w:left w:w="70" w:type="dxa"/>
              <w:right w:w="70" w:type="dxa"/>
            </w:tcMar>
            <w:vAlign w:val="center"/>
          </w:tcPr>
          <w:p w14:paraId="4DEBBCF4">
            <w:pPr>
              <w:keepNext/>
              <w:spacing w:before="20" w:after="20" w:line="260" w:lineRule="exact"/>
              <w:ind w:left="0" w:leftChars="0" w:right="0" w:rightChars="0" w:firstLine="0" w:firstLineChars="0"/>
              <w:jc w:val="center"/>
              <w:rPr>
                <w:del w:id="7723" w:author="xh" w:date="2026-10-19T10:44:53+08:00"/>
              </w:rPr>
            </w:pPr>
            <w:del w:id="7724" w:author="xh" w:date="2026-10-19T10:44:53+08:00">
              <w:r>
                <w:rPr>
                  <w:rFonts w:ascii="Times New Roman" w:hAnsi="Times New Roman" w:eastAsia="宋体"/>
                  <w:b w:val="0"/>
                  <w:sz w:val="18"/>
                </w:rPr>
                <w:delText>20+50</w:delText>
              </w:r>
            </w:del>
          </w:p>
        </w:tc>
        <w:tc>
          <w:tcPr>
            <w:tcW w:w="1039" w:type="dxa"/>
            <w:tcMar>
              <w:left w:w="70" w:type="dxa"/>
              <w:right w:w="70" w:type="dxa"/>
            </w:tcMar>
            <w:vAlign w:val="center"/>
          </w:tcPr>
          <w:p w14:paraId="471B294F">
            <w:pPr>
              <w:keepNext/>
              <w:spacing w:before="20" w:after="20" w:line="260" w:lineRule="exact"/>
              <w:ind w:left="0" w:leftChars="0" w:right="0" w:rightChars="0" w:firstLine="0" w:firstLineChars="0"/>
              <w:jc w:val="center"/>
              <w:rPr>
                <w:del w:id="7725" w:author="xh" w:date="2026-10-19T10:44:53+08:00"/>
              </w:rPr>
            </w:pPr>
            <w:del w:id="7726" w:author="xh" w:date="2026-10-19T10:44:53+08:00">
              <w:r>
                <w:rPr>
                  <w:rFonts w:ascii="Times New Roman" w:hAnsi="Times New Roman" w:eastAsia="宋体"/>
                  <w:b w:val="0"/>
                  <w:sz w:val="18"/>
                </w:rPr>
                <w:delText>70.00</w:delText>
              </w:r>
            </w:del>
          </w:p>
        </w:tc>
        <w:tc>
          <w:tcPr>
            <w:tcW w:w="1039" w:type="dxa"/>
            <w:tcMar>
              <w:left w:w="70" w:type="dxa"/>
              <w:right w:w="70" w:type="dxa"/>
            </w:tcMar>
            <w:vAlign w:val="center"/>
          </w:tcPr>
          <w:p w14:paraId="679B4F6C">
            <w:pPr>
              <w:keepNext/>
              <w:spacing w:before="20" w:after="20" w:line="260" w:lineRule="exact"/>
              <w:ind w:left="0" w:leftChars="0" w:right="0" w:rightChars="0" w:firstLine="0" w:firstLineChars="0"/>
              <w:jc w:val="center"/>
              <w:rPr>
                <w:del w:id="7727" w:author="xh" w:date="2026-10-19T10:44:53+08:00"/>
              </w:rPr>
            </w:pPr>
            <w:del w:id="7728"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6D1B87E6">
            <w:pPr>
              <w:keepNext/>
              <w:spacing w:before="20" w:after="20" w:line="260" w:lineRule="exact"/>
              <w:ind w:left="0" w:leftChars="0" w:right="0" w:rightChars="0" w:firstLine="0" w:firstLineChars="0"/>
              <w:jc w:val="center"/>
              <w:rPr>
                <w:del w:id="7729" w:author="xh" w:date="2026-10-19T10:44:53+08:00"/>
              </w:rPr>
            </w:pPr>
            <w:del w:id="7730"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4DE775C8">
            <w:pPr>
              <w:keepNext/>
              <w:spacing w:before="20" w:after="20" w:line="260" w:lineRule="exact"/>
              <w:ind w:left="0" w:leftChars="0" w:right="0" w:rightChars="0" w:firstLine="0" w:firstLineChars="0"/>
              <w:jc w:val="center"/>
              <w:rPr>
                <w:del w:id="7731" w:author="xh" w:date="2026-10-19T10:44:53+08:00"/>
              </w:rPr>
            </w:pPr>
            <w:del w:id="7732"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39A712F9">
            <w:pPr>
              <w:keepNext/>
              <w:spacing w:before="20" w:after="20" w:line="260" w:lineRule="exact"/>
              <w:ind w:left="0" w:leftChars="0" w:right="0" w:rightChars="0" w:firstLine="0" w:firstLineChars="0"/>
              <w:jc w:val="center"/>
              <w:rPr>
                <w:del w:id="7733" w:author="xh" w:date="2026-10-19T10:44:53+08:00"/>
              </w:rPr>
            </w:pPr>
            <w:del w:id="7734" w:author="xh" w:date="2026-10-19T10:44:53+08:00">
              <w:r>
                <w:rPr>
                  <w:rFonts w:ascii="Times New Roman" w:hAnsi="Times New Roman" w:eastAsia="宋体"/>
                  <w:b w:val="0"/>
                  <w:sz w:val="18"/>
                </w:rPr>
                <w:delText>24.11</w:delText>
              </w:r>
            </w:del>
          </w:p>
        </w:tc>
      </w:tr>
      <w:tr w14:paraId="08B1FD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7681" w:author="xh" w:date="2026-10-19T10:44:53+08:00"/>
        </w:trPr>
        <w:tc>
          <w:tcPr>
            <w:tcW w:w="1039" w:type="dxa"/>
            <w:tcMar>
              <w:left w:w="70" w:type="dxa"/>
              <w:right w:w="70" w:type="dxa"/>
            </w:tcMar>
            <w:vAlign w:val="center"/>
          </w:tcPr>
          <w:p w14:paraId="0D2E3442">
            <w:pPr>
              <w:keepNext/>
              <w:spacing w:before="20" w:after="20" w:line="260" w:lineRule="exact"/>
              <w:ind w:left="0" w:leftChars="0" w:right="0" w:rightChars="0" w:firstLine="0" w:firstLineChars="0"/>
              <w:jc w:val="center"/>
              <w:rPr>
                <w:del w:id="7735" w:author="xh" w:date="2026-10-19T10:44:53+08:00"/>
              </w:rPr>
            </w:pPr>
            <w:del w:id="7736" w:author="xh" w:date="2026-10-19T10:44:53+08:00">
              <w:r>
                <w:rPr>
                  <w:rFonts w:ascii="Times New Roman" w:hAnsi="Times New Roman" w:eastAsia="宋体"/>
                  <w:b w:val="0"/>
                  <w:sz w:val="18"/>
                </w:rPr>
                <w:delText>刚性</w:delText>
              </w:r>
            </w:del>
          </w:p>
        </w:tc>
        <w:tc>
          <w:tcPr>
            <w:tcW w:w="1039" w:type="dxa"/>
            <w:tcMar>
              <w:left w:w="70" w:type="dxa"/>
              <w:right w:w="70" w:type="dxa"/>
            </w:tcMar>
            <w:vAlign w:val="center"/>
          </w:tcPr>
          <w:p w14:paraId="5384F456">
            <w:pPr>
              <w:keepNext/>
              <w:spacing w:before="20" w:after="20" w:line="260" w:lineRule="exact"/>
              <w:ind w:left="0" w:leftChars="0" w:right="0" w:rightChars="0" w:firstLine="0" w:firstLineChars="0"/>
              <w:jc w:val="center"/>
              <w:rPr>
                <w:del w:id="7737" w:author="xh" w:date="2026-10-19T10:44:53+08:00"/>
              </w:rPr>
            </w:pPr>
            <w:del w:id="7738" w:author="xh" w:date="2026-10-19T10:44:53+08:00">
              <w:r>
                <w:rPr>
                  <w:rFonts w:ascii="Times New Roman" w:hAnsi="Times New Roman" w:eastAsia="宋体"/>
                  <w:b w:val="0"/>
                  <w:sz w:val="18"/>
                </w:rPr>
                <w:delText>2024</w:delText>
              </w:r>
            </w:del>
          </w:p>
        </w:tc>
        <w:tc>
          <w:tcPr>
            <w:tcW w:w="1039" w:type="dxa"/>
            <w:tcMar>
              <w:left w:w="70" w:type="dxa"/>
              <w:right w:w="70" w:type="dxa"/>
            </w:tcMar>
            <w:vAlign w:val="center"/>
          </w:tcPr>
          <w:p w14:paraId="2EABD429">
            <w:pPr>
              <w:keepNext/>
              <w:spacing w:before="20" w:after="20" w:line="260" w:lineRule="exact"/>
              <w:ind w:left="0" w:leftChars="0" w:right="0" w:rightChars="0" w:firstLine="0" w:firstLineChars="0"/>
              <w:jc w:val="center"/>
              <w:rPr>
                <w:del w:id="7739" w:author="xh" w:date="2026-10-19T10:44:53+08:00"/>
              </w:rPr>
            </w:pPr>
            <w:del w:id="7740" w:author="xh" w:date="2026-10-19T10:44:53+08:00">
              <w:r>
                <w:rPr>
                  <w:rFonts w:ascii="Times New Roman" w:hAnsi="Times New Roman" w:eastAsia="宋体"/>
                  <w:b w:val="0"/>
                  <w:sz w:val="18"/>
                </w:rPr>
                <w:delText>20+50</w:delText>
              </w:r>
            </w:del>
          </w:p>
        </w:tc>
        <w:tc>
          <w:tcPr>
            <w:tcW w:w="1039" w:type="dxa"/>
            <w:tcMar>
              <w:left w:w="70" w:type="dxa"/>
              <w:right w:w="70" w:type="dxa"/>
            </w:tcMar>
            <w:vAlign w:val="center"/>
          </w:tcPr>
          <w:p w14:paraId="24AA4C1E">
            <w:pPr>
              <w:keepNext/>
              <w:spacing w:before="20" w:after="20" w:line="260" w:lineRule="exact"/>
              <w:ind w:left="0" w:leftChars="0" w:right="0" w:rightChars="0" w:firstLine="0" w:firstLineChars="0"/>
              <w:jc w:val="center"/>
              <w:rPr>
                <w:del w:id="7741" w:author="xh" w:date="2026-10-19T10:44:53+08:00"/>
              </w:rPr>
            </w:pPr>
            <w:del w:id="7742" w:author="xh" w:date="2026-10-19T10:44:53+08:00">
              <w:r>
                <w:rPr>
                  <w:rFonts w:ascii="Times New Roman" w:hAnsi="Times New Roman" w:eastAsia="宋体"/>
                  <w:b w:val="0"/>
                  <w:sz w:val="18"/>
                </w:rPr>
                <w:delText>70.00</w:delText>
              </w:r>
            </w:del>
          </w:p>
        </w:tc>
        <w:tc>
          <w:tcPr>
            <w:tcW w:w="1039" w:type="dxa"/>
            <w:tcMar>
              <w:left w:w="70" w:type="dxa"/>
              <w:right w:w="70" w:type="dxa"/>
            </w:tcMar>
            <w:vAlign w:val="center"/>
          </w:tcPr>
          <w:p w14:paraId="49AD965B">
            <w:pPr>
              <w:keepNext/>
              <w:spacing w:before="20" w:after="20" w:line="260" w:lineRule="exact"/>
              <w:ind w:left="0" w:leftChars="0" w:right="0" w:rightChars="0" w:firstLine="0" w:firstLineChars="0"/>
              <w:jc w:val="center"/>
              <w:rPr>
                <w:del w:id="7743" w:author="xh" w:date="2026-10-19T10:44:53+08:00"/>
              </w:rPr>
            </w:pPr>
            <w:del w:id="7744"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796669A5">
            <w:pPr>
              <w:keepNext/>
              <w:spacing w:before="20" w:after="20" w:line="260" w:lineRule="exact"/>
              <w:ind w:left="0" w:leftChars="0" w:right="0" w:rightChars="0" w:firstLine="0" w:firstLineChars="0"/>
              <w:jc w:val="center"/>
              <w:rPr>
                <w:del w:id="7745" w:author="xh" w:date="2026-10-19T10:44:53+08:00"/>
              </w:rPr>
            </w:pPr>
            <w:del w:id="7746"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494CA78C">
            <w:pPr>
              <w:keepNext/>
              <w:spacing w:before="20" w:after="20" w:line="260" w:lineRule="exact"/>
              <w:ind w:left="0" w:leftChars="0" w:right="0" w:rightChars="0" w:firstLine="0" w:firstLineChars="0"/>
              <w:jc w:val="center"/>
              <w:rPr>
                <w:del w:id="7747" w:author="xh" w:date="2026-10-19T10:44:53+08:00"/>
              </w:rPr>
            </w:pPr>
            <w:del w:id="7748"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164BE269">
            <w:pPr>
              <w:keepNext/>
              <w:spacing w:before="20" w:after="20" w:line="260" w:lineRule="exact"/>
              <w:ind w:left="0" w:leftChars="0" w:right="0" w:rightChars="0" w:firstLine="0" w:firstLineChars="0"/>
              <w:jc w:val="center"/>
              <w:rPr>
                <w:del w:id="7749" w:author="xh" w:date="2026-10-19T10:44:53+08:00"/>
              </w:rPr>
            </w:pPr>
            <w:del w:id="7750" w:author="xh" w:date="2026-10-19T10:44:53+08:00">
              <w:r>
                <w:rPr>
                  <w:rFonts w:ascii="Times New Roman" w:hAnsi="Times New Roman" w:eastAsia="宋体"/>
                  <w:b w:val="0"/>
                  <w:sz w:val="18"/>
                </w:rPr>
                <w:delText>27.32</w:delText>
              </w:r>
            </w:del>
          </w:p>
        </w:tc>
      </w:tr>
      <w:tr w14:paraId="6A8E8B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7682" w:author="xh" w:date="2026-10-19T10:44:53+08:00"/>
        </w:trPr>
        <w:tc>
          <w:tcPr>
            <w:tcW w:w="1039" w:type="dxa"/>
            <w:tcMar>
              <w:left w:w="70" w:type="dxa"/>
              <w:right w:w="70" w:type="dxa"/>
            </w:tcMar>
            <w:vAlign w:val="center"/>
          </w:tcPr>
          <w:p w14:paraId="0A9BAE2C">
            <w:pPr>
              <w:keepNext/>
              <w:spacing w:before="20" w:after="20" w:line="260" w:lineRule="exact"/>
              <w:ind w:left="0" w:leftChars="0" w:right="0" w:rightChars="0" w:firstLine="0" w:firstLineChars="0"/>
              <w:jc w:val="center"/>
              <w:rPr>
                <w:del w:id="7751" w:author="xh" w:date="2026-10-19T10:44:53+08:00"/>
              </w:rPr>
            </w:pPr>
            <w:del w:id="7752" w:author="xh" w:date="2026-10-19T10:44:53+08:00">
              <w:r>
                <w:rPr>
                  <w:rFonts w:ascii="Times New Roman" w:hAnsi="Times New Roman" w:eastAsia="宋体"/>
                  <w:b w:val="0"/>
                  <w:sz w:val="18"/>
                </w:rPr>
                <w:delText>刚性</w:delText>
              </w:r>
            </w:del>
          </w:p>
        </w:tc>
        <w:tc>
          <w:tcPr>
            <w:tcW w:w="1039" w:type="dxa"/>
            <w:tcMar>
              <w:left w:w="70" w:type="dxa"/>
              <w:right w:w="70" w:type="dxa"/>
            </w:tcMar>
            <w:vAlign w:val="center"/>
          </w:tcPr>
          <w:p w14:paraId="47DFC055">
            <w:pPr>
              <w:keepNext/>
              <w:spacing w:before="20" w:after="20" w:line="260" w:lineRule="exact"/>
              <w:ind w:left="0" w:leftChars="0" w:right="0" w:rightChars="0" w:firstLine="0" w:firstLineChars="0"/>
              <w:jc w:val="center"/>
              <w:rPr>
                <w:del w:id="7753" w:author="xh" w:date="2026-10-19T10:44:53+08:00"/>
              </w:rPr>
            </w:pPr>
            <w:del w:id="7754" w:author="xh" w:date="2026-10-19T10:44:53+08:00">
              <w:r>
                <w:rPr>
                  <w:rFonts w:ascii="Times New Roman" w:hAnsi="Times New Roman" w:eastAsia="宋体"/>
                  <w:b w:val="0"/>
                  <w:sz w:val="18"/>
                </w:rPr>
                <w:delText>2025</w:delText>
              </w:r>
            </w:del>
          </w:p>
        </w:tc>
        <w:tc>
          <w:tcPr>
            <w:tcW w:w="1039" w:type="dxa"/>
            <w:tcMar>
              <w:left w:w="70" w:type="dxa"/>
              <w:right w:w="70" w:type="dxa"/>
            </w:tcMar>
            <w:vAlign w:val="center"/>
          </w:tcPr>
          <w:p w14:paraId="60CC9F3E">
            <w:pPr>
              <w:keepNext/>
              <w:spacing w:before="20" w:after="20" w:line="260" w:lineRule="exact"/>
              <w:ind w:left="0" w:leftChars="0" w:right="0" w:rightChars="0" w:firstLine="0" w:firstLineChars="0"/>
              <w:jc w:val="center"/>
              <w:rPr>
                <w:del w:id="7755" w:author="xh" w:date="2026-10-19T10:44:53+08:00"/>
              </w:rPr>
            </w:pPr>
            <w:del w:id="7756" w:author="xh" w:date="2026-10-19T10:44:53+08:00">
              <w:r>
                <w:rPr>
                  <w:rFonts w:ascii="Times New Roman" w:hAnsi="Times New Roman" w:eastAsia="宋体"/>
                  <w:b w:val="0"/>
                  <w:sz w:val="18"/>
                </w:rPr>
                <w:delText>20+50</w:delText>
              </w:r>
            </w:del>
          </w:p>
        </w:tc>
        <w:tc>
          <w:tcPr>
            <w:tcW w:w="1039" w:type="dxa"/>
            <w:tcMar>
              <w:left w:w="70" w:type="dxa"/>
              <w:right w:w="70" w:type="dxa"/>
            </w:tcMar>
            <w:vAlign w:val="center"/>
          </w:tcPr>
          <w:p w14:paraId="2095D3E6">
            <w:pPr>
              <w:keepNext/>
              <w:spacing w:before="20" w:after="20" w:line="260" w:lineRule="exact"/>
              <w:ind w:left="0" w:leftChars="0" w:right="0" w:rightChars="0" w:firstLine="0" w:firstLineChars="0"/>
              <w:jc w:val="center"/>
              <w:rPr>
                <w:del w:id="7757" w:author="xh" w:date="2026-10-19T10:44:53+08:00"/>
              </w:rPr>
            </w:pPr>
            <w:del w:id="7758" w:author="xh" w:date="2026-10-19T10:44:53+08:00">
              <w:r>
                <w:rPr>
                  <w:rFonts w:ascii="Times New Roman" w:hAnsi="Times New Roman" w:eastAsia="宋体"/>
                  <w:b w:val="0"/>
                  <w:sz w:val="18"/>
                </w:rPr>
                <w:delText>70.00</w:delText>
              </w:r>
            </w:del>
          </w:p>
        </w:tc>
        <w:tc>
          <w:tcPr>
            <w:tcW w:w="1039" w:type="dxa"/>
            <w:tcMar>
              <w:left w:w="70" w:type="dxa"/>
              <w:right w:w="70" w:type="dxa"/>
            </w:tcMar>
            <w:vAlign w:val="center"/>
          </w:tcPr>
          <w:p w14:paraId="5701E83A">
            <w:pPr>
              <w:keepNext/>
              <w:spacing w:before="20" w:after="20" w:line="260" w:lineRule="exact"/>
              <w:ind w:left="0" w:leftChars="0" w:right="0" w:rightChars="0" w:firstLine="0" w:firstLineChars="0"/>
              <w:jc w:val="center"/>
              <w:rPr>
                <w:del w:id="7759" w:author="xh" w:date="2026-10-19T10:44:53+08:00"/>
              </w:rPr>
            </w:pPr>
            <w:del w:id="7760" w:author="xh" w:date="2026-10-19T10:44:53+08:00">
              <w:r>
                <w:rPr>
                  <w:rFonts w:ascii="Times New Roman" w:hAnsi="Times New Roman" w:eastAsia="宋体"/>
                  <w:b w:val="0"/>
                  <w:sz w:val="18"/>
                </w:rPr>
                <w:delText>0.60</w:delText>
              </w:r>
            </w:del>
          </w:p>
        </w:tc>
        <w:tc>
          <w:tcPr>
            <w:tcW w:w="1039" w:type="dxa"/>
            <w:tcMar>
              <w:left w:w="70" w:type="dxa"/>
              <w:right w:w="70" w:type="dxa"/>
            </w:tcMar>
            <w:vAlign w:val="center"/>
          </w:tcPr>
          <w:p w14:paraId="3DED9BD0">
            <w:pPr>
              <w:keepNext/>
              <w:spacing w:before="20" w:after="20" w:line="260" w:lineRule="exact"/>
              <w:ind w:left="0" w:leftChars="0" w:right="0" w:rightChars="0" w:firstLine="0" w:firstLineChars="0"/>
              <w:jc w:val="center"/>
              <w:rPr>
                <w:del w:id="7761" w:author="xh" w:date="2026-10-19T10:44:53+08:00"/>
              </w:rPr>
            </w:pPr>
            <w:del w:id="7762"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3C892629">
            <w:pPr>
              <w:keepNext/>
              <w:spacing w:before="20" w:after="20" w:line="260" w:lineRule="exact"/>
              <w:ind w:left="0" w:leftChars="0" w:right="0" w:rightChars="0" w:firstLine="0" w:firstLineChars="0"/>
              <w:jc w:val="center"/>
              <w:rPr>
                <w:del w:id="7763" w:author="xh" w:date="2026-10-19T10:44:53+08:00"/>
              </w:rPr>
            </w:pPr>
            <w:del w:id="7764"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312409D5">
            <w:pPr>
              <w:keepNext/>
              <w:spacing w:before="20" w:after="20" w:line="260" w:lineRule="exact"/>
              <w:ind w:left="0" w:leftChars="0" w:right="0" w:rightChars="0" w:firstLine="0" w:firstLineChars="0"/>
              <w:jc w:val="center"/>
              <w:rPr>
                <w:del w:id="7765" w:author="xh" w:date="2026-10-19T10:44:53+08:00"/>
              </w:rPr>
            </w:pPr>
            <w:del w:id="7766" w:author="xh" w:date="2026-10-19T10:44:53+08:00">
              <w:r>
                <w:rPr>
                  <w:rFonts w:ascii="Times New Roman" w:hAnsi="Times New Roman" w:eastAsia="宋体"/>
                  <w:b w:val="0"/>
                  <w:sz w:val="18"/>
                </w:rPr>
                <w:delText>30.29</w:delText>
              </w:r>
            </w:del>
          </w:p>
        </w:tc>
      </w:tr>
      <w:tr w14:paraId="62DB5A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7683" w:author="xh" w:date="2026-10-19T10:44:53+08:00"/>
        </w:trPr>
        <w:tc>
          <w:tcPr>
            <w:tcW w:w="1039" w:type="dxa"/>
            <w:tcMar>
              <w:left w:w="70" w:type="dxa"/>
              <w:right w:w="70" w:type="dxa"/>
            </w:tcMar>
            <w:vAlign w:val="center"/>
          </w:tcPr>
          <w:p w14:paraId="124A2545">
            <w:pPr>
              <w:keepNext/>
              <w:spacing w:before="20" w:after="20" w:line="260" w:lineRule="exact"/>
              <w:ind w:left="0" w:leftChars="0" w:right="0" w:rightChars="0" w:firstLine="0" w:firstLineChars="0"/>
              <w:jc w:val="center"/>
              <w:rPr>
                <w:del w:id="7767" w:author="xh" w:date="2026-10-19T10:44:53+08:00"/>
              </w:rPr>
            </w:pPr>
            <w:del w:id="7768" w:author="xh" w:date="2026-10-19T10:44:53+08:00">
              <w:r>
                <w:rPr>
                  <w:rFonts w:ascii="Times New Roman" w:hAnsi="Times New Roman" w:eastAsia="宋体"/>
                  <w:b w:val="0"/>
                  <w:sz w:val="18"/>
                </w:rPr>
                <w:delText>弹性</w:delText>
              </w:r>
            </w:del>
          </w:p>
        </w:tc>
        <w:tc>
          <w:tcPr>
            <w:tcW w:w="1039" w:type="dxa"/>
            <w:tcMar>
              <w:left w:w="70" w:type="dxa"/>
              <w:right w:w="70" w:type="dxa"/>
            </w:tcMar>
            <w:vAlign w:val="center"/>
          </w:tcPr>
          <w:p w14:paraId="37D74525">
            <w:pPr>
              <w:keepNext/>
              <w:spacing w:before="20" w:after="20" w:line="260" w:lineRule="exact"/>
              <w:ind w:left="0" w:leftChars="0" w:right="0" w:rightChars="0" w:firstLine="0" w:firstLineChars="0"/>
              <w:jc w:val="center"/>
              <w:rPr>
                <w:del w:id="7769" w:author="xh" w:date="2026-10-19T10:44:53+08:00"/>
              </w:rPr>
            </w:pPr>
            <w:del w:id="7770" w:author="xh" w:date="2026-10-19T10:44:53+08:00">
              <w:r>
                <w:rPr>
                  <w:rFonts w:ascii="Times New Roman" w:hAnsi="Times New Roman" w:eastAsia="宋体"/>
                  <w:b w:val="0"/>
                  <w:sz w:val="18"/>
                </w:rPr>
                <w:delText>2022</w:delText>
              </w:r>
            </w:del>
          </w:p>
        </w:tc>
        <w:tc>
          <w:tcPr>
            <w:tcW w:w="1039" w:type="dxa"/>
            <w:tcMar>
              <w:left w:w="70" w:type="dxa"/>
              <w:right w:w="70" w:type="dxa"/>
            </w:tcMar>
            <w:vAlign w:val="center"/>
          </w:tcPr>
          <w:p w14:paraId="018D5D23">
            <w:pPr>
              <w:keepNext/>
              <w:spacing w:before="20" w:after="20" w:line="260" w:lineRule="exact"/>
              <w:ind w:left="0" w:leftChars="0" w:right="0" w:rightChars="0" w:firstLine="0" w:firstLineChars="0"/>
              <w:jc w:val="center"/>
              <w:rPr>
                <w:del w:id="7771" w:author="xh" w:date="2026-10-19T10:44:53+08:00"/>
              </w:rPr>
            </w:pPr>
            <w:del w:id="7772" w:author="xh" w:date="2026-10-19T10:44:53+08:00">
              <w:r>
                <w:rPr>
                  <w:rFonts w:ascii="Times New Roman" w:hAnsi="Times New Roman" w:eastAsia="宋体"/>
                  <w:b w:val="0"/>
                  <w:sz w:val="18"/>
                </w:rPr>
                <w:delText>20+50</w:delText>
              </w:r>
            </w:del>
          </w:p>
        </w:tc>
        <w:tc>
          <w:tcPr>
            <w:tcW w:w="1039" w:type="dxa"/>
            <w:tcMar>
              <w:left w:w="70" w:type="dxa"/>
              <w:right w:w="70" w:type="dxa"/>
            </w:tcMar>
            <w:vAlign w:val="center"/>
          </w:tcPr>
          <w:p w14:paraId="3840D85E">
            <w:pPr>
              <w:keepNext/>
              <w:spacing w:before="20" w:after="20" w:line="260" w:lineRule="exact"/>
              <w:ind w:left="0" w:leftChars="0" w:right="0" w:rightChars="0" w:firstLine="0" w:firstLineChars="0"/>
              <w:jc w:val="center"/>
              <w:rPr>
                <w:del w:id="7773" w:author="xh" w:date="2026-10-19T10:44:53+08:00"/>
              </w:rPr>
            </w:pPr>
            <w:del w:id="7774" w:author="xh" w:date="2026-10-19T10:44:53+08:00">
              <w:r>
                <w:rPr>
                  <w:rFonts w:ascii="Times New Roman" w:hAnsi="Times New Roman" w:eastAsia="宋体"/>
                  <w:b w:val="0"/>
                  <w:sz w:val="18"/>
                </w:rPr>
                <w:delText>70.00</w:delText>
              </w:r>
            </w:del>
          </w:p>
        </w:tc>
        <w:tc>
          <w:tcPr>
            <w:tcW w:w="1039" w:type="dxa"/>
            <w:tcMar>
              <w:left w:w="70" w:type="dxa"/>
              <w:right w:w="70" w:type="dxa"/>
            </w:tcMar>
            <w:vAlign w:val="center"/>
          </w:tcPr>
          <w:p w14:paraId="160758A0">
            <w:pPr>
              <w:keepNext/>
              <w:spacing w:before="20" w:after="20" w:line="260" w:lineRule="exact"/>
              <w:ind w:left="0" w:leftChars="0" w:right="0" w:rightChars="0" w:firstLine="0" w:firstLineChars="0"/>
              <w:jc w:val="center"/>
              <w:rPr>
                <w:del w:id="7775" w:author="xh" w:date="2026-10-19T10:44:53+08:00"/>
              </w:rPr>
            </w:pPr>
            <w:del w:id="7776"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7C4500EA">
            <w:pPr>
              <w:keepNext/>
              <w:spacing w:before="20" w:after="20" w:line="260" w:lineRule="exact"/>
              <w:ind w:left="0" w:leftChars="0" w:right="0" w:rightChars="0" w:firstLine="0" w:firstLineChars="0"/>
              <w:jc w:val="center"/>
              <w:rPr>
                <w:del w:id="7777" w:author="xh" w:date="2026-10-19T10:44:53+08:00"/>
              </w:rPr>
            </w:pPr>
            <w:del w:id="7778"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4B9823F2">
            <w:pPr>
              <w:keepNext/>
              <w:spacing w:before="20" w:after="20" w:line="260" w:lineRule="exact"/>
              <w:ind w:left="0" w:leftChars="0" w:right="0" w:rightChars="0" w:firstLine="0" w:firstLineChars="0"/>
              <w:jc w:val="center"/>
              <w:rPr>
                <w:del w:id="7779" w:author="xh" w:date="2026-10-19T10:44:53+08:00"/>
              </w:rPr>
            </w:pPr>
            <w:del w:id="7780"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0F3697BD">
            <w:pPr>
              <w:keepNext/>
              <w:spacing w:before="20" w:after="20" w:line="260" w:lineRule="exact"/>
              <w:ind w:left="0" w:leftChars="0" w:right="0" w:rightChars="0" w:firstLine="0" w:firstLineChars="0"/>
              <w:jc w:val="center"/>
              <w:rPr>
                <w:del w:id="7781" w:author="xh" w:date="2026-10-19T10:44:53+08:00"/>
              </w:rPr>
            </w:pPr>
            <w:del w:id="7782" w:author="xh" w:date="2026-10-19T10:44:53+08:00">
              <w:r>
                <w:rPr>
                  <w:rFonts w:ascii="Times New Roman" w:hAnsi="Times New Roman" w:eastAsia="宋体"/>
                  <w:b w:val="0"/>
                  <w:sz w:val="18"/>
                </w:rPr>
                <w:delText>26.13</w:delText>
              </w:r>
            </w:del>
          </w:p>
        </w:tc>
      </w:tr>
      <w:tr w14:paraId="1B5F5C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7684" w:author="xh" w:date="2026-10-19T10:44:53+08:00"/>
        </w:trPr>
        <w:tc>
          <w:tcPr>
            <w:tcW w:w="1039" w:type="dxa"/>
            <w:tcMar>
              <w:left w:w="70" w:type="dxa"/>
              <w:right w:w="70" w:type="dxa"/>
            </w:tcMar>
            <w:vAlign w:val="center"/>
          </w:tcPr>
          <w:p w14:paraId="7F52F786">
            <w:pPr>
              <w:keepNext/>
              <w:spacing w:before="20" w:after="20" w:line="260" w:lineRule="exact"/>
              <w:ind w:left="0" w:leftChars="0" w:right="0" w:rightChars="0" w:firstLine="0" w:firstLineChars="0"/>
              <w:jc w:val="center"/>
              <w:rPr>
                <w:del w:id="7783" w:author="xh" w:date="2026-10-19T10:44:53+08:00"/>
              </w:rPr>
            </w:pPr>
            <w:del w:id="7784" w:author="xh" w:date="2026-10-19T10:44:53+08:00">
              <w:r>
                <w:rPr>
                  <w:rFonts w:ascii="Times New Roman" w:hAnsi="Times New Roman" w:eastAsia="宋体"/>
                  <w:b w:val="0"/>
                  <w:sz w:val="18"/>
                </w:rPr>
                <w:delText>弹性</w:delText>
              </w:r>
            </w:del>
          </w:p>
        </w:tc>
        <w:tc>
          <w:tcPr>
            <w:tcW w:w="1039" w:type="dxa"/>
            <w:tcMar>
              <w:left w:w="70" w:type="dxa"/>
              <w:right w:w="70" w:type="dxa"/>
            </w:tcMar>
            <w:vAlign w:val="center"/>
          </w:tcPr>
          <w:p w14:paraId="7A1A4CAE">
            <w:pPr>
              <w:keepNext/>
              <w:spacing w:before="20" w:after="20" w:line="260" w:lineRule="exact"/>
              <w:ind w:left="0" w:leftChars="0" w:right="0" w:rightChars="0" w:firstLine="0" w:firstLineChars="0"/>
              <w:jc w:val="center"/>
              <w:rPr>
                <w:del w:id="7785" w:author="xh" w:date="2026-10-19T10:44:53+08:00"/>
              </w:rPr>
            </w:pPr>
            <w:del w:id="7786" w:author="xh" w:date="2026-10-19T10:44:53+08:00">
              <w:r>
                <w:rPr>
                  <w:rFonts w:ascii="Times New Roman" w:hAnsi="Times New Roman" w:eastAsia="宋体"/>
                  <w:b w:val="0"/>
                  <w:sz w:val="18"/>
                </w:rPr>
                <w:delText>2023</w:delText>
              </w:r>
            </w:del>
          </w:p>
        </w:tc>
        <w:tc>
          <w:tcPr>
            <w:tcW w:w="1039" w:type="dxa"/>
            <w:tcMar>
              <w:left w:w="70" w:type="dxa"/>
              <w:right w:w="70" w:type="dxa"/>
            </w:tcMar>
            <w:vAlign w:val="center"/>
          </w:tcPr>
          <w:p w14:paraId="6FB8BF90">
            <w:pPr>
              <w:keepNext/>
              <w:spacing w:before="20" w:after="20" w:line="260" w:lineRule="exact"/>
              <w:ind w:left="0" w:leftChars="0" w:right="0" w:rightChars="0" w:firstLine="0" w:firstLineChars="0"/>
              <w:jc w:val="center"/>
              <w:rPr>
                <w:del w:id="7787" w:author="xh" w:date="2026-10-19T10:44:53+08:00"/>
              </w:rPr>
            </w:pPr>
            <w:del w:id="7788" w:author="xh" w:date="2026-10-19T10:44:53+08:00">
              <w:r>
                <w:rPr>
                  <w:rFonts w:ascii="Times New Roman" w:hAnsi="Times New Roman" w:eastAsia="宋体"/>
                  <w:b w:val="0"/>
                  <w:sz w:val="18"/>
                </w:rPr>
                <w:delText>20+50</w:delText>
              </w:r>
            </w:del>
          </w:p>
        </w:tc>
        <w:tc>
          <w:tcPr>
            <w:tcW w:w="1039" w:type="dxa"/>
            <w:tcMar>
              <w:left w:w="70" w:type="dxa"/>
              <w:right w:w="70" w:type="dxa"/>
            </w:tcMar>
            <w:vAlign w:val="center"/>
          </w:tcPr>
          <w:p w14:paraId="44CF05A8">
            <w:pPr>
              <w:keepNext/>
              <w:spacing w:before="20" w:after="20" w:line="260" w:lineRule="exact"/>
              <w:ind w:left="0" w:leftChars="0" w:right="0" w:rightChars="0" w:firstLine="0" w:firstLineChars="0"/>
              <w:jc w:val="center"/>
              <w:rPr>
                <w:del w:id="7789" w:author="xh" w:date="2026-10-19T10:44:53+08:00"/>
              </w:rPr>
            </w:pPr>
            <w:del w:id="7790" w:author="xh" w:date="2026-10-19T10:44:53+08:00">
              <w:r>
                <w:rPr>
                  <w:rFonts w:ascii="Times New Roman" w:hAnsi="Times New Roman" w:eastAsia="宋体"/>
                  <w:b w:val="0"/>
                  <w:sz w:val="18"/>
                </w:rPr>
                <w:delText>70.00</w:delText>
              </w:r>
            </w:del>
          </w:p>
        </w:tc>
        <w:tc>
          <w:tcPr>
            <w:tcW w:w="1039" w:type="dxa"/>
            <w:tcMar>
              <w:left w:w="70" w:type="dxa"/>
              <w:right w:w="70" w:type="dxa"/>
            </w:tcMar>
            <w:vAlign w:val="center"/>
          </w:tcPr>
          <w:p w14:paraId="4A3973C5">
            <w:pPr>
              <w:keepNext/>
              <w:spacing w:before="20" w:after="20" w:line="260" w:lineRule="exact"/>
              <w:ind w:left="0" w:leftChars="0" w:right="0" w:rightChars="0" w:firstLine="0" w:firstLineChars="0"/>
              <w:jc w:val="center"/>
              <w:rPr>
                <w:del w:id="7791" w:author="xh" w:date="2026-10-19T10:44:53+08:00"/>
              </w:rPr>
            </w:pPr>
            <w:del w:id="7792"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607CC4EA">
            <w:pPr>
              <w:keepNext/>
              <w:spacing w:before="20" w:after="20" w:line="260" w:lineRule="exact"/>
              <w:ind w:left="0" w:leftChars="0" w:right="0" w:rightChars="0" w:firstLine="0" w:firstLineChars="0"/>
              <w:jc w:val="center"/>
              <w:rPr>
                <w:del w:id="7793" w:author="xh" w:date="2026-10-19T10:44:53+08:00"/>
              </w:rPr>
            </w:pPr>
            <w:del w:id="7794"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3E81AC41">
            <w:pPr>
              <w:keepNext/>
              <w:spacing w:before="20" w:after="20" w:line="260" w:lineRule="exact"/>
              <w:ind w:left="0" w:leftChars="0" w:right="0" w:rightChars="0" w:firstLine="0" w:firstLineChars="0"/>
              <w:jc w:val="center"/>
              <w:rPr>
                <w:del w:id="7795" w:author="xh" w:date="2026-10-19T10:44:53+08:00"/>
              </w:rPr>
            </w:pPr>
            <w:del w:id="7796"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3879E86D">
            <w:pPr>
              <w:keepNext/>
              <w:spacing w:before="20" w:after="20" w:line="260" w:lineRule="exact"/>
              <w:ind w:left="0" w:leftChars="0" w:right="0" w:rightChars="0" w:firstLine="0" w:firstLineChars="0"/>
              <w:jc w:val="center"/>
              <w:rPr>
                <w:del w:id="7797" w:author="xh" w:date="2026-10-19T10:44:53+08:00"/>
              </w:rPr>
            </w:pPr>
            <w:del w:id="7798" w:author="xh" w:date="2026-10-19T10:44:53+08:00">
              <w:r>
                <w:rPr>
                  <w:rFonts w:ascii="Times New Roman" w:hAnsi="Times New Roman" w:eastAsia="宋体"/>
                  <w:b w:val="0"/>
                  <w:sz w:val="18"/>
                </w:rPr>
                <w:delText>24.11</w:delText>
              </w:r>
            </w:del>
          </w:p>
        </w:tc>
      </w:tr>
      <w:tr w14:paraId="7BCBC3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7685" w:author="xh" w:date="2026-10-19T10:44:53+08:00"/>
        </w:trPr>
        <w:tc>
          <w:tcPr>
            <w:tcW w:w="1039" w:type="dxa"/>
            <w:tcMar>
              <w:left w:w="70" w:type="dxa"/>
              <w:right w:w="70" w:type="dxa"/>
            </w:tcMar>
            <w:vAlign w:val="center"/>
          </w:tcPr>
          <w:p w14:paraId="648B9007">
            <w:pPr>
              <w:keepNext/>
              <w:spacing w:before="20" w:after="20" w:line="260" w:lineRule="exact"/>
              <w:ind w:left="0" w:leftChars="0" w:right="0" w:rightChars="0" w:firstLine="0" w:firstLineChars="0"/>
              <w:jc w:val="center"/>
              <w:rPr>
                <w:del w:id="7799" w:author="xh" w:date="2026-10-19T10:44:53+08:00"/>
              </w:rPr>
            </w:pPr>
            <w:del w:id="7800" w:author="xh" w:date="2026-10-19T10:44:53+08:00">
              <w:r>
                <w:rPr>
                  <w:rFonts w:ascii="Times New Roman" w:hAnsi="Times New Roman" w:eastAsia="宋体"/>
                  <w:b w:val="0"/>
                  <w:sz w:val="18"/>
                </w:rPr>
                <w:delText>弹性</w:delText>
              </w:r>
            </w:del>
          </w:p>
        </w:tc>
        <w:tc>
          <w:tcPr>
            <w:tcW w:w="1039" w:type="dxa"/>
            <w:tcMar>
              <w:left w:w="70" w:type="dxa"/>
              <w:right w:w="70" w:type="dxa"/>
            </w:tcMar>
            <w:vAlign w:val="center"/>
          </w:tcPr>
          <w:p w14:paraId="7E4F5D57">
            <w:pPr>
              <w:keepNext/>
              <w:spacing w:before="20" w:after="20" w:line="260" w:lineRule="exact"/>
              <w:ind w:left="0" w:leftChars="0" w:right="0" w:rightChars="0" w:firstLine="0" w:firstLineChars="0"/>
              <w:jc w:val="center"/>
              <w:rPr>
                <w:del w:id="7801" w:author="xh" w:date="2026-10-19T10:44:53+08:00"/>
              </w:rPr>
            </w:pPr>
            <w:del w:id="7802" w:author="xh" w:date="2026-10-19T10:44:53+08:00">
              <w:r>
                <w:rPr>
                  <w:rFonts w:ascii="Times New Roman" w:hAnsi="Times New Roman" w:eastAsia="宋体"/>
                  <w:b w:val="0"/>
                  <w:sz w:val="18"/>
                </w:rPr>
                <w:delText>2024</w:delText>
              </w:r>
            </w:del>
          </w:p>
        </w:tc>
        <w:tc>
          <w:tcPr>
            <w:tcW w:w="1039" w:type="dxa"/>
            <w:tcMar>
              <w:left w:w="70" w:type="dxa"/>
              <w:right w:w="70" w:type="dxa"/>
            </w:tcMar>
            <w:vAlign w:val="center"/>
          </w:tcPr>
          <w:p w14:paraId="3D4F0A01">
            <w:pPr>
              <w:keepNext/>
              <w:spacing w:before="20" w:after="20" w:line="260" w:lineRule="exact"/>
              <w:ind w:left="0" w:leftChars="0" w:right="0" w:rightChars="0" w:firstLine="0" w:firstLineChars="0"/>
              <w:jc w:val="center"/>
              <w:rPr>
                <w:del w:id="7803" w:author="xh" w:date="2026-10-19T10:44:53+08:00"/>
              </w:rPr>
            </w:pPr>
            <w:del w:id="7804" w:author="xh" w:date="2026-10-19T10:44:53+08:00">
              <w:r>
                <w:rPr>
                  <w:rFonts w:ascii="Times New Roman" w:hAnsi="Times New Roman" w:eastAsia="宋体"/>
                  <w:b w:val="0"/>
                  <w:sz w:val="18"/>
                </w:rPr>
                <w:delText>31.5+50</w:delText>
              </w:r>
            </w:del>
          </w:p>
        </w:tc>
        <w:tc>
          <w:tcPr>
            <w:tcW w:w="1039" w:type="dxa"/>
            <w:tcMar>
              <w:left w:w="70" w:type="dxa"/>
              <w:right w:w="70" w:type="dxa"/>
            </w:tcMar>
            <w:vAlign w:val="center"/>
          </w:tcPr>
          <w:p w14:paraId="5F1AD57B">
            <w:pPr>
              <w:keepNext/>
              <w:spacing w:before="20" w:after="20" w:line="260" w:lineRule="exact"/>
              <w:ind w:left="0" w:leftChars="0" w:right="0" w:rightChars="0" w:firstLine="0" w:firstLineChars="0"/>
              <w:jc w:val="center"/>
              <w:rPr>
                <w:del w:id="7805" w:author="xh" w:date="2026-10-19T10:44:53+08:00"/>
              </w:rPr>
            </w:pPr>
            <w:del w:id="7806" w:author="xh" w:date="2026-10-19T10:44:53+08:00">
              <w:r>
                <w:rPr>
                  <w:rFonts w:ascii="Times New Roman" w:hAnsi="Times New Roman" w:eastAsia="宋体"/>
                  <w:b w:val="0"/>
                  <w:sz w:val="18"/>
                </w:rPr>
                <w:delText>81.50</w:delText>
              </w:r>
            </w:del>
          </w:p>
        </w:tc>
        <w:tc>
          <w:tcPr>
            <w:tcW w:w="1039" w:type="dxa"/>
            <w:tcMar>
              <w:left w:w="70" w:type="dxa"/>
              <w:right w:w="70" w:type="dxa"/>
            </w:tcMar>
            <w:vAlign w:val="center"/>
          </w:tcPr>
          <w:p w14:paraId="5D1CC641">
            <w:pPr>
              <w:keepNext/>
              <w:spacing w:before="20" w:after="20" w:line="260" w:lineRule="exact"/>
              <w:ind w:left="0" w:leftChars="0" w:right="0" w:rightChars="0" w:firstLine="0" w:firstLineChars="0"/>
              <w:jc w:val="center"/>
              <w:rPr>
                <w:del w:id="7807" w:author="xh" w:date="2026-10-19T10:44:53+08:00"/>
              </w:rPr>
            </w:pPr>
            <w:del w:id="7808"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4C833486">
            <w:pPr>
              <w:keepNext/>
              <w:spacing w:before="20" w:after="20" w:line="260" w:lineRule="exact"/>
              <w:ind w:left="0" w:leftChars="0" w:right="0" w:rightChars="0" w:firstLine="0" w:firstLineChars="0"/>
              <w:jc w:val="center"/>
              <w:rPr>
                <w:del w:id="7809" w:author="xh" w:date="2026-10-19T10:44:53+08:00"/>
              </w:rPr>
            </w:pPr>
            <w:del w:id="7810"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5774C1CE">
            <w:pPr>
              <w:keepNext/>
              <w:spacing w:before="20" w:after="20" w:line="260" w:lineRule="exact"/>
              <w:ind w:left="0" w:leftChars="0" w:right="0" w:rightChars="0" w:firstLine="0" w:firstLineChars="0"/>
              <w:jc w:val="center"/>
              <w:rPr>
                <w:del w:id="7811" w:author="xh" w:date="2026-10-19T10:44:53+08:00"/>
              </w:rPr>
            </w:pPr>
            <w:del w:id="7812"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1BCBB83A">
            <w:pPr>
              <w:keepNext/>
              <w:spacing w:before="20" w:after="20" w:line="260" w:lineRule="exact"/>
              <w:ind w:left="0" w:leftChars="0" w:right="0" w:rightChars="0" w:firstLine="0" w:firstLineChars="0"/>
              <w:jc w:val="center"/>
              <w:rPr>
                <w:del w:id="7813" w:author="xh" w:date="2026-10-19T10:44:53+08:00"/>
              </w:rPr>
            </w:pPr>
            <w:del w:id="7814" w:author="xh" w:date="2026-10-19T10:44:53+08:00">
              <w:r>
                <w:rPr>
                  <w:rFonts w:ascii="Times New Roman" w:hAnsi="Times New Roman" w:eastAsia="宋体"/>
                  <w:b w:val="0"/>
                  <w:sz w:val="18"/>
                </w:rPr>
                <w:delText>27.32</w:delText>
              </w:r>
            </w:del>
          </w:p>
        </w:tc>
      </w:tr>
      <w:tr w14:paraId="10808B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7686" w:author="xh" w:date="2026-10-19T10:44:53+08:00"/>
        </w:trPr>
        <w:tc>
          <w:tcPr>
            <w:tcW w:w="1039" w:type="dxa"/>
            <w:tcMar>
              <w:left w:w="70" w:type="dxa"/>
              <w:right w:w="70" w:type="dxa"/>
            </w:tcMar>
            <w:vAlign w:val="center"/>
          </w:tcPr>
          <w:p w14:paraId="169F5793">
            <w:pPr>
              <w:keepNext w:val="0"/>
              <w:spacing w:before="20" w:after="20" w:line="260" w:lineRule="exact"/>
              <w:ind w:left="0" w:leftChars="0" w:right="0" w:rightChars="0" w:firstLine="0" w:firstLineChars="0"/>
              <w:jc w:val="center"/>
              <w:rPr>
                <w:del w:id="7815" w:author="xh" w:date="2026-10-19T10:44:53+08:00"/>
              </w:rPr>
            </w:pPr>
            <w:del w:id="7816" w:author="xh" w:date="2026-10-19T10:44:53+08:00">
              <w:r>
                <w:rPr>
                  <w:rFonts w:ascii="Times New Roman" w:hAnsi="Times New Roman" w:eastAsia="宋体"/>
                  <w:b w:val="0"/>
                  <w:sz w:val="18"/>
                </w:rPr>
                <w:delText>弹性</w:delText>
              </w:r>
            </w:del>
          </w:p>
        </w:tc>
        <w:tc>
          <w:tcPr>
            <w:tcW w:w="1039" w:type="dxa"/>
            <w:tcMar>
              <w:left w:w="70" w:type="dxa"/>
              <w:right w:w="70" w:type="dxa"/>
            </w:tcMar>
            <w:vAlign w:val="center"/>
          </w:tcPr>
          <w:p w14:paraId="4EDE5B09">
            <w:pPr>
              <w:keepNext w:val="0"/>
              <w:spacing w:before="20" w:after="20" w:line="260" w:lineRule="exact"/>
              <w:ind w:left="0" w:leftChars="0" w:right="0" w:rightChars="0" w:firstLine="0" w:firstLineChars="0"/>
              <w:jc w:val="center"/>
              <w:rPr>
                <w:del w:id="7817" w:author="xh" w:date="2026-10-19T10:44:53+08:00"/>
              </w:rPr>
            </w:pPr>
            <w:del w:id="7818" w:author="xh" w:date="2026-10-19T10:44:53+08:00">
              <w:r>
                <w:rPr>
                  <w:rFonts w:ascii="Times New Roman" w:hAnsi="Times New Roman" w:eastAsia="宋体"/>
                  <w:b w:val="0"/>
                  <w:sz w:val="18"/>
                </w:rPr>
                <w:delText>2025</w:delText>
              </w:r>
            </w:del>
          </w:p>
        </w:tc>
        <w:tc>
          <w:tcPr>
            <w:tcW w:w="1039" w:type="dxa"/>
            <w:tcMar>
              <w:left w:w="70" w:type="dxa"/>
              <w:right w:w="70" w:type="dxa"/>
            </w:tcMar>
            <w:vAlign w:val="center"/>
          </w:tcPr>
          <w:p w14:paraId="7583046F">
            <w:pPr>
              <w:keepNext w:val="0"/>
              <w:spacing w:before="20" w:after="20" w:line="260" w:lineRule="exact"/>
              <w:ind w:left="0" w:leftChars="0" w:right="0" w:rightChars="0" w:firstLine="0" w:firstLineChars="0"/>
              <w:jc w:val="center"/>
              <w:rPr>
                <w:del w:id="7819" w:author="xh" w:date="2026-10-19T10:44:53+08:00"/>
              </w:rPr>
            </w:pPr>
            <w:del w:id="7820" w:author="xh" w:date="2026-10-19T10:44:53+08:00">
              <w:r>
                <w:rPr>
                  <w:rFonts w:ascii="Times New Roman" w:hAnsi="Times New Roman" w:eastAsia="宋体"/>
                  <w:b w:val="0"/>
                  <w:sz w:val="18"/>
                </w:rPr>
                <w:delText>31.5+50</w:delText>
              </w:r>
            </w:del>
          </w:p>
        </w:tc>
        <w:tc>
          <w:tcPr>
            <w:tcW w:w="1039" w:type="dxa"/>
            <w:tcMar>
              <w:left w:w="70" w:type="dxa"/>
              <w:right w:w="70" w:type="dxa"/>
            </w:tcMar>
            <w:vAlign w:val="center"/>
          </w:tcPr>
          <w:p w14:paraId="52D94224">
            <w:pPr>
              <w:keepNext w:val="0"/>
              <w:spacing w:before="20" w:after="20" w:line="260" w:lineRule="exact"/>
              <w:ind w:left="0" w:leftChars="0" w:right="0" w:rightChars="0" w:firstLine="0" w:firstLineChars="0"/>
              <w:jc w:val="center"/>
              <w:rPr>
                <w:del w:id="7821" w:author="xh" w:date="2026-10-19T10:44:53+08:00"/>
              </w:rPr>
            </w:pPr>
            <w:del w:id="7822" w:author="xh" w:date="2026-10-19T10:44:53+08:00">
              <w:r>
                <w:rPr>
                  <w:rFonts w:ascii="Times New Roman" w:hAnsi="Times New Roman" w:eastAsia="宋体"/>
                  <w:b w:val="0"/>
                  <w:sz w:val="18"/>
                </w:rPr>
                <w:delText>81.50</w:delText>
              </w:r>
            </w:del>
          </w:p>
        </w:tc>
        <w:tc>
          <w:tcPr>
            <w:tcW w:w="1039" w:type="dxa"/>
            <w:tcMar>
              <w:left w:w="70" w:type="dxa"/>
              <w:right w:w="70" w:type="dxa"/>
            </w:tcMar>
            <w:vAlign w:val="center"/>
          </w:tcPr>
          <w:p w14:paraId="66445CD7">
            <w:pPr>
              <w:keepNext w:val="0"/>
              <w:spacing w:before="20" w:after="20" w:line="260" w:lineRule="exact"/>
              <w:ind w:left="0" w:leftChars="0" w:right="0" w:rightChars="0" w:firstLine="0" w:firstLineChars="0"/>
              <w:jc w:val="center"/>
              <w:rPr>
                <w:del w:id="7823" w:author="xh" w:date="2026-10-19T10:44:53+08:00"/>
              </w:rPr>
            </w:pPr>
            <w:del w:id="7824"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005DEE08">
            <w:pPr>
              <w:keepNext w:val="0"/>
              <w:spacing w:before="20" w:after="20" w:line="260" w:lineRule="exact"/>
              <w:ind w:left="0" w:leftChars="0" w:right="0" w:rightChars="0" w:firstLine="0" w:firstLineChars="0"/>
              <w:jc w:val="center"/>
              <w:rPr>
                <w:del w:id="7825" w:author="xh" w:date="2026-10-19T10:44:53+08:00"/>
              </w:rPr>
            </w:pPr>
            <w:del w:id="7826"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21956461">
            <w:pPr>
              <w:keepNext w:val="0"/>
              <w:spacing w:before="20" w:after="20" w:line="260" w:lineRule="exact"/>
              <w:ind w:left="0" w:leftChars="0" w:right="0" w:rightChars="0" w:firstLine="0" w:firstLineChars="0"/>
              <w:jc w:val="center"/>
              <w:rPr>
                <w:del w:id="7827" w:author="xh" w:date="2026-10-19T10:44:53+08:00"/>
              </w:rPr>
            </w:pPr>
            <w:del w:id="7828" w:author="xh" w:date="2026-10-19T10:44:53+08:00">
              <w:r>
                <w:rPr>
                  <w:rFonts w:ascii="Times New Roman" w:hAnsi="Times New Roman" w:eastAsia="宋体"/>
                  <w:b w:val="0"/>
                  <w:sz w:val="18"/>
                </w:rPr>
                <w:delText>0.00</w:delText>
              </w:r>
            </w:del>
          </w:p>
        </w:tc>
        <w:tc>
          <w:tcPr>
            <w:tcW w:w="1039" w:type="dxa"/>
            <w:tcMar>
              <w:left w:w="70" w:type="dxa"/>
              <w:right w:w="70" w:type="dxa"/>
            </w:tcMar>
            <w:vAlign w:val="center"/>
          </w:tcPr>
          <w:p w14:paraId="78F03ABF">
            <w:pPr>
              <w:keepNext w:val="0"/>
              <w:spacing w:before="20" w:after="20" w:line="260" w:lineRule="exact"/>
              <w:ind w:left="0" w:leftChars="0" w:right="0" w:rightChars="0" w:firstLine="0" w:firstLineChars="0"/>
              <w:jc w:val="center"/>
              <w:rPr>
                <w:del w:id="7829" w:author="xh" w:date="2026-10-19T10:44:53+08:00"/>
              </w:rPr>
            </w:pPr>
            <w:del w:id="7830" w:author="xh" w:date="2026-10-19T10:44:53+08:00">
              <w:r>
                <w:rPr>
                  <w:rFonts w:ascii="Times New Roman" w:hAnsi="Times New Roman" w:eastAsia="宋体"/>
                  <w:b w:val="0"/>
                  <w:sz w:val="18"/>
                </w:rPr>
                <w:delText>30.29</w:delText>
              </w:r>
            </w:del>
          </w:p>
        </w:tc>
      </w:tr>
      <w:tr>
        <w:trPr>
          <w:cantSplit/>
          <w:tblHeader/>
          <w:ins w:id="7831" w:author="xh" w:date="2026-10-19T10:44:5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40" w:author="xh" w:date="2026-10-19T10:44:53+08:00"/>
              </w:rPr>
            </w:pPr>
            <w:ins w:id="7841" w:author="xh" w:date="2026-10-19T10:44:53+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42" w:author="xh" w:date="2026-10-19T10:44:53+08:00"/>
              </w:rPr>
            </w:pPr>
            <w:ins w:id="7843" w:author="xh" w:date="2026-10-19T10:44:53+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44" w:author="xh" w:date="2026-10-19T10:44:53+08:00"/>
              </w:rPr>
            </w:pPr>
            <w:ins w:id="7845" w:author="xh" w:date="2026-10-19T10:44:53+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46" w:author="xh" w:date="2026-10-19T10:44:53+08:00"/>
              </w:rPr>
            </w:pPr>
            <w:ins w:id="7847" w:author="xh" w:date="2026-10-19T10:44:53+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48" w:author="xh" w:date="2026-10-19T10:44:53+08:00"/>
              </w:rPr>
            </w:pPr>
            <w:ins w:id="7849" w:author="xh" w:date="2026-10-19T10:44:53+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50" w:author="xh" w:date="2026-10-19T10:44:53+08:00"/>
              </w:rPr>
            </w:pPr>
            <w:ins w:id="7851" w:author="xh" w:date="2026-10-19T10:44:53+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52" w:author="xh" w:date="2026-10-19T10:44:53+08:00"/>
              </w:rPr>
            </w:pPr>
            <w:ins w:id="7853" w:author="xh" w:date="2026-10-19T10:44:53+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54" w:author="xh" w:date="2026-10-19T10:44:53+08:00"/>
              </w:rPr>
            </w:pPr>
            <w:ins w:id="7855" w:author="xh" w:date="2026-10-19T10:44:53+08:00">
              <w:r>
                <w:rPr>
                  <w:rFonts w:ascii="Times New Roman" w:hAnsi="Times New Roman" w:eastAsia="宋体"/>
                  <w:b/>
                  <w:sz w:val="18"/>
                </w:rPr>
                <w:t>转接后净负荷/MW</w:t>
              </w:r>
            </w:ins>
          </w:p>
        </w:tc>
      </w:tr>
      <w:tr>
        <w:trPr>
          <w:cantSplit/>
          <w:ins w:id="7832" w:author="xh" w:date="2026-10-19T10:44:5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56" w:author="xh" w:date="2026-10-19T10:44:53+08:00"/>
              </w:rPr>
            </w:pPr>
            <w:ins w:id="7857" w:author="xh" w:date="2026-10-19T10:44:53+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58" w:author="xh" w:date="2026-10-19T10:44:53+08:00"/>
              </w:rPr>
            </w:pPr>
            <w:ins w:id="7859" w:author="xh" w:date="2026-10-19T10:44:53+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60" w:author="xh" w:date="2026-10-19T10:44:53+08:00"/>
              </w:rPr>
            </w:pPr>
            <w:ins w:id="7861" w:author="xh" w:date="2026-10-19T10:44:53+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62" w:author="xh" w:date="2026-10-19T10:44:53+08:00"/>
              </w:rPr>
            </w:pPr>
            <w:ins w:id="7863" w:author="xh" w:date="2026-10-19T10:44:53+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64" w:author="xh" w:date="2026-10-19T10:44:53+08:00"/>
              </w:rPr>
            </w:pPr>
            <w:ins w:id="7865" w:author="xh" w:date="2026-10-19T10:44:5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66" w:author="xh" w:date="2026-10-19T10:44:53+08:00"/>
              </w:rPr>
            </w:pPr>
            <w:ins w:id="7867" w:author="xh" w:date="2026-10-19T10:44:53+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68" w:author="xh" w:date="2026-10-19T10:44:53+08:00"/>
              </w:rPr>
            </w:pPr>
            <w:ins w:id="7869" w:author="xh" w:date="2026-10-19T10:44:53+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70" w:author="xh" w:date="2026-10-19T10:44:53+08:00"/>
              </w:rPr>
            </w:pPr>
            <w:ins w:id="7871" w:author="xh" w:date="2026-10-19T10:44:53+08:00">
              <w:r>
                <w:rPr>
                  <w:rFonts w:ascii="Times New Roman" w:hAnsi="Times New Roman" w:eastAsia="宋体"/>
                  <w:b w:val="0"/>
                  <w:sz w:val="18"/>
                </w:rPr>
                <w:t>—</w:t>
              </w:r>
            </w:ins>
          </w:p>
        </w:tc>
      </w:tr>
      <w:tr>
        <w:trPr>
          <w:cantSplit/>
          <w:ins w:id="7833" w:author="xh" w:date="2026-10-19T10:44:5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72" w:author="xh" w:date="2026-10-19T10:44:53+08:00"/>
              </w:rPr>
            </w:pPr>
            <w:ins w:id="7873" w:author="xh" w:date="2026-10-19T10:44:53+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74" w:author="xh" w:date="2026-10-19T10:44:53+08:00"/>
              </w:rPr>
            </w:pPr>
            <w:ins w:id="7875" w:author="xh" w:date="2026-10-19T10:44:53+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76" w:author="xh" w:date="2026-10-19T10:44:53+08:00"/>
              </w:rPr>
            </w:pPr>
            <w:ins w:id="7877" w:author="xh" w:date="2026-10-19T10:44:53+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78" w:author="xh" w:date="2026-10-19T10:44:53+08:00"/>
              </w:rPr>
            </w:pPr>
            <w:ins w:id="7879" w:author="xh" w:date="2026-10-19T10:44:53+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80" w:author="xh" w:date="2026-10-19T10:44:53+08:00"/>
              </w:rPr>
            </w:pPr>
            <w:ins w:id="7881" w:author="xh" w:date="2026-10-19T10:44:5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82" w:author="xh" w:date="2026-10-19T10:44:53+08:00"/>
              </w:rPr>
            </w:pPr>
            <w:ins w:id="7883" w:author="xh" w:date="2026-10-19T10:44:5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84" w:author="xh" w:date="2026-10-19T10:44:53+08:00"/>
              </w:rPr>
            </w:pPr>
            <w:ins w:id="7885" w:author="xh" w:date="2026-10-19T10:44:5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86" w:author="xh" w:date="2026-10-19T10:44:53+08:00"/>
              </w:rPr>
            </w:pPr>
            <w:ins w:id="7887" w:author="xh" w:date="2026-10-19T10:44:53+08:00">
              <w:r>
                <w:rPr>
                  <w:rFonts w:ascii="Times New Roman" w:hAnsi="Times New Roman" w:eastAsia="宋体"/>
                  <w:b w:val="0"/>
                  <w:sz w:val="18"/>
                </w:rPr>
                <w:t>30.29</w:t>
              </w:r>
            </w:ins>
          </w:p>
        </w:tc>
      </w:tr>
      <w:tr>
        <w:trPr>
          <w:cantSplit/>
          <w:ins w:id="7834" w:author="xh" w:date="2026-10-19T10:44:5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88" w:author="xh" w:date="2026-10-19T10:44:53+08:00"/>
              </w:rPr>
            </w:pPr>
            <w:ins w:id="7889" w:author="xh" w:date="2026-10-19T10:44:53+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90" w:author="xh" w:date="2026-10-19T10:44:53+08:00"/>
              </w:rPr>
            </w:pPr>
            <w:ins w:id="7891" w:author="xh" w:date="2026-10-19T10:44:53+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92" w:author="xh" w:date="2026-10-19T10:44:53+08:00"/>
              </w:rPr>
            </w:pPr>
            <w:ins w:id="7893" w:author="xh" w:date="2026-10-19T10:44:53+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94" w:author="xh" w:date="2026-10-19T10:44:53+08:00"/>
              </w:rPr>
            </w:pPr>
            <w:ins w:id="7895" w:author="xh" w:date="2026-10-19T10:44:53+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96" w:author="xh" w:date="2026-10-19T10:44:53+08:00"/>
              </w:rPr>
            </w:pPr>
            <w:ins w:id="7897" w:author="xh" w:date="2026-10-19T10:44:5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898" w:author="xh" w:date="2026-10-19T10:44:53+08:00"/>
              </w:rPr>
            </w:pPr>
            <w:ins w:id="7899" w:author="xh" w:date="2026-10-19T10:44:5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00" w:author="xh" w:date="2026-10-19T10:44:53+08:00"/>
              </w:rPr>
            </w:pPr>
            <w:ins w:id="7901" w:author="xh" w:date="2026-10-19T10:44:5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02" w:author="xh" w:date="2026-10-19T10:44:53+08:00"/>
              </w:rPr>
            </w:pPr>
            <w:ins w:id="7903" w:author="xh" w:date="2026-10-19T10:44:53+08:00">
              <w:r>
                <w:rPr>
                  <w:rFonts w:ascii="Times New Roman" w:hAnsi="Times New Roman" w:eastAsia="宋体"/>
                  <w:b w:val="0"/>
                  <w:sz w:val="18"/>
                </w:rPr>
                <w:t>37.11</w:t>
              </w:r>
            </w:ins>
          </w:p>
        </w:tc>
      </w:tr>
      <w:tr>
        <w:trPr>
          <w:cantSplit/>
          <w:ins w:id="7835" w:author="xh" w:date="2026-10-19T10:44:5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04" w:author="xh" w:date="2026-10-19T10:44:53+08:00"/>
              </w:rPr>
            </w:pPr>
            <w:ins w:id="7905" w:author="xh" w:date="2026-10-19T10:44:53+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06" w:author="xh" w:date="2026-10-19T10:44:53+08:00"/>
              </w:rPr>
            </w:pPr>
            <w:ins w:id="7907" w:author="xh" w:date="2026-10-19T10:44:53+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08" w:author="xh" w:date="2026-10-19T10:44:53+08:00"/>
              </w:rPr>
            </w:pPr>
            <w:ins w:id="7909" w:author="xh" w:date="2026-10-19T10:44:53+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10" w:author="xh" w:date="2026-10-19T10:44:53+08:00"/>
              </w:rPr>
            </w:pPr>
            <w:ins w:id="7911" w:author="xh" w:date="2026-10-19T10:44:53+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12" w:author="xh" w:date="2026-10-19T10:44:53+08:00"/>
              </w:rPr>
            </w:pPr>
            <w:ins w:id="7913" w:author="xh" w:date="2026-10-19T10:44:53+08:00">
              <w:r>
                <w:rPr>
                  <w:rFonts w:ascii="Times New Roman" w:hAnsi="Times New Roman" w:eastAsia="宋体"/>
                  <w:b w:val="0"/>
                  <w:sz w:val="18"/>
                </w:rPr>
                <w:t>3.10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14" w:author="xh" w:date="2026-10-19T10:44:53+08:00"/>
              </w:rPr>
            </w:pPr>
            <w:ins w:id="7915" w:author="xh" w:date="2026-10-19T10:44:5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16" w:author="xh" w:date="2026-10-19T10:44:53+08:00"/>
              </w:rPr>
            </w:pPr>
            <w:ins w:id="7917" w:author="xh" w:date="2026-10-19T10:44:53+08:00">
              <w:r>
                <w:rPr>
                  <w:rFonts w:ascii="Times New Roman" w:hAnsi="Times New Roman" w:eastAsia="宋体"/>
                  <w:b w:val="0"/>
                  <w:sz w:val="18"/>
                </w:rPr>
                <w:t>0.88</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18" w:author="xh" w:date="2026-10-19T10:44:53+08:00"/>
              </w:rPr>
            </w:pPr>
            <w:ins w:id="7919" w:author="xh" w:date="2026-10-19T10:44:53+08:00">
              <w:r>
                <w:rPr>
                  <w:rFonts w:ascii="Times New Roman" w:hAnsi="Times New Roman" w:eastAsia="宋体"/>
                  <w:b w:val="0"/>
                  <w:sz w:val="18"/>
                </w:rPr>
                <w:t>45.52</w:t>
              </w:r>
            </w:ins>
          </w:p>
        </w:tc>
      </w:tr>
      <w:tr>
        <w:trPr>
          <w:cantSplit/>
          <w:ins w:id="7836" w:author="xh" w:date="2026-10-19T10:44:5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20" w:author="xh" w:date="2026-10-19T10:44:53+08:00"/>
              </w:rPr>
            </w:pPr>
            <w:ins w:id="7921" w:author="xh" w:date="2026-10-19T10:44:53+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22" w:author="xh" w:date="2026-10-19T10:44:53+08:00"/>
              </w:rPr>
            </w:pPr>
            <w:ins w:id="7923" w:author="xh" w:date="2026-10-19T10:44:53+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24" w:author="xh" w:date="2026-10-19T10:44:53+08:00"/>
              </w:rPr>
            </w:pPr>
            <w:ins w:id="7925" w:author="xh" w:date="2026-10-19T10:44:53+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26" w:author="xh" w:date="2026-10-19T10:44:53+08:00"/>
              </w:rPr>
            </w:pPr>
            <w:ins w:id="7927" w:author="xh" w:date="2026-10-19T10:44:53+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28" w:author="xh" w:date="2026-10-19T10:44:53+08:00"/>
              </w:rPr>
            </w:pPr>
            <w:ins w:id="7929" w:author="xh" w:date="2026-10-19T10:44:5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30" w:author="xh" w:date="2026-10-19T10:44:53+08:00"/>
              </w:rPr>
            </w:pPr>
            <w:ins w:id="7931" w:author="xh" w:date="2026-10-19T10:44:53+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32" w:author="xh" w:date="2026-10-19T10:44:53+08:00"/>
              </w:rPr>
            </w:pPr>
            <w:ins w:id="7933" w:author="xh" w:date="2026-10-19T10:44:53+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34" w:author="xh" w:date="2026-10-19T10:44:53+08:00"/>
              </w:rPr>
            </w:pPr>
            <w:ins w:id="7935" w:author="xh" w:date="2026-10-19T10:44:53+08:00">
              <w:r>
                <w:rPr>
                  <w:rFonts w:ascii="Times New Roman" w:hAnsi="Times New Roman" w:eastAsia="宋体"/>
                  <w:b w:val="0"/>
                  <w:sz w:val="18"/>
                </w:rPr>
                <w:t>—</w:t>
              </w:r>
            </w:ins>
          </w:p>
        </w:tc>
      </w:tr>
      <w:tr>
        <w:trPr>
          <w:cantSplit/>
          <w:ins w:id="7837" w:author="xh" w:date="2026-10-19T10:44:5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36" w:author="xh" w:date="2026-10-19T10:44:53+08:00"/>
              </w:rPr>
            </w:pPr>
            <w:ins w:id="7937" w:author="xh" w:date="2026-10-19T10:44:53+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38" w:author="xh" w:date="2026-10-19T10:44:53+08:00"/>
              </w:rPr>
            </w:pPr>
            <w:ins w:id="7939" w:author="xh" w:date="2026-10-19T10:44:53+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40" w:author="xh" w:date="2026-10-19T10:44:53+08:00"/>
              </w:rPr>
            </w:pPr>
            <w:ins w:id="7941" w:author="xh" w:date="2026-10-19T10:44:53+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42" w:author="xh" w:date="2026-10-19T10:44:53+08:00"/>
              </w:rPr>
            </w:pPr>
            <w:ins w:id="7943" w:author="xh" w:date="2026-10-19T10:44:53+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44" w:author="xh" w:date="2026-10-19T10:44:53+08:00"/>
              </w:rPr>
            </w:pPr>
            <w:ins w:id="7945" w:author="xh" w:date="2026-10-19T10:44:5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46" w:author="xh" w:date="2026-10-19T10:44:53+08:00"/>
              </w:rPr>
            </w:pPr>
            <w:ins w:id="7947" w:author="xh" w:date="2026-10-19T10:44:5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48" w:author="xh" w:date="2026-10-19T10:44:53+08:00"/>
              </w:rPr>
            </w:pPr>
            <w:ins w:id="7949" w:author="xh" w:date="2026-10-19T10:44:5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50" w:author="xh" w:date="2026-10-19T10:44:53+08:00"/>
              </w:rPr>
            </w:pPr>
            <w:ins w:id="7951" w:author="xh" w:date="2026-10-19T10:44:53+08:00">
              <w:r>
                <w:rPr>
                  <w:rFonts w:ascii="Times New Roman" w:hAnsi="Times New Roman" w:eastAsia="宋体"/>
                  <w:b w:val="0"/>
                  <w:sz w:val="18"/>
                </w:rPr>
                <w:t>30.29</w:t>
              </w:r>
            </w:ins>
          </w:p>
        </w:tc>
      </w:tr>
      <w:tr>
        <w:trPr>
          <w:cantSplit/>
          <w:ins w:id="7838" w:author="xh" w:date="2026-10-19T10:44:5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52" w:author="xh" w:date="2026-10-19T10:44:53+08:00"/>
              </w:rPr>
            </w:pPr>
            <w:ins w:id="7953" w:author="xh" w:date="2026-10-19T10:44:53+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54" w:author="xh" w:date="2026-10-19T10:44:53+08:00"/>
              </w:rPr>
            </w:pPr>
            <w:ins w:id="7955" w:author="xh" w:date="2026-10-19T10:44:53+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56" w:author="xh" w:date="2026-10-19T10:44:53+08:00"/>
              </w:rPr>
            </w:pPr>
            <w:ins w:id="7957" w:author="xh" w:date="2026-10-19T10:44:53+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58" w:author="xh" w:date="2026-10-19T10:44:53+08:00"/>
              </w:rPr>
            </w:pPr>
            <w:ins w:id="7959" w:author="xh" w:date="2026-10-19T10:44:53+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60" w:author="xh" w:date="2026-10-19T10:44:53+08:00"/>
              </w:rPr>
            </w:pPr>
            <w:ins w:id="7961" w:author="xh" w:date="2026-10-19T10:44:5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62" w:author="xh" w:date="2026-10-19T10:44:53+08:00"/>
              </w:rPr>
            </w:pPr>
            <w:ins w:id="7963" w:author="xh" w:date="2026-10-19T10:44:5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64" w:author="xh" w:date="2026-10-19T10:44:53+08:00"/>
              </w:rPr>
            </w:pPr>
            <w:ins w:id="7965" w:author="xh" w:date="2026-10-19T10:44:5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7966" w:author="xh" w:date="2026-10-19T10:44:53+08:00"/>
              </w:rPr>
            </w:pPr>
            <w:ins w:id="7967" w:author="xh" w:date="2026-10-19T10:44:53+08:00">
              <w:r>
                <w:rPr>
                  <w:rFonts w:ascii="Times New Roman" w:hAnsi="Times New Roman" w:eastAsia="宋体"/>
                  <w:b w:val="0"/>
                  <w:sz w:val="18"/>
                </w:rPr>
                <w:t>37.11</w:t>
              </w:r>
            </w:ins>
          </w:p>
        </w:tc>
      </w:tr>
      <w:tr>
        <w:trPr>
          <w:cantSplit/>
          <w:ins w:id="7839" w:author="xh" w:date="2026-10-19T10:44:53+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968" w:author="xh" w:date="2026-10-19T10:44:53+08:00"/>
              </w:rPr>
            </w:pPr>
            <w:ins w:id="7969" w:author="xh" w:date="2026-10-19T10:44:53+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970" w:author="xh" w:date="2026-10-19T10:44:53+08:00"/>
              </w:rPr>
            </w:pPr>
            <w:ins w:id="7971" w:author="xh" w:date="2026-10-19T10:44:53+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972" w:author="xh" w:date="2026-10-19T10:44:53+08:00"/>
              </w:rPr>
            </w:pPr>
            <w:ins w:id="7973" w:author="xh" w:date="2026-10-19T10:44:53+08:00">
              <w:r>
                <w:rPr>
                  <w:rFonts w:ascii="Times New Roman" w:hAnsi="Times New Roman" w:eastAsia="宋体"/>
                  <w:b w:val="0"/>
                  <w:sz w:val="18"/>
                </w:rPr>
                <w:t>50.00+63.00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974" w:author="xh" w:date="2026-10-19T10:44:53+08:00"/>
              </w:rPr>
            </w:pPr>
            <w:ins w:id="7975" w:author="xh" w:date="2026-10-19T10:44:53+08:00">
              <w:r>
                <w:rPr>
                  <w:rFonts w:ascii="Times New Roman" w:hAnsi="Times New Roman" w:eastAsia="宋体"/>
                  <w:b w:val="0"/>
                  <w:sz w:val="18"/>
                </w:rPr>
                <w:t>113.00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976" w:author="xh" w:date="2026-10-19T10:44:53+08:00"/>
              </w:rPr>
            </w:pPr>
            <w:ins w:id="7977" w:author="xh" w:date="2026-10-19T10:44:53+08:00">
              <w:r>
                <w:rPr>
                  <w:rFonts w:ascii="Times New Roman" w:hAnsi="Times New Roman" w:eastAsia="宋体"/>
                  <w:b w:val="0"/>
                  <w:sz w:val="18"/>
                </w:rPr>
                <w:t>0.30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978" w:author="xh" w:date="2026-10-19T10:44:53+08:00"/>
              </w:rPr>
            </w:pPr>
            <w:ins w:id="7979" w:author="xh" w:date="2026-10-19T10:44:53+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980" w:author="xh" w:date="2026-10-19T10:44:53+08:00"/>
              </w:rPr>
            </w:pPr>
            <w:ins w:id="7981" w:author="xh" w:date="2026-10-19T10:44:53+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7982" w:author="xh" w:date="2026-10-19T10:44:53+08:00"/>
              </w:rPr>
            </w:pPr>
            <w:ins w:id="7983" w:author="xh" w:date="2026-10-19T10:44:53+08:00">
              <w:r>
                <w:rPr>
                  <w:rFonts w:ascii="Times New Roman" w:hAnsi="Times New Roman" w:eastAsia="宋体"/>
                  <w:b w:val="0"/>
                  <w:sz w:val="18"/>
                </w:rPr>
                <w:t>44.64</w:t>
              </w:r>
            </w:ins>
          </w:p>
        </w:tc>
      </w:tr>
    </w:tbl>
    <w:p w14:paraId="3B6CE901">
      <w:pPr>
        <w:pStyle w:val="2"/>
        <w:widowControl/>
        <w:spacing w:before="0" w:after="0" w:line="348" w:lineRule="exact"/>
        <w:ind w:firstLine="480"/>
        <w:jc w:val="both"/>
      </w:pPr>
      <w:r>
        <w:rPr>
          <w:rFonts w:ascii="Times New Roman" w:hAnsi="Times New Roman" w:eastAsia="方正仿宋_GBK"/>
          <w:b w:val="0"/>
          <w:sz w:val="24"/>
        </w:rPr>
        <w:t xml:space="preserve">20</w:t>
      </w:r>
      <w:ins w:id="7984" w:author="xh" w:date="2026-10-19T10:45:33+08:00">
        <w:r>
          <w:rPr>
            <w:rFonts w:ascii="Times New Roman" w:hAnsi="Times New Roman" w:eastAsia="方正仿宋_GBK"/>
            <w:b w:val="0"/>
            <w:sz w:val="24"/>
          </w:rPr>
          <w:t xml:space="preserve">35年最大单台主变N-1后，弹性方案剩余主变容量为50.00 MVA，按0.95功率因数折算为47.50 MW。储能正向有效支撑功率为0.</w:t>
        </w:r>
      </w:ins>
      <w:r>
        <w:rPr>
          <w:rFonts w:ascii="Times New Roman" w:hAnsi="Times New Roman" w:eastAsia="方正仿宋_GBK"/>
          <w:b w:val="0"/>
          <w:sz w:val="24"/>
        </w:rPr>
        <w:t xml:space="preserve">25</w:t>
      </w:r>
      <w:ins w:id="7985" w:author="xh" w:date="2026-10-19T10:45:33+08:00">
        <w:r>
          <w:rPr>
            <w:rFonts w:ascii="Times New Roman" w:hAnsi="Times New Roman" w:eastAsia="方正仿宋_GBK"/>
            <w:b w:val="0"/>
            <w:sz w:val="24"/>
          </w:rPr>
          <w:t xml:space="preserve"> MW、反向有效吸收功率为0.30 MW。全</w:t>
        </w:r>
      </w:ins>
      <w:r>
        <w:rPr>
          <w:rFonts w:ascii="Times New Roman" w:hAnsi="Times New Roman" w:eastAsia="方正仿宋_GBK"/>
          <w:b w:val="0"/>
          <w:sz w:val="24"/>
        </w:rPr>
        <w:t xml:space="preserve">年</w:t>
      </w:r>
      <w:ins w:id="7986" w:author="xh" w:date="2026-10-19T10:45:33+08:00">
        <w:r>
          <w:rPr>
            <w:rFonts w:ascii="Times New Roman" w:hAnsi="Times New Roman" w:eastAsia="方正仿宋_GBK"/>
            <w:b w:val="0"/>
            <w:sz w:val="24"/>
          </w:rPr>
          <w:t xml:space="preserve">本站故障</w:t>
        </w:r>
      </w:ins>
      <w:del w:id="7987" w:author="xh" w:date="2026-10-19T10:45:33+08:00">
        <w:r>
          <w:rPr>
            <w:rFonts w:ascii="Times New Roman" w:hAnsi="Times New Roman" w:eastAsia="方正仿宋_GBK"/>
            <w:b w:val="0"/>
            <w:sz w:val="24"/>
          </w:rPr>
          <w:delText xml:space="preserve">区域正向峰值正常</w:delText>
        </w:r>
      </w:del>
      <w:r>
        <w:rPr>
          <w:rFonts w:ascii="Times New Roman" w:hAnsi="Times New Roman" w:eastAsia="方正仿宋_GBK"/>
          <w:b w:val="0"/>
          <w:sz w:val="24"/>
        </w:rPr>
        <w:t xml:space="preserve">工况</w:t>
      </w:r>
      <w:ins w:id="7988" w:author="xh" w:date="2026-10-19T10:45:33+08:00">
        <w:r>
          <w:rPr>
            <w:rFonts w:ascii="Times New Roman" w:hAnsi="Times New Roman" w:eastAsia="方正仿宋_GBK"/>
            <w:b w:val="0"/>
            <w:sz w:val="24"/>
          </w:rPr>
          <w:t xml:space="preserve">中最小余量为2.29 MW。该小时按采用的固定区段预案</w:t>
        </w:r>
      </w:ins>
      <w:del w:id="7989" w:author="xh" w:date="2026-10-19T10:45:33+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7990" w:author="xh" w:date="2026-10-19T10:45:33+08:00">
        <w:r>
          <w:rPr>
            <w:rFonts w:ascii="Times New Roman" w:hAnsi="Times New Roman" w:eastAsia="方正仿宋_GBK"/>
            <w:b w:val="0"/>
            <w:sz w:val="24"/>
          </w:rPr>
          <w:t xml:space="preserve">-13</w:t>
        </w:r>
      </w:ins>
      <w:del w:id="7991" w:author="xh" w:date="2026-10-19T10:45:33+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.00 MW、承接0.00 MW，转接后净负荷为</w:t>
      </w:r>
      <w:ins w:id="7992" w:author="xh" w:date="2026-10-19T10:45:33+08:00">
        <w:r>
          <w:rPr>
            <w:rFonts w:ascii="Times New Roman" w:hAnsi="Times New Roman" w:eastAsia="方正仿宋_GBK"/>
            <w:b w:val="0"/>
            <w:sz w:val="24"/>
          </w:rPr>
          <w:t xml:space="preserve">-45</w:t>
        </w:r>
      </w:ins>
      <w:del w:id="7993" w:author="xh" w:date="2026-10-19T10:45:33+08:00">
        <w:r>
          <w:rPr>
            <w:rFonts w:ascii="Times New Roman" w:hAnsi="Times New Roman" w:eastAsia="方正仿宋_GBK"/>
            <w:b w:val="0"/>
            <w:sz w:val="24"/>
          </w:rPr>
          <w:delText xml:space="preserve">30</w:delText>
        </w:r>
      </w:del>
      <w:r>
        <w:rPr>
          <w:rFonts w:ascii="Times New Roman" w:hAnsi="Times New Roman" w:eastAsia="方正仿宋_GBK"/>
          <w:b w:val="0"/>
          <w:sz w:val="24"/>
        </w:rPr>
        <w:t xml:space="preserve">.</w:t>
      </w:r>
      <w:ins w:id="7994" w:author="xh" w:date="2026-10-19T10:45:33+08:00">
        <w:r>
          <w:rPr>
            <w:rFonts w:ascii="Times New Roman" w:hAnsi="Times New Roman" w:eastAsia="方正仿宋_GBK"/>
            <w:b w:val="0"/>
            <w:sz w:val="24"/>
          </w:rPr>
          <w:t xml:space="preserve">51</w:t>
        </w:r>
      </w:ins>
      <w:del w:id="7995" w:author="xh" w:date="2026-10-19T10:45:33+08:00">
        <w:r>
          <w:rPr>
            <w:rFonts w:ascii="Times New Roman" w:hAnsi="Times New Roman" w:eastAsia="方正仿宋_GBK"/>
            <w:b w:val="0"/>
            <w:sz w:val="24"/>
          </w:rPr>
          <w:delText xml:space="preserve">29 MW，区域最低净负荷工况下为-6.39</w:delText>
        </w:r>
      </w:del>
      <w:r>
        <w:rPr>
          <w:rFonts w:ascii="Times New Roman" w:hAnsi="Times New Roman" w:eastAsia="方正仿宋_GBK"/>
          <w:b w:val="0"/>
          <w:sz w:val="24"/>
        </w:rPr>
        <w:t xml:space="preserve"> MW。</w:t>
      </w:r>
      <w:ins w:id="7996" w:author="xh" w:date="2026-10-19T10:45:33+08:00">
        <w:r>
          <w:rPr>
            <w:rFonts w:ascii="Times New Roman" w:hAnsi="Times New Roman" w:eastAsia="方正仿宋_GBK"/>
            <w:b w:val="0"/>
            <w:sz w:val="24"/>
          </w:rPr>
          <w:t xml:space="preserve">其中与土山变之间的主要通道承担4.88 MW净功率转接，使用既有通道。</w:t>
        </w:r>
      </w:ins>
    </w:p>
    <w:p w14:paraId="41031711">
      <w:pPr>
        <w:pStyle w:val="2"/>
        <w:widowControl/>
        <w:spacing w:before="0" w:after="0" w:line="348" w:lineRule="exact"/>
        <w:ind w:firstLine="480"/>
        <w:jc w:val="both"/>
      </w:pPr>
      <w:ins w:id="7997" w:author="xh" w:date="2026-10-19T10:46:12+08:00">
        <w:r>
          <w:rPr>
            <w:rFonts w:ascii="Times New Roman" w:hAnsi="Times New Roman" w:eastAsia="方正仿宋_GBK"/>
            <w:b w:val="0"/>
            <w:sz w:val="24"/>
          </w:rPr>
          <w:t xml:space="preserve">两方案</w:t>
        </w:r>
      </w:ins>
      <w:del w:id="7998" w:author="xh" w:date="2026-10-19T10:46:12+08:00">
        <w:r>
          <w:rPr>
            <w:rFonts w:ascii="Times New Roman" w:hAnsi="Times New Roman" w:eastAsia="方正仿宋_GBK"/>
            <w:b w:val="0"/>
            <w:sz w:val="24"/>
          </w:rPr>
          <w:delText xml:space="preserve">按最大单台主变N-1校核，</w:delText>
        </w:r>
      </w:del>
      <w:r>
        <w:rPr>
          <w:rFonts w:ascii="Times New Roman" w:hAnsi="Times New Roman" w:eastAsia="方正仿宋_GBK"/>
          <w:b w:val="0"/>
          <w:sz w:val="24"/>
        </w:rPr>
        <w:t xml:space="preserve">本站</w:t>
      </w:r>
      <w:ins w:id="7999" w:author="xh" w:date="2026-10-19T10:46:12+08:00">
        <w:r>
          <w:rPr>
            <w:rFonts w:ascii="Times New Roman" w:hAnsi="Times New Roman" w:eastAsia="方正仿宋_GBK"/>
            <w:b w:val="0"/>
            <w:sz w:val="24"/>
          </w:rPr>
          <w:t xml:space="preserve">储能额定功率相差2</w:t>
        </w:r>
      </w:ins>
      <w:del w:id="8000" w:author="xh" w:date="2026-10-19T10:46:12+08:00">
        <w:r>
          <w:rPr>
            <w:rFonts w:ascii="Times New Roman" w:hAnsi="Times New Roman" w:eastAsia="方正仿宋_GBK"/>
            <w:b w:val="0"/>
            <w:sz w:val="24"/>
          </w:rPr>
          <w:delText xml:space="preserve">剩余容量为31</w:delText>
        </w:r>
      </w:del>
      <w:r>
        <w:rPr>
          <w:rFonts w:ascii="Times New Roman" w:hAnsi="Times New Roman" w:eastAsia="方正仿宋_GBK"/>
          <w:b w:val="0"/>
          <w:sz w:val="24"/>
        </w:rPr>
        <w:t xml:space="preserve">.</w:t>
      </w:r>
      <w:ins w:id="8001" w:author="xh" w:date="2026-10-19T10:46:12+08:00">
        <w:r>
          <w:rPr>
            <w:rFonts w:ascii="Times New Roman" w:hAnsi="Times New Roman" w:eastAsia="方正仿宋_GBK"/>
            <w:b w:val="0"/>
            <w:sz w:val="24"/>
          </w:rPr>
          <w:t xml:space="preserve">8</w:t>
        </w:r>
      </w:ins>
      <w:del w:id="8002" w:author="xh" w:date="2026-10-19T10:46:12+08:00">
        <w:r>
          <w:rPr>
            <w:rFonts w:ascii="Times New Roman" w:hAnsi="Times New Roman" w:eastAsia="方正仿宋_GBK"/>
            <w:b w:val="0"/>
            <w:sz w:val="24"/>
          </w:rPr>
          <w:delText xml:space="preserve">50 MVA，两代表工况重新转供后的本站净负荷分别为29.93 MW、-6.39 MW，两方向最小容量余量为0.0</w:delText>
        </w:r>
      </w:del>
      <w:r>
        <w:rPr>
          <w:rFonts w:ascii="Times New Roman" w:hAnsi="Times New Roman" w:eastAsia="方正仿宋_GBK"/>
          <w:b w:val="0"/>
          <w:sz w:val="24"/>
        </w:rPr>
        <w:t xml:space="preserve">0 MW，</w:t>
      </w:r>
      <w:ins w:id="8003" w:author="xh" w:date="2026-10-19T10:46:12+08:00">
        <w:r>
          <w:rPr>
            <w:rFonts w:ascii="Times New Roman" w:hAnsi="Times New Roman" w:eastAsia="方正仿宋_GBK"/>
            <w:b w:val="0"/>
            <w:sz w:val="24"/>
          </w:rPr>
          <w:t xml:space="preserve">差额与所列主变组合及年度固定转接任务共同形成局部供电安排</w:t>
        </w:r>
      </w:ins>
      <w:del w:id="8004" w:author="xh" w:date="2026-10-19T10:46:12+08:00">
        <w:r>
          <w:rPr>
            <w:rFonts w:ascii="Times New Roman" w:hAnsi="Times New Roman" w:eastAsia="方正仿宋_GBK"/>
            <w:b w:val="0"/>
            <w:sz w:val="24"/>
          </w:rPr>
          <w:delText xml:space="preserve">正向储能有效支撑功率为0.00 MW</w:delText>
        </w:r>
      </w:del>
      <w:r>
        <w:rPr>
          <w:rFonts w:ascii="Times New Roman" w:hAnsi="Times New Roman" w:eastAsia="方正仿宋_GBK"/>
          <w:b w:val="0"/>
          <w:sz w:val="24"/>
        </w:rPr>
        <w:t xml:space="preserve">。</w:t>
      </w:r>
    </w:p>
    <w:p w14:paraId="41DBFE75">
      <w:pPr>
        <w:pStyle w:val="2"/>
        <w:widowControl/>
        <w:spacing w:before="0" w:after="0" w:line="348" w:lineRule="exact"/>
        <w:ind w:firstLine="480"/>
        <w:jc w:val="both"/>
        <w:rPr>
          <w:del w:id="8005" w:author="xh" w:date="2026-10-19T10:46:52+08:00"/>
        </w:rPr>
      </w:pPr>
      <w:del w:id="8006" w:author="xh" w:date="2026-10-19T10:46:52+08:00">
        <w:r>
          <w:rPr>
            <w:rFonts w:ascii="Times New Roman" w:hAnsi="Times New Roman" w:eastAsia="方正仿宋_GBK"/>
            <w:b w:val="0"/>
            <w:sz w:val="24"/>
          </w:rPr>
          <w:delText>四年校核截面中，本站绝对功率最大的工况出现在2025年，转接前为37.23 MW，主要表现为正向受电需求，该年设备在最大单台主变N-1后剩余容量为31.50 MVA。故障方式下本站转出7.30 MW、承接0.00 MW，其中与土山变之间的主要转出功率为7.30 MW，转接后净负荷为29.93 MW。这一工况通过邻站分担本站故障后的正向负荷。</w:delText>
        </w:r>
      </w:del>
    </w:p>
    <w:p w14:paraId="72DB2A1B">
      <w:pPr>
        <w:pStyle w:val="7"/>
        <w:keepNext/>
        <w:numPr>
          <w:ilvl w:val="0"/>
          <w:numId w:val="0"/>
        </w:numPr>
        <w:spacing w:before="160" w:after="120" w:line="360" w:lineRule="exact"/>
        <w:ind w:firstLine="0"/>
      </w:pPr>
      <w:bookmarkStart w:id="202" w:name="大宋变规划分析"/>
      <w:r>
        <w:rPr>
          <w:rFonts w:ascii="Times New Roman" w:hAnsi="Times New Roman" w:eastAsia="方正仿宋_GBK"/>
          <w:b/>
          <w:sz w:val="24"/>
        </w:rPr>
        <w:t>大宋变规划分析</w:t>
      </w:r>
      <w:bookmarkEnd w:id="202"/>
    </w:p>
    <w:p w14:paraId="1D1E4B99">
      <w:pPr>
        <w:pStyle w:val="115"/>
        <w:widowControl/>
        <w:spacing w:before="0" w:after="0" w:line="348" w:lineRule="exact"/>
        <w:ind w:firstLine="480"/>
        <w:jc w:val="both"/>
      </w:pPr>
      <w:r>
        <w:rPr>
          <w:rFonts w:ascii="Times New Roman" w:hAnsi="Times New Roman" w:eastAsia="方正仿宋_GBK"/>
          <w:b w:val="0"/>
          <w:sz w:val="24"/>
        </w:rPr>
        <w:t xml:space="preserve">该站</w:t>
      </w:r>
      <w:ins w:id="8007" w:author="xh" w:date="2026-10-19T10:47:31+08:00">
        <w:r>
          <w:rPr>
            <w:rFonts w:ascii="Times New Roman" w:hAnsi="Times New Roman" w:eastAsia="方正仿宋_GBK"/>
            <w:b w:val="0"/>
            <w:sz w:val="24"/>
          </w:rPr>
          <w:t xml:space="preserve">2021年</w:t>
        </w:r>
      </w:ins>
      <w:del w:id="8008" w:author="xh" w:date="2026-10-19T10:47:31+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ins w:id="8009" w:author="xh" w:date="2026-10-19T10:47:31+08:00">
        <w:r>
          <w:rPr>
            <w:rFonts w:ascii="Times New Roman" w:hAnsi="Times New Roman" w:eastAsia="方正仿宋_GBK"/>
            <w:b w:val="0"/>
            <w:sz w:val="24"/>
          </w:rPr>
          <w:t xml:space="preserve">63.0</w:t>
        </w:r>
      </w:ins>
      <w:del w:id="8010" w:author="xh" w:date="2026-10-19T10:47:31+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0+</w:t>
      </w:r>
      <w:ins w:id="8011" w:author="xh" w:date="2026-10-19T10:47:31+08:00">
        <w:r>
          <w:rPr>
            <w:rFonts w:ascii="Times New Roman" w:hAnsi="Times New Roman" w:eastAsia="方正仿宋_GBK"/>
            <w:b w:val="0"/>
            <w:sz w:val="24"/>
          </w:rPr>
          <w:t xml:space="preserve">80.00</w:t>
        </w:r>
      </w:ins>
      <w:del w:id="8012" w:author="xh" w:date="2026-10-19T10:47:31+08:00">
        <w:r>
          <w:rPr>
            <w:rFonts w:ascii="Times New Roman" w:hAnsi="Times New Roman" w:eastAsia="方正仿宋_GBK"/>
            <w:b w:val="0"/>
            <w:sz w:val="24"/>
          </w:rPr>
          <w:delText xml:space="preserve">63</w:delText>
        </w:r>
      </w:del>
      <w:r>
        <w:rPr>
          <w:rFonts w:ascii="Times New Roman" w:hAnsi="Times New Roman" w:eastAsia="方正仿宋_GBK"/>
          <w:b w:val="0"/>
          <w:sz w:val="24"/>
        </w:rPr>
        <w:t xml:space="preserve"> MVA</w:t>
      </w:r>
      <w:ins w:id="8013" w:author="xh" w:date="2026-10-19T10:47:31+08:00">
        <w:r>
          <w:rPr>
            <w:rFonts w:ascii="Times New Roman" w:hAnsi="Times New Roman" w:eastAsia="方正仿宋_GBK"/>
            <w:b w:val="0"/>
            <w:sz w:val="24"/>
          </w:rPr>
          <w:t xml:space="preserve">。</w:t>
        </w:r>
      </w:ins>
      <w:del w:id="8014" w:author="xh" w:date="2026-10-19T10:47:31+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8015" w:author="xh" w:date="2026-10-19T10:47:31+08:00">
        <w:r>
          <w:rPr>
            <w:rFonts w:ascii="Times New Roman" w:hAnsi="Times New Roman" w:eastAsia="方正仿宋_GBK"/>
            <w:b w:val="0"/>
            <w:sz w:val="24"/>
          </w:rPr>
          <w:t xml:space="preserve">2033</w:t>
        </w:r>
      </w:ins>
      <w:del w:id="8016" w:author="xh" w:date="2026-10-19T10:47:31+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8017" w:author="xh" w:date="2026-10-19T10:47:31+08:00">
        <w:r>
          <w:rPr>
            <w:rFonts w:ascii="Times New Roman" w:hAnsi="Times New Roman" w:eastAsia="方正仿宋_GBK"/>
            <w:b w:val="0"/>
            <w:sz w:val="24"/>
          </w:rPr>
          <w:t xml:space="preserve">扩建第三台50.00 MVA</w:t>
        </w:r>
      </w:ins>
      <w:del w:id="8018" w:author="xh" w:date="2026-10-19T10:47:31+08:00">
        <w:r>
          <w:rPr>
            <w:rFonts w:ascii="Times New Roman" w:hAnsi="Times New Roman" w:eastAsia="方正仿宋_GBK"/>
            <w:b w:val="0"/>
            <w:sz w:val="24"/>
          </w:rPr>
          <w:delText xml:space="preserve">均保留该组合，供电任务由</w:delText>
        </w:r>
      </w:del>
      <w:r>
        <w:rPr>
          <w:rFonts w:ascii="Times New Roman" w:hAnsi="Times New Roman" w:eastAsia="方正仿宋_GBK"/>
          <w:b w:val="0"/>
          <w:sz w:val="24"/>
        </w:rPr>
        <w:t xml:space="preserve">主变</w:t>
      </w:r>
      <w:del w:id="8019" w:author="xh" w:date="2026-10-19T10:47:31+08:00">
        <w:r>
          <w:rPr>
            <w:rFonts w:ascii="Times New Roman" w:hAnsi="Times New Roman" w:eastAsia="方正仿宋_GBK"/>
            <w:b w:val="0"/>
            <w:sz w:val="24"/>
          </w:rPr>
          <w:delText xml:space="preserve">及网络承担</w:delText>
        </w:r>
      </w:del>
      <w:r>
        <w:rPr>
          <w:rFonts w:ascii="Times New Roman" w:hAnsi="Times New Roman" w:eastAsia="方正仿宋_GBK"/>
          <w:b w:val="0"/>
          <w:sz w:val="24"/>
        </w:rPr>
        <w:t xml:space="preserve">。</w:t>
      </w:r>
      <w:ins w:id="8020" w:author="xh" w:date="2026-10-19T10:47:31+08:00">
        <w:r>
          <w:rPr>
            <w:rFonts w:ascii="Times New Roman" w:hAnsi="Times New Roman" w:eastAsia="方正仿宋_GBK"/>
            <w:b w:val="0"/>
            <w:sz w:val="24"/>
          </w:rPr>
          <w:t xml:space="preserve">本站弹性方案各年未新增储能。</w:t>
        </w:r>
      </w:ins>
    </w:p>
    <w:p w14:paraId="7CCCA825">
      <w:pPr>
        <w:pStyle w:val="2"/>
        <w:widowControl/>
        <w:spacing w:before="0" w:after="0" w:line="348" w:lineRule="exact"/>
        <w:ind w:firstLine="480"/>
        <w:jc w:val="both"/>
      </w:pPr>
      <w:r>
        <w:rPr>
          <w:rFonts w:ascii="Times New Roman" w:hAnsi="Times New Roman" w:eastAsia="方正仿宋_GBK"/>
          <w:b w:val="0"/>
          <w:sz w:val="24"/>
        </w:rPr>
        <w:t xml:space="preserve">2025年</w:t>
      </w:r>
      <w:del w:id="8021" w:author="xh" w:date="2026-10-19T10:48:10+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最大正向、反向净负荷分别为69.44 MW、31.77 MW</w:t>
      </w:r>
      <w:ins w:id="8022" w:author="xh" w:date="2026-10-19T10:48:10+08:00">
        <w:r>
          <w:rPr>
            <w:rFonts w:ascii="Times New Roman" w:hAnsi="Times New Roman" w:eastAsia="方正仿宋_GBK"/>
            <w:b w:val="0"/>
            <w:sz w:val="24"/>
          </w:rPr>
          <w:t xml:space="preserve">，2035年分别为102.33 MW、106.88 MW</w:t>
        </w:r>
      </w:ins>
      <w:r>
        <w:rPr>
          <w:rFonts w:ascii="Times New Roman" w:hAnsi="Times New Roman" w:eastAsia="方正仿宋_GBK"/>
          <w:b w:val="0"/>
          <w:sz w:val="24"/>
        </w:rPr>
        <w:t xml:space="preserve">。</w:t>
      </w:r>
      <w:ins w:id="8023" w:author="xh" w:date="2026-10-19T10:48:10+08:00">
        <w:r>
          <w:rPr>
            <w:rFonts w:ascii="Times New Roman" w:hAnsi="Times New Roman" w:eastAsia="方正仿宋_GBK"/>
            <w:b w:val="0"/>
            <w:sz w:val="24"/>
          </w:rPr>
          <w:t xml:space="preserve">2035年</w:t>
        </w:r>
      </w:ins>
      <w:del w:id="8024" w:author="xh" w:date="2026-10-19T10:48:10+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8025" w:author="xh" w:date="2026-10-19T10:48:10+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8026" w:author="xh" w:date="2026-10-19T10:48:10+08:00">
        <w:r>
          <w:rPr>
            <w:rFonts w:ascii="Times New Roman" w:hAnsi="Times New Roman" w:eastAsia="方正仿宋_GBK"/>
            <w:b w:val="0"/>
            <w:sz w:val="24"/>
          </w:rPr>
          <w:delText xml:space="preserve">为</w:delText>
        </w:r>
      </w:del>
      <w:r>
        <w:rPr>
          <w:rFonts w:ascii="Times New Roman" w:hAnsi="Times New Roman" w:eastAsia="方正仿宋_GBK"/>
          <w:b w:val="0"/>
          <w:sz w:val="24"/>
        </w:rPr>
        <w:t xml:space="preserve">1</w:t>
      </w:r>
      <w:ins w:id="8027" w:author="xh" w:date="2026-10-19T10:48:10+08:00">
        <w:r>
          <w:rPr>
            <w:rFonts w:ascii="Times New Roman" w:hAnsi="Times New Roman" w:eastAsia="方正仿宋_GBK"/>
            <w:b w:val="0"/>
            <w:sz w:val="24"/>
          </w:rPr>
          <w:t xml:space="preserve">9</w:t>
        </w:r>
      </w:ins>
      <w:del w:id="8028" w:author="xh" w:date="2026-10-19T10:48:10+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3.00 MVA、储能额定功率0.00 MW，弹性方案分别为1</w:t>
      </w:r>
      <w:ins w:id="8029" w:author="xh" w:date="2026-10-19T10:48:10+08:00">
        <w:r>
          <w:rPr>
            <w:rFonts w:ascii="Times New Roman" w:hAnsi="Times New Roman" w:eastAsia="方正仿宋_GBK"/>
            <w:b w:val="0"/>
            <w:sz w:val="24"/>
          </w:rPr>
          <w:t xml:space="preserve">9</w:t>
        </w:r>
      </w:ins>
      <w:del w:id="8030" w:author="xh" w:date="2026-10-19T10:48:10+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3.00 MVA和0.00 MW</w:t>
      </w:r>
      <w:ins w:id="8031" w:author="xh" w:date="2026-10-19T10:48:10+08:00">
        <w:r>
          <w:rPr>
            <w:rFonts w:ascii="Times New Roman" w:hAnsi="Times New Roman" w:eastAsia="方正仿宋_GBK"/>
            <w:b w:val="0"/>
            <w:sz w:val="24"/>
          </w:rPr>
          <w:t xml:space="preserve">。</w:t>
        </w:r>
      </w:ins>
      <w:del w:id="8032" w:author="xh" w:date="2026-10-19T10:48:10+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8033" w:author="xh" w:date="2026-10-19T10:48:10+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8034" w:author="xh" w:date="2026-10-19T10:48:10+08:00">
        <w:r>
          <w:rPr>
            <w:rFonts w:ascii="Times New Roman" w:hAnsi="Times New Roman" w:eastAsia="方正仿宋_GBK"/>
            <w:b w:val="0"/>
            <w:sz w:val="24"/>
          </w:rPr>
          <w:delText xml:space="preserve">弹性方案按当年各站局部极值计算的站级负载率为71%。</w:delText>
        </w:r>
      </w:del>
    </w:p>
    <w:p w14:paraId="1F079770">
      <w:pPr>
        <w:pStyle w:val="2"/>
        <w:keepNext/>
        <w:spacing w:before="120" w:after="80" w:line="280" w:lineRule="exact"/>
        <w:ind w:firstLine="0"/>
        <w:jc w:val="center"/>
      </w:pPr>
      <w:r>
        <w:rPr>
          <w:rFonts w:ascii="Times New Roman" w:hAnsi="Times New Roman" w:eastAsia="宋体"/>
          <w:b w:val="0"/>
          <w:sz w:val="21"/>
        </w:rPr>
        <w:t xml:space="preserve">表5-14 大宋变</w:t>
      </w:r>
      <w:ins w:id="8035" w:author="xh" w:date="2026-10-19T10:48:50+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F2FD7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8036" w:author="xh" w:date="2026-10-19T10:49:29+08:00"/>
        </w:trPr>
        <w:tc>
          <w:tcPr>
            <w:tcW w:w="1039" w:type="dxa"/>
            <w:tcMar>
              <w:left w:w="70" w:type="dxa"/>
              <w:right w:w="70" w:type="dxa"/>
            </w:tcMar>
            <w:vAlign w:val="center"/>
          </w:tcPr>
          <w:p w14:paraId="205AA953">
            <w:pPr>
              <w:keepNext/>
              <w:spacing w:before="20" w:after="20" w:line="260" w:lineRule="exact"/>
              <w:ind w:left="0" w:leftChars="0" w:right="0" w:rightChars="0" w:firstLine="0" w:firstLineChars="0"/>
              <w:jc w:val="center"/>
              <w:rPr>
                <w:del w:id="8045" w:author="xh" w:date="2026-10-19T10:49:29+08:00"/>
              </w:rPr>
            </w:pPr>
            <w:del w:id="8046" w:author="xh" w:date="2026-10-19T10:49:29+08:00">
              <w:r>
                <w:rPr>
                  <w:rFonts w:ascii="Times New Roman" w:hAnsi="Times New Roman" w:eastAsia="宋体"/>
                  <w:b/>
                  <w:sz w:val="18"/>
                </w:rPr>
                <w:delText>方案</w:delText>
              </w:r>
            </w:del>
          </w:p>
        </w:tc>
        <w:tc>
          <w:tcPr>
            <w:tcW w:w="1039" w:type="dxa"/>
            <w:tcMar>
              <w:left w:w="70" w:type="dxa"/>
              <w:right w:w="70" w:type="dxa"/>
            </w:tcMar>
            <w:vAlign w:val="center"/>
          </w:tcPr>
          <w:p w14:paraId="3910DA98">
            <w:pPr>
              <w:keepNext/>
              <w:spacing w:before="20" w:after="20" w:line="260" w:lineRule="exact"/>
              <w:ind w:left="0" w:leftChars="0" w:right="0" w:rightChars="0" w:firstLine="0" w:firstLineChars="0"/>
              <w:jc w:val="center"/>
              <w:rPr>
                <w:del w:id="8047" w:author="xh" w:date="2026-10-19T10:49:29+08:00"/>
              </w:rPr>
            </w:pPr>
            <w:del w:id="8048" w:author="xh" w:date="2026-10-19T10:49:29+08:00">
              <w:r>
                <w:rPr>
                  <w:rFonts w:ascii="Times New Roman" w:hAnsi="Times New Roman" w:eastAsia="宋体"/>
                  <w:b/>
                  <w:sz w:val="18"/>
                </w:rPr>
                <w:delText>年份</w:delText>
              </w:r>
            </w:del>
          </w:p>
        </w:tc>
        <w:tc>
          <w:tcPr>
            <w:tcW w:w="1039" w:type="dxa"/>
            <w:tcMar>
              <w:left w:w="70" w:type="dxa"/>
              <w:right w:w="70" w:type="dxa"/>
            </w:tcMar>
            <w:vAlign w:val="center"/>
          </w:tcPr>
          <w:p w14:paraId="13D53EC9">
            <w:pPr>
              <w:keepNext/>
              <w:spacing w:before="20" w:after="20" w:line="260" w:lineRule="exact"/>
              <w:ind w:left="0" w:leftChars="0" w:right="0" w:rightChars="0" w:firstLine="0" w:firstLineChars="0"/>
              <w:jc w:val="center"/>
              <w:rPr>
                <w:del w:id="8049" w:author="xh" w:date="2026-10-19T10:49:29+08:00"/>
              </w:rPr>
            </w:pPr>
            <w:del w:id="8050" w:author="xh" w:date="2026-10-19T10:49:29+08:00">
              <w:r>
                <w:rPr>
                  <w:rFonts w:ascii="Times New Roman" w:hAnsi="Times New Roman" w:eastAsia="宋体"/>
                  <w:b/>
                  <w:sz w:val="18"/>
                </w:rPr>
                <w:delText>主变组合/MVA</w:delText>
              </w:r>
            </w:del>
          </w:p>
        </w:tc>
        <w:tc>
          <w:tcPr>
            <w:tcW w:w="1039" w:type="dxa"/>
            <w:tcMar>
              <w:left w:w="70" w:type="dxa"/>
              <w:right w:w="70" w:type="dxa"/>
            </w:tcMar>
            <w:vAlign w:val="center"/>
          </w:tcPr>
          <w:p w14:paraId="14CC2F00">
            <w:pPr>
              <w:keepNext/>
              <w:spacing w:before="20" w:after="20" w:line="260" w:lineRule="exact"/>
              <w:ind w:left="0" w:leftChars="0" w:right="0" w:rightChars="0" w:firstLine="0" w:firstLineChars="0"/>
              <w:jc w:val="center"/>
              <w:rPr>
                <w:del w:id="8051" w:author="xh" w:date="2026-10-19T10:49:29+08:00"/>
              </w:rPr>
            </w:pPr>
            <w:del w:id="8052" w:author="xh" w:date="2026-10-19T10:49:29+08:00">
              <w:r>
                <w:rPr>
                  <w:rFonts w:ascii="Times New Roman" w:hAnsi="Times New Roman" w:eastAsia="宋体"/>
                  <w:b/>
                  <w:sz w:val="18"/>
                </w:rPr>
                <w:delText>总容量/MVA</w:delText>
              </w:r>
            </w:del>
          </w:p>
        </w:tc>
        <w:tc>
          <w:tcPr>
            <w:tcW w:w="1039" w:type="dxa"/>
            <w:tcMar>
              <w:left w:w="70" w:type="dxa"/>
              <w:right w:w="70" w:type="dxa"/>
            </w:tcMar>
            <w:vAlign w:val="center"/>
          </w:tcPr>
          <w:p w14:paraId="351D0D25">
            <w:pPr>
              <w:keepNext/>
              <w:spacing w:before="20" w:after="20" w:line="260" w:lineRule="exact"/>
              <w:ind w:left="0" w:leftChars="0" w:right="0" w:rightChars="0" w:firstLine="0" w:firstLineChars="0"/>
              <w:jc w:val="center"/>
              <w:rPr>
                <w:del w:id="8053" w:author="xh" w:date="2026-10-19T10:49:29+08:00"/>
              </w:rPr>
            </w:pPr>
            <w:del w:id="8054" w:author="xh" w:date="2026-10-19T10:49:29+08:00">
              <w:r>
                <w:rPr>
                  <w:rFonts w:ascii="Times New Roman" w:hAnsi="Times New Roman" w:eastAsia="宋体"/>
                  <w:b/>
                  <w:sz w:val="18"/>
                </w:rPr>
                <w:delText>储能额定功率/MW</w:delText>
              </w:r>
            </w:del>
          </w:p>
        </w:tc>
        <w:tc>
          <w:tcPr>
            <w:tcW w:w="1039" w:type="dxa"/>
            <w:tcMar>
              <w:left w:w="70" w:type="dxa"/>
              <w:right w:w="70" w:type="dxa"/>
            </w:tcMar>
            <w:vAlign w:val="center"/>
          </w:tcPr>
          <w:p w14:paraId="788F6B0F">
            <w:pPr>
              <w:keepNext/>
              <w:spacing w:before="20" w:after="20" w:line="260" w:lineRule="exact"/>
              <w:ind w:left="0" w:leftChars="0" w:right="0" w:rightChars="0" w:firstLine="0" w:firstLineChars="0"/>
              <w:jc w:val="center"/>
              <w:rPr>
                <w:del w:id="8055" w:author="xh" w:date="2026-10-19T10:49:29+08:00"/>
              </w:rPr>
            </w:pPr>
            <w:del w:id="8056" w:author="xh" w:date="2026-10-19T10:49:29+08:00">
              <w:r>
                <w:rPr>
                  <w:rFonts w:ascii="Times New Roman" w:hAnsi="Times New Roman" w:eastAsia="宋体"/>
                  <w:b/>
                  <w:sz w:val="18"/>
                </w:rPr>
                <w:delText>转出/MW</w:delText>
              </w:r>
            </w:del>
          </w:p>
        </w:tc>
        <w:tc>
          <w:tcPr>
            <w:tcW w:w="1039" w:type="dxa"/>
            <w:tcMar>
              <w:left w:w="70" w:type="dxa"/>
              <w:right w:w="70" w:type="dxa"/>
            </w:tcMar>
            <w:vAlign w:val="center"/>
          </w:tcPr>
          <w:p w14:paraId="3A453148">
            <w:pPr>
              <w:keepNext/>
              <w:spacing w:before="20" w:after="20" w:line="260" w:lineRule="exact"/>
              <w:ind w:left="0" w:leftChars="0" w:right="0" w:rightChars="0" w:firstLine="0" w:firstLineChars="0"/>
              <w:jc w:val="center"/>
              <w:rPr>
                <w:del w:id="8057" w:author="xh" w:date="2026-10-19T10:49:29+08:00"/>
              </w:rPr>
            </w:pPr>
            <w:del w:id="8058" w:author="xh" w:date="2026-10-19T10:49:29+08:00">
              <w:r>
                <w:rPr>
                  <w:rFonts w:ascii="Times New Roman" w:hAnsi="Times New Roman" w:eastAsia="宋体"/>
                  <w:b/>
                  <w:sz w:val="18"/>
                </w:rPr>
                <w:delText>承接/MW</w:delText>
              </w:r>
            </w:del>
          </w:p>
        </w:tc>
        <w:tc>
          <w:tcPr>
            <w:tcW w:w="1039" w:type="dxa"/>
            <w:tcMar>
              <w:left w:w="70" w:type="dxa"/>
              <w:right w:w="70" w:type="dxa"/>
            </w:tcMar>
            <w:vAlign w:val="center"/>
          </w:tcPr>
          <w:p w14:paraId="5C2067FE">
            <w:pPr>
              <w:keepNext/>
              <w:spacing w:before="20" w:after="20" w:line="260" w:lineRule="exact"/>
              <w:ind w:left="0" w:leftChars="0" w:right="0" w:rightChars="0" w:firstLine="0" w:firstLineChars="0"/>
              <w:jc w:val="center"/>
              <w:rPr>
                <w:del w:id="8059" w:author="xh" w:date="2026-10-19T10:49:29+08:00"/>
              </w:rPr>
            </w:pPr>
            <w:del w:id="8060" w:author="xh" w:date="2026-10-19T10:49:29+08:00">
              <w:r>
                <w:rPr>
                  <w:rFonts w:ascii="Times New Roman" w:hAnsi="Times New Roman" w:eastAsia="宋体"/>
                  <w:b/>
                  <w:sz w:val="18"/>
                </w:rPr>
                <w:delText>转接后净负荷/MW</w:delText>
              </w:r>
            </w:del>
          </w:p>
        </w:tc>
      </w:tr>
      <w:tr w14:paraId="3DE415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037" w:author="xh" w:date="2026-10-19T10:49:29+08:00"/>
        </w:trPr>
        <w:tc>
          <w:tcPr>
            <w:tcW w:w="1039" w:type="dxa"/>
            <w:tcMar>
              <w:left w:w="70" w:type="dxa"/>
              <w:right w:w="70" w:type="dxa"/>
            </w:tcMar>
            <w:vAlign w:val="center"/>
          </w:tcPr>
          <w:p w14:paraId="58FDE51F">
            <w:pPr>
              <w:keepNext/>
              <w:spacing w:before="20" w:after="20" w:line="260" w:lineRule="exact"/>
              <w:ind w:left="0" w:leftChars="0" w:right="0" w:rightChars="0" w:firstLine="0" w:firstLineChars="0"/>
              <w:jc w:val="center"/>
              <w:rPr>
                <w:del w:id="8061" w:author="xh" w:date="2026-10-19T10:49:29+08:00"/>
              </w:rPr>
            </w:pPr>
            <w:del w:id="8062" w:author="xh" w:date="2026-10-19T10:49:29+08:00">
              <w:r>
                <w:rPr>
                  <w:rFonts w:ascii="Times New Roman" w:hAnsi="Times New Roman" w:eastAsia="宋体"/>
                  <w:b w:val="0"/>
                  <w:sz w:val="18"/>
                </w:rPr>
                <w:delText>刚性</w:delText>
              </w:r>
            </w:del>
          </w:p>
        </w:tc>
        <w:tc>
          <w:tcPr>
            <w:tcW w:w="1039" w:type="dxa"/>
            <w:tcMar>
              <w:left w:w="70" w:type="dxa"/>
              <w:right w:w="70" w:type="dxa"/>
            </w:tcMar>
            <w:vAlign w:val="center"/>
          </w:tcPr>
          <w:p w14:paraId="5AAC1A6A">
            <w:pPr>
              <w:keepNext/>
              <w:spacing w:before="20" w:after="20" w:line="260" w:lineRule="exact"/>
              <w:ind w:left="0" w:leftChars="0" w:right="0" w:rightChars="0" w:firstLine="0" w:firstLineChars="0"/>
              <w:jc w:val="center"/>
              <w:rPr>
                <w:del w:id="8063" w:author="xh" w:date="2026-10-19T10:49:29+08:00"/>
              </w:rPr>
            </w:pPr>
            <w:del w:id="8064" w:author="xh" w:date="2026-10-19T10:49:29+08:00">
              <w:r>
                <w:rPr>
                  <w:rFonts w:ascii="Times New Roman" w:hAnsi="Times New Roman" w:eastAsia="宋体"/>
                  <w:b w:val="0"/>
                  <w:sz w:val="18"/>
                </w:rPr>
                <w:delText>2022</w:delText>
              </w:r>
            </w:del>
          </w:p>
        </w:tc>
        <w:tc>
          <w:tcPr>
            <w:tcW w:w="1039" w:type="dxa"/>
            <w:tcMar>
              <w:left w:w="70" w:type="dxa"/>
              <w:right w:w="70" w:type="dxa"/>
            </w:tcMar>
            <w:vAlign w:val="center"/>
          </w:tcPr>
          <w:p w14:paraId="0C7C9C09">
            <w:pPr>
              <w:keepNext/>
              <w:spacing w:before="20" w:after="20" w:line="260" w:lineRule="exact"/>
              <w:ind w:left="0" w:leftChars="0" w:right="0" w:rightChars="0" w:firstLine="0" w:firstLineChars="0"/>
              <w:jc w:val="center"/>
              <w:rPr>
                <w:del w:id="8065" w:author="xh" w:date="2026-10-19T10:49:29+08:00"/>
              </w:rPr>
            </w:pPr>
            <w:del w:id="8066" w:author="xh" w:date="2026-10-19T10:49:29+08:00">
              <w:r>
                <w:rPr>
                  <w:rFonts w:ascii="Times New Roman" w:hAnsi="Times New Roman" w:eastAsia="宋体"/>
                  <w:b w:val="0"/>
                  <w:sz w:val="18"/>
                </w:rPr>
                <w:delText>40+63</w:delText>
              </w:r>
            </w:del>
          </w:p>
        </w:tc>
        <w:tc>
          <w:tcPr>
            <w:tcW w:w="1039" w:type="dxa"/>
            <w:tcMar>
              <w:left w:w="70" w:type="dxa"/>
              <w:right w:w="70" w:type="dxa"/>
            </w:tcMar>
            <w:vAlign w:val="center"/>
          </w:tcPr>
          <w:p w14:paraId="39248773">
            <w:pPr>
              <w:keepNext/>
              <w:spacing w:before="20" w:after="20" w:line="260" w:lineRule="exact"/>
              <w:ind w:left="0" w:leftChars="0" w:right="0" w:rightChars="0" w:firstLine="0" w:firstLineChars="0"/>
              <w:jc w:val="center"/>
              <w:rPr>
                <w:del w:id="8067" w:author="xh" w:date="2026-10-19T10:49:29+08:00"/>
              </w:rPr>
            </w:pPr>
            <w:del w:id="8068" w:author="xh" w:date="2026-10-19T10:49:29+08:00">
              <w:r>
                <w:rPr>
                  <w:rFonts w:ascii="Times New Roman" w:hAnsi="Times New Roman" w:eastAsia="宋体"/>
                  <w:b w:val="0"/>
                  <w:sz w:val="18"/>
                </w:rPr>
                <w:delText>103.00</w:delText>
              </w:r>
            </w:del>
          </w:p>
        </w:tc>
        <w:tc>
          <w:tcPr>
            <w:tcW w:w="1039" w:type="dxa"/>
            <w:tcMar>
              <w:left w:w="70" w:type="dxa"/>
              <w:right w:w="70" w:type="dxa"/>
            </w:tcMar>
            <w:vAlign w:val="center"/>
          </w:tcPr>
          <w:p w14:paraId="4D047C4C">
            <w:pPr>
              <w:keepNext/>
              <w:spacing w:before="20" w:after="20" w:line="260" w:lineRule="exact"/>
              <w:ind w:left="0" w:leftChars="0" w:right="0" w:rightChars="0" w:firstLine="0" w:firstLineChars="0"/>
              <w:jc w:val="center"/>
              <w:rPr>
                <w:del w:id="8069" w:author="xh" w:date="2026-10-19T10:49:29+08:00"/>
              </w:rPr>
            </w:pPr>
            <w:del w:id="8070"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7549CA09">
            <w:pPr>
              <w:keepNext/>
              <w:spacing w:before="20" w:after="20" w:line="260" w:lineRule="exact"/>
              <w:ind w:left="0" w:leftChars="0" w:right="0" w:rightChars="0" w:firstLine="0" w:firstLineChars="0"/>
              <w:jc w:val="center"/>
              <w:rPr>
                <w:del w:id="8071" w:author="xh" w:date="2026-10-19T10:49:29+08:00"/>
              </w:rPr>
            </w:pPr>
            <w:del w:id="8072"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1D4206AB">
            <w:pPr>
              <w:keepNext/>
              <w:spacing w:before="20" w:after="20" w:line="260" w:lineRule="exact"/>
              <w:ind w:left="0" w:leftChars="0" w:right="0" w:rightChars="0" w:firstLine="0" w:firstLineChars="0"/>
              <w:jc w:val="center"/>
              <w:rPr>
                <w:del w:id="8073" w:author="xh" w:date="2026-10-19T10:49:29+08:00"/>
              </w:rPr>
            </w:pPr>
            <w:del w:id="8074"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03FE0A4E">
            <w:pPr>
              <w:keepNext/>
              <w:spacing w:before="20" w:after="20" w:line="260" w:lineRule="exact"/>
              <w:ind w:left="0" w:leftChars="0" w:right="0" w:rightChars="0" w:firstLine="0" w:firstLineChars="0"/>
              <w:jc w:val="center"/>
              <w:rPr>
                <w:del w:id="8075" w:author="xh" w:date="2026-10-19T10:49:29+08:00"/>
              </w:rPr>
            </w:pPr>
            <w:del w:id="8076" w:author="xh" w:date="2026-10-19T10:49:29+08:00">
              <w:r>
                <w:rPr>
                  <w:rFonts w:ascii="Times New Roman" w:hAnsi="Times New Roman" w:eastAsia="宋体"/>
                  <w:b w:val="0"/>
                  <w:sz w:val="18"/>
                </w:rPr>
                <w:delText>59.89</w:delText>
              </w:r>
            </w:del>
          </w:p>
        </w:tc>
      </w:tr>
      <w:tr w14:paraId="10D90D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038" w:author="xh" w:date="2026-10-19T10:49:29+08:00"/>
        </w:trPr>
        <w:tc>
          <w:tcPr>
            <w:tcW w:w="1039" w:type="dxa"/>
            <w:tcMar>
              <w:left w:w="70" w:type="dxa"/>
              <w:right w:w="70" w:type="dxa"/>
            </w:tcMar>
            <w:vAlign w:val="center"/>
          </w:tcPr>
          <w:p w14:paraId="5B5D4F01">
            <w:pPr>
              <w:keepNext/>
              <w:spacing w:before="20" w:after="20" w:line="260" w:lineRule="exact"/>
              <w:ind w:left="0" w:leftChars="0" w:right="0" w:rightChars="0" w:firstLine="0" w:firstLineChars="0"/>
              <w:jc w:val="center"/>
              <w:rPr>
                <w:del w:id="8077" w:author="xh" w:date="2026-10-19T10:49:29+08:00"/>
              </w:rPr>
            </w:pPr>
            <w:del w:id="8078" w:author="xh" w:date="2026-10-19T10:49:29+08:00">
              <w:r>
                <w:rPr>
                  <w:rFonts w:ascii="Times New Roman" w:hAnsi="Times New Roman" w:eastAsia="宋体"/>
                  <w:b w:val="0"/>
                  <w:sz w:val="18"/>
                </w:rPr>
                <w:delText>刚性</w:delText>
              </w:r>
            </w:del>
          </w:p>
        </w:tc>
        <w:tc>
          <w:tcPr>
            <w:tcW w:w="1039" w:type="dxa"/>
            <w:tcMar>
              <w:left w:w="70" w:type="dxa"/>
              <w:right w:w="70" w:type="dxa"/>
            </w:tcMar>
            <w:vAlign w:val="center"/>
          </w:tcPr>
          <w:p w14:paraId="46251058">
            <w:pPr>
              <w:keepNext/>
              <w:spacing w:before="20" w:after="20" w:line="260" w:lineRule="exact"/>
              <w:ind w:left="0" w:leftChars="0" w:right="0" w:rightChars="0" w:firstLine="0" w:firstLineChars="0"/>
              <w:jc w:val="center"/>
              <w:rPr>
                <w:del w:id="8079" w:author="xh" w:date="2026-10-19T10:49:29+08:00"/>
              </w:rPr>
            </w:pPr>
            <w:del w:id="8080" w:author="xh" w:date="2026-10-19T10:49:29+08:00">
              <w:r>
                <w:rPr>
                  <w:rFonts w:ascii="Times New Roman" w:hAnsi="Times New Roman" w:eastAsia="宋体"/>
                  <w:b w:val="0"/>
                  <w:sz w:val="18"/>
                </w:rPr>
                <w:delText>2023</w:delText>
              </w:r>
            </w:del>
          </w:p>
        </w:tc>
        <w:tc>
          <w:tcPr>
            <w:tcW w:w="1039" w:type="dxa"/>
            <w:tcMar>
              <w:left w:w="70" w:type="dxa"/>
              <w:right w:w="70" w:type="dxa"/>
            </w:tcMar>
            <w:vAlign w:val="center"/>
          </w:tcPr>
          <w:p w14:paraId="50F83E79">
            <w:pPr>
              <w:keepNext/>
              <w:spacing w:before="20" w:after="20" w:line="260" w:lineRule="exact"/>
              <w:ind w:left="0" w:leftChars="0" w:right="0" w:rightChars="0" w:firstLine="0" w:firstLineChars="0"/>
              <w:jc w:val="center"/>
              <w:rPr>
                <w:del w:id="8081" w:author="xh" w:date="2026-10-19T10:49:29+08:00"/>
              </w:rPr>
            </w:pPr>
            <w:del w:id="8082" w:author="xh" w:date="2026-10-19T10:49:29+08:00">
              <w:r>
                <w:rPr>
                  <w:rFonts w:ascii="Times New Roman" w:hAnsi="Times New Roman" w:eastAsia="宋体"/>
                  <w:b w:val="0"/>
                  <w:sz w:val="18"/>
                </w:rPr>
                <w:delText>40+63</w:delText>
              </w:r>
            </w:del>
          </w:p>
        </w:tc>
        <w:tc>
          <w:tcPr>
            <w:tcW w:w="1039" w:type="dxa"/>
            <w:tcMar>
              <w:left w:w="70" w:type="dxa"/>
              <w:right w:w="70" w:type="dxa"/>
            </w:tcMar>
            <w:vAlign w:val="center"/>
          </w:tcPr>
          <w:p w14:paraId="0E4C5355">
            <w:pPr>
              <w:keepNext/>
              <w:spacing w:before="20" w:after="20" w:line="260" w:lineRule="exact"/>
              <w:ind w:left="0" w:leftChars="0" w:right="0" w:rightChars="0" w:firstLine="0" w:firstLineChars="0"/>
              <w:jc w:val="center"/>
              <w:rPr>
                <w:del w:id="8083" w:author="xh" w:date="2026-10-19T10:49:29+08:00"/>
              </w:rPr>
            </w:pPr>
            <w:del w:id="8084" w:author="xh" w:date="2026-10-19T10:49:29+08:00">
              <w:r>
                <w:rPr>
                  <w:rFonts w:ascii="Times New Roman" w:hAnsi="Times New Roman" w:eastAsia="宋体"/>
                  <w:b w:val="0"/>
                  <w:sz w:val="18"/>
                </w:rPr>
                <w:delText>103.00</w:delText>
              </w:r>
            </w:del>
          </w:p>
        </w:tc>
        <w:tc>
          <w:tcPr>
            <w:tcW w:w="1039" w:type="dxa"/>
            <w:tcMar>
              <w:left w:w="70" w:type="dxa"/>
              <w:right w:w="70" w:type="dxa"/>
            </w:tcMar>
            <w:vAlign w:val="center"/>
          </w:tcPr>
          <w:p w14:paraId="4747088D">
            <w:pPr>
              <w:keepNext/>
              <w:spacing w:before="20" w:after="20" w:line="260" w:lineRule="exact"/>
              <w:ind w:left="0" w:leftChars="0" w:right="0" w:rightChars="0" w:firstLine="0" w:firstLineChars="0"/>
              <w:jc w:val="center"/>
              <w:rPr>
                <w:del w:id="8085" w:author="xh" w:date="2026-10-19T10:49:29+08:00"/>
              </w:rPr>
            </w:pPr>
            <w:del w:id="8086"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2580C84B">
            <w:pPr>
              <w:keepNext/>
              <w:spacing w:before="20" w:after="20" w:line="260" w:lineRule="exact"/>
              <w:ind w:left="0" w:leftChars="0" w:right="0" w:rightChars="0" w:firstLine="0" w:firstLineChars="0"/>
              <w:jc w:val="center"/>
              <w:rPr>
                <w:del w:id="8087" w:author="xh" w:date="2026-10-19T10:49:29+08:00"/>
              </w:rPr>
            </w:pPr>
            <w:del w:id="8088"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2011B214">
            <w:pPr>
              <w:keepNext/>
              <w:spacing w:before="20" w:after="20" w:line="260" w:lineRule="exact"/>
              <w:ind w:left="0" w:leftChars="0" w:right="0" w:rightChars="0" w:firstLine="0" w:firstLineChars="0"/>
              <w:jc w:val="center"/>
              <w:rPr>
                <w:del w:id="8089" w:author="xh" w:date="2026-10-19T10:49:29+08:00"/>
              </w:rPr>
            </w:pPr>
            <w:del w:id="8090"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29B7A2B7">
            <w:pPr>
              <w:keepNext/>
              <w:spacing w:before="20" w:after="20" w:line="260" w:lineRule="exact"/>
              <w:ind w:left="0" w:leftChars="0" w:right="0" w:rightChars="0" w:firstLine="0" w:firstLineChars="0"/>
              <w:jc w:val="center"/>
              <w:rPr>
                <w:del w:id="8091" w:author="xh" w:date="2026-10-19T10:49:29+08:00"/>
              </w:rPr>
            </w:pPr>
            <w:del w:id="8092" w:author="xh" w:date="2026-10-19T10:49:29+08:00">
              <w:r>
                <w:rPr>
                  <w:rFonts w:ascii="Times New Roman" w:hAnsi="Times New Roman" w:eastAsia="宋体"/>
                  <w:b w:val="0"/>
                  <w:sz w:val="18"/>
                </w:rPr>
                <w:delText>55.27</w:delText>
              </w:r>
            </w:del>
          </w:p>
        </w:tc>
      </w:tr>
      <w:tr w14:paraId="394AE6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8039" w:author="xh" w:date="2026-10-19T10:49:29+08:00"/>
        </w:trPr>
        <w:tc>
          <w:tcPr>
            <w:tcW w:w="1039" w:type="dxa"/>
            <w:tcMar>
              <w:left w:w="70" w:type="dxa"/>
              <w:right w:w="70" w:type="dxa"/>
            </w:tcMar>
            <w:vAlign w:val="center"/>
          </w:tcPr>
          <w:p w14:paraId="77297008">
            <w:pPr>
              <w:keepNext/>
              <w:spacing w:before="20" w:after="20" w:line="260" w:lineRule="exact"/>
              <w:ind w:left="0" w:leftChars="0" w:right="0" w:rightChars="0" w:firstLine="0" w:firstLineChars="0"/>
              <w:jc w:val="center"/>
              <w:rPr>
                <w:del w:id="8093" w:author="xh" w:date="2026-10-19T10:49:29+08:00"/>
              </w:rPr>
            </w:pPr>
            <w:del w:id="8094" w:author="xh" w:date="2026-10-19T10:49:29+08:00">
              <w:r>
                <w:rPr>
                  <w:rFonts w:ascii="Times New Roman" w:hAnsi="Times New Roman" w:eastAsia="宋体"/>
                  <w:b w:val="0"/>
                  <w:sz w:val="18"/>
                </w:rPr>
                <w:delText>刚性</w:delText>
              </w:r>
            </w:del>
          </w:p>
        </w:tc>
        <w:tc>
          <w:tcPr>
            <w:tcW w:w="1039" w:type="dxa"/>
            <w:tcMar>
              <w:left w:w="70" w:type="dxa"/>
              <w:right w:w="70" w:type="dxa"/>
            </w:tcMar>
            <w:vAlign w:val="center"/>
          </w:tcPr>
          <w:p w14:paraId="67E3102E">
            <w:pPr>
              <w:keepNext/>
              <w:spacing w:before="20" w:after="20" w:line="260" w:lineRule="exact"/>
              <w:ind w:left="0" w:leftChars="0" w:right="0" w:rightChars="0" w:firstLine="0" w:firstLineChars="0"/>
              <w:jc w:val="center"/>
              <w:rPr>
                <w:del w:id="8095" w:author="xh" w:date="2026-10-19T10:49:29+08:00"/>
              </w:rPr>
            </w:pPr>
            <w:del w:id="8096" w:author="xh" w:date="2026-10-19T10:49:29+08:00">
              <w:r>
                <w:rPr>
                  <w:rFonts w:ascii="Times New Roman" w:hAnsi="Times New Roman" w:eastAsia="宋体"/>
                  <w:b w:val="0"/>
                  <w:sz w:val="18"/>
                </w:rPr>
                <w:delText>2024</w:delText>
              </w:r>
            </w:del>
          </w:p>
        </w:tc>
        <w:tc>
          <w:tcPr>
            <w:tcW w:w="1039" w:type="dxa"/>
            <w:tcMar>
              <w:left w:w="70" w:type="dxa"/>
              <w:right w:w="70" w:type="dxa"/>
            </w:tcMar>
            <w:vAlign w:val="center"/>
          </w:tcPr>
          <w:p w14:paraId="43B4B406">
            <w:pPr>
              <w:keepNext/>
              <w:spacing w:before="20" w:after="20" w:line="260" w:lineRule="exact"/>
              <w:ind w:left="0" w:leftChars="0" w:right="0" w:rightChars="0" w:firstLine="0" w:firstLineChars="0"/>
              <w:jc w:val="center"/>
              <w:rPr>
                <w:del w:id="8097" w:author="xh" w:date="2026-10-19T10:49:29+08:00"/>
              </w:rPr>
            </w:pPr>
            <w:del w:id="8098" w:author="xh" w:date="2026-10-19T10:49:29+08:00">
              <w:r>
                <w:rPr>
                  <w:rFonts w:ascii="Times New Roman" w:hAnsi="Times New Roman" w:eastAsia="宋体"/>
                  <w:b w:val="0"/>
                  <w:sz w:val="18"/>
                </w:rPr>
                <w:delText>40+63</w:delText>
              </w:r>
            </w:del>
          </w:p>
        </w:tc>
        <w:tc>
          <w:tcPr>
            <w:tcW w:w="1039" w:type="dxa"/>
            <w:tcMar>
              <w:left w:w="70" w:type="dxa"/>
              <w:right w:w="70" w:type="dxa"/>
            </w:tcMar>
            <w:vAlign w:val="center"/>
          </w:tcPr>
          <w:p w14:paraId="201D664F">
            <w:pPr>
              <w:keepNext/>
              <w:spacing w:before="20" w:after="20" w:line="260" w:lineRule="exact"/>
              <w:ind w:left="0" w:leftChars="0" w:right="0" w:rightChars="0" w:firstLine="0" w:firstLineChars="0"/>
              <w:jc w:val="center"/>
              <w:rPr>
                <w:del w:id="8099" w:author="xh" w:date="2026-10-19T10:49:29+08:00"/>
              </w:rPr>
            </w:pPr>
            <w:del w:id="8100" w:author="xh" w:date="2026-10-19T10:49:29+08:00">
              <w:r>
                <w:rPr>
                  <w:rFonts w:ascii="Times New Roman" w:hAnsi="Times New Roman" w:eastAsia="宋体"/>
                  <w:b w:val="0"/>
                  <w:sz w:val="18"/>
                </w:rPr>
                <w:delText>103.00</w:delText>
              </w:r>
            </w:del>
          </w:p>
        </w:tc>
        <w:tc>
          <w:tcPr>
            <w:tcW w:w="1039" w:type="dxa"/>
            <w:tcMar>
              <w:left w:w="70" w:type="dxa"/>
              <w:right w:w="70" w:type="dxa"/>
            </w:tcMar>
            <w:vAlign w:val="center"/>
          </w:tcPr>
          <w:p w14:paraId="0549D116">
            <w:pPr>
              <w:keepNext/>
              <w:spacing w:before="20" w:after="20" w:line="260" w:lineRule="exact"/>
              <w:ind w:left="0" w:leftChars="0" w:right="0" w:rightChars="0" w:firstLine="0" w:firstLineChars="0"/>
              <w:jc w:val="center"/>
              <w:rPr>
                <w:del w:id="8101" w:author="xh" w:date="2026-10-19T10:49:29+08:00"/>
              </w:rPr>
            </w:pPr>
            <w:del w:id="8102"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6DD3FA22">
            <w:pPr>
              <w:keepNext/>
              <w:spacing w:before="20" w:after="20" w:line="260" w:lineRule="exact"/>
              <w:ind w:left="0" w:leftChars="0" w:right="0" w:rightChars="0" w:firstLine="0" w:firstLineChars="0"/>
              <w:jc w:val="center"/>
              <w:rPr>
                <w:del w:id="8103" w:author="xh" w:date="2026-10-19T10:49:29+08:00"/>
              </w:rPr>
            </w:pPr>
            <w:del w:id="8104"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77D224D8">
            <w:pPr>
              <w:keepNext/>
              <w:spacing w:before="20" w:after="20" w:line="260" w:lineRule="exact"/>
              <w:ind w:left="0" w:leftChars="0" w:right="0" w:rightChars="0" w:firstLine="0" w:firstLineChars="0"/>
              <w:jc w:val="center"/>
              <w:rPr>
                <w:del w:id="8105" w:author="xh" w:date="2026-10-19T10:49:29+08:00"/>
              </w:rPr>
            </w:pPr>
            <w:del w:id="8106"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25E052CA">
            <w:pPr>
              <w:keepNext/>
              <w:spacing w:before="20" w:after="20" w:line="260" w:lineRule="exact"/>
              <w:ind w:left="0" w:leftChars="0" w:right="0" w:rightChars="0" w:firstLine="0" w:firstLineChars="0"/>
              <w:jc w:val="center"/>
              <w:rPr>
                <w:del w:id="8107" w:author="xh" w:date="2026-10-19T10:49:29+08:00"/>
              </w:rPr>
            </w:pPr>
            <w:del w:id="8108" w:author="xh" w:date="2026-10-19T10:49:29+08:00">
              <w:r>
                <w:rPr>
                  <w:rFonts w:ascii="Times New Roman" w:hAnsi="Times New Roman" w:eastAsia="宋体"/>
                  <w:b w:val="0"/>
                  <w:sz w:val="18"/>
                </w:rPr>
                <w:delText>62.63</w:delText>
              </w:r>
            </w:del>
          </w:p>
        </w:tc>
      </w:tr>
      <w:tr w14:paraId="225058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040" w:author="xh" w:date="2026-10-19T10:49:29+08:00"/>
        </w:trPr>
        <w:tc>
          <w:tcPr>
            <w:tcW w:w="1039" w:type="dxa"/>
            <w:tcMar>
              <w:left w:w="70" w:type="dxa"/>
              <w:right w:w="70" w:type="dxa"/>
            </w:tcMar>
            <w:vAlign w:val="center"/>
          </w:tcPr>
          <w:p w14:paraId="15146C69">
            <w:pPr>
              <w:keepNext/>
              <w:spacing w:before="20" w:after="20" w:line="260" w:lineRule="exact"/>
              <w:ind w:left="0" w:leftChars="0" w:right="0" w:rightChars="0" w:firstLine="0" w:firstLineChars="0"/>
              <w:jc w:val="center"/>
              <w:rPr>
                <w:del w:id="8109" w:author="xh" w:date="2026-10-19T10:49:29+08:00"/>
              </w:rPr>
            </w:pPr>
            <w:del w:id="8110" w:author="xh" w:date="2026-10-19T10:49:29+08:00">
              <w:r>
                <w:rPr>
                  <w:rFonts w:ascii="Times New Roman" w:hAnsi="Times New Roman" w:eastAsia="宋体"/>
                  <w:b w:val="0"/>
                  <w:sz w:val="18"/>
                </w:rPr>
                <w:delText>刚性</w:delText>
              </w:r>
            </w:del>
          </w:p>
        </w:tc>
        <w:tc>
          <w:tcPr>
            <w:tcW w:w="1039" w:type="dxa"/>
            <w:tcMar>
              <w:left w:w="70" w:type="dxa"/>
              <w:right w:w="70" w:type="dxa"/>
            </w:tcMar>
            <w:vAlign w:val="center"/>
          </w:tcPr>
          <w:p w14:paraId="0BB2EE7A">
            <w:pPr>
              <w:keepNext/>
              <w:spacing w:before="20" w:after="20" w:line="260" w:lineRule="exact"/>
              <w:ind w:left="0" w:leftChars="0" w:right="0" w:rightChars="0" w:firstLine="0" w:firstLineChars="0"/>
              <w:jc w:val="center"/>
              <w:rPr>
                <w:del w:id="8111" w:author="xh" w:date="2026-10-19T10:49:29+08:00"/>
              </w:rPr>
            </w:pPr>
            <w:del w:id="8112" w:author="xh" w:date="2026-10-19T10:49:29+08:00">
              <w:r>
                <w:rPr>
                  <w:rFonts w:ascii="Times New Roman" w:hAnsi="Times New Roman" w:eastAsia="宋体"/>
                  <w:b w:val="0"/>
                  <w:sz w:val="18"/>
                </w:rPr>
                <w:delText>2025</w:delText>
              </w:r>
            </w:del>
          </w:p>
        </w:tc>
        <w:tc>
          <w:tcPr>
            <w:tcW w:w="1039" w:type="dxa"/>
            <w:tcMar>
              <w:left w:w="70" w:type="dxa"/>
              <w:right w:w="70" w:type="dxa"/>
            </w:tcMar>
            <w:vAlign w:val="center"/>
          </w:tcPr>
          <w:p w14:paraId="2A494A6E">
            <w:pPr>
              <w:keepNext/>
              <w:spacing w:before="20" w:after="20" w:line="260" w:lineRule="exact"/>
              <w:ind w:left="0" w:leftChars="0" w:right="0" w:rightChars="0" w:firstLine="0" w:firstLineChars="0"/>
              <w:jc w:val="center"/>
              <w:rPr>
                <w:del w:id="8113" w:author="xh" w:date="2026-10-19T10:49:29+08:00"/>
              </w:rPr>
            </w:pPr>
            <w:del w:id="8114" w:author="xh" w:date="2026-10-19T10:49:29+08:00">
              <w:r>
                <w:rPr>
                  <w:rFonts w:ascii="Times New Roman" w:hAnsi="Times New Roman" w:eastAsia="宋体"/>
                  <w:b w:val="0"/>
                  <w:sz w:val="18"/>
                </w:rPr>
                <w:delText>40+63</w:delText>
              </w:r>
            </w:del>
          </w:p>
        </w:tc>
        <w:tc>
          <w:tcPr>
            <w:tcW w:w="1039" w:type="dxa"/>
            <w:tcMar>
              <w:left w:w="70" w:type="dxa"/>
              <w:right w:w="70" w:type="dxa"/>
            </w:tcMar>
            <w:vAlign w:val="center"/>
          </w:tcPr>
          <w:p w14:paraId="07A48EB6">
            <w:pPr>
              <w:keepNext/>
              <w:spacing w:before="20" w:after="20" w:line="260" w:lineRule="exact"/>
              <w:ind w:left="0" w:leftChars="0" w:right="0" w:rightChars="0" w:firstLine="0" w:firstLineChars="0"/>
              <w:jc w:val="center"/>
              <w:rPr>
                <w:del w:id="8115" w:author="xh" w:date="2026-10-19T10:49:29+08:00"/>
              </w:rPr>
            </w:pPr>
            <w:del w:id="8116" w:author="xh" w:date="2026-10-19T10:49:29+08:00">
              <w:r>
                <w:rPr>
                  <w:rFonts w:ascii="Times New Roman" w:hAnsi="Times New Roman" w:eastAsia="宋体"/>
                  <w:b w:val="0"/>
                  <w:sz w:val="18"/>
                </w:rPr>
                <w:delText>103.00</w:delText>
              </w:r>
            </w:del>
          </w:p>
        </w:tc>
        <w:tc>
          <w:tcPr>
            <w:tcW w:w="1039" w:type="dxa"/>
            <w:tcMar>
              <w:left w:w="70" w:type="dxa"/>
              <w:right w:w="70" w:type="dxa"/>
            </w:tcMar>
            <w:vAlign w:val="center"/>
          </w:tcPr>
          <w:p w14:paraId="4103DC73">
            <w:pPr>
              <w:keepNext/>
              <w:spacing w:before="20" w:after="20" w:line="260" w:lineRule="exact"/>
              <w:ind w:left="0" w:leftChars="0" w:right="0" w:rightChars="0" w:firstLine="0" w:firstLineChars="0"/>
              <w:jc w:val="center"/>
              <w:rPr>
                <w:del w:id="8117" w:author="xh" w:date="2026-10-19T10:49:29+08:00"/>
              </w:rPr>
            </w:pPr>
            <w:del w:id="8118"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44F4024C">
            <w:pPr>
              <w:keepNext/>
              <w:spacing w:before="20" w:after="20" w:line="260" w:lineRule="exact"/>
              <w:ind w:left="0" w:leftChars="0" w:right="0" w:rightChars="0" w:firstLine="0" w:firstLineChars="0"/>
              <w:jc w:val="center"/>
              <w:rPr>
                <w:del w:id="8119" w:author="xh" w:date="2026-10-19T10:49:29+08:00"/>
              </w:rPr>
            </w:pPr>
            <w:del w:id="8120"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33400436">
            <w:pPr>
              <w:keepNext/>
              <w:spacing w:before="20" w:after="20" w:line="260" w:lineRule="exact"/>
              <w:ind w:left="0" w:leftChars="0" w:right="0" w:rightChars="0" w:firstLine="0" w:firstLineChars="0"/>
              <w:jc w:val="center"/>
              <w:rPr>
                <w:del w:id="8121" w:author="xh" w:date="2026-10-19T10:49:29+08:00"/>
              </w:rPr>
            </w:pPr>
            <w:del w:id="8122"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080918C0">
            <w:pPr>
              <w:keepNext/>
              <w:spacing w:before="20" w:after="20" w:line="260" w:lineRule="exact"/>
              <w:ind w:left="0" w:leftChars="0" w:right="0" w:rightChars="0" w:firstLine="0" w:firstLineChars="0"/>
              <w:jc w:val="center"/>
              <w:rPr>
                <w:del w:id="8123" w:author="xh" w:date="2026-10-19T10:49:29+08:00"/>
              </w:rPr>
            </w:pPr>
            <w:del w:id="8124" w:author="xh" w:date="2026-10-19T10:49:29+08:00">
              <w:r>
                <w:rPr>
                  <w:rFonts w:ascii="Times New Roman" w:hAnsi="Times New Roman" w:eastAsia="宋体"/>
                  <w:b w:val="0"/>
                  <w:sz w:val="18"/>
                </w:rPr>
                <w:delText>69.44</w:delText>
              </w:r>
            </w:del>
          </w:p>
        </w:tc>
      </w:tr>
      <w:tr w14:paraId="58C55B2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041" w:author="xh" w:date="2026-10-19T10:49:29+08:00"/>
        </w:trPr>
        <w:tc>
          <w:tcPr>
            <w:tcW w:w="1039" w:type="dxa"/>
            <w:tcMar>
              <w:left w:w="70" w:type="dxa"/>
              <w:right w:w="70" w:type="dxa"/>
            </w:tcMar>
            <w:vAlign w:val="center"/>
          </w:tcPr>
          <w:p w14:paraId="0397ACFC">
            <w:pPr>
              <w:keepNext/>
              <w:spacing w:before="20" w:after="20" w:line="260" w:lineRule="exact"/>
              <w:ind w:left="0" w:leftChars="0" w:right="0" w:rightChars="0" w:firstLine="0" w:firstLineChars="0"/>
              <w:jc w:val="center"/>
              <w:rPr>
                <w:del w:id="8125" w:author="xh" w:date="2026-10-19T10:49:29+08:00"/>
              </w:rPr>
            </w:pPr>
            <w:del w:id="8126" w:author="xh" w:date="2026-10-19T10:49:29+08:00">
              <w:r>
                <w:rPr>
                  <w:rFonts w:ascii="Times New Roman" w:hAnsi="Times New Roman" w:eastAsia="宋体"/>
                  <w:b w:val="0"/>
                  <w:sz w:val="18"/>
                </w:rPr>
                <w:delText>弹性</w:delText>
              </w:r>
            </w:del>
          </w:p>
        </w:tc>
        <w:tc>
          <w:tcPr>
            <w:tcW w:w="1039" w:type="dxa"/>
            <w:tcMar>
              <w:left w:w="70" w:type="dxa"/>
              <w:right w:w="70" w:type="dxa"/>
            </w:tcMar>
            <w:vAlign w:val="center"/>
          </w:tcPr>
          <w:p w14:paraId="64DAF5C7">
            <w:pPr>
              <w:keepNext/>
              <w:spacing w:before="20" w:after="20" w:line="260" w:lineRule="exact"/>
              <w:ind w:left="0" w:leftChars="0" w:right="0" w:rightChars="0" w:firstLine="0" w:firstLineChars="0"/>
              <w:jc w:val="center"/>
              <w:rPr>
                <w:del w:id="8127" w:author="xh" w:date="2026-10-19T10:49:29+08:00"/>
              </w:rPr>
            </w:pPr>
            <w:del w:id="8128" w:author="xh" w:date="2026-10-19T10:49:29+08:00">
              <w:r>
                <w:rPr>
                  <w:rFonts w:ascii="Times New Roman" w:hAnsi="Times New Roman" w:eastAsia="宋体"/>
                  <w:b w:val="0"/>
                  <w:sz w:val="18"/>
                </w:rPr>
                <w:delText>2022</w:delText>
              </w:r>
            </w:del>
          </w:p>
        </w:tc>
        <w:tc>
          <w:tcPr>
            <w:tcW w:w="1039" w:type="dxa"/>
            <w:tcMar>
              <w:left w:w="70" w:type="dxa"/>
              <w:right w:w="70" w:type="dxa"/>
            </w:tcMar>
            <w:vAlign w:val="center"/>
          </w:tcPr>
          <w:p w14:paraId="074C7DB1">
            <w:pPr>
              <w:keepNext/>
              <w:spacing w:before="20" w:after="20" w:line="260" w:lineRule="exact"/>
              <w:ind w:left="0" w:leftChars="0" w:right="0" w:rightChars="0" w:firstLine="0" w:firstLineChars="0"/>
              <w:jc w:val="center"/>
              <w:rPr>
                <w:del w:id="8129" w:author="xh" w:date="2026-10-19T10:49:29+08:00"/>
              </w:rPr>
            </w:pPr>
            <w:del w:id="8130" w:author="xh" w:date="2026-10-19T10:49:29+08:00">
              <w:r>
                <w:rPr>
                  <w:rFonts w:ascii="Times New Roman" w:hAnsi="Times New Roman" w:eastAsia="宋体"/>
                  <w:b w:val="0"/>
                  <w:sz w:val="18"/>
                </w:rPr>
                <w:delText>40+63</w:delText>
              </w:r>
            </w:del>
          </w:p>
        </w:tc>
        <w:tc>
          <w:tcPr>
            <w:tcW w:w="1039" w:type="dxa"/>
            <w:tcMar>
              <w:left w:w="70" w:type="dxa"/>
              <w:right w:w="70" w:type="dxa"/>
            </w:tcMar>
            <w:vAlign w:val="center"/>
          </w:tcPr>
          <w:p w14:paraId="27F64F5B">
            <w:pPr>
              <w:keepNext/>
              <w:spacing w:before="20" w:after="20" w:line="260" w:lineRule="exact"/>
              <w:ind w:left="0" w:leftChars="0" w:right="0" w:rightChars="0" w:firstLine="0" w:firstLineChars="0"/>
              <w:jc w:val="center"/>
              <w:rPr>
                <w:del w:id="8131" w:author="xh" w:date="2026-10-19T10:49:29+08:00"/>
              </w:rPr>
            </w:pPr>
            <w:del w:id="8132" w:author="xh" w:date="2026-10-19T10:49:29+08:00">
              <w:r>
                <w:rPr>
                  <w:rFonts w:ascii="Times New Roman" w:hAnsi="Times New Roman" w:eastAsia="宋体"/>
                  <w:b w:val="0"/>
                  <w:sz w:val="18"/>
                </w:rPr>
                <w:delText>103.00</w:delText>
              </w:r>
            </w:del>
          </w:p>
        </w:tc>
        <w:tc>
          <w:tcPr>
            <w:tcW w:w="1039" w:type="dxa"/>
            <w:tcMar>
              <w:left w:w="70" w:type="dxa"/>
              <w:right w:w="70" w:type="dxa"/>
            </w:tcMar>
            <w:vAlign w:val="center"/>
          </w:tcPr>
          <w:p w14:paraId="07620021">
            <w:pPr>
              <w:keepNext/>
              <w:spacing w:before="20" w:after="20" w:line="260" w:lineRule="exact"/>
              <w:ind w:left="0" w:leftChars="0" w:right="0" w:rightChars="0" w:firstLine="0" w:firstLineChars="0"/>
              <w:jc w:val="center"/>
              <w:rPr>
                <w:del w:id="8133" w:author="xh" w:date="2026-10-19T10:49:29+08:00"/>
              </w:rPr>
            </w:pPr>
            <w:del w:id="8134"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053237E7">
            <w:pPr>
              <w:keepNext/>
              <w:spacing w:before="20" w:after="20" w:line="260" w:lineRule="exact"/>
              <w:ind w:left="0" w:leftChars="0" w:right="0" w:rightChars="0" w:firstLine="0" w:firstLineChars="0"/>
              <w:jc w:val="center"/>
              <w:rPr>
                <w:del w:id="8135" w:author="xh" w:date="2026-10-19T10:49:29+08:00"/>
              </w:rPr>
            </w:pPr>
            <w:del w:id="8136"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7FB96A47">
            <w:pPr>
              <w:keepNext/>
              <w:spacing w:before="20" w:after="20" w:line="260" w:lineRule="exact"/>
              <w:ind w:left="0" w:leftChars="0" w:right="0" w:rightChars="0" w:firstLine="0" w:firstLineChars="0"/>
              <w:jc w:val="center"/>
              <w:rPr>
                <w:del w:id="8137" w:author="xh" w:date="2026-10-19T10:49:29+08:00"/>
              </w:rPr>
            </w:pPr>
            <w:del w:id="8138"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60EABDFD">
            <w:pPr>
              <w:keepNext/>
              <w:spacing w:before="20" w:after="20" w:line="260" w:lineRule="exact"/>
              <w:ind w:left="0" w:leftChars="0" w:right="0" w:rightChars="0" w:firstLine="0" w:firstLineChars="0"/>
              <w:jc w:val="center"/>
              <w:rPr>
                <w:del w:id="8139" w:author="xh" w:date="2026-10-19T10:49:29+08:00"/>
              </w:rPr>
            </w:pPr>
            <w:del w:id="8140" w:author="xh" w:date="2026-10-19T10:49:29+08:00">
              <w:r>
                <w:rPr>
                  <w:rFonts w:ascii="Times New Roman" w:hAnsi="Times New Roman" w:eastAsia="宋体"/>
                  <w:b w:val="0"/>
                  <w:sz w:val="18"/>
                </w:rPr>
                <w:delText>59.89</w:delText>
              </w:r>
            </w:del>
          </w:p>
        </w:tc>
      </w:tr>
      <w:tr w14:paraId="212F79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042" w:author="xh" w:date="2026-10-19T10:49:29+08:00"/>
        </w:trPr>
        <w:tc>
          <w:tcPr>
            <w:tcW w:w="1039" w:type="dxa"/>
            <w:tcMar>
              <w:left w:w="70" w:type="dxa"/>
              <w:right w:w="70" w:type="dxa"/>
            </w:tcMar>
            <w:vAlign w:val="center"/>
          </w:tcPr>
          <w:p w14:paraId="12BA36F7">
            <w:pPr>
              <w:keepNext/>
              <w:spacing w:before="20" w:after="20" w:line="260" w:lineRule="exact"/>
              <w:ind w:left="0" w:leftChars="0" w:right="0" w:rightChars="0" w:firstLine="0" w:firstLineChars="0"/>
              <w:jc w:val="center"/>
              <w:rPr>
                <w:del w:id="8141" w:author="xh" w:date="2026-10-19T10:49:29+08:00"/>
              </w:rPr>
            </w:pPr>
            <w:del w:id="8142" w:author="xh" w:date="2026-10-19T10:49:29+08:00">
              <w:r>
                <w:rPr>
                  <w:rFonts w:ascii="Times New Roman" w:hAnsi="Times New Roman" w:eastAsia="宋体"/>
                  <w:b w:val="0"/>
                  <w:sz w:val="18"/>
                </w:rPr>
                <w:delText>弹性</w:delText>
              </w:r>
            </w:del>
          </w:p>
        </w:tc>
        <w:tc>
          <w:tcPr>
            <w:tcW w:w="1039" w:type="dxa"/>
            <w:tcMar>
              <w:left w:w="70" w:type="dxa"/>
              <w:right w:w="70" w:type="dxa"/>
            </w:tcMar>
            <w:vAlign w:val="center"/>
          </w:tcPr>
          <w:p w14:paraId="7DE39108">
            <w:pPr>
              <w:keepNext/>
              <w:spacing w:before="20" w:after="20" w:line="260" w:lineRule="exact"/>
              <w:ind w:left="0" w:leftChars="0" w:right="0" w:rightChars="0" w:firstLine="0" w:firstLineChars="0"/>
              <w:jc w:val="center"/>
              <w:rPr>
                <w:del w:id="8143" w:author="xh" w:date="2026-10-19T10:49:29+08:00"/>
              </w:rPr>
            </w:pPr>
            <w:del w:id="8144" w:author="xh" w:date="2026-10-19T10:49:29+08:00">
              <w:r>
                <w:rPr>
                  <w:rFonts w:ascii="Times New Roman" w:hAnsi="Times New Roman" w:eastAsia="宋体"/>
                  <w:b w:val="0"/>
                  <w:sz w:val="18"/>
                </w:rPr>
                <w:delText>2023</w:delText>
              </w:r>
            </w:del>
          </w:p>
        </w:tc>
        <w:tc>
          <w:tcPr>
            <w:tcW w:w="1039" w:type="dxa"/>
            <w:tcMar>
              <w:left w:w="70" w:type="dxa"/>
              <w:right w:w="70" w:type="dxa"/>
            </w:tcMar>
            <w:vAlign w:val="center"/>
          </w:tcPr>
          <w:p w14:paraId="578D1977">
            <w:pPr>
              <w:keepNext/>
              <w:spacing w:before="20" w:after="20" w:line="260" w:lineRule="exact"/>
              <w:ind w:left="0" w:leftChars="0" w:right="0" w:rightChars="0" w:firstLine="0" w:firstLineChars="0"/>
              <w:jc w:val="center"/>
              <w:rPr>
                <w:del w:id="8145" w:author="xh" w:date="2026-10-19T10:49:29+08:00"/>
              </w:rPr>
            </w:pPr>
            <w:del w:id="8146" w:author="xh" w:date="2026-10-19T10:49:29+08:00">
              <w:r>
                <w:rPr>
                  <w:rFonts w:ascii="Times New Roman" w:hAnsi="Times New Roman" w:eastAsia="宋体"/>
                  <w:b w:val="0"/>
                  <w:sz w:val="18"/>
                </w:rPr>
                <w:delText>40+63</w:delText>
              </w:r>
            </w:del>
          </w:p>
        </w:tc>
        <w:tc>
          <w:tcPr>
            <w:tcW w:w="1039" w:type="dxa"/>
            <w:tcMar>
              <w:left w:w="70" w:type="dxa"/>
              <w:right w:w="70" w:type="dxa"/>
            </w:tcMar>
            <w:vAlign w:val="center"/>
          </w:tcPr>
          <w:p w14:paraId="0CA0532E">
            <w:pPr>
              <w:keepNext/>
              <w:spacing w:before="20" w:after="20" w:line="260" w:lineRule="exact"/>
              <w:ind w:left="0" w:leftChars="0" w:right="0" w:rightChars="0" w:firstLine="0" w:firstLineChars="0"/>
              <w:jc w:val="center"/>
              <w:rPr>
                <w:del w:id="8147" w:author="xh" w:date="2026-10-19T10:49:29+08:00"/>
              </w:rPr>
            </w:pPr>
            <w:del w:id="8148" w:author="xh" w:date="2026-10-19T10:49:29+08:00">
              <w:r>
                <w:rPr>
                  <w:rFonts w:ascii="Times New Roman" w:hAnsi="Times New Roman" w:eastAsia="宋体"/>
                  <w:b w:val="0"/>
                  <w:sz w:val="18"/>
                </w:rPr>
                <w:delText>103.00</w:delText>
              </w:r>
            </w:del>
          </w:p>
        </w:tc>
        <w:tc>
          <w:tcPr>
            <w:tcW w:w="1039" w:type="dxa"/>
            <w:tcMar>
              <w:left w:w="70" w:type="dxa"/>
              <w:right w:w="70" w:type="dxa"/>
            </w:tcMar>
            <w:vAlign w:val="center"/>
          </w:tcPr>
          <w:p w14:paraId="2470E31B">
            <w:pPr>
              <w:keepNext/>
              <w:spacing w:before="20" w:after="20" w:line="260" w:lineRule="exact"/>
              <w:ind w:left="0" w:leftChars="0" w:right="0" w:rightChars="0" w:firstLine="0" w:firstLineChars="0"/>
              <w:jc w:val="center"/>
              <w:rPr>
                <w:del w:id="8149" w:author="xh" w:date="2026-10-19T10:49:29+08:00"/>
              </w:rPr>
            </w:pPr>
            <w:del w:id="8150"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21143E12">
            <w:pPr>
              <w:keepNext/>
              <w:spacing w:before="20" w:after="20" w:line="260" w:lineRule="exact"/>
              <w:ind w:left="0" w:leftChars="0" w:right="0" w:rightChars="0" w:firstLine="0" w:firstLineChars="0"/>
              <w:jc w:val="center"/>
              <w:rPr>
                <w:del w:id="8151" w:author="xh" w:date="2026-10-19T10:49:29+08:00"/>
              </w:rPr>
            </w:pPr>
            <w:del w:id="8152"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7A56E2BA">
            <w:pPr>
              <w:keepNext/>
              <w:spacing w:before="20" w:after="20" w:line="260" w:lineRule="exact"/>
              <w:ind w:left="0" w:leftChars="0" w:right="0" w:rightChars="0" w:firstLine="0" w:firstLineChars="0"/>
              <w:jc w:val="center"/>
              <w:rPr>
                <w:del w:id="8153" w:author="xh" w:date="2026-10-19T10:49:29+08:00"/>
              </w:rPr>
            </w:pPr>
            <w:del w:id="8154"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527DD45B">
            <w:pPr>
              <w:keepNext/>
              <w:spacing w:before="20" w:after="20" w:line="260" w:lineRule="exact"/>
              <w:ind w:left="0" w:leftChars="0" w:right="0" w:rightChars="0" w:firstLine="0" w:firstLineChars="0"/>
              <w:jc w:val="center"/>
              <w:rPr>
                <w:del w:id="8155" w:author="xh" w:date="2026-10-19T10:49:29+08:00"/>
              </w:rPr>
            </w:pPr>
            <w:del w:id="8156" w:author="xh" w:date="2026-10-19T10:49:29+08:00">
              <w:r>
                <w:rPr>
                  <w:rFonts w:ascii="Times New Roman" w:hAnsi="Times New Roman" w:eastAsia="宋体"/>
                  <w:b w:val="0"/>
                  <w:sz w:val="18"/>
                </w:rPr>
                <w:delText>55.27</w:delText>
              </w:r>
            </w:del>
          </w:p>
        </w:tc>
      </w:tr>
      <w:tr w14:paraId="560595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8043" w:author="xh" w:date="2026-10-19T10:49:29+08:00"/>
        </w:trPr>
        <w:tc>
          <w:tcPr>
            <w:tcW w:w="1039" w:type="dxa"/>
            <w:tcMar>
              <w:left w:w="70" w:type="dxa"/>
              <w:right w:w="70" w:type="dxa"/>
            </w:tcMar>
            <w:vAlign w:val="center"/>
          </w:tcPr>
          <w:p w14:paraId="08801A63">
            <w:pPr>
              <w:keepNext/>
              <w:spacing w:before="20" w:after="20" w:line="260" w:lineRule="exact"/>
              <w:ind w:left="0" w:leftChars="0" w:right="0" w:rightChars="0" w:firstLine="0" w:firstLineChars="0"/>
              <w:jc w:val="center"/>
              <w:rPr>
                <w:del w:id="8157" w:author="xh" w:date="2026-10-19T10:49:29+08:00"/>
              </w:rPr>
            </w:pPr>
            <w:del w:id="8158" w:author="xh" w:date="2026-10-19T10:49:29+08:00">
              <w:r>
                <w:rPr>
                  <w:rFonts w:ascii="Times New Roman" w:hAnsi="Times New Roman" w:eastAsia="宋体"/>
                  <w:b w:val="0"/>
                  <w:sz w:val="18"/>
                </w:rPr>
                <w:delText>弹性</w:delText>
              </w:r>
            </w:del>
          </w:p>
        </w:tc>
        <w:tc>
          <w:tcPr>
            <w:tcW w:w="1039" w:type="dxa"/>
            <w:tcMar>
              <w:left w:w="70" w:type="dxa"/>
              <w:right w:w="70" w:type="dxa"/>
            </w:tcMar>
            <w:vAlign w:val="center"/>
          </w:tcPr>
          <w:p w14:paraId="6BCF9948">
            <w:pPr>
              <w:keepNext/>
              <w:spacing w:before="20" w:after="20" w:line="260" w:lineRule="exact"/>
              <w:ind w:left="0" w:leftChars="0" w:right="0" w:rightChars="0" w:firstLine="0" w:firstLineChars="0"/>
              <w:jc w:val="center"/>
              <w:rPr>
                <w:del w:id="8159" w:author="xh" w:date="2026-10-19T10:49:29+08:00"/>
              </w:rPr>
            </w:pPr>
            <w:del w:id="8160" w:author="xh" w:date="2026-10-19T10:49:29+08:00">
              <w:r>
                <w:rPr>
                  <w:rFonts w:ascii="Times New Roman" w:hAnsi="Times New Roman" w:eastAsia="宋体"/>
                  <w:b w:val="0"/>
                  <w:sz w:val="18"/>
                </w:rPr>
                <w:delText>2024</w:delText>
              </w:r>
            </w:del>
          </w:p>
        </w:tc>
        <w:tc>
          <w:tcPr>
            <w:tcW w:w="1039" w:type="dxa"/>
            <w:tcMar>
              <w:left w:w="70" w:type="dxa"/>
              <w:right w:w="70" w:type="dxa"/>
            </w:tcMar>
            <w:vAlign w:val="center"/>
          </w:tcPr>
          <w:p w14:paraId="175C9969">
            <w:pPr>
              <w:keepNext/>
              <w:spacing w:before="20" w:after="20" w:line="260" w:lineRule="exact"/>
              <w:ind w:left="0" w:leftChars="0" w:right="0" w:rightChars="0" w:firstLine="0" w:firstLineChars="0"/>
              <w:jc w:val="center"/>
              <w:rPr>
                <w:del w:id="8161" w:author="xh" w:date="2026-10-19T10:49:29+08:00"/>
              </w:rPr>
            </w:pPr>
            <w:del w:id="8162" w:author="xh" w:date="2026-10-19T10:49:29+08:00">
              <w:r>
                <w:rPr>
                  <w:rFonts w:ascii="Times New Roman" w:hAnsi="Times New Roman" w:eastAsia="宋体"/>
                  <w:b w:val="0"/>
                  <w:sz w:val="18"/>
                </w:rPr>
                <w:delText>40+63</w:delText>
              </w:r>
            </w:del>
          </w:p>
        </w:tc>
        <w:tc>
          <w:tcPr>
            <w:tcW w:w="1039" w:type="dxa"/>
            <w:tcMar>
              <w:left w:w="70" w:type="dxa"/>
              <w:right w:w="70" w:type="dxa"/>
            </w:tcMar>
            <w:vAlign w:val="center"/>
          </w:tcPr>
          <w:p w14:paraId="38B57FEC">
            <w:pPr>
              <w:keepNext/>
              <w:spacing w:before="20" w:after="20" w:line="260" w:lineRule="exact"/>
              <w:ind w:left="0" w:leftChars="0" w:right="0" w:rightChars="0" w:firstLine="0" w:firstLineChars="0"/>
              <w:jc w:val="center"/>
              <w:rPr>
                <w:del w:id="8163" w:author="xh" w:date="2026-10-19T10:49:29+08:00"/>
              </w:rPr>
            </w:pPr>
            <w:del w:id="8164" w:author="xh" w:date="2026-10-19T10:49:29+08:00">
              <w:r>
                <w:rPr>
                  <w:rFonts w:ascii="Times New Roman" w:hAnsi="Times New Roman" w:eastAsia="宋体"/>
                  <w:b w:val="0"/>
                  <w:sz w:val="18"/>
                </w:rPr>
                <w:delText>103.00</w:delText>
              </w:r>
            </w:del>
          </w:p>
        </w:tc>
        <w:tc>
          <w:tcPr>
            <w:tcW w:w="1039" w:type="dxa"/>
            <w:tcMar>
              <w:left w:w="70" w:type="dxa"/>
              <w:right w:w="70" w:type="dxa"/>
            </w:tcMar>
            <w:vAlign w:val="center"/>
          </w:tcPr>
          <w:p w14:paraId="3B773B7E">
            <w:pPr>
              <w:keepNext/>
              <w:spacing w:before="20" w:after="20" w:line="260" w:lineRule="exact"/>
              <w:ind w:left="0" w:leftChars="0" w:right="0" w:rightChars="0" w:firstLine="0" w:firstLineChars="0"/>
              <w:jc w:val="center"/>
              <w:rPr>
                <w:del w:id="8165" w:author="xh" w:date="2026-10-19T10:49:29+08:00"/>
              </w:rPr>
            </w:pPr>
            <w:del w:id="8166"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4B295931">
            <w:pPr>
              <w:keepNext/>
              <w:spacing w:before="20" w:after="20" w:line="260" w:lineRule="exact"/>
              <w:ind w:left="0" w:leftChars="0" w:right="0" w:rightChars="0" w:firstLine="0" w:firstLineChars="0"/>
              <w:jc w:val="center"/>
              <w:rPr>
                <w:del w:id="8167" w:author="xh" w:date="2026-10-19T10:49:29+08:00"/>
              </w:rPr>
            </w:pPr>
            <w:del w:id="8168"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2B5421B0">
            <w:pPr>
              <w:keepNext/>
              <w:spacing w:before="20" w:after="20" w:line="260" w:lineRule="exact"/>
              <w:ind w:left="0" w:leftChars="0" w:right="0" w:rightChars="0" w:firstLine="0" w:firstLineChars="0"/>
              <w:jc w:val="center"/>
              <w:rPr>
                <w:del w:id="8169" w:author="xh" w:date="2026-10-19T10:49:29+08:00"/>
              </w:rPr>
            </w:pPr>
            <w:del w:id="8170"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39EE5B6C">
            <w:pPr>
              <w:keepNext/>
              <w:spacing w:before="20" w:after="20" w:line="260" w:lineRule="exact"/>
              <w:ind w:left="0" w:leftChars="0" w:right="0" w:rightChars="0" w:firstLine="0" w:firstLineChars="0"/>
              <w:jc w:val="center"/>
              <w:rPr>
                <w:del w:id="8171" w:author="xh" w:date="2026-10-19T10:49:29+08:00"/>
              </w:rPr>
            </w:pPr>
            <w:del w:id="8172" w:author="xh" w:date="2026-10-19T10:49:29+08:00">
              <w:r>
                <w:rPr>
                  <w:rFonts w:ascii="Times New Roman" w:hAnsi="Times New Roman" w:eastAsia="宋体"/>
                  <w:b w:val="0"/>
                  <w:sz w:val="18"/>
                </w:rPr>
                <w:delText>62.63</w:delText>
              </w:r>
            </w:del>
          </w:p>
        </w:tc>
      </w:tr>
      <w:tr w14:paraId="737E2E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044" w:author="xh" w:date="2026-10-19T10:49:29+08:00"/>
        </w:trPr>
        <w:tc>
          <w:tcPr>
            <w:tcW w:w="1039" w:type="dxa"/>
            <w:tcMar>
              <w:left w:w="70" w:type="dxa"/>
              <w:right w:w="70" w:type="dxa"/>
            </w:tcMar>
            <w:vAlign w:val="center"/>
          </w:tcPr>
          <w:p w14:paraId="48D9B8A6">
            <w:pPr>
              <w:keepNext w:val="0"/>
              <w:spacing w:before="20" w:after="20" w:line="260" w:lineRule="exact"/>
              <w:ind w:left="0" w:leftChars="0" w:right="0" w:rightChars="0" w:firstLine="0" w:firstLineChars="0"/>
              <w:jc w:val="center"/>
              <w:rPr>
                <w:del w:id="8173" w:author="xh" w:date="2026-10-19T10:49:29+08:00"/>
              </w:rPr>
            </w:pPr>
            <w:del w:id="8174" w:author="xh" w:date="2026-10-19T10:49:29+08:00">
              <w:r>
                <w:rPr>
                  <w:rFonts w:ascii="Times New Roman" w:hAnsi="Times New Roman" w:eastAsia="宋体"/>
                  <w:b w:val="0"/>
                  <w:sz w:val="18"/>
                </w:rPr>
                <w:delText>弹性</w:delText>
              </w:r>
            </w:del>
          </w:p>
        </w:tc>
        <w:tc>
          <w:tcPr>
            <w:tcW w:w="1039" w:type="dxa"/>
            <w:tcMar>
              <w:left w:w="70" w:type="dxa"/>
              <w:right w:w="70" w:type="dxa"/>
            </w:tcMar>
            <w:vAlign w:val="center"/>
          </w:tcPr>
          <w:p w14:paraId="6DD50E01">
            <w:pPr>
              <w:keepNext w:val="0"/>
              <w:spacing w:before="20" w:after="20" w:line="260" w:lineRule="exact"/>
              <w:ind w:left="0" w:leftChars="0" w:right="0" w:rightChars="0" w:firstLine="0" w:firstLineChars="0"/>
              <w:jc w:val="center"/>
              <w:rPr>
                <w:del w:id="8175" w:author="xh" w:date="2026-10-19T10:49:29+08:00"/>
              </w:rPr>
            </w:pPr>
            <w:del w:id="8176" w:author="xh" w:date="2026-10-19T10:49:29+08:00">
              <w:r>
                <w:rPr>
                  <w:rFonts w:ascii="Times New Roman" w:hAnsi="Times New Roman" w:eastAsia="宋体"/>
                  <w:b w:val="0"/>
                  <w:sz w:val="18"/>
                </w:rPr>
                <w:delText>2025</w:delText>
              </w:r>
            </w:del>
          </w:p>
        </w:tc>
        <w:tc>
          <w:tcPr>
            <w:tcW w:w="1039" w:type="dxa"/>
            <w:tcMar>
              <w:left w:w="70" w:type="dxa"/>
              <w:right w:w="70" w:type="dxa"/>
            </w:tcMar>
            <w:vAlign w:val="center"/>
          </w:tcPr>
          <w:p w14:paraId="32CC2FAA">
            <w:pPr>
              <w:keepNext w:val="0"/>
              <w:spacing w:before="20" w:after="20" w:line="260" w:lineRule="exact"/>
              <w:ind w:left="0" w:leftChars="0" w:right="0" w:rightChars="0" w:firstLine="0" w:firstLineChars="0"/>
              <w:jc w:val="center"/>
              <w:rPr>
                <w:del w:id="8177" w:author="xh" w:date="2026-10-19T10:49:29+08:00"/>
              </w:rPr>
            </w:pPr>
            <w:del w:id="8178" w:author="xh" w:date="2026-10-19T10:49:29+08:00">
              <w:r>
                <w:rPr>
                  <w:rFonts w:ascii="Times New Roman" w:hAnsi="Times New Roman" w:eastAsia="宋体"/>
                  <w:b w:val="0"/>
                  <w:sz w:val="18"/>
                </w:rPr>
                <w:delText>40+63</w:delText>
              </w:r>
            </w:del>
          </w:p>
        </w:tc>
        <w:tc>
          <w:tcPr>
            <w:tcW w:w="1039" w:type="dxa"/>
            <w:tcMar>
              <w:left w:w="70" w:type="dxa"/>
              <w:right w:w="70" w:type="dxa"/>
            </w:tcMar>
            <w:vAlign w:val="center"/>
          </w:tcPr>
          <w:p w14:paraId="13A27116">
            <w:pPr>
              <w:keepNext w:val="0"/>
              <w:spacing w:before="20" w:after="20" w:line="260" w:lineRule="exact"/>
              <w:ind w:left="0" w:leftChars="0" w:right="0" w:rightChars="0" w:firstLine="0" w:firstLineChars="0"/>
              <w:jc w:val="center"/>
              <w:rPr>
                <w:del w:id="8179" w:author="xh" w:date="2026-10-19T10:49:29+08:00"/>
              </w:rPr>
            </w:pPr>
            <w:del w:id="8180" w:author="xh" w:date="2026-10-19T10:49:29+08:00">
              <w:r>
                <w:rPr>
                  <w:rFonts w:ascii="Times New Roman" w:hAnsi="Times New Roman" w:eastAsia="宋体"/>
                  <w:b w:val="0"/>
                  <w:sz w:val="18"/>
                </w:rPr>
                <w:delText>103.00</w:delText>
              </w:r>
            </w:del>
          </w:p>
        </w:tc>
        <w:tc>
          <w:tcPr>
            <w:tcW w:w="1039" w:type="dxa"/>
            <w:tcMar>
              <w:left w:w="70" w:type="dxa"/>
              <w:right w:w="70" w:type="dxa"/>
            </w:tcMar>
            <w:vAlign w:val="center"/>
          </w:tcPr>
          <w:p w14:paraId="174A82F1">
            <w:pPr>
              <w:keepNext w:val="0"/>
              <w:spacing w:before="20" w:after="20" w:line="260" w:lineRule="exact"/>
              <w:ind w:left="0" w:leftChars="0" w:right="0" w:rightChars="0" w:firstLine="0" w:firstLineChars="0"/>
              <w:jc w:val="center"/>
              <w:rPr>
                <w:del w:id="8181" w:author="xh" w:date="2026-10-19T10:49:29+08:00"/>
              </w:rPr>
            </w:pPr>
            <w:del w:id="8182"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49299EF9">
            <w:pPr>
              <w:keepNext w:val="0"/>
              <w:spacing w:before="20" w:after="20" w:line="260" w:lineRule="exact"/>
              <w:ind w:left="0" w:leftChars="0" w:right="0" w:rightChars="0" w:firstLine="0" w:firstLineChars="0"/>
              <w:jc w:val="center"/>
              <w:rPr>
                <w:del w:id="8183" w:author="xh" w:date="2026-10-19T10:49:29+08:00"/>
              </w:rPr>
            </w:pPr>
            <w:del w:id="8184"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58B1AC5E">
            <w:pPr>
              <w:keepNext w:val="0"/>
              <w:spacing w:before="20" w:after="20" w:line="260" w:lineRule="exact"/>
              <w:ind w:left="0" w:leftChars="0" w:right="0" w:rightChars="0" w:firstLine="0" w:firstLineChars="0"/>
              <w:jc w:val="center"/>
              <w:rPr>
                <w:del w:id="8185" w:author="xh" w:date="2026-10-19T10:49:29+08:00"/>
              </w:rPr>
            </w:pPr>
            <w:del w:id="8186" w:author="xh" w:date="2026-10-19T10:49:29+08:00">
              <w:r>
                <w:rPr>
                  <w:rFonts w:ascii="Times New Roman" w:hAnsi="Times New Roman" w:eastAsia="宋体"/>
                  <w:b w:val="0"/>
                  <w:sz w:val="18"/>
                </w:rPr>
                <w:delText>0.00</w:delText>
              </w:r>
            </w:del>
          </w:p>
        </w:tc>
        <w:tc>
          <w:tcPr>
            <w:tcW w:w="1039" w:type="dxa"/>
            <w:tcMar>
              <w:left w:w="70" w:type="dxa"/>
              <w:right w:w="70" w:type="dxa"/>
            </w:tcMar>
            <w:vAlign w:val="center"/>
          </w:tcPr>
          <w:p w14:paraId="3D1F8A4C">
            <w:pPr>
              <w:keepNext w:val="0"/>
              <w:spacing w:before="20" w:after="20" w:line="260" w:lineRule="exact"/>
              <w:ind w:left="0" w:leftChars="0" w:right="0" w:rightChars="0" w:firstLine="0" w:firstLineChars="0"/>
              <w:jc w:val="center"/>
              <w:rPr>
                <w:del w:id="8187" w:author="xh" w:date="2026-10-19T10:49:29+08:00"/>
              </w:rPr>
            </w:pPr>
            <w:del w:id="8188" w:author="xh" w:date="2026-10-19T10:49:29+08:00">
              <w:r>
                <w:rPr>
                  <w:rFonts w:ascii="Times New Roman" w:hAnsi="Times New Roman" w:eastAsia="宋体"/>
                  <w:b w:val="0"/>
                  <w:sz w:val="18"/>
                </w:rPr>
                <w:delText>69.44</w:delText>
              </w:r>
            </w:del>
          </w:p>
        </w:tc>
      </w:tr>
      <w:tr>
        <w:trPr>
          <w:cantSplit/>
          <w:tblHeader/>
          <w:ins w:id="8189" w:author="xh" w:date="2026-10-19T10:49:2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198" w:author="xh" w:date="2026-10-19T10:49:29+08:00"/>
              </w:rPr>
            </w:pPr>
            <w:ins w:id="8199" w:author="xh" w:date="2026-10-19T10:49:29+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00" w:author="xh" w:date="2026-10-19T10:49:29+08:00"/>
              </w:rPr>
            </w:pPr>
            <w:ins w:id="8201" w:author="xh" w:date="2026-10-19T10:49:29+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02" w:author="xh" w:date="2026-10-19T10:49:29+08:00"/>
              </w:rPr>
            </w:pPr>
            <w:ins w:id="8203" w:author="xh" w:date="2026-10-19T10:49:29+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04" w:author="xh" w:date="2026-10-19T10:49:29+08:00"/>
              </w:rPr>
            </w:pPr>
            <w:ins w:id="8205" w:author="xh" w:date="2026-10-19T10:49:29+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06" w:author="xh" w:date="2026-10-19T10:49:29+08:00"/>
              </w:rPr>
            </w:pPr>
            <w:ins w:id="8207" w:author="xh" w:date="2026-10-19T10:49:29+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08" w:author="xh" w:date="2026-10-19T10:49:29+08:00"/>
              </w:rPr>
            </w:pPr>
            <w:ins w:id="8209" w:author="xh" w:date="2026-10-19T10:49:29+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10" w:author="xh" w:date="2026-10-19T10:49:29+08:00"/>
              </w:rPr>
            </w:pPr>
            <w:ins w:id="8211" w:author="xh" w:date="2026-10-19T10:49:29+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12" w:author="xh" w:date="2026-10-19T10:49:29+08:00"/>
              </w:rPr>
            </w:pPr>
            <w:ins w:id="8213" w:author="xh" w:date="2026-10-19T10:49:29+08:00">
              <w:r>
                <w:rPr>
                  <w:rFonts w:ascii="Times New Roman" w:hAnsi="Times New Roman" w:eastAsia="宋体"/>
                  <w:b/>
                  <w:sz w:val="18"/>
                </w:rPr>
                <w:t>转接后净负荷/MW</w:t>
              </w:r>
            </w:ins>
          </w:p>
        </w:tc>
      </w:tr>
      <w:tr>
        <w:trPr>
          <w:cantSplit/>
          <w:ins w:id="8190" w:author="xh" w:date="2026-10-19T10:49:2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14" w:author="xh" w:date="2026-10-19T10:49:29+08:00"/>
              </w:rPr>
            </w:pPr>
            <w:ins w:id="8215" w:author="xh" w:date="2026-10-19T10:49:29+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16" w:author="xh" w:date="2026-10-19T10:49:29+08:00"/>
              </w:rPr>
            </w:pPr>
            <w:ins w:id="8217" w:author="xh" w:date="2026-10-19T10:49:29+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18" w:author="xh" w:date="2026-10-19T10:49:29+08:00"/>
              </w:rPr>
            </w:pPr>
            <w:ins w:id="8219" w:author="xh" w:date="2026-10-19T10:49:29+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20" w:author="xh" w:date="2026-10-19T10:49:29+08:00"/>
              </w:rPr>
            </w:pPr>
            <w:ins w:id="8221" w:author="xh" w:date="2026-10-19T10:49:29+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22" w:author="xh" w:date="2026-10-19T10:49:29+08:00"/>
              </w:rPr>
            </w:pPr>
            <w:ins w:id="8223" w:author="xh" w:date="2026-10-19T10:49:2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24" w:author="xh" w:date="2026-10-19T10:49:29+08:00"/>
              </w:rPr>
            </w:pPr>
            <w:ins w:id="8225" w:author="xh" w:date="2026-10-19T10:49:29+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26" w:author="xh" w:date="2026-10-19T10:49:29+08:00"/>
              </w:rPr>
            </w:pPr>
            <w:ins w:id="8227" w:author="xh" w:date="2026-10-19T10:49:29+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28" w:author="xh" w:date="2026-10-19T10:49:29+08:00"/>
              </w:rPr>
            </w:pPr>
            <w:ins w:id="8229" w:author="xh" w:date="2026-10-19T10:49:29+08:00">
              <w:r>
                <w:rPr>
                  <w:rFonts w:ascii="Times New Roman" w:hAnsi="Times New Roman" w:eastAsia="宋体"/>
                  <w:b w:val="0"/>
                  <w:sz w:val="18"/>
                </w:rPr>
                <w:t>—</w:t>
              </w:r>
            </w:ins>
          </w:p>
        </w:tc>
      </w:tr>
      <w:tr>
        <w:trPr>
          <w:cantSplit/>
          <w:ins w:id="8191" w:author="xh" w:date="2026-10-19T10:49:2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30" w:author="xh" w:date="2026-10-19T10:49:29+08:00"/>
              </w:rPr>
            </w:pPr>
            <w:ins w:id="8231" w:author="xh" w:date="2026-10-19T10:49:29+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32" w:author="xh" w:date="2026-10-19T10:49:29+08:00"/>
              </w:rPr>
            </w:pPr>
            <w:ins w:id="8233" w:author="xh" w:date="2026-10-19T10:49:29+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34" w:author="xh" w:date="2026-10-19T10:49:29+08:00"/>
              </w:rPr>
            </w:pPr>
            <w:ins w:id="8235" w:author="xh" w:date="2026-10-19T10:49:29+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36" w:author="xh" w:date="2026-10-19T10:49:29+08:00"/>
              </w:rPr>
            </w:pPr>
            <w:ins w:id="8237" w:author="xh" w:date="2026-10-19T10:49:29+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38" w:author="xh" w:date="2026-10-19T10:49:29+08:00"/>
              </w:rPr>
            </w:pPr>
            <w:ins w:id="8239" w:author="xh" w:date="2026-10-19T10:49:2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40" w:author="xh" w:date="2026-10-19T10:49:29+08:00"/>
              </w:rPr>
            </w:pPr>
            <w:ins w:id="8241" w:author="xh" w:date="2026-10-19T10:49:2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42" w:author="xh" w:date="2026-10-19T10:49:29+08:00"/>
              </w:rPr>
            </w:pPr>
            <w:ins w:id="8243" w:author="xh" w:date="2026-10-19T10:49:2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44" w:author="xh" w:date="2026-10-19T10:49:29+08:00"/>
              </w:rPr>
            </w:pPr>
            <w:ins w:id="8245" w:author="xh" w:date="2026-10-19T10:49:29+08:00">
              <w:r>
                <w:rPr>
                  <w:rFonts w:ascii="Times New Roman" w:hAnsi="Times New Roman" w:eastAsia="宋体"/>
                  <w:b w:val="0"/>
                  <w:sz w:val="18"/>
                </w:rPr>
                <w:t>69.44</w:t>
              </w:r>
            </w:ins>
          </w:p>
        </w:tc>
      </w:tr>
      <w:tr>
        <w:trPr>
          <w:cantSplit/>
          <w:ins w:id="8192" w:author="xh" w:date="2026-10-19T10:49:2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46" w:author="xh" w:date="2026-10-19T10:49:29+08:00"/>
              </w:rPr>
            </w:pPr>
            <w:ins w:id="8247" w:author="xh" w:date="2026-10-19T10:49:29+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48" w:author="xh" w:date="2026-10-19T10:49:29+08:00"/>
              </w:rPr>
            </w:pPr>
            <w:ins w:id="8249" w:author="xh" w:date="2026-10-19T10:49:29+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50" w:author="xh" w:date="2026-10-19T10:49:29+08:00"/>
              </w:rPr>
            </w:pPr>
            <w:ins w:id="8251" w:author="xh" w:date="2026-10-19T10:49:29+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52" w:author="xh" w:date="2026-10-19T10:49:29+08:00"/>
              </w:rPr>
            </w:pPr>
            <w:ins w:id="8253" w:author="xh" w:date="2026-10-19T10:49:29+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54" w:author="xh" w:date="2026-10-19T10:49:29+08:00"/>
              </w:rPr>
            </w:pPr>
            <w:ins w:id="8255" w:author="xh" w:date="2026-10-19T10:49:2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56" w:author="xh" w:date="2026-10-19T10:49:29+08:00"/>
              </w:rPr>
            </w:pPr>
            <w:ins w:id="8257" w:author="xh" w:date="2026-10-19T10:49:2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58" w:author="xh" w:date="2026-10-19T10:49:29+08:00"/>
              </w:rPr>
            </w:pPr>
            <w:ins w:id="8259" w:author="xh" w:date="2026-10-19T10:49:2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60" w:author="xh" w:date="2026-10-19T10:49:29+08:00"/>
              </w:rPr>
            </w:pPr>
            <w:ins w:id="8261" w:author="xh" w:date="2026-10-19T10:49:29+08:00">
              <w:r>
                <w:rPr>
                  <w:rFonts w:ascii="Times New Roman" w:hAnsi="Times New Roman" w:eastAsia="宋体"/>
                  <w:b w:val="0"/>
                  <w:sz w:val="18"/>
                </w:rPr>
                <w:t>85.06</w:t>
              </w:r>
            </w:ins>
          </w:p>
        </w:tc>
      </w:tr>
      <w:tr>
        <w:trPr>
          <w:cantSplit/>
          <w:ins w:id="8193" w:author="xh" w:date="2026-10-19T10:49:2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62" w:author="xh" w:date="2026-10-19T10:49:29+08:00"/>
              </w:rPr>
            </w:pPr>
            <w:ins w:id="8263" w:author="xh" w:date="2026-10-19T10:49:29+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64" w:author="xh" w:date="2026-10-19T10:49:29+08:00"/>
              </w:rPr>
            </w:pPr>
            <w:ins w:id="8265" w:author="xh" w:date="2026-10-19T10:49:29+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66" w:author="xh" w:date="2026-10-19T10:49:29+08:00"/>
              </w:rPr>
            </w:pPr>
            <w:ins w:id="8267" w:author="xh" w:date="2026-10-19T10:49:29+08:00">
              <w:r>
                <w:rPr>
                  <w:rFonts w:ascii="Times New Roman" w:hAnsi="Times New Roman" w:eastAsia="宋体"/>
                  <w:b w:val="0"/>
                  <w:sz w:val="18"/>
                </w:rPr>
                <w:t>63.00+80.00+50.00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68" w:author="xh" w:date="2026-10-19T10:49:29+08:00"/>
              </w:rPr>
            </w:pPr>
            <w:ins w:id="8269" w:author="xh" w:date="2026-10-19T10:49:29+08:00">
              <w:r>
                <w:rPr>
                  <w:rFonts w:ascii="Times New Roman" w:hAnsi="Times New Roman" w:eastAsia="宋体"/>
                  <w:b w:val="0"/>
                  <w:sz w:val="18"/>
                </w:rPr>
                <w:t>193.00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70" w:author="xh" w:date="2026-10-19T10:49:29+08:00"/>
              </w:rPr>
            </w:pPr>
            <w:ins w:id="8271" w:author="xh" w:date="2026-10-19T10:49:2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72" w:author="xh" w:date="2026-10-19T10:49:29+08:00"/>
              </w:rPr>
            </w:pPr>
            <w:ins w:id="8273" w:author="xh" w:date="2026-10-19T10:49:2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74" w:author="xh" w:date="2026-10-19T10:49:29+08:00"/>
              </w:rPr>
            </w:pPr>
            <w:ins w:id="8275" w:author="xh" w:date="2026-10-19T10:49:29+08:00">
              <w:r>
                <w:rPr>
                  <w:rFonts w:ascii="Times New Roman" w:hAnsi="Times New Roman" w:eastAsia="宋体"/>
                  <w:b w:val="0"/>
                  <w:sz w:val="18"/>
                </w:rPr>
                <w:t>1.68</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76" w:author="xh" w:date="2026-10-19T10:49:29+08:00"/>
              </w:rPr>
            </w:pPr>
            <w:ins w:id="8277" w:author="xh" w:date="2026-10-19T10:49:29+08:00">
              <w:r>
                <w:rPr>
                  <w:rFonts w:ascii="Times New Roman" w:hAnsi="Times New Roman" w:eastAsia="宋体"/>
                  <w:b w:val="0"/>
                  <w:sz w:val="18"/>
                </w:rPr>
                <w:t>104.00</w:t>
              </w:r>
            </w:ins>
          </w:p>
        </w:tc>
      </w:tr>
      <w:tr>
        <w:trPr>
          <w:cantSplit/>
          <w:ins w:id="8194" w:author="xh" w:date="2026-10-19T10:49:2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78" w:author="xh" w:date="2026-10-19T10:49:29+08:00"/>
              </w:rPr>
            </w:pPr>
            <w:ins w:id="8279" w:author="xh" w:date="2026-10-19T10:49:29+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80" w:author="xh" w:date="2026-10-19T10:49:29+08:00"/>
              </w:rPr>
            </w:pPr>
            <w:ins w:id="8281" w:author="xh" w:date="2026-10-19T10:49:29+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82" w:author="xh" w:date="2026-10-19T10:49:29+08:00"/>
              </w:rPr>
            </w:pPr>
            <w:ins w:id="8283" w:author="xh" w:date="2026-10-19T10:49:29+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84" w:author="xh" w:date="2026-10-19T10:49:29+08:00"/>
              </w:rPr>
            </w:pPr>
            <w:ins w:id="8285" w:author="xh" w:date="2026-10-19T10:49:29+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86" w:author="xh" w:date="2026-10-19T10:49:29+08:00"/>
              </w:rPr>
            </w:pPr>
            <w:ins w:id="8287" w:author="xh" w:date="2026-10-19T10:49:2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88" w:author="xh" w:date="2026-10-19T10:49:29+08:00"/>
              </w:rPr>
            </w:pPr>
            <w:ins w:id="8289" w:author="xh" w:date="2026-10-19T10:49:29+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90" w:author="xh" w:date="2026-10-19T10:49:29+08:00"/>
              </w:rPr>
            </w:pPr>
            <w:ins w:id="8291" w:author="xh" w:date="2026-10-19T10:49:29+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92" w:author="xh" w:date="2026-10-19T10:49:29+08:00"/>
              </w:rPr>
            </w:pPr>
            <w:ins w:id="8293" w:author="xh" w:date="2026-10-19T10:49:29+08:00">
              <w:r>
                <w:rPr>
                  <w:rFonts w:ascii="Times New Roman" w:hAnsi="Times New Roman" w:eastAsia="宋体"/>
                  <w:b w:val="0"/>
                  <w:sz w:val="18"/>
                </w:rPr>
                <w:t>—</w:t>
              </w:r>
            </w:ins>
          </w:p>
        </w:tc>
      </w:tr>
      <w:tr>
        <w:trPr>
          <w:cantSplit/>
          <w:ins w:id="8195" w:author="xh" w:date="2026-10-19T10:49:2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94" w:author="xh" w:date="2026-10-19T10:49:29+08:00"/>
              </w:rPr>
            </w:pPr>
            <w:ins w:id="8295" w:author="xh" w:date="2026-10-19T10:49:29+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96" w:author="xh" w:date="2026-10-19T10:49:29+08:00"/>
              </w:rPr>
            </w:pPr>
            <w:ins w:id="8297" w:author="xh" w:date="2026-10-19T10:49:29+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298" w:author="xh" w:date="2026-10-19T10:49:29+08:00"/>
              </w:rPr>
            </w:pPr>
            <w:ins w:id="8299" w:author="xh" w:date="2026-10-19T10:49:29+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300" w:author="xh" w:date="2026-10-19T10:49:29+08:00"/>
              </w:rPr>
            </w:pPr>
            <w:ins w:id="8301" w:author="xh" w:date="2026-10-19T10:49:29+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302" w:author="xh" w:date="2026-10-19T10:49:29+08:00"/>
              </w:rPr>
            </w:pPr>
            <w:ins w:id="8303" w:author="xh" w:date="2026-10-19T10:49:2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304" w:author="xh" w:date="2026-10-19T10:49:29+08:00"/>
              </w:rPr>
            </w:pPr>
            <w:ins w:id="8305" w:author="xh" w:date="2026-10-19T10:49:2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306" w:author="xh" w:date="2026-10-19T10:49:29+08:00"/>
              </w:rPr>
            </w:pPr>
            <w:ins w:id="8307" w:author="xh" w:date="2026-10-19T10:49:2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308" w:author="xh" w:date="2026-10-19T10:49:29+08:00"/>
              </w:rPr>
            </w:pPr>
            <w:ins w:id="8309" w:author="xh" w:date="2026-10-19T10:49:29+08:00">
              <w:r>
                <w:rPr>
                  <w:rFonts w:ascii="Times New Roman" w:hAnsi="Times New Roman" w:eastAsia="宋体"/>
                  <w:b w:val="0"/>
                  <w:sz w:val="18"/>
                </w:rPr>
                <w:t>69.44</w:t>
              </w:r>
            </w:ins>
          </w:p>
        </w:tc>
      </w:tr>
      <w:tr>
        <w:trPr>
          <w:cantSplit/>
          <w:ins w:id="8196" w:author="xh" w:date="2026-10-19T10:49:2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310" w:author="xh" w:date="2026-10-19T10:49:29+08:00"/>
              </w:rPr>
            </w:pPr>
            <w:ins w:id="8311" w:author="xh" w:date="2026-10-19T10:49:29+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312" w:author="xh" w:date="2026-10-19T10:49:29+08:00"/>
              </w:rPr>
            </w:pPr>
            <w:ins w:id="8313" w:author="xh" w:date="2026-10-19T10:49:29+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314" w:author="xh" w:date="2026-10-19T10:49:29+08:00"/>
              </w:rPr>
            </w:pPr>
            <w:ins w:id="8315" w:author="xh" w:date="2026-10-19T10:49:29+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316" w:author="xh" w:date="2026-10-19T10:49:29+08:00"/>
              </w:rPr>
            </w:pPr>
            <w:ins w:id="8317" w:author="xh" w:date="2026-10-19T10:49:29+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318" w:author="xh" w:date="2026-10-19T10:49:29+08:00"/>
              </w:rPr>
            </w:pPr>
            <w:ins w:id="8319" w:author="xh" w:date="2026-10-19T10:49:2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320" w:author="xh" w:date="2026-10-19T10:49:29+08:00"/>
              </w:rPr>
            </w:pPr>
            <w:ins w:id="8321" w:author="xh" w:date="2026-10-19T10:49:2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322" w:author="xh" w:date="2026-10-19T10:49:29+08:00"/>
              </w:rPr>
            </w:pPr>
            <w:ins w:id="8323" w:author="xh" w:date="2026-10-19T10:49:2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324" w:author="xh" w:date="2026-10-19T10:49:29+08:00"/>
              </w:rPr>
            </w:pPr>
            <w:ins w:id="8325" w:author="xh" w:date="2026-10-19T10:49:29+08:00">
              <w:r>
                <w:rPr>
                  <w:rFonts w:ascii="Times New Roman" w:hAnsi="Times New Roman" w:eastAsia="宋体"/>
                  <w:b w:val="0"/>
                  <w:sz w:val="18"/>
                </w:rPr>
                <w:t>85.06</w:t>
              </w:r>
            </w:ins>
          </w:p>
        </w:tc>
      </w:tr>
      <w:tr>
        <w:trPr>
          <w:cantSplit/>
          <w:ins w:id="8197" w:author="xh" w:date="2026-10-19T10:49:2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8326" w:author="xh" w:date="2026-10-19T10:49:29+08:00"/>
              </w:rPr>
            </w:pPr>
            <w:ins w:id="8327" w:author="xh" w:date="2026-10-19T10:49:29+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8328" w:author="xh" w:date="2026-10-19T10:49:29+08:00"/>
              </w:rPr>
            </w:pPr>
            <w:ins w:id="8329" w:author="xh" w:date="2026-10-19T10:49:29+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8330" w:author="xh" w:date="2026-10-19T10:49:29+08:00"/>
              </w:rPr>
            </w:pPr>
            <w:ins w:id="8331" w:author="xh" w:date="2026-10-19T10:49:29+08:00">
              <w:r>
                <w:rPr>
                  <w:rFonts w:ascii="Times New Roman" w:hAnsi="Times New Roman" w:eastAsia="宋体"/>
                  <w:b w:val="0"/>
                  <w:sz w:val="18"/>
                </w:rPr>
                <w:t>63.00+80.00+50.00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8332" w:author="xh" w:date="2026-10-19T10:49:29+08:00"/>
              </w:rPr>
            </w:pPr>
            <w:ins w:id="8333" w:author="xh" w:date="2026-10-19T10:49:29+08:00">
              <w:r>
                <w:rPr>
                  <w:rFonts w:ascii="Times New Roman" w:hAnsi="Times New Roman" w:eastAsia="宋体"/>
                  <w:b w:val="0"/>
                  <w:sz w:val="18"/>
                </w:rPr>
                <w:t>193.00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8334" w:author="xh" w:date="2026-10-19T10:49:29+08:00"/>
              </w:rPr>
            </w:pPr>
            <w:ins w:id="8335" w:author="xh" w:date="2026-10-19T10:49:2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8336" w:author="xh" w:date="2026-10-19T10:49:29+08:00"/>
              </w:rPr>
            </w:pPr>
            <w:ins w:id="8337" w:author="xh" w:date="2026-10-19T10:49:2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8338" w:author="xh" w:date="2026-10-19T10:49:29+08:00"/>
              </w:rPr>
            </w:pPr>
            <w:ins w:id="8339" w:author="xh" w:date="2026-10-19T10:49:2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8340" w:author="xh" w:date="2026-10-19T10:49:29+08:00"/>
              </w:rPr>
            </w:pPr>
            <w:ins w:id="8341" w:author="xh" w:date="2026-10-19T10:49:29+08:00">
              <w:r>
                <w:rPr>
                  <w:rFonts w:ascii="Times New Roman" w:hAnsi="Times New Roman" w:eastAsia="宋体"/>
                  <w:b w:val="0"/>
                  <w:sz w:val="18"/>
                </w:rPr>
                <w:t>102.33</w:t>
              </w:r>
            </w:ins>
          </w:p>
        </w:tc>
      </w:tr>
    </w:tbl>
    <w:p w14:paraId="45B91EE9">
      <w:pPr>
        <w:pStyle w:val="2"/>
        <w:widowControl/>
        <w:spacing w:before="0" w:after="0" w:line="348" w:lineRule="exact"/>
        <w:ind w:firstLine="480"/>
        <w:jc w:val="both"/>
      </w:pPr>
      <w:r>
        <w:rPr>
          <w:rFonts w:ascii="Times New Roman" w:hAnsi="Times New Roman" w:eastAsia="方正仿宋_GBK"/>
          <w:b w:val="0"/>
          <w:sz w:val="24"/>
        </w:rPr>
        <w:t xml:space="preserve">20</w:t>
      </w:r>
      <w:ins w:id="8342" w:author="xh" w:date="2026-10-19T10:50:09+08:00">
        <w:r>
          <w:rPr>
            <w:rFonts w:ascii="Times New Roman" w:hAnsi="Times New Roman" w:eastAsia="方正仿宋_GBK"/>
            <w:b w:val="0"/>
            <w:sz w:val="24"/>
          </w:rPr>
          <w:t xml:space="preserve">3</w:t>
        </w:r>
      </w:ins>
      <w:del w:id="8343" w:author="xh" w:date="2026-10-19T10:50:09+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8344" w:author="xh" w:date="2026-10-19T10:50:09+08:00">
        <w:r>
          <w:rPr>
            <w:rFonts w:ascii="Times New Roman" w:hAnsi="Times New Roman" w:eastAsia="方正仿宋_GBK"/>
            <w:b w:val="0"/>
            <w:sz w:val="24"/>
          </w:rPr>
          <w:t xml:space="preserve">最大单台主变N-1后，弹性方案剩余主变容量为113.00 MVA，按0.95功率因数折算为107.35 MW。储能</w:t>
        </w:r>
      </w:ins>
      <w:del w:id="8345" w:author="xh" w:date="2026-10-19T10:50:09+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8346" w:author="xh" w:date="2026-10-19T10:50:09+08:00">
        <w:r>
          <w:rPr>
            <w:rFonts w:ascii="Times New Roman" w:hAnsi="Times New Roman" w:eastAsia="方正仿宋_GBK"/>
            <w:b w:val="0"/>
            <w:sz w:val="24"/>
          </w:rPr>
          <w:t xml:space="preserve">有效支撑功率为0.00 MW、反向有效吸收功率为0.00 MW。全年本站故障</w:t>
        </w:r>
      </w:ins>
      <w:del w:id="8347" w:author="xh" w:date="2026-10-19T10:50:09+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8348" w:author="xh" w:date="2026-10-19T10:50:09+08:00">
        <w:r>
          <w:rPr>
            <w:rFonts w:ascii="Times New Roman" w:hAnsi="Times New Roman" w:eastAsia="方正仿宋_GBK"/>
            <w:b w:val="0"/>
            <w:sz w:val="24"/>
          </w:rPr>
          <w:t xml:space="preserve">中最小余量为6.57 MW。该小时按采用的固定区段预案</w:t>
        </w:r>
      </w:ins>
      <w:del w:id="8349" w:author="xh" w:date="2026-10-19T10:50:09+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8350" w:author="xh" w:date="2026-10-19T10:50:09+08:00">
        <w:r>
          <w:rPr>
            <w:rFonts w:ascii="Times New Roman" w:hAnsi="Times New Roman" w:eastAsia="方正仿宋_GBK"/>
            <w:b w:val="0"/>
            <w:sz w:val="24"/>
          </w:rPr>
          <w:t xml:space="preserve">-6</w:t>
        </w:r>
      </w:ins>
      <w:del w:id="8351" w:author="xh" w:date="2026-10-19T10:50:09+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8352" w:author="xh" w:date="2026-10-19T10:50:09+08:00">
        <w:r>
          <w:rPr>
            <w:rFonts w:ascii="Times New Roman" w:hAnsi="Times New Roman" w:eastAsia="方正仿宋_GBK"/>
            <w:b w:val="0"/>
            <w:sz w:val="24"/>
          </w:rPr>
          <w:t xml:space="preserve">11</w:t>
        </w:r>
      </w:ins>
      <w:del w:id="8353" w:author="xh" w:date="2026-10-19T10:50:09+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MW、承接0.00 MW，转接后净负荷为</w:t>
      </w:r>
      <w:del w:id="8354" w:author="xh" w:date="2026-10-19T10:50:09+08:00">
        <w:r>
          <w:rPr>
            <w:rFonts w:ascii="Times New Roman" w:hAnsi="Times New Roman" w:eastAsia="方正仿宋_GBK"/>
            <w:b w:val="0"/>
            <w:sz w:val="24"/>
          </w:rPr>
          <w:delText xml:space="preserve">69.44 MW，区域最低净负荷工况下为</w:delText>
        </w:r>
      </w:del>
      <w:r>
        <w:rPr>
          <w:rFonts w:ascii="Times New Roman" w:hAnsi="Times New Roman" w:eastAsia="方正仿宋_GBK"/>
          <w:b w:val="0"/>
          <w:sz w:val="24"/>
        </w:rPr>
        <w:t xml:space="preserve">-</w:t>
      </w:r>
      <w:del w:id="8355" w:author="xh" w:date="2026-10-19T10:50:09+08:00">
        <w:r>
          <w:rPr>
            <w:rFonts w:ascii="Times New Roman" w:hAnsi="Times New Roman" w:eastAsia="方正仿宋_GBK"/>
            <w:b w:val="0"/>
            <w:sz w:val="24"/>
          </w:rPr>
          <w:delText xml:space="preserve">3</w:delText>
        </w:r>
      </w:del>
      <w:r>
        <w:rPr>
          <w:rFonts w:ascii="Times New Roman" w:hAnsi="Times New Roman" w:eastAsia="方正仿宋_GBK"/>
          <w:b w:val="0"/>
          <w:sz w:val="24"/>
        </w:rPr>
        <w:t xml:space="preserve">1</w:t>
      </w:r>
      <w:ins w:id="8356" w:author="xh" w:date="2026-10-19T10:50:09+08:00">
        <w:r>
          <w:rPr>
            <w:rFonts w:ascii="Times New Roman" w:hAnsi="Times New Roman" w:eastAsia="方正仿宋_GBK"/>
            <w:b w:val="0"/>
            <w:sz w:val="24"/>
          </w:rPr>
          <w:t xml:space="preserve">00</w:t>
        </w:r>
      </w:ins>
      <w:r>
        <w:rPr>
          <w:rFonts w:ascii="Times New Roman" w:hAnsi="Times New Roman" w:eastAsia="方正仿宋_GBK"/>
          <w:b w:val="0"/>
          <w:sz w:val="24"/>
        </w:rPr>
        <w:t xml:space="preserve">.7</w:t>
      </w:r>
      <w:ins w:id="8357" w:author="xh" w:date="2026-10-19T10:50:09+08:00">
        <w:r>
          <w:rPr>
            <w:rFonts w:ascii="Times New Roman" w:hAnsi="Times New Roman" w:eastAsia="方正仿宋_GBK"/>
            <w:b w:val="0"/>
            <w:sz w:val="24"/>
          </w:rPr>
          <w:t xml:space="preserve">8</w:t>
        </w:r>
      </w:ins>
      <w:del w:id="8358" w:author="xh" w:date="2026-10-19T10:50:09+08:00">
        <w:r>
          <w:rPr>
            <w:rFonts w:ascii="Times New Roman" w:hAnsi="Times New Roman" w:eastAsia="方正仿宋_GBK"/>
            <w:b w:val="0"/>
            <w:sz w:val="24"/>
          </w:rPr>
          <w:delText xml:space="preserve">7</w:delText>
        </w:r>
      </w:del>
      <w:r>
        <w:rPr>
          <w:rFonts w:ascii="Times New Roman" w:hAnsi="Times New Roman" w:eastAsia="方正仿宋_GBK"/>
          <w:b w:val="0"/>
          <w:sz w:val="24"/>
        </w:rPr>
        <w:t xml:space="preserve"> MW。</w:t>
      </w:r>
      <w:ins w:id="8359" w:author="xh" w:date="2026-10-19T10:50:09+08:00">
        <w:r>
          <w:rPr>
            <w:rFonts w:ascii="Times New Roman" w:hAnsi="Times New Roman" w:eastAsia="方正仿宋_GBK"/>
            <w:b w:val="0"/>
            <w:sz w:val="24"/>
          </w:rPr>
          <w:t xml:space="preserve">其中与富山变之间的主要通道承担3.05 MW净功率转接，使用既有通道。</w:t>
        </w:r>
      </w:ins>
    </w:p>
    <w:p w14:paraId="199CDABB">
      <w:pPr>
        <w:pStyle w:val="2"/>
        <w:widowControl/>
        <w:spacing w:before="0" w:after="0" w:line="348" w:lineRule="exact"/>
        <w:ind w:firstLine="480"/>
        <w:jc w:val="both"/>
      </w:pPr>
      <w:ins w:id="8360" w:author="xh" w:date="2026-10-19T10:50:48+08:00">
        <w:r>
          <w:rPr>
            <w:rFonts w:ascii="Times New Roman" w:hAnsi="Times New Roman" w:eastAsia="方正仿宋_GBK"/>
            <w:b w:val="0"/>
            <w:sz w:val="24"/>
          </w:rPr>
          <w:t xml:space="preserve">两方案本站</w:t>
        </w:r>
      </w:ins>
      <w:del w:id="8361" w:author="xh" w:date="2026-10-19T10:50:48+08:00">
        <w:r>
          <w:rPr>
            <w:rFonts w:ascii="Times New Roman" w:hAnsi="Times New Roman" w:eastAsia="方正仿宋_GBK"/>
            <w:b w:val="0"/>
            <w:sz w:val="24"/>
          </w:rPr>
          <w:delText xml:space="preserve">按</w:delText>
        </w:r>
      </w:del>
      <w:r>
        <w:rPr>
          <w:rFonts w:ascii="Times New Roman" w:hAnsi="Times New Roman" w:eastAsia="方正仿宋_GBK"/>
          <w:b w:val="0"/>
          <w:sz w:val="24"/>
        </w:rPr>
        <w:t xml:space="preserve">最</w:t>
      </w:r>
      <w:ins w:id="8362" w:author="xh" w:date="2026-10-19T10:50:48+08:00">
        <w:r>
          <w:rPr>
            <w:rFonts w:ascii="Times New Roman" w:hAnsi="Times New Roman" w:eastAsia="方正仿宋_GBK"/>
            <w:b w:val="0"/>
            <w:sz w:val="24"/>
          </w:rPr>
          <w:t xml:space="preserve">终</w:t>
        </w:r>
      </w:ins>
      <w:del w:id="8363" w:author="xh" w:date="2026-10-19T10:50:48+08:00">
        <w:r>
          <w:rPr>
            <w:rFonts w:ascii="Times New Roman" w:hAnsi="Times New Roman" w:eastAsia="方正仿宋_GBK"/>
            <w:b w:val="0"/>
            <w:sz w:val="24"/>
          </w:rPr>
          <w:delText xml:space="preserve">大单台</w:delText>
        </w:r>
      </w:del>
      <w:r>
        <w:rPr>
          <w:rFonts w:ascii="Times New Roman" w:hAnsi="Times New Roman" w:eastAsia="方正仿宋_GBK"/>
          <w:b w:val="0"/>
          <w:sz w:val="24"/>
        </w:rPr>
        <w:t xml:space="preserve">主变</w:t>
      </w:r>
      <w:ins w:id="8364" w:author="xh" w:date="2026-10-19T10:50:48+08:00">
        <w:r>
          <w:rPr>
            <w:rFonts w:ascii="Times New Roman" w:hAnsi="Times New Roman" w:eastAsia="方正仿宋_GBK"/>
            <w:b w:val="0"/>
            <w:sz w:val="24"/>
          </w:rPr>
          <w:t xml:space="preserve">和</w:t>
        </w:r>
      </w:ins>
      <w:del w:id="8365" w:author="xh" w:date="2026-10-19T10:50:48+08:00">
        <w:r>
          <w:rPr>
            <w:rFonts w:ascii="Times New Roman" w:hAnsi="Times New Roman" w:eastAsia="方正仿宋_GBK"/>
            <w:b w:val="0"/>
            <w:sz w:val="24"/>
          </w:rPr>
          <w:delText xml:space="preserve">N-1校核，本站剩余容量为40.00 MVA，两代表工况重新转供后的本站净负荷分别为38.00 MW、-31.77 MW，两方向最小容量余量为0.00 MW，正向</w:delText>
        </w:r>
      </w:del>
      <w:r>
        <w:rPr>
          <w:rFonts w:ascii="Times New Roman" w:hAnsi="Times New Roman" w:eastAsia="方正仿宋_GBK"/>
          <w:b w:val="0"/>
          <w:sz w:val="24"/>
        </w:rPr>
        <w:t xml:space="preserve">储能</w:t>
      </w:r>
      <w:ins w:id="8366" w:author="xh" w:date="2026-10-19T10:50:48+08:00">
        <w:r>
          <w:rPr>
            <w:rFonts w:ascii="Times New Roman" w:hAnsi="Times New Roman" w:eastAsia="方正仿宋_GBK"/>
            <w:b w:val="0"/>
            <w:sz w:val="24"/>
          </w:rPr>
          <w:t xml:space="preserve">规模相同，局部设备采用结果保持一致</w:t>
        </w:r>
      </w:ins>
      <w:del w:id="8367" w:author="xh" w:date="2026-10-19T10:50:48+08:00">
        <w:r>
          <w:rPr>
            <w:rFonts w:ascii="Times New Roman" w:hAnsi="Times New Roman" w:eastAsia="方正仿宋_GBK"/>
            <w:b w:val="0"/>
            <w:sz w:val="24"/>
          </w:rPr>
          <w:delText xml:space="preserve">有效支撑功率为0.00 MW</w:delText>
        </w:r>
      </w:del>
      <w:r>
        <w:rPr>
          <w:rFonts w:ascii="Times New Roman" w:hAnsi="Times New Roman" w:eastAsia="方正仿宋_GBK"/>
          <w:b w:val="0"/>
          <w:sz w:val="24"/>
        </w:rPr>
        <w:t xml:space="preserve">。</w:t>
      </w:r>
    </w:p>
    <w:p w14:paraId="6ED409DF">
      <w:pPr>
        <w:pStyle w:val="2"/>
        <w:widowControl/>
        <w:spacing w:before="0" w:after="0" w:line="348" w:lineRule="exact"/>
        <w:ind w:firstLine="480"/>
        <w:jc w:val="both"/>
        <w:rPr>
          <w:del w:id="8368" w:author="xh" w:date="2026-10-19T10:51:27+08:00"/>
        </w:rPr>
      </w:pPr>
      <w:del w:id="8369" w:author="xh" w:date="2026-10-19T10:51:27+08:00">
        <w:r>
          <w:rPr>
            <w:rFonts w:ascii="Times New Roman" w:hAnsi="Times New Roman" w:eastAsia="方正仿宋_GBK"/>
            <w:b w:val="0"/>
            <w:sz w:val="24"/>
          </w:rPr>
          <w:delText>四年校核截面中，本站绝对功率最大的工况出现在2025年，转接前为69.44 MW，主要表现为正向受电需求，该年设备在最大单台主变N-1后剩余容量为40.00 MVA。故障方式下本站转出31.44 MW、承接0.00 MW，其中与宿羊山变之间的主要转出功率为12.15 MW，转接后净负荷为38.00 MW。这一工况通过邻站分担本站故障后的正向负荷。</w:delText>
        </w:r>
      </w:del>
    </w:p>
    <w:p w14:paraId="2159353F">
      <w:pPr>
        <w:pStyle w:val="7"/>
        <w:keepNext/>
        <w:numPr>
          <w:ilvl w:val="0"/>
          <w:numId w:val="0"/>
        </w:numPr>
        <w:spacing w:before="160" w:after="120" w:line="360" w:lineRule="exact"/>
        <w:ind w:firstLine="0"/>
      </w:pPr>
      <w:bookmarkStart w:id="203" w:name="戴圩变规划分析"/>
      <w:r>
        <w:rPr>
          <w:rFonts w:ascii="Times New Roman" w:hAnsi="Times New Roman" w:eastAsia="方正仿宋_GBK"/>
          <w:b/>
          <w:sz w:val="24"/>
        </w:rPr>
        <w:t>戴圩变规划分析</w:t>
      </w:r>
      <w:bookmarkEnd w:id="203"/>
    </w:p>
    <w:p w14:paraId="35837448">
      <w:pPr>
        <w:pStyle w:val="115"/>
        <w:widowControl/>
        <w:spacing w:before="0" w:after="0" w:line="348" w:lineRule="exact"/>
        <w:ind w:firstLine="480"/>
        <w:jc w:val="both"/>
      </w:pPr>
      <w:r>
        <w:rPr>
          <w:rFonts w:ascii="Times New Roman" w:hAnsi="Times New Roman" w:eastAsia="方正仿宋_GBK"/>
          <w:b w:val="0"/>
          <w:sz w:val="24"/>
        </w:rPr>
        <w:t xml:space="preserve">该站</w:t>
      </w:r>
      <w:ins w:id="8370" w:author="xh" w:date="2026-10-19T10:52:07+08:00">
        <w:r>
          <w:rPr>
            <w:rFonts w:ascii="Times New Roman" w:hAnsi="Times New Roman" w:eastAsia="方正仿宋_GBK"/>
            <w:b w:val="0"/>
            <w:sz w:val="24"/>
          </w:rPr>
          <w:t xml:space="preserve">2021年</w:t>
        </w:r>
      </w:ins>
      <w:del w:id="8371" w:author="xh" w:date="2026-10-19T10:52:07+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ins w:id="8372" w:author="xh" w:date="2026-10-19T10:52:07+08:00">
        <w:r>
          <w:rPr>
            <w:rFonts w:ascii="Times New Roman" w:hAnsi="Times New Roman" w:eastAsia="方正仿宋_GBK"/>
            <w:b w:val="0"/>
            <w:sz w:val="24"/>
          </w:rPr>
          <w:t xml:space="preserve">31.50+63.00 MVA。弹性方案</w:t>
        </w:r>
      </w:ins>
      <w:r>
        <w:rPr>
          <w:rFonts w:ascii="Times New Roman" w:hAnsi="Times New Roman" w:eastAsia="方正仿宋_GBK"/>
          <w:b w:val="0"/>
          <w:sz w:val="24"/>
        </w:rPr>
        <w:t xml:space="preserve">20</w:t>
      </w:r>
      <w:ins w:id="8373" w:author="xh" w:date="2026-10-19T10:52:07+08:00">
        <w:r>
          <w:rPr>
            <w:rFonts w:ascii="Times New Roman" w:hAnsi="Times New Roman" w:eastAsia="方正仿宋_GBK"/>
            <w:b w:val="0"/>
            <w:sz w:val="24"/>
          </w:rPr>
          <w:t xml:space="preserve">32年31.</w:t>
        </w:r>
      </w:ins>
      <w:del w:id="8374" w:author="xh" w:date="2026-10-19T10:52:07+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50 MVA</w:t>
      </w:r>
      <w:ins w:id="8375" w:author="xh" w:date="2026-10-19T10:52:07+08:00">
        <w:r>
          <w:rPr>
            <w:rFonts w:ascii="Times New Roman" w:hAnsi="Times New Roman" w:eastAsia="方正仿宋_GBK"/>
            <w:b w:val="0"/>
            <w:sz w:val="24"/>
          </w:rPr>
          <w:t xml:space="preserve">更换为50.00 MVA；2034年扩建第三台50.00 MVA主变。本站</w:t>
        </w:r>
      </w:ins>
      <w:del w:id="8376" w:author="xh" w:date="2026-10-19T10:52:07+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8377" w:author="xh" w:date="2026-10-19T10:52:07+08:00">
        <w:r>
          <w:rPr>
            <w:rFonts w:ascii="Times New Roman" w:hAnsi="Times New Roman" w:eastAsia="方正仿宋_GBK"/>
            <w:b w:val="0"/>
            <w:sz w:val="24"/>
          </w:rPr>
          <w:t xml:space="preserve">各</w:t>
        </w:r>
      </w:ins>
      <w:del w:id="8378" w:author="xh" w:date="2026-10-19T10:52:07+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8379" w:author="xh" w:date="2026-10-19T10:52:07+08:00">
        <w:r>
          <w:rPr>
            <w:rFonts w:ascii="Times New Roman" w:hAnsi="Times New Roman" w:eastAsia="方正仿宋_GBK"/>
            <w:b w:val="0"/>
            <w:sz w:val="24"/>
          </w:rPr>
          <w:t xml:space="preserve">未新增储能</w:t>
        </w:r>
      </w:ins>
      <w:del w:id="8380" w:author="xh" w:date="2026-10-19T10:52:07+08:00">
        <w:r>
          <w:rPr>
            <w:rFonts w:ascii="Times New Roman" w:hAnsi="Times New Roman" w:eastAsia="方正仿宋_GBK"/>
            <w:b w:val="0"/>
            <w:sz w:val="24"/>
          </w:rPr>
          <w:delText xml:space="preserve">均保留该组合，供电任务由主变及网络承担</w:delText>
        </w:r>
      </w:del>
      <w:r>
        <w:rPr>
          <w:rFonts w:ascii="Times New Roman" w:hAnsi="Times New Roman" w:eastAsia="方正仿宋_GBK"/>
          <w:b w:val="0"/>
          <w:sz w:val="24"/>
        </w:rPr>
        <w:t xml:space="preserve">。</w:t>
      </w:r>
    </w:p>
    <w:p w14:paraId="75C1D34E">
      <w:pPr>
        <w:pStyle w:val="2"/>
        <w:widowControl/>
        <w:spacing w:before="0" w:after="0" w:line="348" w:lineRule="exact"/>
        <w:ind w:firstLine="480"/>
        <w:jc w:val="both"/>
      </w:pPr>
      <w:r>
        <w:rPr>
          <w:rFonts w:ascii="Times New Roman" w:hAnsi="Times New Roman" w:eastAsia="方正仿宋_GBK"/>
          <w:b w:val="0"/>
          <w:sz w:val="24"/>
        </w:rPr>
        <w:t xml:space="preserve">2025年</w:t>
      </w:r>
      <w:del w:id="8381" w:author="xh" w:date="2026-10-19T10:52:46+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最大正向、反向净负荷分别为30.30 MW、24.46 MW</w:t>
      </w:r>
      <w:ins w:id="8382" w:author="xh" w:date="2026-10-19T10:52:46+08:00">
        <w:r>
          <w:rPr>
            <w:rFonts w:ascii="Times New Roman" w:hAnsi="Times New Roman" w:eastAsia="方正仿宋_GBK"/>
            <w:b w:val="0"/>
            <w:sz w:val="24"/>
          </w:rPr>
          <w:t xml:space="preserve">，2035年分别为44.65 MW、81.15 MW</w:t>
        </w:r>
      </w:ins>
      <w:r>
        <w:rPr>
          <w:rFonts w:ascii="Times New Roman" w:hAnsi="Times New Roman" w:eastAsia="方正仿宋_GBK"/>
          <w:b w:val="0"/>
          <w:sz w:val="24"/>
        </w:rPr>
        <w:t xml:space="preserve">。</w:t>
      </w:r>
      <w:ins w:id="8383" w:author="xh" w:date="2026-10-19T10:52:46+08:00">
        <w:r>
          <w:rPr>
            <w:rFonts w:ascii="Times New Roman" w:hAnsi="Times New Roman" w:eastAsia="方正仿宋_GBK"/>
            <w:b w:val="0"/>
            <w:sz w:val="24"/>
          </w:rPr>
          <w:t xml:space="preserve">2035年</w:t>
        </w:r>
      </w:ins>
      <w:del w:id="8384" w:author="xh" w:date="2026-10-19T10:52:46+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8385" w:author="xh" w:date="2026-10-19T10:52:46+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ins w:id="8386" w:author="xh" w:date="2026-10-19T10:52:46+08:00">
        <w:r>
          <w:rPr>
            <w:rFonts w:ascii="Times New Roman" w:hAnsi="Times New Roman" w:eastAsia="方正仿宋_GBK"/>
            <w:b w:val="0"/>
            <w:sz w:val="24"/>
          </w:rPr>
          <w:t xml:space="preserve">113</w:t>
        </w:r>
      </w:ins>
      <w:del w:id="8387" w:author="xh" w:date="2026-10-19T10:52:46+08:00">
        <w:r>
          <w:rPr>
            <w:rFonts w:ascii="Times New Roman" w:hAnsi="Times New Roman" w:eastAsia="方正仿宋_GBK"/>
            <w:b w:val="0"/>
            <w:sz w:val="24"/>
          </w:rPr>
          <w:delText xml:space="preserve">为70</w:delText>
        </w:r>
      </w:del>
      <w:r>
        <w:rPr>
          <w:rFonts w:ascii="Times New Roman" w:hAnsi="Times New Roman" w:eastAsia="方正仿宋_GBK"/>
          <w:b w:val="0"/>
          <w:sz w:val="24"/>
        </w:rPr>
        <w:t xml:space="preserve">.00 MVA、储能额定功率</w:t>
      </w:r>
      <w:ins w:id="8388" w:author="xh" w:date="2026-10-19T10:52:46+08:00">
        <w:r>
          <w:rPr>
            <w:rFonts w:ascii="Times New Roman" w:hAnsi="Times New Roman" w:eastAsia="方正仿宋_GBK"/>
            <w:b w:val="0"/>
            <w:sz w:val="24"/>
          </w:rPr>
          <w:t xml:space="preserve">2</w:t>
        </w:r>
      </w:ins>
      <w:del w:id="8389" w:author="xh" w:date="2026-10-19T10:52:46+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.00 MW，弹性方案分别为</w:t>
      </w:r>
      <w:ins w:id="8390" w:author="xh" w:date="2026-10-19T10:52:46+08:00">
        <w:r>
          <w:rPr>
            <w:rFonts w:ascii="Times New Roman" w:hAnsi="Times New Roman" w:eastAsia="方正仿宋_GBK"/>
            <w:b w:val="0"/>
            <w:sz w:val="24"/>
          </w:rPr>
          <w:t xml:space="preserve">163</w:t>
        </w:r>
      </w:ins>
      <w:del w:id="8391" w:author="xh" w:date="2026-10-19T10:52:46+08:00">
        <w:r>
          <w:rPr>
            <w:rFonts w:ascii="Times New Roman" w:hAnsi="Times New Roman" w:eastAsia="方正仿宋_GBK"/>
            <w:b w:val="0"/>
            <w:sz w:val="24"/>
          </w:rPr>
          <w:delText xml:space="preserve">70</w:delText>
        </w:r>
      </w:del>
      <w:r>
        <w:rPr>
          <w:rFonts w:ascii="Times New Roman" w:hAnsi="Times New Roman" w:eastAsia="方正仿宋_GBK"/>
          <w:b w:val="0"/>
          <w:sz w:val="24"/>
        </w:rPr>
        <w:t xml:space="preserve">.00 MVA和0.00 MW</w:t>
      </w:r>
      <w:ins w:id="8392" w:author="xh" w:date="2026-10-19T10:52:46+08:00">
        <w:r>
          <w:rPr>
            <w:rFonts w:ascii="Times New Roman" w:hAnsi="Times New Roman" w:eastAsia="方正仿宋_GBK"/>
            <w:b w:val="0"/>
            <w:sz w:val="24"/>
          </w:rPr>
          <w:t xml:space="preserve">。弹性</w:t>
        </w:r>
      </w:ins>
      <w:del w:id="8393" w:author="xh" w:date="2026-10-19T10:52:46+08:00">
        <w:r>
          <w:rPr>
            <w:rFonts w:ascii="Times New Roman" w:hAnsi="Times New Roman" w:eastAsia="方正仿宋_GBK"/>
            <w:b w:val="0"/>
            <w:sz w:val="24"/>
          </w:rPr>
          <w:delText xml:space="preserve">，两类</w:delText>
        </w:r>
      </w:del>
      <w:r>
        <w:rPr>
          <w:rFonts w:ascii="Times New Roman" w:hAnsi="Times New Roman" w:eastAsia="方正仿宋_GBK"/>
          <w:b w:val="0"/>
          <w:sz w:val="24"/>
        </w:rPr>
        <w:t xml:space="preserve">方案本站主变</w:t>
      </w:r>
      <w:del w:id="8394" w:author="xh" w:date="2026-10-19T10:52:46+08:00">
        <w:r>
          <w:rPr>
            <w:rFonts w:ascii="Times New Roman" w:hAnsi="Times New Roman" w:eastAsia="方正仿宋_GBK"/>
            <w:b w:val="0"/>
            <w:sz w:val="24"/>
          </w:rPr>
          <w:delText xml:space="preserve">总</w:delText>
        </w:r>
      </w:del>
      <w:r>
        <w:rPr>
          <w:rFonts w:ascii="Times New Roman" w:hAnsi="Times New Roman" w:eastAsia="方正仿宋_GBK"/>
          <w:b w:val="0"/>
          <w:sz w:val="24"/>
        </w:rPr>
        <w:t xml:space="preserve">容量</w:t>
      </w:r>
      <w:ins w:id="8395" w:author="xh" w:date="2026-10-19T10:52:46+08:00">
        <w:r>
          <w:rPr>
            <w:rFonts w:ascii="Times New Roman" w:hAnsi="Times New Roman" w:eastAsia="方正仿宋_GBK"/>
            <w:b w:val="0"/>
            <w:sz w:val="24"/>
          </w:rPr>
          <w:t xml:space="preserve">较刚性增加50.00 MVA</w:t>
        </w:r>
      </w:ins>
      <w:del w:id="8396" w:author="xh" w:date="2026-10-19T10:52:46+08:00">
        <w:r>
          <w:rPr>
            <w:rFonts w:ascii="Times New Roman" w:hAnsi="Times New Roman" w:eastAsia="方正仿宋_GBK"/>
            <w:b w:val="0"/>
            <w:sz w:val="24"/>
          </w:rPr>
          <w:delText xml:space="preserve">相同</w:delText>
        </w:r>
      </w:del>
      <w:r>
        <w:rPr>
          <w:rFonts w:ascii="Times New Roman" w:hAnsi="Times New Roman" w:eastAsia="方正仿宋_GBK"/>
          <w:b w:val="0"/>
          <w:sz w:val="24"/>
        </w:rPr>
        <w:t xml:space="preserve">。</w:t>
      </w:r>
      <w:del w:id="8397" w:author="xh" w:date="2026-10-19T10:52:46+08:00">
        <w:r>
          <w:rPr>
            <w:rFonts w:ascii="Times New Roman" w:hAnsi="Times New Roman" w:eastAsia="方正仿宋_GBK"/>
            <w:b w:val="0"/>
            <w:sz w:val="24"/>
          </w:rPr>
          <w:delText xml:space="preserve">弹性方案按当年各站局部极值计算的站级负载率为46%。</w:delText>
        </w:r>
      </w:del>
    </w:p>
    <w:p w14:paraId="623E36B4">
      <w:pPr>
        <w:pStyle w:val="2"/>
        <w:keepNext/>
        <w:spacing w:before="120" w:after="80" w:line="280" w:lineRule="exact"/>
        <w:ind w:firstLine="0"/>
        <w:jc w:val="center"/>
      </w:pPr>
      <w:r>
        <w:rPr>
          <w:rFonts w:ascii="Times New Roman" w:hAnsi="Times New Roman" w:eastAsia="宋体"/>
          <w:b w:val="0"/>
          <w:sz w:val="21"/>
        </w:rPr>
        <w:t xml:space="preserve">表5-15 戴圩变</w:t>
      </w:r>
      <w:ins w:id="8398" w:author="xh" w:date="2026-10-19T10:53:26+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9DCC6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8399" w:author="xh" w:date="2026-10-19T10:54:05+08:00"/>
        </w:trPr>
        <w:tc>
          <w:tcPr>
            <w:tcW w:w="1039" w:type="dxa"/>
            <w:tcMar>
              <w:left w:w="70" w:type="dxa"/>
              <w:right w:w="70" w:type="dxa"/>
            </w:tcMar>
            <w:vAlign w:val="center"/>
          </w:tcPr>
          <w:p w14:paraId="744DEB9C">
            <w:pPr>
              <w:keepNext/>
              <w:spacing w:before="20" w:after="20" w:line="260" w:lineRule="exact"/>
              <w:ind w:left="0" w:leftChars="0" w:right="0" w:rightChars="0" w:firstLine="0" w:firstLineChars="0"/>
              <w:jc w:val="center"/>
              <w:rPr>
                <w:del w:id="8408" w:author="xh" w:date="2026-10-19T10:54:05+08:00"/>
              </w:rPr>
            </w:pPr>
            <w:del w:id="8409" w:author="xh" w:date="2026-10-19T10:54:05+08:00">
              <w:r>
                <w:rPr>
                  <w:rFonts w:ascii="Times New Roman" w:hAnsi="Times New Roman" w:eastAsia="宋体"/>
                  <w:b/>
                  <w:sz w:val="18"/>
                </w:rPr>
                <w:delText>方案</w:delText>
              </w:r>
            </w:del>
          </w:p>
        </w:tc>
        <w:tc>
          <w:tcPr>
            <w:tcW w:w="1039" w:type="dxa"/>
            <w:tcMar>
              <w:left w:w="70" w:type="dxa"/>
              <w:right w:w="70" w:type="dxa"/>
            </w:tcMar>
            <w:vAlign w:val="center"/>
          </w:tcPr>
          <w:p w14:paraId="339BA137">
            <w:pPr>
              <w:keepNext/>
              <w:spacing w:before="20" w:after="20" w:line="260" w:lineRule="exact"/>
              <w:ind w:left="0" w:leftChars="0" w:right="0" w:rightChars="0" w:firstLine="0" w:firstLineChars="0"/>
              <w:jc w:val="center"/>
              <w:rPr>
                <w:del w:id="8410" w:author="xh" w:date="2026-10-19T10:54:05+08:00"/>
              </w:rPr>
            </w:pPr>
            <w:del w:id="8411" w:author="xh" w:date="2026-10-19T10:54:05+08:00">
              <w:r>
                <w:rPr>
                  <w:rFonts w:ascii="Times New Roman" w:hAnsi="Times New Roman" w:eastAsia="宋体"/>
                  <w:b/>
                  <w:sz w:val="18"/>
                </w:rPr>
                <w:delText>年份</w:delText>
              </w:r>
            </w:del>
          </w:p>
        </w:tc>
        <w:tc>
          <w:tcPr>
            <w:tcW w:w="1039" w:type="dxa"/>
            <w:tcMar>
              <w:left w:w="70" w:type="dxa"/>
              <w:right w:w="70" w:type="dxa"/>
            </w:tcMar>
            <w:vAlign w:val="center"/>
          </w:tcPr>
          <w:p w14:paraId="43E3C233">
            <w:pPr>
              <w:keepNext/>
              <w:spacing w:before="20" w:after="20" w:line="260" w:lineRule="exact"/>
              <w:ind w:left="0" w:leftChars="0" w:right="0" w:rightChars="0" w:firstLine="0" w:firstLineChars="0"/>
              <w:jc w:val="center"/>
              <w:rPr>
                <w:del w:id="8412" w:author="xh" w:date="2026-10-19T10:54:05+08:00"/>
              </w:rPr>
            </w:pPr>
            <w:del w:id="8413" w:author="xh" w:date="2026-10-19T10:54:05+08:00">
              <w:r>
                <w:rPr>
                  <w:rFonts w:ascii="Times New Roman" w:hAnsi="Times New Roman" w:eastAsia="宋体"/>
                  <w:b/>
                  <w:sz w:val="18"/>
                </w:rPr>
                <w:delText>主变组合/MVA</w:delText>
              </w:r>
            </w:del>
          </w:p>
        </w:tc>
        <w:tc>
          <w:tcPr>
            <w:tcW w:w="1039" w:type="dxa"/>
            <w:tcMar>
              <w:left w:w="70" w:type="dxa"/>
              <w:right w:w="70" w:type="dxa"/>
            </w:tcMar>
            <w:vAlign w:val="center"/>
          </w:tcPr>
          <w:p w14:paraId="2E91C328">
            <w:pPr>
              <w:keepNext/>
              <w:spacing w:before="20" w:after="20" w:line="260" w:lineRule="exact"/>
              <w:ind w:left="0" w:leftChars="0" w:right="0" w:rightChars="0" w:firstLine="0" w:firstLineChars="0"/>
              <w:jc w:val="center"/>
              <w:rPr>
                <w:del w:id="8414" w:author="xh" w:date="2026-10-19T10:54:05+08:00"/>
              </w:rPr>
            </w:pPr>
            <w:del w:id="8415" w:author="xh" w:date="2026-10-19T10:54:05+08:00">
              <w:r>
                <w:rPr>
                  <w:rFonts w:ascii="Times New Roman" w:hAnsi="Times New Roman" w:eastAsia="宋体"/>
                  <w:b/>
                  <w:sz w:val="18"/>
                </w:rPr>
                <w:delText>总容量/MVA</w:delText>
              </w:r>
            </w:del>
          </w:p>
        </w:tc>
        <w:tc>
          <w:tcPr>
            <w:tcW w:w="1039" w:type="dxa"/>
            <w:tcMar>
              <w:left w:w="70" w:type="dxa"/>
              <w:right w:w="70" w:type="dxa"/>
            </w:tcMar>
            <w:vAlign w:val="center"/>
          </w:tcPr>
          <w:p w14:paraId="3A71866E">
            <w:pPr>
              <w:keepNext/>
              <w:spacing w:before="20" w:after="20" w:line="260" w:lineRule="exact"/>
              <w:ind w:left="0" w:leftChars="0" w:right="0" w:rightChars="0" w:firstLine="0" w:firstLineChars="0"/>
              <w:jc w:val="center"/>
              <w:rPr>
                <w:del w:id="8416" w:author="xh" w:date="2026-10-19T10:54:05+08:00"/>
              </w:rPr>
            </w:pPr>
            <w:del w:id="8417" w:author="xh" w:date="2026-10-19T10:54:05+08:00">
              <w:r>
                <w:rPr>
                  <w:rFonts w:ascii="Times New Roman" w:hAnsi="Times New Roman" w:eastAsia="宋体"/>
                  <w:b/>
                  <w:sz w:val="18"/>
                </w:rPr>
                <w:delText>储能额定功率/MW</w:delText>
              </w:r>
            </w:del>
          </w:p>
        </w:tc>
        <w:tc>
          <w:tcPr>
            <w:tcW w:w="1039" w:type="dxa"/>
            <w:tcMar>
              <w:left w:w="70" w:type="dxa"/>
              <w:right w:w="70" w:type="dxa"/>
            </w:tcMar>
            <w:vAlign w:val="center"/>
          </w:tcPr>
          <w:p w14:paraId="4AEE7726">
            <w:pPr>
              <w:keepNext/>
              <w:spacing w:before="20" w:after="20" w:line="260" w:lineRule="exact"/>
              <w:ind w:left="0" w:leftChars="0" w:right="0" w:rightChars="0" w:firstLine="0" w:firstLineChars="0"/>
              <w:jc w:val="center"/>
              <w:rPr>
                <w:del w:id="8418" w:author="xh" w:date="2026-10-19T10:54:05+08:00"/>
              </w:rPr>
            </w:pPr>
            <w:del w:id="8419" w:author="xh" w:date="2026-10-19T10:54:05+08:00">
              <w:r>
                <w:rPr>
                  <w:rFonts w:ascii="Times New Roman" w:hAnsi="Times New Roman" w:eastAsia="宋体"/>
                  <w:b/>
                  <w:sz w:val="18"/>
                </w:rPr>
                <w:delText>转出/MW</w:delText>
              </w:r>
            </w:del>
          </w:p>
        </w:tc>
        <w:tc>
          <w:tcPr>
            <w:tcW w:w="1039" w:type="dxa"/>
            <w:tcMar>
              <w:left w:w="70" w:type="dxa"/>
              <w:right w:w="70" w:type="dxa"/>
            </w:tcMar>
            <w:vAlign w:val="center"/>
          </w:tcPr>
          <w:p w14:paraId="302EA7DF">
            <w:pPr>
              <w:keepNext/>
              <w:spacing w:before="20" w:after="20" w:line="260" w:lineRule="exact"/>
              <w:ind w:left="0" w:leftChars="0" w:right="0" w:rightChars="0" w:firstLine="0" w:firstLineChars="0"/>
              <w:jc w:val="center"/>
              <w:rPr>
                <w:del w:id="8420" w:author="xh" w:date="2026-10-19T10:54:05+08:00"/>
              </w:rPr>
            </w:pPr>
            <w:del w:id="8421" w:author="xh" w:date="2026-10-19T10:54:05+08:00">
              <w:r>
                <w:rPr>
                  <w:rFonts w:ascii="Times New Roman" w:hAnsi="Times New Roman" w:eastAsia="宋体"/>
                  <w:b/>
                  <w:sz w:val="18"/>
                </w:rPr>
                <w:delText>承接/MW</w:delText>
              </w:r>
            </w:del>
          </w:p>
        </w:tc>
        <w:tc>
          <w:tcPr>
            <w:tcW w:w="1039" w:type="dxa"/>
            <w:tcMar>
              <w:left w:w="70" w:type="dxa"/>
              <w:right w:w="70" w:type="dxa"/>
            </w:tcMar>
            <w:vAlign w:val="center"/>
          </w:tcPr>
          <w:p w14:paraId="42ECD48B">
            <w:pPr>
              <w:keepNext/>
              <w:spacing w:before="20" w:after="20" w:line="260" w:lineRule="exact"/>
              <w:ind w:left="0" w:leftChars="0" w:right="0" w:rightChars="0" w:firstLine="0" w:firstLineChars="0"/>
              <w:jc w:val="center"/>
              <w:rPr>
                <w:del w:id="8422" w:author="xh" w:date="2026-10-19T10:54:05+08:00"/>
              </w:rPr>
            </w:pPr>
            <w:del w:id="8423" w:author="xh" w:date="2026-10-19T10:54:05+08:00">
              <w:r>
                <w:rPr>
                  <w:rFonts w:ascii="Times New Roman" w:hAnsi="Times New Roman" w:eastAsia="宋体"/>
                  <w:b/>
                  <w:sz w:val="18"/>
                </w:rPr>
                <w:delText>转接后净负荷/MW</w:delText>
              </w:r>
            </w:del>
          </w:p>
        </w:tc>
      </w:tr>
      <w:tr w14:paraId="5A6EFA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400" w:author="xh" w:date="2026-10-19T10:54:05+08:00"/>
        </w:trPr>
        <w:tc>
          <w:tcPr>
            <w:tcW w:w="1039" w:type="dxa"/>
            <w:tcMar>
              <w:left w:w="70" w:type="dxa"/>
              <w:right w:w="70" w:type="dxa"/>
            </w:tcMar>
            <w:vAlign w:val="center"/>
          </w:tcPr>
          <w:p w14:paraId="40EFA488">
            <w:pPr>
              <w:keepNext/>
              <w:spacing w:before="20" w:after="20" w:line="260" w:lineRule="exact"/>
              <w:ind w:left="0" w:leftChars="0" w:right="0" w:rightChars="0" w:firstLine="0" w:firstLineChars="0"/>
              <w:jc w:val="center"/>
              <w:rPr>
                <w:del w:id="8424" w:author="xh" w:date="2026-10-19T10:54:05+08:00"/>
              </w:rPr>
            </w:pPr>
            <w:del w:id="8425" w:author="xh" w:date="2026-10-19T10:54:05+08:00">
              <w:r>
                <w:rPr>
                  <w:rFonts w:ascii="Times New Roman" w:hAnsi="Times New Roman" w:eastAsia="宋体"/>
                  <w:b w:val="0"/>
                  <w:sz w:val="18"/>
                </w:rPr>
                <w:delText>刚性</w:delText>
              </w:r>
            </w:del>
          </w:p>
        </w:tc>
        <w:tc>
          <w:tcPr>
            <w:tcW w:w="1039" w:type="dxa"/>
            <w:tcMar>
              <w:left w:w="70" w:type="dxa"/>
              <w:right w:w="70" w:type="dxa"/>
            </w:tcMar>
            <w:vAlign w:val="center"/>
          </w:tcPr>
          <w:p w14:paraId="4B700CAF">
            <w:pPr>
              <w:keepNext/>
              <w:spacing w:before="20" w:after="20" w:line="260" w:lineRule="exact"/>
              <w:ind w:left="0" w:leftChars="0" w:right="0" w:rightChars="0" w:firstLine="0" w:firstLineChars="0"/>
              <w:jc w:val="center"/>
              <w:rPr>
                <w:del w:id="8426" w:author="xh" w:date="2026-10-19T10:54:05+08:00"/>
              </w:rPr>
            </w:pPr>
            <w:del w:id="8427" w:author="xh" w:date="2026-10-19T10:54:05+08:00">
              <w:r>
                <w:rPr>
                  <w:rFonts w:ascii="Times New Roman" w:hAnsi="Times New Roman" w:eastAsia="宋体"/>
                  <w:b w:val="0"/>
                  <w:sz w:val="18"/>
                </w:rPr>
                <w:delText>2022</w:delText>
              </w:r>
            </w:del>
          </w:p>
        </w:tc>
        <w:tc>
          <w:tcPr>
            <w:tcW w:w="1039" w:type="dxa"/>
            <w:tcMar>
              <w:left w:w="70" w:type="dxa"/>
              <w:right w:w="70" w:type="dxa"/>
            </w:tcMar>
            <w:vAlign w:val="center"/>
          </w:tcPr>
          <w:p w14:paraId="0CD6D1E7">
            <w:pPr>
              <w:keepNext/>
              <w:spacing w:before="20" w:after="20" w:line="260" w:lineRule="exact"/>
              <w:ind w:left="0" w:leftChars="0" w:right="0" w:rightChars="0" w:firstLine="0" w:firstLineChars="0"/>
              <w:jc w:val="center"/>
              <w:rPr>
                <w:del w:id="8428" w:author="xh" w:date="2026-10-19T10:54:05+08:00"/>
              </w:rPr>
            </w:pPr>
            <w:del w:id="8429" w:author="xh" w:date="2026-10-19T10:54:05+08:00">
              <w:r>
                <w:rPr>
                  <w:rFonts w:ascii="Times New Roman" w:hAnsi="Times New Roman" w:eastAsia="宋体"/>
                  <w:b w:val="0"/>
                  <w:sz w:val="18"/>
                </w:rPr>
                <w:delText>20+50</w:delText>
              </w:r>
            </w:del>
          </w:p>
        </w:tc>
        <w:tc>
          <w:tcPr>
            <w:tcW w:w="1039" w:type="dxa"/>
            <w:tcMar>
              <w:left w:w="70" w:type="dxa"/>
              <w:right w:w="70" w:type="dxa"/>
            </w:tcMar>
            <w:vAlign w:val="center"/>
          </w:tcPr>
          <w:p w14:paraId="70BD86C2">
            <w:pPr>
              <w:keepNext/>
              <w:spacing w:before="20" w:after="20" w:line="260" w:lineRule="exact"/>
              <w:ind w:left="0" w:leftChars="0" w:right="0" w:rightChars="0" w:firstLine="0" w:firstLineChars="0"/>
              <w:jc w:val="center"/>
              <w:rPr>
                <w:del w:id="8430" w:author="xh" w:date="2026-10-19T10:54:05+08:00"/>
              </w:rPr>
            </w:pPr>
            <w:del w:id="8431" w:author="xh" w:date="2026-10-19T10:54:05+08:00">
              <w:r>
                <w:rPr>
                  <w:rFonts w:ascii="Times New Roman" w:hAnsi="Times New Roman" w:eastAsia="宋体"/>
                  <w:b w:val="0"/>
                  <w:sz w:val="18"/>
                </w:rPr>
                <w:delText>70.00</w:delText>
              </w:r>
            </w:del>
          </w:p>
        </w:tc>
        <w:tc>
          <w:tcPr>
            <w:tcW w:w="1039" w:type="dxa"/>
            <w:tcMar>
              <w:left w:w="70" w:type="dxa"/>
              <w:right w:w="70" w:type="dxa"/>
            </w:tcMar>
            <w:vAlign w:val="center"/>
          </w:tcPr>
          <w:p w14:paraId="24F371E7">
            <w:pPr>
              <w:keepNext/>
              <w:spacing w:before="20" w:after="20" w:line="260" w:lineRule="exact"/>
              <w:ind w:left="0" w:leftChars="0" w:right="0" w:rightChars="0" w:firstLine="0" w:firstLineChars="0"/>
              <w:jc w:val="center"/>
              <w:rPr>
                <w:del w:id="8432" w:author="xh" w:date="2026-10-19T10:54:05+08:00"/>
              </w:rPr>
            </w:pPr>
            <w:del w:id="8433"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5C3B15BA">
            <w:pPr>
              <w:keepNext/>
              <w:spacing w:before="20" w:after="20" w:line="260" w:lineRule="exact"/>
              <w:ind w:left="0" w:leftChars="0" w:right="0" w:rightChars="0" w:firstLine="0" w:firstLineChars="0"/>
              <w:jc w:val="center"/>
              <w:rPr>
                <w:del w:id="8434" w:author="xh" w:date="2026-10-19T10:54:05+08:00"/>
              </w:rPr>
            </w:pPr>
            <w:del w:id="8435"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3B490D96">
            <w:pPr>
              <w:keepNext/>
              <w:spacing w:before="20" w:after="20" w:line="260" w:lineRule="exact"/>
              <w:ind w:left="0" w:leftChars="0" w:right="0" w:rightChars="0" w:firstLine="0" w:firstLineChars="0"/>
              <w:jc w:val="center"/>
              <w:rPr>
                <w:del w:id="8436" w:author="xh" w:date="2026-10-19T10:54:05+08:00"/>
              </w:rPr>
            </w:pPr>
            <w:del w:id="8437"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47242D5D">
            <w:pPr>
              <w:keepNext/>
              <w:spacing w:before="20" w:after="20" w:line="260" w:lineRule="exact"/>
              <w:ind w:left="0" w:leftChars="0" w:right="0" w:rightChars="0" w:firstLine="0" w:firstLineChars="0"/>
              <w:jc w:val="center"/>
              <w:rPr>
                <w:del w:id="8438" w:author="xh" w:date="2026-10-19T10:54:05+08:00"/>
              </w:rPr>
            </w:pPr>
            <w:del w:id="8439" w:author="xh" w:date="2026-10-19T10:54:05+08:00">
              <w:r>
                <w:rPr>
                  <w:rFonts w:ascii="Times New Roman" w:hAnsi="Times New Roman" w:eastAsia="宋体"/>
                  <w:b w:val="0"/>
                  <w:sz w:val="18"/>
                </w:rPr>
                <w:delText>23.58</w:delText>
              </w:r>
            </w:del>
          </w:p>
        </w:tc>
      </w:tr>
      <w:tr w14:paraId="434DDE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401" w:author="xh" w:date="2026-10-19T10:54:05+08:00"/>
        </w:trPr>
        <w:tc>
          <w:tcPr>
            <w:tcW w:w="1039" w:type="dxa"/>
            <w:tcMar>
              <w:left w:w="70" w:type="dxa"/>
              <w:right w:w="70" w:type="dxa"/>
            </w:tcMar>
            <w:vAlign w:val="center"/>
          </w:tcPr>
          <w:p w14:paraId="33EE2604">
            <w:pPr>
              <w:keepNext/>
              <w:spacing w:before="20" w:after="20" w:line="260" w:lineRule="exact"/>
              <w:ind w:left="0" w:leftChars="0" w:right="0" w:rightChars="0" w:firstLine="0" w:firstLineChars="0"/>
              <w:jc w:val="center"/>
              <w:rPr>
                <w:del w:id="8440" w:author="xh" w:date="2026-10-19T10:54:05+08:00"/>
              </w:rPr>
            </w:pPr>
            <w:del w:id="8441" w:author="xh" w:date="2026-10-19T10:54:05+08:00">
              <w:r>
                <w:rPr>
                  <w:rFonts w:ascii="Times New Roman" w:hAnsi="Times New Roman" w:eastAsia="宋体"/>
                  <w:b w:val="0"/>
                  <w:sz w:val="18"/>
                </w:rPr>
                <w:delText>刚性</w:delText>
              </w:r>
            </w:del>
          </w:p>
        </w:tc>
        <w:tc>
          <w:tcPr>
            <w:tcW w:w="1039" w:type="dxa"/>
            <w:tcMar>
              <w:left w:w="70" w:type="dxa"/>
              <w:right w:w="70" w:type="dxa"/>
            </w:tcMar>
            <w:vAlign w:val="center"/>
          </w:tcPr>
          <w:p w14:paraId="642AE168">
            <w:pPr>
              <w:keepNext/>
              <w:spacing w:before="20" w:after="20" w:line="260" w:lineRule="exact"/>
              <w:ind w:left="0" w:leftChars="0" w:right="0" w:rightChars="0" w:firstLine="0" w:firstLineChars="0"/>
              <w:jc w:val="center"/>
              <w:rPr>
                <w:del w:id="8442" w:author="xh" w:date="2026-10-19T10:54:05+08:00"/>
              </w:rPr>
            </w:pPr>
            <w:del w:id="8443" w:author="xh" w:date="2026-10-19T10:54:05+08:00">
              <w:r>
                <w:rPr>
                  <w:rFonts w:ascii="Times New Roman" w:hAnsi="Times New Roman" w:eastAsia="宋体"/>
                  <w:b w:val="0"/>
                  <w:sz w:val="18"/>
                </w:rPr>
                <w:delText>2023</w:delText>
              </w:r>
            </w:del>
          </w:p>
        </w:tc>
        <w:tc>
          <w:tcPr>
            <w:tcW w:w="1039" w:type="dxa"/>
            <w:tcMar>
              <w:left w:w="70" w:type="dxa"/>
              <w:right w:w="70" w:type="dxa"/>
            </w:tcMar>
            <w:vAlign w:val="center"/>
          </w:tcPr>
          <w:p w14:paraId="45F94CE1">
            <w:pPr>
              <w:keepNext/>
              <w:spacing w:before="20" w:after="20" w:line="260" w:lineRule="exact"/>
              <w:ind w:left="0" w:leftChars="0" w:right="0" w:rightChars="0" w:firstLine="0" w:firstLineChars="0"/>
              <w:jc w:val="center"/>
              <w:rPr>
                <w:del w:id="8444" w:author="xh" w:date="2026-10-19T10:54:05+08:00"/>
              </w:rPr>
            </w:pPr>
            <w:del w:id="8445" w:author="xh" w:date="2026-10-19T10:54:05+08:00">
              <w:r>
                <w:rPr>
                  <w:rFonts w:ascii="Times New Roman" w:hAnsi="Times New Roman" w:eastAsia="宋体"/>
                  <w:b w:val="0"/>
                  <w:sz w:val="18"/>
                </w:rPr>
                <w:delText>20+50</w:delText>
              </w:r>
            </w:del>
          </w:p>
        </w:tc>
        <w:tc>
          <w:tcPr>
            <w:tcW w:w="1039" w:type="dxa"/>
            <w:tcMar>
              <w:left w:w="70" w:type="dxa"/>
              <w:right w:w="70" w:type="dxa"/>
            </w:tcMar>
            <w:vAlign w:val="center"/>
          </w:tcPr>
          <w:p w14:paraId="18916E35">
            <w:pPr>
              <w:keepNext/>
              <w:spacing w:before="20" w:after="20" w:line="260" w:lineRule="exact"/>
              <w:ind w:left="0" w:leftChars="0" w:right="0" w:rightChars="0" w:firstLine="0" w:firstLineChars="0"/>
              <w:jc w:val="center"/>
              <w:rPr>
                <w:del w:id="8446" w:author="xh" w:date="2026-10-19T10:54:05+08:00"/>
              </w:rPr>
            </w:pPr>
            <w:del w:id="8447" w:author="xh" w:date="2026-10-19T10:54:05+08:00">
              <w:r>
                <w:rPr>
                  <w:rFonts w:ascii="Times New Roman" w:hAnsi="Times New Roman" w:eastAsia="宋体"/>
                  <w:b w:val="0"/>
                  <w:sz w:val="18"/>
                </w:rPr>
                <w:delText>70.00</w:delText>
              </w:r>
            </w:del>
          </w:p>
        </w:tc>
        <w:tc>
          <w:tcPr>
            <w:tcW w:w="1039" w:type="dxa"/>
            <w:tcMar>
              <w:left w:w="70" w:type="dxa"/>
              <w:right w:w="70" w:type="dxa"/>
            </w:tcMar>
            <w:vAlign w:val="center"/>
          </w:tcPr>
          <w:p w14:paraId="0D5410A6">
            <w:pPr>
              <w:keepNext/>
              <w:spacing w:before="20" w:after="20" w:line="260" w:lineRule="exact"/>
              <w:ind w:left="0" w:leftChars="0" w:right="0" w:rightChars="0" w:firstLine="0" w:firstLineChars="0"/>
              <w:jc w:val="center"/>
              <w:rPr>
                <w:del w:id="8448" w:author="xh" w:date="2026-10-19T10:54:05+08:00"/>
              </w:rPr>
            </w:pPr>
            <w:del w:id="8449"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639CA88E">
            <w:pPr>
              <w:keepNext/>
              <w:spacing w:before="20" w:after="20" w:line="260" w:lineRule="exact"/>
              <w:ind w:left="0" w:leftChars="0" w:right="0" w:rightChars="0" w:firstLine="0" w:firstLineChars="0"/>
              <w:jc w:val="center"/>
              <w:rPr>
                <w:del w:id="8450" w:author="xh" w:date="2026-10-19T10:54:05+08:00"/>
              </w:rPr>
            </w:pPr>
            <w:del w:id="8451"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5B63E809">
            <w:pPr>
              <w:keepNext/>
              <w:spacing w:before="20" w:after="20" w:line="260" w:lineRule="exact"/>
              <w:ind w:left="0" w:leftChars="0" w:right="0" w:rightChars="0" w:firstLine="0" w:firstLineChars="0"/>
              <w:jc w:val="center"/>
              <w:rPr>
                <w:del w:id="8452" w:author="xh" w:date="2026-10-19T10:54:05+08:00"/>
              </w:rPr>
            </w:pPr>
            <w:del w:id="8453"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146C790D">
            <w:pPr>
              <w:keepNext/>
              <w:spacing w:before="20" w:after="20" w:line="260" w:lineRule="exact"/>
              <w:ind w:left="0" w:leftChars="0" w:right="0" w:rightChars="0" w:firstLine="0" w:firstLineChars="0"/>
              <w:jc w:val="center"/>
              <w:rPr>
                <w:del w:id="8454" w:author="xh" w:date="2026-10-19T10:54:05+08:00"/>
              </w:rPr>
            </w:pPr>
            <w:del w:id="8455" w:author="xh" w:date="2026-10-19T10:54:05+08:00">
              <w:r>
                <w:rPr>
                  <w:rFonts w:ascii="Times New Roman" w:hAnsi="Times New Roman" w:eastAsia="宋体"/>
                  <w:b w:val="0"/>
                  <w:sz w:val="18"/>
                </w:rPr>
                <w:delText>21.76</w:delText>
              </w:r>
            </w:del>
          </w:p>
        </w:tc>
      </w:tr>
      <w:tr w14:paraId="56AA23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8402" w:author="xh" w:date="2026-10-19T10:54:05+08:00"/>
        </w:trPr>
        <w:tc>
          <w:tcPr>
            <w:tcW w:w="1039" w:type="dxa"/>
            <w:tcMar>
              <w:left w:w="70" w:type="dxa"/>
              <w:right w:w="70" w:type="dxa"/>
            </w:tcMar>
            <w:vAlign w:val="center"/>
          </w:tcPr>
          <w:p w14:paraId="12A240CD">
            <w:pPr>
              <w:keepNext/>
              <w:spacing w:before="20" w:after="20" w:line="260" w:lineRule="exact"/>
              <w:ind w:left="0" w:leftChars="0" w:right="0" w:rightChars="0" w:firstLine="0" w:firstLineChars="0"/>
              <w:jc w:val="center"/>
              <w:rPr>
                <w:del w:id="8456" w:author="xh" w:date="2026-10-19T10:54:05+08:00"/>
              </w:rPr>
            </w:pPr>
            <w:del w:id="8457" w:author="xh" w:date="2026-10-19T10:54:05+08:00">
              <w:r>
                <w:rPr>
                  <w:rFonts w:ascii="Times New Roman" w:hAnsi="Times New Roman" w:eastAsia="宋体"/>
                  <w:b w:val="0"/>
                  <w:sz w:val="18"/>
                </w:rPr>
                <w:delText>刚性</w:delText>
              </w:r>
            </w:del>
          </w:p>
        </w:tc>
        <w:tc>
          <w:tcPr>
            <w:tcW w:w="1039" w:type="dxa"/>
            <w:tcMar>
              <w:left w:w="70" w:type="dxa"/>
              <w:right w:w="70" w:type="dxa"/>
            </w:tcMar>
            <w:vAlign w:val="center"/>
          </w:tcPr>
          <w:p w14:paraId="63F7B73C">
            <w:pPr>
              <w:keepNext/>
              <w:spacing w:before="20" w:after="20" w:line="260" w:lineRule="exact"/>
              <w:ind w:left="0" w:leftChars="0" w:right="0" w:rightChars="0" w:firstLine="0" w:firstLineChars="0"/>
              <w:jc w:val="center"/>
              <w:rPr>
                <w:del w:id="8458" w:author="xh" w:date="2026-10-19T10:54:05+08:00"/>
              </w:rPr>
            </w:pPr>
            <w:del w:id="8459" w:author="xh" w:date="2026-10-19T10:54:05+08:00">
              <w:r>
                <w:rPr>
                  <w:rFonts w:ascii="Times New Roman" w:hAnsi="Times New Roman" w:eastAsia="宋体"/>
                  <w:b w:val="0"/>
                  <w:sz w:val="18"/>
                </w:rPr>
                <w:delText>2024</w:delText>
              </w:r>
            </w:del>
          </w:p>
        </w:tc>
        <w:tc>
          <w:tcPr>
            <w:tcW w:w="1039" w:type="dxa"/>
            <w:tcMar>
              <w:left w:w="70" w:type="dxa"/>
              <w:right w:w="70" w:type="dxa"/>
            </w:tcMar>
            <w:vAlign w:val="center"/>
          </w:tcPr>
          <w:p w14:paraId="709CC5CD">
            <w:pPr>
              <w:keepNext/>
              <w:spacing w:before="20" w:after="20" w:line="260" w:lineRule="exact"/>
              <w:ind w:left="0" w:leftChars="0" w:right="0" w:rightChars="0" w:firstLine="0" w:firstLineChars="0"/>
              <w:jc w:val="center"/>
              <w:rPr>
                <w:del w:id="8460" w:author="xh" w:date="2026-10-19T10:54:05+08:00"/>
              </w:rPr>
            </w:pPr>
            <w:del w:id="8461" w:author="xh" w:date="2026-10-19T10:54:05+08:00">
              <w:r>
                <w:rPr>
                  <w:rFonts w:ascii="Times New Roman" w:hAnsi="Times New Roman" w:eastAsia="宋体"/>
                  <w:b w:val="0"/>
                  <w:sz w:val="18"/>
                </w:rPr>
                <w:delText>20+50</w:delText>
              </w:r>
            </w:del>
          </w:p>
        </w:tc>
        <w:tc>
          <w:tcPr>
            <w:tcW w:w="1039" w:type="dxa"/>
            <w:tcMar>
              <w:left w:w="70" w:type="dxa"/>
              <w:right w:w="70" w:type="dxa"/>
            </w:tcMar>
            <w:vAlign w:val="center"/>
          </w:tcPr>
          <w:p w14:paraId="3FC61DFE">
            <w:pPr>
              <w:keepNext/>
              <w:spacing w:before="20" w:after="20" w:line="260" w:lineRule="exact"/>
              <w:ind w:left="0" w:leftChars="0" w:right="0" w:rightChars="0" w:firstLine="0" w:firstLineChars="0"/>
              <w:jc w:val="center"/>
              <w:rPr>
                <w:del w:id="8462" w:author="xh" w:date="2026-10-19T10:54:05+08:00"/>
              </w:rPr>
            </w:pPr>
            <w:del w:id="8463" w:author="xh" w:date="2026-10-19T10:54:05+08:00">
              <w:r>
                <w:rPr>
                  <w:rFonts w:ascii="Times New Roman" w:hAnsi="Times New Roman" w:eastAsia="宋体"/>
                  <w:b w:val="0"/>
                  <w:sz w:val="18"/>
                </w:rPr>
                <w:delText>70.00</w:delText>
              </w:r>
            </w:del>
          </w:p>
        </w:tc>
        <w:tc>
          <w:tcPr>
            <w:tcW w:w="1039" w:type="dxa"/>
            <w:tcMar>
              <w:left w:w="70" w:type="dxa"/>
              <w:right w:w="70" w:type="dxa"/>
            </w:tcMar>
            <w:vAlign w:val="center"/>
          </w:tcPr>
          <w:p w14:paraId="67D68FDD">
            <w:pPr>
              <w:keepNext/>
              <w:spacing w:before="20" w:after="20" w:line="260" w:lineRule="exact"/>
              <w:ind w:left="0" w:leftChars="0" w:right="0" w:rightChars="0" w:firstLine="0" w:firstLineChars="0"/>
              <w:jc w:val="center"/>
              <w:rPr>
                <w:del w:id="8464" w:author="xh" w:date="2026-10-19T10:54:05+08:00"/>
              </w:rPr>
            </w:pPr>
            <w:del w:id="8465"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597E7BC9">
            <w:pPr>
              <w:keepNext/>
              <w:spacing w:before="20" w:after="20" w:line="260" w:lineRule="exact"/>
              <w:ind w:left="0" w:leftChars="0" w:right="0" w:rightChars="0" w:firstLine="0" w:firstLineChars="0"/>
              <w:jc w:val="center"/>
              <w:rPr>
                <w:del w:id="8466" w:author="xh" w:date="2026-10-19T10:54:05+08:00"/>
              </w:rPr>
            </w:pPr>
            <w:del w:id="8467"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1EDD096C">
            <w:pPr>
              <w:keepNext/>
              <w:spacing w:before="20" w:after="20" w:line="260" w:lineRule="exact"/>
              <w:ind w:left="0" w:leftChars="0" w:right="0" w:rightChars="0" w:firstLine="0" w:firstLineChars="0"/>
              <w:jc w:val="center"/>
              <w:rPr>
                <w:del w:id="8468" w:author="xh" w:date="2026-10-19T10:54:05+08:00"/>
              </w:rPr>
            </w:pPr>
            <w:del w:id="8469"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62ED6D08">
            <w:pPr>
              <w:keepNext/>
              <w:spacing w:before="20" w:after="20" w:line="260" w:lineRule="exact"/>
              <w:ind w:left="0" w:leftChars="0" w:right="0" w:rightChars="0" w:firstLine="0" w:firstLineChars="0"/>
              <w:jc w:val="center"/>
              <w:rPr>
                <w:del w:id="8470" w:author="xh" w:date="2026-10-19T10:54:05+08:00"/>
              </w:rPr>
            </w:pPr>
            <w:del w:id="8471" w:author="xh" w:date="2026-10-19T10:54:05+08:00">
              <w:r>
                <w:rPr>
                  <w:rFonts w:ascii="Times New Roman" w:hAnsi="Times New Roman" w:eastAsia="宋体"/>
                  <w:b w:val="0"/>
                  <w:sz w:val="18"/>
                </w:rPr>
                <w:delText>24.66</w:delText>
              </w:r>
            </w:del>
          </w:p>
        </w:tc>
      </w:tr>
      <w:tr w14:paraId="637109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403" w:author="xh" w:date="2026-10-19T10:54:05+08:00"/>
        </w:trPr>
        <w:tc>
          <w:tcPr>
            <w:tcW w:w="1039" w:type="dxa"/>
            <w:tcMar>
              <w:left w:w="70" w:type="dxa"/>
              <w:right w:w="70" w:type="dxa"/>
            </w:tcMar>
            <w:vAlign w:val="center"/>
          </w:tcPr>
          <w:p w14:paraId="2D41FDB5">
            <w:pPr>
              <w:keepNext/>
              <w:spacing w:before="20" w:after="20" w:line="260" w:lineRule="exact"/>
              <w:ind w:left="0" w:leftChars="0" w:right="0" w:rightChars="0" w:firstLine="0" w:firstLineChars="0"/>
              <w:jc w:val="center"/>
              <w:rPr>
                <w:del w:id="8472" w:author="xh" w:date="2026-10-19T10:54:05+08:00"/>
              </w:rPr>
            </w:pPr>
            <w:del w:id="8473" w:author="xh" w:date="2026-10-19T10:54:05+08:00">
              <w:r>
                <w:rPr>
                  <w:rFonts w:ascii="Times New Roman" w:hAnsi="Times New Roman" w:eastAsia="宋体"/>
                  <w:b w:val="0"/>
                  <w:sz w:val="18"/>
                </w:rPr>
                <w:delText>刚性</w:delText>
              </w:r>
            </w:del>
          </w:p>
        </w:tc>
        <w:tc>
          <w:tcPr>
            <w:tcW w:w="1039" w:type="dxa"/>
            <w:tcMar>
              <w:left w:w="70" w:type="dxa"/>
              <w:right w:w="70" w:type="dxa"/>
            </w:tcMar>
            <w:vAlign w:val="center"/>
          </w:tcPr>
          <w:p w14:paraId="4E13E335">
            <w:pPr>
              <w:keepNext/>
              <w:spacing w:before="20" w:after="20" w:line="260" w:lineRule="exact"/>
              <w:ind w:left="0" w:leftChars="0" w:right="0" w:rightChars="0" w:firstLine="0" w:firstLineChars="0"/>
              <w:jc w:val="center"/>
              <w:rPr>
                <w:del w:id="8474" w:author="xh" w:date="2026-10-19T10:54:05+08:00"/>
              </w:rPr>
            </w:pPr>
            <w:del w:id="8475" w:author="xh" w:date="2026-10-19T10:54:05+08:00">
              <w:r>
                <w:rPr>
                  <w:rFonts w:ascii="Times New Roman" w:hAnsi="Times New Roman" w:eastAsia="宋体"/>
                  <w:b w:val="0"/>
                  <w:sz w:val="18"/>
                </w:rPr>
                <w:delText>2025</w:delText>
              </w:r>
            </w:del>
          </w:p>
        </w:tc>
        <w:tc>
          <w:tcPr>
            <w:tcW w:w="1039" w:type="dxa"/>
            <w:tcMar>
              <w:left w:w="70" w:type="dxa"/>
              <w:right w:w="70" w:type="dxa"/>
            </w:tcMar>
            <w:vAlign w:val="center"/>
          </w:tcPr>
          <w:p w14:paraId="30D722EA">
            <w:pPr>
              <w:keepNext/>
              <w:spacing w:before="20" w:after="20" w:line="260" w:lineRule="exact"/>
              <w:ind w:left="0" w:leftChars="0" w:right="0" w:rightChars="0" w:firstLine="0" w:firstLineChars="0"/>
              <w:jc w:val="center"/>
              <w:rPr>
                <w:del w:id="8476" w:author="xh" w:date="2026-10-19T10:54:05+08:00"/>
              </w:rPr>
            </w:pPr>
            <w:del w:id="8477" w:author="xh" w:date="2026-10-19T10:54:05+08:00">
              <w:r>
                <w:rPr>
                  <w:rFonts w:ascii="Times New Roman" w:hAnsi="Times New Roman" w:eastAsia="宋体"/>
                  <w:b w:val="0"/>
                  <w:sz w:val="18"/>
                </w:rPr>
                <w:delText>20+50</w:delText>
              </w:r>
            </w:del>
          </w:p>
        </w:tc>
        <w:tc>
          <w:tcPr>
            <w:tcW w:w="1039" w:type="dxa"/>
            <w:tcMar>
              <w:left w:w="70" w:type="dxa"/>
              <w:right w:w="70" w:type="dxa"/>
            </w:tcMar>
            <w:vAlign w:val="center"/>
          </w:tcPr>
          <w:p w14:paraId="5140DDC2">
            <w:pPr>
              <w:keepNext/>
              <w:spacing w:before="20" w:after="20" w:line="260" w:lineRule="exact"/>
              <w:ind w:left="0" w:leftChars="0" w:right="0" w:rightChars="0" w:firstLine="0" w:firstLineChars="0"/>
              <w:jc w:val="center"/>
              <w:rPr>
                <w:del w:id="8478" w:author="xh" w:date="2026-10-19T10:54:05+08:00"/>
              </w:rPr>
            </w:pPr>
            <w:del w:id="8479" w:author="xh" w:date="2026-10-19T10:54:05+08:00">
              <w:r>
                <w:rPr>
                  <w:rFonts w:ascii="Times New Roman" w:hAnsi="Times New Roman" w:eastAsia="宋体"/>
                  <w:b w:val="0"/>
                  <w:sz w:val="18"/>
                </w:rPr>
                <w:delText>70.00</w:delText>
              </w:r>
            </w:del>
          </w:p>
        </w:tc>
        <w:tc>
          <w:tcPr>
            <w:tcW w:w="1039" w:type="dxa"/>
            <w:tcMar>
              <w:left w:w="70" w:type="dxa"/>
              <w:right w:w="70" w:type="dxa"/>
            </w:tcMar>
            <w:vAlign w:val="center"/>
          </w:tcPr>
          <w:p w14:paraId="1788F32D">
            <w:pPr>
              <w:keepNext/>
              <w:spacing w:before="20" w:after="20" w:line="260" w:lineRule="exact"/>
              <w:ind w:left="0" w:leftChars="0" w:right="0" w:rightChars="0" w:firstLine="0" w:firstLineChars="0"/>
              <w:jc w:val="center"/>
              <w:rPr>
                <w:del w:id="8480" w:author="xh" w:date="2026-10-19T10:54:05+08:00"/>
              </w:rPr>
            </w:pPr>
            <w:del w:id="8481"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25000B39">
            <w:pPr>
              <w:keepNext/>
              <w:spacing w:before="20" w:after="20" w:line="260" w:lineRule="exact"/>
              <w:ind w:left="0" w:leftChars="0" w:right="0" w:rightChars="0" w:firstLine="0" w:firstLineChars="0"/>
              <w:jc w:val="center"/>
              <w:rPr>
                <w:del w:id="8482" w:author="xh" w:date="2026-10-19T10:54:05+08:00"/>
              </w:rPr>
            </w:pPr>
            <w:del w:id="8483"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7EAFE564">
            <w:pPr>
              <w:keepNext/>
              <w:spacing w:before="20" w:after="20" w:line="260" w:lineRule="exact"/>
              <w:ind w:left="0" w:leftChars="0" w:right="0" w:rightChars="0" w:firstLine="0" w:firstLineChars="0"/>
              <w:jc w:val="center"/>
              <w:rPr>
                <w:del w:id="8484" w:author="xh" w:date="2026-10-19T10:54:05+08:00"/>
              </w:rPr>
            </w:pPr>
            <w:del w:id="8485"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1FC4AA6F">
            <w:pPr>
              <w:keepNext/>
              <w:spacing w:before="20" w:after="20" w:line="260" w:lineRule="exact"/>
              <w:ind w:left="0" w:leftChars="0" w:right="0" w:rightChars="0" w:firstLine="0" w:firstLineChars="0"/>
              <w:jc w:val="center"/>
              <w:rPr>
                <w:del w:id="8486" w:author="xh" w:date="2026-10-19T10:54:05+08:00"/>
              </w:rPr>
            </w:pPr>
            <w:del w:id="8487" w:author="xh" w:date="2026-10-19T10:54:05+08:00">
              <w:r>
                <w:rPr>
                  <w:rFonts w:ascii="Times New Roman" w:hAnsi="Times New Roman" w:eastAsia="宋体"/>
                  <w:b w:val="0"/>
                  <w:sz w:val="18"/>
                </w:rPr>
                <w:delText>27.34</w:delText>
              </w:r>
            </w:del>
          </w:p>
        </w:tc>
      </w:tr>
      <w:tr w14:paraId="168938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404" w:author="xh" w:date="2026-10-19T10:54:05+08:00"/>
        </w:trPr>
        <w:tc>
          <w:tcPr>
            <w:tcW w:w="1039" w:type="dxa"/>
            <w:tcMar>
              <w:left w:w="70" w:type="dxa"/>
              <w:right w:w="70" w:type="dxa"/>
            </w:tcMar>
            <w:vAlign w:val="center"/>
          </w:tcPr>
          <w:p w14:paraId="2DD3DCE0">
            <w:pPr>
              <w:keepNext/>
              <w:spacing w:before="20" w:after="20" w:line="260" w:lineRule="exact"/>
              <w:ind w:left="0" w:leftChars="0" w:right="0" w:rightChars="0" w:firstLine="0" w:firstLineChars="0"/>
              <w:jc w:val="center"/>
              <w:rPr>
                <w:del w:id="8488" w:author="xh" w:date="2026-10-19T10:54:05+08:00"/>
              </w:rPr>
            </w:pPr>
            <w:del w:id="8489" w:author="xh" w:date="2026-10-19T10:54:05+08:00">
              <w:r>
                <w:rPr>
                  <w:rFonts w:ascii="Times New Roman" w:hAnsi="Times New Roman" w:eastAsia="宋体"/>
                  <w:b w:val="0"/>
                  <w:sz w:val="18"/>
                </w:rPr>
                <w:delText>弹性</w:delText>
              </w:r>
            </w:del>
          </w:p>
        </w:tc>
        <w:tc>
          <w:tcPr>
            <w:tcW w:w="1039" w:type="dxa"/>
            <w:tcMar>
              <w:left w:w="70" w:type="dxa"/>
              <w:right w:w="70" w:type="dxa"/>
            </w:tcMar>
            <w:vAlign w:val="center"/>
          </w:tcPr>
          <w:p w14:paraId="6E31FC3B">
            <w:pPr>
              <w:keepNext/>
              <w:spacing w:before="20" w:after="20" w:line="260" w:lineRule="exact"/>
              <w:ind w:left="0" w:leftChars="0" w:right="0" w:rightChars="0" w:firstLine="0" w:firstLineChars="0"/>
              <w:jc w:val="center"/>
              <w:rPr>
                <w:del w:id="8490" w:author="xh" w:date="2026-10-19T10:54:05+08:00"/>
              </w:rPr>
            </w:pPr>
            <w:del w:id="8491" w:author="xh" w:date="2026-10-19T10:54:05+08:00">
              <w:r>
                <w:rPr>
                  <w:rFonts w:ascii="Times New Roman" w:hAnsi="Times New Roman" w:eastAsia="宋体"/>
                  <w:b w:val="0"/>
                  <w:sz w:val="18"/>
                </w:rPr>
                <w:delText>2022</w:delText>
              </w:r>
            </w:del>
          </w:p>
        </w:tc>
        <w:tc>
          <w:tcPr>
            <w:tcW w:w="1039" w:type="dxa"/>
            <w:tcMar>
              <w:left w:w="70" w:type="dxa"/>
              <w:right w:w="70" w:type="dxa"/>
            </w:tcMar>
            <w:vAlign w:val="center"/>
          </w:tcPr>
          <w:p w14:paraId="721408F2">
            <w:pPr>
              <w:keepNext/>
              <w:spacing w:before="20" w:after="20" w:line="260" w:lineRule="exact"/>
              <w:ind w:left="0" w:leftChars="0" w:right="0" w:rightChars="0" w:firstLine="0" w:firstLineChars="0"/>
              <w:jc w:val="center"/>
              <w:rPr>
                <w:del w:id="8492" w:author="xh" w:date="2026-10-19T10:54:05+08:00"/>
              </w:rPr>
            </w:pPr>
            <w:del w:id="8493" w:author="xh" w:date="2026-10-19T10:54:05+08:00">
              <w:r>
                <w:rPr>
                  <w:rFonts w:ascii="Times New Roman" w:hAnsi="Times New Roman" w:eastAsia="宋体"/>
                  <w:b w:val="0"/>
                  <w:sz w:val="18"/>
                </w:rPr>
                <w:delText>20+50</w:delText>
              </w:r>
            </w:del>
          </w:p>
        </w:tc>
        <w:tc>
          <w:tcPr>
            <w:tcW w:w="1039" w:type="dxa"/>
            <w:tcMar>
              <w:left w:w="70" w:type="dxa"/>
              <w:right w:w="70" w:type="dxa"/>
            </w:tcMar>
            <w:vAlign w:val="center"/>
          </w:tcPr>
          <w:p w14:paraId="4E936F8E">
            <w:pPr>
              <w:keepNext/>
              <w:spacing w:before="20" w:after="20" w:line="260" w:lineRule="exact"/>
              <w:ind w:left="0" w:leftChars="0" w:right="0" w:rightChars="0" w:firstLine="0" w:firstLineChars="0"/>
              <w:jc w:val="center"/>
              <w:rPr>
                <w:del w:id="8494" w:author="xh" w:date="2026-10-19T10:54:05+08:00"/>
              </w:rPr>
            </w:pPr>
            <w:del w:id="8495" w:author="xh" w:date="2026-10-19T10:54:05+08:00">
              <w:r>
                <w:rPr>
                  <w:rFonts w:ascii="Times New Roman" w:hAnsi="Times New Roman" w:eastAsia="宋体"/>
                  <w:b w:val="0"/>
                  <w:sz w:val="18"/>
                </w:rPr>
                <w:delText>70.00</w:delText>
              </w:r>
            </w:del>
          </w:p>
        </w:tc>
        <w:tc>
          <w:tcPr>
            <w:tcW w:w="1039" w:type="dxa"/>
            <w:tcMar>
              <w:left w:w="70" w:type="dxa"/>
              <w:right w:w="70" w:type="dxa"/>
            </w:tcMar>
            <w:vAlign w:val="center"/>
          </w:tcPr>
          <w:p w14:paraId="78188C92">
            <w:pPr>
              <w:keepNext/>
              <w:spacing w:before="20" w:after="20" w:line="260" w:lineRule="exact"/>
              <w:ind w:left="0" w:leftChars="0" w:right="0" w:rightChars="0" w:firstLine="0" w:firstLineChars="0"/>
              <w:jc w:val="center"/>
              <w:rPr>
                <w:del w:id="8496" w:author="xh" w:date="2026-10-19T10:54:05+08:00"/>
              </w:rPr>
            </w:pPr>
            <w:del w:id="8497"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69CB0514">
            <w:pPr>
              <w:keepNext/>
              <w:spacing w:before="20" w:after="20" w:line="260" w:lineRule="exact"/>
              <w:ind w:left="0" w:leftChars="0" w:right="0" w:rightChars="0" w:firstLine="0" w:firstLineChars="0"/>
              <w:jc w:val="center"/>
              <w:rPr>
                <w:del w:id="8498" w:author="xh" w:date="2026-10-19T10:54:05+08:00"/>
              </w:rPr>
            </w:pPr>
            <w:del w:id="8499"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4D905565">
            <w:pPr>
              <w:keepNext/>
              <w:spacing w:before="20" w:after="20" w:line="260" w:lineRule="exact"/>
              <w:ind w:left="0" w:leftChars="0" w:right="0" w:rightChars="0" w:firstLine="0" w:firstLineChars="0"/>
              <w:jc w:val="center"/>
              <w:rPr>
                <w:del w:id="8500" w:author="xh" w:date="2026-10-19T10:54:05+08:00"/>
              </w:rPr>
            </w:pPr>
            <w:del w:id="8501"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547BB7DD">
            <w:pPr>
              <w:keepNext/>
              <w:spacing w:before="20" w:after="20" w:line="260" w:lineRule="exact"/>
              <w:ind w:left="0" w:leftChars="0" w:right="0" w:rightChars="0" w:firstLine="0" w:firstLineChars="0"/>
              <w:jc w:val="center"/>
              <w:rPr>
                <w:del w:id="8502" w:author="xh" w:date="2026-10-19T10:54:05+08:00"/>
              </w:rPr>
            </w:pPr>
            <w:del w:id="8503" w:author="xh" w:date="2026-10-19T10:54:05+08:00">
              <w:r>
                <w:rPr>
                  <w:rFonts w:ascii="Times New Roman" w:hAnsi="Times New Roman" w:eastAsia="宋体"/>
                  <w:b w:val="0"/>
                  <w:sz w:val="18"/>
                </w:rPr>
                <w:delText>23.58</w:delText>
              </w:r>
            </w:del>
          </w:p>
        </w:tc>
      </w:tr>
      <w:tr w14:paraId="1D8C25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405" w:author="xh" w:date="2026-10-19T10:54:05+08:00"/>
        </w:trPr>
        <w:tc>
          <w:tcPr>
            <w:tcW w:w="1039" w:type="dxa"/>
            <w:tcMar>
              <w:left w:w="70" w:type="dxa"/>
              <w:right w:w="70" w:type="dxa"/>
            </w:tcMar>
            <w:vAlign w:val="center"/>
          </w:tcPr>
          <w:p w14:paraId="07779ED0">
            <w:pPr>
              <w:keepNext/>
              <w:spacing w:before="20" w:after="20" w:line="260" w:lineRule="exact"/>
              <w:ind w:left="0" w:leftChars="0" w:right="0" w:rightChars="0" w:firstLine="0" w:firstLineChars="0"/>
              <w:jc w:val="center"/>
              <w:rPr>
                <w:del w:id="8504" w:author="xh" w:date="2026-10-19T10:54:05+08:00"/>
              </w:rPr>
            </w:pPr>
            <w:del w:id="8505" w:author="xh" w:date="2026-10-19T10:54:05+08:00">
              <w:r>
                <w:rPr>
                  <w:rFonts w:ascii="Times New Roman" w:hAnsi="Times New Roman" w:eastAsia="宋体"/>
                  <w:b w:val="0"/>
                  <w:sz w:val="18"/>
                </w:rPr>
                <w:delText>弹性</w:delText>
              </w:r>
            </w:del>
          </w:p>
        </w:tc>
        <w:tc>
          <w:tcPr>
            <w:tcW w:w="1039" w:type="dxa"/>
            <w:tcMar>
              <w:left w:w="70" w:type="dxa"/>
              <w:right w:w="70" w:type="dxa"/>
            </w:tcMar>
            <w:vAlign w:val="center"/>
          </w:tcPr>
          <w:p w14:paraId="29090CE7">
            <w:pPr>
              <w:keepNext/>
              <w:spacing w:before="20" w:after="20" w:line="260" w:lineRule="exact"/>
              <w:ind w:left="0" w:leftChars="0" w:right="0" w:rightChars="0" w:firstLine="0" w:firstLineChars="0"/>
              <w:jc w:val="center"/>
              <w:rPr>
                <w:del w:id="8506" w:author="xh" w:date="2026-10-19T10:54:05+08:00"/>
              </w:rPr>
            </w:pPr>
            <w:del w:id="8507" w:author="xh" w:date="2026-10-19T10:54:05+08:00">
              <w:r>
                <w:rPr>
                  <w:rFonts w:ascii="Times New Roman" w:hAnsi="Times New Roman" w:eastAsia="宋体"/>
                  <w:b w:val="0"/>
                  <w:sz w:val="18"/>
                </w:rPr>
                <w:delText>2023</w:delText>
              </w:r>
            </w:del>
          </w:p>
        </w:tc>
        <w:tc>
          <w:tcPr>
            <w:tcW w:w="1039" w:type="dxa"/>
            <w:tcMar>
              <w:left w:w="70" w:type="dxa"/>
              <w:right w:w="70" w:type="dxa"/>
            </w:tcMar>
            <w:vAlign w:val="center"/>
          </w:tcPr>
          <w:p w14:paraId="05F6CFAC">
            <w:pPr>
              <w:keepNext/>
              <w:spacing w:before="20" w:after="20" w:line="260" w:lineRule="exact"/>
              <w:ind w:left="0" w:leftChars="0" w:right="0" w:rightChars="0" w:firstLine="0" w:firstLineChars="0"/>
              <w:jc w:val="center"/>
              <w:rPr>
                <w:del w:id="8508" w:author="xh" w:date="2026-10-19T10:54:05+08:00"/>
              </w:rPr>
            </w:pPr>
            <w:del w:id="8509" w:author="xh" w:date="2026-10-19T10:54:05+08:00">
              <w:r>
                <w:rPr>
                  <w:rFonts w:ascii="Times New Roman" w:hAnsi="Times New Roman" w:eastAsia="宋体"/>
                  <w:b w:val="0"/>
                  <w:sz w:val="18"/>
                </w:rPr>
                <w:delText>20+50</w:delText>
              </w:r>
            </w:del>
          </w:p>
        </w:tc>
        <w:tc>
          <w:tcPr>
            <w:tcW w:w="1039" w:type="dxa"/>
            <w:tcMar>
              <w:left w:w="70" w:type="dxa"/>
              <w:right w:w="70" w:type="dxa"/>
            </w:tcMar>
            <w:vAlign w:val="center"/>
          </w:tcPr>
          <w:p w14:paraId="140A2571">
            <w:pPr>
              <w:keepNext/>
              <w:spacing w:before="20" w:after="20" w:line="260" w:lineRule="exact"/>
              <w:ind w:left="0" w:leftChars="0" w:right="0" w:rightChars="0" w:firstLine="0" w:firstLineChars="0"/>
              <w:jc w:val="center"/>
              <w:rPr>
                <w:del w:id="8510" w:author="xh" w:date="2026-10-19T10:54:05+08:00"/>
              </w:rPr>
            </w:pPr>
            <w:del w:id="8511" w:author="xh" w:date="2026-10-19T10:54:05+08:00">
              <w:r>
                <w:rPr>
                  <w:rFonts w:ascii="Times New Roman" w:hAnsi="Times New Roman" w:eastAsia="宋体"/>
                  <w:b w:val="0"/>
                  <w:sz w:val="18"/>
                </w:rPr>
                <w:delText>70.00</w:delText>
              </w:r>
            </w:del>
          </w:p>
        </w:tc>
        <w:tc>
          <w:tcPr>
            <w:tcW w:w="1039" w:type="dxa"/>
            <w:tcMar>
              <w:left w:w="70" w:type="dxa"/>
              <w:right w:w="70" w:type="dxa"/>
            </w:tcMar>
            <w:vAlign w:val="center"/>
          </w:tcPr>
          <w:p w14:paraId="10CB21D1">
            <w:pPr>
              <w:keepNext/>
              <w:spacing w:before="20" w:after="20" w:line="260" w:lineRule="exact"/>
              <w:ind w:left="0" w:leftChars="0" w:right="0" w:rightChars="0" w:firstLine="0" w:firstLineChars="0"/>
              <w:jc w:val="center"/>
              <w:rPr>
                <w:del w:id="8512" w:author="xh" w:date="2026-10-19T10:54:05+08:00"/>
              </w:rPr>
            </w:pPr>
            <w:del w:id="8513"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53FBCBA4">
            <w:pPr>
              <w:keepNext/>
              <w:spacing w:before="20" w:after="20" w:line="260" w:lineRule="exact"/>
              <w:ind w:left="0" w:leftChars="0" w:right="0" w:rightChars="0" w:firstLine="0" w:firstLineChars="0"/>
              <w:jc w:val="center"/>
              <w:rPr>
                <w:del w:id="8514" w:author="xh" w:date="2026-10-19T10:54:05+08:00"/>
              </w:rPr>
            </w:pPr>
            <w:del w:id="8515"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4B90E8CC">
            <w:pPr>
              <w:keepNext/>
              <w:spacing w:before="20" w:after="20" w:line="260" w:lineRule="exact"/>
              <w:ind w:left="0" w:leftChars="0" w:right="0" w:rightChars="0" w:firstLine="0" w:firstLineChars="0"/>
              <w:jc w:val="center"/>
              <w:rPr>
                <w:del w:id="8516" w:author="xh" w:date="2026-10-19T10:54:05+08:00"/>
              </w:rPr>
            </w:pPr>
            <w:del w:id="8517"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533B27F0">
            <w:pPr>
              <w:keepNext/>
              <w:spacing w:before="20" w:after="20" w:line="260" w:lineRule="exact"/>
              <w:ind w:left="0" w:leftChars="0" w:right="0" w:rightChars="0" w:firstLine="0" w:firstLineChars="0"/>
              <w:jc w:val="center"/>
              <w:rPr>
                <w:del w:id="8518" w:author="xh" w:date="2026-10-19T10:54:05+08:00"/>
              </w:rPr>
            </w:pPr>
            <w:del w:id="8519" w:author="xh" w:date="2026-10-19T10:54:05+08:00">
              <w:r>
                <w:rPr>
                  <w:rFonts w:ascii="Times New Roman" w:hAnsi="Times New Roman" w:eastAsia="宋体"/>
                  <w:b w:val="0"/>
                  <w:sz w:val="18"/>
                </w:rPr>
                <w:delText>21.76</w:delText>
              </w:r>
            </w:del>
          </w:p>
        </w:tc>
      </w:tr>
      <w:tr w14:paraId="00870F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8406" w:author="xh" w:date="2026-10-19T10:54:05+08:00"/>
        </w:trPr>
        <w:tc>
          <w:tcPr>
            <w:tcW w:w="1039" w:type="dxa"/>
            <w:tcMar>
              <w:left w:w="70" w:type="dxa"/>
              <w:right w:w="70" w:type="dxa"/>
            </w:tcMar>
            <w:vAlign w:val="center"/>
          </w:tcPr>
          <w:p w14:paraId="082BDB72">
            <w:pPr>
              <w:keepNext/>
              <w:spacing w:before="20" w:after="20" w:line="260" w:lineRule="exact"/>
              <w:ind w:left="0" w:leftChars="0" w:right="0" w:rightChars="0" w:firstLine="0" w:firstLineChars="0"/>
              <w:jc w:val="center"/>
              <w:rPr>
                <w:del w:id="8520" w:author="xh" w:date="2026-10-19T10:54:05+08:00"/>
              </w:rPr>
            </w:pPr>
            <w:del w:id="8521" w:author="xh" w:date="2026-10-19T10:54:05+08:00">
              <w:r>
                <w:rPr>
                  <w:rFonts w:ascii="Times New Roman" w:hAnsi="Times New Roman" w:eastAsia="宋体"/>
                  <w:b w:val="0"/>
                  <w:sz w:val="18"/>
                </w:rPr>
                <w:delText>弹性</w:delText>
              </w:r>
            </w:del>
          </w:p>
        </w:tc>
        <w:tc>
          <w:tcPr>
            <w:tcW w:w="1039" w:type="dxa"/>
            <w:tcMar>
              <w:left w:w="70" w:type="dxa"/>
              <w:right w:w="70" w:type="dxa"/>
            </w:tcMar>
            <w:vAlign w:val="center"/>
          </w:tcPr>
          <w:p w14:paraId="3A3F3CFE">
            <w:pPr>
              <w:keepNext/>
              <w:spacing w:before="20" w:after="20" w:line="260" w:lineRule="exact"/>
              <w:ind w:left="0" w:leftChars="0" w:right="0" w:rightChars="0" w:firstLine="0" w:firstLineChars="0"/>
              <w:jc w:val="center"/>
              <w:rPr>
                <w:del w:id="8522" w:author="xh" w:date="2026-10-19T10:54:05+08:00"/>
              </w:rPr>
            </w:pPr>
            <w:del w:id="8523" w:author="xh" w:date="2026-10-19T10:54:05+08:00">
              <w:r>
                <w:rPr>
                  <w:rFonts w:ascii="Times New Roman" w:hAnsi="Times New Roman" w:eastAsia="宋体"/>
                  <w:b w:val="0"/>
                  <w:sz w:val="18"/>
                </w:rPr>
                <w:delText>2024</w:delText>
              </w:r>
            </w:del>
          </w:p>
        </w:tc>
        <w:tc>
          <w:tcPr>
            <w:tcW w:w="1039" w:type="dxa"/>
            <w:tcMar>
              <w:left w:w="70" w:type="dxa"/>
              <w:right w:w="70" w:type="dxa"/>
            </w:tcMar>
            <w:vAlign w:val="center"/>
          </w:tcPr>
          <w:p w14:paraId="40991EFB">
            <w:pPr>
              <w:keepNext/>
              <w:spacing w:before="20" w:after="20" w:line="260" w:lineRule="exact"/>
              <w:ind w:left="0" w:leftChars="0" w:right="0" w:rightChars="0" w:firstLine="0" w:firstLineChars="0"/>
              <w:jc w:val="center"/>
              <w:rPr>
                <w:del w:id="8524" w:author="xh" w:date="2026-10-19T10:54:05+08:00"/>
              </w:rPr>
            </w:pPr>
            <w:del w:id="8525" w:author="xh" w:date="2026-10-19T10:54:05+08:00">
              <w:r>
                <w:rPr>
                  <w:rFonts w:ascii="Times New Roman" w:hAnsi="Times New Roman" w:eastAsia="宋体"/>
                  <w:b w:val="0"/>
                  <w:sz w:val="18"/>
                </w:rPr>
                <w:delText>20+50</w:delText>
              </w:r>
            </w:del>
          </w:p>
        </w:tc>
        <w:tc>
          <w:tcPr>
            <w:tcW w:w="1039" w:type="dxa"/>
            <w:tcMar>
              <w:left w:w="70" w:type="dxa"/>
              <w:right w:w="70" w:type="dxa"/>
            </w:tcMar>
            <w:vAlign w:val="center"/>
          </w:tcPr>
          <w:p w14:paraId="5C8A3A8E">
            <w:pPr>
              <w:keepNext/>
              <w:spacing w:before="20" w:after="20" w:line="260" w:lineRule="exact"/>
              <w:ind w:left="0" w:leftChars="0" w:right="0" w:rightChars="0" w:firstLine="0" w:firstLineChars="0"/>
              <w:jc w:val="center"/>
              <w:rPr>
                <w:del w:id="8526" w:author="xh" w:date="2026-10-19T10:54:05+08:00"/>
              </w:rPr>
            </w:pPr>
            <w:del w:id="8527" w:author="xh" w:date="2026-10-19T10:54:05+08:00">
              <w:r>
                <w:rPr>
                  <w:rFonts w:ascii="Times New Roman" w:hAnsi="Times New Roman" w:eastAsia="宋体"/>
                  <w:b w:val="0"/>
                  <w:sz w:val="18"/>
                </w:rPr>
                <w:delText>70.00</w:delText>
              </w:r>
            </w:del>
          </w:p>
        </w:tc>
        <w:tc>
          <w:tcPr>
            <w:tcW w:w="1039" w:type="dxa"/>
            <w:tcMar>
              <w:left w:w="70" w:type="dxa"/>
              <w:right w:w="70" w:type="dxa"/>
            </w:tcMar>
            <w:vAlign w:val="center"/>
          </w:tcPr>
          <w:p w14:paraId="7179D355">
            <w:pPr>
              <w:keepNext/>
              <w:spacing w:before="20" w:after="20" w:line="260" w:lineRule="exact"/>
              <w:ind w:left="0" w:leftChars="0" w:right="0" w:rightChars="0" w:firstLine="0" w:firstLineChars="0"/>
              <w:jc w:val="center"/>
              <w:rPr>
                <w:del w:id="8528" w:author="xh" w:date="2026-10-19T10:54:05+08:00"/>
              </w:rPr>
            </w:pPr>
            <w:del w:id="8529"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050B0AB1">
            <w:pPr>
              <w:keepNext/>
              <w:spacing w:before="20" w:after="20" w:line="260" w:lineRule="exact"/>
              <w:ind w:left="0" w:leftChars="0" w:right="0" w:rightChars="0" w:firstLine="0" w:firstLineChars="0"/>
              <w:jc w:val="center"/>
              <w:rPr>
                <w:del w:id="8530" w:author="xh" w:date="2026-10-19T10:54:05+08:00"/>
              </w:rPr>
            </w:pPr>
            <w:del w:id="8531"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139DCCF0">
            <w:pPr>
              <w:keepNext/>
              <w:spacing w:before="20" w:after="20" w:line="260" w:lineRule="exact"/>
              <w:ind w:left="0" w:leftChars="0" w:right="0" w:rightChars="0" w:firstLine="0" w:firstLineChars="0"/>
              <w:jc w:val="center"/>
              <w:rPr>
                <w:del w:id="8532" w:author="xh" w:date="2026-10-19T10:54:05+08:00"/>
              </w:rPr>
            </w:pPr>
            <w:del w:id="8533"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005C8A5E">
            <w:pPr>
              <w:keepNext/>
              <w:spacing w:before="20" w:after="20" w:line="260" w:lineRule="exact"/>
              <w:ind w:left="0" w:leftChars="0" w:right="0" w:rightChars="0" w:firstLine="0" w:firstLineChars="0"/>
              <w:jc w:val="center"/>
              <w:rPr>
                <w:del w:id="8534" w:author="xh" w:date="2026-10-19T10:54:05+08:00"/>
              </w:rPr>
            </w:pPr>
            <w:del w:id="8535" w:author="xh" w:date="2026-10-19T10:54:05+08:00">
              <w:r>
                <w:rPr>
                  <w:rFonts w:ascii="Times New Roman" w:hAnsi="Times New Roman" w:eastAsia="宋体"/>
                  <w:b w:val="0"/>
                  <w:sz w:val="18"/>
                </w:rPr>
                <w:delText>24.66</w:delText>
              </w:r>
            </w:del>
          </w:p>
        </w:tc>
      </w:tr>
      <w:tr w14:paraId="077BF1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407" w:author="xh" w:date="2026-10-19T10:54:05+08:00"/>
        </w:trPr>
        <w:tc>
          <w:tcPr>
            <w:tcW w:w="1039" w:type="dxa"/>
            <w:tcMar>
              <w:left w:w="70" w:type="dxa"/>
              <w:right w:w="70" w:type="dxa"/>
            </w:tcMar>
            <w:vAlign w:val="center"/>
          </w:tcPr>
          <w:p w14:paraId="341F2734">
            <w:pPr>
              <w:keepNext w:val="0"/>
              <w:spacing w:before="20" w:after="20" w:line="260" w:lineRule="exact"/>
              <w:ind w:left="0" w:leftChars="0" w:right="0" w:rightChars="0" w:firstLine="0" w:firstLineChars="0"/>
              <w:jc w:val="center"/>
              <w:rPr>
                <w:del w:id="8536" w:author="xh" w:date="2026-10-19T10:54:05+08:00"/>
              </w:rPr>
            </w:pPr>
            <w:del w:id="8537" w:author="xh" w:date="2026-10-19T10:54:05+08:00">
              <w:r>
                <w:rPr>
                  <w:rFonts w:ascii="Times New Roman" w:hAnsi="Times New Roman" w:eastAsia="宋体"/>
                  <w:b w:val="0"/>
                  <w:sz w:val="18"/>
                </w:rPr>
                <w:delText>弹性</w:delText>
              </w:r>
            </w:del>
          </w:p>
        </w:tc>
        <w:tc>
          <w:tcPr>
            <w:tcW w:w="1039" w:type="dxa"/>
            <w:tcMar>
              <w:left w:w="70" w:type="dxa"/>
              <w:right w:w="70" w:type="dxa"/>
            </w:tcMar>
            <w:vAlign w:val="center"/>
          </w:tcPr>
          <w:p w14:paraId="4A2CC7B9">
            <w:pPr>
              <w:keepNext w:val="0"/>
              <w:spacing w:before="20" w:after="20" w:line="260" w:lineRule="exact"/>
              <w:ind w:left="0" w:leftChars="0" w:right="0" w:rightChars="0" w:firstLine="0" w:firstLineChars="0"/>
              <w:jc w:val="center"/>
              <w:rPr>
                <w:del w:id="8538" w:author="xh" w:date="2026-10-19T10:54:05+08:00"/>
              </w:rPr>
            </w:pPr>
            <w:del w:id="8539" w:author="xh" w:date="2026-10-19T10:54:05+08:00">
              <w:r>
                <w:rPr>
                  <w:rFonts w:ascii="Times New Roman" w:hAnsi="Times New Roman" w:eastAsia="宋体"/>
                  <w:b w:val="0"/>
                  <w:sz w:val="18"/>
                </w:rPr>
                <w:delText>2025</w:delText>
              </w:r>
            </w:del>
          </w:p>
        </w:tc>
        <w:tc>
          <w:tcPr>
            <w:tcW w:w="1039" w:type="dxa"/>
            <w:tcMar>
              <w:left w:w="70" w:type="dxa"/>
              <w:right w:w="70" w:type="dxa"/>
            </w:tcMar>
            <w:vAlign w:val="center"/>
          </w:tcPr>
          <w:p w14:paraId="3112C180">
            <w:pPr>
              <w:keepNext w:val="0"/>
              <w:spacing w:before="20" w:after="20" w:line="260" w:lineRule="exact"/>
              <w:ind w:left="0" w:leftChars="0" w:right="0" w:rightChars="0" w:firstLine="0" w:firstLineChars="0"/>
              <w:jc w:val="center"/>
              <w:rPr>
                <w:del w:id="8540" w:author="xh" w:date="2026-10-19T10:54:05+08:00"/>
              </w:rPr>
            </w:pPr>
            <w:del w:id="8541" w:author="xh" w:date="2026-10-19T10:54:05+08:00">
              <w:r>
                <w:rPr>
                  <w:rFonts w:ascii="Times New Roman" w:hAnsi="Times New Roman" w:eastAsia="宋体"/>
                  <w:b w:val="0"/>
                  <w:sz w:val="18"/>
                </w:rPr>
                <w:delText>20+50</w:delText>
              </w:r>
            </w:del>
          </w:p>
        </w:tc>
        <w:tc>
          <w:tcPr>
            <w:tcW w:w="1039" w:type="dxa"/>
            <w:tcMar>
              <w:left w:w="70" w:type="dxa"/>
              <w:right w:w="70" w:type="dxa"/>
            </w:tcMar>
            <w:vAlign w:val="center"/>
          </w:tcPr>
          <w:p w14:paraId="412313C4">
            <w:pPr>
              <w:keepNext w:val="0"/>
              <w:spacing w:before="20" w:after="20" w:line="260" w:lineRule="exact"/>
              <w:ind w:left="0" w:leftChars="0" w:right="0" w:rightChars="0" w:firstLine="0" w:firstLineChars="0"/>
              <w:jc w:val="center"/>
              <w:rPr>
                <w:del w:id="8542" w:author="xh" w:date="2026-10-19T10:54:05+08:00"/>
              </w:rPr>
            </w:pPr>
            <w:del w:id="8543" w:author="xh" w:date="2026-10-19T10:54:05+08:00">
              <w:r>
                <w:rPr>
                  <w:rFonts w:ascii="Times New Roman" w:hAnsi="Times New Roman" w:eastAsia="宋体"/>
                  <w:b w:val="0"/>
                  <w:sz w:val="18"/>
                </w:rPr>
                <w:delText>70.00</w:delText>
              </w:r>
            </w:del>
          </w:p>
        </w:tc>
        <w:tc>
          <w:tcPr>
            <w:tcW w:w="1039" w:type="dxa"/>
            <w:tcMar>
              <w:left w:w="70" w:type="dxa"/>
              <w:right w:w="70" w:type="dxa"/>
            </w:tcMar>
            <w:vAlign w:val="center"/>
          </w:tcPr>
          <w:p w14:paraId="61F55A8B">
            <w:pPr>
              <w:keepNext w:val="0"/>
              <w:spacing w:before="20" w:after="20" w:line="260" w:lineRule="exact"/>
              <w:ind w:left="0" w:leftChars="0" w:right="0" w:rightChars="0" w:firstLine="0" w:firstLineChars="0"/>
              <w:jc w:val="center"/>
              <w:rPr>
                <w:del w:id="8544" w:author="xh" w:date="2026-10-19T10:54:05+08:00"/>
              </w:rPr>
            </w:pPr>
            <w:del w:id="8545"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14F016E2">
            <w:pPr>
              <w:keepNext w:val="0"/>
              <w:spacing w:before="20" w:after="20" w:line="260" w:lineRule="exact"/>
              <w:ind w:left="0" w:leftChars="0" w:right="0" w:rightChars="0" w:firstLine="0" w:firstLineChars="0"/>
              <w:jc w:val="center"/>
              <w:rPr>
                <w:del w:id="8546" w:author="xh" w:date="2026-10-19T10:54:05+08:00"/>
              </w:rPr>
            </w:pPr>
            <w:del w:id="8547"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4363CC15">
            <w:pPr>
              <w:keepNext w:val="0"/>
              <w:spacing w:before="20" w:after="20" w:line="260" w:lineRule="exact"/>
              <w:ind w:left="0" w:leftChars="0" w:right="0" w:rightChars="0" w:firstLine="0" w:firstLineChars="0"/>
              <w:jc w:val="center"/>
              <w:rPr>
                <w:del w:id="8548" w:author="xh" w:date="2026-10-19T10:54:05+08:00"/>
              </w:rPr>
            </w:pPr>
            <w:del w:id="8549" w:author="xh" w:date="2026-10-19T10:54:05+08:00">
              <w:r>
                <w:rPr>
                  <w:rFonts w:ascii="Times New Roman" w:hAnsi="Times New Roman" w:eastAsia="宋体"/>
                  <w:b w:val="0"/>
                  <w:sz w:val="18"/>
                </w:rPr>
                <w:delText>0.00</w:delText>
              </w:r>
            </w:del>
          </w:p>
        </w:tc>
        <w:tc>
          <w:tcPr>
            <w:tcW w:w="1039" w:type="dxa"/>
            <w:tcMar>
              <w:left w:w="70" w:type="dxa"/>
              <w:right w:w="70" w:type="dxa"/>
            </w:tcMar>
            <w:vAlign w:val="center"/>
          </w:tcPr>
          <w:p w14:paraId="57E12FDA">
            <w:pPr>
              <w:keepNext w:val="0"/>
              <w:spacing w:before="20" w:after="20" w:line="260" w:lineRule="exact"/>
              <w:ind w:left="0" w:leftChars="0" w:right="0" w:rightChars="0" w:firstLine="0" w:firstLineChars="0"/>
              <w:jc w:val="center"/>
              <w:rPr>
                <w:del w:id="8550" w:author="xh" w:date="2026-10-19T10:54:05+08:00"/>
              </w:rPr>
            </w:pPr>
            <w:del w:id="8551" w:author="xh" w:date="2026-10-19T10:54:05+08:00">
              <w:r>
                <w:rPr>
                  <w:rFonts w:ascii="Times New Roman" w:hAnsi="Times New Roman" w:eastAsia="宋体"/>
                  <w:b w:val="0"/>
                  <w:sz w:val="18"/>
                </w:rPr>
                <w:delText>27.34</w:delText>
              </w:r>
            </w:del>
          </w:p>
        </w:tc>
      </w:tr>
      <w:tr>
        <w:trPr>
          <w:cantSplit/>
          <w:tblHeader/>
          <w:ins w:id="8552" w:author="xh" w:date="2026-10-19T10:54:0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561" w:author="xh" w:date="2026-10-19T10:54:05+08:00"/>
              </w:rPr>
            </w:pPr>
            <w:ins w:id="8562" w:author="xh" w:date="2026-10-19T10:54:05+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563" w:author="xh" w:date="2026-10-19T10:54:05+08:00"/>
              </w:rPr>
            </w:pPr>
            <w:ins w:id="8564" w:author="xh" w:date="2026-10-19T10:54:05+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565" w:author="xh" w:date="2026-10-19T10:54:05+08:00"/>
              </w:rPr>
            </w:pPr>
            <w:ins w:id="8566" w:author="xh" w:date="2026-10-19T10:54:05+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567" w:author="xh" w:date="2026-10-19T10:54:05+08:00"/>
              </w:rPr>
            </w:pPr>
            <w:ins w:id="8568" w:author="xh" w:date="2026-10-19T10:54:05+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569" w:author="xh" w:date="2026-10-19T10:54:05+08:00"/>
              </w:rPr>
            </w:pPr>
            <w:ins w:id="8570" w:author="xh" w:date="2026-10-19T10:54:05+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571" w:author="xh" w:date="2026-10-19T10:54:05+08:00"/>
              </w:rPr>
            </w:pPr>
            <w:ins w:id="8572" w:author="xh" w:date="2026-10-19T10:54:05+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573" w:author="xh" w:date="2026-10-19T10:54:05+08:00"/>
              </w:rPr>
            </w:pPr>
            <w:ins w:id="8574" w:author="xh" w:date="2026-10-19T10:54:05+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575" w:author="xh" w:date="2026-10-19T10:54:05+08:00"/>
              </w:rPr>
            </w:pPr>
            <w:ins w:id="8576" w:author="xh" w:date="2026-10-19T10:54:05+08:00">
              <w:r>
                <w:rPr>
                  <w:rFonts w:ascii="Times New Roman" w:hAnsi="Times New Roman" w:eastAsia="宋体"/>
                  <w:b/>
                  <w:sz w:val="18"/>
                </w:rPr>
                <w:t>转接后净负荷/MW</w:t>
              </w:r>
            </w:ins>
          </w:p>
        </w:tc>
      </w:tr>
      <w:tr>
        <w:trPr>
          <w:cantSplit/>
          <w:ins w:id="8553" w:author="xh" w:date="2026-10-19T10:54:0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577" w:author="xh" w:date="2026-10-19T10:54:05+08:00"/>
              </w:rPr>
            </w:pPr>
            <w:ins w:id="8578" w:author="xh" w:date="2026-10-19T10:54:05+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579" w:author="xh" w:date="2026-10-19T10:54:05+08:00"/>
              </w:rPr>
            </w:pPr>
            <w:ins w:id="8580" w:author="xh" w:date="2026-10-19T10:54:05+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581" w:author="xh" w:date="2026-10-19T10:54:05+08:00"/>
              </w:rPr>
            </w:pPr>
            <w:ins w:id="8582" w:author="xh" w:date="2026-10-19T10:54:05+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583" w:author="xh" w:date="2026-10-19T10:54:05+08:00"/>
              </w:rPr>
            </w:pPr>
            <w:ins w:id="8584" w:author="xh" w:date="2026-10-19T10:54:05+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585" w:author="xh" w:date="2026-10-19T10:54:05+08:00"/>
              </w:rPr>
            </w:pPr>
            <w:ins w:id="8586" w:author="xh" w:date="2026-10-19T10:54:0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587" w:author="xh" w:date="2026-10-19T10:54:05+08:00"/>
              </w:rPr>
            </w:pPr>
            <w:ins w:id="8588" w:author="xh" w:date="2026-10-19T10:54:05+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589" w:author="xh" w:date="2026-10-19T10:54:05+08:00"/>
              </w:rPr>
            </w:pPr>
            <w:ins w:id="8590" w:author="xh" w:date="2026-10-19T10:54:05+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591" w:author="xh" w:date="2026-10-19T10:54:05+08:00"/>
              </w:rPr>
            </w:pPr>
            <w:ins w:id="8592" w:author="xh" w:date="2026-10-19T10:54:05+08:00">
              <w:r>
                <w:rPr>
                  <w:rFonts w:ascii="Times New Roman" w:hAnsi="Times New Roman" w:eastAsia="宋体"/>
                  <w:b w:val="0"/>
                  <w:sz w:val="18"/>
                </w:rPr>
                <w:t>—</w:t>
              </w:r>
            </w:ins>
          </w:p>
        </w:tc>
      </w:tr>
      <w:tr>
        <w:trPr>
          <w:cantSplit/>
          <w:ins w:id="8554" w:author="xh" w:date="2026-10-19T10:54:0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593" w:author="xh" w:date="2026-10-19T10:54:05+08:00"/>
              </w:rPr>
            </w:pPr>
            <w:ins w:id="8594" w:author="xh" w:date="2026-10-19T10:54:05+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595" w:author="xh" w:date="2026-10-19T10:54:05+08:00"/>
              </w:rPr>
            </w:pPr>
            <w:ins w:id="8596" w:author="xh" w:date="2026-10-19T10:54:05+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597" w:author="xh" w:date="2026-10-19T10:54:05+08:00"/>
              </w:rPr>
            </w:pPr>
            <w:ins w:id="8598" w:author="xh" w:date="2026-10-19T10:54:05+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599" w:author="xh" w:date="2026-10-19T10:54:05+08:00"/>
              </w:rPr>
            </w:pPr>
            <w:ins w:id="8600" w:author="xh" w:date="2026-10-19T10:54:05+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01" w:author="xh" w:date="2026-10-19T10:54:05+08:00"/>
              </w:rPr>
            </w:pPr>
            <w:ins w:id="8602" w:author="xh" w:date="2026-10-19T10:54:0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03" w:author="xh" w:date="2026-10-19T10:54:05+08:00"/>
              </w:rPr>
            </w:pPr>
            <w:ins w:id="8604" w:author="xh" w:date="2026-10-19T10:54:0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05" w:author="xh" w:date="2026-10-19T10:54:05+08:00"/>
              </w:rPr>
            </w:pPr>
            <w:ins w:id="8606" w:author="xh" w:date="2026-10-19T10:54:0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07" w:author="xh" w:date="2026-10-19T10:54:05+08:00"/>
              </w:rPr>
            </w:pPr>
            <w:ins w:id="8608" w:author="xh" w:date="2026-10-19T10:54:05+08:00">
              <w:r>
                <w:rPr>
                  <w:rFonts w:ascii="Times New Roman" w:hAnsi="Times New Roman" w:eastAsia="宋体"/>
                  <w:b w:val="0"/>
                  <w:sz w:val="18"/>
                </w:rPr>
                <w:t>27.34</w:t>
              </w:r>
            </w:ins>
          </w:p>
        </w:tc>
      </w:tr>
      <w:tr>
        <w:trPr>
          <w:cantSplit/>
          <w:ins w:id="8555" w:author="xh" w:date="2026-10-19T10:54:0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09" w:author="xh" w:date="2026-10-19T10:54:05+08:00"/>
              </w:rPr>
            </w:pPr>
            <w:ins w:id="8610" w:author="xh" w:date="2026-10-19T10:54:05+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11" w:author="xh" w:date="2026-10-19T10:54:05+08:00"/>
              </w:rPr>
            </w:pPr>
            <w:ins w:id="8612" w:author="xh" w:date="2026-10-19T10:54:05+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13" w:author="xh" w:date="2026-10-19T10:54:05+08:00"/>
              </w:rPr>
            </w:pPr>
            <w:ins w:id="8614" w:author="xh" w:date="2026-10-19T10:54:05+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15" w:author="xh" w:date="2026-10-19T10:54:05+08:00"/>
              </w:rPr>
            </w:pPr>
            <w:ins w:id="8616" w:author="xh" w:date="2026-10-19T10:54:05+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17" w:author="xh" w:date="2026-10-19T10:54:05+08:00"/>
              </w:rPr>
            </w:pPr>
            <w:ins w:id="8618" w:author="xh" w:date="2026-10-19T10:54:0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19" w:author="xh" w:date="2026-10-19T10:54:05+08:00"/>
              </w:rPr>
            </w:pPr>
            <w:ins w:id="8620" w:author="xh" w:date="2026-10-19T10:54:0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21" w:author="xh" w:date="2026-10-19T10:54:05+08:00"/>
              </w:rPr>
            </w:pPr>
            <w:ins w:id="8622" w:author="xh" w:date="2026-10-19T10:54:0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23" w:author="xh" w:date="2026-10-19T10:54:05+08:00"/>
              </w:rPr>
            </w:pPr>
            <w:ins w:id="8624" w:author="xh" w:date="2026-10-19T10:54:05+08:00">
              <w:r>
                <w:rPr>
                  <w:rFonts w:ascii="Times New Roman" w:hAnsi="Times New Roman" w:eastAsia="宋体"/>
                  <w:b w:val="0"/>
                  <w:sz w:val="18"/>
                </w:rPr>
                <w:t>33.49</w:t>
              </w:r>
            </w:ins>
          </w:p>
        </w:tc>
      </w:tr>
      <w:tr>
        <w:trPr>
          <w:cantSplit/>
          <w:ins w:id="8556" w:author="xh" w:date="2026-10-19T10:54:0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25" w:author="xh" w:date="2026-10-19T10:54:05+08:00"/>
              </w:rPr>
            </w:pPr>
            <w:ins w:id="8626" w:author="xh" w:date="2026-10-19T10:54:05+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27" w:author="xh" w:date="2026-10-19T10:54:05+08:00"/>
              </w:rPr>
            </w:pPr>
            <w:ins w:id="8628" w:author="xh" w:date="2026-10-19T10:54:05+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29" w:author="xh" w:date="2026-10-19T10:54:05+08:00"/>
              </w:rPr>
            </w:pPr>
            <w:ins w:id="8630" w:author="xh" w:date="2026-10-19T10:54:05+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31" w:author="xh" w:date="2026-10-19T10:54:05+08:00"/>
              </w:rPr>
            </w:pPr>
            <w:ins w:id="8632" w:author="xh" w:date="2026-10-19T10:54:05+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33" w:author="xh" w:date="2026-10-19T10:54:05+08:00"/>
              </w:rPr>
            </w:pPr>
            <w:ins w:id="8634" w:author="xh" w:date="2026-10-19T10:54:05+08:00">
              <w:r>
                <w:rPr>
                  <w:rFonts w:ascii="Times New Roman" w:hAnsi="Times New Roman" w:eastAsia="宋体"/>
                  <w:b w:val="0"/>
                  <w:sz w:val="18"/>
                </w:rPr>
                <w:t>2.00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35" w:author="xh" w:date="2026-10-19T10:54:05+08:00"/>
              </w:rPr>
            </w:pPr>
            <w:ins w:id="8636" w:author="xh" w:date="2026-10-19T10:54:05+08:00">
              <w:r>
                <w:rPr>
                  <w:rFonts w:ascii="Times New Roman" w:hAnsi="Times New Roman" w:eastAsia="宋体"/>
                  <w:b w:val="0"/>
                  <w:sz w:val="18"/>
                </w:rPr>
                <w:t>0.76</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37" w:author="xh" w:date="2026-10-19T10:54:05+08:00"/>
              </w:rPr>
            </w:pPr>
            <w:ins w:id="8638" w:author="xh" w:date="2026-10-19T10:54:05+08:00">
              <w:r>
                <w:rPr>
                  <w:rFonts w:ascii="Times New Roman" w:hAnsi="Times New Roman" w:eastAsia="宋体"/>
                  <w:b w:val="0"/>
                  <w:sz w:val="18"/>
                </w:rPr>
                <w:t>1.72</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39" w:author="xh" w:date="2026-10-19T10:54:05+08:00"/>
              </w:rPr>
            </w:pPr>
            <w:ins w:id="8640" w:author="xh" w:date="2026-10-19T10:54:05+08:00">
              <w:r>
                <w:rPr>
                  <w:rFonts w:ascii="Times New Roman" w:hAnsi="Times New Roman" w:eastAsia="宋体"/>
                  <w:b w:val="0"/>
                  <w:sz w:val="18"/>
                </w:rPr>
                <w:t>41.24</w:t>
              </w:r>
            </w:ins>
          </w:p>
        </w:tc>
      </w:tr>
      <w:tr>
        <w:trPr>
          <w:cantSplit/>
          <w:ins w:id="8557" w:author="xh" w:date="2026-10-19T10:54:0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41" w:author="xh" w:date="2026-10-19T10:54:05+08:00"/>
              </w:rPr>
            </w:pPr>
            <w:ins w:id="8642" w:author="xh" w:date="2026-10-19T10:54:05+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43" w:author="xh" w:date="2026-10-19T10:54:05+08:00"/>
              </w:rPr>
            </w:pPr>
            <w:ins w:id="8644" w:author="xh" w:date="2026-10-19T10:54:05+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45" w:author="xh" w:date="2026-10-19T10:54:05+08:00"/>
              </w:rPr>
            </w:pPr>
            <w:ins w:id="8646" w:author="xh" w:date="2026-10-19T10:54:05+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47" w:author="xh" w:date="2026-10-19T10:54:05+08:00"/>
              </w:rPr>
            </w:pPr>
            <w:ins w:id="8648" w:author="xh" w:date="2026-10-19T10:54:05+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49" w:author="xh" w:date="2026-10-19T10:54:05+08:00"/>
              </w:rPr>
            </w:pPr>
            <w:ins w:id="8650" w:author="xh" w:date="2026-10-19T10:54:0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51" w:author="xh" w:date="2026-10-19T10:54:05+08:00"/>
              </w:rPr>
            </w:pPr>
            <w:ins w:id="8652" w:author="xh" w:date="2026-10-19T10:54:05+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53" w:author="xh" w:date="2026-10-19T10:54:05+08:00"/>
              </w:rPr>
            </w:pPr>
            <w:ins w:id="8654" w:author="xh" w:date="2026-10-19T10:54:05+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55" w:author="xh" w:date="2026-10-19T10:54:05+08:00"/>
              </w:rPr>
            </w:pPr>
            <w:ins w:id="8656" w:author="xh" w:date="2026-10-19T10:54:05+08:00">
              <w:r>
                <w:rPr>
                  <w:rFonts w:ascii="Times New Roman" w:hAnsi="Times New Roman" w:eastAsia="宋体"/>
                  <w:b w:val="0"/>
                  <w:sz w:val="18"/>
                </w:rPr>
                <w:t>—</w:t>
              </w:r>
            </w:ins>
          </w:p>
        </w:tc>
      </w:tr>
      <w:tr>
        <w:trPr>
          <w:cantSplit/>
          <w:ins w:id="8558" w:author="xh" w:date="2026-10-19T10:54:0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57" w:author="xh" w:date="2026-10-19T10:54:05+08:00"/>
              </w:rPr>
            </w:pPr>
            <w:ins w:id="8658" w:author="xh" w:date="2026-10-19T10:54:05+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59" w:author="xh" w:date="2026-10-19T10:54:05+08:00"/>
              </w:rPr>
            </w:pPr>
            <w:ins w:id="8660" w:author="xh" w:date="2026-10-19T10:54:05+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61" w:author="xh" w:date="2026-10-19T10:54:05+08:00"/>
              </w:rPr>
            </w:pPr>
            <w:ins w:id="8662" w:author="xh" w:date="2026-10-19T10:54:05+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63" w:author="xh" w:date="2026-10-19T10:54:05+08:00"/>
              </w:rPr>
            </w:pPr>
            <w:ins w:id="8664" w:author="xh" w:date="2026-10-19T10:54:05+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65" w:author="xh" w:date="2026-10-19T10:54:05+08:00"/>
              </w:rPr>
            </w:pPr>
            <w:ins w:id="8666" w:author="xh" w:date="2026-10-19T10:54:0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67" w:author="xh" w:date="2026-10-19T10:54:05+08:00"/>
              </w:rPr>
            </w:pPr>
            <w:ins w:id="8668" w:author="xh" w:date="2026-10-19T10:54:0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69" w:author="xh" w:date="2026-10-19T10:54:05+08:00"/>
              </w:rPr>
            </w:pPr>
            <w:ins w:id="8670" w:author="xh" w:date="2026-10-19T10:54:0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71" w:author="xh" w:date="2026-10-19T10:54:05+08:00"/>
              </w:rPr>
            </w:pPr>
            <w:ins w:id="8672" w:author="xh" w:date="2026-10-19T10:54:05+08:00">
              <w:r>
                <w:rPr>
                  <w:rFonts w:ascii="Times New Roman" w:hAnsi="Times New Roman" w:eastAsia="宋体"/>
                  <w:b w:val="0"/>
                  <w:sz w:val="18"/>
                </w:rPr>
                <w:t>27.34</w:t>
              </w:r>
            </w:ins>
          </w:p>
        </w:tc>
      </w:tr>
      <w:tr>
        <w:trPr>
          <w:cantSplit/>
          <w:ins w:id="8559" w:author="xh" w:date="2026-10-19T10:54:0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73" w:author="xh" w:date="2026-10-19T10:54:05+08:00"/>
              </w:rPr>
            </w:pPr>
            <w:ins w:id="8674" w:author="xh" w:date="2026-10-19T10:54:05+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75" w:author="xh" w:date="2026-10-19T10:54:05+08:00"/>
              </w:rPr>
            </w:pPr>
            <w:ins w:id="8676" w:author="xh" w:date="2026-10-19T10:54:05+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77" w:author="xh" w:date="2026-10-19T10:54:05+08:00"/>
              </w:rPr>
            </w:pPr>
            <w:ins w:id="8678" w:author="xh" w:date="2026-10-19T10:54:05+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79" w:author="xh" w:date="2026-10-19T10:54:05+08:00"/>
              </w:rPr>
            </w:pPr>
            <w:ins w:id="8680" w:author="xh" w:date="2026-10-19T10:54:05+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81" w:author="xh" w:date="2026-10-19T10:54:05+08:00"/>
              </w:rPr>
            </w:pPr>
            <w:ins w:id="8682" w:author="xh" w:date="2026-10-19T10:54:0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83" w:author="xh" w:date="2026-10-19T10:54:05+08:00"/>
              </w:rPr>
            </w:pPr>
            <w:ins w:id="8684" w:author="xh" w:date="2026-10-19T10:54:0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85" w:author="xh" w:date="2026-10-19T10:54:05+08:00"/>
              </w:rPr>
            </w:pPr>
            <w:ins w:id="8686" w:author="xh" w:date="2026-10-19T10:54:0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687" w:author="xh" w:date="2026-10-19T10:54:05+08:00"/>
              </w:rPr>
            </w:pPr>
            <w:ins w:id="8688" w:author="xh" w:date="2026-10-19T10:54:05+08:00">
              <w:r>
                <w:rPr>
                  <w:rFonts w:ascii="Times New Roman" w:hAnsi="Times New Roman" w:eastAsia="宋体"/>
                  <w:b w:val="0"/>
                  <w:sz w:val="18"/>
                </w:rPr>
                <w:t>33.49</w:t>
              </w:r>
            </w:ins>
          </w:p>
        </w:tc>
      </w:tr>
      <w:tr>
        <w:trPr>
          <w:cantSplit/>
          <w:ins w:id="8560" w:author="xh" w:date="2026-10-19T10:54:05+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8689" w:author="xh" w:date="2026-10-19T10:54:05+08:00"/>
              </w:rPr>
            </w:pPr>
            <w:ins w:id="8690" w:author="xh" w:date="2026-10-19T10:54:05+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8691" w:author="xh" w:date="2026-10-19T10:54:05+08:00"/>
              </w:rPr>
            </w:pPr>
            <w:ins w:id="8692" w:author="xh" w:date="2026-10-19T10:54:05+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8693" w:author="xh" w:date="2026-10-19T10:54:05+08:00"/>
              </w:rPr>
            </w:pPr>
            <w:ins w:id="8694" w:author="xh" w:date="2026-10-19T10:54:05+08:00">
              <w:r>
                <w:rPr>
                  <w:rFonts w:ascii="Times New Roman" w:hAnsi="Times New Roman" w:eastAsia="宋体"/>
                  <w:b w:val="0"/>
                  <w:sz w:val="18"/>
                </w:rPr>
                <w:t>50.00+63.00+50.00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8695" w:author="xh" w:date="2026-10-19T10:54:05+08:00"/>
              </w:rPr>
            </w:pPr>
            <w:ins w:id="8696" w:author="xh" w:date="2026-10-19T10:54:05+08:00">
              <w:r>
                <w:rPr>
                  <w:rFonts w:ascii="Times New Roman" w:hAnsi="Times New Roman" w:eastAsia="宋体"/>
                  <w:b w:val="0"/>
                  <w:sz w:val="18"/>
                </w:rPr>
                <w:t>163.00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8697" w:author="xh" w:date="2026-10-19T10:54:05+08:00"/>
              </w:rPr>
            </w:pPr>
            <w:ins w:id="8698" w:author="xh" w:date="2026-10-19T10:54:05+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8699" w:author="xh" w:date="2026-10-19T10:54:05+08:00"/>
              </w:rPr>
            </w:pPr>
            <w:ins w:id="8700" w:author="xh" w:date="2026-10-19T10:54:05+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8701" w:author="xh" w:date="2026-10-19T10:54:05+08:00"/>
              </w:rPr>
            </w:pPr>
            <w:ins w:id="8702" w:author="xh" w:date="2026-10-19T10:54:05+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8703" w:author="xh" w:date="2026-10-19T10:54:05+08:00"/>
              </w:rPr>
            </w:pPr>
            <w:ins w:id="8704" w:author="xh" w:date="2026-10-19T10:54:05+08:00">
              <w:r>
                <w:rPr>
                  <w:rFonts w:ascii="Times New Roman" w:hAnsi="Times New Roman" w:eastAsia="宋体"/>
                  <w:b w:val="0"/>
                  <w:sz w:val="18"/>
                </w:rPr>
                <w:t>40.29</w:t>
              </w:r>
            </w:ins>
          </w:p>
        </w:tc>
      </w:tr>
    </w:tbl>
    <w:p w14:paraId="0F54F77C">
      <w:pPr>
        <w:pStyle w:val="2"/>
        <w:widowControl/>
        <w:spacing w:before="0" w:after="0" w:line="348" w:lineRule="exact"/>
        <w:ind w:firstLine="480"/>
        <w:jc w:val="both"/>
      </w:pPr>
      <w:r>
        <w:rPr>
          <w:rFonts w:ascii="Times New Roman" w:hAnsi="Times New Roman" w:eastAsia="方正仿宋_GBK"/>
          <w:b w:val="0"/>
          <w:sz w:val="24"/>
        </w:rPr>
        <w:t xml:space="preserve">20</w:t>
      </w:r>
      <w:ins w:id="8705" w:author="xh" w:date="2026-10-19T10:54:44+08:00">
        <w:r>
          <w:rPr>
            <w:rFonts w:ascii="Times New Roman" w:hAnsi="Times New Roman" w:eastAsia="方正仿宋_GBK"/>
            <w:b w:val="0"/>
            <w:sz w:val="24"/>
          </w:rPr>
          <w:t xml:space="preserve">3</w:t>
        </w:r>
      </w:ins>
      <w:del w:id="8706" w:author="xh" w:date="2026-10-19T10:54:44+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8707" w:author="xh" w:date="2026-10-19T10:54:44+08:00">
        <w:r>
          <w:rPr>
            <w:rFonts w:ascii="Times New Roman" w:hAnsi="Times New Roman" w:eastAsia="方正仿宋_GBK"/>
            <w:b w:val="0"/>
            <w:sz w:val="24"/>
          </w:rPr>
          <w:t xml:space="preserve">最大单台主变N-1后，弹性方案剩余主变容量为100.00 MVA，按0.95功率因数折算为95.00 MW。储能</w:t>
        </w:r>
      </w:ins>
      <w:del w:id="8708" w:author="xh" w:date="2026-10-19T10:54:44+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8709" w:author="xh" w:date="2026-10-19T10:54:44+08:00">
        <w:r>
          <w:rPr>
            <w:rFonts w:ascii="Times New Roman" w:hAnsi="Times New Roman" w:eastAsia="方正仿宋_GBK"/>
            <w:b w:val="0"/>
            <w:sz w:val="24"/>
          </w:rPr>
          <w:t xml:space="preserve">有效支撑功率为</w:t>
        </w:r>
      </w:ins>
      <w:del w:id="8710" w:author="xh" w:date="2026-10-19T10:54:44+08:00">
        <w:r>
          <w:rPr>
            <w:rFonts w:ascii="Times New Roman" w:hAnsi="Times New Roman" w:eastAsia="方正仿宋_GBK"/>
            <w:b w:val="0"/>
            <w:sz w:val="24"/>
          </w:rPr>
          <w:delText xml:space="preserve">峰值正常工况下，本站转出</w:delText>
        </w:r>
      </w:del>
      <w:r>
        <w:rPr>
          <w:rFonts w:ascii="Times New Roman" w:hAnsi="Times New Roman" w:eastAsia="方正仿宋_GBK"/>
          <w:b w:val="0"/>
          <w:sz w:val="24"/>
        </w:rPr>
        <w:t xml:space="preserve">0.00 MW、</w:t>
      </w:r>
      <w:ins w:id="8711" w:author="xh" w:date="2026-10-19T10:54:44+08:00">
        <w:r>
          <w:rPr>
            <w:rFonts w:ascii="Times New Roman" w:hAnsi="Times New Roman" w:eastAsia="方正仿宋_GBK"/>
            <w:b w:val="0"/>
            <w:sz w:val="24"/>
          </w:rPr>
          <w:t xml:space="preserve">反向有效吸收功率为</w:t>
        </w:r>
      </w:ins>
      <w:del w:id="8712" w:author="xh" w:date="2026-10-19T10:54:44+08:00">
        <w:r>
          <w:rPr>
            <w:rFonts w:ascii="Times New Roman" w:hAnsi="Times New Roman" w:eastAsia="方正仿宋_GBK"/>
            <w:b w:val="0"/>
            <w:sz w:val="24"/>
          </w:rPr>
          <w:delText xml:space="preserve">承接</w:delText>
        </w:r>
      </w:del>
      <w:r>
        <w:rPr>
          <w:rFonts w:ascii="Times New Roman" w:hAnsi="Times New Roman" w:eastAsia="方正仿宋_GBK"/>
          <w:b w:val="0"/>
          <w:sz w:val="24"/>
        </w:rPr>
        <w:t xml:space="preserve">0.00 MW</w:t>
      </w:r>
      <w:ins w:id="8713" w:author="xh" w:date="2026-10-19T10:54:44+08:00">
        <w:r>
          <w:rPr>
            <w:rFonts w:ascii="Times New Roman" w:hAnsi="Times New Roman" w:eastAsia="方正仿宋_GBK"/>
            <w:b w:val="0"/>
            <w:sz w:val="24"/>
          </w:rPr>
          <w:t xml:space="preserve">。全年本站故障工况中最小余量为13.85 MW。该小时本站未</w:t>
        </w:r>
      </w:ins>
      <w:del w:id="8714" w:author="xh" w:date="2026-10-19T10:54:44+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转接</w:t>
      </w:r>
      <w:ins w:id="8715" w:author="xh" w:date="2026-10-19T10:54:44+08:00">
        <w:r>
          <w:rPr>
            <w:rFonts w:ascii="Times New Roman" w:hAnsi="Times New Roman" w:eastAsia="方正仿宋_GBK"/>
            <w:b w:val="0"/>
            <w:sz w:val="24"/>
          </w:rPr>
          <w:t xml:space="preserve">负荷，</w:t>
        </w:r>
      </w:ins>
      <w:del w:id="8716" w:author="xh" w:date="2026-10-19T10:54:44+08:00">
        <w:r>
          <w:rPr>
            <w:rFonts w:ascii="Times New Roman" w:hAnsi="Times New Roman" w:eastAsia="方正仿宋_GBK"/>
            <w:b w:val="0"/>
            <w:sz w:val="24"/>
          </w:rPr>
          <w:delText xml:space="preserve">后</w:delText>
        </w:r>
      </w:del>
      <w:r>
        <w:rPr>
          <w:rFonts w:ascii="Times New Roman" w:hAnsi="Times New Roman" w:eastAsia="方正仿宋_GBK"/>
          <w:b w:val="0"/>
          <w:sz w:val="24"/>
        </w:rPr>
        <w:t xml:space="preserve">净负荷为</w:t>
      </w:r>
      <w:del w:id="8717" w:author="xh" w:date="2026-10-19T10:54:44+08:00">
        <w:r>
          <w:rPr>
            <w:rFonts w:ascii="Times New Roman" w:hAnsi="Times New Roman" w:eastAsia="方正仿宋_GBK"/>
            <w:b w:val="0"/>
            <w:sz w:val="24"/>
          </w:rPr>
          <w:delText xml:space="preserve">27.34 MW，区域最低净负荷工况下为</w:delText>
        </w:r>
      </w:del>
      <w:r>
        <w:rPr>
          <w:rFonts w:ascii="Times New Roman" w:hAnsi="Times New Roman" w:eastAsia="方正仿宋_GBK"/>
          <w:b w:val="0"/>
          <w:sz w:val="24"/>
        </w:rPr>
        <w:t xml:space="preserve">-</w:t>
      </w:r>
      <w:ins w:id="8718" w:author="xh" w:date="2026-10-19T10:54:44+08:00">
        <w:r>
          <w:rPr>
            <w:rFonts w:ascii="Times New Roman" w:hAnsi="Times New Roman" w:eastAsia="方正仿宋_GBK"/>
            <w:b w:val="0"/>
            <w:sz w:val="24"/>
          </w:rPr>
          <w:t xml:space="preserve">81</w:t>
        </w:r>
      </w:ins>
      <w:del w:id="8719" w:author="xh" w:date="2026-10-19T10:54:44+08:00">
        <w:r>
          <w:rPr>
            <w:rFonts w:ascii="Times New Roman" w:hAnsi="Times New Roman" w:eastAsia="方正仿宋_GBK"/>
            <w:b w:val="0"/>
            <w:sz w:val="24"/>
          </w:rPr>
          <w:delText xml:space="preserve">24</w:delText>
        </w:r>
      </w:del>
      <w:r>
        <w:rPr>
          <w:rFonts w:ascii="Times New Roman" w:hAnsi="Times New Roman" w:eastAsia="方正仿宋_GBK"/>
          <w:b w:val="0"/>
          <w:sz w:val="24"/>
        </w:rPr>
        <w:t xml:space="preserve">.1</w:t>
      </w:r>
      <w:ins w:id="8720" w:author="xh" w:date="2026-10-19T10:54:44+08:00">
        <w:r>
          <w:rPr>
            <w:rFonts w:ascii="Times New Roman" w:hAnsi="Times New Roman" w:eastAsia="方正仿宋_GBK"/>
            <w:b w:val="0"/>
            <w:sz w:val="24"/>
          </w:rPr>
          <w:t xml:space="preserve">5</w:t>
        </w:r>
      </w:ins>
      <w:del w:id="8721" w:author="xh" w:date="2026-10-19T10:54:44+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 MW。</w:t>
      </w:r>
    </w:p>
    <w:p w14:paraId="6ADA617E">
      <w:pPr>
        <w:pStyle w:val="2"/>
        <w:widowControl/>
        <w:spacing w:before="0" w:after="0" w:line="348" w:lineRule="exact"/>
        <w:ind w:firstLine="480"/>
        <w:jc w:val="both"/>
      </w:pPr>
      <w:ins w:id="8722" w:author="xh" w:date="2026-10-19T10:55:24+08:00">
        <w:r>
          <w:rPr>
            <w:rFonts w:ascii="Times New Roman" w:hAnsi="Times New Roman" w:eastAsia="方正仿宋_GBK"/>
            <w:b w:val="0"/>
            <w:sz w:val="24"/>
          </w:rPr>
          <w:t xml:space="preserve">本站弹性方案新增第三</w:t>
        </w:r>
      </w:ins>
      <w:del w:id="8723" w:author="xh" w:date="2026-10-19T10:55:24+08:00">
        <w:r>
          <w:rPr>
            <w:rFonts w:ascii="Times New Roman" w:hAnsi="Times New Roman" w:eastAsia="方正仿宋_GBK"/>
            <w:b w:val="0"/>
            <w:sz w:val="24"/>
          </w:rPr>
          <w:delText xml:space="preserve">按最大单</w:delText>
        </w:r>
      </w:del>
      <w:r>
        <w:rPr>
          <w:rFonts w:ascii="Times New Roman" w:hAnsi="Times New Roman" w:eastAsia="方正仿宋_GBK"/>
          <w:b w:val="0"/>
          <w:sz w:val="24"/>
        </w:rPr>
        <w:t xml:space="preserve">台主变</w:t>
      </w:r>
      <w:del w:id="8724" w:author="xh" w:date="2026-10-19T10:55:24+08:00">
        <w:r>
          <w:rPr>
            <w:rFonts w:ascii="Times New Roman" w:hAnsi="Times New Roman" w:eastAsia="方正仿宋_GBK"/>
            <w:b w:val="0"/>
            <w:sz w:val="24"/>
          </w:rPr>
          <w:delText xml:space="preserve">N-1校核</w:delText>
        </w:r>
      </w:del>
      <w:r>
        <w:rPr>
          <w:rFonts w:ascii="Times New Roman" w:hAnsi="Times New Roman" w:eastAsia="方正仿宋_GBK"/>
          <w:b w:val="0"/>
          <w:sz w:val="24"/>
        </w:rPr>
        <w:t xml:space="preserve">，</w:t>
      </w:r>
      <w:ins w:id="8725" w:author="xh" w:date="2026-10-19T10:55:24+08:00">
        <w:r>
          <w:rPr>
            <w:rFonts w:ascii="Times New Roman" w:hAnsi="Times New Roman" w:eastAsia="方正仿宋_GBK"/>
            <w:b w:val="0"/>
            <w:sz w:val="24"/>
          </w:rPr>
          <w:t xml:space="preserve">改变了故障后</w:t>
        </w:r>
      </w:ins>
      <w:del w:id="8726" w:author="xh" w:date="2026-10-19T10:55:24+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剩余</w:t>
      </w:r>
      <w:ins w:id="8727" w:author="xh" w:date="2026-10-19T10:55:24+08:00">
        <w:r>
          <w:rPr>
            <w:rFonts w:ascii="Times New Roman" w:hAnsi="Times New Roman" w:eastAsia="方正仿宋_GBK"/>
            <w:b w:val="0"/>
            <w:sz w:val="24"/>
          </w:rPr>
          <w:t xml:space="preserve">设备组合</w:t>
        </w:r>
      </w:ins>
      <w:del w:id="8728" w:author="xh" w:date="2026-10-19T10:55:24+08:00">
        <w:r>
          <w:rPr>
            <w:rFonts w:ascii="Times New Roman" w:hAnsi="Times New Roman" w:eastAsia="方正仿宋_GBK"/>
            <w:b w:val="0"/>
            <w:sz w:val="24"/>
          </w:rPr>
          <w:delText xml:space="preserve">容量为20.00 MVA</w:delText>
        </w:r>
      </w:del>
      <w:r>
        <w:rPr>
          <w:rFonts w:ascii="Times New Roman" w:hAnsi="Times New Roman" w:eastAsia="方正仿宋_GBK"/>
          <w:b w:val="0"/>
          <w:sz w:val="24"/>
        </w:rPr>
        <w:t xml:space="preserve">，</w:t>
      </w:r>
      <w:ins w:id="8729" w:author="xh" w:date="2026-10-19T10:55:24+08:00">
        <w:r>
          <w:rPr>
            <w:rFonts w:ascii="Times New Roman" w:hAnsi="Times New Roman" w:eastAsia="方正仿宋_GBK"/>
            <w:b w:val="0"/>
            <w:sz w:val="24"/>
          </w:rPr>
          <w:t xml:space="preserve">可与刚性方案的配储及</w:t>
        </w:r>
      </w:ins>
      <w:del w:id="8730" w:author="xh" w:date="2026-10-19T10:55:24+08:00">
        <w:r>
          <w:rPr>
            <w:rFonts w:ascii="Times New Roman" w:hAnsi="Times New Roman" w:eastAsia="方正仿宋_GBK"/>
            <w:b w:val="0"/>
            <w:sz w:val="24"/>
          </w:rPr>
          <w:delText xml:space="preserve">两代表工况重新</w:delText>
        </w:r>
      </w:del>
      <w:r>
        <w:rPr>
          <w:rFonts w:ascii="Times New Roman" w:hAnsi="Times New Roman" w:eastAsia="方正仿宋_GBK"/>
          <w:b w:val="0"/>
          <w:sz w:val="24"/>
        </w:rPr>
        <w:t xml:space="preserve">转</w:t>
      </w:r>
      <w:ins w:id="8731" w:author="xh" w:date="2026-10-19T10:55:24+08:00">
        <w:r>
          <w:rPr>
            <w:rFonts w:ascii="Times New Roman" w:hAnsi="Times New Roman" w:eastAsia="方正仿宋_GBK"/>
            <w:b w:val="0"/>
            <w:sz w:val="24"/>
          </w:rPr>
          <w:t xml:space="preserve">接任务对应比较</w:t>
        </w:r>
      </w:ins>
      <w:del w:id="8732" w:author="xh" w:date="2026-10-19T10:55:24+08:00">
        <w:r>
          <w:rPr>
            <w:rFonts w:ascii="Times New Roman" w:hAnsi="Times New Roman" w:eastAsia="方正仿宋_GBK"/>
            <w:b w:val="0"/>
            <w:sz w:val="24"/>
          </w:rPr>
          <w:delText xml:space="preserve">供后的本站净负荷分别为19.00 MW、-19.00 MW，两方向最小容量余量为0.00 MW，正向储能有效支撑功率为0.00 MW</w:delText>
        </w:r>
      </w:del>
      <w:r>
        <w:rPr>
          <w:rFonts w:ascii="Times New Roman" w:hAnsi="Times New Roman" w:eastAsia="方正仿宋_GBK"/>
          <w:b w:val="0"/>
          <w:sz w:val="24"/>
        </w:rPr>
        <w:t xml:space="preserve">。</w:t>
      </w:r>
    </w:p>
    <w:p w14:paraId="707FF1F9">
      <w:pPr>
        <w:pStyle w:val="2"/>
        <w:widowControl/>
        <w:spacing w:before="0" w:after="0" w:line="348" w:lineRule="exact"/>
        <w:ind w:firstLine="480"/>
        <w:jc w:val="both"/>
        <w:rPr>
          <w:del w:id="8733" w:author="xh" w:date="2026-10-19T10:56:03+08:00"/>
        </w:rPr>
      </w:pPr>
      <w:del w:id="8734" w:author="xh" w:date="2026-10-19T10:56:03+08:00">
        <w:r>
          <w:rPr>
            <w:rFonts w:ascii="Times New Roman" w:hAnsi="Times New Roman" w:eastAsia="方正仿宋_GBK"/>
            <w:b w:val="0"/>
            <w:sz w:val="24"/>
          </w:rPr>
          <w:delText>四年校核截面中，本站绝对功率最大的工况出现在2025年，转接前为30.30 MW，主要表现为正向受电需求，该年设备在最大单台主变N-1后剩余容量为20.00 MVA。故障方式下本站转出11.30 MW、承接0.00 MW，其中与邳城变之间的主要转出功率为8.31 MW，转接后净负荷为19.00 MW。这一工况通过邻站分担本站故障后的正向负荷。</w:delText>
        </w:r>
      </w:del>
    </w:p>
    <w:p w14:paraId="586F20F7">
      <w:pPr>
        <w:pStyle w:val="7"/>
        <w:keepNext/>
        <w:numPr>
          <w:ilvl w:val="0"/>
          <w:numId w:val="0"/>
        </w:numPr>
        <w:spacing w:before="160" w:after="120" w:line="360" w:lineRule="exact"/>
        <w:ind w:firstLine="0"/>
      </w:pPr>
      <w:bookmarkStart w:id="204" w:name="戴庄变规划分析"/>
      <w:r>
        <w:rPr>
          <w:rFonts w:ascii="Times New Roman" w:hAnsi="Times New Roman" w:eastAsia="方正仿宋_GBK"/>
          <w:b/>
          <w:sz w:val="24"/>
        </w:rPr>
        <w:t>戴庄变规划分析</w:t>
      </w:r>
      <w:bookmarkEnd w:id="204"/>
    </w:p>
    <w:p w14:paraId="436A8D0C">
      <w:pPr>
        <w:pStyle w:val="115"/>
        <w:widowControl/>
        <w:spacing w:before="0" w:after="0" w:line="348" w:lineRule="exact"/>
        <w:ind w:firstLine="480"/>
        <w:jc w:val="both"/>
      </w:pPr>
      <w:r>
        <w:rPr>
          <w:rFonts w:ascii="Times New Roman" w:hAnsi="Times New Roman" w:eastAsia="方正仿宋_GBK"/>
          <w:b w:val="0"/>
          <w:sz w:val="24"/>
        </w:rPr>
        <w:t xml:space="preserve">该站</w:t>
      </w:r>
      <w:ins w:id="8735" w:author="xh" w:date="2026-10-19T10:56:43+08:00">
        <w:r>
          <w:rPr>
            <w:rFonts w:ascii="Times New Roman" w:hAnsi="Times New Roman" w:eastAsia="方正仿宋_GBK"/>
            <w:b w:val="0"/>
            <w:sz w:val="24"/>
          </w:rPr>
          <w:t xml:space="preserve">2021年</w:t>
        </w:r>
      </w:ins>
      <w:del w:id="8736" w:author="xh" w:date="2026-10-19T10:56:43+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del w:id="8737" w:author="xh" w:date="2026-10-19T10:56:43+08:00">
        <w:r>
          <w:rPr>
            <w:rFonts w:ascii="Times New Roman" w:hAnsi="Times New Roman" w:eastAsia="方正仿宋_GBK"/>
            <w:b w:val="0"/>
            <w:sz w:val="24"/>
          </w:rPr>
          <w:delText xml:space="preserve">20+</w:delText>
        </w:r>
      </w:del>
      <w:r>
        <w:rPr>
          <w:rFonts w:ascii="Times New Roman" w:hAnsi="Times New Roman" w:eastAsia="方正仿宋_GBK"/>
          <w:b w:val="0"/>
          <w:sz w:val="24"/>
        </w:rPr>
        <w:t xml:space="preserve">31.5</w:t>
      </w:r>
      <w:ins w:id="8738" w:author="xh" w:date="2026-10-19T10:56:43+08:00">
        <w:r>
          <w:rPr>
            <w:rFonts w:ascii="Times New Roman" w:hAnsi="Times New Roman" w:eastAsia="方正仿宋_GBK"/>
            <w:b w:val="0"/>
            <w:sz w:val="24"/>
          </w:rPr>
          <w:t xml:space="preserve">0+50.00</w:t>
        </w:r>
      </w:ins>
      <w:r>
        <w:rPr>
          <w:rFonts w:ascii="Times New Roman" w:hAnsi="Times New Roman" w:eastAsia="方正仿宋_GBK"/>
          <w:b w:val="0"/>
          <w:sz w:val="24"/>
        </w:rPr>
        <w:t xml:space="preserve"> MVA</w:t>
      </w:r>
      <w:ins w:id="8739" w:author="xh" w:date="2026-10-19T10:56:43+08:00">
        <w:r>
          <w:rPr>
            <w:rFonts w:ascii="Times New Roman" w:hAnsi="Times New Roman" w:eastAsia="方正仿宋_GBK"/>
            <w:b w:val="0"/>
            <w:sz w:val="24"/>
          </w:rPr>
          <w:t xml:space="preserve">。</w:t>
        </w:r>
      </w:ins>
      <w:del w:id="8740" w:author="xh" w:date="2026-10-19T10:56:43+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弹性方案202</w:t>
      </w:r>
      <w:ins w:id="8741" w:author="xh" w:date="2026-10-19T10:56:43+08:00">
        <w:r>
          <w:rPr>
            <w:rFonts w:ascii="Times New Roman" w:hAnsi="Times New Roman" w:eastAsia="方正仿宋_GBK"/>
            <w:b w:val="0"/>
            <w:sz w:val="24"/>
          </w:rPr>
          <w:t xml:space="preserve">6</w:t>
        </w:r>
      </w:ins>
      <w:del w:id="8742" w:author="xh" w:date="2026-10-19T10:56:43+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年</w:t>
      </w:r>
      <w:ins w:id="8743" w:author="xh" w:date="2026-10-19T10:56:43+08:00">
        <w:r>
          <w:rPr>
            <w:rFonts w:ascii="Times New Roman" w:hAnsi="Times New Roman" w:eastAsia="方正仿宋_GBK"/>
            <w:b w:val="0"/>
            <w:sz w:val="24"/>
          </w:rPr>
          <w:t xml:space="preserve">31.5</w:t>
        </w:r>
      </w:ins>
      <w:del w:id="8744" w:author="xh" w:date="2026-10-19T10:56:43+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0 MVA更换为50</w:t>
      </w:r>
      <w:del w:id="8745" w:author="xh" w:date="2026-10-19T10:56:43+08:00">
        <w:r>
          <w:rPr>
            <w:rFonts w:ascii="Times New Roman" w:hAnsi="Times New Roman" w:eastAsia="方正仿宋_GBK"/>
            <w:b w:val="0"/>
            <w:sz w:val="24"/>
          </w:rPr>
          <w:delText xml:space="preserve"> MVA，31</w:delText>
        </w:r>
      </w:del>
      <w:r>
        <w:rPr>
          <w:rFonts w:ascii="Times New Roman" w:hAnsi="Times New Roman" w:eastAsia="方正仿宋_GBK"/>
          <w:b w:val="0"/>
          <w:sz w:val="24"/>
        </w:rPr>
        <w:t xml:space="preserve">.</w:t>
      </w:r>
      <w:ins w:id="8746" w:author="xh" w:date="2026-10-19T10:56:43+08:00">
        <w:r>
          <w:rPr>
            <w:rFonts w:ascii="Times New Roman" w:hAnsi="Times New Roman" w:eastAsia="方正仿宋_GBK"/>
            <w:b w:val="0"/>
            <w:sz w:val="24"/>
          </w:rPr>
          <w:t xml:space="preserve">0</w:t>
        </w:r>
      </w:ins>
      <w:del w:id="8747" w:author="xh" w:date="2026-10-19T10:56:43+08:00">
        <w:r>
          <w:rPr>
            <w:rFonts w:ascii="Times New Roman" w:hAnsi="Times New Roman" w:eastAsia="方正仿宋_GBK"/>
            <w:b w:val="0"/>
            <w:sz w:val="24"/>
          </w:rPr>
          <w:delText xml:space="preserve">5 MVA更换为5</w:delText>
        </w:r>
      </w:del>
      <w:r>
        <w:rPr>
          <w:rFonts w:ascii="Times New Roman" w:hAnsi="Times New Roman" w:eastAsia="方正仿宋_GBK"/>
          <w:b w:val="0"/>
          <w:sz w:val="24"/>
        </w:rPr>
        <w:t xml:space="preserve">0 MVA</w:t>
      </w:r>
      <w:ins w:id="8748" w:author="xh" w:date="2026-10-19T10:56:43+08:00">
        <w:r>
          <w:rPr>
            <w:rFonts w:ascii="Times New Roman" w:hAnsi="Times New Roman" w:eastAsia="方正仿宋_GBK"/>
            <w:b w:val="0"/>
            <w:sz w:val="24"/>
          </w:rPr>
          <w:t xml:space="preserve">。储能按本地支撑需求分批增加</w:t>
        </w:r>
      </w:ins>
      <w:r>
        <w:rPr>
          <w:rFonts w:ascii="Times New Roman" w:hAnsi="Times New Roman" w:eastAsia="方正仿宋_GBK"/>
          <w:b w:val="0"/>
          <w:sz w:val="24"/>
        </w:rPr>
        <w:t xml:space="preserve">，</w:t>
      </w:r>
      <w:ins w:id="8749" w:author="xh" w:date="2026-10-19T10:56:43+08:00">
        <w:r>
          <w:rPr>
            <w:rFonts w:ascii="Times New Roman" w:hAnsi="Times New Roman" w:eastAsia="方正仿宋_GBK"/>
            <w:b w:val="0"/>
            <w:sz w:val="24"/>
          </w:rPr>
          <w:t xml:space="preserve">新增额定功率为2030年2.10 MW、2031年7.20 MW、2032年11.30 MW、2033年16.70 MW、2034年3.90 MW、2035年15.10 MW</w:t>
        </w:r>
      </w:ins>
      <w:del w:id="8750" w:author="xh" w:date="2026-10-19T10:56:43+08:00">
        <w:r>
          <w:rPr>
            <w:rFonts w:ascii="Times New Roman" w:hAnsi="Times New Roman" w:eastAsia="方正仿宋_GBK"/>
            <w:b w:val="0"/>
            <w:sz w:val="24"/>
          </w:rPr>
          <w:delText xml:space="preserve">供电任务由主变及网络承担</w:delText>
        </w:r>
      </w:del>
      <w:r>
        <w:rPr>
          <w:rFonts w:ascii="Times New Roman" w:hAnsi="Times New Roman" w:eastAsia="方正仿宋_GBK"/>
          <w:b w:val="0"/>
          <w:sz w:val="24"/>
        </w:rPr>
        <w:t xml:space="preserve">。</w:t>
      </w:r>
    </w:p>
    <w:p w14:paraId="45D372A5">
      <w:pPr>
        <w:pStyle w:val="2"/>
        <w:widowControl/>
        <w:spacing w:before="0" w:after="0" w:line="348" w:lineRule="exact"/>
        <w:ind w:firstLine="480"/>
        <w:jc w:val="both"/>
      </w:pPr>
      <w:r>
        <w:rPr>
          <w:rFonts w:ascii="Times New Roman" w:hAnsi="Times New Roman" w:eastAsia="方正仿宋_GBK"/>
          <w:b w:val="0"/>
          <w:sz w:val="24"/>
        </w:rPr>
        <w:t xml:space="preserve">2025年</w:t>
      </w:r>
      <w:del w:id="8751" w:author="xh" w:date="2026-10-19T10:57:22+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最大正向、反向净负荷分别为30.59 MW、47.47 MW</w:t>
      </w:r>
      <w:ins w:id="8752" w:author="xh" w:date="2026-10-19T10:57:22+08:00">
        <w:r>
          <w:rPr>
            <w:rFonts w:ascii="Times New Roman" w:hAnsi="Times New Roman" w:eastAsia="方正仿宋_GBK"/>
            <w:b w:val="0"/>
            <w:sz w:val="24"/>
          </w:rPr>
          <w:t xml:space="preserve">，2035年分别为45.08 MW、132.85 MW</w:t>
        </w:r>
      </w:ins>
      <w:r>
        <w:rPr>
          <w:rFonts w:ascii="Times New Roman" w:hAnsi="Times New Roman" w:eastAsia="方正仿宋_GBK"/>
          <w:b w:val="0"/>
          <w:sz w:val="24"/>
        </w:rPr>
        <w:t xml:space="preserve">。</w:t>
      </w:r>
      <w:ins w:id="8753" w:author="xh" w:date="2026-10-19T10:57:22+08:00">
        <w:r>
          <w:rPr>
            <w:rFonts w:ascii="Times New Roman" w:hAnsi="Times New Roman" w:eastAsia="方正仿宋_GBK"/>
            <w:b w:val="0"/>
            <w:sz w:val="24"/>
          </w:rPr>
          <w:t xml:space="preserve">2035年</w:t>
        </w:r>
      </w:ins>
      <w:del w:id="8754" w:author="xh" w:date="2026-10-19T10:57:22+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8755" w:author="xh" w:date="2026-10-19T10:57:22+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8756" w:author="xh" w:date="2026-10-19T10:57:22+08:00">
        <w:r>
          <w:rPr>
            <w:rFonts w:ascii="Times New Roman" w:hAnsi="Times New Roman" w:eastAsia="方正仿宋_GBK"/>
            <w:b w:val="0"/>
            <w:sz w:val="24"/>
          </w:rPr>
          <w:delText xml:space="preserve">为</w:delText>
        </w:r>
      </w:del>
      <w:r>
        <w:rPr>
          <w:rFonts w:ascii="Times New Roman" w:hAnsi="Times New Roman" w:eastAsia="方正仿宋_GBK"/>
          <w:b w:val="0"/>
          <w:sz w:val="24"/>
        </w:rPr>
        <w:t xml:space="preserve">100.00 MVA、储能额定功率</w:t>
      </w:r>
      <w:ins w:id="8757" w:author="xh" w:date="2026-10-19T10:57:22+08:00">
        <w:r>
          <w:rPr>
            <w:rFonts w:ascii="Times New Roman" w:hAnsi="Times New Roman" w:eastAsia="方正仿宋_GBK"/>
            <w:b w:val="0"/>
            <w:sz w:val="24"/>
          </w:rPr>
          <w:t xml:space="preserve">52</w:t>
        </w:r>
      </w:ins>
      <w:del w:id="8758" w:author="xh" w:date="2026-10-19T10:57:22+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8759" w:author="xh" w:date="2026-10-19T10:57:22+08:00">
        <w:r>
          <w:rPr>
            <w:rFonts w:ascii="Times New Roman" w:hAnsi="Times New Roman" w:eastAsia="方正仿宋_GBK"/>
            <w:b w:val="0"/>
            <w:sz w:val="24"/>
          </w:rPr>
          <w:t xml:space="preserve">6</w:t>
        </w:r>
      </w:ins>
      <w:del w:id="8760" w:author="xh" w:date="2026-10-19T10:57:22+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MW，弹性方案分别为100.00 MVA和</w:t>
      </w:r>
      <w:ins w:id="8761" w:author="xh" w:date="2026-10-19T10:57:22+08:00">
        <w:r>
          <w:rPr>
            <w:rFonts w:ascii="Times New Roman" w:hAnsi="Times New Roman" w:eastAsia="方正仿宋_GBK"/>
            <w:b w:val="0"/>
            <w:sz w:val="24"/>
          </w:rPr>
          <w:t xml:space="preserve">56</w:t>
        </w:r>
      </w:ins>
      <w:del w:id="8762" w:author="xh" w:date="2026-10-19T10:57:22+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8763" w:author="xh" w:date="2026-10-19T10:57:22+08:00">
        <w:r>
          <w:rPr>
            <w:rFonts w:ascii="Times New Roman" w:hAnsi="Times New Roman" w:eastAsia="方正仿宋_GBK"/>
            <w:b w:val="0"/>
            <w:sz w:val="24"/>
          </w:rPr>
          <w:t xml:space="preserve">3</w:t>
        </w:r>
      </w:ins>
      <w:del w:id="8764" w:author="xh" w:date="2026-10-19T10:57:22+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w:t>
      </w:r>
      <w:ins w:id="8765" w:author="xh" w:date="2026-10-19T10:57:22+08:00">
        <w:r>
          <w:rPr>
            <w:rFonts w:ascii="Times New Roman" w:hAnsi="Times New Roman" w:eastAsia="方正仿宋_GBK"/>
            <w:b w:val="0"/>
            <w:sz w:val="24"/>
          </w:rPr>
          <w:t xml:space="preserve">。</w:t>
        </w:r>
      </w:ins>
      <w:del w:id="8766" w:author="xh" w:date="2026-10-19T10:57:22+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8767" w:author="xh" w:date="2026-10-19T10:57:22+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8768" w:author="xh" w:date="2026-10-19T10:57:22+08:00">
        <w:r>
          <w:rPr>
            <w:rFonts w:ascii="Times New Roman" w:hAnsi="Times New Roman" w:eastAsia="方正仿宋_GBK"/>
            <w:b w:val="0"/>
            <w:sz w:val="24"/>
          </w:rPr>
          <w:delText xml:space="preserve">弹性方案按当年各站局部极值计算的站级负载率为50%。</w:delText>
        </w:r>
      </w:del>
    </w:p>
    <w:p w14:paraId="451D1F60">
      <w:pPr>
        <w:pStyle w:val="2"/>
        <w:keepNext/>
        <w:spacing w:before="120" w:after="80" w:line="280" w:lineRule="exact"/>
        <w:ind w:firstLine="0"/>
        <w:jc w:val="center"/>
      </w:pPr>
      <w:r>
        <w:rPr>
          <w:rFonts w:ascii="Times New Roman" w:hAnsi="Times New Roman" w:eastAsia="宋体"/>
          <w:b w:val="0"/>
          <w:sz w:val="21"/>
        </w:rPr>
        <w:t xml:space="preserve">表5-16 戴庄变</w:t>
      </w:r>
      <w:ins w:id="8769" w:author="xh" w:date="2026-10-19T10:58:01+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3B1F6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8770" w:author="xh" w:date="2026-10-19T10:58:41+08:00"/>
        </w:trPr>
        <w:tc>
          <w:tcPr>
            <w:tcW w:w="1039" w:type="dxa"/>
            <w:tcMar>
              <w:left w:w="70" w:type="dxa"/>
              <w:right w:w="70" w:type="dxa"/>
            </w:tcMar>
            <w:vAlign w:val="center"/>
          </w:tcPr>
          <w:p w14:paraId="285EDE72">
            <w:pPr>
              <w:keepNext/>
              <w:spacing w:before="20" w:after="20" w:line="260" w:lineRule="exact"/>
              <w:ind w:left="0" w:leftChars="0" w:right="0" w:rightChars="0" w:firstLine="0" w:firstLineChars="0"/>
              <w:jc w:val="center"/>
              <w:rPr>
                <w:del w:id="8779" w:author="xh" w:date="2026-10-19T10:58:41+08:00"/>
              </w:rPr>
            </w:pPr>
            <w:del w:id="8780" w:author="xh" w:date="2026-10-19T10:58:41+08:00">
              <w:r>
                <w:rPr>
                  <w:rFonts w:ascii="Times New Roman" w:hAnsi="Times New Roman" w:eastAsia="宋体"/>
                  <w:b/>
                  <w:sz w:val="18"/>
                </w:rPr>
                <w:delText>方案</w:delText>
              </w:r>
            </w:del>
          </w:p>
        </w:tc>
        <w:tc>
          <w:tcPr>
            <w:tcW w:w="1039" w:type="dxa"/>
            <w:tcMar>
              <w:left w:w="70" w:type="dxa"/>
              <w:right w:w="70" w:type="dxa"/>
            </w:tcMar>
            <w:vAlign w:val="center"/>
          </w:tcPr>
          <w:p w14:paraId="36E992F3">
            <w:pPr>
              <w:keepNext/>
              <w:spacing w:before="20" w:after="20" w:line="260" w:lineRule="exact"/>
              <w:ind w:left="0" w:leftChars="0" w:right="0" w:rightChars="0" w:firstLine="0" w:firstLineChars="0"/>
              <w:jc w:val="center"/>
              <w:rPr>
                <w:del w:id="8781" w:author="xh" w:date="2026-10-19T10:58:41+08:00"/>
              </w:rPr>
            </w:pPr>
            <w:del w:id="8782" w:author="xh" w:date="2026-10-19T10:58:41+08:00">
              <w:r>
                <w:rPr>
                  <w:rFonts w:ascii="Times New Roman" w:hAnsi="Times New Roman" w:eastAsia="宋体"/>
                  <w:b/>
                  <w:sz w:val="18"/>
                </w:rPr>
                <w:delText>年份</w:delText>
              </w:r>
            </w:del>
          </w:p>
        </w:tc>
        <w:tc>
          <w:tcPr>
            <w:tcW w:w="1039" w:type="dxa"/>
            <w:tcMar>
              <w:left w:w="70" w:type="dxa"/>
              <w:right w:w="70" w:type="dxa"/>
            </w:tcMar>
            <w:vAlign w:val="center"/>
          </w:tcPr>
          <w:p w14:paraId="7CE187E1">
            <w:pPr>
              <w:keepNext/>
              <w:spacing w:before="20" w:after="20" w:line="260" w:lineRule="exact"/>
              <w:ind w:left="0" w:leftChars="0" w:right="0" w:rightChars="0" w:firstLine="0" w:firstLineChars="0"/>
              <w:jc w:val="center"/>
              <w:rPr>
                <w:del w:id="8783" w:author="xh" w:date="2026-10-19T10:58:41+08:00"/>
              </w:rPr>
            </w:pPr>
            <w:del w:id="8784" w:author="xh" w:date="2026-10-19T10:58:41+08:00">
              <w:r>
                <w:rPr>
                  <w:rFonts w:ascii="Times New Roman" w:hAnsi="Times New Roman" w:eastAsia="宋体"/>
                  <w:b/>
                  <w:sz w:val="18"/>
                </w:rPr>
                <w:delText>主变组合/MVA</w:delText>
              </w:r>
            </w:del>
          </w:p>
        </w:tc>
        <w:tc>
          <w:tcPr>
            <w:tcW w:w="1039" w:type="dxa"/>
            <w:tcMar>
              <w:left w:w="70" w:type="dxa"/>
              <w:right w:w="70" w:type="dxa"/>
            </w:tcMar>
            <w:vAlign w:val="center"/>
          </w:tcPr>
          <w:p w14:paraId="795D7FC4">
            <w:pPr>
              <w:keepNext/>
              <w:spacing w:before="20" w:after="20" w:line="260" w:lineRule="exact"/>
              <w:ind w:left="0" w:leftChars="0" w:right="0" w:rightChars="0" w:firstLine="0" w:firstLineChars="0"/>
              <w:jc w:val="center"/>
              <w:rPr>
                <w:del w:id="8785" w:author="xh" w:date="2026-10-19T10:58:41+08:00"/>
              </w:rPr>
            </w:pPr>
            <w:del w:id="8786" w:author="xh" w:date="2026-10-19T10:58:41+08:00">
              <w:r>
                <w:rPr>
                  <w:rFonts w:ascii="Times New Roman" w:hAnsi="Times New Roman" w:eastAsia="宋体"/>
                  <w:b/>
                  <w:sz w:val="18"/>
                </w:rPr>
                <w:delText>总容量/MVA</w:delText>
              </w:r>
            </w:del>
          </w:p>
        </w:tc>
        <w:tc>
          <w:tcPr>
            <w:tcW w:w="1039" w:type="dxa"/>
            <w:tcMar>
              <w:left w:w="70" w:type="dxa"/>
              <w:right w:w="70" w:type="dxa"/>
            </w:tcMar>
            <w:vAlign w:val="center"/>
          </w:tcPr>
          <w:p w14:paraId="10421AC8">
            <w:pPr>
              <w:keepNext/>
              <w:spacing w:before="20" w:after="20" w:line="260" w:lineRule="exact"/>
              <w:ind w:left="0" w:leftChars="0" w:right="0" w:rightChars="0" w:firstLine="0" w:firstLineChars="0"/>
              <w:jc w:val="center"/>
              <w:rPr>
                <w:del w:id="8787" w:author="xh" w:date="2026-10-19T10:58:41+08:00"/>
              </w:rPr>
            </w:pPr>
            <w:del w:id="8788" w:author="xh" w:date="2026-10-19T10:58:41+08:00">
              <w:r>
                <w:rPr>
                  <w:rFonts w:ascii="Times New Roman" w:hAnsi="Times New Roman" w:eastAsia="宋体"/>
                  <w:b/>
                  <w:sz w:val="18"/>
                </w:rPr>
                <w:delText>储能额定功率/MW</w:delText>
              </w:r>
            </w:del>
          </w:p>
        </w:tc>
        <w:tc>
          <w:tcPr>
            <w:tcW w:w="1039" w:type="dxa"/>
            <w:tcMar>
              <w:left w:w="70" w:type="dxa"/>
              <w:right w:w="70" w:type="dxa"/>
            </w:tcMar>
            <w:vAlign w:val="center"/>
          </w:tcPr>
          <w:p w14:paraId="0FFF1B81">
            <w:pPr>
              <w:keepNext/>
              <w:spacing w:before="20" w:after="20" w:line="260" w:lineRule="exact"/>
              <w:ind w:left="0" w:leftChars="0" w:right="0" w:rightChars="0" w:firstLine="0" w:firstLineChars="0"/>
              <w:jc w:val="center"/>
              <w:rPr>
                <w:del w:id="8789" w:author="xh" w:date="2026-10-19T10:58:41+08:00"/>
              </w:rPr>
            </w:pPr>
            <w:del w:id="8790" w:author="xh" w:date="2026-10-19T10:58:41+08:00">
              <w:r>
                <w:rPr>
                  <w:rFonts w:ascii="Times New Roman" w:hAnsi="Times New Roman" w:eastAsia="宋体"/>
                  <w:b/>
                  <w:sz w:val="18"/>
                </w:rPr>
                <w:delText>转出/MW</w:delText>
              </w:r>
            </w:del>
          </w:p>
        </w:tc>
        <w:tc>
          <w:tcPr>
            <w:tcW w:w="1039" w:type="dxa"/>
            <w:tcMar>
              <w:left w:w="70" w:type="dxa"/>
              <w:right w:w="70" w:type="dxa"/>
            </w:tcMar>
            <w:vAlign w:val="center"/>
          </w:tcPr>
          <w:p w14:paraId="083608EB">
            <w:pPr>
              <w:keepNext/>
              <w:spacing w:before="20" w:after="20" w:line="260" w:lineRule="exact"/>
              <w:ind w:left="0" w:leftChars="0" w:right="0" w:rightChars="0" w:firstLine="0" w:firstLineChars="0"/>
              <w:jc w:val="center"/>
              <w:rPr>
                <w:del w:id="8791" w:author="xh" w:date="2026-10-19T10:58:41+08:00"/>
              </w:rPr>
            </w:pPr>
            <w:del w:id="8792" w:author="xh" w:date="2026-10-19T10:58:41+08:00">
              <w:r>
                <w:rPr>
                  <w:rFonts w:ascii="Times New Roman" w:hAnsi="Times New Roman" w:eastAsia="宋体"/>
                  <w:b/>
                  <w:sz w:val="18"/>
                </w:rPr>
                <w:delText>承接/MW</w:delText>
              </w:r>
            </w:del>
          </w:p>
        </w:tc>
        <w:tc>
          <w:tcPr>
            <w:tcW w:w="1039" w:type="dxa"/>
            <w:tcMar>
              <w:left w:w="70" w:type="dxa"/>
              <w:right w:w="70" w:type="dxa"/>
            </w:tcMar>
            <w:vAlign w:val="center"/>
          </w:tcPr>
          <w:p w14:paraId="51A50A56">
            <w:pPr>
              <w:keepNext/>
              <w:spacing w:before="20" w:after="20" w:line="260" w:lineRule="exact"/>
              <w:ind w:left="0" w:leftChars="0" w:right="0" w:rightChars="0" w:firstLine="0" w:firstLineChars="0"/>
              <w:jc w:val="center"/>
              <w:rPr>
                <w:del w:id="8793" w:author="xh" w:date="2026-10-19T10:58:41+08:00"/>
              </w:rPr>
            </w:pPr>
            <w:del w:id="8794" w:author="xh" w:date="2026-10-19T10:58:41+08:00">
              <w:r>
                <w:rPr>
                  <w:rFonts w:ascii="Times New Roman" w:hAnsi="Times New Roman" w:eastAsia="宋体"/>
                  <w:b/>
                  <w:sz w:val="18"/>
                </w:rPr>
                <w:delText>转接后净负荷/MW</w:delText>
              </w:r>
            </w:del>
          </w:p>
        </w:tc>
      </w:tr>
      <w:tr w14:paraId="296026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771" w:author="xh" w:date="2026-10-19T10:58:41+08:00"/>
        </w:trPr>
        <w:tc>
          <w:tcPr>
            <w:tcW w:w="1039" w:type="dxa"/>
            <w:tcMar>
              <w:left w:w="70" w:type="dxa"/>
              <w:right w:w="70" w:type="dxa"/>
            </w:tcMar>
            <w:vAlign w:val="center"/>
          </w:tcPr>
          <w:p w14:paraId="3A4DEBB5">
            <w:pPr>
              <w:keepNext/>
              <w:spacing w:before="20" w:after="20" w:line="260" w:lineRule="exact"/>
              <w:ind w:left="0" w:leftChars="0" w:right="0" w:rightChars="0" w:firstLine="0" w:firstLineChars="0"/>
              <w:jc w:val="center"/>
              <w:rPr>
                <w:del w:id="8795" w:author="xh" w:date="2026-10-19T10:58:41+08:00"/>
              </w:rPr>
            </w:pPr>
            <w:del w:id="8796" w:author="xh" w:date="2026-10-19T10:58:41+08:00">
              <w:r>
                <w:rPr>
                  <w:rFonts w:ascii="Times New Roman" w:hAnsi="Times New Roman" w:eastAsia="宋体"/>
                  <w:b w:val="0"/>
                  <w:sz w:val="18"/>
                </w:rPr>
                <w:delText>刚性</w:delText>
              </w:r>
            </w:del>
          </w:p>
        </w:tc>
        <w:tc>
          <w:tcPr>
            <w:tcW w:w="1039" w:type="dxa"/>
            <w:tcMar>
              <w:left w:w="70" w:type="dxa"/>
              <w:right w:w="70" w:type="dxa"/>
            </w:tcMar>
            <w:vAlign w:val="center"/>
          </w:tcPr>
          <w:p w14:paraId="28AA4630">
            <w:pPr>
              <w:keepNext/>
              <w:spacing w:before="20" w:after="20" w:line="260" w:lineRule="exact"/>
              <w:ind w:left="0" w:leftChars="0" w:right="0" w:rightChars="0" w:firstLine="0" w:firstLineChars="0"/>
              <w:jc w:val="center"/>
              <w:rPr>
                <w:del w:id="8797" w:author="xh" w:date="2026-10-19T10:58:41+08:00"/>
              </w:rPr>
            </w:pPr>
            <w:del w:id="8798" w:author="xh" w:date="2026-10-19T10:58:41+08:00">
              <w:r>
                <w:rPr>
                  <w:rFonts w:ascii="Times New Roman" w:hAnsi="Times New Roman" w:eastAsia="宋体"/>
                  <w:b w:val="0"/>
                  <w:sz w:val="18"/>
                </w:rPr>
                <w:delText>2022</w:delText>
              </w:r>
            </w:del>
          </w:p>
        </w:tc>
        <w:tc>
          <w:tcPr>
            <w:tcW w:w="1039" w:type="dxa"/>
            <w:tcMar>
              <w:left w:w="70" w:type="dxa"/>
              <w:right w:w="70" w:type="dxa"/>
            </w:tcMar>
            <w:vAlign w:val="center"/>
          </w:tcPr>
          <w:p w14:paraId="485EC70E">
            <w:pPr>
              <w:keepNext/>
              <w:spacing w:before="20" w:after="20" w:line="260" w:lineRule="exact"/>
              <w:ind w:left="0" w:leftChars="0" w:right="0" w:rightChars="0" w:firstLine="0" w:firstLineChars="0"/>
              <w:jc w:val="center"/>
              <w:rPr>
                <w:del w:id="8799" w:author="xh" w:date="2026-10-19T10:58:41+08:00"/>
              </w:rPr>
            </w:pPr>
            <w:del w:id="8800" w:author="xh" w:date="2026-10-19T10:58:41+08:00">
              <w:r>
                <w:rPr>
                  <w:rFonts w:ascii="Times New Roman" w:hAnsi="Times New Roman" w:eastAsia="宋体"/>
                  <w:b w:val="0"/>
                  <w:sz w:val="18"/>
                </w:rPr>
                <w:delText>50+50</w:delText>
              </w:r>
            </w:del>
          </w:p>
        </w:tc>
        <w:tc>
          <w:tcPr>
            <w:tcW w:w="1039" w:type="dxa"/>
            <w:tcMar>
              <w:left w:w="70" w:type="dxa"/>
              <w:right w:w="70" w:type="dxa"/>
            </w:tcMar>
            <w:vAlign w:val="center"/>
          </w:tcPr>
          <w:p w14:paraId="31894EE3">
            <w:pPr>
              <w:keepNext/>
              <w:spacing w:before="20" w:after="20" w:line="260" w:lineRule="exact"/>
              <w:ind w:left="0" w:leftChars="0" w:right="0" w:rightChars="0" w:firstLine="0" w:firstLineChars="0"/>
              <w:jc w:val="center"/>
              <w:rPr>
                <w:del w:id="8801" w:author="xh" w:date="2026-10-19T10:58:41+08:00"/>
              </w:rPr>
            </w:pPr>
            <w:del w:id="8802" w:author="xh" w:date="2026-10-19T10:58:41+08:00">
              <w:r>
                <w:rPr>
                  <w:rFonts w:ascii="Times New Roman" w:hAnsi="Times New Roman" w:eastAsia="宋体"/>
                  <w:b w:val="0"/>
                  <w:sz w:val="18"/>
                </w:rPr>
                <w:delText>100.00</w:delText>
              </w:r>
            </w:del>
          </w:p>
        </w:tc>
        <w:tc>
          <w:tcPr>
            <w:tcW w:w="1039" w:type="dxa"/>
            <w:tcMar>
              <w:left w:w="70" w:type="dxa"/>
              <w:right w:w="70" w:type="dxa"/>
            </w:tcMar>
            <w:vAlign w:val="center"/>
          </w:tcPr>
          <w:p w14:paraId="0FBDD681">
            <w:pPr>
              <w:keepNext/>
              <w:spacing w:before="20" w:after="20" w:line="260" w:lineRule="exact"/>
              <w:ind w:left="0" w:leftChars="0" w:right="0" w:rightChars="0" w:firstLine="0" w:firstLineChars="0"/>
              <w:jc w:val="center"/>
              <w:rPr>
                <w:del w:id="8803" w:author="xh" w:date="2026-10-19T10:58:41+08:00"/>
              </w:rPr>
            </w:pPr>
            <w:del w:id="8804"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5E6EFFE8">
            <w:pPr>
              <w:keepNext/>
              <w:spacing w:before="20" w:after="20" w:line="260" w:lineRule="exact"/>
              <w:ind w:left="0" w:leftChars="0" w:right="0" w:rightChars="0" w:firstLine="0" w:firstLineChars="0"/>
              <w:jc w:val="center"/>
              <w:rPr>
                <w:del w:id="8805" w:author="xh" w:date="2026-10-19T10:58:41+08:00"/>
              </w:rPr>
            </w:pPr>
            <w:del w:id="8806"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437E51EE">
            <w:pPr>
              <w:keepNext/>
              <w:spacing w:before="20" w:after="20" w:line="260" w:lineRule="exact"/>
              <w:ind w:left="0" w:leftChars="0" w:right="0" w:rightChars="0" w:firstLine="0" w:firstLineChars="0"/>
              <w:jc w:val="center"/>
              <w:rPr>
                <w:del w:id="8807" w:author="xh" w:date="2026-10-19T10:58:41+08:00"/>
              </w:rPr>
            </w:pPr>
            <w:del w:id="8808"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029AB8E8">
            <w:pPr>
              <w:keepNext/>
              <w:spacing w:before="20" w:after="20" w:line="260" w:lineRule="exact"/>
              <w:ind w:left="0" w:leftChars="0" w:right="0" w:rightChars="0" w:firstLine="0" w:firstLineChars="0"/>
              <w:jc w:val="center"/>
              <w:rPr>
                <w:del w:id="8809" w:author="xh" w:date="2026-10-19T10:58:41+08:00"/>
              </w:rPr>
            </w:pPr>
            <w:del w:id="8810" w:author="xh" w:date="2026-10-19T10:58:41+08:00">
              <w:r>
                <w:rPr>
                  <w:rFonts w:ascii="Times New Roman" w:hAnsi="Times New Roman" w:eastAsia="宋体"/>
                  <w:b w:val="0"/>
                  <w:sz w:val="18"/>
                </w:rPr>
                <w:delText>26.39</w:delText>
              </w:r>
            </w:del>
          </w:p>
        </w:tc>
      </w:tr>
      <w:tr w14:paraId="71D590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772" w:author="xh" w:date="2026-10-19T10:58:41+08:00"/>
        </w:trPr>
        <w:tc>
          <w:tcPr>
            <w:tcW w:w="1039" w:type="dxa"/>
            <w:tcMar>
              <w:left w:w="70" w:type="dxa"/>
              <w:right w:w="70" w:type="dxa"/>
            </w:tcMar>
            <w:vAlign w:val="center"/>
          </w:tcPr>
          <w:p w14:paraId="58952516">
            <w:pPr>
              <w:keepNext/>
              <w:spacing w:before="20" w:after="20" w:line="260" w:lineRule="exact"/>
              <w:ind w:left="0" w:leftChars="0" w:right="0" w:rightChars="0" w:firstLine="0" w:firstLineChars="0"/>
              <w:jc w:val="center"/>
              <w:rPr>
                <w:del w:id="8811" w:author="xh" w:date="2026-10-19T10:58:41+08:00"/>
              </w:rPr>
            </w:pPr>
            <w:del w:id="8812" w:author="xh" w:date="2026-10-19T10:58:41+08:00">
              <w:r>
                <w:rPr>
                  <w:rFonts w:ascii="Times New Roman" w:hAnsi="Times New Roman" w:eastAsia="宋体"/>
                  <w:b w:val="0"/>
                  <w:sz w:val="18"/>
                </w:rPr>
                <w:delText>刚性</w:delText>
              </w:r>
            </w:del>
          </w:p>
        </w:tc>
        <w:tc>
          <w:tcPr>
            <w:tcW w:w="1039" w:type="dxa"/>
            <w:tcMar>
              <w:left w:w="70" w:type="dxa"/>
              <w:right w:w="70" w:type="dxa"/>
            </w:tcMar>
            <w:vAlign w:val="center"/>
          </w:tcPr>
          <w:p w14:paraId="2F4A4474">
            <w:pPr>
              <w:keepNext/>
              <w:spacing w:before="20" w:after="20" w:line="260" w:lineRule="exact"/>
              <w:ind w:left="0" w:leftChars="0" w:right="0" w:rightChars="0" w:firstLine="0" w:firstLineChars="0"/>
              <w:jc w:val="center"/>
              <w:rPr>
                <w:del w:id="8813" w:author="xh" w:date="2026-10-19T10:58:41+08:00"/>
              </w:rPr>
            </w:pPr>
            <w:del w:id="8814" w:author="xh" w:date="2026-10-19T10:58:41+08:00">
              <w:r>
                <w:rPr>
                  <w:rFonts w:ascii="Times New Roman" w:hAnsi="Times New Roman" w:eastAsia="宋体"/>
                  <w:b w:val="0"/>
                  <w:sz w:val="18"/>
                </w:rPr>
                <w:delText>2023</w:delText>
              </w:r>
            </w:del>
          </w:p>
        </w:tc>
        <w:tc>
          <w:tcPr>
            <w:tcW w:w="1039" w:type="dxa"/>
            <w:tcMar>
              <w:left w:w="70" w:type="dxa"/>
              <w:right w:w="70" w:type="dxa"/>
            </w:tcMar>
            <w:vAlign w:val="center"/>
          </w:tcPr>
          <w:p w14:paraId="59E73F3E">
            <w:pPr>
              <w:keepNext/>
              <w:spacing w:before="20" w:after="20" w:line="260" w:lineRule="exact"/>
              <w:ind w:left="0" w:leftChars="0" w:right="0" w:rightChars="0" w:firstLine="0" w:firstLineChars="0"/>
              <w:jc w:val="center"/>
              <w:rPr>
                <w:del w:id="8815" w:author="xh" w:date="2026-10-19T10:58:41+08:00"/>
              </w:rPr>
            </w:pPr>
            <w:del w:id="8816" w:author="xh" w:date="2026-10-19T10:58:41+08:00">
              <w:r>
                <w:rPr>
                  <w:rFonts w:ascii="Times New Roman" w:hAnsi="Times New Roman" w:eastAsia="宋体"/>
                  <w:b w:val="0"/>
                  <w:sz w:val="18"/>
                </w:rPr>
                <w:delText>50+50</w:delText>
              </w:r>
            </w:del>
          </w:p>
        </w:tc>
        <w:tc>
          <w:tcPr>
            <w:tcW w:w="1039" w:type="dxa"/>
            <w:tcMar>
              <w:left w:w="70" w:type="dxa"/>
              <w:right w:w="70" w:type="dxa"/>
            </w:tcMar>
            <w:vAlign w:val="center"/>
          </w:tcPr>
          <w:p w14:paraId="64D526A5">
            <w:pPr>
              <w:keepNext/>
              <w:spacing w:before="20" w:after="20" w:line="260" w:lineRule="exact"/>
              <w:ind w:left="0" w:leftChars="0" w:right="0" w:rightChars="0" w:firstLine="0" w:firstLineChars="0"/>
              <w:jc w:val="center"/>
              <w:rPr>
                <w:del w:id="8817" w:author="xh" w:date="2026-10-19T10:58:41+08:00"/>
              </w:rPr>
            </w:pPr>
            <w:del w:id="8818" w:author="xh" w:date="2026-10-19T10:58:41+08:00">
              <w:r>
                <w:rPr>
                  <w:rFonts w:ascii="Times New Roman" w:hAnsi="Times New Roman" w:eastAsia="宋体"/>
                  <w:b w:val="0"/>
                  <w:sz w:val="18"/>
                </w:rPr>
                <w:delText>100.00</w:delText>
              </w:r>
            </w:del>
          </w:p>
        </w:tc>
        <w:tc>
          <w:tcPr>
            <w:tcW w:w="1039" w:type="dxa"/>
            <w:tcMar>
              <w:left w:w="70" w:type="dxa"/>
              <w:right w:w="70" w:type="dxa"/>
            </w:tcMar>
            <w:vAlign w:val="center"/>
          </w:tcPr>
          <w:p w14:paraId="3E2A2B2E">
            <w:pPr>
              <w:keepNext/>
              <w:spacing w:before="20" w:after="20" w:line="260" w:lineRule="exact"/>
              <w:ind w:left="0" w:leftChars="0" w:right="0" w:rightChars="0" w:firstLine="0" w:firstLineChars="0"/>
              <w:jc w:val="center"/>
              <w:rPr>
                <w:del w:id="8819" w:author="xh" w:date="2026-10-19T10:58:41+08:00"/>
              </w:rPr>
            </w:pPr>
            <w:del w:id="8820"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60301BFB">
            <w:pPr>
              <w:keepNext/>
              <w:spacing w:before="20" w:after="20" w:line="260" w:lineRule="exact"/>
              <w:ind w:left="0" w:leftChars="0" w:right="0" w:rightChars="0" w:firstLine="0" w:firstLineChars="0"/>
              <w:jc w:val="center"/>
              <w:rPr>
                <w:del w:id="8821" w:author="xh" w:date="2026-10-19T10:58:41+08:00"/>
              </w:rPr>
            </w:pPr>
            <w:del w:id="8822"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4B7B36BE">
            <w:pPr>
              <w:keepNext/>
              <w:spacing w:before="20" w:after="20" w:line="260" w:lineRule="exact"/>
              <w:ind w:left="0" w:leftChars="0" w:right="0" w:rightChars="0" w:firstLine="0" w:firstLineChars="0"/>
              <w:jc w:val="center"/>
              <w:rPr>
                <w:del w:id="8823" w:author="xh" w:date="2026-10-19T10:58:41+08:00"/>
              </w:rPr>
            </w:pPr>
            <w:del w:id="8824"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62D3E114">
            <w:pPr>
              <w:keepNext/>
              <w:spacing w:before="20" w:after="20" w:line="260" w:lineRule="exact"/>
              <w:ind w:left="0" w:leftChars="0" w:right="0" w:rightChars="0" w:firstLine="0" w:firstLineChars="0"/>
              <w:jc w:val="center"/>
              <w:rPr>
                <w:del w:id="8825" w:author="xh" w:date="2026-10-19T10:58:41+08:00"/>
              </w:rPr>
            </w:pPr>
            <w:del w:id="8826" w:author="xh" w:date="2026-10-19T10:58:41+08:00">
              <w:r>
                <w:rPr>
                  <w:rFonts w:ascii="Times New Roman" w:hAnsi="Times New Roman" w:eastAsia="宋体"/>
                  <w:b w:val="0"/>
                  <w:sz w:val="18"/>
                </w:rPr>
                <w:delText>24.35</w:delText>
              </w:r>
            </w:del>
          </w:p>
        </w:tc>
      </w:tr>
      <w:tr w14:paraId="368D6F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8773" w:author="xh" w:date="2026-10-19T10:58:41+08:00"/>
        </w:trPr>
        <w:tc>
          <w:tcPr>
            <w:tcW w:w="1039" w:type="dxa"/>
            <w:tcMar>
              <w:left w:w="70" w:type="dxa"/>
              <w:right w:w="70" w:type="dxa"/>
            </w:tcMar>
            <w:vAlign w:val="center"/>
          </w:tcPr>
          <w:p w14:paraId="3148F567">
            <w:pPr>
              <w:keepNext/>
              <w:spacing w:before="20" w:after="20" w:line="260" w:lineRule="exact"/>
              <w:ind w:left="0" w:leftChars="0" w:right="0" w:rightChars="0" w:firstLine="0" w:firstLineChars="0"/>
              <w:jc w:val="center"/>
              <w:rPr>
                <w:del w:id="8827" w:author="xh" w:date="2026-10-19T10:58:41+08:00"/>
              </w:rPr>
            </w:pPr>
            <w:del w:id="8828" w:author="xh" w:date="2026-10-19T10:58:41+08:00">
              <w:r>
                <w:rPr>
                  <w:rFonts w:ascii="Times New Roman" w:hAnsi="Times New Roman" w:eastAsia="宋体"/>
                  <w:b w:val="0"/>
                  <w:sz w:val="18"/>
                </w:rPr>
                <w:delText>刚性</w:delText>
              </w:r>
            </w:del>
          </w:p>
        </w:tc>
        <w:tc>
          <w:tcPr>
            <w:tcW w:w="1039" w:type="dxa"/>
            <w:tcMar>
              <w:left w:w="70" w:type="dxa"/>
              <w:right w:w="70" w:type="dxa"/>
            </w:tcMar>
            <w:vAlign w:val="center"/>
          </w:tcPr>
          <w:p w14:paraId="5D16D678">
            <w:pPr>
              <w:keepNext/>
              <w:spacing w:before="20" w:after="20" w:line="260" w:lineRule="exact"/>
              <w:ind w:left="0" w:leftChars="0" w:right="0" w:rightChars="0" w:firstLine="0" w:firstLineChars="0"/>
              <w:jc w:val="center"/>
              <w:rPr>
                <w:del w:id="8829" w:author="xh" w:date="2026-10-19T10:58:41+08:00"/>
              </w:rPr>
            </w:pPr>
            <w:del w:id="8830" w:author="xh" w:date="2026-10-19T10:58:41+08:00">
              <w:r>
                <w:rPr>
                  <w:rFonts w:ascii="Times New Roman" w:hAnsi="Times New Roman" w:eastAsia="宋体"/>
                  <w:b w:val="0"/>
                  <w:sz w:val="18"/>
                </w:rPr>
                <w:delText>2024</w:delText>
              </w:r>
            </w:del>
          </w:p>
        </w:tc>
        <w:tc>
          <w:tcPr>
            <w:tcW w:w="1039" w:type="dxa"/>
            <w:tcMar>
              <w:left w:w="70" w:type="dxa"/>
              <w:right w:w="70" w:type="dxa"/>
            </w:tcMar>
            <w:vAlign w:val="center"/>
          </w:tcPr>
          <w:p w14:paraId="3EC041BF">
            <w:pPr>
              <w:keepNext/>
              <w:spacing w:before="20" w:after="20" w:line="260" w:lineRule="exact"/>
              <w:ind w:left="0" w:leftChars="0" w:right="0" w:rightChars="0" w:firstLine="0" w:firstLineChars="0"/>
              <w:jc w:val="center"/>
              <w:rPr>
                <w:del w:id="8831" w:author="xh" w:date="2026-10-19T10:58:41+08:00"/>
              </w:rPr>
            </w:pPr>
            <w:del w:id="8832" w:author="xh" w:date="2026-10-19T10:58:41+08:00">
              <w:r>
                <w:rPr>
                  <w:rFonts w:ascii="Times New Roman" w:hAnsi="Times New Roman" w:eastAsia="宋体"/>
                  <w:b w:val="0"/>
                  <w:sz w:val="18"/>
                </w:rPr>
                <w:delText>50+50</w:delText>
              </w:r>
            </w:del>
          </w:p>
        </w:tc>
        <w:tc>
          <w:tcPr>
            <w:tcW w:w="1039" w:type="dxa"/>
            <w:tcMar>
              <w:left w:w="70" w:type="dxa"/>
              <w:right w:w="70" w:type="dxa"/>
            </w:tcMar>
            <w:vAlign w:val="center"/>
          </w:tcPr>
          <w:p w14:paraId="76809BD4">
            <w:pPr>
              <w:keepNext/>
              <w:spacing w:before="20" w:after="20" w:line="260" w:lineRule="exact"/>
              <w:ind w:left="0" w:leftChars="0" w:right="0" w:rightChars="0" w:firstLine="0" w:firstLineChars="0"/>
              <w:jc w:val="center"/>
              <w:rPr>
                <w:del w:id="8833" w:author="xh" w:date="2026-10-19T10:58:41+08:00"/>
              </w:rPr>
            </w:pPr>
            <w:del w:id="8834" w:author="xh" w:date="2026-10-19T10:58:41+08:00">
              <w:r>
                <w:rPr>
                  <w:rFonts w:ascii="Times New Roman" w:hAnsi="Times New Roman" w:eastAsia="宋体"/>
                  <w:b w:val="0"/>
                  <w:sz w:val="18"/>
                </w:rPr>
                <w:delText>100.00</w:delText>
              </w:r>
            </w:del>
          </w:p>
        </w:tc>
        <w:tc>
          <w:tcPr>
            <w:tcW w:w="1039" w:type="dxa"/>
            <w:tcMar>
              <w:left w:w="70" w:type="dxa"/>
              <w:right w:w="70" w:type="dxa"/>
            </w:tcMar>
            <w:vAlign w:val="center"/>
          </w:tcPr>
          <w:p w14:paraId="223FB480">
            <w:pPr>
              <w:keepNext/>
              <w:spacing w:before="20" w:after="20" w:line="260" w:lineRule="exact"/>
              <w:ind w:left="0" w:leftChars="0" w:right="0" w:rightChars="0" w:firstLine="0" w:firstLineChars="0"/>
              <w:jc w:val="center"/>
              <w:rPr>
                <w:del w:id="8835" w:author="xh" w:date="2026-10-19T10:58:41+08:00"/>
              </w:rPr>
            </w:pPr>
            <w:del w:id="8836"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4BC9525B">
            <w:pPr>
              <w:keepNext/>
              <w:spacing w:before="20" w:after="20" w:line="260" w:lineRule="exact"/>
              <w:ind w:left="0" w:leftChars="0" w:right="0" w:rightChars="0" w:firstLine="0" w:firstLineChars="0"/>
              <w:jc w:val="center"/>
              <w:rPr>
                <w:del w:id="8837" w:author="xh" w:date="2026-10-19T10:58:41+08:00"/>
              </w:rPr>
            </w:pPr>
            <w:del w:id="8838"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113A18E8">
            <w:pPr>
              <w:keepNext/>
              <w:spacing w:before="20" w:after="20" w:line="260" w:lineRule="exact"/>
              <w:ind w:left="0" w:leftChars="0" w:right="0" w:rightChars="0" w:firstLine="0" w:firstLineChars="0"/>
              <w:jc w:val="center"/>
              <w:rPr>
                <w:del w:id="8839" w:author="xh" w:date="2026-10-19T10:58:41+08:00"/>
              </w:rPr>
            </w:pPr>
            <w:del w:id="8840"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4B25F53B">
            <w:pPr>
              <w:keepNext/>
              <w:spacing w:before="20" w:after="20" w:line="260" w:lineRule="exact"/>
              <w:ind w:left="0" w:leftChars="0" w:right="0" w:rightChars="0" w:firstLine="0" w:firstLineChars="0"/>
              <w:jc w:val="center"/>
              <w:rPr>
                <w:del w:id="8841" w:author="xh" w:date="2026-10-19T10:58:41+08:00"/>
              </w:rPr>
            </w:pPr>
            <w:del w:id="8842" w:author="xh" w:date="2026-10-19T10:58:41+08:00">
              <w:r>
                <w:rPr>
                  <w:rFonts w:ascii="Times New Roman" w:hAnsi="Times New Roman" w:eastAsia="宋体"/>
                  <w:b w:val="0"/>
                  <w:sz w:val="18"/>
                </w:rPr>
                <w:delText>27.59</w:delText>
              </w:r>
            </w:del>
          </w:p>
        </w:tc>
      </w:tr>
      <w:tr w14:paraId="28370C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774" w:author="xh" w:date="2026-10-19T10:58:41+08:00"/>
        </w:trPr>
        <w:tc>
          <w:tcPr>
            <w:tcW w:w="1039" w:type="dxa"/>
            <w:tcMar>
              <w:left w:w="70" w:type="dxa"/>
              <w:right w:w="70" w:type="dxa"/>
            </w:tcMar>
            <w:vAlign w:val="center"/>
          </w:tcPr>
          <w:p w14:paraId="1658E5BB">
            <w:pPr>
              <w:keepNext/>
              <w:spacing w:before="20" w:after="20" w:line="260" w:lineRule="exact"/>
              <w:ind w:left="0" w:leftChars="0" w:right="0" w:rightChars="0" w:firstLine="0" w:firstLineChars="0"/>
              <w:jc w:val="center"/>
              <w:rPr>
                <w:del w:id="8843" w:author="xh" w:date="2026-10-19T10:58:41+08:00"/>
              </w:rPr>
            </w:pPr>
            <w:del w:id="8844" w:author="xh" w:date="2026-10-19T10:58:41+08:00">
              <w:r>
                <w:rPr>
                  <w:rFonts w:ascii="Times New Roman" w:hAnsi="Times New Roman" w:eastAsia="宋体"/>
                  <w:b w:val="0"/>
                  <w:sz w:val="18"/>
                </w:rPr>
                <w:delText>刚性</w:delText>
              </w:r>
            </w:del>
          </w:p>
        </w:tc>
        <w:tc>
          <w:tcPr>
            <w:tcW w:w="1039" w:type="dxa"/>
            <w:tcMar>
              <w:left w:w="70" w:type="dxa"/>
              <w:right w:w="70" w:type="dxa"/>
            </w:tcMar>
            <w:vAlign w:val="center"/>
          </w:tcPr>
          <w:p w14:paraId="70372516">
            <w:pPr>
              <w:keepNext/>
              <w:spacing w:before="20" w:after="20" w:line="260" w:lineRule="exact"/>
              <w:ind w:left="0" w:leftChars="0" w:right="0" w:rightChars="0" w:firstLine="0" w:firstLineChars="0"/>
              <w:jc w:val="center"/>
              <w:rPr>
                <w:del w:id="8845" w:author="xh" w:date="2026-10-19T10:58:41+08:00"/>
              </w:rPr>
            </w:pPr>
            <w:del w:id="8846" w:author="xh" w:date="2026-10-19T10:58:41+08:00">
              <w:r>
                <w:rPr>
                  <w:rFonts w:ascii="Times New Roman" w:hAnsi="Times New Roman" w:eastAsia="宋体"/>
                  <w:b w:val="0"/>
                  <w:sz w:val="18"/>
                </w:rPr>
                <w:delText>2025</w:delText>
              </w:r>
            </w:del>
          </w:p>
        </w:tc>
        <w:tc>
          <w:tcPr>
            <w:tcW w:w="1039" w:type="dxa"/>
            <w:tcMar>
              <w:left w:w="70" w:type="dxa"/>
              <w:right w:w="70" w:type="dxa"/>
            </w:tcMar>
            <w:vAlign w:val="center"/>
          </w:tcPr>
          <w:p w14:paraId="10768400">
            <w:pPr>
              <w:keepNext/>
              <w:spacing w:before="20" w:after="20" w:line="260" w:lineRule="exact"/>
              <w:ind w:left="0" w:leftChars="0" w:right="0" w:rightChars="0" w:firstLine="0" w:firstLineChars="0"/>
              <w:jc w:val="center"/>
              <w:rPr>
                <w:del w:id="8847" w:author="xh" w:date="2026-10-19T10:58:41+08:00"/>
              </w:rPr>
            </w:pPr>
            <w:del w:id="8848" w:author="xh" w:date="2026-10-19T10:58:41+08:00">
              <w:r>
                <w:rPr>
                  <w:rFonts w:ascii="Times New Roman" w:hAnsi="Times New Roman" w:eastAsia="宋体"/>
                  <w:b w:val="0"/>
                  <w:sz w:val="18"/>
                </w:rPr>
                <w:delText>50+50</w:delText>
              </w:r>
            </w:del>
          </w:p>
        </w:tc>
        <w:tc>
          <w:tcPr>
            <w:tcW w:w="1039" w:type="dxa"/>
            <w:tcMar>
              <w:left w:w="70" w:type="dxa"/>
              <w:right w:w="70" w:type="dxa"/>
            </w:tcMar>
            <w:vAlign w:val="center"/>
          </w:tcPr>
          <w:p w14:paraId="1F814D9E">
            <w:pPr>
              <w:keepNext/>
              <w:spacing w:before="20" w:after="20" w:line="260" w:lineRule="exact"/>
              <w:ind w:left="0" w:leftChars="0" w:right="0" w:rightChars="0" w:firstLine="0" w:firstLineChars="0"/>
              <w:jc w:val="center"/>
              <w:rPr>
                <w:del w:id="8849" w:author="xh" w:date="2026-10-19T10:58:41+08:00"/>
              </w:rPr>
            </w:pPr>
            <w:del w:id="8850" w:author="xh" w:date="2026-10-19T10:58:41+08:00">
              <w:r>
                <w:rPr>
                  <w:rFonts w:ascii="Times New Roman" w:hAnsi="Times New Roman" w:eastAsia="宋体"/>
                  <w:b w:val="0"/>
                  <w:sz w:val="18"/>
                </w:rPr>
                <w:delText>100.00</w:delText>
              </w:r>
            </w:del>
          </w:p>
        </w:tc>
        <w:tc>
          <w:tcPr>
            <w:tcW w:w="1039" w:type="dxa"/>
            <w:tcMar>
              <w:left w:w="70" w:type="dxa"/>
              <w:right w:w="70" w:type="dxa"/>
            </w:tcMar>
            <w:vAlign w:val="center"/>
          </w:tcPr>
          <w:p w14:paraId="778901A8">
            <w:pPr>
              <w:keepNext/>
              <w:spacing w:before="20" w:after="20" w:line="260" w:lineRule="exact"/>
              <w:ind w:left="0" w:leftChars="0" w:right="0" w:rightChars="0" w:firstLine="0" w:firstLineChars="0"/>
              <w:jc w:val="center"/>
              <w:rPr>
                <w:del w:id="8851" w:author="xh" w:date="2026-10-19T10:58:41+08:00"/>
              </w:rPr>
            </w:pPr>
            <w:del w:id="8852"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7FBF9D0D">
            <w:pPr>
              <w:keepNext/>
              <w:spacing w:before="20" w:after="20" w:line="260" w:lineRule="exact"/>
              <w:ind w:left="0" w:leftChars="0" w:right="0" w:rightChars="0" w:firstLine="0" w:firstLineChars="0"/>
              <w:jc w:val="center"/>
              <w:rPr>
                <w:del w:id="8853" w:author="xh" w:date="2026-10-19T10:58:41+08:00"/>
              </w:rPr>
            </w:pPr>
            <w:del w:id="8854"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5EC7B574">
            <w:pPr>
              <w:keepNext/>
              <w:spacing w:before="20" w:after="20" w:line="260" w:lineRule="exact"/>
              <w:ind w:left="0" w:leftChars="0" w:right="0" w:rightChars="0" w:firstLine="0" w:firstLineChars="0"/>
              <w:jc w:val="center"/>
              <w:rPr>
                <w:del w:id="8855" w:author="xh" w:date="2026-10-19T10:58:41+08:00"/>
              </w:rPr>
            </w:pPr>
            <w:del w:id="8856"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4A40D6AB">
            <w:pPr>
              <w:keepNext/>
              <w:spacing w:before="20" w:after="20" w:line="260" w:lineRule="exact"/>
              <w:ind w:left="0" w:leftChars="0" w:right="0" w:rightChars="0" w:firstLine="0" w:firstLineChars="0"/>
              <w:jc w:val="center"/>
              <w:rPr>
                <w:del w:id="8857" w:author="xh" w:date="2026-10-19T10:58:41+08:00"/>
              </w:rPr>
            </w:pPr>
            <w:del w:id="8858" w:author="xh" w:date="2026-10-19T10:58:41+08:00">
              <w:r>
                <w:rPr>
                  <w:rFonts w:ascii="Times New Roman" w:hAnsi="Times New Roman" w:eastAsia="宋体"/>
                  <w:b w:val="0"/>
                  <w:sz w:val="18"/>
                </w:rPr>
                <w:delText>30.59</w:delText>
              </w:r>
            </w:del>
          </w:p>
        </w:tc>
      </w:tr>
      <w:tr w14:paraId="55A049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775" w:author="xh" w:date="2026-10-19T10:58:41+08:00"/>
        </w:trPr>
        <w:tc>
          <w:tcPr>
            <w:tcW w:w="1039" w:type="dxa"/>
            <w:tcMar>
              <w:left w:w="70" w:type="dxa"/>
              <w:right w:w="70" w:type="dxa"/>
            </w:tcMar>
            <w:vAlign w:val="center"/>
          </w:tcPr>
          <w:p w14:paraId="19A6D7B2">
            <w:pPr>
              <w:keepNext/>
              <w:spacing w:before="20" w:after="20" w:line="260" w:lineRule="exact"/>
              <w:ind w:left="0" w:leftChars="0" w:right="0" w:rightChars="0" w:firstLine="0" w:firstLineChars="0"/>
              <w:jc w:val="center"/>
              <w:rPr>
                <w:del w:id="8859" w:author="xh" w:date="2026-10-19T10:58:41+08:00"/>
              </w:rPr>
            </w:pPr>
            <w:del w:id="8860" w:author="xh" w:date="2026-10-19T10:58:41+08:00">
              <w:r>
                <w:rPr>
                  <w:rFonts w:ascii="Times New Roman" w:hAnsi="Times New Roman" w:eastAsia="宋体"/>
                  <w:b w:val="0"/>
                  <w:sz w:val="18"/>
                </w:rPr>
                <w:delText>弹性</w:delText>
              </w:r>
            </w:del>
          </w:p>
        </w:tc>
        <w:tc>
          <w:tcPr>
            <w:tcW w:w="1039" w:type="dxa"/>
            <w:tcMar>
              <w:left w:w="70" w:type="dxa"/>
              <w:right w:w="70" w:type="dxa"/>
            </w:tcMar>
            <w:vAlign w:val="center"/>
          </w:tcPr>
          <w:p w14:paraId="2B0D3CC8">
            <w:pPr>
              <w:keepNext/>
              <w:spacing w:before="20" w:after="20" w:line="260" w:lineRule="exact"/>
              <w:ind w:left="0" w:leftChars="0" w:right="0" w:rightChars="0" w:firstLine="0" w:firstLineChars="0"/>
              <w:jc w:val="center"/>
              <w:rPr>
                <w:del w:id="8861" w:author="xh" w:date="2026-10-19T10:58:41+08:00"/>
              </w:rPr>
            </w:pPr>
            <w:del w:id="8862" w:author="xh" w:date="2026-10-19T10:58:41+08:00">
              <w:r>
                <w:rPr>
                  <w:rFonts w:ascii="Times New Roman" w:hAnsi="Times New Roman" w:eastAsia="宋体"/>
                  <w:b w:val="0"/>
                  <w:sz w:val="18"/>
                </w:rPr>
                <w:delText>2022</w:delText>
              </w:r>
            </w:del>
          </w:p>
        </w:tc>
        <w:tc>
          <w:tcPr>
            <w:tcW w:w="1039" w:type="dxa"/>
            <w:tcMar>
              <w:left w:w="70" w:type="dxa"/>
              <w:right w:w="70" w:type="dxa"/>
            </w:tcMar>
            <w:vAlign w:val="center"/>
          </w:tcPr>
          <w:p w14:paraId="64566498">
            <w:pPr>
              <w:keepNext/>
              <w:spacing w:before="20" w:after="20" w:line="260" w:lineRule="exact"/>
              <w:ind w:left="0" w:leftChars="0" w:right="0" w:rightChars="0" w:firstLine="0" w:firstLineChars="0"/>
              <w:jc w:val="center"/>
              <w:rPr>
                <w:del w:id="8863" w:author="xh" w:date="2026-10-19T10:58:41+08:00"/>
              </w:rPr>
            </w:pPr>
            <w:del w:id="8864" w:author="xh" w:date="2026-10-19T10:58:41+08:00">
              <w:r>
                <w:rPr>
                  <w:rFonts w:ascii="Times New Roman" w:hAnsi="Times New Roman" w:eastAsia="宋体"/>
                  <w:b w:val="0"/>
                  <w:sz w:val="18"/>
                </w:rPr>
                <w:delText>50+50</w:delText>
              </w:r>
            </w:del>
          </w:p>
        </w:tc>
        <w:tc>
          <w:tcPr>
            <w:tcW w:w="1039" w:type="dxa"/>
            <w:tcMar>
              <w:left w:w="70" w:type="dxa"/>
              <w:right w:w="70" w:type="dxa"/>
            </w:tcMar>
            <w:vAlign w:val="center"/>
          </w:tcPr>
          <w:p w14:paraId="12D6CAF6">
            <w:pPr>
              <w:keepNext/>
              <w:spacing w:before="20" w:after="20" w:line="260" w:lineRule="exact"/>
              <w:ind w:left="0" w:leftChars="0" w:right="0" w:rightChars="0" w:firstLine="0" w:firstLineChars="0"/>
              <w:jc w:val="center"/>
              <w:rPr>
                <w:del w:id="8865" w:author="xh" w:date="2026-10-19T10:58:41+08:00"/>
              </w:rPr>
            </w:pPr>
            <w:del w:id="8866" w:author="xh" w:date="2026-10-19T10:58:41+08:00">
              <w:r>
                <w:rPr>
                  <w:rFonts w:ascii="Times New Roman" w:hAnsi="Times New Roman" w:eastAsia="宋体"/>
                  <w:b w:val="0"/>
                  <w:sz w:val="18"/>
                </w:rPr>
                <w:delText>100.00</w:delText>
              </w:r>
            </w:del>
          </w:p>
        </w:tc>
        <w:tc>
          <w:tcPr>
            <w:tcW w:w="1039" w:type="dxa"/>
            <w:tcMar>
              <w:left w:w="70" w:type="dxa"/>
              <w:right w:w="70" w:type="dxa"/>
            </w:tcMar>
            <w:vAlign w:val="center"/>
          </w:tcPr>
          <w:p w14:paraId="602E0B41">
            <w:pPr>
              <w:keepNext/>
              <w:spacing w:before="20" w:after="20" w:line="260" w:lineRule="exact"/>
              <w:ind w:left="0" w:leftChars="0" w:right="0" w:rightChars="0" w:firstLine="0" w:firstLineChars="0"/>
              <w:jc w:val="center"/>
              <w:rPr>
                <w:del w:id="8867" w:author="xh" w:date="2026-10-19T10:58:41+08:00"/>
              </w:rPr>
            </w:pPr>
            <w:del w:id="8868"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01B76E38">
            <w:pPr>
              <w:keepNext/>
              <w:spacing w:before="20" w:after="20" w:line="260" w:lineRule="exact"/>
              <w:ind w:left="0" w:leftChars="0" w:right="0" w:rightChars="0" w:firstLine="0" w:firstLineChars="0"/>
              <w:jc w:val="center"/>
              <w:rPr>
                <w:del w:id="8869" w:author="xh" w:date="2026-10-19T10:58:41+08:00"/>
              </w:rPr>
            </w:pPr>
            <w:del w:id="8870"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18F85675">
            <w:pPr>
              <w:keepNext/>
              <w:spacing w:before="20" w:after="20" w:line="260" w:lineRule="exact"/>
              <w:ind w:left="0" w:leftChars="0" w:right="0" w:rightChars="0" w:firstLine="0" w:firstLineChars="0"/>
              <w:jc w:val="center"/>
              <w:rPr>
                <w:del w:id="8871" w:author="xh" w:date="2026-10-19T10:58:41+08:00"/>
              </w:rPr>
            </w:pPr>
            <w:del w:id="8872"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4778F2E8">
            <w:pPr>
              <w:keepNext/>
              <w:spacing w:before="20" w:after="20" w:line="260" w:lineRule="exact"/>
              <w:ind w:left="0" w:leftChars="0" w:right="0" w:rightChars="0" w:firstLine="0" w:firstLineChars="0"/>
              <w:jc w:val="center"/>
              <w:rPr>
                <w:del w:id="8873" w:author="xh" w:date="2026-10-19T10:58:41+08:00"/>
              </w:rPr>
            </w:pPr>
            <w:del w:id="8874" w:author="xh" w:date="2026-10-19T10:58:41+08:00">
              <w:r>
                <w:rPr>
                  <w:rFonts w:ascii="Times New Roman" w:hAnsi="Times New Roman" w:eastAsia="宋体"/>
                  <w:b w:val="0"/>
                  <w:sz w:val="18"/>
                </w:rPr>
                <w:delText>26.39</w:delText>
              </w:r>
            </w:del>
          </w:p>
        </w:tc>
      </w:tr>
      <w:tr w14:paraId="4F1C58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776" w:author="xh" w:date="2026-10-19T10:58:41+08:00"/>
        </w:trPr>
        <w:tc>
          <w:tcPr>
            <w:tcW w:w="1039" w:type="dxa"/>
            <w:tcMar>
              <w:left w:w="70" w:type="dxa"/>
              <w:right w:w="70" w:type="dxa"/>
            </w:tcMar>
            <w:vAlign w:val="center"/>
          </w:tcPr>
          <w:p w14:paraId="71DB379C">
            <w:pPr>
              <w:keepNext/>
              <w:spacing w:before="20" w:after="20" w:line="260" w:lineRule="exact"/>
              <w:ind w:left="0" w:leftChars="0" w:right="0" w:rightChars="0" w:firstLine="0" w:firstLineChars="0"/>
              <w:jc w:val="center"/>
              <w:rPr>
                <w:del w:id="8875" w:author="xh" w:date="2026-10-19T10:58:41+08:00"/>
              </w:rPr>
            </w:pPr>
            <w:del w:id="8876" w:author="xh" w:date="2026-10-19T10:58:41+08:00">
              <w:r>
                <w:rPr>
                  <w:rFonts w:ascii="Times New Roman" w:hAnsi="Times New Roman" w:eastAsia="宋体"/>
                  <w:b w:val="0"/>
                  <w:sz w:val="18"/>
                </w:rPr>
                <w:delText>弹性</w:delText>
              </w:r>
            </w:del>
          </w:p>
        </w:tc>
        <w:tc>
          <w:tcPr>
            <w:tcW w:w="1039" w:type="dxa"/>
            <w:tcMar>
              <w:left w:w="70" w:type="dxa"/>
              <w:right w:w="70" w:type="dxa"/>
            </w:tcMar>
            <w:vAlign w:val="center"/>
          </w:tcPr>
          <w:p w14:paraId="77C22425">
            <w:pPr>
              <w:keepNext/>
              <w:spacing w:before="20" w:after="20" w:line="260" w:lineRule="exact"/>
              <w:ind w:left="0" w:leftChars="0" w:right="0" w:rightChars="0" w:firstLine="0" w:firstLineChars="0"/>
              <w:jc w:val="center"/>
              <w:rPr>
                <w:del w:id="8877" w:author="xh" w:date="2026-10-19T10:58:41+08:00"/>
              </w:rPr>
            </w:pPr>
            <w:del w:id="8878" w:author="xh" w:date="2026-10-19T10:58:41+08:00">
              <w:r>
                <w:rPr>
                  <w:rFonts w:ascii="Times New Roman" w:hAnsi="Times New Roman" w:eastAsia="宋体"/>
                  <w:b w:val="0"/>
                  <w:sz w:val="18"/>
                </w:rPr>
                <w:delText>2023</w:delText>
              </w:r>
            </w:del>
          </w:p>
        </w:tc>
        <w:tc>
          <w:tcPr>
            <w:tcW w:w="1039" w:type="dxa"/>
            <w:tcMar>
              <w:left w:w="70" w:type="dxa"/>
              <w:right w:w="70" w:type="dxa"/>
            </w:tcMar>
            <w:vAlign w:val="center"/>
          </w:tcPr>
          <w:p w14:paraId="14E07363">
            <w:pPr>
              <w:keepNext/>
              <w:spacing w:before="20" w:after="20" w:line="260" w:lineRule="exact"/>
              <w:ind w:left="0" w:leftChars="0" w:right="0" w:rightChars="0" w:firstLine="0" w:firstLineChars="0"/>
              <w:jc w:val="center"/>
              <w:rPr>
                <w:del w:id="8879" w:author="xh" w:date="2026-10-19T10:58:41+08:00"/>
              </w:rPr>
            </w:pPr>
            <w:del w:id="8880" w:author="xh" w:date="2026-10-19T10:58:41+08:00">
              <w:r>
                <w:rPr>
                  <w:rFonts w:ascii="Times New Roman" w:hAnsi="Times New Roman" w:eastAsia="宋体"/>
                  <w:b w:val="0"/>
                  <w:sz w:val="18"/>
                </w:rPr>
                <w:delText>50+50</w:delText>
              </w:r>
            </w:del>
          </w:p>
        </w:tc>
        <w:tc>
          <w:tcPr>
            <w:tcW w:w="1039" w:type="dxa"/>
            <w:tcMar>
              <w:left w:w="70" w:type="dxa"/>
              <w:right w:w="70" w:type="dxa"/>
            </w:tcMar>
            <w:vAlign w:val="center"/>
          </w:tcPr>
          <w:p w14:paraId="1D50682F">
            <w:pPr>
              <w:keepNext/>
              <w:spacing w:before="20" w:after="20" w:line="260" w:lineRule="exact"/>
              <w:ind w:left="0" w:leftChars="0" w:right="0" w:rightChars="0" w:firstLine="0" w:firstLineChars="0"/>
              <w:jc w:val="center"/>
              <w:rPr>
                <w:del w:id="8881" w:author="xh" w:date="2026-10-19T10:58:41+08:00"/>
              </w:rPr>
            </w:pPr>
            <w:del w:id="8882" w:author="xh" w:date="2026-10-19T10:58:41+08:00">
              <w:r>
                <w:rPr>
                  <w:rFonts w:ascii="Times New Roman" w:hAnsi="Times New Roman" w:eastAsia="宋体"/>
                  <w:b w:val="0"/>
                  <w:sz w:val="18"/>
                </w:rPr>
                <w:delText>100.00</w:delText>
              </w:r>
            </w:del>
          </w:p>
        </w:tc>
        <w:tc>
          <w:tcPr>
            <w:tcW w:w="1039" w:type="dxa"/>
            <w:tcMar>
              <w:left w:w="70" w:type="dxa"/>
              <w:right w:w="70" w:type="dxa"/>
            </w:tcMar>
            <w:vAlign w:val="center"/>
          </w:tcPr>
          <w:p w14:paraId="4A90C643">
            <w:pPr>
              <w:keepNext/>
              <w:spacing w:before="20" w:after="20" w:line="260" w:lineRule="exact"/>
              <w:ind w:left="0" w:leftChars="0" w:right="0" w:rightChars="0" w:firstLine="0" w:firstLineChars="0"/>
              <w:jc w:val="center"/>
              <w:rPr>
                <w:del w:id="8883" w:author="xh" w:date="2026-10-19T10:58:41+08:00"/>
              </w:rPr>
            </w:pPr>
            <w:del w:id="8884"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79D8703A">
            <w:pPr>
              <w:keepNext/>
              <w:spacing w:before="20" w:after="20" w:line="260" w:lineRule="exact"/>
              <w:ind w:left="0" w:leftChars="0" w:right="0" w:rightChars="0" w:firstLine="0" w:firstLineChars="0"/>
              <w:jc w:val="center"/>
              <w:rPr>
                <w:del w:id="8885" w:author="xh" w:date="2026-10-19T10:58:41+08:00"/>
              </w:rPr>
            </w:pPr>
            <w:del w:id="8886"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4214ADF4">
            <w:pPr>
              <w:keepNext/>
              <w:spacing w:before="20" w:after="20" w:line="260" w:lineRule="exact"/>
              <w:ind w:left="0" w:leftChars="0" w:right="0" w:rightChars="0" w:firstLine="0" w:firstLineChars="0"/>
              <w:jc w:val="center"/>
              <w:rPr>
                <w:del w:id="8887" w:author="xh" w:date="2026-10-19T10:58:41+08:00"/>
              </w:rPr>
            </w:pPr>
            <w:del w:id="8888"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614634CB">
            <w:pPr>
              <w:keepNext/>
              <w:spacing w:before="20" w:after="20" w:line="260" w:lineRule="exact"/>
              <w:ind w:left="0" w:leftChars="0" w:right="0" w:rightChars="0" w:firstLine="0" w:firstLineChars="0"/>
              <w:jc w:val="center"/>
              <w:rPr>
                <w:del w:id="8889" w:author="xh" w:date="2026-10-19T10:58:41+08:00"/>
              </w:rPr>
            </w:pPr>
            <w:del w:id="8890" w:author="xh" w:date="2026-10-19T10:58:41+08:00">
              <w:r>
                <w:rPr>
                  <w:rFonts w:ascii="Times New Roman" w:hAnsi="Times New Roman" w:eastAsia="宋体"/>
                  <w:b w:val="0"/>
                  <w:sz w:val="18"/>
                </w:rPr>
                <w:delText>24.35</w:delText>
              </w:r>
            </w:del>
          </w:p>
        </w:tc>
      </w:tr>
      <w:tr w14:paraId="74FE3D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8777" w:author="xh" w:date="2026-10-19T10:58:41+08:00"/>
        </w:trPr>
        <w:tc>
          <w:tcPr>
            <w:tcW w:w="1039" w:type="dxa"/>
            <w:tcMar>
              <w:left w:w="70" w:type="dxa"/>
              <w:right w:w="70" w:type="dxa"/>
            </w:tcMar>
            <w:vAlign w:val="center"/>
          </w:tcPr>
          <w:p w14:paraId="3C594AF8">
            <w:pPr>
              <w:keepNext/>
              <w:spacing w:before="20" w:after="20" w:line="260" w:lineRule="exact"/>
              <w:ind w:left="0" w:leftChars="0" w:right="0" w:rightChars="0" w:firstLine="0" w:firstLineChars="0"/>
              <w:jc w:val="center"/>
              <w:rPr>
                <w:del w:id="8891" w:author="xh" w:date="2026-10-19T10:58:41+08:00"/>
              </w:rPr>
            </w:pPr>
            <w:del w:id="8892" w:author="xh" w:date="2026-10-19T10:58:41+08:00">
              <w:r>
                <w:rPr>
                  <w:rFonts w:ascii="Times New Roman" w:hAnsi="Times New Roman" w:eastAsia="宋体"/>
                  <w:b w:val="0"/>
                  <w:sz w:val="18"/>
                </w:rPr>
                <w:delText>弹性</w:delText>
              </w:r>
            </w:del>
          </w:p>
        </w:tc>
        <w:tc>
          <w:tcPr>
            <w:tcW w:w="1039" w:type="dxa"/>
            <w:tcMar>
              <w:left w:w="70" w:type="dxa"/>
              <w:right w:w="70" w:type="dxa"/>
            </w:tcMar>
            <w:vAlign w:val="center"/>
          </w:tcPr>
          <w:p w14:paraId="4CD082F1">
            <w:pPr>
              <w:keepNext/>
              <w:spacing w:before="20" w:after="20" w:line="260" w:lineRule="exact"/>
              <w:ind w:left="0" w:leftChars="0" w:right="0" w:rightChars="0" w:firstLine="0" w:firstLineChars="0"/>
              <w:jc w:val="center"/>
              <w:rPr>
                <w:del w:id="8893" w:author="xh" w:date="2026-10-19T10:58:41+08:00"/>
              </w:rPr>
            </w:pPr>
            <w:del w:id="8894" w:author="xh" w:date="2026-10-19T10:58:41+08:00">
              <w:r>
                <w:rPr>
                  <w:rFonts w:ascii="Times New Roman" w:hAnsi="Times New Roman" w:eastAsia="宋体"/>
                  <w:b w:val="0"/>
                  <w:sz w:val="18"/>
                </w:rPr>
                <w:delText>2024</w:delText>
              </w:r>
            </w:del>
          </w:p>
        </w:tc>
        <w:tc>
          <w:tcPr>
            <w:tcW w:w="1039" w:type="dxa"/>
            <w:tcMar>
              <w:left w:w="70" w:type="dxa"/>
              <w:right w:w="70" w:type="dxa"/>
            </w:tcMar>
            <w:vAlign w:val="center"/>
          </w:tcPr>
          <w:p w14:paraId="2AA2C010">
            <w:pPr>
              <w:keepNext/>
              <w:spacing w:before="20" w:after="20" w:line="260" w:lineRule="exact"/>
              <w:ind w:left="0" w:leftChars="0" w:right="0" w:rightChars="0" w:firstLine="0" w:firstLineChars="0"/>
              <w:jc w:val="center"/>
              <w:rPr>
                <w:del w:id="8895" w:author="xh" w:date="2026-10-19T10:58:41+08:00"/>
              </w:rPr>
            </w:pPr>
            <w:del w:id="8896" w:author="xh" w:date="2026-10-19T10:58:41+08:00">
              <w:r>
                <w:rPr>
                  <w:rFonts w:ascii="Times New Roman" w:hAnsi="Times New Roman" w:eastAsia="宋体"/>
                  <w:b w:val="0"/>
                  <w:sz w:val="18"/>
                </w:rPr>
                <w:delText>50+50</w:delText>
              </w:r>
            </w:del>
          </w:p>
        </w:tc>
        <w:tc>
          <w:tcPr>
            <w:tcW w:w="1039" w:type="dxa"/>
            <w:tcMar>
              <w:left w:w="70" w:type="dxa"/>
              <w:right w:w="70" w:type="dxa"/>
            </w:tcMar>
            <w:vAlign w:val="center"/>
          </w:tcPr>
          <w:p w14:paraId="5CA728A1">
            <w:pPr>
              <w:keepNext/>
              <w:spacing w:before="20" w:after="20" w:line="260" w:lineRule="exact"/>
              <w:ind w:left="0" w:leftChars="0" w:right="0" w:rightChars="0" w:firstLine="0" w:firstLineChars="0"/>
              <w:jc w:val="center"/>
              <w:rPr>
                <w:del w:id="8897" w:author="xh" w:date="2026-10-19T10:58:41+08:00"/>
              </w:rPr>
            </w:pPr>
            <w:del w:id="8898" w:author="xh" w:date="2026-10-19T10:58:41+08:00">
              <w:r>
                <w:rPr>
                  <w:rFonts w:ascii="Times New Roman" w:hAnsi="Times New Roman" w:eastAsia="宋体"/>
                  <w:b w:val="0"/>
                  <w:sz w:val="18"/>
                </w:rPr>
                <w:delText>100.00</w:delText>
              </w:r>
            </w:del>
          </w:p>
        </w:tc>
        <w:tc>
          <w:tcPr>
            <w:tcW w:w="1039" w:type="dxa"/>
            <w:tcMar>
              <w:left w:w="70" w:type="dxa"/>
              <w:right w:w="70" w:type="dxa"/>
            </w:tcMar>
            <w:vAlign w:val="center"/>
          </w:tcPr>
          <w:p w14:paraId="3A360C93">
            <w:pPr>
              <w:keepNext/>
              <w:spacing w:before="20" w:after="20" w:line="260" w:lineRule="exact"/>
              <w:ind w:left="0" w:leftChars="0" w:right="0" w:rightChars="0" w:firstLine="0" w:firstLineChars="0"/>
              <w:jc w:val="center"/>
              <w:rPr>
                <w:del w:id="8899" w:author="xh" w:date="2026-10-19T10:58:41+08:00"/>
              </w:rPr>
            </w:pPr>
            <w:del w:id="8900"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0C225316">
            <w:pPr>
              <w:keepNext/>
              <w:spacing w:before="20" w:after="20" w:line="260" w:lineRule="exact"/>
              <w:ind w:left="0" w:leftChars="0" w:right="0" w:rightChars="0" w:firstLine="0" w:firstLineChars="0"/>
              <w:jc w:val="center"/>
              <w:rPr>
                <w:del w:id="8901" w:author="xh" w:date="2026-10-19T10:58:41+08:00"/>
              </w:rPr>
            </w:pPr>
            <w:del w:id="8902"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6325EB34">
            <w:pPr>
              <w:keepNext/>
              <w:spacing w:before="20" w:after="20" w:line="260" w:lineRule="exact"/>
              <w:ind w:left="0" w:leftChars="0" w:right="0" w:rightChars="0" w:firstLine="0" w:firstLineChars="0"/>
              <w:jc w:val="center"/>
              <w:rPr>
                <w:del w:id="8903" w:author="xh" w:date="2026-10-19T10:58:41+08:00"/>
              </w:rPr>
            </w:pPr>
            <w:del w:id="8904"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4FD61A78">
            <w:pPr>
              <w:keepNext/>
              <w:spacing w:before="20" w:after="20" w:line="260" w:lineRule="exact"/>
              <w:ind w:left="0" w:leftChars="0" w:right="0" w:rightChars="0" w:firstLine="0" w:firstLineChars="0"/>
              <w:jc w:val="center"/>
              <w:rPr>
                <w:del w:id="8905" w:author="xh" w:date="2026-10-19T10:58:41+08:00"/>
              </w:rPr>
            </w:pPr>
            <w:del w:id="8906" w:author="xh" w:date="2026-10-19T10:58:41+08:00">
              <w:r>
                <w:rPr>
                  <w:rFonts w:ascii="Times New Roman" w:hAnsi="Times New Roman" w:eastAsia="宋体"/>
                  <w:b w:val="0"/>
                  <w:sz w:val="18"/>
                </w:rPr>
                <w:delText>27.59</w:delText>
              </w:r>
            </w:del>
          </w:p>
        </w:tc>
      </w:tr>
      <w:tr w14:paraId="18D6F1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8778" w:author="xh" w:date="2026-10-19T10:58:41+08:00"/>
        </w:trPr>
        <w:tc>
          <w:tcPr>
            <w:tcW w:w="1039" w:type="dxa"/>
            <w:tcMar>
              <w:left w:w="70" w:type="dxa"/>
              <w:right w:w="70" w:type="dxa"/>
            </w:tcMar>
            <w:vAlign w:val="center"/>
          </w:tcPr>
          <w:p w14:paraId="766770B2">
            <w:pPr>
              <w:keepNext w:val="0"/>
              <w:spacing w:before="20" w:after="20" w:line="260" w:lineRule="exact"/>
              <w:ind w:left="0" w:leftChars="0" w:right="0" w:rightChars="0" w:firstLine="0" w:firstLineChars="0"/>
              <w:jc w:val="center"/>
              <w:rPr>
                <w:del w:id="8907" w:author="xh" w:date="2026-10-19T10:58:41+08:00"/>
              </w:rPr>
            </w:pPr>
            <w:del w:id="8908" w:author="xh" w:date="2026-10-19T10:58:41+08:00">
              <w:r>
                <w:rPr>
                  <w:rFonts w:ascii="Times New Roman" w:hAnsi="Times New Roman" w:eastAsia="宋体"/>
                  <w:b w:val="0"/>
                  <w:sz w:val="18"/>
                </w:rPr>
                <w:delText>弹性</w:delText>
              </w:r>
            </w:del>
          </w:p>
        </w:tc>
        <w:tc>
          <w:tcPr>
            <w:tcW w:w="1039" w:type="dxa"/>
            <w:tcMar>
              <w:left w:w="70" w:type="dxa"/>
              <w:right w:w="70" w:type="dxa"/>
            </w:tcMar>
            <w:vAlign w:val="center"/>
          </w:tcPr>
          <w:p w14:paraId="4EFC5E86">
            <w:pPr>
              <w:keepNext w:val="0"/>
              <w:spacing w:before="20" w:after="20" w:line="260" w:lineRule="exact"/>
              <w:ind w:left="0" w:leftChars="0" w:right="0" w:rightChars="0" w:firstLine="0" w:firstLineChars="0"/>
              <w:jc w:val="center"/>
              <w:rPr>
                <w:del w:id="8909" w:author="xh" w:date="2026-10-19T10:58:41+08:00"/>
              </w:rPr>
            </w:pPr>
            <w:del w:id="8910" w:author="xh" w:date="2026-10-19T10:58:41+08:00">
              <w:r>
                <w:rPr>
                  <w:rFonts w:ascii="Times New Roman" w:hAnsi="Times New Roman" w:eastAsia="宋体"/>
                  <w:b w:val="0"/>
                  <w:sz w:val="18"/>
                </w:rPr>
                <w:delText>2025</w:delText>
              </w:r>
            </w:del>
          </w:p>
        </w:tc>
        <w:tc>
          <w:tcPr>
            <w:tcW w:w="1039" w:type="dxa"/>
            <w:tcMar>
              <w:left w:w="70" w:type="dxa"/>
              <w:right w:w="70" w:type="dxa"/>
            </w:tcMar>
            <w:vAlign w:val="center"/>
          </w:tcPr>
          <w:p w14:paraId="65E98B35">
            <w:pPr>
              <w:keepNext w:val="0"/>
              <w:spacing w:before="20" w:after="20" w:line="260" w:lineRule="exact"/>
              <w:ind w:left="0" w:leftChars="0" w:right="0" w:rightChars="0" w:firstLine="0" w:firstLineChars="0"/>
              <w:jc w:val="center"/>
              <w:rPr>
                <w:del w:id="8911" w:author="xh" w:date="2026-10-19T10:58:41+08:00"/>
              </w:rPr>
            </w:pPr>
            <w:del w:id="8912" w:author="xh" w:date="2026-10-19T10:58:41+08:00">
              <w:r>
                <w:rPr>
                  <w:rFonts w:ascii="Times New Roman" w:hAnsi="Times New Roman" w:eastAsia="宋体"/>
                  <w:b w:val="0"/>
                  <w:sz w:val="18"/>
                </w:rPr>
                <w:delText>50+50</w:delText>
              </w:r>
            </w:del>
          </w:p>
        </w:tc>
        <w:tc>
          <w:tcPr>
            <w:tcW w:w="1039" w:type="dxa"/>
            <w:tcMar>
              <w:left w:w="70" w:type="dxa"/>
              <w:right w:w="70" w:type="dxa"/>
            </w:tcMar>
            <w:vAlign w:val="center"/>
          </w:tcPr>
          <w:p w14:paraId="27E8E8AA">
            <w:pPr>
              <w:keepNext w:val="0"/>
              <w:spacing w:before="20" w:after="20" w:line="260" w:lineRule="exact"/>
              <w:ind w:left="0" w:leftChars="0" w:right="0" w:rightChars="0" w:firstLine="0" w:firstLineChars="0"/>
              <w:jc w:val="center"/>
              <w:rPr>
                <w:del w:id="8913" w:author="xh" w:date="2026-10-19T10:58:41+08:00"/>
              </w:rPr>
            </w:pPr>
            <w:del w:id="8914" w:author="xh" w:date="2026-10-19T10:58:41+08:00">
              <w:r>
                <w:rPr>
                  <w:rFonts w:ascii="Times New Roman" w:hAnsi="Times New Roman" w:eastAsia="宋体"/>
                  <w:b w:val="0"/>
                  <w:sz w:val="18"/>
                </w:rPr>
                <w:delText>100.00</w:delText>
              </w:r>
            </w:del>
          </w:p>
        </w:tc>
        <w:tc>
          <w:tcPr>
            <w:tcW w:w="1039" w:type="dxa"/>
            <w:tcMar>
              <w:left w:w="70" w:type="dxa"/>
              <w:right w:w="70" w:type="dxa"/>
            </w:tcMar>
            <w:vAlign w:val="center"/>
          </w:tcPr>
          <w:p w14:paraId="54E7C3A1">
            <w:pPr>
              <w:keepNext w:val="0"/>
              <w:spacing w:before="20" w:after="20" w:line="260" w:lineRule="exact"/>
              <w:ind w:left="0" w:leftChars="0" w:right="0" w:rightChars="0" w:firstLine="0" w:firstLineChars="0"/>
              <w:jc w:val="center"/>
              <w:rPr>
                <w:del w:id="8915" w:author="xh" w:date="2026-10-19T10:58:41+08:00"/>
              </w:rPr>
            </w:pPr>
            <w:del w:id="8916"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3BE450D7">
            <w:pPr>
              <w:keepNext w:val="0"/>
              <w:spacing w:before="20" w:after="20" w:line="260" w:lineRule="exact"/>
              <w:ind w:left="0" w:leftChars="0" w:right="0" w:rightChars="0" w:firstLine="0" w:firstLineChars="0"/>
              <w:jc w:val="center"/>
              <w:rPr>
                <w:del w:id="8917" w:author="xh" w:date="2026-10-19T10:58:41+08:00"/>
              </w:rPr>
            </w:pPr>
            <w:del w:id="8918"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0A55F730">
            <w:pPr>
              <w:keepNext w:val="0"/>
              <w:spacing w:before="20" w:after="20" w:line="260" w:lineRule="exact"/>
              <w:ind w:left="0" w:leftChars="0" w:right="0" w:rightChars="0" w:firstLine="0" w:firstLineChars="0"/>
              <w:jc w:val="center"/>
              <w:rPr>
                <w:del w:id="8919" w:author="xh" w:date="2026-10-19T10:58:41+08:00"/>
              </w:rPr>
            </w:pPr>
            <w:del w:id="8920" w:author="xh" w:date="2026-10-19T10:58:41+08:00">
              <w:r>
                <w:rPr>
                  <w:rFonts w:ascii="Times New Roman" w:hAnsi="Times New Roman" w:eastAsia="宋体"/>
                  <w:b w:val="0"/>
                  <w:sz w:val="18"/>
                </w:rPr>
                <w:delText>0.00</w:delText>
              </w:r>
            </w:del>
          </w:p>
        </w:tc>
        <w:tc>
          <w:tcPr>
            <w:tcW w:w="1039" w:type="dxa"/>
            <w:tcMar>
              <w:left w:w="70" w:type="dxa"/>
              <w:right w:w="70" w:type="dxa"/>
            </w:tcMar>
            <w:vAlign w:val="center"/>
          </w:tcPr>
          <w:p w14:paraId="094A9F53">
            <w:pPr>
              <w:keepNext w:val="0"/>
              <w:spacing w:before="20" w:after="20" w:line="260" w:lineRule="exact"/>
              <w:ind w:left="0" w:leftChars="0" w:right="0" w:rightChars="0" w:firstLine="0" w:firstLineChars="0"/>
              <w:jc w:val="center"/>
              <w:rPr>
                <w:del w:id="8921" w:author="xh" w:date="2026-10-19T10:58:41+08:00"/>
              </w:rPr>
            </w:pPr>
            <w:del w:id="8922" w:author="xh" w:date="2026-10-19T10:58:41+08:00">
              <w:r>
                <w:rPr>
                  <w:rFonts w:ascii="Times New Roman" w:hAnsi="Times New Roman" w:eastAsia="宋体"/>
                  <w:b w:val="0"/>
                  <w:sz w:val="18"/>
                </w:rPr>
                <w:delText>30.59</w:delText>
              </w:r>
            </w:del>
          </w:p>
        </w:tc>
      </w:tr>
      <w:tr>
        <w:trPr>
          <w:cantSplit/>
          <w:tblHeader/>
          <w:ins w:id="8923" w:author="xh" w:date="2026-10-19T10:58:4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32" w:author="xh" w:date="2026-10-19T10:58:41+08:00"/>
              </w:rPr>
            </w:pPr>
            <w:ins w:id="8933" w:author="xh" w:date="2026-10-19T10:58:41+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34" w:author="xh" w:date="2026-10-19T10:58:41+08:00"/>
              </w:rPr>
            </w:pPr>
            <w:ins w:id="8935" w:author="xh" w:date="2026-10-19T10:58:41+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36" w:author="xh" w:date="2026-10-19T10:58:41+08:00"/>
              </w:rPr>
            </w:pPr>
            <w:ins w:id="8937" w:author="xh" w:date="2026-10-19T10:58:41+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38" w:author="xh" w:date="2026-10-19T10:58:41+08:00"/>
              </w:rPr>
            </w:pPr>
            <w:ins w:id="8939" w:author="xh" w:date="2026-10-19T10:58:41+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40" w:author="xh" w:date="2026-10-19T10:58:41+08:00"/>
              </w:rPr>
            </w:pPr>
            <w:ins w:id="8941" w:author="xh" w:date="2026-10-19T10:58:41+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42" w:author="xh" w:date="2026-10-19T10:58:41+08:00"/>
              </w:rPr>
            </w:pPr>
            <w:ins w:id="8943" w:author="xh" w:date="2026-10-19T10:58:41+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44" w:author="xh" w:date="2026-10-19T10:58:41+08:00"/>
              </w:rPr>
            </w:pPr>
            <w:ins w:id="8945" w:author="xh" w:date="2026-10-19T10:58:41+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46" w:author="xh" w:date="2026-10-19T10:58:41+08:00"/>
              </w:rPr>
            </w:pPr>
            <w:ins w:id="8947" w:author="xh" w:date="2026-10-19T10:58:41+08:00">
              <w:r>
                <w:rPr>
                  <w:rFonts w:ascii="Times New Roman" w:hAnsi="Times New Roman" w:eastAsia="宋体"/>
                  <w:b/>
                  <w:sz w:val="18"/>
                </w:rPr>
                <w:t>转接后净负荷/MW</w:t>
              </w:r>
            </w:ins>
          </w:p>
        </w:tc>
      </w:tr>
      <w:tr>
        <w:trPr>
          <w:cantSplit/>
          <w:ins w:id="8924" w:author="xh" w:date="2026-10-19T10:58:4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48" w:author="xh" w:date="2026-10-19T10:58:41+08:00"/>
              </w:rPr>
            </w:pPr>
            <w:ins w:id="8949" w:author="xh" w:date="2026-10-19T10:58:41+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50" w:author="xh" w:date="2026-10-19T10:58:41+08:00"/>
              </w:rPr>
            </w:pPr>
            <w:ins w:id="8951" w:author="xh" w:date="2026-10-19T10:58:41+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52" w:author="xh" w:date="2026-10-19T10:58:41+08:00"/>
              </w:rPr>
            </w:pPr>
            <w:ins w:id="8953" w:author="xh" w:date="2026-10-19T10:58:41+08:00">
              <w:r>
                <w:rPr>
                  <w:rFonts w:ascii="Times New Roman" w:hAnsi="Times New Roman" w:eastAsia="宋体"/>
                  <w:b w:val="0"/>
                  <w:sz w:val="18"/>
                </w:rPr>
                <w:t>31.50+50.00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54" w:author="xh" w:date="2026-10-19T10:58:41+08:00"/>
              </w:rPr>
            </w:pPr>
            <w:ins w:id="8955" w:author="xh" w:date="2026-10-19T10:58:41+08:00">
              <w:r>
                <w:rPr>
                  <w:rFonts w:ascii="Times New Roman" w:hAnsi="Times New Roman" w:eastAsia="宋体"/>
                  <w:b w:val="0"/>
                  <w:sz w:val="18"/>
                </w:rPr>
                <w:t>81.50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56" w:author="xh" w:date="2026-10-19T10:58:41+08:00"/>
              </w:rPr>
            </w:pPr>
            <w:ins w:id="8957" w:author="xh" w:date="2026-10-19T10:58:4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58" w:author="xh" w:date="2026-10-19T10:58:41+08:00"/>
              </w:rPr>
            </w:pPr>
            <w:ins w:id="8959" w:author="xh" w:date="2026-10-19T10:58:41+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60" w:author="xh" w:date="2026-10-19T10:58:41+08:00"/>
              </w:rPr>
            </w:pPr>
            <w:ins w:id="8961" w:author="xh" w:date="2026-10-19T10:58:41+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62" w:author="xh" w:date="2026-10-19T10:58:41+08:00"/>
              </w:rPr>
            </w:pPr>
            <w:ins w:id="8963" w:author="xh" w:date="2026-10-19T10:58:41+08:00">
              <w:r>
                <w:rPr>
                  <w:rFonts w:ascii="Times New Roman" w:hAnsi="Times New Roman" w:eastAsia="宋体"/>
                  <w:b w:val="0"/>
                  <w:sz w:val="18"/>
                </w:rPr>
                <w:t>—</w:t>
              </w:r>
            </w:ins>
          </w:p>
        </w:tc>
      </w:tr>
      <w:tr>
        <w:trPr>
          <w:cantSplit/>
          <w:ins w:id="8925" w:author="xh" w:date="2026-10-19T10:58:4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64" w:author="xh" w:date="2026-10-19T10:58:41+08:00"/>
              </w:rPr>
            </w:pPr>
            <w:ins w:id="8965" w:author="xh" w:date="2026-10-19T10:58:41+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66" w:author="xh" w:date="2026-10-19T10:58:41+08:00"/>
              </w:rPr>
            </w:pPr>
            <w:ins w:id="8967" w:author="xh" w:date="2026-10-19T10:58:41+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68" w:author="xh" w:date="2026-10-19T10:58:41+08:00"/>
              </w:rPr>
            </w:pPr>
            <w:ins w:id="8969" w:author="xh" w:date="2026-10-19T10:58:41+08:00">
              <w:r>
                <w:rPr>
                  <w:rFonts w:ascii="Times New Roman" w:hAnsi="Times New Roman" w:eastAsia="宋体"/>
                  <w:b w:val="0"/>
                  <w:sz w:val="18"/>
                </w:rPr>
                <w:t>31.50+50.00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70" w:author="xh" w:date="2026-10-19T10:58:41+08:00"/>
              </w:rPr>
            </w:pPr>
            <w:ins w:id="8971" w:author="xh" w:date="2026-10-19T10:58:41+08:00">
              <w:r>
                <w:rPr>
                  <w:rFonts w:ascii="Times New Roman" w:hAnsi="Times New Roman" w:eastAsia="宋体"/>
                  <w:b w:val="0"/>
                  <w:sz w:val="18"/>
                </w:rPr>
                <w:t>81.50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72" w:author="xh" w:date="2026-10-19T10:58:41+08:00"/>
              </w:rPr>
            </w:pPr>
            <w:ins w:id="8973" w:author="xh" w:date="2026-10-19T10:58:4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74" w:author="xh" w:date="2026-10-19T10:58:41+08:00"/>
              </w:rPr>
            </w:pPr>
            <w:ins w:id="8975" w:author="xh" w:date="2026-10-19T10:58:4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76" w:author="xh" w:date="2026-10-19T10:58:41+08:00"/>
              </w:rPr>
            </w:pPr>
            <w:ins w:id="8977" w:author="xh" w:date="2026-10-19T10:58:4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78" w:author="xh" w:date="2026-10-19T10:58:41+08:00"/>
              </w:rPr>
            </w:pPr>
            <w:ins w:id="8979" w:author="xh" w:date="2026-10-19T10:58:41+08:00">
              <w:r>
                <w:rPr>
                  <w:rFonts w:ascii="Times New Roman" w:hAnsi="Times New Roman" w:eastAsia="宋体"/>
                  <w:b w:val="0"/>
                  <w:sz w:val="18"/>
                </w:rPr>
                <w:t>30.59</w:t>
              </w:r>
            </w:ins>
          </w:p>
        </w:tc>
      </w:tr>
      <w:tr>
        <w:trPr>
          <w:cantSplit/>
          <w:ins w:id="8926" w:author="xh" w:date="2026-10-19T10:58:4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80" w:author="xh" w:date="2026-10-19T10:58:41+08:00"/>
              </w:rPr>
            </w:pPr>
            <w:ins w:id="8981" w:author="xh" w:date="2026-10-19T10:58:41+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82" w:author="xh" w:date="2026-10-19T10:58:41+08:00"/>
              </w:rPr>
            </w:pPr>
            <w:ins w:id="8983" w:author="xh" w:date="2026-10-19T10:58:41+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84" w:author="xh" w:date="2026-10-19T10:58:41+08:00"/>
              </w:rPr>
            </w:pPr>
            <w:ins w:id="8985" w:author="xh" w:date="2026-10-19T10:58:41+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86" w:author="xh" w:date="2026-10-19T10:58:41+08:00"/>
              </w:rPr>
            </w:pPr>
            <w:ins w:id="8987" w:author="xh" w:date="2026-10-19T10:58:41+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88" w:author="xh" w:date="2026-10-19T10:58:41+08:00"/>
              </w:rPr>
            </w:pPr>
            <w:ins w:id="8989" w:author="xh" w:date="2026-10-19T10:58:41+08:00">
              <w:r>
                <w:rPr>
                  <w:rFonts w:ascii="Times New Roman" w:hAnsi="Times New Roman" w:eastAsia="宋体"/>
                  <w:b w:val="0"/>
                  <w:sz w:val="18"/>
                </w:rPr>
                <w:t>8.30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90" w:author="xh" w:date="2026-10-19T10:58:41+08:00"/>
              </w:rPr>
            </w:pPr>
            <w:ins w:id="8991" w:author="xh" w:date="2026-10-19T10:58:4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92" w:author="xh" w:date="2026-10-19T10:58:41+08:00"/>
              </w:rPr>
            </w:pPr>
            <w:ins w:id="8993" w:author="xh" w:date="2026-10-19T10:58:41+08:00">
              <w:r>
                <w:rPr>
                  <w:rFonts w:ascii="Times New Roman" w:hAnsi="Times New Roman" w:eastAsia="宋体"/>
                  <w:b w:val="0"/>
                  <w:sz w:val="18"/>
                </w:rPr>
                <w:t>1.95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94" w:author="xh" w:date="2026-10-19T10:58:41+08:00"/>
              </w:rPr>
            </w:pPr>
            <w:ins w:id="8995" w:author="xh" w:date="2026-10-19T10:58:41+08:00">
              <w:r>
                <w:rPr>
                  <w:rFonts w:ascii="Times New Roman" w:hAnsi="Times New Roman" w:eastAsia="宋体"/>
                  <w:b w:val="0"/>
                  <w:sz w:val="18"/>
                </w:rPr>
                <w:t>39.42</w:t>
              </w:r>
            </w:ins>
          </w:p>
        </w:tc>
      </w:tr>
      <w:tr>
        <w:trPr>
          <w:cantSplit/>
          <w:ins w:id="8927" w:author="xh" w:date="2026-10-19T10:58:4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96" w:author="xh" w:date="2026-10-19T10:58:41+08:00"/>
              </w:rPr>
            </w:pPr>
            <w:ins w:id="8997" w:author="xh" w:date="2026-10-19T10:58:41+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8998" w:author="xh" w:date="2026-10-19T10:58:41+08:00"/>
              </w:rPr>
            </w:pPr>
            <w:ins w:id="8999" w:author="xh" w:date="2026-10-19T10:58:41+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00" w:author="xh" w:date="2026-10-19T10:58:41+08:00"/>
              </w:rPr>
            </w:pPr>
            <w:ins w:id="9001" w:author="xh" w:date="2026-10-19T10:58:41+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02" w:author="xh" w:date="2026-10-19T10:58:41+08:00"/>
              </w:rPr>
            </w:pPr>
            <w:ins w:id="9003" w:author="xh" w:date="2026-10-19T10:58:41+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04" w:author="xh" w:date="2026-10-19T10:58:41+08:00"/>
              </w:rPr>
            </w:pPr>
            <w:ins w:id="9005" w:author="xh" w:date="2026-10-19T10:58:41+08:00">
              <w:r>
                <w:rPr>
                  <w:rFonts w:ascii="Times New Roman" w:hAnsi="Times New Roman" w:eastAsia="宋体"/>
                  <w:b w:val="0"/>
                  <w:sz w:val="18"/>
                </w:rPr>
                <w:t>52.60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06" w:author="xh" w:date="2026-10-19T10:58:41+08:00"/>
              </w:rPr>
            </w:pPr>
            <w:ins w:id="9007" w:author="xh" w:date="2026-10-19T10:58:41+08:00">
              <w:r>
                <w:rPr>
                  <w:rFonts w:ascii="Times New Roman" w:hAnsi="Times New Roman" w:eastAsia="宋体"/>
                  <w:b w:val="0"/>
                  <w:sz w:val="18"/>
                </w:rPr>
                <w:t>3.71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08" w:author="xh" w:date="2026-10-19T10:58:41+08:00"/>
              </w:rPr>
            </w:pPr>
            <w:ins w:id="9009" w:author="xh" w:date="2026-10-19T10:58:4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10" w:author="xh" w:date="2026-10-19T10:58:41+08:00"/>
              </w:rPr>
            </w:pPr>
            <w:ins w:id="9011" w:author="xh" w:date="2026-10-19T10:58:41+08:00">
              <w:r>
                <w:rPr>
                  <w:rFonts w:ascii="Times New Roman" w:hAnsi="Times New Roman" w:eastAsia="宋体"/>
                  <w:b w:val="0"/>
                  <w:sz w:val="18"/>
                </w:rPr>
                <w:t>41.38</w:t>
              </w:r>
            </w:ins>
          </w:p>
        </w:tc>
      </w:tr>
      <w:tr>
        <w:trPr>
          <w:cantSplit/>
          <w:ins w:id="8928" w:author="xh" w:date="2026-10-19T10:58:4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12" w:author="xh" w:date="2026-10-19T10:58:41+08:00"/>
              </w:rPr>
            </w:pPr>
            <w:ins w:id="9013" w:author="xh" w:date="2026-10-19T10:58:41+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14" w:author="xh" w:date="2026-10-19T10:58:41+08:00"/>
              </w:rPr>
            </w:pPr>
            <w:ins w:id="9015" w:author="xh" w:date="2026-10-19T10:58:41+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16" w:author="xh" w:date="2026-10-19T10:58:41+08:00"/>
              </w:rPr>
            </w:pPr>
            <w:ins w:id="9017" w:author="xh" w:date="2026-10-19T10:58:41+08:00">
              <w:r>
                <w:rPr>
                  <w:rFonts w:ascii="Times New Roman" w:hAnsi="Times New Roman" w:eastAsia="宋体"/>
                  <w:b w:val="0"/>
                  <w:sz w:val="18"/>
                </w:rPr>
                <w:t>31.50+50.00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18" w:author="xh" w:date="2026-10-19T10:58:41+08:00"/>
              </w:rPr>
            </w:pPr>
            <w:ins w:id="9019" w:author="xh" w:date="2026-10-19T10:58:41+08:00">
              <w:r>
                <w:rPr>
                  <w:rFonts w:ascii="Times New Roman" w:hAnsi="Times New Roman" w:eastAsia="宋体"/>
                  <w:b w:val="0"/>
                  <w:sz w:val="18"/>
                </w:rPr>
                <w:t>81.50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20" w:author="xh" w:date="2026-10-19T10:58:41+08:00"/>
              </w:rPr>
            </w:pPr>
            <w:ins w:id="9021" w:author="xh" w:date="2026-10-19T10:58:4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22" w:author="xh" w:date="2026-10-19T10:58:41+08:00"/>
              </w:rPr>
            </w:pPr>
            <w:ins w:id="9023" w:author="xh" w:date="2026-10-19T10:58:41+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24" w:author="xh" w:date="2026-10-19T10:58:41+08:00"/>
              </w:rPr>
            </w:pPr>
            <w:ins w:id="9025" w:author="xh" w:date="2026-10-19T10:58:41+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26" w:author="xh" w:date="2026-10-19T10:58:41+08:00"/>
              </w:rPr>
            </w:pPr>
            <w:ins w:id="9027" w:author="xh" w:date="2026-10-19T10:58:41+08:00">
              <w:r>
                <w:rPr>
                  <w:rFonts w:ascii="Times New Roman" w:hAnsi="Times New Roman" w:eastAsia="宋体"/>
                  <w:b w:val="0"/>
                  <w:sz w:val="18"/>
                </w:rPr>
                <w:t>—</w:t>
              </w:r>
            </w:ins>
          </w:p>
        </w:tc>
      </w:tr>
      <w:tr>
        <w:trPr>
          <w:cantSplit/>
          <w:ins w:id="8929" w:author="xh" w:date="2026-10-19T10:58:4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28" w:author="xh" w:date="2026-10-19T10:58:41+08:00"/>
              </w:rPr>
            </w:pPr>
            <w:ins w:id="9029" w:author="xh" w:date="2026-10-19T10:58:41+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30" w:author="xh" w:date="2026-10-19T10:58:41+08:00"/>
              </w:rPr>
            </w:pPr>
            <w:ins w:id="9031" w:author="xh" w:date="2026-10-19T10:58:41+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32" w:author="xh" w:date="2026-10-19T10:58:41+08:00"/>
              </w:rPr>
            </w:pPr>
            <w:ins w:id="9033" w:author="xh" w:date="2026-10-19T10:58:41+08:00">
              <w:r>
                <w:rPr>
                  <w:rFonts w:ascii="Times New Roman" w:hAnsi="Times New Roman" w:eastAsia="宋体"/>
                  <w:b w:val="0"/>
                  <w:sz w:val="18"/>
                </w:rPr>
                <w:t>31.50+50.00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34" w:author="xh" w:date="2026-10-19T10:58:41+08:00"/>
              </w:rPr>
            </w:pPr>
            <w:ins w:id="9035" w:author="xh" w:date="2026-10-19T10:58:41+08:00">
              <w:r>
                <w:rPr>
                  <w:rFonts w:ascii="Times New Roman" w:hAnsi="Times New Roman" w:eastAsia="宋体"/>
                  <w:b w:val="0"/>
                  <w:sz w:val="18"/>
                </w:rPr>
                <w:t>81.50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36" w:author="xh" w:date="2026-10-19T10:58:41+08:00"/>
              </w:rPr>
            </w:pPr>
            <w:ins w:id="9037" w:author="xh" w:date="2026-10-19T10:58:4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38" w:author="xh" w:date="2026-10-19T10:58:41+08:00"/>
              </w:rPr>
            </w:pPr>
            <w:ins w:id="9039" w:author="xh" w:date="2026-10-19T10:58:4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40" w:author="xh" w:date="2026-10-19T10:58:41+08:00"/>
              </w:rPr>
            </w:pPr>
            <w:ins w:id="9041" w:author="xh" w:date="2026-10-19T10:58:4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42" w:author="xh" w:date="2026-10-19T10:58:41+08:00"/>
              </w:rPr>
            </w:pPr>
            <w:ins w:id="9043" w:author="xh" w:date="2026-10-19T10:58:41+08:00">
              <w:r>
                <w:rPr>
                  <w:rFonts w:ascii="Times New Roman" w:hAnsi="Times New Roman" w:eastAsia="宋体"/>
                  <w:b w:val="0"/>
                  <w:sz w:val="18"/>
                </w:rPr>
                <w:t>30.59</w:t>
              </w:r>
            </w:ins>
          </w:p>
        </w:tc>
      </w:tr>
      <w:tr>
        <w:trPr>
          <w:cantSplit/>
          <w:ins w:id="8930" w:author="xh" w:date="2026-10-19T10:58:4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44" w:author="xh" w:date="2026-10-19T10:58:41+08:00"/>
              </w:rPr>
            </w:pPr>
            <w:ins w:id="9045" w:author="xh" w:date="2026-10-19T10:58:41+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46" w:author="xh" w:date="2026-10-19T10:58:41+08:00"/>
              </w:rPr>
            </w:pPr>
            <w:ins w:id="9047" w:author="xh" w:date="2026-10-19T10:58:41+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48" w:author="xh" w:date="2026-10-19T10:58:41+08:00"/>
              </w:rPr>
            </w:pPr>
            <w:ins w:id="9049" w:author="xh" w:date="2026-10-19T10:58:41+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50" w:author="xh" w:date="2026-10-19T10:58:41+08:00"/>
              </w:rPr>
            </w:pPr>
            <w:ins w:id="9051" w:author="xh" w:date="2026-10-19T10:58:41+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52" w:author="xh" w:date="2026-10-19T10:58:41+08:00"/>
              </w:rPr>
            </w:pPr>
            <w:ins w:id="9053" w:author="xh" w:date="2026-10-19T10:58:41+08:00">
              <w:r>
                <w:rPr>
                  <w:rFonts w:ascii="Times New Roman" w:hAnsi="Times New Roman" w:eastAsia="宋体"/>
                  <w:b w:val="0"/>
                  <w:sz w:val="18"/>
                </w:rPr>
                <w:t>2.10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54" w:author="xh" w:date="2026-10-19T10:58:41+08:00"/>
              </w:rPr>
            </w:pPr>
            <w:ins w:id="9055" w:author="xh" w:date="2026-10-19T10:58:41+08:00">
              <w:r>
                <w:rPr>
                  <w:rFonts w:ascii="Times New Roman" w:hAnsi="Times New Roman" w:eastAsia="宋体"/>
                  <w:b w:val="0"/>
                  <w:sz w:val="18"/>
                </w:rPr>
                <w:t>2.57</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56" w:author="xh" w:date="2026-10-19T10:58:41+08:00"/>
              </w:rPr>
            </w:pPr>
            <w:ins w:id="9057" w:author="xh" w:date="2026-10-19T10:58:4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058" w:author="xh" w:date="2026-10-19T10:58:41+08:00"/>
              </w:rPr>
            </w:pPr>
            <w:ins w:id="9059" w:author="xh" w:date="2026-10-19T10:58:41+08:00">
              <w:r>
                <w:rPr>
                  <w:rFonts w:ascii="Times New Roman" w:hAnsi="Times New Roman" w:eastAsia="宋体"/>
                  <w:b w:val="0"/>
                  <w:sz w:val="18"/>
                </w:rPr>
                <w:t>34.91</w:t>
              </w:r>
            </w:ins>
          </w:p>
        </w:tc>
      </w:tr>
      <w:tr>
        <w:trPr>
          <w:cantSplit/>
          <w:ins w:id="8931" w:author="xh" w:date="2026-10-19T10:58:41+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060" w:author="xh" w:date="2026-10-19T10:58:41+08:00"/>
              </w:rPr>
            </w:pPr>
            <w:ins w:id="9061" w:author="xh" w:date="2026-10-19T10:58:41+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062" w:author="xh" w:date="2026-10-19T10:58:41+08:00"/>
              </w:rPr>
            </w:pPr>
            <w:ins w:id="9063" w:author="xh" w:date="2026-10-19T10:58:41+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064" w:author="xh" w:date="2026-10-19T10:58:41+08:00"/>
              </w:rPr>
            </w:pPr>
            <w:ins w:id="9065" w:author="xh" w:date="2026-10-19T10:58:41+08:00">
              <w:r>
                <w:rPr>
                  <w:rFonts w:ascii="Times New Roman" w:hAnsi="Times New Roman" w:eastAsia="宋体"/>
                  <w:b w:val="0"/>
                  <w:sz w:val="18"/>
                </w:rPr>
                <w:t>50.00+50.00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066" w:author="xh" w:date="2026-10-19T10:58:41+08:00"/>
              </w:rPr>
            </w:pPr>
            <w:ins w:id="9067" w:author="xh" w:date="2026-10-19T10:58:41+08:00">
              <w:r>
                <w:rPr>
                  <w:rFonts w:ascii="Times New Roman" w:hAnsi="Times New Roman" w:eastAsia="宋体"/>
                  <w:b w:val="0"/>
                  <w:sz w:val="18"/>
                </w:rPr>
                <w:t>100.00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068" w:author="xh" w:date="2026-10-19T10:58:41+08:00"/>
              </w:rPr>
            </w:pPr>
            <w:ins w:id="9069" w:author="xh" w:date="2026-10-19T10:58:41+08:00">
              <w:r>
                <w:rPr>
                  <w:rFonts w:ascii="Times New Roman" w:hAnsi="Times New Roman" w:eastAsia="宋体"/>
                  <w:b w:val="0"/>
                  <w:sz w:val="18"/>
                </w:rPr>
                <w:t>56.30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070" w:author="xh" w:date="2026-10-19T10:58:41+08:00"/>
              </w:rPr>
            </w:pPr>
            <w:ins w:id="9071" w:author="xh" w:date="2026-10-19T10:58:41+08:00">
              <w:r>
                <w:rPr>
                  <w:rFonts w:ascii="Times New Roman" w:hAnsi="Times New Roman" w:eastAsia="宋体"/>
                  <w:b w:val="0"/>
                  <w:sz w:val="18"/>
                </w:rPr>
                <w:t>2.47</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072" w:author="xh" w:date="2026-10-19T10:58:41+08:00"/>
              </w:rPr>
            </w:pPr>
            <w:ins w:id="9073" w:author="xh" w:date="2026-10-19T10:58:41+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074" w:author="xh" w:date="2026-10-19T10:58:41+08:00"/>
              </w:rPr>
            </w:pPr>
            <w:ins w:id="9075" w:author="xh" w:date="2026-10-19T10:58:41+08:00">
              <w:r>
                <w:rPr>
                  <w:rFonts w:ascii="Times New Roman" w:hAnsi="Times New Roman" w:eastAsia="宋体"/>
                  <w:b w:val="0"/>
                  <w:sz w:val="18"/>
                </w:rPr>
                <w:t>42.61</w:t>
              </w:r>
            </w:ins>
          </w:p>
        </w:tc>
      </w:tr>
    </w:tbl>
    <w:p w14:paraId="676B3661">
      <w:pPr>
        <w:pStyle w:val="2"/>
        <w:widowControl/>
        <w:spacing w:before="0" w:after="0" w:line="348" w:lineRule="exact"/>
        <w:ind w:firstLine="480"/>
        <w:jc w:val="both"/>
      </w:pPr>
      <w:r>
        <w:rPr>
          <w:rFonts w:ascii="Times New Roman" w:hAnsi="Times New Roman" w:eastAsia="方正仿宋_GBK"/>
          <w:b w:val="0"/>
          <w:sz w:val="24"/>
        </w:rPr>
        <w:t xml:space="preserve">20</w:t>
      </w:r>
      <w:ins w:id="9076" w:author="xh" w:date="2026-10-19T10:59:20+08:00">
        <w:r>
          <w:rPr>
            <w:rFonts w:ascii="Times New Roman" w:hAnsi="Times New Roman" w:eastAsia="方正仿宋_GBK"/>
            <w:b w:val="0"/>
            <w:sz w:val="24"/>
          </w:rPr>
          <w:t xml:space="preserve">3</w:t>
        </w:r>
      </w:ins>
      <w:del w:id="9077" w:author="xh" w:date="2026-10-19T10:59:20+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9078" w:author="xh" w:date="2026-10-19T10:59:20+08:00">
        <w:r>
          <w:rPr>
            <w:rFonts w:ascii="Times New Roman" w:hAnsi="Times New Roman" w:eastAsia="方正仿宋_GBK"/>
            <w:b w:val="0"/>
            <w:sz w:val="24"/>
          </w:rPr>
          <w:t xml:space="preserve">最大单台主变N-1后，弹性方案剩余主变容量为50.00 MVA，按0.95功率因数折算为47.50 MW。储能</w:t>
        </w:r>
      </w:ins>
      <w:del w:id="9079" w:author="xh" w:date="2026-10-19T10:59:20+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9080" w:author="xh" w:date="2026-10-19T10:59:20+08:00">
        <w:r>
          <w:rPr>
            <w:rFonts w:ascii="Times New Roman" w:hAnsi="Times New Roman" w:eastAsia="方正仿宋_GBK"/>
            <w:b w:val="0"/>
            <w:sz w:val="24"/>
          </w:rPr>
          <w:t xml:space="preserve">有效支撑功率为46.00 MW、反向有效吸收功率为56.30 MW。全年本站故障</w:t>
        </w:r>
      </w:ins>
      <w:del w:id="9081" w:author="xh" w:date="2026-10-19T10:59:20+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9082" w:author="xh" w:date="2026-10-19T10:59:20+08:00">
        <w:r>
          <w:rPr>
            <w:rFonts w:ascii="Times New Roman" w:hAnsi="Times New Roman" w:eastAsia="方正仿宋_GBK"/>
            <w:b w:val="0"/>
            <w:sz w:val="24"/>
          </w:rPr>
          <w:t xml:space="preserve">中最小余量为0.06 MW。该小时按采用的固定区段预案</w:t>
        </w:r>
      </w:ins>
      <w:del w:id="9083" w:author="xh" w:date="2026-10-19T10:59:20+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9084" w:author="xh" w:date="2026-10-19T10:59:20+08:00">
        <w:r>
          <w:rPr>
            <w:rFonts w:ascii="Times New Roman" w:hAnsi="Times New Roman" w:eastAsia="方正仿宋_GBK"/>
            <w:b w:val="0"/>
            <w:sz w:val="24"/>
          </w:rPr>
          <w:t xml:space="preserve">-29</w:t>
        </w:r>
      </w:ins>
      <w:del w:id="9085" w:author="xh" w:date="2026-10-19T10:59:20+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9086" w:author="xh" w:date="2026-10-19T10:59:20+08:00">
        <w:r>
          <w:rPr>
            <w:rFonts w:ascii="Times New Roman" w:hAnsi="Times New Roman" w:eastAsia="方正仿宋_GBK"/>
            <w:b w:val="0"/>
            <w:sz w:val="24"/>
          </w:rPr>
          <w:t xml:space="preserve">12</w:t>
        </w:r>
      </w:ins>
      <w:del w:id="9087" w:author="xh" w:date="2026-10-19T10:59:20+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MW、承接0.00 MW，转接后净负荷为</w:t>
      </w:r>
      <w:del w:id="9088" w:author="xh" w:date="2026-10-19T10:59:20+08:00">
        <w:r>
          <w:rPr>
            <w:rFonts w:ascii="Times New Roman" w:hAnsi="Times New Roman" w:eastAsia="方正仿宋_GBK"/>
            <w:b w:val="0"/>
            <w:sz w:val="24"/>
          </w:rPr>
          <w:delText xml:space="preserve">30.59 MW，区域最低净负荷工况下为</w:delText>
        </w:r>
      </w:del>
      <w:r>
        <w:rPr>
          <w:rFonts w:ascii="Times New Roman" w:hAnsi="Times New Roman" w:eastAsia="方正仿宋_GBK"/>
          <w:b w:val="0"/>
          <w:sz w:val="24"/>
        </w:rPr>
        <w:t xml:space="preserve">-</w:t>
      </w:r>
      <w:del w:id="9089" w:author="xh" w:date="2026-10-19T10:59:20+08:00">
        <w:r>
          <w:rPr>
            <w:rFonts w:ascii="Times New Roman" w:hAnsi="Times New Roman" w:eastAsia="方正仿宋_GBK"/>
            <w:b w:val="0"/>
            <w:sz w:val="24"/>
          </w:rPr>
          <w:delText xml:space="preserve">46.</w:delText>
        </w:r>
      </w:del>
      <w:r>
        <w:rPr>
          <w:rFonts w:ascii="Times New Roman" w:hAnsi="Times New Roman" w:eastAsia="方正仿宋_GBK"/>
          <w:b w:val="0"/>
          <w:sz w:val="24"/>
        </w:rPr>
        <w:t xml:space="preserve">10</w:t>
      </w:r>
      <w:ins w:id="9090" w:author="xh" w:date="2026-10-19T10:59:20+08:00">
        <w:r>
          <w:rPr>
            <w:rFonts w:ascii="Times New Roman" w:hAnsi="Times New Roman" w:eastAsia="方正仿宋_GBK"/>
            <w:b w:val="0"/>
            <w:sz w:val="24"/>
          </w:rPr>
          <w:t xml:space="preserve">3.74</w:t>
        </w:r>
      </w:ins>
      <w:r>
        <w:rPr>
          <w:rFonts w:ascii="Times New Roman" w:hAnsi="Times New Roman" w:eastAsia="方正仿宋_GBK"/>
          <w:b w:val="0"/>
          <w:sz w:val="24"/>
        </w:rPr>
        <w:t xml:space="preserve"> MW。</w:t>
      </w:r>
      <w:ins w:id="9091" w:author="xh" w:date="2026-10-19T10:59:20+08:00">
        <w:r>
          <w:rPr>
            <w:rFonts w:ascii="Times New Roman" w:hAnsi="Times New Roman" w:eastAsia="方正仿宋_GBK"/>
            <w:b w:val="0"/>
            <w:sz w:val="24"/>
          </w:rPr>
          <w:t xml:space="preserve">其中与邢楼变之间的主要通道承担7.28 MW净功率转接，使用已投运新增联络。</w:t>
        </w:r>
      </w:ins>
    </w:p>
    <w:p w14:paraId="45E3D770">
      <w:pPr>
        <w:pStyle w:val="2"/>
        <w:widowControl/>
        <w:spacing w:before="0" w:after="0" w:line="348" w:lineRule="exact"/>
        <w:ind w:firstLine="480"/>
        <w:jc w:val="both"/>
      </w:pPr>
      <w:ins w:id="9092" w:author="xh" w:date="2026-10-19T11:00:00+08:00">
        <w:r>
          <w:rPr>
            <w:rFonts w:ascii="Times New Roman" w:hAnsi="Times New Roman" w:eastAsia="方正仿宋_GBK"/>
            <w:b w:val="0"/>
            <w:sz w:val="24"/>
          </w:rPr>
          <w:t xml:space="preserve">两方案</w:t>
        </w:r>
      </w:ins>
      <w:del w:id="9093" w:author="xh" w:date="2026-10-19T11:00:00+08:00">
        <w:r>
          <w:rPr>
            <w:rFonts w:ascii="Times New Roman" w:hAnsi="Times New Roman" w:eastAsia="方正仿宋_GBK"/>
            <w:b w:val="0"/>
            <w:sz w:val="24"/>
          </w:rPr>
          <w:delText xml:space="preserve">按最大单台主变N-1校核，</w:delText>
        </w:r>
      </w:del>
      <w:r>
        <w:rPr>
          <w:rFonts w:ascii="Times New Roman" w:hAnsi="Times New Roman" w:eastAsia="方正仿宋_GBK"/>
          <w:b w:val="0"/>
          <w:sz w:val="24"/>
        </w:rPr>
        <w:t xml:space="preserve">本站</w:t>
      </w:r>
      <w:ins w:id="9094" w:author="xh" w:date="2026-10-19T11:00:00+08:00">
        <w:r>
          <w:rPr>
            <w:rFonts w:ascii="Times New Roman" w:hAnsi="Times New Roman" w:eastAsia="方正仿宋_GBK"/>
            <w:b w:val="0"/>
            <w:sz w:val="24"/>
          </w:rPr>
          <w:t xml:space="preserve">储能额定功率相差3</w:t>
        </w:r>
      </w:ins>
      <w:del w:id="9095" w:author="xh" w:date="2026-10-19T11:00:00+08:00">
        <w:r>
          <w:rPr>
            <w:rFonts w:ascii="Times New Roman" w:hAnsi="Times New Roman" w:eastAsia="方正仿宋_GBK"/>
            <w:b w:val="0"/>
            <w:sz w:val="24"/>
          </w:rPr>
          <w:delText xml:space="preserve">剩余容量为50</w:delText>
        </w:r>
      </w:del>
      <w:r>
        <w:rPr>
          <w:rFonts w:ascii="Times New Roman" w:hAnsi="Times New Roman" w:eastAsia="方正仿宋_GBK"/>
          <w:b w:val="0"/>
          <w:sz w:val="24"/>
        </w:rPr>
        <w:t xml:space="preserve">.</w:t>
      </w:r>
      <w:ins w:id="9096" w:author="xh" w:date="2026-10-19T11:00:00+08:00">
        <w:r>
          <w:rPr>
            <w:rFonts w:ascii="Times New Roman" w:hAnsi="Times New Roman" w:eastAsia="方正仿宋_GBK"/>
            <w:b w:val="0"/>
            <w:sz w:val="24"/>
          </w:rPr>
          <w:t xml:space="preserve">7</w:t>
        </w:r>
      </w:ins>
      <w:del w:id="9097" w:author="xh" w:date="2026-10-19T11:00:00+08:00">
        <w:r>
          <w:rPr>
            <w:rFonts w:ascii="Times New Roman" w:hAnsi="Times New Roman" w:eastAsia="方正仿宋_GBK"/>
            <w:b w:val="0"/>
            <w:sz w:val="24"/>
          </w:rPr>
          <w:delText xml:space="preserve">00 MVA，两代表工况重新转供后的本站净负荷分别为30.59 MW、-46.1</w:delText>
        </w:r>
      </w:del>
      <w:r>
        <w:rPr>
          <w:rFonts w:ascii="Times New Roman" w:hAnsi="Times New Roman" w:eastAsia="方正仿宋_GBK"/>
          <w:b w:val="0"/>
          <w:sz w:val="24"/>
        </w:rPr>
        <w:t xml:space="preserve">0 MW，</w:t>
      </w:r>
      <w:ins w:id="9098" w:author="xh" w:date="2026-10-19T11:00:00+08:00">
        <w:r>
          <w:rPr>
            <w:rFonts w:ascii="Times New Roman" w:hAnsi="Times New Roman" w:eastAsia="方正仿宋_GBK"/>
            <w:b w:val="0"/>
            <w:sz w:val="24"/>
          </w:rPr>
          <w:t xml:space="preserve">差额与所列主变组合及年度固定转接任务共同形成局部供电安排</w:t>
        </w:r>
      </w:ins>
      <w:del w:id="9099" w:author="xh" w:date="2026-10-19T11:00:00+08:00">
        <w:r>
          <w:rPr>
            <w:rFonts w:ascii="Times New Roman" w:hAnsi="Times New Roman" w:eastAsia="方正仿宋_GBK"/>
            <w:b w:val="0"/>
            <w:sz w:val="24"/>
          </w:rPr>
          <w:delText xml:space="preserve">两方向最小容量余量为1.40 MW，正向储能有效支撑功率为0.00 MW</w:delText>
        </w:r>
      </w:del>
      <w:r>
        <w:rPr>
          <w:rFonts w:ascii="Times New Roman" w:hAnsi="Times New Roman" w:eastAsia="方正仿宋_GBK"/>
          <w:b w:val="0"/>
          <w:sz w:val="24"/>
        </w:rPr>
        <w:t xml:space="preserve">。</w:t>
      </w:r>
    </w:p>
    <w:p w14:paraId="3270004F">
      <w:pPr>
        <w:pStyle w:val="2"/>
        <w:widowControl/>
        <w:spacing w:before="0" w:after="0" w:line="348" w:lineRule="exact"/>
        <w:ind w:firstLine="480"/>
        <w:jc w:val="both"/>
        <w:rPr>
          <w:del w:id="9100" w:author="xh" w:date="2026-10-19T11:00:39+08:00"/>
        </w:rPr>
      </w:pPr>
      <w:del w:id="9101" w:author="xh" w:date="2026-10-19T11:00:39+08:00">
        <w:r>
          <w:rPr>
            <w:rFonts w:ascii="Times New Roman" w:hAnsi="Times New Roman" w:eastAsia="方正仿宋_GBK"/>
            <w:b w:val="0"/>
            <w:sz w:val="24"/>
          </w:rPr>
          <w:delText>四年校核截面中，本站绝对功率最大的工况出现在2025年，转接前为-47.47 MW，主要表现为反向输送需求，该年设备在最大单台主变N-1后剩余容量为50.00 MVA。该工况本站由剩余主变满足承载要求。</w:delText>
        </w:r>
      </w:del>
    </w:p>
    <w:p w14:paraId="6D7D78A4">
      <w:pPr>
        <w:pStyle w:val="7"/>
        <w:keepNext/>
        <w:numPr>
          <w:ilvl w:val="0"/>
          <w:numId w:val="0"/>
        </w:numPr>
        <w:spacing w:before="160" w:after="120" w:line="360" w:lineRule="exact"/>
        <w:ind w:firstLine="0"/>
      </w:pPr>
      <w:bookmarkStart w:id="205" w:name="杜村变规划分析"/>
      <w:r>
        <w:rPr>
          <w:rFonts w:ascii="Times New Roman" w:hAnsi="Times New Roman" w:eastAsia="方正仿宋_GBK"/>
          <w:b/>
          <w:sz w:val="24"/>
        </w:rPr>
        <w:t>杜村变规划分析</w:t>
      </w:r>
      <w:bookmarkEnd w:id="205"/>
    </w:p>
    <w:p w14:paraId="784526FC">
      <w:pPr>
        <w:pStyle w:val="115"/>
        <w:widowControl/>
        <w:spacing w:before="0" w:after="0" w:line="348" w:lineRule="exact"/>
        <w:ind w:firstLine="480"/>
        <w:jc w:val="both"/>
      </w:pPr>
      <w:r>
        <w:rPr>
          <w:rFonts w:ascii="Times New Roman" w:hAnsi="Times New Roman" w:eastAsia="方正仿宋_GBK"/>
          <w:b w:val="0"/>
          <w:sz w:val="24"/>
        </w:rPr>
        <w:t xml:space="preserve">该站</w:t>
      </w:r>
      <w:ins w:id="9102" w:author="xh" w:date="2026-10-19T11:01:18+08:00">
        <w:r>
          <w:rPr>
            <w:rFonts w:ascii="Times New Roman" w:hAnsi="Times New Roman" w:eastAsia="方正仿宋_GBK"/>
            <w:b w:val="0"/>
            <w:sz w:val="24"/>
          </w:rPr>
          <w:t xml:space="preserve">2021年</w:t>
        </w:r>
      </w:ins>
      <w:del w:id="9103" w:author="xh" w:date="2026-10-19T11:01:18+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主变组合为40</w:t>
      </w:r>
      <w:ins w:id="9104" w:author="xh" w:date="2026-10-19T11:01:18+08:00">
        <w:r>
          <w:rPr>
            <w:rFonts w:ascii="Times New Roman" w:hAnsi="Times New Roman" w:eastAsia="方正仿宋_GBK"/>
            <w:b w:val="0"/>
            <w:sz w:val="24"/>
          </w:rPr>
          <w:t xml:space="preserve">.00</w:t>
        </w:r>
      </w:ins>
      <w:r>
        <w:rPr>
          <w:rFonts w:ascii="Times New Roman" w:hAnsi="Times New Roman" w:eastAsia="方正仿宋_GBK"/>
          <w:b w:val="0"/>
          <w:sz w:val="24"/>
        </w:rPr>
        <w:t xml:space="preserve">+</w:t>
      </w:r>
      <w:ins w:id="9105" w:author="xh" w:date="2026-10-19T11:01:18+08:00">
        <w:r>
          <w:rPr>
            <w:rFonts w:ascii="Times New Roman" w:hAnsi="Times New Roman" w:eastAsia="方正仿宋_GBK"/>
            <w:b w:val="0"/>
            <w:sz w:val="24"/>
          </w:rPr>
          <w:t xml:space="preserve">63.0</w:t>
        </w:r>
      </w:ins>
      <w:del w:id="9106" w:author="xh" w:date="2026-10-19T11:01:18+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0 MVA</w:t>
      </w:r>
      <w:ins w:id="9107" w:author="xh" w:date="2026-10-19T11:01:18+08:00">
        <w:r>
          <w:rPr>
            <w:rFonts w:ascii="Times New Roman" w:hAnsi="Times New Roman" w:eastAsia="方正仿宋_GBK"/>
            <w:b w:val="0"/>
            <w:sz w:val="24"/>
          </w:rPr>
          <w:t xml:space="preserve">。</w:t>
        </w:r>
      </w:ins>
      <w:del w:id="9108" w:author="xh" w:date="2026-10-19T11:01:18+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9109" w:author="xh" w:date="2026-10-19T11:01:18+08:00">
        <w:r>
          <w:rPr>
            <w:rFonts w:ascii="Times New Roman" w:hAnsi="Times New Roman" w:eastAsia="方正仿宋_GBK"/>
            <w:b w:val="0"/>
            <w:sz w:val="24"/>
          </w:rPr>
          <w:t xml:space="preserve">2026</w:t>
        </w:r>
      </w:ins>
      <w:del w:id="9110" w:author="xh" w:date="2026-10-19T11:01:18+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9111" w:author="xh" w:date="2026-10-19T11:01:18+08:00">
        <w:r>
          <w:rPr>
            <w:rFonts w:ascii="Times New Roman" w:hAnsi="Times New Roman" w:eastAsia="方正仿宋_GBK"/>
            <w:b w:val="0"/>
            <w:sz w:val="24"/>
          </w:rPr>
          <w:t xml:space="preserve">40.00 MVA更换为50.00 MVA；2028年扩建第三台50.00 MVA</w:t>
        </w:r>
      </w:ins>
      <w:del w:id="9112" w:author="xh" w:date="2026-10-19T11:01:18+08:00">
        <w:r>
          <w:rPr>
            <w:rFonts w:ascii="Times New Roman" w:hAnsi="Times New Roman" w:eastAsia="方正仿宋_GBK"/>
            <w:b w:val="0"/>
            <w:sz w:val="24"/>
          </w:rPr>
          <w:delText xml:space="preserve">均保留该组合，供电任务由</w:delText>
        </w:r>
      </w:del>
      <w:r>
        <w:rPr>
          <w:rFonts w:ascii="Times New Roman" w:hAnsi="Times New Roman" w:eastAsia="方正仿宋_GBK"/>
          <w:b w:val="0"/>
          <w:sz w:val="24"/>
        </w:rPr>
        <w:t xml:space="preserve">主变</w:t>
      </w:r>
      <w:del w:id="9113" w:author="xh" w:date="2026-10-19T11:01:18+08:00">
        <w:r>
          <w:rPr>
            <w:rFonts w:ascii="Times New Roman" w:hAnsi="Times New Roman" w:eastAsia="方正仿宋_GBK"/>
            <w:b w:val="0"/>
            <w:sz w:val="24"/>
          </w:rPr>
          <w:delText xml:space="preserve">及网络承担</w:delText>
        </w:r>
      </w:del>
      <w:r>
        <w:rPr>
          <w:rFonts w:ascii="Times New Roman" w:hAnsi="Times New Roman" w:eastAsia="方正仿宋_GBK"/>
          <w:b w:val="0"/>
          <w:sz w:val="24"/>
        </w:rPr>
        <w:t xml:space="preserve">。</w:t>
      </w:r>
      <w:ins w:id="9114" w:author="xh" w:date="2026-10-19T11:01:18+08:00">
        <w:r>
          <w:rPr>
            <w:rFonts w:ascii="Times New Roman" w:hAnsi="Times New Roman" w:eastAsia="方正仿宋_GBK"/>
            <w:b w:val="0"/>
            <w:sz w:val="24"/>
          </w:rPr>
          <w:t xml:space="preserve">本站弹性方案各年未新增储能。</w:t>
        </w:r>
      </w:ins>
    </w:p>
    <w:p w14:paraId="3FB124DF">
      <w:pPr>
        <w:pStyle w:val="2"/>
        <w:widowControl/>
        <w:spacing w:before="0" w:after="0" w:line="348" w:lineRule="exact"/>
        <w:ind w:firstLine="480"/>
        <w:jc w:val="both"/>
      </w:pPr>
      <w:r>
        <w:rPr>
          <w:rFonts w:ascii="Times New Roman" w:hAnsi="Times New Roman" w:eastAsia="方正仿宋_GBK"/>
          <w:b w:val="0"/>
          <w:sz w:val="24"/>
        </w:rPr>
        <w:t xml:space="preserve">2025年</w:t>
      </w:r>
      <w:del w:id="9115" w:author="xh" w:date="2026-10-19T11:01:58+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最大正向、反向净负荷分别为92.06 MW、18.13 MW</w:t>
      </w:r>
      <w:ins w:id="9116" w:author="xh" w:date="2026-10-19T11:01:58+08:00">
        <w:r>
          <w:rPr>
            <w:rFonts w:ascii="Times New Roman" w:hAnsi="Times New Roman" w:eastAsia="方正仿宋_GBK"/>
            <w:b w:val="0"/>
            <w:sz w:val="24"/>
          </w:rPr>
          <w:t xml:space="preserve">，2035年分别为135.67 MW、72.08 MW</w:t>
        </w:r>
      </w:ins>
      <w:r>
        <w:rPr>
          <w:rFonts w:ascii="Times New Roman" w:hAnsi="Times New Roman" w:eastAsia="方正仿宋_GBK"/>
          <w:b w:val="0"/>
          <w:sz w:val="24"/>
        </w:rPr>
        <w:t xml:space="preserve">。</w:t>
      </w:r>
      <w:ins w:id="9117" w:author="xh" w:date="2026-10-19T11:01:58+08:00">
        <w:r>
          <w:rPr>
            <w:rFonts w:ascii="Times New Roman" w:hAnsi="Times New Roman" w:eastAsia="方正仿宋_GBK"/>
            <w:b w:val="0"/>
            <w:sz w:val="24"/>
          </w:rPr>
          <w:t xml:space="preserve">2035年</w:t>
        </w:r>
      </w:ins>
      <w:del w:id="9118" w:author="xh" w:date="2026-10-19T11:01:58+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9119" w:author="xh" w:date="2026-10-19T11:01:58+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ins w:id="9120" w:author="xh" w:date="2026-10-19T11:01:58+08:00">
        <w:r>
          <w:rPr>
            <w:rFonts w:ascii="Times New Roman" w:hAnsi="Times New Roman" w:eastAsia="方正仿宋_GBK"/>
            <w:b w:val="0"/>
            <w:sz w:val="24"/>
          </w:rPr>
          <w:t xml:space="preserve">163</w:t>
        </w:r>
      </w:ins>
      <w:del w:id="9121" w:author="xh" w:date="2026-10-19T11:01:58+08:00">
        <w:r>
          <w:rPr>
            <w:rFonts w:ascii="Times New Roman" w:hAnsi="Times New Roman" w:eastAsia="方正仿宋_GBK"/>
            <w:b w:val="0"/>
            <w:sz w:val="24"/>
          </w:rPr>
          <w:delText xml:space="preserve">为80</w:delText>
        </w:r>
      </w:del>
      <w:r>
        <w:rPr>
          <w:rFonts w:ascii="Times New Roman" w:hAnsi="Times New Roman" w:eastAsia="方正仿宋_GBK"/>
          <w:b w:val="0"/>
          <w:sz w:val="24"/>
        </w:rPr>
        <w:t xml:space="preserve">.00 MVA、储能额定功率</w:t>
      </w:r>
      <w:ins w:id="9122" w:author="xh" w:date="2026-10-19T11:01:58+08:00">
        <w:r>
          <w:rPr>
            <w:rFonts w:ascii="Times New Roman" w:hAnsi="Times New Roman" w:eastAsia="方正仿宋_GBK"/>
            <w:b w:val="0"/>
            <w:sz w:val="24"/>
          </w:rPr>
          <w:t xml:space="preserve">2</w:t>
        </w:r>
      </w:ins>
      <w:del w:id="9123" w:author="xh" w:date="2026-10-19T11:01:58+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9124" w:author="xh" w:date="2026-10-19T11:01:58+08:00">
        <w:r>
          <w:rPr>
            <w:rFonts w:ascii="Times New Roman" w:hAnsi="Times New Roman" w:eastAsia="方正仿宋_GBK"/>
            <w:b w:val="0"/>
            <w:sz w:val="24"/>
          </w:rPr>
          <w:t xml:space="preserve">6</w:t>
        </w:r>
      </w:ins>
      <w:del w:id="9125" w:author="xh" w:date="2026-10-19T11:01:58+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MW，弹性方案分别为</w:t>
      </w:r>
      <w:ins w:id="9126" w:author="xh" w:date="2026-10-19T11:01:58+08:00">
        <w:r>
          <w:rPr>
            <w:rFonts w:ascii="Times New Roman" w:hAnsi="Times New Roman" w:eastAsia="方正仿宋_GBK"/>
            <w:b w:val="0"/>
            <w:sz w:val="24"/>
          </w:rPr>
          <w:t xml:space="preserve">163</w:t>
        </w:r>
      </w:ins>
      <w:del w:id="9127" w:author="xh" w:date="2026-10-19T11:01:58+08:00">
        <w:r>
          <w:rPr>
            <w:rFonts w:ascii="Times New Roman" w:hAnsi="Times New Roman" w:eastAsia="方正仿宋_GBK"/>
            <w:b w:val="0"/>
            <w:sz w:val="24"/>
          </w:rPr>
          <w:delText xml:space="preserve">80</w:delText>
        </w:r>
      </w:del>
      <w:r>
        <w:rPr>
          <w:rFonts w:ascii="Times New Roman" w:hAnsi="Times New Roman" w:eastAsia="方正仿宋_GBK"/>
          <w:b w:val="0"/>
          <w:sz w:val="24"/>
        </w:rPr>
        <w:t xml:space="preserve">.00 MVA和0.00 MW</w:t>
      </w:r>
      <w:ins w:id="9128" w:author="xh" w:date="2026-10-19T11:01:58+08:00">
        <w:r>
          <w:rPr>
            <w:rFonts w:ascii="Times New Roman" w:hAnsi="Times New Roman" w:eastAsia="方正仿宋_GBK"/>
            <w:b w:val="0"/>
            <w:sz w:val="24"/>
          </w:rPr>
          <w:t xml:space="preserve">。</w:t>
        </w:r>
      </w:ins>
      <w:del w:id="9129" w:author="xh" w:date="2026-10-19T11:01:58+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9130" w:author="xh" w:date="2026-10-19T11:01:58+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9131" w:author="xh" w:date="2026-10-19T11:01:58+08:00">
        <w:r>
          <w:rPr>
            <w:rFonts w:ascii="Times New Roman" w:hAnsi="Times New Roman" w:eastAsia="方正仿宋_GBK"/>
            <w:b w:val="0"/>
            <w:sz w:val="24"/>
          </w:rPr>
          <w:delText xml:space="preserve">弹性方案按当年各站局部极值计算的站级负载率为121%。</w:delText>
        </w:r>
      </w:del>
    </w:p>
    <w:p w14:paraId="48D3698F">
      <w:pPr>
        <w:pStyle w:val="2"/>
        <w:keepNext/>
        <w:spacing w:before="120" w:after="80" w:line="280" w:lineRule="exact"/>
        <w:ind w:firstLine="0"/>
        <w:jc w:val="center"/>
      </w:pPr>
      <w:r>
        <w:rPr>
          <w:rFonts w:ascii="Times New Roman" w:hAnsi="Times New Roman" w:eastAsia="宋体"/>
          <w:b w:val="0"/>
          <w:sz w:val="21"/>
        </w:rPr>
        <w:t xml:space="preserve">表5-17 杜村变</w:t>
      </w:r>
      <w:ins w:id="9132" w:author="xh" w:date="2026-10-19T11:02:37+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3F944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9133" w:author="xh" w:date="2026-10-19T11:03:16+08:00"/>
        </w:trPr>
        <w:tc>
          <w:tcPr>
            <w:tcW w:w="1039" w:type="dxa"/>
            <w:tcMar>
              <w:left w:w="70" w:type="dxa"/>
              <w:right w:w="70" w:type="dxa"/>
            </w:tcMar>
            <w:vAlign w:val="center"/>
          </w:tcPr>
          <w:p w14:paraId="2CC12FE6">
            <w:pPr>
              <w:keepNext/>
              <w:spacing w:before="20" w:after="20" w:line="260" w:lineRule="exact"/>
              <w:ind w:left="0" w:leftChars="0" w:right="0" w:rightChars="0" w:firstLine="0" w:firstLineChars="0"/>
              <w:jc w:val="center"/>
              <w:rPr>
                <w:del w:id="9142" w:author="xh" w:date="2026-10-19T11:03:16+08:00"/>
              </w:rPr>
            </w:pPr>
            <w:del w:id="9143" w:author="xh" w:date="2026-10-19T11:03:16+08:00">
              <w:r>
                <w:rPr>
                  <w:rFonts w:ascii="Times New Roman" w:hAnsi="Times New Roman" w:eastAsia="宋体"/>
                  <w:b/>
                  <w:sz w:val="18"/>
                </w:rPr>
                <w:delText>方案</w:delText>
              </w:r>
            </w:del>
          </w:p>
        </w:tc>
        <w:tc>
          <w:tcPr>
            <w:tcW w:w="1039" w:type="dxa"/>
            <w:tcMar>
              <w:left w:w="70" w:type="dxa"/>
              <w:right w:w="70" w:type="dxa"/>
            </w:tcMar>
            <w:vAlign w:val="center"/>
          </w:tcPr>
          <w:p w14:paraId="5BEE04BE">
            <w:pPr>
              <w:keepNext/>
              <w:spacing w:before="20" w:after="20" w:line="260" w:lineRule="exact"/>
              <w:ind w:left="0" w:leftChars="0" w:right="0" w:rightChars="0" w:firstLine="0" w:firstLineChars="0"/>
              <w:jc w:val="center"/>
              <w:rPr>
                <w:del w:id="9144" w:author="xh" w:date="2026-10-19T11:03:16+08:00"/>
              </w:rPr>
            </w:pPr>
            <w:del w:id="9145" w:author="xh" w:date="2026-10-19T11:03:16+08:00">
              <w:r>
                <w:rPr>
                  <w:rFonts w:ascii="Times New Roman" w:hAnsi="Times New Roman" w:eastAsia="宋体"/>
                  <w:b/>
                  <w:sz w:val="18"/>
                </w:rPr>
                <w:delText>年份</w:delText>
              </w:r>
            </w:del>
          </w:p>
        </w:tc>
        <w:tc>
          <w:tcPr>
            <w:tcW w:w="1039" w:type="dxa"/>
            <w:tcMar>
              <w:left w:w="70" w:type="dxa"/>
              <w:right w:w="70" w:type="dxa"/>
            </w:tcMar>
            <w:vAlign w:val="center"/>
          </w:tcPr>
          <w:p w14:paraId="386FA107">
            <w:pPr>
              <w:keepNext/>
              <w:spacing w:before="20" w:after="20" w:line="260" w:lineRule="exact"/>
              <w:ind w:left="0" w:leftChars="0" w:right="0" w:rightChars="0" w:firstLine="0" w:firstLineChars="0"/>
              <w:jc w:val="center"/>
              <w:rPr>
                <w:del w:id="9146" w:author="xh" w:date="2026-10-19T11:03:16+08:00"/>
              </w:rPr>
            </w:pPr>
            <w:del w:id="9147" w:author="xh" w:date="2026-10-19T11:03:16+08:00">
              <w:r>
                <w:rPr>
                  <w:rFonts w:ascii="Times New Roman" w:hAnsi="Times New Roman" w:eastAsia="宋体"/>
                  <w:b/>
                  <w:sz w:val="18"/>
                </w:rPr>
                <w:delText>主变组合/MVA</w:delText>
              </w:r>
            </w:del>
          </w:p>
        </w:tc>
        <w:tc>
          <w:tcPr>
            <w:tcW w:w="1039" w:type="dxa"/>
            <w:tcMar>
              <w:left w:w="70" w:type="dxa"/>
              <w:right w:w="70" w:type="dxa"/>
            </w:tcMar>
            <w:vAlign w:val="center"/>
          </w:tcPr>
          <w:p w14:paraId="51D2D27B">
            <w:pPr>
              <w:keepNext/>
              <w:spacing w:before="20" w:after="20" w:line="260" w:lineRule="exact"/>
              <w:ind w:left="0" w:leftChars="0" w:right="0" w:rightChars="0" w:firstLine="0" w:firstLineChars="0"/>
              <w:jc w:val="center"/>
              <w:rPr>
                <w:del w:id="9148" w:author="xh" w:date="2026-10-19T11:03:16+08:00"/>
              </w:rPr>
            </w:pPr>
            <w:del w:id="9149" w:author="xh" w:date="2026-10-19T11:03:16+08:00">
              <w:r>
                <w:rPr>
                  <w:rFonts w:ascii="Times New Roman" w:hAnsi="Times New Roman" w:eastAsia="宋体"/>
                  <w:b/>
                  <w:sz w:val="18"/>
                </w:rPr>
                <w:delText>总容量/MVA</w:delText>
              </w:r>
            </w:del>
          </w:p>
        </w:tc>
        <w:tc>
          <w:tcPr>
            <w:tcW w:w="1039" w:type="dxa"/>
            <w:tcMar>
              <w:left w:w="70" w:type="dxa"/>
              <w:right w:w="70" w:type="dxa"/>
            </w:tcMar>
            <w:vAlign w:val="center"/>
          </w:tcPr>
          <w:p w14:paraId="45163BEA">
            <w:pPr>
              <w:keepNext/>
              <w:spacing w:before="20" w:after="20" w:line="260" w:lineRule="exact"/>
              <w:ind w:left="0" w:leftChars="0" w:right="0" w:rightChars="0" w:firstLine="0" w:firstLineChars="0"/>
              <w:jc w:val="center"/>
              <w:rPr>
                <w:del w:id="9150" w:author="xh" w:date="2026-10-19T11:03:16+08:00"/>
              </w:rPr>
            </w:pPr>
            <w:del w:id="9151" w:author="xh" w:date="2026-10-19T11:03:16+08:00">
              <w:r>
                <w:rPr>
                  <w:rFonts w:ascii="Times New Roman" w:hAnsi="Times New Roman" w:eastAsia="宋体"/>
                  <w:b/>
                  <w:sz w:val="18"/>
                </w:rPr>
                <w:delText>储能额定功率/MW</w:delText>
              </w:r>
            </w:del>
          </w:p>
        </w:tc>
        <w:tc>
          <w:tcPr>
            <w:tcW w:w="1039" w:type="dxa"/>
            <w:tcMar>
              <w:left w:w="70" w:type="dxa"/>
              <w:right w:w="70" w:type="dxa"/>
            </w:tcMar>
            <w:vAlign w:val="center"/>
          </w:tcPr>
          <w:p w14:paraId="04B68C0B">
            <w:pPr>
              <w:keepNext/>
              <w:spacing w:before="20" w:after="20" w:line="260" w:lineRule="exact"/>
              <w:ind w:left="0" w:leftChars="0" w:right="0" w:rightChars="0" w:firstLine="0" w:firstLineChars="0"/>
              <w:jc w:val="center"/>
              <w:rPr>
                <w:del w:id="9152" w:author="xh" w:date="2026-10-19T11:03:16+08:00"/>
              </w:rPr>
            </w:pPr>
            <w:del w:id="9153" w:author="xh" w:date="2026-10-19T11:03:16+08:00">
              <w:r>
                <w:rPr>
                  <w:rFonts w:ascii="Times New Roman" w:hAnsi="Times New Roman" w:eastAsia="宋体"/>
                  <w:b/>
                  <w:sz w:val="18"/>
                </w:rPr>
                <w:delText>转出/MW</w:delText>
              </w:r>
            </w:del>
          </w:p>
        </w:tc>
        <w:tc>
          <w:tcPr>
            <w:tcW w:w="1039" w:type="dxa"/>
            <w:tcMar>
              <w:left w:w="70" w:type="dxa"/>
              <w:right w:w="70" w:type="dxa"/>
            </w:tcMar>
            <w:vAlign w:val="center"/>
          </w:tcPr>
          <w:p w14:paraId="049644CB">
            <w:pPr>
              <w:keepNext/>
              <w:spacing w:before="20" w:after="20" w:line="260" w:lineRule="exact"/>
              <w:ind w:left="0" w:leftChars="0" w:right="0" w:rightChars="0" w:firstLine="0" w:firstLineChars="0"/>
              <w:jc w:val="center"/>
              <w:rPr>
                <w:del w:id="9154" w:author="xh" w:date="2026-10-19T11:03:16+08:00"/>
              </w:rPr>
            </w:pPr>
            <w:del w:id="9155" w:author="xh" w:date="2026-10-19T11:03:16+08:00">
              <w:r>
                <w:rPr>
                  <w:rFonts w:ascii="Times New Roman" w:hAnsi="Times New Roman" w:eastAsia="宋体"/>
                  <w:b/>
                  <w:sz w:val="18"/>
                </w:rPr>
                <w:delText>承接/MW</w:delText>
              </w:r>
            </w:del>
          </w:p>
        </w:tc>
        <w:tc>
          <w:tcPr>
            <w:tcW w:w="1039" w:type="dxa"/>
            <w:tcMar>
              <w:left w:w="70" w:type="dxa"/>
              <w:right w:w="70" w:type="dxa"/>
            </w:tcMar>
            <w:vAlign w:val="center"/>
          </w:tcPr>
          <w:p w14:paraId="63AA98FC">
            <w:pPr>
              <w:keepNext/>
              <w:spacing w:before="20" w:after="20" w:line="260" w:lineRule="exact"/>
              <w:ind w:left="0" w:leftChars="0" w:right="0" w:rightChars="0" w:firstLine="0" w:firstLineChars="0"/>
              <w:jc w:val="center"/>
              <w:rPr>
                <w:del w:id="9156" w:author="xh" w:date="2026-10-19T11:03:16+08:00"/>
              </w:rPr>
            </w:pPr>
            <w:del w:id="9157" w:author="xh" w:date="2026-10-19T11:03:16+08:00">
              <w:r>
                <w:rPr>
                  <w:rFonts w:ascii="Times New Roman" w:hAnsi="Times New Roman" w:eastAsia="宋体"/>
                  <w:b/>
                  <w:sz w:val="18"/>
                </w:rPr>
                <w:delText>转接后净负荷/MW</w:delText>
              </w:r>
            </w:del>
          </w:p>
        </w:tc>
      </w:tr>
      <w:tr w14:paraId="3989A2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134" w:author="xh" w:date="2026-10-19T11:03:16+08:00"/>
        </w:trPr>
        <w:tc>
          <w:tcPr>
            <w:tcW w:w="1039" w:type="dxa"/>
            <w:tcMar>
              <w:left w:w="70" w:type="dxa"/>
              <w:right w:w="70" w:type="dxa"/>
            </w:tcMar>
            <w:vAlign w:val="center"/>
          </w:tcPr>
          <w:p w14:paraId="254157C3">
            <w:pPr>
              <w:keepNext/>
              <w:spacing w:before="20" w:after="20" w:line="260" w:lineRule="exact"/>
              <w:ind w:left="0" w:leftChars="0" w:right="0" w:rightChars="0" w:firstLine="0" w:firstLineChars="0"/>
              <w:jc w:val="center"/>
              <w:rPr>
                <w:del w:id="9158" w:author="xh" w:date="2026-10-19T11:03:16+08:00"/>
              </w:rPr>
            </w:pPr>
            <w:del w:id="9159" w:author="xh" w:date="2026-10-19T11:03:16+08:00">
              <w:r>
                <w:rPr>
                  <w:rFonts w:ascii="Times New Roman" w:hAnsi="Times New Roman" w:eastAsia="宋体"/>
                  <w:b w:val="0"/>
                  <w:sz w:val="18"/>
                </w:rPr>
                <w:delText>刚性</w:delText>
              </w:r>
            </w:del>
          </w:p>
        </w:tc>
        <w:tc>
          <w:tcPr>
            <w:tcW w:w="1039" w:type="dxa"/>
            <w:tcMar>
              <w:left w:w="70" w:type="dxa"/>
              <w:right w:w="70" w:type="dxa"/>
            </w:tcMar>
            <w:vAlign w:val="center"/>
          </w:tcPr>
          <w:p w14:paraId="7965440E">
            <w:pPr>
              <w:keepNext/>
              <w:spacing w:before="20" w:after="20" w:line="260" w:lineRule="exact"/>
              <w:ind w:left="0" w:leftChars="0" w:right="0" w:rightChars="0" w:firstLine="0" w:firstLineChars="0"/>
              <w:jc w:val="center"/>
              <w:rPr>
                <w:del w:id="9160" w:author="xh" w:date="2026-10-19T11:03:16+08:00"/>
              </w:rPr>
            </w:pPr>
            <w:del w:id="9161" w:author="xh" w:date="2026-10-19T11:03:16+08:00">
              <w:r>
                <w:rPr>
                  <w:rFonts w:ascii="Times New Roman" w:hAnsi="Times New Roman" w:eastAsia="宋体"/>
                  <w:b w:val="0"/>
                  <w:sz w:val="18"/>
                </w:rPr>
                <w:delText>2022</w:delText>
              </w:r>
            </w:del>
          </w:p>
        </w:tc>
        <w:tc>
          <w:tcPr>
            <w:tcW w:w="1039" w:type="dxa"/>
            <w:tcMar>
              <w:left w:w="70" w:type="dxa"/>
              <w:right w:w="70" w:type="dxa"/>
            </w:tcMar>
            <w:vAlign w:val="center"/>
          </w:tcPr>
          <w:p w14:paraId="7AF7800C">
            <w:pPr>
              <w:keepNext/>
              <w:spacing w:before="20" w:after="20" w:line="260" w:lineRule="exact"/>
              <w:ind w:left="0" w:leftChars="0" w:right="0" w:rightChars="0" w:firstLine="0" w:firstLineChars="0"/>
              <w:jc w:val="center"/>
              <w:rPr>
                <w:del w:id="9162" w:author="xh" w:date="2026-10-19T11:03:16+08:00"/>
              </w:rPr>
            </w:pPr>
            <w:del w:id="9163" w:author="xh" w:date="2026-10-19T11:03:16+08:00">
              <w:r>
                <w:rPr>
                  <w:rFonts w:ascii="Times New Roman" w:hAnsi="Times New Roman" w:eastAsia="宋体"/>
                  <w:b w:val="0"/>
                  <w:sz w:val="18"/>
                </w:rPr>
                <w:delText>40+40</w:delText>
              </w:r>
            </w:del>
          </w:p>
        </w:tc>
        <w:tc>
          <w:tcPr>
            <w:tcW w:w="1039" w:type="dxa"/>
            <w:tcMar>
              <w:left w:w="70" w:type="dxa"/>
              <w:right w:w="70" w:type="dxa"/>
            </w:tcMar>
            <w:vAlign w:val="center"/>
          </w:tcPr>
          <w:p w14:paraId="4D3EE471">
            <w:pPr>
              <w:keepNext/>
              <w:spacing w:before="20" w:after="20" w:line="260" w:lineRule="exact"/>
              <w:ind w:left="0" w:leftChars="0" w:right="0" w:rightChars="0" w:firstLine="0" w:firstLineChars="0"/>
              <w:jc w:val="center"/>
              <w:rPr>
                <w:del w:id="9164" w:author="xh" w:date="2026-10-19T11:03:16+08:00"/>
              </w:rPr>
            </w:pPr>
            <w:del w:id="9165" w:author="xh" w:date="2026-10-19T11:03:16+08:00">
              <w:r>
                <w:rPr>
                  <w:rFonts w:ascii="Times New Roman" w:hAnsi="Times New Roman" w:eastAsia="宋体"/>
                  <w:b w:val="0"/>
                  <w:sz w:val="18"/>
                </w:rPr>
                <w:delText>80.00</w:delText>
              </w:r>
            </w:del>
          </w:p>
        </w:tc>
        <w:tc>
          <w:tcPr>
            <w:tcW w:w="1039" w:type="dxa"/>
            <w:tcMar>
              <w:left w:w="70" w:type="dxa"/>
              <w:right w:w="70" w:type="dxa"/>
            </w:tcMar>
            <w:vAlign w:val="center"/>
          </w:tcPr>
          <w:p w14:paraId="7BD084B8">
            <w:pPr>
              <w:keepNext/>
              <w:spacing w:before="20" w:after="20" w:line="260" w:lineRule="exact"/>
              <w:ind w:left="0" w:leftChars="0" w:right="0" w:rightChars="0" w:firstLine="0" w:firstLineChars="0"/>
              <w:jc w:val="center"/>
              <w:rPr>
                <w:del w:id="9166" w:author="xh" w:date="2026-10-19T11:03:16+08:00"/>
              </w:rPr>
            </w:pPr>
            <w:del w:id="9167" w:author="xh" w:date="2026-10-19T11:03:16+08:00">
              <w:r>
                <w:rPr>
                  <w:rFonts w:ascii="Times New Roman" w:hAnsi="Times New Roman" w:eastAsia="宋体"/>
                  <w:b w:val="0"/>
                  <w:sz w:val="18"/>
                </w:rPr>
                <w:delText>0.00</w:delText>
              </w:r>
            </w:del>
          </w:p>
        </w:tc>
        <w:tc>
          <w:tcPr>
            <w:tcW w:w="1039" w:type="dxa"/>
            <w:tcMar>
              <w:left w:w="70" w:type="dxa"/>
              <w:right w:w="70" w:type="dxa"/>
            </w:tcMar>
            <w:vAlign w:val="center"/>
          </w:tcPr>
          <w:p w14:paraId="48155E86">
            <w:pPr>
              <w:keepNext/>
              <w:spacing w:before="20" w:after="20" w:line="260" w:lineRule="exact"/>
              <w:ind w:left="0" w:leftChars="0" w:right="0" w:rightChars="0" w:firstLine="0" w:firstLineChars="0"/>
              <w:jc w:val="center"/>
              <w:rPr>
                <w:del w:id="9168" w:author="xh" w:date="2026-10-19T11:03:16+08:00"/>
              </w:rPr>
            </w:pPr>
            <w:del w:id="9169" w:author="xh" w:date="2026-10-19T11:03:16+08:00">
              <w:r>
                <w:rPr>
                  <w:rFonts w:ascii="Times New Roman" w:hAnsi="Times New Roman" w:eastAsia="宋体"/>
                  <w:b w:val="0"/>
                  <w:sz w:val="18"/>
                </w:rPr>
                <w:delText>0.00</w:delText>
              </w:r>
            </w:del>
          </w:p>
        </w:tc>
        <w:tc>
          <w:tcPr>
            <w:tcW w:w="1039" w:type="dxa"/>
            <w:tcMar>
              <w:left w:w="70" w:type="dxa"/>
              <w:right w:w="70" w:type="dxa"/>
            </w:tcMar>
            <w:vAlign w:val="center"/>
          </w:tcPr>
          <w:p w14:paraId="08E1B329">
            <w:pPr>
              <w:keepNext/>
              <w:spacing w:before="20" w:after="20" w:line="260" w:lineRule="exact"/>
              <w:ind w:left="0" w:leftChars="0" w:right="0" w:rightChars="0" w:firstLine="0" w:firstLineChars="0"/>
              <w:jc w:val="center"/>
              <w:rPr>
                <w:del w:id="9170" w:author="xh" w:date="2026-10-19T11:03:16+08:00"/>
              </w:rPr>
            </w:pPr>
            <w:del w:id="9171" w:author="xh" w:date="2026-10-19T11:03:16+08:00">
              <w:r>
                <w:rPr>
                  <w:rFonts w:ascii="Times New Roman" w:hAnsi="Times New Roman" w:eastAsia="宋体"/>
                  <w:b w:val="0"/>
                  <w:sz w:val="18"/>
                </w:rPr>
                <w:delText>0.00</w:delText>
              </w:r>
            </w:del>
          </w:p>
        </w:tc>
        <w:tc>
          <w:tcPr>
            <w:tcW w:w="1039" w:type="dxa"/>
            <w:tcMar>
              <w:left w:w="70" w:type="dxa"/>
              <w:right w:w="70" w:type="dxa"/>
            </w:tcMar>
            <w:vAlign w:val="center"/>
          </w:tcPr>
          <w:p w14:paraId="6EEFB5A9">
            <w:pPr>
              <w:keepNext/>
              <w:spacing w:before="20" w:after="20" w:line="260" w:lineRule="exact"/>
              <w:ind w:left="0" w:leftChars="0" w:right="0" w:rightChars="0" w:firstLine="0" w:firstLineChars="0"/>
              <w:jc w:val="center"/>
              <w:rPr>
                <w:del w:id="9172" w:author="xh" w:date="2026-10-19T11:03:16+08:00"/>
              </w:rPr>
            </w:pPr>
            <w:del w:id="9173" w:author="xh" w:date="2026-10-19T11:03:16+08:00">
              <w:r>
                <w:rPr>
                  <w:rFonts w:ascii="Times New Roman" w:hAnsi="Times New Roman" w:eastAsia="宋体"/>
                  <w:b w:val="0"/>
                  <w:sz w:val="18"/>
                </w:rPr>
                <w:delText>72.15</w:delText>
              </w:r>
            </w:del>
          </w:p>
        </w:tc>
      </w:tr>
      <w:tr w14:paraId="13E026D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135" w:author="xh" w:date="2026-10-19T11:03:16+08:00"/>
        </w:trPr>
        <w:tc>
          <w:tcPr>
            <w:tcW w:w="1039" w:type="dxa"/>
            <w:tcMar>
              <w:left w:w="70" w:type="dxa"/>
              <w:right w:w="70" w:type="dxa"/>
            </w:tcMar>
            <w:vAlign w:val="center"/>
          </w:tcPr>
          <w:p w14:paraId="52052A4C">
            <w:pPr>
              <w:keepNext/>
              <w:spacing w:before="20" w:after="20" w:line="260" w:lineRule="exact"/>
              <w:ind w:left="0" w:leftChars="0" w:right="0" w:rightChars="0" w:firstLine="0" w:firstLineChars="0"/>
              <w:jc w:val="center"/>
              <w:rPr>
                <w:del w:id="9174" w:author="xh" w:date="2026-10-19T11:03:16+08:00"/>
              </w:rPr>
            </w:pPr>
            <w:del w:id="9175" w:author="xh" w:date="2026-10-19T11:03:16+08:00">
              <w:r>
                <w:rPr>
                  <w:rFonts w:ascii="Times New Roman" w:hAnsi="Times New Roman" w:eastAsia="宋体"/>
                  <w:b w:val="0"/>
                  <w:sz w:val="18"/>
                </w:rPr>
                <w:delText>刚性</w:delText>
              </w:r>
            </w:del>
          </w:p>
        </w:tc>
        <w:tc>
          <w:tcPr>
            <w:tcW w:w="1039" w:type="dxa"/>
            <w:tcMar>
              <w:left w:w="70" w:type="dxa"/>
              <w:right w:w="70" w:type="dxa"/>
            </w:tcMar>
            <w:vAlign w:val="center"/>
          </w:tcPr>
          <w:p w14:paraId="789AF487">
            <w:pPr>
              <w:keepNext/>
              <w:spacing w:before="20" w:after="20" w:line="260" w:lineRule="exact"/>
              <w:ind w:left="0" w:leftChars="0" w:right="0" w:rightChars="0" w:firstLine="0" w:firstLineChars="0"/>
              <w:jc w:val="center"/>
              <w:rPr>
                <w:del w:id="9176" w:author="xh" w:date="2026-10-19T11:03:16+08:00"/>
              </w:rPr>
            </w:pPr>
            <w:del w:id="9177" w:author="xh" w:date="2026-10-19T11:03:16+08:00">
              <w:r>
                <w:rPr>
                  <w:rFonts w:ascii="Times New Roman" w:hAnsi="Times New Roman" w:eastAsia="宋体"/>
                  <w:b w:val="0"/>
                  <w:sz w:val="18"/>
                </w:rPr>
                <w:delText>2023</w:delText>
              </w:r>
            </w:del>
          </w:p>
        </w:tc>
        <w:tc>
          <w:tcPr>
            <w:tcW w:w="1039" w:type="dxa"/>
            <w:tcMar>
              <w:left w:w="70" w:type="dxa"/>
              <w:right w:w="70" w:type="dxa"/>
            </w:tcMar>
            <w:vAlign w:val="center"/>
          </w:tcPr>
          <w:p w14:paraId="5FDADF3C">
            <w:pPr>
              <w:keepNext/>
              <w:spacing w:before="20" w:after="20" w:line="260" w:lineRule="exact"/>
              <w:ind w:left="0" w:leftChars="0" w:right="0" w:rightChars="0" w:firstLine="0" w:firstLineChars="0"/>
              <w:jc w:val="center"/>
              <w:rPr>
                <w:del w:id="9178" w:author="xh" w:date="2026-10-19T11:03:16+08:00"/>
              </w:rPr>
            </w:pPr>
            <w:del w:id="9179" w:author="xh" w:date="2026-10-19T11:03:16+08:00">
              <w:r>
                <w:rPr>
                  <w:rFonts w:ascii="Times New Roman" w:hAnsi="Times New Roman" w:eastAsia="宋体"/>
                  <w:b w:val="0"/>
                  <w:sz w:val="18"/>
                </w:rPr>
                <w:delText>40+40</w:delText>
              </w:r>
            </w:del>
          </w:p>
        </w:tc>
        <w:tc>
          <w:tcPr>
            <w:tcW w:w="1039" w:type="dxa"/>
            <w:tcMar>
              <w:left w:w="70" w:type="dxa"/>
              <w:right w:w="70" w:type="dxa"/>
            </w:tcMar>
            <w:vAlign w:val="center"/>
          </w:tcPr>
          <w:p w14:paraId="4FB3A252">
            <w:pPr>
              <w:keepNext/>
              <w:spacing w:before="20" w:after="20" w:line="260" w:lineRule="exact"/>
              <w:ind w:left="0" w:leftChars="0" w:right="0" w:rightChars="0" w:firstLine="0" w:firstLineChars="0"/>
              <w:jc w:val="center"/>
              <w:rPr>
                <w:del w:id="9180" w:author="xh" w:date="2026-10-19T11:03:16+08:00"/>
              </w:rPr>
            </w:pPr>
            <w:del w:id="9181" w:author="xh" w:date="2026-10-19T11:03:16+08:00">
              <w:r>
                <w:rPr>
                  <w:rFonts w:ascii="Times New Roman" w:hAnsi="Times New Roman" w:eastAsia="宋体"/>
                  <w:b w:val="0"/>
                  <w:sz w:val="18"/>
                </w:rPr>
                <w:delText>80.00</w:delText>
              </w:r>
            </w:del>
          </w:p>
        </w:tc>
        <w:tc>
          <w:tcPr>
            <w:tcW w:w="1039" w:type="dxa"/>
            <w:tcMar>
              <w:left w:w="70" w:type="dxa"/>
              <w:right w:w="70" w:type="dxa"/>
            </w:tcMar>
            <w:vAlign w:val="center"/>
          </w:tcPr>
          <w:p w14:paraId="15EB0AA7">
            <w:pPr>
              <w:keepNext/>
              <w:spacing w:before="20" w:after="20" w:line="260" w:lineRule="exact"/>
              <w:ind w:left="0" w:leftChars="0" w:right="0" w:rightChars="0" w:firstLine="0" w:firstLineChars="0"/>
              <w:jc w:val="center"/>
              <w:rPr>
                <w:del w:id="9182" w:author="xh" w:date="2026-10-19T11:03:16+08:00"/>
              </w:rPr>
            </w:pPr>
            <w:del w:id="9183" w:author="xh" w:date="2026-10-19T11:03:16+08:00">
              <w:r>
                <w:rPr>
                  <w:rFonts w:ascii="Times New Roman" w:hAnsi="Times New Roman" w:eastAsia="宋体"/>
                  <w:b w:val="0"/>
                  <w:sz w:val="18"/>
                </w:rPr>
                <w:delText>0.00</w:delText>
              </w:r>
            </w:del>
          </w:p>
        </w:tc>
        <w:tc>
          <w:tcPr>
            <w:tcW w:w="1039" w:type="dxa"/>
            <w:tcMar>
              <w:left w:w="70" w:type="dxa"/>
              <w:right w:w="70" w:type="dxa"/>
            </w:tcMar>
            <w:vAlign w:val="center"/>
          </w:tcPr>
          <w:p w14:paraId="055C4FF3">
            <w:pPr>
              <w:keepNext/>
              <w:spacing w:before="20" w:after="20" w:line="260" w:lineRule="exact"/>
              <w:ind w:left="0" w:leftChars="0" w:right="0" w:rightChars="0" w:firstLine="0" w:firstLineChars="0"/>
              <w:jc w:val="center"/>
              <w:rPr>
                <w:del w:id="9184" w:author="xh" w:date="2026-10-19T11:03:16+08:00"/>
              </w:rPr>
            </w:pPr>
            <w:del w:id="9185" w:author="xh" w:date="2026-10-19T11:03:16+08:00">
              <w:r>
                <w:rPr>
                  <w:rFonts w:ascii="Times New Roman" w:hAnsi="Times New Roman" w:eastAsia="宋体"/>
                  <w:b w:val="0"/>
                  <w:sz w:val="18"/>
                </w:rPr>
                <w:delText>0.00</w:delText>
              </w:r>
            </w:del>
          </w:p>
        </w:tc>
        <w:tc>
          <w:tcPr>
            <w:tcW w:w="1039" w:type="dxa"/>
            <w:tcMar>
              <w:left w:w="70" w:type="dxa"/>
              <w:right w:w="70" w:type="dxa"/>
            </w:tcMar>
            <w:vAlign w:val="center"/>
          </w:tcPr>
          <w:p w14:paraId="23F0CC95">
            <w:pPr>
              <w:keepNext/>
              <w:spacing w:before="20" w:after="20" w:line="260" w:lineRule="exact"/>
              <w:ind w:left="0" w:leftChars="0" w:right="0" w:rightChars="0" w:firstLine="0" w:firstLineChars="0"/>
              <w:jc w:val="center"/>
              <w:rPr>
                <w:del w:id="9186" w:author="xh" w:date="2026-10-19T11:03:16+08:00"/>
              </w:rPr>
            </w:pPr>
            <w:del w:id="9187" w:author="xh" w:date="2026-10-19T11:03:16+08:00">
              <w:r>
                <w:rPr>
                  <w:rFonts w:ascii="Times New Roman" w:hAnsi="Times New Roman" w:eastAsia="宋体"/>
                  <w:b w:val="0"/>
                  <w:sz w:val="18"/>
                </w:rPr>
                <w:delText>0.00</w:delText>
              </w:r>
            </w:del>
          </w:p>
        </w:tc>
        <w:tc>
          <w:tcPr>
            <w:tcW w:w="1039" w:type="dxa"/>
            <w:tcMar>
              <w:left w:w="70" w:type="dxa"/>
              <w:right w:w="70" w:type="dxa"/>
            </w:tcMar>
            <w:vAlign w:val="center"/>
          </w:tcPr>
          <w:p w14:paraId="4BEB188D">
            <w:pPr>
              <w:keepNext/>
              <w:spacing w:before="20" w:after="20" w:line="260" w:lineRule="exact"/>
              <w:ind w:left="0" w:leftChars="0" w:right="0" w:rightChars="0" w:firstLine="0" w:firstLineChars="0"/>
              <w:jc w:val="center"/>
              <w:rPr>
                <w:del w:id="9188" w:author="xh" w:date="2026-10-19T11:03:16+08:00"/>
              </w:rPr>
            </w:pPr>
            <w:del w:id="9189" w:author="xh" w:date="2026-10-19T11:03:16+08:00">
              <w:r>
                <w:rPr>
                  <w:rFonts w:ascii="Times New Roman" w:hAnsi="Times New Roman" w:eastAsia="宋体"/>
                  <w:b w:val="0"/>
                  <w:sz w:val="18"/>
                </w:rPr>
                <w:delText>66.58</w:delText>
              </w:r>
            </w:del>
          </w:p>
        </w:tc>
      </w:tr>
      <w:tr w14:paraId="0F1397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9136" w:author="xh" w:date="2026-10-19T11:03:16+08:00"/>
        </w:trPr>
        <w:tc>
          <w:tcPr>
            <w:tcW w:w="1039" w:type="dxa"/>
            <w:tcMar>
              <w:left w:w="70" w:type="dxa"/>
              <w:right w:w="70" w:type="dxa"/>
            </w:tcMar>
            <w:vAlign w:val="center"/>
          </w:tcPr>
          <w:p w14:paraId="10B40DCE">
            <w:pPr>
              <w:keepNext/>
              <w:spacing w:before="20" w:after="20" w:line="260" w:lineRule="exact"/>
              <w:ind w:left="0" w:leftChars="0" w:right="0" w:rightChars="0" w:firstLine="0" w:firstLineChars="0"/>
              <w:jc w:val="center"/>
              <w:rPr>
                <w:del w:id="9190" w:author="xh" w:date="2026-10-19T11:03:16+08:00"/>
              </w:rPr>
            </w:pPr>
            <w:del w:id="9191" w:author="xh" w:date="2026-10-19T11:03:16+08:00">
              <w:r>
                <w:rPr>
                  <w:rFonts w:ascii="Times New Roman" w:hAnsi="Times New Roman" w:eastAsia="宋体"/>
                  <w:b w:val="0"/>
                  <w:sz w:val="18"/>
                </w:rPr>
                <w:delText>刚性</w:delText>
              </w:r>
            </w:del>
          </w:p>
        </w:tc>
        <w:tc>
          <w:tcPr>
            <w:tcW w:w="1039" w:type="dxa"/>
            <w:tcMar>
              <w:left w:w="70" w:type="dxa"/>
              <w:right w:w="70" w:type="dxa"/>
            </w:tcMar>
            <w:vAlign w:val="center"/>
          </w:tcPr>
          <w:p w14:paraId="2E5350D4">
            <w:pPr>
              <w:keepNext/>
              <w:spacing w:before="20" w:after="20" w:line="260" w:lineRule="exact"/>
              <w:ind w:left="0" w:leftChars="0" w:right="0" w:rightChars="0" w:firstLine="0" w:firstLineChars="0"/>
              <w:jc w:val="center"/>
              <w:rPr>
                <w:del w:id="9192" w:author="xh" w:date="2026-10-19T11:03:16+08:00"/>
              </w:rPr>
            </w:pPr>
            <w:del w:id="9193" w:author="xh" w:date="2026-10-19T11:03:16+08:00">
              <w:r>
                <w:rPr>
                  <w:rFonts w:ascii="Times New Roman" w:hAnsi="Times New Roman" w:eastAsia="宋体"/>
                  <w:b w:val="0"/>
                  <w:sz w:val="18"/>
                </w:rPr>
                <w:delText>2024</w:delText>
              </w:r>
            </w:del>
          </w:p>
        </w:tc>
        <w:tc>
          <w:tcPr>
            <w:tcW w:w="1039" w:type="dxa"/>
            <w:tcMar>
              <w:left w:w="70" w:type="dxa"/>
              <w:right w:w="70" w:type="dxa"/>
            </w:tcMar>
            <w:vAlign w:val="center"/>
          </w:tcPr>
          <w:p w14:paraId="78E97840">
            <w:pPr>
              <w:keepNext/>
              <w:spacing w:before="20" w:after="20" w:line="260" w:lineRule="exact"/>
              <w:ind w:left="0" w:leftChars="0" w:right="0" w:rightChars="0" w:firstLine="0" w:firstLineChars="0"/>
              <w:jc w:val="center"/>
              <w:rPr>
                <w:del w:id="9194" w:author="xh" w:date="2026-10-19T11:03:16+08:00"/>
              </w:rPr>
            </w:pPr>
            <w:del w:id="9195" w:author="xh" w:date="2026-10-19T11:03:16+08:00">
              <w:r>
                <w:rPr>
                  <w:rFonts w:ascii="Times New Roman" w:hAnsi="Times New Roman" w:eastAsia="宋体"/>
                  <w:b w:val="0"/>
                  <w:sz w:val="18"/>
                </w:rPr>
                <w:delText>40+40</w:delText>
              </w:r>
            </w:del>
          </w:p>
        </w:tc>
        <w:tc>
          <w:tcPr>
            <w:tcW w:w="1039" w:type="dxa"/>
            <w:tcMar>
              <w:left w:w="70" w:type="dxa"/>
              <w:right w:w="70" w:type="dxa"/>
            </w:tcMar>
            <w:vAlign w:val="center"/>
          </w:tcPr>
          <w:p w14:paraId="74437207">
            <w:pPr>
              <w:keepNext/>
              <w:spacing w:before="20" w:after="20" w:line="260" w:lineRule="exact"/>
              <w:ind w:left="0" w:leftChars="0" w:right="0" w:rightChars="0" w:firstLine="0" w:firstLineChars="0"/>
              <w:jc w:val="center"/>
              <w:rPr>
                <w:del w:id="9196" w:author="xh" w:date="2026-10-19T11:03:16+08:00"/>
              </w:rPr>
            </w:pPr>
            <w:del w:id="9197" w:author="xh" w:date="2026-10-19T11:03:16+08:00">
              <w:r>
                <w:rPr>
                  <w:rFonts w:ascii="Times New Roman" w:hAnsi="Times New Roman" w:eastAsia="宋体"/>
                  <w:b w:val="0"/>
                  <w:sz w:val="18"/>
                </w:rPr>
                <w:delText>80.00</w:delText>
              </w:r>
            </w:del>
          </w:p>
        </w:tc>
        <w:tc>
          <w:tcPr>
            <w:tcW w:w="1039" w:type="dxa"/>
            <w:tcMar>
              <w:left w:w="70" w:type="dxa"/>
              <w:right w:w="70" w:type="dxa"/>
            </w:tcMar>
            <w:vAlign w:val="center"/>
          </w:tcPr>
          <w:p w14:paraId="1C2EB02D">
            <w:pPr>
              <w:keepNext/>
              <w:spacing w:before="20" w:after="20" w:line="260" w:lineRule="exact"/>
              <w:ind w:left="0" w:leftChars="0" w:right="0" w:rightChars="0" w:firstLine="0" w:firstLineChars="0"/>
              <w:jc w:val="center"/>
              <w:rPr>
                <w:del w:id="9198" w:author="xh" w:date="2026-10-19T11:03:16+08:00"/>
              </w:rPr>
            </w:pPr>
            <w:del w:id="9199" w:author="xh" w:date="2026-10-19T11:03:16+08:00">
              <w:r>
                <w:rPr>
                  <w:rFonts w:ascii="Times New Roman" w:hAnsi="Times New Roman" w:eastAsia="宋体"/>
                  <w:b w:val="0"/>
                  <w:sz w:val="18"/>
                </w:rPr>
                <w:delText>0.00</w:delText>
              </w:r>
            </w:del>
          </w:p>
        </w:tc>
        <w:tc>
          <w:tcPr>
            <w:tcW w:w="1039" w:type="dxa"/>
            <w:tcMar>
              <w:left w:w="70" w:type="dxa"/>
              <w:right w:w="70" w:type="dxa"/>
            </w:tcMar>
            <w:vAlign w:val="center"/>
          </w:tcPr>
          <w:p w14:paraId="314AF57E">
            <w:pPr>
              <w:keepNext/>
              <w:spacing w:before="20" w:after="20" w:line="260" w:lineRule="exact"/>
              <w:ind w:left="0" w:leftChars="0" w:right="0" w:rightChars="0" w:firstLine="0" w:firstLineChars="0"/>
              <w:jc w:val="center"/>
              <w:rPr>
                <w:del w:id="9200" w:author="xh" w:date="2026-10-19T11:03:16+08:00"/>
              </w:rPr>
            </w:pPr>
            <w:del w:id="9201" w:author="xh" w:date="2026-10-19T11:03:16+08:00">
              <w:r>
                <w:rPr>
                  <w:rFonts w:ascii="Times New Roman" w:hAnsi="Times New Roman" w:eastAsia="宋体"/>
                  <w:b w:val="0"/>
                  <w:sz w:val="18"/>
                </w:rPr>
                <w:delText>0.00</w:delText>
              </w:r>
            </w:del>
          </w:p>
        </w:tc>
        <w:tc>
          <w:tcPr>
            <w:tcW w:w="1039" w:type="dxa"/>
            <w:tcMar>
              <w:left w:w="70" w:type="dxa"/>
              <w:right w:w="70" w:type="dxa"/>
            </w:tcMar>
            <w:vAlign w:val="center"/>
          </w:tcPr>
          <w:p w14:paraId="3471EC64">
            <w:pPr>
              <w:keepNext/>
              <w:spacing w:before="20" w:after="20" w:line="260" w:lineRule="exact"/>
              <w:ind w:left="0" w:leftChars="0" w:right="0" w:rightChars="0" w:firstLine="0" w:firstLineChars="0"/>
              <w:jc w:val="center"/>
              <w:rPr>
                <w:del w:id="9202" w:author="xh" w:date="2026-10-19T11:03:16+08:00"/>
              </w:rPr>
            </w:pPr>
            <w:del w:id="9203" w:author="xh" w:date="2026-10-19T11:03:16+08:00">
              <w:r>
                <w:rPr>
                  <w:rFonts w:ascii="Times New Roman" w:hAnsi="Times New Roman" w:eastAsia="宋体"/>
                  <w:b w:val="0"/>
                  <w:sz w:val="18"/>
                </w:rPr>
                <w:delText>0.00</w:delText>
              </w:r>
            </w:del>
          </w:p>
        </w:tc>
        <w:tc>
          <w:tcPr>
            <w:tcW w:w="1039" w:type="dxa"/>
            <w:tcMar>
              <w:left w:w="70" w:type="dxa"/>
              <w:right w:w="70" w:type="dxa"/>
            </w:tcMar>
            <w:vAlign w:val="center"/>
          </w:tcPr>
          <w:p w14:paraId="2A27ABD6">
            <w:pPr>
              <w:keepNext/>
              <w:spacing w:before="20" w:after="20" w:line="260" w:lineRule="exact"/>
              <w:ind w:left="0" w:leftChars="0" w:right="0" w:rightChars="0" w:firstLine="0" w:firstLineChars="0"/>
              <w:jc w:val="center"/>
              <w:rPr>
                <w:del w:id="9204" w:author="xh" w:date="2026-10-19T11:03:16+08:00"/>
              </w:rPr>
            </w:pPr>
            <w:del w:id="9205" w:author="xh" w:date="2026-10-19T11:03:16+08:00">
              <w:r>
                <w:rPr>
                  <w:rFonts w:ascii="Times New Roman" w:hAnsi="Times New Roman" w:eastAsia="宋体"/>
                  <w:b w:val="0"/>
                  <w:sz w:val="18"/>
                </w:rPr>
                <w:delText>75.45</w:delText>
              </w:r>
            </w:del>
          </w:p>
        </w:tc>
      </w:tr>
      <w:tr w14:paraId="37C2A5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137" w:author="xh" w:date="2026-10-19T11:03:16+08:00"/>
        </w:trPr>
        <w:tc>
          <w:tcPr>
            <w:tcW w:w="1039" w:type="dxa"/>
            <w:tcMar>
              <w:left w:w="70" w:type="dxa"/>
              <w:right w:w="70" w:type="dxa"/>
            </w:tcMar>
            <w:vAlign w:val="center"/>
          </w:tcPr>
          <w:p w14:paraId="3D1E9919">
            <w:pPr>
              <w:keepNext/>
              <w:spacing w:before="20" w:after="20" w:line="260" w:lineRule="exact"/>
              <w:ind w:left="0" w:leftChars="0" w:right="0" w:rightChars="0" w:firstLine="0" w:firstLineChars="0"/>
              <w:jc w:val="center"/>
              <w:rPr>
                <w:del w:id="9206" w:author="xh" w:date="2026-10-19T11:03:16+08:00"/>
              </w:rPr>
            </w:pPr>
            <w:del w:id="9207" w:author="xh" w:date="2026-10-19T11:03:16+08:00">
              <w:r>
                <w:rPr>
                  <w:rFonts w:ascii="Times New Roman" w:hAnsi="Times New Roman" w:eastAsia="宋体"/>
                  <w:b w:val="0"/>
                  <w:sz w:val="18"/>
                </w:rPr>
                <w:delText>刚性</w:delText>
              </w:r>
            </w:del>
          </w:p>
        </w:tc>
        <w:tc>
          <w:tcPr>
            <w:tcW w:w="1039" w:type="dxa"/>
            <w:tcMar>
              <w:left w:w="70" w:type="dxa"/>
              <w:right w:w="70" w:type="dxa"/>
            </w:tcMar>
            <w:vAlign w:val="center"/>
          </w:tcPr>
          <w:p w14:paraId="7AA6F700">
            <w:pPr>
              <w:keepNext/>
              <w:spacing w:before="20" w:after="20" w:line="260" w:lineRule="exact"/>
              <w:ind w:left="0" w:leftChars="0" w:right="0" w:rightChars="0" w:firstLine="0" w:firstLineChars="0"/>
              <w:jc w:val="center"/>
              <w:rPr>
                <w:del w:id="9208" w:author="xh" w:date="2026-10-19T11:03:16+08:00"/>
              </w:rPr>
            </w:pPr>
            <w:del w:id="9209" w:author="xh" w:date="2026-10-19T11:03:16+08:00">
              <w:r>
                <w:rPr>
                  <w:rFonts w:ascii="Times New Roman" w:hAnsi="Times New Roman" w:eastAsia="宋体"/>
                  <w:b w:val="0"/>
                  <w:sz w:val="18"/>
                </w:rPr>
                <w:delText>2025</w:delText>
              </w:r>
            </w:del>
          </w:p>
        </w:tc>
        <w:tc>
          <w:tcPr>
            <w:tcW w:w="1039" w:type="dxa"/>
            <w:tcMar>
              <w:left w:w="70" w:type="dxa"/>
              <w:right w:w="70" w:type="dxa"/>
            </w:tcMar>
            <w:vAlign w:val="center"/>
          </w:tcPr>
          <w:p w14:paraId="3D4ED4FE">
            <w:pPr>
              <w:keepNext/>
              <w:spacing w:before="20" w:after="20" w:line="260" w:lineRule="exact"/>
              <w:ind w:left="0" w:leftChars="0" w:right="0" w:rightChars="0" w:firstLine="0" w:firstLineChars="0"/>
              <w:jc w:val="center"/>
              <w:rPr>
                <w:del w:id="9210" w:author="xh" w:date="2026-10-19T11:03:16+08:00"/>
              </w:rPr>
            </w:pPr>
            <w:del w:id="9211" w:author="xh" w:date="2026-10-19T11:03:16+08:00">
              <w:r>
                <w:rPr>
                  <w:rFonts w:ascii="Times New Roman" w:hAnsi="Times New Roman" w:eastAsia="宋体"/>
                  <w:b w:val="0"/>
                  <w:sz w:val="18"/>
                </w:rPr>
                <w:delText>40+40</w:delText>
              </w:r>
            </w:del>
          </w:p>
        </w:tc>
        <w:tc>
          <w:tcPr>
            <w:tcW w:w="1039" w:type="dxa"/>
            <w:tcMar>
              <w:left w:w="70" w:type="dxa"/>
              <w:right w:w="70" w:type="dxa"/>
            </w:tcMar>
            <w:vAlign w:val="center"/>
          </w:tcPr>
          <w:p w14:paraId="534C0E75">
            <w:pPr>
              <w:keepNext/>
              <w:spacing w:before="20" w:after="20" w:line="260" w:lineRule="exact"/>
              <w:ind w:left="0" w:leftChars="0" w:right="0" w:rightChars="0" w:firstLine="0" w:firstLineChars="0"/>
              <w:jc w:val="center"/>
              <w:rPr>
                <w:del w:id="9212" w:author="xh" w:date="2026-10-19T11:03:16+08:00"/>
              </w:rPr>
            </w:pPr>
            <w:del w:id="9213" w:author="xh" w:date="2026-10-19T11:03:16+08:00">
              <w:r>
                <w:rPr>
                  <w:rFonts w:ascii="Times New Roman" w:hAnsi="Times New Roman" w:eastAsia="宋体"/>
                  <w:b w:val="0"/>
                  <w:sz w:val="18"/>
                </w:rPr>
                <w:delText>80.00</w:delText>
              </w:r>
            </w:del>
          </w:p>
        </w:tc>
        <w:tc>
          <w:tcPr>
            <w:tcW w:w="1039" w:type="dxa"/>
            <w:tcMar>
              <w:left w:w="70" w:type="dxa"/>
              <w:right w:w="70" w:type="dxa"/>
            </w:tcMar>
            <w:vAlign w:val="center"/>
          </w:tcPr>
          <w:p w14:paraId="5A4ADDEE">
            <w:pPr>
              <w:keepNext/>
              <w:spacing w:before="20" w:after="20" w:line="260" w:lineRule="exact"/>
              <w:ind w:left="0" w:leftChars="0" w:right="0" w:rightChars="0" w:firstLine="0" w:firstLineChars="0"/>
              <w:jc w:val="center"/>
              <w:rPr>
                <w:del w:id="9214" w:author="xh" w:date="2026-10-19T11:03:16+08:00"/>
              </w:rPr>
            </w:pPr>
            <w:del w:id="9215" w:author="xh" w:date="2026-10-19T11:03:16+08:00">
              <w:r>
                <w:rPr>
                  <w:rFonts w:ascii="Times New Roman" w:hAnsi="Times New Roman" w:eastAsia="宋体"/>
                  <w:b w:val="0"/>
                  <w:sz w:val="18"/>
                </w:rPr>
                <w:delText>0.00</w:delText>
              </w:r>
            </w:del>
          </w:p>
        </w:tc>
        <w:tc>
          <w:tcPr>
            <w:tcW w:w="1039" w:type="dxa"/>
            <w:tcMar>
              <w:left w:w="70" w:type="dxa"/>
              <w:right w:w="70" w:type="dxa"/>
            </w:tcMar>
            <w:vAlign w:val="center"/>
          </w:tcPr>
          <w:p w14:paraId="262FDBB0">
            <w:pPr>
              <w:keepNext/>
              <w:spacing w:before="20" w:after="20" w:line="260" w:lineRule="exact"/>
              <w:ind w:left="0" w:leftChars="0" w:right="0" w:rightChars="0" w:firstLine="0" w:firstLineChars="0"/>
              <w:jc w:val="center"/>
              <w:rPr>
                <w:del w:id="9216" w:author="xh" w:date="2026-10-19T11:03:16+08:00"/>
              </w:rPr>
            </w:pPr>
            <w:del w:id="9217" w:author="xh" w:date="2026-10-19T11:03:16+08:00">
              <w:r>
                <w:rPr>
                  <w:rFonts w:ascii="Times New Roman" w:hAnsi="Times New Roman" w:eastAsia="宋体"/>
                  <w:b w:val="0"/>
                  <w:sz w:val="18"/>
                </w:rPr>
                <w:delText>7.65</w:delText>
              </w:r>
            </w:del>
          </w:p>
        </w:tc>
        <w:tc>
          <w:tcPr>
            <w:tcW w:w="1039" w:type="dxa"/>
            <w:tcMar>
              <w:left w:w="70" w:type="dxa"/>
              <w:right w:w="70" w:type="dxa"/>
            </w:tcMar>
            <w:vAlign w:val="center"/>
          </w:tcPr>
          <w:p w14:paraId="15A95536">
            <w:pPr>
              <w:keepNext/>
              <w:spacing w:before="20" w:after="20" w:line="260" w:lineRule="exact"/>
              <w:ind w:left="0" w:leftChars="0" w:right="0" w:rightChars="0" w:firstLine="0" w:firstLineChars="0"/>
              <w:jc w:val="center"/>
              <w:rPr>
                <w:del w:id="9218" w:author="xh" w:date="2026-10-19T11:03:16+08:00"/>
              </w:rPr>
            </w:pPr>
            <w:del w:id="9219" w:author="xh" w:date="2026-10-19T11:03:16+08:00">
              <w:r>
                <w:rPr>
                  <w:rFonts w:ascii="Times New Roman" w:hAnsi="Times New Roman" w:eastAsia="宋体"/>
                  <w:b w:val="0"/>
                  <w:sz w:val="18"/>
                </w:rPr>
                <w:delText>0.00</w:delText>
              </w:r>
            </w:del>
          </w:p>
        </w:tc>
        <w:tc>
          <w:tcPr>
            <w:tcW w:w="1039" w:type="dxa"/>
            <w:tcMar>
              <w:left w:w="70" w:type="dxa"/>
              <w:right w:w="70" w:type="dxa"/>
            </w:tcMar>
            <w:vAlign w:val="center"/>
          </w:tcPr>
          <w:p w14:paraId="1436568E">
            <w:pPr>
              <w:keepNext/>
              <w:spacing w:before="20" w:after="20" w:line="260" w:lineRule="exact"/>
              <w:ind w:left="0" w:leftChars="0" w:right="0" w:rightChars="0" w:firstLine="0" w:firstLineChars="0"/>
              <w:jc w:val="center"/>
              <w:rPr>
                <w:del w:id="9220" w:author="xh" w:date="2026-10-19T11:03:16+08:00"/>
              </w:rPr>
            </w:pPr>
            <w:del w:id="9221" w:author="xh" w:date="2026-10-19T11:03:16+08:00">
              <w:r>
                <w:rPr>
                  <w:rFonts w:ascii="Times New Roman" w:hAnsi="Times New Roman" w:eastAsia="宋体"/>
                  <w:b w:val="0"/>
                  <w:sz w:val="18"/>
                </w:rPr>
                <w:delText>76.00</w:delText>
              </w:r>
            </w:del>
          </w:p>
        </w:tc>
      </w:tr>
      <w:tr w14:paraId="3D5D32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138" w:author="xh" w:date="2026-10-19T11:03:16+08:00"/>
        </w:trPr>
        <w:tc>
          <w:tcPr>
            <w:tcW w:w="1039" w:type="dxa"/>
            <w:tcMar>
              <w:left w:w="70" w:type="dxa"/>
              <w:right w:w="70" w:type="dxa"/>
            </w:tcMar>
            <w:vAlign w:val="center"/>
          </w:tcPr>
          <w:p w14:paraId="101AA731">
            <w:pPr>
              <w:keepNext/>
              <w:spacing w:before="20" w:after="20" w:line="260" w:lineRule="exact"/>
              <w:ind w:left="0" w:leftChars="0" w:right="0" w:rightChars="0" w:firstLine="0" w:firstLineChars="0"/>
              <w:jc w:val="center"/>
              <w:rPr>
                <w:del w:id="9222" w:author="xh" w:date="2026-10-19T11:03:16+08:00"/>
              </w:rPr>
            </w:pPr>
            <w:del w:id="9223" w:author="xh" w:date="2026-10-19T11:03:16+08:00">
              <w:r>
                <w:rPr>
                  <w:rFonts w:ascii="Times New Roman" w:hAnsi="Times New Roman" w:eastAsia="宋体"/>
                  <w:b w:val="0"/>
                  <w:sz w:val="18"/>
                </w:rPr>
                <w:delText>弹性</w:delText>
              </w:r>
            </w:del>
          </w:p>
        </w:tc>
        <w:tc>
          <w:tcPr>
            <w:tcW w:w="1039" w:type="dxa"/>
            <w:tcMar>
              <w:left w:w="70" w:type="dxa"/>
              <w:right w:w="70" w:type="dxa"/>
            </w:tcMar>
            <w:vAlign w:val="center"/>
          </w:tcPr>
          <w:p w14:paraId="4555D321">
            <w:pPr>
              <w:keepNext/>
              <w:spacing w:before="20" w:after="20" w:line="260" w:lineRule="exact"/>
              <w:ind w:left="0" w:leftChars="0" w:right="0" w:rightChars="0" w:firstLine="0" w:firstLineChars="0"/>
              <w:jc w:val="center"/>
              <w:rPr>
                <w:del w:id="9224" w:author="xh" w:date="2026-10-19T11:03:16+08:00"/>
              </w:rPr>
            </w:pPr>
            <w:del w:id="9225" w:author="xh" w:date="2026-10-19T11:03:16+08:00">
              <w:r>
                <w:rPr>
                  <w:rFonts w:ascii="Times New Roman" w:hAnsi="Times New Roman" w:eastAsia="宋体"/>
                  <w:b w:val="0"/>
                  <w:sz w:val="18"/>
                </w:rPr>
                <w:delText>2022</w:delText>
              </w:r>
            </w:del>
          </w:p>
        </w:tc>
        <w:tc>
          <w:tcPr>
            <w:tcW w:w="1039" w:type="dxa"/>
            <w:tcMar>
              <w:left w:w="70" w:type="dxa"/>
              <w:right w:w="70" w:type="dxa"/>
            </w:tcMar>
            <w:vAlign w:val="center"/>
          </w:tcPr>
          <w:p w14:paraId="2FA898FF">
            <w:pPr>
              <w:keepNext/>
              <w:spacing w:before="20" w:after="20" w:line="260" w:lineRule="exact"/>
              <w:ind w:left="0" w:leftChars="0" w:right="0" w:rightChars="0" w:firstLine="0" w:firstLineChars="0"/>
              <w:jc w:val="center"/>
              <w:rPr>
                <w:del w:id="9226" w:author="xh" w:date="2026-10-19T11:03:16+08:00"/>
              </w:rPr>
            </w:pPr>
            <w:del w:id="9227" w:author="xh" w:date="2026-10-19T11:03:16+08:00">
              <w:r>
                <w:rPr>
                  <w:rFonts w:ascii="Times New Roman" w:hAnsi="Times New Roman" w:eastAsia="宋体"/>
                  <w:b w:val="0"/>
                  <w:sz w:val="18"/>
                </w:rPr>
                <w:delText>40+40</w:delText>
              </w:r>
            </w:del>
          </w:p>
        </w:tc>
        <w:tc>
          <w:tcPr>
            <w:tcW w:w="1039" w:type="dxa"/>
            <w:tcMar>
              <w:left w:w="70" w:type="dxa"/>
              <w:right w:w="70" w:type="dxa"/>
            </w:tcMar>
            <w:vAlign w:val="center"/>
          </w:tcPr>
          <w:p w14:paraId="6B41C858">
            <w:pPr>
              <w:keepNext/>
              <w:spacing w:before="20" w:after="20" w:line="260" w:lineRule="exact"/>
              <w:ind w:left="0" w:leftChars="0" w:right="0" w:rightChars="0" w:firstLine="0" w:firstLineChars="0"/>
              <w:jc w:val="center"/>
              <w:rPr>
                <w:del w:id="9228" w:author="xh" w:date="2026-10-19T11:03:16+08:00"/>
              </w:rPr>
            </w:pPr>
            <w:del w:id="9229" w:author="xh" w:date="2026-10-19T11:03:16+08:00">
              <w:r>
                <w:rPr>
                  <w:rFonts w:ascii="Times New Roman" w:hAnsi="Times New Roman" w:eastAsia="宋体"/>
                  <w:b w:val="0"/>
                  <w:sz w:val="18"/>
                </w:rPr>
                <w:delText>80.00</w:delText>
              </w:r>
            </w:del>
          </w:p>
        </w:tc>
        <w:tc>
          <w:tcPr>
            <w:tcW w:w="1039" w:type="dxa"/>
            <w:tcMar>
              <w:left w:w="70" w:type="dxa"/>
              <w:right w:w="70" w:type="dxa"/>
            </w:tcMar>
            <w:vAlign w:val="center"/>
          </w:tcPr>
          <w:p w14:paraId="4A245621">
            <w:pPr>
              <w:keepNext/>
              <w:spacing w:before="20" w:after="20" w:line="260" w:lineRule="exact"/>
              <w:ind w:left="0" w:leftChars="0" w:right="0" w:rightChars="0" w:firstLine="0" w:firstLineChars="0"/>
              <w:jc w:val="center"/>
              <w:rPr>
                <w:del w:id="9230" w:author="xh" w:date="2026-10-19T11:03:16+08:00"/>
              </w:rPr>
            </w:pPr>
            <w:del w:id="9231" w:author="xh" w:date="2026-10-19T11:03:16+08:00">
              <w:r>
                <w:rPr>
                  <w:rFonts w:ascii="Times New Roman" w:hAnsi="Times New Roman" w:eastAsia="宋体"/>
                  <w:b w:val="0"/>
                  <w:sz w:val="18"/>
                </w:rPr>
                <w:delText>0.00</w:delText>
              </w:r>
            </w:del>
          </w:p>
        </w:tc>
        <w:tc>
          <w:tcPr>
            <w:tcW w:w="1039" w:type="dxa"/>
            <w:tcMar>
              <w:left w:w="70" w:type="dxa"/>
              <w:right w:w="70" w:type="dxa"/>
            </w:tcMar>
            <w:vAlign w:val="center"/>
          </w:tcPr>
          <w:p w14:paraId="111E07B0">
            <w:pPr>
              <w:keepNext/>
              <w:spacing w:before="20" w:after="20" w:line="260" w:lineRule="exact"/>
              <w:ind w:left="0" w:leftChars="0" w:right="0" w:rightChars="0" w:firstLine="0" w:firstLineChars="0"/>
              <w:jc w:val="center"/>
              <w:rPr>
                <w:del w:id="9232" w:author="xh" w:date="2026-10-19T11:03:16+08:00"/>
              </w:rPr>
            </w:pPr>
            <w:del w:id="9233" w:author="xh" w:date="2026-10-19T11:03:16+08:00">
              <w:r>
                <w:rPr>
                  <w:rFonts w:ascii="Times New Roman" w:hAnsi="Times New Roman" w:eastAsia="宋体"/>
                  <w:b w:val="0"/>
                  <w:sz w:val="18"/>
                </w:rPr>
                <w:delText>0.00</w:delText>
              </w:r>
            </w:del>
          </w:p>
        </w:tc>
        <w:tc>
          <w:tcPr>
            <w:tcW w:w="1039" w:type="dxa"/>
            <w:tcMar>
              <w:left w:w="70" w:type="dxa"/>
              <w:right w:w="70" w:type="dxa"/>
            </w:tcMar>
            <w:vAlign w:val="center"/>
          </w:tcPr>
          <w:p w14:paraId="415B8230">
            <w:pPr>
              <w:keepNext/>
              <w:spacing w:before="20" w:after="20" w:line="260" w:lineRule="exact"/>
              <w:ind w:left="0" w:leftChars="0" w:right="0" w:rightChars="0" w:firstLine="0" w:firstLineChars="0"/>
              <w:jc w:val="center"/>
              <w:rPr>
                <w:del w:id="9234" w:author="xh" w:date="2026-10-19T11:03:16+08:00"/>
              </w:rPr>
            </w:pPr>
            <w:del w:id="9235" w:author="xh" w:date="2026-10-19T11:03:16+08:00">
              <w:r>
                <w:rPr>
                  <w:rFonts w:ascii="Times New Roman" w:hAnsi="Times New Roman" w:eastAsia="宋体"/>
                  <w:b w:val="0"/>
                  <w:sz w:val="18"/>
                </w:rPr>
                <w:delText>0.00</w:delText>
              </w:r>
            </w:del>
          </w:p>
        </w:tc>
        <w:tc>
          <w:tcPr>
            <w:tcW w:w="1039" w:type="dxa"/>
            <w:tcMar>
              <w:left w:w="70" w:type="dxa"/>
              <w:right w:w="70" w:type="dxa"/>
            </w:tcMar>
            <w:vAlign w:val="center"/>
          </w:tcPr>
          <w:p w14:paraId="2A8CAE0B">
            <w:pPr>
              <w:keepNext/>
              <w:spacing w:before="20" w:after="20" w:line="260" w:lineRule="exact"/>
              <w:ind w:left="0" w:leftChars="0" w:right="0" w:rightChars="0" w:firstLine="0" w:firstLineChars="0"/>
              <w:jc w:val="center"/>
              <w:rPr>
                <w:del w:id="9236" w:author="xh" w:date="2026-10-19T11:03:16+08:00"/>
              </w:rPr>
            </w:pPr>
            <w:del w:id="9237" w:author="xh" w:date="2026-10-19T11:03:16+08:00">
              <w:r>
                <w:rPr>
                  <w:rFonts w:ascii="Times New Roman" w:hAnsi="Times New Roman" w:eastAsia="宋体"/>
                  <w:b w:val="0"/>
                  <w:sz w:val="18"/>
                </w:rPr>
                <w:delText>72.15</w:delText>
              </w:r>
            </w:del>
          </w:p>
        </w:tc>
      </w:tr>
      <w:tr w14:paraId="0A7DA8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139" w:author="xh" w:date="2026-10-19T11:03:16+08:00"/>
        </w:trPr>
        <w:tc>
          <w:tcPr>
            <w:tcW w:w="1039" w:type="dxa"/>
            <w:tcMar>
              <w:left w:w="70" w:type="dxa"/>
              <w:right w:w="70" w:type="dxa"/>
            </w:tcMar>
            <w:vAlign w:val="center"/>
          </w:tcPr>
          <w:p w14:paraId="198F5E01">
            <w:pPr>
              <w:keepNext/>
              <w:spacing w:before="20" w:after="20" w:line="260" w:lineRule="exact"/>
              <w:ind w:left="0" w:leftChars="0" w:right="0" w:rightChars="0" w:firstLine="0" w:firstLineChars="0"/>
              <w:jc w:val="center"/>
              <w:rPr>
                <w:del w:id="9238" w:author="xh" w:date="2026-10-19T11:03:16+08:00"/>
              </w:rPr>
            </w:pPr>
            <w:del w:id="9239" w:author="xh" w:date="2026-10-19T11:03:16+08:00">
              <w:r>
                <w:rPr>
                  <w:rFonts w:ascii="Times New Roman" w:hAnsi="Times New Roman" w:eastAsia="宋体"/>
                  <w:b w:val="0"/>
                  <w:sz w:val="18"/>
                </w:rPr>
                <w:delText>弹性</w:delText>
              </w:r>
            </w:del>
          </w:p>
        </w:tc>
        <w:tc>
          <w:tcPr>
            <w:tcW w:w="1039" w:type="dxa"/>
            <w:tcMar>
              <w:left w:w="70" w:type="dxa"/>
              <w:right w:w="70" w:type="dxa"/>
            </w:tcMar>
            <w:vAlign w:val="center"/>
          </w:tcPr>
          <w:p w14:paraId="20A95B53">
            <w:pPr>
              <w:keepNext/>
              <w:spacing w:before="20" w:after="20" w:line="260" w:lineRule="exact"/>
              <w:ind w:left="0" w:leftChars="0" w:right="0" w:rightChars="0" w:firstLine="0" w:firstLineChars="0"/>
              <w:jc w:val="center"/>
              <w:rPr>
                <w:del w:id="9240" w:author="xh" w:date="2026-10-19T11:03:16+08:00"/>
              </w:rPr>
            </w:pPr>
            <w:del w:id="9241" w:author="xh" w:date="2026-10-19T11:03:16+08:00">
              <w:r>
                <w:rPr>
                  <w:rFonts w:ascii="Times New Roman" w:hAnsi="Times New Roman" w:eastAsia="宋体"/>
                  <w:b w:val="0"/>
                  <w:sz w:val="18"/>
                </w:rPr>
                <w:delText>2023</w:delText>
              </w:r>
            </w:del>
          </w:p>
        </w:tc>
        <w:tc>
          <w:tcPr>
            <w:tcW w:w="1039" w:type="dxa"/>
            <w:tcMar>
              <w:left w:w="70" w:type="dxa"/>
              <w:right w:w="70" w:type="dxa"/>
            </w:tcMar>
            <w:vAlign w:val="center"/>
          </w:tcPr>
          <w:p w14:paraId="47381FB1">
            <w:pPr>
              <w:keepNext/>
              <w:spacing w:before="20" w:after="20" w:line="260" w:lineRule="exact"/>
              <w:ind w:left="0" w:leftChars="0" w:right="0" w:rightChars="0" w:firstLine="0" w:firstLineChars="0"/>
              <w:jc w:val="center"/>
              <w:rPr>
                <w:del w:id="9242" w:author="xh" w:date="2026-10-19T11:03:16+08:00"/>
              </w:rPr>
            </w:pPr>
            <w:del w:id="9243" w:author="xh" w:date="2026-10-19T11:03:16+08:00">
              <w:r>
                <w:rPr>
                  <w:rFonts w:ascii="Times New Roman" w:hAnsi="Times New Roman" w:eastAsia="宋体"/>
                  <w:b w:val="0"/>
                  <w:sz w:val="18"/>
                </w:rPr>
                <w:delText>40+40</w:delText>
              </w:r>
            </w:del>
          </w:p>
        </w:tc>
        <w:tc>
          <w:tcPr>
            <w:tcW w:w="1039" w:type="dxa"/>
            <w:tcMar>
              <w:left w:w="70" w:type="dxa"/>
              <w:right w:w="70" w:type="dxa"/>
            </w:tcMar>
            <w:vAlign w:val="center"/>
          </w:tcPr>
          <w:p w14:paraId="48A5D270">
            <w:pPr>
              <w:keepNext/>
              <w:spacing w:before="20" w:after="20" w:line="260" w:lineRule="exact"/>
              <w:ind w:left="0" w:leftChars="0" w:right="0" w:rightChars="0" w:firstLine="0" w:firstLineChars="0"/>
              <w:jc w:val="center"/>
              <w:rPr>
                <w:del w:id="9244" w:author="xh" w:date="2026-10-19T11:03:16+08:00"/>
              </w:rPr>
            </w:pPr>
            <w:del w:id="9245" w:author="xh" w:date="2026-10-19T11:03:16+08:00">
              <w:r>
                <w:rPr>
                  <w:rFonts w:ascii="Times New Roman" w:hAnsi="Times New Roman" w:eastAsia="宋体"/>
                  <w:b w:val="0"/>
                  <w:sz w:val="18"/>
                </w:rPr>
                <w:delText>80.00</w:delText>
              </w:r>
            </w:del>
          </w:p>
        </w:tc>
        <w:tc>
          <w:tcPr>
            <w:tcW w:w="1039" w:type="dxa"/>
            <w:tcMar>
              <w:left w:w="70" w:type="dxa"/>
              <w:right w:w="70" w:type="dxa"/>
            </w:tcMar>
            <w:vAlign w:val="center"/>
          </w:tcPr>
          <w:p w14:paraId="52397BE5">
            <w:pPr>
              <w:keepNext/>
              <w:spacing w:before="20" w:after="20" w:line="260" w:lineRule="exact"/>
              <w:ind w:left="0" w:leftChars="0" w:right="0" w:rightChars="0" w:firstLine="0" w:firstLineChars="0"/>
              <w:jc w:val="center"/>
              <w:rPr>
                <w:del w:id="9246" w:author="xh" w:date="2026-10-19T11:03:16+08:00"/>
              </w:rPr>
            </w:pPr>
            <w:del w:id="9247" w:author="xh" w:date="2026-10-19T11:03:16+08:00">
              <w:r>
                <w:rPr>
                  <w:rFonts w:ascii="Times New Roman" w:hAnsi="Times New Roman" w:eastAsia="宋体"/>
                  <w:b w:val="0"/>
                  <w:sz w:val="18"/>
                </w:rPr>
                <w:delText>0.00</w:delText>
              </w:r>
            </w:del>
          </w:p>
        </w:tc>
        <w:tc>
          <w:tcPr>
            <w:tcW w:w="1039" w:type="dxa"/>
            <w:tcMar>
              <w:left w:w="70" w:type="dxa"/>
              <w:right w:w="70" w:type="dxa"/>
            </w:tcMar>
            <w:vAlign w:val="center"/>
          </w:tcPr>
          <w:p w14:paraId="1634E8E1">
            <w:pPr>
              <w:keepNext/>
              <w:spacing w:before="20" w:after="20" w:line="260" w:lineRule="exact"/>
              <w:ind w:left="0" w:leftChars="0" w:right="0" w:rightChars="0" w:firstLine="0" w:firstLineChars="0"/>
              <w:jc w:val="center"/>
              <w:rPr>
                <w:del w:id="9248" w:author="xh" w:date="2026-10-19T11:03:16+08:00"/>
              </w:rPr>
            </w:pPr>
            <w:del w:id="9249" w:author="xh" w:date="2026-10-19T11:03:16+08:00">
              <w:r>
                <w:rPr>
                  <w:rFonts w:ascii="Times New Roman" w:hAnsi="Times New Roman" w:eastAsia="宋体"/>
                  <w:b w:val="0"/>
                  <w:sz w:val="18"/>
                </w:rPr>
                <w:delText>0.00</w:delText>
              </w:r>
            </w:del>
          </w:p>
        </w:tc>
        <w:tc>
          <w:tcPr>
            <w:tcW w:w="1039" w:type="dxa"/>
            <w:tcMar>
              <w:left w:w="70" w:type="dxa"/>
              <w:right w:w="70" w:type="dxa"/>
            </w:tcMar>
            <w:vAlign w:val="center"/>
          </w:tcPr>
          <w:p w14:paraId="095F8A82">
            <w:pPr>
              <w:keepNext/>
              <w:spacing w:before="20" w:after="20" w:line="260" w:lineRule="exact"/>
              <w:ind w:left="0" w:leftChars="0" w:right="0" w:rightChars="0" w:firstLine="0" w:firstLineChars="0"/>
              <w:jc w:val="center"/>
              <w:rPr>
                <w:del w:id="9250" w:author="xh" w:date="2026-10-19T11:03:16+08:00"/>
              </w:rPr>
            </w:pPr>
            <w:del w:id="9251" w:author="xh" w:date="2026-10-19T11:03:16+08:00">
              <w:r>
                <w:rPr>
                  <w:rFonts w:ascii="Times New Roman" w:hAnsi="Times New Roman" w:eastAsia="宋体"/>
                  <w:b w:val="0"/>
                  <w:sz w:val="18"/>
                </w:rPr>
                <w:delText>0.00</w:delText>
              </w:r>
            </w:del>
          </w:p>
        </w:tc>
        <w:tc>
          <w:tcPr>
            <w:tcW w:w="1039" w:type="dxa"/>
            <w:tcMar>
              <w:left w:w="70" w:type="dxa"/>
              <w:right w:w="70" w:type="dxa"/>
            </w:tcMar>
            <w:vAlign w:val="center"/>
          </w:tcPr>
          <w:p w14:paraId="26CD81BC">
            <w:pPr>
              <w:keepNext/>
              <w:spacing w:before="20" w:after="20" w:line="260" w:lineRule="exact"/>
              <w:ind w:left="0" w:leftChars="0" w:right="0" w:rightChars="0" w:firstLine="0" w:firstLineChars="0"/>
              <w:jc w:val="center"/>
              <w:rPr>
                <w:del w:id="9252" w:author="xh" w:date="2026-10-19T11:03:16+08:00"/>
              </w:rPr>
            </w:pPr>
            <w:del w:id="9253" w:author="xh" w:date="2026-10-19T11:03:16+08:00">
              <w:r>
                <w:rPr>
                  <w:rFonts w:ascii="Times New Roman" w:hAnsi="Times New Roman" w:eastAsia="宋体"/>
                  <w:b w:val="0"/>
                  <w:sz w:val="18"/>
                </w:rPr>
                <w:delText>66.58</w:delText>
              </w:r>
            </w:del>
          </w:p>
        </w:tc>
      </w:tr>
      <w:tr w14:paraId="37E4D3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9140" w:author="xh" w:date="2026-10-19T11:03:16+08:00"/>
        </w:trPr>
        <w:tc>
          <w:tcPr>
            <w:tcW w:w="1039" w:type="dxa"/>
            <w:tcMar>
              <w:left w:w="70" w:type="dxa"/>
              <w:right w:w="70" w:type="dxa"/>
            </w:tcMar>
            <w:vAlign w:val="center"/>
          </w:tcPr>
          <w:p w14:paraId="0318E3E0">
            <w:pPr>
              <w:keepNext/>
              <w:spacing w:before="20" w:after="20" w:line="260" w:lineRule="exact"/>
              <w:ind w:left="0" w:leftChars="0" w:right="0" w:rightChars="0" w:firstLine="0" w:firstLineChars="0"/>
              <w:jc w:val="center"/>
              <w:rPr>
                <w:del w:id="9254" w:author="xh" w:date="2026-10-19T11:03:16+08:00"/>
              </w:rPr>
            </w:pPr>
            <w:del w:id="9255" w:author="xh" w:date="2026-10-19T11:03:16+08:00">
              <w:r>
                <w:rPr>
                  <w:rFonts w:ascii="Times New Roman" w:hAnsi="Times New Roman" w:eastAsia="宋体"/>
                  <w:b w:val="0"/>
                  <w:sz w:val="18"/>
                </w:rPr>
                <w:delText>弹性</w:delText>
              </w:r>
            </w:del>
          </w:p>
        </w:tc>
        <w:tc>
          <w:tcPr>
            <w:tcW w:w="1039" w:type="dxa"/>
            <w:tcMar>
              <w:left w:w="70" w:type="dxa"/>
              <w:right w:w="70" w:type="dxa"/>
            </w:tcMar>
            <w:vAlign w:val="center"/>
          </w:tcPr>
          <w:p w14:paraId="22041785">
            <w:pPr>
              <w:keepNext/>
              <w:spacing w:before="20" w:after="20" w:line="260" w:lineRule="exact"/>
              <w:ind w:left="0" w:leftChars="0" w:right="0" w:rightChars="0" w:firstLine="0" w:firstLineChars="0"/>
              <w:jc w:val="center"/>
              <w:rPr>
                <w:del w:id="9256" w:author="xh" w:date="2026-10-19T11:03:16+08:00"/>
              </w:rPr>
            </w:pPr>
            <w:del w:id="9257" w:author="xh" w:date="2026-10-19T11:03:16+08:00">
              <w:r>
                <w:rPr>
                  <w:rFonts w:ascii="Times New Roman" w:hAnsi="Times New Roman" w:eastAsia="宋体"/>
                  <w:b w:val="0"/>
                  <w:sz w:val="18"/>
                </w:rPr>
                <w:delText>2024</w:delText>
              </w:r>
            </w:del>
          </w:p>
        </w:tc>
        <w:tc>
          <w:tcPr>
            <w:tcW w:w="1039" w:type="dxa"/>
            <w:tcMar>
              <w:left w:w="70" w:type="dxa"/>
              <w:right w:w="70" w:type="dxa"/>
            </w:tcMar>
            <w:vAlign w:val="center"/>
          </w:tcPr>
          <w:p w14:paraId="3064CC91">
            <w:pPr>
              <w:keepNext/>
              <w:spacing w:before="20" w:after="20" w:line="260" w:lineRule="exact"/>
              <w:ind w:left="0" w:leftChars="0" w:right="0" w:rightChars="0" w:firstLine="0" w:firstLineChars="0"/>
              <w:jc w:val="center"/>
              <w:rPr>
                <w:del w:id="9258" w:author="xh" w:date="2026-10-19T11:03:16+08:00"/>
              </w:rPr>
            </w:pPr>
            <w:del w:id="9259" w:author="xh" w:date="2026-10-19T11:03:16+08:00">
              <w:r>
                <w:rPr>
                  <w:rFonts w:ascii="Times New Roman" w:hAnsi="Times New Roman" w:eastAsia="宋体"/>
                  <w:b w:val="0"/>
                  <w:sz w:val="18"/>
                </w:rPr>
                <w:delText>40+40</w:delText>
              </w:r>
            </w:del>
          </w:p>
        </w:tc>
        <w:tc>
          <w:tcPr>
            <w:tcW w:w="1039" w:type="dxa"/>
            <w:tcMar>
              <w:left w:w="70" w:type="dxa"/>
              <w:right w:w="70" w:type="dxa"/>
            </w:tcMar>
            <w:vAlign w:val="center"/>
          </w:tcPr>
          <w:p w14:paraId="5537C200">
            <w:pPr>
              <w:keepNext/>
              <w:spacing w:before="20" w:after="20" w:line="260" w:lineRule="exact"/>
              <w:ind w:left="0" w:leftChars="0" w:right="0" w:rightChars="0" w:firstLine="0" w:firstLineChars="0"/>
              <w:jc w:val="center"/>
              <w:rPr>
                <w:del w:id="9260" w:author="xh" w:date="2026-10-19T11:03:16+08:00"/>
              </w:rPr>
            </w:pPr>
            <w:del w:id="9261" w:author="xh" w:date="2026-10-19T11:03:16+08:00">
              <w:r>
                <w:rPr>
                  <w:rFonts w:ascii="Times New Roman" w:hAnsi="Times New Roman" w:eastAsia="宋体"/>
                  <w:b w:val="0"/>
                  <w:sz w:val="18"/>
                </w:rPr>
                <w:delText>80.00</w:delText>
              </w:r>
            </w:del>
          </w:p>
        </w:tc>
        <w:tc>
          <w:tcPr>
            <w:tcW w:w="1039" w:type="dxa"/>
            <w:tcMar>
              <w:left w:w="70" w:type="dxa"/>
              <w:right w:w="70" w:type="dxa"/>
            </w:tcMar>
            <w:vAlign w:val="center"/>
          </w:tcPr>
          <w:p w14:paraId="0E0BBFE3">
            <w:pPr>
              <w:keepNext/>
              <w:spacing w:before="20" w:after="20" w:line="260" w:lineRule="exact"/>
              <w:ind w:left="0" w:leftChars="0" w:right="0" w:rightChars="0" w:firstLine="0" w:firstLineChars="0"/>
              <w:jc w:val="center"/>
              <w:rPr>
                <w:del w:id="9262" w:author="xh" w:date="2026-10-19T11:03:16+08:00"/>
              </w:rPr>
            </w:pPr>
            <w:del w:id="9263" w:author="xh" w:date="2026-10-19T11:03:16+08:00">
              <w:r>
                <w:rPr>
                  <w:rFonts w:ascii="Times New Roman" w:hAnsi="Times New Roman" w:eastAsia="宋体"/>
                  <w:b w:val="0"/>
                  <w:sz w:val="18"/>
                </w:rPr>
                <w:delText>0.00</w:delText>
              </w:r>
            </w:del>
          </w:p>
        </w:tc>
        <w:tc>
          <w:tcPr>
            <w:tcW w:w="1039" w:type="dxa"/>
            <w:tcMar>
              <w:left w:w="70" w:type="dxa"/>
              <w:right w:w="70" w:type="dxa"/>
            </w:tcMar>
            <w:vAlign w:val="center"/>
          </w:tcPr>
          <w:p w14:paraId="57DAABA9">
            <w:pPr>
              <w:keepNext/>
              <w:spacing w:before="20" w:after="20" w:line="260" w:lineRule="exact"/>
              <w:ind w:left="0" w:leftChars="0" w:right="0" w:rightChars="0" w:firstLine="0" w:firstLineChars="0"/>
              <w:jc w:val="center"/>
              <w:rPr>
                <w:del w:id="9264" w:author="xh" w:date="2026-10-19T11:03:16+08:00"/>
              </w:rPr>
            </w:pPr>
            <w:del w:id="9265" w:author="xh" w:date="2026-10-19T11:03:16+08:00">
              <w:r>
                <w:rPr>
                  <w:rFonts w:ascii="Times New Roman" w:hAnsi="Times New Roman" w:eastAsia="宋体"/>
                  <w:b w:val="0"/>
                  <w:sz w:val="18"/>
                </w:rPr>
                <w:delText>0.00</w:delText>
              </w:r>
            </w:del>
          </w:p>
        </w:tc>
        <w:tc>
          <w:tcPr>
            <w:tcW w:w="1039" w:type="dxa"/>
            <w:tcMar>
              <w:left w:w="70" w:type="dxa"/>
              <w:right w:w="70" w:type="dxa"/>
            </w:tcMar>
            <w:vAlign w:val="center"/>
          </w:tcPr>
          <w:p w14:paraId="62D92125">
            <w:pPr>
              <w:keepNext/>
              <w:spacing w:before="20" w:after="20" w:line="260" w:lineRule="exact"/>
              <w:ind w:left="0" w:leftChars="0" w:right="0" w:rightChars="0" w:firstLine="0" w:firstLineChars="0"/>
              <w:jc w:val="center"/>
              <w:rPr>
                <w:del w:id="9266" w:author="xh" w:date="2026-10-19T11:03:16+08:00"/>
              </w:rPr>
            </w:pPr>
            <w:del w:id="9267" w:author="xh" w:date="2026-10-19T11:03:16+08:00">
              <w:r>
                <w:rPr>
                  <w:rFonts w:ascii="Times New Roman" w:hAnsi="Times New Roman" w:eastAsia="宋体"/>
                  <w:b w:val="0"/>
                  <w:sz w:val="18"/>
                </w:rPr>
                <w:delText>0.00</w:delText>
              </w:r>
            </w:del>
          </w:p>
        </w:tc>
        <w:tc>
          <w:tcPr>
            <w:tcW w:w="1039" w:type="dxa"/>
            <w:tcMar>
              <w:left w:w="70" w:type="dxa"/>
              <w:right w:w="70" w:type="dxa"/>
            </w:tcMar>
            <w:vAlign w:val="center"/>
          </w:tcPr>
          <w:p w14:paraId="71AF8CDC">
            <w:pPr>
              <w:keepNext/>
              <w:spacing w:before="20" w:after="20" w:line="260" w:lineRule="exact"/>
              <w:ind w:left="0" w:leftChars="0" w:right="0" w:rightChars="0" w:firstLine="0" w:firstLineChars="0"/>
              <w:jc w:val="center"/>
              <w:rPr>
                <w:del w:id="9268" w:author="xh" w:date="2026-10-19T11:03:16+08:00"/>
              </w:rPr>
            </w:pPr>
            <w:del w:id="9269" w:author="xh" w:date="2026-10-19T11:03:16+08:00">
              <w:r>
                <w:rPr>
                  <w:rFonts w:ascii="Times New Roman" w:hAnsi="Times New Roman" w:eastAsia="宋体"/>
                  <w:b w:val="0"/>
                  <w:sz w:val="18"/>
                </w:rPr>
                <w:delText>75.45</w:delText>
              </w:r>
            </w:del>
          </w:p>
        </w:tc>
      </w:tr>
      <w:tr w14:paraId="420539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141" w:author="xh" w:date="2026-10-19T11:03:16+08:00"/>
        </w:trPr>
        <w:tc>
          <w:tcPr>
            <w:tcW w:w="1039" w:type="dxa"/>
            <w:tcMar>
              <w:left w:w="70" w:type="dxa"/>
              <w:right w:w="70" w:type="dxa"/>
            </w:tcMar>
            <w:vAlign w:val="center"/>
          </w:tcPr>
          <w:p w14:paraId="37268935">
            <w:pPr>
              <w:keepNext w:val="0"/>
              <w:spacing w:before="20" w:after="20" w:line="260" w:lineRule="exact"/>
              <w:ind w:left="0" w:leftChars="0" w:right="0" w:rightChars="0" w:firstLine="0" w:firstLineChars="0"/>
              <w:jc w:val="center"/>
              <w:rPr>
                <w:del w:id="9270" w:author="xh" w:date="2026-10-19T11:03:16+08:00"/>
              </w:rPr>
            </w:pPr>
            <w:del w:id="9271" w:author="xh" w:date="2026-10-19T11:03:16+08:00">
              <w:r>
                <w:rPr>
                  <w:rFonts w:ascii="Times New Roman" w:hAnsi="Times New Roman" w:eastAsia="宋体"/>
                  <w:b w:val="0"/>
                  <w:sz w:val="18"/>
                </w:rPr>
                <w:delText>弹性</w:delText>
              </w:r>
            </w:del>
          </w:p>
        </w:tc>
        <w:tc>
          <w:tcPr>
            <w:tcW w:w="1039" w:type="dxa"/>
            <w:tcMar>
              <w:left w:w="70" w:type="dxa"/>
              <w:right w:w="70" w:type="dxa"/>
            </w:tcMar>
            <w:vAlign w:val="center"/>
          </w:tcPr>
          <w:p w14:paraId="110702D3">
            <w:pPr>
              <w:keepNext w:val="0"/>
              <w:spacing w:before="20" w:after="20" w:line="260" w:lineRule="exact"/>
              <w:ind w:left="0" w:leftChars="0" w:right="0" w:rightChars="0" w:firstLine="0" w:firstLineChars="0"/>
              <w:jc w:val="center"/>
              <w:rPr>
                <w:del w:id="9272" w:author="xh" w:date="2026-10-19T11:03:16+08:00"/>
              </w:rPr>
            </w:pPr>
            <w:del w:id="9273" w:author="xh" w:date="2026-10-19T11:03:16+08:00">
              <w:r>
                <w:rPr>
                  <w:rFonts w:ascii="Times New Roman" w:hAnsi="Times New Roman" w:eastAsia="宋体"/>
                  <w:b w:val="0"/>
                  <w:sz w:val="18"/>
                </w:rPr>
                <w:delText>2025</w:delText>
              </w:r>
            </w:del>
          </w:p>
        </w:tc>
        <w:tc>
          <w:tcPr>
            <w:tcW w:w="1039" w:type="dxa"/>
            <w:tcMar>
              <w:left w:w="70" w:type="dxa"/>
              <w:right w:w="70" w:type="dxa"/>
            </w:tcMar>
            <w:vAlign w:val="center"/>
          </w:tcPr>
          <w:p w14:paraId="637FB7A1">
            <w:pPr>
              <w:keepNext w:val="0"/>
              <w:spacing w:before="20" w:after="20" w:line="260" w:lineRule="exact"/>
              <w:ind w:left="0" w:leftChars="0" w:right="0" w:rightChars="0" w:firstLine="0" w:firstLineChars="0"/>
              <w:jc w:val="center"/>
              <w:rPr>
                <w:del w:id="9274" w:author="xh" w:date="2026-10-19T11:03:16+08:00"/>
              </w:rPr>
            </w:pPr>
            <w:del w:id="9275" w:author="xh" w:date="2026-10-19T11:03:16+08:00">
              <w:r>
                <w:rPr>
                  <w:rFonts w:ascii="Times New Roman" w:hAnsi="Times New Roman" w:eastAsia="宋体"/>
                  <w:b w:val="0"/>
                  <w:sz w:val="18"/>
                </w:rPr>
                <w:delText>40+40</w:delText>
              </w:r>
            </w:del>
          </w:p>
        </w:tc>
        <w:tc>
          <w:tcPr>
            <w:tcW w:w="1039" w:type="dxa"/>
            <w:tcMar>
              <w:left w:w="70" w:type="dxa"/>
              <w:right w:w="70" w:type="dxa"/>
            </w:tcMar>
            <w:vAlign w:val="center"/>
          </w:tcPr>
          <w:p w14:paraId="303371D4">
            <w:pPr>
              <w:keepNext w:val="0"/>
              <w:spacing w:before="20" w:after="20" w:line="260" w:lineRule="exact"/>
              <w:ind w:left="0" w:leftChars="0" w:right="0" w:rightChars="0" w:firstLine="0" w:firstLineChars="0"/>
              <w:jc w:val="center"/>
              <w:rPr>
                <w:del w:id="9276" w:author="xh" w:date="2026-10-19T11:03:16+08:00"/>
              </w:rPr>
            </w:pPr>
            <w:del w:id="9277" w:author="xh" w:date="2026-10-19T11:03:16+08:00">
              <w:r>
                <w:rPr>
                  <w:rFonts w:ascii="Times New Roman" w:hAnsi="Times New Roman" w:eastAsia="宋体"/>
                  <w:b w:val="0"/>
                  <w:sz w:val="18"/>
                </w:rPr>
                <w:delText>80.00</w:delText>
              </w:r>
            </w:del>
          </w:p>
        </w:tc>
        <w:tc>
          <w:tcPr>
            <w:tcW w:w="1039" w:type="dxa"/>
            <w:tcMar>
              <w:left w:w="70" w:type="dxa"/>
              <w:right w:w="70" w:type="dxa"/>
            </w:tcMar>
            <w:vAlign w:val="center"/>
          </w:tcPr>
          <w:p w14:paraId="1D9CA571">
            <w:pPr>
              <w:keepNext w:val="0"/>
              <w:spacing w:before="20" w:after="20" w:line="260" w:lineRule="exact"/>
              <w:ind w:left="0" w:leftChars="0" w:right="0" w:rightChars="0" w:firstLine="0" w:firstLineChars="0"/>
              <w:jc w:val="center"/>
              <w:rPr>
                <w:del w:id="9278" w:author="xh" w:date="2026-10-19T11:03:16+08:00"/>
              </w:rPr>
            </w:pPr>
            <w:del w:id="9279" w:author="xh" w:date="2026-10-19T11:03:16+08:00">
              <w:r>
                <w:rPr>
                  <w:rFonts w:ascii="Times New Roman" w:hAnsi="Times New Roman" w:eastAsia="宋体"/>
                  <w:b w:val="0"/>
                  <w:sz w:val="18"/>
                </w:rPr>
                <w:delText>0.00</w:delText>
              </w:r>
            </w:del>
          </w:p>
        </w:tc>
        <w:tc>
          <w:tcPr>
            <w:tcW w:w="1039" w:type="dxa"/>
            <w:tcMar>
              <w:left w:w="70" w:type="dxa"/>
              <w:right w:w="70" w:type="dxa"/>
            </w:tcMar>
            <w:vAlign w:val="center"/>
          </w:tcPr>
          <w:p w14:paraId="205C8689">
            <w:pPr>
              <w:keepNext w:val="0"/>
              <w:spacing w:before="20" w:after="20" w:line="260" w:lineRule="exact"/>
              <w:ind w:left="0" w:leftChars="0" w:right="0" w:rightChars="0" w:firstLine="0" w:firstLineChars="0"/>
              <w:jc w:val="center"/>
              <w:rPr>
                <w:del w:id="9280" w:author="xh" w:date="2026-10-19T11:03:16+08:00"/>
              </w:rPr>
            </w:pPr>
            <w:del w:id="9281" w:author="xh" w:date="2026-10-19T11:03:16+08:00">
              <w:r>
                <w:rPr>
                  <w:rFonts w:ascii="Times New Roman" w:hAnsi="Times New Roman" w:eastAsia="宋体"/>
                  <w:b w:val="0"/>
                  <w:sz w:val="18"/>
                </w:rPr>
                <w:delText>7.65</w:delText>
              </w:r>
            </w:del>
          </w:p>
        </w:tc>
        <w:tc>
          <w:tcPr>
            <w:tcW w:w="1039" w:type="dxa"/>
            <w:tcMar>
              <w:left w:w="70" w:type="dxa"/>
              <w:right w:w="70" w:type="dxa"/>
            </w:tcMar>
            <w:vAlign w:val="center"/>
          </w:tcPr>
          <w:p w14:paraId="03B99D73">
            <w:pPr>
              <w:keepNext w:val="0"/>
              <w:spacing w:before="20" w:after="20" w:line="260" w:lineRule="exact"/>
              <w:ind w:left="0" w:leftChars="0" w:right="0" w:rightChars="0" w:firstLine="0" w:firstLineChars="0"/>
              <w:jc w:val="center"/>
              <w:rPr>
                <w:del w:id="9282" w:author="xh" w:date="2026-10-19T11:03:16+08:00"/>
              </w:rPr>
            </w:pPr>
            <w:del w:id="9283" w:author="xh" w:date="2026-10-19T11:03:16+08:00">
              <w:r>
                <w:rPr>
                  <w:rFonts w:ascii="Times New Roman" w:hAnsi="Times New Roman" w:eastAsia="宋体"/>
                  <w:b w:val="0"/>
                  <w:sz w:val="18"/>
                </w:rPr>
                <w:delText>0.00</w:delText>
              </w:r>
            </w:del>
          </w:p>
        </w:tc>
        <w:tc>
          <w:tcPr>
            <w:tcW w:w="1039" w:type="dxa"/>
            <w:tcMar>
              <w:left w:w="70" w:type="dxa"/>
              <w:right w:w="70" w:type="dxa"/>
            </w:tcMar>
            <w:vAlign w:val="center"/>
          </w:tcPr>
          <w:p w14:paraId="2B9097EC">
            <w:pPr>
              <w:keepNext w:val="0"/>
              <w:spacing w:before="20" w:after="20" w:line="260" w:lineRule="exact"/>
              <w:ind w:left="0" w:leftChars="0" w:right="0" w:rightChars="0" w:firstLine="0" w:firstLineChars="0"/>
              <w:jc w:val="center"/>
              <w:rPr>
                <w:del w:id="9284" w:author="xh" w:date="2026-10-19T11:03:16+08:00"/>
              </w:rPr>
            </w:pPr>
            <w:del w:id="9285" w:author="xh" w:date="2026-10-19T11:03:16+08:00">
              <w:r>
                <w:rPr>
                  <w:rFonts w:ascii="Times New Roman" w:hAnsi="Times New Roman" w:eastAsia="宋体"/>
                  <w:b w:val="0"/>
                  <w:sz w:val="18"/>
                </w:rPr>
                <w:delText>76.00</w:delText>
              </w:r>
            </w:del>
          </w:p>
        </w:tc>
      </w:tr>
      <w:tr>
        <w:trPr>
          <w:cantSplit/>
          <w:tblHeader/>
          <w:ins w:id="9286" w:author="xh" w:date="2026-10-19T11:03:1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295" w:author="xh" w:date="2026-10-19T11:03:16+08:00"/>
              </w:rPr>
            </w:pPr>
            <w:ins w:id="9296" w:author="xh" w:date="2026-10-19T11:03:16+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297" w:author="xh" w:date="2026-10-19T11:03:16+08:00"/>
              </w:rPr>
            </w:pPr>
            <w:ins w:id="9298" w:author="xh" w:date="2026-10-19T11:03:16+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299" w:author="xh" w:date="2026-10-19T11:03:16+08:00"/>
              </w:rPr>
            </w:pPr>
            <w:ins w:id="9300" w:author="xh" w:date="2026-10-19T11:03:16+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01" w:author="xh" w:date="2026-10-19T11:03:16+08:00"/>
              </w:rPr>
            </w:pPr>
            <w:ins w:id="9302" w:author="xh" w:date="2026-10-19T11:03:16+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03" w:author="xh" w:date="2026-10-19T11:03:16+08:00"/>
              </w:rPr>
            </w:pPr>
            <w:ins w:id="9304" w:author="xh" w:date="2026-10-19T11:03:16+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05" w:author="xh" w:date="2026-10-19T11:03:16+08:00"/>
              </w:rPr>
            </w:pPr>
            <w:ins w:id="9306" w:author="xh" w:date="2026-10-19T11:03:16+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07" w:author="xh" w:date="2026-10-19T11:03:16+08:00"/>
              </w:rPr>
            </w:pPr>
            <w:ins w:id="9308" w:author="xh" w:date="2026-10-19T11:03:16+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09" w:author="xh" w:date="2026-10-19T11:03:16+08:00"/>
              </w:rPr>
            </w:pPr>
            <w:ins w:id="9310" w:author="xh" w:date="2026-10-19T11:03:16+08:00">
              <w:r>
                <w:rPr>
                  <w:rFonts w:ascii="Times New Roman" w:hAnsi="Times New Roman" w:eastAsia="宋体"/>
                  <w:b/>
                  <w:sz w:val="18"/>
                </w:rPr>
                <w:t>转接后净负荷/MW</w:t>
              </w:r>
            </w:ins>
          </w:p>
        </w:tc>
      </w:tr>
      <w:tr>
        <w:trPr>
          <w:cantSplit/>
          <w:ins w:id="9287" w:author="xh" w:date="2026-10-19T11:03:1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11" w:author="xh" w:date="2026-10-19T11:03:16+08:00"/>
              </w:rPr>
            </w:pPr>
            <w:ins w:id="9312" w:author="xh" w:date="2026-10-19T11:03:16+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13" w:author="xh" w:date="2026-10-19T11:03:16+08:00"/>
              </w:rPr>
            </w:pPr>
            <w:ins w:id="9314" w:author="xh" w:date="2026-10-19T11:03:16+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15" w:author="xh" w:date="2026-10-19T11:03:16+08:00"/>
              </w:rPr>
            </w:pPr>
            <w:ins w:id="9316" w:author="xh" w:date="2026-10-19T11:03:16+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17" w:author="xh" w:date="2026-10-19T11:03:16+08:00"/>
              </w:rPr>
            </w:pPr>
            <w:ins w:id="9318" w:author="xh" w:date="2026-10-19T11:03:16+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19" w:author="xh" w:date="2026-10-19T11:03:16+08:00"/>
              </w:rPr>
            </w:pPr>
            <w:ins w:id="9320" w:author="xh" w:date="2026-10-19T11:03:1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21" w:author="xh" w:date="2026-10-19T11:03:16+08:00"/>
              </w:rPr>
            </w:pPr>
            <w:ins w:id="9322" w:author="xh" w:date="2026-10-19T11:03:16+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23" w:author="xh" w:date="2026-10-19T11:03:16+08:00"/>
              </w:rPr>
            </w:pPr>
            <w:ins w:id="9324" w:author="xh" w:date="2026-10-19T11:03:16+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25" w:author="xh" w:date="2026-10-19T11:03:16+08:00"/>
              </w:rPr>
            </w:pPr>
            <w:ins w:id="9326" w:author="xh" w:date="2026-10-19T11:03:16+08:00">
              <w:r>
                <w:rPr>
                  <w:rFonts w:ascii="Times New Roman" w:hAnsi="Times New Roman" w:eastAsia="宋体"/>
                  <w:b w:val="0"/>
                  <w:sz w:val="18"/>
                </w:rPr>
                <w:t>—</w:t>
              </w:r>
            </w:ins>
          </w:p>
        </w:tc>
      </w:tr>
      <w:tr>
        <w:trPr>
          <w:cantSplit/>
          <w:ins w:id="9288" w:author="xh" w:date="2026-10-19T11:03:1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27" w:author="xh" w:date="2026-10-19T11:03:16+08:00"/>
              </w:rPr>
            </w:pPr>
            <w:ins w:id="9328" w:author="xh" w:date="2026-10-19T11:03:16+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29" w:author="xh" w:date="2026-10-19T11:03:16+08:00"/>
              </w:rPr>
            </w:pPr>
            <w:ins w:id="9330" w:author="xh" w:date="2026-10-19T11:03:16+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31" w:author="xh" w:date="2026-10-19T11:03:16+08:00"/>
              </w:rPr>
            </w:pPr>
            <w:ins w:id="9332" w:author="xh" w:date="2026-10-19T11:03:16+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33" w:author="xh" w:date="2026-10-19T11:03:16+08:00"/>
              </w:rPr>
            </w:pPr>
            <w:ins w:id="9334" w:author="xh" w:date="2026-10-19T11:03:16+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35" w:author="xh" w:date="2026-10-19T11:03:16+08:00"/>
              </w:rPr>
            </w:pPr>
            <w:ins w:id="9336" w:author="xh" w:date="2026-10-19T11:03:1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37" w:author="xh" w:date="2026-10-19T11:03:16+08:00"/>
              </w:rPr>
            </w:pPr>
            <w:ins w:id="9338" w:author="xh" w:date="2026-10-19T11:03:1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39" w:author="xh" w:date="2026-10-19T11:03:16+08:00"/>
              </w:rPr>
            </w:pPr>
            <w:ins w:id="9340" w:author="xh" w:date="2026-10-19T11:03:1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41" w:author="xh" w:date="2026-10-19T11:03:16+08:00"/>
              </w:rPr>
            </w:pPr>
            <w:ins w:id="9342" w:author="xh" w:date="2026-10-19T11:03:16+08:00">
              <w:r>
                <w:rPr>
                  <w:rFonts w:ascii="Times New Roman" w:hAnsi="Times New Roman" w:eastAsia="宋体"/>
                  <w:b w:val="0"/>
                  <w:sz w:val="18"/>
                </w:rPr>
                <w:t>83.65</w:t>
              </w:r>
            </w:ins>
          </w:p>
        </w:tc>
      </w:tr>
      <w:tr>
        <w:trPr>
          <w:cantSplit/>
          <w:ins w:id="9289" w:author="xh" w:date="2026-10-19T11:03:1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43" w:author="xh" w:date="2026-10-19T11:03:16+08:00"/>
              </w:rPr>
            </w:pPr>
            <w:ins w:id="9344" w:author="xh" w:date="2026-10-19T11:03:16+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45" w:author="xh" w:date="2026-10-19T11:03:16+08:00"/>
              </w:rPr>
            </w:pPr>
            <w:ins w:id="9346" w:author="xh" w:date="2026-10-19T11:03:16+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47" w:author="xh" w:date="2026-10-19T11:03:16+08:00"/>
              </w:rPr>
            </w:pPr>
            <w:ins w:id="9348" w:author="xh" w:date="2026-10-19T11:03:16+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49" w:author="xh" w:date="2026-10-19T11:03:16+08:00"/>
              </w:rPr>
            </w:pPr>
            <w:ins w:id="9350" w:author="xh" w:date="2026-10-19T11:03:16+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51" w:author="xh" w:date="2026-10-19T11:03:16+08:00"/>
              </w:rPr>
            </w:pPr>
            <w:ins w:id="9352" w:author="xh" w:date="2026-10-19T11:03:1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53" w:author="xh" w:date="2026-10-19T11:03:16+08:00"/>
              </w:rPr>
            </w:pPr>
            <w:ins w:id="9354" w:author="xh" w:date="2026-10-19T11:03:16+08:00">
              <w:r>
                <w:rPr>
                  <w:rFonts w:ascii="Times New Roman" w:hAnsi="Times New Roman" w:eastAsia="宋体"/>
                  <w:b w:val="0"/>
                  <w:sz w:val="18"/>
                </w:rPr>
                <w:t>18.08</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55" w:author="xh" w:date="2026-10-19T11:03:16+08:00"/>
              </w:rPr>
            </w:pPr>
            <w:ins w:id="9356" w:author="xh" w:date="2026-10-19T11:03:1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57" w:author="xh" w:date="2026-10-19T11:03:16+08:00"/>
              </w:rPr>
            </w:pPr>
            <w:ins w:id="9358" w:author="xh" w:date="2026-10-19T11:03:16+08:00">
              <w:r>
                <w:rPr>
                  <w:rFonts w:ascii="Times New Roman" w:hAnsi="Times New Roman" w:eastAsia="宋体"/>
                  <w:b w:val="0"/>
                  <w:sz w:val="18"/>
                </w:rPr>
                <w:t>84.38</w:t>
              </w:r>
            </w:ins>
          </w:p>
        </w:tc>
      </w:tr>
      <w:tr>
        <w:trPr>
          <w:cantSplit/>
          <w:ins w:id="9290" w:author="xh" w:date="2026-10-19T11:03:1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59" w:author="xh" w:date="2026-10-19T11:03:16+08:00"/>
              </w:rPr>
            </w:pPr>
            <w:ins w:id="9360" w:author="xh" w:date="2026-10-19T11:03:16+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61" w:author="xh" w:date="2026-10-19T11:03:16+08:00"/>
              </w:rPr>
            </w:pPr>
            <w:ins w:id="9362" w:author="xh" w:date="2026-10-19T11:03:16+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63" w:author="xh" w:date="2026-10-19T11:03:16+08:00"/>
              </w:rPr>
            </w:pPr>
            <w:ins w:id="9364" w:author="xh" w:date="2026-10-19T11:03:16+08:00">
              <w:r>
                <w:rPr>
                  <w:rFonts w:ascii="Times New Roman" w:hAnsi="Times New Roman" w:eastAsia="宋体"/>
                  <w:b w:val="0"/>
                  <w:sz w:val="18"/>
                </w:rPr>
                <w:t>50.00+63.00+50.00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65" w:author="xh" w:date="2026-10-19T11:03:16+08:00"/>
              </w:rPr>
            </w:pPr>
            <w:ins w:id="9366" w:author="xh" w:date="2026-10-19T11:03:16+08:00">
              <w:r>
                <w:rPr>
                  <w:rFonts w:ascii="Times New Roman" w:hAnsi="Times New Roman" w:eastAsia="宋体"/>
                  <w:b w:val="0"/>
                  <w:sz w:val="18"/>
                </w:rPr>
                <w:t>163.00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67" w:author="xh" w:date="2026-10-19T11:03:16+08:00"/>
              </w:rPr>
            </w:pPr>
            <w:ins w:id="9368" w:author="xh" w:date="2026-10-19T11:03:16+08:00">
              <w:r>
                <w:rPr>
                  <w:rFonts w:ascii="Times New Roman" w:hAnsi="Times New Roman" w:eastAsia="宋体"/>
                  <w:b w:val="0"/>
                  <w:sz w:val="18"/>
                </w:rPr>
                <w:t>2.60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69" w:author="xh" w:date="2026-10-19T11:03:16+08:00"/>
              </w:rPr>
            </w:pPr>
            <w:ins w:id="9370" w:author="xh" w:date="2026-10-19T11:03:16+08:00">
              <w:r>
                <w:rPr>
                  <w:rFonts w:ascii="Times New Roman" w:hAnsi="Times New Roman" w:eastAsia="宋体"/>
                  <w:b w:val="0"/>
                  <w:sz w:val="18"/>
                </w:rPr>
                <w:t>9.06</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71" w:author="xh" w:date="2026-10-19T11:03:16+08:00"/>
              </w:rPr>
            </w:pPr>
            <w:ins w:id="9372" w:author="xh" w:date="2026-10-19T11:03:16+08:00">
              <w:r>
                <w:rPr>
                  <w:rFonts w:ascii="Times New Roman" w:hAnsi="Times New Roman" w:eastAsia="宋体"/>
                  <w:b w:val="0"/>
                  <w:sz w:val="18"/>
                </w:rPr>
                <w:t>4.71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73" w:author="xh" w:date="2026-10-19T11:03:16+08:00"/>
              </w:rPr>
            </w:pPr>
            <w:ins w:id="9374" w:author="xh" w:date="2026-10-19T11:03:16+08:00">
              <w:r>
                <w:rPr>
                  <w:rFonts w:ascii="Times New Roman" w:hAnsi="Times New Roman" w:eastAsia="宋体"/>
                  <w:b w:val="0"/>
                  <w:sz w:val="18"/>
                </w:rPr>
                <w:t>118.91</w:t>
              </w:r>
            </w:ins>
          </w:p>
        </w:tc>
      </w:tr>
      <w:tr>
        <w:trPr>
          <w:cantSplit/>
          <w:ins w:id="9291" w:author="xh" w:date="2026-10-19T11:03:1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75" w:author="xh" w:date="2026-10-19T11:03:16+08:00"/>
              </w:rPr>
            </w:pPr>
            <w:ins w:id="9376" w:author="xh" w:date="2026-10-19T11:03:16+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77" w:author="xh" w:date="2026-10-19T11:03:16+08:00"/>
              </w:rPr>
            </w:pPr>
            <w:ins w:id="9378" w:author="xh" w:date="2026-10-19T11:03:16+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79" w:author="xh" w:date="2026-10-19T11:03:16+08:00"/>
              </w:rPr>
            </w:pPr>
            <w:ins w:id="9380" w:author="xh" w:date="2026-10-19T11:03:16+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81" w:author="xh" w:date="2026-10-19T11:03:16+08:00"/>
              </w:rPr>
            </w:pPr>
            <w:ins w:id="9382" w:author="xh" w:date="2026-10-19T11:03:16+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83" w:author="xh" w:date="2026-10-19T11:03:16+08:00"/>
              </w:rPr>
            </w:pPr>
            <w:ins w:id="9384" w:author="xh" w:date="2026-10-19T11:03:1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85" w:author="xh" w:date="2026-10-19T11:03:16+08:00"/>
              </w:rPr>
            </w:pPr>
            <w:ins w:id="9386" w:author="xh" w:date="2026-10-19T11:03:16+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87" w:author="xh" w:date="2026-10-19T11:03:16+08:00"/>
              </w:rPr>
            </w:pPr>
            <w:ins w:id="9388" w:author="xh" w:date="2026-10-19T11:03:16+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89" w:author="xh" w:date="2026-10-19T11:03:16+08:00"/>
              </w:rPr>
            </w:pPr>
            <w:ins w:id="9390" w:author="xh" w:date="2026-10-19T11:03:16+08:00">
              <w:r>
                <w:rPr>
                  <w:rFonts w:ascii="Times New Roman" w:hAnsi="Times New Roman" w:eastAsia="宋体"/>
                  <w:b w:val="0"/>
                  <w:sz w:val="18"/>
                </w:rPr>
                <w:t>—</w:t>
              </w:r>
            </w:ins>
          </w:p>
        </w:tc>
      </w:tr>
      <w:tr>
        <w:trPr>
          <w:cantSplit/>
          <w:ins w:id="9292" w:author="xh" w:date="2026-10-19T11:03:1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91" w:author="xh" w:date="2026-10-19T11:03:16+08:00"/>
              </w:rPr>
            </w:pPr>
            <w:ins w:id="9392" w:author="xh" w:date="2026-10-19T11:03:16+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93" w:author="xh" w:date="2026-10-19T11:03:16+08:00"/>
              </w:rPr>
            </w:pPr>
            <w:ins w:id="9394" w:author="xh" w:date="2026-10-19T11:03:16+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95" w:author="xh" w:date="2026-10-19T11:03:16+08:00"/>
              </w:rPr>
            </w:pPr>
            <w:ins w:id="9396" w:author="xh" w:date="2026-10-19T11:03:16+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97" w:author="xh" w:date="2026-10-19T11:03:16+08:00"/>
              </w:rPr>
            </w:pPr>
            <w:ins w:id="9398" w:author="xh" w:date="2026-10-19T11:03:16+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399" w:author="xh" w:date="2026-10-19T11:03:16+08:00"/>
              </w:rPr>
            </w:pPr>
            <w:ins w:id="9400" w:author="xh" w:date="2026-10-19T11:03:1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401" w:author="xh" w:date="2026-10-19T11:03:16+08:00"/>
              </w:rPr>
            </w:pPr>
            <w:ins w:id="9402" w:author="xh" w:date="2026-10-19T11:03:1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403" w:author="xh" w:date="2026-10-19T11:03:16+08:00"/>
              </w:rPr>
            </w:pPr>
            <w:ins w:id="9404" w:author="xh" w:date="2026-10-19T11:03:1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405" w:author="xh" w:date="2026-10-19T11:03:16+08:00"/>
              </w:rPr>
            </w:pPr>
            <w:ins w:id="9406" w:author="xh" w:date="2026-10-19T11:03:16+08:00">
              <w:r>
                <w:rPr>
                  <w:rFonts w:ascii="Times New Roman" w:hAnsi="Times New Roman" w:eastAsia="宋体"/>
                  <w:b w:val="0"/>
                  <w:sz w:val="18"/>
                </w:rPr>
                <w:t>83.65</w:t>
              </w:r>
            </w:ins>
          </w:p>
        </w:tc>
      </w:tr>
      <w:tr>
        <w:trPr>
          <w:cantSplit/>
          <w:ins w:id="9293" w:author="xh" w:date="2026-10-19T11:03:1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407" w:author="xh" w:date="2026-10-19T11:03:16+08:00"/>
              </w:rPr>
            </w:pPr>
            <w:ins w:id="9408" w:author="xh" w:date="2026-10-19T11:03:16+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409" w:author="xh" w:date="2026-10-19T11:03:16+08:00"/>
              </w:rPr>
            </w:pPr>
            <w:ins w:id="9410" w:author="xh" w:date="2026-10-19T11:03:16+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411" w:author="xh" w:date="2026-10-19T11:03:16+08:00"/>
              </w:rPr>
            </w:pPr>
            <w:ins w:id="9412" w:author="xh" w:date="2026-10-19T11:03:16+08:00">
              <w:r>
                <w:rPr>
                  <w:rFonts w:ascii="Times New Roman" w:hAnsi="Times New Roman" w:eastAsia="宋体"/>
                  <w:b w:val="0"/>
                  <w:sz w:val="18"/>
                </w:rPr>
                <w:t>50.00+63.00+50.00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413" w:author="xh" w:date="2026-10-19T11:03:16+08:00"/>
              </w:rPr>
            </w:pPr>
            <w:ins w:id="9414" w:author="xh" w:date="2026-10-19T11:03:16+08:00">
              <w:r>
                <w:rPr>
                  <w:rFonts w:ascii="Times New Roman" w:hAnsi="Times New Roman" w:eastAsia="宋体"/>
                  <w:b w:val="0"/>
                  <w:sz w:val="18"/>
                </w:rPr>
                <w:t>163.00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415" w:author="xh" w:date="2026-10-19T11:03:16+08:00"/>
              </w:rPr>
            </w:pPr>
            <w:ins w:id="9416" w:author="xh" w:date="2026-10-19T11:03:1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417" w:author="xh" w:date="2026-10-19T11:03:16+08:00"/>
              </w:rPr>
            </w:pPr>
            <w:ins w:id="9418" w:author="xh" w:date="2026-10-19T11:03:1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419" w:author="xh" w:date="2026-10-19T11:03:16+08:00"/>
              </w:rPr>
            </w:pPr>
            <w:ins w:id="9420" w:author="xh" w:date="2026-10-19T11:03:16+08:00">
              <w:r>
                <w:rPr>
                  <w:rFonts w:ascii="Times New Roman" w:hAnsi="Times New Roman" w:eastAsia="宋体"/>
                  <w:b w:val="0"/>
                  <w:sz w:val="18"/>
                </w:rPr>
                <w:t>1.43</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421" w:author="xh" w:date="2026-10-19T11:03:16+08:00"/>
              </w:rPr>
            </w:pPr>
            <w:ins w:id="9422" w:author="xh" w:date="2026-10-19T11:03:16+08:00">
              <w:r>
                <w:rPr>
                  <w:rFonts w:ascii="Times New Roman" w:hAnsi="Times New Roman" w:eastAsia="宋体"/>
                  <w:b w:val="0"/>
                  <w:sz w:val="18"/>
                </w:rPr>
                <w:t>103.89</w:t>
              </w:r>
            </w:ins>
          </w:p>
        </w:tc>
      </w:tr>
      <w:tr>
        <w:trPr>
          <w:cantSplit/>
          <w:ins w:id="9294" w:author="xh" w:date="2026-10-19T11:03:16+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423" w:author="xh" w:date="2026-10-19T11:03:16+08:00"/>
              </w:rPr>
            </w:pPr>
            <w:ins w:id="9424" w:author="xh" w:date="2026-10-19T11:03:16+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425" w:author="xh" w:date="2026-10-19T11:03:16+08:00"/>
              </w:rPr>
            </w:pPr>
            <w:ins w:id="9426" w:author="xh" w:date="2026-10-19T11:03:16+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427" w:author="xh" w:date="2026-10-19T11:03:16+08:00"/>
              </w:rPr>
            </w:pPr>
            <w:ins w:id="9428" w:author="xh" w:date="2026-10-19T11:03:16+08:00">
              <w:r>
                <w:rPr>
                  <w:rFonts w:ascii="Times New Roman" w:hAnsi="Times New Roman" w:eastAsia="宋体"/>
                  <w:b w:val="0"/>
                  <w:sz w:val="18"/>
                </w:rPr>
                <w:t>50.00+63.00+50.00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429" w:author="xh" w:date="2026-10-19T11:03:16+08:00"/>
              </w:rPr>
            </w:pPr>
            <w:ins w:id="9430" w:author="xh" w:date="2026-10-19T11:03:16+08:00">
              <w:r>
                <w:rPr>
                  <w:rFonts w:ascii="Times New Roman" w:hAnsi="Times New Roman" w:eastAsia="宋体"/>
                  <w:b w:val="0"/>
                  <w:sz w:val="18"/>
                </w:rPr>
                <w:t>163.00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431" w:author="xh" w:date="2026-10-19T11:03:16+08:00"/>
              </w:rPr>
            </w:pPr>
            <w:ins w:id="9432" w:author="xh" w:date="2026-10-19T11:03:16+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433" w:author="xh" w:date="2026-10-19T11:03:16+08:00"/>
              </w:rPr>
            </w:pPr>
            <w:ins w:id="9434" w:author="xh" w:date="2026-10-19T11:03:16+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435" w:author="xh" w:date="2026-10-19T11:03:16+08:00"/>
              </w:rPr>
            </w:pPr>
            <w:ins w:id="9436" w:author="xh" w:date="2026-10-19T11:03:16+08:00">
              <w:r>
                <w:rPr>
                  <w:rFonts w:ascii="Times New Roman" w:hAnsi="Times New Roman" w:eastAsia="宋体"/>
                  <w:b w:val="0"/>
                  <w:sz w:val="18"/>
                </w:rPr>
                <w:t>5.15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437" w:author="xh" w:date="2026-10-19T11:03:16+08:00"/>
              </w:rPr>
            </w:pPr>
            <w:ins w:id="9438" w:author="xh" w:date="2026-10-19T11:03:16+08:00">
              <w:r>
                <w:rPr>
                  <w:rFonts w:ascii="Times New Roman" w:hAnsi="Times New Roman" w:eastAsia="宋体"/>
                  <w:b w:val="0"/>
                  <w:sz w:val="18"/>
                </w:rPr>
                <w:t>128.42</w:t>
              </w:r>
            </w:ins>
          </w:p>
        </w:tc>
      </w:tr>
    </w:tbl>
    <w:p w14:paraId="34AB2DA7">
      <w:pPr>
        <w:pStyle w:val="2"/>
        <w:widowControl/>
        <w:spacing w:before="0" w:after="0" w:line="348" w:lineRule="exact"/>
        <w:ind w:firstLine="480"/>
        <w:jc w:val="both"/>
      </w:pPr>
      <w:r>
        <w:rPr>
          <w:rFonts w:ascii="Times New Roman" w:hAnsi="Times New Roman" w:eastAsia="方正仿宋_GBK"/>
          <w:b w:val="0"/>
          <w:sz w:val="24"/>
        </w:rPr>
        <w:t xml:space="preserve">20</w:t>
      </w:r>
      <w:ins w:id="9439" w:author="xh" w:date="2026-10-19T11:03:56+08:00">
        <w:r>
          <w:rPr>
            <w:rFonts w:ascii="Times New Roman" w:hAnsi="Times New Roman" w:eastAsia="方正仿宋_GBK"/>
            <w:b w:val="0"/>
            <w:sz w:val="24"/>
          </w:rPr>
          <w:t xml:space="preserve">3</w:t>
        </w:r>
      </w:ins>
      <w:del w:id="9440" w:author="xh" w:date="2026-10-19T11:03:56+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9441" w:author="xh" w:date="2026-10-19T11:03:56+08:00">
        <w:r>
          <w:rPr>
            <w:rFonts w:ascii="Times New Roman" w:hAnsi="Times New Roman" w:eastAsia="方正仿宋_GBK"/>
            <w:b w:val="0"/>
            <w:sz w:val="24"/>
          </w:rPr>
          <w:t xml:space="preserve">最大单台主变N-1后，弹性方案剩余主变容量为100.00 MVA，按0.95功率因数折算为95.00 MW。储能</w:t>
        </w:r>
      </w:ins>
      <w:del w:id="9442" w:author="xh" w:date="2026-10-19T11:03:56+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9443" w:author="xh" w:date="2026-10-19T11:03:56+08:00">
        <w:r>
          <w:rPr>
            <w:rFonts w:ascii="Times New Roman" w:hAnsi="Times New Roman" w:eastAsia="方正仿宋_GBK"/>
            <w:b w:val="0"/>
            <w:sz w:val="24"/>
          </w:rPr>
          <w:t xml:space="preserve">有效支撑功率为0.00 MW、反向有效吸收功率为0.00 MW。全年本站故障</w:t>
        </w:r>
      </w:ins>
      <w:del w:id="9444" w:author="xh" w:date="2026-10-19T11:03:56+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9445" w:author="xh" w:date="2026-10-19T11:03:56+08:00">
        <w:r>
          <w:rPr>
            <w:rFonts w:ascii="Times New Roman" w:hAnsi="Times New Roman" w:eastAsia="方正仿宋_GBK"/>
            <w:b w:val="0"/>
            <w:sz w:val="24"/>
          </w:rPr>
          <w:t xml:space="preserve">中最小余量为6.00 MW。该小时按采用的固定区段预案</w:t>
        </w:r>
      </w:ins>
      <w:del w:id="9446" w:author="xh" w:date="2026-10-19T11:03:56+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9447" w:author="xh" w:date="2026-10-19T11:03:56+08:00">
        <w:r>
          <w:rPr>
            <w:rFonts w:ascii="Times New Roman" w:hAnsi="Times New Roman" w:eastAsia="方正仿宋_GBK"/>
            <w:b w:val="0"/>
            <w:sz w:val="24"/>
          </w:rPr>
          <w:t xml:space="preserve">51.8</w:t>
        </w:r>
      </w:ins>
      <w:r>
        <w:rPr>
          <w:rFonts w:ascii="Times New Roman" w:hAnsi="Times New Roman" w:eastAsia="方正仿宋_GBK"/>
          <w:b w:val="0"/>
          <w:sz w:val="24"/>
        </w:rPr>
        <w:t xml:space="preserve">7</w:t>
      </w:r>
      <w:del w:id="9448" w:author="xh" w:date="2026-10-19T11:03:56+08:00">
        <w:r>
          <w:rPr>
            <w:rFonts w:ascii="Times New Roman" w:hAnsi="Times New Roman" w:eastAsia="方正仿宋_GBK"/>
            <w:b w:val="0"/>
            <w:sz w:val="24"/>
          </w:rPr>
          <w:delText xml:space="preserve">.65</w:delText>
        </w:r>
      </w:del>
      <w:r>
        <w:rPr>
          <w:rFonts w:ascii="Times New Roman" w:hAnsi="Times New Roman" w:eastAsia="方正仿宋_GBK"/>
          <w:b w:val="0"/>
          <w:sz w:val="24"/>
        </w:rPr>
        <w:t xml:space="preserve"> MW、承接</w:t>
      </w:r>
      <w:ins w:id="9449" w:author="xh" w:date="2026-10-19T11:03:56+08:00">
        <w:r>
          <w:rPr>
            <w:rFonts w:ascii="Times New Roman" w:hAnsi="Times New Roman" w:eastAsia="方正仿宋_GBK"/>
            <w:b w:val="0"/>
            <w:sz w:val="24"/>
          </w:rPr>
          <w:t xml:space="preserve">5</w:t>
        </w:r>
      </w:ins>
      <w:del w:id="9450" w:author="xh" w:date="2026-10-19T11:03:56+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9451" w:author="xh" w:date="2026-10-19T11:03:56+08:00">
        <w:r>
          <w:rPr>
            <w:rFonts w:ascii="Times New Roman" w:hAnsi="Times New Roman" w:eastAsia="方正仿宋_GBK"/>
            <w:b w:val="0"/>
            <w:sz w:val="24"/>
          </w:rPr>
          <w:t xml:space="preserve">21</w:t>
        </w:r>
      </w:ins>
      <w:del w:id="9452" w:author="xh" w:date="2026-10-19T11:03:56+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MW，转接后净负荷为</w:t>
      </w:r>
      <w:ins w:id="9453" w:author="xh" w:date="2026-10-19T11:03:56+08:00">
        <w:r>
          <w:rPr>
            <w:rFonts w:ascii="Times New Roman" w:hAnsi="Times New Roman" w:eastAsia="方正仿宋_GBK"/>
            <w:b w:val="0"/>
            <w:sz w:val="24"/>
          </w:rPr>
          <w:t xml:space="preserve">89</w:t>
        </w:r>
      </w:ins>
      <w:del w:id="9454" w:author="xh" w:date="2026-10-19T11:03:56+08:00">
        <w:r>
          <w:rPr>
            <w:rFonts w:ascii="Times New Roman" w:hAnsi="Times New Roman" w:eastAsia="方正仿宋_GBK"/>
            <w:b w:val="0"/>
            <w:sz w:val="24"/>
          </w:rPr>
          <w:delText xml:space="preserve">76</w:delText>
        </w:r>
      </w:del>
      <w:r>
        <w:rPr>
          <w:rFonts w:ascii="Times New Roman" w:hAnsi="Times New Roman" w:eastAsia="方正仿宋_GBK"/>
          <w:b w:val="0"/>
          <w:sz w:val="24"/>
        </w:rPr>
        <w:t xml:space="preserve">.00 MW</w:t>
      </w:r>
      <w:ins w:id="9455" w:author="xh" w:date="2026-10-19T11:03:56+08:00">
        <w:r>
          <w:rPr>
            <w:rFonts w:ascii="Times New Roman" w:hAnsi="Times New Roman" w:eastAsia="方正仿宋_GBK"/>
            <w:b w:val="0"/>
            <w:sz w:val="24"/>
          </w:rPr>
          <w:t xml:space="preserve">。其中与邳州变之间的主要通道承担7</w:t>
        </w:r>
      </w:ins>
      <w:del w:id="9456" w:author="xh" w:date="2026-10-19T11:03:56+08:00">
        <w:r>
          <w:rPr>
            <w:rFonts w:ascii="Times New Roman" w:hAnsi="Times New Roman" w:eastAsia="方正仿宋_GBK"/>
            <w:b w:val="0"/>
            <w:sz w:val="24"/>
          </w:rPr>
          <w:delText xml:space="preserve">，区域最低净负荷工况下为1</w:delText>
        </w:r>
      </w:del>
      <w:r>
        <w:rPr>
          <w:rFonts w:ascii="Times New Roman" w:hAnsi="Times New Roman" w:eastAsia="方正仿宋_GBK"/>
          <w:b w:val="0"/>
          <w:sz w:val="24"/>
        </w:rPr>
        <w:t xml:space="preserve">.</w:t>
      </w:r>
      <w:ins w:id="9457" w:author="xh" w:date="2026-10-19T11:03:56+08:00">
        <w:r>
          <w:rPr>
            <w:rFonts w:ascii="Times New Roman" w:hAnsi="Times New Roman" w:eastAsia="方正仿宋_GBK"/>
            <w:b w:val="0"/>
            <w:sz w:val="24"/>
          </w:rPr>
          <w:t xml:space="preserve">98</w:t>
        </w:r>
      </w:ins>
      <w:del w:id="9458" w:author="xh" w:date="2026-10-19T11:03:56+08:00">
        <w:r>
          <w:rPr>
            <w:rFonts w:ascii="Times New Roman" w:hAnsi="Times New Roman" w:eastAsia="方正仿宋_GBK"/>
            <w:b w:val="0"/>
            <w:sz w:val="24"/>
          </w:rPr>
          <w:delText xml:space="preserve">66</w:delText>
        </w:r>
      </w:del>
      <w:r>
        <w:rPr>
          <w:rFonts w:ascii="Times New Roman" w:hAnsi="Times New Roman" w:eastAsia="方正仿宋_GBK"/>
          <w:b w:val="0"/>
          <w:sz w:val="24"/>
        </w:rPr>
        <w:t xml:space="preserve"> MW</w:t>
      </w:r>
      <w:ins w:id="9459" w:author="xh" w:date="2026-10-19T11:03:56+08:00">
        <w:r>
          <w:rPr>
            <w:rFonts w:ascii="Times New Roman" w:hAnsi="Times New Roman" w:eastAsia="方正仿宋_GBK"/>
            <w:b w:val="0"/>
            <w:sz w:val="24"/>
          </w:rPr>
          <w:t xml:space="preserve">净功率转接，使用既有通道</w:t>
        </w:r>
      </w:ins>
      <w:r>
        <w:rPr>
          <w:rFonts w:ascii="Times New Roman" w:hAnsi="Times New Roman" w:eastAsia="方正仿宋_GBK"/>
          <w:b w:val="0"/>
          <w:sz w:val="24"/>
        </w:rPr>
        <w:t xml:space="preserve">。</w:t>
      </w:r>
    </w:p>
    <w:p w14:paraId="22DCE287">
      <w:pPr>
        <w:pStyle w:val="2"/>
        <w:widowControl/>
        <w:spacing w:before="0" w:after="0" w:line="348" w:lineRule="exact"/>
        <w:ind w:firstLine="480"/>
        <w:jc w:val="both"/>
      </w:pPr>
      <w:ins w:id="9460" w:author="xh" w:date="2026-10-19T11:04:35+08:00">
        <w:r>
          <w:rPr>
            <w:rFonts w:ascii="Times New Roman" w:hAnsi="Times New Roman" w:eastAsia="方正仿宋_GBK"/>
            <w:b w:val="0"/>
            <w:sz w:val="24"/>
          </w:rPr>
          <w:t xml:space="preserve">两方案</w:t>
        </w:r>
      </w:ins>
      <w:del w:id="9461" w:author="xh" w:date="2026-10-19T11:04:35+08:00">
        <w:r>
          <w:rPr>
            <w:rFonts w:ascii="Times New Roman" w:hAnsi="Times New Roman" w:eastAsia="方正仿宋_GBK"/>
            <w:b w:val="0"/>
            <w:sz w:val="24"/>
          </w:rPr>
          <w:delText xml:space="preserve">按最大单台主变N-1校核，</w:delText>
        </w:r>
      </w:del>
      <w:r>
        <w:rPr>
          <w:rFonts w:ascii="Times New Roman" w:hAnsi="Times New Roman" w:eastAsia="方正仿宋_GBK"/>
          <w:b w:val="0"/>
          <w:sz w:val="24"/>
        </w:rPr>
        <w:t xml:space="preserve">本站</w:t>
      </w:r>
      <w:ins w:id="9462" w:author="xh" w:date="2026-10-19T11:04:35+08:00">
        <w:r>
          <w:rPr>
            <w:rFonts w:ascii="Times New Roman" w:hAnsi="Times New Roman" w:eastAsia="方正仿宋_GBK"/>
            <w:b w:val="0"/>
            <w:sz w:val="24"/>
          </w:rPr>
          <w:t xml:space="preserve">储能额定功率相差2</w:t>
        </w:r>
      </w:ins>
      <w:del w:id="9463" w:author="xh" w:date="2026-10-19T11:04:35+08:00">
        <w:r>
          <w:rPr>
            <w:rFonts w:ascii="Times New Roman" w:hAnsi="Times New Roman" w:eastAsia="方正仿宋_GBK"/>
            <w:b w:val="0"/>
            <w:sz w:val="24"/>
          </w:rPr>
          <w:delText xml:space="preserve">剩余容量为40.00 MVA，两代表工况重新转供后的本站净负荷分别为38.00 MW、1</w:delText>
        </w:r>
      </w:del>
      <w:r>
        <w:rPr>
          <w:rFonts w:ascii="Times New Roman" w:hAnsi="Times New Roman" w:eastAsia="方正仿宋_GBK"/>
          <w:b w:val="0"/>
          <w:sz w:val="24"/>
        </w:rPr>
        <w:t xml:space="preserve">.6</w:t>
      </w:r>
      <w:del w:id="9464" w:author="xh" w:date="2026-10-19T11:04:35+08:00">
        <w:r>
          <w:rPr>
            <w:rFonts w:ascii="Times New Roman" w:hAnsi="Times New Roman" w:eastAsia="方正仿宋_GBK"/>
            <w:b w:val="0"/>
            <w:sz w:val="24"/>
          </w:rPr>
          <w:delText xml:space="preserve">6 MW，两方向最小容量余量为0.0</w:delText>
        </w:r>
      </w:del>
      <w:r>
        <w:rPr>
          <w:rFonts w:ascii="Times New Roman" w:hAnsi="Times New Roman" w:eastAsia="方正仿宋_GBK"/>
          <w:b w:val="0"/>
          <w:sz w:val="24"/>
        </w:rPr>
        <w:t xml:space="preserve">0 MW，</w:t>
      </w:r>
      <w:ins w:id="9465" w:author="xh" w:date="2026-10-19T11:04:35+08:00">
        <w:r>
          <w:rPr>
            <w:rFonts w:ascii="Times New Roman" w:hAnsi="Times New Roman" w:eastAsia="方正仿宋_GBK"/>
            <w:b w:val="0"/>
            <w:sz w:val="24"/>
          </w:rPr>
          <w:t xml:space="preserve">差额与所列主变组合及年度固定转接任务共同形成局部供电安排</w:t>
        </w:r>
      </w:ins>
      <w:del w:id="9466" w:author="xh" w:date="2026-10-19T11:04:35+08:00">
        <w:r>
          <w:rPr>
            <w:rFonts w:ascii="Times New Roman" w:hAnsi="Times New Roman" w:eastAsia="方正仿宋_GBK"/>
            <w:b w:val="0"/>
            <w:sz w:val="24"/>
          </w:rPr>
          <w:delText xml:space="preserve">正向储能有效支撑功率为0.00 MW</w:delText>
        </w:r>
      </w:del>
      <w:r>
        <w:rPr>
          <w:rFonts w:ascii="Times New Roman" w:hAnsi="Times New Roman" w:eastAsia="方正仿宋_GBK"/>
          <w:b w:val="0"/>
          <w:sz w:val="24"/>
        </w:rPr>
        <w:t xml:space="preserve">。</w:t>
      </w:r>
    </w:p>
    <w:p w14:paraId="00F90A4F">
      <w:pPr>
        <w:pStyle w:val="2"/>
        <w:widowControl/>
        <w:spacing w:before="0" w:after="0" w:line="348" w:lineRule="exact"/>
        <w:ind w:firstLine="480"/>
        <w:jc w:val="both"/>
        <w:rPr>
          <w:del w:id="9467" w:author="xh" w:date="2026-10-19T11:05:15+08:00"/>
        </w:rPr>
      </w:pPr>
      <w:del w:id="9468" w:author="xh" w:date="2026-10-19T11:05:15+08:00">
        <w:r>
          <w:rPr>
            <w:rFonts w:ascii="Times New Roman" w:hAnsi="Times New Roman" w:eastAsia="方正仿宋_GBK"/>
            <w:b w:val="0"/>
            <w:sz w:val="24"/>
          </w:rPr>
          <w:delText>四年校核截面中，本站绝对功率最大的工况出现在2025年，转接前为92.06 MW，主要表现为正向受电需求，该年设备在最大单台主变N-1后剩余容量为40.00 MVA。故障方式下本站转出54.06 MW、承接0.00 MW，其中与吴闸变之间的主要转出功率为17.47 MW，转接后净负荷为38.00 MW。这一工况通过邻站分担本站故障后的正向负荷。</w:delText>
        </w:r>
      </w:del>
    </w:p>
    <w:p w14:paraId="5EBE9C86">
      <w:pPr>
        <w:pStyle w:val="7"/>
        <w:keepNext/>
        <w:numPr>
          <w:ilvl w:val="0"/>
          <w:numId w:val="0"/>
        </w:numPr>
        <w:spacing w:before="160" w:after="120" w:line="360" w:lineRule="exact"/>
        <w:ind w:firstLine="0"/>
      </w:pPr>
      <w:bookmarkStart w:id="206" w:name="墩集变规划分析"/>
      <w:r>
        <w:rPr>
          <w:rFonts w:ascii="Times New Roman" w:hAnsi="Times New Roman" w:eastAsia="方正仿宋_GBK"/>
          <w:b/>
          <w:sz w:val="24"/>
        </w:rPr>
        <w:t>墩集变规划分析</w:t>
      </w:r>
      <w:bookmarkEnd w:id="206"/>
    </w:p>
    <w:p w14:paraId="3333465B">
      <w:pPr>
        <w:pStyle w:val="115"/>
        <w:widowControl/>
        <w:spacing w:before="0" w:after="0" w:line="348" w:lineRule="exact"/>
        <w:ind w:firstLine="480"/>
        <w:jc w:val="both"/>
      </w:pPr>
      <w:r>
        <w:rPr>
          <w:rFonts w:ascii="Times New Roman" w:hAnsi="Times New Roman" w:eastAsia="方正仿宋_GBK"/>
          <w:b w:val="0"/>
          <w:sz w:val="24"/>
        </w:rPr>
        <w:t xml:space="preserve">该站</w:t>
      </w:r>
      <w:ins w:id="9469" w:author="xh" w:date="2026-10-19T11:05:54+08:00">
        <w:r>
          <w:rPr>
            <w:rFonts w:ascii="Times New Roman" w:hAnsi="Times New Roman" w:eastAsia="方正仿宋_GBK"/>
            <w:b w:val="0"/>
            <w:sz w:val="24"/>
          </w:rPr>
          <w:t xml:space="preserve">2021年</w:t>
        </w:r>
      </w:ins>
      <w:del w:id="9470" w:author="xh" w:date="2026-10-19T11:05:54+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ins w:id="9471" w:author="xh" w:date="2026-10-19T11:05:54+08:00">
        <w:r>
          <w:rPr>
            <w:rFonts w:ascii="Times New Roman" w:hAnsi="Times New Roman" w:eastAsia="方正仿宋_GBK"/>
            <w:b w:val="0"/>
            <w:sz w:val="24"/>
          </w:rPr>
          <w:t xml:space="preserve">31.50+63.00 MVA。弹性方案</w:t>
        </w:r>
      </w:ins>
      <w:r>
        <w:rPr>
          <w:rFonts w:ascii="Times New Roman" w:hAnsi="Times New Roman" w:eastAsia="方正仿宋_GBK"/>
          <w:b w:val="0"/>
          <w:sz w:val="24"/>
        </w:rPr>
        <w:t xml:space="preserve">20</w:t>
      </w:r>
      <w:ins w:id="9472" w:author="xh" w:date="2026-10-19T11:05:54+08:00">
        <w:r>
          <w:rPr>
            <w:rFonts w:ascii="Times New Roman" w:hAnsi="Times New Roman" w:eastAsia="方正仿宋_GBK"/>
            <w:b w:val="0"/>
            <w:sz w:val="24"/>
          </w:rPr>
          <w:t xml:space="preserve">22年31.</w:t>
        </w:r>
      </w:ins>
      <w:del w:id="9473" w:author="xh" w:date="2026-10-19T11:05:54+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50 MVA</w:t>
      </w:r>
      <w:ins w:id="9474" w:author="xh" w:date="2026-10-19T11:05:54+08:00">
        <w:r>
          <w:rPr>
            <w:rFonts w:ascii="Times New Roman" w:hAnsi="Times New Roman" w:eastAsia="方正仿宋_GBK"/>
            <w:b w:val="0"/>
            <w:sz w:val="24"/>
          </w:rPr>
          <w:t xml:space="preserve">更换为50.00 MVA；2028</w:t>
        </w:r>
      </w:ins>
      <w:del w:id="9475" w:author="xh" w:date="2026-10-19T11:05:54+08:00">
        <w:r>
          <w:rPr>
            <w:rFonts w:ascii="Times New Roman" w:hAnsi="Times New Roman" w:eastAsia="方正仿宋_GBK"/>
            <w:b w:val="0"/>
            <w:sz w:val="24"/>
          </w:rPr>
          <w:delText xml:space="preserve">，弹性方案四</w:delText>
        </w:r>
      </w:del>
      <w:r>
        <w:rPr>
          <w:rFonts w:ascii="Times New Roman" w:hAnsi="Times New Roman" w:eastAsia="方正仿宋_GBK"/>
          <w:b w:val="0"/>
          <w:sz w:val="24"/>
        </w:rPr>
        <w:t xml:space="preserve">年</w:t>
      </w:r>
      <w:ins w:id="9476" w:author="xh" w:date="2026-10-19T11:05:54+08:00">
        <w:r>
          <w:rPr>
            <w:rFonts w:ascii="Times New Roman" w:hAnsi="Times New Roman" w:eastAsia="方正仿宋_GBK"/>
            <w:b w:val="0"/>
            <w:sz w:val="24"/>
          </w:rPr>
          <w:t xml:space="preserve">扩建第三台50.00 MVA</w:t>
        </w:r>
      </w:ins>
      <w:del w:id="9477" w:author="xh" w:date="2026-10-19T11:05:54+08:00">
        <w:r>
          <w:rPr>
            <w:rFonts w:ascii="Times New Roman" w:hAnsi="Times New Roman" w:eastAsia="方正仿宋_GBK"/>
            <w:b w:val="0"/>
            <w:sz w:val="24"/>
          </w:rPr>
          <w:delText xml:space="preserve">均保留该组合，供电任务由</w:delText>
        </w:r>
      </w:del>
      <w:r>
        <w:rPr>
          <w:rFonts w:ascii="Times New Roman" w:hAnsi="Times New Roman" w:eastAsia="方正仿宋_GBK"/>
          <w:b w:val="0"/>
          <w:sz w:val="24"/>
        </w:rPr>
        <w:t xml:space="preserve">主变</w:t>
      </w:r>
      <w:del w:id="9478" w:author="xh" w:date="2026-10-19T11:05:54+08:00">
        <w:r>
          <w:rPr>
            <w:rFonts w:ascii="Times New Roman" w:hAnsi="Times New Roman" w:eastAsia="方正仿宋_GBK"/>
            <w:b w:val="0"/>
            <w:sz w:val="24"/>
          </w:rPr>
          <w:delText xml:space="preserve">及网络承担</w:delText>
        </w:r>
      </w:del>
      <w:r>
        <w:rPr>
          <w:rFonts w:ascii="Times New Roman" w:hAnsi="Times New Roman" w:eastAsia="方正仿宋_GBK"/>
          <w:b w:val="0"/>
          <w:sz w:val="24"/>
        </w:rPr>
        <w:t xml:space="preserve">。</w:t>
      </w:r>
      <w:ins w:id="9479" w:author="xh" w:date="2026-10-19T11:05:54+08:00">
        <w:r>
          <w:rPr>
            <w:rFonts w:ascii="Times New Roman" w:hAnsi="Times New Roman" w:eastAsia="方正仿宋_GBK"/>
            <w:b w:val="0"/>
            <w:sz w:val="24"/>
          </w:rPr>
          <w:t xml:space="preserve">储能按本地支撑需求分批增加，新增额定功率为2034年2.70 MW、2035年0.20 MW。</w:t>
        </w:r>
      </w:ins>
    </w:p>
    <w:p w14:paraId="703A5ACC">
      <w:pPr>
        <w:pStyle w:val="2"/>
        <w:widowControl/>
        <w:spacing w:before="0" w:after="0" w:line="348" w:lineRule="exact"/>
        <w:ind w:firstLine="480"/>
        <w:jc w:val="both"/>
      </w:pPr>
      <w:r>
        <w:rPr>
          <w:rFonts w:ascii="Times New Roman" w:hAnsi="Times New Roman" w:eastAsia="方正仿宋_GBK"/>
          <w:b w:val="0"/>
          <w:sz w:val="24"/>
        </w:rPr>
        <w:t xml:space="preserve">2025年</w:t>
      </w:r>
      <w:del w:id="9480" w:author="xh" w:date="2026-10-19T11:06:33+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最大正向、反向净负荷分别为59.52 MW、35.45 MW</w:t>
      </w:r>
      <w:ins w:id="9481" w:author="xh" w:date="2026-10-19T11:06:33+08:00">
        <w:r>
          <w:rPr>
            <w:rFonts w:ascii="Times New Roman" w:hAnsi="Times New Roman" w:eastAsia="方正仿宋_GBK"/>
            <w:b w:val="0"/>
            <w:sz w:val="24"/>
          </w:rPr>
          <w:t xml:space="preserve">，2035年分别为87.71 MW、129.57 MW</w:t>
        </w:r>
      </w:ins>
      <w:r>
        <w:rPr>
          <w:rFonts w:ascii="Times New Roman" w:hAnsi="Times New Roman" w:eastAsia="方正仿宋_GBK"/>
          <w:b w:val="0"/>
          <w:sz w:val="24"/>
        </w:rPr>
        <w:t xml:space="preserve">。</w:t>
      </w:r>
      <w:ins w:id="9482" w:author="xh" w:date="2026-10-19T11:06:33+08:00">
        <w:r>
          <w:rPr>
            <w:rFonts w:ascii="Times New Roman" w:hAnsi="Times New Roman" w:eastAsia="方正仿宋_GBK"/>
            <w:b w:val="0"/>
            <w:sz w:val="24"/>
          </w:rPr>
          <w:t xml:space="preserve">2035年</w:t>
        </w:r>
      </w:ins>
      <w:del w:id="9483" w:author="xh" w:date="2026-10-19T11:06:33+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9484" w:author="xh" w:date="2026-10-19T11:06:33+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ins w:id="9485" w:author="xh" w:date="2026-10-19T11:06:33+08:00">
        <w:r>
          <w:rPr>
            <w:rFonts w:ascii="Times New Roman" w:hAnsi="Times New Roman" w:eastAsia="方正仿宋_GBK"/>
            <w:b w:val="0"/>
            <w:sz w:val="24"/>
          </w:rPr>
          <w:t xml:space="preserve">163</w:t>
        </w:r>
      </w:ins>
      <w:del w:id="9486" w:author="xh" w:date="2026-10-19T11:06:33+08:00">
        <w:r>
          <w:rPr>
            <w:rFonts w:ascii="Times New Roman" w:hAnsi="Times New Roman" w:eastAsia="方正仿宋_GBK"/>
            <w:b w:val="0"/>
            <w:sz w:val="24"/>
          </w:rPr>
          <w:delText xml:space="preserve">为70</w:delText>
        </w:r>
      </w:del>
      <w:r>
        <w:rPr>
          <w:rFonts w:ascii="Times New Roman" w:hAnsi="Times New Roman" w:eastAsia="方正仿宋_GBK"/>
          <w:b w:val="0"/>
          <w:sz w:val="24"/>
        </w:rPr>
        <w:t xml:space="preserve">.00 MVA、储能额定功率</w:t>
      </w:r>
      <w:ins w:id="9487" w:author="xh" w:date="2026-10-19T11:06:33+08:00">
        <w:r>
          <w:rPr>
            <w:rFonts w:ascii="Times New Roman" w:hAnsi="Times New Roman" w:eastAsia="方正仿宋_GBK"/>
            <w:b w:val="0"/>
            <w:sz w:val="24"/>
          </w:rPr>
          <w:t xml:space="preserve">16</w:t>
        </w:r>
      </w:ins>
      <w:del w:id="9488" w:author="xh" w:date="2026-10-19T11:06:33+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9489" w:author="xh" w:date="2026-10-19T11:06:33+08:00">
        <w:r>
          <w:rPr>
            <w:rFonts w:ascii="Times New Roman" w:hAnsi="Times New Roman" w:eastAsia="方正仿宋_GBK"/>
            <w:b w:val="0"/>
            <w:sz w:val="24"/>
          </w:rPr>
          <w:t xml:space="preserve">6</w:t>
        </w:r>
      </w:ins>
      <w:del w:id="9490" w:author="xh" w:date="2026-10-19T11:06:33+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MW，弹性方案分别为</w:t>
      </w:r>
      <w:ins w:id="9491" w:author="xh" w:date="2026-10-19T11:06:33+08:00">
        <w:r>
          <w:rPr>
            <w:rFonts w:ascii="Times New Roman" w:hAnsi="Times New Roman" w:eastAsia="方正仿宋_GBK"/>
            <w:b w:val="0"/>
            <w:sz w:val="24"/>
          </w:rPr>
          <w:t xml:space="preserve">163</w:t>
        </w:r>
      </w:ins>
      <w:del w:id="9492" w:author="xh" w:date="2026-10-19T11:06:33+08:00">
        <w:r>
          <w:rPr>
            <w:rFonts w:ascii="Times New Roman" w:hAnsi="Times New Roman" w:eastAsia="方正仿宋_GBK"/>
            <w:b w:val="0"/>
            <w:sz w:val="24"/>
          </w:rPr>
          <w:delText xml:space="preserve">70</w:delText>
        </w:r>
      </w:del>
      <w:r>
        <w:rPr>
          <w:rFonts w:ascii="Times New Roman" w:hAnsi="Times New Roman" w:eastAsia="方正仿宋_GBK"/>
          <w:b w:val="0"/>
          <w:sz w:val="24"/>
        </w:rPr>
        <w:t xml:space="preserve">.00 MVA和</w:t>
      </w:r>
      <w:ins w:id="9493" w:author="xh" w:date="2026-10-19T11:06:33+08:00">
        <w:r>
          <w:rPr>
            <w:rFonts w:ascii="Times New Roman" w:hAnsi="Times New Roman" w:eastAsia="方正仿宋_GBK"/>
            <w:b w:val="0"/>
            <w:sz w:val="24"/>
          </w:rPr>
          <w:t xml:space="preserve">2</w:t>
        </w:r>
      </w:ins>
      <w:del w:id="9494" w:author="xh" w:date="2026-10-19T11:06:33+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9495" w:author="xh" w:date="2026-10-19T11:06:33+08:00">
        <w:r>
          <w:rPr>
            <w:rFonts w:ascii="Times New Roman" w:hAnsi="Times New Roman" w:eastAsia="方正仿宋_GBK"/>
            <w:b w:val="0"/>
            <w:sz w:val="24"/>
          </w:rPr>
          <w:t xml:space="preserve">9</w:t>
        </w:r>
      </w:ins>
      <w:del w:id="9496" w:author="xh" w:date="2026-10-19T11:06:33+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w:t>
      </w:r>
      <w:ins w:id="9497" w:author="xh" w:date="2026-10-19T11:06:33+08:00">
        <w:r>
          <w:rPr>
            <w:rFonts w:ascii="Times New Roman" w:hAnsi="Times New Roman" w:eastAsia="方正仿宋_GBK"/>
            <w:b w:val="0"/>
            <w:sz w:val="24"/>
          </w:rPr>
          <w:t xml:space="preserve">。</w:t>
        </w:r>
      </w:ins>
      <w:del w:id="9498" w:author="xh" w:date="2026-10-19T11:06:33+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9499" w:author="xh" w:date="2026-10-19T11:06:33+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9500" w:author="xh" w:date="2026-10-19T11:06:33+08:00">
        <w:r>
          <w:rPr>
            <w:rFonts w:ascii="Times New Roman" w:hAnsi="Times New Roman" w:eastAsia="方正仿宋_GBK"/>
            <w:b w:val="0"/>
            <w:sz w:val="24"/>
          </w:rPr>
          <w:delText xml:space="preserve">弹性方案按当年各站局部极值计算的站级负载率为90%。</w:delText>
        </w:r>
      </w:del>
    </w:p>
    <w:p w14:paraId="1E40E392">
      <w:pPr>
        <w:pStyle w:val="2"/>
        <w:keepNext/>
        <w:spacing w:before="120" w:after="80" w:line="280" w:lineRule="exact"/>
        <w:ind w:firstLine="0"/>
        <w:jc w:val="center"/>
      </w:pPr>
      <w:r>
        <w:rPr>
          <w:rFonts w:ascii="Times New Roman" w:hAnsi="Times New Roman" w:eastAsia="宋体"/>
          <w:b w:val="0"/>
          <w:sz w:val="21"/>
        </w:rPr>
        <w:t xml:space="preserve">表5-18 墩集变</w:t>
      </w:r>
      <w:ins w:id="9501" w:author="xh" w:date="2026-10-19T11:07:13+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FD965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9502" w:author="xh" w:date="2026-10-19T11:07:52+08:00"/>
        </w:trPr>
        <w:tc>
          <w:tcPr>
            <w:tcW w:w="1039" w:type="dxa"/>
            <w:tcMar>
              <w:left w:w="70" w:type="dxa"/>
              <w:right w:w="70" w:type="dxa"/>
            </w:tcMar>
            <w:vAlign w:val="center"/>
          </w:tcPr>
          <w:p w14:paraId="61AB4F45">
            <w:pPr>
              <w:keepNext/>
              <w:spacing w:before="20" w:after="20" w:line="260" w:lineRule="exact"/>
              <w:ind w:left="0" w:leftChars="0" w:right="0" w:rightChars="0" w:firstLine="0" w:firstLineChars="0"/>
              <w:jc w:val="center"/>
              <w:rPr>
                <w:del w:id="9511" w:author="xh" w:date="2026-10-19T11:07:52+08:00"/>
              </w:rPr>
            </w:pPr>
            <w:del w:id="9512" w:author="xh" w:date="2026-10-19T11:07:52+08:00">
              <w:r>
                <w:rPr>
                  <w:rFonts w:ascii="Times New Roman" w:hAnsi="Times New Roman" w:eastAsia="宋体"/>
                  <w:b/>
                  <w:sz w:val="18"/>
                </w:rPr>
                <w:delText>方案</w:delText>
              </w:r>
            </w:del>
          </w:p>
        </w:tc>
        <w:tc>
          <w:tcPr>
            <w:tcW w:w="1039" w:type="dxa"/>
            <w:tcMar>
              <w:left w:w="70" w:type="dxa"/>
              <w:right w:w="70" w:type="dxa"/>
            </w:tcMar>
            <w:vAlign w:val="center"/>
          </w:tcPr>
          <w:p w14:paraId="17042AE0">
            <w:pPr>
              <w:keepNext/>
              <w:spacing w:before="20" w:after="20" w:line="260" w:lineRule="exact"/>
              <w:ind w:left="0" w:leftChars="0" w:right="0" w:rightChars="0" w:firstLine="0" w:firstLineChars="0"/>
              <w:jc w:val="center"/>
              <w:rPr>
                <w:del w:id="9513" w:author="xh" w:date="2026-10-19T11:07:52+08:00"/>
              </w:rPr>
            </w:pPr>
            <w:del w:id="9514" w:author="xh" w:date="2026-10-19T11:07:52+08:00">
              <w:r>
                <w:rPr>
                  <w:rFonts w:ascii="Times New Roman" w:hAnsi="Times New Roman" w:eastAsia="宋体"/>
                  <w:b/>
                  <w:sz w:val="18"/>
                </w:rPr>
                <w:delText>年份</w:delText>
              </w:r>
            </w:del>
          </w:p>
        </w:tc>
        <w:tc>
          <w:tcPr>
            <w:tcW w:w="1039" w:type="dxa"/>
            <w:tcMar>
              <w:left w:w="70" w:type="dxa"/>
              <w:right w:w="70" w:type="dxa"/>
            </w:tcMar>
            <w:vAlign w:val="center"/>
          </w:tcPr>
          <w:p w14:paraId="098EEB7F">
            <w:pPr>
              <w:keepNext/>
              <w:spacing w:before="20" w:after="20" w:line="260" w:lineRule="exact"/>
              <w:ind w:left="0" w:leftChars="0" w:right="0" w:rightChars="0" w:firstLine="0" w:firstLineChars="0"/>
              <w:jc w:val="center"/>
              <w:rPr>
                <w:del w:id="9515" w:author="xh" w:date="2026-10-19T11:07:52+08:00"/>
              </w:rPr>
            </w:pPr>
            <w:del w:id="9516" w:author="xh" w:date="2026-10-19T11:07:52+08:00">
              <w:r>
                <w:rPr>
                  <w:rFonts w:ascii="Times New Roman" w:hAnsi="Times New Roman" w:eastAsia="宋体"/>
                  <w:b/>
                  <w:sz w:val="18"/>
                </w:rPr>
                <w:delText>主变组合/MVA</w:delText>
              </w:r>
            </w:del>
          </w:p>
        </w:tc>
        <w:tc>
          <w:tcPr>
            <w:tcW w:w="1039" w:type="dxa"/>
            <w:tcMar>
              <w:left w:w="70" w:type="dxa"/>
              <w:right w:w="70" w:type="dxa"/>
            </w:tcMar>
            <w:vAlign w:val="center"/>
          </w:tcPr>
          <w:p w14:paraId="481E1937">
            <w:pPr>
              <w:keepNext/>
              <w:spacing w:before="20" w:after="20" w:line="260" w:lineRule="exact"/>
              <w:ind w:left="0" w:leftChars="0" w:right="0" w:rightChars="0" w:firstLine="0" w:firstLineChars="0"/>
              <w:jc w:val="center"/>
              <w:rPr>
                <w:del w:id="9517" w:author="xh" w:date="2026-10-19T11:07:52+08:00"/>
              </w:rPr>
            </w:pPr>
            <w:del w:id="9518" w:author="xh" w:date="2026-10-19T11:07:52+08:00">
              <w:r>
                <w:rPr>
                  <w:rFonts w:ascii="Times New Roman" w:hAnsi="Times New Roman" w:eastAsia="宋体"/>
                  <w:b/>
                  <w:sz w:val="18"/>
                </w:rPr>
                <w:delText>总容量/MVA</w:delText>
              </w:r>
            </w:del>
          </w:p>
        </w:tc>
        <w:tc>
          <w:tcPr>
            <w:tcW w:w="1039" w:type="dxa"/>
            <w:tcMar>
              <w:left w:w="70" w:type="dxa"/>
              <w:right w:w="70" w:type="dxa"/>
            </w:tcMar>
            <w:vAlign w:val="center"/>
          </w:tcPr>
          <w:p w14:paraId="7C541BAD">
            <w:pPr>
              <w:keepNext/>
              <w:spacing w:before="20" w:after="20" w:line="260" w:lineRule="exact"/>
              <w:ind w:left="0" w:leftChars="0" w:right="0" w:rightChars="0" w:firstLine="0" w:firstLineChars="0"/>
              <w:jc w:val="center"/>
              <w:rPr>
                <w:del w:id="9519" w:author="xh" w:date="2026-10-19T11:07:52+08:00"/>
              </w:rPr>
            </w:pPr>
            <w:del w:id="9520" w:author="xh" w:date="2026-10-19T11:07:52+08:00">
              <w:r>
                <w:rPr>
                  <w:rFonts w:ascii="Times New Roman" w:hAnsi="Times New Roman" w:eastAsia="宋体"/>
                  <w:b/>
                  <w:sz w:val="18"/>
                </w:rPr>
                <w:delText>储能额定功率/MW</w:delText>
              </w:r>
            </w:del>
          </w:p>
        </w:tc>
        <w:tc>
          <w:tcPr>
            <w:tcW w:w="1039" w:type="dxa"/>
            <w:tcMar>
              <w:left w:w="70" w:type="dxa"/>
              <w:right w:w="70" w:type="dxa"/>
            </w:tcMar>
            <w:vAlign w:val="center"/>
          </w:tcPr>
          <w:p w14:paraId="388325B9">
            <w:pPr>
              <w:keepNext/>
              <w:spacing w:before="20" w:after="20" w:line="260" w:lineRule="exact"/>
              <w:ind w:left="0" w:leftChars="0" w:right="0" w:rightChars="0" w:firstLine="0" w:firstLineChars="0"/>
              <w:jc w:val="center"/>
              <w:rPr>
                <w:del w:id="9521" w:author="xh" w:date="2026-10-19T11:07:52+08:00"/>
              </w:rPr>
            </w:pPr>
            <w:del w:id="9522" w:author="xh" w:date="2026-10-19T11:07:52+08:00">
              <w:r>
                <w:rPr>
                  <w:rFonts w:ascii="Times New Roman" w:hAnsi="Times New Roman" w:eastAsia="宋体"/>
                  <w:b/>
                  <w:sz w:val="18"/>
                </w:rPr>
                <w:delText>转出/MW</w:delText>
              </w:r>
            </w:del>
          </w:p>
        </w:tc>
        <w:tc>
          <w:tcPr>
            <w:tcW w:w="1039" w:type="dxa"/>
            <w:tcMar>
              <w:left w:w="70" w:type="dxa"/>
              <w:right w:w="70" w:type="dxa"/>
            </w:tcMar>
            <w:vAlign w:val="center"/>
          </w:tcPr>
          <w:p w14:paraId="7265E661">
            <w:pPr>
              <w:keepNext/>
              <w:spacing w:before="20" w:after="20" w:line="260" w:lineRule="exact"/>
              <w:ind w:left="0" w:leftChars="0" w:right="0" w:rightChars="0" w:firstLine="0" w:firstLineChars="0"/>
              <w:jc w:val="center"/>
              <w:rPr>
                <w:del w:id="9523" w:author="xh" w:date="2026-10-19T11:07:52+08:00"/>
              </w:rPr>
            </w:pPr>
            <w:del w:id="9524" w:author="xh" w:date="2026-10-19T11:07:52+08:00">
              <w:r>
                <w:rPr>
                  <w:rFonts w:ascii="Times New Roman" w:hAnsi="Times New Roman" w:eastAsia="宋体"/>
                  <w:b/>
                  <w:sz w:val="18"/>
                </w:rPr>
                <w:delText>承接/MW</w:delText>
              </w:r>
            </w:del>
          </w:p>
        </w:tc>
        <w:tc>
          <w:tcPr>
            <w:tcW w:w="1039" w:type="dxa"/>
            <w:tcMar>
              <w:left w:w="70" w:type="dxa"/>
              <w:right w:w="70" w:type="dxa"/>
            </w:tcMar>
            <w:vAlign w:val="center"/>
          </w:tcPr>
          <w:p w14:paraId="0937DC98">
            <w:pPr>
              <w:keepNext/>
              <w:spacing w:before="20" w:after="20" w:line="260" w:lineRule="exact"/>
              <w:ind w:left="0" w:leftChars="0" w:right="0" w:rightChars="0" w:firstLine="0" w:firstLineChars="0"/>
              <w:jc w:val="center"/>
              <w:rPr>
                <w:del w:id="9525" w:author="xh" w:date="2026-10-19T11:07:52+08:00"/>
              </w:rPr>
            </w:pPr>
            <w:del w:id="9526" w:author="xh" w:date="2026-10-19T11:07:52+08:00">
              <w:r>
                <w:rPr>
                  <w:rFonts w:ascii="Times New Roman" w:hAnsi="Times New Roman" w:eastAsia="宋体"/>
                  <w:b/>
                  <w:sz w:val="18"/>
                </w:rPr>
                <w:delText>转接后净负荷/MW</w:delText>
              </w:r>
            </w:del>
          </w:p>
        </w:tc>
      </w:tr>
      <w:tr w14:paraId="5270F1D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503" w:author="xh" w:date="2026-10-19T11:07:52+08:00"/>
        </w:trPr>
        <w:tc>
          <w:tcPr>
            <w:tcW w:w="1039" w:type="dxa"/>
            <w:tcMar>
              <w:left w:w="70" w:type="dxa"/>
              <w:right w:w="70" w:type="dxa"/>
            </w:tcMar>
            <w:vAlign w:val="center"/>
          </w:tcPr>
          <w:p w14:paraId="2B9047EB">
            <w:pPr>
              <w:keepNext/>
              <w:spacing w:before="20" w:after="20" w:line="260" w:lineRule="exact"/>
              <w:ind w:left="0" w:leftChars="0" w:right="0" w:rightChars="0" w:firstLine="0" w:firstLineChars="0"/>
              <w:jc w:val="center"/>
              <w:rPr>
                <w:del w:id="9527" w:author="xh" w:date="2026-10-19T11:07:52+08:00"/>
              </w:rPr>
            </w:pPr>
            <w:del w:id="9528" w:author="xh" w:date="2026-10-19T11:07:52+08:00">
              <w:r>
                <w:rPr>
                  <w:rFonts w:ascii="Times New Roman" w:hAnsi="Times New Roman" w:eastAsia="宋体"/>
                  <w:b w:val="0"/>
                  <w:sz w:val="18"/>
                </w:rPr>
                <w:delText>刚性</w:delText>
              </w:r>
            </w:del>
          </w:p>
        </w:tc>
        <w:tc>
          <w:tcPr>
            <w:tcW w:w="1039" w:type="dxa"/>
            <w:tcMar>
              <w:left w:w="70" w:type="dxa"/>
              <w:right w:w="70" w:type="dxa"/>
            </w:tcMar>
            <w:vAlign w:val="center"/>
          </w:tcPr>
          <w:p w14:paraId="3D627960">
            <w:pPr>
              <w:keepNext/>
              <w:spacing w:before="20" w:after="20" w:line="260" w:lineRule="exact"/>
              <w:ind w:left="0" w:leftChars="0" w:right="0" w:rightChars="0" w:firstLine="0" w:firstLineChars="0"/>
              <w:jc w:val="center"/>
              <w:rPr>
                <w:del w:id="9529" w:author="xh" w:date="2026-10-19T11:07:52+08:00"/>
              </w:rPr>
            </w:pPr>
            <w:del w:id="9530" w:author="xh" w:date="2026-10-19T11:07:52+08:00">
              <w:r>
                <w:rPr>
                  <w:rFonts w:ascii="Times New Roman" w:hAnsi="Times New Roman" w:eastAsia="宋体"/>
                  <w:b w:val="0"/>
                  <w:sz w:val="18"/>
                </w:rPr>
                <w:delText>2022</w:delText>
              </w:r>
            </w:del>
          </w:p>
        </w:tc>
        <w:tc>
          <w:tcPr>
            <w:tcW w:w="1039" w:type="dxa"/>
            <w:tcMar>
              <w:left w:w="70" w:type="dxa"/>
              <w:right w:w="70" w:type="dxa"/>
            </w:tcMar>
            <w:vAlign w:val="center"/>
          </w:tcPr>
          <w:p w14:paraId="573CD820">
            <w:pPr>
              <w:keepNext/>
              <w:spacing w:before="20" w:after="20" w:line="260" w:lineRule="exact"/>
              <w:ind w:left="0" w:leftChars="0" w:right="0" w:rightChars="0" w:firstLine="0" w:firstLineChars="0"/>
              <w:jc w:val="center"/>
              <w:rPr>
                <w:del w:id="9531" w:author="xh" w:date="2026-10-19T11:07:52+08:00"/>
              </w:rPr>
            </w:pPr>
            <w:del w:id="9532" w:author="xh" w:date="2026-10-19T11:07:52+08:00">
              <w:r>
                <w:rPr>
                  <w:rFonts w:ascii="Times New Roman" w:hAnsi="Times New Roman" w:eastAsia="宋体"/>
                  <w:b w:val="0"/>
                  <w:sz w:val="18"/>
                </w:rPr>
                <w:delText>20+50</w:delText>
              </w:r>
            </w:del>
          </w:p>
        </w:tc>
        <w:tc>
          <w:tcPr>
            <w:tcW w:w="1039" w:type="dxa"/>
            <w:tcMar>
              <w:left w:w="70" w:type="dxa"/>
              <w:right w:w="70" w:type="dxa"/>
            </w:tcMar>
            <w:vAlign w:val="center"/>
          </w:tcPr>
          <w:p w14:paraId="4DADFC47">
            <w:pPr>
              <w:keepNext/>
              <w:spacing w:before="20" w:after="20" w:line="260" w:lineRule="exact"/>
              <w:ind w:left="0" w:leftChars="0" w:right="0" w:rightChars="0" w:firstLine="0" w:firstLineChars="0"/>
              <w:jc w:val="center"/>
              <w:rPr>
                <w:del w:id="9533" w:author="xh" w:date="2026-10-19T11:07:52+08:00"/>
              </w:rPr>
            </w:pPr>
            <w:del w:id="9534" w:author="xh" w:date="2026-10-19T11:07:52+08:00">
              <w:r>
                <w:rPr>
                  <w:rFonts w:ascii="Times New Roman" w:hAnsi="Times New Roman" w:eastAsia="宋体"/>
                  <w:b w:val="0"/>
                  <w:sz w:val="18"/>
                </w:rPr>
                <w:delText>70.00</w:delText>
              </w:r>
            </w:del>
          </w:p>
        </w:tc>
        <w:tc>
          <w:tcPr>
            <w:tcW w:w="1039" w:type="dxa"/>
            <w:tcMar>
              <w:left w:w="70" w:type="dxa"/>
              <w:right w:w="70" w:type="dxa"/>
            </w:tcMar>
            <w:vAlign w:val="center"/>
          </w:tcPr>
          <w:p w14:paraId="0674078A">
            <w:pPr>
              <w:keepNext/>
              <w:spacing w:before="20" w:after="20" w:line="260" w:lineRule="exact"/>
              <w:ind w:left="0" w:leftChars="0" w:right="0" w:rightChars="0" w:firstLine="0" w:firstLineChars="0"/>
              <w:jc w:val="center"/>
              <w:rPr>
                <w:del w:id="9535" w:author="xh" w:date="2026-10-19T11:07:52+08:00"/>
              </w:rPr>
            </w:pPr>
            <w:del w:id="9536"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640B7160">
            <w:pPr>
              <w:keepNext/>
              <w:spacing w:before="20" w:after="20" w:line="260" w:lineRule="exact"/>
              <w:ind w:left="0" w:leftChars="0" w:right="0" w:rightChars="0" w:firstLine="0" w:firstLineChars="0"/>
              <w:jc w:val="center"/>
              <w:rPr>
                <w:del w:id="9537" w:author="xh" w:date="2026-10-19T11:07:52+08:00"/>
              </w:rPr>
            </w:pPr>
            <w:del w:id="9538"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2575FC10">
            <w:pPr>
              <w:keepNext/>
              <w:spacing w:before="20" w:after="20" w:line="260" w:lineRule="exact"/>
              <w:ind w:left="0" w:leftChars="0" w:right="0" w:rightChars="0" w:firstLine="0" w:firstLineChars="0"/>
              <w:jc w:val="center"/>
              <w:rPr>
                <w:del w:id="9539" w:author="xh" w:date="2026-10-19T11:07:52+08:00"/>
              </w:rPr>
            </w:pPr>
            <w:del w:id="9540"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62C3ADA6">
            <w:pPr>
              <w:keepNext/>
              <w:spacing w:before="20" w:after="20" w:line="260" w:lineRule="exact"/>
              <w:ind w:left="0" w:leftChars="0" w:right="0" w:rightChars="0" w:firstLine="0" w:firstLineChars="0"/>
              <w:jc w:val="center"/>
              <w:rPr>
                <w:del w:id="9541" w:author="xh" w:date="2026-10-19T11:07:52+08:00"/>
              </w:rPr>
            </w:pPr>
            <w:del w:id="9542" w:author="xh" w:date="2026-10-19T11:07:52+08:00">
              <w:r>
                <w:rPr>
                  <w:rFonts w:ascii="Times New Roman" w:hAnsi="Times New Roman" w:eastAsia="宋体"/>
                  <w:b w:val="0"/>
                  <w:sz w:val="18"/>
                </w:rPr>
                <w:delText>47.48</w:delText>
              </w:r>
            </w:del>
          </w:p>
        </w:tc>
      </w:tr>
      <w:tr w14:paraId="29E0E6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504" w:author="xh" w:date="2026-10-19T11:07:52+08:00"/>
        </w:trPr>
        <w:tc>
          <w:tcPr>
            <w:tcW w:w="1039" w:type="dxa"/>
            <w:tcMar>
              <w:left w:w="70" w:type="dxa"/>
              <w:right w:w="70" w:type="dxa"/>
            </w:tcMar>
            <w:vAlign w:val="center"/>
          </w:tcPr>
          <w:p w14:paraId="245A04F5">
            <w:pPr>
              <w:keepNext/>
              <w:spacing w:before="20" w:after="20" w:line="260" w:lineRule="exact"/>
              <w:ind w:left="0" w:leftChars="0" w:right="0" w:rightChars="0" w:firstLine="0" w:firstLineChars="0"/>
              <w:jc w:val="center"/>
              <w:rPr>
                <w:del w:id="9543" w:author="xh" w:date="2026-10-19T11:07:52+08:00"/>
              </w:rPr>
            </w:pPr>
            <w:del w:id="9544" w:author="xh" w:date="2026-10-19T11:07:52+08:00">
              <w:r>
                <w:rPr>
                  <w:rFonts w:ascii="Times New Roman" w:hAnsi="Times New Roman" w:eastAsia="宋体"/>
                  <w:b w:val="0"/>
                  <w:sz w:val="18"/>
                </w:rPr>
                <w:delText>刚性</w:delText>
              </w:r>
            </w:del>
          </w:p>
        </w:tc>
        <w:tc>
          <w:tcPr>
            <w:tcW w:w="1039" w:type="dxa"/>
            <w:tcMar>
              <w:left w:w="70" w:type="dxa"/>
              <w:right w:w="70" w:type="dxa"/>
            </w:tcMar>
            <w:vAlign w:val="center"/>
          </w:tcPr>
          <w:p w14:paraId="1B0E48DC">
            <w:pPr>
              <w:keepNext/>
              <w:spacing w:before="20" w:after="20" w:line="260" w:lineRule="exact"/>
              <w:ind w:left="0" w:leftChars="0" w:right="0" w:rightChars="0" w:firstLine="0" w:firstLineChars="0"/>
              <w:jc w:val="center"/>
              <w:rPr>
                <w:del w:id="9545" w:author="xh" w:date="2026-10-19T11:07:52+08:00"/>
              </w:rPr>
            </w:pPr>
            <w:del w:id="9546" w:author="xh" w:date="2026-10-19T11:07:52+08:00">
              <w:r>
                <w:rPr>
                  <w:rFonts w:ascii="Times New Roman" w:hAnsi="Times New Roman" w:eastAsia="宋体"/>
                  <w:b w:val="0"/>
                  <w:sz w:val="18"/>
                </w:rPr>
                <w:delText>2023</w:delText>
              </w:r>
            </w:del>
          </w:p>
        </w:tc>
        <w:tc>
          <w:tcPr>
            <w:tcW w:w="1039" w:type="dxa"/>
            <w:tcMar>
              <w:left w:w="70" w:type="dxa"/>
              <w:right w:w="70" w:type="dxa"/>
            </w:tcMar>
            <w:vAlign w:val="center"/>
          </w:tcPr>
          <w:p w14:paraId="4B530486">
            <w:pPr>
              <w:keepNext/>
              <w:spacing w:before="20" w:after="20" w:line="260" w:lineRule="exact"/>
              <w:ind w:left="0" w:leftChars="0" w:right="0" w:rightChars="0" w:firstLine="0" w:firstLineChars="0"/>
              <w:jc w:val="center"/>
              <w:rPr>
                <w:del w:id="9547" w:author="xh" w:date="2026-10-19T11:07:52+08:00"/>
              </w:rPr>
            </w:pPr>
            <w:del w:id="9548" w:author="xh" w:date="2026-10-19T11:07:52+08:00">
              <w:r>
                <w:rPr>
                  <w:rFonts w:ascii="Times New Roman" w:hAnsi="Times New Roman" w:eastAsia="宋体"/>
                  <w:b w:val="0"/>
                  <w:sz w:val="18"/>
                </w:rPr>
                <w:delText>20+50</w:delText>
              </w:r>
            </w:del>
          </w:p>
        </w:tc>
        <w:tc>
          <w:tcPr>
            <w:tcW w:w="1039" w:type="dxa"/>
            <w:tcMar>
              <w:left w:w="70" w:type="dxa"/>
              <w:right w:w="70" w:type="dxa"/>
            </w:tcMar>
            <w:vAlign w:val="center"/>
          </w:tcPr>
          <w:p w14:paraId="0BE0902B">
            <w:pPr>
              <w:keepNext/>
              <w:spacing w:before="20" w:after="20" w:line="260" w:lineRule="exact"/>
              <w:ind w:left="0" w:leftChars="0" w:right="0" w:rightChars="0" w:firstLine="0" w:firstLineChars="0"/>
              <w:jc w:val="center"/>
              <w:rPr>
                <w:del w:id="9549" w:author="xh" w:date="2026-10-19T11:07:52+08:00"/>
              </w:rPr>
            </w:pPr>
            <w:del w:id="9550" w:author="xh" w:date="2026-10-19T11:07:52+08:00">
              <w:r>
                <w:rPr>
                  <w:rFonts w:ascii="Times New Roman" w:hAnsi="Times New Roman" w:eastAsia="宋体"/>
                  <w:b w:val="0"/>
                  <w:sz w:val="18"/>
                </w:rPr>
                <w:delText>70.00</w:delText>
              </w:r>
            </w:del>
          </w:p>
        </w:tc>
        <w:tc>
          <w:tcPr>
            <w:tcW w:w="1039" w:type="dxa"/>
            <w:tcMar>
              <w:left w:w="70" w:type="dxa"/>
              <w:right w:w="70" w:type="dxa"/>
            </w:tcMar>
            <w:vAlign w:val="center"/>
          </w:tcPr>
          <w:p w14:paraId="4B6F9A60">
            <w:pPr>
              <w:keepNext/>
              <w:spacing w:before="20" w:after="20" w:line="260" w:lineRule="exact"/>
              <w:ind w:left="0" w:leftChars="0" w:right="0" w:rightChars="0" w:firstLine="0" w:firstLineChars="0"/>
              <w:jc w:val="center"/>
              <w:rPr>
                <w:del w:id="9551" w:author="xh" w:date="2026-10-19T11:07:52+08:00"/>
              </w:rPr>
            </w:pPr>
            <w:del w:id="9552"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5293B1CC">
            <w:pPr>
              <w:keepNext/>
              <w:spacing w:before="20" w:after="20" w:line="260" w:lineRule="exact"/>
              <w:ind w:left="0" w:leftChars="0" w:right="0" w:rightChars="0" w:firstLine="0" w:firstLineChars="0"/>
              <w:jc w:val="center"/>
              <w:rPr>
                <w:del w:id="9553" w:author="xh" w:date="2026-10-19T11:07:52+08:00"/>
              </w:rPr>
            </w:pPr>
            <w:del w:id="9554"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687FC074">
            <w:pPr>
              <w:keepNext/>
              <w:spacing w:before="20" w:after="20" w:line="260" w:lineRule="exact"/>
              <w:ind w:left="0" w:leftChars="0" w:right="0" w:rightChars="0" w:firstLine="0" w:firstLineChars="0"/>
              <w:jc w:val="center"/>
              <w:rPr>
                <w:del w:id="9555" w:author="xh" w:date="2026-10-19T11:07:52+08:00"/>
              </w:rPr>
            </w:pPr>
            <w:del w:id="9556"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6A3EC43E">
            <w:pPr>
              <w:keepNext/>
              <w:spacing w:before="20" w:after="20" w:line="260" w:lineRule="exact"/>
              <w:ind w:left="0" w:leftChars="0" w:right="0" w:rightChars="0" w:firstLine="0" w:firstLineChars="0"/>
              <w:jc w:val="center"/>
              <w:rPr>
                <w:del w:id="9557" w:author="xh" w:date="2026-10-19T11:07:52+08:00"/>
              </w:rPr>
            </w:pPr>
            <w:del w:id="9558" w:author="xh" w:date="2026-10-19T11:07:52+08:00">
              <w:r>
                <w:rPr>
                  <w:rFonts w:ascii="Times New Roman" w:hAnsi="Times New Roman" w:eastAsia="宋体"/>
                  <w:b w:val="0"/>
                  <w:sz w:val="18"/>
                </w:rPr>
                <w:delText>43.81</w:delText>
              </w:r>
            </w:del>
          </w:p>
        </w:tc>
      </w:tr>
      <w:tr w14:paraId="26000D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9505" w:author="xh" w:date="2026-10-19T11:07:52+08:00"/>
        </w:trPr>
        <w:tc>
          <w:tcPr>
            <w:tcW w:w="1039" w:type="dxa"/>
            <w:tcMar>
              <w:left w:w="70" w:type="dxa"/>
              <w:right w:w="70" w:type="dxa"/>
            </w:tcMar>
            <w:vAlign w:val="center"/>
          </w:tcPr>
          <w:p w14:paraId="79CDA5E3">
            <w:pPr>
              <w:keepNext/>
              <w:spacing w:before="20" w:after="20" w:line="260" w:lineRule="exact"/>
              <w:ind w:left="0" w:leftChars="0" w:right="0" w:rightChars="0" w:firstLine="0" w:firstLineChars="0"/>
              <w:jc w:val="center"/>
              <w:rPr>
                <w:del w:id="9559" w:author="xh" w:date="2026-10-19T11:07:52+08:00"/>
              </w:rPr>
            </w:pPr>
            <w:del w:id="9560" w:author="xh" w:date="2026-10-19T11:07:52+08:00">
              <w:r>
                <w:rPr>
                  <w:rFonts w:ascii="Times New Roman" w:hAnsi="Times New Roman" w:eastAsia="宋体"/>
                  <w:b w:val="0"/>
                  <w:sz w:val="18"/>
                </w:rPr>
                <w:delText>刚性</w:delText>
              </w:r>
            </w:del>
          </w:p>
        </w:tc>
        <w:tc>
          <w:tcPr>
            <w:tcW w:w="1039" w:type="dxa"/>
            <w:tcMar>
              <w:left w:w="70" w:type="dxa"/>
              <w:right w:w="70" w:type="dxa"/>
            </w:tcMar>
            <w:vAlign w:val="center"/>
          </w:tcPr>
          <w:p w14:paraId="49E0BB8A">
            <w:pPr>
              <w:keepNext/>
              <w:spacing w:before="20" w:after="20" w:line="260" w:lineRule="exact"/>
              <w:ind w:left="0" w:leftChars="0" w:right="0" w:rightChars="0" w:firstLine="0" w:firstLineChars="0"/>
              <w:jc w:val="center"/>
              <w:rPr>
                <w:del w:id="9561" w:author="xh" w:date="2026-10-19T11:07:52+08:00"/>
              </w:rPr>
            </w:pPr>
            <w:del w:id="9562" w:author="xh" w:date="2026-10-19T11:07:52+08:00">
              <w:r>
                <w:rPr>
                  <w:rFonts w:ascii="Times New Roman" w:hAnsi="Times New Roman" w:eastAsia="宋体"/>
                  <w:b w:val="0"/>
                  <w:sz w:val="18"/>
                </w:rPr>
                <w:delText>2024</w:delText>
              </w:r>
            </w:del>
          </w:p>
        </w:tc>
        <w:tc>
          <w:tcPr>
            <w:tcW w:w="1039" w:type="dxa"/>
            <w:tcMar>
              <w:left w:w="70" w:type="dxa"/>
              <w:right w:w="70" w:type="dxa"/>
            </w:tcMar>
            <w:vAlign w:val="center"/>
          </w:tcPr>
          <w:p w14:paraId="7A8AE013">
            <w:pPr>
              <w:keepNext/>
              <w:spacing w:before="20" w:after="20" w:line="260" w:lineRule="exact"/>
              <w:ind w:left="0" w:leftChars="0" w:right="0" w:rightChars="0" w:firstLine="0" w:firstLineChars="0"/>
              <w:jc w:val="center"/>
              <w:rPr>
                <w:del w:id="9563" w:author="xh" w:date="2026-10-19T11:07:52+08:00"/>
              </w:rPr>
            </w:pPr>
            <w:del w:id="9564" w:author="xh" w:date="2026-10-19T11:07:52+08:00">
              <w:r>
                <w:rPr>
                  <w:rFonts w:ascii="Times New Roman" w:hAnsi="Times New Roman" w:eastAsia="宋体"/>
                  <w:b w:val="0"/>
                  <w:sz w:val="18"/>
                </w:rPr>
                <w:delText>20+50</w:delText>
              </w:r>
            </w:del>
          </w:p>
        </w:tc>
        <w:tc>
          <w:tcPr>
            <w:tcW w:w="1039" w:type="dxa"/>
            <w:tcMar>
              <w:left w:w="70" w:type="dxa"/>
              <w:right w:w="70" w:type="dxa"/>
            </w:tcMar>
            <w:vAlign w:val="center"/>
          </w:tcPr>
          <w:p w14:paraId="250295B6">
            <w:pPr>
              <w:keepNext/>
              <w:spacing w:before="20" w:after="20" w:line="260" w:lineRule="exact"/>
              <w:ind w:left="0" w:leftChars="0" w:right="0" w:rightChars="0" w:firstLine="0" w:firstLineChars="0"/>
              <w:jc w:val="center"/>
              <w:rPr>
                <w:del w:id="9565" w:author="xh" w:date="2026-10-19T11:07:52+08:00"/>
              </w:rPr>
            </w:pPr>
            <w:del w:id="9566" w:author="xh" w:date="2026-10-19T11:07:52+08:00">
              <w:r>
                <w:rPr>
                  <w:rFonts w:ascii="Times New Roman" w:hAnsi="Times New Roman" w:eastAsia="宋体"/>
                  <w:b w:val="0"/>
                  <w:sz w:val="18"/>
                </w:rPr>
                <w:delText>70.00</w:delText>
              </w:r>
            </w:del>
          </w:p>
        </w:tc>
        <w:tc>
          <w:tcPr>
            <w:tcW w:w="1039" w:type="dxa"/>
            <w:tcMar>
              <w:left w:w="70" w:type="dxa"/>
              <w:right w:w="70" w:type="dxa"/>
            </w:tcMar>
            <w:vAlign w:val="center"/>
          </w:tcPr>
          <w:p w14:paraId="47615569">
            <w:pPr>
              <w:keepNext/>
              <w:spacing w:before="20" w:after="20" w:line="260" w:lineRule="exact"/>
              <w:ind w:left="0" w:leftChars="0" w:right="0" w:rightChars="0" w:firstLine="0" w:firstLineChars="0"/>
              <w:jc w:val="center"/>
              <w:rPr>
                <w:del w:id="9567" w:author="xh" w:date="2026-10-19T11:07:52+08:00"/>
              </w:rPr>
            </w:pPr>
            <w:del w:id="9568"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395C1A10">
            <w:pPr>
              <w:keepNext/>
              <w:spacing w:before="20" w:after="20" w:line="260" w:lineRule="exact"/>
              <w:ind w:left="0" w:leftChars="0" w:right="0" w:rightChars="0" w:firstLine="0" w:firstLineChars="0"/>
              <w:jc w:val="center"/>
              <w:rPr>
                <w:del w:id="9569" w:author="xh" w:date="2026-10-19T11:07:52+08:00"/>
              </w:rPr>
            </w:pPr>
            <w:del w:id="9570"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3B5C4C91">
            <w:pPr>
              <w:keepNext/>
              <w:spacing w:before="20" w:after="20" w:line="260" w:lineRule="exact"/>
              <w:ind w:left="0" w:leftChars="0" w:right="0" w:rightChars="0" w:firstLine="0" w:firstLineChars="0"/>
              <w:jc w:val="center"/>
              <w:rPr>
                <w:del w:id="9571" w:author="xh" w:date="2026-10-19T11:07:52+08:00"/>
              </w:rPr>
            </w:pPr>
            <w:del w:id="9572"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12D15DF2">
            <w:pPr>
              <w:keepNext/>
              <w:spacing w:before="20" w:after="20" w:line="260" w:lineRule="exact"/>
              <w:ind w:left="0" w:leftChars="0" w:right="0" w:rightChars="0" w:firstLine="0" w:firstLineChars="0"/>
              <w:jc w:val="center"/>
              <w:rPr>
                <w:del w:id="9573" w:author="xh" w:date="2026-10-19T11:07:52+08:00"/>
              </w:rPr>
            </w:pPr>
            <w:del w:id="9574" w:author="xh" w:date="2026-10-19T11:07:52+08:00">
              <w:r>
                <w:rPr>
                  <w:rFonts w:ascii="Times New Roman" w:hAnsi="Times New Roman" w:eastAsia="宋体"/>
                  <w:b w:val="0"/>
                  <w:sz w:val="18"/>
                </w:rPr>
                <w:delText>49.65</w:delText>
              </w:r>
            </w:del>
          </w:p>
        </w:tc>
      </w:tr>
      <w:tr w14:paraId="19612C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506" w:author="xh" w:date="2026-10-19T11:07:52+08:00"/>
        </w:trPr>
        <w:tc>
          <w:tcPr>
            <w:tcW w:w="1039" w:type="dxa"/>
            <w:tcMar>
              <w:left w:w="70" w:type="dxa"/>
              <w:right w:w="70" w:type="dxa"/>
            </w:tcMar>
            <w:vAlign w:val="center"/>
          </w:tcPr>
          <w:p w14:paraId="51136426">
            <w:pPr>
              <w:keepNext/>
              <w:spacing w:before="20" w:after="20" w:line="260" w:lineRule="exact"/>
              <w:ind w:left="0" w:leftChars="0" w:right="0" w:rightChars="0" w:firstLine="0" w:firstLineChars="0"/>
              <w:jc w:val="center"/>
              <w:rPr>
                <w:del w:id="9575" w:author="xh" w:date="2026-10-19T11:07:52+08:00"/>
              </w:rPr>
            </w:pPr>
            <w:del w:id="9576" w:author="xh" w:date="2026-10-19T11:07:52+08:00">
              <w:r>
                <w:rPr>
                  <w:rFonts w:ascii="Times New Roman" w:hAnsi="Times New Roman" w:eastAsia="宋体"/>
                  <w:b w:val="0"/>
                  <w:sz w:val="18"/>
                </w:rPr>
                <w:delText>刚性</w:delText>
              </w:r>
            </w:del>
          </w:p>
        </w:tc>
        <w:tc>
          <w:tcPr>
            <w:tcW w:w="1039" w:type="dxa"/>
            <w:tcMar>
              <w:left w:w="70" w:type="dxa"/>
              <w:right w:w="70" w:type="dxa"/>
            </w:tcMar>
            <w:vAlign w:val="center"/>
          </w:tcPr>
          <w:p w14:paraId="31AC4314">
            <w:pPr>
              <w:keepNext/>
              <w:spacing w:before="20" w:after="20" w:line="260" w:lineRule="exact"/>
              <w:ind w:left="0" w:leftChars="0" w:right="0" w:rightChars="0" w:firstLine="0" w:firstLineChars="0"/>
              <w:jc w:val="center"/>
              <w:rPr>
                <w:del w:id="9577" w:author="xh" w:date="2026-10-19T11:07:52+08:00"/>
              </w:rPr>
            </w:pPr>
            <w:del w:id="9578" w:author="xh" w:date="2026-10-19T11:07:52+08:00">
              <w:r>
                <w:rPr>
                  <w:rFonts w:ascii="Times New Roman" w:hAnsi="Times New Roman" w:eastAsia="宋体"/>
                  <w:b w:val="0"/>
                  <w:sz w:val="18"/>
                </w:rPr>
                <w:delText>2025</w:delText>
              </w:r>
            </w:del>
          </w:p>
        </w:tc>
        <w:tc>
          <w:tcPr>
            <w:tcW w:w="1039" w:type="dxa"/>
            <w:tcMar>
              <w:left w:w="70" w:type="dxa"/>
              <w:right w:w="70" w:type="dxa"/>
            </w:tcMar>
            <w:vAlign w:val="center"/>
          </w:tcPr>
          <w:p w14:paraId="4D8641E7">
            <w:pPr>
              <w:keepNext/>
              <w:spacing w:before="20" w:after="20" w:line="260" w:lineRule="exact"/>
              <w:ind w:left="0" w:leftChars="0" w:right="0" w:rightChars="0" w:firstLine="0" w:firstLineChars="0"/>
              <w:jc w:val="center"/>
              <w:rPr>
                <w:del w:id="9579" w:author="xh" w:date="2026-10-19T11:07:52+08:00"/>
              </w:rPr>
            </w:pPr>
            <w:del w:id="9580" w:author="xh" w:date="2026-10-19T11:07:52+08:00">
              <w:r>
                <w:rPr>
                  <w:rFonts w:ascii="Times New Roman" w:hAnsi="Times New Roman" w:eastAsia="宋体"/>
                  <w:b w:val="0"/>
                  <w:sz w:val="18"/>
                </w:rPr>
                <w:delText>20+50</w:delText>
              </w:r>
            </w:del>
          </w:p>
        </w:tc>
        <w:tc>
          <w:tcPr>
            <w:tcW w:w="1039" w:type="dxa"/>
            <w:tcMar>
              <w:left w:w="70" w:type="dxa"/>
              <w:right w:w="70" w:type="dxa"/>
            </w:tcMar>
            <w:vAlign w:val="center"/>
          </w:tcPr>
          <w:p w14:paraId="55ECF4FA">
            <w:pPr>
              <w:keepNext/>
              <w:spacing w:before="20" w:after="20" w:line="260" w:lineRule="exact"/>
              <w:ind w:left="0" w:leftChars="0" w:right="0" w:rightChars="0" w:firstLine="0" w:firstLineChars="0"/>
              <w:jc w:val="center"/>
              <w:rPr>
                <w:del w:id="9581" w:author="xh" w:date="2026-10-19T11:07:52+08:00"/>
              </w:rPr>
            </w:pPr>
            <w:del w:id="9582" w:author="xh" w:date="2026-10-19T11:07:52+08:00">
              <w:r>
                <w:rPr>
                  <w:rFonts w:ascii="Times New Roman" w:hAnsi="Times New Roman" w:eastAsia="宋体"/>
                  <w:b w:val="0"/>
                  <w:sz w:val="18"/>
                </w:rPr>
                <w:delText>70.00</w:delText>
              </w:r>
            </w:del>
          </w:p>
        </w:tc>
        <w:tc>
          <w:tcPr>
            <w:tcW w:w="1039" w:type="dxa"/>
            <w:tcMar>
              <w:left w:w="70" w:type="dxa"/>
              <w:right w:w="70" w:type="dxa"/>
            </w:tcMar>
            <w:vAlign w:val="center"/>
          </w:tcPr>
          <w:p w14:paraId="55B89133">
            <w:pPr>
              <w:keepNext/>
              <w:spacing w:before="20" w:after="20" w:line="260" w:lineRule="exact"/>
              <w:ind w:left="0" w:leftChars="0" w:right="0" w:rightChars="0" w:firstLine="0" w:firstLineChars="0"/>
              <w:jc w:val="center"/>
              <w:rPr>
                <w:del w:id="9583" w:author="xh" w:date="2026-10-19T11:07:52+08:00"/>
              </w:rPr>
            </w:pPr>
            <w:del w:id="9584"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1E6B69EA">
            <w:pPr>
              <w:keepNext/>
              <w:spacing w:before="20" w:after="20" w:line="260" w:lineRule="exact"/>
              <w:ind w:left="0" w:leftChars="0" w:right="0" w:rightChars="0" w:firstLine="0" w:firstLineChars="0"/>
              <w:jc w:val="center"/>
              <w:rPr>
                <w:del w:id="9585" w:author="xh" w:date="2026-10-19T11:07:52+08:00"/>
              </w:rPr>
            </w:pPr>
            <w:del w:id="9586"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65A35E47">
            <w:pPr>
              <w:keepNext/>
              <w:spacing w:before="20" w:after="20" w:line="260" w:lineRule="exact"/>
              <w:ind w:left="0" w:leftChars="0" w:right="0" w:rightChars="0" w:firstLine="0" w:firstLineChars="0"/>
              <w:jc w:val="center"/>
              <w:rPr>
                <w:del w:id="9587" w:author="xh" w:date="2026-10-19T11:07:52+08:00"/>
              </w:rPr>
            </w:pPr>
            <w:del w:id="9588"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1318A92F">
            <w:pPr>
              <w:keepNext/>
              <w:spacing w:before="20" w:after="20" w:line="260" w:lineRule="exact"/>
              <w:ind w:left="0" w:leftChars="0" w:right="0" w:rightChars="0" w:firstLine="0" w:firstLineChars="0"/>
              <w:jc w:val="center"/>
              <w:rPr>
                <w:del w:id="9589" w:author="xh" w:date="2026-10-19T11:07:52+08:00"/>
              </w:rPr>
            </w:pPr>
            <w:del w:id="9590" w:author="xh" w:date="2026-10-19T11:07:52+08:00">
              <w:r>
                <w:rPr>
                  <w:rFonts w:ascii="Times New Roman" w:hAnsi="Times New Roman" w:eastAsia="宋体"/>
                  <w:b w:val="0"/>
                  <w:sz w:val="18"/>
                </w:rPr>
                <w:delText>55.05</w:delText>
              </w:r>
            </w:del>
          </w:p>
        </w:tc>
      </w:tr>
      <w:tr w14:paraId="001DAF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507" w:author="xh" w:date="2026-10-19T11:07:52+08:00"/>
        </w:trPr>
        <w:tc>
          <w:tcPr>
            <w:tcW w:w="1039" w:type="dxa"/>
            <w:tcMar>
              <w:left w:w="70" w:type="dxa"/>
              <w:right w:w="70" w:type="dxa"/>
            </w:tcMar>
            <w:vAlign w:val="center"/>
          </w:tcPr>
          <w:p w14:paraId="2B5D5EB0">
            <w:pPr>
              <w:keepNext/>
              <w:spacing w:before="20" w:after="20" w:line="260" w:lineRule="exact"/>
              <w:ind w:left="0" w:leftChars="0" w:right="0" w:rightChars="0" w:firstLine="0" w:firstLineChars="0"/>
              <w:jc w:val="center"/>
              <w:rPr>
                <w:del w:id="9591" w:author="xh" w:date="2026-10-19T11:07:52+08:00"/>
              </w:rPr>
            </w:pPr>
            <w:del w:id="9592" w:author="xh" w:date="2026-10-19T11:07:52+08:00">
              <w:r>
                <w:rPr>
                  <w:rFonts w:ascii="Times New Roman" w:hAnsi="Times New Roman" w:eastAsia="宋体"/>
                  <w:b w:val="0"/>
                  <w:sz w:val="18"/>
                </w:rPr>
                <w:delText>弹性</w:delText>
              </w:r>
            </w:del>
          </w:p>
        </w:tc>
        <w:tc>
          <w:tcPr>
            <w:tcW w:w="1039" w:type="dxa"/>
            <w:tcMar>
              <w:left w:w="70" w:type="dxa"/>
              <w:right w:w="70" w:type="dxa"/>
            </w:tcMar>
            <w:vAlign w:val="center"/>
          </w:tcPr>
          <w:p w14:paraId="1D30730A">
            <w:pPr>
              <w:keepNext/>
              <w:spacing w:before="20" w:after="20" w:line="260" w:lineRule="exact"/>
              <w:ind w:left="0" w:leftChars="0" w:right="0" w:rightChars="0" w:firstLine="0" w:firstLineChars="0"/>
              <w:jc w:val="center"/>
              <w:rPr>
                <w:del w:id="9593" w:author="xh" w:date="2026-10-19T11:07:52+08:00"/>
              </w:rPr>
            </w:pPr>
            <w:del w:id="9594" w:author="xh" w:date="2026-10-19T11:07:52+08:00">
              <w:r>
                <w:rPr>
                  <w:rFonts w:ascii="Times New Roman" w:hAnsi="Times New Roman" w:eastAsia="宋体"/>
                  <w:b w:val="0"/>
                  <w:sz w:val="18"/>
                </w:rPr>
                <w:delText>2022</w:delText>
              </w:r>
            </w:del>
          </w:p>
        </w:tc>
        <w:tc>
          <w:tcPr>
            <w:tcW w:w="1039" w:type="dxa"/>
            <w:tcMar>
              <w:left w:w="70" w:type="dxa"/>
              <w:right w:w="70" w:type="dxa"/>
            </w:tcMar>
            <w:vAlign w:val="center"/>
          </w:tcPr>
          <w:p w14:paraId="5DB97771">
            <w:pPr>
              <w:keepNext/>
              <w:spacing w:before="20" w:after="20" w:line="260" w:lineRule="exact"/>
              <w:ind w:left="0" w:leftChars="0" w:right="0" w:rightChars="0" w:firstLine="0" w:firstLineChars="0"/>
              <w:jc w:val="center"/>
              <w:rPr>
                <w:del w:id="9595" w:author="xh" w:date="2026-10-19T11:07:52+08:00"/>
              </w:rPr>
            </w:pPr>
            <w:del w:id="9596" w:author="xh" w:date="2026-10-19T11:07:52+08:00">
              <w:r>
                <w:rPr>
                  <w:rFonts w:ascii="Times New Roman" w:hAnsi="Times New Roman" w:eastAsia="宋体"/>
                  <w:b w:val="0"/>
                  <w:sz w:val="18"/>
                </w:rPr>
                <w:delText>20+50</w:delText>
              </w:r>
            </w:del>
          </w:p>
        </w:tc>
        <w:tc>
          <w:tcPr>
            <w:tcW w:w="1039" w:type="dxa"/>
            <w:tcMar>
              <w:left w:w="70" w:type="dxa"/>
              <w:right w:w="70" w:type="dxa"/>
            </w:tcMar>
            <w:vAlign w:val="center"/>
          </w:tcPr>
          <w:p w14:paraId="060AEB97">
            <w:pPr>
              <w:keepNext/>
              <w:spacing w:before="20" w:after="20" w:line="260" w:lineRule="exact"/>
              <w:ind w:left="0" w:leftChars="0" w:right="0" w:rightChars="0" w:firstLine="0" w:firstLineChars="0"/>
              <w:jc w:val="center"/>
              <w:rPr>
                <w:del w:id="9597" w:author="xh" w:date="2026-10-19T11:07:52+08:00"/>
              </w:rPr>
            </w:pPr>
            <w:del w:id="9598" w:author="xh" w:date="2026-10-19T11:07:52+08:00">
              <w:r>
                <w:rPr>
                  <w:rFonts w:ascii="Times New Roman" w:hAnsi="Times New Roman" w:eastAsia="宋体"/>
                  <w:b w:val="0"/>
                  <w:sz w:val="18"/>
                </w:rPr>
                <w:delText>70.00</w:delText>
              </w:r>
            </w:del>
          </w:p>
        </w:tc>
        <w:tc>
          <w:tcPr>
            <w:tcW w:w="1039" w:type="dxa"/>
            <w:tcMar>
              <w:left w:w="70" w:type="dxa"/>
              <w:right w:w="70" w:type="dxa"/>
            </w:tcMar>
            <w:vAlign w:val="center"/>
          </w:tcPr>
          <w:p w14:paraId="2038276E">
            <w:pPr>
              <w:keepNext/>
              <w:spacing w:before="20" w:after="20" w:line="260" w:lineRule="exact"/>
              <w:ind w:left="0" w:leftChars="0" w:right="0" w:rightChars="0" w:firstLine="0" w:firstLineChars="0"/>
              <w:jc w:val="center"/>
              <w:rPr>
                <w:del w:id="9599" w:author="xh" w:date="2026-10-19T11:07:52+08:00"/>
              </w:rPr>
            </w:pPr>
            <w:del w:id="9600"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065F3461">
            <w:pPr>
              <w:keepNext/>
              <w:spacing w:before="20" w:after="20" w:line="260" w:lineRule="exact"/>
              <w:ind w:left="0" w:leftChars="0" w:right="0" w:rightChars="0" w:firstLine="0" w:firstLineChars="0"/>
              <w:jc w:val="center"/>
              <w:rPr>
                <w:del w:id="9601" w:author="xh" w:date="2026-10-19T11:07:52+08:00"/>
              </w:rPr>
            </w:pPr>
            <w:del w:id="9602"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459DB681">
            <w:pPr>
              <w:keepNext/>
              <w:spacing w:before="20" w:after="20" w:line="260" w:lineRule="exact"/>
              <w:ind w:left="0" w:leftChars="0" w:right="0" w:rightChars="0" w:firstLine="0" w:firstLineChars="0"/>
              <w:jc w:val="center"/>
              <w:rPr>
                <w:del w:id="9603" w:author="xh" w:date="2026-10-19T11:07:52+08:00"/>
              </w:rPr>
            </w:pPr>
            <w:del w:id="9604"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64F2F847">
            <w:pPr>
              <w:keepNext/>
              <w:spacing w:before="20" w:after="20" w:line="260" w:lineRule="exact"/>
              <w:ind w:left="0" w:leftChars="0" w:right="0" w:rightChars="0" w:firstLine="0" w:firstLineChars="0"/>
              <w:jc w:val="center"/>
              <w:rPr>
                <w:del w:id="9605" w:author="xh" w:date="2026-10-19T11:07:52+08:00"/>
              </w:rPr>
            </w:pPr>
            <w:del w:id="9606" w:author="xh" w:date="2026-10-19T11:07:52+08:00">
              <w:r>
                <w:rPr>
                  <w:rFonts w:ascii="Times New Roman" w:hAnsi="Times New Roman" w:eastAsia="宋体"/>
                  <w:b w:val="0"/>
                  <w:sz w:val="18"/>
                </w:rPr>
                <w:delText>47.48</w:delText>
              </w:r>
            </w:del>
          </w:p>
        </w:tc>
      </w:tr>
      <w:tr w14:paraId="0F3C87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508" w:author="xh" w:date="2026-10-19T11:07:52+08:00"/>
        </w:trPr>
        <w:tc>
          <w:tcPr>
            <w:tcW w:w="1039" w:type="dxa"/>
            <w:tcMar>
              <w:left w:w="70" w:type="dxa"/>
              <w:right w:w="70" w:type="dxa"/>
            </w:tcMar>
            <w:vAlign w:val="center"/>
          </w:tcPr>
          <w:p w14:paraId="15418749">
            <w:pPr>
              <w:keepNext/>
              <w:spacing w:before="20" w:after="20" w:line="260" w:lineRule="exact"/>
              <w:ind w:left="0" w:leftChars="0" w:right="0" w:rightChars="0" w:firstLine="0" w:firstLineChars="0"/>
              <w:jc w:val="center"/>
              <w:rPr>
                <w:del w:id="9607" w:author="xh" w:date="2026-10-19T11:07:52+08:00"/>
              </w:rPr>
            </w:pPr>
            <w:del w:id="9608" w:author="xh" w:date="2026-10-19T11:07:52+08:00">
              <w:r>
                <w:rPr>
                  <w:rFonts w:ascii="Times New Roman" w:hAnsi="Times New Roman" w:eastAsia="宋体"/>
                  <w:b w:val="0"/>
                  <w:sz w:val="18"/>
                </w:rPr>
                <w:delText>弹性</w:delText>
              </w:r>
            </w:del>
          </w:p>
        </w:tc>
        <w:tc>
          <w:tcPr>
            <w:tcW w:w="1039" w:type="dxa"/>
            <w:tcMar>
              <w:left w:w="70" w:type="dxa"/>
              <w:right w:w="70" w:type="dxa"/>
            </w:tcMar>
            <w:vAlign w:val="center"/>
          </w:tcPr>
          <w:p w14:paraId="303ABBC4">
            <w:pPr>
              <w:keepNext/>
              <w:spacing w:before="20" w:after="20" w:line="260" w:lineRule="exact"/>
              <w:ind w:left="0" w:leftChars="0" w:right="0" w:rightChars="0" w:firstLine="0" w:firstLineChars="0"/>
              <w:jc w:val="center"/>
              <w:rPr>
                <w:del w:id="9609" w:author="xh" w:date="2026-10-19T11:07:52+08:00"/>
              </w:rPr>
            </w:pPr>
            <w:del w:id="9610" w:author="xh" w:date="2026-10-19T11:07:52+08:00">
              <w:r>
                <w:rPr>
                  <w:rFonts w:ascii="Times New Roman" w:hAnsi="Times New Roman" w:eastAsia="宋体"/>
                  <w:b w:val="0"/>
                  <w:sz w:val="18"/>
                </w:rPr>
                <w:delText>2023</w:delText>
              </w:r>
            </w:del>
          </w:p>
        </w:tc>
        <w:tc>
          <w:tcPr>
            <w:tcW w:w="1039" w:type="dxa"/>
            <w:tcMar>
              <w:left w:w="70" w:type="dxa"/>
              <w:right w:w="70" w:type="dxa"/>
            </w:tcMar>
            <w:vAlign w:val="center"/>
          </w:tcPr>
          <w:p w14:paraId="0D972F52">
            <w:pPr>
              <w:keepNext/>
              <w:spacing w:before="20" w:after="20" w:line="260" w:lineRule="exact"/>
              <w:ind w:left="0" w:leftChars="0" w:right="0" w:rightChars="0" w:firstLine="0" w:firstLineChars="0"/>
              <w:jc w:val="center"/>
              <w:rPr>
                <w:del w:id="9611" w:author="xh" w:date="2026-10-19T11:07:52+08:00"/>
              </w:rPr>
            </w:pPr>
            <w:del w:id="9612" w:author="xh" w:date="2026-10-19T11:07:52+08:00">
              <w:r>
                <w:rPr>
                  <w:rFonts w:ascii="Times New Roman" w:hAnsi="Times New Roman" w:eastAsia="宋体"/>
                  <w:b w:val="0"/>
                  <w:sz w:val="18"/>
                </w:rPr>
                <w:delText>20+50</w:delText>
              </w:r>
            </w:del>
          </w:p>
        </w:tc>
        <w:tc>
          <w:tcPr>
            <w:tcW w:w="1039" w:type="dxa"/>
            <w:tcMar>
              <w:left w:w="70" w:type="dxa"/>
              <w:right w:w="70" w:type="dxa"/>
            </w:tcMar>
            <w:vAlign w:val="center"/>
          </w:tcPr>
          <w:p w14:paraId="28AA4173">
            <w:pPr>
              <w:keepNext/>
              <w:spacing w:before="20" w:after="20" w:line="260" w:lineRule="exact"/>
              <w:ind w:left="0" w:leftChars="0" w:right="0" w:rightChars="0" w:firstLine="0" w:firstLineChars="0"/>
              <w:jc w:val="center"/>
              <w:rPr>
                <w:del w:id="9613" w:author="xh" w:date="2026-10-19T11:07:52+08:00"/>
              </w:rPr>
            </w:pPr>
            <w:del w:id="9614" w:author="xh" w:date="2026-10-19T11:07:52+08:00">
              <w:r>
                <w:rPr>
                  <w:rFonts w:ascii="Times New Roman" w:hAnsi="Times New Roman" w:eastAsia="宋体"/>
                  <w:b w:val="0"/>
                  <w:sz w:val="18"/>
                </w:rPr>
                <w:delText>70.00</w:delText>
              </w:r>
            </w:del>
          </w:p>
        </w:tc>
        <w:tc>
          <w:tcPr>
            <w:tcW w:w="1039" w:type="dxa"/>
            <w:tcMar>
              <w:left w:w="70" w:type="dxa"/>
              <w:right w:w="70" w:type="dxa"/>
            </w:tcMar>
            <w:vAlign w:val="center"/>
          </w:tcPr>
          <w:p w14:paraId="42793EE5">
            <w:pPr>
              <w:keepNext/>
              <w:spacing w:before="20" w:after="20" w:line="260" w:lineRule="exact"/>
              <w:ind w:left="0" w:leftChars="0" w:right="0" w:rightChars="0" w:firstLine="0" w:firstLineChars="0"/>
              <w:jc w:val="center"/>
              <w:rPr>
                <w:del w:id="9615" w:author="xh" w:date="2026-10-19T11:07:52+08:00"/>
              </w:rPr>
            </w:pPr>
            <w:del w:id="9616"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63FEEF76">
            <w:pPr>
              <w:keepNext/>
              <w:spacing w:before="20" w:after="20" w:line="260" w:lineRule="exact"/>
              <w:ind w:left="0" w:leftChars="0" w:right="0" w:rightChars="0" w:firstLine="0" w:firstLineChars="0"/>
              <w:jc w:val="center"/>
              <w:rPr>
                <w:del w:id="9617" w:author="xh" w:date="2026-10-19T11:07:52+08:00"/>
              </w:rPr>
            </w:pPr>
            <w:del w:id="9618"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4784224E">
            <w:pPr>
              <w:keepNext/>
              <w:spacing w:before="20" w:after="20" w:line="260" w:lineRule="exact"/>
              <w:ind w:left="0" w:leftChars="0" w:right="0" w:rightChars="0" w:firstLine="0" w:firstLineChars="0"/>
              <w:jc w:val="center"/>
              <w:rPr>
                <w:del w:id="9619" w:author="xh" w:date="2026-10-19T11:07:52+08:00"/>
              </w:rPr>
            </w:pPr>
            <w:del w:id="9620"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1B07A40C">
            <w:pPr>
              <w:keepNext/>
              <w:spacing w:before="20" w:after="20" w:line="260" w:lineRule="exact"/>
              <w:ind w:left="0" w:leftChars="0" w:right="0" w:rightChars="0" w:firstLine="0" w:firstLineChars="0"/>
              <w:jc w:val="center"/>
              <w:rPr>
                <w:del w:id="9621" w:author="xh" w:date="2026-10-19T11:07:52+08:00"/>
              </w:rPr>
            </w:pPr>
            <w:del w:id="9622" w:author="xh" w:date="2026-10-19T11:07:52+08:00">
              <w:r>
                <w:rPr>
                  <w:rFonts w:ascii="Times New Roman" w:hAnsi="Times New Roman" w:eastAsia="宋体"/>
                  <w:b w:val="0"/>
                  <w:sz w:val="18"/>
                </w:rPr>
                <w:delText>43.81</w:delText>
              </w:r>
            </w:del>
          </w:p>
        </w:tc>
      </w:tr>
      <w:tr w14:paraId="2AFDAE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9509" w:author="xh" w:date="2026-10-19T11:07:52+08:00"/>
        </w:trPr>
        <w:tc>
          <w:tcPr>
            <w:tcW w:w="1039" w:type="dxa"/>
            <w:tcMar>
              <w:left w:w="70" w:type="dxa"/>
              <w:right w:w="70" w:type="dxa"/>
            </w:tcMar>
            <w:vAlign w:val="center"/>
          </w:tcPr>
          <w:p w14:paraId="558417A3">
            <w:pPr>
              <w:keepNext/>
              <w:spacing w:before="20" w:after="20" w:line="260" w:lineRule="exact"/>
              <w:ind w:left="0" w:leftChars="0" w:right="0" w:rightChars="0" w:firstLine="0" w:firstLineChars="0"/>
              <w:jc w:val="center"/>
              <w:rPr>
                <w:del w:id="9623" w:author="xh" w:date="2026-10-19T11:07:52+08:00"/>
              </w:rPr>
            </w:pPr>
            <w:del w:id="9624" w:author="xh" w:date="2026-10-19T11:07:52+08:00">
              <w:r>
                <w:rPr>
                  <w:rFonts w:ascii="Times New Roman" w:hAnsi="Times New Roman" w:eastAsia="宋体"/>
                  <w:b w:val="0"/>
                  <w:sz w:val="18"/>
                </w:rPr>
                <w:delText>弹性</w:delText>
              </w:r>
            </w:del>
          </w:p>
        </w:tc>
        <w:tc>
          <w:tcPr>
            <w:tcW w:w="1039" w:type="dxa"/>
            <w:tcMar>
              <w:left w:w="70" w:type="dxa"/>
              <w:right w:w="70" w:type="dxa"/>
            </w:tcMar>
            <w:vAlign w:val="center"/>
          </w:tcPr>
          <w:p w14:paraId="1FF5E2F9">
            <w:pPr>
              <w:keepNext/>
              <w:spacing w:before="20" w:after="20" w:line="260" w:lineRule="exact"/>
              <w:ind w:left="0" w:leftChars="0" w:right="0" w:rightChars="0" w:firstLine="0" w:firstLineChars="0"/>
              <w:jc w:val="center"/>
              <w:rPr>
                <w:del w:id="9625" w:author="xh" w:date="2026-10-19T11:07:52+08:00"/>
              </w:rPr>
            </w:pPr>
            <w:del w:id="9626" w:author="xh" w:date="2026-10-19T11:07:52+08:00">
              <w:r>
                <w:rPr>
                  <w:rFonts w:ascii="Times New Roman" w:hAnsi="Times New Roman" w:eastAsia="宋体"/>
                  <w:b w:val="0"/>
                  <w:sz w:val="18"/>
                </w:rPr>
                <w:delText>2024</w:delText>
              </w:r>
            </w:del>
          </w:p>
        </w:tc>
        <w:tc>
          <w:tcPr>
            <w:tcW w:w="1039" w:type="dxa"/>
            <w:tcMar>
              <w:left w:w="70" w:type="dxa"/>
              <w:right w:w="70" w:type="dxa"/>
            </w:tcMar>
            <w:vAlign w:val="center"/>
          </w:tcPr>
          <w:p w14:paraId="7C66CE32">
            <w:pPr>
              <w:keepNext/>
              <w:spacing w:before="20" w:after="20" w:line="260" w:lineRule="exact"/>
              <w:ind w:left="0" w:leftChars="0" w:right="0" w:rightChars="0" w:firstLine="0" w:firstLineChars="0"/>
              <w:jc w:val="center"/>
              <w:rPr>
                <w:del w:id="9627" w:author="xh" w:date="2026-10-19T11:07:52+08:00"/>
              </w:rPr>
            </w:pPr>
            <w:del w:id="9628" w:author="xh" w:date="2026-10-19T11:07:52+08:00">
              <w:r>
                <w:rPr>
                  <w:rFonts w:ascii="Times New Roman" w:hAnsi="Times New Roman" w:eastAsia="宋体"/>
                  <w:b w:val="0"/>
                  <w:sz w:val="18"/>
                </w:rPr>
                <w:delText>20+50</w:delText>
              </w:r>
            </w:del>
          </w:p>
        </w:tc>
        <w:tc>
          <w:tcPr>
            <w:tcW w:w="1039" w:type="dxa"/>
            <w:tcMar>
              <w:left w:w="70" w:type="dxa"/>
              <w:right w:w="70" w:type="dxa"/>
            </w:tcMar>
            <w:vAlign w:val="center"/>
          </w:tcPr>
          <w:p w14:paraId="7AF8E63A">
            <w:pPr>
              <w:keepNext/>
              <w:spacing w:before="20" w:after="20" w:line="260" w:lineRule="exact"/>
              <w:ind w:left="0" w:leftChars="0" w:right="0" w:rightChars="0" w:firstLine="0" w:firstLineChars="0"/>
              <w:jc w:val="center"/>
              <w:rPr>
                <w:del w:id="9629" w:author="xh" w:date="2026-10-19T11:07:52+08:00"/>
              </w:rPr>
            </w:pPr>
            <w:del w:id="9630" w:author="xh" w:date="2026-10-19T11:07:52+08:00">
              <w:r>
                <w:rPr>
                  <w:rFonts w:ascii="Times New Roman" w:hAnsi="Times New Roman" w:eastAsia="宋体"/>
                  <w:b w:val="0"/>
                  <w:sz w:val="18"/>
                </w:rPr>
                <w:delText>70.00</w:delText>
              </w:r>
            </w:del>
          </w:p>
        </w:tc>
        <w:tc>
          <w:tcPr>
            <w:tcW w:w="1039" w:type="dxa"/>
            <w:tcMar>
              <w:left w:w="70" w:type="dxa"/>
              <w:right w:w="70" w:type="dxa"/>
            </w:tcMar>
            <w:vAlign w:val="center"/>
          </w:tcPr>
          <w:p w14:paraId="5702CEB5">
            <w:pPr>
              <w:keepNext/>
              <w:spacing w:before="20" w:after="20" w:line="260" w:lineRule="exact"/>
              <w:ind w:left="0" w:leftChars="0" w:right="0" w:rightChars="0" w:firstLine="0" w:firstLineChars="0"/>
              <w:jc w:val="center"/>
              <w:rPr>
                <w:del w:id="9631" w:author="xh" w:date="2026-10-19T11:07:52+08:00"/>
              </w:rPr>
            </w:pPr>
            <w:del w:id="9632"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1DFAAB93">
            <w:pPr>
              <w:keepNext/>
              <w:spacing w:before="20" w:after="20" w:line="260" w:lineRule="exact"/>
              <w:ind w:left="0" w:leftChars="0" w:right="0" w:rightChars="0" w:firstLine="0" w:firstLineChars="0"/>
              <w:jc w:val="center"/>
              <w:rPr>
                <w:del w:id="9633" w:author="xh" w:date="2026-10-19T11:07:52+08:00"/>
              </w:rPr>
            </w:pPr>
            <w:del w:id="9634"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1F61326B">
            <w:pPr>
              <w:keepNext/>
              <w:spacing w:before="20" w:after="20" w:line="260" w:lineRule="exact"/>
              <w:ind w:left="0" w:leftChars="0" w:right="0" w:rightChars="0" w:firstLine="0" w:firstLineChars="0"/>
              <w:jc w:val="center"/>
              <w:rPr>
                <w:del w:id="9635" w:author="xh" w:date="2026-10-19T11:07:52+08:00"/>
              </w:rPr>
            </w:pPr>
            <w:del w:id="9636"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14661943">
            <w:pPr>
              <w:keepNext/>
              <w:spacing w:before="20" w:after="20" w:line="260" w:lineRule="exact"/>
              <w:ind w:left="0" w:leftChars="0" w:right="0" w:rightChars="0" w:firstLine="0" w:firstLineChars="0"/>
              <w:jc w:val="center"/>
              <w:rPr>
                <w:del w:id="9637" w:author="xh" w:date="2026-10-19T11:07:52+08:00"/>
              </w:rPr>
            </w:pPr>
            <w:del w:id="9638" w:author="xh" w:date="2026-10-19T11:07:52+08:00">
              <w:r>
                <w:rPr>
                  <w:rFonts w:ascii="Times New Roman" w:hAnsi="Times New Roman" w:eastAsia="宋体"/>
                  <w:b w:val="0"/>
                  <w:sz w:val="18"/>
                </w:rPr>
                <w:delText>49.65</w:delText>
              </w:r>
            </w:del>
          </w:p>
        </w:tc>
      </w:tr>
      <w:tr w14:paraId="10077C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510" w:author="xh" w:date="2026-10-19T11:07:52+08:00"/>
        </w:trPr>
        <w:tc>
          <w:tcPr>
            <w:tcW w:w="1039" w:type="dxa"/>
            <w:tcMar>
              <w:left w:w="70" w:type="dxa"/>
              <w:right w:w="70" w:type="dxa"/>
            </w:tcMar>
            <w:vAlign w:val="center"/>
          </w:tcPr>
          <w:p w14:paraId="3DE1AB98">
            <w:pPr>
              <w:keepNext w:val="0"/>
              <w:spacing w:before="20" w:after="20" w:line="260" w:lineRule="exact"/>
              <w:ind w:left="0" w:leftChars="0" w:right="0" w:rightChars="0" w:firstLine="0" w:firstLineChars="0"/>
              <w:jc w:val="center"/>
              <w:rPr>
                <w:del w:id="9639" w:author="xh" w:date="2026-10-19T11:07:52+08:00"/>
              </w:rPr>
            </w:pPr>
            <w:del w:id="9640" w:author="xh" w:date="2026-10-19T11:07:52+08:00">
              <w:r>
                <w:rPr>
                  <w:rFonts w:ascii="Times New Roman" w:hAnsi="Times New Roman" w:eastAsia="宋体"/>
                  <w:b w:val="0"/>
                  <w:sz w:val="18"/>
                </w:rPr>
                <w:delText>弹性</w:delText>
              </w:r>
            </w:del>
          </w:p>
        </w:tc>
        <w:tc>
          <w:tcPr>
            <w:tcW w:w="1039" w:type="dxa"/>
            <w:tcMar>
              <w:left w:w="70" w:type="dxa"/>
              <w:right w:w="70" w:type="dxa"/>
            </w:tcMar>
            <w:vAlign w:val="center"/>
          </w:tcPr>
          <w:p w14:paraId="670C45F6">
            <w:pPr>
              <w:keepNext w:val="0"/>
              <w:spacing w:before="20" w:after="20" w:line="260" w:lineRule="exact"/>
              <w:ind w:left="0" w:leftChars="0" w:right="0" w:rightChars="0" w:firstLine="0" w:firstLineChars="0"/>
              <w:jc w:val="center"/>
              <w:rPr>
                <w:del w:id="9641" w:author="xh" w:date="2026-10-19T11:07:52+08:00"/>
              </w:rPr>
            </w:pPr>
            <w:del w:id="9642" w:author="xh" w:date="2026-10-19T11:07:52+08:00">
              <w:r>
                <w:rPr>
                  <w:rFonts w:ascii="Times New Roman" w:hAnsi="Times New Roman" w:eastAsia="宋体"/>
                  <w:b w:val="0"/>
                  <w:sz w:val="18"/>
                </w:rPr>
                <w:delText>2025</w:delText>
              </w:r>
            </w:del>
          </w:p>
        </w:tc>
        <w:tc>
          <w:tcPr>
            <w:tcW w:w="1039" w:type="dxa"/>
            <w:tcMar>
              <w:left w:w="70" w:type="dxa"/>
              <w:right w:w="70" w:type="dxa"/>
            </w:tcMar>
            <w:vAlign w:val="center"/>
          </w:tcPr>
          <w:p w14:paraId="6232180B">
            <w:pPr>
              <w:keepNext w:val="0"/>
              <w:spacing w:before="20" w:after="20" w:line="260" w:lineRule="exact"/>
              <w:ind w:left="0" w:leftChars="0" w:right="0" w:rightChars="0" w:firstLine="0" w:firstLineChars="0"/>
              <w:jc w:val="center"/>
              <w:rPr>
                <w:del w:id="9643" w:author="xh" w:date="2026-10-19T11:07:52+08:00"/>
              </w:rPr>
            </w:pPr>
            <w:del w:id="9644" w:author="xh" w:date="2026-10-19T11:07:52+08:00">
              <w:r>
                <w:rPr>
                  <w:rFonts w:ascii="Times New Roman" w:hAnsi="Times New Roman" w:eastAsia="宋体"/>
                  <w:b w:val="0"/>
                  <w:sz w:val="18"/>
                </w:rPr>
                <w:delText>20+50</w:delText>
              </w:r>
            </w:del>
          </w:p>
        </w:tc>
        <w:tc>
          <w:tcPr>
            <w:tcW w:w="1039" w:type="dxa"/>
            <w:tcMar>
              <w:left w:w="70" w:type="dxa"/>
              <w:right w:w="70" w:type="dxa"/>
            </w:tcMar>
            <w:vAlign w:val="center"/>
          </w:tcPr>
          <w:p w14:paraId="76A704F6">
            <w:pPr>
              <w:keepNext w:val="0"/>
              <w:spacing w:before="20" w:after="20" w:line="260" w:lineRule="exact"/>
              <w:ind w:left="0" w:leftChars="0" w:right="0" w:rightChars="0" w:firstLine="0" w:firstLineChars="0"/>
              <w:jc w:val="center"/>
              <w:rPr>
                <w:del w:id="9645" w:author="xh" w:date="2026-10-19T11:07:52+08:00"/>
              </w:rPr>
            </w:pPr>
            <w:del w:id="9646" w:author="xh" w:date="2026-10-19T11:07:52+08:00">
              <w:r>
                <w:rPr>
                  <w:rFonts w:ascii="Times New Roman" w:hAnsi="Times New Roman" w:eastAsia="宋体"/>
                  <w:b w:val="0"/>
                  <w:sz w:val="18"/>
                </w:rPr>
                <w:delText>70.00</w:delText>
              </w:r>
            </w:del>
          </w:p>
        </w:tc>
        <w:tc>
          <w:tcPr>
            <w:tcW w:w="1039" w:type="dxa"/>
            <w:tcMar>
              <w:left w:w="70" w:type="dxa"/>
              <w:right w:w="70" w:type="dxa"/>
            </w:tcMar>
            <w:vAlign w:val="center"/>
          </w:tcPr>
          <w:p w14:paraId="3B86DCB9">
            <w:pPr>
              <w:keepNext w:val="0"/>
              <w:spacing w:before="20" w:after="20" w:line="260" w:lineRule="exact"/>
              <w:ind w:left="0" w:leftChars="0" w:right="0" w:rightChars="0" w:firstLine="0" w:firstLineChars="0"/>
              <w:jc w:val="center"/>
              <w:rPr>
                <w:del w:id="9647" w:author="xh" w:date="2026-10-19T11:07:52+08:00"/>
              </w:rPr>
            </w:pPr>
            <w:del w:id="9648"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24AA5E3B">
            <w:pPr>
              <w:keepNext w:val="0"/>
              <w:spacing w:before="20" w:after="20" w:line="260" w:lineRule="exact"/>
              <w:ind w:left="0" w:leftChars="0" w:right="0" w:rightChars="0" w:firstLine="0" w:firstLineChars="0"/>
              <w:jc w:val="center"/>
              <w:rPr>
                <w:del w:id="9649" w:author="xh" w:date="2026-10-19T11:07:52+08:00"/>
              </w:rPr>
            </w:pPr>
            <w:del w:id="9650"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41B4ECF0">
            <w:pPr>
              <w:keepNext w:val="0"/>
              <w:spacing w:before="20" w:after="20" w:line="260" w:lineRule="exact"/>
              <w:ind w:left="0" w:leftChars="0" w:right="0" w:rightChars="0" w:firstLine="0" w:firstLineChars="0"/>
              <w:jc w:val="center"/>
              <w:rPr>
                <w:del w:id="9651" w:author="xh" w:date="2026-10-19T11:07:52+08:00"/>
              </w:rPr>
            </w:pPr>
            <w:del w:id="9652" w:author="xh" w:date="2026-10-19T11:07:52+08:00">
              <w:r>
                <w:rPr>
                  <w:rFonts w:ascii="Times New Roman" w:hAnsi="Times New Roman" w:eastAsia="宋体"/>
                  <w:b w:val="0"/>
                  <w:sz w:val="18"/>
                </w:rPr>
                <w:delText>0.00</w:delText>
              </w:r>
            </w:del>
          </w:p>
        </w:tc>
        <w:tc>
          <w:tcPr>
            <w:tcW w:w="1039" w:type="dxa"/>
            <w:tcMar>
              <w:left w:w="70" w:type="dxa"/>
              <w:right w:w="70" w:type="dxa"/>
            </w:tcMar>
            <w:vAlign w:val="center"/>
          </w:tcPr>
          <w:p w14:paraId="0CE55B46">
            <w:pPr>
              <w:keepNext w:val="0"/>
              <w:spacing w:before="20" w:after="20" w:line="260" w:lineRule="exact"/>
              <w:ind w:left="0" w:leftChars="0" w:right="0" w:rightChars="0" w:firstLine="0" w:firstLineChars="0"/>
              <w:jc w:val="center"/>
              <w:rPr>
                <w:del w:id="9653" w:author="xh" w:date="2026-10-19T11:07:52+08:00"/>
              </w:rPr>
            </w:pPr>
            <w:del w:id="9654" w:author="xh" w:date="2026-10-19T11:07:52+08:00">
              <w:r>
                <w:rPr>
                  <w:rFonts w:ascii="Times New Roman" w:hAnsi="Times New Roman" w:eastAsia="宋体"/>
                  <w:b w:val="0"/>
                  <w:sz w:val="18"/>
                </w:rPr>
                <w:delText>55.05</w:delText>
              </w:r>
            </w:del>
          </w:p>
        </w:tc>
      </w:tr>
      <w:tr>
        <w:trPr>
          <w:cantSplit/>
          <w:tblHeader/>
          <w:ins w:id="9655" w:author="xh" w:date="2026-10-19T11:07:5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664" w:author="xh" w:date="2026-10-19T11:07:52+08:00"/>
              </w:rPr>
            </w:pPr>
            <w:ins w:id="9665" w:author="xh" w:date="2026-10-19T11:07:52+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666" w:author="xh" w:date="2026-10-19T11:07:52+08:00"/>
              </w:rPr>
            </w:pPr>
            <w:ins w:id="9667" w:author="xh" w:date="2026-10-19T11:07:52+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668" w:author="xh" w:date="2026-10-19T11:07:52+08:00"/>
              </w:rPr>
            </w:pPr>
            <w:ins w:id="9669" w:author="xh" w:date="2026-10-19T11:07:52+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670" w:author="xh" w:date="2026-10-19T11:07:52+08:00"/>
              </w:rPr>
            </w:pPr>
            <w:ins w:id="9671" w:author="xh" w:date="2026-10-19T11:07:52+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672" w:author="xh" w:date="2026-10-19T11:07:52+08:00"/>
              </w:rPr>
            </w:pPr>
            <w:ins w:id="9673" w:author="xh" w:date="2026-10-19T11:07:52+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674" w:author="xh" w:date="2026-10-19T11:07:52+08:00"/>
              </w:rPr>
            </w:pPr>
            <w:ins w:id="9675" w:author="xh" w:date="2026-10-19T11:07:52+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676" w:author="xh" w:date="2026-10-19T11:07:52+08:00"/>
              </w:rPr>
            </w:pPr>
            <w:ins w:id="9677" w:author="xh" w:date="2026-10-19T11:07:52+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678" w:author="xh" w:date="2026-10-19T11:07:52+08:00"/>
              </w:rPr>
            </w:pPr>
            <w:ins w:id="9679" w:author="xh" w:date="2026-10-19T11:07:52+08:00">
              <w:r>
                <w:rPr>
                  <w:rFonts w:ascii="Times New Roman" w:hAnsi="Times New Roman" w:eastAsia="宋体"/>
                  <w:b/>
                  <w:sz w:val="18"/>
                </w:rPr>
                <w:t>转接后净负荷/MW</w:t>
              </w:r>
            </w:ins>
          </w:p>
        </w:tc>
      </w:tr>
      <w:tr>
        <w:trPr>
          <w:cantSplit/>
          <w:ins w:id="9656" w:author="xh" w:date="2026-10-19T11:07:5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680" w:author="xh" w:date="2026-10-19T11:07:52+08:00"/>
              </w:rPr>
            </w:pPr>
            <w:ins w:id="9681" w:author="xh" w:date="2026-10-19T11:07:52+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682" w:author="xh" w:date="2026-10-19T11:07:52+08:00"/>
              </w:rPr>
            </w:pPr>
            <w:ins w:id="9683" w:author="xh" w:date="2026-10-19T11:07:52+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684" w:author="xh" w:date="2026-10-19T11:07:52+08:00"/>
              </w:rPr>
            </w:pPr>
            <w:ins w:id="9685" w:author="xh" w:date="2026-10-19T11:07:52+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686" w:author="xh" w:date="2026-10-19T11:07:52+08:00"/>
              </w:rPr>
            </w:pPr>
            <w:ins w:id="9687" w:author="xh" w:date="2026-10-19T11:07:52+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688" w:author="xh" w:date="2026-10-19T11:07:52+08:00"/>
              </w:rPr>
            </w:pPr>
            <w:ins w:id="9689" w:author="xh" w:date="2026-10-19T11:07:5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690" w:author="xh" w:date="2026-10-19T11:07:52+08:00"/>
              </w:rPr>
            </w:pPr>
            <w:ins w:id="9691" w:author="xh" w:date="2026-10-19T11:07:52+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692" w:author="xh" w:date="2026-10-19T11:07:52+08:00"/>
              </w:rPr>
            </w:pPr>
            <w:ins w:id="9693" w:author="xh" w:date="2026-10-19T11:07:52+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694" w:author="xh" w:date="2026-10-19T11:07:52+08:00"/>
              </w:rPr>
            </w:pPr>
            <w:ins w:id="9695" w:author="xh" w:date="2026-10-19T11:07:52+08:00">
              <w:r>
                <w:rPr>
                  <w:rFonts w:ascii="Times New Roman" w:hAnsi="Times New Roman" w:eastAsia="宋体"/>
                  <w:b w:val="0"/>
                  <w:sz w:val="18"/>
                </w:rPr>
                <w:t>—</w:t>
              </w:r>
            </w:ins>
          </w:p>
        </w:tc>
      </w:tr>
      <w:tr>
        <w:trPr>
          <w:cantSplit/>
          <w:ins w:id="9657" w:author="xh" w:date="2026-10-19T11:07:5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696" w:author="xh" w:date="2026-10-19T11:07:52+08:00"/>
              </w:rPr>
            </w:pPr>
            <w:ins w:id="9697" w:author="xh" w:date="2026-10-19T11:07:52+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698" w:author="xh" w:date="2026-10-19T11:07:52+08:00"/>
              </w:rPr>
            </w:pPr>
            <w:ins w:id="9699" w:author="xh" w:date="2026-10-19T11:07:52+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00" w:author="xh" w:date="2026-10-19T11:07:52+08:00"/>
              </w:rPr>
            </w:pPr>
            <w:ins w:id="9701" w:author="xh" w:date="2026-10-19T11:07:52+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02" w:author="xh" w:date="2026-10-19T11:07:52+08:00"/>
              </w:rPr>
            </w:pPr>
            <w:ins w:id="9703" w:author="xh" w:date="2026-10-19T11:07:52+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04" w:author="xh" w:date="2026-10-19T11:07:52+08:00"/>
              </w:rPr>
            </w:pPr>
            <w:ins w:id="9705" w:author="xh" w:date="2026-10-19T11:07:5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06" w:author="xh" w:date="2026-10-19T11:07:52+08:00"/>
              </w:rPr>
            </w:pPr>
            <w:ins w:id="9707" w:author="xh" w:date="2026-10-19T11:07:52+08:00">
              <w:r>
                <w:rPr>
                  <w:rFonts w:ascii="Times New Roman" w:hAnsi="Times New Roman" w:eastAsia="宋体"/>
                  <w:b w:val="0"/>
                  <w:sz w:val="18"/>
                </w:rPr>
                <w:t>0.61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08" w:author="xh" w:date="2026-10-19T11:07:52+08:00"/>
              </w:rPr>
            </w:pPr>
            <w:ins w:id="9709" w:author="xh" w:date="2026-10-19T11:07:5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10" w:author="xh" w:date="2026-10-19T11:07:52+08:00"/>
              </w:rPr>
            </w:pPr>
            <w:ins w:id="9711" w:author="xh" w:date="2026-10-19T11:07:52+08:00">
              <w:r>
                <w:rPr>
                  <w:rFonts w:ascii="Times New Roman" w:hAnsi="Times New Roman" w:eastAsia="宋体"/>
                  <w:b w:val="0"/>
                  <w:sz w:val="18"/>
                </w:rPr>
                <w:t>54.43</w:t>
              </w:r>
            </w:ins>
          </w:p>
        </w:tc>
      </w:tr>
      <w:tr>
        <w:trPr>
          <w:cantSplit/>
          <w:ins w:id="9658" w:author="xh" w:date="2026-10-19T11:07:5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12" w:author="xh" w:date="2026-10-19T11:07:52+08:00"/>
              </w:rPr>
            </w:pPr>
            <w:ins w:id="9713" w:author="xh" w:date="2026-10-19T11:07:52+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14" w:author="xh" w:date="2026-10-19T11:07:52+08:00"/>
              </w:rPr>
            </w:pPr>
            <w:ins w:id="9715" w:author="xh" w:date="2026-10-19T11:07:52+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16" w:author="xh" w:date="2026-10-19T11:07:52+08:00"/>
              </w:rPr>
            </w:pPr>
            <w:ins w:id="9717" w:author="xh" w:date="2026-10-19T11:07:52+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18" w:author="xh" w:date="2026-10-19T11:07:52+08:00"/>
              </w:rPr>
            </w:pPr>
            <w:ins w:id="9719" w:author="xh" w:date="2026-10-19T11:07:52+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20" w:author="xh" w:date="2026-10-19T11:07:52+08:00"/>
              </w:rPr>
            </w:pPr>
            <w:ins w:id="9721" w:author="xh" w:date="2026-10-19T11:07:52+08:00">
              <w:r>
                <w:rPr>
                  <w:rFonts w:ascii="Times New Roman" w:hAnsi="Times New Roman" w:eastAsia="宋体"/>
                  <w:b w:val="0"/>
                  <w:sz w:val="18"/>
                </w:rPr>
                <w:t>12.00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22" w:author="xh" w:date="2026-10-19T11:07:52+08:00"/>
              </w:rPr>
            </w:pPr>
            <w:ins w:id="9723" w:author="xh" w:date="2026-10-19T11:07:5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24" w:author="xh" w:date="2026-10-19T11:07:52+08:00"/>
              </w:rPr>
            </w:pPr>
            <w:ins w:id="9725" w:author="xh" w:date="2026-10-19T11:07:5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26" w:author="xh" w:date="2026-10-19T11:07:52+08:00"/>
              </w:rPr>
            </w:pPr>
            <w:ins w:id="9727" w:author="xh" w:date="2026-10-19T11:07:52+08:00">
              <w:r>
                <w:rPr>
                  <w:rFonts w:ascii="Times New Roman" w:hAnsi="Times New Roman" w:eastAsia="宋体"/>
                  <w:b w:val="0"/>
                  <w:sz w:val="18"/>
                </w:rPr>
                <w:t>67.43</w:t>
              </w:r>
            </w:ins>
          </w:p>
        </w:tc>
      </w:tr>
      <w:tr>
        <w:trPr>
          <w:cantSplit/>
          <w:ins w:id="9659" w:author="xh" w:date="2026-10-19T11:07:5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28" w:author="xh" w:date="2026-10-19T11:07:52+08:00"/>
              </w:rPr>
            </w:pPr>
            <w:ins w:id="9729" w:author="xh" w:date="2026-10-19T11:07:52+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30" w:author="xh" w:date="2026-10-19T11:07:52+08:00"/>
              </w:rPr>
            </w:pPr>
            <w:ins w:id="9731" w:author="xh" w:date="2026-10-19T11:07:52+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32" w:author="xh" w:date="2026-10-19T11:07:52+08:00"/>
              </w:rPr>
            </w:pPr>
            <w:ins w:id="9733" w:author="xh" w:date="2026-10-19T11:07:52+08:00">
              <w:r>
                <w:rPr>
                  <w:rFonts w:ascii="Times New Roman" w:hAnsi="Times New Roman" w:eastAsia="宋体"/>
                  <w:b w:val="0"/>
                  <w:sz w:val="18"/>
                </w:rPr>
                <w:t>50.00+63.00+50.00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34" w:author="xh" w:date="2026-10-19T11:07:52+08:00"/>
              </w:rPr>
            </w:pPr>
            <w:ins w:id="9735" w:author="xh" w:date="2026-10-19T11:07:52+08:00">
              <w:r>
                <w:rPr>
                  <w:rFonts w:ascii="Times New Roman" w:hAnsi="Times New Roman" w:eastAsia="宋体"/>
                  <w:b w:val="0"/>
                  <w:sz w:val="18"/>
                </w:rPr>
                <w:t>163.00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36" w:author="xh" w:date="2026-10-19T11:07:52+08:00"/>
              </w:rPr>
            </w:pPr>
            <w:ins w:id="9737" w:author="xh" w:date="2026-10-19T11:07:52+08:00">
              <w:r>
                <w:rPr>
                  <w:rFonts w:ascii="Times New Roman" w:hAnsi="Times New Roman" w:eastAsia="宋体"/>
                  <w:b w:val="0"/>
                  <w:sz w:val="18"/>
                </w:rPr>
                <w:t>16.60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38" w:author="xh" w:date="2026-10-19T11:07:52+08:00"/>
              </w:rPr>
            </w:pPr>
            <w:ins w:id="9739" w:author="xh" w:date="2026-10-19T11:07:5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40" w:author="xh" w:date="2026-10-19T11:07:52+08:00"/>
              </w:rPr>
            </w:pPr>
            <w:ins w:id="9741" w:author="xh" w:date="2026-10-19T11:07:52+08:00">
              <w:r>
                <w:rPr>
                  <w:rFonts w:ascii="Times New Roman" w:hAnsi="Times New Roman" w:eastAsia="宋体"/>
                  <w:b w:val="0"/>
                  <w:sz w:val="18"/>
                </w:rPr>
                <w:t>7.75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42" w:author="xh" w:date="2026-10-19T11:07:52+08:00"/>
              </w:rPr>
            </w:pPr>
            <w:ins w:id="9743" w:author="xh" w:date="2026-10-19T11:07:52+08:00">
              <w:r>
                <w:rPr>
                  <w:rFonts w:ascii="Times New Roman" w:hAnsi="Times New Roman" w:eastAsia="宋体"/>
                  <w:b w:val="0"/>
                  <w:sz w:val="18"/>
                </w:rPr>
                <w:t>88.87</w:t>
              </w:r>
            </w:ins>
          </w:p>
        </w:tc>
      </w:tr>
      <w:tr>
        <w:trPr>
          <w:cantSplit/>
          <w:ins w:id="9660" w:author="xh" w:date="2026-10-19T11:07:5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44" w:author="xh" w:date="2026-10-19T11:07:52+08:00"/>
              </w:rPr>
            </w:pPr>
            <w:ins w:id="9745" w:author="xh" w:date="2026-10-19T11:07:52+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46" w:author="xh" w:date="2026-10-19T11:07:52+08:00"/>
              </w:rPr>
            </w:pPr>
            <w:ins w:id="9747" w:author="xh" w:date="2026-10-19T11:07:52+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48" w:author="xh" w:date="2026-10-19T11:07:52+08:00"/>
              </w:rPr>
            </w:pPr>
            <w:ins w:id="9749" w:author="xh" w:date="2026-10-19T11:07:52+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50" w:author="xh" w:date="2026-10-19T11:07:52+08:00"/>
              </w:rPr>
            </w:pPr>
            <w:ins w:id="9751" w:author="xh" w:date="2026-10-19T11:07:52+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52" w:author="xh" w:date="2026-10-19T11:07:52+08:00"/>
              </w:rPr>
            </w:pPr>
            <w:ins w:id="9753" w:author="xh" w:date="2026-10-19T11:07:5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54" w:author="xh" w:date="2026-10-19T11:07:52+08:00"/>
              </w:rPr>
            </w:pPr>
            <w:ins w:id="9755" w:author="xh" w:date="2026-10-19T11:07:52+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56" w:author="xh" w:date="2026-10-19T11:07:52+08:00"/>
              </w:rPr>
            </w:pPr>
            <w:ins w:id="9757" w:author="xh" w:date="2026-10-19T11:07:52+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58" w:author="xh" w:date="2026-10-19T11:07:52+08:00"/>
              </w:rPr>
            </w:pPr>
            <w:ins w:id="9759" w:author="xh" w:date="2026-10-19T11:07:52+08:00">
              <w:r>
                <w:rPr>
                  <w:rFonts w:ascii="Times New Roman" w:hAnsi="Times New Roman" w:eastAsia="宋体"/>
                  <w:b w:val="0"/>
                  <w:sz w:val="18"/>
                </w:rPr>
                <w:t>—</w:t>
              </w:r>
            </w:ins>
          </w:p>
        </w:tc>
      </w:tr>
      <w:tr>
        <w:trPr>
          <w:cantSplit/>
          <w:ins w:id="9661" w:author="xh" w:date="2026-10-19T11:07:5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60" w:author="xh" w:date="2026-10-19T11:07:52+08:00"/>
              </w:rPr>
            </w:pPr>
            <w:ins w:id="9761" w:author="xh" w:date="2026-10-19T11:07:52+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62" w:author="xh" w:date="2026-10-19T11:07:52+08:00"/>
              </w:rPr>
            </w:pPr>
            <w:ins w:id="9763" w:author="xh" w:date="2026-10-19T11:07:52+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64" w:author="xh" w:date="2026-10-19T11:07:52+08:00"/>
              </w:rPr>
            </w:pPr>
            <w:ins w:id="9765" w:author="xh" w:date="2026-10-19T11:07:52+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66" w:author="xh" w:date="2026-10-19T11:07:52+08:00"/>
              </w:rPr>
            </w:pPr>
            <w:ins w:id="9767" w:author="xh" w:date="2026-10-19T11:07:52+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68" w:author="xh" w:date="2026-10-19T11:07:52+08:00"/>
              </w:rPr>
            </w:pPr>
            <w:ins w:id="9769" w:author="xh" w:date="2026-10-19T11:07:5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70" w:author="xh" w:date="2026-10-19T11:07:52+08:00"/>
              </w:rPr>
            </w:pPr>
            <w:ins w:id="9771" w:author="xh" w:date="2026-10-19T11:07:5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72" w:author="xh" w:date="2026-10-19T11:07:52+08:00"/>
              </w:rPr>
            </w:pPr>
            <w:ins w:id="9773" w:author="xh" w:date="2026-10-19T11:07:5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74" w:author="xh" w:date="2026-10-19T11:07:52+08:00"/>
              </w:rPr>
            </w:pPr>
            <w:ins w:id="9775" w:author="xh" w:date="2026-10-19T11:07:52+08:00">
              <w:r>
                <w:rPr>
                  <w:rFonts w:ascii="Times New Roman" w:hAnsi="Times New Roman" w:eastAsia="宋体"/>
                  <w:b w:val="0"/>
                  <w:sz w:val="18"/>
                </w:rPr>
                <w:t>55.05</w:t>
              </w:r>
            </w:ins>
          </w:p>
        </w:tc>
      </w:tr>
      <w:tr>
        <w:trPr>
          <w:cantSplit/>
          <w:ins w:id="9662" w:author="xh" w:date="2026-10-19T11:07:5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76" w:author="xh" w:date="2026-10-19T11:07:52+08:00"/>
              </w:rPr>
            </w:pPr>
            <w:ins w:id="9777" w:author="xh" w:date="2026-10-19T11:07:52+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78" w:author="xh" w:date="2026-10-19T11:07:52+08:00"/>
              </w:rPr>
            </w:pPr>
            <w:ins w:id="9779" w:author="xh" w:date="2026-10-19T11:07:52+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80" w:author="xh" w:date="2026-10-19T11:07:52+08:00"/>
              </w:rPr>
            </w:pPr>
            <w:ins w:id="9781" w:author="xh" w:date="2026-10-19T11:07:52+08:00">
              <w:r>
                <w:rPr>
                  <w:rFonts w:ascii="Times New Roman" w:hAnsi="Times New Roman" w:eastAsia="宋体"/>
                  <w:b w:val="0"/>
                  <w:sz w:val="18"/>
                </w:rPr>
                <w:t>50.00+63.00+50.00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82" w:author="xh" w:date="2026-10-19T11:07:52+08:00"/>
              </w:rPr>
            </w:pPr>
            <w:ins w:id="9783" w:author="xh" w:date="2026-10-19T11:07:52+08:00">
              <w:r>
                <w:rPr>
                  <w:rFonts w:ascii="Times New Roman" w:hAnsi="Times New Roman" w:eastAsia="宋体"/>
                  <w:b w:val="0"/>
                  <w:sz w:val="18"/>
                </w:rPr>
                <w:t>163.00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84" w:author="xh" w:date="2026-10-19T11:07:52+08:00"/>
              </w:rPr>
            </w:pPr>
            <w:ins w:id="9785" w:author="xh" w:date="2026-10-19T11:07:5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86" w:author="xh" w:date="2026-10-19T11:07:52+08:00"/>
              </w:rPr>
            </w:pPr>
            <w:ins w:id="9787" w:author="xh" w:date="2026-10-19T11:07:5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88" w:author="xh" w:date="2026-10-19T11:07:52+08:00"/>
              </w:rPr>
            </w:pPr>
            <w:ins w:id="9789" w:author="xh" w:date="2026-10-19T11:07:5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9790" w:author="xh" w:date="2026-10-19T11:07:52+08:00"/>
              </w:rPr>
            </w:pPr>
            <w:ins w:id="9791" w:author="xh" w:date="2026-10-19T11:07:52+08:00">
              <w:r>
                <w:rPr>
                  <w:rFonts w:ascii="Times New Roman" w:hAnsi="Times New Roman" w:eastAsia="宋体"/>
                  <w:b w:val="0"/>
                  <w:sz w:val="18"/>
                </w:rPr>
                <w:t>67.43</w:t>
              </w:r>
            </w:ins>
          </w:p>
        </w:tc>
      </w:tr>
      <w:tr>
        <w:trPr>
          <w:cantSplit/>
          <w:ins w:id="9663" w:author="xh" w:date="2026-10-19T11:07:52+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792" w:author="xh" w:date="2026-10-19T11:07:52+08:00"/>
              </w:rPr>
            </w:pPr>
            <w:ins w:id="9793" w:author="xh" w:date="2026-10-19T11:07:52+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794" w:author="xh" w:date="2026-10-19T11:07:52+08:00"/>
              </w:rPr>
            </w:pPr>
            <w:ins w:id="9795" w:author="xh" w:date="2026-10-19T11:07:52+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796" w:author="xh" w:date="2026-10-19T11:07:52+08:00"/>
              </w:rPr>
            </w:pPr>
            <w:ins w:id="9797" w:author="xh" w:date="2026-10-19T11:07:52+08:00">
              <w:r>
                <w:rPr>
                  <w:rFonts w:ascii="Times New Roman" w:hAnsi="Times New Roman" w:eastAsia="宋体"/>
                  <w:b w:val="0"/>
                  <w:sz w:val="18"/>
                </w:rPr>
                <w:t>50.00+63.00+50.00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798" w:author="xh" w:date="2026-10-19T11:07:52+08:00"/>
              </w:rPr>
            </w:pPr>
            <w:ins w:id="9799" w:author="xh" w:date="2026-10-19T11:07:52+08:00">
              <w:r>
                <w:rPr>
                  <w:rFonts w:ascii="Times New Roman" w:hAnsi="Times New Roman" w:eastAsia="宋体"/>
                  <w:b w:val="0"/>
                  <w:sz w:val="18"/>
                </w:rPr>
                <w:t>163.00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800" w:author="xh" w:date="2026-10-19T11:07:52+08:00"/>
              </w:rPr>
            </w:pPr>
            <w:ins w:id="9801" w:author="xh" w:date="2026-10-19T11:07:52+08:00">
              <w:r>
                <w:rPr>
                  <w:rFonts w:ascii="Times New Roman" w:hAnsi="Times New Roman" w:eastAsia="宋体"/>
                  <w:b w:val="0"/>
                  <w:sz w:val="18"/>
                </w:rPr>
                <w:t>2.90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802" w:author="xh" w:date="2026-10-19T11:07:52+08:00"/>
              </w:rPr>
            </w:pPr>
            <w:ins w:id="9803" w:author="xh" w:date="2026-10-19T11:07:52+08:00">
              <w:r>
                <w:rPr>
                  <w:rFonts w:ascii="Times New Roman" w:hAnsi="Times New Roman" w:eastAsia="宋体"/>
                  <w:b w:val="0"/>
                  <w:sz w:val="18"/>
                </w:rPr>
                <w:t>0.90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804" w:author="xh" w:date="2026-10-19T11:07:52+08:00"/>
              </w:rPr>
            </w:pPr>
            <w:ins w:id="9805" w:author="xh" w:date="2026-10-19T11:07:52+08:00">
              <w:r>
                <w:rPr>
                  <w:rFonts w:ascii="Times New Roman" w:hAnsi="Times New Roman" w:eastAsia="宋体"/>
                  <w:b w:val="0"/>
                  <w:sz w:val="18"/>
                </w:rPr>
                <w:t>5.15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9806" w:author="xh" w:date="2026-10-19T11:07:52+08:00"/>
              </w:rPr>
            </w:pPr>
            <w:ins w:id="9807" w:author="xh" w:date="2026-10-19T11:07:52+08:00">
              <w:r>
                <w:rPr>
                  <w:rFonts w:ascii="Times New Roman" w:hAnsi="Times New Roman" w:eastAsia="宋体"/>
                  <w:b w:val="0"/>
                  <w:sz w:val="18"/>
                </w:rPr>
                <w:t>85.37</w:t>
              </w:r>
            </w:ins>
          </w:p>
        </w:tc>
      </w:tr>
    </w:tbl>
    <w:p w14:paraId="7E875F37">
      <w:pPr>
        <w:pStyle w:val="2"/>
        <w:widowControl/>
        <w:spacing w:before="0" w:after="0" w:line="348" w:lineRule="exact"/>
        <w:ind w:firstLine="480"/>
        <w:jc w:val="both"/>
      </w:pPr>
      <w:r>
        <w:rPr>
          <w:rFonts w:ascii="Times New Roman" w:hAnsi="Times New Roman" w:eastAsia="方正仿宋_GBK"/>
          <w:b w:val="0"/>
          <w:sz w:val="24"/>
        </w:rPr>
        <w:t xml:space="preserve">20</w:t>
      </w:r>
      <w:ins w:id="9808" w:author="xh" w:date="2026-10-19T11:08:32+08:00">
        <w:r>
          <w:rPr>
            <w:rFonts w:ascii="Times New Roman" w:hAnsi="Times New Roman" w:eastAsia="方正仿宋_GBK"/>
            <w:b w:val="0"/>
            <w:sz w:val="24"/>
          </w:rPr>
          <w:t xml:space="preserve">3</w:t>
        </w:r>
      </w:ins>
      <w:del w:id="9809" w:author="xh" w:date="2026-10-19T11:08:32+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9810" w:author="xh" w:date="2026-10-19T11:08:32+08:00">
        <w:r>
          <w:rPr>
            <w:rFonts w:ascii="Times New Roman" w:hAnsi="Times New Roman" w:eastAsia="方正仿宋_GBK"/>
            <w:b w:val="0"/>
            <w:sz w:val="24"/>
          </w:rPr>
          <w:t xml:space="preserve">最大单台主变N-1后</w:t>
        </w:r>
      </w:ins>
      <w:del w:id="9811" w:author="xh" w:date="2026-10-19T11:08:32+08:00">
        <w:r>
          <w:rPr>
            <w:rFonts w:ascii="Times New Roman" w:hAnsi="Times New Roman" w:eastAsia="方正仿宋_GBK"/>
            <w:b w:val="0"/>
            <w:sz w:val="24"/>
          </w:rPr>
          <w:delText xml:space="preserve">区域正向峰值正常工况下</w:delText>
        </w:r>
      </w:del>
      <w:r>
        <w:rPr>
          <w:rFonts w:ascii="Times New Roman" w:hAnsi="Times New Roman" w:eastAsia="方正仿宋_GBK"/>
          <w:b w:val="0"/>
          <w:sz w:val="24"/>
        </w:rPr>
        <w:t xml:space="preserve">，</w:t>
      </w:r>
      <w:ins w:id="9812" w:author="xh" w:date="2026-10-19T11:08:32+08:00">
        <w:r>
          <w:rPr>
            <w:rFonts w:ascii="Times New Roman" w:hAnsi="Times New Roman" w:eastAsia="方正仿宋_GBK"/>
            <w:b w:val="0"/>
            <w:sz w:val="24"/>
          </w:rPr>
          <w:t xml:space="preserve">弹性方案剩余主变容量为10</w:t>
        </w:r>
      </w:ins>
      <w:del w:id="9813" w:author="xh" w:date="2026-10-19T11:08:32+08:00">
        <w:r>
          <w:rPr>
            <w:rFonts w:ascii="Times New Roman" w:hAnsi="Times New Roman" w:eastAsia="方正仿宋_GBK"/>
            <w:b w:val="0"/>
            <w:sz w:val="24"/>
          </w:rPr>
          <w:delText xml:space="preserve">本站转出</w:delText>
        </w:r>
      </w:del>
      <w:r>
        <w:rPr>
          <w:rFonts w:ascii="Times New Roman" w:hAnsi="Times New Roman" w:eastAsia="方正仿宋_GBK"/>
          <w:b w:val="0"/>
          <w:sz w:val="24"/>
        </w:rPr>
        <w:t xml:space="preserve">0.00 M</w:t>
      </w:r>
      <w:ins w:id="9814" w:author="xh" w:date="2026-10-19T11:08:32+08:00">
        <w:r>
          <w:rPr>
            <w:rFonts w:ascii="Times New Roman" w:hAnsi="Times New Roman" w:eastAsia="方正仿宋_GBK"/>
            <w:b w:val="0"/>
            <w:sz w:val="24"/>
          </w:rPr>
          <w:t xml:space="preserve">VA，按0.95功率因数折算为95.00 MW。储能正向有效支撑功率为2.37 MW、反向有效吸收功率为2.90 MW。全年本站故障工况中最小余量为0.39 MW。该小时按采用的固定区段预案，本站转出-30.23 M</w:t>
        </w:r>
      </w:ins>
      <w:r>
        <w:rPr>
          <w:rFonts w:ascii="Times New Roman" w:hAnsi="Times New Roman" w:eastAsia="方正仿宋_GBK"/>
          <w:b w:val="0"/>
          <w:sz w:val="24"/>
        </w:rPr>
        <w:t xml:space="preserve">W、承接</w:t>
      </w:r>
      <w:ins w:id="9815" w:author="xh" w:date="2026-10-19T11:08:32+08:00">
        <w:r>
          <w:rPr>
            <w:rFonts w:ascii="Times New Roman" w:hAnsi="Times New Roman" w:eastAsia="方正仿宋_GBK"/>
            <w:b w:val="0"/>
            <w:sz w:val="24"/>
          </w:rPr>
          <w:t xml:space="preserve">1</w:t>
        </w:r>
      </w:ins>
      <w:del w:id="9816" w:author="xh" w:date="2026-10-19T11:08:32+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9817" w:author="xh" w:date="2026-10-19T11:08:32+08:00">
        <w:r>
          <w:rPr>
            <w:rFonts w:ascii="Times New Roman" w:hAnsi="Times New Roman" w:eastAsia="方正仿宋_GBK"/>
            <w:b w:val="0"/>
            <w:sz w:val="24"/>
          </w:rPr>
          <w:t xml:space="preserve">83</w:t>
        </w:r>
      </w:ins>
      <w:del w:id="9818" w:author="xh" w:date="2026-10-19T11:08:32+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MW，转接后净负荷为</w:t>
      </w:r>
      <w:ins w:id="9819" w:author="xh" w:date="2026-10-19T11:08:32+08:00">
        <w:r>
          <w:rPr>
            <w:rFonts w:ascii="Times New Roman" w:hAnsi="Times New Roman" w:eastAsia="方正仿宋_GBK"/>
            <w:b w:val="0"/>
            <w:sz w:val="24"/>
          </w:rPr>
          <w:t xml:space="preserve">-97.</w:t>
        </w:r>
      </w:ins>
      <w:r>
        <w:rPr>
          <w:rFonts w:ascii="Times New Roman" w:hAnsi="Times New Roman" w:eastAsia="方正仿宋_GBK"/>
          <w:b w:val="0"/>
          <w:sz w:val="24"/>
        </w:rPr>
        <w:t xml:space="preserve">5</w:t>
      </w:r>
      <w:ins w:id="9820" w:author="xh" w:date="2026-10-19T11:08:32+08:00">
        <w:r>
          <w:rPr>
            <w:rFonts w:ascii="Times New Roman" w:hAnsi="Times New Roman" w:eastAsia="方正仿宋_GBK"/>
            <w:b w:val="0"/>
            <w:sz w:val="24"/>
          </w:rPr>
          <w:t xml:space="preserve">1</w:t>
        </w:r>
      </w:ins>
      <w:del w:id="9821" w:author="xh" w:date="2026-10-19T11:08:32+08:00">
        <w:r>
          <w:rPr>
            <w:rFonts w:ascii="Times New Roman" w:hAnsi="Times New Roman" w:eastAsia="方正仿宋_GBK"/>
            <w:b w:val="0"/>
            <w:sz w:val="24"/>
          </w:rPr>
          <w:delText xml:space="preserve">5.05 MW，区域最低净负荷工况下为-35.45</w:delText>
        </w:r>
      </w:del>
      <w:r>
        <w:rPr>
          <w:rFonts w:ascii="Times New Roman" w:hAnsi="Times New Roman" w:eastAsia="方正仿宋_GBK"/>
          <w:b w:val="0"/>
          <w:sz w:val="24"/>
        </w:rPr>
        <w:t xml:space="preserve"> MW。</w:t>
      </w:r>
      <w:ins w:id="9822" w:author="xh" w:date="2026-10-19T11:08:32+08:00">
        <w:r>
          <w:rPr>
            <w:rFonts w:ascii="Times New Roman" w:hAnsi="Times New Roman" w:eastAsia="方正仿宋_GBK"/>
            <w:b w:val="0"/>
            <w:sz w:val="24"/>
          </w:rPr>
          <w:t xml:space="preserve">其中与河湾变之间的主要通道承担8.64 MW净功率转接，使用既有通道。</w:t>
        </w:r>
      </w:ins>
    </w:p>
    <w:p w14:paraId="72EA680D">
      <w:pPr>
        <w:pStyle w:val="2"/>
        <w:widowControl/>
        <w:spacing w:before="0" w:after="0" w:line="348" w:lineRule="exact"/>
        <w:ind w:firstLine="480"/>
        <w:jc w:val="both"/>
      </w:pPr>
      <w:ins w:id="9823" w:author="xh" w:date="2026-10-19T11:09:11+08:00">
        <w:r>
          <w:rPr>
            <w:rFonts w:ascii="Times New Roman" w:hAnsi="Times New Roman" w:eastAsia="方正仿宋_GBK"/>
            <w:b w:val="0"/>
            <w:sz w:val="24"/>
          </w:rPr>
          <w:t xml:space="preserve">两方案</w:t>
        </w:r>
      </w:ins>
      <w:del w:id="9824" w:author="xh" w:date="2026-10-19T11:09:11+08:00">
        <w:r>
          <w:rPr>
            <w:rFonts w:ascii="Times New Roman" w:hAnsi="Times New Roman" w:eastAsia="方正仿宋_GBK"/>
            <w:b w:val="0"/>
            <w:sz w:val="24"/>
          </w:rPr>
          <w:delText xml:space="preserve">按最大单台主变N-1校核，</w:delText>
        </w:r>
      </w:del>
      <w:r>
        <w:rPr>
          <w:rFonts w:ascii="Times New Roman" w:hAnsi="Times New Roman" w:eastAsia="方正仿宋_GBK"/>
          <w:b w:val="0"/>
          <w:sz w:val="24"/>
        </w:rPr>
        <w:t xml:space="preserve">本站</w:t>
      </w:r>
      <w:ins w:id="9825" w:author="xh" w:date="2026-10-19T11:09:11+08:00">
        <w:r>
          <w:rPr>
            <w:rFonts w:ascii="Times New Roman" w:hAnsi="Times New Roman" w:eastAsia="方正仿宋_GBK"/>
            <w:b w:val="0"/>
            <w:sz w:val="24"/>
          </w:rPr>
          <w:t xml:space="preserve">储能额定功率相差13</w:t>
        </w:r>
      </w:ins>
      <w:del w:id="9826" w:author="xh" w:date="2026-10-19T11:09:11+08:00">
        <w:r>
          <w:rPr>
            <w:rFonts w:ascii="Times New Roman" w:hAnsi="Times New Roman" w:eastAsia="方正仿宋_GBK"/>
            <w:b w:val="0"/>
            <w:sz w:val="24"/>
          </w:rPr>
          <w:delText xml:space="preserve">剩余容量为20</w:delText>
        </w:r>
      </w:del>
      <w:r>
        <w:rPr>
          <w:rFonts w:ascii="Times New Roman" w:hAnsi="Times New Roman" w:eastAsia="方正仿宋_GBK"/>
          <w:b w:val="0"/>
          <w:sz w:val="24"/>
        </w:rPr>
        <w:t xml:space="preserve">.</w:t>
      </w:r>
      <w:ins w:id="9827" w:author="xh" w:date="2026-10-19T11:09:11+08:00">
        <w:r>
          <w:rPr>
            <w:rFonts w:ascii="Times New Roman" w:hAnsi="Times New Roman" w:eastAsia="方正仿宋_GBK"/>
            <w:b w:val="0"/>
            <w:sz w:val="24"/>
          </w:rPr>
          <w:t xml:space="preserve">7</w:t>
        </w:r>
      </w:ins>
      <w:del w:id="9828" w:author="xh" w:date="2026-10-19T11:09:11+08:00">
        <w:r>
          <w:rPr>
            <w:rFonts w:ascii="Times New Roman" w:hAnsi="Times New Roman" w:eastAsia="方正仿宋_GBK"/>
            <w:b w:val="0"/>
            <w:sz w:val="24"/>
          </w:rPr>
          <w:delText xml:space="preserve">00 MVA，两代表工况重新转供后的本站净负荷分别为19.00 MW、-19.0</w:delText>
        </w:r>
      </w:del>
      <w:r>
        <w:rPr>
          <w:rFonts w:ascii="Times New Roman" w:hAnsi="Times New Roman" w:eastAsia="方正仿宋_GBK"/>
          <w:b w:val="0"/>
          <w:sz w:val="24"/>
        </w:rPr>
        <w:t xml:space="preserve">0 MW，</w:t>
      </w:r>
      <w:ins w:id="9829" w:author="xh" w:date="2026-10-19T11:09:11+08:00">
        <w:r>
          <w:rPr>
            <w:rFonts w:ascii="Times New Roman" w:hAnsi="Times New Roman" w:eastAsia="方正仿宋_GBK"/>
            <w:b w:val="0"/>
            <w:sz w:val="24"/>
          </w:rPr>
          <w:t xml:space="preserve">差额与所列主变组合及年度固定转接任务共同形成局部供电安排</w:t>
        </w:r>
      </w:ins>
      <w:del w:id="9830" w:author="xh" w:date="2026-10-19T11:09:11+08:00">
        <w:r>
          <w:rPr>
            <w:rFonts w:ascii="Times New Roman" w:hAnsi="Times New Roman" w:eastAsia="方正仿宋_GBK"/>
            <w:b w:val="0"/>
            <w:sz w:val="24"/>
          </w:rPr>
          <w:delText xml:space="preserve">两方向最小容量余量为0.00 MW，正向储能有效支撑功率为0.00 MW</w:delText>
        </w:r>
      </w:del>
      <w:r>
        <w:rPr>
          <w:rFonts w:ascii="Times New Roman" w:hAnsi="Times New Roman" w:eastAsia="方正仿宋_GBK"/>
          <w:b w:val="0"/>
          <w:sz w:val="24"/>
        </w:rPr>
        <w:t xml:space="preserve">。</w:t>
      </w:r>
    </w:p>
    <w:p w14:paraId="17E565B4">
      <w:pPr>
        <w:pStyle w:val="2"/>
        <w:widowControl/>
        <w:spacing w:before="0" w:after="0" w:line="348" w:lineRule="exact"/>
        <w:ind w:firstLine="480"/>
        <w:jc w:val="both"/>
        <w:rPr>
          <w:del w:id="9831" w:author="xh" w:date="2026-10-19T11:09:50+08:00"/>
        </w:rPr>
      </w:pPr>
      <w:del w:id="9832" w:author="xh" w:date="2026-10-19T11:09:50+08:00">
        <w:r>
          <w:rPr>
            <w:rFonts w:ascii="Times New Roman" w:hAnsi="Times New Roman" w:eastAsia="方正仿宋_GBK"/>
            <w:b w:val="0"/>
            <w:sz w:val="24"/>
          </w:rPr>
          <w:delText>四年校核截面中，本站绝对功率最大的工况出现在2025年，转接前为59.52 MW，主要表现为正向受电需求，该年设备在最大单台主变N-1后剩余容量为20.00 MVA。故障方式下本站转出40.52 MW、承接0.00 MW，其中与议堂变之间的主要转出功率为12.49 MW，转接后净负荷为19.00 MW。这一工况通过邻站分担本站故障后的正向负荷。</w:delText>
        </w:r>
      </w:del>
    </w:p>
    <w:p w14:paraId="4941FA72">
      <w:pPr>
        <w:pStyle w:val="7"/>
        <w:keepNext/>
        <w:numPr>
          <w:ilvl w:val="0"/>
          <w:numId w:val="0"/>
        </w:numPr>
        <w:spacing w:before="160" w:after="120" w:line="360" w:lineRule="exact"/>
        <w:ind w:firstLine="0"/>
      </w:pPr>
      <w:bookmarkStart w:id="207" w:name="二庙变规划分析"/>
      <w:r>
        <w:rPr>
          <w:rFonts w:ascii="Times New Roman" w:hAnsi="Times New Roman" w:eastAsia="方正仿宋_GBK"/>
          <w:b/>
          <w:sz w:val="24"/>
        </w:rPr>
        <w:t>二庙变规划分析</w:t>
      </w:r>
      <w:bookmarkEnd w:id="207"/>
    </w:p>
    <w:p w14:paraId="79352F3E">
      <w:pPr>
        <w:pStyle w:val="115"/>
        <w:widowControl/>
        <w:spacing w:before="0" w:after="0" w:line="348" w:lineRule="exact"/>
        <w:ind w:firstLine="480"/>
        <w:jc w:val="both"/>
      </w:pPr>
      <w:r>
        <w:rPr>
          <w:rFonts w:ascii="Times New Roman" w:hAnsi="Times New Roman" w:eastAsia="方正仿宋_GBK"/>
          <w:b w:val="0"/>
          <w:sz w:val="24"/>
        </w:rPr>
        <w:t xml:space="preserve">该站</w:t>
      </w:r>
      <w:ins w:id="9833" w:author="xh" w:date="2026-10-19T11:10:30+08:00">
        <w:r>
          <w:rPr>
            <w:rFonts w:ascii="Times New Roman" w:hAnsi="Times New Roman" w:eastAsia="方正仿宋_GBK"/>
            <w:b w:val="0"/>
            <w:sz w:val="24"/>
          </w:rPr>
          <w:t xml:space="preserve">2021年主变组合为80.00+80.00 MVA。弹性方案2022—2035年保留</w:t>
        </w:r>
      </w:ins>
      <w:r>
        <w:rPr>
          <w:rFonts w:ascii="Times New Roman" w:hAnsi="Times New Roman" w:eastAsia="方正仿宋_GBK"/>
          <w:b w:val="0"/>
          <w:sz w:val="24"/>
        </w:rPr>
        <w:t xml:space="preserve">初始主变组合</w:t>
      </w:r>
      <w:ins w:id="9834" w:author="xh" w:date="2026-10-19T11:10:30+08:00">
        <w:r>
          <w:rPr>
            <w:rFonts w:ascii="Times New Roman" w:hAnsi="Times New Roman" w:eastAsia="方正仿宋_GBK"/>
            <w:b w:val="0"/>
            <w:sz w:val="24"/>
          </w:rPr>
          <w:t xml:space="preserve">。储能按本地支撑需求分批增加，新增额定功率</w:t>
        </w:r>
      </w:ins>
      <w:r>
        <w:rPr>
          <w:rFonts w:ascii="Times New Roman" w:hAnsi="Times New Roman" w:eastAsia="方正仿宋_GBK"/>
          <w:b w:val="0"/>
          <w:sz w:val="24"/>
        </w:rPr>
        <w:t xml:space="preserve">为</w:t>
      </w:r>
      <w:ins w:id="9835" w:author="xh" w:date="2026-10-19T11:10:30+08:00">
        <w:r>
          <w:rPr>
            <w:rFonts w:ascii="Times New Roman" w:hAnsi="Times New Roman" w:eastAsia="方正仿宋_GBK"/>
            <w:b w:val="0"/>
            <w:sz w:val="24"/>
          </w:rPr>
          <w:t xml:space="preserve">2029年0.</w:t>
        </w:r>
      </w:ins>
      <w:r>
        <w:rPr>
          <w:rFonts w:ascii="Times New Roman" w:hAnsi="Times New Roman" w:eastAsia="方正仿宋_GBK"/>
          <w:b w:val="0"/>
          <w:sz w:val="24"/>
        </w:rPr>
        <w:t xml:space="preserve">3</w:t>
      </w:r>
      <w:del w:id="9836" w:author="xh" w:date="2026-10-19T11:10:30+08:00">
        <w:r>
          <w:rPr>
            <w:rFonts w:ascii="Times New Roman" w:hAnsi="Times New Roman" w:eastAsia="方正仿宋_GBK"/>
            <w:b w:val="0"/>
            <w:sz w:val="24"/>
          </w:rPr>
          <w:delText xml:space="preserve">1.5+8</w:delText>
        </w:r>
      </w:del>
      <w:r>
        <w:rPr>
          <w:rFonts w:ascii="Times New Roman" w:hAnsi="Times New Roman" w:eastAsia="方正仿宋_GBK"/>
          <w:b w:val="0"/>
          <w:sz w:val="24"/>
        </w:rPr>
        <w:t xml:space="preserve">0 M</w:t>
      </w:r>
      <w:ins w:id="9837" w:author="xh" w:date="2026-10-19T11:10:30+08:00">
        <w:r>
          <w:rPr>
            <w:rFonts w:ascii="Times New Roman" w:hAnsi="Times New Roman" w:eastAsia="方正仿宋_GBK"/>
            <w:b w:val="0"/>
            <w:sz w:val="24"/>
          </w:rPr>
          <w:t xml:space="preserve">W、</w:t>
        </w:r>
      </w:ins>
      <w:del w:id="9838" w:author="xh" w:date="2026-10-19T11:10:30+08:00">
        <w:r>
          <w:rPr>
            <w:rFonts w:ascii="Times New Roman" w:hAnsi="Times New Roman" w:eastAsia="方正仿宋_GBK"/>
            <w:b w:val="0"/>
            <w:sz w:val="24"/>
          </w:rPr>
          <w:delText xml:space="preserve">VA，弹性方案四年均保留该组合，并于</w:delText>
        </w:r>
      </w:del>
      <w:r>
        <w:rPr>
          <w:rFonts w:ascii="Times New Roman" w:hAnsi="Times New Roman" w:eastAsia="方正仿宋_GBK"/>
          <w:b w:val="0"/>
          <w:sz w:val="24"/>
        </w:rPr>
        <w:t xml:space="preserve">20</w:t>
      </w:r>
      <w:ins w:id="9839" w:author="xh" w:date="2026-10-19T11:10:30+08:00">
        <w:r>
          <w:rPr>
            <w:rFonts w:ascii="Times New Roman" w:hAnsi="Times New Roman" w:eastAsia="方正仿宋_GBK"/>
            <w:b w:val="0"/>
            <w:sz w:val="24"/>
          </w:rPr>
          <w:t xml:space="preserve">3</w:t>
        </w:r>
      </w:ins>
      <w:r>
        <w:rPr>
          <w:rFonts w:ascii="Times New Roman" w:hAnsi="Times New Roman" w:eastAsia="方正仿宋_GBK"/>
          <w:b w:val="0"/>
          <w:sz w:val="24"/>
        </w:rPr>
        <w:t xml:space="preserve">2</w:t>
      </w:r>
      <w:del w:id="9840" w:author="xh" w:date="2026-10-19T11:10:30+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年</w:t>
      </w:r>
      <w:del w:id="9841" w:author="xh" w:date="2026-10-19T11:10:30+08:00">
        <w:r>
          <w:rPr>
            <w:rFonts w:ascii="Times New Roman" w:hAnsi="Times New Roman" w:eastAsia="方正仿宋_GBK"/>
            <w:b w:val="0"/>
            <w:sz w:val="24"/>
          </w:rPr>
          <w:delText xml:space="preserve">新增</w:delText>
        </w:r>
      </w:del>
      <w:r>
        <w:rPr>
          <w:rFonts w:ascii="Times New Roman" w:hAnsi="Times New Roman" w:eastAsia="方正仿宋_GBK"/>
          <w:b w:val="0"/>
          <w:sz w:val="24"/>
        </w:rPr>
        <w:t xml:space="preserve">0.40 MW</w:t>
      </w:r>
      <w:ins w:id="9842" w:author="xh" w:date="2026-10-19T11:10:30+08:00">
        <w:r>
          <w:rPr>
            <w:rFonts w:ascii="Times New Roman" w:hAnsi="Times New Roman" w:eastAsia="方正仿宋_GBK"/>
            <w:b w:val="0"/>
            <w:sz w:val="24"/>
          </w:rPr>
          <w:t xml:space="preserve">、2034年0.10 MW、2035年3.30 MW</w:t>
        </w:r>
      </w:ins>
      <w:del w:id="9843" w:author="xh" w:date="2026-10-19T11:10:30+08:00">
        <w:r>
          <w:rPr>
            <w:rFonts w:ascii="Times New Roman" w:hAnsi="Times New Roman" w:eastAsia="方正仿宋_GBK"/>
            <w:b w:val="0"/>
            <w:sz w:val="24"/>
          </w:rPr>
          <w:delText xml:space="preserve">储能</w:delText>
        </w:r>
      </w:del>
      <w:r>
        <w:rPr>
          <w:rFonts w:ascii="Times New Roman" w:hAnsi="Times New Roman" w:eastAsia="方正仿宋_GBK"/>
          <w:b w:val="0"/>
          <w:sz w:val="24"/>
        </w:rPr>
        <w:t xml:space="preserve">。</w:t>
      </w:r>
    </w:p>
    <w:p w14:paraId="2C131EB9">
      <w:pPr>
        <w:pStyle w:val="2"/>
        <w:widowControl/>
        <w:spacing w:before="0" w:after="0" w:line="348" w:lineRule="exact"/>
        <w:ind w:firstLine="480"/>
        <w:jc w:val="both"/>
      </w:pPr>
      <w:r>
        <w:rPr>
          <w:rFonts w:ascii="Times New Roman" w:hAnsi="Times New Roman" w:eastAsia="方正仿宋_GBK"/>
          <w:b w:val="0"/>
          <w:sz w:val="24"/>
        </w:rPr>
        <w:t xml:space="preserve">2025年</w:t>
      </w:r>
      <w:del w:id="9844" w:author="xh" w:date="2026-10-19T11:11:09+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最大正向、反向净负荷分别为103.56 MW、0.00 MW</w:t>
      </w:r>
      <w:ins w:id="9845" w:author="xh" w:date="2026-10-19T11:11:09+08:00">
        <w:r>
          <w:rPr>
            <w:rFonts w:ascii="Times New Roman" w:hAnsi="Times New Roman" w:eastAsia="方正仿宋_GBK"/>
            <w:b w:val="0"/>
            <w:sz w:val="24"/>
          </w:rPr>
          <w:t xml:space="preserve">，2035年分别为152.61 MW、28.13 MW</w:t>
        </w:r>
      </w:ins>
      <w:r>
        <w:rPr>
          <w:rFonts w:ascii="Times New Roman" w:hAnsi="Times New Roman" w:eastAsia="方正仿宋_GBK"/>
          <w:b w:val="0"/>
          <w:sz w:val="24"/>
        </w:rPr>
        <w:t xml:space="preserve">。</w:t>
      </w:r>
      <w:ins w:id="9846" w:author="xh" w:date="2026-10-19T11:11:09+08:00">
        <w:r>
          <w:rPr>
            <w:rFonts w:ascii="Times New Roman" w:hAnsi="Times New Roman" w:eastAsia="方正仿宋_GBK"/>
            <w:b w:val="0"/>
            <w:sz w:val="24"/>
          </w:rPr>
          <w:t xml:space="preserve">2035年</w:t>
        </w:r>
      </w:ins>
      <w:del w:id="9847" w:author="xh" w:date="2026-10-19T11:11:09+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9848" w:author="xh" w:date="2026-10-19T11:11:09+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9849" w:author="xh" w:date="2026-10-19T11:11:09+08:00">
        <w:r>
          <w:rPr>
            <w:rFonts w:ascii="Times New Roman" w:hAnsi="Times New Roman" w:eastAsia="方正仿宋_GBK"/>
            <w:b w:val="0"/>
            <w:sz w:val="24"/>
          </w:rPr>
          <w:delText xml:space="preserve">为</w:delText>
        </w:r>
      </w:del>
      <w:r>
        <w:rPr>
          <w:rFonts w:ascii="Times New Roman" w:hAnsi="Times New Roman" w:eastAsia="方正仿宋_GBK"/>
          <w:b w:val="0"/>
          <w:sz w:val="24"/>
        </w:rPr>
        <w:t xml:space="preserve">1</w:t>
      </w:r>
      <w:ins w:id="9850" w:author="xh" w:date="2026-10-19T11:11:09+08:00">
        <w:r>
          <w:rPr>
            <w:rFonts w:ascii="Times New Roman" w:hAnsi="Times New Roman" w:eastAsia="方正仿宋_GBK"/>
            <w:b w:val="0"/>
            <w:sz w:val="24"/>
          </w:rPr>
          <w:t xml:space="preserve">60</w:t>
        </w:r>
      </w:ins>
      <w:del w:id="9851" w:author="xh" w:date="2026-10-19T11:11:09+08:00">
        <w:r>
          <w:rPr>
            <w:rFonts w:ascii="Times New Roman" w:hAnsi="Times New Roman" w:eastAsia="方正仿宋_GBK"/>
            <w:b w:val="0"/>
            <w:sz w:val="24"/>
          </w:rPr>
          <w:delText xml:space="preserve">11</w:delText>
        </w:r>
      </w:del>
      <w:r>
        <w:rPr>
          <w:rFonts w:ascii="Times New Roman" w:hAnsi="Times New Roman" w:eastAsia="方正仿宋_GBK"/>
          <w:b w:val="0"/>
          <w:sz w:val="24"/>
        </w:rPr>
        <w:t xml:space="preserve">.</w:t>
      </w:r>
      <w:ins w:id="9852" w:author="xh" w:date="2026-10-19T11:11:09+08:00">
        <w:r>
          <w:rPr>
            <w:rFonts w:ascii="Times New Roman" w:hAnsi="Times New Roman" w:eastAsia="方正仿宋_GBK"/>
            <w:b w:val="0"/>
            <w:sz w:val="24"/>
          </w:rPr>
          <w:t xml:space="preserve">0</w:t>
        </w:r>
      </w:ins>
      <w:del w:id="9853" w:author="xh" w:date="2026-10-19T11:11:09+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 MVA、储能额定功率</w:t>
      </w:r>
      <w:ins w:id="9854" w:author="xh" w:date="2026-10-19T11:11:09+08:00">
        <w:r>
          <w:rPr>
            <w:rFonts w:ascii="Times New Roman" w:hAnsi="Times New Roman" w:eastAsia="方正仿宋_GBK"/>
            <w:b w:val="0"/>
            <w:sz w:val="24"/>
          </w:rPr>
          <w:t xml:space="preserve">1</w:t>
        </w:r>
      </w:ins>
      <w:del w:id="9855" w:author="xh" w:date="2026-10-19T11:11:09+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9856" w:author="xh" w:date="2026-10-19T11:11:09+08:00">
        <w:r>
          <w:rPr>
            <w:rFonts w:ascii="Times New Roman" w:hAnsi="Times New Roman" w:eastAsia="方正仿宋_GBK"/>
            <w:b w:val="0"/>
            <w:sz w:val="24"/>
          </w:rPr>
          <w:t xml:space="preserve">6</w:t>
        </w:r>
      </w:ins>
      <w:del w:id="9857" w:author="xh" w:date="2026-10-19T11:11:09+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MW，弹性方案分别为1</w:t>
      </w:r>
      <w:ins w:id="9858" w:author="xh" w:date="2026-10-19T11:11:09+08:00">
        <w:r>
          <w:rPr>
            <w:rFonts w:ascii="Times New Roman" w:hAnsi="Times New Roman" w:eastAsia="方正仿宋_GBK"/>
            <w:b w:val="0"/>
            <w:sz w:val="24"/>
          </w:rPr>
          <w:t xml:space="preserve">60</w:t>
        </w:r>
      </w:ins>
      <w:del w:id="9859" w:author="xh" w:date="2026-10-19T11:11:09+08:00">
        <w:r>
          <w:rPr>
            <w:rFonts w:ascii="Times New Roman" w:hAnsi="Times New Roman" w:eastAsia="方正仿宋_GBK"/>
            <w:b w:val="0"/>
            <w:sz w:val="24"/>
          </w:rPr>
          <w:delText xml:space="preserve">11</w:delText>
        </w:r>
      </w:del>
      <w:r>
        <w:rPr>
          <w:rFonts w:ascii="Times New Roman" w:hAnsi="Times New Roman" w:eastAsia="方正仿宋_GBK"/>
          <w:b w:val="0"/>
          <w:sz w:val="24"/>
        </w:rPr>
        <w:t xml:space="preserve">.</w:t>
      </w:r>
      <w:ins w:id="9860" w:author="xh" w:date="2026-10-19T11:11:09+08:00">
        <w:r>
          <w:rPr>
            <w:rFonts w:ascii="Times New Roman" w:hAnsi="Times New Roman" w:eastAsia="方正仿宋_GBK"/>
            <w:b w:val="0"/>
            <w:sz w:val="24"/>
          </w:rPr>
          <w:t xml:space="preserve">0</w:t>
        </w:r>
      </w:ins>
      <w:del w:id="9861" w:author="xh" w:date="2026-10-19T11:11:09+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 MVA和</w:t>
      </w:r>
      <w:ins w:id="9862" w:author="xh" w:date="2026-10-19T11:11:09+08:00">
        <w:r>
          <w:rPr>
            <w:rFonts w:ascii="Times New Roman" w:hAnsi="Times New Roman" w:eastAsia="方正仿宋_GBK"/>
            <w:b w:val="0"/>
            <w:sz w:val="24"/>
          </w:rPr>
          <w:t xml:space="preserve">4</w:t>
        </w:r>
      </w:ins>
      <w:del w:id="9863" w:author="xh" w:date="2026-10-19T11:11:09+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9864" w:author="xh" w:date="2026-10-19T11:11:09+08:00">
        <w:r>
          <w:rPr>
            <w:rFonts w:ascii="Times New Roman" w:hAnsi="Times New Roman" w:eastAsia="方正仿宋_GBK"/>
            <w:b w:val="0"/>
            <w:sz w:val="24"/>
          </w:rPr>
          <w:t xml:space="preserve">1</w:t>
        </w:r>
      </w:ins>
      <w:del w:id="9865" w:author="xh" w:date="2026-10-19T11:11:09+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0 MW</w:t>
      </w:r>
      <w:ins w:id="9866" w:author="xh" w:date="2026-10-19T11:11:09+08:00">
        <w:r>
          <w:rPr>
            <w:rFonts w:ascii="Times New Roman" w:hAnsi="Times New Roman" w:eastAsia="方正仿宋_GBK"/>
            <w:b w:val="0"/>
            <w:sz w:val="24"/>
          </w:rPr>
          <w:t xml:space="preserve">。</w:t>
        </w:r>
      </w:ins>
      <w:del w:id="9867" w:author="xh" w:date="2026-10-19T11:11:09+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9868" w:author="xh" w:date="2026-10-19T11:11:09+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9869" w:author="xh" w:date="2026-10-19T11:11:09+08:00">
        <w:r>
          <w:rPr>
            <w:rFonts w:ascii="Times New Roman" w:hAnsi="Times New Roman" w:eastAsia="方正仿宋_GBK"/>
            <w:b w:val="0"/>
            <w:sz w:val="24"/>
          </w:rPr>
          <w:delText xml:space="preserve">弹性方案按当年各站局部极值计算的站级负载率为98%。</w:delText>
        </w:r>
      </w:del>
    </w:p>
    <w:p w14:paraId="5671F729">
      <w:pPr>
        <w:pStyle w:val="2"/>
        <w:keepNext/>
        <w:spacing w:before="120" w:after="80" w:line="280" w:lineRule="exact"/>
        <w:ind w:firstLine="0"/>
        <w:jc w:val="center"/>
      </w:pPr>
      <w:r>
        <w:rPr>
          <w:rFonts w:ascii="Times New Roman" w:hAnsi="Times New Roman" w:eastAsia="宋体"/>
          <w:b w:val="0"/>
          <w:sz w:val="21"/>
        </w:rPr>
        <w:t xml:space="preserve">表5-19 二庙变</w:t>
      </w:r>
      <w:ins w:id="9870" w:author="xh" w:date="2026-10-19T11:11:49+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10985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9871" w:author="xh" w:date="2026-10-19T11:12:28+08:00"/>
        </w:trPr>
        <w:tc>
          <w:tcPr>
            <w:tcW w:w="1039" w:type="dxa"/>
            <w:tcMar>
              <w:left w:w="70" w:type="dxa"/>
              <w:right w:w="70" w:type="dxa"/>
            </w:tcMar>
            <w:vAlign w:val="center"/>
          </w:tcPr>
          <w:p w14:paraId="375646B2">
            <w:pPr>
              <w:keepNext/>
              <w:spacing w:before="20" w:after="20" w:line="260" w:lineRule="exact"/>
              <w:ind w:left="0" w:leftChars="0" w:right="0" w:rightChars="0" w:firstLine="0" w:firstLineChars="0"/>
              <w:jc w:val="center"/>
              <w:rPr>
                <w:del w:id="9880" w:author="xh" w:date="2026-10-19T11:12:28+08:00"/>
              </w:rPr>
            </w:pPr>
            <w:del w:id="9881" w:author="xh" w:date="2026-10-19T11:12:28+08:00">
              <w:r>
                <w:rPr>
                  <w:rFonts w:ascii="Times New Roman" w:hAnsi="Times New Roman" w:eastAsia="宋体"/>
                  <w:b/>
                  <w:sz w:val="18"/>
                </w:rPr>
                <w:delText>方案</w:delText>
              </w:r>
            </w:del>
          </w:p>
        </w:tc>
        <w:tc>
          <w:tcPr>
            <w:tcW w:w="1039" w:type="dxa"/>
            <w:tcMar>
              <w:left w:w="70" w:type="dxa"/>
              <w:right w:w="70" w:type="dxa"/>
            </w:tcMar>
            <w:vAlign w:val="center"/>
          </w:tcPr>
          <w:p w14:paraId="06DDBFD9">
            <w:pPr>
              <w:keepNext/>
              <w:spacing w:before="20" w:after="20" w:line="260" w:lineRule="exact"/>
              <w:ind w:left="0" w:leftChars="0" w:right="0" w:rightChars="0" w:firstLine="0" w:firstLineChars="0"/>
              <w:jc w:val="center"/>
              <w:rPr>
                <w:del w:id="9882" w:author="xh" w:date="2026-10-19T11:12:28+08:00"/>
              </w:rPr>
            </w:pPr>
            <w:del w:id="9883" w:author="xh" w:date="2026-10-19T11:12:28+08:00">
              <w:r>
                <w:rPr>
                  <w:rFonts w:ascii="Times New Roman" w:hAnsi="Times New Roman" w:eastAsia="宋体"/>
                  <w:b/>
                  <w:sz w:val="18"/>
                </w:rPr>
                <w:delText>年份</w:delText>
              </w:r>
            </w:del>
          </w:p>
        </w:tc>
        <w:tc>
          <w:tcPr>
            <w:tcW w:w="1039" w:type="dxa"/>
            <w:tcMar>
              <w:left w:w="70" w:type="dxa"/>
              <w:right w:w="70" w:type="dxa"/>
            </w:tcMar>
            <w:vAlign w:val="center"/>
          </w:tcPr>
          <w:p w14:paraId="2C704100">
            <w:pPr>
              <w:keepNext/>
              <w:spacing w:before="20" w:after="20" w:line="260" w:lineRule="exact"/>
              <w:ind w:left="0" w:leftChars="0" w:right="0" w:rightChars="0" w:firstLine="0" w:firstLineChars="0"/>
              <w:jc w:val="center"/>
              <w:rPr>
                <w:del w:id="9884" w:author="xh" w:date="2026-10-19T11:12:28+08:00"/>
              </w:rPr>
            </w:pPr>
            <w:del w:id="9885" w:author="xh" w:date="2026-10-19T11:12:28+08:00">
              <w:r>
                <w:rPr>
                  <w:rFonts w:ascii="Times New Roman" w:hAnsi="Times New Roman" w:eastAsia="宋体"/>
                  <w:b/>
                  <w:sz w:val="18"/>
                </w:rPr>
                <w:delText>主变组合/MVA</w:delText>
              </w:r>
            </w:del>
          </w:p>
        </w:tc>
        <w:tc>
          <w:tcPr>
            <w:tcW w:w="1039" w:type="dxa"/>
            <w:tcMar>
              <w:left w:w="70" w:type="dxa"/>
              <w:right w:w="70" w:type="dxa"/>
            </w:tcMar>
            <w:vAlign w:val="center"/>
          </w:tcPr>
          <w:p w14:paraId="72A6712F">
            <w:pPr>
              <w:keepNext/>
              <w:spacing w:before="20" w:after="20" w:line="260" w:lineRule="exact"/>
              <w:ind w:left="0" w:leftChars="0" w:right="0" w:rightChars="0" w:firstLine="0" w:firstLineChars="0"/>
              <w:jc w:val="center"/>
              <w:rPr>
                <w:del w:id="9886" w:author="xh" w:date="2026-10-19T11:12:28+08:00"/>
              </w:rPr>
            </w:pPr>
            <w:del w:id="9887" w:author="xh" w:date="2026-10-19T11:12:28+08:00">
              <w:r>
                <w:rPr>
                  <w:rFonts w:ascii="Times New Roman" w:hAnsi="Times New Roman" w:eastAsia="宋体"/>
                  <w:b/>
                  <w:sz w:val="18"/>
                </w:rPr>
                <w:delText>总容量/MVA</w:delText>
              </w:r>
            </w:del>
          </w:p>
        </w:tc>
        <w:tc>
          <w:tcPr>
            <w:tcW w:w="1039" w:type="dxa"/>
            <w:tcMar>
              <w:left w:w="70" w:type="dxa"/>
              <w:right w:w="70" w:type="dxa"/>
            </w:tcMar>
            <w:vAlign w:val="center"/>
          </w:tcPr>
          <w:p w14:paraId="4A20C4E7">
            <w:pPr>
              <w:keepNext/>
              <w:spacing w:before="20" w:after="20" w:line="260" w:lineRule="exact"/>
              <w:ind w:left="0" w:leftChars="0" w:right="0" w:rightChars="0" w:firstLine="0" w:firstLineChars="0"/>
              <w:jc w:val="center"/>
              <w:rPr>
                <w:del w:id="9888" w:author="xh" w:date="2026-10-19T11:12:28+08:00"/>
              </w:rPr>
            </w:pPr>
            <w:del w:id="9889" w:author="xh" w:date="2026-10-19T11:12:28+08:00">
              <w:r>
                <w:rPr>
                  <w:rFonts w:ascii="Times New Roman" w:hAnsi="Times New Roman" w:eastAsia="宋体"/>
                  <w:b/>
                  <w:sz w:val="18"/>
                </w:rPr>
                <w:delText>储能额定功率/MW</w:delText>
              </w:r>
            </w:del>
          </w:p>
        </w:tc>
        <w:tc>
          <w:tcPr>
            <w:tcW w:w="1039" w:type="dxa"/>
            <w:tcMar>
              <w:left w:w="70" w:type="dxa"/>
              <w:right w:w="70" w:type="dxa"/>
            </w:tcMar>
            <w:vAlign w:val="center"/>
          </w:tcPr>
          <w:p w14:paraId="16F4EE1D">
            <w:pPr>
              <w:keepNext/>
              <w:spacing w:before="20" w:after="20" w:line="260" w:lineRule="exact"/>
              <w:ind w:left="0" w:leftChars="0" w:right="0" w:rightChars="0" w:firstLine="0" w:firstLineChars="0"/>
              <w:jc w:val="center"/>
              <w:rPr>
                <w:del w:id="9890" w:author="xh" w:date="2026-10-19T11:12:28+08:00"/>
              </w:rPr>
            </w:pPr>
            <w:del w:id="9891" w:author="xh" w:date="2026-10-19T11:12:28+08:00">
              <w:r>
                <w:rPr>
                  <w:rFonts w:ascii="Times New Roman" w:hAnsi="Times New Roman" w:eastAsia="宋体"/>
                  <w:b/>
                  <w:sz w:val="18"/>
                </w:rPr>
                <w:delText>转出/MW</w:delText>
              </w:r>
            </w:del>
          </w:p>
        </w:tc>
        <w:tc>
          <w:tcPr>
            <w:tcW w:w="1039" w:type="dxa"/>
            <w:tcMar>
              <w:left w:w="70" w:type="dxa"/>
              <w:right w:w="70" w:type="dxa"/>
            </w:tcMar>
            <w:vAlign w:val="center"/>
          </w:tcPr>
          <w:p w14:paraId="77076113">
            <w:pPr>
              <w:keepNext/>
              <w:spacing w:before="20" w:after="20" w:line="260" w:lineRule="exact"/>
              <w:ind w:left="0" w:leftChars="0" w:right="0" w:rightChars="0" w:firstLine="0" w:firstLineChars="0"/>
              <w:jc w:val="center"/>
              <w:rPr>
                <w:del w:id="9892" w:author="xh" w:date="2026-10-19T11:12:28+08:00"/>
              </w:rPr>
            </w:pPr>
            <w:del w:id="9893" w:author="xh" w:date="2026-10-19T11:12:28+08:00">
              <w:r>
                <w:rPr>
                  <w:rFonts w:ascii="Times New Roman" w:hAnsi="Times New Roman" w:eastAsia="宋体"/>
                  <w:b/>
                  <w:sz w:val="18"/>
                </w:rPr>
                <w:delText>承接/MW</w:delText>
              </w:r>
            </w:del>
          </w:p>
        </w:tc>
        <w:tc>
          <w:tcPr>
            <w:tcW w:w="1039" w:type="dxa"/>
            <w:tcMar>
              <w:left w:w="70" w:type="dxa"/>
              <w:right w:w="70" w:type="dxa"/>
            </w:tcMar>
            <w:vAlign w:val="center"/>
          </w:tcPr>
          <w:p w14:paraId="7BC032DC">
            <w:pPr>
              <w:keepNext/>
              <w:spacing w:before="20" w:after="20" w:line="260" w:lineRule="exact"/>
              <w:ind w:left="0" w:leftChars="0" w:right="0" w:rightChars="0" w:firstLine="0" w:firstLineChars="0"/>
              <w:jc w:val="center"/>
              <w:rPr>
                <w:del w:id="9894" w:author="xh" w:date="2026-10-19T11:12:28+08:00"/>
              </w:rPr>
            </w:pPr>
            <w:del w:id="9895" w:author="xh" w:date="2026-10-19T11:12:28+08:00">
              <w:r>
                <w:rPr>
                  <w:rFonts w:ascii="Times New Roman" w:hAnsi="Times New Roman" w:eastAsia="宋体"/>
                  <w:b/>
                  <w:sz w:val="18"/>
                </w:rPr>
                <w:delText>转接后净负荷/MW</w:delText>
              </w:r>
            </w:del>
          </w:p>
        </w:tc>
      </w:tr>
      <w:tr w14:paraId="46DF2B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872" w:author="xh" w:date="2026-10-19T11:12:28+08:00"/>
        </w:trPr>
        <w:tc>
          <w:tcPr>
            <w:tcW w:w="1039" w:type="dxa"/>
            <w:tcMar>
              <w:left w:w="70" w:type="dxa"/>
              <w:right w:w="70" w:type="dxa"/>
            </w:tcMar>
            <w:vAlign w:val="center"/>
          </w:tcPr>
          <w:p w14:paraId="649DD1E3">
            <w:pPr>
              <w:keepNext/>
              <w:spacing w:before="20" w:after="20" w:line="260" w:lineRule="exact"/>
              <w:ind w:left="0" w:leftChars="0" w:right="0" w:rightChars="0" w:firstLine="0" w:firstLineChars="0"/>
              <w:jc w:val="center"/>
              <w:rPr>
                <w:del w:id="9896" w:author="xh" w:date="2026-10-19T11:12:28+08:00"/>
              </w:rPr>
            </w:pPr>
            <w:del w:id="9897" w:author="xh" w:date="2026-10-19T11:12:28+08:00">
              <w:r>
                <w:rPr>
                  <w:rFonts w:ascii="Times New Roman" w:hAnsi="Times New Roman" w:eastAsia="宋体"/>
                  <w:b w:val="0"/>
                  <w:sz w:val="18"/>
                </w:rPr>
                <w:delText>刚性</w:delText>
              </w:r>
            </w:del>
          </w:p>
        </w:tc>
        <w:tc>
          <w:tcPr>
            <w:tcW w:w="1039" w:type="dxa"/>
            <w:tcMar>
              <w:left w:w="70" w:type="dxa"/>
              <w:right w:w="70" w:type="dxa"/>
            </w:tcMar>
            <w:vAlign w:val="center"/>
          </w:tcPr>
          <w:p w14:paraId="04619BFB">
            <w:pPr>
              <w:keepNext/>
              <w:spacing w:before="20" w:after="20" w:line="260" w:lineRule="exact"/>
              <w:ind w:left="0" w:leftChars="0" w:right="0" w:rightChars="0" w:firstLine="0" w:firstLineChars="0"/>
              <w:jc w:val="center"/>
              <w:rPr>
                <w:del w:id="9898" w:author="xh" w:date="2026-10-19T11:12:28+08:00"/>
              </w:rPr>
            </w:pPr>
            <w:del w:id="9899" w:author="xh" w:date="2026-10-19T11:12:28+08:00">
              <w:r>
                <w:rPr>
                  <w:rFonts w:ascii="Times New Roman" w:hAnsi="Times New Roman" w:eastAsia="宋体"/>
                  <w:b w:val="0"/>
                  <w:sz w:val="18"/>
                </w:rPr>
                <w:delText>2022</w:delText>
              </w:r>
            </w:del>
          </w:p>
        </w:tc>
        <w:tc>
          <w:tcPr>
            <w:tcW w:w="1039" w:type="dxa"/>
            <w:tcMar>
              <w:left w:w="70" w:type="dxa"/>
              <w:right w:w="70" w:type="dxa"/>
            </w:tcMar>
            <w:vAlign w:val="center"/>
          </w:tcPr>
          <w:p w14:paraId="6733F332">
            <w:pPr>
              <w:keepNext/>
              <w:spacing w:before="20" w:after="20" w:line="260" w:lineRule="exact"/>
              <w:ind w:left="0" w:leftChars="0" w:right="0" w:rightChars="0" w:firstLine="0" w:firstLineChars="0"/>
              <w:jc w:val="center"/>
              <w:rPr>
                <w:del w:id="9900" w:author="xh" w:date="2026-10-19T11:12:28+08:00"/>
              </w:rPr>
            </w:pPr>
            <w:del w:id="9901" w:author="xh" w:date="2026-10-19T11:12:28+08:00">
              <w:r>
                <w:rPr>
                  <w:rFonts w:ascii="Times New Roman" w:hAnsi="Times New Roman" w:eastAsia="宋体"/>
                  <w:b w:val="0"/>
                  <w:sz w:val="18"/>
                </w:rPr>
                <w:delText>31.5+80</w:delText>
              </w:r>
            </w:del>
          </w:p>
        </w:tc>
        <w:tc>
          <w:tcPr>
            <w:tcW w:w="1039" w:type="dxa"/>
            <w:tcMar>
              <w:left w:w="70" w:type="dxa"/>
              <w:right w:w="70" w:type="dxa"/>
            </w:tcMar>
            <w:vAlign w:val="center"/>
          </w:tcPr>
          <w:p w14:paraId="7433C8FA">
            <w:pPr>
              <w:keepNext/>
              <w:spacing w:before="20" w:after="20" w:line="260" w:lineRule="exact"/>
              <w:ind w:left="0" w:leftChars="0" w:right="0" w:rightChars="0" w:firstLine="0" w:firstLineChars="0"/>
              <w:jc w:val="center"/>
              <w:rPr>
                <w:del w:id="9902" w:author="xh" w:date="2026-10-19T11:12:28+08:00"/>
              </w:rPr>
            </w:pPr>
            <w:del w:id="9903" w:author="xh" w:date="2026-10-19T11:12:28+08:00">
              <w:r>
                <w:rPr>
                  <w:rFonts w:ascii="Times New Roman" w:hAnsi="Times New Roman" w:eastAsia="宋体"/>
                  <w:b w:val="0"/>
                  <w:sz w:val="18"/>
                </w:rPr>
                <w:delText>111.50</w:delText>
              </w:r>
            </w:del>
          </w:p>
        </w:tc>
        <w:tc>
          <w:tcPr>
            <w:tcW w:w="1039" w:type="dxa"/>
            <w:tcMar>
              <w:left w:w="70" w:type="dxa"/>
              <w:right w:w="70" w:type="dxa"/>
            </w:tcMar>
            <w:vAlign w:val="center"/>
          </w:tcPr>
          <w:p w14:paraId="754C1143">
            <w:pPr>
              <w:keepNext/>
              <w:spacing w:before="20" w:after="20" w:line="260" w:lineRule="exact"/>
              <w:ind w:left="0" w:leftChars="0" w:right="0" w:rightChars="0" w:firstLine="0" w:firstLineChars="0"/>
              <w:jc w:val="center"/>
              <w:rPr>
                <w:del w:id="9904" w:author="xh" w:date="2026-10-19T11:12:28+08:00"/>
              </w:rPr>
            </w:pPr>
            <w:del w:id="9905" w:author="xh" w:date="2026-10-19T11:12:28+08:00">
              <w:r>
                <w:rPr>
                  <w:rFonts w:ascii="Times New Roman" w:hAnsi="Times New Roman" w:eastAsia="宋体"/>
                  <w:b w:val="0"/>
                  <w:sz w:val="18"/>
                </w:rPr>
                <w:delText>0.00</w:delText>
              </w:r>
            </w:del>
          </w:p>
        </w:tc>
        <w:tc>
          <w:tcPr>
            <w:tcW w:w="1039" w:type="dxa"/>
            <w:tcMar>
              <w:left w:w="70" w:type="dxa"/>
              <w:right w:w="70" w:type="dxa"/>
            </w:tcMar>
            <w:vAlign w:val="center"/>
          </w:tcPr>
          <w:p w14:paraId="0A3EE394">
            <w:pPr>
              <w:keepNext/>
              <w:spacing w:before="20" w:after="20" w:line="260" w:lineRule="exact"/>
              <w:ind w:left="0" w:leftChars="0" w:right="0" w:rightChars="0" w:firstLine="0" w:firstLineChars="0"/>
              <w:jc w:val="center"/>
              <w:rPr>
                <w:del w:id="9906" w:author="xh" w:date="2026-10-19T11:12:28+08:00"/>
              </w:rPr>
            </w:pPr>
            <w:del w:id="9907" w:author="xh" w:date="2026-10-19T11:12:28+08:00">
              <w:r>
                <w:rPr>
                  <w:rFonts w:ascii="Times New Roman" w:hAnsi="Times New Roman" w:eastAsia="宋体"/>
                  <w:b w:val="0"/>
                  <w:sz w:val="18"/>
                </w:rPr>
                <w:delText>0.00</w:delText>
              </w:r>
            </w:del>
          </w:p>
        </w:tc>
        <w:tc>
          <w:tcPr>
            <w:tcW w:w="1039" w:type="dxa"/>
            <w:tcMar>
              <w:left w:w="70" w:type="dxa"/>
              <w:right w:w="70" w:type="dxa"/>
            </w:tcMar>
            <w:vAlign w:val="center"/>
          </w:tcPr>
          <w:p w14:paraId="2F9FCCFF">
            <w:pPr>
              <w:keepNext/>
              <w:spacing w:before="20" w:after="20" w:line="260" w:lineRule="exact"/>
              <w:ind w:left="0" w:leftChars="0" w:right="0" w:rightChars="0" w:firstLine="0" w:firstLineChars="0"/>
              <w:jc w:val="center"/>
              <w:rPr>
                <w:del w:id="9908" w:author="xh" w:date="2026-10-19T11:12:28+08:00"/>
              </w:rPr>
            </w:pPr>
            <w:del w:id="9909" w:author="xh" w:date="2026-10-19T11:12:28+08:00">
              <w:r>
                <w:rPr>
                  <w:rFonts w:ascii="Times New Roman" w:hAnsi="Times New Roman" w:eastAsia="宋体"/>
                  <w:b w:val="0"/>
                  <w:sz w:val="18"/>
                </w:rPr>
                <w:delText>0.00</w:delText>
              </w:r>
            </w:del>
          </w:p>
        </w:tc>
        <w:tc>
          <w:tcPr>
            <w:tcW w:w="1039" w:type="dxa"/>
            <w:tcMar>
              <w:left w:w="70" w:type="dxa"/>
              <w:right w:w="70" w:type="dxa"/>
            </w:tcMar>
            <w:vAlign w:val="center"/>
          </w:tcPr>
          <w:p w14:paraId="4826EECC">
            <w:pPr>
              <w:keepNext/>
              <w:spacing w:before="20" w:after="20" w:line="260" w:lineRule="exact"/>
              <w:ind w:left="0" w:leftChars="0" w:right="0" w:rightChars="0" w:firstLine="0" w:firstLineChars="0"/>
              <w:jc w:val="center"/>
              <w:rPr>
                <w:del w:id="9910" w:author="xh" w:date="2026-10-19T11:12:28+08:00"/>
              </w:rPr>
            </w:pPr>
            <w:del w:id="9911" w:author="xh" w:date="2026-10-19T11:12:28+08:00">
              <w:r>
                <w:rPr>
                  <w:rFonts w:ascii="Times New Roman" w:hAnsi="Times New Roman" w:eastAsia="宋体"/>
                  <w:b w:val="0"/>
                  <w:sz w:val="18"/>
                </w:rPr>
                <w:delText>77.42</w:delText>
              </w:r>
            </w:del>
          </w:p>
        </w:tc>
      </w:tr>
      <w:tr w14:paraId="396A6B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873" w:author="xh" w:date="2026-10-19T11:12:28+08:00"/>
        </w:trPr>
        <w:tc>
          <w:tcPr>
            <w:tcW w:w="1039" w:type="dxa"/>
            <w:tcMar>
              <w:left w:w="70" w:type="dxa"/>
              <w:right w:w="70" w:type="dxa"/>
            </w:tcMar>
            <w:vAlign w:val="center"/>
          </w:tcPr>
          <w:p w14:paraId="4726AE33">
            <w:pPr>
              <w:keepNext/>
              <w:spacing w:before="20" w:after="20" w:line="260" w:lineRule="exact"/>
              <w:ind w:left="0" w:leftChars="0" w:right="0" w:rightChars="0" w:firstLine="0" w:firstLineChars="0"/>
              <w:jc w:val="center"/>
              <w:rPr>
                <w:del w:id="9912" w:author="xh" w:date="2026-10-19T11:12:28+08:00"/>
              </w:rPr>
            </w:pPr>
            <w:del w:id="9913" w:author="xh" w:date="2026-10-19T11:12:28+08:00">
              <w:r>
                <w:rPr>
                  <w:rFonts w:ascii="Times New Roman" w:hAnsi="Times New Roman" w:eastAsia="宋体"/>
                  <w:b w:val="0"/>
                  <w:sz w:val="18"/>
                </w:rPr>
                <w:delText>刚性</w:delText>
              </w:r>
            </w:del>
          </w:p>
        </w:tc>
        <w:tc>
          <w:tcPr>
            <w:tcW w:w="1039" w:type="dxa"/>
            <w:tcMar>
              <w:left w:w="70" w:type="dxa"/>
              <w:right w:w="70" w:type="dxa"/>
            </w:tcMar>
            <w:vAlign w:val="center"/>
          </w:tcPr>
          <w:p w14:paraId="09426773">
            <w:pPr>
              <w:keepNext/>
              <w:spacing w:before="20" w:after="20" w:line="260" w:lineRule="exact"/>
              <w:ind w:left="0" w:leftChars="0" w:right="0" w:rightChars="0" w:firstLine="0" w:firstLineChars="0"/>
              <w:jc w:val="center"/>
              <w:rPr>
                <w:del w:id="9914" w:author="xh" w:date="2026-10-19T11:12:28+08:00"/>
              </w:rPr>
            </w:pPr>
            <w:del w:id="9915" w:author="xh" w:date="2026-10-19T11:12:28+08:00">
              <w:r>
                <w:rPr>
                  <w:rFonts w:ascii="Times New Roman" w:hAnsi="Times New Roman" w:eastAsia="宋体"/>
                  <w:b w:val="0"/>
                  <w:sz w:val="18"/>
                </w:rPr>
                <w:delText>2023</w:delText>
              </w:r>
            </w:del>
          </w:p>
        </w:tc>
        <w:tc>
          <w:tcPr>
            <w:tcW w:w="1039" w:type="dxa"/>
            <w:tcMar>
              <w:left w:w="70" w:type="dxa"/>
              <w:right w:w="70" w:type="dxa"/>
            </w:tcMar>
            <w:vAlign w:val="center"/>
          </w:tcPr>
          <w:p w14:paraId="1000D186">
            <w:pPr>
              <w:keepNext/>
              <w:spacing w:before="20" w:after="20" w:line="260" w:lineRule="exact"/>
              <w:ind w:left="0" w:leftChars="0" w:right="0" w:rightChars="0" w:firstLine="0" w:firstLineChars="0"/>
              <w:jc w:val="center"/>
              <w:rPr>
                <w:del w:id="9916" w:author="xh" w:date="2026-10-19T11:12:28+08:00"/>
              </w:rPr>
            </w:pPr>
            <w:del w:id="9917" w:author="xh" w:date="2026-10-19T11:12:28+08:00">
              <w:r>
                <w:rPr>
                  <w:rFonts w:ascii="Times New Roman" w:hAnsi="Times New Roman" w:eastAsia="宋体"/>
                  <w:b w:val="0"/>
                  <w:sz w:val="18"/>
                </w:rPr>
                <w:delText>31.5+80</w:delText>
              </w:r>
            </w:del>
          </w:p>
        </w:tc>
        <w:tc>
          <w:tcPr>
            <w:tcW w:w="1039" w:type="dxa"/>
            <w:tcMar>
              <w:left w:w="70" w:type="dxa"/>
              <w:right w:w="70" w:type="dxa"/>
            </w:tcMar>
            <w:vAlign w:val="center"/>
          </w:tcPr>
          <w:p w14:paraId="7DB6796D">
            <w:pPr>
              <w:keepNext/>
              <w:spacing w:before="20" w:after="20" w:line="260" w:lineRule="exact"/>
              <w:ind w:left="0" w:leftChars="0" w:right="0" w:rightChars="0" w:firstLine="0" w:firstLineChars="0"/>
              <w:jc w:val="center"/>
              <w:rPr>
                <w:del w:id="9918" w:author="xh" w:date="2026-10-19T11:12:28+08:00"/>
              </w:rPr>
            </w:pPr>
            <w:del w:id="9919" w:author="xh" w:date="2026-10-19T11:12:28+08:00">
              <w:r>
                <w:rPr>
                  <w:rFonts w:ascii="Times New Roman" w:hAnsi="Times New Roman" w:eastAsia="宋体"/>
                  <w:b w:val="0"/>
                  <w:sz w:val="18"/>
                </w:rPr>
                <w:delText>111.50</w:delText>
              </w:r>
            </w:del>
          </w:p>
        </w:tc>
        <w:tc>
          <w:tcPr>
            <w:tcW w:w="1039" w:type="dxa"/>
            <w:tcMar>
              <w:left w:w="70" w:type="dxa"/>
              <w:right w:w="70" w:type="dxa"/>
            </w:tcMar>
            <w:vAlign w:val="center"/>
          </w:tcPr>
          <w:p w14:paraId="463B0905">
            <w:pPr>
              <w:keepNext/>
              <w:spacing w:before="20" w:after="20" w:line="260" w:lineRule="exact"/>
              <w:ind w:left="0" w:leftChars="0" w:right="0" w:rightChars="0" w:firstLine="0" w:firstLineChars="0"/>
              <w:jc w:val="center"/>
              <w:rPr>
                <w:del w:id="9920" w:author="xh" w:date="2026-10-19T11:12:28+08:00"/>
              </w:rPr>
            </w:pPr>
            <w:del w:id="9921" w:author="xh" w:date="2026-10-19T11:12:28+08:00">
              <w:r>
                <w:rPr>
                  <w:rFonts w:ascii="Times New Roman" w:hAnsi="Times New Roman" w:eastAsia="宋体"/>
                  <w:b w:val="0"/>
                  <w:sz w:val="18"/>
                </w:rPr>
                <w:delText>0.00</w:delText>
              </w:r>
            </w:del>
          </w:p>
        </w:tc>
        <w:tc>
          <w:tcPr>
            <w:tcW w:w="1039" w:type="dxa"/>
            <w:tcMar>
              <w:left w:w="70" w:type="dxa"/>
              <w:right w:w="70" w:type="dxa"/>
            </w:tcMar>
            <w:vAlign w:val="center"/>
          </w:tcPr>
          <w:p w14:paraId="21947117">
            <w:pPr>
              <w:keepNext/>
              <w:spacing w:before="20" w:after="20" w:line="260" w:lineRule="exact"/>
              <w:ind w:left="0" w:leftChars="0" w:right="0" w:rightChars="0" w:firstLine="0" w:firstLineChars="0"/>
              <w:jc w:val="center"/>
              <w:rPr>
                <w:del w:id="9922" w:author="xh" w:date="2026-10-19T11:12:28+08:00"/>
              </w:rPr>
            </w:pPr>
            <w:del w:id="9923" w:author="xh" w:date="2026-10-19T11:12:28+08:00">
              <w:r>
                <w:rPr>
                  <w:rFonts w:ascii="Times New Roman" w:hAnsi="Times New Roman" w:eastAsia="宋体"/>
                  <w:b w:val="0"/>
                  <w:sz w:val="18"/>
                </w:rPr>
                <w:delText>0.00</w:delText>
              </w:r>
            </w:del>
          </w:p>
        </w:tc>
        <w:tc>
          <w:tcPr>
            <w:tcW w:w="1039" w:type="dxa"/>
            <w:tcMar>
              <w:left w:w="70" w:type="dxa"/>
              <w:right w:w="70" w:type="dxa"/>
            </w:tcMar>
            <w:vAlign w:val="center"/>
          </w:tcPr>
          <w:p w14:paraId="2A839F6B">
            <w:pPr>
              <w:keepNext/>
              <w:spacing w:before="20" w:after="20" w:line="260" w:lineRule="exact"/>
              <w:ind w:left="0" w:leftChars="0" w:right="0" w:rightChars="0" w:firstLine="0" w:firstLineChars="0"/>
              <w:jc w:val="center"/>
              <w:rPr>
                <w:del w:id="9924" w:author="xh" w:date="2026-10-19T11:12:28+08:00"/>
              </w:rPr>
            </w:pPr>
            <w:del w:id="9925" w:author="xh" w:date="2026-10-19T11:12:28+08:00">
              <w:r>
                <w:rPr>
                  <w:rFonts w:ascii="Times New Roman" w:hAnsi="Times New Roman" w:eastAsia="宋体"/>
                  <w:b w:val="0"/>
                  <w:sz w:val="18"/>
                </w:rPr>
                <w:delText>0.00</w:delText>
              </w:r>
            </w:del>
          </w:p>
        </w:tc>
        <w:tc>
          <w:tcPr>
            <w:tcW w:w="1039" w:type="dxa"/>
            <w:tcMar>
              <w:left w:w="70" w:type="dxa"/>
              <w:right w:w="70" w:type="dxa"/>
            </w:tcMar>
            <w:vAlign w:val="center"/>
          </w:tcPr>
          <w:p w14:paraId="37DD821F">
            <w:pPr>
              <w:keepNext/>
              <w:spacing w:before="20" w:after="20" w:line="260" w:lineRule="exact"/>
              <w:ind w:left="0" w:leftChars="0" w:right="0" w:rightChars="0" w:firstLine="0" w:firstLineChars="0"/>
              <w:jc w:val="center"/>
              <w:rPr>
                <w:del w:id="9926" w:author="xh" w:date="2026-10-19T11:12:28+08:00"/>
              </w:rPr>
            </w:pPr>
            <w:del w:id="9927" w:author="xh" w:date="2026-10-19T11:12:28+08:00">
              <w:r>
                <w:rPr>
                  <w:rFonts w:ascii="Times New Roman" w:hAnsi="Times New Roman" w:eastAsia="宋体"/>
                  <w:b w:val="0"/>
                  <w:sz w:val="18"/>
                </w:rPr>
                <w:delText>71.43</w:delText>
              </w:r>
            </w:del>
          </w:p>
        </w:tc>
      </w:tr>
      <w:tr w14:paraId="6A21E0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9874" w:author="xh" w:date="2026-10-19T11:12:28+08:00"/>
        </w:trPr>
        <w:tc>
          <w:tcPr>
            <w:tcW w:w="1039" w:type="dxa"/>
            <w:tcMar>
              <w:left w:w="70" w:type="dxa"/>
              <w:right w:w="70" w:type="dxa"/>
            </w:tcMar>
            <w:vAlign w:val="center"/>
          </w:tcPr>
          <w:p w14:paraId="7A305C44">
            <w:pPr>
              <w:keepNext/>
              <w:spacing w:before="20" w:after="20" w:line="260" w:lineRule="exact"/>
              <w:ind w:left="0" w:leftChars="0" w:right="0" w:rightChars="0" w:firstLine="0" w:firstLineChars="0"/>
              <w:jc w:val="center"/>
              <w:rPr>
                <w:del w:id="9928" w:author="xh" w:date="2026-10-19T11:12:28+08:00"/>
              </w:rPr>
            </w:pPr>
            <w:del w:id="9929" w:author="xh" w:date="2026-10-19T11:12:28+08:00">
              <w:r>
                <w:rPr>
                  <w:rFonts w:ascii="Times New Roman" w:hAnsi="Times New Roman" w:eastAsia="宋体"/>
                  <w:b w:val="0"/>
                  <w:sz w:val="18"/>
                </w:rPr>
                <w:delText>刚性</w:delText>
              </w:r>
            </w:del>
          </w:p>
        </w:tc>
        <w:tc>
          <w:tcPr>
            <w:tcW w:w="1039" w:type="dxa"/>
            <w:tcMar>
              <w:left w:w="70" w:type="dxa"/>
              <w:right w:w="70" w:type="dxa"/>
            </w:tcMar>
            <w:vAlign w:val="center"/>
          </w:tcPr>
          <w:p w14:paraId="25F5AC2C">
            <w:pPr>
              <w:keepNext/>
              <w:spacing w:before="20" w:after="20" w:line="260" w:lineRule="exact"/>
              <w:ind w:left="0" w:leftChars="0" w:right="0" w:rightChars="0" w:firstLine="0" w:firstLineChars="0"/>
              <w:jc w:val="center"/>
              <w:rPr>
                <w:del w:id="9930" w:author="xh" w:date="2026-10-19T11:12:28+08:00"/>
              </w:rPr>
            </w:pPr>
            <w:del w:id="9931" w:author="xh" w:date="2026-10-19T11:12:28+08:00">
              <w:r>
                <w:rPr>
                  <w:rFonts w:ascii="Times New Roman" w:hAnsi="Times New Roman" w:eastAsia="宋体"/>
                  <w:b w:val="0"/>
                  <w:sz w:val="18"/>
                </w:rPr>
                <w:delText>2024</w:delText>
              </w:r>
            </w:del>
          </w:p>
        </w:tc>
        <w:tc>
          <w:tcPr>
            <w:tcW w:w="1039" w:type="dxa"/>
            <w:tcMar>
              <w:left w:w="70" w:type="dxa"/>
              <w:right w:w="70" w:type="dxa"/>
            </w:tcMar>
            <w:vAlign w:val="center"/>
          </w:tcPr>
          <w:p w14:paraId="03C76069">
            <w:pPr>
              <w:keepNext/>
              <w:spacing w:before="20" w:after="20" w:line="260" w:lineRule="exact"/>
              <w:ind w:left="0" w:leftChars="0" w:right="0" w:rightChars="0" w:firstLine="0" w:firstLineChars="0"/>
              <w:jc w:val="center"/>
              <w:rPr>
                <w:del w:id="9932" w:author="xh" w:date="2026-10-19T11:12:28+08:00"/>
              </w:rPr>
            </w:pPr>
            <w:del w:id="9933" w:author="xh" w:date="2026-10-19T11:12:28+08:00">
              <w:r>
                <w:rPr>
                  <w:rFonts w:ascii="Times New Roman" w:hAnsi="Times New Roman" w:eastAsia="宋体"/>
                  <w:b w:val="0"/>
                  <w:sz w:val="18"/>
                </w:rPr>
                <w:delText>31.5+80</w:delText>
              </w:r>
            </w:del>
          </w:p>
        </w:tc>
        <w:tc>
          <w:tcPr>
            <w:tcW w:w="1039" w:type="dxa"/>
            <w:tcMar>
              <w:left w:w="70" w:type="dxa"/>
              <w:right w:w="70" w:type="dxa"/>
            </w:tcMar>
            <w:vAlign w:val="center"/>
          </w:tcPr>
          <w:p w14:paraId="4059D262">
            <w:pPr>
              <w:keepNext/>
              <w:spacing w:before="20" w:after="20" w:line="260" w:lineRule="exact"/>
              <w:ind w:left="0" w:leftChars="0" w:right="0" w:rightChars="0" w:firstLine="0" w:firstLineChars="0"/>
              <w:jc w:val="center"/>
              <w:rPr>
                <w:del w:id="9934" w:author="xh" w:date="2026-10-19T11:12:28+08:00"/>
              </w:rPr>
            </w:pPr>
            <w:del w:id="9935" w:author="xh" w:date="2026-10-19T11:12:28+08:00">
              <w:r>
                <w:rPr>
                  <w:rFonts w:ascii="Times New Roman" w:hAnsi="Times New Roman" w:eastAsia="宋体"/>
                  <w:b w:val="0"/>
                  <w:sz w:val="18"/>
                </w:rPr>
                <w:delText>111.50</w:delText>
              </w:r>
            </w:del>
          </w:p>
        </w:tc>
        <w:tc>
          <w:tcPr>
            <w:tcW w:w="1039" w:type="dxa"/>
            <w:tcMar>
              <w:left w:w="70" w:type="dxa"/>
              <w:right w:w="70" w:type="dxa"/>
            </w:tcMar>
            <w:vAlign w:val="center"/>
          </w:tcPr>
          <w:p w14:paraId="01FA707A">
            <w:pPr>
              <w:keepNext/>
              <w:spacing w:before="20" w:after="20" w:line="260" w:lineRule="exact"/>
              <w:ind w:left="0" w:leftChars="0" w:right="0" w:rightChars="0" w:firstLine="0" w:firstLineChars="0"/>
              <w:jc w:val="center"/>
              <w:rPr>
                <w:del w:id="9936" w:author="xh" w:date="2026-10-19T11:12:28+08:00"/>
              </w:rPr>
            </w:pPr>
            <w:del w:id="9937" w:author="xh" w:date="2026-10-19T11:12:28+08:00">
              <w:r>
                <w:rPr>
                  <w:rFonts w:ascii="Times New Roman" w:hAnsi="Times New Roman" w:eastAsia="宋体"/>
                  <w:b w:val="0"/>
                  <w:sz w:val="18"/>
                </w:rPr>
                <w:delText>0.00</w:delText>
              </w:r>
            </w:del>
          </w:p>
        </w:tc>
        <w:tc>
          <w:tcPr>
            <w:tcW w:w="1039" w:type="dxa"/>
            <w:tcMar>
              <w:left w:w="70" w:type="dxa"/>
              <w:right w:w="70" w:type="dxa"/>
            </w:tcMar>
            <w:vAlign w:val="center"/>
          </w:tcPr>
          <w:p w14:paraId="363F6BAB">
            <w:pPr>
              <w:keepNext/>
              <w:spacing w:before="20" w:after="20" w:line="260" w:lineRule="exact"/>
              <w:ind w:left="0" w:leftChars="0" w:right="0" w:rightChars="0" w:firstLine="0" w:firstLineChars="0"/>
              <w:jc w:val="center"/>
              <w:rPr>
                <w:del w:id="9938" w:author="xh" w:date="2026-10-19T11:12:28+08:00"/>
              </w:rPr>
            </w:pPr>
            <w:del w:id="9939" w:author="xh" w:date="2026-10-19T11:12:28+08:00">
              <w:r>
                <w:rPr>
                  <w:rFonts w:ascii="Times New Roman" w:hAnsi="Times New Roman" w:eastAsia="宋体"/>
                  <w:b w:val="0"/>
                  <w:sz w:val="18"/>
                </w:rPr>
                <w:delText>0.00</w:delText>
              </w:r>
            </w:del>
          </w:p>
        </w:tc>
        <w:tc>
          <w:tcPr>
            <w:tcW w:w="1039" w:type="dxa"/>
            <w:tcMar>
              <w:left w:w="70" w:type="dxa"/>
              <w:right w:w="70" w:type="dxa"/>
            </w:tcMar>
            <w:vAlign w:val="center"/>
          </w:tcPr>
          <w:p w14:paraId="298EF099">
            <w:pPr>
              <w:keepNext/>
              <w:spacing w:before="20" w:after="20" w:line="260" w:lineRule="exact"/>
              <w:ind w:left="0" w:leftChars="0" w:right="0" w:rightChars="0" w:firstLine="0" w:firstLineChars="0"/>
              <w:jc w:val="center"/>
              <w:rPr>
                <w:del w:id="9940" w:author="xh" w:date="2026-10-19T11:12:28+08:00"/>
              </w:rPr>
            </w:pPr>
            <w:del w:id="9941" w:author="xh" w:date="2026-10-19T11:12:28+08:00">
              <w:r>
                <w:rPr>
                  <w:rFonts w:ascii="Times New Roman" w:hAnsi="Times New Roman" w:eastAsia="宋体"/>
                  <w:b w:val="0"/>
                  <w:sz w:val="18"/>
                </w:rPr>
                <w:delText>0.00</w:delText>
              </w:r>
            </w:del>
          </w:p>
        </w:tc>
        <w:tc>
          <w:tcPr>
            <w:tcW w:w="1039" w:type="dxa"/>
            <w:tcMar>
              <w:left w:w="70" w:type="dxa"/>
              <w:right w:w="70" w:type="dxa"/>
            </w:tcMar>
            <w:vAlign w:val="center"/>
          </w:tcPr>
          <w:p w14:paraId="5F19B02E">
            <w:pPr>
              <w:keepNext/>
              <w:spacing w:before="20" w:after="20" w:line="260" w:lineRule="exact"/>
              <w:ind w:left="0" w:leftChars="0" w:right="0" w:rightChars="0" w:firstLine="0" w:firstLineChars="0"/>
              <w:jc w:val="center"/>
              <w:rPr>
                <w:del w:id="9942" w:author="xh" w:date="2026-10-19T11:12:28+08:00"/>
              </w:rPr>
            </w:pPr>
            <w:del w:id="9943" w:author="xh" w:date="2026-10-19T11:12:28+08:00">
              <w:r>
                <w:rPr>
                  <w:rFonts w:ascii="Times New Roman" w:hAnsi="Times New Roman" w:eastAsia="宋体"/>
                  <w:b w:val="0"/>
                  <w:sz w:val="18"/>
                </w:rPr>
                <w:delText>80.95</w:delText>
              </w:r>
            </w:del>
          </w:p>
        </w:tc>
      </w:tr>
      <w:tr w14:paraId="4EE77A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875" w:author="xh" w:date="2026-10-19T11:12:28+08:00"/>
        </w:trPr>
        <w:tc>
          <w:tcPr>
            <w:tcW w:w="1039" w:type="dxa"/>
            <w:tcMar>
              <w:left w:w="70" w:type="dxa"/>
              <w:right w:w="70" w:type="dxa"/>
            </w:tcMar>
            <w:vAlign w:val="center"/>
          </w:tcPr>
          <w:p w14:paraId="565531A0">
            <w:pPr>
              <w:keepNext/>
              <w:spacing w:before="20" w:after="20" w:line="260" w:lineRule="exact"/>
              <w:ind w:left="0" w:leftChars="0" w:right="0" w:rightChars="0" w:firstLine="0" w:firstLineChars="0"/>
              <w:jc w:val="center"/>
              <w:rPr>
                <w:del w:id="9944" w:author="xh" w:date="2026-10-19T11:12:28+08:00"/>
              </w:rPr>
            </w:pPr>
            <w:del w:id="9945" w:author="xh" w:date="2026-10-19T11:12:28+08:00">
              <w:r>
                <w:rPr>
                  <w:rFonts w:ascii="Times New Roman" w:hAnsi="Times New Roman" w:eastAsia="宋体"/>
                  <w:b w:val="0"/>
                  <w:sz w:val="18"/>
                </w:rPr>
                <w:delText>刚性</w:delText>
              </w:r>
            </w:del>
          </w:p>
        </w:tc>
        <w:tc>
          <w:tcPr>
            <w:tcW w:w="1039" w:type="dxa"/>
            <w:tcMar>
              <w:left w:w="70" w:type="dxa"/>
              <w:right w:w="70" w:type="dxa"/>
            </w:tcMar>
            <w:vAlign w:val="center"/>
          </w:tcPr>
          <w:p w14:paraId="5081F0D8">
            <w:pPr>
              <w:keepNext/>
              <w:spacing w:before="20" w:after="20" w:line="260" w:lineRule="exact"/>
              <w:ind w:left="0" w:leftChars="0" w:right="0" w:rightChars="0" w:firstLine="0" w:firstLineChars="0"/>
              <w:jc w:val="center"/>
              <w:rPr>
                <w:del w:id="9946" w:author="xh" w:date="2026-10-19T11:12:28+08:00"/>
              </w:rPr>
            </w:pPr>
            <w:del w:id="9947" w:author="xh" w:date="2026-10-19T11:12:28+08:00">
              <w:r>
                <w:rPr>
                  <w:rFonts w:ascii="Times New Roman" w:hAnsi="Times New Roman" w:eastAsia="宋体"/>
                  <w:b w:val="0"/>
                  <w:sz w:val="18"/>
                </w:rPr>
                <w:delText>2025</w:delText>
              </w:r>
            </w:del>
          </w:p>
        </w:tc>
        <w:tc>
          <w:tcPr>
            <w:tcW w:w="1039" w:type="dxa"/>
            <w:tcMar>
              <w:left w:w="70" w:type="dxa"/>
              <w:right w:w="70" w:type="dxa"/>
            </w:tcMar>
            <w:vAlign w:val="center"/>
          </w:tcPr>
          <w:p w14:paraId="5A5A28FF">
            <w:pPr>
              <w:keepNext/>
              <w:spacing w:before="20" w:after="20" w:line="260" w:lineRule="exact"/>
              <w:ind w:left="0" w:leftChars="0" w:right="0" w:rightChars="0" w:firstLine="0" w:firstLineChars="0"/>
              <w:jc w:val="center"/>
              <w:rPr>
                <w:del w:id="9948" w:author="xh" w:date="2026-10-19T11:12:28+08:00"/>
              </w:rPr>
            </w:pPr>
            <w:del w:id="9949" w:author="xh" w:date="2026-10-19T11:12:28+08:00">
              <w:r>
                <w:rPr>
                  <w:rFonts w:ascii="Times New Roman" w:hAnsi="Times New Roman" w:eastAsia="宋体"/>
                  <w:b w:val="0"/>
                  <w:sz w:val="18"/>
                </w:rPr>
                <w:delText>31.5+80</w:delText>
              </w:r>
            </w:del>
          </w:p>
        </w:tc>
        <w:tc>
          <w:tcPr>
            <w:tcW w:w="1039" w:type="dxa"/>
            <w:tcMar>
              <w:left w:w="70" w:type="dxa"/>
              <w:right w:w="70" w:type="dxa"/>
            </w:tcMar>
            <w:vAlign w:val="center"/>
          </w:tcPr>
          <w:p w14:paraId="6EB67C64">
            <w:pPr>
              <w:keepNext/>
              <w:spacing w:before="20" w:after="20" w:line="260" w:lineRule="exact"/>
              <w:ind w:left="0" w:leftChars="0" w:right="0" w:rightChars="0" w:firstLine="0" w:firstLineChars="0"/>
              <w:jc w:val="center"/>
              <w:rPr>
                <w:del w:id="9950" w:author="xh" w:date="2026-10-19T11:12:28+08:00"/>
              </w:rPr>
            </w:pPr>
            <w:del w:id="9951" w:author="xh" w:date="2026-10-19T11:12:28+08:00">
              <w:r>
                <w:rPr>
                  <w:rFonts w:ascii="Times New Roman" w:hAnsi="Times New Roman" w:eastAsia="宋体"/>
                  <w:b w:val="0"/>
                  <w:sz w:val="18"/>
                </w:rPr>
                <w:delText>111.50</w:delText>
              </w:r>
            </w:del>
          </w:p>
        </w:tc>
        <w:tc>
          <w:tcPr>
            <w:tcW w:w="1039" w:type="dxa"/>
            <w:tcMar>
              <w:left w:w="70" w:type="dxa"/>
              <w:right w:w="70" w:type="dxa"/>
            </w:tcMar>
            <w:vAlign w:val="center"/>
          </w:tcPr>
          <w:p w14:paraId="783C5354">
            <w:pPr>
              <w:keepNext/>
              <w:spacing w:before="20" w:after="20" w:line="260" w:lineRule="exact"/>
              <w:ind w:left="0" w:leftChars="0" w:right="0" w:rightChars="0" w:firstLine="0" w:firstLineChars="0"/>
              <w:jc w:val="center"/>
              <w:rPr>
                <w:del w:id="9952" w:author="xh" w:date="2026-10-19T11:12:28+08:00"/>
              </w:rPr>
            </w:pPr>
            <w:del w:id="9953" w:author="xh" w:date="2026-10-19T11:12:28+08:00">
              <w:r>
                <w:rPr>
                  <w:rFonts w:ascii="Times New Roman" w:hAnsi="Times New Roman" w:eastAsia="宋体"/>
                  <w:b w:val="0"/>
                  <w:sz w:val="18"/>
                </w:rPr>
                <w:delText>0.00</w:delText>
              </w:r>
            </w:del>
          </w:p>
        </w:tc>
        <w:tc>
          <w:tcPr>
            <w:tcW w:w="1039" w:type="dxa"/>
            <w:tcMar>
              <w:left w:w="70" w:type="dxa"/>
              <w:right w:w="70" w:type="dxa"/>
            </w:tcMar>
            <w:vAlign w:val="center"/>
          </w:tcPr>
          <w:p w14:paraId="24EFACD2">
            <w:pPr>
              <w:keepNext/>
              <w:spacing w:before="20" w:after="20" w:line="260" w:lineRule="exact"/>
              <w:ind w:left="0" w:leftChars="0" w:right="0" w:rightChars="0" w:firstLine="0" w:firstLineChars="0"/>
              <w:jc w:val="center"/>
              <w:rPr>
                <w:del w:id="9954" w:author="xh" w:date="2026-10-19T11:12:28+08:00"/>
              </w:rPr>
            </w:pPr>
            <w:del w:id="9955" w:author="xh" w:date="2026-10-19T11:12:28+08:00">
              <w:r>
                <w:rPr>
                  <w:rFonts w:ascii="Times New Roman" w:hAnsi="Times New Roman" w:eastAsia="宋体"/>
                  <w:b w:val="0"/>
                  <w:sz w:val="18"/>
                </w:rPr>
                <w:delText>0.00</w:delText>
              </w:r>
            </w:del>
          </w:p>
        </w:tc>
        <w:tc>
          <w:tcPr>
            <w:tcW w:w="1039" w:type="dxa"/>
            <w:tcMar>
              <w:left w:w="70" w:type="dxa"/>
              <w:right w:w="70" w:type="dxa"/>
            </w:tcMar>
            <w:vAlign w:val="center"/>
          </w:tcPr>
          <w:p w14:paraId="1DE49DE4">
            <w:pPr>
              <w:keepNext/>
              <w:spacing w:before="20" w:after="20" w:line="260" w:lineRule="exact"/>
              <w:ind w:left="0" w:leftChars="0" w:right="0" w:rightChars="0" w:firstLine="0" w:firstLineChars="0"/>
              <w:jc w:val="center"/>
              <w:rPr>
                <w:del w:id="9956" w:author="xh" w:date="2026-10-19T11:12:28+08:00"/>
              </w:rPr>
            </w:pPr>
            <w:del w:id="9957" w:author="xh" w:date="2026-10-19T11:12:28+08:00">
              <w:r>
                <w:rPr>
                  <w:rFonts w:ascii="Times New Roman" w:hAnsi="Times New Roman" w:eastAsia="宋体"/>
                  <w:b w:val="0"/>
                  <w:sz w:val="18"/>
                </w:rPr>
                <w:delText>7.65</w:delText>
              </w:r>
            </w:del>
          </w:p>
        </w:tc>
        <w:tc>
          <w:tcPr>
            <w:tcW w:w="1039" w:type="dxa"/>
            <w:tcMar>
              <w:left w:w="70" w:type="dxa"/>
              <w:right w:w="70" w:type="dxa"/>
            </w:tcMar>
            <w:vAlign w:val="center"/>
          </w:tcPr>
          <w:p w14:paraId="4DBD6522">
            <w:pPr>
              <w:keepNext/>
              <w:spacing w:before="20" w:after="20" w:line="260" w:lineRule="exact"/>
              <w:ind w:left="0" w:leftChars="0" w:right="0" w:rightChars="0" w:firstLine="0" w:firstLineChars="0"/>
              <w:jc w:val="center"/>
              <w:rPr>
                <w:del w:id="9958" w:author="xh" w:date="2026-10-19T11:12:28+08:00"/>
              </w:rPr>
            </w:pPr>
            <w:del w:id="9959" w:author="xh" w:date="2026-10-19T11:12:28+08:00">
              <w:r>
                <w:rPr>
                  <w:rFonts w:ascii="Times New Roman" w:hAnsi="Times New Roman" w:eastAsia="宋体"/>
                  <w:b w:val="0"/>
                  <w:sz w:val="18"/>
                </w:rPr>
                <w:delText>97.40</w:delText>
              </w:r>
            </w:del>
          </w:p>
        </w:tc>
      </w:tr>
      <w:tr w14:paraId="544E00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876" w:author="xh" w:date="2026-10-19T11:12:28+08:00"/>
        </w:trPr>
        <w:tc>
          <w:tcPr>
            <w:tcW w:w="1039" w:type="dxa"/>
            <w:tcMar>
              <w:left w:w="70" w:type="dxa"/>
              <w:right w:w="70" w:type="dxa"/>
            </w:tcMar>
            <w:vAlign w:val="center"/>
          </w:tcPr>
          <w:p w14:paraId="10DAEEBD">
            <w:pPr>
              <w:keepNext/>
              <w:spacing w:before="20" w:after="20" w:line="260" w:lineRule="exact"/>
              <w:ind w:left="0" w:leftChars="0" w:right="0" w:rightChars="0" w:firstLine="0" w:firstLineChars="0"/>
              <w:jc w:val="center"/>
              <w:rPr>
                <w:del w:id="9960" w:author="xh" w:date="2026-10-19T11:12:28+08:00"/>
              </w:rPr>
            </w:pPr>
            <w:del w:id="9961" w:author="xh" w:date="2026-10-19T11:12:28+08:00">
              <w:r>
                <w:rPr>
                  <w:rFonts w:ascii="Times New Roman" w:hAnsi="Times New Roman" w:eastAsia="宋体"/>
                  <w:b w:val="0"/>
                  <w:sz w:val="18"/>
                </w:rPr>
                <w:delText>弹性</w:delText>
              </w:r>
            </w:del>
          </w:p>
        </w:tc>
        <w:tc>
          <w:tcPr>
            <w:tcW w:w="1039" w:type="dxa"/>
            <w:tcMar>
              <w:left w:w="70" w:type="dxa"/>
              <w:right w:w="70" w:type="dxa"/>
            </w:tcMar>
            <w:vAlign w:val="center"/>
          </w:tcPr>
          <w:p w14:paraId="4C9090D2">
            <w:pPr>
              <w:keepNext/>
              <w:spacing w:before="20" w:after="20" w:line="260" w:lineRule="exact"/>
              <w:ind w:left="0" w:leftChars="0" w:right="0" w:rightChars="0" w:firstLine="0" w:firstLineChars="0"/>
              <w:jc w:val="center"/>
              <w:rPr>
                <w:del w:id="9962" w:author="xh" w:date="2026-10-19T11:12:28+08:00"/>
              </w:rPr>
            </w:pPr>
            <w:del w:id="9963" w:author="xh" w:date="2026-10-19T11:12:28+08:00">
              <w:r>
                <w:rPr>
                  <w:rFonts w:ascii="Times New Roman" w:hAnsi="Times New Roman" w:eastAsia="宋体"/>
                  <w:b w:val="0"/>
                  <w:sz w:val="18"/>
                </w:rPr>
                <w:delText>2022</w:delText>
              </w:r>
            </w:del>
          </w:p>
        </w:tc>
        <w:tc>
          <w:tcPr>
            <w:tcW w:w="1039" w:type="dxa"/>
            <w:tcMar>
              <w:left w:w="70" w:type="dxa"/>
              <w:right w:w="70" w:type="dxa"/>
            </w:tcMar>
            <w:vAlign w:val="center"/>
          </w:tcPr>
          <w:p w14:paraId="452E180B">
            <w:pPr>
              <w:keepNext/>
              <w:spacing w:before="20" w:after="20" w:line="260" w:lineRule="exact"/>
              <w:ind w:left="0" w:leftChars="0" w:right="0" w:rightChars="0" w:firstLine="0" w:firstLineChars="0"/>
              <w:jc w:val="center"/>
              <w:rPr>
                <w:del w:id="9964" w:author="xh" w:date="2026-10-19T11:12:28+08:00"/>
              </w:rPr>
            </w:pPr>
            <w:del w:id="9965" w:author="xh" w:date="2026-10-19T11:12:28+08:00">
              <w:r>
                <w:rPr>
                  <w:rFonts w:ascii="Times New Roman" w:hAnsi="Times New Roman" w:eastAsia="宋体"/>
                  <w:b w:val="0"/>
                  <w:sz w:val="18"/>
                </w:rPr>
                <w:delText>31.5+80</w:delText>
              </w:r>
            </w:del>
          </w:p>
        </w:tc>
        <w:tc>
          <w:tcPr>
            <w:tcW w:w="1039" w:type="dxa"/>
            <w:tcMar>
              <w:left w:w="70" w:type="dxa"/>
              <w:right w:w="70" w:type="dxa"/>
            </w:tcMar>
            <w:vAlign w:val="center"/>
          </w:tcPr>
          <w:p w14:paraId="65D566AE">
            <w:pPr>
              <w:keepNext/>
              <w:spacing w:before="20" w:after="20" w:line="260" w:lineRule="exact"/>
              <w:ind w:left="0" w:leftChars="0" w:right="0" w:rightChars="0" w:firstLine="0" w:firstLineChars="0"/>
              <w:jc w:val="center"/>
              <w:rPr>
                <w:del w:id="9966" w:author="xh" w:date="2026-10-19T11:12:28+08:00"/>
              </w:rPr>
            </w:pPr>
            <w:del w:id="9967" w:author="xh" w:date="2026-10-19T11:12:28+08:00">
              <w:r>
                <w:rPr>
                  <w:rFonts w:ascii="Times New Roman" w:hAnsi="Times New Roman" w:eastAsia="宋体"/>
                  <w:b w:val="0"/>
                  <w:sz w:val="18"/>
                </w:rPr>
                <w:delText>111.50</w:delText>
              </w:r>
            </w:del>
          </w:p>
        </w:tc>
        <w:tc>
          <w:tcPr>
            <w:tcW w:w="1039" w:type="dxa"/>
            <w:tcMar>
              <w:left w:w="70" w:type="dxa"/>
              <w:right w:w="70" w:type="dxa"/>
            </w:tcMar>
            <w:vAlign w:val="center"/>
          </w:tcPr>
          <w:p w14:paraId="45C9A99C">
            <w:pPr>
              <w:keepNext/>
              <w:spacing w:before="20" w:after="20" w:line="260" w:lineRule="exact"/>
              <w:ind w:left="0" w:leftChars="0" w:right="0" w:rightChars="0" w:firstLine="0" w:firstLineChars="0"/>
              <w:jc w:val="center"/>
              <w:rPr>
                <w:del w:id="9968" w:author="xh" w:date="2026-10-19T11:12:28+08:00"/>
              </w:rPr>
            </w:pPr>
            <w:del w:id="9969" w:author="xh" w:date="2026-10-19T11:12:28+08:00">
              <w:r>
                <w:rPr>
                  <w:rFonts w:ascii="Times New Roman" w:hAnsi="Times New Roman" w:eastAsia="宋体"/>
                  <w:b w:val="0"/>
                  <w:sz w:val="18"/>
                </w:rPr>
                <w:delText>0.00</w:delText>
              </w:r>
            </w:del>
          </w:p>
        </w:tc>
        <w:tc>
          <w:tcPr>
            <w:tcW w:w="1039" w:type="dxa"/>
            <w:tcMar>
              <w:left w:w="70" w:type="dxa"/>
              <w:right w:w="70" w:type="dxa"/>
            </w:tcMar>
            <w:vAlign w:val="center"/>
          </w:tcPr>
          <w:p w14:paraId="345D1415">
            <w:pPr>
              <w:keepNext/>
              <w:spacing w:before="20" w:after="20" w:line="260" w:lineRule="exact"/>
              <w:ind w:left="0" w:leftChars="0" w:right="0" w:rightChars="0" w:firstLine="0" w:firstLineChars="0"/>
              <w:jc w:val="center"/>
              <w:rPr>
                <w:del w:id="9970" w:author="xh" w:date="2026-10-19T11:12:28+08:00"/>
              </w:rPr>
            </w:pPr>
            <w:del w:id="9971" w:author="xh" w:date="2026-10-19T11:12:28+08:00">
              <w:r>
                <w:rPr>
                  <w:rFonts w:ascii="Times New Roman" w:hAnsi="Times New Roman" w:eastAsia="宋体"/>
                  <w:b w:val="0"/>
                  <w:sz w:val="18"/>
                </w:rPr>
                <w:delText>0.00</w:delText>
              </w:r>
            </w:del>
          </w:p>
        </w:tc>
        <w:tc>
          <w:tcPr>
            <w:tcW w:w="1039" w:type="dxa"/>
            <w:tcMar>
              <w:left w:w="70" w:type="dxa"/>
              <w:right w:w="70" w:type="dxa"/>
            </w:tcMar>
            <w:vAlign w:val="center"/>
          </w:tcPr>
          <w:p w14:paraId="689F6246">
            <w:pPr>
              <w:keepNext/>
              <w:spacing w:before="20" w:after="20" w:line="260" w:lineRule="exact"/>
              <w:ind w:left="0" w:leftChars="0" w:right="0" w:rightChars="0" w:firstLine="0" w:firstLineChars="0"/>
              <w:jc w:val="center"/>
              <w:rPr>
                <w:del w:id="9972" w:author="xh" w:date="2026-10-19T11:12:28+08:00"/>
              </w:rPr>
            </w:pPr>
            <w:del w:id="9973" w:author="xh" w:date="2026-10-19T11:12:28+08:00">
              <w:r>
                <w:rPr>
                  <w:rFonts w:ascii="Times New Roman" w:hAnsi="Times New Roman" w:eastAsia="宋体"/>
                  <w:b w:val="0"/>
                  <w:sz w:val="18"/>
                </w:rPr>
                <w:delText>0.00</w:delText>
              </w:r>
            </w:del>
          </w:p>
        </w:tc>
        <w:tc>
          <w:tcPr>
            <w:tcW w:w="1039" w:type="dxa"/>
            <w:tcMar>
              <w:left w:w="70" w:type="dxa"/>
              <w:right w:w="70" w:type="dxa"/>
            </w:tcMar>
            <w:vAlign w:val="center"/>
          </w:tcPr>
          <w:p w14:paraId="2514CD44">
            <w:pPr>
              <w:keepNext/>
              <w:spacing w:before="20" w:after="20" w:line="260" w:lineRule="exact"/>
              <w:ind w:left="0" w:leftChars="0" w:right="0" w:rightChars="0" w:firstLine="0" w:firstLineChars="0"/>
              <w:jc w:val="center"/>
              <w:rPr>
                <w:del w:id="9974" w:author="xh" w:date="2026-10-19T11:12:28+08:00"/>
              </w:rPr>
            </w:pPr>
            <w:del w:id="9975" w:author="xh" w:date="2026-10-19T11:12:28+08:00">
              <w:r>
                <w:rPr>
                  <w:rFonts w:ascii="Times New Roman" w:hAnsi="Times New Roman" w:eastAsia="宋体"/>
                  <w:b w:val="0"/>
                  <w:sz w:val="18"/>
                </w:rPr>
                <w:delText>77.42</w:delText>
              </w:r>
            </w:del>
          </w:p>
        </w:tc>
      </w:tr>
      <w:tr w14:paraId="7FCF4D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877" w:author="xh" w:date="2026-10-19T11:12:28+08:00"/>
        </w:trPr>
        <w:tc>
          <w:tcPr>
            <w:tcW w:w="1039" w:type="dxa"/>
            <w:tcMar>
              <w:left w:w="70" w:type="dxa"/>
              <w:right w:w="70" w:type="dxa"/>
            </w:tcMar>
            <w:vAlign w:val="center"/>
          </w:tcPr>
          <w:p w14:paraId="4F97C547">
            <w:pPr>
              <w:keepNext/>
              <w:spacing w:before="20" w:after="20" w:line="260" w:lineRule="exact"/>
              <w:ind w:left="0" w:leftChars="0" w:right="0" w:rightChars="0" w:firstLine="0" w:firstLineChars="0"/>
              <w:jc w:val="center"/>
              <w:rPr>
                <w:del w:id="9976" w:author="xh" w:date="2026-10-19T11:12:28+08:00"/>
              </w:rPr>
            </w:pPr>
            <w:del w:id="9977" w:author="xh" w:date="2026-10-19T11:12:28+08:00">
              <w:r>
                <w:rPr>
                  <w:rFonts w:ascii="Times New Roman" w:hAnsi="Times New Roman" w:eastAsia="宋体"/>
                  <w:b w:val="0"/>
                  <w:sz w:val="18"/>
                </w:rPr>
                <w:delText>弹性</w:delText>
              </w:r>
            </w:del>
          </w:p>
        </w:tc>
        <w:tc>
          <w:tcPr>
            <w:tcW w:w="1039" w:type="dxa"/>
            <w:tcMar>
              <w:left w:w="70" w:type="dxa"/>
              <w:right w:w="70" w:type="dxa"/>
            </w:tcMar>
            <w:vAlign w:val="center"/>
          </w:tcPr>
          <w:p w14:paraId="2D9248BA">
            <w:pPr>
              <w:keepNext/>
              <w:spacing w:before="20" w:after="20" w:line="260" w:lineRule="exact"/>
              <w:ind w:left="0" w:leftChars="0" w:right="0" w:rightChars="0" w:firstLine="0" w:firstLineChars="0"/>
              <w:jc w:val="center"/>
              <w:rPr>
                <w:del w:id="9978" w:author="xh" w:date="2026-10-19T11:12:28+08:00"/>
              </w:rPr>
            </w:pPr>
            <w:del w:id="9979" w:author="xh" w:date="2026-10-19T11:12:28+08:00">
              <w:r>
                <w:rPr>
                  <w:rFonts w:ascii="Times New Roman" w:hAnsi="Times New Roman" w:eastAsia="宋体"/>
                  <w:b w:val="0"/>
                  <w:sz w:val="18"/>
                </w:rPr>
                <w:delText>2023</w:delText>
              </w:r>
            </w:del>
          </w:p>
        </w:tc>
        <w:tc>
          <w:tcPr>
            <w:tcW w:w="1039" w:type="dxa"/>
            <w:tcMar>
              <w:left w:w="70" w:type="dxa"/>
              <w:right w:w="70" w:type="dxa"/>
            </w:tcMar>
            <w:vAlign w:val="center"/>
          </w:tcPr>
          <w:p w14:paraId="280F24F8">
            <w:pPr>
              <w:keepNext/>
              <w:spacing w:before="20" w:after="20" w:line="260" w:lineRule="exact"/>
              <w:ind w:left="0" w:leftChars="0" w:right="0" w:rightChars="0" w:firstLine="0" w:firstLineChars="0"/>
              <w:jc w:val="center"/>
              <w:rPr>
                <w:del w:id="9980" w:author="xh" w:date="2026-10-19T11:12:28+08:00"/>
              </w:rPr>
            </w:pPr>
            <w:del w:id="9981" w:author="xh" w:date="2026-10-19T11:12:28+08:00">
              <w:r>
                <w:rPr>
                  <w:rFonts w:ascii="Times New Roman" w:hAnsi="Times New Roman" w:eastAsia="宋体"/>
                  <w:b w:val="0"/>
                  <w:sz w:val="18"/>
                </w:rPr>
                <w:delText>31.5+80</w:delText>
              </w:r>
            </w:del>
          </w:p>
        </w:tc>
        <w:tc>
          <w:tcPr>
            <w:tcW w:w="1039" w:type="dxa"/>
            <w:tcMar>
              <w:left w:w="70" w:type="dxa"/>
              <w:right w:w="70" w:type="dxa"/>
            </w:tcMar>
            <w:vAlign w:val="center"/>
          </w:tcPr>
          <w:p w14:paraId="0042DAE3">
            <w:pPr>
              <w:keepNext/>
              <w:spacing w:before="20" w:after="20" w:line="260" w:lineRule="exact"/>
              <w:ind w:left="0" w:leftChars="0" w:right="0" w:rightChars="0" w:firstLine="0" w:firstLineChars="0"/>
              <w:jc w:val="center"/>
              <w:rPr>
                <w:del w:id="9982" w:author="xh" w:date="2026-10-19T11:12:28+08:00"/>
              </w:rPr>
            </w:pPr>
            <w:del w:id="9983" w:author="xh" w:date="2026-10-19T11:12:28+08:00">
              <w:r>
                <w:rPr>
                  <w:rFonts w:ascii="Times New Roman" w:hAnsi="Times New Roman" w:eastAsia="宋体"/>
                  <w:b w:val="0"/>
                  <w:sz w:val="18"/>
                </w:rPr>
                <w:delText>111.50</w:delText>
              </w:r>
            </w:del>
          </w:p>
        </w:tc>
        <w:tc>
          <w:tcPr>
            <w:tcW w:w="1039" w:type="dxa"/>
            <w:tcMar>
              <w:left w:w="70" w:type="dxa"/>
              <w:right w:w="70" w:type="dxa"/>
            </w:tcMar>
            <w:vAlign w:val="center"/>
          </w:tcPr>
          <w:p w14:paraId="00F4AA90">
            <w:pPr>
              <w:keepNext/>
              <w:spacing w:before="20" w:after="20" w:line="260" w:lineRule="exact"/>
              <w:ind w:left="0" w:leftChars="0" w:right="0" w:rightChars="0" w:firstLine="0" w:firstLineChars="0"/>
              <w:jc w:val="center"/>
              <w:rPr>
                <w:del w:id="9984" w:author="xh" w:date="2026-10-19T11:12:28+08:00"/>
              </w:rPr>
            </w:pPr>
            <w:del w:id="9985" w:author="xh" w:date="2026-10-19T11:12:28+08:00">
              <w:r>
                <w:rPr>
                  <w:rFonts w:ascii="Times New Roman" w:hAnsi="Times New Roman" w:eastAsia="宋体"/>
                  <w:b w:val="0"/>
                  <w:sz w:val="18"/>
                </w:rPr>
                <w:delText>0.00</w:delText>
              </w:r>
            </w:del>
          </w:p>
        </w:tc>
        <w:tc>
          <w:tcPr>
            <w:tcW w:w="1039" w:type="dxa"/>
            <w:tcMar>
              <w:left w:w="70" w:type="dxa"/>
              <w:right w:w="70" w:type="dxa"/>
            </w:tcMar>
            <w:vAlign w:val="center"/>
          </w:tcPr>
          <w:p w14:paraId="5448FDFE">
            <w:pPr>
              <w:keepNext/>
              <w:spacing w:before="20" w:after="20" w:line="260" w:lineRule="exact"/>
              <w:ind w:left="0" w:leftChars="0" w:right="0" w:rightChars="0" w:firstLine="0" w:firstLineChars="0"/>
              <w:jc w:val="center"/>
              <w:rPr>
                <w:del w:id="9986" w:author="xh" w:date="2026-10-19T11:12:28+08:00"/>
              </w:rPr>
            </w:pPr>
            <w:del w:id="9987" w:author="xh" w:date="2026-10-19T11:12:28+08:00">
              <w:r>
                <w:rPr>
                  <w:rFonts w:ascii="Times New Roman" w:hAnsi="Times New Roman" w:eastAsia="宋体"/>
                  <w:b w:val="0"/>
                  <w:sz w:val="18"/>
                </w:rPr>
                <w:delText>0.00</w:delText>
              </w:r>
            </w:del>
          </w:p>
        </w:tc>
        <w:tc>
          <w:tcPr>
            <w:tcW w:w="1039" w:type="dxa"/>
            <w:tcMar>
              <w:left w:w="70" w:type="dxa"/>
              <w:right w:w="70" w:type="dxa"/>
            </w:tcMar>
            <w:vAlign w:val="center"/>
          </w:tcPr>
          <w:p w14:paraId="66E7AD24">
            <w:pPr>
              <w:keepNext/>
              <w:spacing w:before="20" w:after="20" w:line="260" w:lineRule="exact"/>
              <w:ind w:left="0" w:leftChars="0" w:right="0" w:rightChars="0" w:firstLine="0" w:firstLineChars="0"/>
              <w:jc w:val="center"/>
              <w:rPr>
                <w:del w:id="9988" w:author="xh" w:date="2026-10-19T11:12:28+08:00"/>
              </w:rPr>
            </w:pPr>
            <w:del w:id="9989" w:author="xh" w:date="2026-10-19T11:12:28+08:00">
              <w:r>
                <w:rPr>
                  <w:rFonts w:ascii="Times New Roman" w:hAnsi="Times New Roman" w:eastAsia="宋体"/>
                  <w:b w:val="0"/>
                  <w:sz w:val="18"/>
                </w:rPr>
                <w:delText>0.00</w:delText>
              </w:r>
            </w:del>
          </w:p>
        </w:tc>
        <w:tc>
          <w:tcPr>
            <w:tcW w:w="1039" w:type="dxa"/>
            <w:tcMar>
              <w:left w:w="70" w:type="dxa"/>
              <w:right w:w="70" w:type="dxa"/>
            </w:tcMar>
            <w:vAlign w:val="center"/>
          </w:tcPr>
          <w:p w14:paraId="15284037">
            <w:pPr>
              <w:keepNext/>
              <w:spacing w:before="20" w:after="20" w:line="260" w:lineRule="exact"/>
              <w:ind w:left="0" w:leftChars="0" w:right="0" w:rightChars="0" w:firstLine="0" w:firstLineChars="0"/>
              <w:jc w:val="center"/>
              <w:rPr>
                <w:del w:id="9990" w:author="xh" w:date="2026-10-19T11:12:28+08:00"/>
              </w:rPr>
            </w:pPr>
            <w:del w:id="9991" w:author="xh" w:date="2026-10-19T11:12:28+08:00">
              <w:r>
                <w:rPr>
                  <w:rFonts w:ascii="Times New Roman" w:hAnsi="Times New Roman" w:eastAsia="宋体"/>
                  <w:b w:val="0"/>
                  <w:sz w:val="18"/>
                </w:rPr>
                <w:delText>71.43</w:delText>
              </w:r>
            </w:del>
          </w:p>
        </w:tc>
      </w:tr>
      <w:tr w14:paraId="594118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9878" w:author="xh" w:date="2026-10-19T11:12:28+08:00"/>
        </w:trPr>
        <w:tc>
          <w:tcPr>
            <w:tcW w:w="1039" w:type="dxa"/>
            <w:tcMar>
              <w:left w:w="70" w:type="dxa"/>
              <w:right w:w="70" w:type="dxa"/>
            </w:tcMar>
            <w:vAlign w:val="center"/>
          </w:tcPr>
          <w:p w14:paraId="41E9B0F7">
            <w:pPr>
              <w:keepNext/>
              <w:spacing w:before="20" w:after="20" w:line="260" w:lineRule="exact"/>
              <w:ind w:left="0" w:leftChars="0" w:right="0" w:rightChars="0" w:firstLine="0" w:firstLineChars="0"/>
              <w:jc w:val="center"/>
              <w:rPr>
                <w:del w:id="9992" w:author="xh" w:date="2026-10-19T11:12:28+08:00"/>
              </w:rPr>
            </w:pPr>
            <w:del w:id="9993" w:author="xh" w:date="2026-10-19T11:12:28+08:00">
              <w:r>
                <w:rPr>
                  <w:rFonts w:ascii="Times New Roman" w:hAnsi="Times New Roman" w:eastAsia="宋体"/>
                  <w:b w:val="0"/>
                  <w:sz w:val="18"/>
                </w:rPr>
                <w:delText>弹性</w:delText>
              </w:r>
            </w:del>
          </w:p>
        </w:tc>
        <w:tc>
          <w:tcPr>
            <w:tcW w:w="1039" w:type="dxa"/>
            <w:tcMar>
              <w:left w:w="70" w:type="dxa"/>
              <w:right w:w="70" w:type="dxa"/>
            </w:tcMar>
            <w:vAlign w:val="center"/>
          </w:tcPr>
          <w:p w14:paraId="09B3DD39">
            <w:pPr>
              <w:keepNext/>
              <w:spacing w:before="20" w:after="20" w:line="260" w:lineRule="exact"/>
              <w:ind w:left="0" w:leftChars="0" w:right="0" w:rightChars="0" w:firstLine="0" w:firstLineChars="0"/>
              <w:jc w:val="center"/>
              <w:rPr>
                <w:del w:id="9994" w:author="xh" w:date="2026-10-19T11:12:28+08:00"/>
              </w:rPr>
            </w:pPr>
            <w:del w:id="9995" w:author="xh" w:date="2026-10-19T11:12:28+08:00">
              <w:r>
                <w:rPr>
                  <w:rFonts w:ascii="Times New Roman" w:hAnsi="Times New Roman" w:eastAsia="宋体"/>
                  <w:b w:val="0"/>
                  <w:sz w:val="18"/>
                </w:rPr>
                <w:delText>2024</w:delText>
              </w:r>
            </w:del>
          </w:p>
        </w:tc>
        <w:tc>
          <w:tcPr>
            <w:tcW w:w="1039" w:type="dxa"/>
            <w:tcMar>
              <w:left w:w="70" w:type="dxa"/>
              <w:right w:w="70" w:type="dxa"/>
            </w:tcMar>
            <w:vAlign w:val="center"/>
          </w:tcPr>
          <w:p w14:paraId="3798B200">
            <w:pPr>
              <w:keepNext/>
              <w:spacing w:before="20" w:after="20" w:line="260" w:lineRule="exact"/>
              <w:ind w:left="0" w:leftChars="0" w:right="0" w:rightChars="0" w:firstLine="0" w:firstLineChars="0"/>
              <w:jc w:val="center"/>
              <w:rPr>
                <w:del w:id="9996" w:author="xh" w:date="2026-10-19T11:12:28+08:00"/>
              </w:rPr>
            </w:pPr>
            <w:del w:id="9997" w:author="xh" w:date="2026-10-19T11:12:28+08:00">
              <w:r>
                <w:rPr>
                  <w:rFonts w:ascii="Times New Roman" w:hAnsi="Times New Roman" w:eastAsia="宋体"/>
                  <w:b w:val="0"/>
                  <w:sz w:val="18"/>
                </w:rPr>
                <w:delText>31.5+80</w:delText>
              </w:r>
            </w:del>
          </w:p>
        </w:tc>
        <w:tc>
          <w:tcPr>
            <w:tcW w:w="1039" w:type="dxa"/>
            <w:tcMar>
              <w:left w:w="70" w:type="dxa"/>
              <w:right w:w="70" w:type="dxa"/>
            </w:tcMar>
            <w:vAlign w:val="center"/>
          </w:tcPr>
          <w:p w14:paraId="209E21F6">
            <w:pPr>
              <w:keepNext/>
              <w:spacing w:before="20" w:after="20" w:line="260" w:lineRule="exact"/>
              <w:ind w:left="0" w:leftChars="0" w:right="0" w:rightChars="0" w:firstLine="0" w:firstLineChars="0"/>
              <w:jc w:val="center"/>
              <w:rPr>
                <w:del w:id="9998" w:author="xh" w:date="2026-10-19T11:12:28+08:00"/>
              </w:rPr>
            </w:pPr>
            <w:del w:id="9999" w:author="xh" w:date="2026-10-19T11:12:28+08:00">
              <w:r>
                <w:rPr>
                  <w:rFonts w:ascii="Times New Roman" w:hAnsi="Times New Roman" w:eastAsia="宋体"/>
                  <w:b w:val="0"/>
                  <w:sz w:val="18"/>
                </w:rPr>
                <w:delText>111.50</w:delText>
              </w:r>
            </w:del>
          </w:p>
        </w:tc>
        <w:tc>
          <w:tcPr>
            <w:tcW w:w="1039" w:type="dxa"/>
            <w:tcMar>
              <w:left w:w="70" w:type="dxa"/>
              <w:right w:w="70" w:type="dxa"/>
            </w:tcMar>
            <w:vAlign w:val="center"/>
          </w:tcPr>
          <w:p w14:paraId="2EA309EE">
            <w:pPr>
              <w:keepNext/>
              <w:spacing w:before="20" w:after="20" w:line="260" w:lineRule="exact"/>
              <w:ind w:left="0" w:leftChars="0" w:right="0" w:rightChars="0" w:firstLine="0" w:firstLineChars="0"/>
              <w:jc w:val="center"/>
              <w:rPr>
                <w:del w:id="10000" w:author="xh" w:date="2026-10-19T11:12:28+08:00"/>
              </w:rPr>
            </w:pPr>
            <w:del w:id="10001" w:author="xh" w:date="2026-10-19T11:12:28+08:00">
              <w:r>
                <w:rPr>
                  <w:rFonts w:ascii="Times New Roman" w:hAnsi="Times New Roman" w:eastAsia="宋体"/>
                  <w:b w:val="0"/>
                  <w:sz w:val="18"/>
                </w:rPr>
                <w:delText>0.00</w:delText>
              </w:r>
            </w:del>
          </w:p>
        </w:tc>
        <w:tc>
          <w:tcPr>
            <w:tcW w:w="1039" w:type="dxa"/>
            <w:tcMar>
              <w:left w:w="70" w:type="dxa"/>
              <w:right w:w="70" w:type="dxa"/>
            </w:tcMar>
            <w:vAlign w:val="center"/>
          </w:tcPr>
          <w:p w14:paraId="14DF8EDB">
            <w:pPr>
              <w:keepNext/>
              <w:spacing w:before="20" w:after="20" w:line="260" w:lineRule="exact"/>
              <w:ind w:left="0" w:leftChars="0" w:right="0" w:rightChars="0" w:firstLine="0" w:firstLineChars="0"/>
              <w:jc w:val="center"/>
              <w:rPr>
                <w:del w:id="10002" w:author="xh" w:date="2026-10-19T11:12:28+08:00"/>
              </w:rPr>
            </w:pPr>
            <w:del w:id="10003" w:author="xh" w:date="2026-10-19T11:12:28+08:00">
              <w:r>
                <w:rPr>
                  <w:rFonts w:ascii="Times New Roman" w:hAnsi="Times New Roman" w:eastAsia="宋体"/>
                  <w:b w:val="0"/>
                  <w:sz w:val="18"/>
                </w:rPr>
                <w:delText>0.00</w:delText>
              </w:r>
            </w:del>
          </w:p>
        </w:tc>
        <w:tc>
          <w:tcPr>
            <w:tcW w:w="1039" w:type="dxa"/>
            <w:tcMar>
              <w:left w:w="70" w:type="dxa"/>
              <w:right w:w="70" w:type="dxa"/>
            </w:tcMar>
            <w:vAlign w:val="center"/>
          </w:tcPr>
          <w:p w14:paraId="2257B0EC">
            <w:pPr>
              <w:keepNext/>
              <w:spacing w:before="20" w:after="20" w:line="260" w:lineRule="exact"/>
              <w:ind w:left="0" w:leftChars="0" w:right="0" w:rightChars="0" w:firstLine="0" w:firstLineChars="0"/>
              <w:jc w:val="center"/>
              <w:rPr>
                <w:del w:id="10004" w:author="xh" w:date="2026-10-19T11:12:28+08:00"/>
              </w:rPr>
            </w:pPr>
            <w:del w:id="10005" w:author="xh" w:date="2026-10-19T11:12:28+08:00">
              <w:r>
                <w:rPr>
                  <w:rFonts w:ascii="Times New Roman" w:hAnsi="Times New Roman" w:eastAsia="宋体"/>
                  <w:b w:val="0"/>
                  <w:sz w:val="18"/>
                </w:rPr>
                <w:delText>0.00</w:delText>
              </w:r>
            </w:del>
          </w:p>
        </w:tc>
        <w:tc>
          <w:tcPr>
            <w:tcW w:w="1039" w:type="dxa"/>
            <w:tcMar>
              <w:left w:w="70" w:type="dxa"/>
              <w:right w:w="70" w:type="dxa"/>
            </w:tcMar>
            <w:vAlign w:val="center"/>
          </w:tcPr>
          <w:p w14:paraId="57EAD497">
            <w:pPr>
              <w:keepNext/>
              <w:spacing w:before="20" w:after="20" w:line="260" w:lineRule="exact"/>
              <w:ind w:left="0" w:leftChars="0" w:right="0" w:rightChars="0" w:firstLine="0" w:firstLineChars="0"/>
              <w:jc w:val="center"/>
              <w:rPr>
                <w:del w:id="10006" w:author="xh" w:date="2026-10-19T11:12:28+08:00"/>
              </w:rPr>
            </w:pPr>
            <w:del w:id="10007" w:author="xh" w:date="2026-10-19T11:12:28+08:00">
              <w:r>
                <w:rPr>
                  <w:rFonts w:ascii="Times New Roman" w:hAnsi="Times New Roman" w:eastAsia="宋体"/>
                  <w:b w:val="0"/>
                  <w:sz w:val="18"/>
                </w:rPr>
                <w:delText>80.95</w:delText>
              </w:r>
            </w:del>
          </w:p>
        </w:tc>
      </w:tr>
      <w:tr w14:paraId="2B08CB4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9879" w:author="xh" w:date="2026-10-19T11:12:28+08:00"/>
        </w:trPr>
        <w:tc>
          <w:tcPr>
            <w:tcW w:w="1039" w:type="dxa"/>
            <w:tcMar>
              <w:left w:w="70" w:type="dxa"/>
              <w:right w:w="70" w:type="dxa"/>
            </w:tcMar>
            <w:vAlign w:val="center"/>
          </w:tcPr>
          <w:p w14:paraId="4D701A7B">
            <w:pPr>
              <w:keepNext w:val="0"/>
              <w:spacing w:before="20" w:after="20" w:line="260" w:lineRule="exact"/>
              <w:ind w:left="0" w:leftChars="0" w:right="0" w:rightChars="0" w:firstLine="0" w:firstLineChars="0"/>
              <w:jc w:val="center"/>
              <w:rPr>
                <w:del w:id="10008" w:author="xh" w:date="2026-10-19T11:12:28+08:00"/>
              </w:rPr>
            </w:pPr>
            <w:del w:id="10009" w:author="xh" w:date="2026-10-19T11:12:28+08:00">
              <w:r>
                <w:rPr>
                  <w:rFonts w:ascii="Times New Roman" w:hAnsi="Times New Roman" w:eastAsia="宋体"/>
                  <w:b w:val="0"/>
                  <w:sz w:val="18"/>
                </w:rPr>
                <w:delText>弹性</w:delText>
              </w:r>
            </w:del>
          </w:p>
        </w:tc>
        <w:tc>
          <w:tcPr>
            <w:tcW w:w="1039" w:type="dxa"/>
            <w:tcMar>
              <w:left w:w="70" w:type="dxa"/>
              <w:right w:w="70" w:type="dxa"/>
            </w:tcMar>
            <w:vAlign w:val="center"/>
          </w:tcPr>
          <w:p w14:paraId="22893DF8">
            <w:pPr>
              <w:keepNext w:val="0"/>
              <w:spacing w:before="20" w:after="20" w:line="260" w:lineRule="exact"/>
              <w:ind w:left="0" w:leftChars="0" w:right="0" w:rightChars="0" w:firstLine="0" w:firstLineChars="0"/>
              <w:jc w:val="center"/>
              <w:rPr>
                <w:del w:id="10010" w:author="xh" w:date="2026-10-19T11:12:28+08:00"/>
              </w:rPr>
            </w:pPr>
            <w:del w:id="10011" w:author="xh" w:date="2026-10-19T11:12:28+08:00">
              <w:r>
                <w:rPr>
                  <w:rFonts w:ascii="Times New Roman" w:hAnsi="Times New Roman" w:eastAsia="宋体"/>
                  <w:b w:val="0"/>
                  <w:sz w:val="18"/>
                </w:rPr>
                <w:delText>2025</w:delText>
              </w:r>
            </w:del>
          </w:p>
        </w:tc>
        <w:tc>
          <w:tcPr>
            <w:tcW w:w="1039" w:type="dxa"/>
            <w:tcMar>
              <w:left w:w="70" w:type="dxa"/>
              <w:right w:w="70" w:type="dxa"/>
            </w:tcMar>
            <w:vAlign w:val="center"/>
          </w:tcPr>
          <w:p w14:paraId="1769AD95">
            <w:pPr>
              <w:keepNext w:val="0"/>
              <w:spacing w:before="20" w:after="20" w:line="260" w:lineRule="exact"/>
              <w:ind w:left="0" w:leftChars="0" w:right="0" w:rightChars="0" w:firstLine="0" w:firstLineChars="0"/>
              <w:jc w:val="center"/>
              <w:rPr>
                <w:del w:id="10012" w:author="xh" w:date="2026-10-19T11:12:28+08:00"/>
              </w:rPr>
            </w:pPr>
            <w:del w:id="10013" w:author="xh" w:date="2026-10-19T11:12:28+08:00">
              <w:r>
                <w:rPr>
                  <w:rFonts w:ascii="Times New Roman" w:hAnsi="Times New Roman" w:eastAsia="宋体"/>
                  <w:b w:val="0"/>
                  <w:sz w:val="18"/>
                </w:rPr>
                <w:delText>31.5+80</w:delText>
              </w:r>
            </w:del>
          </w:p>
        </w:tc>
        <w:tc>
          <w:tcPr>
            <w:tcW w:w="1039" w:type="dxa"/>
            <w:tcMar>
              <w:left w:w="70" w:type="dxa"/>
              <w:right w:w="70" w:type="dxa"/>
            </w:tcMar>
            <w:vAlign w:val="center"/>
          </w:tcPr>
          <w:p w14:paraId="430F918A">
            <w:pPr>
              <w:keepNext w:val="0"/>
              <w:spacing w:before="20" w:after="20" w:line="260" w:lineRule="exact"/>
              <w:ind w:left="0" w:leftChars="0" w:right="0" w:rightChars="0" w:firstLine="0" w:firstLineChars="0"/>
              <w:jc w:val="center"/>
              <w:rPr>
                <w:del w:id="10014" w:author="xh" w:date="2026-10-19T11:12:28+08:00"/>
              </w:rPr>
            </w:pPr>
            <w:del w:id="10015" w:author="xh" w:date="2026-10-19T11:12:28+08:00">
              <w:r>
                <w:rPr>
                  <w:rFonts w:ascii="Times New Roman" w:hAnsi="Times New Roman" w:eastAsia="宋体"/>
                  <w:b w:val="0"/>
                  <w:sz w:val="18"/>
                </w:rPr>
                <w:delText>111.50</w:delText>
              </w:r>
            </w:del>
          </w:p>
        </w:tc>
        <w:tc>
          <w:tcPr>
            <w:tcW w:w="1039" w:type="dxa"/>
            <w:tcMar>
              <w:left w:w="70" w:type="dxa"/>
              <w:right w:w="70" w:type="dxa"/>
            </w:tcMar>
            <w:vAlign w:val="center"/>
          </w:tcPr>
          <w:p w14:paraId="10EF88DB">
            <w:pPr>
              <w:keepNext w:val="0"/>
              <w:spacing w:before="20" w:after="20" w:line="260" w:lineRule="exact"/>
              <w:ind w:left="0" w:leftChars="0" w:right="0" w:rightChars="0" w:firstLine="0" w:firstLineChars="0"/>
              <w:jc w:val="center"/>
              <w:rPr>
                <w:del w:id="10016" w:author="xh" w:date="2026-10-19T11:12:28+08:00"/>
              </w:rPr>
            </w:pPr>
            <w:del w:id="10017" w:author="xh" w:date="2026-10-19T11:12:28+08:00">
              <w:r>
                <w:rPr>
                  <w:rFonts w:ascii="Times New Roman" w:hAnsi="Times New Roman" w:eastAsia="宋体"/>
                  <w:b w:val="0"/>
                  <w:sz w:val="18"/>
                </w:rPr>
                <w:delText>0.40</w:delText>
              </w:r>
            </w:del>
          </w:p>
        </w:tc>
        <w:tc>
          <w:tcPr>
            <w:tcW w:w="1039" w:type="dxa"/>
            <w:tcMar>
              <w:left w:w="70" w:type="dxa"/>
              <w:right w:w="70" w:type="dxa"/>
            </w:tcMar>
            <w:vAlign w:val="center"/>
          </w:tcPr>
          <w:p w14:paraId="167C7865">
            <w:pPr>
              <w:keepNext w:val="0"/>
              <w:spacing w:before="20" w:after="20" w:line="260" w:lineRule="exact"/>
              <w:ind w:left="0" w:leftChars="0" w:right="0" w:rightChars="0" w:firstLine="0" w:firstLineChars="0"/>
              <w:jc w:val="center"/>
              <w:rPr>
                <w:del w:id="10018" w:author="xh" w:date="2026-10-19T11:12:28+08:00"/>
              </w:rPr>
            </w:pPr>
            <w:del w:id="10019" w:author="xh" w:date="2026-10-19T11:12:28+08:00">
              <w:r>
                <w:rPr>
                  <w:rFonts w:ascii="Times New Roman" w:hAnsi="Times New Roman" w:eastAsia="宋体"/>
                  <w:b w:val="0"/>
                  <w:sz w:val="18"/>
                </w:rPr>
                <w:delText>0.00</w:delText>
              </w:r>
            </w:del>
          </w:p>
        </w:tc>
        <w:tc>
          <w:tcPr>
            <w:tcW w:w="1039" w:type="dxa"/>
            <w:tcMar>
              <w:left w:w="70" w:type="dxa"/>
              <w:right w:w="70" w:type="dxa"/>
            </w:tcMar>
            <w:vAlign w:val="center"/>
          </w:tcPr>
          <w:p w14:paraId="76488DFB">
            <w:pPr>
              <w:keepNext w:val="0"/>
              <w:spacing w:before="20" w:after="20" w:line="260" w:lineRule="exact"/>
              <w:ind w:left="0" w:leftChars="0" w:right="0" w:rightChars="0" w:firstLine="0" w:firstLineChars="0"/>
              <w:jc w:val="center"/>
              <w:rPr>
                <w:del w:id="10020" w:author="xh" w:date="2026-10-19T11:12:28+08:00"/>
              </w:rPr>
            </w:pPr>
            <w:del w:id="10021" w:author="xh" w:date="2026-10-19T11:12:28+08:00">
              <w:r>
                <w:rPr>
                  <w:rFonts w:ascii="Times New Roman" w:hAnsi="Times New Roman" w:eastAsia="宋体"/>
                  <w:b w:val="0"/>
                  <w:sz w:val="18"/>
                </w:rPr>
                <w:delText>0.00</w:delText>
              </w:r>
            </w:del>
          </w:p>
        </w:tc>
        <w:tc>
          <w:tcPr>
            <w:tcW w:w="1039" w:type="dxa"/>
            <w:tcMar>
              <w:left w:w="70" w:type="dxa"/>
              <w:right w:w="70" w:type="dxa"/>
            </w:tcMar>
            <w:vAlign w:val="center"/>
          </w:tcPr>
          <w:p w14:paraId="5E028DA8">
            <w:pPr>
              <w:keepNext w:val="0"/>
              <w:spacing w:before="20" w:after="20" w:line="260" w:lineRule="exact"/>
              <w:ind w:left="0" w:leftChars="0" w:right="0" w:rightChars="0" w:firstLine="0" w:firstLineChars="0"/>
              <w:jc w:val="center"/>
              <w:rPr>
                <w:del w:id="10022" w:author="xh" w:date="2026-10-19T11:12:28+08:00"/>
              </w:rPr>
            </w:pPr>
            <w:del w:id="10023" w:author="xh" w:date="2026-10-19T11:12:28+08:00">
              <w:r>
                <w:rPr>
                  <w:rFonts w:ascii="Times New Roman" w:hAnsi="Times New Roman" w:eastAsia="宋体"/>
                  <w:b w:val="0"/>
                  <w:sz w:val="18"/>
                </w:rPr>
                <w:delText>89.75</w:delText>
              </w:r>
            </w:del>
          </w:p>
        </w:tc>
      </w:tr>
      <w:tr>
        <w:trPr>
          <w:cantSplit/>
          <w:tblHeader/>
          <w:ins w:id="10024" w:author="xh" w:date="2026-10-19T11:12:2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33" w:author="xh" w:date="2026-10-19T11:12:28+08:00"/>
              </w:rPr>
            </w:pPr>
            <w:ins w:id="10034" w:author="xh" w:date="2026-10-19T11:12:28+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35" w:author="xh" w:date="2026-10-19T11:12:28+08:00"/>
              </w:rPr>
            </w:pPr>
            <w:ins w:id="10036" w:author="xh" w:date="2026-10-19T11:12:28+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37" w:author="xh" w:date="2026-10-19T11:12:28+08:00"/>
              </w:rPr>
            </w:pPr>
            <w:ins w:id="10038" w:author="xh" w:date="2026-10-19T11:12:28+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39" w:author="xh" w:date="2026-10-19T11:12:28+08:00"/>
              </w:rPr>
            </w:pPr>
            <w:ins w:id="10040" w:author="xh" w:date="2026-10-19T11:12:28+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41" w:author="xh" w:date="2026-10-19T11:12:28+08:00"/>
              </w:rPr>
            </w:pPr>
            <w:ins w:id="10042" w:author="xh" w:date="2026-10-19T11:12:28+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43" w:author="xh" w:date="2026-10-19T11:12:28+08:00"/>
              </w:rPr>
            </w:pPr>
            <w:ins w:id="10044" w:author="xh" w:date="2026-10-19T11:12:28+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45" w:author="xh" w:date="2026-10-19T11:12:28+08:00"/>
              </w:rPr>
            </w:pPr>
            <w:ins w:id="10046" w:author="xh" w:date="2026-10-19T11:12:28+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47" w:author="xh" w:date="2026-10-19T11:12:28+08:00"/>
              </w:rPr>
            </w:pPr>
            <w:ins w:id="10048" w:author="xh" w:date="2026-10-19T11:12:28+08:00">
              <w:r>
                <w:rPr>
                  <w:rFonts w:ascii="Times New Roman" w:hAnsi="Times New Roman" w:eastAsia="宋体"/>
                  <w:b/>
                  <w:sz w:val="18"/>
                </w:rPr>
                <w:t>转接后净负荷/MW</w:t>
              </w:r>
            </w:ins>
          </w:p>
        </w:tc>
      </w:tr>
      <w:tr>
        <w:trPr>
          <w:cantSplit/>
          <w:ins w:id="10025" w:author="xh" w:date="2026-10-19T11:12:2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49" w:author="xh" w:date="2026-10-19T11:12:28+08:00"/>
              </w:rPr>
            </w:pPr>
            <w:ins w:id="10050" w:author="xh" w:date="2026-10-19T11:12:28+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51" w:author="xh" w:date="2026-10-19T11:12:28+08:00"/>
              </w:rPr>
            </w:pPr>
            <w:ins w:id="10052" w:author="xh" w:date="2026-10-19T11:12:28+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53" w:author="xh" w:date="2026-10-19T11:12:28+08:00"/>
              </w:rPr>
            </w:pPr>
            <w:ins w:id="10054" w:author="xh" w:date="2026-10-19T11:12:28+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55" w:author="xh" w:date="2026-10-19T11:12:28+08:00"/>
              </w:rPr>
            </w:pPr>
            <w:ins w:id="10056" w:author="xh" w:date="2026-10-19T11:12:28+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57" w:author="xh" w:date="2026-10-19T11:12:28+08:00"/>
              </w:rPr>
            </w:pPr>
            <w:ins w:id="10058" w:author="xh" w:date="2026-10-19T11:12:2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59" w:author="xh" w:date="2026-10-19T11:12:28+08:00"/>
              </w:rPr>
            </w:pPr>
            <w:ins w:id="10060" w:author="xh" w:date="2026-10-19T11:12:28+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61" w:author="xh" w:date="2026-10-19T11:12:28+08:00"/>
              </w:rPr>
            </w:pPr>
            <w:ins w:id="10062" w:author="xh" w:date="2026-10-19T11:12:28+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63" w:author="xh" w:date="2026-10-19T11:12:28+08:00"/>
              </w:rPr>
            </w:pPr>
            <w:ins w:id="10064" w:author="xh" w:date="2026-10-19T11:12:28+08:00">
              <w:r>
                <w:rPr>
                  <w:rFonts w:ascii="Times New Roman" w:hAnsi="Times New Roman" w:eastAsia="宋体"/>
                  <w:b w:val="0"/>
                  <w:sz w:val="18"/>
                </w:rPr>
                <w:t>—</w:t>
              </w:r>
            </w:ins>
          </w:p>
        </w:tc>
      </w:tr>
      <w:tr>
        <w:trPr>
          <w:cantSplit/>
          <w:ins w:id="10026" w:author="xh" w:date="2026-10-19T11:12:2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65" w:author="xh" w:date="2026-10-19T11:12:28+08:00"/>
              </w:rPr>
            </w:pPr>
            <w:ins w:id="10066" w:author="xh" w:date="2026-10-19T11:12:28+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67" w:author="xh" w:date="2026-10-19T11:12:28+08:00"/>
              </w:rPr>
            </w:pPr>
            <w:ins w:id="10068" w:author="xh" w:date="2026-10-19T11:12:28+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69" w:author="xh" w:date="2026-10-19T11:12:28+08:00"/>
              </w:rPr>
            </w:pPr>
            <w:ins w:id="10070" w:author="xh" w:date="2026-10-19T11:12:28+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71" w:author="xh" w:date="2026-10-19T11:12:28+08:00"/>
              </w:rPr>
            </w:pPr>
            <w:ins w:id="10072" w:author="xh" w:date="2026-10-19T11:12:28+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73" w:author="xh" w:date="2026-10-19T11:12:28+08:00"/>
              </w:rPr>
            </w:pPr>
            <w:ins w:id="10074" w:author="xh" w:date="2026-10-19T11:12:2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75" w:author="xh" w:date="2026-10-19T11:12:28+08:00"/>
              </w:rPr>
            </w:pPr>
            <w:ins w:id="10076" w:author="xh" w:date="2026-10-19T11:12:2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77" w:author="xh" w:date="2026-10-19T11:12:28+08:00"/>
              </w:rPr>
            </w:pPr>
            <w:ins w:id="10078" w:author="xh" w:date="2026-10-19T11:12:2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79" w:author="xh" w:date="2026-10-19T11:12:28+08:00"/>
              </w:rPr>
            </w:pPr>
            <w:ins w:id="10080" w:author="xh" w:date="2026-10-19T11:12:28+08:00">
              <w:r>
                <w:rPr>
                  <w:rFonts w:ascii="Times New Roman" w:hAnsi="Times New Roman" w:eastAsia="宋体"/>
                  <w:b w:val="0"/>
                  <w:sz w:val="18"/>
                </w:rPr>
                <w:t>89.75</w:t>
              </w:r>
            </w:ins>
          </w:p>
        </w:tc>
      </w:tr>
      <w:tr>
        <w:trPr>
          <w:cantSplit/>
          <w:ins w:id="10027" w:author="xh" w:date="2026-10-19T11:12:2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81" w:author="xh" w:date="2026-10-19T11:12:28+08:00"/>
              </w:rPr>
            </w:pPr>
            <w:ins w:id="10082" w:author="xh" w:date="2026-10-19T11:12:28+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83" w:author="xh" w:date="2026-10-19T11:12:28+08:00"/>
              </w:rPr>
            </w:pPr>
            <w:ins w:id="10084" w:author="xh" w:date="2026-10-19T11:12:28+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85" w:author="xh" w:date="2026-10-19T11:12:28+08:00"/>
              </w:rPr>
            </w:pPr>
            <w:ins w:id="10086" w:author="xh" w:date="2026-10-19T11:12:28+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87" w:author="xh" w:date="2026-10-19T11:12:28+08:00"/>
              </w:rPr>
            </w:pPr>
            <w:ins w:id="10088" w:author="xh" w:date="2026-10-19T11:12:28+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89" w:author="xh" w:date="2026-10-19T11:12:28+08:00"/>
              </w:rPr>
            </w:pPr>
            <w:ins w:id="10090" w:author="xh" w:date="2026-10-19T11:12:2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91" w:author="xh" w:date="2026-10-19T11:12:28+08:00"/>
              </w:rPr>
            </w:pPr>
            <w:ins w:id="10092" w:author="xh" w:date="2026-10-19T11:12:2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93" w:author="xh" w:date="2026-10-19T11:12:28+08:00"/>
              </w:rPr>
            </w:pPr>
            <w:ins w:id="10094" w:author="xh" w:date="2026-10-19T11:12:28+08:00">
              <w:r>
                <w:rPr>
                  <w:rFonts w:ascii="Times New Roman" w:hAnsi="Times New Roman" w:eastAsia="宋体"/>
                  <w:b w:val="0"/>
                  <w:sz w:val="18"/>
                </w:rPr>
                <w:t>1.51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95" w:author="xh" w:date="2026-10-19T11:12:28+08:00"/>
              </w:rPr>
            </w:pPr>
            <w:ins w:id="10096" w:author="xh" w:date="2026-10-19T11:12:28+08:00">
              <w:r>
                <w:rPr>
                  <w:rFonts w:ascii="Times New Roman" w:hAnsi="Times New Roman" w:eastAsia="宋体"/>
                  <w:b w:val="0"/>
                  <w:sz w:val="18"/>
                </w:rPr>
                <w:t>111.44</w:t>
              </w:r>
            </w:ins>
          </w:p>
        </w:tc>
      </w:tr>
      <w:tr>
        <w:trPr>
          <w:cantSplit/>
          <w:ins w:id="10028" w:author="xh" w:date="2026-10-19T11:12:2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97" w:author="xh" w:date="2026-10-19T11:12:28+08:00"/>
              </w:rPr>
            </w:pPr>
            <w:ins w:id="10098" w:author="xh" w:date="2026-10-19T11:12:28+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099" w:author="xh" w:date="2026-10-19T11:12:28+08:00"/>
              </w:rPr>
            </w:pPr>
            <w:ins w:id="10100" w:author="xh" w:date="2026-10-19T11:12:28+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01" w:author="xh" w:date="2026-10-19T11:12:28+08:00"/>
              </w:rPr>
            </w:pPr>
            <w:ins w:id="10102" w:author="xh" w:date="2026-10-19T11:12:28+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03" w:author="xh" w:date="2026-10-19T11:12:28+08:00"/>
              </w:rPr>
            </w:pPr>
            <w:ins w:id="10104" w:author="xh" w:date="2026-10-19T11:12:28+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05" w:author="xh" w:date="2026-10-19T11:12:28+08:00"/>
              </w:rPr>
            </w:pPr>
            <w:ins w:id="10106" w:author="xh" w:date="2026-10-19T11:12:28+08:00">
              <w:r>
                <w:rPr>
                  <w:rFonts w:ascii="Times New Roman" w:hAnsi="Times New Roman" w:eastAsia="宋体"/>
                  <w:b w:val="0"/>
                  <w:sz w:val="18"/>
                </w:rPr>
                <w:t>1.60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07" w:author="xh" w:date="2026-10-19T11:12:28+08:00"/>
              </w:rPr>
            </w:pPr>
            <w:ins w:id="10108" w:author="xh" w:date="2026-10-19T11:12:28+08:00">
              <w:r>
                <w:rPr>
                  <w:rFonts w:ascii="Times New Roman" w:hAnsi="Times New Roman" w:eastAsia="宋体"/>
                  <w:b w:val="0"/>
                  <w:sz w:val="18"/>
                </w:rPr>
                <w:t>12.02</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09" w:author="xh" w:date="2026-10-19T11:12:28+08:00"/>
              </w:rPr>
            </w:pPr>
            <w:ins w:id="10110" w:author="xh" w:date="2026-10-19T11:12:2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11" w:author="xh" w:date="2026-10-19T11:12:28+08:00"/>
              </w:rPr>
            </w:pPr>
            <w:ins w:id="10112" w:author="xh" w:date="2026-10-19T11:12:28+08:00">
              <w:r>
                <w:rPr>
                  <w:rFonts w:ascii="Times New Roman" w:hAnsi="Times New Roman" w:eastAsia="宋体"/>
                  <w:b w:val="0"/>
                  <w:sz w:val="18"/>
                </w:rPr>
                <w:t>120.24</w:t>
              </w:r>
            </w:ins>
          </w:p>
        </w:tc>
      </w:tr>
      <w:tr>
        <w:trPr>
          <w:cantSplit/>
          <w:ins w:id="10029" w:author="xh" w:date="2026-10-19T11:12:2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13" w:author="xh" w:date="2026-10-19T11:12:28+08:00"/>
              </w:rPr>
            </w:pPr>
            <w:ins w:id="10114" w:author="xh" w:date="2026-10-19T11:12:28+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15" w:author="xh" w:date="2026-10-19T11:12:28+08:00"/>
              </w:rPr>
            </w:pPr>
            <w:ins w:id="10116" w:author="xh" w:date="2026-10-19T11:12:28+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17" w:author="xh" w:date="2026-10-19T11:12:28+08:00"/>
              </w:rPr>
            </w:pPr>
            <w:ins w:id="10118" w:author="xh" w:date="2026-10-19T11:12:28+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19" w:author="xh" w:date="2026-10-19T11:12:28+08:00"/>
              </w:rPr>
            </w:pPr>
            <w:ins w:id="10120" w:author="xh" w:date="2026-10-19T11:12:28+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21" w:author="xh" w:date="2026-10-19T11:12:28+08:00"/>
              </w:rPr>
            </w:pPr>
            <w:ins w:id="10122" w:author="xh" w:date="2026-10-19T11:12:2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23" w:author="xh" w:date="2026-10-19T11:12:28+08:00"/>
              </w:rPr>
            </w:pPr>
            <w:ins w:id="10124" w:author="xh" w:date="2026-10-19T11:12:28+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25" w:author="xh" w:date="2026-10-19T11:12:28+08:00"/>
              </w:rPr>
            </w:pPr>
            <w:ins w:id="10126" w:author="xh" w:date="2026-10-19T11:12:28+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27" w:author="xh" w:date="2026-10-19T11:12:28+08:00"/>
              </w:rPr>
            </w:pPr>
            <w:ins w:id="10128" w:author="xh" w:date="2026-10-19T11:12:28+08:00">
              <w:r>
                <w:rPr>
                  <w:rFonts w:ascii="Times New Roman" w:hAnsi="Times New Roman" w:eastAsia="宋体"/>
                  <w:b w:val="0"/>
                  <w:sz w:val="18"/>
                </w:rPr>
                <w:t>—</w:t>
              </w:r>
            </w:ins>
          </w:p>
        </w:tc>
      </w:tr>
      <w:tr>
        <w:trPr>
          <w:cantSplit/>
          <w:ins w:id="10030" w:author="xh" w:date="2026-10-19T11:12:2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29" w:author="xh" w:date="2026-10-19T11:12:28+08:00"/>
              </w:rPr>
            </w:pPr>
            <w:ins w:id="10130" w:author="xh" w:date="2026-10-19T11:12:28+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31" w:author="xh" w:date="2026-10-19T11:12:28+08:00"/>
              </w:rPr>
            </w:pPr>
            <w:ins w:id="10132" w:author="xh" w:date="2026-10-19T11:12:28+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33" w:author="xh" w:date="2026-10-19T11:12:28+08:00"/>
              </w:rPr>
            </w:pPr>
            <w:ins w:id="10134" w:author="xh" w:date="2026-10-19T11:12:28+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35" w:author="xh" w:date="2026-10-19T11:12:28+08:00"/>
              </w:rPr>
            </w:pPr>
            <w:ins w:id="10136" w:author="xh" w:date="2026-10-19T11:12:28+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37" w:author="xh" w:date="2026-10-19T11:12:28+08:00"/>
              </w:rPr>
            </w:pPr>
            <w:ins w:id="10138" w:author="xh" w:date="2026-10-19T11:12:2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39" w:author="xh" w:date="2026-10-19T11:12:28+08:00"/>
              </w:rPr>
            </w:pPr>
            <w:ins w:id="10140" w:author="xh" w:date="2026-10-19T11:12:2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41" w:author="xh" w:date="2026-10-19T11:12:28+08:00"/>
              </w:rPr>
            </w:pPr>
            <w:ins w:id="10142" w:author="xh" w:date="2026-10-19T11:12:2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43" w:author="xh" w:date="2026-10-19T11:12:28+08:00"/>
              </w:rPr>
            </w:pPr>
            <w:ins w:id="10144" w:author="xh" w:date="2026-10-19T11:12:28+08:00">
              <w:r>
                <w:rPr>
                  <w:rFonts w:ascii="Times New Roman" w:hAnsi="Times New Roman" w:eastAsia="宋体"/>
                  <w:b w:val="0"/>
                  <w:sz w:val="18"/>
                </w:rPr>
                <w:t>89.75</w:t>
              </w:r>
            </w:ins>
          </w:p>
        </w:tc>
      </w:tr>
      <w:tr>
        <w:trPr>
          <w:cantSplit/>
          <w:ins w:id="10031" w:author="xh" w:date="2026-10-19T11:12:2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45" w:author="xh" w:date="2026-10-19T11:12:28+08:00"/>
              </w:rPr>
            </w:pPr>
            <w:ins w:id="10146" w:author="xh" w:date="2026-10-19T11:12:28+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47" w:author="xh" w:date="2026-10-19T11:12:28+08:00"/>
              </w:rPr>
            </w:pPr>
            <w:ins w:id="10148" w:author="xh" w:date="2026-10-19T11:12:28+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49" w:author="xh" w:date="2026-10-19T11:12:28+08:00"/>
              </w:rPr>
            </w:pPr>
            <w:ins w:id="10150" w:author="xh" w:date="2026-10-19T11:12:28+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51" w:author="xh" w:date="2026-10-19T11:12:28+08:00"/>
              </w:rPr>
            </w:pPr>
            <w:ins w:id="10152" w:author="xh" w:date="2026-10-19T11:12:28+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53" w:author="xh" w:date="2026-10-19T11:12:28+08:00"/>
              </w:rPr>
            </w:pPr>
            <w:ins w:id="10154" w:author="xh" w:date="2026-10-19T11:12:28+08:00">
              <w:r>
                <w:rPr>
                  <w:rFonts w:ascii="Times New Roman" w:hAnsi="Times New Roman" w:eastAsia="宋体"/>
                  <w:b w:val="0"/>
                  <w:sz w:val="18"/>
                </w:rPr>
                <w:t>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55" w:author="xh" w:date="2026-10-19T11:12:28+08:00"/>
              </w:rPr>
            </w:pPr>
            <w:ins w:id="10156" w:author="xh" w:date="2026-10-19T11:12:28+08:00">
              <w:r>
                <w:rPr>
                  <w:rFonts w:ascii="Times New Roman" w:hAnsi="Times New Roman" w:eastAsia="宋体"/>
                  <w:b w:val="0"/>
                  <w:sz w:val="18"/>
                </w:rPr>
                <w:t>1.43</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57" w:author="xh" w:date="2026-10-19T11:12:28+08:00"/>
              </w:rPr>
            </w:pPr>
            <w:ins w:id="10158" w:author="xh" w:date="2026-10-19T11:12:2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159" w:author="xh" w:date="2026-10-19T11:12:28+08:00"/>
              </w:rPr>
            </w:pPr>
            <w:ins w:id="10160" w:author="xh" w:date="2026-10-19T11:12:28+08:00">
              <w:r>
                <w:rPr>
                  <w:rFonts w:ascii="Times New Roman" w:hAnsi="Times New Roman" w:eastAsia="宋体"/>
                  <w:b w:val="0"/>
                  <w:sz w:val="18"/>
                </w:rPr>
                <w:t>108.51</w:t>
              </w:r>
            </w:ins>
          </w:p>
        </w:tc>
      </w:tr>
      <w:tr>
        <w:trPr>
          <w:cantSplit/>
          <w:ins w:id="10032" w:author="xh" w:date="2026-10-19T11:12:28+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161" w:author="xh" w:date="2026-10-19T11:12:28+08:00"/>
              </w:rPr>
            </w:pPr>
            <w:ins w:id="10162" w:author="xh" w:date="2026-10-19T11:12:28+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163" w:author="xh" w:date="2026-10-19T11:12:28+08:00"/>
              </w:rPr>
            </w:pPr>
            <w:ins w:id="10164" w:author="xh" w:date="2026-10-19T11:12:28+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165" w:author="xh" w:date="2026-10-19T11:12:28+08:00"/>
              </w:rPr>
            </w:pPr>
            <w:ins w:id="10166" w:author="xh" w:date="2026-10-19T11:12:28+08:00">
              <w:r>
                <w:rPr>
                  <w:rFonts w:ascii="Times New Roman" w:hAnsi="Times New Roman" w:eastAsia="宋体"/>
                  <w:b w:val="0"/>
                  <w:sz w:val="18"/>
                </w:rPr>
                <w:t>80.00+80.00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167" w:author="xh" w:date="2026-10-19T11:12:28+08:00"/>
              </w:rPr>
            </w:pPr>
            <w:ins w:id="10168" w:author="xh" w:date="2026-10-19T11:12:28+08:00">
              <w:r>
                <w:rPr>
                  <w:rFonts w:ascii="Times New Roman" w:hAnsi="Times New Roman" w:eastAsia="宋体"/>
                  <w:b w:val="0"/>
                  <w:sz w:val="18"/>
                </w:rPr>
                <w:t>160.00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169" w:author="xh" w:date="2026-10-19T11:12:28+08:00"/>
              </w:rPr>
            </w:pPr>
            <w:ins w:id="10170" w:author="xh" w:date="2026-10-19T11:12:28+08:00">
              <w:r>
                <w:rPr>
                  <w:rFonts w:ascii="Times New Roman" w:hAnsi="Times New Roman" w:eastAsia="宋体"/>
                  <w:b w:val="0"/>
                  <w:sz w:val="18"/>
                </w:rPr>
                <w:t>4.10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171" w:author="xh" w:date="2026-10-19T11:12:28+08:00"/>
              </w:rPr>
            </w:pPr>
            <w:ins w:id="10172" w:author="xh" w:date="2026-10-19T11:12:28+08:00">
              <w:r>
                <w:rPr>
                  <w:rFonts w:ascii="Times New Roman" w:hAnsi="Times New Roman" w:eastAsia="宋体"/>
                  <w:b w:val="0"/>
                  <w:sz w:val="18"/>
                </w:rPr>
                <w:t>12.02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173" w:author="xh" w:date="2026-10-19T11:12:28+08:00"/>
              </w:rPr>
            </w:pPr>
            <w:ins w:id="10174" w:author="xh" w:date="2026-10-19T11:12:28+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175" w:author="xh" w:date="2026-10-19T11:12:28+08:00"/>
              </w:rPr>
            </w:pPr>
            <w:ins w:id="10176" w:author="xh" w:date="2026-10-19T11:12:28+08:00">
              <w:r>
                <w:rPr>
                  <w:rFonts w:ascii="Times New Roman" w:hAnsi="Times New Roman" w:eastAsia="宋体"/>
                  <w:b w:val="0"/>
                  <w:sz w:val="18"/>
                </w:rPr>
                <w:t>120.24</w:t>
              </w:r>
            </w:ins>
          </w:p>
        </w:tc>
      </w:tr>
    </w:tbl>
    <w:p w14:paraId="7E54946D">
      <w:pPr>
        <w:pStyle w:val="2"/>
        <w:widowControl/>
        <w:spacing w:before="0" w:after="0" w:line="348" w:lineRule="exact"/>
        <w:ind w:firstLine="480"/>
        <w:jc w:val="both"/>
      </w:pPr>
      <w:r>
        <w:rPr>
          <w:rFonts w:ascii="Times New Roman" w:hAnsi="Times New Roman" w:eastAsia="方正仿宋_GBK"/>
          <w:b w:val="0"/>
          <w:sz w:val="24"/>
        </w:rPr>
        <w:t xml:space="preserve">20</w:t>
      </w:r>
      <w:ins w:id="10177" w:author="xh" w:date="2026-10-19T11:13:07+08:00">
        <w:r>
          <w:rPr>
            <w:rFonts w:ascii="Times New Roman" w:hAnsi="Times New Roman" w:eastAsia="方正仿宋_GBK"/>
            <w:b w:val="0"/>
            <w:sz w:val="24"/>
          </w:rPr>
          <w:t xml:space="preserve">3</w:t>
        </w:r>
      </w:ins>
      <w:del w:id="10178" w:author="xh" w:date="2026-10-19T11:13:07+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0179" w:author="xh" w:date="2026-10-19T11:13:07+08:00">
        <w:r>
          <w:rPr>
            <w:rFonts w:ascii="Times New Roman" w:hAnsi="Times New Roman" w:eastAsia="方正仿宋_GBK"/>
            <w:b w:val="0"/>
            <w:sz w:val="24"/>
          </w:rPr>
          <w:t xml:space="preserve">最大单台主变N-1后，弹性方案剩余主变容量为80.00 MVA，按0.95功率因数折算为76.00 MW。储能</w:t>
        </w:r>
      </w:ins>
      <w:del w:id="10180" w:author="xh" w:date="2026-10-19T11:13:07+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0181" w:author="xh" w:date="2026-10-19T11:13:07+08:00">
        <w:r>
          <w:rPr>
            <w:rFonts w:ascii="Times New Roman" w:hAnsi="Times New Roman" w:eastAsia="方正仿宋_GBK"/>
            <w:b w:val="0"/>
            <w:sz w:val="24"/>
          </w:rPr>
          <w:t xml:space="preserve">有效支撑功率为3.35 MW、反向有效吸收功率为4.10 MW。全年本站故障</w:t>
        </w:r>
      </w:ins>
      <w:del w:id="10182" w:author="xh" w:date="2026-10-19T11:13:07+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10183" w:author="xh" w:date="2026-10-19T11:13:07+08:00">
        <w:r>
          <w:rPr>
            <w:rFonts w:ascii="Times New Roman" w:hAnsi="Times New Roman" w:eastAsia="方正仿宋_GBK"/>
            <w:b w:val="0"/>
            <w:sz w:val="24"/>
          </w:rPr>
          <w:t xml:space="preserve">中最小余量为0.07 MW。该小时按采用的固定区段预案</w:t>
        </w:r>
      </w:ins>
      <w:del w:id="10184" w:author="xh" w:date="2026-10-19T11:13:07+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10185" w:author="xh" w:date="2026-10-19T11:13:07+08:00">
        <w:r>
          <w:rPr>
            <w:rFonts w:ascii="Times New Roman" w:hAnsi="Times New Roman" w:eastAsia="方正仿宋_GBK"/>
            <w:b w:val="0"/>
            <w:sz w:val="24"/>
          </w:rPr>
          <w:t xml:space="preserve">73</w:t>
        </w:r>
      </w:ins>
      <w:del w:id="10186" w:author="xh" w:date="2026-10-19T11:13:07+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0187" w:author="xh" w:date="2026-10-19T11:13:07+08:00">
        <w:r>
          <w:rPr>
            <w:rFonts w:ascii="Times New Roman" w:hAnsi="Times New Roman" w:eastAsia="方正仿宋_GBK"/>
            <w:b w:val="0"/>
            <w:sz w:val="24"/>
          </w:rPr>
          <w:t xml:space="preserve">33</w:t>
        </w:r>
      </w:ins>
      <w:del w:id="10188" w:author="xh" w:date="2026-10-19T11:13:07+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MW、承接0.00 MW，转接后净负荷为</w:t>
      </w:r>
      <w:ins w:id="10189" w:author="xh" w:date="2026-10-19T11:13:07+08:00">
        <w:r>
          <w:rPr>
            <w:rFonts w:ascii="Times New Roman" w:hAnsi="Times New Roman" w:eastAsia="方正仿宋_GBK"/>
            <w:b w:val="0"/>
            <w:sz w:val="24"/>
          </w:rPr>
          <w:t xml:space="preserve">7</w:t>
        </w:r>
      </w:ins>
      <w:del w:id="10190" w:author="xh" w:date="2026-10-19T11:13:07+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9.</w:t>
      </w:r>
      <w:ins w:id="10191" w:author="xh" w:date="2026-10-19T11:13:07+08:00">
        <w:r>
          <w:rPr>
            <w:rFonts w:ascii="Times New Roman" w:hAnsi="Times New Roman" w:eastAsia="方正仿宋_GBK"/>
            <w:b w:val="0"/>
            <w:sz w:val="24"/>
          </w:rPr>
          <w:t xml:space="preserve">2</w:t>
        </w:r>
      </w:ins>
      <w:del w:id="10192" w:author="xh" w:date="2026-10-19T11:13:07+08:00">
        <w:r>
          <w:rPr>
            <w:rFonts w:ascii="Times New Roman" w:hAnsi="Times New Roman" w:eastAsia="方正仿宋_GBK"/>
            <w:b w:val="0"/>
            <w:sz w:val="24"/>
          </w:rPr>
          <w:delText xml:space="preserve">75 MW，区域最低净负荷工况下为31.</w:delText>
        </w:r>
      </w:del>
      <w:r>
        <w:rPr>
          <w:rFonts w:ascii="Times New Roman" w:hAnsi="Times New Roman" w:eastAsia="方正仿宋_GBK"/>
          <w:b w:val="0"/>
          <w:sz w:val="24"/>
        </w:rPr>
        <w:t xml:space="preserve">8</w:t>
      </w:r>
      <w:del w:id="10193" w:author="xh" w:date="2026-10-19T11:13:07+08:00">
        <w:r>
          <w:rPr>
            <w:rFonts w:ascii="Times New Roman" w:hAnsi="Times New Roman" w:eastAsia="方正仿宋_GBK"/>
            <w:b w:val="0"/>
            <w:sz w:val="24"/>
          </w:rPr>
          <w:delText xml:space="preserve">6</w:delText>
        </w:r>
      </w:del>
      <w:r>
        <w:rPr>
          <w:rFonts w:ascii="Times New Roman" w:hAnsi="Times New Roman" w:eastAsia="方正仿宋_GBK"/>
          <w:b w:val="0"/>
          <w:sz w:val="24"/>
        </w:rPr>
        <w:t xml:space="preserve"> MW。</w:t>
      </w:r>
      <w:ins w:id="10194" w:author="xh" w:date="2026-10-19T11:13:07+08:00">
        <w:r>
          <w:rPr>
            <w:rFonts w:ascii="Times New Roman" w:hAnsi="Times New Roman" w:eastAsia="方正仿宋_GBK"/>
            <w:b w:val="0"/>
            <w:sz w:val="24"/>
          </w:rPr>
          <w:t xml:space="preserve">其中与河湾变之间的主要通道承担7.93 MW净功率转接，使用既有通道。</w:t>
        </w:r>
      </w:ins>
    </w:p>
    <w:p w14:paraId="6D729C55">
      <w:pPr>
        <w:pStyle w:val="2"/>
        <w:widowControl/>
        <w:spacing w:before="0" w:after="0" w:line="348" w:lineRule="exact"/>
        <w:ind w:firstLine="480"/>
        <w:jc w:val="both"/>
      </w:pPr>
      <w:ins w:id="10195" w:author="xh" w:date="2026-10-19T11:13:47+08:00">
        <w:r>
          <w:rPr>
            <w:rFonts w:ascii="Times New Roman" w:hAnsi="Times New Roman" w:eastAsia="方正仿宋_GBK"/>
            <w:b w:val="0"/>
            <w:sz w:val="24"/>
          </w:rPr>
          <w:t xml:space="preserve">两方案</w:t>
        </w:r>
      </w:ins>
      <w:del w:id="10196" w:author="xh" w:date="2026-10-19T11:13:47+08:00">
        <w:r>
          <w:rPr>
            <w:rFonts w:ascii="Times New Roman" w:hAnsi="Times New Roman" w:eastAsia="方正仿宋_GBK"/>
            <w:b w:val="0"/>
            <w:sz w:val="24"/>
          </w:rPr>
          <w:delText xml:space="preserve">按最大单台主变N-1校核，</w:delText>
        </w:r>
      </w:del>
      <w:r>
        <w:rPr>
          <w:rFonts w:ascii="Times New Roman" w:hAnsi="Times New Roman" w:eastAsia="方正仿宋_GBK"/>
          <w:b w:val="0"/>
          <w:sz w:val="24"/>
        </w:rPr>
        <w:t xml:space="preserve">本站</w:t>
      </w:r>
      <w:ins w:id="10197" w:author="xh" w:date="2026-10-19T11:13:47+08:00">
        <w:r>
          <w:rPr>
            <w:rFonts w:ascii="Times New Roman" w:hAnsi="Times New Roman" w:eastAsia="方正仿宋_GBK"/>
            <w:b w:val="0"/>
            <w:sz w:val="24"/>
          </w:rPr>
          <w:t xml:space="preserve">储能额定功率相差2</w:t>
        </w:r>
      </w:ins>
      <w:del w:id="10198" w:author="xh" w:date="2026-10-19T11:13:47+08:00">
        <w:r>
          <w:rPr>
            <w:rFonts w:ascii="Times New Roman" w:hAnsi="Times New Roman" w:eastAsia="方正仿宋_GBK"/>
            <w:b w:val="0"/>
            <w:sz w:val="24"/>
          </w:rPr>
          <w:delText xml:space="preserve">剩余容量为31</w:delText>
        </w:r>
      </w:del>
      <w:r>
        <w:rPr>
          <w:rFonts w:ascii="Times New Roman" w:hAnsi="Times New Roman" w:eastAsia="方正仿宋_GBK"/>
          <w:b w:val="0"/>
          <w:sz w:val="24"/>
        </w:rPr>
        <w:t xml:space="preserve">.50 M</w:t>
      </w:r>
      <w:del w:id="10199" w:author="xh" w:date="2026-10-19T11:13:47+08:00">
        <w:r>
          <w:rPr>
            <w:rFonts w:ascii="Times New Roman" w:hAnsi="Times New Roman" w:eastAsia="方正仿宋_GBK"/>
            <w:b w:val="0"/>
            <w:sz w:val="24"/>
          </w:rPr>
          <w:delText xml:space="preserve">VA，两代表工况重新转供后的本站净负荷分别为30.25 MW、30.25 M</w:delText>
        </w:r>
      </w:del>
      <w:r>
        <w:rPr>
          <w:rFonts w:ascii="Times New Roman" w:hAnsi="Times New Roman" w:eastAsia="方正仿宋_GBK"/>
          <w:b w:val="0"/>
          <w:sz w:val="24"/>
        </w:rPr>
        <w:t xml:space="preserve">W，</w:t>
      </w:r>
      <w:ins w:id="10200" w:author="xh" w:date="2026-10-19T11:13:47+08:00">
        <w:r>
          <w:rPr>
            <w:rFonts w:ascii="Times New Roman" w:hAnsi="Times New Roman" w:eastAsia="方正仿宋_GBK"/>
            <w:b w:val="0"/>
            <w:sz w:val="24"/>
          </w:rPr>
          <w:t xml:space="preserve">差额与所列主变组合及年度固定转接任务共同形成局部供电安排</w:t>
        </w:r>
      </w:ins>
      <w:del w:id="10201" w:author="xh" w:date="2026-10-19T11:13:47+08:00">
        <w:r>
          <w:rPr>
            <w:rFonts w:ascii="Times New Roman" w:hAnsi="Times New Roman" w:eastAsia="方正仿宋_GBK"/>
            <w:b w:val="0"/>
            <w:sz w:val="24"/>
          </w:rPr>
          <w:delText xml:space="preserve">两方向最小容量余量为0.00 MW，正向储能有效支撑功率为0.33 MW</w:delText>
        </w:r>
      </w:del>
      <w:r>
        <w:rPr>
          <w:rFonts w:ascii="Times New Roman" w:hAnsi="Times New Roman" w:eastAsia="方正仿宋_GBK"/>
          <w:b w:val="0"/>
          <w:sz w:val="24"/>
        </w:rPr>
        <w:t xml:space="preserve">。</w:t>
      </w:r>
    </w:p>
    <w:p w14:paraId="70FCADEB">
      <w:pPr>
        <w:pStyle w:val="2"/>
        <w:widowControl/>
        <w:spacing w:before="0" w:after="0" w:line="348" w:lineRule="exact"/>
        <w:ind w:firstLine="480"/>
        <w:jc w:val="both"/>
        <w:rPr>
          <w:del w:id="10202" w:author="xh" w:date="2026-10-19T11:14:26+08:00"/>
        </w:rPr>
      </w:pPr>
      <w:del w:id="10203" w:author="xh" w:date="2026-10-19T11:14:26+08:00">
        <w:r>
          <w:rPr>
            <w:rFonts w:ascii="Times New Roman" w:hAnsi="Times New Roman" w:eastAsia="方正仿宋_GBK"/>
            <w:b w:val="0"/>
            <w:sz w:val="24"/>
          </w:rPr>
          <w:delText>四年校核截面中，本站绝对功率最大的工况出现在2025年，转接前为103.56 MW，主要表现为正向受电需求，该年设备在最大单台主变N-1后剩余容量为31.50 MVA。故障方式下本站转出73.31 MW、承接0.00 MW，其中与河湾变之间的主要转出功率为19.38 MW，转接后净负荷为30.25 MW。这一工况通过邻站分担本站故障后的正向负荷。</w:delText>
        </w:r>
      </w:del>
    </w:p>
    <w:p w14:paraId="6685D8BE">
      <w:pPr>
        <w:pStyle w:val="7"/>
        <w:keepNext/>
        <w:numPr>
          <w:ilvl w:val="0"/>
          <w:numId w:val="0"/>
        </w:numPr>
        <w:spacing w:before="160" w:after="120" w:line="360" w:lineRule="exact"/>
        <w:ind w:firstLine="0"/>
      </w:pPr>
      <w:bookmarkStart w:id="208" w:name="坊上变规划分析"/>
      <w:r>
        <w:rPr>
          <w:rFonts w:ascii="Times New Roman" w:hAnsi="Times New Roman" w:eastAsia="方正仿宋_GBK"/>
          <w:b/>
          <w:sz w:val="24"/>
        </w:rPr>
        <w:t>坊上变规划分析</w:t>
      </w:r>
      <w:bookmarkEnd w:id="208"/>
    </w:p>
    <w:p w14:paraId="78180A8A">
      <w:pPr>
        <w:pStyle w:val="115"/>
        <w:widowControl/>
        <w:spacing w:before="0" w:after="0" w:line="348" w:lineRule="exact"/>
        <w:ind w:firstLine="480"/>
        <w:jc w:val="both"/>
      </w:pPr>
      <w:r>
        <w:rPr>
          <w:rFonts w:ascii="Times New Roman" w:hAnsi="Times New Roman" w:eastAsia="方正仿宋_GBK"/>
          <w:b w:val="0"/>
          <w:sz w:val="24"/>
        </w:rPr>
        <w:t xml:space="preserve">该站</w:t>
      </w:r>
      <w:ins w:id="10204" w:author="xh" w:date="2026-10-19T11:15:06+08:00">
        <w:r>
          <w:rPr>
            <w:rFonts w:ascii="Times New Roman" w:hAnsi="Times New Roman" w:eastAsia="方正仿宋_GBK"/>
            <w:b w:val="0"/>
            <w:sz w:val="24"/>
          </w:rPr>
          <w:t xml:space="preserve">2021年</w:t>
        </w:r>
      </w:ins>
      <w:del w:id="10205" w:author="xh" w:date="2026-10-19T11:15:06+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ins w:id="10206" w:author="xh" w:date="2026-10-19T11:15:06+08:00">
        <w:r>
          <w:rPr>
            <w:rFonts w:ascii="Times New Roman" w:hAnsi="Times New Roman" w:eastAsia="方正仿宋_GBK"/>
            <w:b w:val="0"/>
            <w:sz w:val="24"/>
          </w:rPr>
          <w:t xml:space="preserve">40.00+6</w:t>
        </w:r>
      </w:ins>
      <w:r>
        <w:rPr>
          <w:rFonts w:ascii="Times New Roman" w:hAnsi="Times New Roman" w:eastAsia="方正仿宋_GBK"/>
          <w:b w:val="0"/>
          <w:sz w:val="24"/>
        </w:rPr>
        <w:t xml:space="preserve">3</w:t>
      </w:r>
      <w:del w:id="10207" w:author="xh" w:date="2026-10-19T11:15:06+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w:t>
      </w:r>
      <w:ins w:id="10208" w:author="xh" w:date="2026-10-19T11:15:06+08:00">
        <w:r>
          <w:rPr>
            <w:rFonts w:ascii="Times New Roman" w:hAnsi="Times New Roman" w:eastAsia="方正仿宋_GBK"/>
            <w:b w:val="0"/>
            <w:sz w:val="24"/>
          </w:rPr>
          <w:t xml:space="preserve">0</w:t>
        </w:r>
      </w:ins>
      <w:del w:id="10209" w:author="xh" w:date="2026-10-19T11:15:06+08:00">
        <w:r>
          <w:rPr>
            <w:rFonts w:ascii="Times New Roman" w:hAnsi="Times New Roman" w:eastAsia="方正仿宋_GBK"/>
            <w:b w:val="0"/>
            <w:sz w:val="24"/>
          </w:rPr>
          <w:delText xml:space="preserve">5+4</w:delText>
        </w:r>
      </w:del>
      <w:r>
        <w:rPr>
          <w:rFonts w:ascii="Times New Roman" w:hAnsi="Times New Roman" w:eastAsia="方正仿宋_GBK"/>
          <w:b w:val="0"/>
          <w:sz w:val="24"/>
        </w:rPr>
        <w:t xml:space="preserve">0 MVA</w:t>
      </w:r>
      <w:ins w:id="10210" w:author="xh" w:date="2026-10-19T11:15:06+08:00">
        <w:r>
          <w:rPr>
            <w:rFonts w:ascii="Times New Roman" w:hAnsi="Times New Roman" w:eastAsia="方正仿宋_GBK"/>
            <w:b w:val="0"/>
            <w:sz w:val="24"/>
          </w:rPr>
          <w:t xml:space="preserve">。</w:t>
        </w:r>
      </w:ins>
      <w:del w:id="10211" w:author="xh" w:date="2026-10-19T11:15:06+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10212" w:author="xh" w:date="2026-10-19T11:15:06+08:00">
        <w:r>
          <w:rPr>
            <w:rFonts w:ascii="Times New Roman" w:hAnsi="Times New Roman" w:eastAsia="方正仿宋_GBK"/>
            <w:b w:val="0"/>
            <w:sz w:val="24"/>
          </w:rPr>
          <w:t xml:space="preserve">2033</w:t>
        </w:r>
      </w:ins>
      <w:del w:id="10213" w:author="xh" w:date="2026-10-19T11:15:06+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10214" w:author="xh" w:date="2026-10-19T11:15:06+08:00">
        <w:r>
          <w:rPr>
            <w:rFonts w:ascii="Times New Roman" w:hAnsi="Times New Roman" w:eastAsia="方正仿宋_GBK"/>
            <w:b w:val="0"/>
            <w:sz w:val="24"/>
          </w:rPr>
          <w:t xml:space="preserve">40.00 MVA更换为50.00 MVA；2034年扩建第三台50.00 MVA</w:t>
        </w:r>
      </w:ins>
      <w:del w:id="10215" w:author="xh" w:date="2026-10-19T11:15:06+08:00">
        <w:r>
          <w:rPr>
            <w:rFonts w:ascii="Times New Roman" w:hAnsi="Times New Roman" w:eastAsia="方正仿宋_GBK"/>
            <w:b w:val="0"/>
            <w:sz w:val="24"/>
          </w:rPr>
          <w:delText xml:space="preserve">均保留该组合，供电任务由</w:delText>
        </w:r>
      </w:del>
      <w:r>
        <w:rPr>
          <w:rFonts w:ascii="Times New Roman" w:hAnsi="Times New Roman" w:eastAsia="方正仿宋_GBK"/>
          <w:b w:val="0"/>
          <w:sz w:val="24"/>
        </w:rPr>
        <w:t xml:space="preserve">主变</w:t>
      </w:r>
      <w:del w:id="10216" w:author="xh" w:date="2026-10-19T11:15:06+08:00">
        <w:r>
          <w:rPr>
            <w:rFonts w:ascii="Times New Roman" w:hAnsi="Times New Roman" w:eastAsia="方正仿宋_GBK"/>
            <w:b w:val="0"/>
            <w:sz w:val="24"/>
          </w:rPr>
          <w:delText xml:space="preserve">及网络承担</w:delText>
        </w:r>
      </w:del>
      <w:r>
        <w:rPr>
          <w:rFonts w:ascii="Times New Roman" w:hAnsi="Times New Roman" w:eastAsia="方正仿宋_GBK"/>
          <w:b w:val="0"/>
          <w:sz w:val="24"/>
        </w:rPr>
        <w:t xml:space="preserve">。</w:t>
      </w:r>
      <w:ins w:id="10217" w:author="xh" w:date="2026-10-19T11:15:06+08:00">
        <w:r>
          <w:rPr>
            <w:rFonts w:ascii="Times New Roman" w:hAnsi="Times New Roman" w:eastAsia="方正仿宋_GBK"/>
            <w:b w:val="0"/>
            <w:sz w:val="24"/>
          </w:rPr>
          <w:t xml:space="preserve">本站弹性方案各年未新增储能。</w:t>
        </w:r>
      </w:ins>
    </w:p>
    <w:p w14:paraId="7E494F62">
      <w:pPr>
        <w:pStyle w:val="2"/>
        <w:widowControl/>
        <w:spacing w:before="0" w:after="0" w:line="348" w:lineRule="exact"/>
        <w:ind w:firstLine="480"/>
        <w:jc w:val="both"/>
      </w:pPr>
      <w:r>
        <w:rPr>
          <w:rFonts w:ascii="Times New Roman" w:hAnsi="Times New Roman" w:eastAsia="方正仿宋_GBK"/>
          <w:b w:val="0"/>
          <w:sz w:val="24"/>
        </w:rPr>
        <w:t xml:space="preserve">2025年</w:t>
      </w:r>
      <w:del w:id="10218" w:author="xh" w:date="2026-10-19T11:15:45+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最大正向、反向净负荷分别为39.89 MW、29.68 MW</w:t>
      </w:r>
      <w:ins w:id="10219" w:author="xh" w:date="2026-10-19T11:15:45+08:00">
        <w:r>
          <w:rPr>
            <w:rFonts w:ascii="Times New Roman" w:hAnsi="Times New Roman" w:eastAsia="方正仿宋_GBK"/>
            <w:b w:val="0"/>
            <w:sz w:val="24"/>
          </w:rPr>
          <w:t xml:space="preserve">，2035年分别为58.78 MW、91.84 MW</w:t>
        </w:r>
      </w:ins>
      <w:r>
        <w:rPr>
          <w:rFonts w:ascii="Times New Roman" w:hAnsi="Times New Roman" w:eastAsia="方正仿宋_GBK"/>
          <w:b w:val="0"/>
          <w:sz w:val="24"/>
        </w:rPr>
        <w:t xml:space="preserve">。</w:t>
      </w:r>
      <w:ins w:id="10220" w:author="xh" w:date="2026-10-19T11:15:45+08:00">
        <w:r>
          <w:rPr>
            <w:rFonts w:ascii="Times New Roman" w:hAnsi="Times New Roman" w:eastAsia="方正仿宋_GBK"/>
            <w:b w:val="0"/>
            <w:sz w:val="24"/>
          </w:rPr>
          <w:t xml:space="preserve">2035年</w:t>
        </w:r>
      </w:ins>
      <w:del w:id="10221" w:author="xh" w:date="2026-10-19T11:15:45+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0222" w:author="xh" w:date="2026-10-19T11:15:45+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10223" w:author="xh" w:date="2026-10-19T11:15:45+08:00">
        <w:r>
          <w:rPr>
            <w:rFonts w:ascii="Times New Roman" w:hAnsi="Times New Roman" w:eastAsia="方正仿宋_GBK"/>
            <w:b w:val="0"/>
            <w:sz w:val="24"/>
          </w:rPr>
          <w:delText xml:space="preserve">为7</w:delText>
        </w:r>
      </w:del>
      <w:r>
        <w:rPr>
          <w:rFonts w:ascii="Times New Roman" w:hAnsi="Times New Roman" w:eastAsia="方正仿宋_GBK"/>
          <w:b w:val="0"/>
          <w:sz w:val="24"/>
        </w:rPr>
        <w:t xml:space="preserve">1</w:t>
      </w:r>
      <w:ins w:id="10224" w:author="xh" w:date="2026-10-19T11:15:45+08:00">
        <w:r>
          <w:rPr>
            <w:rFonts w:ascii="Times New Roman" w:hAnsi="Times New Roman" w:eastAsia="方正仿宋_GBK"/>
            <w:b w:val="0"/>
            <w:sz w:val="24"/>
          </w:rPr>
          <w:t xml:space="preserve">13</w:t>
        </w:r>
      </w:ins>
      <w:r>
        <w:rPr>
          <w:rFonts w:ascii="Times New Roman" w:hAnsi="Times New Roman" w:eastAsia="方正仿宋_GBK"/>
          <w:b w:val="0"/>
          <w:sz w:val="24"/>
        </w:rPr>
        <w:t xml:space="preserve">.</w:t>
      </w:r>
      <w:ins w:id="10225" w:author="xh" w:date="2026-10-19T11:15:45+08:00">
        <w:r>
          <w:rPr>
            <w:rFonts w:ascii="Times New Roman" w:hAnsi="Times New Roman" w:eastAsia="方正仿宋_GBK"/>
            <w:b w:val="0"/>
            <w:sz w:val="24"/>
          </w:rPr>
          <w:t xml:space="preserve">0</w:t>
        </w:r>
      </w:ins>
      <w:del w:id="10226" w:author="xh" w:date="2026-10-19T11:15:45+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 MVA、储能额定功率0.</w:t>
      </w:r>
      <w:ins w:id="10227" w:author="xh" w:date="2026-10-19T11:15:45+08:00">
        <w:r>
          <w:rPr>
            <w:rFonts w:ascii="Times New Roman" w:hAnsi="Times New Roman" w:eastAsia="方正仿宋_GBK"/>
            <w:b w:val="0"/>
            <w:sz w:val="24"/>
          </w:rPr>
          <w:t xml:space="preserve">1</w:t>
        </w:r>
      </w:ins>
      <w:del w:id="10228" w:author="xh" w:date="2026-10-19T11:15:45+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MW，弹性方案分别为</w:t>
      </w:r>
      <w:del w:id="10229" w:author="xh" w:date="2026-10-19T11:15:45+08:00">
        <w:r>
          <w:rPr>
            <w:rFonts w:ascii="Times New Roman" w:hAnsi="Times New Roman" w:eastAsia="方正仿宋_GBK"/>
            <w:b w:val="0"/>
            <w:sz w:val="24"/>
          </w:rPr>
          <w:delText xml:space="preserve">7</w:delText>
        </w:r>
      </w:del>
      <w:r>
        <w:rPr>
          <w:rFonts w:ascii="Times New Roman" w:hAnsi="Times New Roman" w:eastAsia="方正仿宋_GBK"/>
          <w:b w:val="0"/>
          <w:sz w:val="24"/>
        </w:rPr>
        <w:t xml:space="preserve">1</w:t>
      </w:r>
      <w:ins w:id="10230" w:author="xh" w:date="2026-10-19T11:15:45+08:00">
        <w:r>
          <w:rPr>
            <w:rFonts w:ascii="Times New Roman" w:hAnsi="Times New Roman" w:eastAsia="方正仿宋_GBK"/>
            <w:b w:val="0"/>
            <w:sz w:val="24"/>
          </w:rPr>
          <w:t xml:space="preserve">63</w:t>
        </w:r>
      </w:ins>
      <w:r>
        <w:rPr>
          <w:rFonts w:ascii="Times New Roman" w:hAnsi="Times New Roman" w:eastAsia="方正仿宋_GBK"/>
          <w:b w:val="0"/>
          <w:sz w:val="24"/>
        </w:rPr>
        <w:t xml:space="preserve">.</w:t>
      </w:r>
      <w:ins w:id="10231" w:author="xh" w:date="2026-10-19T11:15:45+08:00">
        <w:r>
          <w:rPr>
            <w:rFonts w:ascii="Times New Roman" w:hAnsi="Times New Roman" w:eastAsia="方正仿宋_GBK"/>
            <w:b w:val="0"/>
            <w:sz w:val="24"/>
          </w:rPr>
          <w:t xml:space="preserve">0</w:t>
        </w:r>
      </w:ins>
      <w:del w:id="10232" w:author="xh" w:date="2026-10-19T11:15:45+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 MVA和0.00 MW</w:t>
      </w:r>
      <w:ins w:id="10233" w:author="xh" w:date="2026-10-19T11:15:45+08:00">
        <w:r>
          <w:rPr>
            <w:rFonts w:ascii="Times New Roman" w:hAnsi="Times New Roman" w:eastAsia="方正仿宋_GBK"/>
            <w:b w:val="0"/>
            <w:sz w:val="24"/>
          </w:rPr>
          <w:t xml:space="preserve">。弹性</w:t>
        </w:r>
      </w:ins>
      <w:del w:id="10234" w:author="xh" w:date="2026-10-19T11:15:45+08:00">
        <w:r>
          <w:rPr>
            <w:rFonts w:ascii="Times New Roman" w:hAnsi="Times New Roman" w:eastAsia="方正仿宋_GBK"/>
            <w:b w:val="0"/>
            <w:sz w:val="24"/>
          </w:rPr>
          <w:delText xml:space="preserve">，两类</w:delText>
        </w:r>
      </w:del>
      <w:r>
        <w:rPr>
          <w:rFonts w:ascii="Times New Roman" w:hAnsi="Times New Roman" w:eastAsia="方正仿宋_GBK"/>
          <w:b w:val="0"/>
          <w:sz w:val="24"/>
        </w:rPr>
        <w:t xml:space="preserve">方案本站主变</w:t>
      </w:r>
      <w:del w:id="10235" w:author="xh" w:date="2026-10-19T11:15:45+08:00">
        <w:r>
          <w:rPr>
            <w:rFonts w:ascii="Times New Roman" w:hAnsi="Times New Roman" w:eastAsia="方正仿宋_GBK"/>
            <w:b w:val="0"/>
            <w:sz w:val="24"/>
          </w:rPr>
          <w:delText xml:space="preserve">总</w:delText>
        </w:r>
      </w:del>
      <w:r>
        <w:rPr>
          <w:rFonts w:ascii="Times New Roman" w:hAnsi="Times New Roman" w:eastAsia="方正仿宋_GBK"/>
          <w:b w:val="0"/>
          <w:sz w:val="24"/>
        </w:rPr>
        <w:t xml:space="preserve">容量</w:t>
      </w:r>
      <w:ins w:id="10236" w:author="xh" w:date="2026-10-19T11:15:45+08:00">
        <w:r>
          <w:rPr>
            <w:rFonts w:ascii="Times New Roman" w:hAnsi="Times New Roman" w:eastAsia="方正仿宋_GBK"/>
            <w:b w:val="0"/>
            <w:sz w:val="24"/>
          </w:rPr>
          <w:t xml:space="preserve">较刚性增加50.00 MVA</w:t>
        </w:r>
      </w:ins>
      <w:del w:id="10237" w:author="xh" w:date="2026-10-19T11:15:45+08:00">
        <w:r>
          <w:rPr>
            <w:rFonts w:ascii="Times New Roman" w:hAnsi="Times New Roman" w:eastAsia="方正仿宋_GBK"/>
            <w:b w:val="0"/>
            <w:sz w:val="24"/>
          </w:rPr>
          <w:delText xml:space="preserve">相同</w:delText>
        </w:r>
      </w:del>
      <w:r>
        <w:rPr>
          <w:rFonts w:ascii="Times New Roman" w:hAnsi="Times New Roman" w:eastAsia="方正仿宋_GBK"/>
          <w:b w:val="0"/>
          <w:sz w:val="24"/>
        </w:rPr>
        <w:t xml:space="preserve">。</w:t>
      </w:r>
      <w:del w:id="10238" w:author="xh" w:date="2026-10-19T11:15:45+08:00">
        <w:r>
          <w:rPr>
            <w:rFonts w:ascii="Times New Roman" w:hAnsi="Times New Roman" w:eastAsia="方正仿宋_GBK"/>
            <w:b w:val="0"/>
            <w:sz w:val="24"/>
          </w:rPr>
          <w:delText xml:space="preserve">弹性方案按当年各站局部极值计算的站级负载率为59%。</w:delText>
        </w:r>
      </w:del>
    </w:p>
    <w:p w14:paraId="1AAB468D">
      <w:pPr>
        <w:pStyle w:val="2"/>
        <w:keepNext/>
        <w:spacing w:before="120" w:after="80" w:line="280" w:lineRule="exact"/>
        <w:ind w:firstLine="0"/>
        <w:jc w:val="center"/>
      </w:pPr>
      <w:r>
        <w:rPr>
          <w:rFonts w:ascii="Times New Roman" w:hAnsi="Times New Roman" w:eastAsia="宋体"/>
          <w:b w:val="0"/>
          <w:sz w:val="21"/>
        </w:rPr>
        <w:t xml:space="preserve">表5-20 坊上变</w:t>
      </w:r>
      <w:ins w:id="10239" w:author="xh" w:date="2026-10-19T11:16:24+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D5B52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0240" w:author="xh" w:date="2026-10-19T11:17:04+08:00"/>
        </w:trPr>
        <w:tc>
          <w:tcPr>
            <w:tcW w:w="1039" w:type="dxa"/>
            <w:tcMar>
              <w:left w:w="70" w:type="dxa"/>
              <w:right w:w="70" w:type="dxa"/>
            </w:tcMar>
            <w:vAlign w:val="center"/>
          </w:tcPr>
          <w:p w14:paraId="6A5B567A">
            <w:pPr>
              <w:keepNext/>
              <w:spacing w:before="20" w:after="20" w:line="260" w:lineRule="exact"/>
              <w:ind w:left="0" w:leftChars="0" w:right="0" w:rightChars="0" w:firstLine="0" w:firstLineChars="0"/>
              <w:jc w:val="center"/>
              <w:rPr>
                <w:del w:id="10249" w:author="xh" w:date="2026-10-19T11:17:04+08:00"/>
              </w:rPr>
            </w:pPr>
            <w:del w:id="10250" w:author="xh" w:date="2026-10-19T11:17:04+08:00">
              <w:r>
                <w:rPr>
                  <w:rFonts w:ascii="Times New Roman" w:hAnsi="Times New Roman" w:eastAsia="宋体"/>
                  <w:b/>
                  <w:sz w:val="18"/>
                </w:rPr>
                <w:delText>方案</w:delText>
              </w:r>
            </w:del>
          </w:p>
        </w:tc>
        <w:tc>
          <w:tcPr>
            <w:tcW w:w="1039" w:type="dxa"/>
            <w:tcMar>
              <w:left w:w="70" w:type="dxa"/>
              <w:right w:w="70" w:type="dxa"/>
            </w:tcMar>
            <w:vAlign w:val="center"/>
          </w:tcPr>
          <w:p w14:paraId="30B047E1">
            <w:pPr>
              <w:keepNext/>
              <w:spacing w:before="20" w:after="20" w:line="260" w:lineRule="exact"/>
              <w:ind w:left="0" w:leftChars="0" w:right="0" w:rightChars="0" w:firstLine="0" w:firstLineChars="0"/>
              <w:jc w:val="center"/>
              <w:rPr>
                <w:del w:id="10251" w:author="xh" w:date="2026-10-19T11:17:04+08:00"/>
              </w:rPr>
            </w:pPr>
            <w:del w:id="10252" w:author="xh" w:date="2026-10-19T11:17:04+08:00">
              <w:r>
                <w:rPr>
                  <w:rFonts w:ascii="Times New Roman" w:hAnsi="Times New Roman" w:eastAsia="宋体"/>
                  <w:b/>
                  <w:sz w:val="18"/>
                </w:rPr>
                <w:delText>年份</w:delText>
              </w:r>
            </w:del>
          </w:p>
        </w:tc>
        <w:tc>
          <w:tcPr>
            <w:tcW w:w="1039" w:type="dxa"/>
            <w:tcMar>
              <w:left w:w="70" w:type="dxa"/>
              <w:right w:w="70" w:type="dxa"/>
            </w:tcMar>
            <w:vAlign w:val="center"/>
          </w:tcPr>
          <w:p w14:paraId="1EEDCD7C">
            <w:pPr>
              <w:keepNext/>
              <w:spacing w:before="20" w:after="20" w:line="260" w:lineRule="exact"/>
              <w:ind w:left="0" w:leftChars="0" w:right="0" w:rightChars="0" w:firstLine="0" w:firstLineChars="0"/>
              <w:jc w:val="center"/>
              <w:rPr>
                <w:del w:id="10253" w:author="xh" w:date="2026-10-19T11:17:04+08:00"/>
              </w:rPr>
            </w:pPr>
            <w:del w:id="10254" w:author="xh" w:date="2026-10-19T11:17:04+08:00">
              <w:r>
                <w:rPr>
                  <w:rFonts w:ascii="Times New Roman" w:hAnsi="Times New Roman" w:eastAsia="宋体"/>
                  <w:b/>
                  <w:sz w:val="18"/>
                </w:rPr>
                <w:delText>主变组合/MVA</w:delText>
              </w:r>
            </w:del>
          </w:p>
        </w:tc>
        <w:tc>
          <w:tcPr>
            <w:tcW w:w="1039" w:type="dxa"/>
            <w:tcMar>
              <w:left w:w="70" w:type="dxa"/>
              <w:right w:w="70" w:type="dxa"/>
            </w:tcMar>
            <w:vAlign w:val="center"/>
          </w:tcPr>
          <w:p w14:paraId="6C2EC77B">
            <w:pPr>
              <w:keepNext/>
              <w:spacing w:before="20" w:after="20" w:line="260" w:lineRule="exact"/>
              <w:ind w:left="0" w:leftChars="0" w:right="0" w:rightChars="0" w:firstLine="0" w:firstLineChars="0"/>
              <w:jc w:val="center"/>
              <w:rPr>
                <w:del w:id="10255" w:author="xh" w:date="2026-10-19T11:17:04+08:00"/>
              </w:rPr>
            </w:pPr>
            <w:del w:id="10256" w:author="xh" w:date="2026-10-19T11:17:04+08:00">
              <w:r>
                <w:rPr>
                  <w:rFonts w:ascii="Times New Roman" w:hAnsi="Times New Roman" w:eastAsia="宋体"/>
                  <w:b/>
                  <w:sz w:val="18"/>
                </w:rPr>
                <w:delText>总容量/MVA</w:delText>
              </w:r>
            </w:del>
          </w:p>
        </w:tc>
        <w:tc>
          <w:tcPr>
            <w:tcW w:w="1039" w:type="dxa"/>
            <w:tcMar>
              <w:left w:w="70" w:type="dxa"/>
              <w:right w:w="70" w:type="dxa"/>
            </w:tcMar>
            <w:vAlign w:val="center"/>
          </w:tcPr>
          <w:p w14:paraId="7E6B6B66">
            <w:pPr>
              <w:keepNext/>
              <w:spacing w:before="20" w:after="20" w:line="260" w:lineRule="exact"/>
              <w:ind w:left="0" w:leftChars="0" w:right="0" w:rightChars="0" w:firstLine="0" w:firstLineChars="0"/>
              <w:jc w:val="center"/>
              <w:rPr>
                <w:del w:id="10257" w:author="xh" w:date="2026-10-19T11:17:04+08:00"/>
              </w:rPr>
            </w:pPr>
            <w:del w:id="10258" w:author="xh" w:date="2026-10-19T11:17:04+08:00">
              <w:r>
                <w:rPr>
                  <w:rFonts w:ascii="Times New Roman" w:hAnsi="Times New Roman" w:eastAsia="宋体"/>
                  <w:b/>
                  <w:sz w:val="18"/>
                </w:rPr>
                <w:delText>储能额定功率/MW</w:delText>
              </w:r>
            </w:del>
          </w:p>
        </w:tc>
        <w:tc>
          <w:tcPr>
            <w:tcW w:w="1039" w:type="dxa"/>
            <w:tcMar>
              <w:left w:w="70" w:type="dxa"/>
              <w:right w:w="70" w:type="dxa"/>
            </w:tcMar>
            <w:vAlign w:val="center"/>
          </w:tcPr>
          <w:p w14:paraId="00E64DCC">
            <w:pPr>
              <w:keepNext/>
              <w:spacing w:before="20" w:after="20" w:line="260" w:lineRule="exact"/>
              <w:ind w:left="0" w:leftChars="0" w:right="0" w:rightChars="0" w:firstLine="0" w:firstLineChars="0"/>
              <w:jc w:val="center"/>
              <w:rPr>
                <w:del w:id="10259" w:author="xh" w:date="2026-10-19T11:17:04+08:00"/>
              </w:rPr>
            </w:pPr>
            <w:del w:id="10260" w:author="xh" w:date="2026-10-19T11:17:04+08:00">
              <w:r>
                <w:rPr>
                  <w:rFonts w:ascii="Times New Roman" w:hAnsi="Times New Roman" w:eastAsia="宋体"/>
                  <w:b/>
                  <w:sz w:val="18"/>
                </w:rPr>
                <w:delText>转出/MW</w:delText>
              </w:r>
            </w:del>
          </w:p>
        </w:tc>
        <w:tc>
          <w:tcPr>
            <w:tcW w:w="1039" w:type="dxa"/>
            <w:tcMar>
              <w:left w:w="70" w:type="dxa"/>
              <w:right w:w="70" w:type="dxa"/>
            </w:tcMar>
            <w:vAlign w:val="center"/>
          </w:tcPr>
          <w:p w14:paraId="73E31E94">
            <w:pPr>
              <w:keepNext/>
              <w:spacing w:before="20" w:after="20" w:line="260" w:lineRule="exact"/>
              <w:ind w:left="0" w:leftChars="0" w:right="0" w:rightChars="0" w:firstLine="0" w:firstLineChars="0"/>
              <w:jc w:val="center"/>
              <w:rPr>
                <w:del w:id="10261" w:author="xh" w:date="2026-10-19T11:17:04+08:00"/>
              </w:rPr>
            </w:pPr>
            <w:del w:id="10262" w:author="xh" w:date="2026-10-19T11:17:04+08:00">
              <w:r>
                <w:rPr>
                  <w:rFonts w:ascii="Times New Roman" w:hAnsi="Times New Roman" w:eastAsia="宋体"/>
                  <w:b/>
                  <w:sz w:val="18"/>
                </w:rPr>
                <w:delText>承接/MW</w:delText>
              </w:r>
            </w:del>
          </w:p>
        </w:tc>
        <w:tc>
          <w:tcPr>
            <w:tcW w:w="1039" w:type="dxa"/>
            <w:tcMar>
              <w:left w:w="70" w:type="dxa"/>
              <w:right w:w="70" w:type="dxa"/>
            </w:tcMar>
            <w:vAlign w:val="center"/>
          </w:tcPr>
          <w:p w14:paraId="14664C0F">
            <w:pPr>
              <w:keepNext/>
              <w:spacing w:before="20" w:after="20" w:line="260" w:lineRule="exact"/>
              <w:ind w:left="0" w:leftChars="0" w:right="0" w:rightChars="0" w:firstLine="0" w:firstLineChars="0"/>
              <w:jc w:val="center"/>
              <w:rPr>
                <w:del w:id="10263" w:author="xh" w:date="2026-10-19T11:17:04+08:00"/>
              </w:rPr>
            </w:pPr>
            <w:del w:id="10264" w:author="xh" w:date="2026-10-19T11:17:04+08:00">
              <w:r>
                <w:rPr>
                  <w:rFonts w:ascii="Times New Roman" w:hAnsi="Times New Roman" w:eastAsia="宋体"/>
                  <w:b/>
                  <w:sz w:val="18"/>
                </w:rPr>
                <w:delText>转接后净负荷/MW</w:delText>
              </w:r>
            </w:del>
          </w:p>
        </w:tc>
      </w:tr>
      <w:tr w14:paraId="139033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0241" w:author="xh" w:date="2026-10-19T11:17:04+08:00"/>
        </w:trPr>
        <w:tc>
          <w:tcPr>
            <w:tcW w:w="1039" w:type="dxa"/>
            <w:tcMar>
              <w:left w:w="70" w:type="dxa"/>
              <w:right w:w="70" w:type="dxa"/>
            </w:tcMar>
            <w:vAlign w:val="center"/>
          </w:tcPr>
          <w:p w14:paraId="60EDC93A">
            <w:pPr>
              <w:keepNext/>
              <w:spacing w:before="20" w:after="20" w:line="260" w:lineRule="exact"/>
              <w:ind w:left="0" w:leftChars="0" w:right="0" w:rightChars="0" w:firstLine="0" w:firstLineChars="0"/>
              <w:jc w:val="center"/>
              <w:rPr>
                <w:del w:id="10265" w:author="xh" w:date="2026-10-19T11:17:04+08:00"/>
              </w:rPr>
            </w:pPr>
            <w:del w:id="10266" w:author="xh" w:date="2026-10-19T11:17:04+08:00">
              <w:r>
                <w:rPr>
                  <w:rFonts w:ascii="Times New Roman" w:hAnsi="Times New Roman" w:eastAsia="宋体"/>
                  <w:b w:val="0"/>
                  <w:sz w:val="18"/>
                </w:rPr>
                <w:delText>刚性</w:delText>
              </w:r>
            </w:del>
          </w:p>
        </w:tc>
        <w:tc>
          <w:tcPr>
            <w:tcW w:w="1039" w:type="dxa"/>
            <w:tcMar>
              <w:left w:w="70" w:type="dxa"/>
              <w:right w:w="70" w:type="dxa"/>
            </w:tcMar>
            <w:vAlign w:val="center"/>
          </w:tcPr>
          <w:p w14:paraId="094509FC">
            <w:pPr>
              <w:keepNext/>
              <w:spacing w:before="20" w:after="20" w:line="260" w:lineRule="exact"/>
              <w:ind w:left="0" w:leftChars="0" w:right="0" w:rightChars="0" w:firstLine="0" w:firstLineChars="0"/>
              <w:jc w:val="center"/>
              <w:rPr>
                <w:del w:id="10267" w:author="xh" w:date="2026-10-19T11:17:04+08:00"/>
              </w:rPr>
            </w:pPr>
            <w:del w:id="10268" w:author="xh" w:date="2026-10-19T11:17:04+08:00">
              <w:r>
                <w:rPr>
                  <w:rFonts w:ascii="Times New Roman" w:hAnsi="Times New Roman" w:eastAsia="宋体"/>
                  <w:b w:val="0"/>
                  <w:sz w:val="18"/>
                </w:rPr>
                <w:delText>2022</w:delText>
              </w:r>
            </w:del>
          </w:p>
        </w:tc>
        <w:tc>
          <w:tcPr>
            <w:tcW w:w="1039" w:type="dxa"/>
            <w:tcMar>
              <w:left w:w="70" w:type="dxa"/>
              <w:right w:w="70" w:type="dxa"/>
            </w:tcMar>
            <w:vAlign w:val="center"/>
          </w:tcPr>
          <w:p w14:paraId="144935E7">
            <w:pPr>
              <w:keepNext/>
              <w:spacing w:before="20" w:after="20" w:line="260" w:lineRule="exact"/>
              <w:ind w:left="0" w:leftChars="0" w:right="0" w:rightChars="0" w:firstLine="0" w:firstLineChars="0"/>
              <w:jc w:val="center"/>
              <w:rPr>
                <w:del w:id="10269" w:author="xh" w:date="2026-10-19T11:17:04+08:00"/>
              </w:rPr>
            </w:pPr>
            <w:del w:id="10270" w:author="xh" w:date="2026-10-19T11:17:04+08:00">
              <w:r>
                <w:rPr>
                  <w:rFonts w:ascii="Times New Roman" w:hAnsi="Times New Roman" w:eastAsia="宋体"/>
                  <w:b w:val="0"/>
                  <w:sz w:val="18"/>
                </w:rPr>
                <w:delText>31.5+40</w:delText>
              </w:r>
            </w:del>
          </w:p>
        </w:tc>
        <w:tc>
          <w:tcPr>
            <w:tcW w:w="1039" w:type="dxa"/>
            <w:tcMar>
              <w:left w:w="70" w:type="dxa"/>
              <w:right w:w="70" w:type="dxa"/>
            </w:tcMar>
            <w:vAlign w:val="center"/>
          </w:tcPr>
          <w:p w14:paraId="14863E4C">
            <w:pPr>
              <w:keepNext/>
              <w:spacing w:before="20" w:after="20" w:line="260" w:lineRule="exact"/>
              <w:ind w:left="0" w:leftChars="0" w:right="0" w:rightChars="0" w:firstLine="0" w:firstLineChars="0"/>
              <w:jc w:val="center"/>
              <w:rPr>
                <w:del w:id="10271" w:author="xh" w:date="2026-10-19T11:17:04+08:00"/>
              </w:rPr>
            </w:pPr>
            <w:del w:id="10272" w:author="xh" w:date="2026-10-19T11:17:04+08:00">
              <w:r>
                <w:rPr>
                  <w:rFonts w:ascii="Times New Roman" w:hAnsi="Times New Roman" w:eastAsia="宋体"/>
                  <w:b w:val="0"/>
                  <w:sz w:val="18"/>
                </w:rPr>
                <w:delText>71.50</w:delText>
              </w:r>
            </w:del>
          </w:p>
        </w:tc>
        <w:tc>
          <w:tcPr>
            <w:tcW w:w="1039" w:type="dxa"/>
            <w:tcMar>
              <w:left w:w="70" w:type="dxa"/>
              <w:right w:w="70" w:type="dxa"/>
            </w:tcMar>
            <w:vAlign w:val="center"/>
          </w:tcPr>
          <w:p w14:paraId="330F3538">
            <w:pPr>
              <w:keepNext/>
              <w:spacing w:before="20" w:after="20" w:line="260" w:lineRule="exact"/>
              <w:ind w:left="0" w:leftChars="0" w:right="0" w:rightChars="0" w:firstLine="0" w:firstLineChars="0"/>
              <w:jc w:val="center"/>
              <w:rPr>
                <w:del w:id="10273" w:author="xh" w:date="2026-10-19T11:17:04+08:00"/>
              </w:rPr>
            </w:pPr>
            <w:del w:id="10274"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7E6AF81C">
            <w:pPr>
              <w:keepNext/>
              <w:spacing w:before="20" w:after="20" w:line="260" w:lineRule="exact"/>
              <w:ind w:left="0" w:leftChars="0" w:right="0" w:rightChars="0" w:firstLine="0" w:firstLineChars="0"/>
              <w:jc w:val="center"/>
              <w:rPr>
                <w:del w:id="10275" w:author="xh" w:date="2026-10-19T11:17:04+08:00"/>
              </w:rPr>
            </w:pPr>
            <w:del w:id="10276"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756BF46E">
            <w:pPr>
              <w:keepNext/>
              <w:spacing w:before="20" w:after="20" w:line="260" w:lineRule="exact"/>
              <w:ind w:left="0" w:leftChars="0" w:right="0" w:rightChars="0" w:firstLine="0" w:firstLineChars="0"/>
              <w:jc w:val="center"/>
              <w:rPr>
                <w:del w:id="10277" w:author="xh" w:date="2026-10-19T11:17:04+08:00"/>
              </w:rPr>
            </w:pPr>
            <w:del w:id="10278"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4DF93777">
            <w:pPr>
              <w:keepNext/>
              <w:spacing w:before="20" w:after="20" w:line="260" w:lineRule="exact"/>
              <w:ind w:left="0" w:leftChars="0" w:right="0" w:rightChars="0" w:firstLine="0" w:firstLineChars="0"/>
              <w:jc w:val="center"/>
              <w:rPr>
                <w:del w:id="10279" w:author="xh" w:date="2026-10-19T11:17:04+08:00"/>
              </w:rPr>
            </w:pPr>
            <w:del w:id="10280" w:author="xh" w:date="2026-10-19T11:17:04+08:00">
              <w:r>
                <w:rPr>
                  <w:rFonts w:ascii="Times New Roman" w:hAnsi="Times New Roman" w:eastAsia="宋体"/>
                  <w:b w:val="0"/>
                  <w:sz w:val="18"/>
                </w:rPr>
                <w:delText>32.67</w:delText>
              </w:r>
            </w:del>
          </w:p>
        </w:tc>
      </w:tr>
      <w:tr w14:paraId="44B5EF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0242" w:author="xh" w:date="2026-10-19T11:17:04+08:00"/>
        </w:trPr>
        <w:tc>
          <w:tcPr>
            <w:tcW w:w="1039" w:type="dxa"/>
            <w:tcMar>
              <w:left w:w="70" w:type="dxa"/>
              <w:right w:w="70" w:type="dxa"/>
            </w:tcMar>
            <w:vAlign w:val="center"/>
          </w:tcPr>
          <w:p w14:paraId="20869065">
            <w:pPr>
              <w:keepNext/>
              <w:spacing w:before="20" w:after="20" w:line="260" w:lineRule="exact"/>
              <w:ind w:left="0" w:leftChars="0" w:right="0" w:rightChars="0" w:firstLine="0" w:firstLineChars="0"/>
              <w:jc w:val="center"/>
              <w:rPr>
                <w:del w:id="10281" w:author="xh" w:date="2026-10-19T11:17:04+08:00"/>
              </w:rPr>
            </w:pPr>
            <w:del w:id="10282" w:author="xh" w:date="2026-10-19T11:17:04+08:00">
              <w:r>
                <w:rPr>
                  <w:rFonts w:ascii="Times New Roman" w:hAnsi="Times New Roman" w:eastAsia="宋体"/>
                  <w:b w:val="0"/>
                  <w:sz w:val="18"/>
                </w:rPr>
                <w:delText>刚性</w:delText>
              </w:r>
            </w:del>
          </w:p>
        </w:tc>
        <w:tc>
          <w:tcPr>
            <w:tcW w:w="1039" w:type="dxa"/>
            <w:tcMar>
              <w:left w:w="70" w:type="dxa"/>
              <w:right w:w="70" w:type="dxa"/>
            </w:tcMar>
            <w:vAlign w:val="center"/>
          </w:tcPr>
          <w:p w14:paraId="7463FBDC">
            <w:pPr>
              <w:keepNext/>
              <w:spacing w:before="20" w:after="20" w:line="260" w:lineRule="exact"/>
              <w:ind w:left="0" w:leftChars="0" w:right="0" w:rightChars="0" w:firstLine="0" w:firstLineChars="0"/>
              <w:jc w:val="center"/>
              <w:rPr>
                <w:del w:id="10283" w:author="xh" w:date="2026-10-19T11:17:04+08:00"/>
              </w:rPr>
            </w:pPr>
            <w:del w:id="10284" w:author="xh" w:date="2026-10-19T11:17:04+08:00">
              <w:r>
                <w:rPr>
                  <w:rFonts w:ascii="Times New Roman" w:hAnsi="Times New Roman" w:eastAsia="宋体"/>
                  <w:b w:val="0"/>
                  <w:sz w:val="18"/>
                </w:rPr>
                <w:delText>2023</w:delText>
              </w:r>
            </w:del>
          </w:p>
        </w:tc>
        <w:tc>
          <w:tcPr>
            <w:tcW w:w="1039" w:type="dxa"/>
            <w:tcMar>
              <w:left w:w="70" w:type="dxa"/>
              <w:right w:w="70" w:type="dxa"/>
            </w:tcMar>
            <w:vAlign w:val="center"/>
          </w:tcPr>
          <w:p w14:paraId="42E0C6EA">
            <w:pPr>
              <w:keepNext/>
              <w:spacing w:before="20" w:after="20" w:line="260" w:lineRule="exact"/>
              <w:ind w:left="0" w:leftChars="0" w:right="0" w:rightChars="0" w:firstLine="0" w:firstLineChars="0"/>
              <w:jc w:val="center"/>
              <w:rPr>
                <w:del w:id="10285" w:author="xh" w:date="2026-10-19T11:17:04+08:00"/>
              </w:rPr>
            </w:pPr>
            <w:del w:id="10286" w:author="xh" w:date="2026-10-19T11:17:04+08:00">
              <w:r>
                <w:rPr>
                  <w:rFonts w:ascii="Times New Roman" w:hAnsi="Times New Roman" w:eastAsia="宋体"/>
                  <w:b w:val="0"/>
                  <w:sz w:val="18"/>
                </w:rPr>
                <w:delText>31.5+40</w:delText>
              </w:r>
            </w:del>
          </w:p>
        </w:tc>
        <w:tc>
          <w:tcPr>
            <w:tcW w:w="1039" w:type="dxa"/>
            <w:tcMar>
              <w:left w:w="70" w:type="dxa"/>
              <w:right w:w="70" w:type="dxa"/>
            </w:tcMar>
            <w:vAlign w:val="center"/>
          </w:tcPr>
          <w:p w14:paraId="5B1EBD13">
            <w:pPr>
              <w:keepNext/>
              <w:spacing w:before="20" w:after="20" w:line="260" w:lineRule="exact"/>
              <w:ind w:left="0" w:leftChars="0" w:right="0" w:rightChars="0" w:firstLine="0" w:firstLineChars="0"/>
              <w:jc w:val="center"/>
              <w:rPr>
                <w:del w:id="10287" w:author="xh" w:date="2026-10-19T11:17:04+08:00"/>
              </w:rPr>
            </w:pPr>
            <w:del w:id="10288" w:author="xh" w:date="2026-10-19T11:17:04+08:00">
              <w:r>
                <w:rPr>
                  <w:rFonts w:ascii="Times New Roman" w:hAnsi="Times New Roman" w:eastAsia="宋体"/>
                  <w:b w:val="0"/>
                  <w:sz w:val="18"/>
                </w:rPr>
                <w:delText>71.50</w:delText>
              </w:r>
            </w:del>
          </w:p>
        </w:tc>
        <w:tc>
          <w:tcPr>
            <w:tcW w:w="1039" w:type="dxa"/>
            <w:tcMar>
              <w:left w:w="70" w:type="dxa"/>
              <w:right w:w="70" w:type="dxa"/>
            </w:tcMar>
            <w:vAlign w:val="center"/>
          </w:tcPr>
          <w:p w14:paraId="25F14DFE">
            <w:pPr>
              <w:keepNext/>
              <w:spacing w:before="20" w:after="20" w:line="260" w:lineRule="exact"/>
              <w:ind w:left="0" w:leftChars="0" w:right="0" w:rightChars="0" w:firstLine="0" w:firstLineChars="0"/>
              <w:jc w:val="center"/>
              <w:rPr>
                <w:del w:id="10289" w:author="xh" w:date="2026-10-19T11:17:04+08:00"/>
              </w:rPr>
            </w:pPr>
            <w:del w:id="10290"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13285816">
            <w:pPr>
              <w:keepNext/>
              <w:spacing w:before="20" w:after="20" w:line="260" w:lineRule="exact"/>
              <w:ind w:left="0" w:leftChars="0" w:right="0" w:rightChars="0" w:firstLine="0" w:firstLineChars="0"/>
              <w:jc w:val="center"/>
              <w:rPr>
                <w:del w:id="10291" w:author="xh" w:date="2026-10-19T11:17:04+08:00"/>
              </w:rPr>
            </w:pPr>
            <w:del w:id="10292"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3BF137FD">
            <w:pPr>
              <w:keepNext/>
              <w:spacing w:before="20" w:after="20" w:line="260" w:lineRule="exact"/>
              <w:ind w:left="0" w:leftChars="0" w:right="0" w:rightChars="0" w:firstLine="0" w:firstLineChars="0"/>
              <w:jc w:val="center"/>
              <w:rPr>
                <w:del w:id="10293" w:author="xh" w:date="2026-10-19T11:17:04+08:00"/>
              </w:rPr>
            </w:pPr>
            <w:del w:id="10294"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14E9E4F9">
            <w:pPr>
              <w:keepNext/>
              <w:spacing w:before="20" w:after="20" w:line="260" w:lineRule="exact"/>
              <w:ind w:left="0" w:leftChars="0" w:right="0" w:rightChars="0" w:firstLine="0" w:firstLineChars="0"/>
              <w:jc w:val="center"/>
              <w:rPr>
                <w:del w:id="10295" w:author="xh" w:date="2026-10-19T11:17:04+08:00"/>
              </w:rPr>
            </w:pPr>
            <w:del w:id="10296" w:author="xh" w:date="2026-10-19T11:17:04+08:00">
              <w:r>
                <w:rPr>
                  <w:rFonts w:ascii="Times New Roman" w:hAnsi="Times New Roman" w:eastAsia="宋体"/>
                  <w:b w:val="0"/>
                  <w:sz w:val="18"/>
                </w:rPr>
                <w:delText>30.14</w:delText>
              </w:r>
            </w:del>
          </w:p>
        </w:tc>
      </w:tr>
      <w:tr w14:paraId="6C5CAE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0243" w:author="xh" w:date="2026-10-19T11:17:04+08:00"/>
        </w:trPr>
        <w:tc>
          <w:tcPr>
            <w:tcW w:w="1039" w:type="dxa"/>
            <w:tcMar>
              <w:left w:w="70" w:type="dxa"/>
              <w:right w:w="70" w:type="dxa"/>
            </w:tcMar>
            <w:vAlign w:val="center"/>
          </w:tcPr>
          <w:p w14:paraId="3CEEA2AD">
            <w:pPr>
              <w:keepNext/>
              <w:spacing w:before="20" w:after="20" w:line="260" w:lineRule="exact"/>
              <w:ind w:left="0" w:leftChars="0" w:right="0" w:rightChars="0" w:firstLine="0" w:firstLineChars="0"/>
              <w:jc w:val="center"/>
              <w:rPr>
                <w:del w:id="10297" w:author="xh" w:date="2026-10-19T11:17:04+08:00"/>
              </w:rPr>
            </w:pPr>
            <w:del w:id="10298" w:author="xh" w:date="2026-10-19T11:17:04+08:00">
              <w:r>
                <w:rPr>
                  <w:rFonts w:ascii="Times New Roman" w:hAnsi="Times New Roman" w:eastAsia="宋体"/>
                  <w:b w:val="0"/>
                  <w:sz w:val="18"/>
                </w:rPr>
                <w:delText>刚性</w:delText>
              </w:r>
            </w:del>
          </w:p>
        </w:tc>
        <w:tc>
          <w:tcPr>
            <w:tcW w:w="1039" w:type="dxa"/>
            <w:tcMar>
              <w:left w:w="70" w:type="dxa"/>
              <w:right w:w="70" w:type="dxa"/>
            </w:tcMar>
            <w:vAlign w:val="center"/>
          </w:tcPr>
          <w:p w14:paraId="5F79D978">
            <w:pPr>
              <w:keepNext/>
              <w:spacing w:before="20" w:after="20" w:line="260" w:lineRule="exact"/>
              <w:ind w:left="0" w:leftChars="0" w:right="0" w:rightChars="0" w:firstLine="0" w:firstLineChars="0"/>
              <w:jc w:val="center"/>
              <w:rPr>
                <w:del w:id="10299" w:author="xh" w:date="2026-10-19T11:17:04+08:00"/>
              </w:rPr>
            </w:pPr>
            <w:del w:id="10300" w:author="xh" w:date="2026-10-19T11:17:04+08:00">
              <w:r>
                <w:rPr>
                  <w:rFonts w:ascii="Times New Roman" w:hAnsi="Times New Roman" w:eastAsia="宋体"/>
                  <w:b w:val="0"/>
                  <w:sz w:val="18"/>
                </w:rPr>
                <w:delText>2024</w:delText>
              </w:r>
            </w:del>
          </w:p>
        </w:tc>
        <w:tc>
          <w:tcPr>
            <w:tcW w:w="1039" w:type="dxa"/>
            <w:tcMar>
              <w:left w:w="70" w:type="dxa"/>
              <w:right w:w="70" w:type="dxa"/>
            </w:tcMar>
            <w:vAlign w:val="center"/>
          </w:tcPr>
          <w:p w14:paraId="3D352A5D">
            <w:pPr>
              <w:keepNext/>
              <w:spacing w:before="20" w:after="20" w:line="260" w:lineRule="exact"/>
              <w:ind w:left="0" w:leftChars="0" w:right="0" w:rightChars="0" w:firstLine="0" w:firstLineChars="0"/>
              <w:jc w:val="center"/>
              <w:rPr>
                <w:del w:id="10301" w:author="xh" w:date="2026-10-19T11:17:04+08:00"/>
              </w:rPr>
            </w:pPr>
            <w:del w:id="10302" w:author="xh" w:date="2026-10-19T11:17:04+08:00">
              <w:r>
                <w:rPr>
                  <w:rFonts w:ascii="Times New Roman" w:hAnsi="Times New Roman" w:eastAsia="宋体"/>
                  <w:b w:val="0"/>
                  <w:sz w:val="18"/>
                </w:rPr>
                <w:delText>31.5+40</w:delText>
              </w:r>
            </w:del>
          </w:p>
        </w:tc>
        <w:tc>
          <w:tcPr>
            <w:tcW w:w="1039" w:type="dxa"/>
            <w:tcMar>
              <w:left w:w="70" w:type="dxa"/>
              <w:right w:w="70" w:type="dxa"/>
            </w:tcMar>
            <w:vAlign w:val="center"/>
          </w:tcPr>
          <w:p w14:paraId="218FEA66">
            <w:pPr>
              <w:keepNext/>
              <w:spacing w:before="20" w:after="20" w:line="260" w:lineRule="exact"/>
              <w:ind w:left="0" w:leftChars="0" w:right="0" w:rightChars="0" w:firstLine="0" w:firstLineChars="0"/>
              <w:jc w:val="center"/>
              <w:rPr>
                <w:del w:id="10303" w:author="xh" w:date="2026-10-19T11:17:04+08:00"/>
              </w:rPr>
            </w:pPr>
            <w:del w:id="10304" w:author="xh" w:date="2026-10-19T11:17:04+08:00">
              <w:r>
                <w:rPr>
                  <w:rFonts w:ascii="Times New Roman" w:hAnsi="Times New Roman" w:eastAsia="宋体"/>
                  <w:b w:val="0"/>
                  <w:sz w:val="18"/>
                </w:rPr>
                <w:delText>71.50</w:delText>
              </w:r>
            </w:del>
          </w:p>
        </w:tc>
        <w:tc>
          <w:tcPr>
            <w:tcW w:w="1039" w:type="dxa"/>
            <w:tcMar>
              <w:left w:w="70" w:type="dxa"/>
              <w:right w:w="70" w:type="dxa"/>
            </w:tcMar>
            <w:vAlign w:val="center"/>
          </w:tcPr>
          <w:p w14:paraId="4FD2E124">
            <w:pPr>
              <w:keepNext/>
              <w:spacing w:before="20" w:after="20" w:line="260" w:lineRule="exact"/>
              <w:ind w:left="0" w:leftChars="0" w:right="0" w:rightChars="0" w:firstLine="0" w:firstLineChars="0"/>
              <w:jc w:val="center"/>
              <w:rPr>
                <w:del w:id="10305" w:author="xh" w:date="2026-10-19T11:17:04+08:00"/>
              </w:rPr>
            </w:pPr>
            <w:del w:id="10306"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0E0B4665">
            <w:pPr>
              <w:keepNext/>
              <w:spacing w:before="20" w:after="20" w:line="260" w:lineRule="exact"/>
              <w:ind w:left="0" w:leftChars="0" w:right="0" w:rightChars="0" w:firstLine="0" w:firstLineChars="0"/>
              <w:jc w:val="center"/>
              <w:rPr>
                <w:del w:id="10307" w:author="xh" w:date="2026-10-19T11:17:04+08:00"/>
              </w:rPr>
            </w:pPr>
            <w:del w:id="10308"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3FECEAC5">
            <w:pPr>
              <w:keepNext/>
              <w:spacing w:before="20" w:after="20" w:line="260" w:lineRule="exact"/>
              <w:ind w:left="0" w:leftChars="0" w:right="0" w:rightChars="0" w:firstLine="0" w:firstLineChars="0"/>
              <w:jc w:val="center"/>
              <w:rPr>
                <w:del w:id="10309" w:author="xh" w:date="2026-10-19T11:17:04+08:00"/>
              </w:rPr>
            </w:pPr>
            <w:del w:id="10310"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78961C35">
            <w:pPr>
              <w:keepNext/>
              <w:spacing w:before="20" w:after="20" w:line="260" w:lineRule="exact"/>
              <w:ind w:left="0" w:leftChars="0" w:right="0" w:rightChars="0" w:firstLine="0" w:firstLineChars="0"/>
              <w:jc w:val="center"/>
              <w:rPr>
                <w:del w:id="10311" w:author="xh" w:date="2026-10-19T11:17:04+08:00"/>
              </w:rPr>
            </w:pPr>
            <w:del w:id="10312" w:author="xh" w:date="2026-10-19T11:17:04+08:00">
              <w:r>
                <w:rPr>
                  <w:rFonts w:ascii="Times New Roman" w:hAnsi="Times New Roman" w:eastAsia="宋体"/>
                  <w:b w:val="0"/>
                  <w:sz w:val="18"/>
                </w:rPr>
                <w:delText>34.16</w:delText>
              </w:r>
            </w:del>
          </w:p>
        </w:tc>
      </w:tr>
      <w:tr w14:paraId="6657C4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0244" w:author="xh" w:date="2026-10-19T11:17:04+08:00"/>
        </w:trPr>
        <w:tc>
          <w:tcPr>
            <w:tcW w:w="1039" w:type="dxa"/>
            <w:tcMar>
              <w:left w:w="70" w:type="dxa"/>
              <w:right w:w="70" w:type="dxa"/>
            </w:tcMar>
            <w:vAlign w:val="center"/>
          </w:tcPr>
          <w:p w14:paraId="3E850E80">
            <w:pPr>
              <w:keepNext/>
              <w:spacing w:before="20" w:after="20" w:line="260" w:lineRule="exact"/>
              <w:ind w:left="0" w:leftChars="0" w:right="0" w:rightChars="0" w:firstLine="0" w:firstLineChars="0"/>
              <w:jc w:val="center"/>
              <w:rPr>
                <w:del w:id="10313" w:author="xh" w:date="2026-10-19T11:17:04+08:00"/>
              </w:rPr>
            </w:pPr>
            <w:del w:id="10314" w:author="xh" w:date="2026-10-19T11:17:04+08:00">
              <w:r>
                <w:rPr>
                  <w:rFonts w:ascii="Times New Roman" w:hAnsi="Times New Roman" w:eastAsia="宋体"/>
                  <w:b w:val="0"/>
                  <w:sz w:val="18"/>
                </w:rPr>
                <w:delText>刚性</w:delText>
              </w:r>
            </w:del>
          </w:p>
        </w:tc>
        <w:tc>
          <w:tcPr>
            <w:tcW w:w="1039" w:type="dxa"/>
            <w:tcMar>
              <w:left w:w="70" w:type="dxa"/>
              <w:right w:w="70" w:type="dxa"/>
            </w:tcMar>
            <w:vAlign w:val="center"/>
          </w:tcPr>
          <w:p w14:paraId="39FF26FA">
            <w:pPr>
              <w:keepNext/>
              <w:spacing w:before="20" w:after="20" w:line="260" w:lineRule="exact"/>
              <w:ind w:left="0" w:leftChars="0" w:right="0" w:rightChars="0" w:firstLine="0" w:firstLineChars="0"/>
              <w:jc w:val="center"/>
              <w:rPr>
                <w:del w:id="10315" w:author="xh" w:date="2026-10-19T11:17:04+08:00"/>
              </w:rPr>
            </w:pPr>
            <w:del w:id="10316" w:author="xh" w:date="2026-10-19T11:17:04+08:00">
              <w:r>
                <w:rPr>
                  <w:rFonts w:ascii="Times New Roman" w:hAnsi="Times New Roman" w:eastAsia="宋体"/>
                  <w:b w:val="0"/>
                  <w:sz w:val="18"/>
                </w:rPr>
                <w:delText>2025</w:delText>
              </w:r>
            </w:del>
          </w:p>
        </w:tc>
        <w:tc>
          <w:tcPr>
            <w:tcW w:w="1039" w:type="dxa"/>
            <w:tcMar>
              <w:left w:w="70" w:type="dxa"/>
              <w:right w:w="70" w:type="dxa"/>
            </w:tcMar>
            <w:vAlign w:val="center"/>
          </w:tcPr>
          <w:p w14:paraId="2D3A3597">
            <w:pPr>
              <w:keepNext/>
              <w:spacing w:before="20" w:after="20" w:line="260" w:lineRule="exact"/>
              <w:ind w:left="0" w:leftChars="0" w:right="0" w:rightChars="0" w:firstLine="0" w:firstLineChars="0"/>
              <w:jc w:val="center"/>
              <w:rPr>
                <w:del w:id="10317" w:author="xh" w:date="2026-10-19T11:17:04+08:00"/>
              </w:rPr>
            </w:pPr>
            <w:del w:id="10318" w:author="xh" w:date="2026-10-19T11:17:04+08:00">
              <w:r>
                <w:rPr>
                  <w:rFonts w:ascii="Times New Roman" w:hAnsi="Times New Roman" w:eastAsia="宋体"/>
                  <w:b w:val="0"/>
                  <w:sz w:val="18"/>
                </w:rPr>
                <w:delText>31.5+40</w:delText>
              </w:r>
            </w:del>
          </w:p>
        </w:tc>
        <w:tc>
          <w:tcPr>
            <w:tcW w:w="1039" w:type="dxa"/>
            <w:tcMar>
              <w:left w:w="70" w:type="dxa"/>
              <w:right w:w="70" w:type="dxa"/>
            </w:tcMar>
            <w:vAlign w:val="center"/>
          </w:tcPr>
          <w:p w14:paraId="1ED16F39">
            <w:pPr>
              <w:keepNext/>
              <w:spacing w:before="20" w:after="20" w:line="260" w:lineRule="exact"/>
              <w:ind w:left="0" w:leftChars="0" w:right="0" w:rightChars="0" w:firstLine="0" w:firstLineChars="0"/>
              <w:jc w:val="center"/>
              <w:rPr>
                <w:del w:id="10319" w:author="xh" w:date="2026-10-19T11:17:04+08:00"/>
              </w:rPr>
            </w:pPr>
            <w:del w:id="10320" w:author="xh" w:date="2026-10-19T11:17:04+08:00">
              <w:r>
                <w:rPr>
                  <w:rFonts w:ascii="Times New Roman" w:hAnsi="Times New Roman" w:eastAsia="宋体"/>
                  <w:b w:val="0"/>
                  <w:sz w:val="18"/>
                </w:rPr>
                <w:delText>71.50</w:delText>
              </w:r>
            </w:del>
          </w:p>
        </w:tc>
        <w:tc>
          <w:tcPr>
            <w:tcW w:w="1039" w:type="dxa"/>
            <w:tcMar>
              <w:left w:w="70" w:type="dxa"/>
              <w:right w:w="70" w:type="dxa"/>
            </w:tcMar>
            <w:vAlign w:val="center"/>
          </w:tcPr>
          <w:p w14:paraId="72022A74">
            <w:pPr>
              <w:keepNext/>
              <w:spacing w:before="20" w:after="20" w:line="260" w:lineRule="exact"/>
              <w:ind w:left="0" w:leftChars="0" w:right="0" w:rightChars="0" w:firstLine="0" w:firstLineChars="0"/>
              <w:jc w:val="center"/>
              <w:rPr>
                <w:del w:id="10321" w:author="xh" w:date="2026-10-19T11:17:04+08:00"/>
              </w:rPr>
            </w:pPr>
            <w:del w:id="10322"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7721D910">
            <w:pPr>
              <w:keepNext/>
              <w:spacing w:before="20" w:after="20" w:line="260" w:lineRule="exact"/>
              <w:ind w:left="0" w:leftChars="0" w:right="0" w:rightChars="0" w:firstLine="0" w:firstLineChars="0"/>
              <w:jc w:val="center"/>
              <w:rPr>
                <w:del w:id="10323" w:author="xh" w:date="2026-10-19T11:17:04+08:00"/>
              </w:rPr>
            </w:pPr>
            <w:del w:id="10324"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04C07DC2">
            <w:pPr>
              <w:keepNext/>
              <w:spacing w:before="20" w:after="20" w:line="260" w:lineRule="exact"/>
              <w:ind w:left="0" w:leftChars="0" w:right="0" w:rightChars="0" w:firstLine="0" w:firstLineChars="0"/>
              <w:jc w:val="center"/>
              <w:rPr>
                <w:del w:id="10325" w:author="xh" w:date="2026-10-19T11:17:04+08:00"/>
              </w:rPr>
            </w:pPr>
            <w:del w:id="10326"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5A446CE0">
            <w:pPr>
              <w:keepNext/>
              <w:spacing w:before="20" w:after="20" w:line="260" w:lineRule="exact"/>
              <w:ind w:left="0" w:leftChars="0" w:right="0" w:rightChars="0" w:firstLine="0" w:firstLineChars="0"/>
              <w:jc w:val="center"/>
              <w:rPr>
                <w:del w:id="10327" w:author="xh" w:date="2026-10-19T11:17:04+08:00"/>
              </w:rPr>
            </w:pPr>
            <w:del w:id="10328" w:author="xh" w:date="2026-10-19T11:17:04+08:00">
              <w:r>
                <w:rPr>
                  <w:rFonts w:ascii="Times New Roman" w:hAnsi="Times New Roman" w:eastAsia="宋体"/>
                  <w:b w:val="0"/>
                  <w:sz w:val="18"/>
                </w:rPr>
                <w:delText>37.87</w:delText>
              </w:r>
            </w:del>
          </w:p>
        </w:tc>
      </w:tr>
      <w:tr w14:paraId="435CAA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0245" w:author="xh" w:date="2026-10-19T11:17:04+08:00"/>
        </w:trPr>
        <w:tc>
          <w:tcPr>
            <w:tcW w:w="1039" w:type="dxa"/>
            <w:tcMar>
              <w:left w:w="70" w:type="dxa"/>
              <w:right w:w="70" w:type="dxa"/>
            </w:tcMar>
            <w:vAlign w:val="center"/>
          </w:tcPr>
          <w:p w14:paraId="26E0A5AD">
            <w:pPr>
              <w:keepNext/>
              <w:spacing w:before="20" w:after="20" w:line="260" w:lineRule="exact"/>
              <w:ind w:left="0" w:leftChars="0" w:right="0" w:rightChars="0" w:firstLine="0" w:firstLineChars="0"/>
              <w:jc w:val="center"/>
              <w:rPr>
                <w:del w:id="10329" w:author="xh" w:date="2026-10-19T11:17:04+08:00"/>
              </w:rPr>
            </w:pPr>
            <w:del w:id="10330" w:author="xh" w:date="2026-10-19T11:17:04+08:00">
              <w:r>
                <w:rPr>
                  <w:rFonts w:ascii="Times New Roman" w:hAnsi="Times New Roman" w:eastAsia="宋体"/>
                  <w:b w:val="0"/>
                  <w:sz w:val="18"/>
                </w:rPr>
                <w:delText>弹性</w:delText>
              </w:r>
            </w:del>
          </w:p>
        </w:tc>
        <w:tc>
          <w:tcPr>
            <w:tcW w:w="1039" w:type="dxa"/>
            <w:tcMar>
              <w:left w:w="70" w:type="dxa"/>
              <w:right w:w="70" w:type="dxa"/>
            </w:tcMar>
            <w:vAlign w:val="center"/>
          </w:tcPr>
          <w:p w14:paraId="5FF8FDFC">
            <w:pPr>
              <w:keepNext/>
              <w:spacing w:before="20" w:after="20" w:line="260" w:lineRule="exact"/>
              <w:ind w:left="0" w:leftChars="0" w:right="0" w:rightChars="0" w:firstLine="0" w:firstLineChars="0"/>
              <w:jc w:val="center"/>
              <w:rPr>
                <w:del w:id="10331" w:author="xh" w:date="2026-10-19T11:17:04+08:00"/>
              </w:rPr>
            </w:pPr>
            <w:del w:id="10332" w:author="xh" w:date="2026-10-19T11:17:04+08:00">
              <w:r>
                <w:rPr>
                  <w:rFonts w:ascii="Times New Roman" w:hAnsi="Times New Roman" w:eastAsia="宋体"/>
                  <w:b w:val="0"/>
                  <w:sz w:val="18"/>
                </w:rPr>
                <w:delText>2022</w:delText>
              </w:r>
            </w:del>
          </w:p>
        </w:tc>
        <w:tc>
          <w:tcPr>
            <w:tcW w:w="1039" w:type="dxa"/>
            <w:tcMar>
              <w:left w:w="70" w:type="dxa"/>
              <w:right w:w="70" w:type="dxa"/>
            </w:tcMar>
            <w:vAlign w:val="center"/>
          </w:tcPr>
          <w:p w14:paraId="441B36D6">
            <w:pPr>
              <w:keepNext/>
              <w:spacing w:before="20" w:after="20" w:line="260" w:lineRule="exact"/>
              <w:ind w:left="0" w:leftChars="0" w:right="0" w:rightChars="0" w:firstLine="0" w:firstLineChars="0"/>
              <w:jc w:val="center"/>
              <w:rPr>
                <w:del w:id="10333" w:author="xh" w:date="2026-10-19T11:17:04+08:00"/>
              </w:rPr>
            </w:pPr>
            <w:del w:id="10334" w:author="xh" w:date="2026-10-19T11:17:04+08:00">
              <w:r>
                <w:rPr>
                  <w:rFonts w:ascii="Times New Roman" w:hAnsi="Times New Roman" w:eastAsia="宋体"/>
                  <w:b w:val="0"/>
                  <w:sz w:val="18"/>
                </w:rPr>
                <w:delText>31.5+40</w:delText>
              </w:r>
            </w:del>
          </w:p>
        </w:tc>
        <w:tc>
          <w:tcPr>
            <w:tcW w:w="1039" w:type="dxa"/>
            <w:tcMar>
              <w:left w:w="70" w:type="dxa"/>
              <w:right w:w="70" w:type="dxa"/>
            </w:tcMar>
            <w:vAlign w:val="center"/>
          </w:tcPr>
          <w:p w14:paraId="26551D66">
            <w:pPr>
              <w:keepNext/>
              <w:spacing w:before="20" w:after="20" w:line="260" w:lineRule="exact"/>
              <w:ind w:left="0" w:leftChars="0" w:right="0" w:rightChars="0" w:firstLine="0" w:firstLineChars="0"/>
              <w:jc w:val="center"/>
              <w:rPr>
                <w:del w:id="10335" w:author="xh" w:date="2026-10-19T11:17:04+08:00"/>
              </w:rPr>
            </w:pPr>
            <w:del w:id="10336" w:author="xh" w:date="2026-10-19T11:17:04+08:00">
              <w:r>
                <w:rPr>
                  <w:rFonts w:ascii="Times New Roman" w:hAnsi="Times New Roman" w:eastAsia="宋体"/>
                  <w:b w:val="0"/>
                  <w:sz w:val="18"/>
                </w:rPr>
                <w:delText>71.50</w:delText>
              </w:r>
            </w:del>
          </w:p>
        </w:tc>
        <w:tc>
          <w:tcPr>
            <w:tcW w:w="1039" w:type="dxa"/>
            <w:tcMar>
              <w:left w:w="70" w:type="dxa"/>
              <w:right w:w="70" w:type="dxa"/>
            </w:tcMar>
            <w:vAlign w:val="center"/>
          </w:tcPr>
          <w:p w14:paraId="41D2DC89">
            <w:pPr>
              <w:keepNext/>
              <w:spacing w:before="20" w:after="20" w:line="260" w:lineRule="exact"/>
              <w:ind w:left="0" w:leftChars="0" w:right="0" w:rightChars="0" w:firstLine="0" w:firstLineChars="0"/>
              <w:jc w:val="center"/>
              <w:rPr>
                <w:del w:id="10337" w:author="xh" w:date="2026-10-19T11:17:04+08:00"/>
              </w:rPr>
            </w:pPr>
            <w:del w:id="10338"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0692DF5D">
            <w:pPr>
              <w:keepNext/>
              <w:spacing w:before="20" w:after="20" w:line="260" w:lineRule="exact"/>
              <w:ind w:left="0" w:leftChars="0" w:right="0" w:rightChars="0" w:firstLine="0" w:firstLineChars="0"/>
              <w:jc w:val="center"/>
              <w:rPr>
                <w:del w:id="10339" w:author="xh" w:date="2026-10-19T11:17:04+08:00"/>
              </w:rPr>
            </w:pPr>
            <w:del w:id="10340"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6DA1A375">
            <w:pPr>
              <w:keepNext/>
              <w:spacing w:before="20" w:after="20" w:line="260" w:lineRule="exact"/>
              <w:ind w:left="0" w:leftChars="0" w:right="0" w:rightChars="0" w:firstLine="0" w:firstLineChars="0"/>
              <w:jc w:val="center"/>
              <w:rPr>
                <w:del w:id="10341" w:author="xh" w:date="2026-10-19T11:17:04+08:00"/>
              </w:rPr>
            </w:pPr>
            <w:del w:id="10342"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3B9351B9">
            <w:pPr>
              <w:keepNext/>
              <w:spacing w:before="20" w:after="20" w:line="260" w:lineRule="exact"/>
              <w:ind w:left="0" w:leftChars="0" w:right="0" w:rightChars="0" w:firstLine="0" w:firstLineChars="0"/>
              <w:jc w:val="center"/>
              <w:rPr>
                <w:del w:id="10343" w:author="xh" w:date="2026-10-19T11:17:04+08:00"/>
              </w:rPr>
            </w:pPr>
            <w:del w:id="10344" w:author="xh" w:date="2026-10-19T11:17:04+08:00">
              <w:r>
                <w:rPr>
                  <w:rFonts w:ascii="Times New Roman" w:hAnsi="Times New Roman" w:eastAsia="宋体"/>
                  <w:b w:val="0"/>
                  <w:sz w:val="18"/>
                </w:rPr>
                <w:delText>32.67</w:delText>
              </w:r>
            </w:del>
          </w:p>
        </w:tc>
      </w:tr>
      <w:tr w14:paraId="5D0AE0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0246" w:author="xh" w:date="2026-10-19T11:17:04+08:00"/>
        </w:trPr>
        <w:tc>
          <w:tcPr>
            <w:tcW w:w="1039" w:type="dxa"/>
            <w:tcMar>
              <w:left w:w="70" w:type="dxa"/>
              <w:right w:w="70" w:type="dxa"/>
            </w:tcMar>
            <w:vAlign w:val="center"/>
          </w:tcPr>
          <w:p w14:paraId="2C9661C0">
            <w:pPr>
              <w:keepNext/>
              <w:spacing w:before="20" w:after="20" w:line="260" w:lineRule="exact"/>
              <w:ind w:left="0" w:leftChars="0" w:right="0" w:rightChars="0" w:firstLine="0" w:firstLineChars="0"/>
              <w:jc w:val="center"/>
              <w:rPr>
                <w:del w:id="10345" w:author="xh" w:date="2026-10-19T11:17:04+08:00"/>
              </w:rPr>
            </w:pPr>
            <w:del w:id="10346" w:author="xh" w:date="2026-10-19T11:17:04+08:00">
              <w:r>
                <w:rPr>
                  <w:rFonts w:ascii="Times New Roman" w:hAnsi="Times New Roman" w:eastAsia="宋体"/>
                  <w:b w:val="0"/>
                  <w:sz w:val="18"/>
                </w:rPr>
                <w:delText>弹性</w:delText>
              </w:r>
            </w:del>
          </w:p>
        </w:tc>
        <w:tc>
          <w:tcPr>
            <w:tcW w:w="1039" w:type="dxa"/>
            <w:tcMar>
              <w:left w:w="70" w:type="dxa"/>
              <w:right w:w="70" w:type="dxa"/>
            </w:tcMar>
            <w:vAlign w:val="center"/>
          </w:tcPr>
          <w:p w14:paraId="1CF64E45">
            <w:pPr>
              <w:keepNext/>
              <w:spacing w:before="20" w:after="20" w:line="260" w:lineRule="exact"/>
              <w:ind w:left="0" w:leftChars="0" w:right="0" w:rightChars="0" w:firstLine="0" w:firstLineChars="0"/>
              <w:jc w:val="center"/>
              <w:rPr>
                <w:del w:id="10347" w:author="xh" w:date="2026-10-19T11:17:04+08:00"/>
              </w:rPr>
            </w:pPr>
            <w:del w:id="10348" w:author="xh" w:date="2026-10-19T11:17:04+08:00">
              <w:r>
                <w:rPr>
                  <w:rFonts w:ascii="Times New Roman" w:hAnsi="Times New Roman" w:eastAsia="宋体"/>
                  <w:b w:val="0"/>
                  <w:sz w:val="18"/>
                </w:rPr>
                <w:delText>2023</w:delText>
              </w:r>
            </w:del>
          </w:p>
        </w:tc>
        <w:tc>
          <w:tcPr>
            <w:tcW w:w="1039" w:type="dxa"/>
            <w:tcMar>
              <w:left w:w="70" w:type="dxa"/>
              <w:right w:w="70" w:type="dxa"/>
            </w:tcMar>
            <w:vAlign w:val="center"/>
          </w:tcPr>
          <w:p w14:paraId="5950236E">
            <w:pPr>
              <w:keepNext/>
              <w:spacing w:before="20" w:after="20" w:line="260" w:lineRule="exact"/>
              <w:ind w:left="0" w:leftChars="0" w:right="0" w:rightChars="0" w:firstLine="0" w:firstLineChars="0"/>
              <w:jc w:val="center"/>
              <w:rPr>
                <w:del w:id="10349" w:author="xh" w:date="2026-10-19T11:17:04+08:00"/>
              </w:rPr>
            </w:pPr>
            <w:del w:id="10350" w:author="xh" w:date="2026-10-19T11:17:04+08:00">
              <w:r>
                <w:rPr>
                  <w:rFonts w:ascii="Times New Roman" w:hAnsi="Times New Roman" w:eastAsia="宋体"/>
                  <w:b w:val="0"/>
                  <w:sz w:val="18"/>
                </w:rPr>
                <w:delText>31.5+40</w:delText>
              </w:r>
            </w:del>
          </w:p>
        </w:tc>
        <w:tc>
          <w:tcPr>
            <w:tcW w:w="1039" w:type="dxa"/>
            <w:tcMar>
              <w:left w:w="70" w:type="dxa"/>
              <w:right w:w="70" w:type="dxa"/>
            </w:tcMar>
            <w:vAlign w:val="center"/>
          </w:tcPr>
          <w:p w14:paraId="551DDDE5">
            <w:pPr>
              <w:keepNext/>
              <w:spacing w:before="20" w:after="20" w:line="260" w:lineRule="exact"/>
              <w:ind w:left="0" w:leftChars="0" w:right="0" w:rightChars="0" w:firstLine="0" w:firstLineChars="0"/>
              <w:jc w:val="center"/>
              <w:rPr>
                <w:del w:id="10351" w:author="xh" w:date="2026-10-19T11:17:04+08:00"/>
              </w:rPr>
            </w:pPr>
            <w:del w:id="10352" w:author="xh" w:date="2026-10-19T11:17:04+08:00">
              <w:r>
                <w:rPr>
                  <w:rFonts w:ascii="Times New Roman" w:hAnsi="Times New Roman" w:eastAsia="宋体"/>
                  <w:b w:val="0"/>
                  <w:sz w:val="18"/>
                </w:rPr>
                <w:delText>71.50</w:delText>
              </w:r>
            </w:del>
          </w:p>
        </w:tc>
        <w:tc>
          <w:tcPr>
            <w:tcW w:w="1039" w:type="dxa"/>
            <w:tcMar>
              <w:left w:w="70" w:type="dxa"/>
              <w:right w:w="70" w:type="dxa"/>
            </w:tcMar>
            <w:vAlign w:val="center"/>
          </w:tcPr>
          <w:p w14:paraId="4DE8FF37">
            <w:pPr>
              <w:keepNext/>
              <w:spacing w:before="20" w:after="20" w:line="260" w:lineRule="exact"/>
              <w:ind w:left="0" w:leftChars="0" w:right="0" w:rightChars="0" w:firstLine="0" w:firstLineChars="0"/>
              <w:jc w:val="center"/>
              <w:rPr>
                <w:del w:id="10353" w:author="xh" w:date="2026-10-19T11:17:04+08:00"/>
              </w:rPr>
            </w:pPr>
            <w:del w:id="10354"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4E4BB82B">
            <w:pPr>
              <w:keepNext/>
              <w:spacing w:before="20" w:after="20" w:line="260" w:lineRule="exact"/>
              <w:ind w:left="0" w:leftChars="0" w:right="0" w:rightChars="0" w:firstLine="0" w:firstLineChars="0"/>
              <w:jc w:val="center"/>
              <w:rPr>
                <w:del w:id="10355" w:author="xh" w:date="2026-10-19T11:17:04+08:00"/>
              </w:rPr>
            </w:pPr>
            <w:del w:id="10356"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1A9FE879">
            <w:pPr>
              <w:keepNext/>
              <w:spacing w:before="20" w:after="20" w:line="260" w:lineRule="exact"/>
              <w:ind w:left="0" w:leftChars="0" w:right="0" w:rightChars="0" w:firstLine="0" w:firstLineChars="0"/>
              <w:jc w:val="center"/>
              <w:rPr>
                <w:del w:id="10357" w:author="xh" w:date="2026-10-19T11:17:04+08:00"/>
              </w:rPr>
            </w:pPr>
            <w:del w:id="10358"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08BBEA01">
            <w:pPr>
              <w:keepNext/>
              <w:spacing w:before="20" w:after="20" w:line="260" w:lineRule="exact"/>
              <w:ind w:left="0" w:leftChars="0" w:right="0" w:rightChars="0" w:firstLine="0" w:firstLineChars="0"/>
              <w:jc w:val="center"/>
              <w:rPr>
                <w:del w:id="10359" w:author="xh" w:date="2026-10-19T11:17:04+08:00"/>
              </w:rPr>
            </w:pPr>
            <w:del w:id="10360" w:author="xh" w:date="2026-10-19T11:17:04+08:00">
              <w:r>
                <w:rPr>
                  <w:rFonts w:ascii="Times New Roman" w:hAnsi="Times New Roman" w:eastAsia="宋体"/>
                  <w:b w:val="0"/>
                  <w:sz w:val="18"/>
                </w:rPr>
                <w:delText>30.14</w:delText>
              </w:r>
            </w:del>
          </w:p>
        </w:tc>
      </w:tr>
      <w:tr w14:paraId="7FEAC5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0247" w:author="xh" w:date="2026-10-19T11:17:04+08:00"/>
        </w:trPr>
        <w:tc>
          <w:tcPr>
            <w:tcW w:w="1039" w:type="dxa"/>
            <w:tcMar>
              <w:left w:w="70" w:type="dxa"/>
              <w:right w:w="70" w:type="dxa"/>
            </w:tcMar>
            <w:vAlign w:val="center"/>
          </w:tcPr>
          <w:p w14:paraId="0DE16266">
            <w:pPr>
              <w:keepNext/>
              <w:spacing w:before="20" w:after="20" w:line="260" w:lineRule="exact"/>
              <w:ind w:left="0" w:leftChars="0" w:right="0" w:rightChars="0" w:firstLine="0" w:firstLineChars="0"/>
              <w:jc w:val="center"/>
              <w:rPr>
                <w:del w:id="10361" w:author="xh" w:date="2026-10-19T11:17:04+08:00"/>
              </w:rPr>
            </w:pPr>
            <w:del w:id="10362" w:author="xh" w:date="2026-10-19T11:17:04+08:00">
              <w:r>
                <w:rPr>
                  <w:rFonts w:ascii="Times New Roman" w:hAnsi="Times New Roman" w:eastAsia="宋体"/>
                  <w:b w:val="0"/>
                  <w:sz w:val="18"/>
                </w:rPr>
                <w:delText>弹性</w:delText>
              </w:r>
            </w:del>
          </w:p>
        </w:tc>
        <w:tc>
          <w:tcPr>
            <w:tcW w:w="1039" w:type="dxa"/>
            <w:tcMar>
              <w:left w:w="70" w:type="dxa"/>
              <w:right w:w="70" w:type="dxa"/>
            </w:tcMar>
            <w:vAlign w:val="center"/>
          </w:tcPr>
          <w:p w14:paraId="33271C51">
            <w:pPr>
              <w:keepNext/>
              <w:spacing w:before="20" w:after="20" w:line="260" w:lineRule="exact"/>
              <w:ind w:left="0" w:leftChars="0" w:right="0" w:rightChars="0" w:firstLine="0" w:firstLineChars="0"/>
              <w:jc w:val="center"/>
              <w:rPr>
                <w:del w:id="10363" w:author="xh" w:date="2026-10-19T11:17:04+08:00"/>
              </w:rPr>
            </w:pPr>
            <w:del w:id="10364" w:author="xh" w:date="2026-10-19T11:17:04+08:00">
              <w:r>
                <w:rPr>
                  <w:rFonts w:ascii="Times New Roman" w:hAnsi="Times New Roman" w:eastAsia="宋体"/>
                  <w:b w:val="0"/>
                  <w:sz w:val="18"/>
                </w:rPr>
                <w:delText>2024</w:delText>
              </w:r>
            </w:del>
          </w:p>
        </w:tc>
        <w:tc>
          <w:tcPr>
            <w:tcW w:w="1039" w:type="dxa"/>
            <w:tcMar>
              <w:left w:w="70" w:type="dxa"/>
              <w:right w:w="70" w:type="dxa"/>
            </w:tcMar>
            <w:vAlign w:val="center"/>
          </w:tcPr>
          <w:p w14:paraId="195F12C5">
            <w:pPr>
              <w:keepNext/>
              <w:spacing w:before="20" w:after="20" w:line="260" w:lineRule="exact"/>
              <w:ind w:left="0" w:leftChars="0" w:right="0" w:rightChars="0" w:firstLine="0" w:firstLineChars="0"/>
              <w:jc w:val="center"/>
              <w:rPr>
                <w:del w:id="10365" w:author="xh" w:date="2026-10-19T11:17:04+08:00"/>
              </w:rPr>
            </w:pPr>
            <w:del w:id="10366" w:author="xh" w:date="2026-10-19T11:17:04+08:00">
              <w:r>
                <w:rPr>
                  <w:rFonts w:ascii="Times New Roman" w:hAnsi="Times New Roman" w:eastAsia="宋体"/>
                  <w:b w:val="0"/>
                  <w:sz w:val="18"/>
                </w:rPr>
                <w:delText>31.5+40</w:delText>
              </w:r>
            </w:del>
          </w:p>
        </w:tc>
        <w:tc>
          <w:tcPr>
            <w:tcW w:w="1039" w:type="dxa"/>
            <w:tcMar>
              <w:left w:w="70" w:type="dxa"/>
              <w:right w:w="70" w:type="dxa"/>
            </w:tcMar>
            <w:vAlign w:val="center"/>
          </w:tcPr>
          <w:p w14:paraId="48E40CB5">
            <w:pPr>
              <w:keepNext/>
              <w:spacing w:before="20" w:after="20" w:line="260" w:lineRule="exact"/>
              <w:ind w:left="0" w:leftChars="0" w:right="0" w:rightChars="0" w:firstLine="0" w:firstLineChars="0"/>
              <w:jc w:val="center"/>
              <w:rPr>
                <w:del w:id="10367" w:author="xh" w:date="2026-10-19T11:17:04+08:00"/>
              </w:rPr>
            </w:pPr>
            <w:del w:id="10368" w:author="xh" w:date="2026-10-19T11:17:04+08:00">
              <w:r>
                <w:rPr>
                  <w:rFonts w:ascii="Times New Roman" w:hAnsi="Times New Roman" w:eastAsia="宋体"/>
                  <w:b w:val="0"/>
                  <w:sz w:val="18"/>
                </w:rPr>
                <w:delText>71.50</w:delText>
              </w:r>
            </w:del>
          </w:p>
        </w:tc>
        <w:tc>
          <w:tcPr>
            <w:tcW w:w="1039" w:type="dxa"/>
            <w:tcMar>
              <w:left w:w="70" w:type="dxa"/>
              <w:right w:w="70" w:type="dxa"/>
            </w:tcMar>
            <w:vAlign w:val="center"/>
          </w:tcPr>
          <w:p w14:paraId="70C8D09B">
            <w:pPr>
              <w:keepNext/>
              <w:spacing w:before="20" w:after="20" w:line="260" w:lineRule="exact"/>
              <w:ind w:left="0" w:leftChars="0" w:right="0" w:rightChars="0" w:firstLine="0" w:firstLineChars="0"/>
              <w:jc w:val="center"/>
              <w:rPr>
                <w:del w:id="10369" w:author="xh" w:date="2026-10-19T11:17:04+08:00"/>
              </w:rPr>
            </w:pPr>
            <w:del w:id="10370"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7E591513">
            <w:pPr>
              <w:keepNext/>
              <w:spacing w:before="20" w:after="20" w:line="260" w:lineRule="exact"/>
              <w:ind w:left="0" w:leftChars="0" w:right="0" w:rightChars="0" w:firstLine="0" w:firstLineChars="0"/>
              <w:jc w:val="center"/>
              <w:rPr>
                <w:del w:id="10371" w:author="xh" w:date="2026-10-19T11:17:04+08:00"/>
              </w:rPr>
            </w:pPr>
            <w:del w:id="10372"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2FE6C0CF">
            <w:pPr>
              <w:keepNext/>
              <w:spacing w:before="20" w:after="20" w:line="260" w:lineRule="exact"/>
              <w:ind w:left="0" w:leftChars="0" w:right="0" w:rightChars="0" w:firstLine="0" w:firstLineChars="0"/>
              <w:jc w:val="center"/>
              <w:rPr>
                <w:del w:id="10373" w:author="xh" w:date="2026-10-19T11:17:04+08:00"/>
              </w:rPr>
            </w:pPr>
            <w:del w:id="10374"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59433FFA">
            <w:pPr>
              <w:keepNext/>
              <w:spacing w:before="20" w:after="20" w:line="260" w:lineRule="exact"/>
              <w:ind w:left="0" w:leftChars="0" w:right="0" w:rightChars="0" w:firstLine="0" w:firstLineChars="0"/>
              <w:jc w:val="center"/>
              <w:rPr>
                <w:del w:id="10375" w:author="xh" w:date="2026-10-19T11:17:04+08:00"/>
              </w:rPr>
            </w:pPr>
            <w:del w:id="10376" w:author="xh" w:date="2026-10-19T11:17:04+08:00">
              <w:r>
                <w:rPr>
                  <w:rFonts w:ascii="Times New Roman" w:hAnsi="Times New Roman" w:eastAsia="宋体"/>
                  <w:b w:val="0"/>
                  <w:sz w:val="18"/>
                </w:rPr>
                <w:delText>34.16</w:delText>
              </w:r>
            </w:del>
          </w:p>
        </w:tc>
      </w:tr>
      <w:tr w14:paraId="56C67A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0248" w:author="xh" w:date="2026-10-19T11:17:04+08:00"/>
        </w:trPr>
        <w:tc>
          <w:tcPr>
            <w:tcW w:w="1039" w:type="dxa"/>
            <w:tcMar>
              <w:left w:w="70" w:type="dxa"/>
              <w:right w:w="70" w:type="dxa"/>
            </w:tcMar>
            <w:vAlign w:val="center"/>
          </w:tcPr>
          <w:p w14:paraId="6836715D">
            <w:pPr>
              <w:keepNext w:val="0"/>
              <w:spacing w:before="20" w:after="20" w:line="260" w:lineRule="exact"/>
              <w:ind w:left="0" w:leftChars="0" w:right="0" w:rightChars="0" w:firstLine="0" w:firstLineChars="0"/>
              <w:jc w:val="center"/>
              <w:rPr>
                <w:del w:id="10377" w:author="xh" w:date="2026-10-19T11:17:04+08:00"/>
              </w:rPr>
            </w:pPr>
            <w:del w:id="10378" w:author="xh" w:date="2026-10-19T11:17:04+08:00">
              <w:r>
                <w:rPr>
                  <w:rFonts w:ascii="Times New Roman" w:hAnsi="Times New Roman" w:eastAsia="宋体"/>
                  <w:b w:val="0"/>
                  <w:sz w:val="18"/>
                </w:rPr>
                <w:delText>弹性</w:delText>
              </w:r>
            </w:del>
          </w:p>
        </w:tc>
        <w:tc>
          <w:tcPr>
            <w:tcW w:w="1039" w:type="dxa"/>
            <w:tcMar>
              <w:left w:w="70" w:type="dxa"/>
              <w:right w:w="70" w:type="dxa"/>
            </w:tcMar>
            <w:vAlign w:val="center"/>
          </w:tcPr>
          <w:p w14:paraId="0EFE9455">
            <w:pPr>
              <w:keepNext w:val="0"/>
              <w:spacing w:before="20" w:after="20" w:line="260" w:lineRule="exact"/>
              <w:ind w:left="0" w:leftChars="0" w:right="0" w:rightChars="0" w:firstLine="0" w:firstLineChars="0"/>
              <w:jc w:val="center"/>
              <w:rPr>
                <w:del w:id="10379" w:author="xh" w:date="2026-10-19T11:17:04+08:00"/>
              </w:rPr>
            </w:pPr>
            <w:del w:id="10380" w:author="xh" w:date="2026-10-19T11:17:04+08:00">
              <w:r>
                <w:rPr>
                  <w:rFonts w:ascii="Times New Roman" w:hAnsi="Times New Roman" w:eastAsia="宋体"/>
                  <w:b w:val="0"/>
                  <w:sz w:val="18"/>
                </w:rPr>
                <w:delText>2025</w:delText>
              </w:r>
            </w:del>
          </w:p>
        </w:tc>
        <w:tc>
          <w:tcPr>
            <w:tcW w:w="1039" w:type="dxa"/>
            <w:tcMar>
              <w:left w:w="70" w:type="dxa"/>
              <w:right w:w="70" w:type="dxa"/>
            </w:tcMar>
            <w:vAlign w:val="center"/>
          </w:tcPr>
          <w:p w14:paraId="22DFE88E">
            <w:pPr>
              <w:keepNext w:val="0"/>
              <w:spacing w:before="20" w:after="20" w:line="260" w:lineRule="exact"/>
              <w:ind w:left="0" w:leftChars="0" w:right="0" w:rightChars="0" w:firstLine="0" w:firstLineChars="0"/>
              <w:jc w:val="center"/>
              <w:rPr>
                <w:del w:id="10381" w:author="xh" w:date="2026-10-19T11:17:04+08:00"/>
              </w:rPr>
            </w:pPr>
            <w:del w:id="10382" w:author="xh" w:date="2026-10-19T11:17:04+08:00">
              <w:r>
                <w:rPr>
                  <w:rFonts w:ascii="Times New Roman" w:hAnsi="Times New Roman" w:eastAsia="宋体"/>
                  <w:b w:val="0"/>
                  <w:sz w:val="18"/>
                </w:rPr>
                <w:delText>31.5+40</w:delText>
              </w:r>
            </w:del>
          </w:p>
        </w:tc>
        <w:tc>
          <w:tcPr>
            <w:tcW w:w="1039" w:type="dxa"/>
            <w:tcMar>
              <w:left w:w="70" w:type="dxa"/>
              <w:right w:w="70" w:type="dxa"/>
            </w:tcMar>
            <w:vAlign w:val="center"/>
          </w:tcPr>
          <w:p w14:paraId="68EF61D6">
            <w:pPr>
              <w:keepNext w:val="0"/>
              <w:spacing w:before="20" w:after="20" w:line="260" w:lineRule="exact"/>
              <w:ind w:left="0" w:leftChars="0" w:right="0" w:rightChars="0" w:firstLine="0" w:firstLineChars="0"/>
              <w:jc w:val="center"/>
              <w:rPr>
                <w:del w:id="10383" w:author="xh" w:date="2026-10-19T11:17:04+08:00"/>
              </w:rPr>
            </w:pPr>
            <w:del w:id="10384" w:author="xh" w:date="2026-10-19T11:17:04+08:00">
              <w:r>
                <w:rPr>
                  <w:rFonts w:ascii="Times New Roman" w:hAnsi="Times New Roman" w:eastAsia="宋体"/>
                  <w:b w:val="0"/>
                  <w:sz w:val="18"/>
                </w:rPr>
                <w:delText>71.50</w:delText>
              </w:r>
            </w:del>
          </w:p>
        </w:tc>
        <w:tc>
          <w:tcPr>
            <w:tcW w:w="1039" w:type="dxa"/>
            <w:tcMar>
              <w:left w:w="70" w:type="dxa"/>
              <w:right w:w="70" w:type="dxa"/>
            </w:tcMar>
            <w:vAlign w:val="center"/>
          </w:tcPr>
          <w:p w14:paraId="772B7D5D">
            <w:pPr>
              <w:keepNext w:val="0"/>
              <w:spacing w:before="20" w:after="20" w:line="260" w:lineRule="exact"/>
              <w:ind w:left="0" w:leftChars="0" w:right="0" w:rightChars="0" w:firstLine="0" w:firstLineChars="0"/>
              <w:jc w:val="center"/>
              <w:rPr>
                <w:del w:id="10385" w:author="xh" w:date="2026-10-19T11:17:04+08:00"/>
              </w:rPr>
            </w:pPr>
            <w:del w:id="10386"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72C775CD">
            <w:pPr>
              <w:keepNext w:val="0"/>
              <w:spacing w:before="20" w:after="20" w:line="260" w:lineRule="exact"/>
              <w:ind w:left="0" w:leftChars="0" w:right="0" w:rightChars="0" w:firstLine="0" w:firstLineChars="0"/>
              <w:jc w:val="center"/>
              <w:rPr>
                <w:del w:id="10387" w:author="xh" w:date="2026-10-19T11:17:04+08:00"/>
              </w:rPr>
            </w:pPr>
            <w:del w:id="10388"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11A101F4">
            <w:pPr>
              <w:keepNext w:val="0"/>
              <w:spacing w:before="20" w:after="20" w:line="260" w:lineRule="exact"/>
              <w:ind w:left="0" w:leftChars="0" w:right="0" w:rightChars="0" w:firstLine="0" w:firstLineChars="0"/>
              <w:jc w:val="center"/>
              <w:rPr>
                <w:del w:id="10389" w:author="xh" w:date="2026-10-19T11:17:04+08:00"/>
              </w:rPr>
            </w:pPr>
            <w:del w:id="10390" w:author="xh" w:date="2026-10-19T11:17:04+08:00">
              <w:r>
                <w:rPr>
                  <w:rFonts w:ascii="Times New Roman" w:hAnsi="Times New Roman" w:eastAsia="宋体"/>
                  <w:b w:val="0"/>
                  <w:sz w:val="18"/>
                </w:rPr>
                <w:delText>0.00</w:delText>
              </w:r>
            </w:del>
          </w:p>
        </w:tc>
        <w:tc>
          <w:tcPr>
            <w:tcW w:w="1039" w:type="dxa"/>
            <w:tcMar>
              <w:left w:w="70" w:type="dxa"/>
              <w:right w:w="70" w:type="dxa"/>
            </w:tcMar>
            <w:vAlign w:val="center"/>
          </w:tcPr>
          <w:p w14:paraId="0374015B">
            <w:pPr>
              <w:keepNext w:val="0"/>
              <w:spacing w:before="20" w:after="20" w:line="260" w:lineRule="exact"/>
              <w:ind w:left="0" w:leftChars="0" w:right="0" w:rightChars="0" w:firstLine="0" w:firstLineChars="0"/>
              <w:jc w:val="center"/>
              <w:rPr>
                <w:del w:id="10391" w:author="xh" w:date="2026-10-19T11:17:04+08:00"/>
              </w:rPr>
            </w:pPr>
            <w:del w:id="10392" w:author="xh" w:date="2026-10-19T11:17:04+08:00">
              <w:r>
                <w:rPr>
                  <w:rFonts w:ascii="Times New Roman" w:hAnsi="Times New Roman" w:eastAsia="宋体"/>
                  <w:b w:val="0"/>
                  <w:sz w:val="18"/>
                </w:rPr>
                <w:delText>37.87</w:delText>
              </w:r>
            </w:del>
          </w:p>
        </w:tc>
      </w:tr>
      <w:tr>
        <w:trPr>
          <w:cantSplit/>
          <w:tblHeader/>
          <w:ins w:id="10393" w:author="xh" w:date="2026-10-19T11:17:0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02" w:author="xh" w:date="2026-10-19T11:17:04+08:00"/>
              </w:rPr>
            </w:pPr>
            <w:ins w:id="10403" w:author="xh" w:date="2026-10-19T11:17:04+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04" w:author="xh" w:date="2026-10-19T11:17:04+08:00"/>
              </w:rPr>
            </w:pPr>
            <w:ins w:id="10405" w:author="xh" w:date="2026-10-19T11:17:04+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06" w:author="xh" w:date="2026-10-19T11:17:04+08:00"/>
              </w:rPr>
            </w:pPr>
            <w:ins w:id="10407" w:author="xh" w:date="2026-10-19T11:17:04+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08" w:author="xh" w:date="2026-10-19T11:17:04+08:00"/>
              </w:rPr>
            </w:pPr>
            <w:ins w:id="10409" w:author="xh" w:date="2026-10-19T11:17:04+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10" w:author="xh" w:date="2026-10-19T11:17:04+08:00"/>
              </w:rPr>
            </w:pPr>
            <w:ins w:id="10411" w:author="xh" w:date="2026-10-19T11:17:04+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12" w:author="xh" w:date="2026-10-19T11:17:04+08:00"/>
              </w:rPr>
            </w:pPr>
            <w:ins w:id="10413" w:author="xh" w:date="2026-10-19T11:17:04+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14" w:author="xh" w:date="2026-10-19T11:17:04+08:00"/>
              </w:rPr>
            </w:pPr>
            <w:ins w:id="10415" w:author="xh" w:date="2026-10-19T11:17:04+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16" w:author="xh" w:date="2026-10-19T11:17:04+08:00"/>
              </w:rPr>
            </w:pPr>
            <w:ins w:id="10417" w:author="xh" w:date="2026-10-19T11:17:04+08:00">
              <w:r>
                <w:rPr>
                  <w:rFonts w:ascii="Times New Roman" w:hAnsi="Times New Roman" w:eastAsia="宋体"/>
                  <w:b/>
                  <w:sz w:val="18"/>
                </w:rPr>
                <w:t>转接后净负荷/MW</w:t>
              </w:r>
            </w:ins>
          </w:p>
        </w:tc>
      </w:tr>
      <w:tr>
        <w:trPr>
          <w:cantSplit/>
          <w:ins w:id="10394" w:author="xh" w:date="2026-10-19T11:17:0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18" w:author="xh" w:date="2026-10-19T11:17:04+08:00"/>
              </w:rPr>
            </w:pPr>
            <w:ins w:id="10419" w:author="xh" w:date="2026-10-19T11:17:04+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20" w:author="xh" w:date="2026-10-19T11:17:04+08:00"/>
              </w:rPr>
            </w:pPr>
            <w:ins w:id="10421" w:author="xh" w:date="2026-10-19T11:17:04+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22" w:author="xh" w:date="2026-10-19T11:17:04+08:00"/>
              </w:rPr>
            </w:pPr>
            <w:ins w:id="10423" w:author="xh" w:date="2026-10-19T11:17:04+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24" w:author="xh" w:date="2026-10-19T11:17:04+08:00"/>
              </w:rPr>
            </w:pPr>
            <w:ins w:id="10425" w:author="xh" w:date="2026-10-19T11:17:04+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26" w:author="xh" w:date="2026-10-19T11:17:04+08:00"/>
              </w:rPr>
            </w:pPr>
            <w:ins w:id="10427" w:author="xh" w:date="2026-10-19T11:17:0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28" w:author="xh" w:date="2026-10-19T11:17:04+08:00"/>
              </w:rPr>
            </w:pPr>
            <w:ins w:id="10429" w:author="xh" w:date="2026-10-19T11:17:04+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30" w:author="xh" w:date="2026-10-19T11:17:04+08:00"/>
              </w:rPr>
            </w:pPr>
            <w:ins w:id="10431" w:author="xh" w:date="2026-10-19T11:17:04+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32" w:author="xh" w:date="2026-10-19T11:17:04+08:00"/>
              </w:rPr>
            </w:pPr>
            <w:ins w:id="10433" w:author="xh" w:date="2026-10-19T11:17:04+08:00">
              <w:r>
                <w:rPr>
                  <w:rFonts w:ascii="Times New Roman" w:hAnsi="Times New Roman" w:eastAsia="宋体"/>
                  <w:b w:val="0"/>
                  <w:sz w:val="18"/>
                </w:rPr>
                <w:t>—</w:t>
              </w:r>
            </w:ins>
          </w:p>
        </w:tc>
      </w:tr>
      <w:tr>
        <w:trPr>
          <w:cantSplit/>
          <w:ins w:id="10395" w:author="xh" w:date="2026-10-19T11:17:0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34" w:author="xh" w:date="2026-10-19T11:17:04+08:00"/>
              </w:rPr>
            </w:pPr>
            <w:ins w:id="10435" w:author="xh" w:date="2026-10-19T11:17:04+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36" w:author="xh" w:date="2026-10-19T11:17:04+08:00"/>
              </w:rPr>
            </w:pPr>
            <w:ins w:id="10437" w:author="xh" w:date="2026-10-19T11:17:04+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38" w:author="xh" w:date="2026-10-19T11:17:04+08:00"/>
              </w:rPr>
            </w:pPr>
            <w:ins w:id="10439" w:author="xh" w:date="2026-10-19T11:17:04+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40" w:author="xh" w:date="2026-10-19T11:17:04+08:00"/>
              </w:rPr>
            </w:pPr>
            <w:ins w:id="10441" w:author="xh" w:date="2026-10-19T11:17:04+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42" w:author="xh" w:date="2026-10-19T11:17:04+08:00"/>
              </w:rPr>
            </w:pPr>
            <w:ins w:id="10443" w:author="xh" w:date="2026-10-19T11:17:0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44" w:author="xh" w:date="2026-10-19T11:17:04+08:00"/>
              </w:rPr>
            </w:pPr>
            <w:ins w:id="10445" w:author="xh" w:date="2026-10-19T11:17:0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46" w:author="xh" w:date="2026-10-19T11:17:04+08:00"/>
              </w:rPr>
            </w:pPr>
            <w:ins w:id="10447" w:author="xh" w:date="2026-10-19T11:17:0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48" w:author="xh" w:date="2026-10-19T11:17:04+08:00"/>
              </w:rPr>
            </w:pPr>
            <w:ins w:id="10449" w:author="xh" w:date="2026-10-19T11:17:04+08:00">
              <w:r>
                <w:rPr>
                  <w:rFonts w:ascii="Times New Roman" w:hAnsi="Times New Roman" w:eastAsia="宋体"/>
                  <w:b w:val="0"/>
                  <w:sz w:val="18"/>
                </w:rPr>
                <w:t>37.87</w:t>
              </w:r>
            </w:ins>
          </w:p>
        </w:tc>
      </w:tr>
      <w:tr>
        <w:trPr>
          <w:cantSplit/>
          <w:ins w:id="10396" w:author="xh" w:date="2026-10-19T11:17:0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50" w:author="xh" w:date="2026-10-19T11:17:04+08:00"/>
              </w:rPr>
            </w:pPr>
            <w:ins w:id="10451" w:author="xh" w:date="2026-10-19T11:17:04+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52" w:author="xh" w:date="2026-10-19T11:17:04+08:00"/>
              </w:rPr>
            </w:pPr>
            <w:ins w:id="10453" w:author="xh" w:date="2026-10-19T11:17:04+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54" w:author="xh" w:date="2026-10-19T11:17:04+08:00"/>
              </w:rPr>
            </w:pPr>
            <w:ins w:id="10455" w:author="xh" w:date="2026-10-19T11:17:04+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56" w:author="xh" w:date="2026-10-19T11:17:04+08:00"/>
              </w:rPr>
            </w:pPr>
            <w:ins w:id="10457" w:author="xh" w:date="2026-10-19T11:17:04+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58" w:author="xh" w:date="2026-10-19T11:17:04+08:00"/>
              </w:rPr>
            </w:pPr>
            <w:ins w:id="10459" w:author="xh" w:date="2026-10-19T11:17:0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60" w:author="xh" w:date="2026-10-19T11:17:04+08:00"/>
              </w:rPr>
            </w:pPr>
            <w:ins w:id="10461" w:author="xh" w:date="2026-10-19T11:17:0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62" w:author="xh" w:date="2026-10-19T11:17:04+08:00"/>
              </w:rPr>
            </w:pPr>
            <w:ins w:id="10463" w:author="xh" w:date="2026-10-19T11:17:04+08:00">
              <w:r>
                <w:rPr>
                  <w:rFonts w:ascii="Times New Roman" w:hAnsi="Times New Roman" w:eastAsia="宋体"/>
                  <w:b w:val="0"/>
                  <w:sz w:val="18"/>
                </w:rPr>
                <w:t>12.05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64" w:author="xh" w:date="2026-10-19T11:17:04+08:00"/>
              </w:rPr>
            </w:pPr>
            <w:ins w:id="10465" w:author="xh" w:date="2026-10-19T11:17:04+08:00">
              <w:r>
                <w:rPr>
                  <w:rFonts w:ascii="Times New Roman" w:hAnsi="Times New Roman" w:eastAsia="宋体"/>
                  <w:b w:val="0"/>
                  <w:sz w:val="18"/>
                </w:rPr>
                <w:t>58.44</w:t>
              </w:r>
            </w:ins>
          </w:p>
        </w:tc>
      </w:tr>
      <w:tr>
        <w:trPr>
          <w:cantSplit/>
          <w:ins w:id="10397" w:author="xh" w:date="2026-10-19T11:17:0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66" w:author="xh" w:date="2026-10-19T11:17:04+08:00"/>
              </w:rPr>
            </w:pPr>
            <w:ins w:id="10467" w:author="xh" w:date="2026-10-19T11:17:04+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68" w:author="xh" w:date="2026-10-19T11:17:04+08:00"/>
              </w:rPr>
            </w:pPr>
            <w:ins w:id="10469" w:author="xh" w:date="2026-10-19T11:17:04+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70" w:author="xh" w:date="2026-10-19T11:17:04+08:00"/>
              </w:rPr>
            </w:pPr>
            <w:ins w:id="10471" w:author="xh" w:date="2026-10-19T11:17:04+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72" w:author="xh" w:date="2026-10-19T11:17:04+08:00"/>
              </w:rPr>
            </w:pPr>
            <w:ins w:id="10473" w:author="xh" w:date="2026-10-19T11:17:04+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74" w:author="xh" w:date="2026-10-19T11:17:04+08:00"/>
              </w:rPr>
            </w:pPr>
            <w:ins w:id="10475" w:author="xh" w:date="2026-10-19T11:17:04+08:00">
              <w:r>
                <w:rPr>
                  <w:rFonts w:ascii="Times New Roman" w:hAnsi="Times New Roman" w:eastAsia="宋体"/>
                  <w:b w:val="0"/>
                  <w:sz w:val="18"/>
                </w:rPr>
                <w:t>0.10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76" w:author="xh" w:date="2026-10-19T11:17:04+08:00"/>
              </w:rPr>
            </w:pPr>
            <w:ins w:id="10477" w:author="xh" w:date="2026-10-19T11:17:04+08:00">
              <w:r>
                <w:rPr>
                  <w:rFonts w:ascii="Times New Roman" w:hAnsi="Times New Roman" w:eastAsia="宋体"/>
                  <w:b w:val="0"/>
                  <w:sz w:val="18"/>
                </w:rPr>
                <w:t>5.98</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78" w:author="xh" w:date="2026-10-19T11:17:04+08:00"/>
              </w:rPr>
            </w:pPr>
            <w:ins w:id="10479" w:author="xh" w:date="2026-10-19T11:17:04+08:00">
              <w:r>
                <w:rPr>
                  <w:rFonts w:ascii="Times New Roman" w:hAnsi="Times New Roman" w:eastAsia="宋体"/>
                  <w:b w:val="0"/>
                  <w:sz w:val="18"/>
                </w:rPr>
                <w:t>9.06</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80" w:author="xh" w:date="2026-10-19T11:17:04+08:00"/>
              </w:rPr>
            </w:pPr>
            <w:ins w:id="10481" w:author="xh" w:date="2026-10-19T11:17:04+08:00">
              <w:r>
                <w:rPr>
                  <w:rFonts w:ascii="Times New Roman" w:hAnsi="Times New Roman" w:eastAsia="宋体"/>
                  <w:b w:val="0"/>
                  <w:sz w:val="18"/>
                </w:rPr>
                <w:t>58.89</w:t>
              </w:r>
            </w:ins>
          </w:p>
        </w:tc>
      </w:tr>
      <w:tr>
        <w:trPr>
          <w:cantSplit/>
          <w:ins w:id="10398" w:author="xh" w:date="2026-10-19T11:17:0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82" w:author="xh" w:date="2026-10-19T11:17:04+08:00"/>
              </w:rPr>
            </w:pPr>
            <w:ins w:id="10483" w:author="xh" w:date="2026-10-19T11:17:04+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84" w:author="xh" w:date="2026-10-19T11:17:04+08:00"/>
              </w:rPr>
            </w:pPr>
            <w:ins w:id="10485" w:author="xh" w:date="2026-10-19T11:17:04+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86" w:author="xh" w:date="2026-10-19T11:17:04+08:00"/>
              </w:rPr>
            </w:pPr>
            <w:ins w:id="10487" w:author="xh" w:date="2026-10-19T11:17:04+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88" w:author="xh" w:date="2026-10-19T11:17:04+08:00"/>
              </w:rPr>
            </w:pPr>
            <w:ins w:id="10489" w:author="xh" w:date="2026-10-19T11:17:04+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90" w:author="xh" w:date="2026-10-19T11:17:04+08:00"/>
              </w:rPr>
            </w:pPr>
            <w:ins w:id="10491" w:author="xh" w:date="2026-10-19T11:17:0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92" w:author="xh" w:date="2026-10-19T11:17:04+08:00"/>
              </w:rPr>
            </w:pPr>
            <w:ins w:id="10493" w:author="xh" w:date="2026-10-19T11:17:04+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94" w:author="xh" w:date="2026-10-19T11:17:04+08:00"/>
              </w:rPr>
            </w:pPr>
            <w:ins w:id="10495" w:author="xh" w:date="2026-10-19T11:17:04+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96" w:author="xh" w:date="2026-10-19T11:17:04+08:00"/>
              </w:rPr>
            </w:pPr>
            <w:ins w:id="10497" w:author="xh" w:date="2026-10-19T11:17:04+08:00">
              <w:r>
                <w:rPr>
                  <w:rFonts w:ascii="Times New Roman" w:hAnsi="Times New Roman" w:eastAsia="宋体"/>
                  <w:b w:val="0"/>
                  <w:sz w:val="18"/>
                </w:rPr>
                <w:t>—</w:t>
              </w:r>
            </w:ins>
          </w:p>
        </w:tc>
      </w:tr>
      <w:tr>
        <w:trPr>
          <w:cantSplit/>
          <w:ins w:id="10399" w:author="xh" w:date="2026-10-19T11:17:0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498" w:author="xh" w:date="2026-10-19T11:17:04+08:00"/>
              </w:rPr>
            </w:pPr>
            <w:ins w:id="10499" w:author="xh" w:date="2026-10-19T11:17:04+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500" w:author="xh" w:date="2026-10-19T11:17:04+08:00"/>
              </w:rPr>
            </w:pPr>
            <w:ins w:id="10501" w:author="xh" w:date="2026-10-19T11:17:04+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502" w:author="xh" w:date="2026-10-19T11:17:04+08:00"/>
              </w:rPr>
            </w:pPr>
            <w:ins w:id="10503" w:author="xh" w:date="2026-10-19T11:17:04+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504" w:author="xh" w:date="2026-10-19T11:17:04+08:00"/>
              </w:rPr>
            </w:pPr>
            <w:ins w:id="10505" w:author="xh" w:date="2026-10-19T11:17:04+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506" w:author="xh" w:date="2026-10-19T11:17:04+08:00"/>
              </w:rPr>
            </w:pPr>
            <w:ins w:id="10507" w:author="xh" w:date="2026-10-19T11:17:0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508" w:author="xh" w:date="2026-10-19T11:17:04+08:00"/>
              </w:rPr>
            </w:pPr>
            <w:ins w:id="10509" w:author="xh" w:date="2026-10-19T11:17:0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510" w:author="xh" w:date="2026-10-19T11:17:04+08:00"/>
              </w:rPr>
            </w:pPr>
            <w:ins w:id="10511" w:author="xh" w:date="2026-10-19T11:17:0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512" w:author="xh" w:date="2026-10-19T11:17:04+08:00"/>
              </w:rPr>
            </w:pPr>
            <w:ins w:id="10513" w:author="xh" w:date="2026-10-19T11:17:04+08:00">
              <w:r>
                <w:rPr>
                  <w:rFonts w:ascii="Times New Roman" w:hAnsi="Times New Roman" w:eastAsia="宋体"/>
                  <w:b w:val="0"/>
                  <w:sz w:val="18"/>
                </w:rPr>
                <w:t>37.87</w:t>
              </w:r>
            </w:ins>
          </w:p>
        </w:tc>
      </w:tr>
      <w:tr>
        <w:trPr>
          <w:cantSplit/>
          <w:ins w:id="10400" w:author="xh" w:date="2026-10-19T11:17:0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514" w:author="xh" w:date="2026-10-19T11:17:04+08:00"/>
              </w:rPr>
            </w:pPr>
            <w:ins w:id="10515" w:author="xh" w:date="2026-10-19T11:17:04+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516" w:author="xh" w:date="2026-10-19T11:17:04+08:00"/>
              </w:rPr>
            </w:pPr>
            <w:ins w:id="10517" w:author="xh" w:date="2026-10-19T11:17:04+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518" w:author="xh" w:date="2026-10-19T11:17:04+08:00"/>
              </w:rPr>
            </w:pPr>
            <w:ins w:id="10519" w:author="xh" w:date="2026-10-19T11:17:04+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520" w:author="xh" w:date="2026-10-19T11:17:04+08:00"/>
              </w:rPr>
            </w:pPr>
            <w:ins w:id="10521" w:author="xh" w:date="2026-10-19T11:17:04+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522" w:author="xh" w:date="2026-10-19T11:17:04+08:00"/>
              </w:rPr>
            </w:pPr>
            <w:ins w:id="10523" w:author="xh" w:date="2026-10-19T11:17:0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524" w:author="xh" w:date="2026-10-19T11:17:04+08:00"/>
              </w:rPr>
            </w:pPr>
            <w:ins w:id="10525" w:author="xh" w:date="2026-10-19T11:17:0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526" w:author="xh" w:date="2026-10-19T11:17:04+08:00"/>
              </w:rPr>
            </w:pPr>
            <w:ins w:id="10527" w:author="xh" w:date="2026-10-19T11:17:0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528" w:author="xh" w:date="2026-10-19T11:17:04+08:00"/>
              </w:rPr>
            </w:pPr>
            <w:ins w:id="10529" w:author="xh" w:date="2026-10-19T11:17:04+08:00">
              <w:r>
                <w:rPr>
                  <w:rFonts w:ascii="Times New Roman" w:hAnsi="Times New Roman" w:eastAsia="宋体"/>
                  <w:b w:val="0"/>
                  <w:sz w:val="18"/>
                </w:rPr>
                <w:t>46.39</w:t>
              </w:r>
            </w:ins>
          </w:p>
        </w:tc>
      </w:tr>
      <w:tr>
        <w:trPr>
          <w:cantSplit/>
          <w:ins w:id="10401" w:author="xh" w:date="2026-10-19T11:17:04+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530" w:author="xh" w:date="2026-10-19T11:17:04+08:00"/>
              </w:rPr>
            </w:pPr>
            <w:ins w:id="10531" w:author="xh" w:date="2026-10-19T11:17:04+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532" w:author="xh" w:date="2026-10-19T11:17:04+08:00"/>
              </w:rPr>
            </w:pPr>
            <w:ins w:id="10533" w:author="xh" w:date="2026-10-19T11:17:04+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534" w:author="xh" w:date="2026-10-19T11:17:04+08:00"/>
              </w:rPr>
            </w:pPr>
            <w:ins w:id="10535" w:author="xh" w:date="2026-10-19T11:17:04+08:00">
              <w:r>
                <w:rPr>
                  <w:rFonts w:ascii="Times New Roman" w:hAnsi="Times New Roman" w:eastAsia="宋体"/>
                  <w:b w:val="0"/>
                  <w:sz w:val="18"/>
                </w:rPr>
                <w:t>50.00+63.00+50.00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536" w:author="xh" w:date="2026-10-19T11:17:04+08:00"/>
              </w:rPr>
            </w:pPr>
            <w:ins w:id="10537" w:author="xh" w:date="2026-10-19T11:17:04+08:00">
              <w:r>
                <w:rPr>
                  <w:rFonts w:ascii="Times New Roman" w:hAnsi="Times New Roman" w:eastAsia="宋体"/>
                  <w:b w:val="0"/>
                  <w:sz w:val="18"/>
                </w:rPr>
                <w:t>163.00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538" w:author="xh" w:date="2026-10-19T11:17:04+08:00"/>
              </w:rPr>
            </w:pPr>
            <w:ins w:id="10539" w:author="xh" w:date="2026-10-19T11:17:04+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540" w:author="xh" w:date="2026-10-19T11:17:04+08:00"/>
              </w:rPr>
            </w:pPr>
            <w:ins w:id="10541" w:author="xh" w:date="2026-10-19T11:17:04+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542" w:author="xh" w:date="2026-10-19T11:17:04+08:00"/>
              </w:rPr>
            </w:pPr>
            <w:ins w:id="10543" w:author="xh" w:date="2026-10-19T11:17:04+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544" w:author="xh" w:date="2026-10-19T11:17:04+08:00"/>
              </w:rPr>
            </w:pPr>
            <w:ins w:id="10545" w:author="xh" w:date="2026-10-19T11:17:04+08:00">
              <w:r>
                <w:rPr>
                  <w:rFonts w:ascii="Times New Roman" w:hAnsi="Times New Roman" w:eastAsia="宋体"/>
                  <w:b w:val="0"/>
                  <w:sz w:val="18"/>
                </w:rPr>
                <w:t>55.81</w:t>
              </w:r>
            </w:ins>
          </w:p>
        </w:tc>
      </w:tr>
    </w:tbl>
    <w:p w14:paraId="4459E35B">
      <w:pPr>
        <w:pStyle w:val="2"/>
        <w:widowControl/>
        <w:spacing w:before="0" w:after="0" w:line="348" w:lineRule="exact"/>
        <w:ind w:firstLine="480"/>
        <w:jc w:val="both"/>
      </w:pPr>
      <w:r>
        <w:rPr>
          <w:rFonts w:ascii="Times New Roman" w:hAnsi="Times New Roman" w:eastAsia="方正仿宋_GBK"/>
          <w:b w:val="0"/>
          <w:sz w:val="24"/>
        </w:rPr>
        <w:t xml:space="preserve">20</w:t>
      </w:r>
      <w:ins w:id="10546" w:author="xh" w:date="2026-10-19T11:17:43+08:00">
        <w:r>
          <w:rPr>
            <w:rFonts w:ascii="Times New Roman" w:hAnsi="Times New Roman" w:eastAsia="方正仿宋_GBK"/>
            <w:b w:val="0"/>
            <w:sz w:val="24"/>
          </w:rPr>
          <w:t xml:space="preserve">3</w:t>
        </w:r>
      </w:ins>
      <w:del w:id="10547" w:author="xh" w:date="2026-10-19T11:17:43+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0548" w:author="xh" w:date="2026-10-19T11:17:43+08:00">
        <w:r>
          <w:rPr>
            <w:rFonts w:ascii="Times New Roman" w:hAnsi="Times New Roman" w:eastAsia="方正仿宋_GBK"/>
            <w:b w:val="0"/>
            <w:sz w:val="24"/>
          </w:rPr>
          <w:t xml:space="preserve">最大单台主变N-1后，弹性方案剩余主变容量为100.00 MVA，按0.95功率因数折算为95.00 MW。储能</w:t>
        </w:r>
      </w:ins>
      <w:del w:id="10549" w:author="xh" w:date="2026-10-19T11:17:43+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0550" w:author="xh" w:date="2026-10-19T11:17:43+08:00">
        <w:r>
          <w:rPr>
            <w:rFonts w:ascii="Times New Roman" w:hAnsi="Times New Roman" w:eastAsia="方正仿宋_GBK"/>
            <w:b w:val="0"/>
            <w:sz w:val="24"/>
          </w:rPr>
          <w:t xml:space="preserve">有效支撑功率为</w:t>
        </w:r>
      </w:ins>
      <w:del w:id="10551" w:author="xh" w:date="2026-10-19T11:17:43+08:00">
        <w:r>
          <w:rPr>
            <w:rFonts w:ascii="Times New Roman" w:hAnsi="Times New Roman" w:eastAsia="方正仿宋_GBK"/>
            <w:b w:val="0"/>
            <w:sz w:val="24"/>
          </w:rPr>
          <w:delText xml:space="preserve">峰值正常工况下，本站转出</w:delText>
        </w:r>
      </w:del>
      <w:r>
        <w:rPr>
          <w:rFonts w:ascii="Times New Roman" w:hAnsi="Times New Roman" w:eastAsia="方正仿宋_GBK"/>
          <w:b w:val="0"/>
          <w:sz w:val="24"/>
        </w:rPr>
        <w:t xml:space="preserve">0.00 MW、</w:t>
      </w:r>
      <w:ins w:id="10552" w:author="xh" w:date="2026-10-19T11:17:43+08:00">
        <w:r>
          <w:rPr>
            <w:rFonts w:ascii="Times New Roman" w:hAnsi="Times New Roman" w:eastAsia="方正仿宋_GBK"/>
            <w:b w:val="0"/>
            <w:sz w:val="24"/>
          </w:rPr>
          <w:t xml:space="preserve">反向有效吸收功率为</w:t>
        </w:r>
      </w:ins>
      <w:del w:id="10553" w:author="xh" w:date="2026-10-19T11:17:43+08:00">
        <w:r>
          <w:rPr>
            <w:rFonts w:ascii="Times New Roman" w:hAnsi="Times New Roman" w:eastAsia="方正仿宋_GBK"/>
            <w:b w:val="0"/>
            <w:sz w:val="24"/>
          </w:rPr>
          <w:delText xml:space="preserve">承接</w:delText>
        </w:r>
      </w:del>
      <w:r>
        <w:rPr>
          <w:rFonts w:ascii="Times New Roman" w:hAnsi="Times New Roman" w:eastAsia="方正仿宋_GBK"/>
          <w:b w:val="0"/>
          <w:sz w:val="24"/>
        </w:rPr>
        <w:t xml:space="preserve">0.00 MW</w:t>
      </w:r>
      <w:ins w:id="10554" w:author="xh" w:date="2026-10-19T11:17:43+08:00">
        <w:r>
          <w:rPr>
            <w:rFonts w:ascii="Times New Roman" w:hAnsi="Times New Roman" w:eastAsia="方正仿宋_GBK"/>
            <w:b w:val="0"/>
            <w:sz w:val="24"/>
          </w:rPr>
          <w:t xml:space="preserve">。全年本站故障工况中最小余量为3.16 MW。该小时本站未</w:t>
        </w:r>
      </w:ins>
      <w:del w:id="10555" w:author="xh" w:date="2026-10-19T11:17:43+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转接</w:t>
      </w:r>
      <w:ins w:id="10556" w:author="xh" w:date="2026-10-19T11:17:43+08:00">
        <w:r>
          <w:rPr>
            <w:rFonts w:ascii="Times New Roman" w:hAnsi="Times New Roman" w:eastAsia="方正仿宋_GBK"/>
            <w:b w:val="0"/>
            <w:sz w:val="24"/>
          </w:rPr>
          <w:t xml:space="preserve">负荷，</w:t>
        </w:r>
      </w:ins>
      <w:del w:id="10557" w:author="xh" w:date="2026-10-19T11:17:43+08:00">
        <w:r>
          <w:rPr>
            <w:rFonts w:ascii="Times New Roman" w:hAnsi="Times New Roman" w:eastAsia="方正仿宋_GBK"/>
            <w:b w:val="0"/>
            <w:sz w:val="24"/>
          </w:rPr>
          <w:delText xml:space="preserve">后</w:delText>
        </w:r>
      </w:del>
      <w:r>
        <w:rPr>
          <w:rFonts w:ascii="Times New Roman" w:hAnsi="Times New Roman" w:eastAsia="方正仿宋_GBK"/>
          <w:b w:val="0"/>
          <w:sz w:val="24"/>
        </w:rPr>
        <w:t xml:space="preserve">净负荷为</w:t>
      </w:r>
      <w:ins w:id="10558" w:author="xh" w:date="2026-10-19T11:17:43+08:00">
        <w:r>
          <w:rPr>
            <w:rFonts w:ascii="Times New Roman" w:hAnsi="Times New Roman" w:eastAsia="方正仿宋_GBK"/>
            <w:b w:val="0"/>
            <w:sz w:val="24"/>
          </w:rPr>
          <w:t xml:space="preserve">-91</w:t>
        </w:r>
      </w:ins>
      <w:del w:id="10559" w:author="xh" w:date="2026-10-19T11:17:43+08:00">
        <w:r>
          <w:rPr>
            <w:rFonts w:ascii="Times New Roman" w:hAnsi="Times New Roman" w:eastAsia="方正仿宋_GBK"/>
            <w:b w:val="0"/>
            <w:sz w:val="24"/>
          </w:rPr>
          <w:delText xml:space="preserve">37</w:delText>
        </w:r>
      </w:del>
      <w:r>
        <w:rPr>
          <w:rFonts w:ascii="Times New Roman" w:hAnsi="Times New Roman" w:eastAsia="方正仿宋_GBK"/>
          <w:b w:val="0"/>
          <w:sz w:val="24"/>
        </w:rPr>
        <w:t xml:space="preserve">.8</w:t>
      </w:r>
      <w:ins w:id="10560" w:author="xh" w:date="2026-10-19T11:17:43+08:00">
        <w:r>
          <w:rPr>
            <w:rFonts w:ascii="Times New Roman" w:hAnsi="Times New Roman" w:eastAsia="方正仿宋_GBK"/>
            <w:b w:val="0"/>
            <w:sz w:val="24"/>
          </w:rPr>
          <w:t xml:space="preserve">4</w:t>
        </w:r>
      </w:ins>
      <w:del w:id="10561" w:author="xh" w:date="2026-10-19T11:17:43+08:00">
        <w:r>
          <w:rPr>
            <w:rFonts w:ascii="Times New Roman" w:hAnsi="Times New Roman" w:eastAsia="方正仿宋_GBK"/>
            <w:b w:val="0"/>
            <w:sz w:val="24"/>
          </w:rPr>
          <w:delText xml:space="preserve">7 MW，区域最低净负荷工况下为-29.68</w:delText>
        </w:r>
      </w:del>
      <w:r>
        <w:rPr>
          <w:rFonts w:ascii="Times New Roman" w:hAnsi="Times New Roman" w:eastAsia="方正仿宋_GBK"/>
          <w:b w:val="0"/>
          <w:sz w:val="24"/>
        </w:rPr>
        <w:t xml:space="preserve"> MW。</w:t>
      </w:r>
    </w:p>
    <w:p w14:paraId="1BE4115D">
      <w:pPr>
        <w:pStyle w:val="2"/>
        <w:widowControl/>
        <w:spacing w:before="0" w:after="0" w:line="348" w:lineRule="exact"/>
        <w:ind w:firstLine="480"/>
        <w:jc w:val="both"/>
      </w:pPr>
      <w:ins w:id="10562" w:author="xh" w:date="2026-10-19T11:18:23+08:00">
        <w:r>
          <w:rPr>
            <w:rFonts w:ascii="Times New Roman" w:hAnsi="Times New Roman" w:eastAsia="方正仿宋_GBK"/>
            <w:b w:val="0"/>
            <w:sz w:val="24"/>
          </w:rPr>
          <w:t xml:space="preserve">本站弹性方案新增第三</w:t>
        </w:r>
      </w:ins>
      <w:del w:id="10563" w:author="xh" w:date="2026-10-19T11:18:23+08:00">
        <w:r>
          <w:rPr>
            <w:rFonts w:ascii="Times New Roman" w:hAnsi="Times New Roman" w:eastAsia="方正仿宋_GBK"/>
            <w:b w:val="0"/>
            <w:sz w:val="24"/>
          </w:rPr>
          <w:delText xml:space="preserve">按最大单</w:delText>
        </w:r>
      </w:del>
      <w:r>
        <w:rPr>
          <w:rFonts w:ascii="Times New Roman" w:hAnsi="Times New Roman" w:eastAsia="方正仿宋_GBK"/>
          <w:b w:val="0"/>
          <w:sz w:val="24"/>
        </w:rPr>
        <w:t xml:space="preserve">台主变</w:t>
      </w:r>
      <w:del w:id="10564" w:author="xh" w:date="2026-10-19T11:18:23+08:00">
        <w:r>
          <w:rPr>
            <w:rFonts w:ascii="Times New Roman" w:hAnsi="Times New Roman" w:eastAsia="方正仿宋_GBK"/>
            <w:b w:val="0"/>
            <w:sz w:val="24"/>
          </w:rPr>
          <w:delText xml:space="preserve">N-1校核</w:delText>
        </w:r>
      </w:del>
      <w:r>
        <w:rPr>
          <w:rFonts w:ascii="Times New Roman" w:hAnsi="Times New Roman" w:eastAsia="方正仿宋_GBK"/>
          <w:b w:val="0"/>
          <w:sz w:val="24"/>
        </w:rPr>
        <w:t xml:space="preserve">，</w:t>
      </w:r>
      <w:ins w:id="10565" w:author="xh" w:date="2026-10-19T11:18:23+08:00">
        <w:r>
          <w:rPr>
            <w:rFonts w:ascii="Times New Roman" w:hAnsi="Times New Roman" w:eastAsia="方正仿宋_GBK"/>
            <w:b w:val="0"/>
            <w:sz w:val="24"/>
          </w:rPr>
          <w:t xml:space="preserve">改变了故障后</w:t>
        </w:r>
      </w:ins>
      <w:del w:id="10566" w:author="xh" w:date="2026-10-19T11:18:23+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剩余</w:t>
      </w:r>
      <w:ins w:id="10567" w:author="xh" w:date="2026-10-19T11:18:23+08:00">
        <w:r>
          <w:rPr>
            <w:rFonts w:ascii="Times New Roman" w:hAnsi="Times New Roman" w:eastAsia="方正仿宋_GBK"/>
            <w:b w:val="0"/>
            <w:sz w:val="24"/>
          </w:rPr>
          <w:t xml:space="preserve">设备组合</w:t>
        </w:r>
      </w:ins>
      <w:del w:id="10568" w:author="xh" w:date="2026-10-19T11:18:23+08:00">
        <w:r>
          <w:rPr>
            <w:rFonts w:ascii="Times New Roman" w:hAnsi="Times New Roman" w:eastAsia="方正仿宋_GBK"/>
            <w:b w:val="0"/>
            <w:sz w:val="24"/>
          </w:rPr>
          <w:delText xml:space="preserve">容量为31.50 MVA</w:delText>
        </w:r>
      </w:del>
      <w:r>
        <w:rPr>
          <w:rFonts w:ascii="Times New Roman" w:hAnsi="Times New Roman" w:eastAsia="方正仿宋_GBK"/>
          <w:b w:val="0"/>
          <w:sz w:val="24"/>
        </w:rPr>
        <w:t xml:space="preserve">，</w:t>
      </w:r>
      <w:ins w:id="10569" w:author="xh" w:date="2026-10-19T11:18:23+08:00">
        <w:r>
          <w:rPr>
            <w:rFonts w:ascii="Times New Roman" w:hAnsi="Times New Roman" w:eastAsia="方正仿宋_GBK"/>
            <w:b w:val="0"/>
            <w:sz w:val="24"/>
          </w:rPr>
          <w:t xml:space="preserve">可与刚性方案的配储及</w:t>
        </w:r>
      </w:ins>
      <w:del w:id="10570" w:author="xh" w:date="2026-10-19T11:18:23+08:00">
        <w:r>
          <w:rPr>
            <w:rFonts w:ascii="Times New Roman" w:hAnsi="Times New Roman" w:eastAsia="方正仿宋_GBK"/>
            <w:b w:val="0"/>
            <w:sz w:val="24"/>
          </w:rPr>
          <w:delText xml:space="preserve">两代表工况重新</w:delText>
        </w:r>
      </w:del>
      <w:r>
        <w:rPr>
          <w:rFonts w:ascii="Times New Roman" w:hAnsi="Times New Roman" w:eastAsia="方正仿宋_GBK"/>
          <w:b w:val="0"/>
          <w:sz w:val="24"/>
        </w:rPr>
        <w:t xml:space="preserve">转</w:t>
      </w:r>
      <w:ins w:id="10571" w:author="xh" w:date="2026-10-19T11:18:23+08:00">
        <w:r>
          <w:rPr>
            <w:rFonts w:ascii="Times New Roman" w:hAnsi="Times New Roman" w:eastAsia="方正仿宋_GBK"/>
            <w:b w:val="0"/>
            <w:sz w:val="24"/>
          </w:rPr>
          <w:t xml:space="preserve">接任务对应比较</w:t>
        </w:r>
      </w:ins>
      <w:del w:id="10572" w:author="xh" w:date="2026-10-19T11:18:23+08:00">
        <w:r>
          <w:rPr>
            <w:rFonts w:ascii="Times New Roman" w:hAnsi="Times New Roman" w:eastAsia="方正仿宋_GBK"/>
            <w:b w:val="0"/>
            <w:sz w:val="24"/>
          </w:rPr>
          <w:delText xml:space="preserve">供后的本站净负荷分别为29.93 MW、-29.68 MW，两方向最小容量余量为0.00 MW，正向储能有效支撑功率为0.00 MW</w:delText>
        </w:r>
      </w:del>
      <w:r>
        <w:rPr>
          <w:rFonts w:ascii="Times New Roman" w:hAnsi="Times New Roman" w:eastAsia="方正仿宋_GBK"/>
          <w:b w:val="0"/>
          <w:sz w:val="24"/>
        </w:rPr>
        <w:t xml:space="preserve">。</w:t>
      </w:r>
    </w:p>
    <w:p w14:paraId="4F5AE28F">
      <w:pPr>
        <w:pStyle w:val="2"/>
        <w:widowControl/>
        <w:spacing w:before="0" w:after="0" w:line="348" w:lineRule="exact"/>
        <w:ind w:firstLine="480"/>
        <w:jc w:val="both"/>
        <w:rPr>
          <w:del w:id="10573" w:author="xh" w:date="2026-10-19T11:19:02+08:00"/>
        </w:rPr>
      </w:pPr>
      <w:del w:id="10574" w:author="xh" w:date="2026-10-19T11:19:02+08:00">
        <w:r>
          <w:rPr>
            <w:rFonts w:ascii="Times New Roman" w:hAnsi="Times New Roman" w:eastAsia="方正仿宋_GBK"/>
            <w:b w:val="0"/>
            <w:sz w:val="24"/>
          </w:rPr>
          <w:delText>四年校核截面中，本站绝对功率最大的工况出现在2025年，转接前为39.89 MW，主要表现为正向受电需求，该年设备在最大单台主变N-1后剩余容量为31.50 MVA。故障方式下本站转出9.96 MW、承接0.00 MW，其中与戴圩变之间的主要转出功率为9.91 MW，转接后净负荷为29.93 MW。这一工况通过邻站分担本站故障后的正向负荷。</w:delText>
        </w:r>
      </w:del>
    </w:p>
    <w:p w14:paraId="47B0D9D8">
      <w:pPr>
        <w:pStyle w:val="7"/>
        <w:keepNext/>
        <w:numPr>
          <w:ilvl w:val="0"/>
          <w:numId w:val="0"/>
        </w:numPr>
        <w:spacing w:before="160" w:after="120" w:line="360" w:lineRule="exact"/>
        <w:ind w:firstLine="0"/>
      </w:pPr>
      <w:bookmarkStart w:id="209" w:name="富山变规划分析"/>
      <w:r>
        <w:rPr>
          <w:rFonts w:ascii="Times New Roman" w:hAnsi="Times New Roman" w:eastAsia="方正仿宋_GBK"/>
          <w:b/>
          <w:sz w:val="24"/>
        </w:rPr>
        <w:t>富山变规划分析</w:t>
      </w:r>
      <w:bookmarkEnd w:id="209"/>
    </w:p>
    <w:p w14:paraId="59EAF9A5">
      <w:pPr>
        <w:pStyle w:val="115"/>
        <w:widowControl/>
        <w:spacing w:before="0" w:after="0" w:line="348" w:lineRule="exact"/>
        <w:ind w:firstLine="480"/>
        <w:jc w:val="both"/>
      </w:pPr>
      <w:r>
        <w:rPr>
          <w:rFonts w:ascii="Times New Roman" w:hAnsi="Times New Roman" w:eastAsia="方正仿宋_GBK"/>
          <w:b w:val="0"/>
          <w:sz w:val="24"/>
        </w:rPr>
        <w:t xml:space="preserve">该站</w:t>
      </w:r>
      <w:ins w:id="10575" w:author="xh" w:date="2026-10-19T11:19:41+08:00">
        <w:r>
          <w:rPr>
            <w:rFonts w:ascii="Times New Roman" w:hAnsi="Times New Roman" w:eastAsia="方正仿宋_GBK"/>
            <w:b w:val="0"/>
            <w:sz w:val="24"/>
          </w:rPr>
          <w:t xml:space="preserve">2021年</w:t>
        </w:r>
      </w:ins>
      <w:del w:id="10576" w:author="xh" w:date="2026-10-19T11:19:41+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ins w:id="10577" w:author="xh" w:date="2026-10-19T11:19:41+08:00">
        <w:r>
          <w:rPr>
            <w:rFonts w:ascii="Times New Roman" w:hAnsi="Times New Roman" w:eastAsia="方正仿宋_GBK"/>
            <w:b w:val="0"/>
            <w:sz w:val="24"/>
          </w:rPr>
          <w:t xml:space="preserve">31.5</w:t>
        </w:r>
      </w:ins>
      <w:del w:id="10578" w:author="xh" w:date="2026-10-19T11:19:41+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0+</w:t>
      </w:r>
      <w:ins w:id="10579" w:author="xh" w:date="2026-10-19T11:19:41+08:00">
        <w:r>
          <w:rPr>
            <w:rFonts w:ascii="Times New Roman" w:hAnsi="Times New Roman" w:eastAsia="方正仿宋_GBK"/>
            <w:b w:val="0"/>
            <w:sz w:val="24"/>
          </w:rPr>
          <w:t xml:space="preserve">63.0</w:t>
        </w:r>
      </w:ins>
      <w:del w:id="10580" w:author="xh" w:date="2026-10-19T11:19:41+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 MVA</w:t>
      </w:r>
      <w:ins w:id="10581" w:author="xh" w:date="2026-10-19T11:19:41+08:00">
        <w:r>
          <w:rPr>
            <w:rFonts w:ascii="Times New Roman" w:hAnsi="Times New Roman" w:eastAsia="方正仿宋_GBK"/>
            <w:b w:val="0"/>
            <w:sz w:val="24"/>
          </w:rPr>
          <w:t xml:space="preserve">。</w:t>
        </w:r>
      </w:ins>
      <w:del w:id="10582" w:author="xh" w:date="2026-10-19T11:19:41+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弹性方案20</w:t>
      </w:r>
      <w:ins w:id="10583" w:author="xh" w:date="2026-10-19T11:19:41+08:00">
        <w:r>
          <w:rPr>
            <w:rFonts w:ascii="Times New Roman" w:hAnsi="Times New Roman" w:eastAsia="方正仿宋_GBK"/>
            <w:b w:val="0"/>
            <w:sz w:val="24"/>
          </w:rPr>
          <w:t xml:space="preserve">31</w:t>
        </w:r>
      </w:ins>
      <w:del w:id="10584" w:author="xh" w:date="2026-10-19T11:19:41+08:00">
        <w:r>
          <w:rPr>
            <w:rFonts w:ascii="Times New Roman" w:hAnsi="Times New Roman" w:eastAsia="方正仿宋_GBK"/>
            <w:b w:val="0"/>
            <w:sz w:val="24"/>
          </w:rPr>
          <w:delText xml:space="preserve">22</w:delText>
        </w:r>
      </w:del>
      <w:r>
        <w:rPr>
          <w:rFonts w:ascii="Times New Roman" w:hAnsi="Times New Roman" w:eastAsia="方正仿宋_GBK"/>
          <w:b w:val="0"/>
          <w:sz w:val="24"/>
        </w:rPr>
        <w:t xml:space="preserve">年</w:t>
      </w:r>
      <w:ins w:id="10585" w:author="xh" w:date="2026-10-19T11:19:41+08:00">
        <w:r>
          <w:rPr>
            <w:rFonts w:ascii="Times New Roman" w:hAnsi="Times New Roman" w:eastAsia="方正仿宋_GBK"/>
            <w:b w:val="0"/>
            <w:sz w:val="24"/>
          </w:rPr>
          <w:t xml:space="preserve">31.5</w:t>
        </w:r>
      </w:ins>
      <w:del w:id="10586" w:author="xh" w:date="2026-10-19T11:19:41+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0 MVA更换为</w:t>
      </w:r>
      <w:ins w:id="10587" w:author="xh" w:date="2026-10-19T11:19:41+08:00">
        <w:r>
          <w:rPr>
            <w:rFonts w:ascii="Times New Roman" w:hAnsi="Times New Roman" w:eastAsia="方正仿宋_GBK"/>
            <w:b w:val="0"/>
            <w:sz w:val="24"/>
          </w:rPr>
          <w:t xml:space="preserve">50</w:t>
        </w:r>
      </w:ins>
      <w:del w:id="10588" w:author="xh" w:date="2026-10-19T11:19:41+08:00">
        <w:r>
          <w:rPr>
            <w:rFonts w:ascii="Times New Roman" w:hAnsi="Times New Roman" w:eastAsia="方正仿宋_GBK"/>
            <w:b w:val="0"/>
            <w:sz w:val="24"/>
          </w:rPr>
          <w:delText xml:space="preserve">31</w:delText>
        </w:r>
      </w:del>
      <w:r>
        <w:rPr>
          <w:rFonts w:ascii="Times New Roman" w:hAnsi="Times New Roman" w:eastAsia="方正仿宋_GBK"/>
          <w:b w:val="0"/>
          <w:sz w:val="24"/>
        </w:rPr>
        <w:t xml:space="preserve">.</w:t>
      </w:r>
      <w:ins w:id="10589" w:author="xh" w:date="2026-10-19T11:19:41+08:00">
        <w:r>
          <w:rPr>
            <w:rFonts w:ascii="Times New Roman" w:hAnsi="Times New Roman" w:eastAsia="方正仿宋_GBK"/>
            <w:b w:val="0"/>
            <w:sz w:val="24"/>
          </w:rPr>
          <w:t xml:space="preserve">00</w:t>
        </w:r>
      </w:ins>
      <w:del w:id="10590" w:author="xh" w:date="2026-10-19T11:19:41+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 MVA</w:t>
      </w:r>
      <w:ins w:id="10591" w:author="xh" w:date="2026-10-19T11:19:41+08:00">
        <w:r>
          <w:rPr>
            <w:rFonts w:ascii="Times New Roman" w:hAnsi="Times New Roman" w:eastAsia="方正仿宋_GBK"/>
            <w:b w:val="0"/>
            <w:sz w:val="24"/>
          </w:rPr>
          <w:t xml:space="preserve">；2033年扩建第三台50.00 MVA</w:t>
        </w:r>
      </w:ins>
      <w:del w:id="10592" w:author="xh" w:date="2026-10-19T11:19:41+08:00">
        <w:r>
          <w:rPr>
            <w:rFonts w:ascii="Times New Roman" w:hAnsi="Times New Roman" w:eastAsia="方正仿宋_GBK"/>
            <w:b w:val="0"/>
            <w:sz w:val="24"/>
          </w:rPr>
          <w:delText xml:space="preserve">，供电任务由</w:delText>
        </w:r>
      </w:del>
      <w:r>
        <w:rPr>
          <w:rFonts w:ascii="Times New Roman" w:hAnsi="Times New Roman" w:eastAsia="方正仿宋_GBK"/>
          <w:b w:val="0"/>
          <w:sz w:val="24"/>
        </w:rPr>
        <w:t xml:space="preserve">主变</w:t>
      </w:r>
      <w:del w:id="10593" w:author="xh" w:date="2026-10-19T11:19:41+08:00">
        <w:r>
          <w:rPr>
            <w:rFonts w:ascii="Times New Roman" w:hAnsi="Times New Roman" w:eastAsia="方正仿宋_GBK"/>
            <w:b w:val="0"/>
            <w:sz w:val="24"/>
          </w:rPr>
          <w:delText xml:space="preserve">及网络承担</w:delText>
        </w:r>
      </w:del>
      <w:r>
        <w:rPr>
          <w:rFonts w:ascii="Times New Roman" w:hAnsi="Times New Roman" w:eastAsia="方正仿宋_GBK"/>
          <w:b w:val="0"/>
          <w:sz w:val="24"/>
        </w:rPr>
        <w:t xml:space="preserve">。</w:t>
      </w:r>
      <w:ins w:id="10594" w:author="xh" w:date="2026-10-19T11:19:41+08:00">
        <w:r>
          <w:rPr>
            <w:rFonts w:ascii="Times New Roman" w:hAnsi="Times New Roman" w:eastAsia="方正仿宋_GBK"/>
            <w:b w:val="0"/>
            <w:sz w:val="24"/>
          </w:rPr>
          <w:t xml:space="preserve">本站弹性方案各年未新增储能。</w:t>
        </w:r>
      </w:ins>
    </w:p>
    <w:p w14:paraId="3726FD61">
      <w:pPr>
        <w:pStyle w:val="2"/>
        <w:widowControl/>
        <w:spacing w:before="0" w:after="0" w:line="348" w:lineRule="exact"/>
        <w:ind w:firstLine="480"/>
        <w:jc w:val="both"/>
      </w:pPr>
      <w:r>
        <w:rPr>
          <w:rFonts w:ascii="Times New Roman" w:hAnsi="Times New Roman" w:eastAsia="方正仿宋_GBK"/>
          <w:b w:val="0"/>
          <w:sz w:val="24"/>
        </w:rPr>
        <w:t xml:space="preserve">2025年</w:t>
      </w:r>
      <w:del w:id="10595" w:author="xh" w:date="2026-10-19T11:20:21+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最大正向、反向净负荷分别为27.54 MW、27.00 MW</w:t>
      </w:r>
      <w:ins w:id="10596" w:author="xh" w:date="2026-10-19T11:20:21+08:00">
        <w:r>
          <w:rPr>
            <w:rFonts w:ascii="Times New Roman" w:hAnsi="Times New Roman" w:eastAsia="方正仿宋_GBK"/>
            <w:b w:val="0"/>
            <w:sz w:val="24"/>
          </w:rPr>
          <w:t xml:space="preserve">，2035年分别为40.58 MW、81.24 MW</w:t>
        </w:r>
      </w:ins>
      <w:r>
        <w:rPr>
          <w:rFonts w:ascii="Times New Roman" w:hAnsi="Times New Roman" w:eastAsia="方正仿宋_GBK"/>
          <w:b w:val="0"/>
          <w:sz w:val="24"/>
        </w:rPr>
        <w:t xml:space="preserve">。</w:t>
      </w:r>
      <w:ins w:id="10597" w:author="xh" w:date="2026-10-19T11:20:21+08:00">
        <w:r>
          <w:rPr>
            <w:rFonts w:ascii="Times New Roman" w:hAnsi="Times New Roman" w:eastAsia="方正仿宋_GBK"/>
            <w:b w:val="0"/>
            <w:sz w:val="24"/>
          </w:rPr>
          <w:t xml:space="preserve">2035年</w:t>
        </w:r>
      </w:ins>
      <w:del w:id="10598" w:author="xh" w:date="2026-10-19T11:20:21+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0599" w:author="xh" w:date="2026-10-19T11:20:21+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10600" w:author="xh" w:date="2026-10-19T11:20:21+08:00">
        <w:r>
          <w:rPr>
            <w:rFonts w:ascii="Times New Roman" w:hAnsi="Times New Roman" w:eastAsia="方正仿宋_GBK"/>
            <w:b w:val="0"/>
            <w:sz w:val="24"/>
          </w:rPr>
          <w:delText xml:space="preserve">为8</w:delText>
        </w:r>
      </w:del>
      <w:r>
        <w:rPr>
          <w:rFonts w:ascii="Times New Roman" w:hAnsi="Times New Roman" w:eastAsia="方正仿宋_GBK"/>
          <w:b w:val="0"/>
          <w:sz w:val="24"/>
        </w:rPr>
        <w:t xml:space="preserve">1</w:t>
      </w:r>
      <w:ins w:id="10601" w:author="xh" w:date="2026-10-19T11:20:21+08:00">
        <w:r>
          <w:rPr>
            <w:rFonts w:ascii="Times New Roman" w:hAnsi="Times New Roman" w:eastAsia="方正仿宋_GBK"/>
            <w:b w:val="0"/>
            <w:sz w:val="24"/>
          </w:rPr>
          <w:t xml:space="preserve">63</w:t>
        </w:r>
      </w:ins>
      <w:r>
        <w:rPr>
          <w:rFonts w:ascii="Times New Roman" w:hAnsi="Times New Roman" w:eastAsia="方正仿宋_GBK"/>
          <w:b w:val="0"/>
          <w:sz w:val="24"/>
        </w:rPr>
        <w:t xml:space="preserve">.</w:t>
      </w:r>
      <w:ins w:id="10602" w:author="xh" w:date="2026-10-19T11:20:21+08:00">
        <w:r>
          <w:rPr>
            <w:rFonts w:ascii="Times New Roman" w:hAnsi="Times New Roman" w:eastAsia="方正仿宋_GBK"/>
            <w:b w:val="0"/>
            <w:sz w:val="24"/>
          </w:rPr>
          <w:t xml:space="preserve">0</w:t>
        </w:r>
      </w:ins>
      <w:del w:id="10603" w:author="xh" w:date="2026-10-19T11:20:21+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 MVA、储能额定功率0.00 MW，弹性方案分别为</w:t>
      </w:r>
      <w:del w:id="10604" w:author="xh" w:date="2026-10-19T11:20:21+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1</w:t>
      </w:r>
      <w:ins w:id="10605" w:author="xh" w:date="2026-10-19T11:20:21+08:00">
        <w:r>
          <w:rPr>
            <w:rFonts w:ascii="Times New Roman" w:hAnsi="Times New Roman" w:eastAsia="方正仿宋_GBK"/>
            <w:b w:val="0"/>
            <w:sz w:val="24"/>
          </w:rPr>
          <w:t xml:space="preserve">63</w:t>
        </w:r>
      </w:ins>
      <w:r>
        <w:rPr>
          <w:rFonts w:ascii="Times New Roman" w:hAnsi="Times New Roman" w:eastAsia="方正仿宋_GBK"/>
          <w:b w:val="0"/>
          <w:sz w:val="24"/>
        </w:rPr>
        <w:t xml:space="preserve">.</w:t>
      </w:r>
      <w:ins w:id="10606" w:author="xh" w:date="2026-10-19T11:20:21+08:00">
        <w:r>
          <w:rPr>
            <w:rFonts w:ascii="Times New Roman" w:hAnsi="Times New Roman" w:eastAsia="方正仿宋_GBK"/>
            <w:b w:val="0"/>
            <w:sz w:val="24"/>
          </w:rPr>
          <w:t xml:space="preserve">0</w:t>
        </w:r>
      </w:ins>
      <w:del w:id="10607" w:author="xh" w:date="2026-10-19T11:20:21+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 MVA和0.00 MW</w:t>
      </w:r>
      <w:ins w:id="10608" w:author="xh" w:date="2026-10-19T11:20:21+08:00">
        <w:r>
          <w:rPr>
            <w:rFonts w:ascii="Times New Roman" w:hAnsi="Times New Roman" w:eastAsia="方正仿宋_GBK"/>
            <w:b w:val="0"/>
            <w:sz w:val="24"/>
          </w:rPr>
          <w:t xml:space="preserve">。</w:t>
        </w:r>
      </w:ins>
      <w:del w:id="10609" w:author="xh" w:date="2026-10-19T11:20:21+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10610" w:author="xh" w:date="2026-10-19T11:20:21+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10611" w:author="xh" w:date="2026-10-19T11:20:21+08:00">
        <w:r>
          <w:rPr>
            <w:rFonts w:ascii="Times New Roman" w:hAnsi="Times New Roman" w:eastAsia="方正仿宋_GBK"/>
            <w:b w:val="0"/>
            <w:sz w:val="24"/>
          </w:rPr>
          <w:delText xml:space="preserve">弹性方案按当年各站局部极值计算的站级负载率为36%。</w:delText>
        </w:r>
      </w:del>
    </w:p>
    <w:p w14:paraId="57B7FF9D">
      <w:pPr>
        <w:pStyle w:val="2"/>
        <w:keepNext/>
        <w:spacing w:before="120" w:after="80" w:line="280" w:lineRule="exact"/>
        <w:ind w:firstLine="0"/>
        <w:jc w:val="center"/>
      </w:pPr>
      <w:r>
        <w:rPr>
          <w:rFonts w:ascii="Times New Roman" w:hAnsi="Times New Roman" w:eastAsia="宋体"/>
          <w:b w:val="0"/>
          <w:sz w:val="21"/>
        </w:rPr>
        <w:t xml:space="preserve">表5-21 富山变</w:t>
      </w:r>
      <w:ins w:id="10612" w:author="xh" w:date="2026-10-19T11:21:00+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88EC0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0613" w:author="xh" w:date="2026-10-19T11:21:40+08:00"/>
        </w:trPr>
        <w:tc>
          <w:tcPr>
            <w:tcW w:w="1039" w:type="dxa"/>
            <w:tcMar>
              <w:left w:w="70" w:type="dxa"/>
              <w:right w:w="70" w:type="dxa"/>
            </w:tcMar>
            <w:vAlign w:val="center"/>
          </w:tcPr>
          <w:p w14:paraId="388E8229">
            <w:pPr>
              <w:keepNext/>
              <w:spacing w:before="20" w:after="20" w:line="260" w:lineRule="exact"/>
              <w:ind w:left="0" w:leftChars="0" w:right="0" w:rightChars="0" w:firstLine="0" w:firstLineChars="0"/>
              <w:jc w:val="center"/>
              <w:rPr>
                <w:del w:id="10622" w:author="xh" w:date="2026-10-19T11:21:40+08:00"/>
              </w:rPr>
            </w:pPr>
            <w:del w:id="10623" w:author="xh" w:date="2026-10-19T11:21:40+08:00">
              <w:r>
                <w:rPr>
                  <w:rFonts w:ascii="Times New Roman" w:hAnsi="Times New Roman" w:eastAsia="宋体"/>
                  <w:b/>
                  <w:sz w:val="18"/>
                </w:rPr>
                <w:delText>方案</w:delText>
              </w:r>
            </w:del>
          </w:p>
        </w:tc>
        <w:tc>
          <w:tcPr>
            <w:tcW w:w="1039" w:type="dxa"/>
            <w:tcMar>
              <w:left w:w="70" w:type="dxa"/>
              <w:right w:w="70" w:type="dxa"/>
            </w:tcMar>
            <w:vAlign w:val="center"/>
          </w:tcPr>
          <w:p w14:paraId="6E51BA93">
            <w:pPr>
              <w:keepNext/>
              <w:spacing w:before="20" w:after="20" w:line="260" w:lineRule="exact"/>
              <w:ind w:left="0" w:leftChars="0" w:right="0" w:rightChars="0" w:firstLine="0" w:firstLineChars="0"/>
              <w:jc w:val="center"/>
              <w:rPr>
                <w:del w:id="10624" w:author="xh" w:date="2026-10-19T11:21:40+08:00"/>
              </w:rPr>
            </w:pPr>
            <w:del w:id="10625" w:author="xh" w:date="2026-10-19T11:21:40+08:00">
              <w:r>
                <w:rPr>
                  <w:rFonts w:ascii="Times New Roman" w:hAnsi="Times New Roman" w:eastAsia="宋体"/>
                  <w:b/>
                  <w:sz w:val="18"/>
                </w:rPr>
                <w:delText>年份</w:delText>
              </w:r>
            </w:del>
          </w:p>
        </w:tc>
        <w:tc>
          <w:tcPr>
            <w:tcW w:w="1039" w:type="dxa"/>
            <w:tcMar>
              <w:left w:w="70" w:type="dxa"/>
              <w:right w:w="70" w:type="dxa"/>
            </w:tcMar>
            <w:vAlign w:val="center"/>
          </w:tcPr>
          <w:p w14:paraId="478380A4">
            <w:pPr>
              <w:keepNext/>
              <w:spacing w:before="20" w:after="20" w:line="260" w:lineRule="exact"/>
              <w:ind w:left="0" w:leftChars="0" w:right="0" w:rightChars="0" w:firstLine="0" w:firstLineChars="0"/>
              <w:jc w:val="center"/>
              <w:rPr>
                <w:del w:id="10626" w:author="xh" w:date="2026-10-19T11:21:40+08:00"/>
              </w:rPr>
            </w:pPr>
            <w:del w:id="10627" w:author="xh" w:date="2026-10-19T11:21:40+08:00">
              <w:r>
                <w:rPr>
                  <w:rFonts w:ascii="Times New Roman" w:hAnsi="Times New Roman" w:eastAsia="宋体"/>
                  <w:b/>
                  <w:sz w:val="18"/>
                </w:rPr>
                <w:delText>主变组合/MVA</w:delText>
              </w:r>
            </w:del>
          </w:p>
        </w:tc>
        <w:tc>
          <w:tcPr>
            <w:tcW w:w="1039" w:type="dxa"/>
            <w:tcMar>
              <w:left w:w="70" w:type="dxa"/>
              <w:right w:w="70" w:type="dxa"/>
            </w:tcMar>
            <w:vAlign w:val="center"/>
          </w:tcPr>
          <w:p w14:paraId="642C0324">
            <w:pPr>
              <w:keepNext/>
              <w:spacing w:before="20" w:after="20" w:line="260" w:lineRule="exact"/>
              <w:ind w:left="0" w:leftChars="0" w:right="0" w:rightChars="0" w:firstLine="0" w:firstLineChars="0"/>
              <w:jc w:val="center"/>
              <w:rPr>
                <w:del w:id="10628" w:author="xh" w:date="2026-10-19T11:21:40+08:00"/>
              </w:rPr>
            </w:pPr>
            <w:del w:id="10629" w:author="xh" w:date="2026-10-19T11:21:40+08:00">
              <w:r>
                <w:rPr>
                  <w:rFonts w:ascii="Times New Roman" w:hAnsi="Times New Roman" w:eastAsia="宋体"/>
                  <w:b/>
                  <w:sz w:val="18"/>
                </w:rPr>
                <w:delText>总容量/MVA</w:delText>
              </w:r>
            </w:del>
          </w:p>
        </w:tc>
        <w:tc>
          <w:tcPr>
            <w:tcW w:w="1039" w:type="dxa"/>
            <w:tcMar>
              <w:left w:w="70" w:type="dxa"/>
              <w:right w:w="70" w:type="dxa"/>
            </w:tcMar>
            <w:vAlign w:val="center"/>
          </w:tcPr>
          <w:p w14:paraId="10741F59">
            <w:pPr>
              <w:keepNext/>
              <w:spacing w:before="20" w:after="20" w:line="260" w:lineRule="exact"/>
              <w:ind w:left="0" w:leftChars="0" w:right="0" w:rightChars="0" w:firstLine="0" w:firstLineChars="0"/>
              <w:jc w:val="center"/>
              <w:rPr>
                <w:del w:id="10630" w:author="xh" w:date="2026-10-19T11:21:40+08:00"/>
              </w:rPr>
            </w:pPr>
            <w:del w:id="10631" w:author="xh" w:date="2026-10-19T11:21:40+08:00">
              <w:r>
                <w:rPr>
                  <w:rFonts w:ascii="Times New Roman" w:hAnsi="Times New Roman" w:eastAsia="宋体"/>
                  <w:b/>
                  <w:sz w:val="18"/>
                </w:rPr>
                <w:delText>储能额定功率/MW</w:delText>
              </w:r>
            </w:del>
          </w:p>
        </w:tc>
        <w:tc>
          <w:tcPr>
            <w:tcW w:w="1039" w:type="dxa"/>
            <w:tcMar>
              <w:left w:w="70" w:type="dxa"/>
              <w:right w:w="70" w:type="dxa"/>
            </w:tcMar>
            <w:vAlign w:val="center"/>
          </w:tcPr>
          <w:p w14:paraId="15C52B1E">
            <w:pPr>
              <w:keepNext/>
              <w:spacing w:before="20" w:after="20" w:line="260" w:lineRule="exact"/>
              <w:ind w:left="0" w:leftChars="0" w:right="0" w:rightChars="0" w:firstLine="0" w:firstLineChars="0"/>
              <w:jc w:val="center"/>
              <w:rPr>
                <w:del w:id="10632" w:author="xh" w:date="2026-10-19T11:21:40+08:00"/>
              </w:rPr>
            </w:pPr>
            <w:del w:id="10633" w:author="xh" w:date="2026-10-19T11:21:40+08:00">
              <w:r>
                <w:rPr>
                  <w:rFonts w:ascii="Times New Roman" w:hAnsi="Times New Roman" w:eastAsia="宋体"/>
                  <w:b/>
                  <w:sz w:val="18"/>
                </w:rPr>
                <w:delText>转出/MW</w:delText>
              </w:r>
            </w:del>
          </w:p>
        </w:tc>
        <w:tc>
          <w:tcPr>
            <w:tcW w:w="1039" w:type="dxa"/>
            <w:tcMar>
              <w:left w:w="70" w:type="dxa"/>
              <w:right w:w="70" w:type="dxa"/>
            </w:tcMar>
            <w:vAlign w:val="center"/>
          </w:tcPr>
          <w:p w14:paraId="68E9AF66">
            <w:pPr>
              <w:keepNext/>
              <w:spacing w:before="20" w:after="20" w:line="260" w:lineRule="exact"/>
              <w:ind w:left="0" w:leftChars="0" w:right="0" w:rightChars="0" w:firstLine="0" w:firstLineChars="0"/>
              <w:jc w:val="center"/>
              <w:rPr>
                <w:del w:id="10634" w:author="xh" w:date="2026-10-19T11:21:40+08:00"/>
              </w:rPr>
            </w:pPr>
            <w:del w:id="10635" w:author="xh" w:date="2026-10-19T11:21:40+08:00">
              <w:r>
                <w:rPr>
                  <w:rFonts w:ascii="Times New Roman" w:hAnsi="Times New Roman" w:eastAsia="宋体"/>
                  <w:b/>
                  <w:sz w:val="18"/>
                </w:rPr>
                <w:delText>承接/MW</w:delText>
              </w:r>
            </w:del>
          </w:p>
        </w:tc>
        <w:tc>
          <w:tcPr>
            <w:tcW w:w="1039" w:type="dxa"/>
            <w:tcMar>
              <w:left w:w="70" w:type="dxa"/>
              <w:right w:w="70" w:type="dxa"/>
            </w:tcMar>
            <w:vAlign w:val="center"/>
          </w:tcPr>
          <w:p w14:paraId="60E4883B">
            <w:pPr>
              <w:keepNext/>
              <w:spacing w:before="20" w:after="20" w:line="260" w:lineRule="exact"/>
              <w:ind w:left="0" w:leftChars="0" w:right="0" w:rightChars="0" w:firstLine="0" w:firstLineChars="0"/>
              <w:jc w:val="center"/>
              <w:rPr>
                <w:del w:id="10636" w:author="xh" w:date="2026-10-19T11:21:40+08:00"/>
              </w:rPr>
            </w:pPr>
            <w:del w:id="10637" w:author="xh" w:date="2026-10-19T11:21:40+08:00">
              <w:r>
                <w:rPr>
                  <w:rFonts w:ascii="Times New Roman" w:hAnsi="Times New Roman" w:eastAsia="宋体"/>
                  <w:b/>
                  <w:sz w:val="18"/>
                </w:rPr>
                <w:delText>转接后净负荷/MW</w:delText>
              </w:r>
            </w:del>
          </w:p>
        </w:tc>
      </w:tr>
      <w:tr w14:paraId="1529ED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0614" w:author="xh" w:date="2026-10-19T11:21:40+08:00"/>
        </w:trPr>
        <w:tc>
          <w:tcPr>
            <w:tcW w:w="1039" w:type="dxa"/>
            <w:tcMar>
              <w:left w:w="70" w:type="dxa"/>
              <w:right w:w="70" w:type="dxa"/>
            </w:tcMar>
            <w:vAlign w:val="center"/>
          </w:tcPr>
          <w:p w14:paraId="4B23A86B">
            <w:pPr>
              <w:keepNext/>
              <w:spacing w:before="20" w:after="20" w:line="260" w:lineRule="exact"/>
              <w:ind w:left="0" w:leftChars="0" w:right="0" w:rightChars="0" w:firstLine="0" w:firstLineChars="0"/>
              <w:jc w:val="center"/>
              <w:rPr>
                <w:del w:id="10638" w:author="xh" w:date="2026-10-19T11:21:40+08:00"/>
              </w:rPr>
            </w:pPr>
            <w:del w:id="10639" w:author="xh" w:date="2026-10-19T11:21:40+08:00">
              <w:r>
                <w:rPr>
                  <w:rFonts w:ascii="Times New Roman" w:hAnsi="Times New Roman" w:eastAsia="宋体"/>
                  <w:b w:val="0"/>
                  <w:sz w:val="18"/>
                </w:rPr>
                <w:delText>刚性</w:delText>
              </w:r>
            </w:del>
          </w:p>
        </w:tc>
        <w:tc>
          <w:tcPr>
            <w:tcW w:w="1039" w:type="dxa"/>
            <w:tcMar>
              <w:left w:w="70" w:type="dxa"/>
              <w:right w:w="70" w:type="dxa"/>
            </w:tcMar>
            <w:vAlign w:val="center"/>
          </w:tcPr>
          <w:p w14:paraId="6F11D1FE">
            <w:pPr>
              <w:keepNext/>
              <w:spacing w:before="20" w:after="20" w:line="260" w:lineRule="exact"/>
              <w:ind w:left="0" w:leftChars="0" w:right="0" w:rightChars="0" w:firstLine="0" w:firstLineChars="0"/>
              <w:jc w:val="center"/>
              <w:rPr>
                <w:del w:id="10640" w:author="xh" w:date="2026-10-19T11:21:40+08:00"/>
              </w:rPr>
            </w:pPr>
            <w:del w:id="10641" w:author="xh" w:date="2026-10-19T11:21:40+08:00">
              <w:r>
                <w:rPr>
                  <w:rFonts w:ascii="Times New Roman" w:hAnsi="Times New Roman" w:eastAsia="宋体"/>
                  <w:b w:val="0"/>
                  <w:sz w:val="18"/>
                </w:rPr>
                <w:delText>2022</w:delText>
              </w:r>
            </w:del>
          </w:p>
        </w:tc>
        <w:tc>
          <w:tcPr>
            <w:tcW w:w="1039" w:type="dxa"/>
            <w:tcMar>
              <w:left w:w="70" w:type="dxa"/>
              <w:right w:w="70" w:type="dxa"/>
            </w:tcMar>
            <w:vAlign w:val="center"/>
          </w:tcPr>
          <w:p w14:paraId="4143CE93">
            <w:pPr>
              <w:keepNext/>
              <w:spacing w:before="20" w:after="20" w:line="260" w:lineRule="exact"/>
              <w:ind w:left="0" w:leftChars="0" w:right="0" w:rightChars="0" w:firstLine="0" w:firstLineChars="0"/>
              <w:jc w:val="center"/>
              <w:rPr>
                <w:del w:id="10642" w:author="xh" w:date="2026-10-19T11:21:40+08:00"/>
              </w:rPr>
            </w:pPr>
            <w:del w:id="10643" w:author="xh" w:date="2026-10-19T11:21:40+08:00">
              <w:r>
                <w:rPr>
                  <w:rFonts w:ascii="Times New Roman" w:hAnsi="Times New Roman" w:eastAsia="宋体"/>
                  <w:b w:val="0"/>
                  <w:sz w:val="18"/>
                </w:rPr>
                <w:delText>31.5+50</w:delText>
              </w:r>
            </w:del>
          </w:p>
        </w:tc>
        <w:tc>
          <w:tcPr>
            <w:tcW w:w="1039" w:type="dxa"/>
            <w:tcMar>
              <w:left w:w="70" w:type="dxa"/>
              <w:right w:w="70" w:type="dxa"/>
            </w:tcMar>
            <w:vAlign w:val="center"/>
          </w:tcPr>
          <w:p w14:paraId="6463CF52">
            <w:pPr>
              <w:keepNext/>
              <w:spacing w:before="20" w:after="20" w:line="260" w:lineRule="exact"/>
              <w:ind w:left="0" w:leftChars="0" w:right="0" w:rightChars="0" w:firstLine="0" w:firstLineChars="0"/>
              <w:jc w:val="center"/>
              <w:rPr>
                <w:del w:id="10644" w:author="xh" w:date="2026-10-19T11:21:40+08:00"/>
              </w:rPr>
            </w:pPr>
            <w:del w:id="10645" w:author="xh" w:date="2026-10-19T11:21:40+08:00">
              <w:r>
                <w:rPr>
                  <w:rFonts w:ascii="Times New Roman" w:hAnsi="Times New Roman" w:eastAsia="宋体"/>
                  <w:b w:val="0"/>
                  <w:sz w:val="18"/>
                </w:rPr>
                <w:delText>81.50</w:delText>
              </w:r>
            </w:del>
          </w:p>
        </w:tc>
        <w:tc>
          <w:tcPr>
            <w:tcW w:w="1039" w:type="dxa"/>
            <w:tcMar>
              <w:left w:w="70" w:type="dxa"/>
              <w:right w:w="70" w:type="dxa"/>
            </w:tcMar>
            <w:vAlign w:val="center"/>
          </w:tcPr>
          <w:p w14:paraId="183E35D5">
            <w:pPr>
              <w:keepNext/>
              <w:spacing w:before="20" w:after="20" w:line="260" w:lineRule="exact"/>
              <w:ind w:left="0" w:leftChars="0" w:right="0" w:rightChars="0" w:firstLine="0" w:firstLineChars="0"/>
              <w:jc w:val="center"/>
              <w:rPr>
                <w:del w:id="10646" w:author="xh" w:date="2026-10-19T11:21:40+08:00"/>
              </w:rPr>
            </w:pPr>
            <w:del w:id="10647"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21C3324D">
            <w:pPr>
              <w:keepNext/>
              <w:spacing w:before="20" w:after="20" w:line="260" w:lineRule="exact"/>
              <w:ind w:left="0" w:leftChars="0" w:right="0" w:rightChars="0" w:firstLine="0" w:firstLineChars="0"/>
              <w:jc w:val="center"/>
              <w:rPr>
                <w:del w:id="10648" w:author="xh" w:date="2026-10-19T11:21:40+08:00"/>
              </w:rPr>
            </w:pPr>
            <w:del w:id="10649"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70F44BB0">
            <w:pPr>
              <w:keepNext/>
              <w:spacing w:before="20" w:after="20" w:line="260" w:lineRule="exact"/>
              <w:ind w:left="0" w:leftChars="0" w:right="0" w:rightChars="0" w:firstLine="0" w:firstLineChars="0"/>
              <w:jc w:val="center"/>
              <w:rPr>
                <w:del w:id="10650" w:author="xh" w:date="2026-10-19T11:21:40+08:00"/>
              </w:rPr>
            </w:pPr>
            <w:del w:id="10651"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2DF1BD55">
            <w:pPr>
              <w:keepNext/>
              <w:spacing w:before="20" w:after="20" w:line="260" w:lineRule="exact"/>
              <w:ind w:left="0" w:leftChars="0" w:right="0" w:rightChars="0" w:firstLine="0" w:firstLineChars="0"/>
              <w:jc w:val="center"/>
              <w:rPr>
                <w:del w:id="10652" w:author="xh" w:date="2026-10-19T11:21:40+08:00"/>
              </w:rPr>
            </w:pPr>
            <w:del w:id="10653" w:author="xh" w:date="2026-10-19T11:21:40+08:00">
              <w:r>
                <w:rPr>
                  <w:rFonts w:ascii="Times New Roman" w:hAnsi="Times New Roman" w:eastAsia="宋体"/>
                  <w:b w:val="0"/>
                  <w:sz w:val="18"/>
                </w:rPr>
                <w:delText>22.94</w:delText>
              </w:r>
            </w:del>
          </w:p>
        </w:tc>
      </w:tr>
      <w:tr w14:paraId="3C8C38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0615" w:author="xh" w:date="2026-10-19T11:21:40+08:00"/>
        </w:trPr>
        <w:tc>
          <w:tcPr>
            <w:tcW w:w="1039" w:type="dxa"/>
            <w:tcMar>
              <w:left w:w="70" w:type="dxa"/>
              <w:right w:w="70" w:type="dxa"/>
            </w:tcMar>
            <w:vAlign w:val="center"/>
          </w:tcPr>
          <w:p w14:paraId="69E5EC88">
            <w:pPr>
              <w:keepNext/>
              <w:spacing w:before="20" w:after="20" w:line="260" w:lineRule="exact"/>
              <w:ind w:left="0" w:leftChars="0" w:right="0" w:rightChars="0" w:firstLine="0" w:firstLineChars="0"/>
              <w:jc w:val="center"/>
              <w:rPr>
                <w:del w:id="10654" w:author="xh" w:date="2026-10-19T11:21:40+08:00"/>
              </w:rPr>
            </w:pPr>
            <w:del w:id="10655" w:author="xh" w:date="2026-10-19T11:21:40+08:00">
              <w:r>
                <w:rPr>
                  <w:rFonts w:ascii="Times New Roman" w:hAnsi="Times New Roman" w:eastAsia="宋体"/>
                  <w:b w:val="0"/>
                  <w:sz w:val="18"/>
                </w:rPr>
                <w:delText>刚性</w:delText>
              </w:r>
            </w:del>
          </w:p>
        </w:tc>
        <w:tc>
          <w:tcPr>
            <w:tcW w:w="1039" w:type="dxa"/>
            <w:tcMar>
              <w:left w:w="70" w:type="dxa"/>
              <w:right w:w="70" w:type="dxa"/>
            </w:tcMar>
            <w:vAlign w:val="center"/>
          </w:tcPr>
          <w:p w14:paraId="44DCB56D">
            <w:pPr>
              <w:keepNext/>
              <w:spacing w:before="20" w:after="20" w:line="260" w:lineRule="exact"/>
              <w:ind w:left="0" w:leftChars="0" w:right="0" w:rightChars="0" w:firstLine="0" w:firstLineChars="0"/>
              <w:jc w:val="center"/>
              <w:rPr>
                <w:del w:id="10656" w:author="xh" w:date="2026-10-19T11:21:40+08:00"/>
              </w:rPr>
            </w:pPr>
            <w:del w:id="10657" w:author="xh" w:date="2026-10-19T11:21:40+08:00">
              <w:r>
                <w:rPr>
                  <w:rFonts w:ascii="Times New Roman" w:hAnsi="Times New Roman" w:eastAsia="宋体"/>
                  <w:b w:val="0"/>
                  <w:sz w:val="18"/>
                </w:rPr>
                <w:delText>2023</w:delText>
              </w:r>
            </w:del>
          </w:p>
        </w:tc>
        <w:tc>
          <w:tcPr>
            <w:tcW w:w="1039" w:type="dxa"/>
            <w:tcMar>
              <w:left w:w="70" w:type="dxa"/>
              <w:right w:w="70" w:type="dxa"/>
            </w:tcMar>
            <w:vAlign w:val="center"/>
          </w:tcPr>
          <w:p w14:paraId="6A3207D2">
            <w:pPr>
              <w:keepNext/>
              <w:spacing w:before="20" w:after="20" w:line="260" w:lineRule="exact"/>
              <w:ind w:left="0" w:leftChars="0" w:right="0" w:rightChars="0" w:firstLine="0" w:firstLineChars="0"/>
              <w:jc w:val="center"/>
              <w:rPr>
                <w:del w:id="10658" w:author="xh" w:date="2026-10-19T11:21:40+08:00"/>
              </w:rPr>
            </w:pPr>
            <w:del w:id="10659" w:author="xh" w:date="2026-10-19T11:21:40+08:00">
              <w:r>
                <w:rPr>
                  <w:rFonts w:ascii="Times New Roman" w:hAnsi="Times New Roman" w:eastAsia="宋体"/>
                  <w:b w:val="0"/>
                  <w:sz w:val="18"/>
                </w:rPr>
                <w:delText>31.5+50</w:delText>
              </w:r>
            </w:del>
          </w:p>
        </w:tc>
        <w:tc>
          <w:tcPr>
            <w:tcW w:w="1039" w:type="dxa"/>
            <w:tcMar>
              <w:left w:w="70" w:type="dxa"/>
              <w:right w:w="70" w:type="dxa"/>
            </w:tcMar>
            <w:vAlign w:val="center"/>
          </w:tcPr>
          <w:p w14:paraId="2C1F4D2A">
            <w:pPr>
              <w:keepNext/>
              <w:spacing w:before="20" w:after="20" w:line="260" w:lineRule="exact"/>
              <w:ind w:left="0" w:leftChars="0" w:right="0" w:rightChars="0" w:firstLine="0" w:firstLineChars="0"/>
              <w:jc w:val="center"/>
              <w:rPr>
                <w:del w:id="10660" w:author="xh" w:date="2026-10-19T11:21:40+08:00"/>
              </w:rPr>
            </w:pPr>
            <w:del w:id="10661" w:author="xh" w:date="2026-10-19T11:21:40+08:00">
              <w:r>
                <w:rPr>
                  <w:rFonts w:ascii="Times New Roman" w:hAnsi="Times New Roman" w:eastAsia="宋体"/>
                  <w:b w:val="0"/>
                  <w:sz w:val="18"/>
                </w:rPr>
                <w:delText>81.50</w:delText>
              </w:r>
            </w:del>
          </w:p>
        </w:tc>
        <w:tc>
          <w:tcPr>
            <w:tcW w:w="1039" w:type="dxa"/>
            <w:tcMar>
              <w:left w:w="70" w:type="dxa"/>
              <w:right w:w="70" w:type="dxa"/>
            </w:tcMar>
            <w:vAlign w:val="center"/>
          </w:tcPr>
          <w:p w14:paraId="0078D126">
            <w:pPr>
              <w:keepNext/>
              <w:spacing w:before="20" w:after="20" w:line="260" w:lineRule="exact"/>
              <w:ind w:left="0" w:leftChars="0" w:right="0" w:rightChars="0" w:firstLine="0" w:firstLineChars="0"/>
              <w:jc w:val="center"/>
              <w:rPr>
                <w:del w:id="10662" w:author="xh" w:date="2026-10-19T11:21:40+08:00"/>
              </w:rPr>
            </w:pPr>
            <w:del w:id="10663"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302C8E47">
            <w:pPr>
              <w:keepNext/>
              <w:spacing w:before="20" w:after="20" w:line="260" w:lineRule="exact"/>
              <w:ind w:left="0" w:leftChars="0" w:right="0" w:rightChars="0" w:firstLine="0" w:firstLineChars="0"/>
              <w:jc w:val="center"/>
              <w:rPr>
                <w:del w:id="10664" w:author="xh" w:date="2026-10-19T11:21:40+08:00"/>
              </w:rPr>
            </w:pPr>
            <w:del w:id="10665"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3099C831">
            <w:pPr>
              <w:keepNext/>
              <w:spacing w:before="20" w:after="20" w:line="260" w:lineRule="exact"/>
              <w:ind w:left="0" w:leftChars="0" w:right="0" w:rightChars="0" w:firstLine="0" w:firstLineChars="0"/>
              <w:jc w:val="center"/>
              <w:rPr>
                <w:del w:id="10666" w:author="xh" w:date="2026-10-19T11:21:40+08:00"/>
              </w:rPr>
            </w:pPr>
            <w:del w:id="10667"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3BC263DE">
            <w:pPr>
              <w:keepNext/>
              <w:spacing w:before="20" w:after="20" w:line="260" w:lineRule="exact"/>
              <w:ind w:left="0" w:leftChars="0" w:right="0" w:rightChars="0" w:firstLine="0" w:firstLineChars="0"/>
              <w:jc w:val="center"/>
              <w:rPr>
                <w:del w:id="10668" w:author="xh" w:date="2026-10-19T11:21:40+08:00"/>
              </w:rPr>
            </w:pPr>
            <w:del w:id="10669" w:author="xh" w:date="2026-10-19T11:21:40+08:00">
              <w:r>
                <w:rPr>
                  <w:rFonts w:ascii="Times New Roman" w:hAnsi="Times New Roman" w:eastAsia="宋体"/>
                  <w:b w:val="0"/>
                  <w:sz w:val="18"/>
                </w:rPr>
                <w:delText>21.17</w:delText>
              </w:r>
            </w:del>
          </w:p>
        </w:tc>
      </w:tr>
      <w:tr w14:paraId="21E0A3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0616" w:author="xh" w:date="2026-10-19T11:21:40+08:00"/>
        </w:trPr>
        <w:tc>
          <w:tcPr>
            <w:tcW w:w="1039" w:type="dxa"/>
            <w:tcMar>
              <w:left w:w="70" w:type="dxa"/>
              <w:right w:w="70" w:type="dxa"/>
            </w:tcMar>
            <w:vAlign w:val="center"/>
          </w:tcPr>
          <w:p w14:paraId="77814792">
            <w:pPr>
              <w:keepNext/>
              <w:spacing w:before="20" w:after="20" w:line="260" w:lineRule="exact"/>
              <w:ind w:left="0" w:leftChars="0" w:right="0" w:rightChars="0" w:firstLine="0" w:firstLineChars="0"/>
              <w:jc w:val="center"/>
              <w:rPr>
                <w:del w:id="10670" w:author="xh" w:date="2026-10-19T11:21:40+08:00"/>
              </w:rPr>
            </w:pPr>
            <w:del w:id="10671" w:author="xh" w:date="2026-10-19T11:21:40+08:00">
              <w:r>
                <w:rPr>
                  <w:rFonts w:ascii="Times New Roman" w:hAnsi="Times New Roman" w:eastAsia="宋体"/>
                  <w:b w:val="0"/>
                  <w:sz w:val="18"/>
                </w:rPr>
                <w:delText>刚性</w:delText>
              </w:r>
            </w:del>
          </w:p>
        </w:tc>
        <w:tc>
          <w:tcPr>
            <w:tcW w:w="1039" w:type="dxa"/>
            <w:tcMar>
              <w:left w:w="70" w:type="dxa"/>
              <w:right w:w="70" w:type="dxa"/>
            </w:tcMar>
            <w:vAlign w:val="center"/>
          </w:tcPr>
          <w:p w14:paraId="2292746F">
            <w:pPr>
              <w:keepNext/>
              <w:spacing w:before="20" w:after="20" w:line="260" w:lineRule="exact"/>
              <w:ind w:left="0" w:leftChars="0" w:right="0" w:rightChars="0" w:firstLine="0" w:firstLineChars="0"/>
              <w:jc w:val="center"/>
              <w:rPr>
                <w:del w:id="10672" w:author="xh" w:date="2026-10-19T11:21:40+08:00"/>
              </w:rPr>
            </w:pPr>
            <w:del w:id="10673" w:author="xh" w:date="2026-10-19T11:21:40+08:00">
              <w:r>
                <w:rPr>
                  <w:rFonts w:ascii="Times New Roman" w:hAnsi="Times New Roman" w:eastAsia="宋体"/>
                  <w:b w:val="0"/>
                  <w:sz w:val="18"/>
                </w:rPr>
                <w:delText>2024</w:delText>
              </w:r>
            </w:del>
          </w:p>
        </w:tc>
        <w:tc>
          <w:tcPr>
            <w:tcW w:w="1039" w:type="dxa"/>
            <w:tcMar>
              <w:left w:w="70" w:type="dxa"/>
              <w:right w:w="70" w:type="dxa"/>
            </w:tcMar>
            <w:vAlign w:val="center"/>
          </w:tcPr>
          <w:p w14:paraId="2A5418BC">
            <w:pPr>
              <w:keepNext/>
              <w:spacing w:before="20" w:after="20" w:line="260" w:lineRule="exact"/>
              <w:ind w:left="0" w:leftChars="0" w:right="0" w:rightChars="0" w:firstLine="0" w:firstLineChars="0"/>
              <w:jc w:val="center"/>
              <w:rPr>
                <w:del w:id="10674" w:author="xh" w:date="2026-10-19T11:21:40+08:00"/>
              </w:rPr>
            </w:pPr>
            <w:del w:id="10675" w:author="xh" w:date="2026-10-19T11:21:40+08:00">
              <w:r>
                <w:rPr>
                  <w:rFonts w:ascii="Times New Roman" w:hAnsi="Times New Roman" w:eastAsia="宋体"/>
                  <w:b w:val="0"/>
                  <w:sz w:val="18"/>
                </w:rPr>
                <w:delText>31.5+50</w:delText>
              </w:r>
            </w:del>
          </w:p>
        </w:tc>
        <w:tc>
          <w:tcPr>
            <w:tcW w:w="1039" w:type="dxa"/>
            <w:tcMar>
              <w:left w:w="70" w:type="dxa"/>
              <w:right w:w="70" w:type="dxa"/>
            </w:tcMar>
            <w:vAlign w:val="center"/>
          </w:tcPr>
          <w:p w14:paraId="7FEFFE00">
            <w:pPr>
              <w:keepNext/>
              <w:spacing w:before="20" w:after="20" w:line="260" w:lineRule="exact"/>
              <w:ind w:left="0" w:leftChars="0" w:right="0" w:rightChars="0" w:firstLine="0" w:firstLineChars="0"/>
              <w:jc w:val="center"/>
              <w:rPr>
                <w:del w:id="10676" w:author="xh" w:date="2026-10-19T11:21:40+08:00"/>
              </w:rPr>
            </w:pPr>
            <w:del w:id="10677" w:author="xh" w:date="2026-10-19T11:21:40+08:00">
              <w:r>
                <w:rPr>
                  <w:rFonts w:ascii="Times New Roman" w:hAnsi="Times New Roman" w:eastAsia="宋体"/>
                  <w:b w:val="0"/>
                  <w:sz w:val="18"/>
                </w:rPr>
                <w:delText>81.50</w:delText>
              </w:r>
            </w:del>
          </w:p>
        </w:tc>
        <w:tc>
          <w:tcPr>
            <w:tcW w:w="1039" w:type="dxa"/>
            <w:tcMar>
              <w:left w:w="70" w:type="dxa"/>
              <w:right w:w="70" w:type="dxa"/>
            </w:tcMar>
            <w:vAlign w:val="center"/>
          </w:tcPr>
          <w:p w14:paraId="769271C9">
            <w:pPr>
              <w:keepNext/>
              <w:spacing w:before="20" w:after="20" w:line="260" w:lineRule="exact"/>
              <w:ind w:left="0" w:leftChars="0" w:right="0" w:rightChars="0" w:firstLine="0" w:firstLineChars="0"/>
              <w:jc w:val="center"/>
              <w:rPr>
                <w:del w:id="10678" w:author="xh" w:date="2026-10-19T11:21:40+08:00"/>
              </w:rPr>
            </w:pPr>
            <w:del w:id="10679"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0EBB77F8">
            <w:pPr>
              <w:keepNext/>
              <w:spacing w:before="20" w:after="20" w:line="260" w:lineRule="exact"/>
              <w:ind w:left="0" w:leftChars="0" w:right="0" w:rightChars="0" w:firstLine="0" w:firstLineChars="0"/>
              <w:jc w:val="center"/>
              <w:rPr>
                <w:del w:id="10680" w:author="xh" w:date="2026-10-19T11:21:40+08:00"/>
              </w:rPr>
            </w:pPr>
            <w:del w:id="10681"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61A6C79D">
            <w:pPr>
              <w:keepNext/>
              <w:spacing w:before="20" w:after="20" w:line="260" w:lineRule="exact"/>
              <w:ind w:left="0" w:leftChars="0" w:right="0" w:rightChars="0" w:firstLine="0" w:firstLineChars="0"/>
              <w:jc w:val="center"/>
              <w:rPr>
                <w:del w:id="10682" w:author="xh" w:date="2026-10-19T11:21:40+08:00"/>
              </w:rPr>
            </w:pPr>
            <w:del w:id="10683"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09C94EEF">
            <w:pPr>
              <w:keepNext/>
              <w:spacing w:before="20" w:after="20" w:line="260" w:lineRule="exact"/>
              <w:ind w:left="0" w:leftChars="0" w:right="0" w:rightChars="0" w:firstLine="0" w:firstLineChars="0"/>
              <w:jc w:val="center"/>
              <w:rPr>
                <w:del w:id="10684" w:author="xh" w:date="2026-10-19T11:21:40+08:00"/>
              </w:rPr>
            </w:pPr>
            <w:del w:id="10685" w:author="xh" w:date="2026-10-19T11:21:40+08:00">
              <w:r>
                <w:rPr>
                  <w:rFonts w:ascii="Times New Roman" w:hAnsi="Times New Roman" w:eastAsia="宋体"/>
                  <w:b w:val="0"/>
                  <w:sz w:val="18"/>
                </w:rPr>
                <w:delText>23.99</w:delText>
              </w:r>
            </w:del>
          </w:p>
        </w:tc>
      </w:tr>
      <w:tr w14:paraId="5AEE68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0617" w:author="xh" w:date="2026-10-19T11:21:40+08:00"/>
        </w:trPr>
        <w:tc>
          <w:tcPr>
            <w:tcW w:w="1039" w:type="dxa"/>
            <w:tcMar>
              <w:left w:w="70" w:type="dxa"/>
              <w:right w:w="70" w:type="dxa"/>
            </w:tcMar>
            <w:vAlign w:val="center"/>
          </w:tcPr>
          <w:p w14:paraId="174A03B1">
            <w:pPr>
              <w:keepNext/>
              <w:spacing w:before="20" w:after="20" w:line="260" w:lineRule="exact"/>
              <w:ind w:left="0" w:leftChars="0" w:right="0" w:rightChars="0" w:firstLine="0" w:firstLineChars="0"/>
              <w:jc w:val="center"/>
              <w:rPr>
                <w:del w:id="10686" w:author="xh" w:date="2026-10-19T11:21:40+08:00"/>
              </w:rPr>
            </w:pPr>
            <w:del w:id="10687" w:author="xh" w:date="2026-10-19T11:21:40+08:00">
              <w:r>
                <w:rPr>
                  <w:rFonts w:ascii="Times New Roman" w:hAnsi="Times New Roman" w:eastAsia="宋体"/>
                  <w:b w:val="0"/>
                  <w:sz w:val="18"/>
                </w:rPr>
                <w:delText>刚性</w:delText>
              </w:r>
            </w:del>
          </w:p>
        </w:tc>
        <w:tc>
          <w:tcPr>
            <w:tcW w:w="1039" w:type="dxa"/>
            <w:tcMar>
              <w:left w:w="70" w:type="dxa"/>
              <w:right w:w="70" w:type="dxa"/>
            </w:tcMar>
            <w:vAlign w:val="center"/>
          </w:tcPr>
          <w:p w14:paraId="1E68E116">
            <w:pPr>
              <w:keepNext/>
              <w:spacing w:before="20" w:after="20" w:line="260" w:lineRule="exact"/>
              <w:ind w:left="0" w:leftChars="0" w:right="0" w:rightChars="0" w:firstLine="0" w:firstLineChars="0"/>
              <w:jc w:val="center"/>
              <w:rPr>
                <w:del w:id="10688" w:author="xh" w:date="2026-10-19T11:21:40+08:00"/>
              </w:rPr>
            </w:pPr>
            <w:del w:id="10689" w:author="xh" w:date="2026-10-19T11:21:40+08:00">
              <w:r>
                <w:rPr>
                  <w:rFonts w:ascii="Times New Roman" w:hAnsi="Times New Roman" w:eastAsia="宋体"/>
                  <w:b w:val="0"/>
                  <w:sz w:val="18"/>
                </w:rPr>
                <w:delText>2025</w:delText>
              </w:r>
            </w:del>
          </w:p>
        </w:tc>
        <w:tc>
          <w:tcPr>
            <w:tcW w:w="1039" w:type="dxa"/>
            <w:tcMar>
              <w:left w:w="70" w:type="dxa"/>
              <w:right w:w="70" w:type="dxa"/>
            </w:tcMar>
            <w:vAlign w:val="center"/>
          </w:tcPr>
          <w:p w14:paraId="124AF3CA">
            <w:pPr>
              <w:keepNext/>
              <w:spacing w:before="20" w:after="20" w:line="260" w:lineRule="exact"/>
              <w:ind w:left="0" w:leftChars="0" w:right="0" w:rightChars="0" w:firstLine="0" w:firstLineChars="0"/>
              <w:jc w:val="center"/>
              <w:rPr>
                <w:del w:id="10690" w:author="xh" w:date="2026-10-19T11:21:40+08:00"/>
              </w:rPr>
            </w:pPr>
            <w:del w:id="10691" w:author="xh" w:date="2026-10-19T11:21:40+08:00">
              <w:r>
                <w:rPr>
                  <w:rFonts w:ascii="Times New Roman" w:hAnsi="Times New Roman" w:eastAsia="宋体"/>
                  <w:b w:val="0"/>
                  <w:sz w:val="18"/>
                </w:rPr>
                <w:delText>31.5+50</w:delText>
              </w:r>
            </w:del>
          </w:p>
        </w:tc>
        <w:tc>
          <w:tcPr>
            <w:tcW w:w="1039" w:type="dxa"/>
            <w:tcMar>
              <w:left w:w="70" w:type="dxa"/>
              <w:right w:w="70" w:type="dxa"/>
            </w:tcMar>
            <w:vAlign w:val="center"/>
          </w:tcPr>
          <w:p w14:paraId="1288ED81">
            <w:pPr>
              <w:keepNext/>
              <w:spacing w:before="20" w:after="20" w:line="260" w:lineRule="exact"/>
              <w:ind w:left="0" w:leftChars="0" w:right="0" w:rightChars="0" w:firstLine="0" w:firstLineChars="0"/>
              <w:jc w:val="center"/>
              <w:rPr>
                <w:del w:id="10692" w:author="xh" w:date="2026-10-19T11:21:40+08:00"/>
              </w:rPr>
            </w:pPr>
            <w:del w:id="10693" w:author="xh" w:date="2026-10-19T11:21:40+08:00">
              <w:r>
                <w:rPr>
                  <w:rFonts w:ascii="Times New Roman" w:hAnsi="Times New Roman" w:eastAsia="宋体"/>
                  <w:b w:val="0"/>
                  <w:sz w:val="18"/>
                </w:rPr>
                <w:delText>81.50</w:delText>
              </w:r>
            </w:del>
          </w:p>
        </w:tc>
        <w:tc>
          <w:tcPr>
            <w:tcW w:w="1039" w:type="dxa"/>
            <w:tcMar>
              <w:left w:w="70" w:type="dxa"/>
              <w:right w:w="70" w:type="dxa"/>
            </w:tcMar>
            <w:vAlign w:val="center"/>
          </w:tcPr>
          <w:p w14:paraId="2015073C">
            <w:pPr>
              <w:keepNext/>
              <w:spacing w:before="20" w:after="20" w:line="260" w:lineRule="exact"/>
              <w:ind w:left="0" w:leftChars="0" w:right="0" w:rightChars="0" w:firstLine="0" w:firstLineChars="0"/>
              <w:jc w:val="center"/>
              <w:rPr>
                <w:del w:id="10694" w:author="xh" w:date="2026-10-19T11:21:40+08:00"/>
              </w:rPr>
            </w:pPr>
            <w:del w:id="10695"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5DE0F695">
            <w:pPr>
              <w:keepNext/>
              <w:spacing w:before="20" w:after="20" w:line="260" w:lineRule="exact"/>
              <w:ind w:left="0" w:leftChars="0" w:right="0" w:rightChars="0" w:firstLine="0" w:firstLineChars="0"/>
              <w:jc w:val="center"/>
              <w:rPr>
                <w:del w:id="10696" w:author="xh" w:date="2026-10-19T11:21:40+08:00"/>
              </w:rPr>
            </w:pPr>
            <w:del w:id="10697"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05319B60">
            <w:pPr>
              <w:keepNext/>
              <w:spacing w:before="20" w:after="20" w:line="260" w:lineRule="exact"/>
              <w:ind w:left="0" w:leftChars="0" w:right="0" w:rightChars="0" w:firstLine="0" w:firstLineChars="0"/>
              <w:jc w:val="center"/>
              <w:rPr>
                <w:del w:id="10698" w:author="xh" w:date="2026-10-19T11:21:40+08:00"/>
              </w:rPr>
            </w:pPr>
            <w:del w:id="10699"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3487D49C">
            <w:pPr>
              <w:keepNext/>
              <w:spacing w:before="20" w:after="20" w:line="260" w:lineRule="exact"/>
              <w:ind w:left="0" w:leftChars="0" w:right="0" w:rightChars="0" w:firstLine="0" w:firstLineChars="0"/>
              <w:jc w:val="center"/>
              <w:rPr>
                <w:del w:id="10700" w:author="xh" w:date="2026-10-19T11:21:40+08:00"/>
              </w:rPr>
            </w:pPr>
            <w:del w:id="10701" w:author="xh" w:date="2026-10-19T11:21:40+08:00">
              <w:r>
                <w:rPr>
                  <w:rFonts w:ascii="Times New Roman" w:hAnsi="Times New Roman" w:eastAsia="宋体"/>
                  <w:b w:val="0"/>
                  <w:sz w:val="18"/>
                </w:rPr>
                <w:delText>26.59</w:delText>
              </w:r>
            </w:del>
          </w:p>
        </w:tc>
      </w:tr>
      <w:tr w14:paraId="28EBCA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0618" w:author="xh" w:date="2026-10-19T11:21:40+08:00"/>
        </w:trPr>
        <w:tc>
          <w:tcPr>
            <w:tcW w:w="1039" w:type="dxa"/>
            <w:tcMar>
              <w:left w:w="70" w:type="dxa"/>
              <w:right w:w="70" w:type="dxa"/>
            </w:tcMar>
            <w:vAlign w:val="center"/>
          </w:tcPr>
          <w:p w14:paraId="2A22F932">
            <w:pPr>
              <w:keepNext/>
              <w:spacing w:before="20" w:after="20" w:line="260" w:lineRule="exact"/>
              <w:ind w:left="0" w:leftChars="0" w:right="0" w:rightChars="0" w:firstLine="0" w:firstLineChars="0"/>
              <w:jc w:val="center"/>
              <w:rPr>
                <w:del w:id="10702" w:author="xh" w:date="2026-10-19T11:21:40+08:00"/>
              </w:rPr>
            </w:pPr>
            <w:del w:id="10703" w:author="xh" w:date="2026-10-19T11:21:40+08:00">
              <w:r>
                <w:rPr>
                  <w:rFonts w:ascii="Times New Roman" w:hAnsi="Times New Roman" w:eastAsia="宋体"/>
                  <w:b w:val="0"/>
                  <w:sz w:val="18"/>
                </w:rPr>
                <w:delText>弹性</w:delText>
              </w:r>
            </w:del>
          </w:p>
        </w:tc>
        <w:tc>
          <w:tcPr>
            <w:tcW w:w="1039" w:type="dxa"/>
            <w:tcMar>
              <w:left w:w="70" w:type="dxa"/>
              <w:right w:w="70" w:type="dxa"/>
            </w:tcMar>
            <w:vAlign w:val="center"/>
          </w:tcPr>
          <w:p w14:paraId="33BE48EC">
            <w:pPr>
              <w:keepNext/>
              <w:spacing w:before="20" w:after="20" w:line="260" w:lineRule="exact"/>
              <w:ind w:left="0" w:leftChars="0" w:right="0" w:rightChars="0" w:firstLine="0" w:firstLineChars="0"/>
              <w:jc w:val="center"/>
              <w:rPr>
                <w:del w:id="10704" w:author="xh" w:date="2026-10-19T11:21:40+08:00"/>
              </w:rPr>
            </w:pPr>
            <w:del w:id="10705" w:author="xh" w:date="2026-10-19T11:21:40+08:00">
              <w:r>
                <w:rPr>
                  <w:rFonts w:ascii="Times New Roman" w:hAnsi="Times New Roman" w:eastAsia="宋体"/>
                  <w:b w:val="0"/>
                  <w:sz w:val="18"/>
                </w:rPr>
                <w:delText>2022</w:delText>
              </w:r>
            </w:del>
          </w:p>
        </w:tc>
        <w:tc>
          <w:tcPr>
            <w:tcW w:w="1039" w:type="dxa"/>
            <w:tcMar>
              <w:left w:w="70" w:type="dxa"/>
              <w:right w:w="70" w:type="dxa"/>
            </w:tcMar>
            <w:vAlign w:val="center"/>
          </w:tcPr>
          <w:p w14:paraId="6FB4AC2C">
            <w:pPr>
              <w:keepNext/>
              <w:spacing w:before="20" w:after="20" w:line="260" w:lineRule="exact"/>
              <w:ind w:left="0" w:leftChars="0" w:right="0" w:rightChars="0" w:firstLine="0" w:firstLineChars="0"/>
              <w:jc w:val="center"/>
              <w:rPr>
                <w:del w:id="10706" w:author="xh" w:date="2026-10-19T11:21:40+08:00"/>
              </w:rPr>
            </w:pPr>
            <w:del w:id="10707" w:author="xh" w:date="2026-10-19T11:21:40+08:00">
              <w:r>
                <w:rPr>
                  <w:rFonts w:ascii="Times New Roman" w:hAnsi="Times New Roman" w:eastAsia="宋体"/>
                  <w:b w:val="0"/>
                  <w:sz w:val="18"/>
                </w:rPr>
                <w:delText>31.5+50</w:delText>
              </w:r>
            </w:del>
          </w:p>
        </w:tc>
        <w:tc>
          <w:tcPr>
            <w:tcW w:w="1039" w:type="dxa"/>
            <w:tcMar>
              <w:left w:w="70" w:type="dxa"/>
              <w:right w:w="70" w:type="dxa"/>
            </w:tcMar>
            <w:vAlign w:val="center"/>
          </w:tcPr>
          <w:p w14:paraId="36CB1B1C">
            <w:pPr>
              <w:keepNext/>
              <w:spacing w:before="20" w:after="20" w:line="260" w:lineRule="exact"/>
              <w:ind w:left="0" w:leftChars="0" w:right="0" w:rightChars="0" w:firstLine="0" w:firstLineChars="0"/>
              <w:jc w:val="center"/>
              <w:rPr>
                <w:del w:id="10708" w:author="xh" w:date="2026-10-19T11:21:40+08:00"/>
              </w:rPr>
            </w:pPr>
            <w:del w:id="10709" w:author="xh" w:date="2026-10-19T11:21:40+08:00">
              <w:r>
                <w:rPr>
                  <w:rFonts w:ascii="Times New Roman" w:hAnsi="Times New Roman" w:eastAsia="宋体"/>
                  <w:b w:val="0"/>
                  <w:sz w:val="18"/>
                </w:rPr>
                <w:delText>81.50</w:delText>
              </w:r>
            </w:del>
          </w:p>
        </w:tc>
        <w:tc>
          <w:tcPr>
            <w:tcW w:w="1039" w:type="dxa"/>
            <w:tcMar>
              <w:left w:w="70" w:type="dxa"/>
              <w:right w:w="70" w:type="dxa"/>
            </w:tcMar>
            <w:vAlign w:val="center"/>
          </w:tcPr>
          <w:p w14:paraId="44AAA3FA">
            <w:pPr>
              <w:keepNext/>
              <w:spacing w:before="20" w:after="20" w:line="260" w:lineRule="exact"/>
              <w:ind w:left="0" w:leftChars="0" w:right="0" w:rightChars="0" w:firstLine="0" w:firstLineChars="0"/>
              <w:jc w:val="center"/>
              <w:rPr>
                <w:del w:id="10710" w:author="xh" w:date="2026-10-19T11:21:40+08:00"/>
              </w:rPr>
            </w:pPr>
            <w:del w:id="10711"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00506230">
            <w:pPr>
              <w:keepNext/>
              <w:spacing w:before="20" w:after="20" w:line="260" w:lineRule="exact"/>
              <w:ind w:left="0" w:leftChars="0" w:right="0" w:rightChars="0" w:firstLine="0" w:firstLineChars="0"/>
              <w:jc w:val="center"/>
              <w:rPr>
                <w:del w:id="10712" w:author="xh" w:date="2026-10-19T11:21:40+08:00"/>
              </w:rPr>
            </w:pPr>
            <w:del w:id="10713"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3C98CD2E">
            <w:pPr>
              <w:keepNext/>
              <w:spacing w:before="20" w:after="20" w:line="260" w:lineRule="exact"/>
              <w:ind w:left="0" w:leftChars="0" w:right="0" w:rightChars="0" w:firstLine="0" w:firstLineChars="0"/>
              <w:jc w:val="center"/>
              <w:rPr>
                <w:del w:id="10714" w:author="xh" w:date="2026-10-19T11:21:40+08:00"/>
              </w:rPr>
            </w:pPr>
            <w:del w:id="10715"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0DE6AE9F">
            <w:pPr>
              <w:keepNext/>
              <w:spacing w:before="20" w:after="20" w:line="260" w:lineRule="exact"/>
              <w:ind w:left="0" w:leftChars="0" w:right="0" w:rightChars="0" w:firstLine="0" w:firstLineChars="0"/>
              <w:jc w:val="center"/>
              <w:rPr>
                <w:del w:id="10716" w:author="xh" w:date="2026-10-19T11:21:40+08:00"/>
              </w:rPr>
            </w:pPr>
            <w:del w:id="10717" w:author="xh" w:date="2026-10-19T11:21:40+08:00">
              <w:r>
                <w:rPr>
                  <w:rFonts w:ascii="Times New Roman" w:hAnsi="Times New Roman" w:eastAsia="宋体"/>
                  <w:b w:val="0"/>
                  <w:sz w:val="18"/>
                </w:rPr>
                <w:delText>22.94</w:delText>
              </w:r>
            </w:del>
          </w:p>
        </w:tc>
      </w:tr>
      <w:tr w14:paraId="45CDE8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0619" w:author="xh" w:date="2026-10-19T11:21:40+08:00"/>
        </w:trPr>
        <w:tc>
          <w:tcPr>
            <w:tcW w:w="1039" w:type="dxa"/>
            <w:tcMar>
              <w:left w:w="70" w:type="dxa"/>
              <w:right w:w="70" w:type="dxa"/>
            </w:tcMar>
            <w:vAlign w:val="center"/>
          </w:tcPr>
          <w:p w14:paraId="5EB7FBD7">
            <w:pPr>
              <w:keepNext/>
              <w:spacing w:before="20" w:after="20" w:line="260" w:lineRule="exact"/>
              <w:ind w:left="0" w:leftChars="0" w:right="0" w:rightChars="0" w:firstLine="0" w:firstLineChars="0"/>
              <w:jc w:val="center"/>
              <w:rPr>
                <w:del w:id="10718" w:author="xh" w:date="2026-10-19T11:21:40+08:00"/>
              </w:rPr>
            </w:pPr>
            <w:del w:id="10719" w:author="xh" w:date="2026-10-19T11:21:40+08:00">
              <w:r>
                <w:rPr>
                  <w:rFonts w:ascii="Times New Roman" w:hAnsi="Times New Roman" w:eastAsia="宋体"/>
                  <w:b w:val="0"/>
                  <w:sz w:val="18"/>
                </w:rPr>
                <w:delText>弹性</w:delText>
              </w:r>
            </w:del>
          </w:p>
        </w:tc>
        <w:tc>
          <w:tcPr>
            <w:tcW w:w="1039" w:type="dxa"/>
            <w:tcMar>
              <w:left w:w="70" w:type="dxa"/>
              <w:right w:w="70" w:type="dxa"/>
            </w:tcMar>
            <w:vAlign w:val="center"/>
          </w:tcPr>
          <w:p w14:paraId="03D8C593">
            <w:pPr>
              <w:keepNext/>
              <w:spacing w:before="20" w:after="20" w:line="260" w:lineRule="exact"/>
              <w:ind w:left="0" w:leftChars="0" w:right="0" w:rightChars="0" w:firstLine="0" w:firstLineChars="0"/>
              <w:jc w:val="center"/>
              <w:rPr>
                <w:del w:id="10720" w:author="xh" w:date="2026-10-19T11:21:40+08:00"/>
              </w:rPr>
            </w:pPr>
            <w:del w:id="10721" w:author="xh" w:date="2026-10-19T11:21:40+08:00">
              <w:r>
                <w:rPr>
                  <w:rFonts w:ascii="Times New Roman" w:hAnsi="Times New Roman" w:eastAsia="宋体"/>
                  <w:b w:val="0"/>
                  <w:sz w:val="18"/>
                </w:rPr>
                <w:delText>2023</w:delText>
              </w:r>
            </w:del>
          </w:p>
        </w:tc>
        <w:tc>
          <w:tcPr>
            <w:tcW w:w="1039" w:type="dxa"/>
            <w:tcMar>
              <w:left w:w="70" w:type="dxa"/>
              <w:right w:w="70" w:type="dxa"/>
            </w:tcMar>
            <w:vAlign w:val="center"/>
          </w:tcPr>
          <w:p w14:paraId="468172A5">
            <w:pPr>
              <w:keepNext/>
              <w:spacing w:before="20" w:after="20" w:line="260" w:lineRule="exact"/>
              <w:ind w:left="0" w:leftChars="0" w:right="0" w:rightChars="0" w:firstLine="0" w:firstLineChars="0"/>
              <w:jc w:val="center"/>
              <w:rPr>
                <w:del w:id="10722" w:author="xh" w:date="2026-10-19T11:21:40+08:00"/>
              </w:rPr>
            </w:pPr>
            <w:del w:id="10723" w:author="xh" w:date="2026-10-19T11:21:40+08:00">
              <w:r>
                <w:rPr>
                  <w:rFonts w:ascii="Times New Roman" w:hAnsi="Times New Roman" w:eastAsia="宋体"/>
                  <w:b w:val="0"/>
                  <w:sz w:val="18"/>
                </w:rPr>
                <w:delText>31.5+50</w:delText>
              </w:r>
            </w:del>
          </w:p>
        </w:tc>
        <w:tc>
          <w:tcPr>
            <w:tcW w:w="1039" w:type="dxa"/>
            <w:tcMar>
              <w:left w:w="70" w:type="dxa"/>
              <w:right w:w="70" w:type="dxa"/>
            </w:tcMar>
            <w:vAlign w:val="center"/>
          </w:tcPr>
          <w:p w14:paraId="21E06043">
            <w:pPr>
              <w:keepNext/>
              <w:spacing w:before="20" w:after="20" w:line="260" w:lineRule="exact"/>
              <w:ind w:left="0" w:leftChars="0" w:right="0" w:rightChars="0" w:firstLine="0" w:firstLineChars="0"/>
              <w:jc w:val="center"/>
              <w:rPr>
                <w:del w:id="10724" w:author="xh" w:date="2026-10-19T11:21:40+08:00"/>
              </w:rPr>
            </w:pPr>
            <w:del w:id="10725" w:author="xh" w:date="2026-10-19T11:21:40+08:00">
              <w:r>
                <w:rPr>
                  <w:rFonts w:ascii="Times New Roman" w:hAnsi="Times New Roman" w:eastAsia="宋体"/>
                  <w:b w:val="0"/>
                  <w:sz w:val="18"/>
                </w:rPr>
                <w:delText>81.50</w:delText>
              </w:r>
            </w:del>
          </w:p>
        </w:tc>
        <w:tc>
          <w:tcPr>
            <w:tcW w:w="1039" w:type="dxa"/>
            <w:tcMar>
              <w:left w:w="70" w:type="dxa"/>
              <w:right w:w="70" w:type="dxa"/>
            </w:tcMar>
            <w:vAlign w:val="center"/>
          </w:tcPr>
          <w:p w14:paraId="0598971C">
            <w:pPr>
              <w:keepNext/>
              <w:spacing w:before="20" w:after="20" w:line="260" w:lineRule="exact"/>
              <w:ind w:left="0" w:leftChars="0" w:right="0" w:rightChars="0" w:firstLine="0" w:firstLineChars="0"/>
              <w:jc w:val="center"/>
              <w:rPr>
                <w:del w:id="10726" w:author="xh" w:date="2026-10-19T11:21:40+08:00"/>
              </w:rPr>
            </w:pPr>
            <w:del w:id="10727"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579C843E">
            <w:pPr>
              <w:keepNext/>
              <w:spacing w:before="20" w:after="20" w:line="260" w:lineRule="exact"/>
              <w:ind w:left="0" w:leftChars="0" w:right="0" w:rightChars="0" w:firstLine="0" w:firstLineChars="0"/>
              <w:jc w:val="center"/>
              <w:rPr>
                <w:del w:id="10728" w:author="xh" w:date="2026-10-19T11:21:40+08:00"/>
              </w:rPr>
            </w:pPr>
            <w:del w:id="10729"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07E94849">
            <w:pPr>
              <w:keepNext/>
              <w:spacing w:before="20" w:after="20" w:line="260" w:lineRule="exact"/>
              <w:ind w:left="0" w:leftChars="0" w:right="0" w:rightChars="0" w:firstLine="0" w:firstLineChars="0"/>
              <w:jc w:val="center"/>
              <w:rPr>
                <w:del w:id="10730" w:author="xh" w:date="2026-10-19T11:21:40+08:00"/>
              </w:rPr>
            </w:pPr>
            <w:del w:id="10731"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5A2317DE">
            <w:pPr>
              <w:keepNext/>
              <w:spacing w:before="20" w:after="20" w:line="260" w:lineRule="exact"/>
              <w:ind w:left="0" w:leftChars="0" w:right="0" w:rightChars="0" w:firstLine="0" w:firstLineChars="0"/>
              <w:jc w:val="center"/>
              <w:rPr>
                <w:del w:id="10732" w:author="xh" w:date="2026-10-19T11:21:40+08:00"/>
              </w:rPr>
            </w:pPr>
            <w:del w:id="10733" w:author="xh" w:date="2026-10-19T11:21:40+08:00">
              <w:r>
                <w:rPr>
                  <w:rFonts w:ascii="Times New Roman" w:hAnsi="Times New Roman" w:eastAsia="宋体"/>
                  <w:b w:val="0"/>
                  <w:sz w:val="18"/>
                </w:rPr>
                <w:delText>21.17</w:delText>
              </w:r>
            </w:del>
          </w:p>
        </w:tc>
      </w:tr>
      <w:tr w14:paraId="4D9ACA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0620" w:author="xh" w:date="2026-10-19T11:21:40+08:00"/>
        </w:trPr>
        <w:tc>
          <w:tcPr>
            <w:tcW w:w="1039" w:type="dxa"/>
            <w:tcMar>
              <w:left w:w="70" w:type="dxa"/>
              <w:right w:w="70" w:type="dxa"/>
            </w:tcMar>
            <w:vAlign w:val="center"/>
          </w:tcPr>
          <w:p w14:paraId="669961A1">
            <w:pPr>
              <w:keepNext/>
              <w:spacing w:before="20" w:after="20" w:line="260" w:lineRule="exact"/>
              <w:ind w:left="0" w:leftChars="0" w:right="0" w:rightChars="0" w:firstLine="0" w:firstLineChars="0"/>
              <w:jc w:val="center"/>
              <w:rPr>
                <w:del w:id="10734" w:author="xh" w:date="2026-10-19T11:21:40+08:00"/>
              </w:rPr>
            </w:pPr>
            <w:del w:id="10735" w:author="xh" w:date="2026-10-19T11:21:40+08:00">
              <w:r>
                <w:rPr>
                  <w:rFonts w:ascii="Times New Roman" w:hAnsi="Times New Roman" w:eastAsia="宋体"/>
                  <w:b w:val="0"/>
                  <w:sz w:val="18"/>
                </w:rPr>
                <w:delText>弹性</w:delText>
              </w:r>
            </w:del>
          </w:p>
        </w:tc>
        <w:tc>
          <w:tcPr>
            <w:tcW w:w="1039" w:type="dxa"/>
            <w:tcMar>
              <w:left w:w="70" w:type="dxa"/>
              <w:right w:w="70" w:type="dxa"/>
            </w:tcMar>
            <w:vAlign w:val="center"/>
          </w:tcPr>
          <w:p w14:paraId="7A40B88C">
            <w:pPr>
              <w:keepNext/>
              <w:spacing w:before="20" w:after="20" w:line="260" w:lineRule="exact"/>
              <w:ind w:left="0" w:leftChars="0" w:right="0" w:rightChars="0" w:firstLine="0" w:firstLineChars="0"/>
              <w:jc w:val="center"/>
              <w:rPr>
                <w:del w:id="10736" w:author="xh" w:date="2026-10-19T11:21:40+08:00"/>
              </w:rPr>
            </w:pPr>
            <w:del w:id="10737" w:author="xh" w:date="2026-10-19T11:21:40+08:00">
              <w:r>
                <w:rPr>
                  <w:rFonts w:ascii="Times New Roman" w:hAnsi="Times New Roman" w:eastAsia="宋体"/>
                  <w:b w:val="0"/>
                  <w:sz w:val="18"/>
                </w:rPr>
                <w:delText>2024</w:delText>
              </w:r>
            </w:del>
          </w:p>
        </w:tc>
        <w:tc>
          <w:tcPr>
            <w:tcW w:w="1039" w:type="dxa"/>
            <w:tcMar>
              <w:left w:w="70" w:type="dxa"/>
              <w:right w:w="70" w:type="dxa"/>
            </w:tcMar>
            <w:vAlign w:val="center"/>
          </w:tcPr>
          <w:p w14:paraId="67FF721B">
            <w:pPr>
              <w:keepNext/>
              <w:spacing w:before="20" w:after="20" w:line="260" w:lineRule="exact"/>
              <w:ind w:left="0" w:leftChars="0" w:right="0" w:rightChars="0" w:firstLine="0" w:firstLineChars="0"/>
              <w:jc w:val="center"/>
              <w:rPr>
                <w:del w:id="10738" w:author="xh" w:date="2026-10-19T11:21:40+08:00"/>
              </w:rPr>
            </w:pPr>
            <w:del w:id="10739" w:author="xh" w:date="2026-10-19T11:21:40+08:00">
              <w:r>
                <w:rPr>
                  <w:rFonts w:ascii="Times New Roman" w:hAnsi="Times New Roman" w:eastAsia="宋体"/>
                  <w:b w:val="0"/>
                  <w:sz w:val="18"/>
                </w:rPr>
                <w:delText>31.5+50</w:delText>
              </w:r>
            </w:del>
          </w:p>
        </w:tc>
        <w:tc>
          <w:tcPr>
            <w:tcW w:w="1039" w:type="dxa"/>
            <w:tcMar>
              <w:left w:w="70" w:type="dxa"/>
              <w:right w:w="70" w:type="dxa"/>
            </w:tcMar>
            <w:vAlign w:val="center"/>
          </w:tcPr>
          <w:p w14:paraId="40EF05E1">
            <w:pPr>
              <w:keepNext/>
              <w:spacing w:before="20" w:after="20" w:line="260" w:lineRule="exact"/>
              <w:ind w:left="0" w:leftChars="0" w:right="0" w:rightChars="0" w:firstLine="0" w:firstLineChars="0"/>
              <w:jc w:val="center"/>
              <w:rPr>
                <w:del w:id="10740" w:author="xh" w:date="2026-10-19T11:21:40+08:00"/>
              </w:rPr>
            </w:pPr>
            <w:del w:id="10741" w:author="xh" w:date="2026-10-19T11:21:40+08:00">
              <w:r>
                <w:rPr>
                  <w:rFonts w:ascii="Times New Roman" w:hAnsi="Times New Roman" w:eastAsia="宋体"/>
                  <w:b w:val="0"/>
                  <w:sz w:val="18"/>
                </w:rPr>
                <w:delText>81.50</w:delText>
              </w:r>
            </w:del>
          </w:p>
        </w:tc>
        <w:tc>
          <w:tcPr>
            <w:tcW w:w="1039" w:type="dxa"/>
            <w:tcMar>
              <w:left w:w="70" w:type="dxa"/>
              <w:right w:w="70" w:type="dxa"/>
            </w:tcMar>
            <w:vAlign w:val="center"/>
          </w:tcPr>
          <w:p w14:paraId="7E5FF79C">
            <w:pPr>
              <w:keepNext/>
              <w:spacing w:before="20" w:after="20" w:line="260" w:lineRule="exact"/>
              <w:ind w:left="0" w:leftChars="0" w:right="0" w:rightChars="0" w:firstLine="0" w:firstLineChars="0"/>
              <w:jc w:val="center"/>
              <w:rPr>
                <w:del w:id="10742" w:author="xh" w:date="2026-10-19T11:21:40+08:00"/>
              </w:rPr>
            </w:pPr>
            <w:del w:id="10743"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6E61A425">
            <w:pPr>
              <w:keepNext/>
              <w:spacing w:before="20" w:after="20" w:line="260" w:lineRule="exact"/>
              <w:ind w:left="0" w:leftChars="0" w:right="0" w:rightChars="0" w:firstLine="0" w:firstLineChars="0"/>
              <w:jc w:val="center"/>
              <w:rPr>
                <w:del w:id="10744" w:author="xh" w:date="2026-10-19T11:21:40+08:00"/>
              </w:rPr>
            </w:pPr>
            <w:del w:id="10745"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56988816">
            <w:pPr>
              <w:keepNext/>
              <w:spacing w:before="20" w:after="20" w:line="260" w:lineRule="exact"/>
              <w:ind w:left="0" w:leftChars="0" w:right="0" w:rightChars="0" w:firstLine="0" w:firstLineChars="0"/>
              <w:jc w:val="center"/>
              <w:rPr>
                <w:del w:id="10746" w:author="xh" w:date="2026-10-19T11:21:40+08:00"/>
              </w:rPr>
            </w:pPr>
            <w:del w:id="10747"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708E987B">
            <w:pPr>
              <w:keepNext/>
              <w:spacing w:before="20" w:after="20" w:line="260" w:lineRule="exact"/>
              <w:ind w:left="0" w:leftChars="0" w:right="0" w:rightChars="0" w:firstLine="0" w:firstLineChars="0"/>
              <w:jc w:val="center"/>
              <w:rPr>
                <w:del w:id="10748" w:author="xh" w:date="2026-10-19T11:21:40+08:00"/>
              </w:rPr>
            </w:pPr>
            <w:del w:id="10749" w:author="xh" w:date="2026-10-19T11:21:40+08:00">
              <w:r>
                <w:rPr>
                  <w:rFonts w:ascii="Times New Roman" w:hAnsi="Times New Roman" w:eastAsia="宋体"/>
                  <w:b w:val="0"/>
                  <w:sz w:val="18"/>
                </w:rPr>
                <w:delText>23.99</w:delText>
              </w:r>
            </w:del>
          </w:p>
        </w:tc>
      </w:tr>
      <w:tr w14:paraId="62B233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0621" w:author="xh" w:date="2026-10-19T11:21:40+08:00"/>
        </w:trPr>
        <w:tc>
          <w:tcPr>
            <w:tcW w:w="1039" w:type="dxa"/>
            <w:tcMar>
              <w:left w:w="70" w:type="dxa"/>
              <w:right w:w="70" w:type="dxa"/>
            </w:tcMar>
            <w:vAlign w:val="center"/>
          </w:tcPr>
          <w:p w14:paraId="0F1DC628">
            <w:pPr>
              <w:keepNext w:val="0"/>
              <w:spacing w:before="20" w:after="20" w:line="260" w:lineRule="exact"/>
              <w:ind w:left="0" w:leftChars="0" w:right="0" w:rightChars="0" w:firstLine="0" w:firstLineChars="0"/>
              <w:jc w:val="center"/>
              <w:rPr>
                <w:del w:id="10750" w:author="xh" w:date="2026-10-19T11:21:40+08:00"/>
              </w:rPr>
            </w:pPr>
            <w:del w:id="10751" w:author="xh" w:date="2026-10-19T11:21:40+08:00">
              <w:r>
                <w:rPr>
                  <w:rFonts w:ascii="Times New Roman" w:hAnsi="Times New Roman" w:eastAsia="宋体"/>
                  <w:b w:val="0"/>
                  <w:sz w:val="18"/>
                </w:rPr>
                <w:delText>弹性</w:delText>
              </w:r>
            </w:del>
          </w:p>
        </w:tc>
        <w:tc>
          <w:tcPr>
            <w:tcW w:w="1039" w:type="dxa"/>
            <w:tcMar>
              <w:left w:w="70" w:type="dxa"/>
              <w:right w:w="70" w:type="dxa"/>
            </w:tcMar>
            <w:vAlign w:val="center"/>
          </w:tcPr>
          <w:p w14:paraId="0CCB97C1">
            <w:pPr>
              <w:keepNext w:val="0"/>
              <w:spacing w:before="20" w:after="20" w:line="260" w:lineRule="exact"/>
              <w:ind w:left="0" w:leftChars="0" w:right="0" w:rightChars="0" w:firstLine="0" w:firstLineChars="0"/>
              <w:jc w:val="center"/>
              <w:rPr>
                <w:del w:id="10752" w:author="xh" w:date="2026-10-19T11:21:40+08:00"/>
              </w:rPr>
            </w:pPr>
            <w:del w:id="10753" w:author="xh" w:date="2026-10-19T11:21:40+08:00">
              <w:r>
                <w:rPr>
                  <w:rFonts w:ascii="Times New Roman" w:hAnsi="Times New Roman" w:eastAsia="宋体"/>
                  <w:b w:val="0"/>
                  <w:sz w:val="18"/>
                </w:rPr>
                <w:delText>2025</w:delText>
              </w:r>
            </w:del>
          </w:p>
        </w:tc>
        <w:tc>
          <w:tcPr>
            <w:tcW w:w="1039" w:type="dxa"/>
            <w:tcMar>
              <w:left w:w="70" w:type="dxa"/>
              <w:right w:w="70" w:type="dxa"/>
            </w:tcMar>
            <w:vAlign w:val="center"/>
          </w:tcPr>
          <w:p w14:paraId="1FF5B870">
            <w:pPr>
              <w:keepNext w:val="0"/>
              <w:spacing w:before="20" w:after="20" w:line="260" w:lineRule="exact"/>
              <w:ind w:left="0" w:leftChars="0" w:right="0" w:rightChars="0" w:firstLine="0" w:firstLineChars="0"/>
              <w:jc w:val="center"/>
              <w:rPr>
                <w:del w:id="10754" w:author="xh" w:date="2026-10-19T11:21:40+08:00"/>
              </w:rPr>
            </w:pPr>
            <w:del w:id="10755" w:author="xh" w:date="2026-10-19T11:21:40+08:00">
              <w:r>
                <w:rPr>
                  <w:rFonts w:ascii="Times New Roman" w:hAnsi="Times New Roman" w:eastAsia="宋体"/>
                  <w:b w:val="0"/>
                  <w:sz w:val="18"/>
                </w:rPr>
                <w:delText>31.5+50</w:delText>
              </w:r>
            </w:del>
          </w:p>
        </w:tc>
        <w:tc>
          <w:tcPr>
            <w:tcW w:w="1039" w:type="dxa"/>
            <w:tcMar>
              <w:left w:w="70" w:type="dxa"/>
              <w:right w:w="70" w:type="dxa"/>
            </w:tcMar>
            <w:vAlign w:val="center"/>
          </w:tcPr>
          <w:p w14:paraId="4BC4A46A">
            <w:pPr>
              <w:keepNext w:val="0"/>
              <w:spacing w:before="20" w:after="20" w:line="260" w:lineRule="exact"/>
              <w:ind w:left="0" w:leftChars="0" w:right="0" w:rightChars="0" w:firstLine="0" w:firstLineChars="0"/>
              <w:jc w:val="center"/>
              <w:rPr>
                <w:del w:id="10756" w:author="xh" w:date="2026-10-19T11:21:40+08:00"/>
              </w:rPr>
            </w:pPr>
            <w:del w:id="10757" w:author="xh" w:date="2026-10-19T11:21:40+08:00">
              <w:r>
                <w:rPr>
                  <w:rFonts w:ascii="Times New Roman" w:hAnsi="Times New Roman" w:eastAsia="宋体"/>
                  <w:b w:val="0"/>
                  <w:sz w:val="18"/>
                </w:rPr>
                <w:delText>81.50</w:delText>
              </w:r>
            </w:del>
          </w:p>
        </w:tc>
        <w:tc>
          <w:tcPr>
            <w:tcW w:w="1039" w:type="dxa"/>
            <w:tcMar>
              <w:left w:w="70" w:type="dxa"/>
              <w:right w:w="70" w:type="dxa"/>
            </w:tcMar>
            <w:vAlign w:val="center"/>
          </w:tcPr>
          <w:p w14:paraId="3BD81596">
            <w:pPr>
              <w:keepNext w:val="0"/>
              <w:spacing w:before="20" w:after="20" w:line="260" w:lineRule="exact"/>
              <w:ind w:left="0" w:leftChars="0" w:right="0" w:rightChars="0" w:firstLine="0" w:firstLineChars="0"/>
              <w:jc w:val="center"/>
              <w:rPr>
                <w:del w:id="10758" w:author="xh" w:date="2026-10-19T11:21:40+08:00"/>
              </w:rPr>
            </w:pPr>
            <w:del w:id="10759"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4B728F96">
            <w:pPr>
              <w:keepNext w:val="0"/>
              <w:spacing w:before="20" w:after="20" w:line="260" w:lineRule="exact"/>
              <w:ind w:left="0" w:leftChars="0" w:right="0" w:rightChars="0" w:firstLine="0" w:firstLineChars="0"/>
              <w:jc w:val="center"/>
              <w:rPr>
                <w:del w:id="10760" w:author="xh" w:date="2026-10-19T11:21:40+08:00"/>
              </w:rPr>
            </w:pPr>
            <w:del w:id="10761"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57B05231">
            <w:pPr>
              <w:keepNext w:val="0"/>
              <w:spacing w:before="20" w:after="20" w:line="260" w:lineRule="exact"/>
              <w:ind w:left="0" w:leftChars="0" w:right="0" w:rightChars="0" w:firstLine="0" w:firstLineChars="0"/>
              <w:jc w:val="center"/>
              <w:rPr>
                <w:del w:id="10762" w:author="xh" w:date="2026-10-19T11:21:40+08:00"/>
              </w:rPr>
            </w:pPr>
            <w:del w:id="10763" w:author="xh" w:date="2026-10-19T11:21:40+08:00">
              <w:r>
                <w:rPr>
                  <w:rFonts w:ascii="Times New Roman" w:hAnsi="Times New Roman" w:eastAsia="宋体"/>
                  <w:b w:val="0"/>
                  <w:sz w:val="18"/>
                </w:rPr>
                <w:delText>0.00</w:delText>
              </w:r>
            </w:del>
          </w:p>
        </w:tc>
        <w:tc>
          <w:tcPr>
            <w:tcW w:w="1039" w:type="dxa"/>
            <w:tcMar>
              <w:left w:w="70" w:type="dxa"/>
              <w:right w:w="70" w:type="dxa"/>
            </w:tcMar>
            <w:vAlign w:val="center"/>
          </w:tcPr>
          <w:p w14:paraId="5E6221C6">
            <w:pPr>
              <w:keepNext w:val="0"/>
              <w:spacing w:before="20" w:after="20" w:line="260" w:lineRule="exact"/>
              <w:ind w:left="0" w:leftChars="0" w:right="0" w:rightChars="0" w:firstLine="0" w:firstLineChars="0"/>
              <w:jc w:val="center"/>
              <w:rPr>
                <w:del w:id="10764" w:author="xh" w:date="2026-10-19T11:21:40+08:00"/>
              </w:rPr>
            </w:pPr>
            <w:del w:id="10765" w:author="xh" w:date="2026-10-19T11:21:40+08:00">
              <w:r>
                <w:rPr>
                  <w:rFonts w:ascii="Times New Roman" w:hAnsi="Times New Roman" w:eastAsia="宋体"/>
                  <w:b w:val="0"/>
                  <w:sz w:val="18"/>
                </w:rPr>
                <w:delText>26.59</w:delText>
              </w:r>
            </w:del>
          </w:p>
        </w:tc>
      </w:tr>
      <w:tr>
        <w:trPr>
          <w:cantSplit/>
          <w:tblHeader/>
          <w:ins w:id="10766" w:author="xh" w:date="2026-10-19T11:21:4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775" w:author="xh" w:date="2026-10-19T11:21:40+08:00"/>
              </w:rPr>
            </w:pPr>
            <w:ins w:id="10776" w:author="xh" w:date="2026-10-19T11:21:40+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777" w:author="xh" w:date="2026-10-19T11:21:40+08:00"/>
              </w:rPr>
            </w:pPr>
            <w:ins w:id="10778" w:author="xh" w:date="2026-10-19T11:21:40+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779" w:author="xh" w:date="2026-10-19T11:21:40+08:00"/>
              </w:rPr>
            </w:pPr>
            <w:ins w:id="10780" w:author="xh" w:date="2026-10-19T11:21:40+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781" w:author="xh" w:date="2026-10-19T11:21:40+08:00"/>
              </w:rPr>
            </w:pPr>
            <w:ins w:id="10782" w:author="xh" w:date="2026-10-19T11:21:40+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783" w:author="xh" w:date="2026-10-19T11:21:40+08:00"/>
              </w:rPr>
            </w:pPr>
            <w:ins w:id="10784" w:author="xh" w:date="2026-10-19T11:21:40+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785" w:author="xh" w:date="2026-10-19T11:21:40+08:00"/>
              </w:rPr>
            </w:pPr>
            <w:ins w:id="10786" w:author="xh" w:date="2026-10-19T11:21:40+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787" w:author="xh" w:date="2026-10-19T11:21:40+08:00"/>
              </w:rPr>
            </w:pPr>
            <w:ins w:id="10788" w:author="xh" w:date="2026-10-19T11:21:40+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789" w:author="xh" w:date="2026-10-19T11:21:40+08:00"/>
              </w:rPr>
            </w:pPr>
            <w:ins w:id="10790" w:author="xh" w:date="2026-10-19T11:21:40+08:00">
              <w:r>
                <w:rPr>
                  <w:rFonts w:ascii="Times New Roman" w:hAnsi="Times New Roman" w:eastAsia="宋体"/>
                  <w:b/>
                  <w:sz w:val="18"/>
                </w:rPr>
                <w:t>转接后净负荷/MW</w:t>
              </w:r>
            </w:ins>
          </w:p>
        </w:tc>
      </w:tr>
      <w:tr>
        <w:trPr>
          <w:cantSplit/>
          <w:ins w:id="10767" w:author="xh" w:date="2026-10-19T11:21:4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791" w:author="xh" w:date="2026-10-19T11:21:40+08:00"/>
              </w:rPr>
            </w:pPr>
            <w:ins w:id="10792" w:author="xh" w:date="2026-10-19T11:21:40+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793" w:author="xh" w:date="2026-10-19T11:21:40+08:00"/>
              </w:rPr>
            </w:pPr>
            <w:ins w:id="10794" w:author="xh" w:date="2026-10-19T11:21:40+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795" w:author="xh" w:date="2026-10-19T11:21:40+08:00"/>
              </w:rPr>
            </w:pPr>
            <w:ins w:id="10796" w:author="xh" w:date="2026-10-19T11:21:40+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797" w:author="xh" w:date="2026-10-19T11:21:40+08:00"/>
              </w:rPr>
            </w:pPr>
            <w:ins w:id="10798" w:author="xh" w:date="2026-10-19T11:21:40+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799" w:author="xh" w:date="2026-10-19T11:21:40+08:00"/>
              </w:rPr>
            </w:pPr>
            <w:ins w:id="10800" w:author="xh" w:date="2026-10-19T11:21:4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01" w:author="xh" w:date="2026-10-19T11:21:40+08:00"/>
              </w:rPr>
            </w:pPr>
            <w:ins w:id="10802" w:author="xh" w:date="2026-10-19T11:21:40+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03" w:author="xh" w:date="2026-10-19T11:21:40+08:00"/>
              </w:rPr>
            </w:pPr>
            <w:ins w:id="10804" w:author="xh" w:date="2026-10-19T11:21:40+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05" w:author="xh" w:date="2026-10-19T11:21:40+08:00"/>
              </w:rPr>
            </w:pPr>
            <w:ins w:id="10806" w:author="xh" w:date="2026-10-19T11:21:40+08:00">
              <w:r>
                <w:rPr>
                  <w:rFonts w:ascii="Times New Roman" w:hAnsi="Times New Roman" w:eastAsia="宋体"/>
                  <w:b w:val="0"/>
                  <w:sz w:val="18"/>
                </w:rPr>
                <w:t>—</w:t>
              </w:r>
            </w:ins>
          </w:p>
        </w:tc>
      </w:tr>
      <w:tr>
        <w:trPr>
          <w:cantSplit/>
          <w:ins w:id="10768" w:author="xh" w:date="2026-10-19T11:21:4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07" w:author="xh" w:date="2026-10-19T11:21:40+08:00"/>
              </w:rPr>
            </w:pPr>
            <w:ins w:id="10808" w:author="xh" w:date="2026-10-19T11:21:40+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09" w:author="xh" w:date="2026-10-19T11:21:40+08:00"/>
              </w:rPr>
            </w:pPr>
            <w:ins w:id="10810" w:author="xh" w:date="2026-10-19T11:21:40+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11" w:author="xh" w:date="2026-10-19T11:21:40+08:00"/>
              </w:rPr>
            </w:pPr>
            <w:ins w:id="10812" w:author="xh" w:date="2026-10-19T11:21:40+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13" w:author="xh" w:date="2026-10-19T11:21:40+08:00"/>
              </w:rPr>
            </w:pPr>
            <w:ins w:id="10814" w:author="xh" w:date="2026-10-19T11:21:40+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15" w:author="xh" w:date="2026-10-19T11:21:40+08:00"/>
              </w:rPr>
            </w:pPr>
            <w:ins w:id="10816" w:author="xh" w:date="2026-10-19T11:21:4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17" w:author="xh" w:date="2026-10-19T11:21:40+08:00"/>
              </w:rPr>
            </w:pPr>
            <w:ins w:id="10818" w:author="xh" w:date="2026-10-19T11:21:4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19" w:author="xh" w:date="2026-10-19T11:21:40+08:00"/>
              </w:rPr>
            </w:pPr>
            <w:ins w:id="10820" w:author="xh" w:date="2026-10-19T11:21:4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21" w:author="xh" w:date="2026-10-19T11:21:40+08:00"/>
              </w:rPr>
            </w:pPr>
            <w:ins w:id="10822" w:author="xh" w:date="2026-10-19T11:21:40+08:00">
              <w:r>
                <w:rPr>
                  <w:rFonts w:ascii="Times New Roman" w:hAnsi="Times New Roman" w:eastAsia="宋体"/>
                  <w:b w:val="0"/>
                  <w:sz w:val="18"/>
                </w:rPr>
                <w:t>26.59</w:t>
              </w:r>
            </w:ins>
          </w:p>
        </w:tc>
      </w:tr>
      <w:tr>
        <w:trPr>
          <w:cantSplit/>
          <w:ins w:id="10769" w:author="xh" w:date="2026-10-19T11:21:4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23" w:author="xh" w:date="2026-10-19T11:21:40+08:00"/>
              </w:rPr>
            </w:pPr>
            <w:ins w:id="10824" w:author="xh" w:date="2026-10-19T11:21:40+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25" w:author="xh" w:date="2026-10-19T11:21:40+08:00"/>
              </w:rPr>
            </w:pPr>
            <w:ins w:id="10826" w:author="xh" w:date="2026-10-19T11:21:40+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27" w:author="xh" w:date="2026-10-19T11:21:40+08:00"/>
              </w:rPr>
            </w:pPr>
            <w:ins w:id="10828" w:author="xh" w:date="2026-10-19T11:21:40+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29" w:author="xh" w:date="2026-10-19T11:21:40+08:00"/>
              </w:rPr>
            </w:pPr>
            <w:ins w:id="10830" w:author="xh" w:date="2026-10-19T11:21:40+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31" w:author="xh" w:date="2026-10-19T11:21:40+08:00"/>
              </w:rPr>
            </w:pPr>
            <w:ins w:id="10832" w:author="xh" w:date="2026-10-19T11:21:4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33" w:author="xh" w:date="2026-10-19T11:21:40+08:00"/>
              </w:rPr>
            </w:pPr>
            <w:ins w:id="10834" w:author="xh" w:date="2026-10-19T11:21:4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35" w:author="xh" w:date="2026-10-19T11:21:40+08:00"/>
              </w:rPr>
            </w:pPr>
            <w:ins w:id="10836" w:author="xh" w:date="2026-10-19T11:21:4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37" w:author="xh" w:date="2026-10-19T11:21:40+08:00"/>
              </w:rPr>
            </w:pPr>
            <w:ins w:id="10838" w:author="xh" w:date="2026-10-19T11:21:40+08:00">
              <w:r>
                <w:rPr>
                  <w:rFonts w:ascii="Times New Roman" w:hAnsi="Times New Roman" w:eastAsia="宋体"/>
                  <w:b w:val="0"/>
                  <w:sz w:val="18"/>
                </w:rPr>
                <w:t>32.57</w:t>
              </w:r>
            </w:ins>
          </w:p>
        </w:tc>
      </w:tr>
      <w:tr>
        <w:trPr>
          <w:cantSplit/>
          <w:ins w:id="10770" w:author="xh" w:date="2026-10-19T11:21:4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39" w:author="xh" w:date="2026-10-19T11:21:40+08:00"/>
              </w:rPr>
            </w:pPr>
            <w:ins w:id="10840" w:author="xh" w:date="2026-10-19T11:21:40+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41" w:author="xh" w:date="2026-10-19T11:21:40+08:00"/>
              </w:rPr>
            </w:pPr>
            <w:ins w:id="10842" w:author="xh" w:date="2026-10-19T11:21:40+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43" w:author="xh" w:date="2026-10-19T11:21:40+08:00"/>
              </w:rPr>
            </w:pPr>
            <w:ins w:id="10844" w:author="xh" w:date="2026-10-19T11:21:40+08:00">
              <w:r>
                <w:rPr>
                  <w:rFonts w:ascii="Times New Roman" w:hAnsi="Times New Roman" w:eastAsia="宋体"/>
                  <w:b w:val="0"/>
                  <w:sz w:val="18"/>
                </w:rPr>
                <w:t>50.00+63.00+50.00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45" w:author="xh" w:date="2026-10-19T11:21:40+08:00"/>
              </w:rPr>
            </w:pPr>
            <w:ins w:id="10846" w:author="xh" w:date="2026-10-19T11:21:40+08:00">
              <w:r>
                <w:rPr>
                  <w:rFonts w:ascii="Times New Roman" w:hAnsi="Times New Roman" w:eastAsia="宋体"/>
                  <w:b w:val="0"/>
                  <w:sz w:val="18"/>
                </w:rPr>
                <w:t>163.00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47" w:author="xh" w:date="2026-10-19T11:21:40+08:00"/>
              </w:rPr>
            </w:pPr>
            <w:ins w:id="10848" w:author="xh" w:date="2026-10-19T11:21:4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49" w:author="xh" w:date="2026-10-19T11:21:40+08:00"/>
              </w:rPr>
            </w:pPr>
            <w:ins w:id="10850" w:author="xh" w:date="2026-10-19T11:21:4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51" w:author="xh" w:date="2026-10-19T11:21:40+08:00"/>
              </w:rPr>
            </w:pPr>
            <w:ins w:id="10852" w:author="xh" w:date="2026-10-19T11:21:40+08:00">
              <w:r>
                <w:rPr>
                  <w:rFonts w:ascii="Times New Roman" w:hAnsi="Times New Roman" w:eastAsia="宋体"/>
                  <w:b w:val="0"/>
                  <w:sz w:val="18"/>
                </w:rPr>
                <w:t>3.35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53" w:author="xh" w:date="2026-10-19T11:21:40+08:00"/>
              </w:rPr>
            </w:pPr>
            <w:ins w:id="10854" w:author="xh" w:date="2026-10-19T11:21:40+08:00">
              <w:r>
                <w:rPr>
                  <w:rFonts w:ascii="Times New Roman" w:hAnsi="Times New Roman" w:eastAsia="宋体"/>
                  <w:b w:val="0"/>
                  <w:sz w:val="18"/>
                </w:rPr>
                <w:t>42.54</w:t>
              </w:r>
            </w:ins>
          </w:p>
        </w:tc>
      </w:tr>
      <w:tr>
        <w:trPr>
          <w:cantSplit/>
          <w:ins w:id="10771" w:author="xh" w:date="2026-10-19T11:21:4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55" w:author="xh" w:date="2026-10-19T11:21:40+08:00"/>
              </w:rPr>
            </w:pPr>
            <w:ins w:id="10856" w:author="xh" w:date="2026-10-19T11:21:40+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57" w:author="xh" w:date="2026-10-19T11:21:40+08:00"/>
              </w:rPr>
            </w:pPr>
            <w:ins w:id="10858" w:author="xh" w:date="2026-10-19T11:21:40+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59" w:author="xh" w:date="2026-10-19T11:21:40+08:00"/>
              </w:rPr>
            </w:pPr>
            <w:ins w:id="10860" w:author="xh" w:date="2026-10-19T11:21:40+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61" w:author="xh" w:date="2026-10-19T11:21:40+08:00"/>
              </w:rPr>
            </w:pPr>
            <w:ins w:id="10862" w:author="xh" w:date="2026-10-19T11:21:40+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63" w:author="xh" w:date="2026-10-19T11:21:40+08:00"/>
              </w:rPr>
            </w:pPr>
            <w:ins w:id="10864" w:author="xh" w:date="2026-10-19T11:21:4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65" w:author="xh" w:date="2026-10-19T11:21:40+08:00"/>
              </w:rPr>
            </w:pPr>
            <w:ins w:id="10866" w:author="xh" w:date="2026-10-19T11:21:40+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67" w:author="xh" w:date="2026-10-19T11:21:40+08:00"/>
              </w:rPr>
            </w:pPr>
            <w:ins w:id="10868" w:author="xh" w:date="2026-10-19T11:21:40+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69" w:author="xh" w:date="2026-10-19T11:21:40+08:00"/>
              </w:rPr>
            </w:pPr>
            <w:ins w:id="10870" w:author="xh" w:date="2026-10-19T11:21:40+08:00">
              <w:r>
                <w:rPr>
                  <w:rFonts w:ascii="Times New Roman" w:hAnsi="Times New Roman" w:eastAsia="宋体"/>
                  <w:b w:val="0"/>
                  <w:sz w:val="18"/>
                </w:rPr>
                <w:t>—</w:t>
              </w:r>
            </w:ins>
          </w:p>
        </w:tc>
      </w:tr>
      <w:tr>
        <w:trPr>
          <w:cantSplit/>
          <w:ins w:id="10772" w:author="xh" w:date="2026-10-19T11:21:4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71" w:author="xh" w:date="2026-10-19T11:21:40+08:00"/>
              </w:rPr>
            </w:pPr>
            <w:ins w:id="10872" w:author="xh" w:date="2026-10-19T11:21:40+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73" w:author="xh" w:date="2026-10-19T11:21:40+08:00"/>
              </w:rPr>
            </w:pPr>
            <w:ins w:id="10874" w:author="xh" w:date="2026-10-19T11:21:40+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75" w:author="xh" w:date="2026-10-19T11:21:40+08:00"/>
              </w:rPr>
            </w:pPr>
            <w:ins w:id="10876" w:author="xh" w:date="2026-10-19T11:21:40+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77" w:author="xh" w:date="2026-10-19T11:21:40+08:00"/>
              </w:rPr>
            </w:pPr>
            <w:ins w:id="10878" w:author="xh" w:date="2026-10-19T11:21:40+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79" w:author="xh" w:date="2026-10-19T11:21:40+08:00"/>
              </w:rPr>
            </w:pPr>
            <w:ins w:id="10880" w:author="xh" w:date="2026-10-19T11:21:4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81" w:author="xh" w:date="2026-10-19T11:21:40+08:00"/>
              </w:rPr>
            </w:pPr>
            <w:ins w:id="10882" w:author="xh" w:date="2026-10-19T11:21:4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83" w:author="xh" w:date="2026-10-19T11:21:40+08:00"/>
              </w:rPr>
            </w:pPr>
            <w:ins w:id="10884" w:author="xh" w:date="2026-10-19T11:21:4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85" w:author="xh" w:date="2026-10-19T11:21:40+08:00"/>
              </w:rPr>
            </w:pPr>
            <w:ins w:id="10886" w:author="xh" w:date="2026-10-19T11:21:40+08:00">
              <w:r>
                <w:rPr>
                  <w:rFonts w:ascii="Times New Roman" w:hAnsi="Times New Roman" w:eastAsia="宋体"/>
                  <w:b w:val="0"/>
                  <w:sz w:val="18"/>
                </w:rPr>
                <w:t>26.59</w:t>
              </w:r>
            </w:ins>
          </w:p>
        </w:tc>
      </w:tr>
      <w:tr>
        <w:trPr>
          <w:cantSplit/>
          <w:ins w:id="10773" w:author="xh" w:date="2026-10-19T11:21:4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87" w:author="xh" w:date="2026-10-19T11:21:40+08:00"/>
              </w:rPr>
            </w:pPr>
            <w:ins w:id="10888" w:author="xh" w:date="2026-10-19T11:21:40+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89" w:author="xh" w:date="2026-10-19T11:21:40+08:00"/>
              </w:rPr>
            </w:pPr>
            <w:ins w:id="10890" w:author="xh" w:date="2026-10-19T11:21:40+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91" w:author="xh" w:date="2026-10-19T11:21:40+08:00"/>
              </w:rPr>
            </w:pPr>
            <w:ins w:id="10892" w:author="xh" w:date="2026-10-19T11:21:40+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93" w:author="xh" w:date="2026-10-19T11:21:40+08:00"/>
              </w:rPr>
            </w:pPr>
            <w:ins w:id="10894" w:author="xh" w:date="2026-10-19T11:21:40+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95" w:author="xh" w:date="2026-10-19T11:21:40+08:00"/>
              </w:rPr>
            </w:pPr>
            <w:ins w:id="10896" w:author="xh" w:date="2026-10-19T11:21:4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97" w:author="xh" w:date="2026-10-19T11:21:40+08:00"/>
              </w:rPr>
            </w:pPr>
            <w:ins w:id="10898" w:author="xh" w:date="2026-10-19T11:21:4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899" w:author="xh" w:date="2026-10-19T11:21:40+08:00"/>
              </w:rPr>
            </w:pPr>
            <w:ins w:id="10900" w:author="xh" w:date="2026-10-19T11:21:4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0901" w:author="xh" w:date="2026-10-19T11:21:40+08:00"/>
              </w:rPr>
            </w:pPr>
            <w:ins w:id="10902" w:author="xh" w:date="2026-10-19T11:21:40+08:00">
              <w:r>
                <w:rPr>
                  <w:rFonts w:ascii="Times New Roman" w:hAnsi="Times New Roman" w:eastAsia="宋体"/>
                  <w:b w:val="0"/>
                  <w:sz w:val="18"/>
                </w:rPr>
                <w:t>32.57</w:t>
              </w:r>
            </w:ins>
          </w:p>
        </w:tc>
      </w:tr>
      <w:tr>
        <w:trPr>
          <w:cantSplit/>
          <w:ins w:id="10774" w:author="xh" w:date="2026-10-19T11:21:40+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903" w:author="xh" w:date="2026-10-19T11:21:40+08:00"/>
              </w:rPr>
            </w:pPr>
            <w:ins w:id="10904" w:author="xh" w:date="2026-10-19T11:21:40+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905" w:author="xh" w:date="2026-10-19T11:21:40+08:00"/>
              </w:rPr>
            </w:pPr>
            <w:ins w:id="10906" w:author="xh" w:date="2026-10-19T11:21:40+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907" w:author="xh" w:date="2026-10-19T11:21:40+08:00"/>
              </w:rPr>
            </w:pPr>
            <w:ins w:id="10908" w:author="xh" w:date="2026-10-19T11:21:40+08:00">
              <w:r>
                <w:rPr>
                  <w:rFonts w:ascii="Times New Roman" w:hAnsi="Times New Roman" w:eastAsia="宋体"/>
                  <w:b w:val="0"/>
                  <w:sz w:val="18"/>
                </w:rPr>
                <w:t>50.00+63.00+50.00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909" w:author="xh" w:date="2026-10-19T11:21:40+08:00"/>
              </w:rPr>
            </w:pPr>
            <w:ins w:id="10910" w:author="xh" w:date="2026-10-19T11:21:40+08:00">
              <w:r>
                <w:rPr>
                  <w:rFonts w:ascii="Times New Roman" w:hAnsi="Times New Roman" w:eastAsia="宋体"/>
                  <w:b w:val="0"/>
                  <w:sz w:val="18"/>
                </w:rPr>
                <w:t>163.00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911" w:author="xh" w:date="2026-10-19T11:21:40+08:00"/>
              </w:rPr>
            </w:pPr>
            <w:ins w:id="10912" w:author="xh" w:date="2026-10-19T11:21:40+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913" w:author="xh" w:date="2026-10-19T11:21:40+08:00"/>
              </w:rPr>
            </w:pPr>
            <w:ins w:id="10914" w:author="xh" w:date="2026-10-19T11:21:40+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915" w:author="xh" w:date="2026-10-19T11:21:40+08:00"/>
              </w:rPr>
            </w:pPr>
            <w:ins w:id="10916" w:author="xh" w:date="2026-10-19T11:21:40+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0917" w:author="xh" w:date="2026-10-19T11:21:40+08:00"/>
              </w:rPr>
            </w:pPr>
            <w:ins w:id="10918" w:author="xh" w:date="2026-10-19T11:21:40+08:00">
              <w:r>
                <w:rPr>
                  <w:rFonts w:ascii="Times New Roman" w:hAnsi="Times New Roman" w:eastAsia="宋体"/>
                  <w:b w:val="0"/>
                  <w:sz w:val="18"/>
                </w:rPr>
                <w:t>39.19</w:t>
              </w:r>
            </w:ins>
          </w:p>
        </w:tc>
      </w:tr>
    </w:tbl>
    <w:p w14:paraId="139609C3">
      <w:pPr>
        <w:pStyle w:val="2"/>
        <w:widowControl/>
        <w:spacing w:before="0" w:after="0" w:line="348" w:lineRule="exact"/>
        <w:ind w:firstLine="480"/>
        <w:jc w:val="both"/>
      </w:pPr>
      <w:r>
        <w:rPr>
          <w:rFonts w:ascii="Times New Roman" w:hAnsi="Times New Roman" w:eastAsia="方正仿宋_GBK"/>
          <w:b w:val="0"/>
          <w:sz w:val="24"/>
        </w:rPr>
        <w:t xml:space="preserve">20</w:t>
      </w:r>
      <w:ins w:id="10919" w:author="xh" w:date="2026-10-19T11:22:19+08:00">
        <w:r>
          <w:rPr>
            <w:rFonts w:ascii="Times New Roman" w:hAnsi="Times New Roman" w:eastAsia="方正仿宋_GBK"/>
            <w:b w:val="0"/>
            <w:sz w:val="24"/>
          </w:rPr>
          <w:t xml:space="preserve">35年最大单台主变N-1后，弹性方案剩余主变容量为100.00 MVA，按0.95功率因数折算为95.00 MW。储能正向有效支撑功率为0.00 MW、反向有效吸收功率为0.00 MW。全年本站故障工况中最小余量为</w:t>
        </w:r>
      </w:ins>
      <w:r>
        <w:rPr>
          <w:rFonts w:ascii="Times New Roman" w:hAnsi="Times New Roman" w:eastAsia="方正仿宋_GBK"/>
          <w:b w:val="0"/>
          <w:sz w:val="24"/>
        </w:rPr>
        <w:t xml:space="preserve">25</w:t>
      </w:r>
      <w:ins w:id="10920" w:author="xh" w:date="2026-10-19T11:22:19+08:00">
        <w:r>
          <w:rPr>
            <w:rFonts w:ascii="Times New Roman" w:hAnsi="Times New Roman" w:eastAsia="方正仿宋_GBK"/>
            <w:b w:val="0"/>
            <w:sz w:val="24"/>
          </w:rPr>
          <w:t xml:space="preserve">.61 MW。该小时按采用的固定</w:t>
        </w:r>
      </w:ins>
      <w:del w:id="10921" w:author="xh" w:date="2026-10-19T11:22:19+08:00">
        <w:r>
          <w:rPr>
            <w:rFonts w:ascii="Times New Roman" w:hAnsi="Times New Roman" w:eastAsia="方正仿宋_GBK"/>
            <w:b w:val="0"/>
            <w:sz w:val="24"/>
          </w:rPr>
          <w:delText xml:space="preserve">年</w:delText>
        </w:r>
      </w:del>
      <w:r>
        <w:rPr>
          <w:rFonts w:ascii="Times New Roman" w:hAnsi="Times New Roman" w:eastAsia="方正仿宋_GBK"/>
          <w:b w:val="0"/>
          <w:sz w:val="24"/>
        </w:rPr>
        <w:t xml:space="preserve">区</w:t>
      </w:r>
      <w:ins w:id="10922" w:author="xh" w:date="2026-10-19T11:22:19+08:00">
        <w:r>
          <w:rPr>
            <w:rFonts w:ascii="Times New Roman" w:hAnsi="Times New Roman" w:eastAsia="方正仿宋_GBK"/>
            <w:b w:val="0"/>
            <w:sz w:val="24"/>
          </w:rPr>
          <w:t xml:space="preserve">段预案</w:t>
        </w:r>
      </w:ins>
      <w:del w:id="10923" w:author="xh" w:date="2026-10-19T11:22:19+08:00">
        <w:r>
          <w:rPr>
            <w:rFonts w:ascii="Times New Roman" w:hAnsi="Times New Roman" w:eastAsia="方正仿宋_GBK"/>
            <w:b w:val="0"/>
            <w:sz w:val="24"/>
          </w:rPr>
          <w:delText xml:space="preserve">域正向峰值正常工况下</w:delText>
        </w:r>
      </w:del>
      <w:r>
        <w:rPr>
          <w:rFonts w:ascii="Times New Roman" w:hAnsi="Times New Roman" w:eastAsia="方正仿宋_GBK"/>
          <w:b w:val="0"/>
          <w:sz w:val="24"/>
        </w:rPr>
        <w:t xml:space="preserve">，本站转出</w:t>
      </w:r>
      <w:ins w:id="10924" w:author="xh" w:date="2026-10-19T11:22:19+08:00">
        <w:r>
          <w:rPr>
            <w:rFonts w:ascii="Times New Roman" w:hAnsi="Times New Roman" w:eastAsia="方正仿宋_GBK"/>
            <w:b w:val="0"/>
            <w:sz w:val="24"/>
          </w:rPr>
          <w:t xml:space="preserve">-11</w:t>
        </w:r>
      </w:ins>
      <w:del w:id="10925" w:author="xh" w:date="2026-10-19T11:22:19+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0926" w:author="xh" w:date="2026-10-19T11:22:19+08:00">
        <w:r>
          <w:rPr>
            <w:rFonts w:ascii="Times New Roman" w:hAnsi="Times New Roman" w:eastAsia="方正仿宋_GBK"/>
            <w:b w:val="0"/>
            <w:sz w:val="24"/>
          </w:rPr>
          <w:t xml:space="preserve">85</w:t>
        </w:r>
      </w:ins>
      <w:del w:id="10927" w:author="xh" w:date="2026-10-19T11:22:19+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MW、承接0.00 MW，转接后净负荷为</w:t>
      </w:r>
      <w:ins w:id="10928" w:author="xh" w:date="2026-10-19T11:22:19+08:00">
        <w:r>
          <w:rPr>
            <w:rFonts w:ascii="Times New Roman" w:hAnsi="Times New Roman" w:eastAsia="方正仿宋_GBK"/>
            <w:b w:val="0"/>
            <w:sz w:val="24"/>
          </w:rPr>
          <w:t xml:space="preserve">-</w:t>
        </w:r>
      </w:ins>
      <w:del w:id="10929" w:author="xh" w:date="2026-10-19T11:22:19+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6</w:t>
      </w:r>
      <w:ins w:id="10930" w:author="xh" w:date="2026-10-19T11:22:19+08:00">
        <w:r>
          <w:rPr>
            <w:rFonts w:ascii="Times New Roman" w:hAnsi="Times New Roman" w:eastAsia="方正仿宋_GBK"/>
            <w:b w:val="0"/>
            <w:sz w:val="24"/>
          </w:rPr>
          <w:t xml:space="preserve">9</w:t>
        </w:r>
      </w:ins>
      <w:r>
        <w:rPr>
          <w:rFonts w:ascii="Times New Roman" w:hAnsi="Times New Roman" w:eastAsia="方正仿宋_GBK"/>
          <w:b w:val="0"/>
          <w:sz w:val="24"/>
        </w:rPr>
        <w:t xml:space="preserve">.</w:t>
      </w:r>
      <w:ins w:id="10931" w:author="xh" w:date="2026-10-19T11:22:19+08:00">
        <w:r>
          <w:rPr>
            <w:rFonts w:ascii="Times New Roman" w:hAnsi="Times New Roman" w:eastAsia="方正仿宋_GBK"/>
            <w:b w:val="0"/>
            <w:sz w:val="24"/>
          </w:rPr>
          <w:t xml:space="preserve">3</w:t>
        </w:r>
      </w:ins>
      <w:del w:id="10932" w:author="xh" w:date="2026-10-19T11:22:19+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9 MW</w:t>
      </w:r>
      <w:ins w:id="10933" w:author="xh" w:date="2026-10-19T11:22:19+08:00">
        <w:r>
          <w:rPr>
            <w:rFonts w:ascii="Times New Roman" w:hAnsi="Times New Roman" w:eastAsia="方正仿宋_GBK"/>
            <w:b w:val="0"/>
            <w:sz w:val="24"/>
          </w:rPr>
          <w:t xml:space="preserve">。其中与大宋变之间的主要通道承担8</w:t>
        </w:r>
      </w:ins>
      <w:del w:id="10934" w:author="xh" w:date="2026-10-19T11:22:19+08:00">
        <w:r>
          <w:rPr>
            <w:rFonts w:ascii="Times New Roman" w:hAnsi="Times New Roman" w:eastAsia="方正仿宋_GBK"/>
            <w:b w:val="0"/>
            <w:sz w:val="24"/>
          </w:rPr>
          <w:delText xml:space="preserve">，区域最低净负荷工况下为-19</w:delText>
        </w:r>
      </w:del>
      <w:r>
        <w:rPr>
          <w:rFonts w:ascii="Times New Roman" w:hAnsi="Times New Roman" w:eastAsia="方正仿宋_GBK"/>
          <w:b w:val="0"/>
          <w:sz w:val="24"/>
        </w:rPr>
        <w:t xml:space="preserve">.</w:t>
      </w:r>
      <w:ins w:id="10935" w:author="xh" w:date="2026-10-19T11:22:19+08:00">
        <w:r>
          <w:rPr>
            <w:rFonts w:ascii="Times New Roman" w:hAnsi="Times New Roman" w:eastAsia="方正仿宋_GBK"/>
            <w:b w:val="0"/>
            <w:sz w:val="24"/>
          </w:rPr>
          <w:t xml:space="preserve">46</w:t>
        </w:r>
      </w:ins>
      <w:del w:id="10936" w:author="xh" w:date="2026-10-19T11:22:19+08:00">
        <w:r>
          <w:rPr>
            <w:rFonts w:ascii="Times New Roman" w:hAnsi="Times New Roman" w:eastAsia="方正仿宋_GBK"/>
            <w:b w:val="0"/>
            <w:sz w:val="24"/>
          </w:rPr>
          <w:delText xml:space="preserve">32</w:delText>
        </w:r>
      </w:del>
      <w:r>
        <w:rPr>
          <w:rFonts w:ascii="Times New Roman" w:hAnsi="Times New Roman" w:eastAsia="方正仿宋_GBK"/>
          <w:b w:val="0"/>
          <w:sz w:val="24"/>
        </w:rPr>
        <w:t xml:space="preserve"> MW</w:t>
      </w:r>
      <w:ins w:id="10937" w:author="xh" w:date="2026-10-19T11:22:19+08:00">
        <w:r>
          <w:rPr>
            <w:rFonts w:ascii="Times New Roman" w:hAnsi="Times New Roman" w:eastAsia="方正仿宋_GBK"/>
            <w:b w:val="0"/>
            <w:sz w:val="24"/>
          </w:rPr>
          <w:t xml:space="preserve">净功率转接，使用既有通道</w:t>
        </w:r>
      </w:ins>
      <w:r>
        <w:rPr>
          <w:rFonts w:ascii="Times New Roman" w:hAnsi="Times New Roman" w:eastAsia="方正仿宋_GBK"/>
          <w:b w:val="0"/>
          <w:sz w:val="24"/>
        </w:rPr>
        <w:t xml:space="preserve">。</w:t>
      </w:r>
    </w:p>
    <w:p w14:paraId="46AED5E0">
      <w:pPr>
        <w:pStyle w:val="2"/>
        <w:widowControl/>
        <w:spacing w:before="0" w:after="0" w:line="348" w:lineRule="exact"/>
        <w:ind w:firstLine="480"/>
        <w:jc w:val="both"/>
      </w:pPr>
      <w:ins w:id="10938" w:author="xh" w:date="2026-10-19T11:22:58+08:00">
        <w:r>
          <w:rPr>
            <w:rFonts w:ascii="Times New Roman" w:hAnsi="Times New Roman" w:eastAsia="方正仿宋_GBK"/>
            <w:b w:val="0"/>
            <w:sz w:val="24"/>
          </w:rPr>
          <w:t xml:space="preserve">两方案本站</w:t>
        </w:r>
      </w:ins>
      <w:del w:id="10939" w:author="xh" w:date="2026-10-19T11:22:58+08:00">
        <w:r>
          <w:rPr>
            <w:rFonts w:ascii="Times New Roman" w:hAnsi="Times New Roman" w:eastAsia="方正仿宋_GBK"/>
            <w:b w:val="0"/>
            <w:sz w:val="24"/>
          </w:rPr>
          <w:delText xml:space="preserve">按</w:delText>
        </w:r>
      </w:del>
      <w:r>
        <w:rPr>
          <w:rFonts w:ascii="Times New Roman" w:hAnsi="Times New Roman" w:eastAsia="方正仿宋_GBK"/>
          <w:b w:val="0"/>
          <w:sz w:val="24"/>
        </w:rPr>
        <w:t xml:space="preserve">最</w:t>
      </w:r>
      <w:ins w:id="10940" w:author="xh" w:date="2026-10-19T11:22:58+08:00">
        <w:r>
          <w:rPr>
            <w:rFonts w:ascii="Times New Roman" w:hAnsi="Times New Roman" w:eastAsia="方正仿宋_GBK"/>
            <w:b w:val="0"/>
            <w:sz w:val="24"/>
          </w:rPr>
          <w:t xml:space="preserve">终</w:t>
        </w:r>
      </w:ins>
      <w:del w:id="10941" w:author="xh" w:date="2026-10-19T11:22:58+08:00">
        <w:r>
          <w:rPr>
            <w:rFonts w:ascii="Times New Roman" w:hAnsi="Times New Roman" w:eastAsia="方正仿宋_GBK"/>
            <w:b w:val="0"/>
            <w:sz w:val="24"/>
          </w:rPr>
          <w:delText xml:space="preserve">大单台</w:delText>
        </w:r>
      </w:del>
      <w:r>
        <w:rPr>
          <w:rFonts w:ascii="Times New Roman" w:hAnsi="Times New Roman" w:eastAsia="方正仿宋_GBK"/>
          <w:b w:val="0"/>
          <w:sz w:val="24"/>
        </w:rPr>
        <w:t xml:space="preserve">主变</w:t>
      </w:r>
      <w:ins w:id="10942" w:author="xh" w:date="2026-10-19T11:22:58+08:00">
        <w:r>
          <w:rPr>
            <w:rFonts w:ascii="Times New Roman" w:hAnsi="Times New Roman" w:eastAsia="方正仿宋_GBK"/>
            <w:b w:val="0"/>
            <w:sz w:val="24"/>
          </w:rPr>
          <w:t xml:space="preserve">和</w:t>
        </w:r>
      </w:ins>
      <w:del w:id="10943" w:author="xh" w:date="2026-10-19T11:22:58+08:00">
        <w:r>
          <w:rPr>
            <w:rFonts w:ascii="Times New Roman" w:hAnsi="Times New Roman" w:eastAsia="方正仿宋_GBK"/>
            <w:b w:val="0"/>
            <w:sz w:val="24"/>
          </w:rPr>
          <w:delText xml:space="preserve">N-1校核，本站剩余容量为31.50 MVA，两代表工况重新转供后的本站净负荷分别为26.59 MW、-19.32 MW，两方向最小容量余量为3.33 MW，正向</w:delText>
        </w:r>
      </w:del>
      <w:r>
        <w:rPr>
          <w:rFonts w:ascii="Times New Roman" w:hAnsi="Times New Roman" w:eastAsia="方正仿宋_GBK"/>
          <w:b w:val="0"/>
          <w:sz w:val="24"/>
        </w:rPr>
        <w:t xml:space="preserve">储能</w:t>
      </w:r>
      <w:ins w:id="10944" w:author="xh" w:date="2026-10-19T11:22:58+08:00">
        <w:r>
          <w:rPr>
            <w:rFonts w:ascii="Times New Roman" w:hAnsi="Times New Roman" w:eastAsia="方正仿宋_GBK"/>
            <w:b w:val="0"/>
            <w:sz w:val="24"/>
          </w:rPr>
          <w:t xml:space="preserve">规模相同，局部设备采用结果保持一致</w:t>
        </w:r>
      </w:ins>
      <w:del w:id="10945" w:author="xh" w:date="2026-10-19T11:22:58+08:00">
        <w:r>
          <w:rPr>
            <w:rFonts w:ascii="Times New Roman" w:hAnsi="Times New Roman" w:eastAsia="方正仿宋_GBK"/>
            <w:b w:val="0"/>
            <w:sz w:val="24"/>
          </w:rPr>
          <w:delText xml:space="preserve">有效支撑功率为0.00 MW</w:delText>
        </w:r>
      </w:del>
      <w:r>
        <w:rPr>
          <w:rFonts w:ascii="Times New Roman" w:hAnsi="Times New Roman" w:eastAsia="方正仿宋_GBK"/>
          <w:b w:val="0"/>
          <w:sz w:val="24"/>
        </w:rPr>
        <w:t xml:space="preserve">。</w:t>
      </w:r>
    </w:p>
    <w:p w14:paraId="57AD855B">
      <w:pPr>
        <w:pStyle w:val="2"/>
        <w:widowControl/>
        <w:spacing w:before="0" w:after="0" w:line="348" w:lineRule="exact"/>
        <w:ind w:firstLine="480"/>
        <w:jc w:val="both"/>
        <w:rPr>
          <w:del w:id="10946" w:author="xh" w:date="2026-10-19T11:23:38+08:00"/>
        </w:rPr>
      </w:pPr>
      <w:del w:id="10947" w:author="xh" w:date="2026-10-19T11:23:38+08:00">
        <w:r>
          <w:rPr>
            <w:rFonts w:ascii="Times New Roman" w:hAnsi="Times New Roman" w:eastAsia="方正仿宋_GBK"/>
            <w:b w:val="0"/>
            <w:sz w:val="24"/>
          </w:rPr>
          <w:delText>四年校核截面中，本站绝对功率最大的工况出现在2025年，转接前为27.54 MW，主要表现为正向受电需求，该年设备在最大单台主变N-1后剩余容量为31.50 MVA。该工况本站由剩余主变满足承载要求。</w:delText>
        </w:r>
      </w:del>
    </w:p>
    <w:p w14:paraId="18E63C8E">
      <w:pPr>
        <w:pStyle w:val="7"/>
        <w:keepNext/>
        <w:numPr>
          <w:ilvl w:val="0"/>
          <w:numId w:val="0"/>
        </w:numPr>
        <w:spacing w:before="160" w:after="120" w:line="360" w:lineRule="exact"/>
        <w:ind w:firstLine="0"/>
      </w:pPr>
      <w:bookmarkStart w:id="210" w:name="河湾变规划分析"/>
      <w:r>
        <w:rPr>
          <w:rFonts w:ascii="Times New Roman" w:hAnsi="Times New Roman" w:eastAsia="方正仿宋_GBK"/>
          <w:b/>
          <w:sz w:val="24"/>
        </w:rPr>
        <w:t>河湾变规划分析</w:t>
      </w:r>
      <w:bookmarkEnd w:id="210"/>
    </w:p>
    <w:p w14:paraId="1FA82973">
      <w:pPr>
        <w:pStyle w:val="115"/>
        <w:widowControl/>
        <w:spacing w:before="0" w:after="0" w:line="348" w:lineRule="exact"/>
        <w:ind w:firstLine="480"/>
        <w:jc w:val="both"/>
      </w:pPr>
      <w:r>
        <w:rPr>
          <w:rFonts w:ascii="Times New Roman" w:hAnsi="Times New Roman" w:eastAsia="方正仿宋_GBK"/>
          <w:b w:val="0"/>
          <w:sz w:val="24"/>
        </w:rPr>
        <w:t xml:space="preserve">该站</w:t>
      </w:r>
      <w:ins w:id="10948" w:author="xh" w:date="2026-10-19T11:24:17+08:00">
        <w:r>
          <w:rPr>
            <w:rFonts w:ascii="Times New Roman" w:hAnsi="Times New Roman" w:eastAsia="方正仿宋_GBK"/>
            <w:b w:val="0"/>
            <w:sz w:val="24"/>
          </w:rPr>
          <w:t xml:space="preserve">2021年</w:t>
        </w:r>
      </w:ins>
      <w:del w:id="10949" w:author="xh" w:date="2026-10-19T11:24:17+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ins w:id="10950" w:author="xh" w:date="2026-10-19T11:24:17+08:00">
        <w:r>
          <w:rPr>
            <w:rFonts w:ascii="Times New Roman" w:hAnsi="Times New Roman" w:eastAsia="方正仿宋_GBK"/>
            <w:b w:val="0"/>
            <w:sz w:val="24"/>
          </w:rPr>
          <w:t xml:space="preserve">63.0</w:t>
        </w:r>
      </w:ins>
      <w:del w:id="10951" w:author="xh" w:date="2026-10-19T11:24:17+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0+8</w:t>
      </w:r>
      <w:ins w:id="10952" w:author="xh" w:date="2026-10-19T11:24:17+08:00">
        <w:r>
          <w:rPr>
            <w:rFonts w:ascii="Times New Roman" w:hAnsi="Times New Roman" w:eastAsia="方正仿宋_GBK"/>
            <w:b w:val="0"/>
            <w:sz w:val="24"/>
          </w:rPr>
          <w:t xml:space="preserve">0.0</w:t>
        </w:r>
      </w:ins>
      <w:r>
        <w:rPr>
          <w:rFonts w:ascii="Times New Roman" w:hAnsi="Times New Roman" w:eastAsia="方正仿宋_GBK"/>
          <w:b w:val="0"/>
          <w:sz w:val="24"/>
        </w:rPr>
        <w:t xml:space="preserve">0 MVA</w:t>
      </w:r>
      <w:ins w:id="10953" w:author="xh" w:date="2026-10-19T11:24:17+08:00">
        <w:r>
          <w:rPr>
            <w:rFonts w:ascii="Times New Roman" w:hAnsi="Times New Roman" w:eastAsia="方正仿宋_GBK"/>
            <w:b w:val="0"/>
            <w:sz w:val="24"/>
          </w:rPr>
          <w:t xml:space="preserve">。</w:t>
        </w:r>
      </w:ins>
      <w:del w:id="10954" w:author="xh" w:date="2026-10-19T11:24:17+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10955" w:author="xh" w:date="2026-10-19T11:24:17+08:00">
        <w:r>
          <w:rPr>
            <w:rFonts w:ascii="Times New Roman" w:hAnsi="Times New Roman" w:eastAsia="方正仿宋_GBK"/>
            <w:b w:val="0"/>
            <w:sz w:val="24"/>
          </w:rPr>
          <w:t xml:space="preserve">2030</w:t>
        </w:r>
      </w:ins>
      <w:del w:id="10956" w:author="xh" w:date="2026-10-19T11:24:17+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10957" w:author="xh" w:date="2026-10-19T11:24:17+08:00">
        <w:r>
          <w:rPr>
            <w:rFonts w:ascii="Times New Roman" w:hAnsi="Times New Roman" w:eastAsia="方正仿宋_GBK"/>
            <w:b w:val="0"/>
            <w:sz w:val="24"/>
          </w:rPr>
          <w:t xml:space="preserve">扩建第三台50.00 MVA</w:t>
        </w:r>
      </w:ins>
      <w:del w:id="10958" w:author="xh" w:date="2026-10-19T11:24:17+08:00">
        <w:r>
          <w:rPr>
            <w:rFonts w:ascii="Times New Roman" w:hAnsi="Times New Roman" w:eastAsia="方正仿宋_GBK"/>
            <w:b w:val="0"/>
            <w:sz w:val="24"/>
          </w:rPr>
          <w:delText xml:space="preserve">均保留该组合，供电任务由</w:delText>
        </w:r>
      </w:del>
      <w:r>
        <w:rPr>
          <w:rFonts w:ascii="Times New Roman" w:hAnsi="Times New Roman" w:eastAsia="方正仿宋_GBK"/>
          <w:b w:val="0"/>
          <w:sz w:val="24"/>
        </w:rPr>
        <w:t xml:space="preserve">主变</w:t>
      </w:r>
      <w:del w:id="10959" w:author="xh" w:date="2026-10-19T11:24:17+08:00">
        <w:r>
          <w:rPr>
            <w:rFonts w:ascii="Times New Roman" w:hAnsi="Times New Roman" w:eastAsia="方正仿宋_GBK"/>
            <w:b w:val="0"/>
            <w:sz w:val="24"/>
          </w:rPr>
          <w:delText xml:space="preserve">及网络承担</w:delText>
        </w:r>
      </w:del>
      <w:r>
        <w:rPr>
          <w:rFonts w:ascii="Times New Roman" w:hAnsi="Times New Roman" w:eastAsia="方正仿宋_GBK"/>
          <w:b w:val="0"/>
          <w:sz w:val="24"/>
        </w:rPr>
        <w:t xml:space="preserve">。</w:t>
      </w:r>
      <w:ins w:id="10960" w:author="xh" w:date="2026-10-19T11:24:17+08:00">
        <w:r>
          <w:rPr>
            <w:rFonts w:ascii="Times New Roman" w:hAnsi="Times New Roman" w:eastAsia="方正仿宋_GBK"/>
            <w:b w:val="0"/>
            <w:sz w:val="24"/>
          </w:rPr>
          <w:t xml:space="preserve">本站弹性方案各年未新增储能。</w:t>
        </w:r>
      </w:ins>
    </w:p>
    <w:p w14:paraId="2AD36343">
      <w:pPr>
        <w:pStyle w:val="2"/>
        <w:widowControl/>
        <w:spacing w:before="0" w:after="0" w:line="348" w:lineRule="exact"/>
        <w:ind w:firstLine="480"/>
        <w:jc w:val="both"/>
      </w:pPr>
      <w:r>
        <w:rPr>
          <w:rFonts w:ascii="Times New Roman" w:hAnsi="Times New Roman" w:eastAsia="方正仿宋_GBK"/>
          <w:b w:val="0"/>
          <w:sz w:val="24"/>
        </w:rPr>
        <w:t xml:space="preserve">2025年</w:t>
      </w:r>
      <w:del w:id="10961" w:author="xh" w:date="2026-10-19T11:24:57+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最大正向、反向净负荷分别为73.11 MW、4.58 MW</w:t>
      </w:r>
      <w:ins w:id="10962" w:author="xh" w:date="2026-10-19T11:24:57+08:00">
        <w:r>
          <w:rPr>
            <w:rFonts w:ascii="Times New Roman" w:hAnsi="Times New Roman" w:eastAsia="方正仿宋_GBK"/>
            <w:b w:val="0"/>
            <w:sz w:val="24"/>
          </w:rPr>
          <w:t xml:space="preserve">，2035年分别为107.73 MW、33.64 MW</w:t>
        </w:r>
      </w:ins>
      <w:r>
        <w:rPr>
          <w:rFonts w:ascii="Times New Roman" w:hAnsi="Times New Roman" w:eastAsia="方正仿宋_GBK"/>
          <w:b w:val="0"/>
          <w:sz w:val="24"/>
        </w:rPr>
        <w:t xml:space="preserve">。</w:t>
      </w:r>
      <w:ins w:id="10963" w:author="xh" w:date="2026-10-19T11:24:57+08:00">
        <w:r>
          <w:rPr>
            <w:rFonts w:ascii="Times New Roman" w:hAnsi="Times New Roman" w:eastAsia="方正仿宋_GBK"/>
            <w:b w:val="0"/>
            <w:sz w:val="24"/>
          </w:rPr>
          <w:t xml:space="preserve">2035年</w:t>
        </w:r>
      </w:ins>
      <w:del w:id="10964" w:author="xh" w:date="2026-10-19T11:24:57+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0965" w:author="xh" w:date="2026-10-19T11:24:57+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10966" w:author="xh" w:date="2026-10-19T11:24:57+08:00">
        <w:r>
          <w:rPr>
            <w:rFonts w:ascii="Times New Roman" w:hAnsi="Times New Roman" w:eastAsia="方正仿宋_GBK"/>
            <w:b w:val="0"/>
            <w:sz w:val="24"/>
          </w:rPr>
          <w:delText xml:space="preserve">为</w:delText>
        </w:r>
      </w:del>
      <w:r>
        <w:rPr>
          <w:rFonts w:ascii="Times New Roman" w:hAnsi="Times New Roman" w:eastAsia="方正仿宋_GBK"/>
          <w:b w:val="0"/>
          <w:sz w:val="24"/>
        </w:rPr>
        <w:t xml:space="preserve">1</w:t>
      </w:r>
      <w:ins w:id="10967" w:author="xh" w:date="2026-10-19T11:24:57+08:00">
        <w:r>
          <w:rPr>
            <w:rFonts w:ascii="Times New Roman" w:hAnsi="Times New Roman" w:eastAsia="方正仿宋_GBK"/>
            <w:b w:val="0"/>
            <w:sz w:val="24"/>
          </w:rPr>
          <w:t xml:space="preserve">43</w:t>
        </w:r>
      </w:ins>
      <w:del w:id="10968" w:author="xh" w:date="2026-10-19T11:24:57+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.00 MVA、储能额定功率0.</w:t>
      </w:r>
      <w:ins w:id="10969" w:author="xh" w:date="2026-10-19T11:24:57+08:00">
        <w:r>
          <w:rPr>
            <w:rFonts w:ascii="Times New Roman" w:hAnsi="Times New Roman" w:eastAsia="方正仿宋_GBK"/>
            <w:b w:val="0"/>
            <w:sz w:val="24"/>
          </w:rPr>
          <w:t xml:space="preserve">1</w:t>
        </w:r>
      </w:ins>
      <w:del w:id="10970" w:author="xh" w:date="2026-10-19T11:24:57+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MW，弹性方案分别为1</w:t>
      </w:r>
      <w:ins w:id="10971" w:author="xh" w:date="2026-10-19T11:24:57+08:00">
        <w:r>
          <w:rPr>
            <w:rFonts w:ascii="Times New Roman" w:hAnsi="Times New Roman" w:eastAsia="方正仿宋_GBK"/>
            <w:b w:val="0"/>
            <w:sz w:val="24"/>
          </w:rPr>
          <w:t xml:space="preserve">93</w:t>
        </w:r>
      </w:ins>
      <w:del w:id="10972" w:author="xh" w:date="2026-10-19T11:24:57+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.00 MVA和0.00 MW</w:t>
      </w:r>
      <w:ins w:id="10973" w:author="xh" w:date="2026-10-19T11:24:57+08:00">
        <w:r>
          <w:rPr>
            <w:rFonts w:ascii="Times New Roman" w:hAnsi="Times New Roman" w:eastAsia="方正仿宋_GBK"/>
            <w:b w:val="0"/>
            <w:sz w:val="24"/>
          </w:rPr>
          <w:t xml:space="preserve">。弹性</w:t>
        </w:r>
      </w:ins>
      <w:del w:id="10974" w:author="xh" w:date="2026-10-19T11:24:57+08:00">
        <w:r>
          <w:rPr>
            <w:rFonts w:ascii="Times New Roman" w:hAnsi="Times New Roman" w:eastAsia="方正仿宋_GBK"/>
            <w:b w:val="0"/>
            <w:sz w:val="24"/>
          </w:rPr>
          <w:delText xml:space="preserve">，两类</w:delText>
        </w:r>
      </w:del>
      <w:r>
        <w:rPr>
          <w:rFonts w:ascii="Times New Roman" w:hAnsi="Times New Roman" w:eastAsia="方正仿宋_GBK"/>
          <w:b w:val="0"/>
          <w:sz w:val="24"/>
        </w:rPr>
        <w:t xml:space="preserve">方案本站主变</w:t>
      </w:r>
      <w:del w:id="10975" w:author="xh" w:date="2026-10-19T11:24:57+08:00">
        <w:r>
          <w:rPr>
            <w:rFonts w:ascii="Times New Roman" w:hAnsi="Times New Roman" w:eastAsia="方正仿宋_GBK"/>
            <w:b w:val="0"/>
            <w:sz w:val="24"/>
          </w:rPr>
          <w:delText xml:space="preserve">总</w:delText>
        </w:r>
      </w:del>
      <w:r>
        <w:rPr>
          <w:rFonts w:ascii="Times New Roman" w:hAnsi="Times New Roman" w:eastAsia="方正仿宋_GBK"/>
          <w:b w:val="0"/>
          <w:sz w:val="24"/>
        </w:rPr>
        <w:t xml:space="preserve">容量</w:t>
      </w:r>
      <w:ins w:id="10976" w:author="xh" w:date="2026-10-19T11:24:57+08:00">
        <w:r>
          <w:rPr>
            <w:rFonts w:ascii="Times New Roman" w:hAnsi="Times New Roman" w:eastAsia="方正仿宋_GBK"/>
            <w:b w:val="0"/>
            <w:sz w:val="24"/>
          </w:rPr>
          <w:t xml:space="preserve">较刚性增加50.00 MVA</w:t>
        </w:r>
      </w:ins>
      <w:del w:id="10977" w:author="xh" w:date="2026-10-19T11:24:57+08:00">
        <w:r>
          <w:rPr>
            <w:rFonts w:ascii="Times New Roman" w:hAnsi="Times New Roman" w:eastAsia="方正仿宋_GBK"/>
            <w:b w:val="0"/>
            <w:sz w:val="24"/>
          </w:rPr>
          <w:delText xml:space="preserve">相同</w:delText>
        </w:r>
      </w:del>
      <w:r>
        <w:rPr>
          <w:rFonts w:ascii="Times New Roman" w:hAnsi="Times New Roman" w:eastAsia="方正仿宋_GBK"/>
          <w:b w:val="0"/>
          <w:sz w:val="24"/>
        </w:rPr>
        <w:t xml:space="preserve">。</w:t>
      </w:r>
      <w:del w:id="10978" w:author="xh" w:date="2026-10-19T11:24:57+08:00">
        <w:r>
          <w:rPr>
            <w:rFonts w:ascii="Times New Roman" w:hAnsi="Times New Roman" w:eastAsia="方正仿宋_GBK"/>
            <w:b w:val="0"/>
            <w:sz w:val="24"/>
          </w:rPr>
          <w:delText xml:space="preserve">弹性方案按当年各站局部极值计算的站级负载率为77%。</w:delText>
        </w:r>
      </w:del>
    </w:p>
    <w:p w14:paraId="1070B9A5">
      <w:pPr>
        <w:pStyle w:val="2"/>
        <w:keepNext/>
        <w:spacing w:before="120" w:after="80" w:line="280" w:lineRule="exact"/>
        <w:ind w:firstLine="0"/>
        <w:jc w:val="center"/>
      </w:pPr>
      <w:r>
        <w:rPr>
          <w:rFonts w:ascii="Times New Roman" w:hAnsi="Times New Roman" w:eastAsia="宋体"/>
          <w:b w:val="0"/>
          <w:sz w:val="21"/>
        </w:rPr>
        <w:t xml:space="preserve">表5-22 河湾变</w:t>
      </w:r>
      <w:ins w:id="10979" w:author="xh" w:date="2026-10-19T11:25:36+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B527B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0980" w:author="xh" w:date="2026-10-19T11:26:15+08:00"/>
        </w:trPr>
        <w:tc>
          <w:tcPr>
            <w:tcW w:w="1039" w:type="dxa"/>
            <w:tcMar>
              <w:left w:w="70" w:type="dxa"/>
              <w:right w:w="70" w:type="dxa"/>
            </w:tcMar>
            <w:vAlign w:val="center"/>
          </w:tcPr>
          <w:p w14:paraId="334020B3">
            <w:pPr>
              <w:keepNext/>
              <w:spacing w:before="20" w:after="20" w:line="260" w:lineRule="exact"/>
              <w:ind w:left="0" w:leftChars="0" w:right="0" w:rightChars="0" w:firstLine="0" w:firstLineChars="0"/>
              <w:jc w:val="center"/>
              <w:rPr>
                <w:del w:id="10989" w:author="xh" w:date="2026-10-19T11:26:15+08:00"/>
              </w:rPr>
            </w:pPr>
            <w:del w:id="10990" w:author="xh" w:date="2026-10-19T11:26:15+08:00">
              <w:r>
                <w:rPr>
                  <w:rFonts w:ascii="Times New Roman" w:hAnsi="Times New Roman" w:eastAsia="宋体"/>
                  <w:b/>
                  <w:sz w:val="18"/>
                </w:rPr>
                <w:delText>方案</w:delText>
              </w:r>
            </w:del>
          </w:p>
        </w:tc>
        <w:tc>
          <w:tcPr>
            <w:tcW w:w="1039" w:type="dxa"/>
            <w:tcMar>
              <w:left w:w="70" w:type="dxa"/>
              <w:right w:w="70" w:type="dxa"/>
            </w:tcMar>
            <w:vAlign w:val="center"/>
          </w:tcPr>
          <w:p w14:paraId="188DB1CC">
            <w:pPr>
              <w:keepNext/>
              <w:spacing w:before="20" w:after="20" w:line="260" w:lineRule="exact"/>
              <w:ind w:left="0" w:leftChars="0" w:right="0" w:rightChars="0" w:firstLine="0" w:firstLineChars="0"/>
              <w:jc w:val="center"/>
              <w:rPr>
                <w:del w:id="10991" w:author="xh" w:date="2026-10-19T11:26:15+08:00"/>
              </w:rPr>
            </w:pPr>
            <w:del w:id="10992" w:author="xh" w:date="2026-10-19T11:26:15+08:00">
              <w:r>
                <w:rPr>
                  <w:rFonts w:ascii="Times New Roman" w:hAnsi="Times New Roman" w:eastAsia="宋体"/>
                  <w:b/>
                  <w:sz w:val="18"/>
                </w:rPr>
                <w:delText>年份</w:delText>
              </w:r>
            </w:del>
          </w:p>
        </w:tc>
        <w:tc>
          <w:tcPr>
            <w:tcW w:w="1039" w:type="dxa"/>
            <w:tcMar>
              <w:left w:w="70" w:type="dxa"/>
              <w:right w:w="70" w:type="dxa"/>
            </w:tcMar>
            <w:vAlign w:val="center"/>
          </w:tcPr>
          <w:p w14:paraId="22C3D243">
            <w:pPr>
              <w:keepNext/>
              <w:spacing w:before="20" w:after="20" w:line="260" w:lineRule="exact"/>
              <w:ind w:left="0" w:leftChars="0" w:right="0" w:rightChars="0" w:firstLine="0" w:firstLineChars="0"/>
              <w:jc w:val="center"/>
              <w:rPr>
                <w:del w:id="10993" w:author="xh" w:date="2026-10-19T11:26:15+08:00"/>
              </w:rPr>
            </w:pPr>
            <w:del w:id="10994" w:author="xh" w:date="2026-10-19T11:26:15+08:00">
              <w:r>
                <w:rPr>
                  <w:rFonts w:ascii="Times New Roman" w:hAnsi="Times New Roman" w:eastAsia="宋体"/>
                  <w:b/>
                  <w:sz w:val="18"/>
                </w:rPr>
                <w:delText>主变组合/MVA</w:delText>
              </w:r>
            </w:del>
          </w:p>
        </w:tc>
        <w:tc>
          <w:tcPr>
            <w:tcW w:w="1039" w:type="dxa"/>
            <w:tcMar>
              <w:left w:w="70" w:type="dxa"/>
              <w:right w:w="70" w:type="dxa"/>
            </w:tcMar>
            <w:vAlign w:val="center"/>
          </w:tcPr>
          <w:p w14:paraId="2C840C11">
            <w:pPr>
              <w:keepNext/>
              <w:spacing w:before="20" w:after="20" w:line="260" w:lineRule="exact"/>
              <w:ind w:left="0" w:leftChars="0" w:right="0" w:rightChars="0" w:firstLine="0" w:firstLineChars="0"/>
              <w:jc w:val="center"/>
              <w:rPr>
                <w:del w:id="10995" w:author="xh" w:date="2026-10-19T11:26:15+08:00"/>
              </w:rPr>
            </w:pPr>
            <w:del w:id="10996" w:author="xh" w:date="2026-10-19T11:26:15+08:00">
              <w:r>
                <w:rPr>
                  <w:rFonts w:ascii="Times New Roman" w:hAnsi="Times New Roman" w:eastAsia="宋体"/>
                  <w:b/>
                  <w:sz w:val="18"/>
                </w:rPr>
                <w:delText>总容量/MVA</w:delText>
              </w:r>
            </w:del>
          </w:p>
        </w:tc>
        <w:tc>
          <w:tcPr>
            <w:tcW w:w="1039" w:type="dxa"/>
            <w:tcMar>
              <w:left w:w="70" w:type="dxa"/>
              <w:right w:w="70" w:type="dxa"/>
            </w:tcMar>
            <w:vAlign w:val="center"/>
          </w:tcPr>
          <w:p w14:paraId="397520C9">
            <w:pPr>
              <w:keepNext/>
              <w:spacing w:before="20" w:after="20" w:line="260" w:lineRule="exact"/>
              <w:ind w:left="0" w:leftChars="0" w:right="0" w:rightChars="0" w:firstLine="0" w:firstLineChars="0"/>
              <w:jc w:val="center"/>
              <w:rPr>
                <w:del w:id="10997" w:author="xh" w:date="2026-10-19T11:26:15+08:00"/>
              </w:rPr>
            </w:pPr>
            <w:del w:id="10998" w:author="xh" w:date="2026-10-19T11:26:15+08:00">
              <w:r>
                <w:rPr>
                  <w:rFonts w:ascii="Times New Roman" w:hAnsi="Times New Roman" w:eastAsia="宋体"/>
                  <w:b/>
                  <w:sz w:val="18"/>
                </w:rPr>
                <w:delText>储能额定功率/MW</w:delText>
              </w:r>
            </w:del>
          </w:p>
        </w:tc>
        <w:tc>
          <w:tcPr>
            <w:tcW w:w="1039" w:type="dxa"/>
            <w:tcMar>
              <w:left w:w="70" w:type="dxa"/>
              <w:right w:w="70" w:type="dxa"/>
            </w:tcMar>
            <w:vAlign w:val="center"/>
          </w:tcPr>
          <w:p w14:paraId="6BEB6E34">
            <w:pPr>
              <w:keepNext/>
              <w:spacing w:before="20" w:after="20" w:line="260" w:lineRule="exact"/>
              <w:ind w:left="0" w:leftChars="0" w:right="0" w:rightChars="0" w:firstLine="0" w:firstLineChars="0"/>
              <w:jc w:val="center"/>
              <w:rPr>
                <w:del w:id="10999" w:author="xh" w:date="2026-10-19T11:26:15+08:00"/>
              </w:rPr>
            </w:pPr>
            <w:del w:id="11000" w:author="xh" w:date="2026-10-19T11:26:15+08:00">
              <w:r>
                <w:rPr>
                  <w:rFonts w:ascii="Times New Roman" w:hAnsi="Times New Roman" w:eastAsia="宋体"/>
                  <w:b/>
                  <w:sz w:val="18"/>
                </w:rPr>
                <w:delText>转出/MW</w:delText>
              </w:r>
            </w:del>
          </w:p>
        </w:tc>
        <w:tc>
          <w:tcPr>
            <w:tcW w:w="1039" w:type="dxa"/>
            <w:tcMar>
              <w:left w:w="70" w:type="dxa"/>
              <w:right w:w="70" w:type="dxa"/>
            </w:tcMar>
            <w:vAlign w:val="center"/>
          </w:tcPr>
          <w:p w14:paraId="4429E933">
            <w:pPr>
              <w:keepNext/>
              <w:spacing w:before="20" w:after="20" w:line="260" w:lineRule="exact"/>
              <w:ind w:left="0" w:leftChars="0" w:right="0" w:rightChars="0" w:firstLine="0" w:firstLineChars="0"/>
              <w:jc w:val="center"/>
              <w:rPr>
                <w:del w:id="11001" w:author="xh" w:date="2026-10-19T11:26:15+08:00"/>
              </w:rPr>
            </w:pPr>
            <w:del w:id="11002" w:author="xh" w:date="2026-10-19T11:26:15+08:00">
              <w:r>
                <w:rPr>
                  <w:rFonts w:ascii="Times New Roman" w:hAnsi="Times New Roman" w:eastAsia="宋体"/>
                  <w:b/>
                  <w:sz w:val="18"/>
                </w:rPr>
                <w:delText>承接/MW</w:delText>
              </w:r>
            </w:del>
          </w:p>
        </w:tc>
        <w:tc>
          <w:tcPr>
            <w:tcW w:w="1039" w:type="dxa"/>
            <w:tcMar>
              <w:left w:w="70" w:type="dxa"/>
              <w:right w:w="70" w:type="dxa"/>
            </w:tcMar>
            <w:vAlign w:val="center"/>
          </w:tcPr>
          <w:p w14:paraId="22EB7F39">
            <w:pPr>
              <w:keepNext/>
              <w:spacing w:before="20" w:after="20" w:line="260" w:lineRule="exact"/>
              <w:ind w:left="0" w:leftChars="0" w:right="0" w:rightChars="0" w:firstLine="0" w:firstLineChars="0"/>
              <w:jc w:val="center"/>
              <w:rPr>
                <w:del w:id="11003" w:author="xh" w:date="2026-10-19T11:26:15+08:00"/>
              </w:rPr>
            </w:pPr>
            <w:del w:id="11004" w:author="xh" w:date="2026-10-19T11:26:15+08:00">
              <w:r>
                <w:rPr>
                  <w:rFonts w:ascii="Times New Roman" w:hAnsi="Times New Roman" w:eastAsia="宋体"/>
                  <w:b/>
                  <w:sz w:val="18"/>
                </w:rPr>
                <w:delText>转接后净负荷/MW</w:delText>
              </w:r>
            </w:del>
          </w:p>
        </w:tc>
      </w:tr>
      <w:tr w14:paraId="6B8DA9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0981" w:author="xh" w:date="2026-10-19T11:26:15+08:00"/>
        </w:trPr>
        <w:tc>
          <w:tcPr>
            <w:tcW w:w="1039" w:type="dxa"/>
            <w:tcMar>
              <w:left w:w="70" w:type="dxa"/>
              <w:right w:w="70" w:type="dxa"/>
            </w:tcMar>
            <w:vAlign w:val="center"/>
          </w:tcPr>
          <w:p w14:paraId="4284AE7B">
            <w:pPr>
              <w:keepNext/>
              <w:spacing w:before="20" w:after="20" w:line="260" w:lineRule="exact"/>
              <w:ind w:left="0" w:leftChars="0" w:right="0" w:rightChars="0" w:firstLine="0" w:firstLineChars="0"/>
              <w:jc w:val="center"/>
              <w:rPr>
                <w:del w:id="11005" w:author="xh" w:date="2026-10-19T11:26:15+08:00"/>
              </w:rPr>
            </w:pPr>
            <w:del w:id="11006" w:author="xh" w:date="2026-10-19T11:26:15+08:00">
              <w:r>
                <w:rPr>
                  <w:rFonts w:ascii="Times New Roman" w:hAnsi="Times New Roman" w:eastAsia="宋体"/>
                  <w:b w:val="0"/>
                  <w:sz w:val="18"/>
                </w:rPr>
                <w:delText>刚性</w:delText>
              </w:r>
            </w:del>
          </w:p>
        </w:tc>
        <w:tc>
          <w:tcPr>
            <w:tcW w:w="1039" w:type="dxa"/>
            <w:tcMar>
              <w:left w:w="70" w:type="dxa"/>
              <w:right w:w="70" w:type="dxa"/>
            </w:tcMar>
            <w:vAlign w:val="center"/>
          </w:tcPr>
          <w:p w14:paraId="46AD13F9">
            <w:pPr>
              <w:keepNext/>
              <w:spacing w:before="20" w:after="20" w:line="260" w:lineRule="exact"/>
              <w:ind w:left="0" w:leftChars="0" w:right="0" w:rightChars="0" w:firstLine="0" w:firstLineChars="0"/>
              <w:jc w:val="center"/>
              <w:rPr>
                <w:del w:id="11007" w:author="xh" w:date="2026-10-19T11:26:15+08:00"/>
              </w:rPr>
            </w:pPr>
            <w:del w:id="11008" w:author="xh" w:date="2026-10-19T11:26:15+08:00">
              <w:r>
                <w:rPr>
                  <w:rFonts w:ascii="Times New Roman" w:hAnsi="Times New Roman" w:eastAsia="宋体"/>
                  <w:b w:val="0"/>
                  <w:sz w:val="18"/>
                </w:rPr>
                <w:delText>2022</w:delText>
              </w:r>
            </w:del>
          </w:p>
        </w:tc>
        <w:tc>
          <w:tcPr>
            <w:tcW w:w="1039" w:type="dxa"/>
            <w:tcMar>
              <w:left w:w="70" w:type="dxa"/>
              <w:right w:w="70" w:type="dxa"/>
            </w:tcMar>
            <w:vAlign w:val="center"/>
          </w:tcPr>
          <w:p w14:paraId="606F93F3">
            <w:pPr>
              <w:keepNext/>
              <w:spacing w:before="20" w:after="20" w:line="260" w:lineRule="exact"/>
              <w:ind w:left="0" w:leftChars="0" w:right="0" w:rightChars="0" w:firstLine="0" w:firstLineChars="0"/>
              <w:jc w:val="center"/>
              <w:rPr>
                <w:del w:id="11009" w:author="xh" w:date="2026-10-19T11:26:15+08:00"/>
              </w:rPr>
            </w:pPr>
            <w:del w:id="11010" w:author="xh" w:date="2026-10-19T11:26:15+08:00">
              <w:r>
                <w:rPr>
                  <w:rFonts w:ascii="Times New Roman" w:hAnsi="Times New Roman" w:eastAsia="宋体"/>
                  <w:b w:val="0"/>
                  <w:sz w:val="18"/>
                </w:rPr>
                <w:delText>20+80</w:delText>
              </w:r>
            </w:del>
          </w:p>
        </w:tc>
        <w:tc>
          <w:tcPr>
            <w:tcW w:w="1039" w:type="dxa"/>
            <w:tcMar>
              <w:left w:w="70" w:type="dxa"/>
              <w:right w:w="70" w:type="dxa"/>
            </w:tcMar>
            <w:vAlign w:val="center"/>
          </w:tcPr>
          <w:p w14:paraId="05A31C6F">
            <w:pPr>
              <w:keepNext/>
              <w:spacing w:before="20" w:after="20" w:line="260" w:lineRule="exact"/>
              <w:ind w:left="0" w:leftChars="0" w:right="0" w:rightChars="0" w:firstLine="0" w:firstLineChars="0"/>
              <w:jc w:val="center"/>
              <w:rPr>
                <w:del w:id="11011" w:author="xh" w:date="2026-10-19T11:26:15+08:00"/>
              </w:rPr>
            </w:pPr>
            <w:del w:id="11012" w:author="xh" w:date="2026-10-19T11:26:15+08:00">
              <w:r>
                <w:rPr>
                  <w:rFonts w:ascii="Times New Roman" w:hAnsi="Times New Roman" w:eastAsia="宋体"/>
                  <w:b w:val="0"/>
                  <w:sz w:val="18"/>
                </w:rPr>
                <w:delText>100.00</w:delText>
              </w:r>
            </w:del>
          </w:p>
        </w:tc>
        <w:tc>
          <w:tcPr>
            <w:tcW w:w="1039" w:type="dxa"/>
            <w:tcMar>
              <w:left w:w="70" w:type="dxa"/>
              <w:right w:w="70" w:type="dxa"/>
            </w:tcMar>
            <w:vAlign w:val="center"/>
          </w:tcPr>
          <w:p w14:paraId="6FDAFD95">
            <w:pPr>
              <w:keepNext/>
              <w:spacing w:before="20" w:after="20" w:line="260" w:lineRule="exact"/>
              <w:ind w:left="0" w:leftChars="0" w:right="0" w:rightChars="0" w:firstLine="0" w:firstLineChars="0"/>
              <w:jc w:val="center"/>
              <w:rPr>
                <w:del w:id="11013" w:author="xh" w:date="2026-10-19T11:26:15+08:00"/>
              </w:rPr>
            </w:pPr>
            <w:del w:id="11014"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2CCB9714">
            <w:pPr>
              <w:keepNext/>
              <w:spacing w:before="20" w:after="20" w:line="260" w:lineRule="exact"/>
              <w:ind w:left="0" w:leftChars="0" w:right="0" w:rightChars="0" w:firstLine="0" w:firstLineChars="0"/>
              <w:jc w:val="center"/>
              <w:rPr>
                <w:del w:id="11015" w:author="xh" w:date="2026-10-19T11:26:15+08:00"/>
              </w:rPr>
            </w:pPr>
            <w:del w:id="11016"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733886B6">
            <w:pPr>
              <w:keepNext/>
              <w:spacing w:before="20" w:after="20" w:line="260" w:lineRule="exact"/>
              <w:ind w:left="0" w:leftChars="0" w:right="0" w:rightChars="0" w:firstLine="0" w:firstLineChars="0"/>
              <w:jc w:val="center"/>
              <w:rPr>
                <w:del w:id="11017" w:author="xh" w:date="2026-10-19T11:26:15+08:00"/>
              </w:rPr>
            </w:pPr>
            <w:del w:id="11018"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609ED159">
            <w:pPr>
              <w:keepNext/>
              <w:spacing w:before="20" w:after="20" w:line="260" w:lineRule="exact"/>
              <w:ind w:left="0" w:leftChars="0" w:right="0" w:rightChars="0" w:firstLine="0" w:firstLineChars="0"/>
              <w:jc w:val="center"/>
              <w:rPr>
                <w:del w:id="11019" w:author="xh" w:date="2026-10-19T11:26:15+08:00"/>
              </w:rPr>
            </w:pPr>
            <w:del w:id="11020" w:author="xh" w:date="2026-10-19T11:26:15+08:00">
              <w:r>
                <w:rPr>
                  <w:rFonts w:ascii="Times New Roman" w:hAnsi="Times New Roman" w:eastAsia="宋体"/>
                  <w:b w:val="0"/>
                  <w:sz w:val="18"/>
                </w:rPr>
                <w:delText>61.49</w:delText>
              </w:r>
            </w:del>
          </w:p>
        </w:tc>
      </w:tr>
      <w:tr w14:paraId="0509B9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0982" w:author="xh" w:date="2026-10-19T11:26:15+08:00"/>
        </w:trPr>
        <w:tc>
          <w:tcPr>
            <w:tcW w:w="1039" w:type="dxa"/>
            <w:tcMar>
              <w:left w:w="70" w:type="dxa"/>
              <w:right w:w="70" w:type="dxa"/>
            </w:tcMar>
            <w:vAlign w:val="center"/>
          </w:tcPr>
          <w:p w14:paraId="56477DED">
            <w:pPr>
              <w:keepNext/>
              <w:spacing w:before="20" w:after="20" w:line="260" w:lineRule="exact"/>
              <w:ind w:left="0" w:leftChars="0" w:right="0" w:rightChars="0" w:firstLine="0" w:firstLineChars="0"/>
              <w:jc w:val="center"/>
              <w:rPr>
                <w:del w:id="11021" w:author="xh" w:date="2026-10-19T11:26:15+08:00"/>
              </w:rPr>
            </w:pPr>
            <w:del w:id="11022" w:author="xh" w:date="2026-10-19T11:26:15+08:00">
              <w:r>
                <w:rPr>
                  <w:rFonts w:ascii="Times New Roman" w:hAnsi="Times New Roman" w:eastAsia="宋体"/>
                  <w:b w:val="0"/>
                  <w:sz w:val="18"/>
                </w:rPr>
                <w:delText>刚性</w:delText>
              </w:r>
            </w:del>
          </w:p>
        </w:tc>
        <w:tc>
          <w:tcPr>
            <w:tcW w:w="1039" w:type="dxa"/>
            <w:tcMar>
              <w:left w:w="70" w:type="dxa"/>
              <w:right w:w="70" w:type="dxa"/>
            </w:tcMar>
            <w:vAlign w:val="center"/>
          </w:tcPr>
          <w:p w14:paraId="7D5CF932">
            <w:pPr>
              <w:keepNext/>
              <w:spacing w:before="20" w:after="20" w:line="260" w:lineRule="exact"/>
              <w:ind w:left="0" w:leftChars="0" w:right="0" w:rightChars="0" w:firstLine="0" w:firstLineChars="0"/>
              <w:jc w:val="center"/>
              <w:rPr>
                <w:del w:id="11023" w:author="xh" w:date="2026-10-19T11:26:15+08:00"/>
              </w:rPr>
            </w:pPr>
            <w:del w:id="11024" w:author="xh" w:date="2026-10-19T11:26:15+08:00">
              <w:r>
                <w:rPr>
                  <w:rFonts w:ascii="Times New Roman" w:hAnsi="Times New Roman" w:eastAsia="宋体"/>
                  <w:b w:val="0"/>
                  <w:sz w:val="18"/>
                </w:rPr>
                <w:delText>2023</w:delText>
              </w:r>
            </w:del>
          </w:p>
        </w:tc>
        <w:tc>
          <w:tcPr>
            <w:tcW w:w="1039" w:type="dxa"/>
            <w:tcMar>
              <w:left w:w="70" w:type="dxa"/>
              <w:right w:w="70" w:type="dxa"/>
            </w:tcMar>
            <w:vAlign w:val="center"/>
          </w:tcPr>
          <w:p w14:paraId="171266EC">
            <w:pPr>
              <w:keepNext/>
              <w:spacing w:before="20" w:after="20" w:line="260" w:lineRule="exact"/>
              <w:ind w:left="0" w:leftChars="0" w:right="0" w:rightChars="0" w:firstLine="0" w:firstLineChars="0"/>
              <w:jc w:val="center"/>
              <w:rPr>
                <w:del w:id="11025" w:author="xh" w:date="2026-10-19T11:26:15+08:00"/>
              </w:rPr>
            </w:pPr>
            <w:del w:id="11026" w:author="xh" w:date="2026-10-19T11:26:15+08:00">
              <w:r>
                <w:rPr>
                  <w:rFonts w:ascii="Times New Roman" w:hAnsi="Times New Roman" w:eastAsia="宋体"/>
                  <w:b w:val="0"/>
                  <w:sz w:val="18"/>
                </w:rPr>
                <w:delText>20+80</w:delText>
              </w:r>
            </w:del>
          </w:p>
        </w:tc>
        <w:tc>
          <w:tcPr>
            <w:tcW w:w="1039" w:type="dxa"/>
            <w:tcMar>
              <w:left w:w="70" w:type="dxa"/>
              <w:right w:w="70" w:type="dxa"/>
            </w:tcMar>
            <w:vAlign w:val="center"/>
          </w:tcPr>
          <w:p w14:paraId="4B3DD438">
            <w:pPr>
              <w:keepNext/>
              <w:spacing w:before="20" w:after="20" w:line="260" w:lineRule="exact"/>
              <w:ind w:left="0" w:leftChars="0" w:right="0" w:rightChars="0" w:firstLine="0" w:firstLineChars="0"/>
              <w:jc w:val="center"/>
              <w:rPr>
                <w:del w:id="11027" w:author="xh" w:date="2026-10-19T11:26:15+08:00"/>
              </w:rPr>
            </w:pPr>
            <w:del w:id="11028" w:author="xh" w:date="2026-10-19T11:26:15+08:00">
              <w:r>
                <w:rPr>
                  <w:rFonts w:ascii="Times New Roman" w:hAnsi="Times New Roman" w:eastAsia="宋体"/>
                  <w:b w:val="0"/>
                  <w:sz w:val="18"/>
                </w:rPr>
                <w:delText>100.00</w:delText>
              </w:r>
            </w:del>
          </w:p>
        </w:tc>
        <w:tc>
          <w:tcPr>
            <w:tcW w:w="1039" w:type="dxa"/>
            <w:tcMar>
              <w:left w:w="70" w:type="dxa"/>
              <w:right w:w="70" w:type="dxa"/>
            </w:tcMar>
            <w:vAlign w:val="center"/>
          </w:tcPr>
          <w:p w14:paraId="67350ED4">
            <w:pPr>
              <w:keepNext/>
              <w:spacing w:before="20" w:after="20" w:line="260" w:lineRule="exact"/>
              <w:ind w:left="0" w:leftChars="0" w:right="0" w:rightChars="0" w:firstLine="0" w:firstLineChars="0"/>
              <w:jc w:val="center"/>
              <w:rPr>
                <w:del w:id="11029" w:author="xh" w:date="2026-10-19T11:26:15+08:00"/>
              </w:rPr>
            </w:pPr>
            <w:del w:id="11030"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4D1EA1B1">
            <w:pPr>
              <w:keepNext/>
              <w:spacing w:before="20" w:after="20" w:line="260" w:lineRule="exact"/>
              <w:ind w:left="0" w:leftChars="0" w:right="0" w:rightChars="0" w:firstLine="0" w:firstLineChars="0"/>
              <w:jc w:val="center"/>
              <w:rPr>
                <w:del w:id="11031" w:author="xh" w:date="2026-10-19T11:26:15+08:00"/>
              </w:rPr>
            </w:pPr>
            <w:del w:id="11032"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21CE85DF">
            <w:pPr>
              <w:keepNext/>
              <w:spacing w:before="20" w:after="20" w:line="260" w:lineRule="exact"/>
              <w:ind w:left="0" w:leftChars="0" w:right="0" w:rightChars="0" w:firstLine="0" w:firstLineChars="0"/>
              <w:jc w:val="center"/>
              <w:rPr>
                <w:del w:id="11033" w:author="xh" w:date="2026-10-19T11:26:15+08:00"/>
              </w:rPr>
            </w:pPr>
            <w:del w:id="11034"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02376545">
            <w:pPr>
              <w:keepNext/>
              <w:spacing w:before="20" w:after="20" w:line="260" w:lineRule="exact"/>
              <w:ind w:left="0" w:leftChars="0" w:right="0" w:rightChars="0" w:firstLine="0" w:firstLineChars="0"/>
              <w:jc w:val="center"/>
              <w:rPr>
                <w:del w:id="11035" w:author="xh" w:date="2026-10-19T11:26:15+08:00"/>
              </w:rPr>
            </w:pPr>
            <w:del w:id="11036" w:author="xh" w:date="2026-10-19T11:26:15+08:00">
              <w:r>
                <w:rPr>
                  <w:rFonts w:ascii="Times New Roman" w:hAnsi="Times New Roman" w:eastAsia="宋体"/>
                  <w:b w:val="0"/>
                  <w:sz w:val="18"/>
                </w:rPr>
                <w:delText>56.74</w:delText>
              </w:r>
            </w:del>
          </w:p>
        </w:tc>
      </w:tr>
      <w:tr w14:paraId="273FCB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0983" w:author="xh" w:date="2026-10-19T11:26:15+08:00"/>
        </w:trPr>
        <w:tc>
          <w:tcPr>
            <w:tcW w:w="1039" w:type="dxa"/>
            <w:tcMar>
              <w:left w:w="70" w:type="dxa"/>
              <w:right w:w="70" w:type="dxa"/>
            </w:tcMar>
            <w:vAlign w:val="center"/>
          </w:tcPr>
          <w:p w14:paraId="055172F5">
            <w:pPr>
              <w:keepNext/>
              <w:spacing w:before="20" w:after="20" w:line="260" w:lineRule="exact"/>
              <w:ind w:left="0" w:leftChars="0" w:right="0" w:rightChars="0" w:firstLine="0" w:firstLineChars="0"/>
              <w:jc w:val="center"/>
              <w:rPr>
                <w:del w:id="11037" w:author="xh" w:date="2026-10-19T11:26:15+08:00"/>
              </w:rPr>
            </w:pPr>
            <w:del w:id="11038" w:author="xh" w:date="2026-10-19T11:26:15+08:00">
              <w:r>
                <w:rPr>
                  <w:rFonts w:ascii="Times New Roman" w:hAnsi="Times New Roman" w:eastAsia="宋体"/>
                  <w:b w:val="0"/>
                  <w:sz w:val="18"/>
                </w:rPr>
                <w:delText>刚性</w:delText>
              </w:r>
            </w:del>
          </w:p>
        </w:tc>
        <w:tc>
          <w:tcPr>
            <w:tcW w:w="1039" w:type="dxa"/>
            <w:tcMar>
              <w:left w:w="70" w:type="dxa"/>
              <w:right w:w="70" w:type="dxa"/>
            </w:tcMar>
            <w:vAlign w:val="center"/>
          </w:tcPr>
          <w:p w14:paraId="77A56077">
            <w:pPr>
              <w:keepNext/>
              <w:spacing w:before="20" w:after="20" w:line="260" w:lineRule="exact"/>
              <w:ind w:left="0" w:leftChars="0" w:right="0" w:rightChars="0" w:firstLine="0" w:firstLineChars="0"/>
              <w:jc w:val="center"/>
              <w:rPr>
                <w:del w:id="11039" w:author="xh" w:date="2026-10-19T11:26:15+08:00"/>
              </w:rPr>
            </w:pPr>
            <w:del w:id="11040" w:author="xh" w:date="2026-10-19T11:26:15+08:00">
              <w:r>
                <w:rPr>
                  <w:rFonts w:ascii="Times New Roman" w:hAnsi="Times New Roman" w:eastAsia="宋体"/>
                  <w:b w:val="0"/>
                  <w:sz w:val="18"/>
                </w:rPr>
                <w:delText>2024</w:delText>
              </w:r>
            </w:del>
          </w:p>
        </w:tc>
        <w:tc>
          <w:tcPr>
            <w:tcW w:w="1039" w:type="dxa"/>
            <w:tcMar>
              <w:left w:w="70" w:type="dxa"/>
              <w:right w:w="70" w:type="dxa"/>
            </w:tcMar>
            <w:vAlign w:val="center"/>
          </w:tcPr>
          <w:p w14:paraId="6093D916">
            <w:pPr>
              <w:keepNext/>
              <w:spacing w:before="20" w:after="20" w:line="260" w:lineRule="exact"/>
              <w:ind w:left="0" w:leftChars="0" w:right="0" w:rightChars="0" w:firstLine="0" w:firstLineChars="0"/>
              <w:jc w:val="center"/>
              <w:rPr>
                <w:del w:id="11041" w:author="xh" w:date="2026-10-19T11:26:15+08:00"/>
              </w:rPr>
            </w:pPr>
            <w:del w:id="11042" w:author="xh" w:date="2026-10-19T11:26:15+08:00">
              <w:r>
                <w:rPr>
                  <w:rFonts w:ascii="Times New Roman" w:hAnsi="Times New Roman" w:eastAsia="宋体"/>
                  <w:b w:val="0"/>
                  <w:sz w:val="18"/>
                </w:rPr>
                <w:delText>20+80</w:delText>
              </w:r>
            </w:del>
          </w:p>
        </w:tc>
        <w:tc>
          <w:tcPr>
            <w:tcW w:w="1039" w:type="dxa"/>
            <w:tcMar>
              <w:left w:w="70" w:type="dxa"/>
              <w:right w:w="70" w:type="dxa"/>
            </w:tcMar>
            <w:vAlign w:val="center"/>
          </w:tcPr>
          <w:p w14:paraId="34BD0588">
            <w:pPr>
              <w:keepNext/>
              <w:spacing w:before="20" w:after="20" w:line="260" w:lineRule="exact"/>
              <w:ind w:left="0" w:leftChars="0" w:right="0" w:rightChars="0" w:firstLine="0" w:firstLineChars="0"/>
              <w:jc w:val="center"/>
              <w:rPr>
                <w:del w:id="11043" w:author="xh" w:date="2026-10-19T11:26:15+08:00"/>
              </w:rPr>
            </w:pPr>
            <w:del w:id="11044" w:author="xh" w:date="2026-10-19T11:26:15+08:00">
              <w:r>
                <w:rPr>
                  <w:rFonts w:ascii="Times New Roman" w:hAnsi="Times New Roman" w:eastAsia="宋体"/>
                  <w:b w:val="0"/>
                  <w:sz w:val="18"/>
                </w:rPr>
                <w:delText>100.00</w:delText>
              </w:r>
            </w:del>
          </w:p>
        </w:tc>
        <w:tc>
          <w:tcPr>
            <w:tcW w:w="1039" w:type="dxa"/>
            <w:tcMar>
              <w:left w:w="70" w:type="dxa"/>
              <w:right w:w="70" w:type="dxa"/>
            </w:tcMar>
            <w:vAlign w:val="center"/>
          </w:tcPr>
          <w:p w14:paraId="64EBF15C">
            <w:pPr>
              <w:keepNext/>
              <w:spacing w:before="20" w:after="20" w:line="260" w:lineRule="exact"/>
              <w:ind w:left="0" w:leftChars="0" w:right="0" w:rightChars="0" w:firstLine="0" w:firstLineChars="0"/>
              <w:jc w:val="center"/>
              <w:rPr>
                <w:del w:id="11045" w:author="xh" w:date="2026-10-19T11:26:15+08:00"/>
              </w:rPr>
            </w:pPr>
            <w:del w:id="11046"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50E12BFC">
            <w:pPr>
              <w:keepNext/>
              <w:spacing w:before="20" w:after="20" w:line="260" w:lineRule="exact"/>
              <w:ind w:left="0" w:leftChars="0" w:right="0" w:rightChars="0" w:firstLine="0" w:firstLineChars="0"/>
              <w:jc w:val="center"/>
              <w:rPr>
                <w:del w:id="11047" w:author="xh" w:date="2026-10-19T11:26:15+08:00"/>
              </w:rPr>
            </w:pPr>
            <w:del w:id="11048"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3C7A2D01">
            <w:pPr>
              <w:keepNext/>
              <w:spacing w:before="20" w:after="20" w:line="260" w:lineRule="exact"/>
              <w:ind w:left="0" w:leftChars="0" w:right="0" w:rightChars="0" w:firstLine="0" w:firstLineChars="0"/>
              <w:jc w:val="center"/>
              <w:rPr>
                <w:del w:id="11049" w:author="xh" w:date="2026-10-19T11:26:15+08:00"/>
              </w:rPr>
            </w:pPr>
            <w:del w:id="11050"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77F15F9D">
            <w:pPr>
              <w:keepNext/>
              <w:spacing w:before="20" w:after="20" w:line="260" w:lineRule="exact"/>
              <w:ind w:left="0" w:leftChars="0" w:right="0" w:rightChars="0" w:firstLine="0" w:firstLineChars="0"/>
              <w:jc w:val="center"/>
              <w:rPr>
                <w:del w:id="11051" w:author="xh" w:date="2026-10-19T11:26:15+08:00"/>
              </w:rPr>
            </w:pPr>
            <w:del w:id="11052" w:author="xh" w:date="2026-10-19T11:26:15+08:00">
              <w:r>
                <w:rPr>
                  <w:rFonts w:ascii="Times New Roman" w:hAnsi="Times New Roman" w:eastAsia="宋体"/>
                  <w:b w:val="0"/>
                  <w:sz w:val="18"/>
                </w:rPr>
                <w:delText>64.30</w:delText>
              </w:r>
            </w:del>
          </w:p>
        </w:tc>
      </w:tr>
      <w:tr w14:paraId="6576A9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0984" w:author="xh" w:date="2026-10-19T11:26:15+08:00"/>
        </w:trPr>
        <w:tc>
          <w:tcPr>
            <w:tcW w:w="1039" w:type="dxa"/>
            <w:tcMar>
              <w:left w:w="70" w:type="dxa"/>
              <w:right w:w="70" w:type="dxa"/>
            </w:tcMar>
            <w:vAlign w:val="center"/>
          </w:tcPr>
          <w:p w14:paraId="0A5698A8">
            <w:pPr>
              <w:keepNext/>
              <w:spacing w:before="20" w:after="20" w:line="260" w:lineRule="exact"/>
              <w:ind w:left="0" w:leftChars="0" w:right="0" w:rightChars="0" w:firstLine="0" w:firstLineChars="0"/>
              <w:jc w:val="center"/>
              <w:rPr>
                <w:del w:id="11053" w:author="xh" w:date="2026-10-19T11:26:15+08:00"/>
              </w:rPr>
            </w:pPr>
            <w:del w:id="11054" w:author="xh" w:date="2026-10-19T11:26:15+08:00">
              <w:r>
                <w:rPr>
                  <w:rFonts w:ascii="Times New Roman" w:hAnsi="Times New Roman" w:eastAsia="宋体"/>
                  <w:b w:val="0"/>
                  <w:sz w:val="18"/>
                </w:rPr>
                <w:delText>刚性</w:delText>
              </w:r>
            </w:del>
          </w:p>
        </w:tc>
        <w:tc>
          <w:tcPr>
            <w:tcW w:w="1039" w:type="dxa"/>
            <w:tcMar>
              <w:left w:w="70" w:type="dxa"/>
              <w:right w:w="70" w:type="dxa"/>
            </w:tcMar>
            <w:vAlign w:val="center"/>
          </w:tcPr>
          <w:p w14:paraId="00131256">
            <w:pPr>
              <w:keepNext/>
              <w:spacing w:before="20" w:after="20" w:line="260" w:lineRule="exact"/>
              <w:ind w:left="0" w:leftChars="0" w:right="0" w:rightChars="0" w:firstLine="0" w:firstLineChars="0"/>
              <w:jc w:val="center"/>
              <w:rPr>
                <w:del w:id="11055" w:author="xh" w:date="2026-10-19T11:26:15+08:00"/>
              </w:rPr>
            </w:pPr>
            <w:del w:id="11056" w:author="xh" w:date="2026-10-19T11:26:15+08:00">
              <w:r>
                <w:rPr>
                  <w:rFonts w:ascii="Times New Roman" w:hAnsi="Times New Roman" w:eastAsia="宋体"/>
                  <w:b w:val="0"/>
                  <w:sz w:val="18"/>
                </w:rPr>
                <w:delText>2025</w:delText>
              </w:r>
            </w:del>
          </w:p>
        </w:tc>
        <w:tc>
          <w:tcPr>
            <w:tcW w:w="1039" w:type="dxa"/>
            <w:tcMar>
              <w:left w:w="70" w:type="dxa"/>
              <w:right w:w="70" w:type="dxa"/>
            </w:tcMar>
            <w:vAlign w:val="center"/>
          </w:tcPr>
          <w:p w14:paraId="28EE2B23">
            <w:pPr>
              <w:keepNext/>
              <w:spacing w:before="20" w:after="20" w:line="260" w:lineRule="exact"/>
              <w:ind w:left="0" w:leftChars="0" w:right="0" w:rightChars="0" w:firstLine="0" w:firstLineChars="0"/>
              <w:jc w:val="center"/>
              <w:rPr>
                <w:del w:id="11057" w:author="xh" w:date="2026-10-19T11:26:15+08:00"/>
              </w:rPr>
            </w:pPr>
            <w:del w:id="11058" w:author="xh" w:date="2026-10-19T11:26:15+08:00">
              <w:r>
                <w:rPr>
                  <w:rFonts w:ascii="Times New Roman" w:hAnsi="Times New Roman" w:eastAsia="宋体"/>
                  <w:b w:val="0"/>
                  <w:sz w:val="18"/>
                </w:rPr>
                <w:delText>20+80</w:delText>
              </w:r>
            </w:del>
          </w:p>
        </w:tc>
        <w:tc>
          <w:tcPr>
            <w:tcW w:w="1039" w:type="dxa"/>
            <w:tcMar>
              <w:left w:w="70" w:type="dxa"/>
              <w:right w:w="70" w:type="dxa"/>
            </w:tcMar>
            <w:vAlign w:val="center"/>
          </w:tcPr>
          <w:p w14:paraId="2189815C">
            <w:pPr>
              <w:keepNext/>
              <w:spacing w:before="20" w:after="20" w:line="260" w:lineRule="exact"/>
              <w:ind w:left="0" w:leftChars="0" w:right="0" w:rightChars="0" w:firstLine="0" w:firstLineChars="0"/>
              <w:jc w:val="center"/>
              <w:rPr>
                <w:del w:id="11059" w:author="xh" w:date="2026-10-19T11:26:15+08:00"/>
              </w:rPr>
            </w:pPr>
            <w:del w:id="11060" w:author="xh" w:date="2026-10-19T11:26:15+08:00">
              <w:r>
                <w:rPr>
                  <w:rFonts w:ascii="Times New Roman" w:hAnsi="Times New Roman" w:eastAsia="宋体"/>
                  <w:b w:val="0"/>
                  <w:sz w:val="18"/>
                </w:rPr>
                <w:delText>100.00</w:delText>
              </w:r>
            </w:del>
          </w:p>
        </w:tc>
        <w:tc>
          <w:tcPr>
            <w:tcW w:w="1039" w:type="dxa"/>
            <w:tcMar>
              <w:left w:w="70" w:type="dxa"/>
              <w:right w:w="70" w:type="dxa"/>
            </w:tcMar>
            <w:vAlign w:val="center"/>
          </w:tcPr>
          <w:p w14:paraId="237934DC">
            <w:pPr>
              <w:keepNext/>
              <w:spacing w:before="20" w:after="20" w:line="260" w:lineRule="exact"/>
              <w:ind w:left="0" w:leftChars="0" w:right="0" w:rightChars="0" w:firstLine="0" w:firstLineChars="0"/>
              <w:jc w:val="center"/>
              <w:rPr>
                <w:del w:id="11061" w:author="xh" w:date="2026-10-19T11:26:15+08:00"/>
              </w:rPr>
            </w:pPr>
            <w:del w:id="11062"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3FEC05F3">
            <w:pPr>
              <w:keepNext/>
              <w:spacing w:before="20" w:after="20" w:line="260" w:lineRule="exact"/>
              <w:ind w:left="0" w:leftChars="0" w:right="0" w:rightChars="0" w:firstLine="0" w:firstLineChars="0"/>
              <w:jc w:val="center"/>
              <w:rPr>
                <w:del w:id="11063" w:author="xh" w:date="2026-10-19T11:26:15+08:00"/>
              </w:rPr>
            </w:pPr>
            <w:del w:id="11064"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117F23A7">
            <w:pPr>
              <w:keepNext/>
              <w:spacing w:before="20" w:after="20" w:line="260" w:lineRule="exact"/>
              <w:ind w:left="0" w:leftChars="0" w:right="0" w:rightChars="0" w:firstLine="0" w:firstLineChars="0"/>
              <w:jc w:val="center"/>
              <w:rPr>
                <w:del w:id="11065" w:author="xh" w:date="2026-10-19T11:26:15+08:00"/>
              </w:rPr>
            </w:pPr>
            <w:del w:id="11066"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55E52193">
            <w:pPr>
              <w:keepNext/>
              <w:spacing w:before="20" w:after="20" w:line="260" w:lineRule="exact"/>
              <w:ind w:left="0" w:leftChars="0" w:right="0" w:rightChars="0" w:firstLine="0" w:firstLineChars="0"/>
              <w:jc w:val="center"/>
              <w:rPr>
                <w:del w:id="11067" w:author="xh" w:date="2026-10-19T11:26:15+08:00"/>
              </w:rPr>
            </w:pPr>
            <w:del w:id="11068" w:author="xh" w:date="2026-10-19T11:26:15+08:00">
              <w:r>
                <w:rPr>
                  <w:rFonts w:ascii="Times New Roman" w:hAnsi="Times New Roman" w:eastAsia="宋体"/>
                  <w:b w:val="0"/>
                  <w:sz w:val="18"/>
                </w:rPr>
                <w:delText>71.29</w:delText>
              </w:r>
            </w:del>
          </w:p>
        </w:tc>
      </w:tr>
      <w:tr w14:paraId="013C84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0985" w:author="xh" w:date="2026-10-19T11:26:15+08:00"/>
        </w:trPr>
        <w:tc>
          <w:tcPr>
            <w:tcW w:w="1039" w:type="dxa"/>
            <w:tcMar>
              <w:left w:w="70" w:type="dxa"/>
              <w:right w:w="70" w:type="dxa"/>
            </w:tcMar>
            <w:vAlign w:val="center"/>
          </w:tcPr>
          <w:p w14:paraId="015A0889">
            <w:pPr>
              <w:keepNext/>
              <w:spacing w:before="20" w:after="20" w:line="260" w:lineRule="exact"/>
              <w:ind w:left="0" w:leftChars="0" w:right="0" w:rightChars="0" w:firstLine="0" w:firstLineChars="0"/>
              <w:jc w:val="center"/>
              <w:rPr>
                <w:del w:id="11069" w:author="xh" w:date="2026-10-19T11:26:15+08:00"/>
              </w:rPr>
            </w:pPr>
            <w:del w:id="11070" w:author="xh" w:date="2026-10-19T11:26:15+08:00">
              <w:r>
                <w:rPr>
                  <w:rFonts w:ascii="Times New Roman" w:hAnsi="Times New Roman" w:eastAsia="宋体"/>
                  <w:b w:val="0"/>
                  <w:sz w:val="18"/>
                </w:rPr>
                <w:delText>弹性</w:delText>
              </w:r>
            </w:del>
          </w:p>
        </w:tc>
        <w:tc>
          <w:tcPr>
            <w:tcW w:w="1039" w:type="dxa"/>
            <w:tcMar>
              <w:left w:w="70" w:type="dxa"/>
              <w:right w:w="70" w:type="dxa"/>
            </w:tcMar>
            <w:vAlign w:val="center"/>
          </w:tcPr>
          <w:p w14:paraId="4EA2D048">
            <w:pPr>
              <w:keepNext/>
              <w:spacing w:before="20" w:after="20" w:line="260" w:lineRule="exact"/>
              <w:ind w:left="0" w:leftChars="0" w:right="0" w:rightChars="0" w:firstLine="0" w:firstLineChars="0"/>
              <w:jc w:val="center"/>
              <w:rPr>
                <w:del w:id="11071" w:author="xh" w:date="2026-10-19T11:26:15+08:00"/>
              </w:rPr>
            </w:pPr>
            <w:del w:id="11072" w:author="xh" w:date="2026-10-19T11:26:15+08:00">
              <w:r>
                <w:rPr>
                  <w:rFonts w:ascii="Times New Roman" w:hAnsi="Times New Roman" w:eastAsia="宋体"/>
                  <w:b w:val="0"/>
                  <w:sz w:val="18"/>
                </w:rPr>
                <w:delText>2022</w:delText>
              </w:r>
            </w:del>
          </w:p>
        </w:tc>
        <w:tc>
          <w:tcPr>
            <w:tcW w:w="1039" w:type="dxa"/>
            <w:tcMar>
              <w:left w:w="70" w:type="dxa"/>
              <w:right w:w="70" w:type="dxa"/>
            </w:tcMar>
            <w:vAlign w:val="center"/>
          </w:tcPr>
          <w:p w14:paraId="3ABD933A">
            <w:pPr>
              <w:keepNext/>
              <w:spacing w:before="20" w:after="20" w:line="260" w:lineRule="exact"/>
              <w:ind w:left="0" w:leftChars="0" w:right="0" w:rightChars="0" w:firstLine="0" w:firstLineChars="0"/>
              <w:jc w:val="center"/>
              <w:rPr>
                <w:del w:id="11073" w:author="xh" w:date="2026-10-19T11:26:15+08:00"/>
              </w:rPr>
            </w:pPr>
            <w:del w:id="11074" w:author="xh" w:date="2026-10-19T11:26:15+08:00">
              <w:r>
                <w:rPr>
                  <w:rFonts w:ascii="Times New Roman" w:hAnsi="Times New Roman" w:eastAsia="宋体"/>
                  <w:b w:val="0"/>
                  <w:sz w:val="18"/>
                </w:rPr>
                <w:delText>20+80</w:delText>
              </w:r>
            </w:del>
          </w:p>
        </w:tc>
        <w:tc>
          <w:tcPr>
            <w:tcW w:w="1039" w:type="dxa"/>
            <w:tcMar>
              <w:left w:w="70" w:type="dxa"/>
              <w:right w:w="70" w:type="dxa"/>
            </w:tcMar>
            <w:vAlign w:val="center"/>
          </w:tcPr>
          <w:p w14:paraId="19C5E93C">
            <w:pPr>
              <w:keepNext/>
              <w:spacing w:before="20" w:after="20" w:line="260" w:lineRule="exact"/>
              <w:ind w:left="0" w:leftChars="0" w:right="0" w:rightChars="0" w:firstLine="0" w:firstLineChars="0"/>
              <w:jc w:val="center"/>
              <w:rPr>
                <w:del w:id="11075" w:author="xh" w:date="2026-10-19T11:26:15+08:00"/>
              </w:rPr>
            </w:pPr>
            <w:del w:id="11076" w:author="xh" w:date="2026-10-19T11:26:15+08:00">
              <w:r>
                <w:rPr>
                  <w:rFonts w:ascii="Times New Roman" w:hAnsi="Times New Roman" w:eastAsia="宋体"/>
                  <w:b w:val="0"/>
                  <w:sz w:val="18"/>
                </w:rPr>
                <w:delText>100.00</w:delText>
              </w:r>
            </w:del>
          </w:p>
        </w:tc>
        <w:tc>
          <w:tcPr>
            <w:tcW w:w="1039" w:type="dxa"/>
            <w:tcMar>
              <w:left w:w="70" w:type="dxa"/>
              <w:right w:w="70" w:type="dxa"/>
            </w:tcMar>
            <w:vAlign w:val="center"/>
          </w:tcPr>
          <w:p w14:paraId="2AE9A3E8">
            <w:pPr>
              <w:keepNext/>
              <w:spacing w:before="20" w:after="20" w:line="260" w:lineRule="exact"/>
              <w:ind w:left="0" w:leftChars="0" w:right="0" w:rightChars="0" w:firstLine="0" w:firstLineChars="0"/>
              <w:jc w:val="center"/>
              <w:rPr>
                <w:del w:id="11077" w:author="xh" w:date="2026-10-19T11:26:15+08:00"/>
              </w:rPr>
            </w:pPr>
            <w:del w:id="11078"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235FDC29">
            <w:pPr>
              <w:keepNext/>
              <w:spacing w:before="20" w:after="20" w:line="260" w:lineRule="exact"/>
              <w:ind w:left="0" w:leftChars="0" w:right="0" w:rightChars="0" w:firstLine="0" w:firstLineChars="0"/>
              <w:jc w:val="center"/>
              <w:rPr>
                <w:del w:id="11079" w:author="xh" w:date="2026-10-19T11:26:15+08:00"/>
              </w:rPr>
            </w:pPr>
            <w:del w:id="11080"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0121C796">
            <w:pPr>
              <w:keepNext/>
              <w:spacing w:before="20" w:after="20" w:line="260" w:lineRule="exact"/>
              <w:ind w:left="0" w:leftChars="0" w:right="0" w:rightChars="0" w:firstLine="0" w:firstLineChars="0"/>
              <w:jc w:val="center"/>
              <w:rPr>
                <w:del w:id="11081" w:author="xh" w:date="2026-10-19T11:26:15+08:00"/>
              </w:rPr>
            </w:pPr>
            <w:del w:id="11082"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3D6F93D5">
            <w:pPr>
              <w:keepNext/>
              <w:spacing w:before="20" w:after="20" w:line="260" w:lineRule="exact"/>
              <w:ind w:left="0" w:leftChars="0" w:right="0" w:rightChars="0" w:firstLine="0" w:firstLineChars="0"/>
              <w:jc w:val="center"/>
              <w:rPr>
                <w:del w:id="11083" w:author="xh" w:date="2026-10-19T11:26:15+08:00"/>
              </w:rPr>
            </w:pPr>
            <w:del w:id="11084" w:author="xh" w:date="2026-10-19T11:26:15+08:00">
              <w:r>
                <w:rPr>
                  <w:rFonts w:ascii="Times New Roman" w:hAnsi="Times New Roman" w:eastAsia="宋体"/>
                  <w:b w:val="0"/>
                  <w:sz w:val="18"/>
                </w:rPr>
                <w:delText>61.49</w:delText>
              </w:r>
            </w:del>
          </w:p>
        </w:tc>
      </w:tr>
      <w:tr w14:paraId="20920F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0986" w:author="xh" w:date="2026-10-19T11:26:15+08:00"/>
        </w:trPr>
        <w:tc>
          <w:tcPr>
            <w:tcW w:w="1039" w:type="dxa"/>
            <w:tcMar>
              <w:left w:w="70" w:type="dxa"/>
              <w:right w:w="70" w:type="dxa"/>
            </w:tcMar>
            <w:vAlign w:val="center"/>
          </w:tcPr>
          <w:p w14:paraId="112681EE">
            <w:pPr>
              <w:keepNext/>
              <w:spacing w:before="20" w:after="20" w:line="260" w:lineRule="exact"/>
              <w:ind w:left="0" w:leftChars="0" w:right="0" w:rightChars="0" w:firstLine="0" w:firstLineChars="0"/>
              <w:jc w:val="center"/>
              <w:rPr>
                <w:del w:id="11085" w:author="xh" w:date="2026-10-19T11:26:15+08:00"/>
              </w:rPr>
            </w:pPr>
            <w:del w:id="11086" w:author="xh" w:date="2026-10-19T11:26:15+08:00">
              <w:r>
                <w:rPr>
                  <w:rFonts w:ascii="Times New Roman" w:hAnsi="Times New Roman" w:eastAsia="宋体"/>
                  <w:b w:val="0"/>
                  <w:sz w:val="18"/>
                </w:rPr>
                <w:delText>弹性</w:delText>
              </w:r>
            </w:del>
          </w:p>
        </w:tc>
        <w:tc>
          <w:tcPr>
            <w:tcW w:w="1039" w:type="dxa"/>
            <w:tcMar>
              <w:left w:w="70" w:type="dxa"/>
              <w:right w:w="70" w:type="dxa"/>
            </w:tcMar>
            <w:vAlign w:val="center"/>
          </w:tcPr>
          <w:p w14:paraId="6413C133">
            <w:pPr>
              <w:keepNext/>
              <w:spacing w:before="20" w:after="20" w:line="260" w:lineRule="exact"/>
              <w:ind w:left="0" w:leftChars="0" w:right="0" w:rightChars="0" w:firstLine="0" w:firstLineChars="0"/>
              <w:jc w:val="center"/>
              <w:rPr>
                <w:del w:id="11087" w:author="xh" w:date="2026-10-19T11:26:15+08:00"/>
              </w:rPr>
            </w:pPr>
            <w:del w:id="11088" w:author="xh" w:date="2026-10-19T11:26:15+08:00">
              <w:r>
                <w:rPr>
                  <w:rFonts w:ascii="Times New Roman" w:hAnsi="Times New Roman" w:eastAsia="宋体"/>
                  <w:b w:val="0"/>
                  <w:sz w:val="18"/>
                </w:rPr>
                <w:delText>2023</w:delText>
              </w:r>
            </w:del>
          </w:p>
        </w:tc>
        <w:tc>
          <w:tcPr>
            <w:tcW w:w="1039" w:type="dxa"/>
            <w:tcMar>
              <w:left w:w="70" w:type="dxa"/>
              <w:right w:w="70" w:type="dxa"/>
            </w:tcMar>
            <w:vAlign w:val="center"/>
          </w:tcPr>
          <w:p w14:paraId="037BAB29">
            <w:pPr>
              <w:keepNext/>
              <w:spacing w:before="20" w:after="20" w:line="260" w:lineRule="exact"/>
              <w:ind w:left="0" w:leftChars="0" w:right="0" w:rightChars="0" w:firstLine="0" w:firstLineChars="0"/>
              <w:jc w:val="center"/>
              <w:rPr>
                <w:del w:id="11089" w:author="xh" w:date="2026-10-19T11:26:15+08:00"/>
              </w:rPr>
            </w:pPr>
            <w:del w:id="11090" w:author="xh" w:date="2026-10-19T11:26:15+08:00">
              <w:r>
                <w:rPr>
                  <w:rFonts w:ascii="Times New Roman" w:hAnsi="Times New Roman" w:eastAsia="宋体"/>
                  <w:b w:val="0"/>
                  <w:sz w:val="18"/>
                </w:rPr>
                <w:delText>20+80</w:delText>
              </w:r>
            </w:del>
          </w:p>
        </w:tc>
        <w:tc>
          <w:tcPr>
            <w:tcW w:w="1039" w:type="dxa"/>
            <w:tcMar>
              <w:left w:w="70" w:type="dxa"/>
              <w:right w:w="70" w:type="dxa"/>
            </w:tcMar>
            <w:vAlign w:val="center"/>
          </w:tcPr>
          <w:p w14:paraId="68B2DAD0">
            <w:pPr>
              <w:keepNext/>
              <w:spacing w:before="20" w:after="20" w:line="260" w:lineRule="exact"/>
              <w:ind w:left="0" w:leftChars="0" w:right="0" w:rightChars="0" w:firstLine="0" w:firstLineChars="0"/>
              <w:jc w:val="center"/>
              <w:rPr>
                <w:del w:id="11091" w:author="xh" w:date="2026-10-19T11:26:15+08:00"/>
              </w:rPr>
            </w:pPr>
            <w:del w:id="11092" w:author="xh" w:date="2026-10-19T11:26:15+08:00">
              <w:r>
                <w:rPr>
                  <w:rFonts w:ascii="Times New Roman" w:hAnsi="Times New Roman" w:eastAsia="宋体"/>
                  <w:b w:val="0"/>
                  <w:sz w:val="18"/>
                </w:rPr>
                <w:delText>100.00</w:delText>
              </w:r>
            </w:del>
          </w:p>
        </w:tc>
        <w:tc>
          <w:tcPr>
            <w:tcW w:w="1039" w:type="dxa"/>
            <w:tcMar>
              <w:left w:w="70" w:type="dxa"/>
              <w:right w:w="70" w:type="dxa"/>
            </w:tcMar>
            <w:vAlign w:val="center"/>
          </w:tcPr>
          <w:p w14:paraId="5ACCD521">
            <w:pPr>
              <w:keepNext/>
              <w:spacing w:before="20" w:after="20" w:line="260" w:lineRule="exact"/>
              <w:ind w:left="0" w:leftChars="0" w:right="0" w:rightChars="0" w:firstLine="0" w:firstLineChars="0"/>
              <w:jc w:val="center"/>
              <w:rPr>
                <w:del w:id="11093" w:author="xh" w:date="2026-10-19T11:26:15+08:00"/>
              </w:rPr>
            </w:pPr>
            <w:del w:id="11094"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4CFFCFD6">
            <w:pPr>
              <w:keepNext/>
              <w:spacing w:before="20" w:after="20" w:line="260" w:lineRule="exact"/>
              <w:ind w:left="0" w:leftChars="0" w:right="0" w:rightChars="0" w:firstLine="0" w:firstLineChars="0"/>
              <w:jc w:val="center"/>
              <w:rPr>
                <w:del w:id="11095" w:author="xh" w:date="2026-10-19T11:26:15+08:00"/>
              </w:rPr>
            </w:pPr>
            <w:del w:id="11096"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6CDC9FE8">
            <w:pPr>
              <w:keepNext/>
              <w:spacing w:before="20" w:after="20" w:line="260" w:lineRule="exact"/>
              <w:ind w:left="0" w:leftChars="0" w:right="0" w:rightChars="0" w:firstLine="0" w:firstLineChars="0"/>
              <w:jc w:val="center"/>
              <w:rPr>
                <w:del w:id="11097" w:author="xh" w:date="2026-10-19T11:26:15+08:00"/>
              </w:rPr>
            </w:pPr>
            <w:del w:id="11098"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64B62956">
            <w:pPr>
              <w:keepNext/>
              <w:spacing w:before="20" w:after="20" w:line="260" w:lineRule="exact"/>
              <w:ind w:left="0" w:leftChars="0" w:right="0" w:rightChars="0" w:firstLine="0" w:firstLineChars="0"/>
              <w:jc w:val="center"/>
              <w:rPr>
                <w:del w:id="11099" w:author="xh" w:date="2026-10-19T11:26:15+08:00"/>
              </w:rPr>
            </w:pPr>
            <w:del w:id="11100" w:author="xh" w:date="2026-10-19T11:26:15+08:00">
              <w:r>
                <w:rPr>
                  <w:rFonts w:ascii="Times New Roman" w:hAnsi="Times New Roman" w:eastAsia="宋体"/>
                  <w:b w:val="0"/>
                  <w:sz w:val="18"/>
                </w:rPr>
                <w:delText>56.74</w:delText>
              </w:r>
            </w:del>
          </w:p>
        </w:tc>
      </w:tr>
      <w:tr w14:paraId="68A061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0987" w:author="xh" w:date="2026-10-19T11:26:15+08:00"/>
        </w:trPr>
        <w:tc>
          <w:tcPr>
            <w:tcW w:w="1039" w:type="dxa"/>
            <w:tcMar>
              <w:left w:w="70" w:type="dxa"/>
              <w:right w:w="70" w:type="dxa"/>
            </w:tcMar>
            <w:vAlign w:val="center"/>
          </w:tcPr>
          <w:p w14:paraId="7D1165AD">
            <w:pPr>
              <w:keepNext/>
              <w:spacing w:before="20" w:after="20" w:line="260" w:lineRule="exact"/>
              <w:ind w:left="0" w:leftChars="0" w:right="0" w:rightChars="0" w:firstLine="0" w:firstLineChars="0"/>
              <w:jc w:val="center"/>
              <w:rPr>
                <w:del w:id="11101" w:author="xh" w:date="2026-10-19T11:26:15+08:00"/>
              </w:rPr>
            </w:pPr>
            <w:del w:id="11102" w:author="xh" w:date="2026-10-19T11:26:15+08:00">
              <w:r>
                <w:rPr>
                  <w:rFonts w:ascii="Times New Roman" w:hAnsi="Times New Roman" w:eastAsia="宋体"/>
                  <w:b w:val="0"/>
                  <w:sz w:val="18"/>
                </w:rPr>
                <w:delText>弹性</w:delText>
              </w:r>
            </w:del>
          </w:p>
        </w:tc>
        <w:tc>
          <w:tcPr>
            <w:tcW w:w="1039" w:type="dxa"/>
            <w:tcMar>
              <w:left w:w="70" w:type="dxa"/>
              <w:right w:w="70" w:type="dxa"/>
            </w:tcMar>
            <w:vAlign w:val="center"/>
          </w:tcPr>
          <w:p w14:paraId="39BCB314">
            <w:pPr>
              <w:keepNext/>
              <w:spacing w:before="20" w:after="20" w:line="260" w:lineRule="exact"/>
              <w:ind w:left="0" w:leftChars="0" w:right="0" w:rightChars="0" w:firstLine="0" w:firstLineChars="0"/>
              <w:jc w:val="center"/>
              <w:rPr>
                <w:del w:id="11103" w:author="xh" w:date="2026-10-19T11:26:15+08:00"/>
              </w:rPr>
            </w:pPr>
            <w:del w:id="11104" w:author="xh" w:date="2026-10-19T11:26:15+08:00">
              <w:r>
                <w:rPr>
                  <w:rFonts w:ascii="Times New Roman" w:hAnsi="Times New Roman" w:eastAsia="宋体"/>
                  <w:b w:val="0"/>
                  <w:sz w:val="18"/>
                </w:rPr>
                <w:delText>2024</w:delText>
              </w:r>
            </w:del>
          </w:p>
        </w:tc>
        <w:tc>
          <w:tcPr>
            <w:tcW w:w="1039" w:type="dxa"/>
            <w:tcMar>
              <w:left w:w="70" w:type="dxa"/>
              <w:right w:w="70" w:type="dxa"/>
            </w:tcMar>
            <w:vAlign w:val="center"/>
          </w:tcPr>
          <w:p w14:paraId="720CC142">
            <w:pPr>
              <w:keepNext/>
              <w:spacing w:before="20" w:after="20" w:line="260" w:lineRule="exact"/>
              <w:ind w:left="0" w:leftChars="0" w:right="0" w:rightChars="0" w:firstLine="0" w:firstLineChars="0"/>
              <w:jc w:val="center"/>
              <w:rPr>
                <w:del w:id="11105" w:author="xh" w:date="2026-10-19T11:26:15+08:00"/>
              </w:rPr>
            </w:pPr>
            <w:del w:id="11106" w:author="xh" w:date="2026-10-19T11:26:15+08:00">
              <w:r>
                <w:rPr>
                  <w:rFonts w:ascii="Times New Roman" w:hAnsi="Times New Roman" w:eastAsia="宋体"/>
                  <w:b w:val="0"/>
                  <w:sz w:val="18"/>
                </w:rPr>
                <w:delText>20+80</w:delText>
              </w:r>
            </w:del>
          </w:p>
        </w:tc>
        <w:tc>
          <w:tcPr>
            <w:tcW w:w="1039" w:type="dxa"/>
            <w:tcMar>
              <w:left w:w="70" w:type="dxa"/>
              <w:right w:w="70" w:type="dxa"/>
            </w:tcMar>
            <w:vAlign w:val="center"/>
          </w:tcPr>
          <w:p w14:paraId="2B506725">
            <w:pPr>
              <w:keepNext/>
              <w:spacing w:before="20" w:after="20" w:line="260" w:lineRule="exact"/>
              <w:ind w:left="0" w:leftChars="0" w:right="0" w:rightChars="0" w:firstLine="0" w:firstLineChars="0"/>
              <w:jc w:val="center"/>
              <w:rPr>
                <w:del w:id="11107" w:author="xh" w:date="2026-10-19T11:26:15+08:00"/>
              </w:rPr>
            </w:pPr>
            <w:del w:id="11108" w:author="xh" w:date="2026-10-19T11:26:15+08:00">
              <w:r>
                <w:rPr>
                  <w:rFonts w:ascii="Times New Roman" w:hAnsi="Times New Roman" w:eastAsia="宋体"/>
                  <w:b w:val="0"/>
                  <w:sz w:val="18"/>
                </w:rPr>
                <w:delText>100.00</w:delText>
              </w:r>
            </w:del>
          </w:p>
        </w:tc>
        <w:tc>
          <w:tcPr>
            <w:tcW w:w="1039" w:type="dxa"/>
            <w:tcMar>
              <w:left w:w="70" w:type="dxa"/>
              <w:right w:w="70" w:type="dxa"/>
            </w:tcMar>
            <w:vAlign w:val="center"/>
          </w:tcPr>
          <w:p w14:paraId="7603DAF4">
            <w:pPr>
              <w:keepNext/>
              <w:spacing w:before="20" w:after="20" w:line="260" w:lineRule="exact"/>
              <w:ind w:left="0" w:leftChars="0" w:right="0" w:rightChars="0" w:firstLine="0" w:firstLineChars="0"/>
              <w:jc w:val="center"/>
              <w:rPr>
                <w:del w:id="11109" w:author="xh" w:date="2026-10-19T11:26:15+08:00"/>
              </w:rPr>
            </w:pPr>
            <w:del w:id="11110"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6BAFD218">
            <w:pPr>
              <w:keepNext/>
              <w:spacing w:before="20" w:after="20" w:line="260" w:lineRule="exact"/>
              <w:ind w:left="0" w:leftChars="0" w:right="0" w:rightChars="0" w:firstLine="0" w:firstLineChars="0"/>
              <w:jc w:val="center"/>
              <w:rPr>
                <w:del w:id="11111" w:author="xh" w:date="2026-10-19T11:26:15+08:00"/>
              </w:rPr>
            </w:pPr>
            <w:del w:id="11112"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688AC3A7">
            <w:pPr>
              <w:keepNext/>
              <w:spacing w:before="20" w:after="20" w:line="260" w:lineRule="exact"/>
              <w:ind w:left="0" w:leftChars="0" w:right="0" w:rightChars="0" w:firstLine="0" w:firstLineChars="0"/>
              <w:jc w:val="center"/>
              <w:rPr>
                <w:del w:id="11113" w:author="xh" w:date="2026-10-19T11:26:15+08:00"/>
              </w:rPr>
            </w:pPr>
            <w:del w:id="11114"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720DDE0D">
            <w:pPr>
              <w:keepNext/>
              <w:spacing w:before="20" w:after="20" w:line="260" w:lineRule="exact"/>
              <w:ind w:left="0" w:leftChars="0" w:right="0" w:rightChars="0" w:firstLine="0" w:firstLineChars="0"/>
              <w:jc w:val="center"/>
              <w:rPr>
                <w:del w:id="11115" w:author="xh" w:date="2026-10-19T11:26:15+08:00"/>
              </w:rPr>
            </w:pPr>
            <w:del w:id="11116" w:author="xh" w:date="2026-10-19T11:26:15+08:00">
              <w:r>
                <w:rPr>
                  <w:rFonts w:ascii="Times New Roman" w:hAnsi="Times New Roman" w:eastAsia="宋体"/>
                  <w:b w:val="0"/>
                  <w:sz w:val="18"/>
                </w:rPr>
                <w:delText>64.30</w:delText>
              </w:r>
            </w:del>
          </w:p>
        </w:tc>
      </w:tr>
      <w:tr w14:paraId="1D24A4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0988" w:author="xh" w:date="2026-10-19T11:26:15+08:00"/>
        </w:trPr>
        <w:tc>
          <w:tcPr>
            <w:tcW w:w="1039" w:type="dxa"/>
            <w:tcMar>
              <w:left w:w="70" w:type="dxa"/>
              <w:right w:w="70" w:type="dxa"/>
            </w:tcMar>
            <w:vAlign w:val="center"/>
          </w:tcPr>
          <w:p w14:paraId="0154977C">
            <w:pPr>
              <w:keepNext w:val="0"/>
              <w:spacing w:before="20" w:after="20" w:line="260" w:lineRule="exact"/>
              <w:ind w:left="0" w:leftChars="0" w:right="0" w:rightChars="0" w:firstLine="0" w:firstLineChars="0"/>
              <w:jc w:val="center"/>
              <w:rPr>
                <w:del w:id="11117" w:author="xh" w:date="2026-10-19T11:26:15+08:00"/>
              </w:rPr>
            </w:pPr>
            <w:del w:id="11118" w:author="xh" w:date="2026-10-19T11:26:15+08:00">
              <w:r>
                <w:rPr>
                  <w:rFonts w:ascii="Times New Roman" w:hAnsi="Times New Roman" w:eastAsia="宋体"/>
                  <w:b w:val="0"/>
                  <w:sz w:val="18"/>
                </w:rPr>
                <w:delText>弹性</w:delText>
              </w:r>
            </w:del>
          </w:p>
        </w:tc>
        <w:tc>
          <w:tcPr>
            <w:tcW w:w="1039" w:type="dxa"/>
            <w:tcMar>
              <w:left w:w="70" w:type="dxa"/>
              <w:right w:w="70" w:type="dxa"/>
            </w:tcMar>
            <w:vAlign w:val="center"/>
          </w:tcPr>
          <w:p w14:paraId="77756429">
            <w:pPr>
              <w:keepNext w:val="0"/>
              <w:spacing w:before="20" w:after="20" w:line="260" w:lineRule="exact"/>
              <w:ind w:left="0" w:leftChars="0" w:right="0" w:rightChars="0" w:firstLine="0" w:firstLineChars="0"/>
              <w:jc w:val="center"/>
              <w:rPr>
                <w:del w:id="11119" w:author="xh" w:date="2026-10-19T11:26:15+08:00"/>
              </w:rPr>
            </w:pPr>
            <w:del w:id="11120" w:author="xh" w:date="2026-10-19T11:26:15+08:00">
              <w:r>
                <w:rPr>
                  <w:rFonts w:ascii="Times New Roman" w:hAnsi="Times New Roman" w:eastAsia="宋体"/>
                  <w:b w:val="0"/>
                  <w:sz w:val="18"/>
                </w:rPr>
                <w:delText>2025</w:delText>
              </w:r>
            </w:del>
          </w:p>
        </w:tc>
        <w:tc>
          <w:tcPr>
            <w:tcW w:w="1039" w:type="dxa"/>
            <w:tcMar>
              <w:left w:w="70" w:type="dxa"/>
              <w:right w:w="70" w:type="dxa"/>
            </w:tcMar>
            <w:vAlign w:val="center"/>
          </w:tcPr>
          <w:p w14:paraId="205101B6">
            <w:pPr>
              <w:keepNext w:val="0"/>
              <w:spacing w:before="20" w:after="20" w:line="260" w:lineRule="exact"/>
              <w:ind w:left="0" w:leftChars="0" w:right="0" w:rightChars="0" w:firstLine="0" w:firstLineChars="0"/>
              <w:jc w:val="center"/>
              <w:rPr>
                <w:del w:id="11121" w:author="xh" w:date="2026-10-19T11:26:15+08:00"/>
              </w:rPr>
            </w:pPr>
            <w:del w:id="11122" w:author="xh" w:date="2026-10-19T11:26:15+08:00">
              <w:r>
                <w:rPr>
                  <w:rFonts w:ascii="Times New Roman" w:hAnsi="Times New Roman" w:eastAsia="宋体"/>
                  <w:b w:val="0"/>
                  <w:sz w:val="18"/>
                </w:rPr>
                <w:delText>20+80</w:delText>
              </w:r>
            </w:del>
          </w:p>
        </w:tc>
        <w:tc>
          <w:tcPr>
            <w:tcW w:w="1039" w:type="dxa"/>
            <w:tcMar>
              <w:left w:w="70" w:type="dxa"/>
              <w:right w:w="70" w:type="dxa"/>
            </w:tcMar>
            <w:vAlign w:val="center"/>
          </w:tcPr>
          <w:p w14:paraId="7E7E4AA8">
            <w:pPr>
              <w:keepNext w:val="0"/>
              <w:spacing w:before="20" w:after="20" w:line="260" w:lineRule="exact"/>
              <w:ind w:left="0" w:leftChars="0" w:right="0" w:rightChars="0" w:firstLine="0" w:firstLineChars="0"/>
              <w:jc w:val="center"/>
              <w:rPr>
                <w:del w:id="11123" w:author="xh" w:date="2026-10-19T11:26:15+08:00"/>
              </w:rPr>
            </w:pPr>
            <w:del w:id="11124" w:author="xh" w:date="2026-10-19T11:26:15+08:00">
              <w:r>
                <w:rPr>
                  <w:rFonts w:ascii="Times New Roman" w:hAnsi="Times New Roman" w:eastAsia="宋体"/>
                  <w:b w:val="0"/>
                  <w:sz w:val="18"/>
                </w:rPr>
                <w:delText>100.00</w:delText>
              </w:r>
            </w:del>
          </w:p>
        </w:tc>
        <w:tc>
          <w:tcPr>
            <w:tcW w:w="1039" w:type="dxa"/>
            <w:tcMar>
              <w:left w:w="70" w:type="dxa"/>
              <w:right w:w="70" w:type="dxa"/>
            </w:tcMar>
            <w:vAlign w:val="center"/>
          </w:tcPr>
          <w:p w14:paraId="4BD53C6C">
            <w:pPr>
              <w:keepNext w:val="0"/>
              <w:spacing w:before="20" w:after="20" w:line="260" w:lineRule="exact"/>
              <w:ind w:left="0" w:leftChars="0" w:right="0" w:rightChars="0" w:firstLine="0" w:firstLineChars="0"/>
              <w:jc w:val="center"/>
              <w:rPr>
                <w:del w:id="11125" w:author="xh" w:date="2026-10-19T11:26:15+08:00"/>
              </w:rPr>
            </w:pPr>
            <w:del w:id="11126"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110B2CCC">
            <w:pPr>
              <w:keepNext w:val="0"/>
              <w:spacing w:before="20" w:after="20" w:line="260" w:lineRule="exact"/>
              <w:ind w:left="0" w:leftChars="0" w:right="0" w:rightChars="0" w:firstLine="0" w:firstLineChars="0"/>
              <w:jc w:val="center"/>
              <w:rPr>
                <w:del w:id="11127" w:author="xh" w:date="2026-10-19T11:26:15+08:00"/>
              </w:rPr>
            </w:pPr>
            <w:del w:id="11128"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5C53AD26">
            <w:pPr>
              <w:keepNext w:val="0"/>
              <w:spacing w:before="20" w:after="20" w:line="260" w:lineRule="exact"/>
              <w:ind w:left="0" w:leftChars="0" w:right="0" w:rightChars="0" w:firstLine="0" w:firstLineChars="0"/>
              <w:jc w:val="center"/>
              <w:rPr>
                <w:del w:id="11129" w:author="xh" w:date="2026-10-19T11:26:15+08:00"/>
              </w:rPr>
            </w:pPr>
            <w:del w:id="11130" w:author="xh" w:date="2026-10-19T11:26:15+08:00">
              <w:r>
                <w:rPr>
                  <w:rFonts w:ascii="Times New Roman" w:hAnsi="Times New Roman" w:eastAsia="宋体"/>
                  <w:b w:val="0"/>
                  <w:sz w:val="18"/>
                </w:rPr>
                <w:delText>0.00</w:delText>
              </w:r>
            </w:del>
          </w:p>
        </w:tc>
        <w:tc>
          <w:tcPr>
            <w:tcW w:w="1039" w:type="dxa"/>
            <w:tcMar>
              <w:left w:w="70" w:type="dxa"/>
              <w:right w:w="70" w:type="dxa"/>
            </w:tcMar>
            <w:vAlign w:val="center"/>
          </w:tcPr>
          <w:p w14:paraId="1CF004C2">
            <w:pPr>
              <w:keepNext w:val="0"/>
              <w:spacing w:before="20" w:after="20" w:line="260" w:lineRule="exact"/>
              <w:ind w:left="0" w:leftChars="0" w:right="0" w:rightChars="0" w:firstLine="0" w:firstLineChars="0"/>
              <w:jc w:val="center"/>
              <w:rPr>
                <w:del w:id="11131" w:author="xh" w:date="2026-10-19T11:26:15+08:00"/>
              </w:rPr>
            </w:pPr>
            <w:del w:id="11132" w:author="xh" w:date="2026-10-19T11:26:15+08:00">
              <w:r>
                <w:rPr>
                  <w:rFonts w:ascii="Times New Roman" w:hAnsi="Times New Roman" w:eastAsia="宋体"/>
                  <w:b w:val="0"/>
                  <w:sz w:val="18"/>
                </w:rPr>
                <w:delText>71.29</w:delText>
              </w:r>
            </w:del>
          </w:p>
        </w:tc>
      </w:tr>
      <w:tr>
        <w:trPr>
          <w:cantSplit/>
          <w:tblHeader/>
          <w:ins w:id="11133" w:author="xh" w:date="2026-10-19T11:26:1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42" w:author="xh" w:date="2026-10-19T11:26:15+08:00"/>
              </w:rPr>
            </w:pPr>
            <w:ins w:id="11143" w:author="xh" w:date="2026-10-19T11:26:15+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44" w:author="xh" w:date="2026-10-19T11:26:15+08:00"/>
              </w:rPr>
            </w:pPr>
            <w:ins w:id="11145" w:author="xh" w:date="2026-10-19T11:26:15+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46" w:author="xh" w:date="2026-10-19T11:26:15+08:00"/>
              </w:rPr>
            </w:pPr>
            <w:ins w:id="11147" w:author="xh" w:date="2026-10-19T11:26:15+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48" w:author="xh" w:date="2026-10-19T11:26:15+08:00"/>
              </w:rPr>
            </w:pPr>
            <w:ins w:id="11149" w:author="xh" w:date="2026-10-19T11:26:15+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50" w:author="xh" w:date="2026-10-19T11:26:15+08:00"/>
              </w:rPr>
            </w:pPr>
            <w:ins w:id="11151" w:author="xh" w:date="2026-10-19T11:26:15+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52" w:author="xh" w:date="2026-10-19T11:26:15+08:00"/>
              </w:rPr>
            </w:pPr>
            <w:ins w:id="11153" w:author="xh" w:date="2026-10-19T11:26:15+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54" w:author="xh" w:date="2026-10-19T11:26:15+08:00"/>
              </w:rPr>
            </w:pPr>
            <w:ins w:id="11155" w:author="xh" w:date="2026-10-19T11:26:15+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56" w:author="xh" w:date="2026-10-19T11:26:15+08:00"/>
              </w:rPr>
            </w:pPr>
            <w:ins w:id="11157" w:author="xh" w:date="2026-10-19T11:26:15+08:00">
              <w:r>
                <w:rPr>
                  <w:rFonts w:ascii="Times New Roman" w:hAnsi="Times New Roman" w:eastAsia="宋体"/>
                  <w:b/>
                  <w:sz w:val="18"/>
                </w:rPr>
                <w:t>转接后净负荷/MW</w:t>
              </w:r>
            </w:ins>
          </w:p>
        </w:tc>
      </w:tr>
      <w:tr>
        <w:trPr>
          <w:cantSplit/>
          <w:ins w:id="11134" w:author="xh" w:date="2026-10-19T11:26:1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58" w:author="xh" w:date="2026-10-19T11:26:15+08:00"/>
              </w:rPr>
            </w:pPr>
            <w:ins w:id="11159" w:author="xh" w:date="2026-10-19T11:26:15+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60" w:author="xh" w:date="2026-10-19T11:26:15+08:00"/>
              </w:rPr>
            </w:pPr>
            <w:ins w:id="11161" w:author="xh" w:date="2026-10-19T11:26:15+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62" w:author="xh" w:date="2026-10-19T11:26:15+08:00"/>
              </w:rPr>
            </w:pPr>
            <w:ins w:id="11163" w:author="xh" w:date="2026-10-19T11:26:15+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64" w:author="xh" w:date="2026-10-19T11:26:15+08:00"/>
              </w:rPr>
            </w:pPr>
            <w:ins w:id="11165" w:author="xh" w:date="2026-10-19T11:26:15+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66" w:author="xh" w:date="2026-10-19T11:26:15+08:00"/>
              </w:rPr>
            </w:pPr>
            <w:ins w:id="11167" w:author="xh" w:date="2026-10-19T11:26:1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68" w:author="xh" w:date="2026-10-19T11:26:15+08:00"/>
              </w:rPr>
            </w:pPr>
            <w:ins w:id="11169" w:author="xh" w:date="2026-10-19T11:26:15+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70" w:author="xh" w:date="2026-10-19T11:26:15+08:00"/>
              </w:rPr>
            </w:pPr>
            <w:ins w:id="11171" w:author="xh" w:date="2026-10-19T11:26:15+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72" w:author="xh" w:date="2026-10-19T11:26:15+08:00"/>
              </w:rPr>
            </w:pPr>
            <w:ins w:id="11173" w:author="xh" w:date="2026-10-19T11:26:15+08:00">
              <w:r>
                <w:rPr>
                  <w:rFonts w:ascii="Times New Roman" w:hAnsi="Times New Roman" w:eastAsia="宋体"/>
                  <w:b w:val="0"/>
                  <w:sz w:val="18"/>
                </w:rPr>
                <w:t>—</w:t>
              </w:r>
            </w:ins>
          </w:p>
        </w:tc>
      </w:tr>
      <w:tr>
        <w:trPr>
          <w:cantSplit/>
          <w:ins w:id="11135" w:author="xh" w:date="2026-10-19T11:26:1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74" w:author="xh" w:date="2026-10-19T11:26:15+08:00"/>
              </w:rPr>
            </w:pPr>
            <w:ins w:id="11175" w:author="xh" w:date="2026-10-19T11:26:15+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76" w:author="xh" w:date="2026-10-19T11:26:15+08:00"/>
              </w:rPr>
            </w:pPr>
            <w:ins w:id="11177" w:author="xh" w:date="2026-10-19T11:26:15+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78" w:author="xh" w:date="2026-10-19T11:26:15+08:00"/>
              </w:rPr>
            </w:pPr>
            <w:ins w:id="11179" w:author="xh" w:date="2026-10-19T11:26:15+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80" w:author="xh" w:date="2026-10-19T11:26:15+08:00"/>
              </w:rPr>
            </w:pPr>
            <w:ins w:id="11181" w:author="xh" w:date="2026-10-19T11:26:15+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82" w:author="xh" w:date="2026-10-19T11:26:15+08:00"/>
              </w:rPr>
            </w:pPr>
            <w:ins w:id="11183" w:author="xh" w:date="2026-10-19T11:26:1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84" w:author="xh" w:date="2026-10-19T11:26:15+08:00"/>
              </w:rPr>
            </w:pPr>
            <w:ins w:id="11185" w:author="xh" w:date="2026-10-19T11:26:1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86" w:author="xh" w:date="2026-10-19T11:26:15+08:00"/>
              </w:rPr>
            </w:pPr>
            <w:ins w:id="11187" w:author="xh" w:date="2026-10-19T11:26:1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88" w:author="xh" w:date="2026-10-19T11:26:15+08:00"/>
              </w:rPr>
            </w:pPr>
            <w:ins w:id="11189" w:author="xh" w:date="2026-10-19T11:26:15+08:00">
              <w:r>
                <w:rPr>
                  <w:rFonts w:ascii="Times New Roman" w:hAnsi="Times New Roman" w:eastAsia="宋体"/>
                  <w:b w:val="0"/>
                  <w:sz w:val="18"/>
                </w:rPr>
                <w:t>71.29</w:t>
              </w:r>
            </w:ins>
          </w:p>
        </w:tc>
      </w:tr>
      <w:tr>
        <w:trPr>
          <w:cantSplit/>
          <w:ins w:id="11136" w:author="xh" w:date="2026-10-19T11:26:1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90" w:author="xh" w:date="2026-10-19T11:26:15+08:00"/>
              </w:rPr>
            </w:pPr>
            <w:ins w:id="11191" w:author="xh" w:date="2026-10-19T11:26:15+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92" w:author="xh" w:date="2026-10-19T11:26:15+08:00"/>
              </w:rPr>
            </w:pPr>
            <w:ins w:id="11193" w:author="xh" w:date="2026-10-19T11:26:15+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94" w:author="xh" w:date="2026-10-19T11:26:15+08:00"/>
              </w:rPr>
            </w:pPr>
            <w:ins w:id="11195" w:author="xh" w:date="2026-10-19T11:26:15+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96" w:author="xh" w:date="2026-10-19T11:26:15+08:00"/>
              </w:rPr>
            </w:pPr>
            <w:ins w:id="11197" w:author="xh" w:date="2026-10-19T11:26:15+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198" w:author="xh" w:date="2026-10-19T11:26:15+08:00"/>
              </w:rPr>
            </w:pPr>
            <w:ins w:id="11199" w:author="xh" w:date="2026-10-19T11:26:1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00" w:author="xh" w:date="2026-10-19T11:26:15+08:00"/>
              </w:rPr>
            </w:pPr>
            <w:ins w:id="11201" w:author="xh" w:date="2026-10-19T11:26:1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02" w:author="xh" w:date="2026-10-19T11:26:15+08:00"/>
              </w:rPr>
            </w:pPr>
            <w:ins w:id="11203" w:author="xh" w:date="2026-10-19T11:26:1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04" w:author="xh" w:date="2026-10-19T11:26:15+08:00"/>
              </w:rPr>
            </w:pPr>
            <w:ins w:id="11205" w:author="xh" w:date="2026-10-19T11:26:15+08:00">
              <w:r>
                <w:rPr>
                  <w:rFonts w:ascii="Times New Roman" w:hAnsi="Times New Roman" w:eastAsia="宋体"/>
                  <w:b w:val="0"/>
                  <w:sz w:val="18"/>
                </w:rPr>
                <w:t>87.32</w:t>
              </w:r>
            </w:ins>
          </w:p>
        </w:tc>
      </w:tr>
      <w:tr>
        <w:trPr>
          <w:cantSplit/>
          <w:ins w:id="11137" w:author="xh" w:date="2026-10-19T11:26:1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06" w:author="xh" w:date="2026-10-19T11:26:15+08:00"/>
              </w:rPr>
            </w:pPr>
            <w:ins w:id="11207" w:author="xh" w:date="2026-10-19T11:26:15+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08" w:author="xh" w:date="2026-10-19T11:26:15+08:00"/>
              </w:rPr>
            </w:pPr>
            <w:ins w:id="11209" w:author="xh" w:date="2026-10-19T11:26:15+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10" w:author="xh" w:date="2026-10-19T11:26:15+08:00"/>
              </w:rPr>
            </w:pPr>
            <w:ins w:id="11211" w:author="xh" w:date="2026-10-19T11:26:15+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12" w:author="xh" w:date="2026-10-19T11:26:15+08:00"/>
              </w:rPr>
            </w:pPr>
            <w:ins w:id="11213" w:author="xh" w:date="2026-10-19T11:26:15+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14" w:author="xh" w:date="2026-10-19T11:26:15+08:00"/>
              </w:rPr>
            </w:pPr>
            <w:ins w:id="11215" w:author="xh" w:date="2026-10-19T11:26:15+08:00">
              <w:r>
                <w:rPr>
                  <w:rFonts w:ascii="Times New Roman" w:hAnsi="Times New Roman" w:eastAsia="宋体"/>
                  <w:b w:val="0"/>
                  <w:sz w:val="18"/>
                </w:rPr>
                <w:t>0.10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16" w:author="xh" w:date="2026-10-19T11:26:15+08:00"/>
              </w:rPr>
            </w:pPr>
            <w:ins w:id="11217" w:author="xh" w:date="2026-10-19T11:26:1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18" w:author="xh" w:date="2026-10-19T11:26:15+08:00"/>
              </w:rPr>
            </w:pPr>
            <w:ins w:id="11219" w:author="xh" w:date="2026-10-19T11:26:1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20" w:author="xh" w:date="2026-10-19T11:26:15+08:00"/>
              </w:rPr>
            </w:pPr>
            <w:ins w:id="11221" w:author="xh" w:date="2026-10-19T11:26:15+08:00">
              <w:r>
                <w:rPr>
                  <w:rFonts w:ascii="Times New Roman" w:hAnsi="Times New Roman" w:eastAsia="宋体"/>
                  <w:b w:val="0"/>
                  <w:sz w:val="18"/>
                </w:rPr>
                <w:t>105.05</w:t>
              </w:r>
            </w:ins>
          </w:p>
        </w:tc>
      </w:tr>
      <w:tr>
        <w:trPr>
          <w:cantSplit/>
          <w:ins w:id="11138" w:author="xh" w:date="2026-10-19T11:26:1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22" w:author="xh" w:date="2026-10-19T11:26:15+08:00"/>
              </w:rPr>
            </w:pPr>
            <w:ins w:id="11223" w:author="xh" w:date="2026-10-19T11:26:15+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24" w:author="xh" w:date="2026-10-19T11:26:15+08:00"/>
              </w:rPr>
            </w:pPr>
            <w:ins w:id="11225" w:author="xh" w:date="2026-10-19T11:26:15+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26" w:author="xh" w:date="2026-10-19T11:26:15+08:00"/>
              </w:rPr>
            </w:pPr>
            <w:ins w:id="11227" w:author="xh" w:date="2026-10-19T11:26:15+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28" w:author="xh" w:date="2026-10-19T11:26:15+08:00"/>
              </w:rPr>
            </w:pPr>
            <w:ins w:id="11229" w:author="xh" w:date="2026-10-19T11:26:15+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30" w:author="xh" w:date="2026-10-19T11:26:15+08:00"/>
              </w:rPr>
            </w:pPr>
            <w:ins w:id="11231" w:author="xh" w:date="2026-10-19T11:26:1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32" w:author="xh" w:date="2026-10-19T11:26:15+08:00"/>
              </w:rPr>
            </w:pPr>
            <w:ins w:id="11233" w:author="xh" w:date="2026-10-19T11:26:15+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34" w:author="xh" w:date="2026-10-19T11:26:15+08:00"/>
              </w:rPr>
            </w:pPr>
            <w:ins w:id="11235" w:author="xh" w:date="2026-10-19T11:26:15+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36" w:author="xh" w:date="2026-10-19T11:26:15+08:00"/>
              </w:rPr>
            </w:pPr>
            <w:ins w:id="11237" w:author="xh" w:date="2026-10-19T11:26:15+08:00">
              <w:r>
                <w:rPr>
                  <w:rFonts w:ascii="Times New Roman" w:hAnsi="Times New Roman" w:eastAsia="宋体"/>
                  <w:b w:val="0"/>
                  <w:sz w:val="18"/>
                </w:rPr>
                <w:t>—</w:t>
              </w:r>
            </w:ins>
          </w:p>
        </w:tc>
      </w:tr>
      <w:tr>
        <w:trPr>
          <w:cantSplit/>
          <w:ins w:id="11139" w:author="xh" w:date="2026-10-19T11:26:1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38" w:author="xh" w:date="2026-10-19T11:26:15+08:00"/>
              </w:rPr>
            </w:pPr>
            <w:ins w:id="11239" w:author="xh" w:date="2026-10-19T11:26:15+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40" w:author="xh" w:date="2026-10-19T11:26:15+08:00"/>
              </w:rPr>
            </w:pPr>
            <w:ins w:id="11241" w:author="xh" w:date="2026-10-19T11:26:15+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42" w:author="xh" w:date="2026-10-19T11:26:15+08:00"/>
              </w:rPr>
            </w:pPr>
            <w:ins w:id="11243" w:author="xh" w:date="2026-10-19T11:26:15+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44" w:author="xh" w:date="2026-10-19T11:26:15+08:00"/>
              </w:rPr>
            </w:pPr>
            <w:ins w:id="11245" w:author="xh" w:date="2026-10-19T11:26:15+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46" w:author="xh" w:date="2026-10-19T11:26:15+08:00"/>
              </w:rPr>
            </w:pPr>
            <w:ins w:id="11247" w:author="xh" w:date="2026-10-19T11:26:1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48" w:author="xh" w:date="2026-10-19T11:26:15+08:00"/>
              </w:rPr>
            </w:pPr>
            <w:ins w:id="11249" w:author="xh" w:date="2026-10-19T11:26:1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50" w:author="xh" w:date="2026-10-19T11:26:15+08:00"/>
              </w:rPr>
            </w:pPr>
            <w:ins w:id="11251" w:author="xh" w:date="2026-10-19T11:26:1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52" w:author="xh" w:date="2026-10-19T11:26:15+08:00"/>
              </w:rPr>
            </w:pPr>
            <w:ins w:id="11253" w:author="xh" w:date="2026-10-19T11:26:15+08:00">
              <w:r>
                <w:rPr>
                  <w:rFonts w:ascii="Times New Roman" w:hAnsi="Times New Roman" w:eastAsia="宋体"/>
                  <w:b w:val="0"/>
                  <w:sz w:val="18"/>
                </w:rPr>
                <w:t>71.29</w:t>
              </w:r>
            </w:ins>
          </w:p>
        </w:tc>
      </w:tr>
      <w:tr>
        <w:trPr>
          <w:cantSplit/>
          <w:ins w:id="11140" w:author="xh" w:date="2026-10-19T11:26:1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54" w:author="xh" w:date="2026-10-19T11:26:15+08:00"/>
              </w:rPr>
            </w:pPr>
            <w:ins w:id="11255" w:author="xh" w:date="2026-10-19T11:26:15+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56" w:author="xh" w:date="2026-10-19T11:26:15+08:00"/>
              </w:rPr>
            </w:pPr>
            <w:ins w:id="11257" w:author="xh" w:date="2026-10-19T11:26:15+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58" w:author="xh" w:date="2026-10-19T11:26:15+08:00"/>
              </w:rPr>
            </w:pPr>
            <w:ins w:id="11259" w:author="xh" w:date="2026-10-19T11:26:15+08:00">
              <w:r>
                <w:rPr>
                  <w:rFonts w:ascii="Times New Roman" w:hAnsi="Times New Roman" w:eastAsia="宋体"/>
                  <w:b w:val="0"/>
                  <w:sz w:val="18"/>
                </w:rPr>
                <w:t>63.00+80.00+50.00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60" w:author="xh" w:date="2026-10-19T11:26:15+08:00"/>
              </w:rPr>
            </w:pPr>
            <w:ins w:id="11261" w:author="xh" w:date="2026-10-19T11:26:15+08:00">
              <w:r>
                <w:rPr>
                  <w:rFonts w:ascii="Times New Roman" w:hAnsi="Times New Roman" w:eastAsia="宋体"/>
                  <w:b w:val="0"/>
                  <w:sz w:val="18"/>
                </w:rPr>
                <w:t>193.00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62" w:author="xh" w:date="2026-10-19T11:26:15+08:00"/>
              </w:rPr>
            </w:pPr>
            <w:ins w:id="11263" w:author="xh" w:date="2026-10-19T11:26:1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64" w:author="xh" w:date="2026-10-19T11:26:15+08:00"/>
              </w:rPr>
            </w:pPr>
            <w:ins w:id="11265" w:author="xh" w:date="2026-10-19T11:26:1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66" w:author="xh" w:date="2026-10-19T11:26:15+08:00"/>
              </w:rPr>
            </w:pPr>
            <w:ins w:id="11267" w:author="xh" w:date="2026-10-19T11:26:1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268" w:author="xh" w:date="2026-10-19T11:26:15+08:00"/>
              </w:rPr>
            </w:pPr>
            <w:ins w:id="11269" w:author="xh" w:date="2026-10-19T11:26:15+08:00">
              <w:r>
                <w:rPr>
                  <w:rFonts w:ascii="Times New Roman" w:hAnsi="Times New Roman" w:eastAsia="宋体"/>
                  <w:b w:val="0"/>
                  <w:sz w:val="18"/>
                </w:rPr>
                <w:t>87.32</w:t>
              </w:r>
            </w:ins>
          </w:p>
        </w:tc>
      </w:tr>
      <w:tr>
        <w:trPr>
          <w:cantSplit/>
          <w:ins w:id="11141" w:author="xh" w:date="2026-10-19T11:26:15+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1270" w:author="xh" w:date="2026-10-19T11:26:15+08:00"/>
              </w:rPr>
            </w:pPr>
            <w:ins w:id="11271" w:author="xh" w:date="2026-10-19T11:26:15+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1272" w:author="xh" w:date="2026-10-19T11:26:15+08:00"/>
              </w:rPr>
            </w:pPr>
            <w:ins w:id="11273" w:author="xh" w:date="2026-10-19T11:26:15+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1274" w:author="xh" w:date="2026-10-19T11:26:15+08:00"/>
              </w:rPr>
            </w:pPr>
            <w:ins w:id="11275" w:author="xh" w:date="2026-10-19T11:26:15+08:00">
              <w:r>
                <w:rPr>
                  <w:rFonts w:ascii="Times New Roman" w:hAnsi="Times New Roman" w:eastAsia="宋体"/>
                  <w:b w:val="0"/>
                  <w:sz w:val="18"/>
                </w:rPr>
                <w:t>63.00+80.00+50.00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1276" w:author="xh" w:date="2026-10-19T11:26:15+08:00"/>
              </w:rPr>
            </w:pPr>
            <w:ins w:id="11277" w:author="xh" w:date="2026-10-19T11:26:15+08:00">
              <w:r>
                <w:rPr>
                  <w:rFonts w:ascii="Times New Roman" w:hAnsi="Times New Roman" w:eastAsia="宋体"/>
                  <w:b w:val="0"/>
                  <w:sz w:val="18"/>
                </w:rPr>
                <w:t>193.00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1278" w:author="xh" w:date="2026-10-19T11:26:15+08:00"/>
              </w:rPr>
            </w:pPr>
            <w:ins w:id="11279" w:author="xh" w:date="2026-10-19T11:26:15+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1280" w:author="xh" w:date="2026-10-19T11:26:15+08:00"/>
              </w:rPr>
            </w:pPr>
            <w:ins w:id="11281" w:author="xh" w:date="2026-10-19T11:26:15+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1282" w:author="xh" w:date="2026-10-19T11:26:15+08:00"/>
              </w:rPr>
            </w:pPr>
            <w:ins w:id="11283" w:author="xh" w:date="2026-10-19T11:26:15+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1284" w:author="xh" w:date="2026-10-19T11:26:15+08:00"/>
              </w:rPr>
            </w:pPr>
            <w:ins w:id="11285" w:author="xh" w:date="2026-10-19T11:26:15+08:00">
              <w:r>
                <w:rPr>
                  <w:rFonts w:ascii="Times New Roman" w:hAnsi="Times New Roman" w:eastAsia="宋体"/>
                  <w:b w:val="0"/>
                  <w:sz w:val="18"/>
                </w:rPr>
                <w:t>105.05</w:t>
              </w:r>
            </w:ins>
          </w:p>
        </w:tc>
      </w:tr>
    </w:tbl>
    <w:p w14:paraId="2A4B68C6">
      <w:pPr>
        <w:pStyle w:val="2"/>
        <w:widowControl/>
        <w:spacing w:before="0" w:after="0" w:line="348" w:lineRule="exact"/>
        <w:ind w:firstLine="480"/>
        <w:jc w:val="both"/>
      </w:pPr>
      <w:r>
        <w:rPr>
          <w:rFonts w:ascii="Times New Roman" w:hAnsi="Times New Roman" w:eastAsia="方正仿宋_GBK"/>
          <w:b w:val="0"/>
          <w:sz w:val="24"/>
        </w:rPr>
        <w:t xml:space="preserve">20</w:t>
      </w:r>
      <w:ins w:id="11286" w:author="xh" w:date="2026-10-19T11:26:55+08:00">
        <w:r>
          <w:rPr>
            <w:rFonts w:ascii="Times New Roman" w:hAnsi="Times New Roman" w:eastAsia="方正仿宋_GBK"/>
            <w:b w:val="0"/>
            <w:sz w:val="24"/>
          </w:rPr>
          <w:t xml:space="preserve">3</w:t>
        </w:r>
      </w:ins>
      <w:del w:id="11287" w:author="xh" w:date="2026-10-19T11:26:55+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1288" w:author="xh" w:date="2026-10-19T11:26:55+08:00">
        <w:r>
          <w:rPr>
            <w:rFonts w:ascii="Times New Roman" w:hAnsi="Times New Roman" w:eastAsia="方正仿宋_GBK"/>
            <w:b w:val="0"/>
            <w:sz w:val="24"/>
          </w:rPr>
          <w:t xml:space="preserve">最大单台主变N-1后，弹性方案剩余主变容量为113.00 MVA，按0.95功率因数折算为107.35 MW。储能</w:t>
        </w:r>
      </w:ins>
      <w:del w:id="11289" w:author="xh" w:date="2026-10-19T11:26:55+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1290" w:author="xh" w:date="2026-10-19T11:26:55+08:00">
        <w:r>
          <w:rPr>
            <w:rFonts w:ascii="Times New Roman" w:hAnsi="Times New Roman" w:eastAsia="方正仿宋_GBK"/>
            <w:b w:val="0"/>
            <w:sz w:val="24"/>
          </w:rPr>
          <w:t xml:space="preserve">有效支撑功率为0.00 MW、反向有效吸收功率为0.00 MW。全年本站故障</w:t>
        </w:r>
      </w:ins>
      <w:del w:id="11291" w:author="xh" w:date="2026-10-19T11:26:55+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11292" w:author="xh" w:date="2026-10-19T11:26:55+08:00">
        <w:r>
          <w:rPr>
            <w:rFonts w:ascii="Times New Roman" w:hAnsi="Times New Roman" w:eastAsia="方正仿宋_GBK"/>
            <w:b w:val="0"/>
            <w:sz w:val="24"/>
          </w:rPr>
          <w:t xml:space="preserve">中最小余量为17.57 MW。该小时按采用的固定区段预案</w:t>
        </w:r>
      </w:ins>
      <w:del w:id="11293" w:author="xh" w:date="2026-10-19T11:26:55+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11294" w:author="xh" w:date="2026-10-19T11:26:55+08:00">
        <w:r>
          <w:rPr>
            <w:rFonts w:ascii="Times New Roman" w:hAnsi="Times New Roman" w:eastAsia="方正仿宋_GBK"/>
            <w:b w:val="0"/>
            <w:sz w:val="24"/>
          </w:rPr>
          <w:t xml:space="preserve">17</w:t>
        </w:r>
      </w:ins>
      <w:del w:id="11295" w:author="xh" w:date="2026-10-19T11:26:55+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1296" w:author="xh" w:date="2026-10-19T11:26:55+08:00">
        <w:r>
          <w:rPr>
            <w:rFonts w:ascii="Times New Roman" w:hAnsi="Times New Roman" w:eastAsia="方正仿宋_GBK"/>
            <w:b w:val="0"/>
            <w:sz w:val="24"/>
          </w:rPr>
          <w:t xml:space="preserve">96</w:t>
        </w:r>
      </w:ins>
      <w:del w:id="11297" w:author="xh" w:date="2026-10-19T11:26:55+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MW、承接0.00 MW，转接后净负荷为</w:t>
      </w:r>
      <w:ins w:id="11298" w:author="xh" w:date="2026-10-19T11:26:55+08:00">
        <w:r>
          <w:rPr>
            <w:rFonts w:ascii="Times New Roman" w:hAnsi="Times New Roman" w:eastAsia="方正仿宋_GBK"/>
            <w:b w:val="0"/>
            <w:sz w:val="24"/>
          </w:rPr>
          <w:t xml:space="preserve">89.</w:t>
        </w:r>
      </w:ins>
      <w:r>
        <w:rPr>
          <w:rFonts w:ascii="Times New Roman" w:hAnsi="Times New Roman" w:eastAsia="方正仿宋_GBK"/>
          <w:b w:val="0"/>
          <w:sz w:val="24"/>
        </w:rPr>
        <w:t xml:space="preserve">7</w:t>
      </w:r>
      <w:ins w:id="11299" w:author="xh" w:date="2026-10-19T11:26:55+08:00">
        <w:r>
          <w:rPr>
            <w:rFonts w:ascii="Times New Roman" w:hAnsi="Times New Roman" w:eastAsia="方正仿宋_GBK"/>
            <w:b w:val="0"/>
            <w:sz w:val="24"/>
          </w:rPr>
          <w:t xml:space="preserve">8 MW。其中与杜村变之间的主要通道承担5</w:t>
        </w:r>
      </w:ins>
      <w:del w:id="11300" w:author="xh" w:date="2026-10-19T11:26:55+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w:t>
      </w:r>
      <w:ins w:id="11301" w:author="xh" w:date="2026-10-19T11:26:55+08:00">
        <w:r>
          <w:rPr>
            <w:rFonts w:ascii="Times New Roman" w:hAnsi="Times New Roman" w:eastAsia="方正仿宋_GBK"/>
            <w:b w:val="0"/>
            <w:sz w:val="24"/>
          </w:rPr>
          <w:t xml:space="preserve">9</w:t>
        </w:r>
      </w:ins>
      <w:del w:id="11302" w:author="xh" w:date="2026-10-19T11:26:55+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9 MW</w:t>
      </w:r>
      <w:ins w:id="11303" w:author="xh" w:date="2026-10-19T11:26:55+08:00">
        <w:r>
          <w:rPr>
            <w:rFonts w:ascii="Times New Roman" w:hAnsi="Times New Roman" w:eastAsia="方正仿宋_GBK"/>
            <w:b w:val="0"/>
            <w:sz w:val="24"/>
          </w:rPr>
          <w:t xml:space="preserve">净功率转接</w:t>
        </w:r>
      </w:ins>
      <w:r>
        <w:rPr>
          <w:rFonts w:ascii="Times New Roman" w:hAnsi="Times New Roman" w:eastAsia="方正仿宋_GBK"/>
          <w:b w:val="0"/>
          <w:sz w:val="24"/>
        </w:rPr>
        <w:t xml:space="preserve">，</w:t>
      </w:r>
      <w:ins w:id="11304" w:author="xh" w:date="2026-10-19T11:26:55+08:00">
        <w:r>
          <w:rPr>
            <w:rFonts w:ascii="Times New Roman" w:hAnsi="Times New Roman" w:eastAsia="方正仿宋_GBK"/>
            <w:b w:val="0"/>
            <w:sz w:val="24"/>
          </w:rPr>
          <w:t xml:space="preserve">使用既有通道</w:t>
        </w:r>
      </w:ins>
      <w:del w:id="11305" w:author="xh" w:date="2026-10-19T11:26:55+08:00">
        <w:r>
          <w:rPr>
            <w:rFonts w:ascii="Times New Roman" w:hAnsi="Times New Roman" w:eastAsia="方正仿宋_GBK"/>
            <w:b w:val="0"/>
            <w:sz w:val="24"/>
          </w:rPr>
          <w:delText xml:space="preserve">区域最低净负荷工况下为-3.50 MW</w:delText>
        </w:r>
      </w:del>
      <w:r>
        <w:rPr>
          <w:rFonts w:ascii="Times New Roman" w:hAnsi="Times New Roman" w:eastAsia="方正仿宋_GBK"/>
          <w:b w:val="0"/>
          <w:sz w:val="24"/>
        </w:rPr>
        <w:t xml:space="preserve">。</w:t>
      </w:r>
    </w:p>
    <w:p w14:paraId="677F4682">
      <w:pPr>
        <w:pStyle w:val="2"/>
        <w:widowControl/>
        <w:spacing w:before="0" w:after="0" w:line="348" w:lineRule="exact"/>
        <w:ind w:firstLine="480"/>
        <w:jc w:val="both"/>
      </w:pPr>
      <w:ins w:id="11306" w:author="xh" w:date="2026-10-19T11:27:34+08:00">
        <w:r>
          <w:rPr>
            <w:rFonts w:ascii="Times New Roman" w:hAnsi="Times New Roman" w:eastAsia="方正仿宋_GBK"/>
            <w:b w:val="0"/>
            <w:sz w:val="24"/>
          </w:rPr>
          <w:t xml:space="preserve">本站弹性方案新增第三</w:t>
        </w:r>
      </w:ins>
      <w:del w:id="11307" w:author="xh" w:date="2026-10-19T11:27:34+08:00">
        <w:r>
          <w:rPr>
            <w:rFonts w:ascii="Times New Roman" w:hAnsi="Times New Roman" w:eastAsia="方正仿宋_GBK"/>
            <w:b w:val="0"/>
            <w:sz w:val="24"/>
          </w:rPr>
          <w:delText xml:space="preserve">按最大单</w:delText>
        </w:r>
      </w:del>
      <w:r>
        <w:rPr>
          <w:rFonts w:ascii="Times New Roman" w:hAnsi="Times New Roman" w:eastAsia="方正仿宋_GBK"/>
          <w:b w:val="0"/>
          <w:sz w:val="24"/>
        </w:rPr>
        <w:t xml:space="preserve">台主变</w:t>
      </w:r>
      <w:del w:id="11308" w:author="xh" w:date="2026-10-19T11:27:34+08:00">
        <w:r>
          <w:rPr>
            <w:rFonts w:ascii="Times New Roman" w:hAnsi="Times New Roman" w:eastAsia="方正仿宋_GBK"/>
            <w:b w:val="0"/>
            <w:sz w:val="24"/>
          </w:rPr>
          <w:delText xml:space="preserve">N-1校核</w:delText>
        </w:r>
      </w:del>
      <w:r>
        <w:rPr>
          <w:rFonts w:ascii="Times New Roman" w:hAnsi="Times New Roman" w:eastAsia="方正仿宋_GBK"/>
          <w:b w:val="0"/>
          <w:sz w:val="24"/>
        </w:rPr>
        <w:t xml:space="preserve">，</w:t>
      </w:r>
      <w:ins w:id="11309" w:author="xh" w:date="2026-10-19T11:27:34+08:00">
        <w:r>
          <w:rPr>
            <w:rFonts w:ascii="Times New Roman" w:hAnsi="Times New Roman" w:eastAsia="方正仿宋_GBK"/>
            <w:b w:val="0"/>
            <w:sz w:val="24"/>
          </w:rPr>
          <w:t xml:space="preserve">改变了故障后</w:t>
        </w:r>
      </w:ins>
      <w:del w:id="11310" w:author="xh" w:date="2026-10-19T11:27:34+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剩余</w:t>
      </w:r>
      <w:ins w:id="11311" w:author="xh" w:date="2026-10-19T11:27:34+08:00">
        <w:r>
          <w:rPr>
            <w:rFonts w:ascii="Times New Roman" w:hAnsi="Times New Roman" w:eastAsia="方正仿宋_GBK"/>
            <w:b w:val="0"/>
            <w:sz w:val="24"/>
          </w:rPr>
          <w:t xml:space="preserve">设备组合</w:t>
        </w:r>
      </w:ins>
      <w:del w:id="11312" w:author="xh" w:date="2026-10-19T11:27:34+08:00">
        <w:r>
          <w:rPr>
            <w:rFonts w:ascii="Times New Roman" w:hAnsi="Times New Roman" w:eastAsia="方正仿宋_GBK"/>
            <w:b w:val="0"/>
            <w:sz w:val="24"/>
          </w:rPr>
          <w:delText xml:space="preserve">容量为20.00 MVA</w:delText>
        </w:r>
      </w:del>
      <w:r>
        <w:rPr>
          <w:rFonts w:ascii="Times New Roman" w:hAnsi="Times New Roman" w:eastAsia="方正仿宋_GBK"/>
          <w:b w:val="0"/>
          <w:sz w:val="24"/>
        </w:rPr>
        <w:t xml:space="preserve">，</w:t>
      </w:r>
      <w:ins w:id="11313" w:author="xh" w:date="2026-10-19T11:27:34+08:00">
        <w:r>
          <w:rPr>
            <w:rFonts w:ascii="Times New Roman" w:hAnsi="Times New Roman" w:eastAsia="方正仿宋_GBK"/>
            <w:b w:val="0"/>
            <w:sz w:val="24"/>
          </w:rPr>
          <w:t xml:space="preserve">可与刚性方案的配储及</w:t>
        </w:r>
      </w:ins>
      <w:del w:id="11314" w:author="xh" w:date="2026-10-19T11:27:34+08:00">
        <w:r>
          <w:rPr>
            <w:rFonts w:ascii="Times New Roman" w:hAnsi="Times New Roman" w:eastAsia="方正仿宋_GBK"/>
            <w:b w:val="0"/>
            <w:sz w:val="24"/>
          </w:rPr>
          <w:delText xml:space="preserve">两代表工况重新</w:delText>
        </w:r>
      </w:del>
      <w:r>
        <w:rPr>
          <w:rFonts w:ascii="Times New Roman" w:hAnsi="Times New Roman" w:eastAsia="方正仿宋_GBK"/>
          <w:b w:val="0"/>
          <w:sz w:val="24"/>
        </w:rPr>
        <w:t xml:space="preserve">转</w:t>
      </w:r>
      <w:ins w:id="11315" w:author="xh" w:date="2026-10-19T11:27:34+08:00">
        <w:r>
          <w:rPr>
            <w:rFonts w:ascii="Times New Roman" w:hAnsi="Times New Roman" w:eastAsia="方正仿宋_GBK"/>
            <w:b w:val="0"/>
            <w:sz w:val="24"/>
          </w:rPr>
          <w:t xml:space="preserve">接任务对应比较</w:t>
        </w:r>
      </w:ins>
      <w:del w:id="11316" w:author="xh" w:date="2026-10-19T11:27:34+08:00">
        <w:r>
          <w:rPr>
            <w:rFonts w:ascii="Times New Roman" w:hAnsi="Times New Roman" w:eastAsia="方正仿宋_GBK"/>
            <w:b w:val="0"/>
            <w:sz w:val="24"/>
          </w:rPr>
          <w:delText xml:space="preserve">供后的本站净负荷分别为19.00 MW、-3.50 MW，两方向最小容量余量为0.00 MW，正向储能有效支撑功率为0.00 MW</w:delText>
        </w:r>
      </w:del>
      <w:r>
        <w:rPr>
          <w:rFonts w:ascii="Times New Roman" w:hAnsi="Times New Roman" w:eastAsia="方正仿宋_GBK"/>
          <w:b w:val="0"/>
          <w:sz w:val="24"/>
        </w:rPr>
        <w:t xml:space="preserve">。</w:t>
      </w:r>
    </w:p>
    <w:p w14:paraId="6C3E87C1">
      <w:pPr>
        <w:pStyle w:val="2"/>
        <w:widowControl/>
        <w:spacing w:before="0" w:after="0" w:line="348" w:lineRule="exact"/>
        <w:ind w:firstLine="480"/>
        <w:jc w:val="both"/>
        <w:rPr>
          <w:del w:id="11317" w:author="xh" w:date="2026-10-19T11:28:14+08:00"/>
        </w:rPr>
      </w:pPr>
      <w:del w:id="11318" w:author="xh" w:date="2026-10-19T11:28:14+08:00">
        <w:r>
          <w:rPr>
            <w:rFonts w:ascii="Times New Roman" w:hAnsi="Times New Roman" w:eastAsia="方正仿宋_GBK"/>
            <w:b w:val="0"/>
            <w:sz w:val="24"/>
          </w:rPr>
          <w:delText>四年校核截面中，本站绝对功率最大的工况出现在2025年，转接前为73.11 MW，主要表现为正向受电需求，该年设备在最大单台主变N-1后剩余容量为20.00 MVA。故障方式下本站转出54.11 MW、承接0.00 MW，其中与邳州变之间的主要转出功率为13.05 MW，转接后净负荷为19.00 MW。这一工况通过邻站分担本站故障后的正向负荷。</w:delText>
        </w:r>
      </w:del>
    </w:p>
    <w:p w14:paraId="54216291">
      <w:pPr>
        <w:pStyle w:val="7"/>
        <w:keepNext/>
        <w:numPr>
          <w:ilvl w:val="0"/>
          <w:numId w:val="0"/>
        </w:numPr>
        <w:spacing w:before="160" w:after="120" w:line="360" w:lineRule="exact"/>
        <w:ind w:firstLine="0"/>
      </w:pPr>
      <w:bookmarkStart w:id="211" w:name="邳城变规划分析"/>
      <w:r>
        <w:rPr>
          <w:rFonts w:ascii="Times New Roman" w:hAnsi="Times New Roman" w:eastAsia="方正仿宋_GBK"/>
          <w:b/>
          <w:sz w:val="24"/>
        </w:rPr>
        <w:t>邳城变规划分析</w:t>
      </w:r>
      <w:bookmarkEnd w:id="211"/>
    </w:p>
    <w:p w14:paraId="539FFB7E">
      <w:pPr>
        <w:pStyle w:val="115"/>
        <w:widowControl/>
        <w:spacing w:before="0" w:after="0" w:line="348" w:lineRule="exact"/>
        <w:ind w:firstLine="480"/>
        <w:jc w:val="both"/>
      </w:pPr>
      <w:r>
        <w:rPr>
          <w:rFonts w:ascii="Times New Roman" w:hAnsi="Times New Roman" w:eastAsia="方正仿宋_GBK"/>
          <w:b w:val="0"/>
          <w:sz w:val="24"/>
        </w:rPr>
        <w:t xml:space="preserve">该站</w:t>
      </w:r>
      <w:ins w:id="11319" w:author="xh" w:date="2026-10-19T11:28:53+08:00">
        <w:r>
          <w:rPr>
            <w:rFonts w:ascii="Times New Roman" w:hAnsi="Times New Roman" w:eastAsia="方正仿宋_GBK"/>
            <w:b w:val="0"/>
            <w:sz w:val="24"/>
          </w:rPr>
          <w:t xml:space="preserve">2021年</w:t>
        </w:r>
      </w:ins>
      <w:del w:id="11320" w:author="xh" w:date="2026-10-19T11:28:53+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ins w:id="11321" w:author="xh" w:date="2026-10-19T11:28:53+08:00">
        <w:r>
          <w:rPr>
            <w:rFonts w:ascii="Times New Roman" w:hAnsi="Times New Roman" w:eastAsia="方正仿宋_GBK"/>
            <w:b w:val="0"/>
            <w:sz w:val="24"/>
          </w:rPr>
          <w:t xml:space="preserve">31.5</w:t>
        </w:r>
      </w:ins>
      <w:del w:id="11322" w:author="xh" w:date="2026-10-19T11:28:53+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0+</w:t>
      </w:r>
      <w:ins w:id="11323" w:author="xh" w:date="2026-10-19T11:28:53+08:00">
        <w:r>
          <w:rPr>
            <w:rFonts w:ascii="Times New Roman" w:hAnsi="Times New Roman" w:eastAsia="方正仿宋_GBK"/>
            <w:b w:val="0"/>
            <w:sz w:val="24"/>
          </w:rPr>
          <w:t xml:space="preserve">63.0</w:t>
        </w:r>
      </w:ins>
      <w:del w:id="11324" w:author="xh" w:date="2026-10-19T11:28:53+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 MVA</w:t>
      </w:r>
      <w:ins w:id="11325" w:author="xh" w:date="2026-10-19T11:28:53+08:00">
        <w:r>
          <w:rPr>
            <w:rFonts w:ascii="Times New Roman" w:hAnsi="Times New Roman" w:eastAsia="方正仿宋_GBK"/>
            <w:b w:val="0"/>
            <w:sz w:val="24"/>
          </w:rPr>
          <w:t xml:space="preserve">。</w:t>
        </w:r>
      </w:ins>
      <w:del w:id="11326" w:author="xh" w:date="2026-10-19T11:28:53+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弹性方案20</w:t>
      </w:r>
      <w:ins w:id="11327" w:author="xh" w:date="2026-10-19T11:28:53+08:00">
        <w:r>
          <w:rPr>
            <w:rFonts w:ascii="Times New Roman" w:hAnsi="Times New Roman" w:eastAsia="方正仿宋_GBK"/>
            <w:b w:val="0"/>
            <w:sz w:val="24"/>
          </w:rPr>
          <w:t xml:space="preserve">31</w:t>
        </w:r>
      </w:ins>
      <w:del w:id="11328" w:author="xh" w:date="2026-10-19T11:28:53+08:00">
        <w:r>
          <w:rPr>
            <w:rFonts w:ascii="Times New Roman" w:hAnsi="Times New Roman" w:eastAsia="方正仿宋_GBK"/>
            <w:b w:val="0"/>
            <w:sz w:val="24"/>
          </w:rPr>
          <w:delText xml:space="preserve">22</w:delText>
        </w:r>
      </w:del>
      <w:r>
        <w:rPr>
          <w:rFonts w:ascii="Times New Roman" w:hAnsi="Times New Roman" w:eastAsia="方正仿宋_GBK"/>
          <w:b w:val="0"/>
          <w:sz w:val="24"/>
        </w:rPr>
        <w:t xml:space="preserve">年</w:t>
      </w:r>
      <w:ins w:id="11329" w:author="xh" w:date="2026-10-19T11:28:53+08:00">
        <w:r>
          <w:rPr>
            <w:rFonts w:ascii="Times New Roman" w:hAnsi="Times New Roman" w:eastAsia="方正仿宋_GBK"/>
            <w:b w:val="0"/>
            <w:sz w:val="24"/>
          </w:rPr>
          <w:t xml:space="preserve">31.5</w:t>
        </w:r>
      </w:ins>
      <w:del w:id="11330" w:author="xh" w:date="2026-10-19T11:28:53+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0 MVA更换为</w:t>
      </w:r>
      <w:ins w:id="11331" w:author="xh" w:date="2026-10-19T11:28:53+08:00">
        <w:r>
          <w:rPr>
            <w:rFonts w:ascii="Times New Roman" w:hAnsi="Times New Roman" w:eastAsia="方正仿宋_GBK"/>
            <w:b w:val="0"/>
            <w:sz w:val="24"/>
          </w:rPr>
          <w:t xml:space="preserve">50</w:t>
        </w:r>
      </w:ins>
      <w:del w:id="11332" w:author="xh" w:date="2026-10-19T11:28:53+08:00">
        <w:r>
          <w:rPr>
            <w:rFonts w:ascii="Times New Roman" w:hAnsi="Times New Roman" w:eastAsia="方正仿宋_GBK"/>
            <w:b w:val="0"/>
            <w:sz w:val="24"/>
          </w:rPr>
          <w:delText xml:space="preserve">31</w:delText>
        </w:r>
      </w:del>
      <w:r>
        <w:rPr>
          <w:rFonts w:ascii="Times New Roman" w:hAnsi="Times New Roman" w:eastAsia="方正仿宋_GBK"/>
          <w:b w:val="0"/>
          <w:sz w:val="24"/>
        </w:rPr>
        <w:t xml:space="preserve">.</w:t>
      </w:r>
      <w:ins w:id="11333" w:author="xh" w:date="2026-10-19T11:28:53+08:00">
        <w:r>
          <w:rPr>
            <w:rFonts w:ascii="Times New Roman" w:hAnsi="Times New Roman" w:eastAsia="方正仿宋_GBK"/>
            <w:b w:val="0"/>
            <w:sz w:val="24"/>
          </w:rPr>
          <w:t xml:space="preserve">00</w:t>
        </w:r>
      </w:ins>
      <w:del w:id="11334" w:author="xh" w:date="2026-10-19T11:28:53+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 MVA</w:t>
      </w:r>
      <w:ins w:id="11335" w:author="xh" w:date="2026-10-19T11:28:53+08:00">
        <w:r>
          <w:rPr>
            <w:rFonts w:ascii="Times New Roman" w:hAnsi="Times New Roman" w:eastAsia="方正仿宋_GBK"/>
            <w:b w:val="0"/>
            <w:sz w:val="24"/>
          </w:rPr>
          <w:t xml:space="preserve">；</w:t>
        </w:r>
      </w:ins>
      <w:del w:id="11336" w:author="xh" w:date="2026-10-19T11:28:53+08:00">
        <w:r>
          <w:rPr>
            <w:rFonts w:ascii="Times New Roman" w:hAnsi="Times New Roman" w:eastAsia="方正仿宋_GBK"/>
            <w:b w:val="0"/>
            <w:sz w:val="24"/>
          </w:rPr>
          <w:delText xml:space="preserve">，并于</w:delText>
        </w:r>
      </w:del>
      <w:r>
        <w:rPr>
          <w:rFonts w:ascii="Times New Roman" w:hAnsi="Times New Roman" w:eastAsia="方正仿宋_GBK"/>
          <w:b w:val="0"/>
          <w:sz w:val="24"/>
        </w:rPr>
        <w:t xml:space="preserve">20</w:t>
      </w:r>
      <w:ins w:id="11337" w:author="xh" w:date="2026-10-19T11:28:53+08:00">
        <w:r>
          <w:rPr>
            <w:rFonts w:ascii="Times New Roman" w:hAnsi="Times New Roman" w:eastAsia="方正仿宋_GBK"/>
            <w:b w:val="0"/>
            <w:sz w:val="24"/>
          </w:rPr>
          <w:t xml:space="preserve">33年扩建第三台</w:t>
        </w:r>
      </w:ins>
      <w:del w:id="11338" w:author="xh" w:date="2026-10-19T11:28:53+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w:t>
      </w:r>
      <w:ins w:id="11339" w:author="xh" w:date="2026-10-19T11:28:53+08:00">
        <w:r>
          <w:rPr>
            <w:rFonts w:ascii="Times New Roman" w:hAnsi="Times New Roman" w:eastAsia="方正仿宋_GBK"/>
            <w:b w:val="0"/>
            <w:sz w:val="24"/>
          </w:rPr>
          <w:t xml:space="preserve">0</w:t>
        </w:r>
      </w:ins>
      <w:del w:id="11340" w:author="xh" w:date="2026-10-19T11:28:53+08:00">
        <w:r>
          <w:rPr>
            <w:rFonts w:ascii="Times New Roman" w:hAnsi="Times New Roman" w:eastAsia="方正仿宋_GBK"/>
            <w:b w:val="0"/>
            <w:sz w:val="24"/>
          </w:rPr>
          <w:delText xml:space="preserve">年新增1</w:delText>
        </w:r>
      </w:del>
      <w:r>
        <w:rPr>
          <w:rFonts w:ascii="Times New Roman" w:hAnsi="Times New Roman" w:eastAsia="方正仿宋_GBK"/>
          <w:b w:val="0"/>
          <w:sz w:val="24"/>
        </w:rPr>
        <w:t xml:space="preserve">.</w:t>
      </w:r>
      <w:ins w:id="11341" w:author="xh" w:date="2026-10-19T11:28:53+08:00">
        <w:r>
          <w:rPr>
            <w:rFonts w:ascii="Times New Roman" w:hAnsi="Times New Roman" w:eastAsia="方正仿宋_GBK"/>
            <w:b w:val="0"/>
            <w:sz w:val="24"/>
          </w:rPr>
          <w:t xml:space="preserve">0</w:t>
        </w:r>
      </w:ins>
      <w:del w:id="11342" w:author="xh" w:date="2026-10-19T11:28:53+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0 M</w:t>
      </w:r>
      <w:ins w:id="11343" w:author="xh" w:date="2026-10-19T11:28:53+08:00">
        <w:r>
          <w:rPr>
            <w:rFonts w:ascii="Times New Roman" w:hAnsi="Times New Roman" w:eastAsia="方正仿宋_GBK"/>
            <w:b w:val="0"/>
            <w:sz w:val="24"/>
          </w:rPr>
          <w:t xml:space="preserve">VA主变。本站弹性方案各年未新增</w:t>
        </w:r>
      </w:ins>
      <w:del w:id="11344" w:author="xh" w:date="2026-10-19T11:28:53+08:00">
        <w:r>
          <w:rPr>
            <w:rFonts w:ascii="Times New Roman" w:hAnsi="Times New Roman" w:eastAsia="方正仿宋_GBK"/>
            <w:b w:val="0"/>
            <w:sz w:val="24"/>
          </w:rPr>
          <w:delText xml:space="preserve">W</w:delText>
        </w:r>
      </w:del>
      <w:r>
        <w:rPr>
          <w:rFonts w:ascii="Times New Roman" w:hAnsi="Times New Roman" w:eastAsia="方正仿宋_GBK"/>
          <w:b w:val="0"/>
          <w:sz w:val="24"/>
        </w:rPr>
        <w:t xml:space="preserve">储能。</w:t>
      </w:r>
    </w:p>
    <w:p w14:paraId="2B48404D">
      <w:pPr>
        <w:pStyle w:val="2"/>
        <w:widowControl/>
        <w:spacing w:before="0" w:after="0" w:line="348" w:lineRule="exact"/>
        <w:ind w:firstLine="480"/>
        <w:jc w:val="both"/>
      </w:pPr>
      <w:r>
        <w:rPr>
          <w:rFonts w:ascii="Times New Roman" w:hAnsi="Times New Roman" w:eastAsia="方正仿宋_GBK"/>
          <w:b w:val="0"/>
          <w:sz w:val="24"/>
        </w:rPr>
        <w:t xml:space="preserve">2025年</w:t>
      </w:r>
      <w:del w:id="11345" w:author="xh" w:date="2026-10-19T11:29:32+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最大正向、反向净负荷分别为22.90 MW、30.97 MW</w:t>
      </w:r>
      <w:ins w:id="11346" w:author="xh" w:date="2026-10-19T11:29:32+08:00">
        <w:r>
          <w:rPr>
            <w:rFonts w:ascii="Times New Roman" w:hAnsi="Times New Roman" w:eastAsia="方正仿宋_GBK"/>
            <w:b w:val="0"/>
            <w:sz w:val="24"/>
          </w:rPr>
          <w:t xml:space="preserve">，2035年分别为33.75 MW、85.38 MW</w:t>
        </w:r>
      </w:ins>
      <w:r>
        <w:rPr>
          <w:rFonts w:ascii="Times New Roman" w:hAnsi="Times New Roman" w:eastAsia="方正仿宋_GBK"/>
          <w:b w:val="0"/>
          <w:sz w:val="24"/>
        </w:rPr>
        <w:t xml:space="preserve">。</w:t>
      </w:r>
      <w:ins w:id="11347" w:author="xh" w:date="2026-10-19T11:29:32+08:00">
        <w:r>
          <w:rPr>
            <w:rFonts w:ascii="Times New Roman" w:hAnsi="Times New Roman" w:eastAsia="方正仿宋_GBK"/>
            <w:b w:val="0"/>
            <w:sz w:val="24"/>
          </w:rPr>
          <w:t xml:space="preserve">2035年</w:t>
        </w:r>
      </w:ins>
      <w:del w:id="11348" w:author="xh" w:date="2026-10-19T11:29:32+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1349" w:author="xh" w:date="2026-10-19T11:29:32+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11350" w:author="xh" w:date="2026-10-19T11:29:32+08:00">
        <w:r>
          <w:rPr>
            <w:rFonts w:ascii="Times New Roman" w:hAnsi="Times New Roman" w:eastAsia="方正仿宋_GBK"/>
            <w:b w:val="0"/>
            <w:sz w:val="24"/>
          </w:rPr>
          <w:delText xml:space="preserve">为8</w:delText>
        </w:r>
      </w:del>
      <w:r>
        <w:rPr>
          <w:rFonts w:ascii="Times New Roman" w:hAnsi="Times New Roman" w:eastAsia="方正仿宋_GBK"/>
          <w:b w:val="0"/>
          <w:sz w:val="24"/>
        </w:rPr>
        <w:t xml:space="preserve">1</w:t>
      </w:r>
      <w:ins w:id="11351" w:author="xh" w:date="2026-10-19T11:29:32+08:00">
        <w:r>
          <w:rPr>
            <w:rFonts w:ascii="Times New Roman" w:hAnsi="Times New Roman" w:eastAsia="方正仿宋_GBK"/>
            <w:b w:val="0"/>
            <w:sz w:val="24"/>
          </w:rPr>
          <w:t xml:space="preserve">44</w:t>
        </w:r>
      </w:ins>
      <w:r>
        <w:rPr>
          <w:rFonts w:ascii="Times New Roman" w:hAnsi="Times New Roman" w:eastAsia="方正仿宋_GBK"/>
          <w:b w:val="0"/>
          <w:sz w:val="24"/>
        </w:rPr>
        <w:t xml:space="preserve">.50 MVA、储能额定功率</w:t>
      </w:r>
      <w:ins w:id="11352" w:author="xh" w:date="2026-10-19T11:29:32+08:00">
        <w:r>
          <w:rPr>
            <w:rFonts w:ascii="Times New Roman" w:hAnsi="Times New Roman" w:eastAsia="方正仿宋_GBK"/>
            <w:b w:val="0"/>
            <w:sz w:val="24"/>
          </w:rPr>
          <w:t xml:space="preserve">0</w:t>
        </w:r>
      </w:ins>
      <w:del w:id="11353" w:author="xh" w:date="2026-10-19T11:29:32+08:00">
        <w:r>
          <w:rPr>
            <w:rFonts w:ascii="Times New Roman" w:hAnsi="Times New Roman" w:eastAsia="方正仿宋_GBK"/>
            <w:b w:val="0"/>
            <w:sz w:val="24"/>
          </w:rPr>
          <w:delText xml:space="preserve">7</w:delText>
        </w:r>
      </w:del>
      <w:r>
        <w:rPr>
          <w:rFonts w:ascii="Times New Roman" w:hAnsi="Times New Roman" w:eastAsia="方正仿宋_GBK"/>
          <w:b w:val="0"/>
          <w:sz w:val="24"/>
        </w:rPr>
        <w:t xml:space="preserve">.</w:t>
      </w:r>
      <w:ins w:id="11354" w:author="xh" w:date="2026-10-19T11:29:32+08:00">
        <w:r>
          <w:rPr>
            <w:rFonts w:ascii="Times New Roman" w:hAnsi="Times New Roman" w:eastAsia="方正仿宋_GBK"/>
            <w:b w:val="0"/>
            <w:sz w:val="24"/>
          </w:rPr>
          <w:t xml:space="preserve">0</w:t>
        </w:r>
      </w:ins>
      <w:del w:id="11355" w:author="xh" w:date="2026-10-19T11:29:32+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0 MW，弹性方案分别为</w:t>
      </w:r>
      <w:ins w:id="11356" w:author="xh" w:date="2026-10-19T11:29:32+08:00">
        <w:r>
          <w:rPr>
            <w:rFonts w:ascii="Times New Roman" w:hAnsi="Times New Roman" w:eastAsia="方正仿宋_GBK"/>
            <w:b w:val="0"/>
            <w:sz w:val="24"/>
          </w:rPr>
          <w:t xml:space="preserve">163.00 MVA和0.00 MW。弹性方案本站主变容量较刚性增加1</w:t>
        </w:r>
      </w:ins>
      <w:r>
        <w:rPr>
          <w:rFonts w:ascii="Times New Roman" w:hAnsi="Times New Roman" w:eastAsia="方正仿宋_GBK"/>
          <w:b w:val="0"/>
          <w:sz w:val="24"/>
        </w:rPr>
        <w:t xml:space="preserve">8</w:t>
      </w:r>
      <w:del w:id="11357" w:author="xh" w:date="2026-10-19T11:29:32+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.50 MVA</w:t>
      </w:r>
      <w:del w:id="11358" w:author="xh" w:date="2026-10-19T11:29:32+08:00">
        <w:r>
          <w:rPr>
            <w:rFonts w:ascii="Times New Roman" w:hAnsi="Times New Roman" w:eastAsia="方正仿宋_GBK"/>
            <w:b w:val="0"/>
            <w:sz w:val="24"/>
          </w:rPr>
          <w:delText xml:space="preserve">和1.10 MW，两类方案本站主变总容量相同</w:delText>
        </w:r>
      </w:del>
      <w:r>
        <w:rPr>
          <w:rFonts w:ascii="Times New Roman" w:hAnsi="Times New Roman" w:eastAsia="方正仿宋_GBK"/>
          <w:b w:val="0"/>
          <w:sz w:val="24"/>
        </w:rPr>
        <w:t xml:space="preserve">。</w:t>
      </w:r>
      <w:del w:id="11359" w:author="xh" w:date="2026-10-19T11:29:32+08:00">
        <w:r>
          <w:rPr>
            <w:rFonts w:ascii="Times New Roman" w:hAnsi="Times New Roman" w:eastAsia="方正仿宋_GBK"/>
            <w:b w:val="0"/>
            <w:sz w:val="24"/>
          </w:rPr>
          <w:delText xml:space="preserve">弹性方案按当年各站局部极值计算的站级负载率为40%。</w:delText>
        </w:r>
      </w:del>
    </w:p>
    <w:p w14:paraId="78D7097B">
      <w:pPr>
        <w:pStyle w:val="2"/>
        <w:keepNext/>
        <w:spacing w:before="120" w:after="80" w:line="280" w:lineRule="exact"/>
        <w:ind w:firstLine="0"/>
        <w:jc w:val="center"/>
      </w:pPr>
      <w:r>
        <w:rPr>
          <w:rFonts w:ascii="Times New Roman" w:hAnsi="Times New Roman" w:eastAsia="宋体"/>
          <w:b w:val="0"/>
          <w:sz w:val="21"/>
        </w:rPr>
        <w:t xml:space="preserve">表5-23 邳城变</w:t>
      </w:r>
      <w:ins w:id="11360" w:author="xh" w:date="2026-10-19T11:30:12+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527E1D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1361" w:author="xh" w:date="2026-10-19T11:30:51+08:00"/>
        </w:trPr>
        <w:tc>
          <w:tcPr>
            <w:tcW w:w="1039" w:type="dxa"/>
            <w:tcMar>
              <w:left w:w="70" w:type="dxa"/>
              <w:right w:w="70" w:type="dxa"/>
            </w:tcMar>
            <w:vAlign w:val="center"/>
          </w:tcPr>
          <w:p w14:paraId="63951634">
            <w:pPr>
              <w:keepNext/>
              <w:spacing w:before="20" w:after="20" w:line="260" w:lineRule="exact"/>
              <w:ind w:left="0" w:leftChars="0" w:right="0" w:rightChars="0" w:firstLine="0" w:firstLineChars="0"/>
              <w:jc w:val="center"/>
              <w:rPr>
                <w:del w:id="11370" w:author="xh" w:date="2026-10-19T11:30:51+08:00"/>
              </w:rPr>
            </w:pPr>
            <w:del w:id="11371" w:author="xh" w:date="2026-10-19T11:30:51+08:00">
              <w:r>
                <w:rPr>
                  <w:rFonts w:ascii="Times New Roman" w:hAnsi="Times New Roman" w:eastAsia="宋体"/>
                  <w:b/>
                  <w:sz w:val="18"/>
                </w:rPr>
                <w:delText>方案</w:delText>
              </w:r>
            </w:del>
          </w:p>
        </w:tc>
        <w:tc>
          <w:tcPr>
            <w:tcW w:w="1039" w:type="dxa"/>
            <w:tcMar>
              <w:left w:w="70" w:type="dxa"/>
              <w:right w:w="70" w:type="dxa"/>
            </w:tcMar>
            <w:vAlign w:val="center"/>
          </w:tcPr>
          <w:p w14:paraId="131C37D6">
            <w:pPr>
              <w:keepNext/>
              <w:spacing w:before="20" w:after="20" w:line="260" w:lineRule="exact"/>
              <w:ind w:left="0" w:leftChars="0" w:right="0" w:rightChars="0" w:firstLine="0" w:firstLineChars="0"/>
              <w:jc w:val="center"/>
              <w:rPr>
                <w:del w:id="11372" w:author="xh" w:date="2026-10-19T11:30:51+08:00"/>
              </w:rPr>
            </w:pPr>
            <w:del w:id="11373" w:author="xh" w:date="2026-10-19T11:30:51+08:00">
              <w:r>
                <w:rPr>
                  <w:rFonts w:ascii="Times New Roman" w:hAnsi="Times New Roman" w:eastAsia="宋体"/>
                  <w:b/>
                  <w:sz w:val="18"/>
                </w:rPr>
                <w:delText>年份</w:delText>
              </w:r>
            </w:del>
          </w:p>
        </w:tc>
        <w:tc>
          <w:tcPr>
            <w:tcW w:w="1039" w:type="dxa"/>
            <w:tcMar>
              <w:left w:w="70" w:type="dxa"/>
              <w:right w:w="70" w:type="dxa"/>
            </w:tcMar>
            <w:vAlign w:val="center"/>
          </w:tcPr>
          <w:p w14:paraId="72EDF936">
            <w:pPr>
              <w:keepNext/>
              <w:spacing w:before="20" w:after="20" w:line="260" w:lineRule="exact"/>
              <w:ind w:left="0" w:leftChars="0" w:right="0" w:rightChars="0" w:firstLine="0" w:firstLineChars="0"/>
              <w:jc w:val="center"/>
              <w:rPr>
                <w:del w:id="11374" w:author="xh" w:date="2026-10-19T11:30:51+08:00"/>
              </w:rPr>
            </w:pPr>
            <w:del w:id="11375" w:author="xh" w:date="2026-10-19T11:30:51+08:00">
              <w:r>
                <w:rPr>
                  <w:rFonts w:ascii="Times New Roman" w:hAnsi="Times New Roman" w:eastAsia="宋体"/>
                  <w:b/>
                  <w:sz w:val="18"/>
                </w:rPr>
                <w:delText>主变组合/MVA</w:delText>
              </w:r>
            </w:del>
          </w:p>
        </w:tc>
        <w:tc>
          <w:tcPr>
            <w:tcW w:w="1039" w:type="dxa"/>
            <w:tcMar>
              <w:left w:w="70" w:type="dxa"/>
              <w:right w:w="70" w:type="dxa"/>
            </w:tcMar>
            <w:vAlign w:val="center"/>
          </w:tcPr>
          <w:p w14:paraId="63F274FC">
            <w:pPr>
              <w:keepNext/>
              <w:spacing w:before="20" w:after="20" w:line="260" w:lineRule="exact"/>
              <w:ind w:left="0" w:leftChars="0" w:right="0" w:rightChars="0" w:firstLine="0" w:firstLineChars="0"/>
              <w:jc w:val="center"/>
              <w:rPr>
                <w:del w:id="11376" w:author="xh" w:date="2026-10-19T11:30:51+08:00"/>
              </w:rPr>
            </w:pPr>
            <w:del w:id="11377" w:author="xh" w:date="2026-10-19T11:30:51+08:00">
              <w:r>
                <w:rPr>
                  <w:rFonts w:ascii="Times New Roman" w:hAnsi="Times New Roman" w:eastAsia="宋体"/>
                  <w:b/>
                  <w:sz w:val="18"/>
                </w:rPr>
                <w:delText>总容量/MVA</w:delText>
              </w:r>
            </w:del>
          </w:p>
        </w:tc>
        <w:tc>
          <w:tcPr>
            <w:tcW w:w="1039" w:type="dxa"/>
            <w:tcMar>
              <w:left w:w="70" w:type="dxa"/>
              <w:right w:w="70" w:type="dxa"/>
            </w:tcMar>
            <w:vAlign w:val="center"/>
          </w:tcPr>
          <w:p w14:paraId="193177AF">
            <w:pPr>
              <w:keepNext/>
              <w:spacing w:before="20" w:after="20" w:line="260" w:lineRule="exact"/>
              <w:ind w:left="0" w:leftChars="0" w:right="0" w:rightChars="0" w:firstLine="0" w:firstLineChars="0"/>
              <w:jc w:val="center"/>
              <w:rPr>
                <w:del w:id="11378" w:author="xh" w:date="2026-10-19T11:30:51+08:00"/>
              </w:rPr>
            </w:pPr>
            <w:del w:id="11379" w:author="xh" w:date="2026-10-19T11:30:51+08:00">
              <w:r>
                <w:rPr>
                  <w:rFonts w:ascii="Times New Roman" w:hAnsi="Times New Roman" w:eastAsia="宋体"/>
                  <w:b/>
                  <w:sz w:val="18"/>
                </w:rPr>
                <w:delText>储能额定功率/MW</w:delText>
              </w:r>
            </w:del>
          </w:p>
        </w:tc>
        <w:tc>
          <w:tcPr>
            <w:tcW w:w="1039" w:type="dxa"/>
            <w:tcMar>
              <w:left w:w="70" w:type="dxa"/>
              <w:right w:w="70" w:type="dxa"/>
            </w:tcMar>
            <w:vAlign w:val="center"/>
          </w:tcPr>
          <w:p w14:paraId="4A19D156">
            <w:pPr>
              <w:keepNext/>
              <w:spacing w:before="20" w:after="20" w:line="260" w:lineRule="exact"/>
              <w:ind w:left="0" w:leftChars="0" w:right="0" w:rightChars="0" w:firstLine="0" w:firstLineChars="0"/>
              <w:jc w:val="center"/>
              <w:rPr>
                <w:del w:id="11380" w:author="xh" w:date="2026-10-19T11:30:51+08:00"/>
              </w:rPr>
            </w:pPr>
            <w:del w:id="11381" w:author="xh" w:date="2026-10-19T11:30:51+08:00">
              <w:r>
                <w:rPr>
                  <w:rFonts w:ascii="Times New Roman" w:hAnsi="Times New Roman" w:eastAsia="宋体"/>
                  <w:b/>
                  <w:sz w:val="18"/>
                </w:rPr>
                <w:delText>转出/MW</w:delText>
              </w:r>
            </w:del>
          </w:p>
        </w:tc>
        <w:tc>
          <w:tcPr>
            <w:tcW w:w="1039" w:type="dxa"/>
            <w:tcMar>
              <w:left w:w="70" w:type="dxa"/>
              <w:right w:w="70" w:type="dxa"/>
            </w:tcMar>
            <w:vAlign w:val="center"/>
          </w:tcPr>
          <w:p w14:paraId="4541D623">
            <w:pPr>
              <w:keepNext/>
              <w:spacing w:before="20" w:after="20" w:line="260" w:lineRule="exact"/>
              <w:ind w:left="0" w:leftChars="0" w:right="0" w:rightChars="0" w:firstLine="0" w:firstLineChars="0"/>
              <w:jc w:val="center"/>
              <w:rPr>
                <w:del w:id="11382" w:author="xh" w:date="2026-10-19T11:30:51+08:00"/>
              </w:rPr>
            </w:pPr>
            <w:del w:id="11383" w:author="xh" w:date="2026-10-19T11:30:51+08:00">
              <w:r>
                <w:rPr>
                  <w:rFonts w:ascii="Times New Roman" w:hAnsi="Times New Roman" w:eastAsia="宋体"/>
                  <w:b/>
                  <w:sz w:val="18"/>
                </w:rPr>
                <w:delText>承接/MW</w:delText>
              </w:r>
            </w:del>
          </w:p>
        </w:tc>
        <w:tc>
          <w:tcPr>
            <w:tcW w:w="1039" w:type="dxa"/>
            <w:tcMar>
              <w:left w:w="70" w:type="dxa"/>
              <w:right w:w="70" w:type="dxa"/>
            </w:tcMar>
            <w:vAlign w:val="center"/>
          </w:tcPr>
          <w:p w14:paraId="3E06C15B">
            <w:pPr>
              <w:keepNext/>
              <w:spacing w:before="20" w:after="20" w:line="260" w:lineRule="exact"/>
              <w:ind w:left="0" w:leftChars="0" w:right="0" w:rightChars="0" w:firstLine="0" w:firstLineChars="0"/>
              <w:jc w:val="center"/>
              <w:rPr>
                <w:del w:id="11384" w:author="xh" w:date="2026-10-19T11:30:51+08:00"/>
              </w:rPr>
            </w:pPr>
            <w:del w:id="11385" w:author="xh" w:date="2026-10-19T11:30:51+08:00">
              <w:r>
                <w:rPr>
                  <w:rFonts w:ascii="Times New Roman" w:hAnsi="Times New Roman" w:eastAsia="宋体"/>
                  <w:b/>
                  <w:sz w:val="18"/>
                </w:rPr>
                <w:delText>转接后净负荷/MW</w:delText>
              </w:r>
            </w:del>
          </w:p>
        </w:tc>
      </w:tr>
      <w:tr w14:paraId="47C572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1362" w:author="xh" w:date="2026-10-19T11:30:51+08:00"/>
        </w:trPr>
        <w:tc>
          <w:tcPr>
            <w:tcW w:w="1039" w:type="dxa"/>
            <w:tcMar>
              <w:left w:w="70" w:type="dxa"/>
              <w:right w:w="70" w:type="dxa"/>
            </w:tcMar>
            <w:vAlign w:val="center"/>
          </w:tcPr>
          <w:p w14:paraId="7ED0A786">
            <w:pPr>
              <w:keepNext/>
              <w:spacing w:before="20" w:after="20" w:line="260" w:lineRule="exact"/>
              <w:ind w:left="0" w:leftChars="0" w:right="0" w:rightChars="0" w:firstLine="0" w:firstLineChars="0"/>
              <w:jc w:val="center"/>
              <w:rPr>
                <w:del w:id="11386" w:author="xh" w:date="2026-10-19T11:30:51+08:00"/>
              </w:rPr>
            </w:pPr>
            <w:del w:id="11387" w:author="xh" w:date="2026-10-19T11:30:51+08:00">
              <w:r>
                <w:rPr>
                  <w:rFonts w:ascii="Times New Roman" w:hAnsi="Times New Roman" w:eastAsia="宋体"/>
                  <w:b w:val="0"/>
                  <w:sz w:val="18"/>
                </w:rPr>
                <w:delText>刚性</w:delText>
              </w:r>
            </w:del>
          </w:p>
        </w:tc>
        <w:tc>
          <w:tcPr>
            <w:tcW w:w="1039" w:type="dxa"/>
            <w:tcMar>
              <w:left w:w="70" w:type="dxa"/>
              <w:right w:w="70" w:type="dxa"/>
            </w:tcMar>
            <w:vAlign w:val="center"/>
          </w:tcPr>
          <w:p w14:paraId="430B23D1">
            <w:pPr>
              <w:keepNext/>
              <w:spacing w:before="20" w:after="20" w:line="260" w:lineRule="exact"/>
              <w:ind w:left="0" w:leftChars="0" w:right="0" w:rightChars="0" w:firstLine="0" w:firstLineChars="0"/>
              <w:jc w:val="center"/>
              <w:rPr>
                <w:del w:id="11388" w:author="xh" w:date="2026-10-19T11:30:51+08:00"/>
              </w:rPr>
            </w:pPr>
            <w:del w:id="11389" w:author="xh" w:date="2026-10-19T11:30:51+08:00">
              <w:r>
                <w:rPr>
                  <w:rFonts w:ascii="Times New Roman" w:hAnsi="Times New Roman" w:eastAsia="宋体"/>
                  <w:b w:val="0"/>
                  <w:sz w:val="18"/>
                </w:rPr>
                <w:delText>2022</w:delText>
              </w:r>
            </w:del>
          </w:p>
        </w:tc>
        <w:tc>
          <w:tcPr>
            <w:tcW w:w="1039" w:type="dxa"/>
            <w:tcMar>
              <w:left w:w="70" w:type="dxa"/>
              <w:right w:w="70" w:type="dxa"/>
            </w:tcMar>
            <w:vAlign w:val="center"/>
          </w:tcPr>
          <w:p w14:paraId="0AAC776B">
            <w:pPr>
              <w:keepNext/>
              <w:spacing w:before="20" w:after="20" w:line="260" w:lineRule="exact"/>
              <w:ind w:left="0" w:leftChars="0" w:right="0" w:rightChars="0" w:firstLine="0" w:firstLineChars="0"/>
              <w:jc w:val="center"/>
              <w:rPr>
                <w:del w:id="11390" w:author="xh" w:date="2026-10-19T11:30:51+08:00"/>
              </w:rPr>
            </w:pPr>
            <w:del w:id="11391" w:author="xh" w:date="2026-10-19T11:30:51+08:00">
              <w:r>
                <w:rPr>
                  <w:rFonts w:ascii="Times New Roman" w:hAnsi="Times New Roman" w:eastAsia="宋体"/>
                  <w:b w:val="0"/>
                  <w:sz w:val="18"/>
                </w:rPr>
                <w:delText>20+50</w:delText>
              </w:r>
            </w:del>
          </w:p>
        </w:tc>
        <w:tc>
          <w:tcPr>
            <w:tcW w:w="1039" w:type="dxa"/>
            <w:tcMar>
              <w:left w:w="70" w:type="dxa"/>
              <w:right w:w="70" w:type="dxa"/>
            </w:tcMar>
            <w:vAlign w:val="center"/>
          </w:tcPr>
          <w:p w14:paraId="64E37683">
            <w:pPr>
              <w:keepNext/>
              <w:spacing w:before="20" w:after="20" w:line="260" w:lineRule="exact"/>
              <w:ind w:left="0" w:leftChars="0" w:right="0" w:rightChars="0" w:firstLine="0" w:firstLineChars="0"/>
              <w:jc w:val="center"/>
              <w:rPr>
                <w:del w:id="11392" w:author="xh" w:date="2026-10-19T11:30:51+08:00"/>
              </w:rPr>
            </w:pPr>
            <w:del w:id="11393" w:author="xh" w:date="2026-10-19T11:30:51+08:00">
              <w:r>
                <w:rPr>
                  <w:rFonts w:ascii="Times New Roman" w:hAnsi="Times New Roman" w:eastAsia="宋体"/>
                  <w:b w:val="0"/>
                  <w:sz w:val="18"/>
                </w:rPr>
                <w:delText>70.00</w:delText>
              </w:r>
            </w:del>
          </w:p>
        </w:tc>
        <w:tc>
          <w:tcPr>
            <w:tcW w:w="1039" w:type="dxa"/>
            <w:tcMar>
              <w:left w:w="70" w:type="dxa"/>
              <w:right w:w="70" w:type="dxa"/>
            </w:tcMar>
            <w:vAlign w:val="center"/>
          </w:tcPr>
          <w:p w14:paraId="00EA2B88">
            <w:pPr>
              <w:keepNext/>
              <w:spacing w:before="20" w:after="20" w:line="260" w:lineRule="exact"/>
              <w:ind w:left="0" w:leftChars="0" w:right="0" w:rightChars="0" w:firstLine="0" w:firstLineChars="0"/>
              <w:jc w:val="center"/>
              <w:rPr>
                <w:del w:id="11394" w:author="xh" w:date="2026-10-19T11:30:51+08:00"/>
              </w:rPr>
            </w:pPr>
            <w:del w:id="11395" w:author="xh" w:date="2026-10-19T11:30:51+08:00">
              <w:r>
                <w:rPr>
                  <w:rFonts w:ascii="Times New Roman" w:hAnsi="Times New Roman" w:eastAsia="宋体"/>
                  <w:b w:val="0"/>
                  <w:sz w:val="18"/>
                </w:rPr>
                <w:delText>7.80</w:delText>
              </w:r>
            </w:del>
          </w:p>
        </w:tc>
        <w:tc>
          <w:tcPr>
            <w:tcW w:w="1039" w:type="dxa"/>
            <w:tcMar>
              <w:left w:w="70" w:type="dxa"/>
              <w:right w:w="70" w:type="dxa"/>
            </w:tcMar>
            <w:vAlign w:val="center"/>
          </w:tcPr>
          <w:p w14:paraId="32B80434">
            <w:pPr>
              <w:keepNext/>
              <w:spacing w:before="20" w:after="20" w:line="260" w:lineRule="exact"/>
              <w:ind w:left="0" w:leftChars="0" w:right="0" w:rightChars="0" w:firstLine="0" w:firstLineChars="0"/>
              <w:jc w:val="center"/>
              <w:rPr>
                <w:del w:id="11396" w:author="xh" w:date="2026-10-19T11:30:51+08:00"/>
              </w:rPr>
            </w:pPr>
            <w:del w:id="11397" w:author="xh" w:date="2026-10-19T11:30:51+08:00">
              <w:r>
                <w:rPr>
                  <w:rFonts w:ascii="Times New Roman" w:hAnsi="Times New Roman" w:eastAsia="宋体"/>
                  <w:b w:val="0"/>
                  <w:sz w:val="18"/>
                </w:rPr>
                <w:delText>0.00</w:delText>
              </w:r>
            </w:del>
          </w:p>
        </w:tc>
        <w:tc>
          <w:tcPr>
            <w:tcW w:w="1039" w:type="dxa"/>
            <w:tcMar>
              <w:left w:w="70" w:type="dxa"/>
              <w:right w:w="70" w:type="dxa"/>
            </w:tcMar>
            <w:vAlign w:val="center"/>
          </w:tcPr>
          <w:p w14:paraId="1F419229">
            <w:pPr>
              <w:keepNext/>
              <w:spacing w:before="20" w:after="20" w:line="260" w:lineRule="exact"/>
              <w:ind w:left="0" w:leftChars="0" w:right="0" w:rightChars="0" w:firstLine="0" w:firstLineChars="0"/>
              <w:jc w:val="center"/>
              <w:rPr>
                <w:del w:id="11398" w:author="xh" w:date="2026-10-19T11:30:51+08:00"/>
              </w:rPr>
            </w:pPr>
            <w:del w:id="11399" w:author="xh" w:date="2026-10-19T11:30:51+08:00">
              <w:r>
                <w:rPr>
                  <w:rFonts w:ascii="Times New Roman" w:hAnsi="Times New Roman" w:eastAsia="宋体"/>
                  <w:b w:val="0"/>
                  <w:sz w:val="18"/>
                </w:rPr>
                <w:delText>0.00</w:delText>
              </w:r>
            </w:del>
          </w:p>
        </w:tc>
        <w:tc>
          <w:tcPr>
            <w:tcW w:w="1039" w:type="dxa"/>
            <w:tcMar>
              <w:left w:w="70" w:type="dxa"/>
              <w:right w:w="70" w:type="dxa"/>
            </w:tcMar>
            <w:vAlign w:val="center"/>
          </w:tcPr>
          <w:p w14:paraId="1C74B58B">
            <w:pPr>
              <w:keepNext/>
              <w:spacing w:before="20" w:after="20" w:line="260" w:lineRule="exact"/>
              <w:ind w:left="0" w:leftChars="0" w:right="0" w:rightChars="0" w:firstLine="0" w:firstLineChars="0"/>
              <w:jc w:val="center"/>
              <w:rPr>
                <w:del w:id="11400" w:author="xh" w:date="2026-10-19T11:30:51+08:00"/>
              </w:rPr>
            </w:pPr>
            <w:del w:id="11401" w:author="xh" w:date="2026-10-19T11:30:51+08:00">
              <w:r>
                <w:rPr>
                  <w:rFonts w:ascii="Times New Roman" w:hAnsi="Times New Roman" w:eastAsia="宋体"/>
                  <w:b w:val="0"/>
                  <w:sz w:val="18"/>
                </w:rPr>
                <w:delText>19.76</w:delText>
              </w:r>
            </w:del>
          </w:p>
        </w:tc>
      </w:tr>
      <w:tr w14:paraId="198540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1363" w:author="xh" w:date="2026-10-19T11:30:51+08:00"/>
        </w:trPr>
        <w:tc>
          <w:tcPr>
            <w:tcW w:w="1039" w:type="dxa"/>
            <w:tcMar>
              <w:left w:w="70" w:type="dxa"/>
              <w:right w:w="70" w:type="dxa"/>
            </w:tcMar>
            <w:vAlign w:val="center"/>
          </w:tcPr>
          <w:p w14:paraId="1992E394">
            <w:pPr>
              <w:keepNext/>
              <w:spacing w:before="20" w:after="20" w:line="260" w:lineRule="exact"/>
              <w:ind w:left="0" w:leftChars="0" w:right="0" w:rightChars="0" w:firstLine="0" w:firstLineChars="0"/>
              <w:jc w:val="center"/>
              <w:rPr>
                <w:del w:id="11402" w:author="xh" w:date="2026-10-19T11:30:51+08:00"/>
              </w:rPr>
            </w:pPr>
            <w:del w:id="11403" w:author="xh" w:date="2026-10-19T11:30:51+08:00">
              <w:r>
                <w:rPr>
                  <w:rFonts w:ascii="Times New Roman" w:hAnsi="Times New Roman" w:eastAsia="宋体"/>
                  <w:b w:val="0"/>
                  <w:sz w:val="18"/>
                </w:rPr>
                <w:delText>刚性</w:delText>
              </w:r>
            </w:del>
          </w:p>
        </w:tc>
        <w:tc>
          <w:tcPr>
            <w:tcW w:w="1039" w:type="dxa"/>
            <w:tcMar>
              <w:left w:w="70" w:type="dxa"/>
              <w:right w:w="70" w:type="dxa"/>
            </w:tcMar>
            <w:vAlign w:val="center"/>
          </w:tcPr>
          <w:p w14:paraId="68083AF4">
            <w:pPr>
              <w:keepNext/>
              <w:spacing w:before="20" w:after="20" w:line="260" w:lineRule="exact"/>
              <w:ind w:left="0" w:leftChars="0" w:right="0" w:rightChars="0" w:firstLine="0" w:firstLineChars="0"/>
              <w:jc w:val="center"/>
              <w:rPr>
                <w:del w:id="11404" w:author="xh" w:date="2026-10-19T11:30:51+08:00"/>
              </w:rPr>
            </w:pPr>
            <w:del w:id="11405" w:author="xh" w:date="2026-10-19T11:30:51+08:00">
              <w:r>
                <w:rPr>
                  <w:rFonts w:ascii="Times New Roman" w:hAnsi="Times New Roman" w:eastAsia="宋体"/>
                  <w:b w:val="0"/>
                  <w:sz w:val="18"/>
                </w:rPr>
                <w:delText>2023</w:delText>
              </w:r>
            </w:del>
          </w:p>
        </w:tc>
        <w:tc>
          <w:tcPr>
            <w:tcW w:w="1039" w:type="dxa"/>
            <w:tcMar>
              <w:left w:w="70" w:type="dxa"/>
              <w:right w:w="70" w:type="dxa"/>
            </w:tcMar>
            <w:vAlign w:val="center"/>
          </w:tcPr>
          <w:p w14:paraId="240EC02B">
            <w:pPr>
              <w:keepNext/>
              <w:spacing w:before="20" w:after="20" w:line="260" w:lineRule="exact"/>
              <w:ind w:left="0" w:leftChars="0" w:right="0" w:rightChars="0" w:firstLine="0" w:firstLineChars="0"/>
              <w:jc w:val="center"/>
              <w:rPr>
                <w:del w:id="11406" w:author="xh" w:date="2026-10-19T11:30:51+08:00"/>
              </w:rPr>
            </w:pPr>
            <w:del w:id="11407" w:author="xh" w:date="2026-10-19T11:30:51+08:00">
              <w:r>
                <w:rPr>
                  <w:rFonts w:ascii="Times New Roman" w:hAnsi="Times New Roman" w:eastAsia="宋体"/>
                  <w:b w:val="0"/>
                  <w:sz w:val="18"/>
                </w:rPr>
                <w:delText>20+50</w:delText>
              </w:r>
            </w:del>
          </w:p>
        </w:tc>
        <w:tc>
          <w:tcPr>
            <w:tcW w:w="1039" w:type="dxa"/>
            <w:tcMar>
              <w:left w:w="70" w:type="dxa"/>
              <w:right w:w="70" w:type="dxa"/>
            </w:tcMar>
            <w:vAlign w:val="center"/>
          </w:tcPr>
          <w:p w14:paraId="143B805C">
            <w:pPr>
              <w:keepNext/>
              <w:spacing w:before="20" w:after="20" w:line="260" w:lineRule="exact"/>
              <w:ind w:left="0" w:leftChars="0" w:right="0" w:rightChars="0" w:firstLine="0" w:firstLineChars="0"/>
              <w:jc w:val="center"/>
              <w:rPr>
                <w:del w:id="11408" w:author="xh" w:date="2026-10-19T11:30:51+08:00"/>
              </w:rPr>
            </w:pPr>
            <w:del w:id="11409" w:author="xh" w:date="2026-10-19T11:30:51+08:00">
              <w:r>
                <w:rPr>
                  <w:rFonts w:ascii="Times New Roman" w:hAnsi="Times New Roman" w:eastAsia="宋体"/>
                  <w:b w:val="0"/>
                  <w:sz w:val="18"/>
                </w:rPr>
                <w:delText>70.00</w:delText>
              </w:r>
            </w:del>
          </w:p>
        </w:tc>
        <w:tc>
          <w:tcPr>
            <w:tcW w:w="1039" w:type="dxa"/>
            <w:tcMar>
              <w:left w:w="70" w:type="dxa"/>
              <w:right w:w="70" w:type="dxa"/>
            </w:tcMar>
            <w:vAlign w:val="center"/>
          </w:tcPr>
          <w:p w14:paraId="3AFA3B8B">
            <w:pPr>
              <w:keepNext/>
              <w:spacing w:before="20" w:after="20" w:line="260" w:lineRule="exact"/>
              <w:ind w:left="0" w:leftChars="0" w:right="0" w:rightChars="0" w:firstLine="0" w:firstLineChars="0"/>
              <w:jc w:val="center"/>
              <w:rPr>
                <w:del w:id="11410" w:author="xh" w:date="2026-10-19T11:30:51+08:00"/>
              </w:rPr>
            </w:pPr>
            <w:del w:id="11411" w:author="xh" w:date="2026-10-19T11:30:51+08:00">
              <w:r>
                <w:rPr>
                  <w:rFonts w:ascii="Times New Roman" w:hAnsi="Times New Roman" w:eastAsia="宋体"/>
                  <w:b w:val="0"/>
                  <w:sz w:val="18"/>
                </w:rPr>
                <w:delText>7.80</w:delText>
              </w:r>
            </w:del>
          </w:p>
        </w:tc>
        <w:tc>
          <w:tcPr>
            <w:tcW w:w="1039" w:type="dxa"/>
            <w:tcMar>
              <w:left w:w="70" w:type="dxa"/>
              <w:right w:w="70" w:type="dxa"/>
            </w:tcMar>
            <w:vAlign w:val="center"/>
          </w:tcPr>
          <w:p w14:paraId="04FBCF02">
            <w:pPr>
              <w:keepNext/>
              <w:spacing w:before="20" w:after="20" w:line="260" w:lineRule="exact"/>
              <w:ind w:left="0" w:leftChars="0" w:right="0" w:rightChars="0" w:firstLine="0" w:firstLineChars="0"/>
              <w:jc w:val="center"/>
              <w:rPr>
                <w:del w:id="11412" w:author="xh" w:date="2026-10-19T11:30:51+08:00"/>
              </w:rPr>
            </w:pPr>
            <w:del w:id="11413" w:author="xh" w:date="2026-10-19T11:30:51+08:00">
              <w:r>
                <w:rPr>
                  <w:rFonts w:ascii="Times New Roman" w:hAnsi="Times New Roman" w:eastAsia="宋体"/>
                  <w:b w:val="0"/>
                  <w:sz w:val="18"/>
                </w:rPr>
                <w:delText>0.00</w:delText>
              </w:r>
            </w:del>
          </w:p>
        </w:tc>
        <w:tc>
          <w:tcPr>
            <w:tcW w:w="1039" w:type="dxa"/>
            <w:tcMar>
              <w:left w:w="70" w:type="dxa"/>
              <w:right w:w="70" w:type="dxa"/>
            </w:tcMar>
            <w:vAlign w:val="center"/>
          </w:tcPr>
          <w:p w14:paraId="34F4DFBE">
            <w:pPr>
              <w:keepNext/>
              <w:spacing w:before="20" w:after="20" w:line="260" w:lineRule="exact"/>
              <w:ind w:left="0" w:leftChars="0" w:right="0" w:rightChars="0" w:firstLine="0" w:firstLineChars="0"/>
              <w:jc w:val="center"/>
              <w:rPr>
                <w:del w:id="11414" w:author="xh" w:date="2026-10-19T11:30:51+08:00"/>
              </w:rPr>
            </w:pPr>
            <w:del w:id="11415" w:author="xh" w:date="2026-10-19T11:30:51+08:00">
              <w:r>
                <w:rPr>
                  <w:rFonts w:ascii="Times New Roman" w:hAnsi="Times New Roman" w:eastAsia="宋体"/>
                  <w:b w:val="0"/>
                  <w:sz w:val="18"/>
                </w:rPr>
                <w:delText>0.00</w:delText>
              </w:r>
            </w:del>
          </w:p>
        </w:tc>
        <w:tc>
          <w:tcPr>
            <w:tcW w:w="1039" w:type="dxa"/>
            <w:tcMar>
              <w:left w:w="70" w:type="dxa"/>
              <w:right w:w="70" w:type="dxa"/>
            </w:tcMar>
            <w:vAlign w:val="center"/>
          </w:tcPr>
          <w:p w14:paraId="4DD5A8F1">
            <w:pPr>
              <w:keepNext/>
              <w:spacing w:before="20" w:after="20" w:line="260" w:lineRule="exact"/>
              <w:ind w:left="0" w:leftChars="0" w:right="0" w:rightChars="0" w:firstLine="0" w:firstLineChars="0"/>
              <w:jc w:val="center"/>
              <w:rPr>
                <w:del w:id="11416" w:author="xh" w:date="2026-10-19T11:30:51+08:00"/>
              </w:rPr>
            </w:pPr>
            <w:del w:id="11417" w:author="xh" w:date="2026-10-19T11:30:51+08:00">
              <w:r>
                <w:rPr>
                  <w:rFonts w:ascii="Times New Roman" w:hAnsi="Times New Roman" w:eastAsia="宋体"/>
                  <w:b w:val="0"/>
                  <w:sz w:val="18"/>
                </w:rPr>
                <w:delText>18.23</w:delText>
              </w:r>
            </w:del>
          </w:p>
        </w:tc>
      </w:tr>
      <w:tr w14:paraId="6D801C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1364" w:author="xh" w:date="2026-10-19T11:30:51+08:00"/>
        </w:trPr>
        <w:tc>
          <w:tcPr>
            <w:tcW w:w="1039" w:type="dxa"/>
            <w:tcMar>
              <w:left w:w="70" w:type="dxa"/>
              <w:right w:w="70" w:type="dxa"/>
            </w:tcMar>
            <w:vAlign w:val="center"/>
          </w:tcPr>
          <w:p w14:paraId="48E28F1D">
            <w:pPr>
              <w:keepNext/>
              <w:spacing w:before="20" w:after="20" w:line="260" w:lineRule="exact"/>
              <w:ind w:left="0" w:leftChars="0" w:right="0" w:rightChars="0" w:firstLine="0" w:firstLineChars="0"/>
              <w:jc w:val="center"/>
              <w:rPr>
                <w:del w:id="11418" w:author="xh" w:date="2026-10-19T11:30:51+08:00"/>
              </w:rPr>
            </w:pPr>
            <w:del w:id="11419" w:author="xh" w:date="2026-10-19T11:30:51+08:00">
              <w:r>
                <w:rPr>
                  <w:rFonts w:ascii="Times New Roman" w:hAnsi="Times New Roman" w:eastAsia="宋体"/>
                  <w:b w:val="0"/>
                  <w:sz w:val="18"/>
                </w:rPr>
                <w:delText>刚性</w:delText>
              </w:r>
            </w:del>
          </w:p>
        </w:tc>
        <w:tc>
          <w:tcPr>
            <w:tcW w:w="1039" w:type="dxa"/>
            <w:tcMar>
              <w:left w:w="70" w:type="dxa"/>
              <w:right w:w="70" w:type="dxa"/>
            </w:tcMar>
            <w:vAlign w:val="center"/>
          </w:tcPr>
          <w:p w14:paraId="66619AF8">
            <w:pPr>
              <w:keepNext/>
              <w:spacing w:before="20" w:after="20" w:line="260" w:lineRule="exact"/>
              <w:ind w:left="0" w:leftChars="0" w:right="0" w:rightChars="0" w:firstLine="0" w:firstLineChars="0"/>
              <w:jc w:val="center"/>
              <w:rPr>
                <w:del w:id="11420" w:author="xh" w:date="2026-10-19T11:30:51+08:00"/>
              </w:rPr>
            </w:pPr>
            <w:del w:id="11421" w:author="xh" w:date="2026-10-19T11:30:51+08:00">
              <w:r>
                <w:rPr>
                  <w:rFonts w:ascii="Times New Roman" w:hAnsi="Times New Roman" w:eastAsia="宋体"/>
                  <w:b w:val="0"/>
                  <w:sz w:val="18"/>
                </w:rPr>
                <w:delText>2024</w:delText>
              </w:r>
            </w:del>
          </w:p>
        </w:tc>
        <w:tc>
          <w:tcPr>
            <w:tcW w:w="1039" w:type="dxa"/>
            <w:tcMar>
              <w:left w:w="70" w:type="dxa"/>
              <w:right w:w="70" w:type="dxa"/>
            </w:tcMar>
            <w:vAlign w:val="center"/>
          </w:tcPr>
          <w:p w14:paraId="156F04C5">
            <w:pPr>
              <w:keepNext/>
              <w:spacing w:before="20" w:after="20" w:line="260" w:lineRule="exact"/>
              <w:ind w:left="0" w:leftChars="0" w:right="0" w:rightChars="0" w:firstLine="0" w:firstLineChars="0"/>
              <w:jc w:val="center"/>
              <w:rPr>
                <w:del w:id="11422" w:author="xh" w:date="2026-10-19T11:30:51+08:00"/>
              </w:rPr>
            </w:pPr>
            <w:del w:id="11423" w:author="xh" w:date="2026-10-19T11:30:51+08:00">
              <w:r>
                <w:rPr>
                  <w:rFonts w:ascii="Times New Roman" w:hAnsi="Times New Roman" w:eastAsia="宋体"/>
                  <w:b w:val="0"/>
                  <w:sz w:val="18"/>
                </w:rPr>
                <w:delText>31.5+50</w:delText>
              </w:r>
            </w:del>
          </w:p>
        </w:tc>
        <w:tc>
          <w:tcPr>
            <w:tcW w:w="1039" w:type="dxa"/>
            <w:tcMar>
              <w:left w:w="70" w:type="dxa"/>
              <w:right w:w="70" w:type="dxa"/>
            </w:tcMar>
            <w:vAlign w:val="center"/>
          </w:tcPr>
          <w:p w14:paraId="6F7A00BF">
            <w:pPr>
              <w:keepNext/>
              <w:spacing w:before="20" w:after="20" w:line="260" w:lineRule="exact"/>
              <w:ind w:left="0" w:leftChars="0" w:right="0" w:rightChars="0" w:firstLine="0" w:firstLineChars="0"/>
              <w:jc w:val="center"/>
              <w:rPr>
                <w:del w:id="11424" w:author="xh" w:date="2026-10-19T11:30:51+08:00"/>
              </w:rPr>
            </w:pPr>
            <w:del w:id="11425" w:author="xh" w:date="2026-10-19T11:30:51+08:00">
              <w:r>
                <w:rPr>
                  <w:rFonts w:ascii="Times New Roman" w:hAnsi="Times New Roman" w:eastAsia="宋体"/>
                  <w:b w:val="0"/>
                  <w:sz w:val="18"/>
                </w:rPr>
                <w:delText>81.50</w:delText>
              </w:r>
            </w:del>
          </w:p>
        </w:tc>
        <w:tc>
          <w:tcPr>
            <w:tcW w:w="1039" w:type="dxa"/>
            <w:tcMar>
              <w:left w:w="70" w:type="dxa"/>
              <w:right w:w="70" w:type="dxa"/>
            </w:tcMar>
            <w:vAlign w:val="center"/>
          </w:tcPr>
          <w:p w14:paraId="76C8209F">
            <w:pPr>
              <w:keepNext/>
              <w:spacing w:before="20" w:after="20" w:line="260" w:lineRule="exact"/>
              <w:ind w:left="0" w:leftChars="0" w:right="0" w:rightChars="0" w:firstLine="0" w:firstLineChars="0"/>
              <w:jc w:val="center"/>
              <w:rPr>
                <w:del w:id="11426" w:author="xh" w:date="2026-10-19T11:30:51+08:00"/>
              </w:rPr>
            </w:pPr>
            <w:del w:id="11427" w:author="xh" w:date="2026-10-19T11:30:51+08:00">
              <w:r>
                <w:rPr>
                  <w:rFonts w:ascii="Times New Roman" w:hAnsi="Times New Roman" w:eastAsia="宋体"/>
                  <w:b w:val="0"/>
                  <w:sz w:val="18"/>
                </w:rPr>
                <w:delText>7.80</w:delText>
              </w:r>
            </w:del>
          </w:p>
        </w:tc>
        <w:tc>
          <w:tcPr>
            <w:tcW w:w="1039" w:type="dxa"/>
            <w:tcMar>
              <w:left w:w="70" w:type="dxa"/>
              <w:right w:w="70" w:type="dxa"/>
            </w:tcMar>
            <w:vAlign w:val="center"/>
          </w:tcPr>
          <w:p w14:paraId="1ECFD726">
            <w:pPr>
              <w:keepNext/>
              <w:spacing w:before="20" w:after="20" w:line="260" w:lineRule="exact"/>
              <w:ind w:left="0" w:leftChars="0" w:right="0" w:rightChars="0" w:firstLine="0" w:firstLineChars="0"/>
              <w:jc w:val="center"/>
              <w:rPr>
                <w:del w:id="11428" w:author="xh" w:date="2026-10-19T11:30:51+08:00"/>
              </w:rPr>
            </w:pPr>
            <w:del w:id="11429" w:author="xh" w:date="2026-10-19T11:30:51+08:00">
              <w:r>
                <w:rPr>
                  <w:rFonts w:ascii="Times New Roman" w:hAnsi="Times New Roman" w:eastAsia="宋体"/>
                  <w:b w:val="0"/>
                  <w:sz w:val="18"/>
                </w:rPr>
                <w:delText>0.00</w:delText>
              </w:r>
            </w:del>
          </w:p>
        </w:tc>
        <w:tc>
          <w:tcPr>
            <w:tcW w:w="1039" w:type="dxa"/>
            <w:tcMar>
              <w:left w:w="70" w:type="dxa"/>
              <w:right w:w="70" w:type="dxa"/>
            </w:tcMar>
            <w:vAlign w:val="center"/>
          </w:tcPr>
          <w:p w14:paraId="29004E50">
            <w:pPr>
              <w:keepNext/>
              <w:spacing w:before="20" w:after="20" w:line="260" w:lineRule="exact"/>
              <w:ind w:left="0" w:leftChars="0" w:right="0" w:rightChars="0" w:firstLine="0" w:firstLineChars="0"/>
              <w:jc w:val="center"/>
              <w:rPr>
                <w:del w:id="11430" w:author="xh" w:date="2026-10-19T11:30:51+08:00"/>
              </w:rPr>
            </w:pPr>
            <w:del w:id="11431" w:author="xh" w:date="2026-10-19T11:30:51+08:00">
              <w:r>
                <w:rPr>
                  <w:rFonts w:ascii="Times New Roman" w:hAnsi="Times New Roman" w:eastAsia="宋体"/>
                  <w:b w:val="0"/>
                  <w:sz w:val="18"/>
                </w:rPr>
                <w:delText>0.00</w:delText>
              </w:r>
            </w:del>
          </w:p>
        </w:tc>
        <w:tc>
          <w:tcPr>
            <w:tcW w:w="1039" w:type="dxa"/>
            <w:tcMar>
              <w:left w:w="70" w:type="dxa"/>
              <w:right w:w="70" w:type="dxa"/>
            </w:tcMar>
            <w:vAlign w:val="center"/>
          </w:tcPr>
          <w:p w14:paraId="160C0FA8">
            <w:pPr>
              <w:keepNext/>
              <w:spacing w:before="20" w:after="20" w:line="260" w:lineRule="exact"/>
              <w:ind w:left="0" w:leftChars="0" w:right="0" w:rightChars="0" w:firstLine="0" w:firstLineChars="0"/>
              <w:jc w:val="center"/>
              <w:rPr>
                <w:del w:id="11432" w:author="xh" w:date="2026-10-19T11:30:51+08:00"/>
              </w:rPr>
            </w:pPr>
            <w:del w:id="11433" w:author="xh" w:date="2026-10-19T11:30:51+08:00">
              <w:r>
                <w:rPr>
                  <w:rFonts w:ascii="Times New Roman" w:hAnsi="Times New Roman" w:eastAsia="宋体"/>
                  <w:b w:val="0"/>
                  <w:sz w:val="18"/>
                </w:rPr>
                <w:delText>20.66</w:delText>
              </w:r>
            </w:del>
          </w:p>
        </w:tc>
      </w:tr>
      <w:tr w14:paraId="330879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1365" w:author="xh" w:date="2026-10-19T11:30:51+08:00"/>
        </w:trPr>
        <w:tc>
          <w:tcPr>
            <w:tcW w:w="1039" w:type="dxa"/>
            <w:tcMar>
              <w:left w:w="70" w:type="dxa"/>
              <w:right w:w="70" w:type="dxa"/>
            </w:tcMar>
            <w:vAlign w:val="center"/>
          </w:tcPr>
          <w:p w14:paraId="7813C25B">
            <w:pPr>
              <w:keepNext/>
              <w:spacing w:before="20" w:after="20" w:line="260" w:lineRule="exact"/>
              <w:ind w:left="0" w:leftChars="0" w:right="0" w:rightChars="0" w:firstLine="0" w:firstLineChars="0"/>
              <w:jc w:val="center"/>
              <w:rPr>
                <w:del w:id="11434" w:author="xh" w:date="2026-10-19T11:30:51+08:00"/>
              </w:rPr>
            </w:pPr>
            <w:del w:id="11435" w:author="xh" w:date="2026-10-19T11:30:51+08:00">
              <w:r>
                <w:rPr>
                  <w:rFonts w:ascii="Times New Roman" w:hAnsi="Times New Roman" w:eastAsia="宋体"/>
                  <w:b w:val="0"/>
                  <w:sz w:val="18"/>
                </w:rPr>
                <w:delText>刚性</w:delText>
              </w:r>
            </w:del>
          </w:p>
        </w:tc>
        <w:tc>
          <w:tcPr>
            <w:tcW w:w="1039" w:type="dxa"/>
            <w:tcMar>
              <w:left w:w="70" w:type="dxa"/>
              <w:right w:w="70" w:type="dxa"/>
            </w:tcMar>
            <w:vAlign w:val="center"/>
          </w:tcPr>
          <w:p w14:paraId="1E949BEB">
            <w:pPr>
              <w:keepNext/>
              <w:spacing w:before="20" w:after="20" w:line="260" w:lineRule="exact"/>
              <w:ind w:left="0" w:leftChars="0" w:right="0" w:rightChars="0" w:firstLine="0" w:firstLineChars="0"/>
              <w:jc w:val="center"/>
              <w:rPr>
                <w:del w:id="11436" w:author="xh" w:date="2026-10-19T11:30:51+08:00"/>
              </w:rPr>
            </w:pPr>
            <w:del w:id="11437" w:author="xh" w:date="2026-10-19T11:30:51+08:00">
              <w:r>
                <w:rPr>
                  <w:rFonts w:ascii="Times New Roman" w:hAnsi="Times New Roman" w:eastAsia="宋体"/>
                  <w:b w:val="0"/>
                  <w:sz w:val="18"/>
                </w:rPr>
                <w:delText>2025</w:delText>
              </w:r>
            </w:del>
          </w:p>
        </w:tc>
        <w:tc>
          <w:tcPr>
            <w:tcW w:w="1039" w:type="dxa"/>
            <w:tcMar>
              <w:left w:w="70" w:type="dxa"/>
              <w:right w:w="70" w:type="dxa"/>
            </w:tcMar>
            <w:vAlign w:val="center"/>
          </w:tcPr>
          <w:p w14:paraId="15B30EA4">
            <w:pPr>
              <w:keepNext/>
              <w:spacing w:before="20" w:after="20" w:line="260" w:lineRule="exact"/>
              <w:ind w:left="0" w:leftChars="0" w:right="0" w:rightChars="0" w:firstLine="0" w:firstLineChars="0"/>
              <w:jc w:val="center"/>
              <w:rPr>
                <w:del w:id="11438" w:author="xh" w:date="2026-10-19T11:30:51+08:00"/>
              </w:rPr>
            </w:pPr>
            <w:del w:id="11439" w:author="xh" w:date="2026-10-19T11:30:51+08:00">
              <w:r>
                <w:rPr>
                  <w:rFonts w:ascii="Times New Roman" w:hAnsi="Times New Roman" w:eastAsia="宋体"/>
                  <w:b w:val="0"/>
                  <w:sz w:val="18"/>
                </w:rPr>
                <w:delText>31.5+50</w:delText>
              </w:r>
            </w:del>
          </w:p>
        </w:tc>
        <w:tc>
          <w:tcPr>
            <w:tcW w:w="1039" w:type="dxa"/>
            <w:tcMar>
              <w:left w:w="70" w:type="dxa"/>
              <w:right w:w="70" w:type="dxa"/>
            </w:tcMar>
            <w:vAlign w:val="center"/>
          </w:tcPr>
          <w:p w14:paraId="2FE8FDB2">
            <w:pPr>
              <w:keepNext/>
              <w:spacing w:before="20" w:after="20" w:line="260" w:lineRule="exact"/>
              <w:ind w:left="0" w:leftChars="0" w:right="0" w:rightChars="0" w:firstLine="0" w:firstLineChars="0"/>
              <w:jc w:val="center"/>
              <w:rPr>
                <w:del w:id="11440" w:author="xh" w:date="2026-10-19T11:30:51+08:00"/>
              </w:rPr>
            </w:pPr>
            <w:del w:id="11441" w:author="xh" w:date="2026-10-19T11:30:51+08:00">
              <w:r>
                <w:rPr>
                  <w:rFonts w:ascii="Times New Roman" w:hAnsi="Times New Roman" w:eastAsia="宋体"/>
                  <w:b w:val="0"/>
                  <w:sz w:val="18"/>
                </w:rPr>
                <w:delText>81.50</w:delText>
              </w:r>
            </w:del>
          </w:p>
        </w:tc>
        <w:tc>
          <w:tcPr>
            <w:tcW w:w="1039" w:type="dxa"/>
            <w:tcMar>
              <w:left w:w="70" w:type="dxa"/>
              <w:right w:w="70" w:type="dxa"/>
            </w:tcMar>
            <w:vAlign w:val="center"/>
          </w:tcPr>
          <w:p w14:paraId="417AA49F">
            <w:pPr>
              <w:keepNext/>
              <w:spacing w:before="20" w:after="20" w:line="260" w:lineRule="exact"/>
              <w:ind w:left="0" w:leftChars="0" w:right="0" w:rightChars="0" w:firstLine="0" w:firstLineChars="0"/>
              <w:jc w:val="center"/>
              <w:rPr>
                <w:del w:id="11442" w:author="xh" w:date="2026-10-19T11:30:51+08:00"/>
              </w:rPr>
            </w:pPr>
            <w:del w:id="11443" w:author="xh" w:date="2026-10-19T11:30:51+08:00">
              <w:r>
                <w:rPr>
                  <w:rFonts w:ascii="Times New Roman" w:hAnsi="Times New Roman" w:eastAsia="宋体"/>
                  <w:b w:val="0"/>
                  <w:sz w:val="18"/>
                </w:rPr>
                <w:delText>7.80</w:delText>
              </w:r>
            </w:del>
          </w:p>
        </w:tc>
        <w:tc>
          <w:tcPr>
            <w:tcW w:w="1039" w:type="dxa"/>
            <w:tcMar>
              <w:left w:w="70" w:type="dxa"/>
              <w:right w:w="70" w:type="dxa"/>
            </w:tcMar>
            <w:vAlign w:val="center"/>
          </w:tcPr>
          <w:p w14:paraId="633A7399">
            <w:pPr>
              <w:keepNext/>
              <w:spacing w:before="20" w:after="20" w:line="260" w:lineRule="exact"/>
              <w:ind w:left="0" w:leftChars="0" w:right="0" w:rightChars="0" w:firstLine="0" w:firstLineChars="0"/>
              <w:jc w:val="center"/>
              <w:rPr>
                <w:del w:id="11444" w:author="xh" w:date="2026-10-19T11:30:51+08:00"/>
              </w:rPr>
            </w:pPr>
            <w:del w:id="11445" w:author="xh" w:date="2026-10-19T11:30:51+08:00">
              <w:r>
                <w:rPr>
                  <w:rFonts w:ascii="Times New Roman" w:hAnsi="Times New Roman" w:eastAsia="宋体"/>
                  <w:b w:val="0"/>
                  <w:sz w:val="18"/>
                </w:rPr>
                <w:delText>0.00</w:delText>
              </w:r>
            </w:del>
          </w:p>
        </w:tc>
        <w:tc>
          <w:tcPr>
            <w:tcW w:w="1039" w:type="dxa"/>
            <w:tcMar>
              <w:left w:w="70" w:type="dxa"/>
              <w:right w:w="70" w:type="dxa"/>
            </w:tcMar>
            <w:vAlign w:val="center"/>
          </w:tcPr>
          <w:p w14:paraId="2B014982">
            <w:pPr>
              <w:keepNext/>
              <w:spacing w:before="20" w:after="20" w:line="260" w:lineRule="exact"/>
              <w:ind w:left="0" w:leftChars="0" w:right="0" w:rightChars="0" w:firstLine="0" w:firstLineChars="0"/>
              <w:jc w:val="center"/>
              <w:rPr>
                <w:del w:id="11446" w:author="xh" w:date="2026-10-19T11:30:51+08:00"/>
              </w:rPr>
            </w:pPr>
            <w:del w:id="11447" w:author="xh" w:date="2026-10-19T11:30:51+08:00">
              <w:r>
                <w:rPr>
                  <w:rFonts w:ascii="Times New Roman" w:hAnsi="Times New Roman" w:eastAsia="宋体"/>
                  <w:b w:val="0"/>
                  <w:sz w:val="18"/>
                </w:rPr>
                <w:delText>0.00</w:delText>
              </w:r>
            </w:del>
          </w:p>
        </w:tc>
        <w:tc>
          <w:tcPr>
            <w:tcW w:w="1039" w:type="dxa"/>
            <w:tcMar>
              <w:left w:w="70" w:type="dxa"/>
              <w:right w:w="70" w:type="dxa"/>
            </w:tcMar>
            <w:vAlign w:val="center"/>
          </w:tcPr>
          <w:p w14:paraId="74CE6828">
            <w:pPr>
              <w:keepNext/>
              <w:spacing w:before="20" w:after="20" w:line="260" w:lineRule="exact"/>
              <w:ind w:left="0" w:leftChars="0" w:right="0" w:rightChars="0" w:firstLine="0" w:firstLineChars="0"/>
              <w:jc w:val="center"/>
              <w:rPr>
                <w:del w:id="11448" w:author="xh" w:date="2026-10-19T11:30:51+08:00"/>
              </w:rPr>
            </w:pPr>
            <w:del w:id="11449" w:author="xh" w:date="2026-10-19T11:30:51+08:00">
              <w:r>
                <w:rPr>
                  <w:rFonts w:ascii="Times New Roman" w:hAnsi="Times New Roman" w:eastAsia="宋体"/>
                  <w:b w:val="0"/>
                  <w:sz w:val="18"/>
                </w:rPr>
                <w:delText>22.90</w:delText>
              </w:r>
            </w:del>
          </w:p>
        </w:tc>
      </w:tr>
      <w:tr w14:paraId="103208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1366" w:author="xh" w:date="2026-10-19T11:30:51+08:00"/>
        </w:trPr>
        <w:tc>
          <w:tcPr>
            <w:tcW w:w="1039" w:type="dxa"/>
            <w:tcMar>
              <w:left w:w="70" w:type="dxa"/>
              <w:right w:w="70" w:type="dxa"/>
            </w:tcMar>
            <w:vAlign w:val="center"/>
          </w:tcPr>
          <w:p w14:paraId="5A52F1F1">
            <w:pPr>
              <w:keepNext/>
              <w:spacing w:before="20" w:after="20" w:line="260" w:lineRule="exact"/>
              <w:ind w:left="0" w:leftChars="0" w:right="0" w:rightChars="0" w:firstLine="0" w:firstLineChars="0"/>
              <w:jc w:val="center"/>
              <w:rPr>
                <w:del w:id="11450" w:author="xh" w:date="2026-10-19T11:30:51+08:00"/>
              </w:rPr>
            </w:pPr>
            <w:del w:id="11451" w:author="xh" w:date="2026-10-19T11:30:51+08:00">
              <w:r>
                <w:rPr>
                  <w:rFonts w:ascii="Times New Roman" w:hAnsi="Times New Roman" w:eastAsia="宋体"/>
                  <w:b w:val="0"/>
                  <w:sz w:val="18"/>
                </w:rPr>
                <w:delText>弹性</w:delText>
              </w:r>
            </w:del>
          </w:p>
        </w:tc>
        <w:tc>
          <w:tcPr>
            <w:tcW w:w="1039" w:type="dxa"/>
            <w:tcMar>
              <w:left w:w="70" w:type="dxa"/>
              <w:right w:w="70" w:type="dxa"/>
            </w:tcMar>
            <w:vAlign w:val="center"/>
          </w:tcPr>
          <w:p w14:paraId="71A7F012">
            <w:pPr>
              <w:keepNext/>
              <w:spacing w:before="20" w:after="20" w:line="260" w:lineRule="exact"/>
              <w:ind w:left="0" w:leftChars="0" w:right="0" w:rightChars="0" w:firstLine="0" w:firstLineChars="0"/>
              <w:jc w:val="center"/>
              <w:rPr>
                <w:del w:id="11452" w:author="xh" w:date="2026-10-19T11:30:51+08:00"/>
              </w:rPr>
            </w:pPr>
            <w:del w:id="11453" w:author="xh" w:date="2026-10-19T11:30:51+08:00">
              <w:r>
                <w:rPr>
                  <w:rFonts w:ascii="Times New Roman" w:hAnsi="Times New Roman" w:eastAsia="宋体"/>
                  <w:b w:val="0"/>
                  <w:sz w:val="18"/>
                </w:rPr>
                <w:delText>2022</w:delText>
              </w:r>
            </w:del>
          </w:p>
        </w:tc>
        <w:tc>
          <w:tcPr>
            <w:tcW w:w="1039" w:type="dxa"/>
            <w:tcMar>
              <w:left w:w="70" w:type="dxa"/>
              <w:right w:w="70" w:type="dxa"/>
            </w:tcMar>
            <w:vAlign w:val="center"/>
          </w:tcPr>
          <w:p w14:paraId="0080981F">
            <w:pPr>
              <w:keepNext/>
              <w:spacing w:before="20" w:after="20" w:line="260" w:lineRule="exact"/>
              <w:ind w:left="0" w:leftChars="0" w:right="0" w:rightChars="0" w:firstLine="0" w:firstLineChars="0"/>
              <w:jc w:val="center"/>
              <w:rPr>
                <w:del w:id="11454" w:author="xh" w:date="2026-10-19T11:30:51+08:00"/>
              </w:rPr>
            </w:pPr>
            <w:del w:id="11455" w:author="xh" w:date="2026-10-19T11:30:51+08:00">
              <w:r>
                <w:rPr>
                  <w:rFonts w:ascii="Times New Roman" w:hAnsi="Times New Roman" w:eastAsia="宋体"/>
                  <w:b w:val="0"/>
                  <w:sz w:val="18"/>
                </w:rPr>
                <w:delText>31.5+50</w:delText>
              </w:r>
            </w:del>
          </w:p>
        </w:tc>
        <w:tc>
          <w:tcPr>
            <w:tcW w:w="1039" w:type="dxa"/>
            <w:tcMar>
              <w:left w:w="70" w:type="dxa"/>
              <w:right w:w="70" w:type="dxa"/>
            </w:tcMar>
            <w:vAlign w:val="center"/>
          </w:tcPr>
          <w:p w14:paraId="1CF58FD9">
            <w:pPr>
              <w:keepNext/>
              <w:spacing w:before="20" w:after="20" w:line="260" w:lineRule="exact"/>
              <w:ind w:left="0" w:leftChars="0" w:right="0" w:rightChars="0" w:firstLine="0" w:firstLineChars="0"/>
              <w:jc w:val="center"/>
              <w:rPr>
                <w:del w:id="11456" w:author="xh" w:date="2026-10-19T11:30:51+08:00"/>
              </w:rPr>
            </w:pPr>
            <w:del w:id="11457" w:author="xh" w:date="2026-10-19T11:30:51+08:00">
              <w:r>
                <w:rPr>
                  <w:rFonts w:ascii="Times New Roman" w:hAnsi="Times New Roman" w:eastAsia="宋体"/>
                  <w:b w:val="0"/>
                  <w:sz w:val="18"/>
                </w:rPr>
                <w:delText>81.50</w:delText>
              </w:r>
            </w:del>
          </w:p>
        </w:tc>
        <w:tc>
          <w:tcPr>
            <w:tcW w:w="1039" w:type="dxa"/>
            <w:tcMar>
              <w:left w:w="70" w:type="dxa"/>
              <w:right w:w="70" w:type="dxa"/>
            </w:tcMar>
            <w:vAlign w:val="center"/>
          </w:tcPr>
          <w:p w14:paraId="0D5CE9E6">
            <w:pPr>
              <w:keepNext/>
              <w:spacing w:before="20" w:after="20" w:line="260" w:lineRule="exact"/>
              <w:ind w:left="0" w:leftChars="0" w:right="0" w:rightChars="0" w:firstLine="0" w:firstLineChars="0"/>
              <w:jc w:val="center"/>
              <w:rPr>
                <w:del w:id="11458" w:author="xh" w:date="2026-10-19T11:30:51+08:00"/>
              </w:rPr>
            </w:pPr>
            <w:del w:id="11459" w:author="xh" w:date="2026-10-19T11:30:51+08:00">
              <w:r>
                <w:rPr>
                  <w:rFonts w:ascii="Times New Roman" w:hAnsi="Times New Roman" w:eastAsia="宋体"/>
                  <w:b w:val="0"/>
                  <w:sz w:val="18"/>
                </w:rPr>
                <w:delText>0.00</w:delText>
              </w:r>
            </w:del>
          </w:p>
        </w:tc>
        <w:tc>
          <w:tcPr>
            <w:tcW w:w="1039" w:type="dxa"/>
            <w:tcMar>
              <w:left w:w="70" w:type="dxa"/>
              <w:right w:w="70" w:type="dxa"/>
            </w:tcMar>
            <w:vAlign w:val="center"/>
          </w:tcPr>
          <w:p w14:paraId="210A1B5B">
            <w:pPr>
              <w:keepNext/>
              <w:spacing w:before="20" w:after="20" w:line="260" w:lineRule="exact"/>
              <w:ind w:left="0" w:leftChars="0" w:right="0" w:rightChars="0" w:firstLine="0" w:firstLineChars="0"/>
              <w:jc w:val="center"/>
              <w:rPr>
                <w:del w:id="11460" w:author="xh" w:date="2026-10-19T11:30:51+08:00"/>
              </w:rPr>
            </w:pPr>
            <w:del w:id="11461" w:author="xh" w:date="2026-10-19T11:30:51+08:00">
              <w:r>
                <w:rPr>
                  <w:rFonts w:ascii="Times New Roman" w:hAnsi="Times New Roman" w:eastAsia="宋体"/>
                  <w:b w:val="0"/>
                  <w:sz w:val="18"/>
                </w:rPr>
                <w:delText>0.00</w:delText>
              </w:r>
            </w:del>
          </w:p>
        </w:tc>
        <w:tc>
          <w:tcPr>
            <w:tcW w:w="1039" w:type="dxa"/>
            <w:tcMar>
              <w:left w:w="70" w:type="dxa"/>
              <w:right w:w="70" w:type="dxa"/>
            </w:tcMar>
            <w:vAlign w:val="center"/>
          </w:tcPr>
          <w:p w14:paraId="286A8BF5">
            <w:pPr>
              <w:keepNext/>
              <w:spacing w:before="20" w:after="20" w:line="260" w:lineRule="exact"/>
              <w:ind w:left="0" w:leftChars="0" w:right="0" w:rightChars="0" w:firstLine="0" w:firstLineChars="0"/>
              <w:jc w:val="center"/>
              <w:rPr>
                <w:del w:id="11462" w:author="xh" w:date="2026-10-19T11:30:51+08:00"/>
              </w:rPr>
            </w:pPr>
            <w:del w:id="11463" w:author="xh" w:date="2026-10-19T11:30:51+08:00">
              <w:r>
                <w:rPr>
                  <w:rFonts w:ascii="Times New Roman" w:hAnsi="Times New Roman" w:eastAsia="宋体"/>
                  <w:b w:val="0"/>
                  <w:sz w:val="18"/>
                </w:rPr>
                <w:delText>0.00</w:delText>
              </w:r>
            </w:del>
          </w:p>
        </w:tc>
        <w:tc>
          <w:tcPr>
            <w:tcW w:w="1039" w:type="dxa"/>
            <w:tcMar>
              <w:left w:w="70" w:type="dxa"/>
              <w:right w:w="70" w:type="dxa"/>
            </w:tcMar>
            <w:vAlign w:val="center"/>
          </w:tcPr>
          <w:p w14:paraId="65955FF9">
            <w:pPr>
              <w:keepNext/>
              <w:spacing w:before="20" w:after="20" w:line="260" w:lineRule="exact"/>
              <w:ind w:left="0" w:leftChars="0" w:right="0" w:rightChars="0" w:firstLine="0" w:firstLineChars="0"/>
              <w:jc w:val="center"/>
              <w:rPr>
                <w:del w:id="11464" w:author="xh" w:date="2026-10-19T11:30:51+08:00"/>
              </w:rPr>
            </w:pPr>
            <w:del w:id="11465" w:author="xh" w:date="2026-10-19T11:30:51+08:00">
              <w:r>
                <w:rPr>
                  <w:rFonts w:ascii="Times New Roman" w:hAnsi="Times New Roman" w:eastAsia="宋体"/>
                  <w:b w:val="0"/>
                  <w:sz w:val="18"/>
                </w:rPr>
                <w:delText>19.76</w:delText>
              </w:r>
            </w:del>
          </w:p>
        </w:tc>
      </w:tr>
      <w:tr w14:paraId="514CCB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1367" w:author="xh" w:date="2026-10-19T11:30:51+08:00"/>
        </w:trPr>
        <w:tc>
          <w:tcPr>
            <w:tcW w:w="1039" w:type="dxa"/>
            <w:tcMar>
              <w:left w:w="70" w:type="dxa"/>
              <w:right w:w="70" w:type="dxa"/>
            </w:tcMar>
            <w:vAlign w:val="center"/>
          </w:tcPr>
          <w:p w14:paraId="740326E3">
            <w:pPr>
              <w:keepNext/>
              <w:spacing w:before="20" w:after="20" w:line="260" w:lineRule="exact"/>
              <w:ind w:left="0" w:leftChars="0" w:right="0" w:rightChars="0" w:firstLine="0" w:firstLineChars="0"/>
              <w:jc w:val="center"/>
              <w:rPr>
                <w:del w:id="11466" w:author="xh" w:date="2026-10-19T11:30:51+08:00"/>
              </w:rPr>
            </w:pPr>
            <w:del w:id="11467" w:author="xh" w:date="2026-10-19T11:30:51+08:00">
              <w:r>
                <w:rPr>
                  <w:rFonts w:ascii="Times New Roman" w:hAnsi="Times New Roman" w:eastAsia="宋体"/>
                  <w:b w:val="0"/>
                  <w:sz w:val="18"/>
                </w:rPr>
                <w:delText>弹性</w:delText>
              </w:r>
            </w:del>
          </w:p>
        </w:tc>
        <w:tc>
          <w:tcPr>
            <w:tcW w:w="1039" w:type="dxa"/>
            <w:tcMar>
              <w:left w:w="70" w:type="dxa"/>
              <w:right w:w="70" w:type="dxa"/>
            </w:tcMar>
            <w:vAlign w:val="center"/>
          </w:tcPr>
          <w:p w14:paraId="7EA7E91E">
            <w:pPr>
              <w:keepNext/>
              <w:spacing w:before="20" w:after="20" w:line="260" w:lineRule="exact"/>
              <w:ind w:left="0" w:leftChars="0" w:right="0" w:rightChars="0" w:firstLine="0" w:firstLineChars="0"/>
              <w:jc w:val="center"/>
              <w:rPr>
                <w:del w:id="11468" w:author="xh" w:date="2026-10-19T11:30:51+08:00"/>
              </w:rPr>
            </w:pPr>
            <w:del w:id="11469" w:author="xh" w:date="2026-10-19T11:30:51+08:00">
              <w:r>
                <w:rPr>
                  <w:rFonts w:ascii="Times New Roman" w:hAnsi="Times New Roman" w:eastAsia="宋体"/>
                  <w:b w:val="0"/>
                  <w:sz w:val="18"/>
                </w:rPr>
                <w:delText>2023</w:delText>
              </w:r>
            </w:del>
          </w:p>
        </w:tc>
        <w:tc>
          <w:tcPr>
            <w:tcW w:w="1039" w:type="dxa"/>
            <w:tcMar>
              <w:left w:w="70" w:type="dxa"/>
              <w:right w:w="70" w:type="dxa"/>
            </w:tcMar>
            <w:vAlign w:val="center"/>
          </w:tcPr>
          <w:p w14:paraId="76932875">
            <w:pPr>
              <w:keepNext/>
              <w:spacing w:before="20" w:after="20" w:line="260" w:lineRule="exact"/>
              <w:ind w:left="0" w:leftChars="0" w:right="0" w:rightChars="0" w:firstLine="0" w:firstLineChars="0"/>
              <w:jc w:val="center"/>
              <w:rPr>
                <w:del w:id="11470" w:author="xh" w:date="2026-10-19T11:30:51+08:00"/>
              </w:rPr>
            </w:pPr>
            <w:del w:id="11471" w:author="xh" w:date="2026-10-19T11:30:51+08:00">
              <w:r>
                <w:rPr>
                  <w:rFonts w:ascii="Times New Roman" w:hAnsi="Times New Roman" w:eastAsia="宋体"/>
                  <w:b w:val="0"/>
                  <w:sz w:val="18"/>
                </w:rPr>
                <w:delText>31.5+50</w:delText>
              </w:r>
            </w:del>
          </w:p>
        </w:tc>
        <w:tc>
          <w:tcPr>
            <w:tcW w:w="1039" w:type="dxa"/>
            <w:tcMar>
              <w:left w:w="70" w:type="dxa"/>
              <w:right w:w="70" w:type="dxa"/>
            </w:tcMar>
            <w:vAlign w:val="center"/>
          </w:tcPr>
          <w:p w14:paraId="6E8FCD1F">
            <w:pPr>
              <w:keepNext/>
              <w:spacing w:before="20" w:after="20" w:line="260" w:lineRule="exact"/>
              <w:ind w:left="0" w:leftChars="0" w:right="0" w:rightChars="0" w:firstLine="0" w:firstLineChars="0"/>
              <w:jc w:val="center"/>
              <w:rPr>
                <w:del w:id="11472" w:author="xh" w:date="2026-10-19T11:30:51+08:00"/>
              </w:rPr>
            </w:pPr>
            <w:del w:id="11473" w:author="xh" w:date="2026-10-19T11:30:51+08:00">
              <w:r>
                <w:rPr>
                  <w:rFonts w:ascii="Times New Roman" w:hAnsi="Times New Roman" w:eastAsia="宋体"/>
                  <w:b w:val="0"/>
                  <w:sz w:val="18"/>
                </w:rPr>
                <w:delText>81.50</w:delText>
              </w:r>
            </w:del>
          </w:p>
        </w:tc>
        <w:tc>
          <w:tcPr>
            <w:tcW w:w="1039" w:type="dxa"/>
            <w:tcMar>
              <w:left w:w="70" w:type="dxa"/>
              <w:right w:w="70" w:type="dxa"/>
            </w:tcMar>
            <w:vAlign w:val="center"/>
          </w:tcPr>
          <w:p w14:paraId="67DF5B49">
            <w:pPr>
              <w:keepNext/>
              <w:spacing w:before="20" w:after="20" w:line="260" w:lineRule="exact"/>
              <w:ind w:left="0" w:leftChars="0" w:right="0" w:rightChars="0" w:firstLine="0" w:firstLineChars="0"/>
              <w:jc w:val="center"/>
              <w:rPr>
                <w:del w:id="11474" w:author="xh" w:date="2026-10-19T11:30:51+08:00"/>
              </w:rPr>
            </w:pPr>
            <w:del w:id="11475" w:author="xh" w:date="2026-10-19T11:30:51+08:00">
              <w:r>
                <w:rPr>
                  <w:rFonts w:ascii="Times New Roman" w:hAnsi="Times New Roman" w:eastAsia="宋体"/>
                  <w:b w:val="0"/>
                  <w:sz w:val="18"/>
                </w:rPr>
                <w:delText>0.00</w:delText>
              </w:r>
            </w:del>
          </w:p>
        </w:tc>
        <w:tc>
          <w:tcPr>
            <w:tcW w:w="1039" w:type="dxa"/>
            <w:tcMar>
              <w:left w:w="70" w:type="dxa"/>
              <w:right w:w="70" w:type="dxa"/>
            </w:tcMar>
            <w:vAlign w:val="center"/>
          </w:tcPr>
          <w:p w14:paraId="2BAED2EA">
            <w:pPr>
              <w:keepNext/>
              <w:spacing w:before="20" w:after="20" w:line="260" w:lineRule="exact"/>
              <w:ind w:left="0" w:leftChars="0" w:right="0" w:rightChars="0" w:firstLine="0" w:firstLineChars="0"/>
              <w:jc w:val="center"/>
              <w:rPr>
                <w:del w:id="11476" w:author="xh" w:date="2026-10-19T11:30:51+08:00"/>
              </w:rPr>
            </w:pPr>
            <w:del w:id="11477" w:author="xh" w:date="2026-10-19T11:30:51+08:00">
              <w:r>
                <w:rPr>
                  <w:rFonts w:ascii="Times New Roman" w:hAnsi="Times New Roman" w:eastAsia="宋体"/>
                  <w:b w:val="0"/>
                  <w:sz w:val="18"/>
                </w:rPr>
                <w:delText>0.00</w:delText>
              </w:r>
            </w:del>
          </w:p>
        </w:tc>
        <w:tc>
          <w:tcPr>
            <w:tcW w:w="1039" w:type="dxa"/>
            <w:tcMar>
              <w:left w:w="70" w:type="dxa"/>
              <w:right w:w="70" w:type="dxa"/>
            </w:tcMar>
            <w:vAlign w:val="center"/>
          </w:tcPr>
          <w:p w14:paraId="692F8EEC">
            <w:pPr>
              <w:keepNext/>
              <w:spacing w:before="20" w:after="20" w:line="260" w:lineRule="exact"/>
              <w:ind w:left="0" w:leftChars="0" w:right="0" w:rightChars="0" w:firstLine="0" w:firstLineChars="0"/>
              <w:jc w:val="center"/>
              <w:rPr>
                <w:del w:id="11478" w:author="xh" w:date="2026-10-19T11:30:51+08:00"/>
              </w:rPr>
            </w:pPr>
            <w:del w:id="11479" w:author="xh" w:date="2026-10-19T11:30:51+08:00">
              <w:r>
                <w:rPr>
                  <w:rFonts w:ascii="Times New Roman" w:hAnsi="Times New Roman" w:eastAsia="宋体"/>
                  <w:b w:val="0"/>
                  <w:sz w:val="18"/>
                </w:rPr>
                <w:delText>0.00</w:delText>
              </w:r>
            </w:del>
          </w:p>
        </w:tc>
        <w:tc>
          <w:tcPr>
            <w:tcW w:w="1039" w:type="dxa"/>
            <w:tcMar>
              <w:left w:w="70" w:type="dxa"/>
              <w:right w:w="70" w:type="dxa"/>
            </w:tcMar>
            <w:vAlign w:val="center"/>
          </w:tcPr>
          <w:p w14:paraId="13A85828">
            <w:pPr>
              <w:keepNext/>
              <w:spacing w:before="20" w:after="20" w:line="260" w:lineRule="exact"/>
              <w:ind w:left="0" w:leftChars="0" w:right="0" w:rightChars="0" w:firstLine="0" w:firstLineChars="0"/>
              <w:jc w:val="center"/>
              <w:rPr>
                <w:del w:id="11480" w:author="xh" w:date="2026-10-19T11:30:51+08:00"/>
              </w:rPr>
            </w:pPr>
            <w:del w:id="11481" w:author="xh" w:date="2026-10-19T11:30:51+08:00">
              <w:r>
                <w:rPr>
                  <w:rFonts w:ascii="Times New Roman" w:hAnsi="Times New Roman" w:eastAsia="宋体"/>
                  <w:b w:val="0"/>
                  <w:sz w:val="18"/>
                </w:rPr>
                <w:delText>18.23</w:delText>
              </w:r>
            </w:del>
          </w:p>
        </w:tc>
      </w:tr>
      <w:tr w14:paraId="5C1A80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1368" w:author="xh" w:date="2026-10-19T11:30:51+08:00"/>
        </w:trPr>
        <w:tc>
          <w:tcPr>
            <w:tcW w:w="1039" w:type="dxa"/>
            <w:tcMar>
              <w:left w:w="70" w:type="dxa"/>
              <w:right w:w="70" w:type="dxa"/>
            </w:tcMar>
            <w:vAlign w:val="center"/>
          </w:tcPr>
          <w:p w14:paraId="47DFB0AF">
            <w:pPr>
              <w:keepNext/>
              <w:spacing w:before="20" w:after="20" w:line="260" w:lineRule="exact"/>
              <w:ind w:left="0" w:leftChars="0" w:right="0" w:rightChars="0" w:firstLine="0" w:firstLineChars="0"/>
              <w:jc w:val="center"/>
              <w:rPr>
                <w:del w:id="11482" w:author="xh" w:date="2026-10-19T11:30:51+08:00"/>
              </w:rPr>
            </w:pPr>
            <w:del w:id="11483" w:author="xh" w:date="2026-10-19T11:30:51+08:00">
              <w:r>
                <w:rPr>
                  <w:rFonts w:ascii="Times New Roman" w:hAnsi="Times New Roman" w:eastAsia="宋体"/>
                  <w:b w:val="0"/>
                  <w:sz w:val="18"/>
                </w:rPr>
                <w:delText>弹性</w:delText>
              </w:r>
            </w:del>
          </w:p>
        </w:tc>
        <w:tc>
          <w:tcPr>
            <w:tcW w:w="1039" w:type="dxa"/>
            <w:tcMar>
              <w:left w:w="70" w:type="dxa"/>
              <w:right w:w="70" w:type="dxa"/>
            </w:tcMar>
            <w:vAlign w:val="center"/>
          </w:tcPr>
          <w:p w14:paraId="1AF682E5">
            <w:pPr>
              <w:keepNext/>
              <w:spacing w:before="20" w:after="20" w:line="260" w:lineRule="exact"/>
              <w:ind w:left="0" w:leftChars="0" w:right="0" w:rightChars="0" w:firstLine="0" w:firstLineChars="0"/>
              <w:jc w:val="center"/>
              <w:rPr>
                <w:del w:id="11484" w:author="xh" w:date="2026-10-19T11:30:51+08:00"/>
              </w:rPr>
            </w:pPr>
            <w:del w:id="11485" w:author="xh" w:date="2026-10-19T11:30:51+08:00">
              <w:r>
                <w:rPr>
                  <w:rFonts w:ascii="Times New Roman" w:hAnsi="Times New Roman" w:eastAsia="宋体"/>
                  <w:b w:val="0"/>
                  <w:sz w:val="18"/>
                </w:rPr>
                <w:delText>2024</w:delText>
              </w:r>
            </w:del>
          </w:p>
        </w:tc>
        <w:tc>
          <w:tcPr>
            <w:tcW w:w="1039" w:type="dxa"/>
            <w:tcMar>
              <w:left w:w="70" w:type="dxa"/>
              <w:right w:w="70" w:type="dxa"/>
            </w:tcMar>
            <w:vAlign w:val="center"/>
          </w:tcPr>
          <w:p w14:paraId="1872BA30">
            <w:pPr>
              <w:keepNext/>
              <w:spacing w:before="20" w:after="20" w:line="260" w:lineRule="exact"/>
              <w:ind w:left="0" w:leftChars="0" w:right="0" w:rightChars="0" w:firstLine="0" w:firstLineChars="0"/>
              <w:jc w:val="center"/>
              <w:rPr>
                <w:del w:id="11486" w:author="xh" w:date="2026-10-19T11:30:51+08:00"/>
              </w:rPr>
            </w:pPr>
            <w:del w:id="11487" w:author="xh" w:date="2026-10-19T11:30:51+08:00">
              <w:r>
                <w:rPr>
                  <w:rFonts w:ascii="Times New Roman" w:hAnsi="Times New Roman" w:eastAsia="宋体"/>
                  <w:b w:val="0"/>
                  <w:sz w:val="18"/>
                </w:rPr>
                <w:delText>31.5+50</w:delText>
              </w:r>
            </w:del>
          </w:p>
        </w:tc>
        <w:tc>
          <w:tcPr>
            <w:tcW w:w="1039" w:type="dxa"/>
            <w:tcMar>
              <w:left w:w="70" w:type="dxa"/>
              <w:right w:w="70" w:type="dxa"/>
            </w:tcMar>
            <w:vAlign w:val="center"/>
          </w:tcPr>
          <w:p w14:paraId="4A3FAEE1">
            <w:pPr>
              <w:keepNext/>
              <w:spacing w:before="20" w:after="20" w:line="260" w:lineRule="exact"/>
              <w:ind w:left="0" w:leftChars="0" w:right="0" w:rightChars="0" w:firstLine="0" w:firstLineChars="0"/>
              <w:jc w:val="center"/>
              <w:rPr>
                <w:del w:id="11488" w:author="xh" w:date="2026-10-19T11:30:51+08:00"/>
              </w:rPr>
            </w:pPr>
            <w:del w:id="11489" w:author="xh" w:date="2026-10-19T11:30:51+08:00">
              <w:r>
                <w:rPr>
                  <w:rFonts w:ascii="Times New Roman" w:hAnsi="Times New Roman" w:eastAsia="宋体"/>
                  <w:b w:val="0"/>
                  <w:sz w:val="18"/>
                </w:rPr>
                <w:delText>81.50</w:delText>
              </w:r>
            </w:del>
          </w:p>
        </w:tc>
        <w:tc>
          <w:tcPr>
            <w:tcW w:w="1039" w:type="dxa"/>
            <w:tcMar>
              <w:left w:w="70" w:type="dxa"/>
              <w:right w:w="70" w:type="dxa"/>
            </w:tcMar>
            <w:vAlign w:val="center"/>
          </w:tcPr>
          <w:p w14:paraId="37C10BCE">
            <w:pPr>
              <w:keepNext/>
              <w:spacing w:before="20" w:after="20" w:line="260" w:lineRule="exact"/>
              <w:ind w:left="0" w:leftChars="0" w:right="0" w:rightChars="0" w:firstLine="0" w:firstLineChars="0"/>
              <w:jc w:val="center"/>
              <w:rPr>
                <w:del w:id="11490" w:author="xh" w:date="2026-10-19T11:30:51+08:00"/>
              </w:rPr>
            </w:pPr>
            <w:del w:id="11491" w:author="xh" w:date="2026-10-19T11:30:51+08:00">
              <w:r>
                <w:rPr>
                  <w:rFonts w:ascii="Times New Roman" w:hAnsi="Times New Roman" w:eastAsia="宋体"/>
                  <w:b w:val="0"/>
                  <w:sz w:val="18"/>
                </w:rPr>
                <w:delText>0.00</w:delText>
              </w:r>
            </w:del>
          </w:p>
        </w:tc>
        <w:tc>
          <w:tcPr>
            <w:tcW w:w="1039" w:type="dxa"/>
            <w:tcMar>
              <w:left w:w="70" w:type="dxa"/>
              <w:right w:w="70" w:type="dxa"/>
            </w:tcMar>
            <w:vAlign w:val="center"/>
          </w:tcPr>
          <w:p w14:paraId="4C4D0563">
            <w:pPr>
              <w:keepNext/>
              <w:spacing w:before="20" w:after="20" w:line="260" w:lineRule="exact"/>
              <w:ind w:left="0" w:leftChars="0" w:right="0" w:rightChars="0" w:firstLine="0" w:firstLineChars="0"/>
              <w:jc w:val="center"/>
              <w:rPr>
                <w:del w:id="11492" w:author="xh" w:date="2026-10-19T11:30:51+08:00"/>
              </w:rPr>
            </w:pPr>
            <w:del w:id="11493" w:author="xh" w:date="2026-10-19T11:30:51+08:00">
              <w:r>
                <w:rPr>
                  <w:rFonts w:ascii="Times New Roman" w:hAnsi="Times New Roman" w:eastAsia="宋体"/>
                  <w:b w:val="0"/>
                  <w:sz w:val="18"/>
                </w:rPr>
                <w:delText>0.00</w:delText>
              </w:r>
            </w:del>
          </w:p>
        </w:tc>
        <w:tc>
          <w:tcPr>
            <w:tcW w:w="1039" w:type="dxa"/>
            <w:tcMar>
              <w:left w:w="70" w:type="dxa"/>
              <w:right w:w="70" w:type="dxa"/>
            </w:tcMar>
            <w:vAlign w:val="center"/>
          </w:tcPr>
          <w:p w14:paraId="54859665">
            <w:pPr>
              <w:keepNext/>
              <w:spacing w:before="20" w:after="20" w:line="260" w:lineRule="exact"/>
              <w:ind w:left="0" w:leftChars="0" w:right="0" w:rightChars="0" w:firstLine="0" w:firstLineChars="0"/>
              <w:jc w:val="center"/>
              <w:rPr>
                <w:del w:id="11494" w:author="xh" w:date="2026-10-19T11:30:51+08:00"/>
              </w:rPr>
            </w:pPr>
            <w:del w:id="11495" w:author="xh" w:date="2026-10-19T11:30:51+08:00">
              <w:r>
                <w:rPr>
                  <w:rFonts w:ascii="Times New Roman" w:hAnsi="Times New Roman" w:eastAsia="宋体"/>
                  <w:b w:val="0"/>
                  <w:sz w:val="18"/>
                </w:rPr>
                <w:delText>0.00</w:delText>
              </w:r>
            </w:del>
          </w:p>
        </w:tc>
        <w:tc>
          <w:tcPr>
            <w:tcW w:w="1039" w:type="dxa"/>
            <w:tcMar>
              <w:left w:w="70" w:type="dxa"/>
              <w:right w:w="70" w:type="dxa"/>
            </w:tcMar>
            <w:vAlign w:val="center"/>
          </w:tcPr>
          <w:p w14:paraId="3B5A3EED">
            <w:pPr>
              <w:keepNext/>
              <w:spacing w:before="20" w:after="20" w:line="260" w:lineRule="exact"/>
              <w:ind w:left="0" w:leftChars="0" w:right="0" w:rightChars="0" w:firstLine="0" w:firstLineChars="0"/>
              <w:jc w:val="center"/>
              <w:rPr>
                <w:del w:id="11496" w:author="xh" w:date="2026-10-19T11:30:51+08:00"/>
              </w:rPr>
            </w:pPr>
            <w:del w:id="11497" w:author="xh" w:date="2026-10-19T11:30:51+08:00">
              <w:r>
                <w:rPr>
                  <w:rFonts w:ascii="Times New Roman" w:hAnsi="Times New Roman" w:eastAsia="宋体"/>
                  <w:b w:val="0"/>
                  <w:sz w:val="18"/>
                </w:rPr>
                <w:delText>20.66</w:delText>
              </w:r>
            </w:del>
          </w:p>
        </w:tc>
      </w:tr>
      <w:tr w14:paraId="34FC34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1369" w:author="xh" w:date="2026-10-19T11:30:51+08:00"/>
        </w:trPr>
        <w:tc>
          <w:tcPr>
            <w:tcW w:w="1039" w:type="dxa"/>
            <w:tcMar>
              <w:left w:w="70" w:type="dxa"/>
              <w:right w:w="70" w:type="dxa"/>
            </w:tcMar>
            <w:vAlign w:val="center"/>
          </w:tcPr>
          <w:p w14:paraId="67362F72">
            <w:pPr>
              <w:keepNext w:val="0"/>
              <w:spacing w:before="20" w:after="20" w:line="260" w:lineRule="exact"/>
              <w:ind w:left="0" w:leftChars="0" w:right="0" w:rightChars="0" w:firstLine="0" w:firstLineChars="0"/>
              <w:jc w:val="center"/>
              <w:rPr>
                <w:del w:id="11498" w:author="xh" w:date="2026-10-19T11:30:51+08:00"/>
              </w:rPr>
            </w:pPr>
            <w:del w:id="11499" w:author="xh" w:date="2026-10-19T11:30:51+08:00">
              <w:r>
                <w:rPr>
                  <w:rFonts w:ascii="Times New Roman" w:hAnsi="Times New Roman" w:eastAsia="宋体"/>
                  <w:b w:val="0"/>
                  <w:sz w:val="18"/>
                </w:rPr>
                <w:delText>弹性</w:delText>
              </w:r>
            </w:del>
          </w:p>
        </w:tc>
        <w:tc>
          <w:tcPr>
            <w:tcW w:w="1039" w:type="dxa"/>
            <w:tcMar>
              <w:left w:w="70" w:type="dxa"/>
              <w:right w:w="70" w:type="dxa"/>
            </w:tcMar>
            <w:vAlign w:val="center"/>
          </w:tcPr>
          <w:p w14:paraId="45B79EFD">
            <w:pPr>
              <w:keepNext w:val="0"/>
              <w:spacing w:before="20" w:after="20" w:line="260" w:lineRule="exact"/>
              <w:ind w:left="0" w:leftChars="0" w:right="0" w:rightChars="0" w:firstLine="0" w:firstLineChars="0"/>
              <w:jc w:val="center"/>
              <w:rPr>
                <w:del w:id="11500" w:author="xh" w:date="2026-10-19T11:30:51+08:00"/>
              </w:rPr>
            </w:pPr>
            <w:del w:id="11501" w:author="xh" w:date="2026-10-19T11:30:51+08:00">
              <w:r>
                <w:rPr>
                  <w:rFonts w:ascii="Times New Roman" w:hAnsi="Times New Roman" w:eastAsia="宋体"/>
                  <w:b w:val="0"/>
                  <w:sz w:val="18"/>
                </w:rPr>
                <w:delText>2025</w:delText>
              </w:r>
            </w:del>
          </w:p>
        </w:tc>
        <w:tc>
          <w:tcPr>
            <w:tcW w:w="1039" w:type="dxa"/>
            <w:tcMar>
              <w:left w:w="70" w:type="dxa"/>
              <w:right w:w="70" w:type="dxa"/>
            </w:tcMar>
            <w:vAlign w:val="center"/>
          </w:tcPr>
          <w:p w14:paraId="545BFC72">
            <w:pPr>
              <w:keepNext w:val="0"/>
              <w:spacing w:before="20" w:after="20" w:line="260" w:lineRule="exact"/>
              <w:ind w:left="0" w:leftChars="0" w:right="0" w:rightChars="0" w:firstLine="0" w:firstLineChars="0"/>
              <w:jc w:val="center"/>
              <w:rPr>
                <w:del w:id="11502" w:author="xh" w:date="2026-10-19T11:30:51+08:00"/>
              </w:rPr>
            </w:pPr>
            <w:del w:id="11503" w:author="xh" w:date="2026-10-19T11:30:51+08:00">
              <w:r>
                <w:rPr>
                  <w:rFonts w:ascii="Times New Roman" w:hAnsi="Times New Roman" w:eastAsia="宋体"/>
                  <w:b w:val="0"/>
                  <w:sz w:val="18"/>
                </w:rPr>
                <w:delText>31.5+50</w:delText>
              </w:r>
            </w:del>
          </w:p>
        </w:tc>
        <w:tc>
          <w:tcPr>
            <w:tcW w:w="1039" w:type="dxa"/>
            <w:tcMar>
              <w:left w:w="70" w:type="dxa"/>
              <w:right w:w="70" w:type="dxa"/>
            </w:tcMar>
            <w:vAlign w:val="center"/>
          </w:tcPr>
          <w:p w14:paraId="64085301">
            <w:pPr>
              <w:keepNext w:val="0"/>
              <w:spacing w:before="20" w:after="20" w:line="260" w:lineRule="exact"/>
              <w:ind w:left="0" w:leftChars="0" w:right="0" w:rightChars="0" w:firstLine="0" w:firstLineChars="0"/>
              <w:jc w:val="center"/>
              <w:rPr>
                <w:del w:id="11504" w:author="xh" w:date="2026-10-19T11:30:51+08:00"/>
              </w:rPr>
            </w:pPr>
            <w:del w:id="11505" w:author="xh" w:date="2026-10-19T11:30:51+08:00">
              <w:r>
                <w:rPr>
                  <w:rFonts w:ascii="Times New Roman" w:hAnsi="Times New Roman" w:eastAsia="宋体"/>
                  <w:b w:val="0"/>
                  <w:sz w:val="18"/>
                </w:rPr>
                <w:delText>81.50</w:delText>
              </w:r>
            </w:del>
          </w:p>
        </w:tc>
        <w:tc>
          <w:tcPr>
            <w:tcW w:w="1039" w:type="dxa"/>
            <w:tcMar>
              <w:left w:w="70" w:type="dxa"/>
              <w:right w:w="70" w:type="dxa"/>
            </w:tcMar>
            <w:vAlign w:val="center"/>
          </w:tcPr>
          <w:p w14:paraId="12771F47">
            <w:pPr>
              <w:keepNext w:val="0"/>
              <w:spacing w:before="20" w:after="20" w:line="260" w:lineRule="exact"/>
              <w:ind w:left="0" w:leftChars="0" w:right="0" w:rightChars="0" w:firstLine="0" w:firstLineChars="0"/>
              <w:jc w:val="center"/>
              <w:rPr>
                <w:del w:id="11506" w:author="xh" w:date="2026-10-19T11:30:51+08:00"/>
              </w:rPr>
            </w:pPr>
            <w:del w:id="11507" w:author="xh" w:date="2026-10-19T11:30:51+08:00">
              <w:r>
                <w:rPr>
                  <w:rFonts w:ascii="Times New Roman" w:hAnsi="Times New Roman" w:eastAsia="宋体"/>
                  <w:b w:val="0"/>
                  <w:sz w:val="18"/>
                </w:rPr>
                <w:delText>1.10</w:delText>
              </w:r>
            </w:del>
          </w:p>
        </w:tc>
        <w:tc>
          <w:tcPr>
            <w:tcW w:w="1039" w:type="dxa"/>
            <w:tcMar>
              <w:left w:w="70" w:type="dxa"/>
              <w:right w:w="70" w:type="dxa"/>
            </w:tcMar>
            <w:vAlign w:val="center"/>
          </w:tcPr>
          <w:p w14:paraId="6FECDEDB">
            <w:pPr>
              <w:keepNext w:val="0"/>
              <w:spacing w:before="20" w:after="20" w:line="260" w:lineRule="exact"/>
              <w:ind w:left="0" w:leftChars="0" w:right="0" w:rightChars="0" w:firstLine="0" w:firstLineChars="0"/>
              <w:jc w:val="center"/>
              <w:rPr>
                <w:del w:id="11508" w:author="xh" w:date="2026-10-19T11:30:51+08:00"/>
              </w:rPr>
            </w:pPr>
            <w:del w:id="11509" w:author="xh" w:date="2026-10-19T11:30:51+08:00">
              <w:r>
                <w:rPr>
                  <w:rFonts w:ascii="Times New Roman" w:hAnsi="Times New Roman" w:eastAsia="宋体"/>
                  <w:b w:val="0"/>
                  <w:sz w:val="18"/>
                </w:rPr>
                <w:delText>0.00</w:delText>
              </w:r>
            </w:del>
          </w:p>
        </w:tc>
        <w:tc>
          <w:tcPr>
            <w:tcW w:w="1039" w:type="dxa"/>
            <w:tcMar>
              <w:left w:w="70" w:type="dxa"/>
              <w:right w:w="70" w:type="dxa"/>
            </w:tcMar>
            <w:vAlign w:val="center"/>
          </w:tcPr>
          <w:p w14:paraId="1130C1A7">
            <w:pPr>
              <w:keepNext w:val="0"/>
              <w:spacing w:before="20" w:after="20" w:line="260" w:lineRule="exact"/>
              <w:ind w:left="0" w:leftChars="0" w:right="0" w:rightChars="0" w:firstLine="0" w:firstLineChars="0"/>
              <w:jc w:val="center"/>
              <w:rPr>
                <w:del w:id="11510" w:author="xh" w:date="2026-10-19T11:30:51+08:00"/>
              </w:rPr>
            </w:pPr>
            <w:del w:id="11511" w:author="xh" w:date="2026-10-19T11:30:51+08:00">
              <w:r>
                <w:rPr>
                  <w:rFonts w:ascii="Times New Roman" w:hAnsi="Times New Roman" w:eastAsia="宋体"/>
                  <w:b w:val="0"/>
                  <w:sz w:val="18"/>
                </w:rPr>
                <w:delText>0.00</w:delText>
              </w:r>
            </w:del>
          </w:p>
        </w:tc>
        <w:tc>
          <w:tcPr>
            <w:tcW w:w="1039" w:type="dxa"/>
            <w:tcMar>
              <w:left w:w="70" w:type="dxa"/>
              <w:right w:w="70" w:type="dxa"/>
            </w:tcMar>
            <w:vAlign w:val="center"/>
          </w:tcPr>
          <w:p w14:paraId="0B81BAE2">
            <w:pPr>
              <w:keepNext w:val="0"/>
              <w:spacing w:before="20" w:after="20" w:line="260" w:lineRule="exact"/>
              <w:ind w:left="0" w:leftChars="0" w:right="0" w:rightChars="0" w:firstLine="0" w:firstLineChars="0"/>
              <w:jc w:val="center"/>
              <w:rPr>
                <w:del w:id="11512" w:author="xh" w:date="2026-10-19T11:30:51+08:00"/>
              </w:rPr>
            </w:pPr>
            <w:del w:id="11513" w:author="xh" w:date="2026-10-19T11:30:51+08:00">
              <w:r>
                <w:rPr>
                  <w:rFonts w:ascii="Times New Roman" w:hAnsi="Times New Roman" w:eastAsia="宋体"/>
                  <w:b w:val="0"/>
                  <w:sz w:val="18"/>
                </w:rPr>
                <w:delText>22.90</w:delText>
              </w:r>
            </w:del>
          </w:p>
        </w:tc>
      </w:tr>
      <w:tr>
        <w:trPr>
          <w:cantSplit/>
          <w:tblHeader/>
          <w:ins w:id="11514" w:author="xh" w:date="2026-10-19T11:30:5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23" w:author="xh" w:date="2026-10-19T11:30:51+08:00"/>
              </w:rPr>
            </w:pPr>
            <w:ins w:id="11524" w:author="xh" w:date="2026-10-19T11:30:51+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25" w:author="xh" w:date="2026-10-19T11:30:51+08:00"/>
              </w:rPr>
            </w:pPr>
            <w:ins w:id="11526" w:author="xh" w:date="2026-10-19T11:30:51+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27" w:author="xh" w:date="2026-10-19T11:30:51+08:00"/>
              </w:rPr>
            </w:pPr>
            <w:ins w:id="11528" w:author="xh" w:date="2026-10-19T11:30:51+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29" w:author="xh" w:date="2026-10-19T11:30:51+08:00"/>
              </w:rPr>
            </w:pPr>
            <w:ins w:id="11530" w:author="xh" w:date="2026-10-19T11:30:51+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31" w:author="xh" w:date="2026-10-19T11:30:51+08:00"/>
              </w:rPr>
            </w:pPr>
            <w:ins w:id="11532" w:author="xh" w:date="2026-10-19T11:30:51+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33" w:author="xh" w:date="2026-10-19T11:30:51+08:00"/>
              </w:rPr>
            </w:pPr>
            <w:ins w:id="11534" w:author="xh" w:date="2026-10-19T11:30:51+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35" w:author="xh" w:date="2026-10-19T11:30:51+08:00"/>
              </w:rPr>
            </w:pPr>
            <w:ins w:id="11536" w:author="xh" w:date="2026-10-19T11:30:51+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37" w:author="xh" w:date="2026-10-19T11:30:51+08:00"/>
              </w:rPr>
            </w:pPr>
            <w:ins w:id="11538" w:author="xh" w:date="2026-10-19T11:30:51+08:00">
              <w:r>
                <w:rPr>
                  <w:rFonts w:ascii="Times New Roman" w:hAnsi="Times New Roman" w:eastAsia="宋体"/>
                  <w:b/>
                  <w:sz w:val="18"/>
                </w:rPr>
                <w:t>转接后净负荷/MW</w:t>
              </w:r>
            </w:ins>
          </w:p>
        </w:tc>
      </w:tr>
      <w:tr>
        <w:trPr>
          <w:cantSplit/>
          <w:ins w:id="11515" w:author="xh" w:date="2026-10-19T11:30:5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39" w:author="xh" w:date="2026-10-19T11:30:51+08:00"/>
              </w:rPr>
            </w:pPr>
            <w:ins w:id="11540" w:author="xh" w:date="2026-10-19T11:30:51+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41" w:author="xh" w:date="2026-10-19T11:30:51+08:00"/>
              </w:rPr>
            </w:pPr>
            <w:ins w:id="11542" w:author="xh" w:date="2026-10-19T11:30:51+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43" w:author="xh" w:date="2026-10-19T11:30:51+08:00"/>
              </w:rPr>
            </w:pPr>
            <w:ins w:id="11544" w:author="xh" w:date="2026-10-19T11:30:51+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45" w:author="xh" w:date="2026-10-19T11:30:51+08:00"/>
              </w:rPr>
            </w:pPr>
            <w:ins w:id="11546" w:author="xh" w:date="2026-10-19T11:30:51+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47" w:author="xh" w:date="2026-10-19T11:30:51+08:00"/>
              </w:rPr>
            </w:pPr>
            <w:ins w:id="11548" w:author="xh" w:date="2026-10-19T11:30:5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49" w:author="xh" w:date="2026-10-19T11:30:51+08:00"/>
              </w:rPr>
            </w:pPr>
            <w:ins w:id="11550" w:author="xh" w:date="2026-10-19T11:30:51+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51" w:author="xh" w:date="2026-10-19T11:30:51+08:00"/>
              </w:rPr>
            </w:pPr>
            <w:ins w:id="11552" w:author="xh" w:date="2026-10-19T11:30:51+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53" w:author="xh" w:date="2026-10-19T11:30:51+08:00"/>
              </w:rPr>
            </w:pPr>
            <w:ins w:id="11554" w:author="xh" w:date="2026-10-19T11:30:51+08:00">
              <w:r>
                <w:rPr>
                  <w:rFonts w:ascii="Times New Roman" w:hAnsi="Times New Roman" w:eastAsia="宋体"/>
                  <w:b w:val="0"/>
                  <w:sz w:val="18"/>
                </w:rPr>
                <w:t>—</w:t>
              </w:r>
            </w:ins>
          </w:p>
        </w:tc>
      </w:tr>
      <w:tr>
        <w:trPr>
          <w:cantSplit/>
          <w:ins w:id="11516" w:author="xh" w:date="2026-10-19T11:30:5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55" w:author="xh" w:date="2026-10-19T11:30:51+08:00"/>
              </w:rPr>
            </w:pPr>
            <w:ins w:id="11556" w:author="xh" w:date="2026-10-19T11:30:51+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57" w:author="xh" w:date="2026-10-19T11:30:51+08:00"/>
              </w:rPr>
            </w:pPr>
            <w:ins w:id="11558" w:author="xh" w:date="2026-10-19T11:30:51+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59" w:author="xh" w:date="2026-10-19T11:30:51+08:00"/>
              </w:rPr>
            </w:pPr>
            <w:ins w:id="11560" w:author="xh" w:date="2026-10-19T11:30:51+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61" w:author="xh" w:date="2026-10-19T11:30:51+08:00"/>
              </w:rPr>
            </w:pPr>
            <w:ins w:id="11562" w:author="xh" w:date="2026-10-19T11:30:51+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63" w:author="xh" w:date="2026-10-19T11:30:51+08:00"/>
              </w:rPr>
            </w:pPr>
            <w:ins w:id="11564" w:author="xh" w:date="2026-10-19T11:30:5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65" w:author="xh" w:date="2026-10-19T11:30:51+08:00"/>
              </w:rPr>
            </w:pPr>
            <w:ins w:id="11566" w:author="xh" w:date="2026-10-19T11:30:5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67" w:author="xh" w:date="2026-10-19T11:30:51+08:00"/>
              </w:rPr>
            </w:pPr>
            <w:ins w:id="11568" w:author="xh" w:date="2026-10-19T11:30:5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69" w:author="xh" w:date="2026-10-19T11:30:51+08:00"/>
              </w:rPr>
            </w:pPr>
            <w:ins w:id="11570" w:author="xh" w:date="2026-10-19T11:30:51+08:00">
              <w:r>
                <w:rPr>
                  <w:rFonts w:ascii="Times New Roman" w:hAnsi="Times New Roman" w:eastAsia="宋体"/>
                  <w:b w:val="0"/>
                  <w:sz w:val="18"/>
                </w:rPr>
                <w:t>22.90</w:t>
              </w:r>
            </w:ins>
          </w:p>
        </w:tc>
      </w:tr>
      <w:tr>
        <w:trPr>
          <w:cantSplit/>
          <w:ins w:id="11517" w:author="xh" w:date="2026-10-19T11:30:5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71" w:author="xh" w:date="2026-10-19T11:30:51+08:00"/>
              </w:rPr>
            </w:pPr>
            <w:ins w:id="11572" w:author="xh" w:date="2026-10-19T11:30:51+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73" w:author="xh" w:date="2026-10-19T11:30:51+08:00"/>
              </w:rPr>
            </w:pPr>
            <w:ins w:id="11574" w:author="xh" w:date="2026-10-19T11:30:51+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75" w:author="xh" w:date="2026-10-19T11:30:51+08:00"/>
              </w:rPr>
            </w:pPr>
            <w:ins w:id="11576" w:author="xh" w:date="2026-10-19T11:30:51+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77" w:author="xh" w:date="2026-10-19T11:30:51+08:00"/>
              </w:rPr>
            </w:pPr>
            <w:ins w:id="11578" w:author="xh" w:date="2026-10-19T11:30:51+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79" w:author="xh" w:date="2026-10-19T11:30:51+08:00"/>
              </w:rPr>
            </w:pPr>
            <w:ins w:id="11580" w:author="xh" w:date="2026-10-19T11:30:5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81" w:author="xh" w:date="2026-10-19T11:30:51+08:00"/>
              </w:rPr>
            </w:pPr>
            <w:ins w:id="11582" w:author="xh" w:date="2026-10-19T11:30:5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83" w:author="xh" w:date="2026-10-19T11:30:51+08:00"/>
              </w:rPr>
            </w:pPr>
            <w:ins w:id="11584" w:author="xh" w:date="2026-10-19T11:30:5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85" w:author="xh" w:date="2026-10-19T11:30:51+08:00"/>
              </w:rPr>
            </w:pPr>
            <w:ins w:id="11586" w:author="xh" w:date="2026-10-19T11:30:51+08:00">
              <w:r>
                <w:rPr>
                  <w:rFonts w:ascii="Times New Roman" w:hAnsi="Times New Roman" w:eastAsia="宋体"/>
                  <w:b w:val="0"/>
                  <w:sz w:val="18"/>
                </w:rPr>
                <w:t>28.06</w:t>
              </w:r>
            </w:ins>
          </w:p>
        </w:tc>
      </w:tr>
      <w:tr>
        <w:trPr>
          <w:cantSplit/>
          <w:ins w:id="11518" w:author="xh" w:date="2026-10-19T11:30:5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87" w:author="xh" w:date="2026-10-19T11:30:51+08:00"/>
              </w:rPr>
            </w:pPr>
            <w:ins w:id="11588" w:author="xh" w:date="2026-10-19T11:30:51+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89" w:author="xh" w:date="2026-10-19T11:30:51+08:00"/>
              </w:rPr>
            </w:pPr>
            <w:ins w:id="11590" w:author="xh" w:date="2026-10-19T11:30:51+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91" w:author="xh" w:date="2026-10-19T11:30:51+08:00"/>
              </w:rPr>
            </w:pPr>
            <w:ins w:id="11592" w:author="xh" w:date="2026-10-19T11:30:51+08:00">
              <w:r>
                <w:rPr>
                  <w:rFonts w:ascii="Times New Roman" w:hAnsi="Times New Roman" w:eastAsia="宋体"/>
                  <w:b w:val="0"/>
                  <w:sz w:val="18"/>
                </w:rPr>
                <w:t>31.50+63.00+50.00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93" w:author="xh" w:date="2026-10-19T11:30:51+08:00"/>
              </w:rPr>
            </w:pPr>
            <w:ins w:id="11594" w:author="xh" w:date="2026-10-19T11:30:51+08:00">
              <w:r>
                <w:rPr>
                  <w:rFonts w:ascii="Times New Roman" w:hAnsi="Times New Roman" w:eastAsia="宋体"/>
                  <w:b w:val="0"/>
                  <w:sz w:val="18"/>
                </w:rPr>
                <w:t>144.50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95" w:author="xh" w:date="2026-10-19T11:30:51+08:00"/>
              </w:rPr>
            </w:pPr>
            <w:ins w:id="11596" w:author="xh" w:date="2026-10-19T11:30:5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97" w:author="xh" w:date="2026-10-19T11:30:51+08:00"/>
              </w:rPr>
            </w:pPr>
            <w:ins w:id="11598" w:author="xh" w:date="2026-10-19T11:30:5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599" w:author="xh" w:date="2026-10-19T11:30:51+08:00"/>
              </w:rPr>
            </w:pPr>
            <w:ins w:id="11600" w:author="xh" w:date="2026-10-19T11:30:51+08:00">
              <w:r>
                <w:rPr>
                  <w:rFonts w:ascii="Times New Roman" w:hAnsi="Times New Roman" w:eastAsia="宋体"/>
                  <w:b w:val="0"/>
                  <w:sz w:val="18"/>
                </w:rPr>
                <w:t>3.75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01" w:author="xh" w:date="2026-10-19T11:30:51+08:00"/>
              </w:rPr>
            </w:pPr>
            <w:ins w:id="11602" w:author="xh" w:date="2026-10-19T11:30:51+08:00">
              <w:r>
                <w:rPr>
                  <w:rFonts w:ascii="Times New Roman" w:hAnsi="Times New Roman" w:eastAsia="宋体"/>
                  <w:b w:val="0"/>
                  <w:sz w:val="18"/>
                </w:rPr>
                <w:t>37.50</w:t>
              </w:r>
            </w:ins>
          </w:p>
        </w:tc>
      </w:tr>
      <w:tr>
        <w:trPr>
          <w:cantSplit/>
          <w:ins w:id="11519" w:author="xh" w:date="2026-10-19T11:30:5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03" w:author="xh" w:date="2026-10-19T11:30:51+08:00"/>
              </w:rPr>
            </w:pPr>
            <w:ins w:id="11604" w:author="xh" w:date="2026-10-19T11:30:51+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05" w:author="xh" w:date="2026-10-19T11:30:51+08:00"/>
              </w:rPr>
            </w:pPr>
            <w:ins w:id="11606" w:author="xh" w:date="2026-10-19T11:30:51+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07" w:author="xh" w:date="2026-10-19T11:30:51+08:00"/>
              </w:rPr>
            </w:pPr>
            <w:ins w:id="11608" w:author="xh" w:date="2026-10-19T11:30:51+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09" w:author="xh" w:date="2026-10-19T11:30:51+08:00"/>
              </w:rPr>
            </w:pPr>
            <w:ins w:id="11610" w:author="xh" w:date="2026-10-19T11:30:51+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11" w:author="xh" w:date="2026-10-19T11:30:51+08:00"/>
              </w:rPr>
            </w:pPr>
            <w:ins w:id="11612" w:author="xh" w:date="2026-10-19T11:30:5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13" w:author="xh" w:date="2026-10-19T11:30:51+08:00"/>
              </w:rPr>
            </w:pPr>
            <w:ins w:id="11614" w:author="xh" w:date="2026-10-19T11:30:51+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15" w:author="xh" w:date="2026-10-19T11:30:51+08:00"/>
              </w:rPr>
            </w:pPr>
            <w:ins w:id="11616" w:author="xh" w:date="2026-10-19T11:30:51+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17" w:author="xh" w:date="2026-10-19T11:30:51+08:00"/>
              </w:rPr>
            </w:pPr>
            <w:ins w:id="11618" w:author="xh" w:date="2026-10-19T11:30:51+08:00">
              <w:r>
                <w:rPr>
                  <w:rFonts w:ascii="Times New Roman" w:hAnsi="Times New Roman" w:eastAsia="宋体"/>
                  <w:b w:val="0"/>
                  <w:sz w:val="18"/>
                </w:rPr>
                <w:t>—</w:t>
              </w:r>
            </w:ins>
          </w:p>
        </w:tc>
      </w:tr>
      <w:tr>
        <w:trPr>
          <w:cantSplit/>
          <w:ins w:id="11520" w:author="xh" w:date="2026-10-19T11:30:5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19" w:author="xh" w:date="2026-10-19T11:30:51+08:00"/>
              </w:rPr>
            </w:pPr>
            <w:ins w:id="11620" w:author="xh" w:date="2026-10-19T11:30:51+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21" w:author="xh" w:date="2026-10-19T11:30:51+08:00"/>
              </w:rPr>
            </w:pPr>
            <w:ins w:id="11622" w:author="xh" w:date="2026-10-19T11:30:51+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23" w:author="xh" w:date="2026-10-19T11:30:51+08:00"/>
              </w:rPr>
            </w:pPr>
            <w:ins w:id="11624" w:author="xh" w:date="2026-10-19T11:30:51+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25" w:author="xh" w:date="2026-10-19T11:30:51+08:00"/>
              </w:rPr>
            </w:pPr>
            <w:ins w:id="11626" w:author="xh" w:date="2026-10-19T11:30:51+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27" w:author="xh" w:date="2026-10-19T11:30:51+08:00"/>
              </w:rPr>
            </w:pPr>
            <w:ins w:id="11628" w:author="xh" w:date="2026-10-19T11:30:5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29" w:author="xh" w:date="2026-10-19T11:30:51+08:00"/>
              </w:rPr>
            </w:pPr>
            <w:ins w:id="11630" w:author="xh" w:date="2026-10-19T11:30:5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31" w:author="xh" w:date="2026-10-19T11:30:51+08:00"/>
              </w:rPr>
            </w:pPr>
            <w:ins w:id="11632" w:author="xh" w:date="2026-10-19T11:30:5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33" w:author="xh" w:date="2026-10-19T11:30:51+08:00"/>
              </w:rPr>
            </w:pPr>
            <w:ins w:id="11634" w:author="xh" w:date="2026-10-19T11:30:51+08:00">
              <w:r>
                <w:rPr>
                  <w:rFonts w:ascii="Times New Roman" w:hAnsi="Times New Roman" w:eastAsia="宋体"/>
                  <w:b w:val="0"/>
                  <w:sz w:val="18"/>
                </w:rPr>
                <w:t>22.90</w:t>
              </w:r>
            </w:ins>
          </w:p>
        </w:tc>
      </w:tr>
      <w:tr>
        <w:trPr>
          <w:cantSplit/>
          <w:ins w:id="11521" w:author="xh" w:date="2026-10-19T11:30:5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35" w:author="xh" w:date="2026-10-19T11:30:51+08:00"/>
              </w:rPr>
            </w:pPr>
            <w:ins w:id="11636" w:author="xh" w:date="2026-10-19T11:30:51+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37" w:author="xh" w:date="2026-10-19T11:30:51+08:00"/>
              </w:rPr>
            </w:pPr>
            <w:ins w:id="11638" w:author="xh" w:date="2026-10-19T11:30:51+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39" w:author="xh" w:date="2026-10-19T11:30:51+08:00"/>
              </w:rPr>
            </w:pPr>
            <w:ins w:id="11640" w:author="xh" w:date="2026-10-19T11:30:51+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41" w:author="xh" w:date="2026-10-19T11:30:51+08:00"/>
              </w:rPr>
            </w:pPr>
            <w:ins w:id="11642" w:author="xh" w:date="2026-10-19T11:30:51+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43" w:author="xh" w:date="2026-10-19T11:30:51+08:00"/>
              </w:rPr>
            </w:pPr>
            <w:ins w:id="11644" w:author="xh" w:date="2026-10-19T11:30:5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45" w:author="xh" w:date="2026-10-19T11:30:51+08:00"/>
              </w:rPr>
            </w:pPr>
            <w:ins w:id="11646" w:author="xh" w:date="2026-10-19T11:30:5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47" w:author="xh" w:date="2026-10-19T11:30:51+08:00"/>
              </w:rPr>
            </w:pPr>
            <w:ins w:id="11648" w:author="xh" w:date="2026-10-19T11:30:5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649" w:author="xh" w:date="2026-10-19T11:30:51+08:00"/>
              </w:rPr>
            </w:pPr>
            <w:ins w:id="11650" w:author="xh" w:date="2026-10-19T11:30:51+08:00">
              <w:r>
                <w:rPr>
                  <w:rFonts w:ascii="Times New Roman" w:hAnsi="Times New Roman" w:eastAsia="宋体"/>
                  <w:b w:val="0"/>
                  <w:sz w:val="18"/>
                </w:rPr>
                <w:t>28.06</w:t>
              </w:r>
            </w:ins>
          </w:p>
        </w:tc>
      </w:tr>
      <w:tr>
        <w:trPr>
          <w:cantSplit/>
          <w:ins w:id="11522" w:author="xh" w:date="2026-10-19T11:30:51+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1651" w:author="xh" w:date="2026-10-19T11:30:51+08:00"/>
              </w:rPr>
            </w:pPr>
            <w:ins w:id="11652" w:author="xh" w:date="2026-10-19T11:30:51+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1653" w:author="xh" w:date="2026-10-19T11:30:51+08:00"/>
              </w:rPr>
            </w:pPr>
            <w:ins w:id="11654" w:author="xh" w:date="2026-10-19T11:30:51+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1655" w:author="xh" w:date="2026-10-19T11:30:51+08:00"/>
              </w:rPr>
            </w:pPr>
            <w:ins w:id="11656" w:author="xh" w:date="2026-10-19T11:30:51+08:00">
              <w:r>
                <w:rPr>
                  <w:rFonts w:ascii="Times New Roman" w:hAnsi="Times New Roman" w:eastAsia="宋体"/>
                  <w:b w:val="0"/>
                  <w:sz w:val="18"/>
                </w:rPr>
                <w:t>50.00+63.00+50.00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1657" w:author="xh" w:date="2026-10-19T11:30:51+08:00"/>
              </w:rPr>
            </w:pPr>
            <w:ins w:id="11658" w:author="xh" w:date="2026-10-19T11:30:51+08:00">
              <w:r>
                <w:rPr>
                  <w:rFonts w:ascii="Times New Roman" w:hAnsi="Times New Roman" w:eastAsia="宋体"/>
                  <w:b w:val="0"/>
                  <w:sz w:val="18"/>
                </w:rPr>
                <w:t>163.00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1659" w:author="xh" w:date="2026-10-19T11:30:51+08:00"/>
              </w:rPr>
            </w:pPr>
            <w:ins w:id="11660" w:author="xh" w:date="2026-10-19T11:30:51+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1661" w:author="xh" w:date="2026-10-19T11:30:51+08:00"/>
              </w:rPr>
            </w:pPr>
            <w:ins w:id="11662" w:author="xh" w:date="2026-10-19T11:30:51+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1663" w:author="xh" w:date="2026-10-19T11:30:51+08:00"/>
              </w:rPr>
            </w:pPr>
            <w:ins w:id="11664" w:author="xh" w:date="2026-10-19T11:30:51+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1665" w:author="xh" w:date="2026-10-19T11:30:51+08:00"/>
              </w:rPr>
            </w:pPr>
            <w:ins w:id="11666" w:author="xh" w:date="2026-10-19T11:30:51+08:00">
              <w:r>
                <w:rPr>
                  <w:rFonts w:ascii="Times New Roman" w:hAnsi="Times New Roman" w:eastAsia="宋体"/>
                  <w:b w:val="0"/>
                  <w:sz w:val="18"/>
                </w:rPr>
                <w:t>33.75</w:t>
              </w:r>
            </w:ins>
          </w:p>
        </w:tc>
      </w:tr>
    </w:tbl>
    <w:p w14:paraId="374179F9">
      <w:pPr>
        <w:pStyle w:val="2"/>
        <w:widowControl/>
        <w:spacing w:before="0" w:after="0" w:line="348" w:lineRule="exact"/>
        <w:ind w:firstLine="480"/>
        <w:jc w:val="both"/>
      </w:pPr>
      <w:r>
        <w:rPr>
          <w:rFonts w:ascii="Times New Roman" w:hAnsi="Times New Roman" w:eastAsia="方正仿宋_GBK"/>
          <w:b w:val="0"/>
          <w:sz w:val="24"/>
        </w:rPr>
        <w:t xml:space="preserve">20</w:t>
      </w:r>
      <w:ins w:id="11667" w:author="xh" w:date="2026-10-19T11:31:31+08:00">
        <w:r>
          <w:rPr>
            <w:rFonts w:ascii="Times New Roman" w:hAnsi="Times New Roman" w:eastAsia="方正仿宋_GBK"/>
            <w:b w:val="0"/>
            <w:sz w:val="24"/>
          </w:rPr>
          <w:t xml:space="preserve">3</w:t>
        </w:r>
      </w:ins>
      <w:del w:id="11668" w:author="xh" w:date="2026-10-19T11:31:31+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1669" w:author="xh" w:date="2026-10-19T11:31:31+08:00">
        <w:r>
          <w:rPr>
            <w:rFonts w:ascii="Times New Roman" w:hAnsi="Times New Roman" w:eastAsia="方正仿宋_GBK"/>
            <w:b w:val="0"/>
            <w:sz w:val="24"/>
          </w:rPr>
          <w:t xml:space="preserve">最大单台主变N-1后，弹性方案剩余主变容量为100.00 MVA，按0.95功率因数折算为95.00 MW。储能</w:t>
        </w:r>
      </w:ins>
      <w:del w:id="11670" w:author="xh" w:date="2026-10-19T11:31:31+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1671" w:author="xh" w:date="2026-10-19T11:31:31+08:00">
        <w:r>
          <w:rPr>
            <w:rFonts w:ascii="Times New Roman" w:hAnsi="Times New Roman" w:eastAsia="方正仿宋_GBK"/>
            <w:b w:val="0"/>
            <w:sz w:val="24"/>
          </w:rPr>
          <w:t xml:space="preserve">有效支撑功率为</w:t>
        </w:r>
      </w:ins>
      <w:del w:id="11672" w:author="xh" w:date="2026-10-19T11:31:31+08:00">
        <w:r>
          <w:rPr>
            <w:rFonts w:ascii="Times New Roman" w:hAnsi="Times New Roman" w:eastAsia="方正仿宋_GBK"/>
            <w:b w:val="0"/>
            <w:sz w:val="24"/>
          </w:rPr>
          <w:delText xml:space="preserve">峰值正常工况下，本站转出</w:delText>
        </w:r>
      </w:del>
      <w:r>
        <w:rPr>
          <w:rFonts w:ascii="Times New Roman" w:hAnsi="Times New Roman" w:eastAsia="方正仿宋_GBK"/>
          <w:b w:val="0"/>
          <w:sz w:val="24"/>
        </w:rPr>
        <w:t xml:space="preserve">0.00 MW、</w:t>
      </w:r>
      <w:ins w:id="11673" w:author="xh" w:date="2026-10-19T11:31:31+08:00">
        <w:r>
          <w:rPr>
            <w:rFonts w:ascii="Times New Roman" w:hAnsi="Times New Roman" w:eastAsia="方正仿宋_GBK"/>
            <w:b w:val="0"/>
            <w:sz w:val="24"/>
          </w:rPr>
          <w:t xml:space="preserve">反向有效吸收功率为</w:t>
        </w:r>
      </w:ins>
      <w:del w:id="11674" w:author="xh" w:date="2026-10-19T11:31:31+08:00">
        <w:r>
          <w:rPr>
            <w:rFonts w:ascii="Times New Roman" w:hAnsi="Times New Roman" w:eastAsia="方正仿宋_GBK"/>
            <w:b w:val="0"/>
            <w:sz w:val="24"/>
          </w:rPr>
          <w:delText xml:space="preserve">承接</w:delText>
        </w:r>
      </w:del>
      <w:r>
        <w:rPr>
          <w:rFonts w:ascii="Times New Roman" w:hAnsi="Times New Roman" w:eastAsia="方正仿宋_GBK"/>
          <w:b w:val="0"/>
          <w:sz w:val="24"/>
        </w:rPr>
        <w:t xml:space="preserve">0.00 MW</w:t>
      </w:r>
      <w:ins w:id="11675" w:author="xh" w:date="2026-10-19T11:31:31+08:00">
        <w:r>
          <w:rPr>
            <w:rFonts w:ascii="Times New Roman" w:hAnsi="Times New Roman" w:eastAsia="方正仿宋_GBK"/>
            <w:b w:val="0"/>
            <w:sz w:val="24"/>
          </w:rPr>
          <w:t xml:space="preserve">。全年本站故障工况中最小余量为9.62 MW。该小时本站未</w:t>
        </w:r>
      </w:ins>
      <w:del w:id="11676" w:author="xh" w:date="2026-10-19T11:31:31+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转接</w:t>
      </w:r>
      <w:ins w:id="11677" w:author="xh" w:date="2026-10-19T11:31:31+08:00">
        <w:r>
          <w:rPr>
            <w:rFonts w:ascii="Times New Roman" w:hAnsi="Times New Roman" w:eastAsia="方正仿宋_GBK"/>
            <w:b w:val="0"/>
            <w:sz w:val="24"/>
          </w:rPr>
          <w:t xml:space="preserve">负荷，</w:t>
        </w:r>
      </w:ins>
      <w:del w:id="11678" w:author="xh" w:date="2026-10-19T11:31:31+08:00">
        <w:r>
          <w:rPr>
            <w:rFonts w:ascii="Times New Roman" w:hAnsi="Times New Roman" w:eastAsia="方正仿宋_GBK"/>
            <w:b w:val="0"/>
            <w:sz w:val="24"/>
          </w:rPr>
          <w:delText xml:space="preserve">后</w:delText>
        </w:r>
      </w:del>
      <w:r>
        <w:rPr>
          <w:rFonts w:ascii="Times New Roman" w:hAnsi="Times New Roman" w:eastAsia="方正仿宋_GBK"/>
          <w:b w:val="0"/>
          <w:sz w:val="24"/>
        </w:rPr>
        <w:t xml:space="preserve">净负荷为</w:t>
      </w:r>
      <w:ins w:id="11679" w:author="xh" w:date="2026-10-19T11:31:31+08:00">
        <w:r>
          <w:rPr>
            <w:rFonts w:ascii="Times New Roman" w:hAnsi="Times New Roman" w:eastAsia="方正仿宋_GBK"/>
            <w:b w:val="0"/>
            <w:sz w:val="24"/>
          </w:rPr>
          <w:t xml:space="preserve">-85</w:t>
        </w:r>
      </w:ins>
      <w:del w:id="11680" w:author="xh" w:date="2026-10-19T11:31:31+08:00">
        <w:r>
          <w:rPr>
            <w:rFonts w:ascii="Times New Roman" w:hAnsi="Times New Roman" w:eastAsia="方正仿宋_GBK"/>
            <w:b w:val="0"/>
            <w:sz w:val="24"/>
          </w:rPr>
          <w:delText xml:space="preserve">22</w:delText>
        </w:r>
      </w:del>
      <w:r>
        <w:rPr>
          <w:rFonts w:ascii="Times New Roman" w:hAnsi="Times New Roman" w:eastAsia="方正仿宋_GBK"/>
          <w:b w:val="0"/>
          <w:sz w:val="24"/>
        </w:rPr>
        <w:t xml:space="preserve">.</w:t>
      </w:r>
      <w:ins w:id="11681" w:author="xh" w:date="2026-10-19T11:31:31+08:00">
        <w:r>
          <w:rPr>
            <w:rFonts w:ascii="Times New Roman" w:hAnsi="Times New Roman" w:eastAsia="方正仿宋_GBK"/>
            <w:b w:val="0"/>
            <w:sz w:val="24"/>
          </w:rPr>
          <w:t xml:space="preserve">3</w:t>
        </w:r>
      </w:ins>
      <w:del w:id="11682" w:author="xh" w:date="2026-10-19T11:31:31+08:00">
        <w:r>
          <w:rPr>
            <w:rFonts w:ascii="Times New Roman" w:hAnsi="Times New Roman" w:eastAsia="方正仿宋_GBK"/>
            <w:b w:val="0"/>
            <w:sz w:val="24"/>
          </w:rPr>
          <w:delText xml:space="preserve">90 MW，区域最低净负荷工况下为-2</w:delText>
        </w:r>
      </w:del>
      <w:r>
        <w:rPr>
          <w:rFonts w:ascii="Times New Roman" w:hAnsi="Times New Roman" w:eastAsia="方正仿宋_GBK"/>
          <w:b w:val="0"/>
          <w:sz w:val="24"/>
        </w:rPr>
        <w:t xml:space="preserve">8</w:t>
      </w:r>
      <w:del w:id="11683" w:author="xh" w:date="2026-10-19T11:31:31+08:00">
        <w:r>
          <w:rPr>
            <w:rFonts w:ascii="Times New Roman" w:hAnsi="Times New Roman" w:eastAsia="方正仿宋_GBK"/>
            <w:b w:val="0"/>
            <w:sz w:val="24"/>
          </w:rPr>
          <w:delText xml:space="preserve">.74</w:delText>
        </w:r>
      </w:del>
      <w:r>
        <w:rPr>
          <w:rFonts w:ascii="Times New Roman" w:hAnsi="Times New Roman" w:eastAsia="方正仿宋_GBK"/>
          <w:b w:val="0"/>
          <w:sz w:val="24"/>
        </w:rPr>
        <w:t xml:space="preserve"> MW。</w:t>
      </w:r>
    </w:p>
    <w:p w14:paraId="12E4F306">
      <w:pPr>
        <w:pStyle w:val="2"/>
        <w:widowControl/>
        <w:spacing w:before="0" w:after="0" w:line="348" w:lineRule="exact"/>
        <w:ind w:firstLine="480"/>
        <w:jc w:val="both"/>
      </w:pPr>
      <w:ins w:id="11684" w:author="xh" w:date="2026-10-19T11:32:10+08:00">
        <w:r>
          <w:rPr>
            <w:rFonts w:ascii="Times New Roman" w:hAnsi="Times New Roman" w:eastAsia="方正仿宋_GBK"/>
            <w:b w:val="0"/>
            <w:sz w:val="24"/>
          </w:rPr>
          <w:t xml:space="preserve">两方案本站储能规模相同，</w:t>
        </w:r>
      </w:ins>
      <w:del w:id="11685" w:author="xh" w:date="2026-10-19T11:32:10+08:00">
        <w:r>
          <w:rPr>
            <w:rFonts w:ascii="Times New Roman" w:hAnsi="Times New Roman" w:eastAsia="方正仿宋_GBK"/>
            <w:b w:val="0"/>
            <w:sz w:val="24"/>
          </w:rPr>
          <w:delText xml:space="preserve">按最大单台</w:delText>
        </w:r>
      </w:del>
      <w:r>
        <w:rPr>
          <w:rFonts w:ascii="Times New Roman" w:hAnsi="Times New Roman" w:eastAsia="方正仿宋_GBK"/>
          <w:b w:val="0"/>
          <w:sz w:val="24"/>
        </w:rPr>
        <w:t xml:space="preserve">主变</w:t>
      </w:r>
      <w:ins w:id="11686" w:author="xh" w:date="2026-10-19T11:32:10+08:00">
        <w:r>
          <w:rPr>
            <w:rFonts w:ascii="Times New Roman" w:hAnsi="Times New Roman" w:eastAsia="方正仿宋_GBK"/>
            <w:b w:val="0"/>
            <w:sz w:val="24"/>
          </w:rPr>
          <w:t xml:space="preserve">规格的差异主要体现为</w:t>
        </w:r>
      </w:ins>
      <w:del w:id="11687" w:author="xh" w:date="2026-10-19T11:32:10+08:00">
        <w:r>
          <w:rPr>
            <w:rFonts w:ascii="Times New Roman" w:hAnsi="Times New Roman" w:eastAsia="方正仿宋_GBK"/>
            <w:b w:val="0"/>
            <w:sz w:val="24"/>
          </w:rPr>
          <w:delText xml:space="preserve">N-1校核，本</w:delText>
        </w:r>
      </w:del>
      <w:r>
        <w:rPr>
          <w:rFonts w:ascii="Times New Roman" w:hAnsi="Times New Roman" w:eastAsia="方正仿宋_GBK"/>
          <w:b w:val="0"/>
          <w:sz w:val="24"/>
        </w:rPr>
        <w:t xml:space="preserve">站</w:t>
      </w:r>
      <w:ins w:id="11688" w:author="xh" w:date="2026-10-19T11:32:10+08:00">
        <w:r>
          <w:rPr>
            <w:rFonts w:ascii="Times New Roman" w:hAnsi="Times New Roman" w:eastAsia="方正仿宋_GBK"/>
            <w:b w:val="0"/>
            <w:sz w:val="24"/>
          </w:rPr>
          <w:t xml:space="preserve">内</w:t>
        </w:r>
      </w:ins>
      <w:del w:id="11689" w:author="xh" w:date="2026-10-19T11:32:10+08:00">
        <w:r>
          <w:rPr>
            <w:rFonts w:ascii="Times New Roman" w:hAnsi="Times New Roman" w:eastAsia="方正仿宋_GBK"/>
            <w:b w:val="0"/>
            <w:sz w:val="24"/>
          </w:rPr>
          <w:delText xml:space="preserve">剩余</w:delText>
        </w:r>
      </w:del>
      <w:r>
        <w:rPr>
          <w:rFonts w:ascii="Times New Roman" w:hAnsi="Times New Roman" w:eastAsia="方正仿宋_GBK"/>
          <w:b w:val="0"/>
          <w:sz w:val="24"/>
        </w:rPr>
        <w:t xml:space="preserve">容量</w:t>
      </w:r>
      <w:ins w:id="11690" w:author="xh" w:date="2026-10-19T11:32:10+08:00">
        <w:r>
          <w:rPr>
            <w:rFonts w:ascii="Times New Roman" w:hAnsi="Times New Roman" w:eastAsia="方正仿宋_GBK"/>
            <w:b w:val="0"/>
            <w:sz w:val="24"/>
          </w:rPr>
          <w:t xml:space="preserve">及故障</w:t>
        </w:r>
      </w:ins>
      <w:del w:id="11691" w:author="xh" w:date="2026-10-19T11:32:10+08:00">
        <w:r>
          <w:rPr>
            <w:rFonts w:ascii="Times New Roman" w:hAnsi="Times New Roman" w:eastAsia="方正仿宋_GBK"/>
            <w:b w:val="0"/>
            <w:sz w:val="24"/>
          </w:rPr>
          <w:delText xml:space="preserve">为31.50 MVA，两代表工况重新转供</w:delText>
        </w:r>
      </w:del>
      <w:r>
        <w:rPr>
          <w:rFonts w:ascii="Times New Roman" w:hAnsi="Times New Roman" w:eastAsia="方正仿宋_GBK"/>
          <w:b w:val="0"/>
          <w:sz w:val="24"/>
        </w:rPr>
        <w:t xml:space="preserve">后</w:t>
      </w:r>
      <w:ins w:id="11692" w:author="xh" w:date="2026-10-19T11:32:10+08:00">
        <w:r>
          <w:rPr>
            <w:rFonts w:ascii="Times New Roman" w:hAnsi="Times New Roman" w:eastAsia="方正仿宋_GBK"/>
            <w:b w:val="0"/>
            <w:sz w:val="24"/>
          </w:rPr>
          <w:t xml:space="preserve">可用能力</w:t>
        </w:r>
      </w:ins>
      <w:r>
        <w:rPr>
          <w:rFonts w:ascii="Times New Roman" w:hAnsi="Times New Roman" w:eastAsia="方正仿宋_GBK"/>
          <w:b w:val="0"/>
          <w:sz w:val="24"/>
        </w:rPr>
        <w:t xml:space="preserve">的</w:t>
      </w:r>
      <w:ins w:id="11693" w:author="xh" w:date="2026-10-19T11:32:10+08:00">
        <w:r>
          <w:rPr>
            <w:rFonts w:ascii="Times New Roman" w:hAnsi="Times New Roman" w:eastAsia="方正仿宋_GBK"/>
            <w:b w:val="0"/>
            <w:sz w:val="24"/>
          </w:rPr>
          <w:t xml:space="preserve">变化</w:t>
        </w:r>
      </w:ins>
      <w:del w:id="11694" w:author="xh" w:date="2026-10-19T11:32:10+08:00">
        <w:r>
          <w:rPr>
            <w:rFonts w:ascii="Times New Roman" w:hAnsi="Times New Roman" w:eastAsia="方正仿宋_GBK"/>
            <w:b w:val="0"/>
            <w:sz w:val="24"/>
          </w:rPr>
          <w:delText xml:space="preserve">本站净负荷分别为22.90 MW、-28.74 MW，两方向最小容量余量为2.28 MW，正向储能有效支撑功率为0.90 MW</w:delText>
        </w:r>
      </w:del>
      <w:r>
        <w:rPr>
          <w:rFonts w:ascii="Times New Roman" w:hAnsi="Times New Roman" w:eastAsia="方正仿宋_GBK"/>
          <w:b w:val="0"/>
          <w:sz w:val="24"/>
        </w:rPr>
        <w:t xml:space="preserve">。</w:t>
      </w:r>
    </w:p>
    <w:p w14:paraId="48483DA3">
      <w:pPr>
        <w:pStyle w:val="2"/>
        <w:widowControl/>
        <w:spacing w:before="0" w:after="0" w:line="348" w:lineRule="exact"/>
        <w:ind w:firstLine="480"/>
        <w:jc w:val="both"/>
        <w:rPr>
          <w:del w:id="11695" w:author="xh" w:date="2026-10-19T11:32:49+08:00"/>
        </w:rPr>
      </w:pPr>
      <w:del w:id="11696" w:author="xh" w:date="2026-10-19T11:32:49+08:00">
        <w:r>
          <w:rPr>
            <w:rFonts w:ascii="Times New Roman" w:hAnsi="Times New Roman" w:eastAsia="方正仿宋_GBK"/>
            <w:b w:val="0"/>
            <w:sz w:val="24"/>
          </w:rPr>
          <w:delText>四年校核截面中，本站绝对功率最大的工况出现在2025年，转接前为-30.97 MW，主要表现为反向输送需求，该年设备在最大单台主变N-1后剩余容量为31.50 MVA。该工况本站未发生站间转接，储能相应方向有效支撑1.10 MW，与剩余主变共同满足承载要求。</w:delText>
        </w:r>
      </w:del>
    </w:p>
    <w:p w14:paraId="541E157C">
      <w:pPr>
        <w:pStyle w:val="7"/>
        <w:keepNext/>
        <w:numPr>
          <w:ilvl w:val="0"/>
          <w:numId w:val="0"/>
        </w:numPr>
        <w:spacing w:before="160" w:after="120" w:line="360" w:lineRule="exact"/>
        <w:ind w:firstLine="0"/>
      </w:pPr>
      <w:bookmarkStart w:id="212" w:name="邳州变规划分析"/>
      <w:r>
        <w:rPr>
          <w:rFonts w:ascii="Times New Roman" w:hAnsi="Times New Roman" w:eastAsia="方正仿宋_GBK"/>
          <w:b/>
          <w:sz w:val="24"/>
        </w:rPr>
        <w:t>邳州变规划分析</w:t>
      </w:r>
      <w:bookmarkEnd w:id="212"/>
    </w:p>
    <w:p w14:paraId="49FCC1C1">
      <w:pPr>
        <w:pStyle w:val="115"/>
        <w:widowControl/>
        <w:spacing w:before="0" w:after="0" w:line="348" w:lineRule="exact"/>
        <w:ind w:firstLine="480"/>
        <w:jc w:val="both"/>
      </w:pPr>
      <w:r>
        <w:rPr>
          <w:rFonts w:ascii="Times New Roman" w:hAnsi="Times New Roman" w:eastAsia="方正仿宋_GBK"/>
          <w:b w:val="0"/>
          <w:sz w:val="24"/>
        </w:rPr>
        <w:t xml:space="preserve">该站</w:t>
      </w:r>
      <w:ins w:id="11697" w:author="xh" w:date="2026-10-19T11:33:29+08:00">
        <w:r>
          <w:rPr>
            <w:rFonts w:ascii="Times New Roman" w:hAnsi="Times New Roman" w:eastAsia="方正仿宋_GBK"/>
            <w:b w:val="0"/>
            <w:sz w:val="24"/>
          </w:rPr>
          <w:t xml:space="preserve">2021年主变组合为80.00+80.00 MVA。弹性方案2022—2035年保留</w:t>
        </w:r>
      </w:ins>
      <w:r>
        <w:rPr>
          <w:rFonts w:ascii="Times New Roman" w:hAnsi="Times New Roman" w:eastAsia="方正仿宋_GBK"/>
          <w:b w:val="0"/>
          <w:sz w:val="24"/>
        </w:rPr>
        <w:t xml:space="preserve">初始主变组合</w:t>
      </w:r>
      <w:ins w:id="11698" w:author="xh" w:date="2026-10-19T11:33:29+08:00">
        <w:r>
          <w:rPr>
            <w:rFonts w:ascii="Times New Roman" w:hAnsi="Times New Roman" w:eastAsia="方正仿宋_GBK"/>
            <w:b w:val="0"/>
            <w:sz w:val="24"/>
          </w:rPr>
          <w:t xml:space="preserve">。本站</w:t>
        </w:r>
      </w:ins>
      <w:del w:id="11699" w:author="xh" w:date="2026-10-19T11:33:29+08:00">
        <w:r>
          <w:rPr>
            <w:rFonts w:ascii="Times New Roman" w:hAnsi="Times New Roman" w:eastAsia="方正仿宋_GBK"/>
            <w:b w:val="0"/>
            <w:sz w:val="24"/>
          </w:rPr>
          <w:delText xml:space="preserve">为31.5+80 MVA，</w:delText>
        </w:r>
      </w:del>
      <w:r>
        <w:rPr>
          <w:rFonts w:ascii="Times New Roman" w:hAnsi="Times New Roman" w:eastAsia="方正仿宋_GBK"/>
          <w:b w:val="0"/>
          <w:sz w:val="24"/>
        </w:rPr>
        <w:t xml:space="preserve">弹性方案</w:t>
      </w:r>
      <w:ins w:id="11700" w:author="xh" w:date="2026-10-19T11:33:29+08:00">
        <w:r>
          <w:rPr>
            <w:rFonts w:ascii="Times New Roman" w:hAnsi="Times New Roman" w:eastAsia="方正仿宋_GBK"/>
            <w:b w:val="0"/>
            <w:sz w:val="24"/>
          </w:rPr>
          <w:t xml:space="preserve">各</w:t>
        </w:r>
      </w:ins>
      <w:del w:id="11701" w:author="xh" w:date="2026-10-19T11:33:29+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11702" w:author="xh" w:date="2026-10-19T11:33:29+08:00">
        <w:r>
          <w:rPr>
            <w:rFonts w:ascii="Times New Roman" w:hAnsi="Times New Roman" w:eastAsia="方正仿宋_GBK"/>
            <w:b w:val="0"/>
            <w:sz w:val="24"/>
          </w:rPr>
          <w:t xml:space="preserve">未新增储能</w:t>
        </w:r>
      </w:ins>
      <w:del w:id="11703" w:author="xh" w:date="2026-10-19T11:33:29+08:00">
        <w:r>
          <w:rPr>
            <w:rFonts w:ascii="Times New Roman" w:hAnsi="Times New Roman" w:eastAsia="方正仿宋_GBK"/>
            <w:b w:val="0"/>
            <w:sz w:val="24"/>
          </w:rPr>
          <w:delText xml:space="preserve">均保留该组合，供电任务由主变及网络承担</w:delText>
        </w:r>
      </w:del>
      <w:r>
        <w:rPr>
          <w:rFonts w:ascii="Times New Roman" w:hAnsi="Times New Roman" w:eastAsia="方正仿宋_GBK"/>
          <w:b w:val="0"/>
          <w:sz w:val="24"/>
        </w:rPr>
        <w:t xml:space="preserve">。</w:t>
      </w:r>
    </w:p>
    <w:p w14:paraId="2115B62A">
      <w:pPr>
        <w:pStyle w:val="2"/>
        <w:widowControl/>
        <w:spacing w:before="0" w:after="0" w:line="348" w:lineRule="exact"/>
        <w:ind w:firstLine="480"/>
        <w:jc w:val="both"/>
      </w:pPr>
      <w:r>
        <w:rPr>
          <w:rFonts w:ascii="Times New Roman" w:hAnsi="Times New Roman" w:eastAsia="方正仿宋_GBK"/>
          <w:b w:val="0"/>
          <w:sz w:val="24"/>
        </w:rPr>
        <w:t xml:space="preserve">2025年</w:t>
      </w:r>
      <w:del w:id="11704" w:author="xh" w:date="2026-10-19T11:34:08+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最大正向、反向净负荷分别为69.39 MW、0.00 MW</w:t>
      </w:r>
      <w:ins w:id="11705" w:author="xh" w:date="2026-10-19T11:34:08+08:00">
        <w:r>
          <w:rPr>
            <w:rFonts w:ascii="Times New Roman" w:hAnsi="Times New Roman" w:eastAsia="方正仿宋_GBK"/>
            <w:b w:val="0"/>
            <w:sz w:val="24"/>
          </w:rPr>
          <w:t xml:space="preserve">，2035年分别为102.25 MW、0.00 MW</w:t>
        </w:r>
      </w:ins>
      <w:r>
        <w:rPr>
          <w:rFonts w:ascii="Times New Roman" w:hAnsi="Times New Roman" w:eastAsia="方正仿宋_GBK"/>
          <w:b w:val="0"/>
          <w:sz w:val="24"/>
        </w:rPr>
        <w:t xml:space="preserve">。</w:t>
      </w:r>
      <w:ins w:id="11706" w:author="xh" w:date="2026-10-19T11:34:08+08:00">
        <w:r>
          <w:rPr>
            <w:rFonts w:ascii="Times New Roman" w:hAnsi="Times New Roman" w:eastAsia="方正仿宋_GBK"/>
            <w:b w:val="0"/>
            <w:sz w:val="24"/>
          </w:rPr>
          <w:t xml:space="preserve">2035年</w:t>
        </w:r>
      </w:ins>
      <w:del w:id="11707" w:author="xh" w:date="2026-10-19T11:34:08+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1708" w:author="xh" w:date="2026-10-19T11:34:08+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11709" w:author="xh" w:date="2026-10-19T11:34:08+08:00">
        <w:r>
          <w:rPr>
            <w:rFonts w:ascii="Times New Roman" w:hAnsi="Times New Roman" w:eastAsia="方正仿宋_GBK"/>
            <w:b w:val="0"/>
            <w:sz w:val="24"/>
          </w:rPr>
          <w:delText xml:space="preserve">为</w:delText>
        </w:r>
      </w:del>
      <w:r>
        <w:rPr>
          <w:rFonts w:ascii="Times New Roman" w:hAnsi="Times New Roman" w:eastAsia="方正仿宋_GBK"/>
          <w:b w:val="0"/>
          <w:sz w:val="24"/>
        </w:rPr>
        <w:t xml:space="preserve">1</w:t>
      </w:r>
      <w:ins w:id="11710" w:author="xh" w:date="2026-10-19T11:34:08+08:00">
        <w:r>
          <w:rPr>
            <w:rFonts w:ascii="Times New Roman" w:hAnsi="Times New Roman" w:eastAsia="方正仿宋_GBK"/>
            <w:b w:val="0"/>
            <w:sz w:val="24"/>
          </w:rPr>
          <w:t xml:space="preserve">60</w:t>
        </w:r>
      </w:ins>
      <w:del w:id="11711" w:author="xh" w:date="2026-10-19T11:34:08+08:00">
        <w:r>
          <w:rPr>
            <w:rFonts w:ascii="Times New Roman" w:hAnsi="Times New Roman" w:eastAsia="方正仿宋_GBK"/>
            <w:b w:val="0"/>
            <w:sz w:val="24"/>
          </w:rPr>
          <w:delText xml:space="preserve">11</w:delText>
        </w:r>
      </w:del>
      <w:r>
        <w:rPr>
          <w:rFonts w:ascii="Times New Roman" w:hAnsi="Times New Roman" w:eastAsia="方正仿宋_GBK"/>
          <w:b w:val="0"/>
          <w:sz w:val="24"/>
        </w:rPr>
        <w:t xml:space="preserve">.</w:t>
      </w:r>
      <w:ins w:id="11712" w:author="xh" w:date="2026-10-19T11:34:08+08:00">
        <w:r>
          <w:rPr>
            <w:rFonts w:ascii="Times New Roman" w:hAnsi="Times New Roman" w:eastAsia="方正仿宋_GBK"/>
            <w:b w:val="0"/>
            <w:sz w:val="24"/>
          </w:rPr>
          <w:t xml:space="preserve">0</w:t>
        </w:r>
      </w:ins>
      <w:del w:id="11713" w:author="xh" w:date="2026-10-19T11:34:08+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 MVA、储能额定功率0.00 MW，弹性方案分别为1</w:t>
      </w:r>
      <w:ins w:id="11714" w:author="xh" w:date="2026-10-19T11:34:08+08:00">
        <w:r>
          <w:rPr>
            <w:rFonts w:ascii="Times New Roman" w:hAnsi="Times New Roman" w:eastAsia="方正仿宋_GBK"/>
            <w:b w:val="0"/>
            <w:sz w:val="24"/>
          </w:rPr>
          <w:t xml:space="preserve">60</w:t>
        </w:r>
      </w:ins>
      <w:del w:id="11715" w:author="xh" w:date="2026-10-19T11:34:08+08:00">
        <w:r>
          <w:rPr>
            <w:rFonts w:ascii="Times New Roman" w:hAnsi="Times New Roman" w:eastAsia="方正仿宋_GBK"/>
            <w:b w:val="0"/>
            <w:sz w:val="24"/>
          </w:rPr>
          <w:delText xml:space="preserve">11</w:delText>
        </w:r>
      </w:del>
      <w:r>
        <w:rPr>
          <w:rFonts w:ascii="Times New Roman" w:hAnsi="Times New Roman" w:eastAsia="方正仿宋_GBK"/>
          <w:b w:val="0"/>
          <w:sz w:val="24"/>
        </w:rPr>
        <w:t xml:space="preserve">.</w:t>
      </w:r>
      <w:ins w:id="11716" w:author="xh" w:date="2026-10-19T11:34:08+08:00">
        <w:r>
          <w:rPr>
            <w:rFonts w:ascii="Times New Roman" w:hAnsi="Times New Roman" w:eastAsia="方正仿宋_GBK"/>
            <w:b w:val="0"/>
            <w:sz w:val="24"/>
          </w:rPr>
          <w:t xml:space="preserve">0</w:t>
        </w:r>
      </w:ins>
      <w:del w:id="11717" w:author="xh" w:date="2026-10-19T11:34:08+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 MVA和0.00 MW</w:t>
      </w:r>
      <w:ins w:id="11718" w:author="xh" w:date="2026-10-19T11:34:08+08:00">
        <w:r>
          <w:rPr>
            <w:rFonts w:ascii="Times New Roman" w:hAnsi="Times New Roman" w:eastAsia="方正仿宋_GBK"/>
            <w:b w:val="0"/>
            <w:sz w:val="24"/>
          </w:rPr>
          <w:t xml:space="preserve">。</w:t>
        </w:r>
      </w:ins>
      <w:del w:id="11719" w:author="xh" w:date="2026-10-19T11:34:08+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11720" w:author="xh" w:date="2026-10-19T11:34:08+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11721" w:author="xh" w:date="2026-10-19T11:34:08+08:00">
        <w:r>
          <w:rPr>
            <w:rFonts w:ascii="Times New Roman" w:hAnsi="Times New Roman" w:eastAsia="方正仿宋_GBK"/>
            <w:b w:val="0"/>
            <w:sz w:val="24"/>
          </w:rPr>
          <w:delText xml:space="preserve">弹性方案按当年各站局部极值计算的站级负载率为66%。</w:delText>
        </w:r>
      </w:del>
    </w:p>
    <w:p w14:paraId="4A2EA945">
      <w:pPr>
        <w:pStyle w:val="2"/>
        <w:keepNext/>
        <w:spacing w:before="120" w:after="80" w:line="280" w:lineRule="exact"/>
        <w:ind w:firstLine="0"/>
        <w:jc w:val="center"/>
      </w:pPr>
      <w:r>
        <w:rPr>
          <w:rFonts w:ascii="Times New Roman" w:hAnsi="Times New Roman" w:eastAsia="宋体"/>
          <w:b w:val="0"/>
          <w:sz w:val="21"/>
        </w:rPr>
        <w:t xml:space="preserve">表5-24 邳州变</w:t>
      </w:r>
      <w:ins w:id="11722" w:author="xh" w:date="2026-10-19T11:34:48+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3A38E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1723" w:author="xh" w:date="2026-10-19T11:35:27+08:00"/>
        </w:trPr>
        <w:tc>
          <w:tcPr>
            <w:tcW w:w="1039" w:type="dxa"/>
            <w:tcMar>
              <w:left w:w="70" w:type="dxa"/>
              <w:right w:w="70" w:type="dxa"/>
            </w:tcMar>
            <w:vAlign w:val="center"/>
          </w:tcPr>
          <w:p w14:paraId="211BC557">
            <w:pPr>
              <w:keepNext/>
              <w:spacing w:before="20" w:after="20" w:line="260" w:lineRule="exact"/>
              <w:ind w:left="0" w:leftChars="0" w:right="0" w:rightChars="0" w:firstLine="0" w:firstLineChars="0"/>
              <w:jc w:val="center"/>
              <w:rPr>
                <w:del w:id="11732" w:author="xh" w:date="2026-10-19T11:35:27+08:00"/>
              </w:rPr>
            </w:pPr>
            <w:del w:id="11733" w:author="xh" w:date="2026-10-19T11:35:27+08:00">
              <w:r>
                <w:rPr>
                  <w:rFonts w:ascii="Times New Roman" w:hAnsi="Times New Roman" w:eastAsia="宋体"/>
                  <w:b/>
                  <w:sz w:val="18"/>
                </w:rPr>
                <w:delText>方案</w:delText>
              </w:r>
            </w:del>
          </w:p>
        </w:tc>
        <w:tc>
          <w:tcPr>
            <w:tcW w:w="1039" w:type="dxa"/>
            <w:tcMar>
              <w:left w:w="70" w:type="dxa"/>
              <w:right w:w="70" w:type="dxa"/>
            </w:tcMar>
            <w:vAlign w:val="center"/>
          </w:tcPr>
          <w:p w14:paraId="5DBD98C9">
            <w:pPr>
              <w:keepNext/>
              <w:spacing w:before="20" w:after="20" w:line="260" w:lineRule="exact"/>
              <w:ind w:left="0" w:leftChars="0" w:right="0" w:rightChars="0" w:firstLine="0" w:firstLineChars="0"/>
              <w:jc w:val="center"/>
              <w:rPr>
                <w:del w:id="11734" w:author="xh" w:date="2026-10-19T11:35:27+08:00"/>
              </w:rPr>
            </w:pPr>
            <w:del w:id="11735" w:author="xh" w:date="2026-10-19T11:35:27+08:00">
              <w:r>
                <w:rPr>
                  <w:rFonts w:ascii="Times New Roman" w:hAnsi="Times New Roman" w:eastAsia="宋体"/>
                  <w:b/>
                  <w:sz w:val="18"/>
                </w:rPr>
                <w:delText>年份</w:delText>
              </w:r>
            </w:del>
          </w:p>
        </w:tc>
        <w:tc>
          <w:tcPr>
            <w:tcW w:w="1039" w:type="dxa"/>
            <w:tcMar>
              <w:left w:w="70" w:type="dxa"/>
              <w:right w:w="70" w:type="dxa"/>
            </w:tcMar>
            <w:vAlign w:val="center"/>
          </w:tcPr>
          <w:p w14:paraId="319FBA4C">
            <w:pPr>
              <w:keepNext/>
              <w:spacing w:before="20" w:after="20" w:line="260" w:lineRule="exact"/>
              <w:ind w:left="0" w:leftChars="0" w:right="0" w:rightChars="0" w:firstLine="0" w:firstLineChars="0"/>
              <w:jc w:val="center"/>
              <w:rPr>
                <w:del w:id="11736" w:author="xh" w:date="2026-10-19T11:35:27+08:00"/>
              </w:rPr>
            </w:pPr>
            <w:del w:id="11737" w:author="xh" w:date="2026-10-19T11:35:27+08:00">
              <w:r>
                <w:rPr>
                  <w:rFonts w:ascii="Times New Roman" w:hAnsi="Times New Roman" w:eastAsia="宋体"/>
                  <w:b/>
                  <w:sz w:val="18"/>
                </w:rPr>
                <w:delText>主变组合/MVA</w:delText>
              </w:r>
            </w:del>
          </w:p>
        </w:tc>
        <w:tc>
          <w:tcPr>
            <w:tcW w:w="1039" w:type="dxa"/>
            <w:tcMar>
              <w:left w:w="70" w:type="dxa"/>
              <w:right w:w="70" w:type="dxa"/>
            </w:tcMar>
            <w:vAlign w:val="center"/>
          </w:tcPr>
          <w:p w14:paraId="650A44EA">
            <w:pPr>
              <w:keepNext/>
              <w:spacing w:before="20" w:after="20" w:line="260" w:lineRule="exact"/>
              <w:ind w:left="0" w:leftChars="0" w:right="0" w:rightChars="0" w:firstLine="0" w:firstLineChars="0"/>
              <w:jc w:val="center"/>
              <w:rPr>
                <w:del w:id="11738" w:author="xh" w:date="2026-10-19T11:35:27+08:00"/>
              </w:rPr>
            </w:pPr>
            <w:del w:id="11739" w:author="xh" w:date="2026-10-19T11:35:27+08:00">
              <w:r>
                <w:rPr>
                  <w:rFonts w:ascii="Times New Roman" w:hAnsi="Times New Roman" w:eastAsia="宋体"/>
                  <w:b/>
                  <w:sz w:val="18"/>
                </w:rPr>
                <w:delText>总容量/MVA</w:delText>
              </w:r>
            </w:del>
          </w:p>
        </w:tc>
        <w:tc>
          <w:tcPr>
            <w:tcW w:w="1039" w:type="dxa"/>
            <w:tcMar>
              <w:left w:w="70" w:type="dxa"/>
              <w:right w:w="70" w:type="dxa"/>
            </w:tcMar>
            <w:vAlign w:val="center"/>
          </w:tcPr>
          <w:p w14:paraId="2E6C6711">
            <w:pPr>
              <w:keepNext/>
              <w:spacing w:before="20" w:after="20" w:line="260" w:lineRule="exact"/>
              <w:ind w:left="0" w:leftChars="0" w:right="0" w:rightChars="0" w:firstLine="0" w:firstLineChars="0"/>
              <w:jc w:val="center"/>
              <w:rPr>
                <w:del w:id="11740" w:author="xh" w:date="2026-10-19T11:35:27+08:00"/>
              </w:rPr>
            </w:pPr>
            <w:del w:id="11741" w:author="xh" w:date="2026-10-19T11:35:27+08:00">
              <w:r>
                <w:rPr>
                  <w:rFonts w:ascii="Times New Roman" w:hAnsi="Times New Roman" w:eastAsia="宋体"/>
                  <w:b/>
                  <w:sz w:val="18"/>
                </w:rPr>
                <w:delText>储能额定功率/MW</w:delText>
              </w:r>
            </w:del>
          </w:p>
        </w:tc>
        <w:tc>
          <w:tcPr>
            <w:tcW w:w="1039" w:type="dxa"/>
            <w:tcMar>
              <w:left w:w="70" w:type="dxa"/>
              <w:right w:w="70" w:type="dxa"/>
            </w:tcMar>
            <w:vAlign w:val="center"/>
          </w:tcPr>
          <w:p w14:paraId="150EF8C0">
            <w:pPr>
              <w:keepNext/>
              <w:spacing w:before="20" w:after="20" w:line="260" w:lineRule="exact"/>
              <w:ind w:left="0" w:leftChars="0" w:right="0" w:rightChars="0" w:firstLine="0" w:firstLineChars="0"/>
              <w:jc w:val="center"/>
              <w:rPr>
                <w:del w:id="11742" w:author="xh" w:date="2026-10-19T11:35:27+08:00"/>
              </w:rPr>
            </w:pPr>
            <w:del w:id="11743" w:author="xh" w:date="2026-10-19T11:35:27+08:00">
              <w:r>
                <w:rPr>
                  <w:rFonts w:ascii="Times New Roman" w:hAnsi="Times New Roman" w:eastAsia="宋体"/>
                  <w:b/>
                  <w:sz w:val="18"/>
                </w:rPr>
                <w:delText>转出/MW</w:delText>
              </w:r>
            </w:del>
          </w:p>
        </w:tc>
        <w:tc>
          <w:tcPr>
            <w:tcW w:w="1039" w:type="dxa"/>
            <w:tcMar>
              <w:left w:w="70" w:type="dxa"/>
              <w:right w:w="70" w:type="dxa"/>
            </w:tcMar>
            <w:vAlign w:val="center"/>
          </w:tcPr>
          <w:p w14:paraId="2BD35EF8">
            <w:pPr>
              <w:keepNext/>
              <w:spacing w:before="20" w:after="20" w:line="260" w:lineRule="exact"/>
              <w:ind w:left="0" w:leftChars="0" w:right="0" w:rightChars="0" w:firstLine="0" w:firstLineChars="0"/>
              <w:jc w:val="center"/>
              <w:rPr>
                <w:del w:id="11744" w:author="xh" w:date="2026-10-19T11:35:27+08:00"/>
              </w:rPr>
            </w:pPr>
            <w:del w:id="11745" w:author="xh" w:date="2026-10-19T11:35:27+08:00">
              <w:r>
                <w:rPr>
                  <w:rFonts w:ascii="Times New Roman" w:hAnsi="Times New Roman" w:eastAsia="宋体"/>
                  <w:b/>
                  <w:sz w:val="18"/>
                </w:rPr>
                <w:delText>承接/MW</w:delText>
              </w:r>
            </w:del>
          </w:p>
        </w:tc>
        <w:tc>
          <w:tcPr>
            <w:tcW w:w="1039" w:type="dxa"/>
            <w:tcMar>
              <w:left w:w="70" w:type="dxa"/>
              <w:right w:w="70" w:type="dxa"/>
            </w:tcMar>
            <w:vAlign w:val="center"/>
          </w:tcPr>
          <w:p w14:paraId="3D55286B">
            <w:pPr>
              <w:keepNext/>
              <w:spacing w:before="20" w:after="20" w:line="260" w:lineRule="exact"/>
              <w:ind w:left="0" w:leftChars="0" w:right="0" w:rightChars="0" w:firstLine="0" w:firstLineChars="0"/>
              <w:jc w:val="center"/>
              <w:rPr>
                <w:del w:id="11746" w:author="xh" w:date="2026-10-19T11:35:27+08:00"/>
              </w:rPr>
            </w:pPr>
            <w:del w:id="11747" w:author="xh" w:date="2026-10-19T11:35:27+08:00">
              <w:r>
                <w:rPr>
                  <w:rFonts w:ascii="Times New Roman" w:hAnsi="Times New Roman" w:eastAsia="宋体"/>
                  <w:b/>
                  <w:sz w:val="18"/>
                </w:rPr>
                <w:delText>转接后净负荷/MW</w:delText>
              </w:r>
            </w:del>
          </w:p>
        </w:tc>
      </w:tr>
      <w:tr w14:paraId="3CFA6F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1724" w:author="xh" w:date="2026-10-19T11:35:27+08:00"/>
        </w:trPr>
        <w:tc>
          <w:tcPr>
            <w:tcW w:w="1039" w:type="dxa"/>
            <w:tcMar>
              <w:left w:w="70" w:type="dxa"/>
              <w:right w:w="70" w:type="dxa"/>
            </w:tcMar>
            <w:vAlign w:val="center"/>
          </w:tcPr>
          <w:p w14:paraId="4F8759AC">
            <w:pPr>
              <w:keepNext/>
              <w:spacing w:before="20" w:after="20" w:line="260" w:lineRule="exact"/>
              <w:ind w:left="0" w:leftChars="0" w:right="0" w:rightChars="0" w:firstLine="0" w:firstLineChars="0"/>
              <w:jc w:val="center"/>
              <w:rPr>
                <w:del w:id="11748" w:author="xh" w:date="2026-10-19T11:35:27+08:00"/>
              </w:rPr>
            </w:pPr>
            <w:del w:id="11749" w:author="xh" w:date="2026-10-19T11:35:27+08:00">
              <w:r>
                <w:rPr>
                  <w:rFonts w:ascii="Times New Roman" w:hAnsi="Times New Roman" w:eastAsia="宋体"/>
                  <w:b w:val="0"/>
                  <w:sz w:val="18"/>
                </w:rPr>
                <w:delText>刚性</w:delText>
              </w:r>
            </w:del>
          </w:p>
        </w:tc>
        <w:tc>
          <w:tcPr>
            <w:tcW w:w="1039" w:type="dxa"/>
            <w:tcMar>
              <w:left w:w="70" w:type="dxa"/>
              <w:right w:w="70" w:type="dxa"/>
            </w:tcMar>
            <w:vAlign w:val="center"/>
          </w:tcPr>
          <w:p w14:paraId="77E5E467">
            <w:pPr>
              <w:keepNext/>
              <w:spacing w:before="20" w:after="20" w:line="260" w:lineRule="exact"/>
              <w:ind w:left="0" w:leftChars="0" w:right="0" w:rightChars="0" w:firstLine="0" w:firstLineChars="0"/>
              <w:jc w:val="center"/>
              <w:rPr>
                <w:del w:id="11750" w:author="xh" w:date="2026-10-19T11:35:27+08:00"/>
              </w:rPr>
            </w:pPr>
            <w:del w:id="11751" w:author="xh" w:date="2026-10-19T11:35:27+08:00">
              <w:r>
                <w:rPr>
                  <w:rFonts w:ascii="Times New Roman" w:hAnsi="Times New Roman" w:eastAsia="宋体"/>
                  <w:b w:val="0"/>
                  <w:sz w:val="18"/>
                </w:rPr>
                <w:delText>2022</w:delText>
              </w:r>
            </w:del>
          </w:p>
        </w:tc>
        <w:tc>
          <w:tcPr>
            <w:tcW w:w="1039" w:type="dxa"/>
            <w:tcMar>
              <w:left w:w="70" w:type="dxa"/>
              <w:right w:w="70" w:type="dxa"/>
            </w:tcMar>
            <w:vAlign w:val="center"/>
          </w:tcPr>
          <w:p w14:paraId="07BC6502">
            <w:pPr>
              <w:keepNext/>
              <w:spacing w:before="20" w:after="20" w:line="260" w:lineRule="exact"/>
              <w:ind w:left="0" w:leftChars="0" w:right="0" w:rightChars="0" w:firstLine="0" w:firstLineChars="0"/>
              <w:jc w:val="center"/>
              <w:rPr>
                <w:del w:id="11752" w:author="xh" w:date="2026-10-19T11:35:27+08:00"/>
              </w:rPr>
            </w:pPr>
            <w:del w:id="11753" w:author="xh" w:date="2026-10-19T11:35:27+08:00">
              <w:r>
                <w:rPr>
                  <w:rFonts w:ascii="Times New Roman" w:hAnsi="Times New Roman" w:eastAsia="宋体"/>
                  <w:b w:val="0"/>
                  <w:sz w:val="18"/>
                </w:rPr>
                <w:delText>31.5+80</w:delText>
              </w:r>
            </w:del>
          </w:p>
        </w:tc>
        <w:tc>
          <w:tcPr>
            <w:tcW w:w="1039" w:type="dxa"/>
            <w:tcMar>
              <w:left w:w="70" w:type="dxa"/>
              <w:right w:w="70" w:type="dxa"/>
            </w:tcMar>
            <w:vAlign w:val="center"/>
          </w:tcPr>
          <w:p w14:paraId="4BEDFA62">
            <w:pPr>
              <w:keepNext/>
              <w:spacing w:before="20" w:after="20" w:line="260" w:lineRule="exact"/>
              <w:ind w:left="0" w:leftChars="0" w:right="0" w:rightChars="0" w:firstLine="0" w:firstLineChars="0"/>
              <w:jc w:val="center"/>
              <w:rPr>
                <w:del w:id="11754" w:author="xh" w:date="2026-10-19T11:35:27+08:00"/>
              </w:rPr>
            </w:pPr>
            <w:del w:id="11755" w:author="xh" w:date="2026-10-19T11:35:27+08:00">
              <w:r>
                <w:rPr>
                  <w:rFonts w:ascii="Times New Roman" w:hAnsi="Times New Roman" w:eastAsia="宋体"/>
                  <w:b w:val="0"/>
                  <w:sz w:val="18"/>
                </w:rPr>
                <w:delText>111.50</w:delText>
              </w:r>
            </w:del>
          </w:p>
        </w:tc>
        <w:tc>
          <w:tcPr>
            <w:tcW w:w="1039" w:type="dxa"/>
            <w:tcMar>
              <w:left w:w="70" w:type="dxa"/>
              <w:right w:w="70" w:type="dxa"/>
            </w:tcMar>
            <w:vAlign w:val="center"/>
          </w:tcPr>
          <w:p w14:paraId="59A62B91">
            <w:pPr>
              <w:keepNext/>
              <w:spacing w:before="20" w:after="20" w:line="260" w:lineRule="exact"/>
              <w:ind w:left="0" w:leftChars="0" w:right="0" w:rightChars="0" w:firstLine="0" w:firstLineChars="0"/>
              <w:jc w:val="center"/>
              <w:rPr>
                <w:del w:id="11756" w:author="xh" w:date="2026-10-19T11:35:27+08:00"/>
              </w:rPr>
            </w:pPr>
            <w:del w:id="11757"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16E8FA31">
            <w:pPr>
              <w:keepNext/>
              <w:spacing w:before="20" w:after="20" w:line="260" w:lineRule="exact"/>
              <w:ind w:left="0" w:leftChars="0" w:right="0" w:rightChars="0" w:firstLine="0" w:firstLineChars="0"/>
              <w:jc w:val="center"/>
              <w:rPr>
                <w:del w:id="11758" w:author="xh" w:date="2026-10-19T11:35:27+08:00"/>
              </w:rPr>
            </w:pPr>
            <w:del w:id="11759"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04CC3A70">
            <w:pPr>
              <w:keepNext/>
              <w:spacing w:before="20" w:after="20" w:line="260" w:lineRule="exact"/>
              <w:ind w:left="0" w:leftChars="0" w:right="0" w:rightChars="0" w:firstLine="0" w:firstLineChars="0"/>
              <w:jc w:val="center"/>
              <w:rPr>
                <w:del w:id="11760" w:author="xh" w:date="2026-10-19T11:35:27+08:00"/>
              </w:rPr>
            </w:pPr>
            <w:del w:id="11761"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287D12D8">
            <w:pPr>
              <w:keepNext/>
              <w:spacing w:before="20" w:after="20" w:line="260" w:lineRule="exact"/>
              <w:ind w:left="0" w:leftChars="0" w:right="0" w:rightChars="0" w:firstLine="0" w:firstLineChars="0"/>
              <w:jc w:val="center"/>
              <w:rPr>
                <w:del w:id="11762" w:author="xh" w:date="2026-10-19T11:35:27+08:00"/>
              </w:rPr>
            </w:pPr>
            <w:del w:id="11763" w:author="xh" w:date="2026-10-19T11:35:27+08:00">
              <w:r>
                <w:rPr>
                  <w:rFonts w:ascii="Times New Roman" w:hAnsi="Times New Roman" w:eastAsia="宋体"/>
                  <w:b w:val="0"/>
                  <w:sz w:val="18"/>
                </w:rPr>
                <w:delText>58.63</w:delText>
              </w:r>
            </w:del>
          </w:p>
        </w:tc>
      </w:tr>
      <w:tr w14:paraId="78B1D5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1725" w:author="xh" w:date="2026-10-19T11:35:27+08:00"/>
        </w:trPr>
        <w:tc>
          <w:tcPr>
            <w:tcW w:w="1039" w:type="dxa"/>
            <w:tcMar>
              <w:left w:w="70" w:type="dxa"/>
              <w:right w:w="70" w:type="dxa"/>
            </w:tcMar>
            <w:vAlign w:val="center"/>
          </w:tcPr>
          <w:p w14:paraId="5D898BF7">
            <w:pPr>
              <w:keepNext/>
              <w:spacing w:before="20" w:after="20" w:line="260" w:lineRule="exact"/>
              <w:ind w:left="0" w:leftChars="0" w:right="0" w:rightChars="0" w:firstLine="0" w:firstLineChars="0"/>
              <w:jc w:val="center"/>
              <w:rPr>
                <w:del w:id="11764" w:author="xh" w:date="2026-10-19T11:35:27+08:00"/>
              </w:rPr>
            </w:pPr>
            <w:del w:id="11765" w:author="xh" w:date="2026-10-19T11:35:27+08:00">
              <w:r>
                <w:rPr>
                  <w:rFonts w:ascii="Times New Roman" w:hAnsi="Times New Roman" w:eastAsia="宋体"/>
                  <w:b w:val="0"/>
                  <w:sz w:val="18"/>
                </w:rPr>
                <w:delText>刚性</w:delText>
              </w:r>
            </w:del>
          </w:p>
        </w:tc>
        <w:tc>
          <w:tcPr>
            <w:tcW w:w="1039" w:type="dxa"/>
            <w:tcMar>
              <w:left w:w="70" w:type="dxa"/>
              <w:right w:w="70" w:type="dxa"/>
            </w:tcMar>
            <w:vAlign w:val="center"/>
          </w:tcPr>
          <w:p w14:paraId="4C398572">
            <w:pPr>
              <w:keepNext/>
              <w:spacing w:before="20" w:after="20" w:line="260" w:lineRule="exact"/>
              <w:ind w:left="0" w:leftChars="0" w:right="0" w:rightChars="0" w:firstLine="0" w:firstLineChars="0"/>
              <w:jc w:val="center"/>
              <w:rPr>
                <w:del w:id="11766" w:author="xh" w:date="2026-10-19T11:35:27+08:00"/>
              </w:rPr>
            </w:pPr>
            <w:del w:id="11767" w:author="xh" w:date="2026-10-19T11:35:27+08:00">
              <w:r>
                <w:rPr>
                  <w:rFonts w:ascii="Times New Roman" w:hAnsi="Times New Roman" w:eastAsia="宋体"/>
                  <w:b w:val="0"/>
                  <w:sz w:val="18"/>
                </w:rPr>
                <w:delText>2023</w:delText>
              </w:r>
            </w:del>
          </w:p>
        </w:tc>
        <w:tc>
          <w:tcPr>
            <w:tcW w:w="1039" w:type="dxa"/>
            <w:tcMar>
              <w:left w:w="70" w:type="dxa"/>
              <w:right w:w="70" w:type="dxa"/>
            </w:tcMar>
            <w:vAlign w:val="center"/>
          </w:tcPr>
          <w:p w14:paraId="7FA490B5">
            <w:pPr>
              <w:keepNext/>
              <w:spacing w:before="20" w:after="20" w:line="260" w:lineRule="exact"/>
              <w:ind w:left="0" w:leftChars="0" w:right="0" w:rightChars="0" w:firstLine="0" w:firstLineChars="0"/>
              <w:jc w:val="center"/>
              <w:rPr>
                <w:del w:id="11768" w:author="xh" w:date="2026-10-19T11:35:27+08:00"/>
              </w:rPr>
            </w:pPr>
            <w:del w:id="11769" w:author="xh" w:date="2026-10-19T11:35:27+08:00">
              <w:r>
                <w:rPr>
                  <w:rFonts w:ascii="Times New Roman" w:hAnsi="Times New Roman" w:eastAsia="宋体"/>
                  <w:b w:val="0"/>
                  <w:sz w:val="18"/>
                </w:rPr>
                <w:delText>31.5+80</w:delText>
              </w:r>
            </w:del>
          </w:p>
        </w:tc>
        <w:tc>
          <w:tcPr>
            <w:tcW w:w="1039" w:type="dxa"/>
            <w:tcMar>
              <w:left w:w="70" w:type="dxa"/>
              <w:right w:w="70" w:type="dxa"/>
            </w:tcMar>
            <w:vAlign w:val="center"/>
          </w:tcPr>
          <w:p w14:paraId="0792B8AA">
            <w:pPr>
              <w:keepNext/>
              <w:spacing w:before="20" w:after="20" w:line="260" w:lineRule="exact"/>
              <w:ind w:left="0" w:leftChars="0" w:right="0" w:rightChars="0" w:firstLine="0" w:firstLineChars="0"/>
              <w:jc w:val="center"/>
              <w:rPr>
                <w:del w:id="11770" w:author="xh" w:date="2026-10-19T11:35:27+08:00"/>
              </w:rPr>
            </w:pPr>
            <w:del w:id="11771" w:author="xh" w:date="2026-10-19T11:35:27+08:00">
              <w:r>
                <w:rPr>
                  <w:rFonts w:ascii="Times New Roman" w:hAnsi="Times New Roman" w:eastAsia="宋体"/>
                  <w:b w:val="0"/>
                  <w:sz w:val="18"/>
                </w:rPr>
                <w:delText>111.50</w:delText>
              </w:r>
            </w:del>
          </w:p>
        </w:tc>
        <w:tc>
          <w:tcPr>
            <w:tcW w:w="1039" w:type="dxa"/>
            <w:tcMar>
              <w:left w:w="70" w:type="dxa"/>
              <w:right w:w="70" w:type="dxa"/>
            </w:tcMar>
            <w:vAlign w:val="center"/>
          </w:tcPr>
          <w:p w14:paraId="2259F054">
            <w:pPr>
              <w:keepNext/>
              <w:spacing w:before="20" w:after="20" w:line="260" w:lineRule="exact"/>
              <w:ind w:left="0" w:leftChars="0" w:right="0" w:rightChars="0" w:firstLine="0" w:firstLineChars="0"/>
              <w:jc w:val="center"/>
              <w:rPr>
                <w:del w:id="11772" w:author="xh" w:date="2026-10-19T11:35:27+08:00"/>
              </w:rPr>
            </w:pPr>
            <w:del w:id="11773"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4C15B369">
            <w:pPr>
              <w:keepNext/>
              <w:spacing w:before="20" w:after="20" w:line="260" w:lineRule="exact"/>
              <w:ind w:left="0" w:leftChars="0" w:right="0" w:rightChars="0" w:firstLine="0" w:firstLineChars="0"/>
              <w:jc w:val="center"/>
              <w:rPr>
                <w:del w:id="11774" w:author="xh" w:date="2026-10-19T11:35:27+08:00"/>
              </w:rPr>
            </w:pPr>
            <w:del w:id="11775"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0D4264D7">
            <w:pPr>
              <w:keepNext/>
              <w:spacing w:before="20" w:after="20" w:line="260" w:lineRule="exact"/>
              <w:ind w:left="0" w:leftChars="0" w:right="0" w:rightChars="0" w:firstLine="0" w:firstLineChars="0"/>
              <w:jc w:val="center"/>
              <w:rPr>
                <w:del w:id="11776" w:author="xh" w:date="2026-10-19T11:35:27+08:00"/>
              </w:rPr>
            </w:pPr>
            <w:del w:id="11777"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6005BED4">
            <w:pPr>
              <w:keepNext/>
              <w:spacing w:before="20" w:after="20" w:line="260" w:lineRule="exact"/>
              <w:ind w:left="0" w:leftChars="0" w:right="0" w:rightChars="0" w:firstLine="0" w:firstLineChars="0"/>
              <w:jc w:val="center"/>
              <w:rPr>
                <w:del w:id="11778" w:author="xh" w:date="2026-10-19T11:35:27+08:00"/>
              </w:rPr>
            </w:pPr>
            <w:del w:id="11779" w:author="xh" w:date="2026-10-19T11:35:27+08:00">
              <w:r>
                <w:rPr>
                  <w:rFonts w:ascii="Times New Roman" w:hAnsi="Times New Roman" w:eastAsia="宋体"/>
                  <w:b w:val="0"/>
                  <w:sz w:val="18"/>
                </w:rPr>
                <w:delText>54.10</w:delText>
              </w:r>
            </w:del>
          </w:p>
        </w:tc>
      </w:tr>
      <w:tr w14:paraId="3310EB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1726" w:author="xh" w:date="2026-10-19T11:35:27+08:00"/>
        </w:trPr>
        <w:tc>
          <w:tcPr>
            <w:tcW w:w="1039" w:type="dxa"/>
            <w:tcMar>
              <w:left w:w="70" w:type="dxa"/>
              <w:right w:w="70" w:type="dxa"/>
            </w:tcMar>
            <w:vAlign w:val="center"/>
          </w:tcPr>
          <w:p w14:paraId="35ED47A7">
            <w:pPr>
              <w:keepNext/>
              <w:spacing w:before="20" w:after="20" w:line="260" w:lineRule="exact"/>
              <w:ind w:left="0" w:leftChars="0" w:right="0" w:rightChars="0" w:firstLine="0" w:firstLineChars="0"/>
              <w:jc w:val="center"/>
              <w:rPr>
                <w:del w:id="11780" w:author="xh" w:date="2026-10-19T11:35:27+08:00"/>
              </w:rPr>
            </w:pPr>
            <w:del w:id="11781" w:author="xh" w:date="2026-10-19T11:35:27+08:00">
              <w:r>
                <w:rPr>
                  <w:rFonts w:ascii="Times New Roman" w:hAnsi="Times New Roman" w:eastAsia="宋体"/>
                  <w:b w:val="0"/>
                  <w:sz w:val="18"/>
                </w:rPr>
                <w:delText>刚性</w:delText>
              </w:r>
            </w:del>
          </w:p>
        </w:tc>
        <w:tc>
          <w:tcPr>
            <w:tcW w:w="1039" w:type="dxa"/>
            <w:tcMar>
              <w:left w:w="70" w:type="dxa"/>
              <w:right w:w="70" w:type="dxa"/>
            </w:tcMar>
            <w:vAlign w:val="center"/>
          </w:tcPr>
          <w:p w14:paraId="2A87179B">
            <w:pPr>
              <w:keepNext/>
              <w:spacing w:before="20" w:after="20" w:line="260" w:lineRule="exact"/>
              <w:ind w:left="0" w:leftChars="0" w:right="0" w:rightChars="0" w:firstLine="0" w:firstLineChars="0"/>
              <w:jc w:val="center"/>
              <w:rPr>
                <w:del w:id="11782" w:author="xh" w:date="2026-10-19T11:35:27+08:00"/>
              </w:rPr>
            </w:pPr>
            <w:del w:id="11783" w:author="xh" w:date="2026-10-19T11:35:27+08:00">
              <w:r>
                <w:rPr>
                  <w:rFonts w:ascii="Times New Roman" w:hAnsi="Times New Roman" w:eastAsia="宋体"/>
                  <w:b w:val="0"/>
                  <w:sz w:val="18"/>
                </w:rPr>
                <w:delText>2024</w:delText>
              </w:r>
            </w:del>
          </w:p>
        </w:tc>
        <w:tc>
          <w:tcPr>
            <w:tcW w:w="1039" w:type="dxa"/>
            <w:tcMar>
              <w:left w:w="70" w:type="dxa"/>
              <w:right w:w="70" w:type="dxa"/>
            </w:tcMar>
            <w:vAlign w:val="center"/>
          </w:tcPr>
          <w:p w14:paraId="455240B8">
            <w:pPr>
              <w:keepNext/>
              <w:spacing w:before="20" w:after="20" w:line="260" w:lineRule="exact"/>
              <w:ind w:left="0" w:leftChars="0" w:right="0" w:rightChars="0" w:firstLine="0" w:firstLineChars="0"/>
              <w:jc w:val="center"/>
              <w:rPr>
                <w:del w:id="11784" w:author="xh" w:date="2026-10-19T11:35:27+08:00"/>
              </w:rPr>
            </w:pPr>
            <w:del w:id="11785" w:author="xh" w:date="2026-10-19T11:35:27+08:00">
              <w:r>
                <w:rPr>
                  <w:rFonts w:ascii="Times New Roman" w:hAnsi="Times New Roman" w:eastAsia="宋体"/>
                  <w:b w:val="0"/>
                  <w:sz w:val="18"/>
                </w:rPr>
                <w:delText>31.5+80</w:delText>
              </w:r>
            </w:del>
          </w:p>
        </w:tc>
        <w:tc>
          <w:tcPr>
            <w:tcW w:w="1039" w:type="dxa"/>
            <w:tcMar>
              <w:left w:w="70" w:type="dxa"/>
              <w:right w:w="70" w:type="dxa"/>
            </w:tcMar>
            <w:vAlign w:val="center"/>
          </w:tcPr>
          <w:p w14:paraId="2472942E">
            <w:pPr>
              <w:keepNext/>
              <w:spacing w:before="20" w:after="20" w:line="260" w:lineRule="exact"/>
              <w:ind w:left="0" w:leftChars="0" w:right="0" w:rightChars="0" w:firstLine="0" w:firstLineChars="0"/>
              <w:jc w:val="center"/>
              <w:rPr>
                <w:del w:id="11786" w:author="xh" w:date="2026-10-19T11:35:27+08:00"/>
              </w:rPr>
            </w:pPr>
            <w:del w:id="11787" w:author="xh" w:date="2026-10-19T11:35:27+08:00">
              <w:r>
                <w:rPr>
                  <w:rFonts w:ascii="Times New Roman" w:hAnsi="Times New Roman" w:eastAsia="宋体"/>
                  <w:b w:val="0"/>
                  <w:sz w:val="18"/>
                </w:rPr>
                <w:delText>111.50</w:delText>
              </w:r>
            </w:del>
          </w:p>
        </w:tc>
        <w:tc>
          <w:tcPr>
            <w:tcW w:w="1039" w:type="dxa"/>
            <w:tcMar>
              <w:left w:w="70" w:type="dxa"/>
              <w:right w:w="70" w:type="dxa"/>
            </w:tcMar>
            <w:vAlign w:val="center"/>
          </w:tcPr>
          <w:p w14:paraId="2F142848">
            <w:pPr>
              <w:keepNext/>
              <w:spacing w:before="20" w:after="20" w:line="260" w:lineRule="exact"/>
              <w:ind w:left="0" w:leftChars="0" w:right="0" w:rightChars="0" w:firstLine="0" w:firstLineChars="0"/>
              <w:jc w:val="center"/>
              <w:rPr>
                <w:del w:id="11788" w:author="xh" w:date="2026-10-19T11:35:27+08:00"/>
              </w:rPr>
            </w:pPr>
            <w:del w:id="11789"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1705F59D">
            <w:pPr>
              <w:keepNext/>
              <w:spacing w:before="20" w:after="20" w:line="260" w:lineRule="exact"/>
              <w:ind w:left="0" w:leftChars="0" w:right="0" w:rightChars="0" w:firstLine="0" w:firstLineChars="0"/>
              <w:jc w:val="center"/>
              <w:rPr>
                <w:del w:id="11790" w:author="xh" w:date="2026-10-19T11:35:27+08:00"/>
              </w:rPr>
            </w:pPr>
            <w:del w:id="11791"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52C6B98E">
            <w:pPr>
              <w:keepNext/>
              <w:spacing w:before="20" w:after="20" w:line="260" w:lineRule="exact"/>
              <w:ind w:left="0" w:leftChars="0" w:right="0" w:rightChars="0" w:firstLine="0" w:firstLineChars="0"/>
              <w:jc w:val="center"/>
              <w:rPr>
                <w:del w:id="11792" w:author="xh" w:date="2026-10-19T11:35:27+08:00"/>
              </w:rPr>
            </w:pPr>
            <w:del w:id="11793"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034C6BFA">
            <w:pPr>
              <w:keepNext/>
              <w:spacing w:before="20" w:after="20" w:line="260" w:lineRule="exact"/>
              <w:ind w:left="0" w:leftChars="0" w:right="0" w:rightChars="0" w:firstLine="0" w:firstLineChars="0"/>
              <w:jc w:val="center"/>
              <w:rPr>
                <w:del w:id="11794" w:author="xh" w:date="2026-10-19T11:35:27+08:00"/>
              </w:rPr>
            </w:pPr>
            <w:del w:id="11795" w:author="xh" w:date="2026-10-19T11:35:27+08:00">
              <w:r>
                <w:rPr>
                  <w:rFonts w:ascii="Times New Roman" w:hAnsi="Times New Roman" w:eastAsia="宋体"/>
                  <w:b w:val="0"/>
                  <w:sz w:val="18"/>
                </w:rPr>
                <w:delText>61.31</w:delText>
              </w:r>
            </w:del>
          </w:p>
        </w:tc>
      </w:tr>
      <w:tr w14:paraId="142E85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1727" w:author="xh" w:date="2026-10-19T11:35:27+08:00"/>
        </w:trPr>
        <w:tc>
          <w:tcPr>
            <w:tcW w:w="1039" w:type="dxa"/>
            <w:tcMar>
              <w:left w:w="70" w:type="dxa"/>
              <w:right w:w="70" w:type="dxa"/>
            </w:tcMar>
            <w:vAlign w:val="center"/>
          </w:tcPr>
          <w:p w14:paraId="7AC4076F">
            <w:pPr>
              <w:keepNext/>
              <w:spacing w:before="20" w:after="20" w:line="260" w:lineRule="exact"/>
              <w:ind w:left="0" w:leftChars="0" w:right="0" w:rightChars="0" w:firstLine="0" w:firstLineChars="0"/>
              <w:jc w:val="center"/>
              <w:rPr>
                <w:del w:id="11796" w:author="xh" w:date="2026-10-19T11:35:27+08:00"/>
              </w:rPr>
            </w:pPr>
            <w:del w:id="11797" w:author="xh" w:date="2026-10-19T11:35:27+08:00">
              <w:r>
                <w:rPr>
                  <w:rFonts w:ascii="Times New Roman" w:hAnsi="Times New Roman" w:eastAsia="宋体"/>
                  <w:b w:val="0"/>
                  <w:sz w:val="18"/>
                </w:rPr>
                <w:delText>刚性</w:delText>
              </w:r>
            </w:del>
          </w:p>
        </w:tc>
        <w:tc>
          <w:tcPr>
            <w:tcW w:w="1039" w:type="dxa"/>
            <w:tcMar>
              <w:left w:w="70" w:type="dxa"/>
              <w:right w:w="70" w:type="dxa"/>
            </w:tcMar>
            <w:vAlign w:val="center"/>
          </w:tcPr>
          <w:p w14:paraId="441BA83E">
            <w:pPr>
              <w:keepNext/>
              <w:spacing w:before="20" w:after="20" w:line="260" w:lineRule="exact"/>
              <w:ind w:left="0" w:leftChars="0" w:right="0" w:rightChars="0" w:firstLine="0" w:firstLineChars="0"/>
              <w:jc w:val="center"/>
              <w:rPr>
                <w:del w:id="11798" w:author="xh" w:date="2026-10-19T11:35:27+08:00"/>
              </w:rPr>
            </w:pPr>
            <w:del w:id="11799" w:author="xh" w:date="2026-10-19T11:35:27+08:00">
              <w:r>
                <w:rPr>
                  <w:rFonts w:ascii="Times New Roman" w:hAnsi="Times New Roman" w:eastAsia="宋体"/>
                  <w:b w:val="0"/>
                  <w:sz w:val="18"/>
                </w:rPr>
                <w:delText>2025</w:delText>
              </w:r>
            </w:del>
          </w:p>
        </w:tc>
        <w:tc>
          <w:tcPr>
            <w:tcW w:w="1039" w:type="dxa"/>
            <w:tcMar>
              <w:left w:w="70" w:type="dxa"/>
              <w:right w:w="70" w:type="dxa"/>
            </w:tcMar>
            <w:vAlign w:val="center"/>
          </w:tcPr>
          <w:p w14:paraId="346FC395">
            <w:pPr>
              <w:keepNext/>
              <w:spacing w:before="20" w:after="20" w:line="260" w:lineRule="exact"/>
              <w:ind w:left="0" w:leftChars="0" w:right="0" w:rightChars="0" w:firstLine="0" w:firstLineChars="0"/>
              <w:jc w:val="center"/>
              <w:rPr>
                <w:del w:id="11800" w:author="xh" w:date="2026-10-19T11:35:27+08:00"/>
              </w:rPr>
            </w:pPr>
            <w:del w:id="11801" w:author="xh" w:date="2026-10-19T11:35:27+08:00">
              <w:r>
                <w:rPr>
                  <w:rFonts w:ascii="Times New Roman" w:hAnsi="Times New Roman" w:eastAsia="宋体"/>
                  <w:b w:val="0"/>
                  <w:sz w:val="18"/>
                </w:rPr>
                <w:delText>31.5+80</w:delText>
              </w:r>
            </w:del>
          </w:p>
        </w:tc>
        <w:tc>
          <w:tcPr>
            <w:tcW w:w="1039" w:type="dxa"/>
            <w:tcMar>
              <w:left w:w="70" w:type="dxa"/>
              <w:right w:w="70" w:type="dxa"/>
            </w:tcMar>
            <w:vAlign w:val="center"/>
          </w:tcPr>
          <w:p w14:paraId="158C80D0">
            <w:pPr>
              <w:keepNext/>
              <w:spacing w:before="20" w:after="20" w:line="260" w:lineRule="exact"/>
              <w:ind w:left="0" w:leftChars="0" w:right="0" w:rightChars="0" w:firstLine="0" w:firstLineChars="0"/>
              <w:jc w:val="center"/>
              <w:rPr>
                <w:del w:id="11802" w:author="xh" w:date="2026-10-19T11:35:27+08:00"/>
              </w:rPr>
            </w:pPr>
            <w:del w:id="11803" w:author="xh" w:date="2026-10-19T11:35:27+08:00">
              <w:r>
                <w:rPr>
                  <w:rFonts w:ascii="Times New Roman" w:hAnsi="Times New Roman" w:eastAsia="宋体"/>
                  <w:b w:val="0"/>
                  <w:sz w:val="18"/>
                </w:rPr>
                <w:delText>111.50</w:delText>
              </w:r>
            </w:del>
          </w:p>
        </w:tc>
        <w:tc>
          <w:tcPr>
            <w:tcW w:w="1039" w:type="dxa"/>
            <w:tcMar>
              <w:left w:w="70" w:type="dxa"/>
              <w:right w:w="70" w:type="dxa"/>
            </w:tcMar>
            <w:vAlign w:val="center"/>
          </w:tcPr>
          <w:p w14:paraId="1D18D90A">
            <w:pPr>
              <w:keepNext/>
              <w:spacing w:before="20" w:after="20" w:line="260" w:lineRule="exact"/>
              <w:ind w:left="0" w:leftChars="0" w:right="0" w:rightChars="0" w:firstLine="0" w:firstLineChars="0"/>
              <w:jc w:val="center"/>
              <w:rPr>
                <w:del w:id="11804" w:author="xh" w:date="2026-10-19T11:35:27+08:00"/>
              </w:rPr>
            </w:pPr>
            <w:del w:id="11805"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40FF9DEB">
            <w:pPr>
              <w:keepNext/>
              <w:spacing w:before="20" w:after="20" w:line="260" w:lineRule="exact"/>
              <w:ind w:left="0" w:leftChars="0" w:right="0" w:rightChars="0" w:firstLine="0" w:firstLineChars="0"/>
              <w:jc w:val="center"/>
              <w:rPr>
                <w:del w:id="11806" w:author="xh" w:date="2026-10-19T11:35:27+08:00"/>
              </w:rPr>
            </w:pPr>
            <w:del w:id="11807"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3B1B88AD">
            <w:pPr>
              <w:keepNext/>
              <w:spacing w:before="20" w:after="20" w:line="260" w:lineRule="exact"/>
              <w:ind w:left="0" w:leftChars="0" w:right="0" w:rightChars="0" w:firstLine="0" w:firstLineChars="0"/>
              <w:jc w:val="center"/>
              <w:rPr>
                <w:del w:id="11808" w:author="xh" w:date="2026-10-19T11:35:27+08:00"/>
              </w:rPr>
            </w:pPr>
            <w:del w:id="11809"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69182E5C">
            <w:pPr>
              <w:keepNext/>
              <w:spacing w:before="20" w:after="20" w:line="260" w:lineRule="exact"/>
              <w:ind w:left="0" w:leftChars="0" w:right="0" w:rightChars="0" w:firstLine="0" w:firstLineChars="0"/>
              <w:jc w:val="center"/>
              <w:rPr>
                <w:del w:id="11810" w:author="xh" w:date="2026-10-19T11:35:27+08:00"/>
              </w:rPr>
            </w:pPr>
            <w:del w:id="11811" w:author="xh" w:date="2026-10-19T11:35:27+08:00">
              <w:r>
                <w:rPr>
                  <w:rFonts w:ascii="Times New Roman" w:hAnsi="Times New Roman" w:eastAsia="宋体"/>
                  <w:b w:val="0"/>
                  <w:sz w:val="18"/>
                </w:rPr>
                <w:delText>67.97</w:delText>
              </w:r>
            </w:del>
          </w:p>
        </w:tc>
      </w:tr>
      <w:tr w14:paraId="22C70E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1728" w:author="xh" w:date="2026-10-19T11:35:27+08:00"/>
        </w:trPr>
        <w:tc>
          <w:tcPr>
            <w:tcW w:w="1039" w:type="dxa"/>
            <w:tcMar>
              <w:left w:w="70" w:type="dxa"/>
              <w:right w:w="70" w:type="dxa"/>
            </w:tcMar>
            <w:vAlign w:val="center"/>
          </w:tcPr>
          <w:p w14:paraId="6AFFD0D1">
            <w:pPr>
              <w:keepNext/>
              <w:spacing w:before="20" w:after="20" w:line="260" w:lineRule="exact"/>
              <w:ind w:left="0" w:leftChars="0" w:right="0" w:rightChars="0" w:firstLine="0" w:firstLineChars="0"/>
              <w:jc w:val="center"/>
              <w:rPr>
                <w:del w:id="11812" w:author="xh" w:date="2026-10-19T11:35:27+08:00"/>
              </w:rPr>
            </w:pPr>
            <w:del w:id="11813" w:author="xh" w:date="2026-10-19T11:35:27+08:00">
              <w:r>
                <w:rPr>
                  <w:rFonts w:ascii="Times New Roman" w:hAnsi="Times New Roman" w:eastAsia="宋体"/>
                  <w:b w:val="0"/>
                  <w:sz w:val="18"/>
                </w:rPr>
                <w:delText>弹性</w:delText>
              </w:r>
            </w:del>
          </w:p>
        </w:tc>
        <w:tc>
          <w:tcPr>
            <w:tcW w:w="1039" w:type="dxa"/>
            <w:tcMar>
              <w:left w:w="70" w:type="dxa"/>
              <w:right w:w="70" w:type="dxa"/>
            </w:tcMar>
            <w:vAlign w:val="center"/>
          </w:tcPr>
          <w:p w14:paraId="3B81F11A">
            <w:pPr>
              <w:keepNext/>
              <w:spacing w:before="20" w:after="20" w:line="260" w:lineRule="exact"/>
              <w:ind w:left="0" w:leftChars="0" w:right="0" w:rightChars="0" w:firstLine="0" w:firstLineChars="0"/>
              <w:jc w:val="center"/>
              <w:rPr>
                <w:del w:id="11814" w:author="xh" w:date="2026-10-19T11:35:27+08:00"/>
              </w:rPr>
            </w:pPr>
            <w:del w:id="11815" w:author="xh" w:date="2026-10-19T11:35:27+08:00">
              <w:r>
                <w:rPr>
                  <w:rFonts w:ascii="Times New Roman" w:hAnsi="Times New Roman" w:eastAsia="宋体"/>
                  <w:b w:val="0"/>
                  <w:sz w:val="18"/>
                </w:rPr>
                <w:delText>2022</w:delText>
              </w:r>
            </w:del>
          </w:p>
        </w:tc>
        <w:tc>
          <w:tcPr>
            <w:tcW w:w="1039" w:type="dxa"/>
            <w:tcMar>
              <w:left w:w="70" w:type="dxa"/>
              <w:right w:w="70" w:type="dxa"/>
            </w:tcMar>
            <w:vAlign w:val="center"/>
          </w:tcPr>
          <w:p w14:paraId="005042FD">
            <w:pPr>
              <w:keepNext/>
              <w:spacing w:before="20" w:after="20" w:line="260" w:lineRule="exact"/>
              <w:ind w:left="0" w:leftChars="0" w:right="0" w:rightChars="0" w:firstLine="0" w:firstLineChars="0"/>
              <w:jc w:val="center"/>
              <w:rPr>
                <w:del w:id="11816" w:author="xh" w:date="2026-10-19T11:35:27+08:00"/>
              </w:rPr>
            </w:pPr>
            <w:del w:id="11817" w:author="xh" w:date="2026-10-19T11:35:27+08:00">
              <w:r>
                <w:rPr>
                  <w:rFonts w:ascii="Times New Roman" w:hAnsi="Times New Roman" w:eastAsia="宋体"/>
                  <w:b w:val="0"/>
                  <w:sz w:val="18"/>
                </w:rPr>
                <w:delText>31.5+80</w:delText>
              </w:r>
            </w:del>
          </w:p>
        </w:tc>
        <w:tc>
          <w:tcPr>
            <w:tcW w:w="1039" w:type="dxa"/>
            <w:tcMar>
              <w:left w:w="70" w:type="dxa"/>
              <w:right w:w="70" w:type="dxa"/>
            </w:tcMar>
            <w:vAlign w:val="center"/>
          </w:tcPr>
          <w:p w14:paraId="164A5276">
            <w:pPr>
              <w:keepNext/>
              <w:spacing w:before="20" w:after="20" w:line="260" w:lineRule="exact"/>
              <w:ind w:left="0" w:leftChars="0" w:right="0" w:rightChars="0" w:firstLine="0" w:firstLineChars="0"/>
              <w:jc w:val="center"/>
              <w:rPr>
                <w:del w:id="11818" w:author="xh" w:date="2026-10-19T11:35:27+08:00"/>
              </w:rPr>
            </w:pPr>
            <w:del w:id="11819" w:author="xh" w:date="2026-10-19T11:35:27+08:00">
              <w:r>
                <w:rPr>
                  <w:rFonts w:ascii="Times New Roman" w:hAnsi="Times New Roman" w:eastAsia="宋体"/>
                  <w:b w:val="0"/>
                  <w:sz w:val="18"/>
                </w:rPr>
                <w:delText>111.50</w:delText>
              </w:r>
            </w:del>
          </w:p>
        </w:tc>
        <w:tc>
          <w:tcPr>
            <w:tcW w:w="1039" w:type="dxa"/>
            <w:tcMar>
              <w:left w:w="70" w:type="dxa"/>
              <w:right w:w="70" w:type="dxa"/>
            </w:tcMar>
            <w:vAlign w:val="center"/>
          </w:tcPr>
          <w:p w14:paraId="0748AA74">
            <w:pPr>
              <w:keepNext/>
              <w:spacing w:before="20" w:after="20" w:line="260" w:lineRule="exact"/>
              <w:ind w:left="0" w:leftChars="0" w:right="0" w:rightChars="0" w:firstLine="0" w:firstLineChars="0"/>
              <w:jc w:val="center"/>
              <w:rPr>
                <w:del w:id="11820" w:author="xh" w:date="2026-10-19T11:35:27+08:00"/>
              </w:rPr>
            </w:pPr>
            <w:del w:id="11821"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04F49BA0">
            <w:pPr>
              <w:keepNext/>
              <w:spacing w:before="20" w:after="20" w:line="260" w:lineRule="exact"/>
              <w:ind w:left="0" w:leftChars="0" w:right="0" w:rightChars="0" w:firstLine="0" w:firstLineChars="0"/>
              <w:jc w:val="center"/>
              <w:rPr>
                <w:del w:id="11822" w:author="xh" w:date="2026-10-19T11:35:27+08:00"/>
              </w:rPr>
            </w:pPr>
            <w:del w:id="11823"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4E890545">
            <w:pPr>
              <w:keepNext/>
              <w:spacing w:before="20" w:after="20" w:line="260" w:lineRule="exact"/>
              <w:ind w:left="0" w:leftChars="0" w:right="0" w:rightChars="0" w:firstLine="0" w:firstLineChars="0"/>
              <w:jc w:val="center"/>
              <w:rPr>
                <w:del w:id="11824" w:author="xh" w:date="2026-10-19T11:35:27+08:00"/>
              </w:rPr>
            </w:pPr>
            <w:del w:id="11825"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7C7025F9">
            <w:pPr>
              <w:keepNext/>
              <w:spacing w:before="20" w:after="20" w:line="260" w:lineRule="exact"/>
              <w:ind w:left="0" w:leftChars="0" w:right="0" w:rightChars="0" w:firstLine="0" w:firstLineChars="0"/>
              <w:jc w:val="center"/>
              <w:rPr>
                <w:del w:id="11826" w:author="xh" w:date="2026-10-19T11:35:27+08:00"/>
              </w:rPr>
            </w:pPr>
            <w:del w:id="11827" w:author="xh" w:date="2026-10-19T11:35:27+08:00">
              <w:r>
                <w:rPr>
                  <w:rFonts w:ascii="Times New Roman" w:hAnsi="Times New Roman" w:eastAsia="宋体"/>
                  <w:b w:val="0"/>
                  <w:sz w:val="18"/>
                </w:rPr>
                <w:delText>58.63</w:delText>
              </w:r>
            </w:del>
          </w:p>
        </w:tc>
      </w:tr>
      <w:tr w14:paraId="3B0EC8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1729" w:author="xh" w:date="2026-10-19T11:35:27+08:00"/>
        </w:trPr>
        <w:tc>
          <w:tcPr>
            <w:tcW w:w="1039" w:type="dxa"/>
            <w:tcMar>
              <w:left w:w="70" w:type="dxa"/>
              <w:right w:w="70" w:type="dxa"/>
            </w:tcMar>
            <w:vAlign w:val="center"/>
          </w:tcPr>
          <w:p w14:paraId="1DC3CB2B">
            <w:pPr>
              <w:keepNext/>
              <w:spacing w:before="20" w:after="20" w:line="260" w:lineRule="exact"/>
              <w:ind w:left="0" w:leftChars="0" w:right="0" w:rightChars="0" w:firstLine="0" w:firstLineChars="0"/>
              <w:jc w:val="center"/>
              <w:rPr>
                <w:del w:id="11828" w:author="xh" w:date="2026-10-19T11:35:27+08:00"/>
              </w:rPr>
            </w:pPr>
            <w:del w:id="11829" w:author="xh" w:date="2026-10-19T11:35:27+08:00">
              <w:r>
                <w:rPr>
                  <w:rFonts w:ascii="Times New Roman" w:hAnsi="Times New Roman" w:eastAsia="宋体"/>
                  <w:b w:val="0"/>
                  <w:sz w:val="18"/>
                </w:rPr>
                <w:delText>弹性</w:delText>
              </w:r>
            </w:del>
          </w:p>
        </w:tc>
        <w:tc>
          <w:tcPr>
            <w:tcW w:w="1039" w:type="dxa"/>
            <w:tcMar>
              <w:left w:w="70" w:type="dxa"/>
              <w:right w:w="70" w:type="dxa"/>
            </w:tcMar>
            <w:vAlign w:val="center"/>
          </w:tcPr>
          <w:p w14:paraId="1E42A206">
            <w:pPr>
              <w:keepNext/>
              <w:spacing w:before="20" w:after="20" w:line="260" w:lineRule="exact"/>
              <w:ind w:left="0" w:leftChars="0" w:right="0" w:rightChars="0" w:firstLine="0" w:firstLineChars="0"/>
              <w:jc w:val="center"/>
              <w:rPr>
                <w:del w:id="11830" w:author="xh" w:date="2026-10-19T11:35:27+08:00"/>
              </w:rPr>
            </w:pPr>
            <w:del w:id="11831" w:author="xh" w:date="2026-10-19T11:35:27+08:00">
              <w:r>
                <w:rPr>
                  <w:rFonts w:ascii="Times New Roman" w:hAnsi="Times New Roman" w:eastAsia="宋体"/>
                  <w:b w:val="0"/>
                  <w:sz w:val="18"/>
                </w:rPr>
                <w:delText>2023</w:delText>
              </w:r>
            </w:del>
          </w:p>
        </w:tc>
        <w:tc>
          <w:tcPr>
            <w:tcW w:w="1039" w:type="dxa"/>
            <w:tcMar>
              <w:left w:w="70" w:type="dxa"/>
              <w:right w:w="70" w:type="dxa"/>
            </w:tcMar>
            <w:vAlign w:val="center"/>
          </w:tcPr>
          <w:p w14:paraId="12D0852D">
            <w:pPr>
              <w:keepNext/>
              <w:spacing w:before="20" w:after="20" w:line="260" w:lineRule="exact"/>
              <w:ind w:left="0" w:leftChars="0" w:right="0" w:rightChars="0" w:firstLine="0" w:firstLineChars="0"/>
              <w:jc w:val="center"/>
              <w:rPr>
                <w:del w:id="11832" w:author="xh" w:date="2026-10-19T11:35:27+08:00"/>
              </w:rPr>
            </w:pPr>
            <w:del w:id="11833" w:author="xh" w:date="2026-10-19T11:35:27+08:00">
              <w:r>
                <w:rPr>
                  <w:rFonts w:ascii="Times New Roman" w:hAnsi="Times New Roman" w:eastAsia="宋体"/>
                  <w:b w:val="0"/>
                  <w:sz w:val="18"/>
                </w:rPr>
                <w:delText>31.5+80</w:delText>
              </w:r>
            </w:del>
          </w:p>
        </w:tc>
        <w:tc>
          <w:tcPr>
            <w:tcW w:w="1039" w:type="dxa"/>
            <w:tcMar>
              <w:left w:w="70" w:type="dxa"/>
              <w:right w:w="70" w:type="dxa"/>
            </w:tcMar>
            <w:vAlign w:val="center"/>
          </w:tcPr>
          <w:p w14:paraId="71F5C72C">
            <w:pPr>
              <w:keepNext/>
              <w:spacing w:before="20" w:after="20" w:line="260" w:lineRule="exact"/>
              <w:ind w:left="0" w:leftChars="0" w:right="0" w:rightChars="0" w:firstLine="0" w:firstLineChars="0"/>
              <w:jc w:val="center"/>
              <w:rPr>
                <w:del w:id="11834" w:author="xh" w:date="2026-10-19T11:35:27+08:00"/>
              </w:rPr>
            </w:pPr>
            <w:del w:id="11835" w:author="xh" w:date="2026-10-19T11:35:27+08:00">
              <w:r>
                <w:rPr>
                  <w:rFonts w:ascii="Times New Roman" w:hAnsi="Times New Roman" w:eastAsia="宋体"/>
                  <w:b w:val="0"/>
                  <w:sz w:val="18"/>
                </w:rPr>
                <w:delText>111.50</w:delText>
              </w:r>
            </w:del>
          </w:p>
        </w:tc>
        <w:tc>
          <w:tcPr>
            <w:tcW w:w="1039" w:type="dxa"/>
            <w:tcMar>
              <w:left w:w="70" w:type="dxa"/>
              <w:right w:w="70" w:type="dxa"/>
            </w:tcMar>
            <w:vAlign w:val="center"/>
          </w:tcPr>
          <w:p w14:paraId="52945EA4">
            <w:pPr>
              <w:keepNext/>
              <w:spacing w:before="20" w:after="20" w:line="260" w:lineRule="exact"/>
              <w:ind w:left="0" w:leftChars="0" w:right="0" w:rightChars="0" w:firstLine="0" w:firstLineChars="0"/>
              <w:jc w:val="center"/>
              <w:rPr>
                <w:del w:id="11836" w:author="xh" w:date="2026-10-19T11:35:27+08:00"/>
              </w:rPr>
            </w:pPr>
            <w:del w:id="11837"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54C8B111">
            <w:pPr>
              <w:keepNext/>
              <w:spacing w:before="20" w:after="20" w:line="260" w:lineRule="exact"/>
              <w:ind w:left="0" w:leftChars="0" w:right="0" w:rightChars="0" w:firstLine="0" w:firstLineChars="0"/>
              <w:jc w:val="center"/>
              <w:rPr>
                <w:del w:id="11838" w:author="xh" w:date="2026-10-19T11:35:27+08:00"/>
              </w:rPr>
            </w:pPr>
            <w:del w:id="11839"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28BA2EC6">
            <w:pPr>
              <w:keepNext/>
              <w:spacing w:before="20" w:after="20" w:line="260" w:lineRule="exact"/>
              <w:ind w:left="0" w:leftChars="0" w:right="0" w:rightChars="0" w:firstLine="0" w:firstLineChars="0"/>
              <w:jc w:val="center"/>
              <w:rPr>
                <w:del w:id="11840" w:author="xh" w:date="2026-10-19T11:35:27+08:00"/>
              </w:rPr>
            </w:pPr>
            <w:del w:id="11841"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3F452F5F">
            <w:pPr>
              <w:keepNext/>
              <w:spacing w:before="20" w:after="20" w:line="260" w:lineRule="exact"/>
              <w:ind w:left="0" w:leftChars="0" w:right="0" w:rightChars="0" w:firstLine="0" w:firstLineChars="0"/>
              <w:jc w:val="center"/>
              <w:rPr>
                <w:del w:id="11842" w:author="xh" w:date="2026-10-19T11:35:27+08:00"/>
              </w:rPr>
            </w:pPr>
            <w:del w:id="11843" w:author="xh" w:date="2026-10-19T11:35:27+08:00">
              <w:r>
                <w:rPr>
                  <w:rFonts w:ascii="Times New Roman" w:hAnsi="Times New Roman" w:eastAsia="宋体"/>
                  <w:b w:val="0"/>
                  <w:sz w:val="18"/>
                </w:rPr>
                <w:delText>54.10</w:delText>
              </w:r>
            </w:del>
          </w:p>
        </w:tc>
      </w:tr>
      <w:tr w14:paraId="4F40DB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1730" w:author="xh" w:date="2026-10-19T11:35:27+08:00"/>
        </w:trPr>
        <w:tc>
          <w:tcPr>
            <w:tcW w:w="1039" w:type="dxa"/>
            <w:tcMar>
              <w:left w:w="70" w:type="dxa"/>
              <w:right w:w="70" w:type="dxa"/>
            </w:tcMar>
            <w:vAlign w:val="center"/>
          </w:tcPr>
          <w:p w14:paraId="493CE4E4">
            <w:pPr>
              <w:keepNext/>
              <w:spacing w:before="20" w:after="20" w:line="260" w:lineRule="exact"/>
              <w:ind w:left="0" w:leftChars="0" w:right="0" w:rightChars="0" w:firstLine="0" w:firstLineChars="0"/>
              <w:jc w:val="center"/>
              <w:rPr>
                <w:del w:id="11844" w:author="xh" w:date="2026-10-19T11:35:27+08:00"/>
              </w:rPr>
            </w:pPr>
            <w:del w:id="11845" w:author="xh" w:date="2026-10-19T11:35:27+08:00">
              <w:r>
                <w:rPr>
                  <w:rFonts w:ascii="Times New Roman" w:hAnsi="Times New Roman" w:eastAsia="宋体"/>
                  <w:b w:val="0"/>
                  <w:sz w:val="18"/>
                </w:rPr>
                <w:delText>弹性</w:delText>
              </w:r>
            </w:del>
          </w:p>
        </w:tc>
        <w:tc>
          <w:tcPr>
            <w:tcW w:w="1039" w:type="dxa"/>
            <w:tcMar>
              <w:left w:w="70" w:type="dxa"/>
              <w:right w:w="70" w:type="dxa"/>
            </w:tcMar>
            <w:vAlign w:val="center"/>
          </w:tcPr>
          <w:p w14:paraId="5503A85F">
            <w:pPr>
              <w:keepNext/>
              <w:spacing w:before="20" w:after="20" w:line="260" w:lineRule="exact"/>
              <w:ind w:left="0" w:leftChars="0" w:right="0" w:rightChars="0" w:firstLine="0" w:firstLineChars="0"/>
              <w:jc w:val="center"/>
              <w:rPr>
                <w:del w:id="11846" w:author="xh" w:date="2026-10-19T11:35:27+08:00"/>
              </w:rPr>
            </w:pPr>
            <w:del w:id="11847" w:author="xh" w:date="2026-10-19T11:35:27+08:00">
              <w:r>
                <w:rPr>
                  <w:rFonts w:ascii="Times New Roman" w:hAnsi="Times New Roman" w:eastAsia="宋体"/>
                  <w:b w:val="0"/>
                  <w:sz w:val="18"/>
                </w:rPr>
                <w:delText>2024</w:delText>
              </w:r>
            </w:del>
          </w:p>
        </w:tc>
        <w:tc>
          <w:tcPr>
            <w:tcW w:w="1039" w:type="dxa"/>
            <w:tcMar>
              <w:left w:w="70" w:type="dxa"/>
              <w:right w:w="70" w:type="dxa"/>
            </w:tcMar>
            <w:vAlign w:val="center"/>
          </w:tcPr>
          <w:p w14:paraId="0BE8FBDD">
            <w:pPr>
              <w:keepNext/>
              <w:spacing w:before="20" w:after="20" w:line="260" w:lineRule="exact"/>
              <w:ind w:left="0" w:leftChars="0" w:right="0" w:rightChars="0" w:firstLine="0" w:firstLineChars="0"/>
              <w:jc w:val="center"/>
              <w:rPr>
                <w:del w:id="11848" w:author="xh" w:date="2026-10-19T11:35:27+08:00"/>
              </w:rPr>
            </w:pPr>
            <w:del w:id="11849" w:author="xh" w:date="2026-10-19T11:35:27+08:00">
              <w:r>
                <w:rPr>
                  <w:rFonts w:ascii="Times New Roman" w:hAnsi="Times New Roman" w:eastAsia="宋体"/>
                  <w:b w:val="0"/>
                  <w:sz w:val="18"/>
                </w:rPr>
                <w:delText>31.5+80</w:delText>
              </w:r>
            </w:del>
          </w:p>
        </w:tc>
        <w:tc>
          <w:tcPr>
            <w:tcW w:w="1039" w:type="dxa"/>
            <w:tcMar>
              <w:left w:w="70" w:type="dxa"/>
              <w:right w:w="70" w:type="dxa"/>
            </w:tcMar>
            <w:vAlign w:val="center"/>
          </w:tcPr>
          <w:p w14:paraId="3AD869BE">
            <w:pPr>
              <w:keepNext/>
              <w:spacing w:before="20" w:after="20" w:line="260" w:lineRule="exact"/>
              <w:ind w:left="0" w:leftChars="0" w:right="0" w:rightChars="0" w:firstLine="0" w:firstLineChars="0"/>
              <w:jc w:val="center"/>
              <w:rPr>
                <w:del w:id="11850" w:author="xh" w:date="2026-10-19T11:35:27+08:00"/>
              </w:rPr>
            </w:pPr>
            <w:del w:id="11851" w:author="xh" w:date="2026-10-19T11:35:27+08:00">
              <w:r>
                <w:rPr>
                  <w:rFonts w:ascii="Times New Roman" w:hAnsi="Times New Roman" w:eastAsia="宋体"/>
                  <w:b w:val="0"/>
                  <w:sz w:val="18"/>
                </w:rPr>
                <w:delText>111.50</w:delText>
              </w:r>
            </w:del>
          </w:p>
        </w:tc>
        <w:tc>
          <w:tcPr>
            <w:tcW w:w="1039" w:type="dxa"/>
            <w:tcMar>
              <w:left w:w="70" w:type="dxa"/>
              <w:right w:w="70" w:type="dxa"/>
            </w:tcMar>
            <w:vAlign w:val="center"/>
          </w:tcPr>
          <w:p w14:paraId="622A43A2">
            <w:pPr>
              <w:keepNext/>
              <w:spacing w:before="20" w:after="20" w:line="260" w:lineRule="exact"/>
              <w:ind w:left="0" w:leftChars="0" w:right="0" w:rightChars="0" w:firstLine="0" w:firstLineChars="0"/>
              <w:jc w:val="center"/>
              <w:rPr>
                <w:del w:id="11852" w:author="xh" w:date="2026-10-19T11:35:27+08:00"/>
              </w:rPr>
            </w:pPr>
            <w:del w:id="11853"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4D515564">
            <w:pPr>
              <w:keepNext/>
              <w:spacing w:before="20" w:after="20" w:line="260" w:lineRule="exact"/>
              <w:ind w:left="0" w:leftChars="0" w:right="0" w:rightChars="0" w:firstLine="0" w:firstLineChars="0"/>
              <w:jc w:val="center"/>
              <w:rPr>
                <w:del w:id="11854" w:author="xh" w:date="2026-10-19T11:35:27+08:00"/>
              </w:rPr>
            </w:pPr>
            <w:del w:id="11855"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0C4C8E76">
            <w:pPr>
              <w:keepNext/>
              <w:spacing w:before="20" w:after="20" w:line="260" w:lineRule="exact"/>
              <w:ind w:left="0" w:leftChars="0" w:right="0" w:rightChars="0" w:firstLine="0" w:firstLineChars="0"/>
              <w:jc w:val="center"/>
              <w:rPr>
                <w:del w:id="11856" w:author="xh" w:date="2026-10-19T11:35:27+08:00"/>
              </w:rPr>
            </w:pPr>
            <w:del w:id="11857"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3A274DE8">
            <w:pPr>
              <w:keepNext/>
              <w:spacing w:before="20" w:after="20" w:line="260" w:lineRule="exact"/>
              <w:ind w:left="0" w:leftChars="0" w:right="0" w:rightChars="0" w:firstLine="0" w:firstLineChars="0"/>
              <w:jc w:val="center"/>
              <w:rPr>
                <w:del w:id="11858" w:author="xh" w:date="2026-10-19T11:35:27+08:00"/>
              </w:rPr>
            </w:pPr>
            <w:del w:id="11859" w:author="xh" w:date="2026-10-19T11:35:27+08:00">
              <w:r>
                <w:rPr>
                  <w:rFonts w:ascii="Times New Roman" w:hAnsi="Times New Roman" w:eastAsia="宋体"/>
                  <w:b w:val="0"/>
                  <w:sz w:val="18"/>
                </w:rPr>
                <w:delText>61.31</w:delText>
              </w:r>
            </w:del>
          </w:p>
        </w:tc>
      </w:tr>
      <w:tr w14:paraId="59B03E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1731" w:author="xh" w:date="2026-10-19T11:35:27+08:00"/>
        </w:trPr>
        <w:tc>
          <w:tcPr>
            <w:tcW w:w="1039" w:type="dxa"/>
            <w:tcMar>
              <w:left w:w="70" w:type="dxa"/>
              <w:right w:w="70" w:type="dxa"/>
            </w:tcMar>
            <w:vAlign w:val="center"/>
          </w:tcPr>
          <w:p w14:paraId="172A3366">
            <w:pPr>
              <w:keepNext w:val="0"/>
              <w:spacing w:before="20" w:after="20" w:line="260" w:lineRule="exact"/>
              <w:ind w:left="0" w:leftChars="0" w:right="0" w:rightChars="0" w:firstLine="0" w:firstLineChars="0"/>
              <w:jc w:val="center"/>
              <w:rPr>
                <w:del w:id="11860" w:author="xh" w:date="2026-10-19T11:35:27+08:00"/>
              </w:rPr>
            </w:pPr>
            <w:del w:id="11861" w:author="xh" w:date="2026-10-19T11:35:27+08:00">
              <w:r>
                <w:rPr>
                  <w:rFonts w:ascii="Times New Roman" w:hAnsi="Times New Roman" w:eastAsia="宋体"/>
                  <w:b w:val="0"/>
                  <w:sz w:val="18"/>
                </w:rPr>
                <w:delText>弹性</w:delText>
              </w:r>
            </w:del>
          </w:p>
        </w:tc>
        <w:tc>
          <w:tcPr>
            <w:tcW w:w="1039" w:type="dxa"/>
            <w:tcMar>
              <w:left w:w="70" w:type="dxa"/>
              <w:right w:w="70" w:type="dxa"/>
            </w:tcMar>
            <w:vAlign w:val="center"/>
          </w:tcPr>
          <w:p w14:paraId="6BC61DBC">
            <w:pPr>
              <w:keepNext w:val="0"/>
              <w:spacing w:before="20" w:after="20" w:line="260" w:lineRule="exact"/>
              <w:ind w:left="0" w:leftChars="0" w:right="0" w:rightChars="0" w:firstLine="0" w:firstLineChars="0"/>
              <w:jc w:val="center"/>
              <w:rPr>
                <w:del w:id="11862" w:author="xh" w:date="2026-10-19T11:35:27+08:00"/>
              </w:rPr>
            </w:pPr>
            <w:del w:id="11863" w:author="xh" w:date="2026-10-19T11:35:27+08:00">
              <w:r>
                <w:rPr>
                  <w:rFonts w:ascii="Times New Roman" w:hAnsi="Times New Roman" w:eastAsia="宋体"/>
                  <w:b w:val="0"/>
                  <w:sz w:val="18"/>
                </w:rPr>
                <w:delText>2025</w:delText>
              </w:r>
            </w:del>
          </w:p>
        </w:tc>
        <w:tc>
          <w:tcPr>
            <w:tcW w:w="1039" w:type="dxa"/>
            <w:tcMar>
              <w:left w:w="70" w:type="dxa"/>
              <w:right w:w="70" w:type="dxa"/>
            </w:tcMar>
            <w:vAlign w:val="center"/>
          </w:tcPr>
          <w:p w14:paraId="0C165CCA">
            <w:pPr>
              <w:keepNext w:val="0"/>
              <w:spacing w:before="20" w:after="20" w:line="260" w:lineRule="exact"/>
              <w:ind w:left="0" w:leftChars="0" w:right="0" w:rightChars="0" w:firstLine="0" w:firstLineChars="0"/>
              <w:jc w:val="center"/>
              <w:rPr>
                <w:del w:id="11864" w:author="xh" w:date="2026-10-19T11:35:27+08:00"/>
              </w:rPr>
            </w:pPr>
            <w:del w:id="11865" w:author="xh" w:date="2026-10-19T11:35:27+08:00">
              <w:r>
                <w:rPr>
                  <w:rFonts w:ascii="Times New Roman" w:hAnsi="Times New Roman" w:eastAsia="宋体"/>
                  <w:b w:val="0"/>
                  <w:sz w:val="18"/>
                </w:rPr>
                <w:delText>31.5+80</w:delText>
              </w:r>
            </w:del>
          </w:p>
        </w:tc>
        <w:tc>
          <w:tcPr>
            <w:tcW w:w="1039" w:type="dxa"/>
            <w:tcMar>
              <w:left w:w="70" w:type="dxa"/>
              <w:right w:w="70" w:type="dxa"/>
            </w:tcMar>
            <w:vAlign w:val="center"/>
          </w:tcPr>
          <w:p w14:paraId="3153F1A8">
            <w:pPr>
              <w:keepNext w:val="0"/>
              <w:spacing w:before="20" w:after="20" w:line="260" w:lineRule="exact"/>
              <w:ind w:left="0" w:leftChars="0" w:right="0" w:rightChars="0" w:firstLine="0" w:firstLineChars="0"/>
              <w:jc w:val="center"/>
              <w:rPr>
                <w:del w:id="11866" w:author="xh" w:date="2026-10-19T11:35:27+08:00"/>
              </w:rPr>
            </w:pPr>
            <w:del w:id="11867" w:author="xh" w:date="2026-10-19T11:35:27+08:00">
              <w:r>
                <w:rPr>
                  <w:rFonts w:ascii="Times New Roman" w:hAnsi="Times New Roman" w:eastAsia="宋体"/>
                  <w:b w:val="0"/>
                  <w:sz w:val="18"/>
                </w:rPr>
                <w:delText>111.50</w:delText>
              </w:r>
            </w:del>
          </w:p>
        </w:tc>
        <w:tc>
          <w:tcPr>
            <w:tcW w:w="1039" w:type="dxa"/>
            <w:tcMar>
              <w:left w:w="70" w:type="dxa"/>
              <w:right w:w="70" w:type="dxa"/>
            </w:tcMar>
            <w:vAlign w:val="center"/>
          </w:tcPr>
          <w:p w14:paraId="566E5EA5">
            <w:pPr>
              <w:keepNext w:val="0"/>
              <w:spacing w:before="20" w:after="20" w:line="260" w:lineRule="exact"/>
              <w:ind w:left="0" w:leftChars="0" w:right="0" w:rightChars="0" w:firstLine="0" w:firstLineChars="0"/>
              <w:jc w:val="center"/>
              <w:rPr>
                <w:del w:id="11868" w:author="xh" w:date="2026-10-19T11:35:27+08:00"/>
              </w:rPr>
            </w:pPr>
            <w:del w:id="11869"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4E997AF0">
            <w:pPr>
              <w:keepNext w:val="0"/>
              <w:spacing w:before="20" w:after="20" w:line="260" w:lineRule="exact"/>
              <w:ind w:left="0" w:leftChars="0" w:right="0" w:rightChars="0" w:firstLine="0" w:firstLineChars="0"/>
              <w:jc w:val="center"/>
              <w:rPr>
                <w:del w:id="11870" w:author="xh" w:date="2026-10-19T11:35:27+08:00"/>
              </w:rPr>
            </w:pPr>
            <w:del w:id="11871"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74EB8116">
            <w:pPr>
              <w:keepNext w:val="0"/>
              <w:spacing w:before="20" w:after="20" w:line="260" w:lineRule="exact"/>
              <w:ind w:left="0" w:leftChars="0" w:right="0" w:rightChars="0" w:firstLine="0" w:firstLineChars="0"/>
              <w:jc w:val="center"/>
              <w:rPr>
                <w:del w:id="11872" w:author="xh" w:date="2026-10-19T11:35:27+08:00"/>
              </w:rPr>
            </w:pPr>
            <w:del w:id="11873" w:author="xh" w:date="2026-10-19T11:35:27+08:00">
              <w:r>
                <w:rPr>
                  <w:rFonts w:ascii="Times New Roman" w:hAnsi="Times New Roman" w:eastAsia="宋体"/>
                  <w:b w:val="0"/>
                  <w:sz w:val="18"/>
                </w:rPr>
                <w:delText>0.00</w:delText>
              </w:r>
            </w:del>
          </w:p>
        </w:tc>
        <w:tc>
          <w:tcPr>
            <w:tcW w:w="1039" w:type="dxa"/>
            <w:tcMar>
              <w:left w:w="70" w:type="dxa"/>
              <w:right w:w="70" w:type="dxa"/>
            </w:tcMar>
            <w:vAlign w:val="center"/>
          </w:tcPr>
          <w:p w14:paraId="33E8981D">
            <w:pPr>
              <w:keepNext w:val="0"/>
              <w:spacing w:before="20" w:after="20" w:line="260" w:lineRule="exact"/>
              <w:ind w:left="0" w:leftChars="0" w:right="0" w:rightChars="0" w:firstLine="0" w:firstLineChars="0"/>
              <w:jc w:val="center"/>
              <w:rPr>
                <w:del w:id="11874" w:author="xh" w:date="2026-10-19T11:35:27+08:00"/>
              </w:rPr>
            </w:pPr>
            <w:del w:id="11875" w:author="xh" w:date="2026-10-19T11:35:27+08:00">
              <w:r>
                <w:rPr>
                  <w:rFonts w:ascii="Times New Roman" w:hAnsi="Times New Roman" w:eastAsia="宋体"/>
                  <w:b w:val="0"/>
                  <w:sz w:val="18"/>
                </w:rPr>
                <w:delText>67.97</w:delText>
              </w:r>
            </w:del>
          </w:p>
        </w:tc>
      </w:tr>
      <w:tr>
        <w:trPr>
          <w:cantSplit/>
          <w:tblHeader/>
          <w:ins w:id="11876" w:author="xh" w:date="2026-10-19T11:35:2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885" w:author="xh" w:date="2026-10-19T11:35:27+08:00"/>
              </w:rPr>
            </w:pPr>
            <w:ins w:id="11886" w:author="xh" w:date="2026-10-19T11:35:27+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887" w:author="xh" w:date="2026-10-19T11:35:27+08:00"/>
              </w:rPr>
            </w:pPr>
            <w:ins w:id="11888" w:author="xh" w:date="2026-10-19T11:35:27+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889" w:author="xh" w:date="2026-10-19T11:35:27+08:00"/>
              </w:rPr>
            </w:pPr>
            <w:ins w:id="11890" w:author="xh" w:date="2026-10-19T11:35:27+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891" w:author="xh" w:date="2026-10-19T11:35:27+08:00"/>
              </w:rPr>
            </w:pPr>
            <w:ins w:id="11892" w:author="xh" w:date="2026-10-19T11:35:27+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893" w:author="xh" w:date="2026-10-19T11:35:27+08:00"/>
              </w:rPr>
            </w:pPr>
            <w:ins w:id="11894" w:author="xh" w:date="2026-10-19T11:35:27+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895" w:author="xh" w:date="2026-10-19T11:35:27+08:00"/>
              </w:rPr>
            </w:pPr>
            <w:ins w:id="11896" w:author="xh" w:date="2026-10-19T11:35:27+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897" w:author="xh" w:date="2026-10-19T11:35:27+08:00"/>
              </w:rPr>
            </w:pPr>
            <w:ins w:id="11898" w:author="xh" w:date="2026-10-19T11:35:27+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899" w:author="xh" w:date="2026-10-19T11:35:27+08:00"/>
              </w:rPr>
            </w:pPr>
            <w:ins w:id="11900" w:author="xh" w:date="2026-10-19T11:35:27+08:00">
              <w:r>
                <w:rPr>
                  <w:rFonts w:ascii="Times New Roman" w:hAnsi="Times New Roman" w:eastAsia="宋体"/>
                  <w:b/>
                  <w:sz w:val="18"/>
                </w:rPr>
                <w:t>转接后净负荷/MW</w:t>
              </w:r>
            </w:ins>
          </w:p>
        </w:tc>
      </w:tr>
      <w:tr>
        <w:trPr>
          <w:cantSplit/>
          <w:ins w:id="11877" w:author="xh" w:date="2026-10-19T11:35:2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01" w:author="xh" w:date="2026-10-19T11:35:27+08:00"/>
              </w:rPr>
            </w:pPr>
            <w:ins w:id="11902" w:author="xh" w:date="2026-10-19T11:35:27+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03" w:author="xh" w:date="2026-10-19T11:35:27+08:00"/>
              </w:rPr>
            </w:pPr>
            <w:ins w:id="11904" w:author="xh" w:date="2026-10-19T11:35:27+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05" w:author="xh" w:date="2026-10-19T11:35:27+08:00"/>
              </w:rPr>
            </w:pPr>
            <w:ins w:id="11906" w:author="xh" w:date="2026-10-19T11:35:27+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07" w:author="xh" w:date="2026-10-19T11:35:27+08:00"/>
              </w:rPr>
            </w:pPr>
            <w:ins w:id="11908" w:author="xh" w:date="2026-10-19T11:35:27+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09" w:author="xh" w:date="2026-10-19T11:35:27+08:00"/>
              </w:rPr>
            </w:pPr>
            <w:ins w:id="11910" w:author="xh" w:date="2026-10-19T11:35: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11" w:author="xh" w:date="2026-10-19T11:35:27+08:00"/>
              </w:rPr>
            </w:pPr>
            <w:ins w:id="11912" w:author="xh" w:date="2026-10-19T11:35:27+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13" w:author="xh" w:date="2026-10-19T11:35:27+08:00"/>
              </w:rPr>
            </w:pPr>
            <w:ins w:id="11914" w:author="xh" w:date="2026-10-19T11:35:27+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15" w:author="xh" w:date="2026-10-19T11:35:27+08:00"/>
              </w:rPr>
            </w:pPr>
            <w:ins w:id="11916" w:author="xh" w:date="2026-10-19T11:35:27+08:00">
              <w:r>
                <w:rPr>
                  <w:rFonts w:ascii="Times New Roman" w:hAnsi="Times New Roman" w:eastAsia="宋体"/>
                  <w:b w:val="0"/>
                  <w:sz w:val="18"/>
                </w:rPr>
                <w:t>—</w:t>
              </w:r>
            </w:ins>
          </w:p>
        </w:tc>
      </w:tr>
      <w:tr>
        <w:trPr>
          <w:cantSplit/>
          <w:ins w:id="11878" w:author="xh" w:date="2026-10-19T11:35:2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17" w:author="xh" w:date="2026-10-19T11:35:27+08:00"/>
              </w:rPr>
            </w:pPr>
            <w:ins w:id="11918" w:author="xh" w:date="2026-10-19T11:35:27+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19" w:author="xh" w:date="2026-10-19T11:35:27+08:00"/>
              </w:rPr>
            </w:pPr>
            <w:ins w:id="11920" w:author="xh" w:date="2026-10-19T11:35:27+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21" w:author="xh" w:date="2026-10-19T11:35:27+08:00"/>
              </w:rPr>
            </w:pPr>
            <w:ins w:id="11922" w:author="xh" w:date="2026-10-19T11:35:27+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23" w:author="xh" w:date="2026-10-19T11:35:27+08:00"/>
              </w:rPr>
            </w:pPr>
            <w:ins w:id="11924" w:author="xh" w:date="2026-10-19T11:35:27+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25" w:author="xh" w:date="2026-10-19T11:35:27+08:00"/>
              </w:rPr>
            </w:pPr>
            <w:ins w:id="11926" w:author="xh" w:date="2026-10-19T11:35: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27" w:author="xh" w:date="2026-10-19T11:35:27+08:00"/>
              </w:rPr>
            </w:pPr>
            <w:ins w:id="11928" w:author="xh" w:date="2026-10-19T11:35: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29" w:author="xh" w:date="2026-10-19T11:35:27+08:00"/>
              </w:rPr>
            </w:pPr>
            <w:ins w:id="11930" w:author="xh" w:date="2026-10-19T11:35: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31" w:author="xh" w:date="2026-10-19T11:35:27+08:00"/>
              </w:rPr>
            </w:pPr>
            <w:ins w:id="11932" w:author="xh" w:date="2026-10-19T11:35:27+08:00">
              <w:r>
                <w:rPr>
                  <w:rFonts w:ascii="Times New Roman" w:hAnsi="Times New Roman" w:eastAsia="宋体"/>
                  <w:b w:val="0"/>
                  <w:sz w:val="18"/>
                </w:rPr>
                <w:t>67.97</w:t>
              </w:r>
            </w:ins>
          </w:p>
        </w:tc>
      </w:tr>
      <w:tr>
        <w:trPr>
          <w:cantSplit/>
          <w:ins w:id="11879" w:author="xh" w:date="2026-10-19T11:35:2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33" w:author="xh" w:date="2026-10-19T11:35:27+08:00"/>
              </w:rPr>
            </w:pPr>
            <w:ins w:id="11934" w:author="xh" w:date="2026-10-19T11:35:27+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35" w:author="xh" w:date="2026-10-19T11:35:27+08:00"/>
              </w:rPr>
            </w:pPr>
            <w:ins w:id="11936" w:author="xh" w:date="2026-10-19T11:35:27+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37" w:author="xh" w:date="2026-10-19T11:35:27+08:00"/>
              </w:rPr>
            </w:pPr>
            <w:ins w:id="11938" w:author="xh" w:date="2026-10-19T11:35:27+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39" w:author="xh" w:date="2026-10-19T11:35:27+08:00"/>
              </w:rPr>
            </w:pPr>
            <w:ins w:id="11940" w:author="xh" w:date="2026-10-19T11:35:27+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41" w:author="xh" w:date="2026-10-19T11:35:27+08:00"/>
              </w:rPr>
            </w:pPr>
            <w:ins w:id="11942" w:author="xh" w:date="2026-10-19T11:35: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43" w:author="xh" w:date="2026-10-19T11:35:27+08:00"/>
              </w:rPr>
            </w:pPr>
            <w:ins w:id="11944" w:author="xh" w:date="2026-10-19T11:35: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45" w:author="xh" w:date="2026-10-19T11:35:27+08:00"/>
              </w:rPr>
            </w:pPr>
            <w:ins w:id="11946" w:author="xh" w:date="2026-10-19T11:35: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47" w:author="xh" w:date="2026-10-19T11:35:27+08:00"/>
              </w:rPr>
            </w:pPr>
            <w:ins w:id="11948" w:author="xh" w:date="2026-10-19T11:35:27+08:00">
              <w:r>
                <w:rPr>
                  <w:rFonts w:ascii="Times New Roman" w:hAnsi="Times New Roman" w:eastAsia="宋体"/>
                  <w:b w:val="0"/>
                  <w:sz w:val="18"/>
                </w:rPr>
                <w:t>83.26</w:t>
              </w:r>
            </w:ins>
          </w:p>
        </w:tc>
      </w:tr>
      <w:tr>
        <w:trPr>
          <w:cantSplit/>
          <w:ins w:id="11880" w:author="xh" w:date="2026-10-19T11:35:2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49" w:author="xh" w:date="2026-10-19T11:35:27+08:00"/>
              </w:rPr>
            </w:pPr>
            <w:ins w:id="11950" w:author="xh" w:date="2026-10-19T11:35:27+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51" w:author="xh" w:date="2026-10-19T11:35:27+08:00"/>
              </w:rPr>
            </w:pPr>
            <w:ins w:id="11952" w:author="xh" w:date="2026-10-19T11:35:27+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53" w:author="xh" w:date="2026-10-19T11:35:27+08:00"/>
              </w:rPr>
            </w:pPr>
            <w:ins w:id="11954" w:author="xh" w:date="2026-10-19T11:35:27+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55" w:author="xh" w:date="2026-10-19T11:35:27+08:00"/>
              </w:rPr>
            </w:pPr>
            <w:ins w:id="11956" w:author="xh" w:date="2026-10-19T11:35:27+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57" w:author="xh" w:date="2026-10-19T11:35:27+08:00"/>
              </w:rPr>
            </w:pPr>
            <w:ins w:id="11958" w:author="xh" w:date="2026-10-19T11:35: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59" w:author="xh" w:date="2026-10-19T11:35:27+08:00"/>
              </w:rPr>
            </w:pPr>
            <w:ins w:id="11960" w:author="xh" w:date="2026-10-19T11:35: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61" w:author="xh" w:date="2026-10-19T11:35:27+08:00"/>
              </w:rPr>
            </w:pPr>
            <w:ins w:id="11962" w:author="xh" w:date="2026-10-19T11:35:27+08:00">
              <w:r>
                <w:rPr>
                  <w:rFonts w:ascii="Times New Roman" w:hAnsi="Times New Roman" w:eastAsia="宋体"/>
                  <w:b w:val="0"/>
                  <w:sz w:val="18"/>
                </w:rPr>
                <w:t>1.72</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63" w:author="xh" w:date="2026-10-19T11:35:27+08:00"/>
              </w:rPr>
            </w:pPr>
            <w:ins w:id="11964" w:author="xh" w:date="2026-10-19T11:35:27+08:00">
              <w:r>
                <w:rPr>
                  <w:rFonts w:ascii="Times New Roman" w:hAnsi="Times New Roman" w:eastAsia="宋体"/>
                  <w:b w:val="0"/>
                  <w:sz w:val="18"/>
                </w:rPr>
                <w:t>101.88</w:t>
              </w:r>
            </w:ins>
          </w:p>
        </w:tc>
      </w:tr>
      <w:tr>
        <w:trPr>
          <w:cantSplit/>
          <w:ins w:id="11881" w:author="xh" w:date="2026-10-19T11:35:2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65" w:author="xh" w:date="2026-10-19T11:35:27+08:00"/>
              </w:rPr>
            </w:pPr>
            <w:ins w:id="11966" w:author="xh" w:date="2026-10-19T11:35:27+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67" w:author="xh" w:date="2026-10-19T11:35:27+08:00"/>
              </w:rPr>
            </w:pPr>
            <w:ins w:id="11968" w:author="xh" w:date="2026-10-19T11:35:27+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69" w:author="xh" w:date="2026-10-19T11:35:27+08:00"/>
              </w:rPr>
            </w:pPr>
            <w:ins w:id="11970" w:author="xh" w:date="2026-10-19T11:35:27+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71" w:author="xh" w:date="2026-10-19T11:35:27+08:00"/>
              </w:rPr>
            </w:pPr>
            <w:ins w:id="11972" w:author="xh" w:date="2026-10-19T11:35:27+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73" w:author="xh" w:date="2026-10-19T11:35:27+08:00"/>
              </w:rPr>
            </w:pPr>
            <w:ins w:id="11974" w:author="xh" w:date="2026-10-19T11:35: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75" w:author="xh" w:date="2026-10-19T11:35:27+08:00"/>
              </w:rPr>
            </w:pPr>
            <w:ins w:id="11976" w:author="xh" w:date="2026-10-19T11:35:27+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77" w:author="xh" w:date="2026-10-19T11:35:27+08:00"/>
              </w:rPr>
            </w:pPr>
            <w:ins w:id="11978" w:author="xh" w:date="2026-10-19T11:35:27+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79" w:author="xh" w:date="2026-10-19T11:35:27+08:00"/>
              </w:rPr>
            </w:pPr>
            <w:ins w:id="11980" w:author="xh" w:date="2026-10-19T11:35:27+08:00">
              <w:r>
                <w:rPr>
                  <w:rFonts w:ascii="Times New Roman" w:hAnsi="Times New Roman" w:eastAsia="宋体"/>
                  <w:b w:val="0"/>
                  <w:sz w:val="18"/>
                </w:rPr>
                <w:t>—</w:t>
              </w:r>
            </w:ins>
          </w:p>
        </w:tc>
      </w:tr>
      <w:tr>
        <w:trPr>
          <w:cantSplit/>
          <w:ins w:id="11882" w:author="xh" w:date="2026-10-19T11:35:2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81" w:author="xh" w:date="2026-10-19T11:35:27+08:00"/>
              </w:rPr>
            </w:pPr>
            <w:ins w:id="11982" w:author="xh" w:date="2026-10-19T11:35:27+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83" w:author="xh" w:date="2026-10-19T11:35:27+08:00"/>
              </w:rPr>
            </w:pPr>
            <w:ins w:id="11984" w:author="xh" w:date="2026-10-19T11:35:27+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85" w:author="xh" w:date="2026-10-19T11:35:27+08:00"/>
              </w:rPr>
            </w:pPr>
            <w:ins w:id="11986" w:author="xh" w:date="2026-10-19T11:35:27+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87" w:author="xh" w:date="2026-10-19T11:35:27+08:00"/>
              </w:rPr>
            </w:pPr>
            <w:ins w:id="11988" w:author="xh" w:date="2026-10-19T11:35:27+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89" w:author="xh" w:date="2026-10-19T11:35:27+08:00"/>
              </w:rPr>
            </w:pPr>
            <w:ins w:id="11990" w:author="xh" w:date="2026-10-19T11:35: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91" w:author="xh" w:date="2026-10-19T11:35:27+08:00"/>
              </w:rPr>
            </w:pPr>
            <w:ins w:id="11992" w:author="xh" w:date="2026-10-19T11:35: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93" w:author="xh" w:date="2026-10-19T11:35:27+08:00"/>
              </w:rPr>
            </w:pPr>
            <w:ins w:id="11994" w:author="xh" w:date="2026-10-19T11:35: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95" w:author="xh" w:date="2026-10-19T11:35:27+08:00"/>
              </w:rPr>
            </w:pPr>
            <w:ins w:id="11996" w:author="xh" w:date="2026-10-19T11:35:27+08:00">
              <w:r>
                <w:rPr>
                  <w:rFonts w:ascii="Times New Roman" w:hAnsi="Times New Roman" w:eastAsia="宋体"/>
                  <w:b w:val="0"/>
                  <w:sz w:val="18"/>
                </w:rPr>
                <w:t>67.97</w:t>
              </w:r>
            </w:ins>
          </w:p>
        </w:tc>
      </w:tr>
      <w:tr>
        <w:trPr>
          <w:cantSplit/>
          <w:ins w:id="11883" w:author="xh" w:date="2026-10-19T11:35:2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97" w:author="xh" w:date="2026-10-19T11:35:27+08:00"/>
              </w:rPr>
            </w:pPr>
            <w:ins w:id="11998" w:author="xh" w:date="2026-10-19T11:35:27+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1999" w:author="xh" w:date="2026-10-19T11:35:27+08:00"/>
              </w:rPr>
            </w:pPr>
            <w:ins w:id="12000" w:author="xh" w:date="2026-10-19T11:35:27+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001" w:author="xh" w:date="2026-10-19T11:35:27+08:00"/>
              </w:rPr>
            </w:pPr>
            <w:ins w:id="12002" w:author="xh" w:date="2026-10-19T11:35:27+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003" w:author="xh" w:date="2026-10-19T11:35:27+08:00"/>
              </w:rPr>
            </w:pPr>
            <w:ins w:id="12004" w:author="xh" w:date="2026-10-19T11:35:27+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005" w:author="xh" w:date="2026-10-19T11:35:27+08:00"/>
              </w:rPr>
            </w:pPr>
            <w:ins w:id="12006" w:author="xh" w:date="2026-10-19T11:35: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007" w:author="xh" w:date="2026-10-19T11:35:27+08:00"/>
              </w:rPr>
            </w:pPr>
            <w:ins w:id="12008" w:author="xh" w:date="2026-10-19T11:35: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009" w:author="xh" w:date="2026-10-19T11:35:27+08:00"/>
              </w:rPr>
            </w:pPr>
            <w:ins w:id="12010" w:author="xh" w:date="2026-10-19T11:35: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011" w:author="xh" w:date="2026-10-19T11:35:27+08:00"/>
              </w:rPr>
            </w:pPr>
            <w:ins w:id="12012" w:author="xh" w:date="2026-10-19T11:35:27+08:00">
              <w:r>
                <w:rPr>
                  <w:rFonts w:ascii="Times New Roman" w:hAnsi="Times New Roman" w:eastAsia="宋体"/>
                  <w:b w:val="0"/>
                  <w:sz w:val="18"/>
                </w:rPr>
                <w:t>83.26</w:t>
              </w:r>
            </w:ins>
          </w:p>
        </w:tc>
      </w:tr>
      <w:tr>
        <w:trPr>
          <w:cantSplit/>
          <w:ins w:id="11884" w:author="xh" w:date="2026-10-19T11:35:2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013" w:author="xh" w:date="2026-10-19T11:35:27+08:00"/>
              </w:rPr>
            </w:pPr>
            <w:ins w:id="12014" w:author="xh" w:date="2026-10-19T11:35:27+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015" w:author="xh" w:date="2026-10-19T11:35:27+08:00"/>
              </w:rPr>
            </w:pPr>
            <w:ins w:id="12016" w:author="xh" w:date="2026-10-19T11:35:27+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017" w:author="xh" w:date="2026-10-19T11:35:27+08:00"/>
              </w:rPr>
            </w:pPr>
            <w:ins w:id="12018" w:author="xh" w:date="2026-10-19T11:35:27+08:00">
              <w:r>
                <w:rPr>
                  <w:rFonts w:ascii="Times New Roman" w:hAnsi="Times New Roman" w:eastAsia="宋体"/>
                  <w:b w:val="0"/>
                  <w:sz w:val="18"/>
                </w:rPr>
                <w:t>80.00+80.00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019" w:author="xh" w:date="2026-10-19T11:35:27+08:00"/>
              </w:rPr>
            </w:pPr>
            <w:ins w:id="12020" w:author="xh" w:date="2026-10-19T11:35:27+08:00">
              <w:r>
                <w:rPr>
                  <w:rFonts w:ascii="Times New Roman" w:hAnsi="Times New Roman" w:eastAsia="宋体"/>
                  <w:b w:val="0"/>
                  <w:sz w:val="18"/>
                </w:rPr>
                <w:t>160.00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021" w:author="xh" w:date="2026-10-19T11:35:27+08:00"/>
              </w:rPr>
            </w:pPr>
            <w:ins w:id="12022" w:author="xh" w:date="2026-10-19T11:35:2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023" w:author="xh" w:date="2026-10-19T11:35:27+08:00"/>
              </w:rPr>
            </w:pPr>
            <w:ins w:id="12024" w:author="xh" w:date="2026-10-19T11:35:2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025" w:author="xh" w:date="2026-10-19T11:35:27+08:00"/>
              </w:rPr>
            </w:pPr>
            <w:ins w:id="12026" w:author="xh" w:date="2026-10-19T11:35:27+08:00">
              <w:r>
                <w:rPr>
                  <w:rFonts w:ascii="Times New Roman" w:hAnsi="Times New Roman" w:eastAsia="宋体"/>
                  <w:b w:val="0"/>
                  <w:sz w:val="18"/>
                </w:rPr>
                <w:t>1.72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027" w:author="xh" w:date="2026-10-19T11:35:27+08:00"/>
              </w:rPr>
            </w:pPr>
            <w:ins w:id="12028" w:author="xh" w:date="2026-10-19T11:35:27+08:00">
              <w:r>
                <w:rPr>
                  <w:rFonts w:ascii="Times New Roman" w:hAnsi="Times New Roman" w:eastAsia="宋体"/>
                  <w:b w:val="0"/>
                  <w:sz w:val="18"/>
                </w:rPr>
                <w:t>101.88</w:t>
              </w:r>
            </w:ins>
          </w:p>
        </w:tc>
      </w:tr>
    </w:tbl>
    <w:p w14:paraId="5225F1FF">
      <w:pPr>
        <w:pStyle w:val="2"/>
        <w:widowControl/>
        <w:spacing w:before="0" w:after="0" w:line="348" w:lineRule="exact"/>
        <w:ind w:firstLine="480"/>
        <w:jc w:val="both"/>
      </w:pPr>
      <w:r>
        <w:rPr>
          <w:rFonts w:ascii="Times New Roman" w:hAnsi="Times New Roman" w:eastAsia="方正仿宋_GBK"/>
          <w:b w:val="0"/>
          <w:sz w:val="24"/>
        </w:rPr>
        <w:t xml:space="preserve">20</w:t>
      </w:r>
      <w:ins w:id="12029" w:author="xh" w:date="2026-10-19T11:36:06+08:00">
        <w:r>
          <w:rPr>
            <w:rFonts w:ascii="Times New Roman" w:hAnsi="Times New Roman" w:eastAsia="方正仿宋_GBK"/>
            <w:b w:val="0"/>
            <w:sz w:val="24"/>
          </w:rPr>
          <w:t xml:space="preserve">3</w:t>
        </w:r>
      </w:ins>
      <w:del w:id="12030" w:author="xh" w:date="2026-10-19T11:36:06+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2031" w:author="xh" w:date="2026-10-19T11:36:06+08:00">
        <w:r>
          <w:rPr>
            <w:rFonts w:ascii="Times New Roman" w:hAnsi="Times New Roman" w:eastAsia="方正仿宋_GBK"/>
            <w:b w:val="0"/>
            <w:sz w:val="24"/>
          </w:rPr>
          <w:t xml:space="preserve">最大单台主变N-1后，弹性方案剩余主变容量为80.00 MVA，按0.95功率因数折算为76.00 MW。储能</w:t>
        </w:r>
      </w:ins>
      <w:del w:id="12032" w:author="xh" w:date="2026-10-19T11:36:06+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2033" w:author="xh" w:date="2026-10-19T11:36:06+08:00">
        <w:r>
          <w:rPr>
            <w:rFonts w:ascii="Times New Roman" w:hAnsi="Times New Roman" w:eastAsia="方正仿宋_GBK"/>
            <w:b w:val="0"/>
            <w:sz w:val="24"/>
          </w:rPr>
          <w:t xml:space="preserve">有效支撑功率为</w:t>
        </w:r>
      </w:ins>
      <w:del w:id="12034" w:author="xh" w:date="2026-10-19T11:36:06+08:00">
        <w:r>
          <w:rPr>
            <w:rFonts w:ascii="Times New Roman" w:hAnsi="Times New Roman" w:eastAsia="方正仿宋_GBK"/>
            <w:b w:val="0"/>
            <w:sz w:val="24"/>
          </w:rPr>
          <w:delText xml:space="preserve">峰值正常工况下，本站转出</w:delText>
        </w:r>
      </w:del>
      <w:r>
        <w:rPr>
          <w:rFonts w:ascii="Times New Roman" w:hAnsi="Times New Roman" w:eastAsia="方正仿宋_GBK"/>
          <w:b w:val="0"/>
          <w:sz w:val="24"/>
        </w:rPr>
        <w:t xml:space="preserve">0.00 MW、</w:t>
      </w:r>
      <w:ins w:id="12035" w:author="xh" w:date="2026-10-19T11:36:06+08:00">
        <w:r>
          <w:rPr>
            <w:rFonts w:ascii="Times New Roman" w:hAnsi="Times New Roman" w:eastAsia="方正仿宋_GBK"/>
            <w:b w:val="0"/>
            <w:sz w:val="24"/>
          </w:rPr>
          <w:t xml:space="preserve">反向有效吸收功率为</w:t>
        </w:r>
      </w:ins>
      <w:del w:id="12036" w:author="xh" w:date="2026-10-19T11:36:06+08:00">
        <w:r>
          <w:rPr>
            <w:rFonts w:ascii="Times New Roman" w:hAnsi="Times New Roman" w:eastAsia="方正仿宋_GBK"/>
            <w:b w:val="0"/>
            <w:sz w:val="24"/>
          </w:rPr>
          <w:delText xml:space="preserve">承接</w:delText>
        </w:r>
      </w:del>
      <w:r>
        <w:rPr>
          <w:rFonts w:ascii="Times New Roman" w:hAnsi="Times New Roman" w:eastAsia="方正仿宋_GBK"/>
          <w:b w:val="0"/>
          <w:sz w:val="24"/>
        </w:rPr>
        <w:t xml:space="preserve">0.00</w:t>
      </w:r>
      <w:ins w:id="12037" w:author="xh" w:date="2026-10-19T11:36:06+08:00">
        <w:r>
          <w:rPr>
            <w:rFonts w:ascii="Times New Roman" w:hAnsi="Times New Roman" w:eastAsia="方正仿宋_GBK"/>
            <w:b w:val="0"/>
            <w:sz w:val="24"/>
          </w:rPr>
          <w:t xml:space="preserve"> MW。全年本站故障工况中最小余量为1.51 MW。该小时按采用的固定区段预案，本站转出29.50 MW、承接1.74</w:t>
        </w:r>
      </w:ins>
      <w:r>
        <w:rPr>
          <w:rFonts w:ascii="Times New Roman" w:hAnsi="Times New Roman" w:eastAsia="方正仿宋_GBK"/>
          <w:b w:val="0"/>
          <w:sz w:val="24"/>
        </w:rPr>
        <w:t xml:space="preserve"> MW，转接后净负荷为</w:t>
      </w:r>
      <w:del w:id="12038" w:author="xh" w:date="2026-10-19T11:36:06+08:00">
        <w:r>
          <w:rPr>
            <w:rFonts w:ascii="Times New Roman" w:hAnsi="Times New Roman" w:eastAsia="方正仿宋_GBK"/>
            <w:b w:val="0"/>
            <w:sz w:val="24"/>
          </w:rPr>
          <w:delText xml:space="preserve">6</w:delText>
        </w:r>
      </w:del>
      <w:r>
        <w:rPr>
          <w:rFonts w:ascii="Times New Roman" w:hAnsi="Times New Roman" w:eastAsia="方正仿宋_GBK"/>
          <w:b w:val="0"/>
          <w:sz w:val="24"/>
        </w:rPr>
        <w:t xml:space="preserve">7</w:t>
      </w:r>
      <w:ins w:id="12039" w:author="xh" w:date="2026-10-19T11:36:06+08:00">
        <w:r>
          <w:rPr>
            <w:rFonts w:ascii="Times New Roman" w:hAnsi="Times New Roman" w:eastAsia="方正仿宋_GBK"/>
            <w:b w:val="0"/>
            <w:sz w:val="24"/>
          </w:rPr>
          <w:t xml:space="preserve">4</w:t>
        </w:r>
      </w:ins>
      <w:r>
        <w:rPr>
          <w:rFonts w:ascii="Times New Roman" w:hAnsi="Times New Roman" w:eastAsia="方正仿宋_GBK"/>
          <w:b w:val="0"/>
          <w:sz w:val="24"/>
        </w:rPr>
        <w:t xml:space="preserve">.</w:t>
      </w:r>
      <w:ins w:id="12040" w:author="xh" w:date="2026-10-19T11:36:06+08:00">
        <w:r>
          <w:rPr>
            <w:rFonts w:ascii="Times New Roman" w:hAnsi="Times New Roman" w:eastAsia="方正仿宋_GBK"/>
            <w:b w:val="0"/>
            <w:sz w:val="24"/>
          </w:rPr>
          <w:t xml:space="preserve">4</w:t>
        </w:r>
      </w:ins>
      <w:del w:id="12041" w:author="xh" w:date="2026-10-19T11:36:06+08:00">
        <w:r>
          <w:rPr>
            <w:rFonts w:ascii="Times New Roman" w:hAnsi="Times New Roman" w:eastAsia="方正仿宋_GBK"/>
            <w:b w:val="0"/>
            <w:sz w:val="24"/>
          </w:rPr>
          <w:delText xml:space="preserve">97 MW，区域最低净负荷工况下为11.9</w:delText>
        </w:r>
      </w:del>
      <w:r>
        <w:rPr>
          <w:rFonts w:ascii="Times New Roman" w:hAnsi="Times New Roman" w:eastAsia="方正仿宋_GBK"/>
          <w:b w:val="0"/>
          <w:sz w:val="24"/>
        </w:rPr>
        <w:t xml:space="preserve">9 MW。</w:t>
      </w:r>
      <w:ins w:id="12042" w:author="xh" w:date="2026-10-19T11:36:06+08:00">
        <w:r>
          <w:rPr>
            <w:rFonts w:ascii="Times New Roman" w:hAnsi="Times New Roman" w:eastAsia="方正仿宋_GBK"/>
            <w:b w:val="0"/>
            <w:sz w:val="24"/>
          </w:rPr>
          <w:t xml:space="preserve">其中与河湾变之间的主要通道承担7.87 MW净功率转接，使用既有通道。</w:t>
        </w:r>
      </w:ins>
    </w:p>
    <w:p w14:paraId="4EC80AC4">
      <w:pPr>
        <w:pStyle w:val="2"/>
        <w:widowControl/>
        <w:spacing w:before="0" w:after="0" w:line="348" w:lineRule="exact"/>
        <w:ind w:firstLine="480"/>
        <w:jc w:val="both"/>
      </w:pPr>
      <w:ins w:id="12043" w:author="xh" w:date="2026-10-19T11:36:46+08:00">
        <w:r>
          <w:rPr>
            <w:rFonts w:ascii="Times New Roman" w:hAnsi="Times New Roman" w:eastAsia="方正仿宋_GBK"/>
            <w:b w:val="0"/>
            <w:sz w:val="24"/>
          </w:rPr>
          <w:t xml:space="preserve">两方案本站</w:t>
        </w:r>
      </w:ins>
      <w:del w:id="12044" w:author="xh" w:date="2026-10-19T11:36:46+08:00">
        <w:r>
          <w:rPr>
            <w:rFonts w:ascii="Times New Roman" w:hAnsi="Times New Roman" w:eastAsia="方正仿宋_GBK"/>
            <w:b w:val="0"/>
            <w:sz w:val="24"/>
          </w:rPr>
          <w:delText xml:space="preserve">按</w:delText>
        </w:r>
      </w:del>
      <w:r>
        <w:rPr>
          <w:rFonts w:ascii="Times New Roman" w:hAnsi="Times New Roman" w:eastAsia="方正仿宋_GBK"/>
          <w:b w:val="0"/>
          <w:sz w:val="24"/>
        </w:rPr>
        <w:t xml:space="preserve">最</w:t>
      </w:r>
      <w:ins w:id="12045" w:author="xh" w:date="2026-10-19T11:36:46+08:00">
        <w:r>
          <w:rPr>
            <w:rFonts w:ascii="Times New Roman" w:hAnsi="Times New Roman" w:eastAsia="方正仿宋_GBK"/>
            <w:b w:val="0"/>
            <w:sz w:val="24"/>
          </w:rPr>
          <w:t xml:space="preserve">终</w:t>
        </w:r>
      </w:ins>
      <w:del w:id="12046" w:author="xh" w:date="2026-10-19T11:36:46+08:00">
        <w:r>
          <w:rPr>
            <w:rFonts w:ascii="Times New Roman" w:hAnsi="Times New Roman" w:eastAsia="方正仿宋_GBK"/>
            <w:b w:val="0"/>
            <w:sz w:val="24"/>
          </w:rPr>
          <w:delText xml:space="preserve">大单台</w:delText>
        </w:r>
      </w:del>
      <w:r>
        <w:rPr>
          <w:rFonts w:ascii="Times New Roman" w:hAnsi="Times New Roman" w:eastAsia="方正仿宋_GBK"/>
          <w:b w:val="0"/>
          <w:sz w:val="24"/>
        </w:rPr>
        <w:t xml:space="preserve">主变</w:t>
      </w:r>
      <w:ins w:id="12047" w:author="xh" w:date="2026-10-19T11:36:46+08:00">
        <w:r>
          <w:rPr>
            <w:rFonts w:ascii="Times New Roman" w:hAnsi="Times New Roman" w:eastAsia="方正仿宋_GBK"/>
            <w:b w:val="0"/>
            <w:sz w:val="24"/>
          </w:rPr>
          <w:t xml:space="preserve">和</w:t>
        </w:r>
      </w:ins>
      <w:del w:id="12048" w:author="xh" w:date="2026-10-19T11:36:46+08:00">
        <w:r>
          <w:rPr>
            <w:rFonts w:ascii="Times New Roman" w:hAnsi="Times New Roman" w:eastAsia="方正仿宋_GBK"/>
            <w:b w:val="0"/>
            <w:sz w:val="24"/>
          </w:rPr>
          <w:delText xml:space="preserve">N-1校核，本站剩余容量为31.50 MVA，两代表工况重新转供后的本站净负荷分别为29.93 MW、11.99 MW，两方向最小容量余量为0.00 MW，正向</w:delText>
        </w:r>
      </w:del>
      <w:r>
        <w:rPr>
          <w:rFonts w:ascii="Times New Roman" w:hAnsi="Times New Roman" w:eastAsia="方正仿宋_GBK"/>
          <w:b w:val="0"/>
          <w:sz w:val="24"/>
        </w:rPr>
        <w:t xml:space="preserve">储能</w:t>
      </w:r>
      <w:ins w:id="12049" w:author="xh" w:date="2026-10-19T11:36:46+08:00">
        <w:r>
          <w:rPr>
            <w:rFonts w:ascii="Times New Roman" w:hAnsi="Times New Roman" w:eastAsia="方正仿宋_GBK"/>
            <w:b w:val="0"/>
            <w:sz w:val="24"/>
          </w:rPr>
          <w:t xml:space="preserve">规模相同，局部设备采用结果保持一致</w:t>
        </w:r>
      </w:ins>
      <w:del w:id="12050" w:author="xh" w:date="2026-10-19T11:36:46+08:00">
        <w:r>
          <w:rPr>
            <w:rFonts w:ascii="Times New Roman" w:hAnsi="Times New Roman" w:eastAsia="方正仿宋_GBK"/>
            <w:b w:val="0"/>
            <w:sz w:val="24"/>
          </w:rPr>
          <w:delText xml:space="preserve">有效支撑功率为0.00 MW</w:delText>
        </w:r>
      </w:del>
      <w:r>
        <w:rPr>
          <w:rFonts w:ascii="Times New Roman" w:hAnsi="Times New Roman" w:eastAsia="方正仿宋_GBK"/>
          <w:b w:val="0"/>
          <w:sz w:val="24"/>
        </w:rPr>
        <w:t xml:space="preserve">。</w:t>
      </w:r>
    </w:p>
    <w:p w14:paraId="00C4E8A6">
      <w:pPr>
        <w:pStyle w:val="2"/>
        <w:widowControl/>
        <w:spacing w:before="0" w:after="0" w:line="348" w:lineRule="exact"/>
        <w:ind w:firstLine="480"/>
        <w:jc w:val="both"/>
        <w:rPr>
          <w:del w:id="12051" w:author="xh" w:date="2026-10-19T11:37:25+08:00"/>
        </w:rPr>
      </w:pPr>
      <w:del w:id="12052" w:author="xh" w:date="2026-10-19T11:37:25+08:00">
        <w:r>
          <w:rPr>
            <w:rFonts w:ascii="Times New Roman" w:hAnsi="Times New Roman" w:eastAsia="方正仿宋_GBK"/>
            <w:b w:val="0"/>
            <w:sz w:val="24"/>
          </w:rPr>
          <w:delText>四年校核截面中，本站绝对功率最大的工况出现在2025年，转接前为69.39 MW，主要表现为正向受电需求，该年设备在最大单台主变N-1后剩余容量为31.50 MVA。故障方式下本站转出39.46 MW、承接0.00 MW，其中与二庙变之间的主要转出功率为11.23 MW，转接后净负荷为29.93 MW。这一工况通过邻站分担本站故障后的正向负荷。</w:delText>
        </w:r>
      </w:del>
    </w:p>
    <w:p w14:paraId="2F31AFF9">
      <w:pPr>
        <w:pStyle w:val="7"/>
        <w:keepNext/>
        <w:numPr>
          <w:ilvl w:val="0"/>
          <w:numId w:val="0"/>
        </w:numPr>
        <w:spacing w:before="160" w:after="120" w:line="360" w:lineRule="exact"/>
        <w:ind w:firstLine="0"/>
      </w:pPr>
      <w:bookmarkStart w:id="213" w:name="宿羊山变规划分析"/>
      <w:r>
        <w:rPr>
          <w:rFonts w:ascii="Times New Roman" w:hAnsi="Times New Roman" w:eastAsia="方正仿宋_GBK"/>
          <w:b/>
          <w:sz w:val="24"/>
        </w:rPr>
        <w:t>宿羊山变规划分析</w:t>
      </w:r>
      <w:bookmarkEnd w:id="213"/>
    </w:p>
    <w:p w14:paraId="5B713A79">
      <w:pPr>
        <w:pStyle w:val="115"/>
        <w:widowControl/>
        <w:spacing w:before="0" w:after="0" w:line="348" w:lineRule="exact"/>
        <w:ind w:firstLine="480"/>
        <w:jc w:val="both"/>
      </w:pPr>
      <w:r>
        <w:rPr>
          <w:rFonts w:ascii="Times New Roman" w:hAnsi="Times New Roman" w:eastAsia="方正仿宋_GBK"/>
          <w:b w:val="0"/>
          <w:sz w:val="24"/>
        </w:rPr>
        <w:t xml:space="preserve">该站</w:t>
      </w:r>
      <w:ins w:id="12053" w:author="xh" w:date="2026-10-19T11:38:05+08:00">
        <w:r>
          <w:rPr>
            <w:rFonts w:ascii="Times New Roman" w:hAnsi="Times New Roman" w:eastAsia="方正仿宋_GBK"/>
            <w:b w:val="0"/>
            <w:sz w:val="24"/>
          </w:rPr>
          <w:t xml:space="preserve">2021年</w:t>
        </w:r>
      </w:ins>
      <w:del w:id="12054" w:author="xh" w:date="2026-10-19T11:38:05+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ins w:id="12055" w:author="xh" w:date="2026-10-19T11:38:05+08:00">
        <w:r>
          <w:rPr>
            <w:rFonts w:ascii="Times New Roman" w:hAnsi="Times New Roman" w:eastAsia="方正仿宋_GBK"/>
            <w:b w:val="0"/>
            <w:sz w:val="24"/>
          </w:rPr>
          <w:t xml:space="preserve">40.00+6</w:t>
        </w:r>
      </w:ins>
      <w:r>
        <w:rPr>
          <w:rFonts w:ascii="Times New Roman" w:hAnsi="Times New Roman" w:eastAsia="方正仿宋_GBK"/>
          <w:b w:val="0"/>
          <w:sz w:val="24"/>
        </w:rPr>
        <w:t xml:space="preserve">3</w:t>
      </w:r>
      <w:del w:id="12056" w:author="xh" w:date="2026-10-19T11:38:05+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w:t>
      </w:r>
      <w:ins w:id="12057" w:author="xh" w:date="2026-10-19T11:38:05+08:00">
        <w:r>
          <w:rPr>
            <w:rFonts w:ascii="Times New Roman" w:hAnsi="Times New Roman" w:eastAsia="方正仿宋_GBK"/>
            <w:b w:val="0"/>
            <w:sz w:val="24"/>
          </w:rPr>
          <w:t xml:space="preserve">0</w:t>
        </w:r>
      </w:ins>
      <w:del w:id="12058" w:author="xh" w:date="2026-10-19T11:38:05+08:00">
        <w:r>
          <w:rPr>
            <w:rFonts w:ascii="Times New Roman" w:hAnsi="Times New Roman" w:eastAsia="方正仿宋_GBK"/>
            <w:b w:val="0"/>
            <w:sz w:val="24"/>
          </w:rPr>
          <w:delText xml:space="preserve">5+4</w:delText>
        </w:r>
      </w:del>
      <w:r>
        <w:rPr>
          <w:rFonts w:ascii="Times New Roman" w:hAnsi="Times New Roman" w:eastAsia="方正仿宋_GBK"/>
          <w:b w:val="0"/>
          <w:sz w:val="24"/>
        </w:rPr>
        <w:t xml:space="preserve">0 MVA</w:t>
      </w:r>
      <w:ins w:id="12059" w:author="xh" w:date="2026-10-19T11:38:05+08:00">
        <w:r>
          <w:rPr>
            <w:rFonts w:ascii="Times New Roman" w:hAnsi="Times New Roman" w:eastAsia="方正仿宋_GBK"/>
            <w:b w:val="0"/>
            <w:sz w:val="24"/>
          </w:rPr>
          <w:t xml:space="preserve">。</w:t>
        </w:r>
      </w:ins>
      <w:del w:id="12060" w:author="xh" w:date="2026-10-19T11:38:05+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del w:id="12061" w:author="xh" w:date="2026-10-19T11:38:05+08:00">
        <w:r>
          <w:rPr>
            <w:rFonts w:ascii="Times New Roman" w:hAnsi="Times New Roman" w:eastAsia="方正仿宋_GBK"/>
            <w:b w:val="0"/>
            <w:sz w:val="24"/>
          </w:rPr>
          <w:delText xml:space="preserve">四年均保留该组合，并于</w:delText>
        </w:r>
      </w:del>
      <w:r>
        <w:rPr>
          <w:rFonts w:ascii="Times New Roman" w:hAnsi="Times New Roman" w:eastAsia="方正仿宋_GBK"/>
          <w:b w:val="0"/>
          <w:sz w:val="24"/>
        </w:rPr>
        <w:t xml:space="preserve">202</w:t>
      </w:r>
      <w:ins w:id="12062" w:author="xh" w:date="2026-10-19T11:38:05+08:00">
        <w:r>
          <w:rPr>
            <w:rFonts w:ascii="Times New Roman" w:hAnsi="Times New Roman" w:eastAsia="方正仿宋_GBK"/>
            <w:b w:val="0"/>
            <w:sz w:val="24"/>
          </w:rPr>
          <w:t xml:space="preserve">8年40.00 MVA更换为</w:t>
        </w:r>
      </w:ins>
      <w:r>
        <w:rPr>
          <w:rFonts w:ascii="Times New Roman" w:hAnsi="Times New Roman" w:eastAsia="方正仿宋_GBK"/>
          <w:b w:val="0"/>
          <w:sz w:val="24"/>
        </w:rPr>
        <w:t xml:space="preserve">5</w:t>
      </w:r>
      <w:ins w:id="12063" w:author="xh" w:date="2026-10-19T11:38:05+08:00">
        <w:r>
          <w:rPr>
            <w:rFonts w:ascii="Times New Roman" w:hAnsi="Times New Roman" w:eastAsia="方正仿宋_GBK"/>
            <w:b w:val="0"/>
            <w:sz w:val="24"/>
          </w:rPr>
          <w:t xml:space="preserve">0.00 MVA。储能按本地支撑需求分批增加，</w:t>
        </w:r>
      </w:ins>
      <w:del w:id="12064" w:author="xh" w:date="2026-10-19T11:38:05+08:00">
        <w:r>
          <w:rPr>
            <w:rFonts w:ascii="Times New Roman" w:hAnsi="Times New Roman" w:eastAsia="方正仿宋_GBK"/>
            <w:b w:val="0"/>
            <w:sz w:val="24"/>
          </w:rPr>
          <w:delText xml:space="preserve">年</w:delText>
        </w:r>
      </w:del>
      <w:r>
        <w:rPr>
          <w:rFonts w:ascii="Times New Roman" w:hAnsi="Times New Roman" w:eastAsia="方正仿宋_GBK"/>
          <w:b w:val="0"/>
          <w:sz w:val="24"/>
        </w:rPr>
        <w:t xml:space="preserve">新增</w:t>
      </w:r>
      <w:ins w:id="12065" w:author="xh" w:date="2026-10-19T11:38:05+08:00">
        <w:r>
          <w:rPr>
            <w:rFonts w:ascii="Times New Roman" w:hAnsi="Times New Roman" w:eastAsia="方正仿宋_GBK"/>
            <w:b w:val="0"/>
            <w:sz w:val="24"/>
          </w:rPr>
          <w:t xml:space="preserve">额定功率为2027年0</w:t>
        </w:r>
      </w:ins>
      <w:del w:id="12066" w:author="xh" w:date="2026-10-19T11:38:05+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w:t>
      </w:r>
      <w:ins w:id="12067" w:author="xh" w:date="2026-10-19T11:38:05+08:00">
        <w:r>
          <w:rPr>
            <w:rFonts w:ascii="Times New Roman" w:hAnsi="Times New Roman" w:eastAsia="方正仿宋_GBK"/>
            <w:b w:val="0"/>
            <w:sz w:val="24"/>
          </w:rPr>
          <w:t xml:space="preserve">6</w:t>
        </w:r>
      </w:ins>
      <w:del w:id="12068" w:author="xh" w:date="2026-10-19T11:38:05+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0 MW</w:t>
      </w:r>
      <w:ins w:id="12069" w:author="xh" w:date="2026-10-19T11:38:05+08:00">
        <w:r>
          <w:rPr>
            <w:rFonts w:ascii="Times New Roman" w:hAnsi="Times New Roman" w:eastAsia="方正仿宋_GBK"/>
            <w:b w:val="0"/>
            <w:sz w:val="24"/>
          </w:rPr>
          <w:t xml:space="preserve">、2031年1.60 MW、2032年4.20 MW、2033年4.40 MW、2034年2.50 MW</w:t>
        </w:r>
      </w:ins>
      <w:del w:id="12070" w:author="xh" w:date="2026-10-19T11:38:05+08:00">
        <w:r>
          <w:rPr>
            <w:rFonts w:ascii="Times New Roman" w:hAnsi="Times New Roman" w:eastAsia="方正仿宋_GBK"/>
            <w:b w:val="0"/>
            <w:sz w:val="24"/>
          </w:rPr>
          <w:delText xml:space="preserve">储能</w:delText>
        </w:r>
      </w:del>
      <w:r>
        <w:rPr>
          <w:rFonts w:ascii="Times New Roman" w:hAnsi="Times New Roman" w:eastAsia="方正仿宋_GBK"/>
          <w:b w:val="0"/>
          <w:sz w:val="24"/>
        </w:rPr>
        <w:t xml:space="preserve">。</w:t>
      </w:r>
    </w:p>
    <w:p w14:paraId="7C71C4AE">
      <w:pPr>
        <w:pStyle w:val="2"/>
        <w:widowControl/>
        <w:spacing w:before="0" w:after="0" w:line="348" w:lineRule="exact"/>
        <w:ind w:firstLine="480"/>
        <w:jc w:val="both"/>
      </w:pPr>
      <w:r>
        <w:rPr>
          <w:rFonts w:ascii="Times New Roman" w:hAnsi="Times New Roman" w:eastAsia="方正仿宋_GBK"/>
          <w:b w:val="0"/>
          <w:sz w:val="24"/>
        </w:rPr>
        <w:t xml:space="preserve">2025年</w:t>
      </w:r>
      <w:del w:id="12071" w:author="xh" w:date="2026-10-19T11:38:44+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最大正向、反向净负荷分别为61.43 MW、30.80 MW</w:t>
      </w:r>
      <w:ins w:id="12072" w:author="xh" w:date="2026-10-19T11:38:44+08:00">
        <w:r>
          <w:rPr>
            <w:rFonts w:ascii="Times New Roman" w:hAnsi="Times New Roman" w:eastAsia="方正仿宋_GBK"/>
            <w:b w:val="0"/>
            <w:sz w:val="24"/>
          </w:rPr>
          <w:t xml:space="preserve">，2035年分别为90.52 MW、91.45 MW</w:t>
        </w:r>
      </w:ins>
      <w:r>
        <w:rPr>
          <w:rFonts w:ascii="Times New Roman" w:hAnsi="Times New Roman" w:eastAsia="方正仿宋_GBK"/>
          <w:b w:val="0"/>
          <w:sz w:val="24"/>
        </w:rPr>
        <w:t xml:space="preserve">。</w:t>
      </w:r>
      <w:ins w:id="12073" w:author="xh" w:date="2026-10-19T11:38:44+08:00">
        <w:r>
          <w:rPr>
            <w:rFonts w:ascii="Times New Roman" w:hAnsi="Times New Roman" w:eastAsia="方正仿宋_GBK"/>
            <w:b w:val="0"/>
            <w:sz w:val="24"/>
          </w:rPr>
          <w:t xml:space="preserve">2035年</w:t>
        </w:r>
      </w:ins>
      <w:del w:id="12074" w:author="xh" w:date="2026-10-19T11:38:44+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2075" w:author="xh" w:date="2026-10-19T11:38:44+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12076" w:author="xh" w:date="2026-10-19T11:38:44+08:00">
        <w:r>
          <w:rPr>
            <w:rFonts w:ascii="Times New Roman" w:hAnsi="Times New Roman" w:eastAsia="方正仿宋_GBK"/>
            <w:b w:val="0"/>
            <w:sz w:val="24"/>
          </w:rPr>
          <w:delText xml:space="preserve">为7</w:delText>
        </w:r>
      </w:del>
      <w:r>
        <w:rPr>
          <w:rFonts w:ascii="Times New Roman" w:hAnsi="Times New Roman" w:eastAsia="方正仿宋_GBK"/>
          <w:b w:val="0"/>
          <w:sz w:val="24"/>
        </w:rPr>
        <w:t xml:space="preserve">1</w:t>
      </w:r>
      <w:ins w:id="12077" w:author="xh" w:date="2026-10-19T11:38:44+08:00">
        <w:r>
          <w:rPr>
            <w:rFonts w:ascii="Times New Roman" w:hAnsi="Times New Roman" w:eastAsia="方正仿宋_GBK"/>
            <w:b w:val="0"/>
            <w:sz w:val="24"/>
          </w:rPr>
          <w:t xml:space="preserve">13</w:t>
        </w:r>
      </w:ins>
      <w:r>
        <w:rPr>
          <w:rFonts w:ascii="Times New Roman" w:hAnsi="Times New Roman" w:eastAsia="方正仿宋_GBK"/>
          <w:b w:val="0"/>
          <w:sz w:val="24"/>
        </w:rPr>
        <w:t xml:space="preserve">.</w:t>
      </w:r>
      <w:ins w:id="12078" w:author="xh" w:date="2026-10-19T11:38:44+08:00">
        <w:r>
          <w:rPr>
            <w:rFonts w:ascii="Times New Roman" w:hAnsi="Times New Roman" w:eastAsia="方正仿宋_GBK"/>
            <w:b w:val="0"/>
            <w:sz w:val="24"/>
          </w:rPr>
          <w:t xml:space="preserve">0</w:t>
        </w:r>
      </w:ins>
      <w:del w:id="12079" w:author="xh" w:date="2026-10-19T11:38:44+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 MVA、储能额定功率</w:t>
      </w:r>
      <w:ins w:id="12080" w:author="xh" w:date="2026-10-19T11:38:44+08:00">
        <w:r>
          <w:rPr>
            <w:rFonts w:ascii="Times New Roman" w:hAnsi="Times New Roman" w:eastAsia="方正仿宋_GBK"/>
            <w:b w:val="0"/>
            <w:sz w:val="24"/>
          </w:rPr>
          <w:t xml:space="preserve">5</w:t>
        </w:r>
      </w:ins>
      <w:del w:id="12081" w:author="xh" w:date="2026-10-19T11:38:44+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.10 MW，弹性方案分别为</w:t>
      </w:r>
      <w:del w:id="12082" w:author="xh" w:date="2026-10-19T11:38:44+08:00">
        <w:r>
          <w:rPr>
            <w:rFonts w:ascii="Times New Roman" w:hAnsi="Times New Roman" w:eastAsia="方正仿宋_GBK"/>
            <w:b w:val="0"/>
            <w:sz w:val="24"/>
          </w:rPr>
          <w:delText xml:space="preserve">7</w:delText>
        </w:r>
      </w:del>
      <w:r>
        <w:rPr>
          <w:rFonts w:ascii="Times New Roman" w:hAnsi="Times New Roman" w:eastAsia="方正仿宋_GBK"/>
          <w:b w:val="0"/>
          <w:sz w:val="24"/>
        </w:rPr>
        <w:t xml:space="preserve">1</w:t>
      </w:r>
      <w:ins w:id="12083" w:author="xh" w:date="2026-10-19T11:38:44+08:00">
        <w:r>
          <w:rPr>
            <w:rFonts w:ascii="Times New Roman" w:hAnsi="Times New Roman" w:eastAsia="方正仿宋_GBK"/>
            <w:b w:val="0"/>
            <w:sz w:val="24"/>
          </w:rPr>
          <w:t xml:space="preserve">13</w:t>
        </w:r>
      </w:ins>
      <w:r>
        <w:rPr>
          <w:rFonts w:ascii="Times New Roman" w:hAnsi="Times New Roman" w:eastAsia="方正仿宋_GBK"/>
          <w:b w:val="0"/>
          <w:sz w:val="24"/>
        </w:rPr>
        <w:t xml:space="preserve">.</w:t>
      </w:r>
      <w:ins w:id="12084" w:author="xh" w:date="2026-10-19T11:38:44+08:00">
        <w:r>
          <w:rPr>
            <w:rFonts w:ascii="Times New Roman" w:hAnsi="Times New Roman" w:eastAsia="方正仿宋_GBK"/>
            <w:b w:val="0"/>
            <w:sz w:val="24"/>
          </w:rPr>
          <w:t xml:space="preserve">0</w:t>
        </w:r>
      </w:ins>
      <w:del w:id="12085" w:author="xh" w:date="2026-10-19T11:38:44+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 MVA和1</w:t>
      </w:r>
      <w:ins w:id="12086" w:author="xh" w:date="2026-10-19T11:38:44+08:00">
        <w:r>
          <w:rPr>
            <w:rFonts w:ascii="Times New Roman" w:hAnsi="Times New Roman" w:eastAsia="方正仿宋_GBK"/>
            <w:b w:val="0"/>
            <w:sz w:val="24"/>
          </w:rPr>
          <w:t xml:space="preserve">3</w:t>
        </w:r>
      </w:ins>
      <w:r>
        <w:rPr>
          <w:rFonts w:ascii="Times New Roman" w:hAnsi="Times New Roman" w:eastAsia="方正仿宋_GBK"/>
          <w:b w:val="0"/>
          <w:sz w:val="24"/>
        </w:rPr>
        <w:t xml:space="preserve">.</w:t>
      </w:r>
      <w:ins w:id="12087" w:author="xh" w:date="2026-10-19T11:38:44+08:00">
        <w:r>
          <w:rPr>
            <w:rFonts w:ascii="Times New Roman" w:hAnsi="Times New Roman" w:eastAsia="方正仿宋_GBK"/>
            <w:b w:val="0"/>
            <w:sz w:val="24"/>
          </w:rPr>
          <w:t xml:space="preserve">3</w:t>
        </w:r>
      </w:ins>
      <w:del w:id="12088" w:author="xh" w:date="2026-10-19T11:38:44+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0 MW</w:t>
      </w:r>
      <w:ins w:id="12089" w:author="xh" w:date="2026-10-19T11:38:44+08:00">
        <w:r>
          <w:rPr>
            <w:rFonts w:ascii="Times New Roman" w:hAnsi="Times New Roman" w:eastAsia="方正仿宋_GBK"/>
            <w:b w:val="0"/>
            <w:sz w:val="24"/>
          </w:rPr>
          <w:t xml:space="preserve">。</w:t>
        </w:r>
      </w:ins>
      <w:del w:id="12090" w:author="xh" w:date="2026-10-19T11:38:44+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12091" w:author="xh" w:date="2026-10-19T11:38:44+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12092" w:author="xh" w:date="2026-10-19T11:38:44+08:00">
        <w:r>
          <w:rPr>
            <w:rFonts w:ascii="Times New Roman" w:hAnsi="Times New Roman" w:eastAsia="方正仿宋_GBK"/>
            <w:b w:val="0"/>
            <w:sz w:val="24"/>
          </w:rPr>
          <w:delText xml:space="preserve">弹性方案按当年各站局部极值计算的站级负载率为90%。</w:delText>
        </w:r>
      </w:del>
    </w:p>
    <w:p w14:paraId="437CD5CC">
      <w:pPr>
        <w:pStyle w:val="2"/>
        <w:keepNext/>
        <w:spacing w:before="120" w:after="80" w:line="280" w:lineRule="exact"/>
        <w:ind w:firstLine="0"/>
        <w:jc w:val="center"/>
      </w:pPr>
      <w:r>
        <w:rPr>
          <w:rFonts w:ascii="Times New Roman" w:hAnsi="Times New Roman" w:eastAsia="宋体"/>
          <w:b w:val="0"/>
          <w:sz w:val="21"/>
        </w:rPr>
        <w:t xml:space="preserve">表5-25 宿羊山变</w:t>
      </w:r>
      <w:ins w:id="12093" w:author="xh" w:date="2026-10-19T11:39:23+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8AEC3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2094" w:author="xh" w:date="2026-10-19T11:40:03+08:00"/>
        </w:trPr>
        <w:tc>
          <w:tcPr>
            <w:tcW w:w="1039" w:type="dxa"/>
            <w:tcMar>
              <w:left w:w="70" w:type="dxa"/>
              <w:right w:w="70" w:type="dxa"/>
            </w:tcMar>
            <w:vAlign w:val="center"/>
          </w:tcPr>
          <w:p w14:paraId="7AE612F7">
            <w:pPr>
              <w:keepNext/>
              <w:spacing w:before="20" w:after="20" w:line="260" w:lineRule="exact"/>
              <w:ind w:left="0" w:leftChars="0" w:right="0" w:rightChars="0" w:firstLine="0" w:firstLineChars="0"/>
              <w:jc w:val="center"/>
              <w:rPr>
                <w:del w:id="12103" w:author="xh" w:date="2026-10-19T11:40:03+08:00"/>
              </w:rPr>
            </w:pPr>
            <w:del w:id="12104" w:author="xh" w:date="2026-10-19T11:40:03+08:00">
              <w:r>
                <w:rPr>
                  <w:rFonts w:ascii="Times New Roman" w:hAnsi="Times New Roman" w:eastAsia="宋体"/>
                  <w:b/>
                  <w:sz w:val="18"/>
                </w:rPr>
                <w:delText>方案</w:delText>
              </w:r>
            </w:del>
          </w:p>
        </w:tc>
        <w:tc>
          <w:tcPr>
            <w:tcW w:w="1039" w:type="dxa"/>
            <w:tcMar>
              <w:left w:w="70" w:type="dxa"/>
              <w:right w:w="70" w:type="dxa"/>
            </w:tcMar>
            <w:vAlign w:val="center"/>
          </w:tcPr>
          <w:p w14:paraId="18CB5A42">
            <w:pPr>
              <w:keepNext/>
              <w:spacing w:before="20" w:after="20" w:line="260" w:lineRule="exact"/>
              <w:ind w:left="0" w:leftChars="0" w:right="0" w:rightChars="0" w:firstLine="0" w:firstLineChars="0"/>
              <w:jc w:val="center"/>
              <w:rPr>
                <w:del w:id="12105" w:author="xh" w:date="2026-10-19T11:40:03+08:00"/>
              </w:rPr>
            </w:pPr>
            <w:del w:id="12106" w:author="xh" w:date="2026-10-19T11:40:03+08:00">
              <w:r>
                <w:rPr>
                  <w:rFonts w:ascii="Times New Roman" w:hAnsi="Times New Roman" w:eastAsia="宋体"/>
                  <w:b/>
                  <w:sz w:val="18"/>
                </w:rPr>
                <w:delText>年份</w:delText>
              </w:r>
            </w:del>
          </w:p>
        </w:tc>
        <w:tc>
          <w:tcPr>
            <w:tcW w:w="1039" w:type="dxa"/>
            <w:tcMar>
              <w:left w:w="70" w:type="dxa"/>
              <w:right w:w="70" w:type="dxa"/>
            </w:tcMar>
            <w:vAlign w:val="center"/>
          </w:tcPr>
          <w:p w14:paraId="39C670AC">
            <w:pPr>
              <w:keepNext/>
              <w:spacing w:before="20" w:after="20" w:line="260" w:lineRule="exact"/>
              <w:ind w:left="0" w:leftChars="0" w:right="0" w:rightChars="0" w:firstLine="0" w:firstLineChars="0"/>
              <w:jc w:val="center"/>
              <w:rPr>
                <w:del w:id="12107" w:author="xh" w:date="2026-10-19T11:40:03+08:00"/>
              </w:rPr>
            </w:pPr>
            <w:del w:id="12108" w:author="xh" w:date="2026-10-19T11:40:03+08:00">
              <w:r>
                <w:rPr>
                  <w:rFonts w:ascii="Times New Roman" w:hAnsi="Times New Roman" w:eastAsia="宋体"/>
                  <w:b/>
                  <w:sz w:val="18"/>
                </w:rPr>
                <w:delText>主变组合/MVA</w:delText>
              </w:r>
            </w:del>
          </w:p>
        </w:tc>
        <w:tc>
          <w:tcPr>
            <w:tcW w:w="1039" w:type="dxa"/>
            <w:tcMar>
              <w:left w:w="70" w:type="dxa"/>
              <w:right w:w="70" w:type="dxa"/>
            </w:tcMar>
            <w:vAlign w:val="center"/>
          </w:tcPr>
          <w:p w14:paraId="608EC2B9">
            <w:pPr>
              <w:keepNext/>
              <w:spacing w:before="20" w:after="20" w:line="260" w:lineRule="exact"/>
              <w:ind w:left="0" w:leftChars="0" w:right="0" w:rightChars="0" w:firstLine="0" w:firstLineChars="0"/>
              <w:jc w:val="center"/>
              <w:rPr>
                <w:del w:id="12109" w:author="xh" w:date="2026-10-19T11:40:03+08:00"/>
              </w:rPr>
            </w:pPr>
            <w:del w:id="12110" w:author="xh" w:date="2026-10-19T11:40:03+08:00">
              <w:r>
                <w:rPr>
                  <w:rFonts w:ascii="Times New Roman" w:hAnsi="Times New Roman" w:eastAsia="宋体"/>
                  <w:b/>
                  <w:sz w:val="18"/>
                </w:rPr>
                <w:delText>总容量/MVA</w:delText>
              </w:r>
            </w:del>
          </w:p>
        </w:tc>
        <w:tc>
          <w:tcPr>
            <w:tcW w:w="1039" w:type="dxa"/>
            <w:tcMar>
              <w:left w:w="70" w:type="dxa"/>
              <w:right w:w="70" w:type="dxa"/>
            </w:tcMar>
            <w:vAlign w:val="center"/>
          </w:tcPr>
          <w:p w14:paraId="3FF1FDAF">
            <w:pPr>
              <w:keepNext/>
              <w:spacing w:before="20" w:after="20" w:line="260" w:lineRule="exact"/>
              <w:ind w:left="0" w:leftChars="0" w:right="0" w:rightChars="0" w:firstLine="0" w:firstLineChars="0"/>
              <w:jc w:val="center"/>
              <w:rPr>
                <w:del w:id="12111" w:author="xh" w:date="2026-10-19T11:40:03+08:00"/>
              </w:rPr>
            </w:pPr>
            <w:del w:id="12112" w:author="xh" w:date="2026-10-19T11:40:03+08:00">
              <w:r>
                <w:rPr>
                  <w:rFonts w:ascii="Times New Roman" w:hAnsi="Times New Roman" w:eastAsia="宋体"/>
                  <w:b/>
                  <w:sz w:val="18"/>
                </w:rPr>
                <w:delText>储能额定功率/MW</w:delText>
              </w:r>
            </w:del>
          </w:p>
        </w:tc>
        <w:tc>
          <w:tcPr>
            <w:tcW w:w="1039" w:type="dxa"/>
            <w:tcMar>
              <w:left w:w="70" w:type="dxa"/>
              <w:right w:w="70" w:type="dxa"/>
            </w:tcMar>
            <w:vAlign w:val="center"/>
          </w:tcPr>
          <w:p w14:paraId="29079A98">
            <w:pPr>
              <w:keepNext/>
              <w:spacing w:before="20" w:after="20" w:line="260" w:lineRule="exact"/>
              <w:ind w:left="0" w:leftChars="0" w:right="0" w:rightChars="0" w:firstLine="0" w:firstLineChars="0"/>
              <w:jc w:val="center"/>
              <w:rPr>
                <w:del w:id="12113" w:author="xh" w:date="2026-10-19T11:40:03+08:00"/>
              </w:rPr>
            </w:pPr>
            <w:del w:id="12114" w:author="xh" w:date="2026-10-19T11:40:03+08:00">
              <w:r>
                <w:rPr>
                  <w:rFonts w:ascii="Times New Roman" w:hAnsi="Times New Roman" w:eastAsia="宋体"/>
                  <w:b/>
                  <w:sz w:val="18"/>
                </w:rPr>
                <w:delText>转出/MW</w:delText>
              </w:r>
            </w:del>
          </w:p>
        </w:tc>
        <w:tc>
          <w:tcPr>
            <w:tcW w:w="1039" w:type="dxa"/>
            <w:tcMar>
              <w:left w:w="70" w:type="dxa"/>
              <w:right w:w="70" w:type="dxa"/>
            </w:tcMar>
            <w:vAlign w:val="center"/>
          </w:tcPr>
          <w:p w14:paraId="1835B5ED">
            <w:pPr>
              <w:keepNext/>
              <w:spacing w:before="20" w:after="20" w:line="260" w:lineRule="exact"/>
              <w:ind w:left="0" w:leftChars="0" w:right="0" w:rightChars="0" w:firstLine="0" w:firstLineChars="0"/>
              <w:jc w:val="center"/>
              <w:rPr>
                <w:del w:id="12115" w:author="xh" w:date="2026-10-19T11:40:03+08:00"/>
              </w:rPr>
            </w:pPr>
            <w:del w:id="12116" w:author="xh" w:date="2026-10-19T11:40:03+08:00">
              <w:r>
                <w:rPr>
                  <w:rFonts w:ascii="Times New Roman" w:hAnsi="Times New Roman" w:eastAsia="宋体"/>
                  <w:b/>
                  <w:sz w:val="18"/>
                </w:rPr>
                <w:delText>承接/MW</w:delText>
              </w:r>
            </w:del>
          </w:p>
        </w:tc>
        <w:tc>
          <w:tcPr>
            <w:tcW w:w="1039" w:type="dxa"/>
            <w:tcMar>
              <w:left w:w="70" w:type="dxa"/>
              <w:right w:w="70" w:type="dxa"/>
            </w:tcMar>
            <w:vAlign w:val="center"/>
          </w:tcPr>
          <w:p w14:paraId="5CFA2D0B">
            <w:pPr>
              <w:keepNext/>
              <w:spacing w:before="20" w:after="20" w:line="260" w:lineRule="exact"/>
              <w:ind w:left="0" w:leftChars="0" w:right="0" w:rightChars="0" w:firstLine="0" w:firstLineChars="0"/>
              <w:jc w:val="center"/>
              <w:rPr>
                <w:del w:id="12117" w:author="xh" w:date="2026-10-19T11:40:03+08:00"/>
              </w:rPr>
            </w:pPr>
            <w:del w:id="12118" w:author="xh" w:date="2026-10-19T11:40:03+08:00">
              <w:r>
                <w:rPr>
                  <w:rFonts w:ascii="Times New Roman" w:hAnsi="Times New Roman" w:eastAsia="宋体"/>
                  <w:b/>
                  <w:sz w:val="18"/>
                </w:rPr>
                <w:delText>转接后净负荷/MW</w:delText>
              </w:r>
            </w:del>
          </w:p>
        </w:tc>
      </w:tr>
      <w:tr w14:paraId="06CAAB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2095" w:author="xh" w:date="2026-10-19T11:40:03+08:00"/>
        </w:trPr>
        <w:tc>
          <w:tcPr>
            <w:tcW w:w="1039" w:type="dxa"/>
            <w:tcMar>
              <w:left w:w="70" w:type="dxa"/>
              <w:right w:w="70" w:type="dxa"/>
            </w:tcMar>
            <w:vAlign w:val="center"/>
          </w:tcPr>
          <w:p w14:paraId="0AF0A9FA">
            <w:pPr>
              <w:keepNext/>
              <w:spacing w:before="20" w:after="20" w:line="260" w:lineRule="exact"/>
              <w:ind w:left="0" w:leftChars="0" w:right="0" w:rightChars="0" w:firstLine="0" w:firstLineChars="0"/>
              <w:jc w:val="center"/>
              <w:rPr>
                <w:del w:id="12119" w:author="xh" w:date="2026-10-19T11:40:03+08:00"/>
              </w:rPr>
            </w:pPr>
            <w:del w:id="12120" w:author="xh" w:date="2026-10-19T11:40:03+08:00">
              <w:r>
                <w:rPr>
                  <w:rFonts w:ascii="Times New Roman" w:hAnsi="Times New Roman" w:eastAsia="宋体"/>
                  <w:b w:val="0"/>
                  <w:sz w:val="18"/>
                </w:rPr>
                <w:delText>刚性</w:delText>
              </w:r>
            </w:del>
          </w:p>
        </w:tc>
        <w:tc>
          <w:tcPr>
            <w:tcW w:w="1039" w:type="dxa"/>
            <w:tcMar>
              <w:left w:w="70" w:type="dxa"/>
              <w:right w:w="70" w:type="dxa"/>
            </w:tcMar>
            <w:vAlign w:val="center"/>
          </w:tcPr>
          <w:p w14:paraId="0575F90D">
            <w:pPr>
              <w:keepNext/>
              <w:spacing w:before="20" w:after="20" w:line="260" w:lineRule="exact"/>
              <w:ind w:left="0" w:leftChars="0" w:right="0" w:rightChars="0" w:firstLine="0" w:firstLineChars="0"/>
              <w:jc w:val="center"/>
              <w:rPr>
                <w:del w:id="12121" w:author="xh" w:date="2026-10-19T11:40:03+08:00"/>
              </w:rPr>
            </w:pPr>
            <w:del w:id="12122" w:author="xh" w:date="2026-10-19T11:40:03+08:00">
              <w:r>
                <w:rPr>
                  <w:rFonts w:ascii="Times New Roman" w:hAnsi="Times New Roman" w:eastAsia="宋体"/>
                  <w:b w:val="0"/>
                  <w:sz w:val="18"/>
                </w:rPr>
                <w:delText>2022</w:delText>
              </w:r>
            </w:del>
          </w:p>
        </w:tc>
        <w:tc>
          <w:tcPr>
            <w:tcW w:w="1039" w:type="dxa"/>
            <w:tcMar>
              <w:left w:w="70" w:type="dxa"/>
              <w:right w:w="70" w:type="dxa"/>
            </w:tcMar>
            <w:vAlign w:val="center"/>
          </w:tcPr>
          <w:p w14:paraId="3AE45877">
            <w:pPr>
              <w:keepNext/>
              <w:spacing w:before="20" w:after="20" w:line="260" w:lineRule="exact"/>
              <w:ind w:left="0" w:leftChars="0" w:right="0" w:rightChars="0" w:firstLine="0" w:firstLineChars="0"/>
              <w:jc w:val="center"/>
              <w:rPr>
                <w:del w:id="12123" w:author="xh" w:date="2026-10-19T11:40:03+08:00"/>
              </w:rPr>
            </w:pPr>
            <w:del w:id="12124" w:author="xh" w:date="2026-10-19T11:40:03+08:00">
              <w:r>
                <w:rPr>
                  <w:rFonts w:ascii="Times New Roman" w:hAnsi="Times New Roman" w:eastAsia="宋体"/>
                  <w:b w:val="0"/>
                  <w:sz w:val="18"/>
                </w:rPr>
                <w:delText>31.5+40</w:delText>
              </w:r>
            </w:del>
          </w:p>
        </w:tc>
        <w:tc>
          <w:tcPr>
            <w:tcW w:w="1039" w:type="dxa"/>
            <w:tcMar>
              <w:left w:w="70" w:type="dxa"/>
              <w:right w:w="70" w:type="dxa"/>
            </w:tcMar>
            <w:vAlign w:val="center"/>
          </w:tcPr>
          <w:p w14:paraId="7016A360">
            <w:pPr>
              <w:keepNext/>
              <w:spacing w:before="20" w:after="20" w:line="260" w:lineRule="exact"/>
              <w:ind w:left="0" w:leftChars="0" w:right="0" w:rightChars="0" w:firstLine="0" w:firstLineChars="0"/>
              <w:jc w:val="center"/>
              <w:rPr>
                <w:del w:id="12125" w:author="xh" w:date="2026-10-19T11:40:03+08:00"/>
              </w:rPr>
            </w:pPr>
            <w:del w:id="12126" w:author="xh" w:date="2026-10-19T11:40:03+08:00">
              <w:r>
                <w:rPr>
                  <w:rFonts w:ascii="Times New Roman" w:hAnsi="Times New Roman" w:eastAsia="宋体"/>
                  <w:b w:val="0"/>
                  <w:sz w:val="18"/>
                </w:rPr>
                <w:delText>71.50</w:delText>
              </w:r>
            </w:del>
          </w:p>
        </w:tc>
        <w:tc>
          <w:tcPr>
            <w:tcW w:w="1039" w:type="dxa"/>
            <w:tcMar>
              <w:left w:w="70" w:type="dxa"/>
              <w:right w:w="70" w:type="dxa"/>
            </w:tcMar>
            <w:vAlign w:val="center"/>
          </w:tcPr>
          <w:p w14:paraId="74AF9C66">
            <w:pPr>
              <w:keepNext/>
              <w:spacing w:before="20" w:after="20" w:line="260" w:lineRule="exact"/>
              <w:ind w:left="0" w:leftChars="0" w:right="0" w:rightChars="0" w:firstLine="0" w:firstLineChars="0"/>
              <w:jc w:val="center"/>
              <w:rPr>
                <w:del w:id="12127" w:author="xh" w:date="2026-10-19T11:40:03+08:00"/>
              </w:rPr>
            </w:pPr>
            <w:del w:id="12128" w:author="xh" w:date="2026-10-19T11:40:03+08:00">
              <w:r>
                <w:rPr>
                  <w:rFonts w:ascii="Times New Roman" w:hAnsi="Times New Roman" w:eastAsia="宋体"/>
                  <w:b w:val="0"/>
                  <w:sz w:val="18"/>
                </w:rPr>
                <w:delText>0.00</w:delText>
              </w:r>
            </w:del>
          </w:p>
        </w:tc>
        <w:tc>
          <w:tcPr>
            <w:tcW w:w="1039" w:type="dxa"/>
            <w:tcMar>
              <w:left w:w="70" w:type="dxa"/>
              <w:right w:w="70" w:type="dxa"/>
            </w:tcMar>
            <w:vAlign w:val="center"/>
          </w:tcPr>
          <w:p w14:paraId="0A24264D">
            <w:pPr>
              <w:keepNext/>
              <w:spacing w:before="20" w:after="20" w:line="260" w:lineRule="exact"/>
              <w:ind w:left="0" w:leftChars="0" w:right="0" w:rightChars="0" w:firstLine="0" w:firstLineChars="0"/>
              <w:jc w:val="center"/>
              <w:rPr>
                <w:del w:id="12129" w:author="xh" w:date="2026-10-19T11:40:03+08:00"/>
              </w:rPr>
            </w:pPr>
            <w:del w:id="12130" w:author="xh" w:date="2026-10-19T11:40:03+08:00">
              <w:r>
                <w:rPr>
                  <w:rFonts w:ascii="Times New Roman" w:hAnsi="Times New Roman" w:eastAsia="宋体"/>
                  <w:b w:val="0"/>
                  <w:sz w:val="18"/>
                </w:rPr>
                <w:delText>0.00</w:delText>
              </w:r>
            </w:del>
          </w:p>
        </w:tc>
        <w:tc>
          <w:tcPr>
            <w:tcW w:w="1039" w:type="dxa"/>
            <w:tcMar>
              <w:left w:w="70" w:type="dxa"/>
              <w:right w:w="70" w:type="dxa"/>
            </w:tcMar>
            <w:vAlign w:val="center"/>
          </w:tcPr>
          <w:p w14:paraId="06FFCAD6">
            <w:pPr>
              <w:keepNext/>
              <w:spacing w:before="20" w:after="20" w:line="260" w:lineRule="exact"/>
              <w:ind w:left="0" w:leftChars="0" w:right="0" w:rightChars="0" w:firstLine="0" w:firstLineChars="0"/>
              <w:jc w:val="center"/>
              <w:rPr>
                <w:del w:id="12131" w:author="xh" w:date="2026-10-19T11:40:03+08:00"/>
              </w:rPr>
            </w:pPr>
            <w:del w:id="12132" w:author="xh" w:date="2026-10-19T11:40:03+08:00">
              <w:r>
                <w:rPr>
                  <w:rFonts w:ascii="Times New Roman" w:hAnsi="Times New Roman" w:eastAsia="宋体"/>
                  <w:b w:val="0"/>
                  <w:sz w:val="18"/>
                </w:rPr>
                <w:delText>0.00</w:delText>
              </w:r>
            </w:del>
          </w:p>
        </w:tc>
        <w:tc>
          <w:tcPr>
            <w:tcW w:w="1039" w:type="dxa"/>
            <w:tcMar>
              <w:left w:w="70" w:type="dxa"/>
              <w:right w:w="70" w:type="dxa"/>
            </w:tcMar>
            <w:vAlign w:val="center"/>
          </w:tcPr>
          <w:p w14:paraId="1F91F3BC">
            <w:pPr>
              <w:keepNext/>
              <w:spacing w:before="20" w:after="20" w:line="260" w:lineRule="exact"/>
              <w:ind w:left="0" w:leftChars="0" w:right="0" w:rightChars="0" w:firstLine="0" w:firstLineChars="0"/>
              <w:jc w:val="center"/>
              <w:rPr>
                <w:del w:id="12133" w:author="xh" w:date="2026-10-19T11:40:03+08:00"/>
              </w:rPr>
            </w:pPr>
            <w:del w:id="12134" w:author="xh" w:date="2026-10-19T11:40:03+08:00">
              <w:r>
                <w:rPr>
                  <w:rFonts w:ascii="Times New Roman" w:hAnsi="Times New Roman" w:eastAsia="宋体"/>
                  <w:b w:val="0"/>
                  <w:sz w:val="18"/>
                </w:rPr>
                <w:delText>52.99</w:delText>
              </w:r>
            </w:del>
          </w:p>
        </w:tc>
      </w:tr>
      <w:tr w14:paraId="3A333F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2096" w:author="xh" w:date="2026-10-19T11:40:03+08:00"/>
        </w:trPr>
        <w:tc>
          <w:tcPr>
            <w:tcW w:w="1039" w:type="dxa"/>
            <w:tcMar>
              <w:left w:w="70" w:type="dxa"/>
              <w:right w:w="70" w:type="dxa"/>
            </w:tcMar>
            <w:vAlign w:val="center"/>
          </w:tcPr>
          <w:p w14:paraId="58138DEB">
            <w:pPr>
              <w:keepNext/>
              <w:spacing w:before="20" w:after="20" w:line="260" w:lineRule="exact"/>
              <w:ind w:left="0" w:leftChars="0" w:right="0" w:rightChars="0" w:firstLine="0" w:firstLineChars="0"/>
              <w:jc w:val="center"/>
              <w:rPr>
                <w:del w:id="12135" w:author="xh" w:date="2026-10-19T11:40:03+08:00"/>
              </w:rPr>
            </w:pPr>
            <w:del w:id="12136" w:author="xh" w:date="2026-10-19T11:40:03+08:00">
              <w:r>
                <w:rPr>
                  <w:rFonts w:ascii="Times New Roman" w:hAnsi="Times New Roman" w:eastAsia="宋体"/>
                  <w:b w:val="0"/>
                  <w:sz w:val="18"/>
                </w:rPr>
                <w:delText>刚性</w:delText>
              </w:r>
            </w:del>
          </w:p>
        </w:tc>
        <w:tc>
          <w:tcPr>
            <w:tcW w:w="1039" w:type="dxa"/>
            <w:tcMar>
              <w:left w:w="70" w:type="dxa"/>
              <w:right w:w="70" w:type="dxa"/>
            </w:tcMar>
            <w:vAlign w:val="center"/>
          </w:tcPr>
          <w:p w14:paraId="3D8C9C7B">
            <w:pPr>
              <w:keepNext/>
              <w:spacing w:before="20" w:after="20" w:line="260" w:lineRule="exact"/>
              <w:ind w:left="0" w:leftChars="0" w:right="0" w:rightChars="0" w:firstLine="0" w:firstLineChars="0"/>
              <w:jc w:val="center"/>
              <w:rPr>
                <w:del w:id="12137" w:author="xh" w:date="2026-10-19T11:40:03+08:00"/>
              </w:rPr>
            </w:pPr>
            <w:del w:id="12138" w:author="xh" w:date="2026-10-19T11:40:03+08:00">
              <w:r>
                <w:rPr>
                  <w:rFonts w:ascii="Times New Roman" w:hAnsi="Times New Roman" w:eastAsia="宋体"/>
                  <w:b w:val="0"/>
                  <w:sz w:val="18"/>
                </w:rPr>
                <w:delText>2023</w:delText>
              </w:r>
            </w:del>
          </w:p>
        </w:tc>
        <w:tc>
          <w:tcPr>
            <w:tcW w:w="1039" w:type="dxa"/>
            <w:tcMar>
              <w:left w:w="70" w:type="dxa"/>
              <w:right w:w="70" w:type="dxa"/>
            </w:tcMar>
            <w:vAlign w:val="center"/>
          </w:tcPr>
          <w:p w14:paraId="176C18C3">
            <w:pPr>
              <w:keepNext/>
              <w:spacing w:before="20" w:after="20" w:line="260" w:lineRule="exact"/>
              <w:ind w:left="0" w:leftChars="0" w:right="0" w:rightChars="0" w:firstLine="0" w:firstLineChars="0"/>
              <w:jc w:val="center"/>
              <w:rPr>
                <w:del w:id="12139" w:author="xh" w:date="2026-10-19T11:40:03+08:00"/>
              </w:rPr>
            </w:pPr>
            <w:del w:id="12140" w:author="xh" w:date="2026-10-19T11:40:03+08:00">
              <w:r>
                <w:rPr>
                  <w:rFonts w:ascii="Times New Roman" w:hAnsi="Times New Roman" w:eastAsia="宋体"/>
                  <w:b w:val="0"/>
                  <w:sz w:val="18"/>
                </w:rPr>
                <w:delText>31.5+40</w:delText>
              </w:r>
            </w:del>
          </w:p>
        </w:tc>
        <w:tc>
          <w:tcPr>
            <w:tcW w:w="1039" w:type="dxa"/>
            <w:tcMar>
              <w:left w:w="70" w:type="dxa"/>
              <w:right w:w="70" w:type="dxa"/>
            </w:tcMar>
            <w:vAlign w:val="center"/>
          </w:tcPr>
          <w:p w14:paraId="5CF8CB9A">
            <w:pPr>
              <w:keepNext/>
              <w:spacing w:before="20" w:after="20" w:line="260" w:lineRule="exact"/>
              <w:ind w:left="0" w:leftChars="0" w:right="0" w:rightChars="0" w:firstLine="0" w:firstLineChars="0"/>
              <w:jc w:val="center"/>
              <w:rPr>
                <w:del w:id="12141" w:author="xh" w:date="2026-10-19T11:40:03+08:00"/>
              </w:rPr>
            </w:pPr>
            <w:del w:id="12142" w:author="xh" w:date="2026-10-19T11:40:03+08:00">
              <w:r>
                <w:rPr>
                  <w:rFonts w:ascii="Times New Roman" w:hAnsi="Times New Roman" w:eastAsia="宋体"/>
                  <w:b w:val="0"/>
                  <w:sz w:val="18"/>
                </w:rPr>
                <w:delText>71.50</w:delText>
              </w:r>
            </w:del>
          </w:p>
        </w:tc>
        <w:tc>
          <w:tcPr>
            <w:tcW w:w="1039" w:type="dxa"/>
            <w:tcMar>
              <w:left w:w="70" w:type="dxa"/>
              <w:right w:w="70" w:type="dxa"/>
            </w:tcMar>
            <w:vAlign w:val="center"/>
          </w:tcPr>
          <w:p w14:paraId="780C32EA">
            <w:pPr>
              <w:keepNext/>
              <w:spacing w:before="20" w:after="20" w:line="260" w:lineRule="exact"/>
              <w:ind w:left="0" w:leftChars="0" w:right="0" w:rightChars="0" w:firstLine="0" w:firstLineChars="0"/>
              <w:jc w:val="center"/>
              <w:rPr>
                <w:del w:id="12143" w:author="xh" w:date="2026-10-19T11:40:03+08:00"/>
              </w:rPr>
            </w:pPr>
            <w:del w:id="12144" w:author="xh" w:date="2026-10-19T11:40:03+08:00">
              <w:r>
                <w:rPr>
                  <w:rFonts w:ascii="Times New Roman" w:hAnsi="Times New Roman" w:eastAsia="宋体"/>
                  <w:b w:val="0"/>
                  <w:sz w:val="18"/>
                </w:rPr>
                <w:delText>0.00</w:delText>
              </w:r>
            </w:del>
          </w:p>
        </w:tc>
        <w:tc>
          <w:tcPr>
            <w:tcW w:w="1039" w:type="dxa"/>
            <w:tcMar>
              <w:left w:w="70" w:type="dxa"/>
              <w:right w:w="70" w:type="dxa"/>
            </w:tcMar>
            <w:vAlign w:val="center"/>
          </w:tcPr>
          <w:p w14:paraId="765A1314">
            <w:pPr>
              <w:keepNext/>
              <w:spacing w:before="20" w:after="20" w:line="260" w:lineRule="exact"/>
              <w:ind w:left="0" w:leftChars="0" w:right="0" w:rightChars="0" w:firstLine="0" w:firstLineChars="0"/>
              <w:jc w:val="center"/>
              <w:rPr>
                <w:del w:id="12145" w:author="xh" w:date="2026-10-19T11:40:03+08:00"/>
              </w:rPr>
            </w:pPr>
            <w:del w:id="12146" w:author="xh" w:date="2026-10-19T11:40:03+08:00">
              <w:r>
                <w:rPr>
                  <w:rFonts w:ascii="Times New Roman" w:hAnsi="Times New Roman" w:eastAsia="宋体"/>
                  <w:b w:val="0"/>
                  <w:sz w:val="18"/>
                </w:rPr>
                <w:delText>0.00</w:delText>
              </w:r>
            </w:del>
          </w:p>
        </w:tc>
        <w:tc>
          <w:tcPr>
            <w:tcW w:w="1039" w:type="dxa"/>
            <w:tcMar>
              <w:left w:w="70" w:type="dxa"/>
              <w:right w:w="70" w:type="dxa"/>
            </w:tcMar>
            <w:vAlign w:val="center"/>
          </w:tcPr>
          <w:p w14:paraId="2422453B">
            <w:pPr>
              <w:keepNext/>
              <w:spacing w:before="20" w:after="20" w:line="260" w:lineRule="exact"/>
              <w:ind w:left="0" w:leftChars="0" w:right="0" w:rightChars="0" w:firstLine="0" w:firstLineChars="0"/>
              <w:jc w:val="center"/>
              <w:rPr>
                <w:del w:id="12147" w:author="xh" w:date="2026-10-19T11:40:03+08:00"/>
              </w:rPr>
            </w:pPr>
            <w:del w:id="12148" w:author="xh" w:date="2026-10-19T11:40:03+08:00">
              <w:r>
                <w:rPr>
                  <w:rFonts w:ascii="Times New Roman" w:hAnsi="Times New Roman" w:eastAsia="宋体"/>
                  <w:b w:val="0"/>
                  <w:sz w:val="18"/>
                </w:rPr>
                <w:delText>0.00</w:delText>
              </w:r>
            </w:del>
          </w:p>
        </w:tc>
        <w:tc>
          <w:tcPr>
            <w:tcW w:w="1039" w:type="dxa"/>
            <w:tcMar>
              <w:left w:w="70" w:type="dxa"/>
              <w:right w:w="70" w:type="dxa"/>
            </w:tcMar>
            <w:vAlign w:val="center"/>
          </w:tcPr>
          <w:p w14:paraId="71BE10ED">
            <w:pPr>
              <w:keepNext/>
              <w:spacing w:before="20" w:after="20" w:line="260" w:lineRule="exact"/>
              <w:ind w:left="0" w:leftChars="0" w:right="0" w:rightChars="0" w:firstLine="0" w:firstLineChars="0"/>
              <w:jc w:val="center"/>
              <w:rPr>
                <w:del w:id="12149" w:author="xh" w:date="2026-10-19T11:40:03+08:00"/>
              </w:rPr>
            </w:pPr>
            <w:del w:id="12150" w:author="xh" w:date="2026-10-19T11:40:03+08:00">
              <w:r>
                <w:rPr>
                  <w:rFonts w:ascii="Times New Roman" w:hAnsi="Times New Roman" w:eastAsia="宋体"/>
                  <w:b w:val="0"/>
                  <w:sz w:val="18"/>
                </w:rPr>
                <w:delText>48.89</w:delText>
              </w:r>
            </w:del>
          </w:p>
        </w:tc>
      </w:tr>
      <w:tr w14:paraId="70F0EF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2097" w:author="xh" w:date="2026-10-19T11:40:03+08:00"/>
        </w:trPr>
        <w:tc>
          <w:tcPr>
            <w:tcW w:w="1039" w:type="dxa"/>
            <w:tcMar>
              <w:left w:w="70" w:type="dxa"/>
              <w:right w:w="70" w:type="dxa"/>
            </w:tcMar>
            <w:vAlign w:val="center"/>
          </w:tcPr>
          <w:p w14:paraId="3FAD2C9F">
            <w:pPr>
              <w:keepNext/>
              <w:spacing w:before="20" w:after="20" w:line="260" w:lineRule="exact"/>
              <w:ind w:left="0" w:leftChars="0" w:right="0" w:rightChars="0" w:firstLine="0" w:firstLineChars="0"/>
              <w:jc w:val="center"/>
              <w:rPr>
                <w:del w:id="12151" w:author="xh" w:date="2026-10-19T11:40:03+08:00"/>
              </w:rPr>
            </w:pPr>
            <w:del w:id="12152" w:author="xh" w:date="2026-10-19T11:40:03+08:00">
              <w:r>
                <w:rPr>
                  <w:rFonts w:ascii="Times New Roman" w:hAnsi="Times New Roman" w:eastAsia="宋体"/>
                  <w:b w:val="0"/>
                  <w:sz w:val="18"/>
                </w:rPr>
                <w:delText>刚性</w:delText>
              </w:r>
            </w:del>
          </w:p>
        </w:tc>
        <w:tc>
          <w:tcPr>
            <w:tcW w:w="1039" w:type="dxa"/>
            <w:tcMar>
              <w:left w:w="70" w:type="dxa"/>
              <w:right w:w="70" w:type="dxa"/>
            </w:tcMar>
            <w:vAlign w:val="center"/>
          </w:tcPr>
          <w:p w14:paraId="7D536835">
            <w:pPr>
              <w:keepNext/>
              <w:spacing w:before="20" w:after="20" w:line="260" w:lineRule="exact"/>
              <w:ind w:left="0" w:leftChars="0" w:right="0" w:rightChars="0" w:firstLine="0" w:firstLineChars="0"/>
              <w:jc w:val="center"/>
              <w:rPr>
                <w:del w:id="12153" w:author="xh" w:date="2026-10-19T11:40:03+08:00"/>
              </w:rPr>
            </w:pPr>
            <w:del w:id="12154" w:author="xh" w:date="2026-10-19T11:40:03+08:00">
              <w:r>
                <w:rPr>
                  <w:rFonts w:ascii="Times New Roman" w:hAnsi="Times New Roman" w:eastAsia="宋体"/>
                  <w:b w:val="0"/>
                  <w:sz w:val="18"/>
                </w:rPr>
                <w:delText>2024</w:delText>
              </w:r>
            </w:del>
          </w:p>
        </w:tc>
        <w:tc>
          <w:tcPr>
            <w:tcW w:w="1039" w:type="dxa"/>
            <w:tcMar>
              <w:left w:w="70" w:type="dxa"/>
              <w:right w:w="70" w:type="dxa"/>
            </w:tcMar>
            <w:vAlign w:val="center"/>
          </w:tcPr>
          <w:p w14:paraId="3E9C0DED">
            <w:pPr>
              <w:keepNext/>
              <w:spacing w:before="20" w:after="20" w:line="260" w:lineRule="exact"/>
              <w:ind w:left="0" w:leftChars="0" w:right="0" w:rightChars="0" w:firstLine="0" w:firstLineChars="0"/>
              <w:jc w:val="center"/>
              <w:rPr>
                <w:del w:id="12155" w:author="xh" w:date="2026-10-19T11:40:03+08:00"/>
              </w:rPr>
            </w:pPr>
            <w:del w:id="12156" w:author="xh" w:date="2026-10-19T11:40:03+08:00">
              <w:r>
                <w:rPr>
                  <w:rFonts w:ascii="Times New Roman" w:hAnsi="Times New Roman" w:eastAsia="宋体"/>
                  <w:b w:val="0"/>
                  <w:sz w:val="18"/>
                </w:rPr>
                <w:delText>31.5+40</w:delText>
              </w:r>
            </w:del>
          </w:p>
        </w:tc>
        <w:tc>
          <w:tcPr>
            <w:tcW w:w="1039" w:type="dxa"/>
            <w:tcMar>
              <w:left w:w="70" w:type="dxa"/>
              <w:right w:w="70" w:type="dxa"/>
            </w:tcMar>
            <w:vAlign w:val="center"/>
          </w:tcPr>
          <w:p w14:paraId="720D94FF">
            <w:pPr>
              <w:keepNext/>
              <w:spacing w:before="20" w:after="20" w:line="260" w:lineRule="exact"/>
              <w:ind w:left="0" w:leftChars="0" w:right="0" w:rightChars="0" w:firstLine="0" w:firstLineChars="0"/>
              <w:jc w:val="center"/>
              <w:rPr>
                <w:del w:id="12157" w:author="xh" w:date="2026-10-19T11:40:03+08:00"/>
              </w:rPr>
            </w:pPr>
            <w:del w:id="12158" w:author="xh" w:date="2026-10-19T11:40:03+08:00">
              <w:r>
                <w:rPr>
                  <w:rFonts w:ascii="Times New Roman" w:hAnsi="Times New Roman" w:eastAsia="宋体"/>
                  <w:b w:val="0"/>
                  <w:sz w:val="18"/>
                </w:rPr>
                <w:delText>71.50</w:delText>
              </w:r>
            </w:del>
          </w:p>
        </w:tc>
        <w:tc>
          <w:tcPr>
            <w:tcW w:w="1039" w:type="dxa"/>
            <w:tcMar>
              <w:left w:w="70" w:type="dxa"/>
              <w:right w:w="70" w:type="dxa"/>
            </w:tcMar>
            <w:vAlign w:val="center"/>
          </w:tcPr>
          <w:p w14:paraId="10575438">
            <w:pPr>
              <w:keepNext/>
              <w:spacing w:before="20" w:after="20" w:line="260" w:lineRule="exact"/>
              <w:ind w:left="0" w:leftChars="0" w:right="0" w:rightChars="0" w:firstLine="0" w:firstLineChars="0"/>
              <w:jc w:val="center"/>
              <w:rPr>
                <w:del w:id="12159" w:author="xh" w:date="2026-10-19T11:40:03+08:00"/>
              </w:rPr>
            </w:pPr>
            <w:del w:id="12160" w:author="xh" w:date="2026-10-19T11:40:03+08:00">
              <w:r>
                <w:rPr>
                  <w:rFonts w:ascii="Times New Roman" w:hAnsi="Times New Roman" w:eastAsia="宋体"/>
                  <w:b w:val="0"/>
                  <w:sz w:val="18"/>
                </w:rPr>
                <w:delText>0.00</w:delText>
              </w:r>
            </w:del>
          </w:p>
        </w:tc>
        <w:tc>
          <w:tcPr>
            <w:tcW w:w="1039" w:type="dxa"/>
            <w:tcMar>
              <w:left w:w="70" w:type="dxa"/>
              <w:right w:w="70" w:type="dxa"/>
            </w:tcMar>
            <w:vAlign w:val="center"/>
          </w:tcPr>
          <w:p w14:paraId="0CC1B7E9">
            <w:pPr>
              <w:keepNext/>
              <w:spacing w:before="20" w:after="20" w:line="260" w:lineRule="exact"/>
              <w:ind w:left="0" w:leftChars="0" w:right="0" w:rightChars="0" w:firstLine="0" w:firstLineChars="0"/>
              <w:jc w:val="center"/>
              <w:rPr>
                <w:del w:id="12161" w:author="xh" w:date="2026-10-19T11:40:03+08:00"/>
              </w:rPr>
            </w:pPr>
            <w:del w:id="12162" w:author="xh" w:date="2026-10-19T11:40:03+08:00">
              <w:r>
                <w:rPr>
                  <w:rFonts w:ascii="Times New Roman" w:hAnsi="Times New Roman" w:eastAsia="宋体"/>
                  <w:b w:val="0"/>
                  <w:sz w:val="18"/>
                </w:rPr>
                <w:delText>0.00</w:delText>
              </w:r>
            </w:del>
          </w:p>
        </w:tc>
        <w:tc>
          <w:tcPr>
            <w:tcW w:w="1039" w:type="dxa"/>
            <w:tcMar>
              <w:left w:w="70" w:type="dxa"/>
              <w:right w:w="70" w:type="dxa"/>
            </w:tcMar>
            <w:vAlign w:val="center"/>
          </w:tcPr>
          <w:p w14:paraId="262D470A">
            <w:pPr>
              <w:keepNext/>
              <w:spacing w:before="20" w:after="20" w:line="260" w:lineRule="exact"/>
              <w:ind w:left="0" w:leftChars="0" w:right="0" w:rightChars="0" w:firstLine="0" w:firstLineChars="0"/>
              <w:jc w:val="center"/>
              <w:rPr>
                <w:del w:id="12163" w:author="xh" w:date="2026-10-19T11:40:03+08:00"/>
              </w:rPr>
            </w:pPr>
            <w:del w:id="12164" w:author="xh" w:date="2026-10-19T11:40:03+08:00">
              <w:r>
                <w:rPr>
                  <w:rFonts w:ascii="Times New Roman" w:hAnsi="Times New Roman" w:eastAsia="宋体"/>
                  <w:b w:val="0"/>
                  <w:sz w:val="18"/>
                </w:rPr>
                <w:delText>0.00</w:delText>
              </w:r>
            </w:del>
          </w:p>
        </w:tc>
        <w:tc>
          <w:tcPr>
            <w:tcW w:w="1039" w:type="dxa"/>
            <w:tcMar>
              <w:left w:w="70" w:type="dxa"/>
              <w:right w:w="70" w:type="dxa"/>
            </w:tcMar>
            <w:vAlign w:val="center"/>
          </w:tcPr>
          <w:p w14:paraId="6EDFD0C6">
            <w:pPr>
              <w:keepNext/>
              <w:spacing w:before="20" w:after="20" w:line="260" w:lineRule="exact"/>
              <w:ind w:left="0" w:leftChars="0" w:right="0" w:rightChars="0" w:firstLine="0" w:firstLineChars="0"/>
              <w:jc w:val="center"/>
              <w:rPr>
                <w:del w:id="12165" w:author="xh" w:date="2026-10-19T11:40:03+08:00"/>
              </w:rPr>
            </w:pPr>
            <w:del w:id="12166" w:author="xh" w:date="2026-10-19T11:40:03+08:00">
              <w:r>
                <w:rPr>
                  <w:rFonts w:ascii="Times New Roman" w:hAnsi="Times New Roman" w:eastAsia="宋体"/>
                  <w:b w:val="0"/>
                  <w:sz w:val="18"/>
                </w:rPr>
                <w:delText>55.40</w:delText>
              </w:r>
            </w:del>
          </w:p>
        </w:tc>
      </w:tr>
      <w:tr w14:paraId="4AA27E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2098" w:author="xh" w:date="2026-10-19T11:40:03+08:00"/>
        </w:trPr>
        <w:tc>
          <w:tcPr>
            <w:tcW w:w="1039" w:type="dxa"/>
            <w:tcMar>
              <w:left w:w="70" w:type="dxa"/>
              <w:right w:w="70" w:type="dxa"/>
            </w:tcMar>
            <w:vAlign w:val="center"/>
          </w:tcPr>
          <w:p w14:paraId="3E8C68BB">
            <w:pPr>
              <w:keepNext/>
              <w:spacing w:before="20" w:after="20" w:line="260" w:lineRule="exact"/>
              <w:ind w:left="0" w:leftChars="0" w:right="0" w:rightChars="0" w:firstLine="0" w:firstLineChars="0"/>
              <w:jc w:val="center"/>
              <w:rPr>
                <w:del w:id="12167" w:author="xh" w:date="2026-10-19T11:40:03+08:00"/>
              </w:rPr>
            </w:pPr>
            <w:del w:id="12168" w:author="xh" w:date="2026-10-19T11:40:03+08:00">
              <w:r>
                <w:rPr>
                  <w:rFonts w:ascii="Times New Roman" w:hAnsi="Times New Roman" w:eastAsia="宋体"/>
                  <w:b w:val="0"/>
                  <w:sz w:val="18"/>
                </w:rPr>
                <w:delText>刚性</w:delText>
              </w:r>
            </w:del>
          </w:p>
        </w:tc>
        <w:tc>
          <w:tcPr>
            <w:tcW w:w="1039" w:type="dxa"/>
            <w:tcMar>
              <w:left w:w="70" w:type="dxa"/>
              <w:right w:w="70" w:type="dxa"/>
            </w:tcMar>
            <w:vAlign w:val="center"/>
          </w:tcPr>
          <w:p w14:paraId="0CD72682">
            <w:pPr>
              <w:keepNext/>
              <w:spacing w:before="20" w:after="20" w:line="260" w:lineRule="exact"/>
              <w:ind w:left="0" w:leftChars="0" w:right="0" w:rightChars="0" w:firstLine="0" w:firstLineChars="0"/>
              <w:jc w:val="center"/>
              <w:rPr>
                <w:del w:id="12169" w:author="xh" w:date="2026-10-19T11:40:03+08:00"/>
              </w:rPr>
            </w:pPr>
            <w:del w:id="12170" w:author="xh" w:date="2026-10-19T11:40:03+08:00">
              <w:r>
                <w:rPr>
                  <w:rFonts w:ascii="Times New Roman" w:hAnsi="Times New Roman" w:eastAsia="宋体"/>
                  <w:b w:val="0"/>
                  <w:sz w:val="18"/>
                </w:rPr>
                <w:delText>2025</w:delText>
              </w:r>
            </w:del>
          </w:p>
        </w:tc>
        <w:tc>
          <w:tcPr>
            <w:tcW w:w="1039" w:type="dxa"/>
            <w:tcMar>
              <w:left w:w="70" w:type="dxa"/>
              <w:right w:w="70" w:type="dxa"/>
            </w:tcMar>
            <w:vAlign w:val="center"/>
          </w:tcPr>
          <w:p w14:paraId="17EFCBBC">
            <w:pPr>
              <w:keepNext/>
              <w:spacing w:before="20" w:after="20" w:line="260" w:lineRule="exact"/>
              <w:ind w:left="0" w:leftChars="0" w:right="0" w:rightChars="0" w:firstLine="0" w:firstLineChars="0"/>
              <w:jc w:val="center"/>
              <w:rPr>
                <w:del w:id="12171" w:author="xh" w:date="2026-10-19T11:40:03+08:00"/>
              </w:rPr>
            </w:pPr>
            <w:del w:id="12172" w:author="xh" w:date="2026-10-19T11:40:03+08:00">
              <w:r>
                <w:rPr>
                  <w:rFonts w:ascii="Times New Roman" w:hAnsi="Times New Roman" w:eastAsia="宋体"/>
                  <w:b w:val="0"/>
                  <w:sz w:val="18"/>
                </w:rPr>
                <w:delText>31.5+40</w:delText>
              </w:r>
            </w:del>
          </w:p>
        </w:tc>
        <w:tc>
          <w:tcPr>
            <w:tcW w:w="1039" w:type="dxa"/>
            <w:tcMar>
              <w:left w:w="70" w:type="dxa"/>
              <w:right w:w="70" w:type="dxa"/>
            </w:tcMar>
            <w:vAlign w:val="center"/>
          </w:tcPr>
          <w:p w14:paraId="340FF808">
            <w:pPr>
              <w:keepNext/>
              <w:spacing w:before="20" w:after="20" w:line="260" w:lineRule="exact"/>
              <w:ind w:left="0" w:leftChars="0" w:right="0" w:rightChars="0" w:firstLine="0" w:firstLineChars="0"/>
              <w:jc w:val="center"/>
              <w:rPr>
                <w:del w:id="12173" w:author="xh" w:date="2026-10-19T11:40:03+08:00"/>
              </w:rPr>
            </w:pPr>
            <w:del w:id="12174" w:author="xh" w:date="2026-10-19T11:40:03+08:00">
              <w:r>
                <w:rPr>
                  <w:rFonts w:ascii="Times New Roman" w:hAnsi="Times New Roman" w:eastAsia="宋体"/>
                  <w:b w:val="0"/>
                  <w:sz w:val="18"/>
                </w:rPr>
                <w:delText>71.50</w:delText>
              </w:r>
            </w:del>
          </w:p>
        </w:tc>
        <w:tc>
          <w:tcPr>
            <w:tcW w:w="1039" w:type="dxa"/>
            <w:tcMar>
              <w:left w:w="70" w:type="dxa"/>
              <w:right w:w="70" w:type="dxa"/>
            </w:tcMar>
            <w:vAlign w:val="center"/>
          </w:tcPr>
          <w:p w14:paraId="47183F81">
            <w:pPr>
              <w:keepNext/>
              <w:spacing w:before="20" w:after="20" w:line="260" w:lineRule="exact"/>
              <w:ind w:left="0" w:leftChars="0" w:right="0" w:rightChars="0" w:firstLine="0" w:firstLineChars="0"/>
              <w:jc w:val="center"/>
              <w:rPr>
                <w:del w:id="12175" w:author="xh" w:date="2026-10-19T11:40:03+08:00"/>
              </w:rPr>
            </w:pPr>
            <w:del w:id="12176" w:author="xh" w:date="2026-10-19T11:40:03+08:00">
              <w:r>
                <w:rPr>
                  <w:rFonts w:ascii="Times New Roman" w:hAnsi="Times New Roman" w:eastAsia="宋体"/>
                  <w:b w:val="0"/>
                  <w:sz w:val="18"/>
                </w:rPr>
                <w:delText>1.10</w:delText>
              </w:r>
            </w:del>
          </w:p>
        </w:tc>
        <w:tc>
          <w:tcPr>
            <w:tcW w:w="1039" w:type="dxa"/>
            <w:tcMar>
              <w:left w:w="70" w:type="dxa"/>
              <w:right w:w="70" w:type="dxa"/>
            </w:tcMar>
            <w:vAlign w:val="center"/>
          </w:tcPr>
          <w:p w14:paraId="04725EDF">
            <w:pPr>
              <w:keepNext/>
              <w:spacing w:before="20" w:after="20" w:line="260" w:lineRule="exact"/>
              <w:ind w:left="0" w:leftChars="0" w:right="0" w:rightChars="0" w:firstLine="0" w:firstLineChars="0"/>
              <w:jc w:val="center"/>
              <w:rPr>
                <w:del w:id="12177" w:author="xh" w:date="2026-10-19T11:40:03+08:00"/>
              </w:rPr>
            </w:pPr>
            <w:del w:id="12178" w:author="xh" w:date="2026-10-19T11:40:03+08:00">
              <w:r>
                <w:rPr>
                  <w:rFonts w:ascii="Times New Roman" w:hAnsi="Times New Roman" w:eastAsia="宋体"/>
                  <w:b w:val="0"/>
                  <w:sz w:val="18"/>
                </w:rPr>
                <w:delText>0.00</w:delText>
              </w:r>
            </w:del>
          </w:p>
        </w:tc>
        <w:tc>
          <w:tcPr>
            <w:tcW w:w="1039" w:type="dxa"/>
            <w:tcMar>
              <w:left w:w="70" w:type="dxa"/>
              <w:right w:w="70" w:type="dxa"/>
            </w:tcMar>
            <w:vAlign w:val="center"/>
          </w:tcPr>
          <w:p w14:paraId="0DDA076D">
            <w:pPr>
              <w:keepNext/>
              <w:spacing w:before="20" w:after="20" w:line="260" w:lineRule="exact"/>
              <w:ind w:left="0" w:leftChars="0" w:right="0" w:rightChars="0" w:firstLine="0" w:firstLineChars="0"/>
              <w:jc w:val="center"/>
              <w:rPr>
                <w:del w:id="12179" w:author="xh" w:date="2026-10-19T11:40:03+08:00"/>
              </w:rPr>
            </w:pPr>
            <w:del w:id="12180" w:author="xh" w:date="2026-10-19T11:40:03+08:00">
              <w:r>
                <w:rPr>
                  <w:rFonts w:ascii="Times New Roman" w:hAnsi="Times New Roman" w:eastAsia="宋体"/>
                  <w:b w:val="0"/>
                  <w:sz w:val="18"/>
                </w:rPr>
                <w:delText>0.00</w:delText>
              </w:r>
            </w:del>
          </w:p>
        </w:tc>
        <w:tc>
          <w:tcPr>
            <w:tcW w:w="1039" w:type="dxa"/>
            <w:tcMar>
              <w:left w:w="70" w:type="dxa"/>
              <w:right w:w="70" w:type="dxa"/>
            </w:tcMar>
            <w:vAlign w:val="center"/>
          </w:tcPr>
          <w:p w14:paraId="2DD89FF3">
            <w:pPr>
              <w:keepNext/>
              <w:spacing w:before="20" w:after="20" w:line="260" w:lineRule="exact"/>
              <w:ind w:left="0" w:leftChars="0" w:right="0" w:rightChars="0" w:firstLine="0" w:firstLineChars="0"/>
              <w:jc w:val="center"/>
              <w:rPr>
                <w:del w:id="12181" w:author="xh" w:date="2026-10-19T11:40:03+08:00"/>
              </w:rPr>
            </w:pPr>
            <w:del w:id="12182" w:author="xh" w:date="2026-10-19T11:40:03+08:00">
              <w:r>
                <w:rPr>
                  <w:rFonts w:ascii="Times New Roman" w:hAnsi="Times New Roman" w:eastAsia="宋体"/>
                  <w:b w:val="0"/>
                  <w:sz w:val="18"/>
                </w:rPr>
                <w:delText>61.43</w:delText>
              </w:r>
            </w:del>
          </w:p>
        </w:tc>
      </w:tr>
      <w:tr w14:paraId="351166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2099" w:author="xh" w:date="2026-10-19T11:40:03+08:00"/>
        </w:trPr>
        <w:tc>
          <w:tcPr>
            <w:tcW w:w="1039" w:type="dxa"/>
            <w:tcMar>
              <w:left w:w="70" w:type="dxa"/>
              <w:right w:w="70" w:type="dxa"/>
            </w:tcMar>
            <w:vAlign w:val="center"/>
          </w:tcPr>
          <w:p w14:paraId="67015176">
            <w:pPr>
              <w:keepNext/>
              <w:spacing w:before="20" w:after="20" w:line="260" w:lineRule="exact"/>
              <w:ind w:left="0" w:leftChars="0" w:right="0" w:rightChars="0" w:firstLine="0" w:firstLineChars="0"/>
              <w:jc w:val="center"/>
              <w:rPr>
                <w:del w:id="12183" w:author="xh" w:date="2026-10-19T11:40:03+08:00"/>
              </w:rPr>
            </w:pPr>
            <w:del w:id="12184" w:author="xh" w:date="2026-10-19T11:40:03+08:00">
              <w:r>
                <w:rPr>
                  <w:rFonts w:ascii="Times New Roman" w:hAnsi="Times New Roman" w:eastAsia="宋体"/>
                  <w:b w:val="0"/>
                  <w:sz w:val="18"/>
                </w:rPr>
                <w:delText>弹性</w:delText>
              </w:r>
            </w:del>
          </w:p>
        </w:tc>
        <w:tc>
          <w:tcPr>
            <w:tcW w:w="1039" w:type="dxa"/>
            <w:tcMar>
              <w:left w:w="70" w:type="dxa"/>
              <w:right w:w="70" w:type="dxa"/>
            </w:tcMar>
            <w:vAlign w:val="center"/>
          </w:tcPr>
          <w:p w14:paraId="4EDC168F">
            <w:pPr>
              <w:keepNext/>
              <w:spacing w:before="20" w:after="20" w:line="260" w:lineRule="exact"/>
              <w:ind w:left="0" w:leftChars="0" w:right="0" w:rightChars="0" w:firstLine="0" w:firstLineChars="0"/>
              <w:jc w:val="center"/>
              <w:rPr>
                <w:del w:id="12185" w:author="xh" w:date="2026-10-19T11:40:03+08:00"/>
              </w:rPr>
            </w:pPr>
            <w:del w:id="12186" w:author="xh" w:date="2026-10-19T11:40:03+08:00">
              <w:r>
                <w:rPr>
                  <w:rFonts w:ascii="Times New Roman" w:hAnsi="Times New Roman" w:eastAsia="宋体"/>
                  <w:b w:val="0"/>
                  <w:sz w:val="18"/>
                </w:rPr>
                <w:delText>2022</w:delText>
              </w:r>
            </w:del>
          </w:p>
        </w:tc>
        <w:tc>
          <w:tcPr>
            <w:tcW w:w="1039" w:type="dxa"/>
            <w:tcMar>
              <w:left w:w="70" w:type="dxa"/>
              <w:right w:w="70" w:type="dxa"/>
            </w:tcMar>
            <w:vAlign w:val="center"/>
          </w:tcPr>
          <w:p w14:paraId="6DB75DD9">
            <w:pPr>
              <w:keepNext/>
              <w:spacing w:before="20" w:after="20" w:line="260" w:lineRule="exact"/>
              <w:ind w:left="0" w:leftChars="0" w:right="0" w:rightChars="0" w:firstLine="0" w:firstLineChars="0"/>
              <w:jc w:val="center"/>
              <w:rPr>
                <w:del w:id="12187" w:author="xh" w:date="2026-10-19T11:40:03+08:00"/>
              </w:rPr>
            </w:pPr>
            <w:del w:id="12188" w:author="xh" w:date="2026-10-19T11:40:03+08:00">
              <w:r>
                <w:rPr>
                  <w:rFonts w:ascii="Times New Roman" w:hAnsi="Times New Roman" w:eastAsia="宋体"/>
                  <w:b w:val="0"/>
                  <w:sz w:val="18"/>
                </w:rPr>
                <w:delText>31.5+40</w:delText>
              </w:r>
            </w:del>
          </w:p>
        </w:tc>
        <w:tc>
          <w:tcPr>
            <w:tcW w:w="1039" w:type="dxa"/>
            <w:tcMar>
              <w:left w:w="70" w:type="dxa"/>
              <w:right w:w="70" w:type="dxa"/>
            </w:tcMar>
            <w:vAlign w:val="center"/>
          </w:tcPr>
          <w:p w14:paraId="31D15086">
            <w:pPr>
              <w:keepNext/>
              <w:spacing w:before="20" w:after="20" w:line="260" w:lineRule="exact"/>
              <w:ind w:left="0" w:leftChars="0" w:right="0" w:rightChars="0" w:firstLine="0" w:firstLineChars="0"/>
              <w:jc w:val="center"/>
              <w:rPr>
                <w:del w:id="12189" w:author="xh" w:date="2026-10-19T11:40:03+08:00"/>
              </w:rPr>
            </w:pPr>
            <w:del w:id="12190" w:author="xh" w:date="2026-10-19T11:40:03+08:00">
              <w:r>
                <w:rPr>
                  <w:rFonts w:ascii="Times New Roman" w:hAnsi="Times New Roman" w:eastAsia="宋体"/>
                  <w:b w:val="0"/>
                  <w:sz w:val="18"/>
                </w:rPr>
                <w:delText>71.50</w:delText>
              </w:r>
            </w:del>
          </w:p>
        </w:tc>
        <w:tc>
          <w:tcPr>
            <w:tcW w:w="1039" w:type="dxa"/>
            <w:tcMar>
              <w:left w:w="70" w:type="dxa"/>
              <w:right w:w="70" w:type="dxa"/>
            </w:tcMar>
            <w:vAlign w:val="center"/>
          </w:tcPr>
          <w:p w14:paraId="76D9B730">
            <w:pPr>
              <w:keepNext/>
              <w:spacing w:before="20" w:after="20" w:line="260" w:lineRule="exact"/>
              <w:ind w:left="0" w:leftChars="0" w:right="0" w:rightChars="0" w:firstLine="0" w:firstLineChars="0"/>
              <w:jc w:val="center"/>
              <w:rPr>
                <w:del w:id="12191" w:author="xh" w:date="2026-10-19T11:40:03+08:00"/>
              </w:rPr>
            </w:pPr>
            <w:del w:id="12192" w:author="xh" w:date="2026-10-19T11:40:03+08:00">
              <w:r>
                <w:rPr>
                  <w:rFonts w:ascii="Times New Roman" w:hAnsi="Times New Roman" w:eastAsia="宋体"/>
                  <w:b w:val="0"/>
                  <w:sz w:val="18"/>
                </w:rPr>
                <w:delText>0.00</w:delText>
              </w:r>
            </w:del>
          </w:p>
        </w:tc>
        <w:tc>
          <w:tcPr>
            <w:tcW w:w="1039" w:type="dxa"/>
            <w:tcMar>
              <w:left w:w="70" w:type="dxa"/>
              <w:right w:w="70" w:type="dxa"/>
            </w:tcMar>
            <w:vAlign w:val="center"/>
          </w:tcPr>
          <w:p w14:paraId="47BAAE01">
            <w:pPr>
              <w:keepNext/>
              <w:spacing w:before="20" w:after="20" w:line="260" w:lineRule="exact"/>
              <w:ind w:left="0" w:leftChars="0" w:right="0" w:rightChars="0" w:firstLine="0" w:firstLineChars="0"/>
              <w:jc w:val="center"/>
              <w:rPr>
                <w:del w:id="12193" w:author="xh" w:date="2026-10-19T11:40:03+08:00"/>
              </w:rPr>
            </w:pPr>
            <w:del w:id="12194" w:author="xh" w:date="2026-10-19T11:40:03+08:00">
              <w:r>
                <w:rPr>
                  <w:rFonts w:ascii="Times New Roman" w:hAnsi="Times New Roman" w:eastAsia="宋体"/>
                  <w:b w:val="0"/>
                  <w:sz w:val="18"/>
                </w:rPr>
                <w:delText>0.00</w:delText>
              </w:r>
            </w:del>
          </w:p>
        </w:tc>
        <w:tc>
          <w:tcPr>
            <w:tcW w:w="1039" w:type="dxa"/>
            <w:tcMar>
              <w:left w:w="70" w:type="dxa"/>
              <w:right w:w="70" w:type="dxa"/>
            </w:tcMar>
            <w:vAlign w:val="center"/>
          </w:tcPr>
          <w:p w14:paraId="28B89030">
            <w:pPr>
              <w:keepNext/>
              <w:spacing w:before="20" w:after="20" w:line="260" w:lineRule="exact"/>
              <w:ind w:left="0" w:leftChars="0" w:right="0" w:rightChars="0" w:firstLine="0" w:firstLineChars="0"/>
              <w:jc w:val="center"/>
              <w:rPr>
                <w:del w:id="12195" w:author="xh" w:date="2026-10-19T11:40:03+08:00"/>
              </w:rPr>
            </w:pPr>
            <w:del w:id="12196" w:author="xh" w:date="2026-10-19T11:40:03+08:00">
              <w:r>
                <w:rPr>
                  <w:rFonts w:ascii="Times New Roman" w:hAnsi="Times New Roman" w:eastAsia="宋体"/>
                  <w:b w:val="0"/>
                  <w:sz w:val="18"/>
                </w:rPr>
                <w:delText>0.00</w:delText>
              </w:r>
            </w:del>
          </w:p>
        </w:tc>
        <w:tc>
          <w:tcPr>
            <w:tcW w:w="1039" w:type="dxa"/>
            <w:tcMar>
              <w:left w:w="70" w:type="dxa"/>
              <w:right w:w="70" w:type="dxa"/>
            </w:tcMar>
            <w:vAlign w:val="center"/>
          </w:tcPr>
          <w:p w14:paraId="5CBC30F8">
            <w:pPr>
              <w:keepNext/>
              <w:spacing w:before="20" w:after="20" w:line="260" w:lineRule="exact"/>
              <w:ind w:left="0" w:leftChars="0" w:right="0" w:rightChars="0" w:firstLine="0" w:firstLineChars="0"/>
              <w:jc w:val="center"/>
              <w:rPr>
                <w:del w:id="12197" w:author="xh" w:date="2026-10-19T11:40:03+08:00"/>
              </w:rPr>
            </w:pPr>
            <w:del w:id="12198" w:author="xh" w:date="2026-10-19T11:40:03+08:00">
              <w:r>
                <w:rPr>
                  <w:rFonts w:ascii="Times New Roman" w:hAnsi="Times New Roman" w:eastAsia="宋体"/>
                  <w:b w:val="0"/>
                  <w:sz w:val="18"/>
                </w:rPr>
                <w:delText>52.99</w:delText>
              </w:r>
            </w:del>
          </w:p>
        </w:tc>
      </w:tr>
      <w:tr w14:paraId="6A18B5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2100" w:author="xh" w:date="2026-10-19T11:40:03+08:00"/>
        </w:trPr>
        <w:tc>
          <w:tcPr>
            <w:tcW w:w="1039" w:type="dxa"/>
            <w:tcMar>
              <w:left w:w="70" w:type="dxa"/>
              <w:right w:w="70" w:type="dxa"/>
            </w:tcMar>
            <w:vAlign w:val="center"/>
          </w:tcPr>
          <w:p w14:paraId="43A52723">
            <w:pPr>
              <w:keepNext/>
              <w:spacing w:before="20" w:after="20" w:line="260" w:lineRule="exact"/>
              <w:ind w:left="0" w:leftChars="0" w:right="0" w:rightChars="0" w:firstLine="0" w:firstLineChars="0"/>
              <w:jc w:val="center"/>
              <w:rPr>
                <w:del w:id="12199" w:author="xh" w:date="2026-10-19T11:40:03+08:00"/>
              </w:rPr>
            </w:pPr>
            <w:del w:id="12200" w:author="xh" w:date="2026-10-19T11:40:03+08:00">
              <w:r>
                <w:rPr>
                  <w:rFonts w:ascii="Times New Roman" w:hAnsi="Times New Roman" w:eastAsia="宋体"/>
                  <w:b w:val="0"/>
                  <w:sz w:val="18"/>
                </w:rPr>
                <w:delText>弹性</w:delText>
              </w:r>
            </w:del>
          </w:p>
        </w:tc>
        <w:tc>
          <w:tcPr>
            <w:tcW w:w="1039" w:type="dxa"/>
            <w:tcMar>
              <w:left w:w="70" w:type="dxa"/>
              <w:right w:w="70" w:type="dxa"/>
            </w:tcMar>
            <w:vAlign w:val="center"/>
          </w:tcPr>
          <w:p w14:paraId="7FB65A4C">
            <w:pPr>
              <w:keepNext/>
              <w:spacing w:before="20" w:after="20" w:line="260" w:lineRule="exact"/>
              <w:ind w:left="0" w:leftChars="0" w:right="0" w:rightChars="0" w:firstLine="0" w:firstLineChars="0"/>
              <w:jc w:val="center"/>
              <w:rPr>
                <w:del w:id="12201" w:author="xh" w:date="2026-10-19T11:40:03+08:00"/>
              </w:rPr>
            </w:pPr>
            <w:del w:id="12202" w:author="xh" w:date="2026-10-19T11:40:03+08:00">
              <w:r>
                <w:rPr>
                  <w:rFonts w:ascii="Times New Roman" w:hAnsi="Times New Roman" w:eastAsia="宋体"/>
                  <w:b w:val="0"/>
                  <w:sz w:val="18"/>
                </w:rPr>
                <w:delText>2023</w:delText>
              </w:r>
            </w:del>
          </w:p>
        </w:tc>
        <w:tc>
          <w:tcPr>
            <w:tcW w:w="1039" w:type="dxa"/>
            <w:tcMar>
              <w:left w:w="70" w:type="dxa"/>
              <w:right w:w="70" w:type="dxa"/>
            </w:tcMar>
            <w:vAlign w:val="center"/>
          </w:tcPr>
          <w:p w14:paraId="334F6D2C">
            <w:pPr>
              <w:keepNext/>
              <w:spacing w:before="20" w:after="20" w:line="260" w:lineRule="exact"/>
              <w:ind w:left="0" w:leftChars="0" w:right="0" w:rightChars="0" w:firstLine="0" w:firstLineChars="0"/>
              <w:jc w:val="center"/>
              <w:rPr>
                <w:del w:id="12203" w:author="xh" w:date="2026-10-19T11:40:03+08:00"/>
              </w:rPr>
            </w:pPr>
            <w:del w:id="12204" w:author="xh" w:date="2026-10-19T11:40:03+08:00">
              <w:r>
                <w:rPr>
                  <w:rFonts w:ascii="Times New Roman" w:hAnsi="Times New Roman" w:eastAsia="宋体"/>
                  <w:b w:val="0"/>
                  <w:sz w:val="18"/>
                </w:rPr>
                <w:delText>31.5+40</w:delText>
              </w:r>
            </w:del>
          </w:p>
        </w:tc>
        <w:tc>
          <w:tcPr>
            <w:tcW w:w="1039" w:type="dxa"/>
            <w:tcMar>
              <w:left w:w="70" w:type="dxa"/>
              <w:right w:w="70" w:type="dxa"/>
            </w:tcMar>
            <w:vAlign w:val="center"/>
          </w:tcPr>
          <w:p w14:paraId="5619C0F6">
            <w:pPr>
              <w:keepNext/>
              <w:spacing w:before="20" w:after="20" w:line="260" w:lineRule="exact"/>
              <w:ind w:left="0" w:leftChars="0" w:right="0" w:rightChars="0" w:firstLine="0" w:firstLineChars="0"/>
              <w:jc w:val="center"/>
              <w:rPr>
                <w:del w:id="12205" w:author="xh" w:date="2026-10-19T11:40:03+08:00"/>
              </w:rPr>
            </w:pPr>
            <w:del w:id="12206" w:author="xh" w:date="2026-10-19T11:40:03+08:00">
              <w:r>
                <w:rPr>
                  <w:rFonts w:ascii="Times New Roman" w:hAnsi="Times New Roman" w:eastAsia="宋体"/>
                  <w:b w:val="0"/>
                  <w:sz w:val="18"/>
                </w:rPr>
                <w:delText>71.50</w:delText>
              </w:r>
            </w:del>
          </w:p>
        </w:tc>
        <w:tc>
          <w:tcPr>
            <w:tcW w:w="1039" w:type="dxa"/>
            <w:tcMar>
              <w:left w:w="70" w:type="dxa"/>
              <w:right w:w="70" w:type="dxa"/>
            </w:tcMar>
            <w:vAlign w:val="center"/>
          </w:tcPr>
          <w:p w14:paraId="2825BB3A">
            <w:pPr>
              <w:keepNext/>
              <w:spacing w:before="20" w:after="20" w:line="260" w:lineRule="exact"/>
              <w:ind w:left="0" w:leftChars="0" w:right="0" w:rightChars="0" w:firstLine="0" w:firstLineChars="0"/>
              <w:jc w:val="center"/>
              <w:rPr>
                <w:del w:id="12207" w:author="xh" w:date="2026-10-19T11:40:03+08:00"/>
              </w:rPr>
            </w:pPr>
            <w:del w:id="12208" w:author="xh" w:date="2026-10-19T11:40:03+08:00">
              <w:r>
                <w:rPr>
                  <w:rFonts w:ascii="Times New Roman" w:hAnsi="Times New Roman" w:eastAsia="宋体"/>
                  <w:b w:val="0"/>
                  <w:sz w:val="18"/>
                </w:rPr>
                <w:delText>0.00</w:delText>
              </w:r>
            </w:del>
          </w:p>
        </w:tc>
        <w:tc>
          <w:tcPr>
            <w:tcW w:w="1039" w:type="dxa"/>
            <w:tcMar>
              <w:left w:w="70" w:type="dxa"/>
              <w:right w:w="70" w:type="dxa"/>
            </w:tcMar>
            <w:vAlign w:val="center"/>
          </w:tcPr>
          <w:p w14:paraId="7A3916B9">
            <w:pPr>
              <w:keepNext/>
              <w:spacing w:before="20" w:after="20" w:line="260" w:lineRule="exact"/>
              <w:ind w:left="0" w:leftChars="0" w:right="0" w:rightChars="0" w:firstLine="0" w:firstLineChars="0"/>
              <w:jc w:val="center"/>
              <w:rPr>
                <w:del w:id="12209" w:author="xh" w:date="2026-10-19T11:40:03+08:00"/>
              </w:rPr>
            </w:pPr>
            <w:del w:id="12210" w:author="xh" w:date="2026-10-19T11:40:03+08:00">
              <w:r>
                <w:rPr>
                  <w:rFonts w:ascii="Times New Roman" w:hAnsi="Times New Roman" w:eastAsia="宋体"/>
                  <w:b w:val="0"/>
                  <w:sz w:val="18"/>
                </w:rPr>
                <w:delText>0.00</w:delText>
              </w:r>
            </w:del>
          </w:p>
        </w:tc>
        <w:tc>
          <w:tcPr>
            <w:tcW w:w="1039" w:type="dxa"/>
            <w:tcMar>
              <w:left w:w="70" w:type="dxa"/>
              <w:right w:w="70" w:type="dxa"/>
            </w:tcMar>
            <w:vAlign w:val="center"/>
          </w:tcPr>
          <w:p w14:paraId="642A55A7">
            <w:pPr>
              <w:keepNext/>
              <w:spacing w:before="20" w:after="20" w:line="260" w:lineRule="exact"/>
              <w:ind w:left="0" w:leftChars="0" w:right="0" w:rightChars="0" w:firstLine="0" w:firstLineChars="0"/>
              <w:jc w:val="center"/>
              <w:rPr>
                <w:del w:id="12211" w:author="xh" w:date="2026-10-19T11:40:03+08:00"/>
              </w:rPr>
            </w:pPr>
            <w:del w:id="12212" w:author="xh" w:date="2026-10-19T11:40:03+08:00">
              <w:r>
                <w:rPr>
                  <w:rFonts w:ascii="Times New Roman" w:hAnsi="Times New Roman" w:eastAsia="宋体"/>
                  <w:b w:val="0"/>
                  <w:sz w:val="18"/>
                </w:rPr>
                <w:delText>0.00</w:delText>
              </w:r>
            </w:del>
          </w:p>
        </w:tc>
        <w:tc>
          <w:tcPr>
            <w:tcW w:w="1039" w:type="dxa"/>
            <w:tcMar>
              <w:left w:w="70" w:type="dxa"/>
              <w:right w:w="70" w:type="dxa"/>
            </w:tcMar>
            <w:vAlign w:val="center"/>
          </w:tcPr>
          <w:p w14:paraId="39F4A82E">
            <w:pPr>
              <w:keepNext/>
              <w:spacing w:before="20" w:after="20" w:line="260" w:lineRule="exact"/>
              <w:ind w:left="0" w:leftChars="0" w:right="0" w:rightChars="0" w:firstLine="0" w:firstLineChars="0"/>
              <w:jc w:val="center"/>
              <w:rPr>
                <w:del w:id="12213" w:author="xh" w:date="2026-10-19T11:40:03+08:00"/>
              </w:rPr>
            </w:pPr>
            <w:del w:id="12214" w:author="xh" w:date="2026-10-19T11:40:03+08:00">
              <w:r>
                <w:rPr>
                  <w:rFonts w:ascii="Times New Roman" w:hAnsi="Times New Roman" w:eastAsia="宋体"/>
                  <w:b w:val="0"/>
                  <w:sz w:val="18"/>
                </w:rPr>
                <w:delText>48.89</w:delText>
              </w:r>
            </w:del>
          </w:p>
        </w:tc>
      </w:tr>
      <w:tr w14:paraId="4BBFE6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2101" w:author="xh" w:date="2026-10-19T11:40:03+08:00"/>
        </w:trPr>
        <w:tc>
          <w:tcPr>
            <w:tcW w:w="1039" w:type="dxa"/>
            <w:tcMar>
              <w:left w:w="70" w:type="dxa"/>
              <w:right w:w="70" w:type="dxa"/>
            </w:tcMar>
            <w:vAlign w:val="center"/>
          </w:tcPr>
          <w:p w14:paraId="1BE44717">
            <w:pPr>
              <w:keepNext/>
              <w:spacing w:before="20" w:after="20" w:line="260" w:lineRule="exact"/>
              <w:ind w:left="0" w:leftChars="0" w:right="0" w:rightChars="0" w:firstLine="0" w:firstLineChars="0"/>
              <w:jc w:val="center"/>
              <w:rPr>
                <w:del w:id="12215" w:author="xh" w:date="2026-10-19T11:40:03+08:00"/>
              </w:rPr>
            </w:pPr>
            <w:del w:id="12216" w:author="xh" w:date="2026-10-19T11:40:03+08:00">
              <w:r>
                <w:rPr>
                  <w:rFonts w:ascii="Times New Roman" w:hAnsi="Times New Roman" w:eastAsia="宋体"/>
                  <w:b w:val="0"/>
                  <w:sz w:val="18"/>
                </w:rPr>
                <w:delText>弹性</w:delText>
              </w:r>
            </w:del>
          </w:p>
        </w:tc>
        <w:tc>
          <w:tcPr>
            <w:tcW w:w="1039" w:type="dxa"/>
            <w:tcMar>
              <w:left w:w="70" w:type="dxa"/>
              <w:right w:w="70" w:type="dxa"/>
            </w:tcMar>
            <w:vAlign w:val="center"/>
          </w:tcPr>
          <w:p w14:paraId="4E797F2E">
            <w:pPr>
              <w:keepNext/>
              <w:spacing w:before="20" w:after="20" w:line="260" w:lineRule="exact"/>
              <w:ind w:left="0" w:leftChars="0" w:right="0" w:rightChars="0" w:firstLine="0" w:firstLineChars="0"/>
              <w:jc w:val="center"/>
              <w:rPr>
                <w:del w:id="12217" w:author="xh" w:date="2026-10-19T11:40:03+08:00"/>
              </w:rPr>
            </w:pPr>
            <w:del w:id="12218" w:author="xh" w:date="2026-10-19T11:40:03+08:00">
              <w:r>
                <w:rPr>
                  <w:rFonts w:ascii="Times New Roman" w:hAnsi="Times New Roman" w:eastAsia="宋体"/>
                  <w:b w:val="0"/>
                  <w:sz w:val="18"/>
                </w:rPr>
                <w:delText>2024</w:delText>
              </w:r>
            </w:del>
          </w:p>
        </w:tc>
        <w:tc>
          <w:tcPr>
            <w:tcW w:w="1039" w:type="dxa"/>
            <w:tcMar>
              <w:left w:w="70" w:type="dxa"/>
              <w:right w:w="70" w:type="dxa"/>
            </w:tcMar>
            <w:vAlign w:val="center"/>
          </w:tcPr>
          <w:p w14:paraId="6A48AD10">
            <w:pPr>
              <w:keepNext/>
              <w:spacing w:before="20" w:after="20" w:line="260" w:lineRule="exact"/>
              <w:ind w:left="0" w:leftChars="0" w:right="0" w:rightChars="0" w:firstLine="0" w:firstLineChars="0"/>
              <w:jc w:val="center"/>
              <w:rPr>
                <w:del w:id="12219" w:author="xh" w:date="2026-10-19T11:40:03+08:00"/>
              </w:rPr>
            </w:pPr>
            <w:del w:id="12220" w:author="xh" w:date="2026-10-19T11:40:03+08:00">
              <w:r>
                <w:rPr>
                  <w:rFonts w:ascii="Times New Roman" w:hAnsi="Times New Roman" w:eastAsia="宋体"/>
                  <w:b w:val="0"/>
                  <w:sz w:val="18"/>
                </w:rPr>
                <w:delText>31.5+40</w:delText>
              </w:r>
            </w:del>
          </w:p>
        </w:tc>
        <w:tc>
          <w:tcPr>
            <w:tcW w:w="1039" w:type="dxa"/>
            <w:tcMar>
              <w:left w:w="70" w:type="dxa"/>
              <w:right w:w="70" w:type="dxa"/>
            </w:tcMar>
            <w:vAlign w:val="center"/>
          </w:tcPr>
          <w:p w14:paraId="050220C8">
            <w:pPr>
              <w:keepNext/>
              <w:spacing w:before="20" w:after="20" w:line="260" w:lineRule="exact"/>
              <w:ind w:left="0" w:leftChars="0" w:right="0" w:rightChars="0" w:firstLine="0" w:firstLineChars="0"/>
              <w:jc w:val="center"/>
              <w:rPr>
                <w:del w:id="12221" w:author="xh" w:date="2026-10-19T11:40:03+08:00"/>
              </w:rPr>
            </w:pPr>
            <w:del w:id="12222" w:author="xh" w:date="2026-10-19T11:40:03+08:00">
              <w:r>
                <w:rPr>
                  <w:rFonts w:ascii="Times New Roman" w:hAnsi="Times New Roman" w:eastAsia="宋体"/>
                  <w:b w:val="0"/>
                  <w:sz w:val="18"/>
                </w:rPr>
                <w:delText>71.50</w:delText>
              </w:r>
            </w:del>
          </w:p>
        </w:tc>
        <w:tc>
          <w:tcPr>
            <w:tcW w:w="1039" w:type="dxa"/>
            <w:tcMar>
              <w:left w:w="70" w:type="dxa"/>
              <w:right w:w="70" w:type="dxa"/>
            </w:tcMar>
            <w:vAlign w:val="center"/>
          </w:tcPr>
          <w:p w14:paraId="4A15CC94">
            <w:pPr>
              <w:keepNext/>
              <w:spacing w:before="20" w:after="20" w:line="260" w:lineRule="exact"/>
              <w:ind w:left="0" w:leftChars="0" w:right="0" w:rightChars="0" w:firstLine="0" w:firstLineChars="0"/>
              <w:jc w:val="center"/>
              <w:rPr>
                <w:del w:id="12223" w:author="xh" w:date="2026-10-19T11:40:03+08:00"/>
              </w:rPr>
            </w:pPr>
            <w:del w:id="12224" w:author="xh" w:date="2026-10-19T11:40:03+08:00">
              <w:r>
                <w:rPr>
                  <w:rFonts w:ascii="Times New Roman" w:hAnsi="Times New Roman" w:eastAsia="宋体"/>
                  <w:b w:val="0"/>
                  <w:sz w:val="18"/>
                </w:rPr>
                <w:delText>0.00</w:delText>
              </w:r>
            </w:del>
          </w:p>
        </w:tc>
        <w:tc>
          <w:tcPr>
            <w:tcW w:w="1039" w:type="dxa"/>
            <w:tcMar>
              <w:left w:w="70" w:type="dxa"/>
              <w:right w:w="70" w:type="dxa"/>
            </w:tcMar>
            <w:vAlign w:val="center"/>
          </w:tcPr>
          <w:p w14:paraId="783962D2">
            <w:pPr>
              <w:keepNext/>
              <w:spacing w:before="20" w:after="20" w:line="260" w:lineRule="exact"/>
              <w:ind w:left="0" w:leftChars="0" w:right="0" w:rightChars="0" w:firstLine="0" w:firstLineChars="0"/>
              <w:jc w:val="center"/>
              <w:rPr>
                <w:del w:id="12225" w:author="xh" w:date="2026-10-19T11:40:03+08:00"/>
              </w:rPr>
            </w:pPr>
            <w:del w:id="12226" w:author="xh" w:date="2026-10-19T11:40:03+08:00">
              <w:r>
                <w:rPr>
                  <w:rFonts w:ascii="Times New Roman" w:hAnsi="Times New Roman" w:eastAsia="宋体"/>
                  <w:b w:val="0"/>
                  <w:sz w:val="18"/>
                </w:rPr>
                <w:delText>0.00</w:delText>
              </w:r>
            </w:del>
          </w:p>
        </w:tc>
        <w:tc>
          <w:tcPr>
            <w:tcW w:w="1039" w:type="dxa"/>
            <w:tcMar>
              <w:left w:w="70" w:type="dxa"/>
              <w:right w:w="70" w:type="dxa"/>
            </w:tcMar>
            <w:vAlign w:val="center"/>
          </w:tcPr>
          <w:p w14:paraId="6264FC79">
            <w:pPr>
              <w:keepNext/>
              <w:spacing w:before="20" w:after="20" w:line="260" w:lineRule="exact"/>
              <w:ind w:left="0" w:leftChars="0" w:right="0" w:rightChars="0" w:firstLine="0" w:firstLineChars="0"/>
              <w:jc w:val="center"/>
              <w:rPr>
                <w:del w:id="12227" w:author="xh" w:date="2026-10-19T11:40:03+08:00"/>
              </w:rPr>
            </w:pPr>
            <w:del w:id="12228" w:author="xh" w:date="2026-10-19T11:40:03+08:00">
              <w:r>
                <w:rPr>
                  <w:rFonts w:ascii="Times New Roman" w:hAnsi="Times New Roman" w:eastAsia="宋体"/>
                  <w:b w:val="0"/>
                  <w:sz w:val="18"/>
                </w:rPr>
                <w:delText>0.00</w:delText>
              </w:r>
            </w:del>
          </w:p>
        </w:tc>
        <w:tc>
          <w:tcPr>
            <w:tcW w:w="1039" w:type="dxa"/>
            <w:tcMar>
              <w:left w:w="70" w:type="dxa"/>
              <w:right w:w="70" w:type="dxa"/>
            </w:tcMar>
            <w:vAlign w:val="center"/>
          </w:tcPr>
          <w:p w14:paraId="58DFA395">
            <w:pPr>
              <w:keepNext/>
              <w:spacing w:before="20" w:after="20" w:line="260" w:lineRule="exact"/>
              <w:ind w:left="0" w:leftChars="0" w:right="0" w:rightChars="0" w:firstLine="0" w:firstLineChars="0"/>
              <w:jc w:val="center"/>
              <w:rPr>
                <w:del w:id="12229" w:author="xh" w:date="2026-10-19T11:40:03+08:00"/>
              </w:rPr>
            </w:pPr>
            <w:del w:id="12230" w:author="xh" w:date="2026-10-19T11:40:03+08:00">
              <w:r>
                <w:rPr>
                  <w:rFonts w:ascii="Times New Roman" w:hAnsi="Times New Roman" w:eastAsia="宋体"/>
                  <w:b w:val="0"/>
                  <w:sz w:val="18"/>
                </w:rPr>
                <w:delText>55.40</w:delText>
              </w:r>
            </w:del>
          </w:p>
        </w:tc>
      </w:tr>
      <w:tr w14:paraId="388C05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2102" w:author="xh" w:date="2026-10-19T11:40:03+08:00"/>
        </w:trPr>
        <w:tc>
          <w:tcPr>
            <w:tcW w:w="1039" w:type="dxa"/>
            <w:tcMar>
              <w:left w:w="70" w:type="dxa"/>
              <w:right w:w="70" w:type="dxa"/>
            </w:tcMar>
            <w:vAlign w:val="center"/>
          </w:tcPr>
          <w:p w14:paraId="1E8820AF">
            <w:pPr>
              <w:keepNext w:val="0"/>
              <w:spacing w:before="20" w:after="20" w:line="260" w:lineRule="exact"/>
              <w:ind w:left="0" w:leftChars="0" w:right="0" w:rightChars="0" w:firstLine="0" w:firstLineChars="0"/>
              <w:jc w:val="center"/>
              <w:rPr>
                <w:del w:id="12231" w:author="xh" w:date="2026-10-19T11:40:03+08:00"/>
              </w:rPr>
            </w:pPr>
            <w:del w:id="12232" w:author="xh" w:date="2026-10-19T11:40:03+08:00">
              <w:r>
                <w:rPr>
                  <w:rFonts w:ascii="Times New Roman" w:hAnsi="Times New Roman" w:eastAsia="宋体"/>
                  <w:b w:val="0"/>
                  <w:sz w:val="18"/>
                </w:rPr>
                <w:delText>弹性</w:delText>
              </w:r>
            </w:del>
          </w:p>
        </w:tc>
        <w:tc>
          <w:tcPr>
            <w:tcW w:w="1039" w:type="dxa"/>
            <w:tcMar>
              <w:left w:w="70" w:type="dxa"/>
              <w:right w:w="70" w:type="dxa"/>
            </w:tcMar>
            <w:vAlign w:val="center"/>
          </w:tcPr>
          <w:p w14:paraId="19E84707">
            <w:pPr>
              <w:keepNext w:val="0"/>
              <w:spacing w:before="20" w:after="20" w:line="260" w:lineRule="exact"/>
              <w:ind w:left="0" w:leftChars="0" w:right="0" w:rightChars="0" w:firstLine="0" w:firstLineChars="0"/>
              <w:jc w:val="center"/>
              <w:rPr>
                <w:del w:id="12233" w:author="xh" w:date="2026-10-19T11:40:03+08:00"/>
              </w:rPr>
            </w:pPr>
            <w:del w:id="12234" w:author="xh" w:date="2026-10-19T11:40:03+08:00">
              <w:r>
                <w:rPr>
                  <w:rFonts w:ascii="Times New Roman" w:hAnsi="Times New Roman" w:eastAsia="宋体"/>
                  <w:b w:val="0"/>
                  <w:sz w:val="18"/>
                </w:rPr>
                <w:delText>2025</w:delText>
              </w:r>
            </w:del>
          </w:p>
        </w:tc>
        <w:tc>
          <w:tcPr>
            <w:tcW w:w="1039" w:type="dxa"/>
            <w:tcMar>
              <w:left w:w="70" w:type="dxa"/>
              <w:right w:w="70" w:type="dxa"/>
            </w:tcMar>
            <w:vAlign w:val="center"/>
          </w:tcPr>
          <w:p w14:paraId="0A3DF529">
            <w:pPr>
              <w:keepNext w:val="0"/>
              <w:spacing w:before="20" w:after="20" w:line="260" w:lineRule="exact"/>
              <w:ind w:left="0" w:leftChars="0" w:right="0" w:rightChars="0" w:firstLine="0" w:firstLineChars="0"/>
              <w:jc w:val="center"/>
              <w:rPr>
                <w:del w:id="12235" w:author="xh" w:date="2026-10-19T11:40:03+08:00"/>
              </w:rPr>
            </w:pPr>
            <w:del w:id="12236" w:author="xh" w:date="2026-10-19T11:40:03+08:00">
              <w:r>
                <w:rPr>
                  <w:rFonts w:ascii="Times New Roman" w:hAnsi="Times New Roman" w:eastAsia="宋体"/>
                  <w:b w:val="0"/>
                  <w:sz w:val="18"/>
                </w:rPr>
                <w:delText>31.5+40</w:delText>
              </w:r>
            </w:del>
          </w:p>
        </w:tc>
        <w:tc>
          <w:tcPr>
            <w:tcW w:w="1039" w:type="dxa"/>
            <w:tcMar>
              <w:left w:w="70" w:type="dxa"/>
              <w:right w:w="70" w:type="dxa"/>
            </w:tcMar>
            <w:vAlign w:val="center"/>
          </w:tcPr>
          <w:p w14:paraId="749CC964">
            <w:pPr>
              <w:keepNext w:val="0"/>
              <w:spacing w:before="20" w:after="20" w:line="260" w:lineRule="exact"/>
              <w:ind w:left="0" w:leftChars="0" w:right="0" w:rightChars="0" w:firstLine="0" w:firstLineChars="0"/>
              <w:jc w:val="center"/>
              <w:rPr>
                <w:del w:id="12237" w:author="xh" w:date="2026-10-19T11:40:03+08:00"/>
              </w:rPr>
            </w:pPr>
            <w:del w:id="12238" w:author="xh" w:date="2026-10-19T11:40:03+08:00">
              <w:r>
                <w:rPr>
                  <w:rFonts w:ascii="Times New Roman" w:hAnsi="Times New Roman" w:eastAsia="宋体"/>
                  <w:b w:val="0"/>
                  <w:sz w:val="18"/>
                </w:rPr>
                <w:delText>71.50</w:delText>
              </w:r>
            </w:del>
          </w:p>
        </w:tc>
        <w:tc>
          <w:tcPr>
            <w:tcW w:w="1039" w:type="dxa"/>
            <w:tcMar>
              <w:left w:w="70" w:type="dxa"/>
              <w:right w:w="70" w:type="dxa"/>
            </w:tcMar>
            <w:vAlign w:val="center"/>
          </w:tcPr>
          <w:p w14:paraId="54DD6C99">
            <w:pPr>
              <w:keepNext w:val="0"/>
              <w:spacing w:before="20" w:after="20" w:line="260" w:lineRule="exact"/>
              <w:ind w:left="0" w:leftChars="0" w:right="0" w:rightChars="0" w:firstLine="0" w:firstLineChars="0"/>
              <w:jc w:val="center"/>
              <w:rPr>
                <w:del w:id="12239" w:author="xh" w:date="2026-10-19T11:40:03+08:00"/>
              </w:rPr>
            </w:pPr>
            <w:del w:id="12240" w:author="xh" w:date="2026-10-19T11:40:03+08:00">
              <w:r>
                <w:rPr>
                  <w:rFonts w:ascii="Times New Roman" w:hAnsi="Times New Roman" w:eastAsia="宋体"/>
                  <w:b w:val="0"/>
                  <w:sz w:val="18"/>
                </w:rPr>
                <w:delText>1.10</w:delText>
              </w:r>
            </w:del>
          </w:p>
        </w:tc>
        <w:tc>
          <w:tcPr>
            <w:tcW w:w="1039" w:type="dxa"/>
            <w:tcMar>
              <w:left w:w="70" w:type="dxa"/>
              <w:right w:w="70" w:type="dxa"/>
            </w:tcMar>
            <w:vAlign w:val="center"/>
          </w:tcPr>
          <w:p w14:paraId="569A17DD">
            <w:pPr>
              <w:keepNext w:val="0"/>
              <w:spacing w:before="20" w:after="20" w:line="260" w:lineRule="exact"/>
              <w:ind w:left="0" w:leftChars="0" w:right="0" w:rightChars="0" w:firstLine="0" w:firstLineChars="0"/>
              <w:jc w:val="center"/>
              <w:rPr>
                <w:del w:id="12241" w:author="xh" w:date="2026-10-19T11:40:03+08:00"/>
              </w:rPr>
            </w:pPr>
            <w:del w:id="12242" w:author="xh" w:date="2026-10-19T11:40:03+08:00">
              <w:r>
                <w:rPr>
                  <w:rFonts w:ascii="Times New Roman" w:hAnsi="Times New Roman" w:eastAsia="宋体"/>
                  <w:b w:val="0"/>
                  <w:sz w:val="18"/>
                </w:rPr>
                <w:delText>0.00</w:delText>
              </w:r>
            </w:del>
          </w:p>
        </w:tc>
        <w:tc>
          <w:tcPr>
            <w:tcW w:w="1039" w:type="dxa"/>
            <w:tcMar>
              <w:left w:w="70" w:type="dxa"/>
              <w:right w:w="70" w:type="dxa"/>
            </w:tcMar>
            <w:vAlign w:val="center"/>
          </w:tcPr>
          <w:p w14:paraId="69C750D5">
            <w:pPr>
              <w:keepNext w:val="0"/>
              <w:spacing w:before="20" w:after="20" w:line="260" w:lineRule="exact"/>
              <w:ind w:left="0" w:leftChars="0" w:right="0" w:rightChars="0" w:firstLine="0" w:firstLineChars="0"/>
              <w:jc w:val="center"/>
              <w:rPr>
                <w:del w:id="12243" w:author="xh" w:date="2026-10-19T11:40:03+08:00"/>
              </w:rPr>
            </w:pPr>
            <w:del w:id="12244" w:author="xh" w:date="2026-10-19T11:40:03+08:00">
              <w:r>
                <w:rPr>
                  <w:rFonts w:ascii="Times New Roman" w:hAnsi="Times New Roman" w:eastAsia="宋体"/>
                  <w:b w:val="0"/>
                  <w:sz w:val="18"/>
                </w:rPr>
                <w:delText>0.00</w:delText>
              </w:r>
            </w:del>
          </w:p>
        </w:tc>
        <w:tc>
          <w:tcPr>
            <w:tcW w:w="1039" w:type="dxa"/>
            <w:tcMar>
              <w:left w:w="70" w:type="dxa"/>
              <w:right w:w="70" w:type="dxa"/>
            </w:tcMar>
            <w:vAlign w:val="center"/>
          </w:tcPr>
          <w:p w14:paraId="31544D71">
            <w:pPr>
              <w:keepNext w:val="0"/>
              <w:spacing w:before="20" w:after="20" w:line="260" w:lineRule="exact"/>
              <w:ind w:left="0" w:leftChars="0" w:right="0" w:rightChars="0" w:firstLine="0" w:firstLineChars="0"/>
              <w:jc w:val="center"/>
              <w:rPr>
                <w:del w:id="12245" w:author="xh" w:date="2026-10-19T11:40:03+08:00"/>
              </w:rPr>
            </w:pPr>
            <w:del w:id="12246" w:author="xh" w:date="2026-10-19T11:40:03+08:00">
              <w:r>
                <w:rPr>
                  <w:rFonts w:ascii="Times New Roman" w:hAnsi="Times New Roman" w:eastAsia="宋体"/>
                  <w:b w:val="0"/>
                  <w:sz w:val="18"/>
                </w:rPr>
                <w:delText>61.43</w:delText>
              </w:r>
            </w:del>
          </w:p>
        </w:tc>
      </w:tr>
      <w:tr>
        <w:trPr>
          <w:cantSplit/>
          <w:tblHeader/>
          <w:ins w:id="12247" w:author="xh" w:date="2026-10-19T11:40:0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256" w:author="xh" w:date="2026-10-19T11:40:03+08:00"/>
              </w:rPr>
            </w:pPr>
            <w:ins w:id="12257" w:author="xh" w:date="2026-10-19T11:40:03+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258" w:author="xh" w:date="2026-10-19T11:40:03+08:00"/>
              </w:rPr>
            </w:pPr>
            <w:ins w:id="12259" w:author="xh" w:date="2026-10-19T11:40:03+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260" w:author="xh" w:date="2026-10-19T11:40:03+08:00"/>
              </w:rPr>
            </w:pPr>
            <w:ins w:id="12261" w:author="xh" w:date="2026-10-19T11:40:03+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262" w:author="xh" w:date="2026-10-19T11:40:03+08:00"/>
              </w:rPr>
            </w:pPr>
            <w:ins w:id="12263" w:author="xh" w:date="2026-10-19T11:40:03+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264" w:author="xh" w:date="2026-10-19T11:40:03+08:00"/>
              </w:rPr>
            </w:pPr>
            <w:ins w:id="12265" w:author="xh" w:date="2026-10-19T11:40:03+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266" w:author="xh" w:date="2026-10-19T11:40:03+08:00"/>
              </w:rPr>
            </w:pPr>
            <w:ins w:id="12267" w:author="xh" w:date="2026-10-19T11:40:03+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268" w:author="xh" w:date="2026-10-19T11:40:03+08:00"/>
              </w:rPr>
            </w:pPr>
            <w:ins w:id="12269" w:author="xh" w:date="2026-10-19T11:40:03+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270" w:author="xh" w:date="2026-10-19T11:40:03+08:00"/>
              </w:rPr>
            </w:pPr>
            <w:ins w:id="12271" w:author="xh" w:date="2026-10-19T11:40:03+08:00">
              <w:r>
                <w:rPr>
                  <w:rFonts w:ascii="Times New Roman" w:hAnsi="Times New Roman" w:eastAsia="宋体"/>
                  <w:b/>
                  <w:sz w:val="18"/>
                </w:rPr>
                <w:t>转接后净负荷/MW</w:t>
              </w:r>
            </w:ins>
          </w:p>
        </w:tc>
      </w:tr>
      <w:tr>
        <w:trPr>
          <w:cantSplit/>
          <w:ins w:id="12248" w:author="xh" w:date="2026-10-19T11:40:0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272" w:author="xh" w:date="2026-10-19T11:40:03+08:00"/>
              </w:rPr>
            </w:pPr>
            <w:ins w:id="12273" w:author="xh" w:date="2026-10-19T11:40:03+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274" w:author="xh" w:date="2026-10-19T11:40:03+08:00"/>
              </w:rPr>
            </w:pPr>
            <w:ins w:id="12275" w:author="xh" w:date="2026-10-19T11:40:03+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276" w:author="xh" w:date="2026-10-19T11:40:03+08:00"/>
              </w:rPr>
            </w:pPr>
            <w:ins w:id="12277" w:author="xh" w:date="2026-10-19T11:40:03+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278" w:author="xh" w:date="2026-10-19T11:40:03+08:00"/>
              </w:rPr>
            </w:pPr>
            <w:ins w:id="12279" w:author="xh" w:date="2026-10-19T11:40:03+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280" w:author="xh" w:date="2026-10-19T11:40:03+08:00"/>
              </w:rPr>
            </w:pPr>
            <w:ins w:id="12281" w:author="xh" w:date="2026-10-19T11:40:0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282" w:author="xh" w:date="2026-10-19T11:40:03+08:00"/>
              </w:rPr>
            </w:pPr>
            <w:ins w:id="12283" w:author="xh" w:date="2026-10-19T11:40:03+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284" w:author="xh" w:date="2026-10-19T11:40:03+08:00"/>
              </w:rPr>
            </w:pPr>
            <w:ins w:id="12285" w:author="xh" w:date="2026-10-19T11:40:03+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286" w:author="xh" w:date="2026-10-19T11:40:03+08:00"/>
              </w:rPr>
            </w:pPr>
            <w:ins w:id="12287" w:author="xh" w:date="2026-10-19T11:40:03+08:00">
              <w:r>
                <w:rPr>
                  <w:rFonts w:ascii="Times New Roman" w:hAnsi="Times New Roman" w:eastAsia="宋体"/>
                  <w:b w:val="0"/>
                  <w:sz w:val="18"/>
                </w:rPr>
                <w:t>—</w:t>
              </w:r>
            </w:ins>
          </w:p>
        </w:tc>
      </w:tr>
      <w:tr>
        <w:trPr>
          <w:cantSplit/>
          <w:ins w:id="12249" w:author="xh" w:date="2026-10-19T11:40:0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288" w:author="xh" w:date="2026-10-19T11:40:03+08:00"/>
              </w:rPr>
            </w:pPr>
            <w:ins w:id="12289" w:author="xh" w:date="2026-10-19T11:40:03+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290" w:author="xh" w:date="2026-10-19T11:40:03+08:00"/>
              </w:rPr>
            </w:pPr>
            <w:ins w:id="12291" w:author="xh" w:date="2026-10-19T11:40:03+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292" w:author="xh" w:date="2026-10-19T11:40:03+08:00"/>
              </w:rPr>
            </w:pPr>
            <w:ins w:id="12293" w:author="xh" w:date="2026-10-19T11:40:03+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294" w:author="xh" w:date="2026-10-19T11:40:03+08:00"/>
              </w:rPr>
            </w:pPr>
            <w:ins w:id="12295" w:author="xh" w:date="2026-10-19T11:40:03+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296" w:author="xh" w:date="2026-10-19T11:40:03+08:00"/>
              </w:rPr>
            </w:pPr>
            <w:ins w:id="12297" w:author="xh" w:date="2026-10-19T11:40:0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298" w:author="xh" w:date="2026-10-19T11:40:03+08:00"/>
              </w:rPr>
            </w:pPr>
            <w:ins w:id="12299" w:author="xh" w:date="2026-10-19T11:40:0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00" w:author="xh" w:date="2026-10-19T11:40:03+08:00"/>
              </w:rPr>
            </w:pPr>
            <w:ins w:id="12301" w:author="xh" w:date="2026-10-19T11:40:0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02" w:author="xh" w:date="2026-10-19T11:40:03+08:00"/>
              </w:rPr>
            </w:pPr>
            <w:ins w:id="12303" w:author="xh" w:date="2026-10-19T11:40:03+08:00">
              <w:r>
                <w:rPr>
                  <w:rFonts w:ascii="Times New Roman" w:hAnsi="Times New Roman" w:eastAsia="宋体"/>
                  <w:b w:val="0"/>
                  <w:sz w:val="18"/>
                </w:rPr>
                <w:t>61.43</w:t>
              </w:r>
            </w:ins>
          </w:p>
        </w:tc>
      </w:tr>
      <w:tr>
        <w:trPr>
          <w:cantSplit/>
          <w:ins w:id="12250" w:author="xh" w:date="2026-10-19T11:40:0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04" w:author="xh" w:date="2026-10-19T11:40:03+08:00"/>
              </w:rPr>
            </w:pPr>
            <w:ins w:id="12305" w:author="xh" w:date="2026-10-19T11:40:03+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06" w:author="xh" w:date="2026-10-19T11:40:03+08:00"/>
              </w:rPr>
            </w:pPr>
            <w:ins w:id="12307" w:author="xh" w:date="2026-10-19T11:40:03+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08" w:author="xh" w:date="2026-10-19T11:40:03+08:00"/>
              </w:rPr>
            </w:pPr>
            <w:ins w:id="12309" w:author="xh" w:date="2026-10-19T11:40:03+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10" w:author="xh" w:date="2026-10-19T11:40:03+08:00"/>
              </w:rPr>
            </w:pPr>
            <w:ins w:id="12311" w:author="xh" w:date="2026-10-19T11:40:03+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12" w:author="xh" w:date="2026-10-19T11:40:03+08:00"/>
              </w:rPr>
            </w:pPr>
            <w:ins w:id="12313" w:author="xh" w:date="2026-10-19T11:40:0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14" w:author="xh" w:date="2026-10-19T11:40:03+08:00"/>
              </w:rPr>
            </w:pPr>
            <w:ins w:id="12315" w:author="xh" w:date="2026-10-19T11:40:0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16" w:author="xh" w:date="2026-10-19T11:40:03+08:00"/>
              </w:rPr>
            </w:pPr>
            <w:ins w:id="12317" w:author="xh" w:date="2026-10-19T11:40:0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18" w:author="xh" w:date="2026-10-19T11:40:03+08:00"/>
              </w:rPr>
            </w:pPr>
            <w:ins w:id="12319" w:author="xh" w:date="2026-10-19T11:40:03+08:00">
              <w:r>
                <w:rPr>
                  <w:rFonts w:ascii="Times New Roman" w:hAnsi="Times New Roman" w:eastAsia="宋体"/>
                  <w:b w:val="0"/>
                  <w:sz w:val="18"/>
                </w:rPr>
                <w:t>75.24</w:t>
              </w:r>
            </w:ins>
          </w:p>
        </w:tc>
      </w:tr>
      <w:tr>
        <w:trPr>
          <w:cantSplit/>
          <w:ins w:id="12251" w:author="xh" w:date="2026-10-19T11:40:0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20" w:author="xh" w:date="2026-10-19T11:40:03+08:00"/>
              </w:rPr>
            </w:pPr>
            <w:ins w:id="12321" w:author="xh" w:date="2026-10-19T11:40:03+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22" w:author="xh" w:date="2026-10-19T11:40:03+08:00"/>
              </w:rPr>
            </w:pPr>
            <w:ins w:id="12323" w:author="xh" w:date="2026-10-19T11:40:03+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24" w:author="xh" w:date="2026-10-19T11:40:03+08:00"/>
              </w:rPr>
            </w:pPr>
            <w:ins w:id="12325" w:author="xh" w:date="2026-10-19T11:40:03+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26" w:author="xh" w:date="2026-10-19T11:40:03+08:00"/>
              </w:rPr>
            </w:pPr>
            <w:ins w:id="12327" w:author="xh" w:date="2026-10-19T11:40:03+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28" w:author="xh" w:date="2026-10-19T11:40:03+08:00"/>
              </w:rPr>
            </w:pPr>
            <w:ins w:id="12329" w:author="xh" w:date="2026-10-19T11:40:03+08:00">
              <w:r>
                <w:rPr>
                  <w:rFonts w:ascii="Times New Roman" w:hAnsi="Times New Roman" w:eastAsia="宋体"/>
                  <w:b w:val="0"/>
                  <w:sz w:val="18"/>
                </w:rPr>
                <w:t>5.10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30" w:author="xh" w:date="2026-10-19T11:40:03+08:00"/>
              </w:rPr>
            </w:pPr>
            <w:ins w:id="12331" w:author="xh" w:date="2026-10-19T11:40:03+08:00">
              <w:r>
                <w:rPr>
                  <w:rFonts w:ascii="Times New Roman" w:hAnsi="Times New Roman" w:eastAsia="宋体"/>
                  <w:b w:val="0"/>
                  <w:sz w:val="18"/>
                </w:rPr>
                <w:t>6.71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32" w:author="xh" w:date="2026-10-19T11:40:03+08:00"/>
              </w:rPr>
            </w:pPr>
            <w:ins w:id="12333" w:author="xh" w:date="2026-10-19T11:40:03+08:00">
              <w:r>
                <w:rPr>
                  <w:rFonts w:ascii="Times New Roman" w:hAnsi="Times New Roman" w:eastAsia="宋体"/>
                  <w:b w:val="0"/>
                  <w:sz w:val="18"/>
                </w:rPr>
                <w:t>1.05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34" w:author="xh" w:date="2026-10-19T11:40:03+08:00"/>
              </w:rPr>
            </w:pPr>
            <w:ins w:id="12335" w:author="xh" w:date="2026-10-19T11:40:03+08:00">
              <w:r>
                <w:rPr>
                  <w:rFonts w:ascii="Times New Roman" w:hAnsi="Times New Roman" w:eastAsia="宋体"/>
                  <w:b w:val="0"/>
                  <w:sz w:val="18"/>
                </w:rPr>
                <w:t>84.87</w:t>
              </w:r>
            </w:ins>
          </w:p>
        </w:tc>
      </w:tr>
      <w:tr>
        <w:trPr>
          <w:cantSplit/>
          <w:ins w:id="12252" w:author="xh" w:date="2026-10-19T11:40:0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36" w:author="xh" w:date="2026-10-19T11:40:03+08:00"/>
              </w:rPr>
            </w:pPr>
            <w:ins w:id="12337" w:author="xh" w:date="2026-10-19T11:40:03+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38" w:author="xh" w:date="2026-10-19T11:40:03+08:00"/>
              </w:rPr>
            </w:pPr>
            <w:ins w:id="12339" w:author="xh" w:date="2026-10-19T11:40:03+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40" w:author="xh" w:date="2026-10-19T11:40:03+08:00"/>
              </w:rPr>
            </w:pPr>
            <w:ins w:id="12341" w:author="xh" w:date="2026-10-19T11:40:03+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42" w:author="xh" w:date="2026-10-19T11:40:03+08:00"/>
              </w:rPr>
            </w:pPr>
            <w:ins w:id="12343" w:author="xh" w:date="2026-10-19T11:40:03+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44" w:author="xh" w:date="2026-10-19T11:40:03+08:00"/>
              </w:rPr>
            </w:pPr>
            <w:ins w:id="12345" w:author="xh" w:date="2026-10-19T11:40:0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46" w:author="xh" w:date="2026-10-19T11:40:03+08:00"/>
              </w:rPr>
            </w:pPr>
            <w:ins w:id="12347" w:author="xh" w:date="2026-10-19T11:40:03+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48" w:author="xh" w:date="2026-10-19T11:40:03+08:00"/>
              </w:rPr>
            </w:pPr>
            <w:ins w:id="12349" w:author="xh" w:date="2026-10-19T11:40:03+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50" w:author="xh" w:date="2026-10-19T11:40:03+08:00"/>
              </w:rPr>
            </w:pPr>
            <w:ins w:id="12351" w:author="xh" w:date="2026-10-19T11:40:03+08:00">
              <w:r>
                <w:rPr>
                  <w:rFonts w:ascii="Times New Roman" w:hAnsi="Times New Roman" w:eastAsia="宋体"/>
                  <w:b w:val="0"/>
                  <w:sz w:val="18"/>
                </w:rPr>
                <w:t>—</w:t>
              </w:r>
            </w:ins>
          </w:p>
        </w:tc>
      </w:tr>
      <w:tr>
        <w:trPr>
          <w:cantSplit/>
          <w:ins w:id="12253" w:author="xh" w:date="2026-10-19T11:40:0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52" w:author="xh" w:date="2026-10-19T11:40:03+08:00"/>
              </w:rPr>
            </w:pPr>
            <w:ins w:id="12353" w:author="xh" w:date="2026-10-19T11:40:03+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54" w:author="xh" w:date="2026-10-19T11:40:03+08:00"/>
              </w:rPr>
            </w:pPr>
            <w:ins w:id="12355" w:author="xh" w:date="2026-10-19T11:40:03+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56" w:author="xh" w:date="2026-10-19T11:40:03+08:00"/>
              </w:rPr>
            </w:pPr>
            <w:ins w:id="12357" w:author="xh" w:date="2026-10-19T11:40:03+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58" w:author="xh" w:date="2026-10-19T11:40:03+08:00"/>
              </w:rPr>
            </w:pPr>
            <w:ins w:id="12359" w:author="xh" w:date="2026-10-19T11:40:03+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60" w:author="xh" w:date="2026-10-19T11:40:03+08:00"/>
              </w:rPr>
            </w:pPr>
            <w:ins w:id="12361" w:author="xh" w:date="2026-10-19T11:40:0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62" w:author="xh" w:date="2026-10-19T11:40:03+08:00"/>
              </w:rPr>
            </w:pPr>
            <w:ins w:id="12363" w:author="xh" w:date="2026-10-19T11:40:0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64" w:author="xh" w:date="2026-10-19T11:40:03+08:00"/>
              </w:rPr>
            </w:pPr>
            <w:ins w:id="12365" w:author="xh" w:date="2026-10-19T11:40:0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66" w:author="xh" w:date="2026-10-19T11:40:03+08:00"/>
              </w:rPr>
            </w:pPr>
            <w:ins w:id="12367" w:author="xh" w:date="2026-10-19T11:40:03+08:00">
              <w:r>
                <w:rPr>
                  <w:rFonts w:ascii="Times New Roman" w:hAnsi="Times New Roman" w:eastAsia="宋体"/>
                  <w:b w:val="0"/>
                  <w:sz w:val="18"/>
                </w:rPr>
                <w:t>61.43</w:t>
              </w:r>
            </w:ins>
          </w:p>
        </w:tc>
      </w:tr>
      <w:tr>
        <w:trPr>
          <w:cantSplit/>
          <w:ins w:id="12254" w:author="xh" w:date="2026-10-19T11:40:0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68" w:author="xh" w:date="2026-10-19T11:40:03+08:00"/>
              </w:rPr>
            </w:pPr>
            <w:ins w:id="12369" w:author="xh" w:date="2026-10-19T11:40:03+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70" w:author="xh" w:date="2026-10-19T11:40:03+08:00"/>
              </w:rPr>
            </w:pPr>
            <w:ins w:id="12371" w:author="xh" w:date="2026-10-19T11:40:03+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72" w:author="xh" w:date="2026-10-19T11:40:03+08:00"/>
              </w:rPr>
            </w:pPr>
            <w:ins w:id="12373" w:author="xh" w:date="2026-10-19T11:40:03+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74" w:author="xh" w:date="2026-10-19T11:40:03+08:00"/>
              </w:rPr>
            </w:pPr>
            <w:ins w:id="12375" w:author="xh" w:date="2026-10-19T11:40:03+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76" w:author="xh" w:date="2026-10-19T11:40:03+08:00"/>
              </w:rPr>
            </w:pPr>
            <w:ins w:id="12377" w:author="xh" w:date="2026-10-19T11:40:03+08:00">
              <w:r>
                <w:rPr>
                  <w:rFonts w:ascii="Times New Roman" w:hAnsi="Times New Roman" w:eastAsia="宋体"/>
                  <w:b w:val="0"/>
                  <w:sz w:val="18"/>
                </w:rPr>
                <w:t>0.60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78" w:author="xh" w:date="2026-10-19T11:40:03+08:00"/>
              </w:rPr>
            </w:pPr>
            <w:ins w:id="12379" w:author="xh" w:date="2026-10-19T11:40:0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80" w:author="xh" w:date="2026-10-19T11:40:03+08:00"/>
              </w:rPr>
            </w:pPr>
            <w:ins w:id="12381" w:author="xh" w:date="2026-10-19T11:40:0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382" w:author="xh" w:date="2026-10-19T11:40:03+08:00"/>
              </w:rPr>
            </w:pPr>
            <w:ins w:id="12383" w:author="xh" w:date="2026-10-19T11:40:03+08:00">
              <w:r>
                <w:rPr>
                  <w:rFonts w:ascii="Times New Roman" w:hAnsi="Times New Roman" w:eastAsia="宋体"/>
                  <w:b w:val="0"/>
                  <w:sz w:val="18"/>
                </w:rPr>
                <w:t>75.24</w:t>
              </w:r>
            </w:ins>
          </w:p>
        </w:tc>
      </w:tr>
      <w:tr>
        <w:trPr>
          <w:cantSplit/>
          <w:ins w:id="12255" w:author="xh" w:date="2026-10-19T11:40:03+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384" w:author="xh" w:date="2026-10-19T11:40:03+08:00"/>
              </w:rPr>
            </w:pPr>
            <w:ins w:id="12385" w:author="xh" w:date="2026-10-19T11:40:03+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386" w:author="xh" w:date="2026-10-19T11:40:03+08:00"/>
              </w:rPr>
            </w:pPr>
            <w:ins w:id="12387" w:author="xh" w:date="2026-10-19T11:40:03+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388" w:author="xh" w:date="2026-10-19T11:40:03+08:00"/>
              </w:rPr>
            </w:pPr>
            <w:ins w:id="12389" w:author="xh" w:date="2026-10-19T11:40:03+08:00">
              <w:r>
                <w:rPr>
                  <w:rFonts w:ascii="Times New Roman" w:hAnsi="Times New Roman" w:eastAsia="宋体"/>
                  <w:b w:val="0"/>
                  <w:sz w:val="18"/>
                </w:rPr>
                <w:t>50.00+63.00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390" w:author="xh" w:date="2026-10-19T11:40:03+08:00"/>
              </w:rPr>
            </w:pPr>
            <w:ins w:id="12391" w:author="xh" w:date="2026-10-19T11:40:03+08:00">
              <w:r>
                <w:rPr>
                  <w:rFonts w:ascii="Times New Roman" w:hAnsi="Times New Roman" w:eastAsia="宋体"/>
                  <w:b w:val="0"/>
                  <w:sz w:val="18"/>
                </w:rPr>
                <w:t>113.00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392" w:author="xh" w:date="2026-10-19T11:40:03+08:00"/>
              </w:rPr>
            </w:pPr>
            <w:ins w:id="12393" w:author="xh" w:date="2026-10-19T11:40:03+08:00">
              <w:r>
                <w:rPr>
                  <w:rFonts w:ascii="Times New Roman" w:hAnsi="Times New Roman" w:eastAsia="宋体"/>
                  <w:b w:val="0"/>
                  <w:sz w:val="18"/>
                </w:rPr>
                <w:t>13.30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394" w:author="xh" w:date="2026-10-19T11:40:03+08:00"/>
              </w:rPr>
            </w:pPr>
            <w:ins w:id="12395" w:author="xh" w:date="2026-10-19T11:40:03+08:00">
              <w:r>
                <w:rPr>
                  <w:rFonts w:ascii="Times New Roman" w:hAnsi="Times New Roman" w:eastAsia="宋体"/>
                  <w:b w:val="0"/>
                  <w:sz w:val="18"/>
                </w:rPr>
                <w:t>5.03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396" w:author="xh" w:date="2026-10-19T11:40:03+08:00"/>
              </w:rPr>
            </w:pPr>
            <w:ins w:id="12397" w:author="xh" w:date="2026-10-19T11:40:03+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398" w:author="xh" w:date="2026-10-19T11:40:03+08:00"/>
              </w:rPr>
            </w:pPr>
            <w:ins w:id="12399" w:author="xh" w:date="2026-10-19T11:40:03+08:00">
              <w:r>
                <w:rPr>
                  <w:rFonts w:ascii="Times New Roman" w:hAnsi="Times New Roman" w:eastAsia="宋体"/>
                  <w:b w:val="0"/>
                  <w:sz w:val="18"/>
                </w:rPr>
                <w:t>85.49</w:t>
              </w:r>
            </w:ins>
          </w:p>
        </w:tc>
      </w:tr>
    </w:tbl>
    <w:p w14:paraId="1D0E9AA9">
      <w:pPr>
        <w:pStyle w:val="2"/>
        <w:widowControl/>
        <w:spacing w:before="0" w:after="0" w:line="348" w:lineRule="exact"/>
        <w:ind w:firstLine="480"/>
        <w:jc w:val="both"/>
      </w:pPr>
      <w:r>
        <w:rPr>
          <w:rFonts w:ascii="Times New Roman" w:hAnsi="Times New Roman" w:eastAsia="方正仿宋_GBK"/>
          <w:b w:val="0"/>
          <w:sz w:val="24"/>
        </w:rPr>
        <w:t xml:space="preserve">20</w:t>
      </w:r>
      <w:ins w:id="12400" w:author="xh" w:date="2026-10-19T11:40:42+08:00">
        <w:r>
          <w:rPr>
            <w:rFonts w:ascii="Times New Roman" w:hAnsi="Times New Roman" w:eastAsia="方正仿宋_GBK"/>
            <w:b w:val="0"/>
            <w:sz w:val="24"/>
          </w:rPr>
          <w:t xml:space="preserve">3</w:t>
        </w:r>
      </w:ins>
      <w:del w:id="12401" w:author="xh" w:date="2026-10-19T11:40:42+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2402" w:author="xh" w:date="2026-10-19T11:40:42+08:00">
        <w:r>
          <w:rPr>
            <w:rFonts w:ascii="Times New Roman" w:hAnsi="Times New Roman" w:eastAsia="方正仿宋_GBK"/>
            <w:b w:val="0"/>
            <w:sz w:val="24"/>
          </w:rPr>
          <w:t xml:space="preserve">最大单台主变N-1后，弹性方案剩余主变容量为50.00 MVA，按0.95功率因数折算为47.50 MW。储能</w:t>
        </w:r>
      </w:ins>
      <w:del w:id="12403" w:author="xh" w:date="2026-10-19T11:40:42+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2404" w:author="xh" w:date="2026-10-19T11:40:42+08:00">
        <w:r>
          <w:rPr>
            <w:rFonts w:ascii="Times New Roman" w:hAnsi="Times New Roman" w:eastAsia="方正仿宋_GBK"/>
            <w:b w:val="0"/>
            <w:sz w:val="24"/>
          </w:rPr>
          <w:t xml:space="preserve">有效支撑功率为10.87 MW、反向有效吸收功率为10.87 MW。全年本站故障</w:t>
        </w:r>
      </w:ins>
      <w:del w:id="12405" w:author="xh" w:date="2026-10-19T11:40:42+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12406" w:author="xh" w:date="2026-10-19T11:40:42+08:00">
        <w:r>
          <w:rPr>
            <w:rFonts w:ascii="Times New Roman" w:hAnsi="Times New Roman" w:eastAsia="方正仿宋_GBK"/>
            <w:b w:val="0"/>
            <w:sz w:val="24"/>
          </w:rPr>
          <w:t xml:space="preserve">中最小余量为0.79 MW。该小时按采用的固定区段预案</w:t>
        </w:r>
      </w:ins>
      <w:del w:id="12407" w:author="xh" w:date="2026-10-19T11:40:42+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12408" w:author="xh" w:date="2026-10-19T11:40:42+08:00">
        <w:r>
          <w:rPr>
            <w:rFonts w:ascii="Times New Roman" w:hAnsi="Times New Roman" w:eastAsia="方正仿宋_GBK"/>
            <w:b w:val="0"/>
            <w:sz w:val="24"/>
          </w:rPr>
          <w:t xml:space="preserve">-33</w:t>
        </w:r>
      </w:ins>
      <w:del w:id="12409" w:author="xh" w:date="2026-10-19T11:40:42+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2410" w:author="xh" w:date="2026-10-19T11:40:42+08:00">
        <w:r>
          <w:rPr>
            <w:rFonts w:ascii="Times New Roman" w:hAnsi="Times New Roman" w:eastAsia="方正仿宋_GBK"/>
            <w:b w:val="0"/>
            <w:sz w:val="24"/>
          </w:rPr>
          <w:t xml:space="preserve">87</w:t>
        </w:r>
      </w:ins>
      <w:del w:id="12411" w:author="xh" w:date="2026-10-19T11:40:42+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MW、承接0.00 MW，转接后净负荷为</w:t>
      </w:r>
      <w:ins w:id="12412" w:author="xh" w:date="2026-10-19T11:40:42+08:00">
        <w:r>
          <w:rPr>
            <w:rFonts w:ascii="Times New Roman" w:hAnsi="Times New Roman" w:eastAsia="方正仿宋_GBK"/>
            <w:b w:val="0"/>
            <w:sz w:val="24"/>
          </w:rPr>
          <w:t xml:space="preserve">-57</w:t>
        </w:r>
      </w:ins>
      <w:del w:id="12413" w:author="xh" w:date="2026-10-19T11:40:42+08:00">
        <w:r>
          <w:rPr>
            <w:rFonts w:ascii="Times New Roman" w:hAnsi="Times New Roman" w:eastAsia="方正仿宋_GBK"/>
            <w:b w:val="0"/>
            <w:sz w:val="24"/>
          </w:rPr>
          <w:delText xml:space="preserve">61</w:delText>
        </w:r>
      </w:del>
      <w:r>
        <w:rPr>
          <w:rFonts w:ascii="Times New Roman" w:hAnsi="Times New Roman" w:eastAsia="方正仿宋_GBK"/>
          <w:b w:val="0"/>
          <w:sz w:val="24"/>
        </w:rPr>
        <w:t xml:space="preserve">.</w:t>
      </w:r>
      <w:ins w:id="12414" w:author="xh" w:date="2026-10-19T11:40:42+08:00">
        <w:r>
          <w:rPr>
            <w:rFonts w:ascii="Times New Roman" w:hAnsi="Times New Roman" w:eastAsia="方正仿宋_GBK"/>
            <w:b w:val="0"/>
            <w:sz w:val="24"/>
          </w:rPr>
          <w:t xml:space="preserve">58</w:t>
        </w:r>
      </w:ins>
      <w:del w:id="12415" w:author="xh" w:date="2026-10-19T11:40:42+08:00">
        <w:r>
          <w:rPr>
            <w:rFonts w:ascii="Times New Roman" w:hAnsi="Times New Roman" w:eastAsia="方正仿宋_GBK"/>
            <w:b w:val="0"/>
            <w:sz w:val="24"/>
          </w:rPr>
          <w:delText xml:space="preserve">43 MW，区域最低净负荷工况下为-22.13</w:delText>
        </w:r>
      </w:del>
      <w:r>
        <w:rPr>
          <w:rFonts w:ascii="Times New Roman" w:hAnsi="Times New Roman" w:eastAsia="方正仿宋_GBK"/>
          <w:b w:val="0"/>
          <w:sz w:val="24"/>
        </w:rPr>
        <w:t xml:space="preserve"> MW。</w:t>
      </w:r>
      <w:ins w:id="12416" w:author="xh" w:date="2026-10-19T11:40:42+08:00">
        <w:r>
          <w:rPr>
            <w:rFonts w:ascii="Times New Roman" w:hAnsi="Times New Roman" w:eastAsia="方正仿宋_GBK"/>
            <w:b w:val="0"/>
            <w:sz w:val="24"/>
          </w:rPr>
          <w:t xml:space="preserve">其中与大宋变之间的主要通道承担8.47 MW净功率转接，使用既有通道。</w:t>
        </w:r>
      </w:ins>
    </w:p>
    <w:p w14:paraId="71BBD539">
      <w:pPr>
        <w:pStyle w:val="2"/>
        <w:widowControl/>
        <w:spacing w:before="0" w:after="0" w:line="348" w:lineRule="exact"/>
        <w:ind w:firstLine="480"/>
        <w:jc w:val="both"/>
      </w:pPr>
      <w:ins w:id="12417" w:author="xh" w:date="2026-10-19T11:41:22+08:00">
        <w:r>
          <w:rPr>
            <w:rFonts w:ascii="Times New Roman" w:hAnsi="Times New Roman" w:eastAsia="方正仿宋_GBK"/>
            <w:b w:val="0"/>
            <w:sz w:val="24"/>
          </w:rPr>
          <w:t xml:space="preserve">两方案</w:t>
        </w:r>
      </w:ins>
      <w:del w:id="12418" w:author="xh" w:date="2026-10-19T11:41:22+08:00">
        <w:r>
          <w:rPr>
            <w:rFonts w:ascii="Times New Roman" w:hAnsi="Times New Roman" w:eastAsia="方正仿宋_GBK"/>
            <w:b w:val="0"/>
            <w:sz w:val="24"/>
          </w:rPr>
          <w:delText xml:space="preserve">按最大单台主变N-1校核，</w:delText>
        </w:r>
      </w:del>
      <w:r>
        <w:rPr>
          <w:rFonts w:ascii="Times New Roman" w:hAnsi="Times New Roman" w:eastAsia="方正仿宋_GBK"/>
          <w:b w:val="0"/>
          <w:sz w:val="24"/>
        </w:rPr>
        <w:t xml:space="preserve">本站</w:t>
      </w:r>
      <w:ins w:id="12419" w:author="xh" w:date="2026-10-19T11:41:22+08:00">
        <w:r>
          <w:rPr>
            <w:rFonts w:ascii="Times New Roman" w:hAnsi="Times New Roman" w:eastAsia="方正仿宋_GBK"/>
            <w:b w:val="0"/>
            <w:sz w:val="24"/>
          </w:rPr>
          <w:t xml:space="preserve">储能额定功率相差8</w:t>
        </w:r>
      </w:ins>
      <w:del w:id="12420" w:author="xh" w:date="2026-10-19T11:41:22+08:00">
        <w:r>
          <w:rPr>
            <w:rFonts w:ascii="Times New Roman" w:hAnsi="Times New Roman" w:eastAsia="方正仿宋_GBK"/>
            <w:b w:val="0"/>
            <w:sz w:val="24"/>
          </w:rPr>
          <w:delText xml:space="preserve">剩余容量为31</w:delText>
        </w:r>
      </w:del>
      <w:r>
        <w:rPr>
          <w:rFonts w:ascii="Times New Roman" w:hAnsi="Times New Roman" w:eastAsia="方正仿宋_GBK"/>
          <w:b w:val="0"/>
          <w:sz w:val="24"/>
        </w:rPr>
        <w:t xml:space="preserve">.</w:t>
      </w:r>
      <w:del w:id="12421" w:author="xh" w:date="2026-10-19T11:41:22+08:00">
        <w:r>
          <w:rPr>
            <w:rFonts w:ascii="Times New Roman" w:hAnsi="Times New Roman" w:eastAsia="方正仿宋_GBK"/>
            <w:b w:val="0"/>
            <w:sz w:val="24"/>
          </w:rPr>
          <w:delText xml:space="preserve">50 MVA，两代表工况重新转供后的本站净负荷分别为30.8</w:delText>
        </w:r>
      </w:del>
      <w:r>
        <w:rPr>
          <w:rFonts w:ascii="Times New Roman" w:hAnsi="Times New Roman" w:eastAsia="方正仿宋_GBK"/>
          <w:b w:val="0"/>
          <w:sz w:val="24"/>
        </w:rPr>
        <w:t xml:space="preserve">2</w:t>
      </w:r>
      <w:del w:id="12422" w:author="xh" w:date="2026-10-19T11:41:22+08:00">
        <w:r>
          <w:rPr>
            <w:rFonts w:ascii="Times New Roman" w:hAnsi="Times New Roman" w:eastAsia="方正仿宋_GBK"/>
            <w:b w:val="0"/>
            <w:sz w:val="24"/>
          </w:rPr>
          <w:delText xml:space="preserve"> MW、-22.13 MW，两方向最小容量余量为0.0</w:delText>
        </w:r>
      </w:del>
      <w:r>
        <w:rPr>
          <w:rFonts w:ascii="Times New Roman" w:hAnsi="Times New Roman" w:eastAsia="方正仿宋_GBK"/>
          <w:b w:val="0"/>
          <w:sz w:val="24"/>
        </w:rPr>
        <w:t xml:space="preserve">0 MW，</w:t>
      </w:r>
      <w:ins w:id="12423" w:author="xh" w:date="2026-10-19T11:41:22+08:00">
        <w:r>
          <w:rPr>
            <w:rFonts w:ascii="Times New Roman" w:hAnsi="Times New Roman" w:eastAsia="方正仿宋_GBK"/>
            <w:b w:val="0"/>
            <w:sz w:val="24"/>
          </w:rPr>
          <w:t xml:space="preserve">差额与所列主变组合及年度固定转接任务共同形成局部供电安排</w:t>
        </w:r>
      </w:ins>
      <w:del w:id="12424" w:author="xh" w:date="2026-10-19T11:41:22+08:00">
        <w:r>
          <w:rPr>
            <w:rFonts w:ascii="Times New Roman" w:hAnsi="Times New Roman" w:eastAsia="方正仿宋_GBK"/>
            <w:b w:val="0"/>
            <w:sz w:val="24"/>
          </w:rPr>
          <w:delText xml:space="preserve">正向储能有效支撑功率为0.90 MW</w:delText>
        </w:r>
      </w:del>
      <w:r>
        <w:rPr>
          <w:rFonts w:ascii="Times New Roman" w:hAnsi="Times New Roman" w:eastAsia="方正仿宋_GBK"/>
          <w:b w:val="0"/>
          <w:sz w:val="24"/>
        </w:rPr>
        <w:t xml:space="preserve">。</w:t>
      </w:r>
    </w:p>
    <w:p w14:paraId="2C1FE952">
      <w:pPr>
        <w:pStyle w:val="2"/>
        <w:widowControl/>
        <w:spacing w:before="0" w:after="0" w:line="348" w:lineRule="exact"/>
        <w:ind w:firstLine="480"/>
        <w:jc w:val="both"/>
        <w:rPr>
          <w:del w:id="12425" w:author="xh" w:date="2026-10-19T11:42:01+08:00"/>
        </w:rPr>
      </w:pPr>
      <w:del w:id="12426" w:author="xh" w:date="2026-10-19T11:42:01+08:00">
        <w:r>
          <w:rPr>
            <w:rFonts w:ascii="Times New Roman" w:hAnsi="Times New Roman" w:eastAsia="方正仿宋_GBK"/>
            <w:b w:val="0"/>
            <w:sz w:val="24"/>
          </w:rPr>
          <w:delText>四年校核截面中，本站绝对功率最大的工况出现在2025年，转接前为61.43 MW，主要表现为正向受电需求，该年设备在最大单台主变N-1后剩余容量为31.50 MVA。故障方式下本站转出30.60 MW、承接0.00 MW，其中与大宋变之间的主要转出功率为25.18 MW，转接后净负荷为30.82 MW。这一工况通过邻站分担本站故障后的正向负荷。</w:delText>
        </w:r>
      </w:del>
    </w:p>
    <w:p w14:paraId="0560703D">
      <w:pPr>
        <w:pStyle w:val="7"/>
        <w:keepNext/>
        <w:numPr>
          <w:ilvl w:val="0"/>
          <w:numId w:val="0"/>
        </w:numPr>
        <w:spacing w:before="160" w:after="120" w:line="360" w:lineRule="exact"/>
        <w:ind w:firstLine="0"/>
      </w:pPr>
      <w:bookmarkStart w:id="214" w:name="铁富变规划分析"/>
      <w:r>
        <w:rPr>
          <w:rFonts w:ascii="Times New Roman" w:hAnsi="Times New Roman" w:eastAsia="方正仿宋_GBK"/>
          <w:b/>
          <w:sz w:val="24"/>
        </w:rPr>
        <w:t>铁富变规划分析</w:t>
      </w:r>
      <w:bookmarkEnd w:id="214"/>
    </w:p>
    <w:p w14:paraId="1A8F566F">
      <w:pPr>
        <w:pStyle w:val="115"/>
        <w:widowControl/>
        <w:spacing w:before="0" w:after="0" w:line="348" w:lineRule="exact"/>
        <w:ind w:firstLine="480"/>
        <w:jc w:val="both"/>
      </w:pPr>
      <w:r>
        <w:rPr>
          <w:rFonts w:ascii="Times New Roman" w:hAnsi="Times New Roman" w:eastAsia="方正仿宋_GBK"/>
          <w:b w:val="0"/>
          <w:sz w:val="24"/>
        </w:rPr>
        <w:t xml:space="preserve">该站</w:t>
      </w:r>
      <w:ins w:id="12427" w:author="xh" w:date="2026-10-19T11:42:40+08:00">
        <w:r>
          <w:rPr>
            <w:rFonts w:ascii="Times New Roman" w:hAnsi="Times New Roman" w:eastAsia="方正仿宋_GBK"/>
            <w:b w:val="0"/>
            <w:sz w:val="24"/>
          </w:rPr>
          <w:t xml:space="preserve">2021年</w:t>
        </w:r>
      </w:ins>
      <w:del w:id="12428" w:author="xh" w:date="2026-10-19T11:42:40+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ins w:id="12429" w:author="xh" w:date="2026-10-19T11:42:40+08:00">
        <w:r>
          <w:rPr>
            <w:rFonts w:ascii="Times New Roman" w:hAnsi="Times New Roman" w:eastAsia="方正仿宋_GBK"/>
            <w:b w:val="0"/>
            <w:sz w:val="24"/>
          </w:rPr>
          <w:t xml:space="preserve">40.00+6</w:t>
        </w:r>
      </w:ins>
      <w:r>
        <w:rPr>
          <w:rFonts w:ascii="Times New Roman" w:hAnsi="Times New Roman" w:eastAsia="方正仿宋_GBK"/>
          <w:b w:val="0"/>
          <w:sz w:val="24"/>
        </w:rPr>
        <w:t xml:space="preserve">3</w:t>
      </w:r>
      <w:del w:id="12430" w:author="xh" w:date="2026-10-19T11:42:40+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w:t>
      </w:r>
      <w:ins w:id="12431" w:author="xh" w:date="2026-10-19T11:42:40+08:00">
        <w:r>
          <w:rPr>
            <w:rFonts w:ascii="Times New Roman" w:hAnsi="Times New Roman" w:eastAsia="方正仿宋_GBK"/>
            <w:b w:val="0"/>
            <w:sz w:val="24"/>
          </w:rPr>
          <w:t xml:space="preserve">0</w:t>
        </w:r>
      </w:ins>
      <w:del w:id="12432" w:author="xh" w:date="2026-10-19T11:42:40+08:00">
        <w:r>
          <w:rPr>
            <w:rFonts w:ascii="Times New Roman" w:hAnsi="Times New Roman" w:eastAsia="方正仿宋_GBK"/>
            <w:b w:val="0"/>
            <w:sz w:val="24"/>
          </w:rPr>
          <w:delText xml:space="preserve">5+4</w:delText>
        </w:r>
      </w:del>
      <w:r>
        <w:rPr>
          <w:rFonts w:ascii="Times New Roman" w:hAnsi="Times New Roman" w:eastAsia="方正仿宋_GBK"/>
          <w:b w:val="0"/>
          <w:sz w:val="24"/>
        </w:rPr>
        <w:t xml:space="preserve">0 MVA</w:t>
      </w:r>
      <w:ins w:id="12433" w:author="xh" w:date="2026-10-19T11:42:40+08:00">
        <w:r>
          <w:rPr>
            <w:rFonts w:ascii="Times New Roman" w:hAnsi="Times New Roman" w:eastAsia="方正仿宋_GBK"/>
            <w:b w:val="0"/>
            <w:sz w:val="24"/>
          </w:rPr>
          <w:t xml:space="preserve">。</w:t>
        </w:r>
      </w:ins>
      <w:del w:id="12434" w:author="xh" w:date="2026-10-19T11:42:40+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弹性方案2022年</w:t>
      </w:r>
      <w:ins w:id="12435" w:author="xh" w:date="2026-10-19T11:42:40+08:00">
        <w:r>
          <w:rPr>
            <w:rFonts w:ascii="Times New Roman" w:hAnsi="Times New Roman" w:eastAsia="方正仿宋_GBK"/>
            <w:b w:val="0"/>
            <w:sz w:val="24"/>
          </w:rPr>
          <w:t xml:space="preserve">40</w:t>
        </w:r>
      </w:ins>
      <w:del w:id="12436" w:author="xh" w:date="2026-10-19T11:42:40+08:00">
        <w:r>
          <w:rPr>
            <w:rFonts w:ascii="Times New Roman" w:hAnsi="Times New Roman" w:eastAsia="方正仿宋_GBK"/>
            <w:b w:val="0"/>
            <w:sz w:val="24"/>
          </w:rPr>
          <w:delText xml:space="preserve">31</w:delText>
        </w:r>
      </w:del>
      <w:r>
        <w:rPr>
          <w:rFonts w:ascii="Times New Roman" w:hAnsi="Times New Roman" w:eastAsia="方正仿宋_GBK"/>
          <w:b w:val="0"/>
          <w:sz w:val="24"/>
        </w:rPr>
        <w:t xml:space="preserve">.</w:t>
      </w:r>
      <w:ins w:id="12437" w:author="xh" w:date="2026-10-19T11:42:40+08:00">
        <w:r>
          <w:rPr>
            <w:rFonts w:ascii="Times New Roman" w:hAnsi="Times New Roman" w:eastAsia="方正仿宋_GBK"/>
            <w:b w:val="0"/>
            <w:sz w:val="24"/>
          </w:rPr>
          <w:t xml:space="preserve">0</w:t>
        </w:r>
      </w:ins>
      <w:del w:id="12438" w:author="xh" w:date="2026-10-19T11:42:40+08:00">
        <w:r>
          <w:rPr>
            <w:rFonts w:ascii="Times New Roman" w:hAnsi="Times New Roman" w:eastAsia="方正仿宋_GBK"/>
            <w:b w:val="0"/>
            <w:sz w:val="24"/>
          </w:rPr>
          <w:delText xml:space="preserve">5 MVA更换为63 MVA，4</w:delText>
        </w:r>
      </w:del>
      <w:r>
        <w:rPr>
          <w:rFonts w:ascii="Times New Roman" w:hAnsi="Times New Roman" w:eastAsia="方正仿宋_GBK"/>
          <w:b w:val="0"/>
          <w:sz w:val="24"/>
        </w:rPr>
        <w:t xml:space="preserve">0 MVA更换为63</w:t>
      </w:r>
      <w:ins w:id="12439" w:author="xh" w:date="2026-10-19T11:42:40+08:00">
        <w:r>
          <w:rPr>
            <w:rFonts w:ascii="Times New Roman" w:hAnsi="Times New Roman" w:eastAsia="方正仿宋_GBK"/>
            <w:b w:val="0"/>
            <w:sz w:val="24"/>
          </w:rPr>
          <w:t xml:space="preserve">.00</w:t>
        </w:r>
      </w:ins>
      <w:r>
        <w:rPr>
          <w:rFonts w:ascii="Times New Roman" w:hAnsi="Times New Roman" w:eastAsia="方正仿宋_GBK"/>
          <w:b w:val="0"/>
          <w:sz w:val="24"/>
        </w:rPr>
        <w:t xml:space="preserve"> MVA</w:t>
      </w:r>
      <w:ins w:id="12440" w:author="xh" w:date="2026-10-19T11:42:40+08:00">
        <w:r>
          <w:rPr>
            <w:rFonts w:ascii="Times New Roman" w:hAnsi="Times New Roman" w:eastAsia="方正仿宋_GBK"/>
            <w:b w:val="0"/>
            <w:sz w:val="24"/>
          </w:rPr>
          <w:t xml:space="preserve">。储能按本地支撑需求分批增加</w:t>
        </w:r>
      </w:ins>
      <w:r>
        <w:rPr>
          <w:rFonts w:ascii="Times New Roman" w:hAnsi="Times New Roman" w:eastAsia="方正仿宋_GBK"/>
          <w:b w:val="0"/>
          <w:sz w:val="24"/>
        </w:rPr>
        <w:t xml:space="preserve">，</w:t>
      </w:r>
      <w:ins w:id="12441" w:author="xh" w:date="2026-10-19T11:42:40+08:00">
        <w:r>
          <w:rPr>
            <w:rFonts w:ascii="Times New Roman" w:hAnsi="Times New Roman" w:eastAsia="方正仿宋_GBK"/>
            <w:b w:val="0"/>
            <w:sz w:val="24"/>
          </w:rPr>
          <w:t xml:space="preserve">新增额定功率为2026年4.90 MW、2027年6.80 MW、2028年5.80 MW、2029年3.60 MW、2030年7.40 MW、2031年9.40 MW、2032年17.90 MW、2033年18.70 MW、2034年19.50 MW、2035年20.10 MW</w:t>
        </w:r>
      </w:ins>
      <w:del w:id="12442" w:author="xh" w:date="2026-10-19T11:42:40+08:00">
        <w:r>
          <w:rPr>
            <w:rFonts w:ascii="Times New Roman" w:hAnsi="Times New Roman" w:eastAsia="方正仿宋_GBK"/>
            <w:b w:val="0"/>
            <w:sz w:val="24"/>
          </w:rPr>
          <w:delText xml:space="preserve">供电任务由主变及网络承担</w:delText>
        </w:r>
      </w:del>
      <w:r>
        <w:rPr>
          <w:rFonts w:ascii="Times New Roman" w:hAnsi="Times New Roman" w:eastAsia="方正仿宋_GBK"/>
          <w:b w:val="0"/>
          <w:sz w:val="24"/>
        </w:rPr>
        <w:t xml:space="preserve">。</w:t>
      </w:r>
    </w:p>
    <w:p w14:paraId="25E4B0EC">
      <w:pPr>
        <w:pStyle w:val="2"/>
        <w:widowControl/>
        <w:spacing w:before="0" w:after="0" w:line="348" w:lineRule="exact"/>
        <w:ind w:firstLine="480"/>
        <w:jc w:val="both"/>
      </w:pPr>
      <w:r>
        <w:rPr>
          <w:rFonts w:ascii="Times New Roman" w:hAnsi="Times New Roman" w:eastAsia="方正仿宋_GBK"/>
          <w:b w:val="0"/>
          <w:sz w:val="24"/>
        </w:rPr>
        <w:t xml:space="preserve">2025年</w:t>
      </w:r>
      <w:del w:id="12443" w:author="xh" w:date="2026-10-19T11:43:20+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最大正向、反向净负荷分别为84.82 MW、57.21 MW</w:t>
      </w:r>
      <w:ins w:id="12444" w:author="xh" w:date="2026-10-19T11:43:20+08:00">
        <w:r>
          <w:rPr>
            <w:rFonts w:ascii="Times New Roman" w:hAnsi="Times New Roman" w:eastAsia="方正仿宋_GBK"/>
            <w:b w:val="0"/>
            <w:sz w:val="24"/>
          </w:rPr>
          <w:t xml:space="preserve">，2035年分别为125.00 MW、170.04 MW</w:t>
        </w:r>
      </w:ins>
      <w:r>
        <w:rPr>
          <w:rFonts w:ascii="Times New Roman" w:hAnsi="Times New Roman" w:eastAsia="方正仿宋_GBK"/>
          <w:b w:val="0"/>
          <w:sz w:val="24"/>
        </w:rPr>
        <w:t xml:space="preserve">。</w:t>
      </w:r>
      <w:ins w:id="12445" w:author="xh" w:date="2026-10-19T11:43:20+08:00">
        <w:r>
          <w:rPr>
            <w:rFonts w:ascii="Times New Roman" w:hAnsi="Times New Roman" w:eastAsia="方正仿宋_GBK"/>
            <w:b w:val="0"/>
            <w:sz w:val="24"/>
          </w:rPr>
          <w:t xml:space="preserve">2035年</w:t>
        </w:r>
      </w:ins>
      <w:del w:id="12446" w:author="xh" w:date="2026-10-19T11:43:20+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2447" w:author="xh" w:date="2026-10-19T11:43:20+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12448" w:author="xh" w:date="2026-10-19T11:43:20+08:00">
        <w:r>
          <w:rPr>
            <w:rFonts w:ascii="Times New Roman" w:hAnsi="Times New Roman" w:eastAsia="方正仿宋_GBK"/>
            <w:b w:val="0"/>
            <w:sz w:val="24"/>
          </w:rPr>
          <w:delText xml:space="preserve">为</w:delText>
        </w:r>
      </w:del>
      <w:r>
        <w:rPr>
          <w:rFonts w:ascii="Times New Roman" w:hAnsi="Times New Roman" w:eastAsia="方正仿宋_GBK"/>
          <w:b w:val="0"/>
          <w:sz w:val="24"/>
        </w:rPr>
        <w:t xml:space="preserve">1</w:t>
      </w:r>
      <w:ins w:id="12449" w:author="xh" w:date="2026-10-19T11:43:20+08:00">
        <w:r>
          <w:rPr>
            <w:rFonts w:ascii="Times New Roman" w:hAnsi="Times New Roman" w:eastAsia="方正仿宋_GBK"/>
            <w:b w:val="0"/>
            <w:sz w:val="24"/>
          </w:rPr>
          <w:t xml:space="preserve">13</w:t>
        </w:r>
      </w:ins>
      <w:del w:id="12450" w:author="xh" w:date="2026-10-19T11:43:20+08:00">
        <w:r>
          <w:rPr>
            <w:rFonts w:ascii="Times New Roman" w:hAnsi="Times New Roman" w:eastAsia="方正仿宋_GBK"/>
            <w:b w:val="0"/>
            <w:sz w:val="24"/>
          </w:rPr>
          <w:delText xml:space="preserve">26</w:delText>
        </w:r>
      </w:del>
      <w:r>
        <w:rPr>
          <w:rFonts w:ascii="Times New Roman" w:hAnsi="Times New Roman" w:eastAsia="方正仿宋_GBK"/>
          <w:b w:val="0"/>
          <w:sz w:val="24"/>
        </w:rPr>
        <w:t xml:space="preserve">.00 MVA、储能额定功率</w:t>
      </w:r>
      <w:ins w:id="12451" w:author="xh" w:date="2026-10-19T11:43:20+08:00">
        <w:r>
          <w:rPr>
            <w:rFonts w:ascii="Times New Roman" w:hAnsi="Times New Roman" w:eastAsia="方正仿宋_GBK"/>
            <w:b w:val="0"/>
            <w:sz w:val="24"/>
          </w:rPr>
          <w:t xml:space="preserve">129</w:t>
        </w:r>
      </w:ins>
      <w:del w:id="12452" w:author="xh" w:date="2026-10-19T11:43:20+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2453" w:author="xh" w:date="2026-10-19T11:43:20+08:00">
        <w:r>
          <w:rPr>
            <w:rFonts w:ascii="Times New Roman" w:hAnsi="Times New Roman" w:eastAsia="方正仿宋_GBK"/>
            <w:b w:val="0"/>
            <w:sz w:val="24"/>
          </w:rPr>
          <w:t xml:space="preserve">2</w:t>
        </w:r>
      </w:ins>
      <w:del w:id="12454" w:author="xh" w:date="2026-10-19T11:43:20+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MW，弹性方案分别为126.00 MVA和</w:t>
      </w:r>
      <w:ins w:id="12455" w:author="xh" w:date="2026-10-19T11:43:20+08:00">
        <w:r>
          <w:rPr>
            <w:rFonts w:ascii="Times New Roman" w:hAnsi="Times New Roman" w:eastAsia="方正仿宋_GBK"/>
            <w:b w:val="0"/>
            <w:sz w:val="24"/>
          </w:rPr>
          <w:t xml:space="preserve">114</w:t>
        </w:r>
      </w:ins>
      <w:del w:id="12456" w:author="xh" w:date="2026-10-19T11:43:20+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2457" w:author="xh" w:date="2026-10-19T11:43:20+08:00">
        <w:r>
          <w:rPr>
            <w:rFonts w:ascii="Times New Roman" w:hAnsi="Times New Roman" w:eastAsia="方正仿宋_GBK"/>
            <w:b w:val="0"/>
            <w:sz w:val="24"/>
          </w:rPr>
          <w:t xml:space="preserve">1</w:t>
        </w:r>
      </w:ins>
      <w:del w:id="12458" w:author="xh" w:date="2026-10-19T11:43:20+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w:t>
      </w:r>
      <w:ins w:id="12459" w:author="xh" w:date="2026-10-19T11:43:20+08:00">
        <w:r>
          <w:rPr>
            <w:rFonts w:ascii="Times New Roman" w:hAnsi="Times New Roman" w:eastAsia="方正仿宋_GBK"/>
            <w:b w:val="0"/>
            <w:sz w:val="24"/>
          </w:rPr>
          <w:t xml:space="preserve">。弹性</w:t>
        </w:r>
      </w:ins>
      <w:del w:id="12460" w:author="xh" w:date="2026-10-19T11:43:20+08:00">
        <w:r>
          <w:rPr>
            <w:rFonts w:ascii="Times New Roman" w:hAnsi="Times New Roman" w:eastAsia="方正仿宋_GBK"/>
            <w:b w:val="0"/>
            <w:sz w:val="24"/>
          </w:rPr>
          <w:delText xml:space="preserve">，两类</w:delText>
        </w:r>
      </w:del>
      <w:r>
        <w:rPr>
          <w:rFonts w:ascii="Times New Roman" w:hAnsi="Times New Roman" w:eastAsia="方正仿宋_GBK"/>
          <w:b w:val="0"/>
          <w:sz w:val="24"/>
        </w:rPr>
        <w:t xml:space="preserve">方案本站主变</w:t>
      </w:r>
      <w:del w:id="12461" w:author="xh" w:date="2026-10-19T11:43:20+08:00">
        <w:r>
          <w:rPr>
            <w:rFonts w:ascii="Times New Roman" w:hAnsi="Times New Roman" w:eastAsia="方正仿宋_GBK"/>
            <w:b w:val="0"/>
            <w:sz w:val="24"/>
          </w:rPr>
          <w:delText xml:space="preserve">总</w:delText>
        </w:r>
      </w:del>
      <w:r>
        <w:rPr>
          <w:rFonts w:ascii="Times New Roman" w:hAnsi="Times New Roman" w:eastAsia="方正仿宋_GBK"/>
          <w:b w:val="0"/>
          <w:sz w:val="24"/>
        </w:rPr>
        <w:t xml:space="preserve">容量</w:t>
      </w:r>
      <w:ins w:id="12462" w:author="xh" w:date="2026-10-19T11:43:20+08:00">
        <w:r>
          <w:rPr>
            <w:rFonts w:ascii="Times New Roman" w:hAnsi="Times New Roman" w:eastAsia="方正仿宋_GBK"/>
            <w:b w:val="0"/>
            <w:sz w:val="24"/>
          </w:rPr>
          <w:t xml:space="preserve">较刚性增加13.00 MVA</w:t>
        </w:r>
      </w:ins>
      <w:del w:id="12463" w:author="xh" w:date="2026-10-19T11:43:20+08:00">
        <w:r>
          <w:rPr>
            <w:rFonts w:ascii="Times New Roman" w:hAnsi="Times New Roman" w:eastAsia="方正仿宋_GBK"/>
            <w:b w:val="0"/>
            <w:sz w:val="24"/>
          </w:rPr>
          <w:delText xml:space="preserve">相同</w:delText>
        </w:r>
      </w:del>
      <w:r>
        <w:rPr>
          <w:rFonts w:ascii="Times New Roman" w:hAnsi="Times New Roman" w:eastAsia="方正仿宋_GBK"/>
          <w:b w:val="0"/>
          <w:sz w:val="24"/>
        </w:rPr>
        <w:t xml:space="preserve">。</w:t>
      </w:r>
      <w:del w:id="12464" w:author="xh" w:date="2026-10-19T11:43:20+08:00">
        <w:r>
          <w:rPr>
            <w:rFonts w:ascii="Times New Roman" w:hAnsi="Times New Roman" w:eastAsia="方正仿宋_GBK"/>
            <w:b w:val="0"/>
            <w:sz w:val="24"/>
          </w:rPr>
          <w:delText xml:space="preserve">弹性方案按当年各站局部极值计算的站级负载率为71%。</w:delText>
        </w:r>
      </w:del>
    </w:p>
    <w:p w14:paraId="504A3B77">
      <w:pPr>
        <w:pStyle w:val="2"/>
        <w:keepNext/>
        <w:spacing w:before="120" w:after="80" w:line="280" w:lineRule="exact"/>
        <w:ind w:firstLine="0"/>
        <w:jc w:val="center"/>
      </w:pPr>
      <w:r>
        <w:rPr>
          <w:rFonts w:ascii="Times New Roman" w:hAnsi="Times New Roman" w:eastAsia="宋体"/>
          <w:b w:val="0"/>
          <w:sz w:val="21"/>
        </w:rPr>
        <w:t xml:space="preserve">表5-26 铁富变</w:t>
      </w:r>
      <w:ins w:id="12465" w:author="xh" w:date="2026-10-19T11:43:59+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D2583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2466" w:author="xh" w:date="2026-10-19T11:44:39+08:00"/>
        </w:trPr>
        <w:tc>
          <w:tcPr>
            <w:tcW w:w="1039" w:type="dxa"/>
            <w:tcMar>
              <w:left w:w="70" w:type="dxa"/>
              <w:right w:w="70" w:type="dxa"/>
            </w:tcMar>
            <w:vAlign w:val="center"/>
          </w:tcPr>
          <w:p w14:paraId="5A89FE20">
            <w:pPr>
              <w:keepNext/>
              <w:spacing w:before="20" w:after="20" w:line="260" w:lineRule="exact"/>
              <w:ind w:left="0" w:leftChars="0" w:right="0" w:rightChars="0" w:firstLine="0" w:firstLineChars="0"/>
              <w:jc w:val="center"/>
              <w:rPr>
                <w:del w:id="12475" w:author="xh" w:date="2026-10-19T11:44:39+08:00"/>
              </w:rPr>
            </w:pPr>
            <w:del w:id="12476" w:author="xh" w:date="2026-10-19T11:44:39+08:00">
              <w:r>
                <w:rPr>
                  <w:rFonts w:ascii="Times New Roman" w:hAnsi="Times New Roman" w:eastAsia="宋体"/>
                  <w:b/>
                  <w:sz w:val="18"/>
                </w:rPr>
                <w:delText>方案</w:delText>
              </w:r>
            </w:del>
          </w:p>
        </w:tc>
        <w:tc>
          <w:tcPr>
            <w:tcW w:w="1039" w:type="dxa"/>
            <w:tcMar>
              <w:left w:w="70" w:type="dxa"/>
              <w:right w:w="70" w:type="dxa"/>
            </w:tcMar>
            <w:vAlign w:val="center"/>
          </w:tcPr>
          <w:p w14:paraId="605F722B">
            <w:pPr>
              <w:keepNext/>
              <w:spacing w:before="20" w:after="20" w:line="260" w:lineRule="exact"/>
              <w:ind w:left="0" w:leftChars="0" w:right="0" w:rightChars="0" w:firstLine="0" w:firstLineChars="0"/>
              <w:jc w:val="center"/>
              <w:rPr>
                <w:del w:id="12477" w:author="xh" w:date="2026-10-19T11:44:39+08:00"/>
              </w:rPr>
            </w:pPr>
            <w:del w:id="12478" w:author="xh" w:date="2026-10-19T11:44:39+08:00">
              <w:r>
                <w:rPr>
                  <w:rFonts w:ascii="Times New Roman" w:hAnsi="Times New Roman" w:eastAsia="宋体"/>
                  <w:b/>
                  <w:sz w:val="18"/>
                </w:rPr>
                <w:delText>年份</w:delText>
              </w:r>
            </w:del>
          </w:p>
        </w:tc>
        <w:tc>
          <w:tcPr>
            <w:tcW w:w="1039" w:type="dxa"/>
            <w:tcMar>
              <w:left w:w="70" w:type="dxa"/>
              <w:right w:w="70" w:type="dxa"/>
            </w:tcMar>
            <w:vAlign w:val="center"/>
          </w:tcPr>
          <w:p w14:paraId="63C74FFF">
            <w:pPr>
              <w:keepNext/>
              <w:spacing w:before="20" w:after="20" w:line="260" w:lineRule="exact"/>
              <w:ind w:left="0" w:leftChars="0" w:right="0" w:rightChars="0" w:firstLine="0" w:firstLineChars="0"/>
              <w:jc w:val="center"/>
              <w:rPr>
                <w:del w:id="12479" w:author="xh" w:date="2026-10-19T11:44:39+08:00"/>
              </w:rPr>
            </w:pPr>
            <w:del w:id="12480" w:author="xh" w:date="2026-10-19T11:44:39+08:00">
              <w:r>
                <w:rPr>
                  <w:rFonts w:ascii="Times New Roman" w:hAnsi="Times New Roman" w:eastAsia="宋体"/>
                  <w:b/>
                  <w:sz w:val="18"/>
                </w:rPr>
                <w:delText>主变组合/MVA</w:delText>
              </w:r>
            </w:del>
          </w:p>
        </w:tc>
        <w:tc>
          <w:tcPr>
            <w:tcW w:w="1039" w:type="dxa"/>
            <w:tcMar>
              <w:left w:w="70" w:type="dxa"/>
              <w:right w:w="70" w:type="dxa"/>
            </w:tcMar>
            <w:vAlign w:val="center"/>
          </w:tcPr>
          <w:p w14:paraId="2F78731C">
            <w:pPr>
              <w:keepNext/>
              <w:spacing w:before="20" w:after="20" w:line="260" w:lineRule="exact"/>
              <w:ind w:left="0" w:leftChars="0" w:right="0" w:rightChars="0" w:firstLine="0" w:firstLineChars="0"/>
              <w:jc w:val="center"/>
              <w:rPr>
                <w:del w:id="12481" w:author="xh" w:date="2026-10-19T11:44:39+08:00"/>
              </w:rPr>
            </w:pPr>
            <w:del w:id="12482" w:author="xh" w:date="2026-10-19T11:44:39+08:00">
              <w:r>
                <w:rPr>
                  <w:rFonts w:ascii="Times New Roman" w:hAnsi="Times New Roman" w:eastAsia="宋体"/>
                  <w:b/>
                  <w:sz w:val="18"/>
                </w:rPr>
                <w:delText>总容量/MVA</w:delText>
              </w:r>
            </w:del>
          </w:p>
        </w:tc>
        <w:tc>
          <w:tcPr>
            <w:tcW w:w="1039" w:type="dxa"/>
            <w:tcMar>
              <w:left w:w="70" w:type="dxa"/>
              <w:right w:w="70" w:type="dxa"/>
            </w:tcMar>
            <w:vAlign w:val="center"/>
          </w:tcPr>
          <w:p w14:paraId="452E79CB">
            <w:pPr>
              <w:keepNext/>
              <w:spacing w:before="20" w:after="20" w:line="260" w:lineRule="exact"/>
              <w:ind w:left="0" w:leftChars="0" w:right="0" w:rightChars="0" w:firstLine="0" w:firstLineChars="0"/>
              <w:jc w:val="center"/>
              <w:rPr>
                <w:del w:id="12483" w:author="xh" w:date="2026-10-19T11:44:39+08:00"/>
              </w:rPr>
            </w:pPr>
            <w:del w:id="12484" w:author="xh" w:date="2026-10-19T11:44:39+08:00">
              <w:r>
                <w:rPr>
                  <w:rFonts w:ascii="Times New Roman" w:hAnsi="Times New Roman" w:eastAsia="宋体"/>
                  <w:b/>
                  <w:sz w:val="18"/>
                </w:rPr>
                <w:delText>储能额定功率/MW</w:delText>
              </w:r>
            </w:del>
          </w:p>
        </w:tc>
        <w:tc>
          <w:tcPr>
            <w:tcW w:w="1039" w:type="dxa"/>
            <w:tcMar>
              <w:left w:w="70" w:type="dxa"/>
              <w:right w:w="70" w:type="dxa"/>
            </w:tcMar>
            <w:vAlign w:val="center"/>
          </w:tcPr>
          <w:p w14:paraId="0E056F46">
            <w:pPr>
              <w:keepNext/>
              <w:spacing w:before="20" w:after="20" w:line="260" w:lineRule="exact"/>
              <w:ind w:left="0" w:leftChars="0" w:right="0" w:rightChars="0" w:firstLine="0" w:firstLineChars="0"/>
              <w:jc w:val="center"/>
              <w:rPr>
                <w:del w:id="12485" w:author="xh" w:date="2026-10-19T11:44:39+08:00"/>
              </w:rPr>
            </w:pPr>
            <w:del w:id="12486" w:author="xh" w:date="2026-10-19T11:44:39+08:00">
              <w:r>
                <w:rPr>
                  <w:rFonts w:ascii="Times New Roman" w:hAnsi="Times New Roman" w:eastAsia="宋体"/>
                  <w:b/>
                  <w:sz w:val="18"/>
                </w:rPr>
                <w:delText>转出/MW</w:delText>
              </w:r>
            </w:del>
          </w:p>
        </w:tc>
        <w:tc>
          <w:tcPr>
            <w:tcW w:w="1039" w:type="dxa"/>
            <w:tcMar>
              <w:left w:w="70" w:type="dxa"/>
              <w:right w:w="70" w:type="dxa"/>
            </w:tcMar>
            <w:vAlign w:val="center"/>
          </w:tcPr>
          <w:p w14:paraId="72B4DD9A">
            <w:pPr>
              <w:keepNext/>
              <w:spacing w:before="20" w:after="20" w:line="260" w:lineRule="exact"/>
              <w:ind w:left="0" w:leftChars="0" w:right="0" w:rightChars="0" w:firstLine="0" w:firstLineChars="0"/>
              <w:jc w:val="center"/>
              <w:rPr>
                <w:del w:id="12487" w:author="xh" w:date="2026-10-19T11:44:39+08:00"/>
              </w:rPr>
            </w:pPr>
            <w:del w:id="12488" w:author="xh" w:date="2026-10-19T11:44:39+08:00">
              <w:r>
                <w:rPr>
                  <w:rFonts w:ascii="Times New Roman" w:hAnsi="Times New Roman" w:eastAsia="宋体"/>
                  <w:b/>
                  <w:sz w:val="18"/>
                </w:rPr>
                <w:delText>承接/MW</w:delText>
              </w:r>
            </w:del>
          </w:p>
        </w:tc>
        <w:tc>
          <w:tcPr>
            <w:tcW w:w="1039" w:type="dxa"/>
            <w:tcMar>
              <w:left w:w="70" w:type="dxa"/>
              <w:right w:w="70" w:type="dxa"/>
            </w:tcMar>
            <w:vAlign w:val="center"/>
          </w:tcPr>
          <w:p w14:paraId="4408FA3B">
            <w:pPr>
              <w:keepNext/>
              <w:spacing w:before="20" w:after="20" w:line="260" w:lineRule="exact"/>
              <w:ind w:left="0" w:leftChars="0" w:right="0" w:rightChars="0" w:firstLine="0" w:firstLineChars="0"/>
              <w:jc w:val="center"/>
              <w:rPr>
                <w:del w:id="12489" w:author="xh" w:date="2026-10-19T11:44:39+08:00"/>
              </w:rPr>
            </w:pPr>
            <w:del w:id="12490" w:author="xh" w:date="2026-10-19T11:44:39+08:00">
              <w:r>
                <w:rPr>
                  <w:rFonts w:ascii="Times New Roman" w:hAnsi="Times New Roman" w:eastAsia="宋体"/>
                  <w:b/>
                  <w:sz w:val="18"/>
                </w:rPr>
                <w:delText>转接后净负荷/MW</w:delText>
              </w:r>
            </w:del>
          </w:p>
        </w:tc>
      </w:tr>
      <w:tr w14:paraId="08DCA2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2467" w:author="xh" w:date="2026-10-19T11:44:39+08:00"/>
        </w:trPr>
        <w:tc>
          <w:tcPr>
            <w:tcW w:w="1039" w:type="dxa"/>
            <w:tcMar>
              <w:left w:w="70" w:type="dxa"/>
              <w:right w:w="70" w:type="dxa"/>
            </w:tcMar>
            <w:vAlign w:val="center"/>
          </w:tcPr>
          <w:p w14:paraId="0CC11700">
            <w:pPr>
              <w:keepNext/>
              <w:spacing w:before="20" w:after="20" w:line="260" w:lineRule="exact"/>
              <w:ind w:left="0" w:leftChars="0" w:right="0" w:rightChars="0" w:firstLine="0" w:firstLineChars="0"/>
              <w:jc w:val="center"/>
              <w:rPr>
                <w:del w:id="12491" w:author="xh" w:date="2026-10-19T11:44:39+08:00"/>
              </w:rPr>
            </w:pPr>
            <w:del w:id="12492" w:author="xh" w:date="2026-10-19T11:44:39+08:00">
              <w:r>
                <w:rPr>
                  <w:rFonts w:ascii="Times New Roman" w:hAnsi="Times New Roman" w:eastAsia="宋体"/>
                  <w:b w:val="0"/>
                  <w:sz w:val="18"/>
                </w:rPr>
                <w:delText>刚性</w:delText>
              </w:r>
            </w:del>
          </w:p>
        </w:tc>
        <w:tc>
          <w:tcPr>
            <w:tcW w:w="1039" w:type="dxa"/>
            <w:tcMar>
              <w:left w:w="70" w:type="dxa"/>
              <w:right w:w="70" w:type="dxa"/>
            </w:tcMar>
            <w:vAlign w:val="center"/>
          </w:tcPr>
          <w:p w14:paraId="2DCC0B8C">
            <w:pPr>
              <w:keepNext/>
              <w:spacing w:before="20" w:after="20" w:line="260" w:lineRule="exact"/>
              <w:ind w:left="0" w:leftChars="0" w:right="0" w:rightChars="0" w:firstLine="0" w:firstLineChars="0"/>
              <w:jc w:val="center"/>
              <w:rPr>
                <w:del w:id="12493" w:author="xh" w:date="2026-10-19T11:44:39+08:00"/>
              </w:rPr>
            </w:pPr>
            <w:del w:id="12494" w:author="xh" w:date="2026-10-19T11:44:39+08:00">
              <w:r>
                <w:rPr>
                  <w:rFonts w:ascii="Times New Roman" w:hAnsi="Times New Roman" w:eastAsia="宋体"/>
                  <w:b w:val="0"/>
                  <w:sz w:val="18"/>
                </w:rPr>
                <w:delText>2022</w:delText>
              </w:r>
            </w:del>
          </w:p>
        </w:tc>
        <w:tc>
          <w:tcPr>
            <w:tcW w:w="1039" w:type="dxa"/>
            <w:tcMar>
              <w:left w:w="70" w:type="dxa"/>
              <w:right w:w="70" w:type="dxa"/>
            </w:tcMar>
            <w:vAlign w:val="center"/>
          </w:tcPr>
          <w:p w14:paraId="741E0E96">
            <w:pPr>
              <w:keepNext/>
              <w:spacing w:before="20" w:after="20" w:line="260" w:lineRule="exact"/>
              <w:ind w:left="0" w:leftChars="0" w:right="0" w:rightChars="0" w:firstLine="0" w:firstLineChars="0"/>
              <w:jc w:val="center"/>
              <w:rPr>
                <w:del w:id="12495" w:author="xh" w:date="2026-10-19T11:44:39+08:00"/>
              </w:rPr>
            </w:pPr>
            <w:del w:id="12496" w:author="xh" w:date="2026-10-19T11:44:39+08:00">
              <w:r>
                <w:rPr>
                  <w:rFonts w:ascii="Times New Roman" w:hAnsi="Times New Roman" w:eastAsia="宋体"/>
                  <w:b w:val="0"/>
                  <w:sz w:val="18"/>
                </w:rPr>
                <w:delText>63+63</w:delText>
              </w:r>
            </w:del>
          </w:p>
        </w:tc>
        <w:tc>
          <w:tcPr>
            <w:tcW w:w="1039" w:type="dxa"/>
            <w:tcMar>
              <w:left w:w="70" w:type="dxa"/>
              <w:right w:w="70" w:type="dxa"/>
            </w:tcMar>
            <w:vAlign w:val="center"/>
          </w:tcPr>
          <w:p w14:paraId="007B09F3">
            <w:pPr>
              <w:keepNext/>
              <w:spacing w:before="20" w:after="20" w:line="260" w:lineRule="exact"/>
              <w:ind w:left="0" w:leftChars="0" w:right="0" w:rightChars="0" w:firstLine="0" w:firstLineChars="0"/>
              <w:jc w:val="center"/>
              <w:rPr>
                <w:del w:id="12497" w:author="xh" w:date="2026-10-19T11:44:39+08:00"/>
              </w:rPr>
            </w:pPr>
            <w:del w:id="12498" w:author="xh" w:date="2026-10-19T11:44:39+08:00">
              <w:r>
                <w:rPr>
                  <w:rFonts w:ascii="Times New Roman" w:hAnsi="Times New Roman" w:eastAsia="宋体"/>
                  <w:b w:val="0"/>
                  <w:sz w:val="18"/>
                </w:rPr>
                <w:delText>126.00</w:delText>
              </w:r>
            </w:del>
          </w:p>
        </w:tc>
        <w:tc>
          <w:tcPr>
            <w:tcW w:w="1039" w:type="dxa"/>
            <w:tcMar>
              <w:left w:w="70" w:type="dxa"/>
              <w:right w:w="70" w:type="dxa"/>
            </w:tcMar>
            <w:vAlign w:val="center"/>
          </w:tcPr>
          <w:p w14:paraId="085508AB">
            <w:pPr>
              <w:keepNext/>
              <w:spacing w:before="20" w:after="20" w:line="260" w:lineRule="exact"/>
              <w:ind w:left="0" w:leftChars="0" w:right="0" w:rightChars="0" w:firstLine="0" w:firstLineChars="0"/>
              <w:jc w:val="center"/>
              <w:rPr>
                <w:del w:id="12499" w:author="xh" w:date="2026-10-19T11:44:39+08:00"/>
              </w:rPr>
            </w:pPr>
            <w:del w:id="12500"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302AB7BE">
            <w:pPr>
              <w:keepNext/>
              <w:spacing w:before="20" w:after="20" w:line="260" w:lineRule="exact"/>
              <w:ind w:left="0" w:leftChars="0" w:right="0" w:rightChars="0" w:firstLine="0" w:firstLineChars="0"/>
              <w:jc w:val="center"/>
              <w:rPr>
                <w:del w:id="12501" w:author="xh" w:date="2026-10-19T11:44:39+08:00"/>
              </w:rPr>
            </w:pPr>
            <w:del w:id="12502"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19325FCD">
            <w:pPr>
              <w:keepNext/>
              <w:spacing w:before="20" w:after="20" w:line="260" w:lineRule="exact"/>
              <w:ind w:left="0" w:leftChars="0" w:right="0" w:rightChars="0" w:firstLine="0" w:firstLineChars="0"/>
              <w:jc w:val="center"/>
              <w:rPr>
                <w:del w:id="12503" w:author="xh" w:date="2026-10-19T11:44:39+08:00"/>
              </w:rPr>
            </w:pPr>
            <w:del w:id="12504"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17FFDE0E">
            <w:pPr>
              <w:keepNext/>
              <w:spacing w:before="20" w:after="20" w:line="260" w:lineRule="exact"/>
              <w:ind w:left="0" w:leftChars="0" w:right="0" w:rightChars="0" w:firstLine="0" w:firstLineChars="0"/>
              <w:jc w:val="center"/>
              <w:rPr>
                <w:del w:id="12505" w:author="xh" w:date="2026-10-19T11:44:39+08:00"/>
              </w:rPr>
            </w:pPr>
            <w:del w:id="12506" w:author="xh" w:date="2026-10-19T11:44:39+08:00">
              <w:r>
                <w:rPr>
                  <w:rFonts w:ascii="Times New Roman" w:hAnsi="Times New Roman" w:eastAsia="宋体"/>
                  <w:b w:val="0"/>
                  <w:sz w:val="18"/>
                </w:rPr>
                <w:delText>70.88</w:delText>
              </w:r>
            </w:del>
          </w:p>
        </w:tc>
      </w:tr>
      <w:tr w14:paraId="5DCBDF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2468" w:author="xh" w:date="2026-10-19T11:44:39+08:00"/>
        </w:trPr>
        <w:tc>
          <w:tcPr>
            <w:tcW w:w="1039" w:type="dxa"/>
            <w:tcMar>
              <w:left w:w="70" w:type="dxa"/>
              <w:right w:w="70" w:type="dxa"/>
            </w:tcMar>
            <w:vAlign w:val="center"/>
          </w:tcPr>
          <w:p w14:paraId="702CA70B">
            <w:pPr>
              <w:keepNext/>
              <w:spacing w:before="20" w:after="20" w:line="260" w:lineRule="exact"/>
              <w:ind w:left="0" w:leftChars="0" w:right="0" w:rightChars="0" w:firstLine="0" w:firstLineChars="0"/>
              <w:jc w:val="center"/>
              <w:rPr>
                <w:del w:id="12507" w:author="xh" w:date="2026-10-19T11:44:39+08:00"/>
              </w:rPr>
            </w:pPr>
            <w:del w:id="12508" w:author="xh" w:date="2026-10-19T11:44:39+08:00">
              <w:r>
                <w:rPr>
                  <w:rFonts w:ascii="Times New Roman" w:hAnsi="Times New Roman" w:eastAsia="宋体"/>
                  <w:b w:val="0"/>
                  <w:sz w:val="18"/>
                </w:rPr>
                <w:delText>刚性</w:delText>
              </w:r>
            </w:del>
          </w:p>
        </w:tc>
        <w:tc>
          <w:tcPr>
            <w:tcW w:w="1039" w:type="dxa"/>
            <w:tcMar>
              <w:left w:w="70" w:type="dxa"/>
              <w:right w:w="70" w:type="dxa"/>
            </w:tcMar>
            <w:vAlign w:val="center"/>
          </w:tcPr>
          <w:p w14:paraId="7020DAC7">
            <w:pPr>
              <w:keepNext/>
              <w:spacing w:before="20" w:after="20" w:line="260" w:lineRule="exact"/>
              <w:ind w:left="0" w:leftChars="0" w:right="0" w:rightChars="0" w:firstLine="0" w:firstLineChars="0"/>
              <w:jc w:val="center"/>
              <w:rPr>
                <w:del w:id="12509" w:author="xh" w:date="2026-10-19T11:44:39+08:00"/>
              </w:rPr>
            </w:pPr>
            <w:del w:id="12510" w:author="xh" w:date="2026-10-19T11:44:39+08:00">
              <w:r>
                <w:rPr>
                  <w:rFonts w:ascii="Times New Roman" w:hAnsi="Times New Roman" w:eastAsia="宋体"/>
                  <w:b w:val="0"/>
                  <w:sz w:val="18"/>
                </w:rPr>
                <w:delText>2023</w:delText>
              </w:r>
            </w:del>
          </w:p>
        </w:tc>
        <w:tc>
          <w:tcPr>
            <w:tcW w:w="1039" w:type="dxa"/>
            <w:tcMar>
              <w:left w:w="70" w:type="dxa"/>
              <w:right w:w="70" w:type="dxa"/>
            </w:tcMar>
            <w:vAlign w:val="center"/>
          </w:tcPr>
          <w:p w14:paraId="487E650C">
            <w:pPr>
              <w:keepNext/>
              <w:spacing w:before="20" w:after="20" w:line="260" w:lineRule="exact"/>
              <w:ind w:left="0" w:leftChars="0" w:right="0" w:rightChars="0" w:firstLine="0" w:firstLineChars="0"/>
              <w:jc w:val="center"/>
              <w:rPr>
                <w:del w:id="12511" w:author="xh" w:date="2026-10-19T11:44:39+08:00"/>
              </w:rPr>
            </w:pPr>
            <w:del w:id="12512" w:author="xh" w:date="2026-10-19T11:44:39+08:00">
              <w:r>
                <w:rPr>
                  <w:rFonts w:ascii="Times New Roman" w:hAnsi="Times New Roman" w:eastAsia="宋体"/>
                  <w:b w:val="0"/>
                  <w:sz w:val="18"/>
                </w:rPr>
                <w:delText>63+63</w:delText>
              </w:r>
            </w:del>
          </w:p>
        </w:tc>
        <w:tc>
          <w:tcPr>
            <w:tcW w:w="1039" w:type="dxa"/>
            <w:tcMar>
              <w:left w:w="70" w:type="dxa"/>
              <w:right w:w="70" w:type="dxa"/>
            </w:tcMar>
            <w:vAlign w:val="center"/>
          </w:tcPr>
          <w:p w14:paraId="678A3314">
            <w:pPr>
              <w:keepNext/>
              <w:spacing w:before="20" w:after="20" w:line="260" w:lineRule="exact"/>
              <w:ind w:left="0" w:leftChars="0" w:right="0" w:rightChars="0" w:firstLine="0" w:firstLineChars="0"/>
              <w:jc w:val="center"/>
              <w:rPr>
                <w:del w:id="12513" w:author="xh" w:date="2026-10-19T11:44:39+08:00"/>
              </w:rPr>
            </w:pPr>
            <w:del w:id="12514" w:author="xh" w:date="2026-10-19T11:44:39+08:00">
              <w:r>
                <w:rPr>
                  <w:rFonts w:ascii="Times New Roman" w:hAnsi="Times New Roman" w:eastAsia="宋体"/>
                  <w:b w:val="0"/>
                  <w:sz w:val="18"/>
                </w:rPr>
                <w:delText>126.00</w:delText>
              </w:r>
            </w:del>
          </w:p>
        </w:tc>
        <w:tc>
          <w:tcPr>
            <w:tcW w:w="1039" w:type="dxa"/>
            <w:tcMar>
              <w:left w:w="70" w:type="dxa"/>
              <w:right w:w="70" w:type="dxa"/>
            </w:tcMar>
            <w:vAlign w:val="center"/>
          </w:tcPr>
          <w:p w14:paraId="35F83287">
            <w:pPr>
              <w:keepNext/>
              <w:spacing w:before="20" w:after="20" w:line="260" w:lineRule="exact"/>
              <w:ind w:left="0" w:leftChars="0" w:right="0" w:rightChars="0" w:firstLine="0" w:firstLineChars="0"/>
              <w:jc w:val="center"/>
              <w:rPr>
                <w:del w:id="12515" w:author="xh" w:date="2026-10-19T11:44:39+08:00"/>
              </w:rPr>
            </w:pPr>
            <w:del w:id="12516"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34B47A09">
            <w:pPr>
              <w:keepNext/>
              <w:spacing w:before="20" w:after="20" w:line="260" w:lineRule="exact"/>
              <w:ind w:left="0" w:leftChars="0" w:right="0" w:rightChars="0" w:firstLine="0" w:firstLineChars="0"/>
              <w:jc w:val="center"/>
              <w:rPr>
                <w:del w:id="12517" w:author="xh" w:date="2026-10-19T11:44:39+08:00"/>
              </w:rPr>
            </w:pPr>
            <w:del w:id="12518"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3E99FB91">
            <w:pPr>
              <w:keepNext/>
              <w:spacing w:before="20" w:after="20" w:line="260" w:lineRule="exact"/>
              <w:ind w:left="0" w:leftChars="0" w:right="0" w:rightChars="0" w:firstLine="0" w:firstLineChars="0"/>
              <w:jc w:val="center"/>
              <w:rPr>
                <w:del w:id="12519" w:author="xh" w:date="2026-10-19T11:44:39+08:00"/>
              </w:rPr>
            </w:pPr>
            <w:del w:id="12520"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05B9A934">
            <w:pPr>
              <w:keepNext/>
              <w:spacing w:before="20" w:after="20" w:line="260" w:lineRule="exact"/>
              <w:ind w:left="0" w:leftChars="0" w:right="0" w:rightChars="0" w:firstLine="0" w:firstLineChars="0"/>
              <w:jc w:val="center"/>
              <w:rPr>
                <w:del w:id="12521" w:author="xh" w:date="2026-10-19T11:44:39+08:00"/>
              </w:rPr>
            </w:pPr>
            <w:del w:id="12522" w:author="xh" w:date="2026-10-19T11:44:39+08:00">
              <w:r>
                <w:rPr>
                  <w:rFonts w:ascii="Times New Roman" w:hAnsi="Times New Roman" w:eastAsia="宋体"/>
                  <w:b w:val="0"/>
                  <w:sz w:val="18"/>
                </w:rPr>
                <w:delText>65.40</w:delText>
              </w:r>
            </w:del>
          </w:p>
        </w:tc>
      </w:tr>
      <w:tr w14:paraId="342211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2469" w:author="xh" w:date="2026-10-19T11:44:39+08:00"/>
        </w:trPr>
        <w:tc>
          <w:tcPr>
            <w:tcW w:w="1039" w:type="dxa"/>
            <w:tcMar>
              <w:left w:w="70" w:type="dxa"/>
              <w:right w:w="70" w:type="dxa"/>
            </w:tcMar>
            <w:vAlign w:val="center"/>
          </w:tcPr>
          <w:p w14:paraId="0067EB7D">
            <w:pPr>
              <w:keepNext/>
              <w:spacing w:before="20" w:after="20" w:line="260" w:lineRule="exact"/>
              <w:ind w:left="0" w:leftChars="0" w:right="0" w:rightChars="0" w:firstLine="0" w:firstLineChars="0"/>
              <w:jc w:val="center"/>
              <w:rPr>
                <w:del w:id="12523" w:author="xh" w:date="2026-10-19T11:44:39+08:00"/>
              </w:rPr>
            </w:pPr>
            <w:del w:id="12524" w:author="xh" w:date="2026-10-19T11:44:39+08:00">
              <w:r>
                <w:rPr>
                  <w:rFonts w:ascii="Times New Roman" w:hAnsi="Times New Roman" w:eastAsia="宋体"/>
                  <w:b w:val="0"/>
                  <w:sz w:val="18"/>
                </w:rPr>
                <w:delText>刚性</w:delText>
              </w:r>
            </w:del>
          </w:p>
        </w:tc>
        <w:tc>
          <w:tcPr>
            <w:tcW w:w="1039" w:type="dxa"/>
            <w:tcMar>
              <w:left w:w="70" w:type="dxa"/>
              <w:right w:w="70" w:type="dxa"/>
            </w:tcMar>
            <w:vAlign w:val="center"/>
          </w:tcPr>
          <w:p w14:paraId="2BBC6ADE">
            <w:pPr>
              <w:keepNext/>
              <w:spacing w:before="20" w:after="20" w:line="260" w:lineRule="exact"/>
              <w:ind w:left="0" w:leftChars="0" w:right="0" w:rightChars="0" w:firstLine="0" w:firstLineChars="0"/>
              <w:jc w:val="center"/>
              <w:rPr>
                <w:del w:id="12525" w:author="xh" w:date="2026-10-19T11:44:39+08:00"/>
              </w:rPr>
            </w:pPr>
            <w:del w:id="12526" w:author="xh" w:date="2026-10-19T11:44:39+08:00">
              <w:r>
                <w:rPr>
                  <w:rFonts w:ascii="Times New Roman" w:hAnsi="Times New Roman" w:eastAsia="宋体"/>
                  <w:b w:val="0"/>
                  <w:sz w:val="18"/>
                </w:rPr>
                <w:delText>2024</w:delText>
              </w:r>
            </w:del>
          </w:p>
        </w:tc>
        <w:tc>
          <w:tcPr>
            <w:tcW w:w="1039" w:type="dxa"/>
            <w:tcMar>
              <w:left w:w="70" w:type="dxa"/>
              <w:right w:w="70" w:type="dxa"/>
            </w:tcMar>
            <w:vAlign w:val="center"/>
          </w:tcPr>
          <w:p w14:paraId="0331D2E5">
            <w:pPr>
              <w:keepNext/>
              <w:spacing w:before="20" w:after="20" w:line="260" w:lineRule="exact"/>
              <w:ind w:left="0" w:leftChars="0" w:right="0" w:rightChars="0" w:firstLine="0" w:firstLineChars="0"/>
              <w:jc w:val="center"/>
              <w:rPr>
                <w:del w:id="12527" w:author="xh" w:date="2026-10-19T11:44:39+08:00"/>
              </w:rPr>
            </w:pPr>
            <w:del w:id="12528" w:author="xh" w:date="2026-10-19T11:44:39+08:00">
              <w:r>
                <w:rPr>
                  <w:rFonts w:ascii="Times New Roman" w:hAnsi="Times New Roman" w:eastAsia="宋体"/>
                  <w:b w:val="0"/>
                  <w:sz w:val="18"/>
                </w:rPr>
                <w:delText>63+63</w:delText>
              </w:r>
            </w:del>
          </w:p>
        </w:tc>
        <w:tc>
          <w:tcPr>
            <w:tcW w:w="1039" w:type="dxa"/>
            <w:tcMar>
              <w:left w:w="70" w:type="dxa"/>
              <w:right w:w="70" w:type="dxa"/>
            </w:tcMar>
            <w:vAlign w:val="center"/>
          </w:tcPr>
          <w:p w14:paraId="16E381CD">
            <w:pPr>
              <w:keepNext/>
              <w:spacing w:before="20" w:after="20" w:line="260" w:lineRule="exact"/>
              <w:ind w:left="0" w:leftChars="0" w:right="0" w:rightChars="0" w:firstLine="0" w:firstLineChars="0"/>
              <w:jc w:val="center"/>
              <w:rPr>
                <w:del w:id="12529" w:author="xh" w:date="2026-10-19T11:44:39+08:00"/>
              </w:rPr>
            </w:pPr>
            <w:del w:id="12530" w:author="xh" w:date="2026-10-19T11:44:39+08:00">
              <w:r>
                <w:rPr>
                  <w:rFonts w:ascii="Times New Roman" w:hAnsi="Times New Roman" w:eastAsia="宋体"/>
                  <w:b w:val="0"/>
                  <w:sz w:val="18"/>
                </w:rPr>
                <w:delText>126.00</w:delText>
              </w:r>
            </w:del>
          </w:p>
        </w:tc>
        <w:tc>
          <w:tcPr>
            <w:tcW w:w="1039" w:type="dxa"/>
            <w:tcMar>
              <w:left w:w="70" w:type="dxa"/>
              <w:right w:w="70" w:type="dxa"/>
            </w:tcMar>
            <w:vAlign w:val="center"/>
          </w:tcPr>
          <w:p w14:paraId="000FE482">
            <w:pPr>
              <w:keepNext/>
              <w:spacing w:before="20" w:after="20" w:line="260" w:lineRule="exact"/>
              <w:ind w:left="0" w:leftChars="0" w:right="0" w:rightChars="0" w:firstLine="0" w:firstLineChars="0"/>
              <w:jc w:val="center"/>
              <w:rPr>
                <w:del w:id="12531" w:author="xh" w:date="2026-10-19T11:44:39+08:00"/>
              </w:rPr>
            </w:pPr>
            <w:del w:id="12532"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33DC3251">
            <w:pPr>
              <w:keepNext/>
              <w:spacing w:before="20" w:after="20" w:line="260" w:lineRule="exact"/>
              <w:ind w:left="0" w:leftChars="0" w:right="0" w:rightChars="0" w:firstLine="0" w:firstLineChars="0"/>
              <w:jc w:val="center"/>
              <w:rPr>
                <w:del w:id="12533" w:author="xh" w:date="2026-10-19T11:44:39+08:00"/>
              </w:rPr>
            </w:pPr>
            <w:del w:id="12534"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3B9E77C8">
            <w:pPr>
              <w:keepNext/>
              <w:spacing w:before="20" w:after="20" w:line="260" w:lineRule="exact"/>
              <w:ind w:left="0" w:leftChars="0" w:right="0" w:rightChars="0" w:firstLine="0" w:firstLineChars="0"/>
              <w:jc w:val="center"/>
              <w:rPr>
                <w:del w:id="12535" w:author="xh" w:date="2026-10-19T11:44:39+08:00"/>
              </w:rPr>
            </w:pPr>
            <w:del w:id="12536"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7E6EF4E8">
            <w:pPr>
              <w:keepNext/>
              <w:spacing w:before="20" w:after="20" w:line="260" w:lineRule="exact"/>
              <w:ind w:left="0" w:leftChars="0" w:right="0" w:rightChars="0" w:firstLine="0" w:firstLineChars="0"/>
              <w:jc w:val="center"/>
              <w:rPr>
                <w:del w:id="12537" w:author="xh" w:date="2026-10-19T11:44:39+08:00"/>
              </w:rPr>
            </w:pPr>
            <w:del w:id="12538" w:author="xh" w:date="2026-10-19T11:44:39+08:00">
              <w:r>
                <w:rPr>
                  <w:rFonts w:ascii="Times New Roman" w:hAnsi="Times New Roman" w:eastAsia="宋体"/>
                  <w:b w:val="0"/>
                  <w:sz w:val="18"/>
                </w:rPr>
                <w:delText>74.11</w:delText>
              </w:r>
            </w:del>
          </w:p>
        </w:tc>
      </w:tr>
      <w:tr w14:paraId="360798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2470" w:author="xh" w:date="2026-10-19T11:44:39+08:00"/>
        </w:trPr>
        <w:tc>
          <w:tcPr>
            <w:tcW w:w="1039" w:type="dxa"/>
            <w:tcMar>
              <w:left w:w="70" w:type="dxa"/>
              <w:right w:w="70" w:type="dxa"/>
            </w:tcMar>
            <w:vAlign w:val="center"/>
          </w:tcPr>
          <w:p w14:paraId="436CCB54">
            <w:pPr>
              <w:keepNext/>
              <w:spacing w:before="20" w:after="20" w:line="260" w:lineRule="exact"/>
              <w:ind w:left="0" w:leftChars="0" w:right="0" w:rightChars="0" w:firstLine="0" w:firstLineChars="0"/>
              <w:jc w:val="center"/>
              <w:rPr>
                <w:del w:id="12539" w:author="xh" w:date="2026-10-19T11:44:39+08:00"/>
              </w:rPr>
            </w:pPr>
            <w:del w:id="12540" w:author="xh" w:date="2026-10-19T11:44:39+08:00">
              <w:r>
                <w:rPr>
                  <w:rFonts w:ascii="Times New Roman" w:hAnsi="Times New Roman" w:eastAsia="宋体"/>
                  <w:b w:val="0"/>
                  <w:sz w:val="18"/>
                </w:rPr>
                <w:delText>刚性</w:delText>
              </w:r>
            </w:del>
          </w:p>
        </w:tc>
        <w:tc>
          <w:tcPr>
            <w:tcW w:w="1039" w:type="dxa"/>
            <w:tcMar>
              <w:left w:w="70" w:type="dxa"/>
              <w:right w:w="70" w:type="dxa"/>
            </w:tcMar>
            <w:vAlign w:val="center"/>
          </w:tcPr>
          <w:p w14:paraId="5C5B6112">
            <w:pPr>
              <w:keepNext/>
              <w:spacing w:before="20" w:after="20" w:line="260" w:lineRule="exact"/>
              <w:ind w:left="0" w:leftChars="0" w:right="0" w:rightChars="0" w:firstLine="0" w:firstLineChars="0"/>
              <w:jc w:val="center"/>
              <w:rPr>
                <w:del w:id="12541" w:author="xh" w:date="2026-10-19T11:44:39+08:00"/>
              </w:rPr>
            </w:pPr>
            <w:del w:id="12542" w:author="xh" w:date="2026-10-19T11:44:39+08:00">
              <w:r>
                <w:rPr>
                  <w:rFonts w:ascii="Times New Roman" w:hAnsi="Times New Roman" w:eastAsia="宋体"/>
                  <w:b w:val="0"/>
                  <w:sz w:val="18"/>
                </w:rPr>
                <w:delText>2025</w:delText>
              </w:r>
            </w:del>
          </w:p>
        </w:tc>
        <w:tc>
          <w:tcPr>
            <w:tcW w:w="1039" w:type="dxa"/>
            <w:tcMar>
              <w:left w:w="70" w:type="dxa"/>
              <w:right w:w="70" w:type="dxa"/>
            </w:tcMar>
            <w:vAlign w:val="center"/>
          </w:tcPr>
          <w:p w14:paraId="5179E2A5">
            <w:pPr>
              <w:keepNext/>
              <w:spacing w:before="20" w:after="20" w:line="260" w:lineRule="exact"/>
              <w:ind w:left="0" w:leftChars="0" w:right="0" w:rightChars="0" w:firstLine="0" w:firstLineChars="0"/>
              <w:jc w:val="center"/>
              <w:rPr>
                <w:del w:id="12543" w:author="xh" w:date="2026-10-19T11:44:39+08:00"/>
              </w:rPr>
            </w:pPr>
            <w:del w:id="12544" w:author="xh" w:date="2026-10-19T11:44:39+08:00">
              <w:r>
                <w:rPr>
                  <w:rFonts w:ascii="Times New Roman" w:hAnsi="Times New Roman" w:eastAsia="宋体"/>
                  <w:b w:val="0"/>
                  <w:sz w:val="18"/>
                </w:rPr>
                <w:delText>63+63</w:delText>
              </w:r>
            </w:del>
          </w:p>
        </w:tc>
        <w:tc>
          <w:tcPr>
            <w:tcW w:w="1039" w:type="dxa"/>
            <w:tcMar>
              <w:left w:w="70" w:type="dxa"/>
              <w:right w:w="70" w:type="dxa"/>
            </w:tcMar>
            <w:vAlign w:val="center"/>
          </w:tcPr>
          <w:p w14:paraId="707EFFC3">
            <w:pPr>
              <w:keepNext/>
              <w:spacing w:before="20" w:after="20" w:line="260" w:lineRule="exact"/>
              <w:ind w:left="0" w:leftChars="0" w:right="0" w:rightChars="0" w:firstLine="0" w:firstLineChars="0"/>
              <w:jc w:val="center"/>
              <w:rPr>
                <w:del w:id="12545" w:author="xh" w:date="2026-10-19T11:44:39+08:00"/>
              </w:rPr>
            </w:pPr>
            <w:del w:id="12546" w:author="xh" w:date="2026-10-19T11:44:39+08:00">
              <w:r>
                <w:rPr>
                  <w:rFonts w:ascii="Times New Roman" w:hAnsi="Times New Roman" w:eastAsia="宋体"/>
                  <w:b w:val="0"/>
                  <w:sz w:val="18"/>
                </w:rPr>
                <w:delText>126.00</w:delText>
              </w:r>
            </w:del>
          </w:p>
        </w:tc>
        <w:tc>
          <w:tcPr>
            <w:tcW w:w="1039" w:type="dxa"/>
            <w:tcMar>
              <w:left w:w="70" w:type="dxa"/>
              <w:right w:w="70" w:type="dxa"/>
            </w:tcMar>
            <w:vAlign w:val="center"/>
          </w:tcPr>
          <w:p w14:paraId="4F9D185F">
            <w:pPr>
              <w:keepNext/>
              <w:spacing w:before="20" w:after="20" w:line="260" w:lineRule="exact"/>
              <w:ind w:left="0" w:leftChars="0" w:right="0" w:rightChars="0" w:firstLine="0" w:firstLineChars="0"/>
              <w:jc w:val="center"/>
              <w:rPr>
                <w:del w:id="12547" w:author="xh" w:date="2026-10-19T11:44:39+08:00"/>
              </w:rPr>
            </w:pPr>
            <w:del w:id="12548"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2120AE76">
            <w:pPr>
              <w:keepNext/>
              <w:spacing w:before="20" w:after="20" w:line="260" w:lineRule="exact"/>
              <w:ind w:left="0" w:leftChars="0" w:right="0" w:rightChars="0" w:firstLine="0" w:firstLineChars="0"/>
              <w:jc w:val="center"/>
              <w:rPr>
                <w:del w:id="12549" w:author="xh" w:date="2026-10-19T11:44:39+08:00"/>
              </w:rPr>
            </w:pPr>
            <w:del w:id="12550"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240182F5">
            <w:pPr>
              <w:keepNext/>
              <w:spacing w:before="20" w:after="20" w:line="260" w:lineRule="exact"/>
              <w:ind w:left="0" w:leftChars="0" w:right="0" w:rightChars="0" w:firstLine="0" w:firstLineChars="0"/>
              <w:jc w:val="center"/>
              <w:rPr>
                <w:del w:id="12551" w:author="xh" w:date="2026-10-19T11:44:39+08:00"/>
              </w:rPr>
            </w:pPr>
            <w:del w:id="12552"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27E6E690">
            <w:pPr>
              <w:keepNext/>
              <w:spacing w:before="20" w:after="20" w:line="260" w:lineRule="exact"/>
              <w:ind w:left="0" w:leftChars="0" w:right="0" w:rightChars="0" w:firstLine="0" w:firstLineChars="0"/>
              <w:jc w:val="center"/>
              <w:rPr>
                <w:del w:id="12553" w:author="xh" w:date="2026-10-19T11:44:39+08:00"/>
              </w:rPr>
            </w:pPr>
            <w:del w:id="12554" w:author="xh" w:date="2026-10-19T11:44:39+08:00">
              <w:r>
                <w:rPr>
                  <w:rFonts w:ascii="Times New Roman" w:hAnsi="Times New Roman" w:eastAsia="宋体"/>
                  <w:b w:val="0"/>
                  <w:sz w:val="18"/>
                </w:rPr>
                <w:delText>82.17</w:delText>
              </w:r>
            </w:del>
          </w:p>
        </w:tc>
      </w:tr>
      <w:tr w14:paraId="33B8A1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2471" w:author="xh" w:date="2026-10-19T11:44:39+08:00"/>
        </w:trPr>
        <w:tc>
          <w:tcPr>
            <w:tcW w:w="1039" w:type="dxa"/>
            <w:tcMar>
              <w:left w:w="70" w:type="dxa"/>
              <w:right w:w="70" w:type="dxa"/>
            </w:tcMar>
            <w:vAlign w:val="center"/>
          </w:tcPr>
          <w:p w14:paraId="0237D352">
            <w:pPr>
              <w:keepNext/>
              <w:spacing w:before="20" w:after="20" w:line="260" w:lineRule="exact"/>
              <w:ind w:left="0" w:leftChars="0" w:right="0" w:rightChars="0" w:firstLine="0" w:firstLineChars="0"/>
              <w:jc w:val="center"/>
              <w:rPr>
                <w:del w:id="12555" w:author="xh" w:date="2026-10-19T11:44:39+08:00"/>
              </w:rPr>
            </w:pPr>
            <w:del w:id="12556" w:author="xh" w:date="2026-10-19T11:44:39+08:00">
              <w:r>
                <w:rPr>
                  <w:rFonts w:ascii="Times New Roman" w:hAnsi="Times New Roman" w:eastAsia="宋体"/>
                  <w:b w:val="0"/>
                  <w:sz w:val="18"/>
                </w:rPr>
                <w:delText>弹性</w:delText>
              </w:r>
            </w:del>
          </w:p>
        </w:tc>
        <w:tc>
          <w:tcPr>
            <w:tcW w:w="1039" w:type="dxa"/>
            <w:tcMar>
              <w:left w:w="70" w:type="dxa"/>
              <w:right w:w="70" w:type="dxa"/>
            </w:tcMar>
            <w:vAlign w:val="center"/>
          </w:tcPr>
          <w:p w14:paraId="301C6C25">
            <w:pPr>
              <w:keepNext/>
              <w:spacing w:before="20" w:after="20" w:line="260" w:lineRule="exact"/>
              <w:ind w:left="0" w:leftChars="0" w:right="0" w:rightChars="0" w:firstLine="0" w:firstLineChars="0"/>
              <w:jc w:val="center"/>
              <w:rPr>
                <w:del w:id="12557" w:author="xh" w:date="2026-10-19T11:44:39+08:00"/>
              </w:rPr>
            </w:pPr>
            <w:del w:id="12558" w:author="xh" w:date="2026-10-19T11:44:39+08:00">
              <w:r>
                <w:rPr>
                  <w:rFonts w:ascii="Times New Roman" w:hAnsi="Times New Roman" w:eastAsia="宋体"/>
                  <w:b w:val="0"/>
                  <w:sz w:val="18"/>
                </w:rPr>
                <w:delText>2022</w:delText>
              </w:r>
            </w:del>
          </w:p>
        </w:tc>
        <w:tc>
          <w:tcPr>
            <w:tcW w:w="1039" w:type="dxa"/>
            <w:tcMar>
              <w:left w:w="70" w:type="dxa"/>
              <w:right w:w="70" w:type="dxa"/>
            </w:tcMar>
            <w:vAlign w:val="center"/>
          </w:tcPr>
          <w:p w14:paraId="00CDFAB2">
            <w:pPr>
              <w:keepNext/>
              <w:spacing w:before="20" w:after="20" w:line="260" w:lineRule="exact"/>
              <w:ind w:left="0" w:leftChars="0" w:right="0" w:rightChars="0" w:firstLine="0" w:firstLineChars="0"/>
              <w:jc w:val="center"/>
              <w:rPr>
                <w:del w:id="12559" w:author="xh" w:date="2026-10-19T11:44:39+08:00"/>
              </w:rPr>
            </w:pPr>
            <w:del w:id="12560" w:author="xh" w:date="2026-10-19T11:44:39+08:00">
              <w:r>
                <w:rPr>
                  <w:rFonts w:ascii="Times New Roman" w:hAnsi="Times New Roman" w:eastAsia="宋体"/>
                  <w:b w:val="0"/>
                  <w:sz w:val="18"/>
                </w:rPr>
                <w:delText>63+63</w:delText>
              </w:r>
            </w:del>
          </w:p>
        </w:tc>
        <w:tc>
          <w:tcPr>
            <w:tcW w:w="1039" w:type="dxa"/>
            <w:tcMar>
              <w:left w:w="70" w:type="dxa"/>
              <w:right w:w="70" w:type="dxa"/>
            </w:tcMar>
            <w:vAlign w:val="center"/>
          </w:tcPr>
          <w:p w14:paraId="1DAE8ACF">
            <w:pPr>
              <w:keepNext/>
              <w:spacing w:before="20" w:after="20" w:line="260" w:lineRule="exact"/>
              <w:ind w:left="0" w:leftChars="0" w:right="0" w:rightChars="0" w:firstLine="0" w:firstLineChars="0"/>
              <w:jc w:val="center"/>
              <w:rPr>
                <w:del w:id="12561" w:author="xh" w:date="2026-10-19T11:44:39+08:00"/>
              </w:rPr>
            </w:pPr>
            <w:del w:id="12562" w:author="xh" w:date="2026-10-19T11:44:39+08:00">
              <w:r>
                <w:rPr>
                  <w:rFonts w:ascii="Times New Roman" w:hAnsi="Times New Roman" w:eastAsia="宋体"/>
                  <w:b w:val="0"/>
                  <w:sz w:val="18"/>
                </w:rPr>
                <w:delText>126.00</w:delText>
              </w:r>
            </w:del>
          </w:p>
        </w:tc>
        <w:tc>
          <w:tcPr>
            <w:tcW w:w="1039" w:type="dxa"/>
            <w:tcMar>
              <w:left w:w="70" w:type="dxa"/>
              <w:right w:w="70" w:type="dxa"/>
            </w:tcMar>
            <w:vAlign w:val="center"/>
          </w:tcPr>
          <w:p w14:paraId="36E72F0B">
            <w:pPr>
              <w:keepNext/>
              <w:spacing w:before="20" w:after="20" w:line="260" w:lineRule="exact"/>
              <w:ind w:left="0" w:leftChars="0" w:right="0" w:rightChars="0" w:firstLine="0" w:firstLineChars="0"/>
              <w:jc w:val="center"/>
              <w:rPr>
                <w:del w:id="12563" w:author="xh" w:date="2026-10-19T11:44:39+08:00"/>
              </w:rPr>
            </w:pPr>
            <w:del w:id="12564"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6A89D966">
            <w:pPr>
              <w:keepNext/>
              <w:spacing w:before="20" w:after="20" w:line="260" w:lineRule="exact"/>
              <w:ind w:left="0" w:leftChars="0" w:right="0" w:rightChars="0" w:firstLine="0" w:firstLineChars="0"/>
              <w:jc w:val="center"/>
              <w:rPr>
                <w:del w:id="12565" w:author="xh" w:date="2026-10-19T11:44:39+08:00"/>
              </w:rPr>
            </w:pPr>
            <w:del w:id="12566"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6D3E30EC">
            <w:pPr>
              <w:keepNext/>
              <w:spacing w:before="20" w:after="20" w:line="260" w:lineRule="exact"/>
              <w:ind w:left="0" w:leftChars="0" w:right="0" w:rightChars="0" w:firstLine="0" w:firstLineChars="0"/>
              <w:jc w:val="center"/>
              <w:rPr>
                <w:del w:id="12567" w:author="xh" w:date="2026-10-19T11:44:39+08:00"/>
              </w:rPr>
            </w:pPr>
            <w:del w:id="12568"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188F82C5">
            <w:pPr>
              <w:keepNext/>
              <w:spacing w:before="20" w:after="20" w:line="260" w:lineRule="exact"/>
              <w:ind w:left="0" w:leftChars="0" w:right="0" w:rightChars="0" w:firstLine="0" w:firstLineChars="0"/>
              <w:jc w:val="center"/>
              <w:rPr>
                <w:del w:id="12569" w:author="xh" w:date="2026-10-19T11:44:39+08:00"/>
              </w:rPr>
            </w:pPr>
            <w:del w:id="12570" w:author="xh" w:date="2026-10-19T11:44:39+08:00">
              <w:r>
                <w:rPr>
                  <w:rFonts w:ascii="Times New Roman" w:hAnsi="Times New Roman" w:eastAsia="宋体"/>
                  <w:b w:val="0"/>
                  <w:sz w:val="18"/>
                </w:rPr>
                <w:delText>70.88</w:delText>
              </w:r>
            </w:del>
          </w:p>
        </w:tc>
      </w:tr>
      <w:tr w14:paraId="26DC70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2472" w:author="xh" w:date="2026-10-19T11:44:39+08:00"/>
        </w:trPr>
        <w:tc>
          <w:tcPr>
            <w:tcW w:w="1039" w:type="dxa"/>
            <w:tcMar>
              <w:left w:w="70" w:type="dxa"/>
              <w:right w:w="70" w:type="dxa"/>
            </w:tcMar>
            <w:vAlign w:val="center"/>
          </w:tcPr>
          <w:p w14:paraId="0F614B52">
            <w:pPr>
              <w:keepNext/>
              <w:spacing w:before="20" w:after="20" w:line="260" w:lineRule="exact"/>
              <w:ind w:left="0" w:leftChars="0" w:right="0" w:rightChars="0" w:firstLine="0" w:firstLineChars="0"/>
              <w:jc w:val="center"/>
              <w:rPr>
                <w:del w:id="12571" w:author="xh" w:date="2026-10-19T11:44:39+08:00"/>
              </w:rPr>
            </w:pPr>
            <w:del w:id="12572" w:author="xh" w:date="2026-10-19T11:44:39+08:00">
              <w:r>
                <w:rPr>
                  <w:rFonts w:ascii="Times New Roman" w:hAnsi="Times New Roman" w:eastAsia="宋体"/>
                  <w:b w:val="0"/>
                  <w:sz w:val="18"/>
                </w:rPr>
                <w:delText>弹性</w:delText>
              </w:r>
            </w:del>
          </w:p>
        </w:tc>
        <w:tc>
          <w:tcPr>
            <w:tcW w:w="1039" w:type="dxa"/>
            <w:tcMar>
              <w:left w:w="70" w:type="dxa"/>
              <w:right w:w="70" w:type="dxa"/>
            </w:tcMar>
            <w:vAlign w:val="center"/>
          </w:tcPr>
          <w:p w14:paraId="474D423C">
            <w:pPr>
              <w:keepNext/>
              <w:spacing w:before="20" w:after="20" w:line="260" w:lineRule="exact"/>
              <w:ind w:left="0" w:leftChars="0" w:right="0" w:rightChars="0" w:firstLine="0" w:firstLineChars="0"/>
              <w:jc w:val="center"/>
              <w:rPr>
                <w:del w:id="12573" w:author="xh" w:date="2026-10-19T11:44:39+08:00"/>
              </w:rPr>
            </w:pPr>
            <w:del w:id="12574" w:author="xh" w:date="2026-10-19T11:44:39+08:00">
              <w:r>
                <w:rPr>
                  <w:rFonts w:ascii="Times New Roman" w:hAnsi="Times New Roman" w:eastAsia="宋体"/>
                  <w:b w:val="0"/>
                  <w:sz w:val="18"/>
                </w:rPr>
                <w:delText>2023</w:delText>
              </w:r>
            </w:del>
          </w:p>
        </w:tc>
        <w:tc>
          <w:tcPr>
            <w:tcW w:w="1039" w:type="dxa"/>
            <w:tcMar>
              <w:left w:w="70" w:type="dxa"/>
              <w:right w:w="70" w:type="dxa"/>
            </w:tcMar>
            <w:vAlign w:val="center"/>
          </w:tcPr>
          <w:p w14:paraId="66D13A14">
            <w:pPr>
              <w:keepNext/>
              <w:spacing w:before="20" w:after="20" w:line="260" w:lineRule="exact"/>
              <w:ind w:left="0" w:leftChars="0" w:right="0" w:rightChars="0" w:firstLine="0" w:firstLineChars="0"/>
              <w:jc w:val="center"/>
              <w:rPr>
                <w:del w:id="12575" w:author="xh" w:date="2026-10-19T11:44:39+08:00"/>
              </w:rPr>
            </w:pPr>
            <w:del w:id="12576" w:author="xh" w:date="2026-10-19T11:44:39+08:00">
              <w:r>
                <w:rPr>
                  <w:rFonts w:ascii="Times New Roman" w:hAnsi="Times New Roman" w:eastAsia="宋体"/>
                  <w:b w:val="0"/>
                  <w:sz w:val="18"/>
                </w:rPr>
                <w:delText>63+63</w:delText>
              </w:r>
            </w:del>
          </w:p>
        </w:tc>
        <w:tc>
          <w:tcPr>
            <w:tcW w:w="1039" w:type="dxa"/>
            <w:tcMar>
              <w:left w:w="70" w:type="dxa"/>
              <w:right w:w="70" w:type="dxa"/>
            </w:tcMar>
            <w:vAlign w:val="center"/>
          </w:tcPr>
          <w:p w14:paraId="6DB5FD41">
            <w:pPr>
              <w:keepNext/>
              <w:spacing w:before="20" w:after="20" w:line="260" w:lineRule="exact"/>
              <w:ind w:left="0" w:leftChars="0" w:right="0" w:rightChars="0" w:firstLine="0" w:firstLineChars="0"/>
              <w:jc w:val="center"/>
              <w:rPr>
                <w:del w:id="12577" w:author="xh" w:date="2026-10-19T11:44:39+08:00"/>
              </w:rPr>
            </w:pPr>
            <w:del w:id="12578" w:author="xh" w:date="2026-10-19T11:44:39+08:00">
              <w:r>
                <w:rPr>
                  <w:rFonts w:ascii="Times New Roman" w:hAnsi="Times New Roman" w:eastAsia="宋体"/>
                  <w:b w:val="0"/>
                  <w:sz w:val="18"/>
                </w:rPr>
                <w:delText>126.00</w:delText>
              </w:r>
            </w:del>
          </w:p>
        </w:tc>
        <w:tc>
          <w:tcPr>
            <w:tcW w:w="1039" w:type="dxa"/>
            <w:tcMar>
              <w:left w:w="70" w:type="dxa"/>
              <w:right w:w="70" w:type="dxa"/>
            </w:tcMar>
            <w:vAlign w:val="center"/>
          </w:tcPr>
          <w:p w14:paraId="42A2D5A0">
            <w:pPr>
              <w:keepNext/>
              <w:spacing w:before="20" w:after="20" w:line="260" w:lineRule="exact"/>
              <w:ind w:left="0" w:leftChars="0" w:right="0" w:rightChars="0" w:firstLine="0" w:firstLineChars="0"/>
              <w:jc w:val="center"/>
              <w:rPr>
                <w:del w:id="12579" w:author="xh" w:date="2026-10-19T11:44:39+08:00"/>
              </w:rPr>
            </w:pPr>
            <w:del w:id="12580"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6EA7AF11">
            <w:pPr>
              <w:keepNext/>
              <w:spacing w:before="20" w:after="20" w:line="260" w:lineRule="exact"/>
              <w:ind w:left="0" w:leftChars="0" w:right="0" w:rightChars="0" w:firstLine="0" w:firstLineChars="0"/>
              <w:jc w:val="center"/>
              <w:rPr>
                <w:del w:id="12581" w:author="xh" w:date="2026-10-19T11:44:39+08:00"/>
              </w:rPr>
            </w:pPr>
            <w:del w:id="12582"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5CCDDFC3">
            <w:pPr>
              <w:keepNext/>
              <w:spacing w:before="20" w:after="20" w:line="260" w:lineRule="exact"/>
              <w:ind w:left="0" w:leftChars="0" w:right="0" w:rightChars="0" w:firstLine="0" w:firstLineChars="0"/>
              <w:jc w:val="center"/>
              <w:rPr>
                <w:del w:id="12583" w:author="xh" w:date="2026-10-19T11:44:39+08:00"/>
              </w:rPr>
            </w:pPr>
            <w:del w:id="12584"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1571BF0E">
            <w:pPr>
              <w:keepNext/>
              <w:spacing w:before="20" w:after="20" w:line="260" w:lineRule="exact"/>
              <w:ind w:left="0" w:leftChars="0" w:right="0" w:rightChars="0" w:firstLine="0" w:firstLineChars="0"/>
              <w:jc w:val="center"/>
              <w:rPr>
                <w:del w:id="12585" w:author="xh" w:date="2026-10-19T11:44:39+08:00"/>
              </w:rPr>
            </w:pPr>
            <w:del w:id="12586" w:author="xh" w:date="2026-10-19T11:44:39+08:00">
              <w:r>
                <w:rPr>
                  <w:rFonts w:ascii="Times New Roman" w:hAnsi="Times New Roman" w:eastAsia="宋体"/>
                  <w:b w:val="0"/>
                  <w:sz w:val="18"/>
                </w:rPr>
                <w:delText>65.40</w:delText>
              </w:r>
            </w:del>
          </w:p>
        </w:tc>
      </w:tr>
      <w:tr w14:paraId="705B37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2473" w:author="xh" w:date="2026-10-19T11:44:39+08:00"/>
        </w:trPr>
        <w:tc>
          <w:tcPr>
            <w:tcW w:w="1039" w:type="dxa"/>
            <w:tcMar>
              <w:left w:w="70" w:type="dxa"/>
              <w:right w:w="70" w:type="dxa"/>
            </w:tcMar>
            <w:vAlign w:val="center"/>
          </w:tcPr>
          <w:p w14:paraId="385F82ED">
            <w:pPr>
              <w:keepNext/>
              <w:spacing w:before="20" w:after="20" w:line="260" w:lineRule="exact"/>
              <w:ind w:left="0" w:leftChars="0" w:right="0" w:rightChars="0" w:firstLine="0" w:firstLineChars="0"/>
              <w:jc w:val="center"/>
              <w:rPr>
                <w:del w:id="12587" w:author="xh" w:date="2026-10-19T11:44:39+08:00"/>
              </w:rPr>
            </w:pPr>
            <w:del w:id="12588" w:author="xh" w:date="2026-10-19T11:44:39+08:00">
              <w:r>
                <w:rPr>
                  <w:rFonts w:ascii="Times New Roman" w:hAnsi="Times New Roman" w:eastAsia="宋体"/>
                  <w:b w:val="0"/>
                  <w:sz w:val="18"/>
                </w:rPr>
                <w:delText>弹性</w:delText>
              </w:r>
            </w:del>
          </w:p>
        </w:tc>
        <w:tc>
          <w:tcPr>
            <w:tcW w:w="1039" w:type="dxa"/>
            <w:tcMar>
              <w:left w:w="70" w:type="dxa"/>
              <w:right w:w="70" w:type="dxa"/>
            </w:tcMar>
            <w:vAlign w:val="center"/>
          </w:tcPr>
          <w:p w14:paraId="457F9138">
            <w:pPr>
              <w:keepNext/>
              <w:spacing w:before="20" w:after="20" w:line="260" w:lineRule="exact"/>
              <w:ind w:left="0" w:leftChars="0" w:right="0" w:rightChars="0" w:firstLine="0" w:firstLineChars="0"/>
              <w:jc w:val="center"/>
              <w:rPr>
                <w:del w:id="12589" w:author="xh" w:date="2026-10-19T11:44:39+08:00"/>
              </w:rPr>
            </w:pPr>
            <w:del w:id="12590" w:author="xh" w:date="2026-10-19T11:44:39+08:00">
              <w:r>
                <w:rPr>
                  <w:rFonts w:ascii="Times New Roman" w:hAnsi="Times New Roman" w:eastAsia="宋体"/>
                  <w:b w:val="0"/>
                  <w:sz w:val="18"/>
                </w:rPr>
                <w:delText>2024</w:delText>
              </w:r>
            </w:del>
          </w:p>
        </w:tc>
        <w:tc>
          <w:tcPr>
            <w:tcW w:w="1039" w:type="dxa"/>
            <w:tcMar>
              <w:left w:w="70" w:type="dxa"/>
              <w:right w:w="70" w:type="dxa"/>
            </w:tcMar>
            <w:vAlign w:val="center"/>
          </w:tcPr>
          <w:p w14:paraId="40A2F382">
            <w:pPr>
              <w:keepNext/>
              <w:spacing w:before="20" w:after="20" w:line="260" w:lineRule="exact"/>
              <w:ind w:left="0" w:leftChars="0" w:right="0" w:rightChars="0" w:firstLine="0" w:firstLineChars="0"/>
              <w:jc w:val="center"/>
              <w:rPr>
                <w:del w:id="12591" w:author="xh" w:date="2026-10-19T11:44:39+08:00"/>
              </w:rPr>
            </w:pPr>
            <w:del w:id="12592" w:author="xh" w:date="2026-10-19T11:44:39+08:00">
              <w:r>
                <w:rPr>
                  <w:rFonts w:ascii="Times New Roman" w:hAnsi="Times New Roman" w:eastAsia="宋体"/>
                  <w:b w:val="0"/>
                  <w:sz w:val="18"/>
                </w:rPr>
                <w:delText>63+63</w:delText>
              </w:r>
            </w:del>
          </w:p>
        </w:tc>
        <w:tc>
          <w:tcPr>
            <w:tcW w:w="1039" w:type="dxa"/>
            <w:tcMar>
              <w:left w:w="70" w:type="dxa"/>
              <w:right w:w="70" w:type="dxa"/>
            </w:tcMar>
            <w:vAlign w:val="center"/>
          </w:tcPr>
          <w:p w14:paraId="752D1658">
            <w:pPr>
              <w:keepNext/>
              <w:spacing w:before="20" w:after="20" w:line="260" w:lineRule="exact"/>
              <w:ind w:left="0" w:leftChars="0" w:right="0" w:rightChars="0" w:firstLine="0" w:firstLineChars="0"/>
              <w:jc w:val="center"/>
              <w:rPr>
                <w:del w:id="12593" w:author="xh" w:date="2026-10-19T11:44:39+08:00"/>
              </w:rPr>
            </w:pPr>
            <w:del w:id="12594" w:author="xh" w:date="2026-10-19T11:44:39+08:00">
              <w:r>
                <w:rPr>
                  <w:rFonts w:ascii="Times New Roman" w:hAnsi="Times New Roman" w:eastAsia="宋体"/>
                  <w:b w:val="0"/>
                  <w:sz w:val="18"/>
                </w:rPr>
                <w:delText>126.00</w:delText>
              </w:r>
            </w:del>
          </w:p>
        </w:tc>
        <w:tc>
          <w:tcPr>
            <w:tcW w:w="1039" w:type="dxa"/>
            <w:tcMar>
              <w:left w:w="70" w:type="dxa"/>
              <w:right w:w="70" w:type="dxa"/>
            </w:tcMar>
            <w:vAlign w:val="center"/>
          </w:tcPr>
          <w:p w14:paraId="5E8F7EBD">
            <w:pPr>
              <w:keepNext/>
              <w:spacing w:before="20" w:after="20" w:line="260" w:lineRule="exact"/>
              <w:ind w:left="0" w:leftChars="0" w:right="0" w:rightChars="0" w:firstLine="0" w:firstLineChars="0"/>
              <w:jc w:val="center"/>
              <w:rPr>
                <w:del w:id="12595" w:author="xh" w:date="2026-10-19T11:44:39+08:00"/>
              </w:rPr>
            </w:pPr>
            <w:del w:id="12596"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0C85BAE1">
            <w:pPr>
              <w:keepNext/>
              <w:spacing w:before="20" w:after="20" w:line="260" w:lineRule="exact"/>
              <w:ind w:left="0" w:leftChars="0" w:right="0" w:rightChars="0" w:firstLine="0" w:firstLineChars="0"/>
              <w:jc w:val="center"/>
              <w:rPr>
                <w:del w:id="12597" w:author="xh" w:date="2026-10-19T11:44:39+08:00"/>
              </w:rPr>
            </w:pPr>
            <w:del w:id="12598"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06B7B4B5">
            <w:pPr>
              <w:keepNext/>
              <w:spacing w:before="20" w:after="20" w:line="260" w:lineRule="exact"/>
              <w:ind w:left="0" w:leftChars="0" w:right="0" w:rightChars="0" w:firstLine="0" w:firstLineChars="0"/>
              <w:jc w:val="center"/>
              <w:rPr>
                <w:del w:id="12599" w:author="xh" w:date="2026-10-19T11:44:39+08:00"/>
              </w:rPr>
            </w:pPr>
            <w:del w:id="12600"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1E7DD086">
            <w:pPr>
              <w:keepNext/>
              <w:spacing w:before="20" w:after="20" w:line="260" w:lineRule="exact"/>
              <w:ind w:left="0" w:leftChars="0" w:right="0" w:rightChars="0" w:firstLine="0" w:firstLineChars="0"/>
              <w:jc w:val="center"/>
              <w:rPr>
                <w:del w:id="12601" w:author="xh" w:date="2026-10-19T11:44:39+08:00"/>
              </w:rPr>
            </w:pPr>
            <w:del w:id="12602" w:author="xh" w:date="2026-10-19T11:44:39+08:00">
              <w:r>
                <w:rPr>
                  <w:rFonts w:ascii="Times New Roman" w:hAnsi="Times New Roman" w:eastAsia="宋体"/>
                  <w:b w:val="0"/>
                  <w:sz w:val="18"/>
                </w:rPr>
                <w:delText>74.11</w:delText>
              </w:r>
            </w:del>
          </w:p>
        </w:tc>
      </w:tr>
      <w:tr w14:paraId="0CA133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2474" w:author="xh" w:date="2026-10-19T11:44:39+08:00"/>
        </w:trPr>
        <w:tc>
          <w:tcPr>
            <w:tcW w:w="1039" w:type="dxa"/>
            <w:tcMar>
              <w:left w:w="70" w:type="dxa"/>
              <w:right w:w="70" w:type="dxa"/>
            </w:tcMar>
            <w:vAlign w:val="center"/>
          </w:tcPr>
          <w:p w14:paraId="4606D20E">
            <w:pPr>
              <w:keepNext w:val="0"/>
              <w:spacing w:before="20" w:after="20" w:line="260" w:lineRule="exact"/>
              <w:ind w:left="0" w:leftChars="0" w:right="0" w:rightChars="0" w:firstLine="0" w:firstLineChars="0"/>
              <w:jc w:val="center"/>
              <w:rPr>
                <w:del w:id="12603" w:author="xh" w:date="2026-10-19T11:44:39+08:00"/>
              </w:rPr>
            </w:pPr>
            <w:del w:id="12604" w:author="xh" w:date="2026-10-19T11:44:39+08:00">
              <w:r>
                <w:rPr>
                  <w:rFonts w:ascii="Times New Roman" w:hAnsi="Times New Roman" w:eastAsia="宋体"/>
                  <w:b w:val="0"/>
                  <w:sz w:val="18"/>
                </w:rPr>
                <w:delText>弹性</w:delText>
              </w:r>
            </w:del>
          </w:p>
        </w:tc>
        <w:tc>
          <w:tcPr>
            <w:tcW w:w="1039" w:type="dxa"/>
            <w:tcMar>
              <w:left w:w="70" w:type="dxa"/>
              <w:right w:w="70" w:type="dxa"/>
            </w:tcMar>
            <w:vAlign w:val="center"/>
          </w:tcPr>
          <w:p w14:paraId="15FAC034">
            <w:pPr>
              <w:keepNext w:val="0"/>
              <w:spacing w:before="20" w:after="20" w:line="260" w:lineRule="exact"/>
              <w:ind w:left="0" w:leftChars="0" w:right="0" w:rightChars="0" w:firstLine="0" w:firstLineChars="0"/>
              <w:jc w:val="center"/>
              <w:rPr>
                <w:del w:id="12605" w:author="xh" w:date="2026-10-19T11:44:39+08:00"/>
              </w:rPr>
            </w:pPr>
            <w:del w:id="12606" w:author="xh" w:date="2026-10-19T11:44:39+08:00">
              <w:r>
                <w:rPr>
                  <w:rFonts w:ascii="Times New Roman" w:hAnsi="Times New Roman" w:eastAsia="宋体"/>
                  <w:b w:val="0"/>
                  <w:sz w:val="18"/>
                </w:rPr>
                <w:delText>2025</w:delText>
              </w:r>
            </w:del>
          </w:p>
        </w:tc>
        <w:tc>
          <w:tcPr>
            <w:tcW w:w="1039" w:type="dxa"/>
            <w:tcMar>
              <w:left w:w="70" w:type="dxa"/>
              <w:right w:w="70" w:type="dxa"/>
            </w:tcMar>
            <w:vAlign w:val="center"/>
          </w:tcPr>
          <w:p w14:paraId="5A11108B">
            <w:pPr>
              <w:keepNext w:val="0"/>
              <w:spacing w:before="20" w:after="20" w:line="260" w:lineRule="exact"/>
              <w:ind w:left="0" w:leftChars="0" w:right="0" w:rightChars="0" w:firstLine="0" w:firstLineChars="0"/>
              <w:jc w:val="center"/>
              <w:rPr>
                <w:del w:id="12607" w:author="xh" w:date="2026-10-19T11:44:39+08:00"/>
              </w:rPr>
            </w:pPr>
            <w:del w:id="12608" w:author="xh" w:date="2026-10-19T11:44:39+08:00">
              <w:r>
                <w:rPr>
                  <w:rFonts w:ascii="Times New Roman" w:hAnsi="Times New Roman" w:eastAsia="宋体"/>
                  <w:b w:val="0"/>
                  <w:sz w:val="18"/>
                </w:rPr>
                <w:delText>63+63</w:delText>
              </w:r>
            </w:del>
          </w:p>
        </w:tc>
        <w:tc>
          <w:tcPr>
            <w:tcW w:w="1039" w:type="dxa"/>
            <w:tcMar>
              <w:left w:w="70" w:type="dxa"/>
              <w:right w:w="70" w:type="dxa"/>
            </w:tcMar>
            <w:vAlign w:val="center"/>
          </w:tcPr>
          <w:p w14:paraId="6B0407A5">
            <w:pPr>
              <w:keepNext w:val="0"/>
              <w:spacing w:before="20" w:after="20" w:line="260" w:lineRule="exact"/>
              <w:ind w:left="0" w:leftChars="0" w:right="0" w:rightChars="0" w:firstLine="0" w:firstLineChars="0"/>
              <w:jc w:val="center"/>
              <w:rPr>
                <w:del w:id="12609" w:author="xh" w:date="2026-10-19T11:44:39+08:00"/>
              </w:rPr>
            </w:pPr>
            <w:del w:id="12610" w:author="xh" w:date="2026-10-19T11:44:39+08:00">
              <w:r>
                <w:rPr>
                  <w:rFonts w:ascii="Times New Roman" w:hAnsi="Times New Roman" w:eastAsia="宋体"/>
                  <w:b w:val="0"/>
                  <w:sz w:val="18"/>
                </w:rPr>
                <w:delText>126.00</w:delText>
              </w:r>
            </w:del>
          </w:p>
        </w:tc>
        <w:tc>
          <w:tcPr>
            <w:tcW w:w="1039" w:type="dxa"/>
            <w:tcMar>
              <w:left w:w="70" w:type="dxa"/>
              <w:right w:w="70" w:type="dxa"/>
            </w:tcMar>
            <w:vAlign w:val="center"/>
          </w:tcPr>
          <w:p w14:paraId="56602FB3">
            <w:pPr>
              <w:keepNext w:val="0"/>
              <w:spacing w:before="20" w:after="20" w:line="260" w:lineRule="exact"/>
              <w:ind w:left="0" w:leftChars="0" w:right="0" w:rightChars="0" w:firstLine="0" w:firstLineChars="0"/>
              <w:jc w:val="center"/>
              <w:rPr>
                <w:del w:id="12611" w:author="xh" w:date="2026-10-19T11:44:39+08:00"/>
              </w:rPr>
            </w:pPr>
            <w:del w:id="12612"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5DC17761">
            <w:pPr>
              <w:keepNext w:val="0"/>
              <w:spacing w:before="20" w:after="20" w:line="260" w:lineRule="exact"/>
              <w:ind w:left="0" w:leftChars="0" w:right="0" w:rightChars="0" w:firstLine="0" w:firstLineChars="0"/>
              <w:jc w:val="center"/>
              <w:rPr>
                <w:del w:id="12613" w:author="xh" w:date="2026-10-19T11:44:39+08:00"/>
              </w:rPr>
            </w:pPr>
            <w:del w:id="12614"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71CF39A9">
            <w:pPr>
              <w:keepNext w:val="0"/>
              <w:spacing w:before="20" w:after="20" w:line="260" w:lineRule="exact"/>
              <w:ind w:left="0" w:leftChars="0" w:right="0" w:rightChars="0" w:firstLine="0" w:firstLineChars="0"/>
              <w:jc w:val="center"/>
              <w:rPr>
                <w:del w:id="12615" w:author="xh" w:date="2026-10-19T11:44:39+08:00"/>
              </w:rPr>
            </w:pPr>
            <w:del w:id="12616" w:author="xh" w:date="2026-10-19T11:44:39+08:00">
              <w:r>
                <w:rPr>
                  <w:rFonts w:ascii="Times New Roman" w:hAnsi="Times New Roman" w:eastAsia="宋体"/>
                  <w:b w:val="0"/>
                  <w:sz w:val="18"/>
                </w:rPr>
                <w:delText>0.00</w:delText>
              </w:r>
            </w:del>
          </w:p>
        </w:tc>
        <w:tc>
          <w:tcPr>
            <w:tcW w:w="1039" w:type="dxa"/>
            <w:tcMar>
              <w:left w:w="70" w:type="dxa"/>
              <w:right w:w="70" w:type="dxa"/>
            </w:tcMar>
            <w:vAlign w:val="center"/>
          </w:tcPr>
          <w:p w14:paraId="3542F296">
            <w:pPr>
              <w:keepNext w:val="0"/>
              <w:spacing w:before="20" w:after="20" w:line="260" w:lineRule="exact"/>
              <w:ind w:left="0" w:leftChars="0" w:right="0" w:rightChars="0" w:firstLine="0" w:firstLineChars="0"/>
              <w:jc w:val="center"/>
              <w:rPr>
                <w:del w:id="12617" w:author="xh" w:date="2026-10-19T11:44:39+08:00"/>
              </w:rPr>
            </w:pPr>
            <w:del w:id="12618" w:author="xh" w:date="2026-10-19T11:44:39+08:00">
              <w:r>
                <w:rPr>
                  <w:rFonts w:ascii="Times New Roman" w:hAnsi="Times New Roman" w:eastAsia="宋体"/>
                  <w:b w:val="0"/>
                  <w:sz w:val="18"/>
                </w:rPr>
                <w:delText>82.17</w:delText>
              </w:r>
            </w:del>
          </w:p>
        </w:tc>
      </w:tr>
      <w:tr>
        <w:trPr>
          <w:cantSplit/>
          <w:tblHeader/>
          <w:ins w:id="12619" w:author="xh" w:date="2026-10-19T11:44:3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28" w:author="xh" w:date="2026-10-19T11:44:39+08:00"/>
              </w:rPr>
            </w:pPr>
            <w:ins w:id="12629" w:author="xh" w:date="2026-10-19T11:44:39+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30" w:author="xh" w:date="2026-10-19T11:44:39+08:00"/>
              </w:rPr>
            </w:pPr>
            <w:ins w:id="12631" w:author="xh" w:date="2026-10-19T11:44:39+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32" w:author="xh" w:date="2026-10-19T11:44:39+08:00"/>
              </w:rPr>
            </w:pPr>
            <w:ins w:id="12633" w:author="xh" w:date="2026-10-19T11:44:39+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34" w:author="xh" w:date="2026-10-19T11:44:39+08:00"/>
              </w:rPr>
            </w:pPr>
            <w:ins w:id="12635" w:author="xh" w:date="2026-10-19T11:44:39+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36" w:author="xh" w:date="2026-10-19T11:44:39+08:00"/>
              </w:rPr>
            </w:pPr>
            <w:ins w:id="12637" w:author="xh" w:date="2026-10-19T11:44:39+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38" w:author="xh" w:date="2026-10-19T11:44:39+08:00"/>
              </w:rPr>
            </w:pPr>
            <w:ins w:id="12639" w:author="xh" w:date="2026-10-19T11:44:39+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40" w:author="xh" w:date="2026-10-19T11:44:39+08:00"/>
              </w:rPr>
            </w:pPr>
            <w:ins w:id="12641" w:author="xh" w:date="2026-10-19T11:44:39+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42" w:author="xh" w:date="2026-10-19T11:44:39+08:00"/>
              </w:rPr>
            </w:pPr>
            <w:ins w:id="12643" w:author="xh" w:date="2026-10-19T11:44:39+08:00">
              <w:r>
                <w:rPr>
                  <w:rFonts w:ascii="Times New Roman" w:hAnsi="Times New Roman" w:eastAsia="宋体"/>
                  <w:b/>
                  <w:sz w:val="18"/>
                </w:rPr>
                <w:t>转接后净负荷/MW</w:t>
              </w:r>
            </w:ins>
          </w:p>
        </w:tc>
      </w:tr>
      <w:tr>
        <w:trPr>
          <w:cantSplit/>
          <w:ins w:id="12620" w:author="xh" w:date="2026-10-19T11:44:3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44" w:author="xh" w:date="2026-10-19T11:44:39+08:00"/>
              </w:rPr>
            </w:pPr>
            <w:ins w:id="12645" w:author="xh" w:date="2026-10-19T11:44:39+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46" w:author="xh" w:date="2026-10-19T11:44:39+08:00"/>
              </w:rPr>
            </w:pPr>
            <w:ins w:id="12647" w:author="xh" w:date="2026-10-19T11:44:39+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48" w:author="xh" w:date="2026-10-19T11:44:39+08:00"/>
              </w:rPr>
            </w:pPr>
            <w:ins w:id="12649" w:author="xh" w:date="2026-10-19T11:44:39+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50" w:author="xh" w:date="2026-10-19T11:44:39+08:00"/>
              </w:rPr>
            </w:pPr>
            <w:ins w:id="12651" w:author="xh" w:date="2026-10-19T11:44:39+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52" w:author="xh" w:date="2026-10-19T11:44:39+08:00"/>
              </w:rPr>
            </w:pPr>
            <w:ins w:id="12653" w:author="xh" w:date="2026-10-19T11:44:3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54" w:author="xh" w:date="2026-10-19T11:44:39+08:00"/>
              </w:rPr>
            </w:pPr>
            <w:ins w:id="12655" w:author="xh" w:date="2026-10-19T11:44:39+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56" w:author="xh" w:date="2026-10-19T11:44:39+08:00"/>
              </w:rPr>
            </w:pPr>
            <w:ins w:id="12657" w:author="xh" w:date="2026-10-19T11:44:39+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58" w:author="xh" w:date="2026-10-19T11:44:39+08:00"/>
              </w:rPr>
            </w:pPr>
            <w:ins w:id="12659" w:author="xh" w:date="2026-10-19T11:44:39+08:00">
              <w:r>
                <w:rPr>
                  <w:rFonts w:ascii="Times New Roman" w:hAnsi="Times New Roman" w:eastAsia="宋体"/>
                  <w:b w:val="0"/>
                  <w:sz w:val="18"/>
                </w:rPr>
                <w:t>—</w:t>
              </w:r>
            </w:ins>
          </w:p>
        </w:tc>
      </w:tr>
      <w:tr>
        <w:trPr>
          <w:cantSplit/>
          <w:ins w:id="12621" w:author="xh" w:date="2026-10-19T11:44:3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60" w:author="xh" w:date="2026-10-19T11:44:39+08:00"/>
              </w:rPr>
            </w:pPr>
            <w:ins w:id="12661" w:author="xh" w:date="2026-10-19T11:44:39+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62" w:author="xh" w:date="2026-10-19T11:44:39+08:00"/>
              </w:rPr>
            </w:pPr>
            <w:ins w:id="12663" w:author="xh" w:date="2026-10-19T11:44:39+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64" w:author="xh" w:date="2026-10-19T11:44:39+08:00"/>
              </w:rPr>
            </w:pPr>
            <w:ins w:id="12665" w:author="xh" w:date="2026-10-19T11:44:39+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66" w:author="xh" w:date="2026-10-19T11:44:39+08:00"/>
              </w:rPr>
            </w:pPr>
            <w:ins w:id="12667" w:author="xh" w:date="2026-10-19T11:44:39+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68" w:author="xh" w:date="2026-10-19T11:44:39+08:00"/>
              </w:rPr>
            </w:pPr>
            <w:ins w:id="12669" w:author="xh" w:date="2026-10-19T11:44:39+08:00">
              <w:r>
                <w:rPr>
                  <w:rFonts w:ascii="Times New Roman" w:hAnsi="Times New Roman" w:eastAsia="宋体"/>
                  <w:b w:val="0"/>
                  <w:sz w:val="18"/>
                </w:rPr>
                <w:t>26.20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70" w:author="xh" w:date="2026-10-19T11:44:39+08:00"/>
              </w:rPr>
            </w:pPr>
            <w:ins w:id="12671" w:author="xh" w:date="2026-10-19T11:44:3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72" w:author="xh" w:date="2026-10-19T11:44:39+08:00"/>
              </w:rPr>
            </w:pPr>
            <w:ins w:id="12673" w:author="xh" w:date="2026-10-19T11:44:3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74" w:author="xh" w:date="2026-10-19T11:44:39+08:00"/>
              </w:rPr>
            </w:pPr>
            <w:ins w:id="12675" w:author="xh" w:date="2026-10-19T11:44:39+08:00">
              <w:r>
                <w:rPr>
                  <w:rFonts w:ascii="Times New Roman" w:hAnsi="Times New Roman" w:eastAsia="宋体"/>
                  <w:b w:val="0"/>
                  <w:sz w:val="18"/>
                </w:rPr>
                <w:t>82.17</w:t>
              </w:r>
            </w:ins>
          </w:p>
        </w:tc>
      </w:tr>
      <w:tr>
        <w:trPr>
          <w:cantSplit/>
          <w:ins w:id="12622" w:author="xh" w:date="2026-10-19T11:44:3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76" w:author="xh" w:date="2026-10-19T11:44:39+08:00"/>
              </w:rPr>
            </w:pPr>
            <w:ins w:id="12677" w:author="xh" w:date="2026-10-19T11:44:39+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78" w:author="xh" w:date="2026-10-19T11:44:39+08:00"/>
              </w:rPr>
            </w:pPr>
            <w:ins w:id="12679" w:author="xh" w:date="2026-10-19T11:44:39+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80" w:author="xh" w:date="2026-10-19T11:44:39+08:00"/>
              </w:rPr>
            </w:pPr>
            <w:ins w:id="12681" w:author="xh" w:date="2026-10-19T11:44:39+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82" w:author="xh" w:date="2026-10-19T11:44:39+08:00"/>
              </w:rPr>
            </w:pPr>
            <w:ins w:id="12683" w:author="xh" w:date="2026-10-19T11:44:39+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84" w:author="xh" w:date="2026-10-19T11:44:39+08:00"/>
              </w:rPr>
            </w:pPr>
            <w:ins w:id="12685" w:author="xh" w:date="2026-10-19T11:44:39+08:00">
              <w:r>
                <w:rPr>
                  <w:rFonts w:ascii="Times New Roman" w:hAnsi="Times New Roman" w:eastAsia="宋体"/>
                  <w:b w:val="0"/>
                  <w:sz w:val="18"/>
                </w:rPr>
                <w:t>43.70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86" w:author="xh" w:date="2026-10-19T11:44:39+08:00"/>
              </w:rPr>
            </w:pPr>
            <w:ins w:id="12687" w:author="xh" w:date="2026-10-19T11:44:3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88" w:author="xh" w:date="2026-10-19T11:44:39+08:00"/>
              </w:rPr>
            </w:pPr>
            <w:ins w:id="12689" w:author="xh" w:date="2026-10-19T11:44:3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90" w:author="xh" w:date="2026-10-19T11:44:39+08:00"/>
              </w:rPr>
            </w:pPr>
            <w:ins w:id="12691" w:author="xh" w:date="2026-10-19T11:44:39+08:00">
              <w:r>
                <w:rPr>
                  <w:rFonts w:ascii="Times New Roman" w:hAnsi="Times New Roman" w:eastAsia="宋体"/>
                  <w:b w:val="0"/>
                  <w:sz w:val="18"/>
                </w:rPr>
                <w:t>100.65</w:t>
              </w:r>
            </w:ins>
          </w:p>
        </w:tc>
      </w:tr>
      <w:tr>
        <w:trPr>
          <w:cantSplit/>
          <w:ins w:id="12623" w:author="xh" w:date="2026-10-19T11:44:3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92" w:author="xh" w:date="2026-10-19T11:44:39+08:00"/>
              </w:rPr>
            </w:pPr>
            <w:ins w:id="12693" w:author="xh" w:date="2026-10-19T11:44:39+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94" w:author="xh" w:date="2026-10-19T11:44:39+08:00"/>
              </w:rPr>
            </w:pPr>
            <w:ins w:id="12695" w:author="xh" w:date="2026-10-19T11:44:39+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96" w:author="xh" w:date="2026-10-19T11:44:39+08:00"/>
              </w:rPr>
            </w:pPr>
            <w:ins w:id="12697" w:author="xh" w:date="2026-10-19T11:44:39+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698" w:author="xh" w:date="2026-10-19T11:44:39+08:00"/>
              </w:rPr>
            </w:pPr>
            <w:ins w:id="12699" w:author="xh" w:date="2026-10-19T11:44:39+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00" w:author="xh" w:date="2026-10-19T11:44:39+08:00"/>
              </w:rPr>
            </w:pPr>
            <w:ins w:id="12701" w:author="xh" w:date="2026-10-19T11:44:39+08:00">
              <w:r>
                <w:rPr>
                  <w:rFonts w:ascii="Times New Roman" w:hAnsi="Times New Roman" w:eastAsia="宋体"/>
                  <w:b w:val="0"/>
                  <w:sz w:val="18"/>
                </w:rPr>
                <w:t>129.20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02" w:author="xh" w:date="2026-10-19T11:44:39+08:00"/>
              </w:rPr>
            </w:pPr>
            <w:ins w:id="12703" w:author="xh" w:date="2026-10-19T11:44:3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04" w:author="xh" w:date="2026-10-19T11:44:39+08:00"/>
              </w:rPr>
            </w:pPr>
            <w:ins w:id="12705" w:author="xh" w:date="2026-10-19T11:44:3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06" w:author="xh" w:date="2026-10-19T11:44:39+08:00"/>
              </w:rPr>
            </w:pPr>
            <w:ins w:id="12707" w:author="xh" w:date="2026-10-19T11:44:39+08:00">
              <w:r>
                <w:rPr>
                  <w:rFonts w:ascii="Times New Roman" w:hAnsi="Times New Roman" w:eastAsia="宋体"/>
                  <w:b w:val="0"/>
                  <w:sz w:val="18"/>
                </w:rPr>
                <w:t>121.09</w:t>
              </w:r>
            </w:ins>
          </w:p>
        </w:tc>
      </w:tr>
      <w:tr>
        <w:trPr>
          <w:cantSplit/>
          <w:ins w:id="12624" w:author="xh" w:date="2026-10-19T11:44:3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08" w:author="xh" w:date="2026-10-19T11:44:39+08:00"/>
              </w:rPr>
            </w:pPr>
            <w:ins w:id="12709" w:author="xh" w:date="2026-10-19T11:44:39+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10" w:author="xh" w:date="2026-10-19T11:44:39+08:00"/>
              </w:rPr>
            </w:pPr>
            <w:ins w:id="12711" w:author="xh" w:date="2026-10-19T11:44:39+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12" w:author="xh" w:date="2026-10-19T11:44:39+08:00"/>
              </w:rPr>
            </w:pPr>
            <w:ins w:id="12713" w:author="xh" w:date="2026-10-19T11:44:39+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14" w:author="xh" w:date="2026-10-19T11:44:39+08:00"/>
              </w:rPr>
            </w:pPr>
            <w:ins w:id="12715" w:author="xh" w:date="2026-10-19T11:44:39+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16" w:author="xh" w:date="2026-10-19T11:44:39+08:00"/>
              </w:rPr>
            </w:pPr>
            <w:ins w:id="12717" w:author="xh" w:date="2026-10-19T11:44:3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18" w:author="xh" w:date="2026-10-19T11:44:39+08:00"/>
              </w:rPr>
            </w:pPr>
            <w:ins w:id="12719" w:author="xh" w:date="2026-10-19T11:44:39+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20" w:author="xh" w:date="2026-10-19T11:44:39+08:00"/>
              </w:rPr>
            </w:pPr>
            <w:ins w:id="12721" w:author="xh" w:date="2026-10-19T11:44:39+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22" w:author="xh" w:date="2026-10-19T11:44:39+08:00"/>
              </w:rPr>
            </w:pPr>
            <w:ins w:id="12723" w:author="xh" w:date="2026-10-19T11:44:39+08:00">
              <w:r>
                <w:rPr>
                  <w:rFonts w:ascii="Times New Roman" w:hAnsi="Times New Roman" w:eastAsia="宋体"/>
                  <w:b w:val="0"/>
                  <w:sz w:val="18"/>
                </w:rPr>
                <w:t>—</w:t>
              </w:r>
            </w:ins>
          </w:p>
        </w:tc>
      </w:tr>
      <w:tr>
        <w:trPr>
          <w:cantSplit/>
          <w:ins w:id="12625" w:author="xh" w:date="2026-10-19T11:44:3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24" w:author="xh" w:date="2026-10-19T11:44:39+08:00"/>
              </w:rPr>
            </w:pPr>
            <w:ins w:id="12725" w:author="xh" w:date="2026-10-19T11:44:39+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26" w:author="xh" w:date="2026-10-19T11:44:39+08:00"/>
              </w:rPr>
            </w:pPr>
            <w:ins w:id="12727" w:author="xh" w:date="2026-10-19T11:44:39+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28" w:author="xh" w:date="2026-10-19T11:44:39+08:00"/>
              </w:rPr>
            </w:pPr>
            <w:ins w:id="12729" w:author="xh" w:date="2026-10-19T11:44:39+08:00">
              <w:r>
                <w:rPr>
                  <w:rFonts w:ascii="Times New Roman" w:hAnsi="Times New Roman" w:eastAsia="宋体"/>
                  <w:b w:val="0"/>
                  <w:sz w:val="18"/>
                </w:rPr>
                <w:t>63.00+63.00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30" w:author="xh" w:date="2026-10-19T11:44:39+08:00"/>
              </w:rPr>
            </w:pPr>
            <w:ins w:id="12731" w:author="xh" w:date="2026-10-19T11:44:39+08:00">
              <w:r>
                <w:rPr>
                  <w:rFonts w:ascii="Times New Roman" w:hAnsi="Times New Roman" w:eastAsia="宋体"/>
                  <w:b w:val="0"/>
                  <w:sz w:val="18"/>
                </w:rPr>
                <w:t>126.00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32" w:author="xh" w:date="2026-10-19T11:44:39+08:00"/>
              </w:rPr>
            </w:pPr>
            <w:ins w:id="12733" w:author="xh" w:date="2026-10-19T11:44:3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34" w:author="xh" w:date="2026-10-19T11:44:39+08:00"/>
              </w:rPr>
            </w:pPr>
            <w:ins w:id="12735" w:author="xh" w:date="2026-10-19T11:44:39+08:00">
              <w:r>
                <w:rPr>
                  <w:rFonts w:ascii="Times New Roman" w:hAnsi="Times New Roman" w:eastAsia="宋体"/>
                  <w:b w:val="0"/>
                  <w:sz w:val="18"/>
                </w:rPr>
                <w:t>0.82</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36" w:author="xh" w:date="2026-10-19T11:44:39+08:00"/>
              </w:rPr>
            </w:pPr>
            <w:ins w:id="12737" w:author="xh" w:date="2026-10-19T11:44:3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38" w:author="xh" w:date="2026-10-19T11:44:39+08:00"/>
              </w:rPr>
            </w:pPr>
            <w:ins w:id="12739" w:author="xh" w:date="2026-10-19T11:44:39+08:00">
              <w:r>
                <w:rPr>
                  <w:rFonts w:ascii="Times New Roman" w:hAnsi="Times New Roman" w:eastAsia="宋体"/>
                  <w:b w:val="0"/>
                  <w:sz w:val="18"/>
                </w:rPr>
                <w:t>81.35</w:t>
              </w:r>
            </w:ins>
          </w:p>
        </w:tc>
      </w:tr>
      <w:tr>
        <w:trPr>
          <w:cantSplit/>
          <w:ins w:id="12626" w:author="xh" w:date="2026-10-19T11:44:3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40" w:author="xh" w:date="2026-10-19T11:44:39+08:00"/>
              </w:rPr>
            </w:pPr>
            <w:ins w:id="12741" w:author="xh" w:date="2026-10-19T11:44:39+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42" w:author="xh" w:date="2026-10-19T11:44:39+08:00"/>
              </w:rPr>
            </w:pPr>
            <w:ins w:id="12743" w:author="xh" w:date="2026-10-19T11:44:39+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44" w:author="xh" w:date="2026-10-19T11:44:39+08:00"/>
              </w:rPr>
            </w:pPr>
            <w:ins w:id="12745" w:author="xh" w:date="2026-10-19T11:44:39+08:00">
              <w:r>
                <w:rPr>
                  <w:rFonts w:ascii="Times New Roman" w:hAnsi="Times New Roman" w:eastAsia="宋体"/>
                  <w:b w:val="0"/>
                  <w:sz w:val="18"/>
                </w:rPr>
                <w:t>63.00+63.00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46" w:author="xh" w:date="2026-10-19T11:44:39+08:00"/>
              </w:rPr>
            </w:pPr>
            <w:ins w:id="12747" w:author="xh" w:date="2026-10-19T11:44:39+08:00">
              <w:r>
                <w:rPr>
                  <w:rFonts w:ascii="Times New Roman" w:hAnsi="Times New Roman" w:eastAsia="宋体"/>
                  <w:b w:val="0"/>
                  <w:sz w:val="18"/>
                </w:rPr>
                <w:t>126.00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48" w:author="xh" w:date="2026-10-19T11:44:39+08:00"/>
              </w:rPr>
            </w:pPr>
            <w:ins w:id="12749" w:author="xh" w:date="2026-10-19T11:44:39+08:00">
              <w:r>
                <w:rPr>
                  <w:rFonts w:ascii="Times New Roman" w:hAnsi="Times New Roman" w:eastAsia="宋体"/>
                  <w:b w:val="0"/>
                  <w:sz w:val="18"/>
                </w:rPr>
                <w:t>28.50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50" w:author="xh" w:date="2026-10-19T11:44:39+08:00"/>
              </w:rPr>
            </w:pPr>
            <w:ins w:id="12751" w:author="xh" w:date="2026-10-19T11:44:3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52" w:author="xh" w:date="2026-10-19T11:44:39+08:00"/>
              </w:rPr>
            </w:pPr>
            <w:ins w:id="12753" w:author="xh" w:date="2026-10-19T11:44:3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754" w:author="xh" w:date="2026-10-19T11:44:39+08:00"/>
              </w:rPr>
            </w:pPr>
            <w:ins w:id="12755" w:author="xh" w:date="2026-10-19T11:44:39+08:00">
              <w:r>
                <w:rPr>
                  <w:rFonts w:ascii="Times New Roman" w:hAnsi="Times New Roman" w:eastAsia="宋体"/>
                  <w:b w:val="0"/>
                  <w:sz w:val="18"/>
                </w:rPr>
                <w:t>100.65</w:t>
              </w:r>
            </w:ins>
          </w:p>
        </w:tc>
      </w:tr>
      <w:tr>
        <w:trPr>
          <w:cantSplit/>
          <w:ins w:id="12627" w:author="xh" w:date="2026-10-19T11:44:3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756" w:author="xh" w:date="2026-10-19T11:44:39+08:00"/>
              </w:rPr>
            </w:pPr>
            <w:ins w:id="12757" w:author="xh" w:date="2026-10-19T11:44:39+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758" w:author="xh" w:date="2026-10-19T11:44:39+08:00"/>
              </w:rPr>
            </w:pPr>
            <w:ins w:id="12759" w:author="xh" w:date="2026-10-19T11:44:39+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760" w:author="xh" w:date="2026-10-19T11:44:39+08:00"/>
              </w:rPr>
            </w:pPr>
            <w:ins w:id="12761" w:author="xh" w:date="2026-10-19T11:44:39+08:00">
              <w:r>
                <w:rPr>
                  <w:rFonts w:ascii="Times New Roman" w:hAnsi="Times New Roman" w:eastAsia="宋体"/>
                  <w:b w:val="0"/>
                  <w:sz w:val="18"/>
                </w:rPr>
                <w:t>63.00+63.00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762" w:author="xh" w:date="2026-10-19T11:44:39+08:00"/>
              </w:rPr>
            </w:pPr>
            <w:ins w:id="12763" w:author="xh" w:date="2026-10-19T11:44:39+08:00">
              <w:r>
                <w:rPr>
                  <w:rFonts w:ascii="Times New Roman" w:hAnsi="Times New Roman" w:eastAsia="宋体"/>
                  <w:b w:val="0"/>
                  <w:sz w:val="18"/>
                </w:rPr>
                <w:t>126.00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764" w:author="xh" w:date="2026-10-19T11:44:39+08:00"/>
              </w:rPr>
            </w:pPr>
            <w:ins w:id="12765" w:author="xh" w:date="2026-10-19T11:44:39+08:00">
              <w:r>
                <w:rPr>
                  <w:rFonts w:ascii="Times New Roman" w:hAnsi="Times New Roman" w:eastAsia="宋体"/>
                  <w:b w:val="0"/>
                  <w:sz w:val="18"/>
                </w:rPr>
                <w:t>114.10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766" w:author="xh" w:date="2026-10-19T11:44:39+08:00"/>
              </w:rPr>
            </w:pPr>
            <w:ins w:id="12767" w:author="xh" w:date="2026-10-19T11:44:3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768" w:author="xh" w:date="2026-10-19T11:44:39+08:00"/>
              </w:rPr>
            </w:pPr>
            <w:ins w:id="12769" w:author="xh" w:date="2026-10-19T11:44:3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2770" w:author="xh" w:date="2026-10-19T11:44:39+08:00"/>
              </w:rPr>
            </w:pPr>
            <w:ins w:id="12771" w:author="xh" w:date="2026-10-19T11:44:39+08:00">
              <w:r>
                <w:rPr>
                  <w:rFonts w:ascii="Times New Roman" w:hAnsi="Times New Roman" w:eastAsia="宋体"/>
                  <w:b w:val="0"/>
                  <w:sz w:val="18"/>
                </w:rPr>
                <w:t>121.09</w:t>
              </w:r>
            </w:ins>
          </w:p>
        </w:tc>
      </w:tr>
    </w:tbl>
    <w:p w14:paraId="7C95E718">
      <w:pPr>
        <w:pStyle w:val="2"/>
        <w:widowControl/>
        <w:spacing w:before="0" w:after="0" w:line="348" w:lineRule="exact"/>
        <w:ind w:firstLine="480"/>
        <w:jc w:val="both"/>
      </w:pPr>
      <w:r>
        <w:rPr>
          <w:rFonts w:ascii="Times New Roman" w:hAnsi="Times New Roman" w:eastAsia="方正仿宋_GBK"/>
          <w:b w:val="0"/>
          <w:sz w:val="24"/>
        </w:rPr>
        <w:t xml:space="preserve">20</w:t>
      </w:r>
      <w:ins w:id="12772" w:author="xh" w:date="2026-10-19T11:45:18+08:00">
        <w:r>
          <w:rPr>
            <w:rFonts w:ascii="Times New Roman" w:hAnsi="Times New Roman" w:eastAsia="方正仿宋_GBK"/>
            <w:b w:val="0"/>
            <w:sz w:val="24"/>
          </w:rPr>
          <w:t xml:space="preserve">3</w:t>
        </w:r>
      </w:ins>
      <w:del w:id="12773" w:author="xh" w:date="2026-10-19T11:45:18+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2774" w:author="xh" w:date="2026-10-19T11:45:18+08:00">
        <w:r>
          <w:rPr>
            <w:rFonts w:ascii="Times New Roman" w:hAnsi="Times New Roman" w:eastAsia="方正仿宋_GBK"/>
            <w:b w:val="0"/>
            <w:sz w:val="24"/>
          </w:rPr>
          <w:t xml:space="preserve">最大单台主变N-1后，弹性方案剩余主变容量为63.00 MVA，按0.95功率因数折算为59.85 MW。储能</w:t>
        </w:r>
      </w:ins>
      <w:del w:id="12775" w:author="xh" w:date="2026-10-19T11:45:18+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2776" w:author="xh" w:date="2026-10-19T11:45:18+08:00">
        <w:r>
          <w:rPr>
            <w:rFonts w:ascii="Times New Roman" w:hAnsi="Times New Roman" w:eastAsia="方正仿宋_GBK"/>
            <w:b w:val="0"/>
            <w:sz w:val="24"/>
          </w:rPr>
          <w:t xml:space="preserve">有效支撑功率为93.22 MW、反向有效吸收功率为93.22 MW。全年本站故障</w:t>
        </w:r>
      </w:ins>
      <w:del w:id="12777" w:author="xh" w:date="2026-10-19T11:45:18+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12778" w:author="xh" w:date="2026-10-19T11:45:18+08:00">
        <w:r>
          <w:rPr>
            <w:rFonts w:ascii="Times New Roman" w:hAnsi="Times New Roman" w:eastAsia="方正仿宋_GBK"/>
            <w:b w:val="0"/>
            <w:sz w:val="24"/>
          </w:rPr>
          <w:t xml:space="preserve">中最小余量为0.03 MW。该小时按采用的固定区段预案</w:t>
        </w:r>
      </w:ins>
      <w:del w:id="12779" w:author="xh" w:date="2026-10-19T11:45:18+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12780" w:author="xh" w:date="2026-10-19T11:45:18+08:00">
        <w:r>
          <w:rPr>
            <w:rFonts w:ascii="Times New Roman" w:hAnsi="Times New Roman" w:eastAsia="方正仿宋_GBK"/>
            <w:b w:val="0"/>
            <w:sz w:val="24"/>
          </w:rPr>
          <w:t xml:space="preserve">-17</w:t>
        </w:r>
      </w:ins>
      <w:del w:id="12781" w:author="xh" w:date="2026-10-19T11:45:18+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.00 MW、承接0.00 MW，转接后净负荷为</w:t>
      </w:r>
      <w:ins w:id="12782" w:author="xh" w:date="2026-10-19T11:45:18+08:00">
        <w:r>
          <w:rPr>
            <w:rFonts w:ascii="Times New Roman" w:hAnsi="Times New Roman" w:eastAsia="方正仿宋_GBK"/>
            <w:b w:val="0"/>
            <w:sz w:val="24"/>
          </w:rPr>
          <w:t xml:space="preserve">-153</w:t>
        </w:r>
      </w:ins>
      <w:del w:id="12783" w:author="xh" w:date="2026-10-19T11:45:18+08:00">
        <w:r>
          <w:rPr>
            <w:rFonts w:ascii="Times New Roman" w:hAnsi="Times New Roman" w:eastAsia="方正仿宋_GBK"/>
            <w:b w:val="0"/>
            <w:sz w:val="24"/>
          </w:rPr>
          <w:delText xml:space="preserve">82</w:delText>
        </w:r>
      </w:del>
      <w:r>
        <w:rPr>
          <w:rFonts w:ascii="Times New Roman" w:hAnsi="Times New Roman" w:eastAsia="方正仿宋_GBK"/>
          <w:b w:val="0"/>
          <w:sz w:val="24"/>
        </w:rPr>
        <w:t xml:space="preserve">.</w:t>
      </w:r>
      <w:ins w:id="12784" w:author="xh" w:date="2026-10-19T11:45:18+08:00">
        <w:r>
          <w:rPr>
            <w:rFonts w:ascii="Times New Roman" w:hAnsi="Times New Roman" w:eastAsia="方正仿宋_GBK"/>
            <w:b w:val="0"/>
            <w:sz w:val="24"/>
          </w:rPr>
          <w:t xml:space="preserve">04</w:t>
        </w:r>
      </w:ins>
      <w:del w:id="12785" w:author="xh" w:date="2026-10-19T11:45:18+08:00">
        <w:r>
          <w:rPr>
            <w:rFonts w:ascii="Times New Roman" w:hAnsi="Times New Roman" w:eastAsia="方正仿宋_GBK"/>
            <w:b w:val="0"/>
            <w:sz w:val="24"/>
          </w:rPr>
          <w:delText xml:space="preserve">17 MW，区域最低净负荷工况下为-52.21</w:delText>
        </w:r>
      </w:del>
      <w:r>
        <w:rPr>
          <w:rFonts w:ascii="Times New Roman" w:hAnsi="Times New Roman" w:eastAsia="方正仿宋_GBK"/>
          <w:b w:val="0"/>
          <w:sz w:val="24"/>
        </w:rPr>
        <w:t xml:space="preserve"> MW。</w:t>
      </w:r>
      <w:ins w:id="12786" w:author="xh" w:date="2026-10-19T11:45:18+08:00">
        <w:r>
          <w:rPr>
            <w:rFonts w:ascii="Times New Roman" w:hAnsi="Times New Roman" w:eastAsia="方正仿宋_GBK"/>
            <w:b w:val="0"/>
            <w:sz w:val="24"/>
          </w:rPr>
          <w:t xml:space="preserve">其中与汶河变之间的主要通道承担6.80 MW净功率转接，使用已投运新增联络。</w:t>
        </w:r>
      </w:ins>
    </w:p>
    <w:p w14:paraId="7B01A2BE">
      <w:pPr>
        <w:pStyle w:val="2"/>
        <w:widowControl/>
        <w:spacing w:before="0" w:after="0" w:line="348" w:lineRule="exact"/>
        <w:ind w:firstLine="480"/>
        <w:jc w:val="both"/>
      </w:pPr>
      <w:ins w:id="12787" w:author="xh" w:date="2026-10-19T11:45:57+08:00">
        <w:r>
          <w:rPr>
            <w:rFonts w:ascii="Times New Roman" w:hAnsi="Times New Roman" w:eastAsia="方正仿宋_GBK"/>
            <w:b w:val="0"/>
            <w:sz w:val="24"/>
          </w:rPr>
          <w:t xml:space="preserve">两方案</w:t>
        </w:r>
      </w:ins>
      <w:del w:id="12788" w:author="xh" w:date="2026-10-19T11:45:57+08:00">
        <w:r>
          <w:rPr>
            <w:rFonts w:ascii="Times New Roman" w:hAnsi="Times New Roman" w:eastAsia="方正仿宋_GBK"/>
            <w:b w:val="0"/>
            <w:sz w:val="24"/>
          </w:rPr>
          <w:delText xml:space="preserve">按最大单台主变N-1校核，</w:delText>
        </w:r>
      </w:del>
      <w:r>
        <w:rPr>
          <w:rFonts w:ascii="Times New Roman" w:hAnsi="Times New Roman" w:eastAsia="方正仿宋_GBK"/>
          <w:b w:val="0"/>
          <w:sz w:val="24"/>
        </w:rPr>
        <w:t xml:space="preserve">本站</w:t>
      </w:r>
      <w:ins w:id="12789" w:author="xh" w:date="2026-10-19T11:45:57+08:00">
        <w:r>
          <w:rPr>
            <w:rFonts w:ascii="Times New Roman" w:hAnsi="Times New Roman" w:eastAsia="方正仿宋_GBK"/>
            <w:b w:val="0"/>
            <w:sz w:val="24"/>
          </w:rPr>
          <w:t xml:space="preserve">储能额定功率相差15</w:t>
        </w:r>
      </w:ins>
      <w:del w:id="12790" w:author="xh" w:date="2026-10-19T11:45:57+08:00">
        <w:r>
          <w:rPr>
            <w:rFonts w:ascii="Times New Roman" w:hAnsi="Times New Roman" w:eastAsia="方正仿宋_GBK"/>
            <w:b w:val="0"/>
            <w:sz w:val="24"/>
          </w:rPr>
          <w:delText xml:space="preserve">剩余容量为63</w:delText>
        </w:r>
      </w:del>
      <w:r>
        <w:rPr>
          <w:rFonts w:ascii="Times New Roman" w:hAnsi="Times New Roman" w:eastAsia="方正仿宋_GBK"/>
          <w:b w:val="0"/>
          <w:sz w:val="24"/>
        </w:rPr>
        <w:t xml:space="preserve">.</w:t>
      </w:r>
      <w:del w:id="12791" w:author="xh" w:date="2026-10-19T11:45:57+08:00">
        <w:r>
          <w:rPr>
            <w:rFonts w:ascii="Times New Roman" w:hAnsi="Times New Roman" w:eastAsia="方正仿宋_GBK"/>
            <w:b w:val="0"/>
            <w:sz w:val="24"/>
          </w:rPr>
          <w:delText xml:space="preserve">00 MVA，两代表工况重新转供后的本站净负荷分别为59.85 MW、-52.2</w:delText>
        </w:r>
      </w:del>
      <w:r>
        <w:rPr>
          <w:rFonts w:ascii="Times New Roman" w:hAnsi="Times New Roman" w:eastAsia="方正仿宋_GBK"/>
          <w:b w:val="0"/>
          <w:sz w:val="24"/>
        </w:rPr>
        <w:t xml:space="preserve">1</w:t>
      </w:r>
      <w:del w:id="12792" w:author="xh" w:date="2026-10-19T11:45:57+08:00">
        <w:r>
          <w:rPr>
            <w:rFonts w:ascii="Times New Roman" w:hAnsi="Times New Roman" w:eastAsia="方正仿宋_GBK"/>
            <w:b w:val="0"/>
            <w:sz w:val="24"/>
          </w:rPr>
          <w:delText xml:space="preserve"> MW，两方向最小容量余量为0.0</w:delText>
        </w:r>
      </w:del>
      <w:r>
        <w:rPr>
          <w:rFonts w:ascii="Times New Roman" w:hAnsi="Times New Roman" w:eastAsia="方正仿宋_GBK"/>
          <w:b w:val="0"/>
          <w:sz w:val="24"/>
        </w:rPr>
        <w:t xml:space="preserve">0 MW，</w:t>
      </w:r>
      <w:ins w:id="12793" w:author="xh" w:date="2026-10-19T11:45:57+08:00">
        <w:r>
          <w:rPr>
            <w:rFonts w:ascii="Times New Roman" w:hAnsi="Times New Roman" w:eastAsia="方正仿宋_GBK"/>
            <w:b w:val="0"/>
            <w:sz w:val="24"/>
          </w:rPr>
          <w:t xml:space="preserve">差额与所列主变组合及年度固定转接任务共同形成局部供电安排</w:t>
        </w:r>
      </w:ins>
      <w:del w:id="12794" w:author="xh" w:date="2026-10-19T11:45:57+08:00">
        <w:r>
          <w:rPr>
            <w:rFonts w:ascii="Times New Roman" w:hAnsi="Times New Roman" w:eastAsia="方正仿宋_GBK"/>
            <w:b w:val="0"/>
            <w:sz w:val="24"/>
          </w:rPr>
          <w:delText xml:space="preserve">正向储能有效支撑功率为0.00 MW</w:delText>
        </w:r>
      </w:del>
      <w:r>
        <w:rPr>
          <w:rFonts w:ascii="Times New Roman" w:hAnsi="Times New Roman" w:eastAsia="方正仿宋_GBK"/>
          <w:b w:val="0"/>
          <w:sz w:val="24"/>
        </w:rPr>
        <w:t xml:space="preserve">。</w:t>
      </w:r>
    </w:p>
    <w:p w14:paraId="70E893E7">
      <w:pPr>
        <w:pStyle w:val="2"/>
        <w:widowControl/>
        <w:spacing w:before="0" w:after="0" w:line="348" w:lineRule="exact"/>
        <w:ind w:firstLine="480"/>
        <w:jc w:val="both"/>
        <w:rPr>
          <w:del w:id="12795" w:author="xh" w:date="2026-10-19T11:46:37+08:00"/>
        </w:rPr>
      </w:pPr>
      <w:del w:id="12796" w:author="xh" w:date="2026-10-19T11:46:37+08:00">
        <w:r>
          <w:rPr>
            <w:rFonts w:ascii="Times New Roman" w:hAnsi="Times New Roman" w:eastAsia="方正仿宋_GBK"/>
            <w:b w:val="0"/>
            <w:sz w:val="24"/>
          </w:rPr>
          <w:delText>四年校核截面中，本站绝对功率最大的工况出现在2025年，转接前为84.82 MW，主要表现为正向受电需求，该年设备在最大单台主变N-1后剩余容量为63.00 MVA。故障方式下本站转出24.97 MW、承接0.00 MW，其中与汶河变之间的主要转出功率为8.27 MW，转接后净负荷为59.85 MW。这一工况通过邻站分担本站故障后的正向负荷。</w:delText>
        </w:r>
      </w:del>
    </w:p>
    <w:p w14:paraId="355EEF71">
      <w:pPr>
        <w:pStyle w:val="7"/>
        <w:keepNext/>
        <w:numPr>
          <w:ilvl w:val="0"/>
          <w:numId w:val="0"/>
        </w:numPr>
        <w:spacing w:before="160" w:after="120" w:line="360" w:lineRule="exact"/>
        <w:ind w:firstLine="0"/>
      </w:pPr>
      <w:bookmarkStart w:id="215" w:name="土山变规划分析"/>
      <w:r>
        <w:rPr>
          <w:rFonts w:ascii="Times New Roman" w:hAnsi="Times New Roman" w:eastAsia="方正仿宋_GBK"/>
          <w:b/>
          <w:sz w:val="24"/>
        </w:rPr>
        <w:t>土山变规划分析</w:t>
      </w:r>
      <w:bookmarkEnd w:id="215"/>
    </w:p>
    <w:p w14:paraId="08D3B224">
      <w:pPr>
        <w:pStyle w:val="115"/>
        <w:widowControl/>
        <w:spacing w:before="0" w:after="0" w:line="348" w:lineRule="exact"/>
        <w:ind w:firstLine="480"/>
        <w:jc w:val="both"/>
      </w:pPr>
      <w:r>
        <w:rPr>
          <w:rFonts w:ascii="Times New Roman" w:hAnsi="Times New Roman" w:eastAsia="方正仿宋_GBK"/>
          <w:b w:val="0"/>
          <w:sz w:val="24"/>
        </w:rPr>
        <w:t xml:space="preserve">该站</w:t>
      </w:r>
      <w:ins w:id="12797" w:author="xh" w:date="2026-10-19T11:47:16+08:00">
        <w:r>
          <w:rPr>
            <w:rFonts w:ascii="Times New Roman" w:hAnsi="Times New Roman" w:eastAsia="方正仿宋_GBK"/>
            <w:b w:val="0"/>
            <w:sz w:val="24"/>
          </w:rPr>
          <w:t xml:space="preserve">2021年</w:t>
        </w:r>
      </w:ins>
      <w:del w:id="12798" w:author="xh" w:date="2026-10-19T11:47:16+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ins w:id="12799" w:author="xh" w:date="2026-10-19T11:47:16+08:00">
        <w:r>
          <w:rPr>
            <w:rFonts w:ascii="Times New Roman" w:hAnsi="Times New Roman" w:eastAsia="方正仿宋_GBK"/>
            <w:b w:val="0"/>
            <w:sz w:val="24"/>
          </w:rPr>
          <w:t xml:space="preserve">31.5</w:t>
        </w:r>
      </w:ins>
      <w:del w:id="12800" w:author="xh" w:date="2026-10-19T11:47:16+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0+</w:t>
      </w:r>
      <w:ins w:id="12801" w:author="xh" w:date="2026-10-19T11:47:16+08:00">
        <w:r>
          <w:rPr>
            <w:rFonts w:ascii="Times New Roman" w:hAnsi="Times New Roman" w:eastAsia="方正仿宋_GBK"/>
            <w:b w:val="0"/>
            <w:sz w:val="24"/>
          </w:rPr>
          <w:t xml:space="preserve">63.0</w:t>
        </w:r>
      </w:ins>
      <w:del w:id="12802" w:author="xh" w:date="2026-10-19T11:47:16+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 MVA</w:t>
      </w:r>
      <w:ins w:id="12803" w:author="xh" w:date="2026-10-19T11:47:16+08:00">
        <w:r>
          <w:rPr>
            <w:rFonts w:ascii="Times New Roman" w:hAnsi="Times New Roman" w:eastAsia="方正仿宋_GBK"/>
            <w:b w:val="0"/>
            <w:sz w:val="24"/>
          </w:rPr>
          <w:t xml:space="preserve">。</w:t>
        </w:r>
      </w:ins>
      <w:del w:id="12804" w:author="xh" w:date="2026-10-19T11:47:16+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弹性方案202</w:t>
      </w:r>
      <w:ins w:id="12805" w:author="xh" w:date="2026-10-19T11:47:16+08:00">
        <w:r>
          <w:rPr>
            <w:rFonts w:ascii="Times New Roman" w:hAnsi="Times New Roman" w:eastAsia="方正仿宋_GBK"/>
            <w:b w:val="0"/>
            <w:sz w:val="24"/>
          </w:rPr>
          <w:t xml:space="preserve">8</w:t>
        </w:r>
      </w:ins>
      <w:del w:id="12806" w:author="xh" w:date="2026-10-19T11:47:16+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年</w:t>
      </w:r>
      <w:ins w:id="12807" w:author="xh" w:date="2026-10-19T11:47:16+08:00">
        <w:r>
          <w:rPr>
            <w:rFonts w:ascii="Times New Roman" w:hAnsi="Times New Roman" w:eastAsia="方正仿宋_GBK"/>
            <w:b w:val="0"/>
            <w:sz w:val="24"/>
          </w:rPr>
          <w:t xml:space="preserve">31.5</w:t>
        </w:r>
      </w:ins>
      <w:del w:id="12808" w:author="xh" w:date="2026-10-19T11:47:16+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0 MVA更换为50</w:t>
      </w:r>
      <w:ins w:id="12809" w:author="xh" w:date="2026-10-19T11:47:16+08:00">
        <w:r>
          <w:rPr>
            <w:rFonts w:ascii="Times New Roman" w:hAnsi="Times New Roman" w:eastAsia="方正仿宋_GBK"/>
            <w:b w:val="0"/>
            <w:sz w:val="24"/>
          </w:rPr>
          <w:t xml:space="preserve">.00</w:t>
        </w:r>
      </w:ins>
      <w:r>
        <w:rPr>
          <w:rFonts w:ascii="Times New Roman" w:hAnsi="Times New Roman" w:eastAsia="方正仿宋_GBK"/>
          <w:b w:val="0"/>
          <w:sz w:val="24"/>
        </w:rPr>
        <w:t xml:space="preserve"> MVA</w:t>
      </w:r>
      <w:ins w:id="12810" w:author="xh" w:date="2026-10-19T11:47:16+08:00">
        <w:r>
          <w:rPr>
            <w:rFonts w:ascii="Times New Roman" w:hAnsi="Times New Roman" w:eastAsia="方正仿宋_GBK"/>
            <w:b w:val="0"/>
            <w:sz w:val="24"/>
          </w:rPr>
          <w:t xml:space="preserve">。储能按本地支撑需求分批增加</w:t>
        </w:r>
      </w:ins>
      <w:r>
        <w:rPr>
          <w:rFonts w:ascii="Times New Roman" w:hAnsi="Times New Roman" w:eastAsia="方正仿宋_GBK"/>
          <w:b w:val="0"/>
          <w:sz w:val="24"/>
        </w:rPr>
        <w:t xml:space="preserve">，</w:t>
      </w:r>
      <w:ins w:id="12811" w:author="xh" w:date="2026-10-19T11:47:16+08:00">
        <w:r>
          <w:rPr>
            <w:rFonts w:ascii="Times New Roman" w:hAnsi="Times New Roman" w:eastAsia="方正仿宋_GBK"/>
            <w:b w:val="0"/>
            <w:sz w:val="24"/>
          </w:rPr>
          <w:t xml:space="preserve">新增额定功率为2027年0.40 MW、2030年0.40 MW、2031年1.20 MW、2032年9.70 MW、2033年11.70 MW、2034年14.20 MW、2035年9.20 MW</w:t>
        </w:r>
      </w:ins>
      <w:del w:id="12812" w:author="xh" w:date="2026-10-19T11:47:16+08:00">
        <w:r>
          <w:rPr>
            <w:rFonts w:ascii="Times New Roman" w:hAnsi="Times New Roman" w:eastAsia="方正仿宋_GBK"/>
            <w:b w:val="0"/>
            <w:sz w:val="24"/>
          </w:rPr>
          <w:delText xml:space="preserve">供电任务由主变及网络承担</w:delText>
        </w:r>
      </w:del>
      <w:r>
        <w:rPr>
          <w:rFonts w:ascii="Times New Roman" w:hAnsi="Times New Roman" w:eastAsia="方正仿宋_GBK"/>
          <w:b w:val="0"/>
          <w:sz w:val="24"/>
        </w:rPr>
        <w:t xml:space="preserve">。</w:t>
      </w:r>
    </w:p>
    <w:p w14:paraId="17E72311">
      <w:pPr>
        <w:pStyle w:val="2"/>
        <w:widowControl/>
        <w:spacing w:before="0" w:after="0" w:line="348" w:lineRule="exact"/>
        <w:ind w:firstLine="480"/>
        <w:jc w:val="both"/>
      </w:pPr>
      <w:r>
        <w:rPr>
          <w:rFonts w:ascii="Times New Roman" w:hAnsi="Times New Roman" w:eastAsia="方正仿宋_GBK"/>
          <w:b w:val="0"/>
          <w:sz w:val="24"/>
        </w:rPr>
        <w:t xml:space="preserve">2025年</w:t>
      </w:r>
      <w:del w:id="12813" w:author="xh" w:date="2026-10-19T11:47:56+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最大正向、反向净负荷分别为39.87 MW、37.65 MW</w:t>
      </w:r>
      <w:ins w:id="12814" w:author="xh" w:date="2026-10-19T11:47:56+08:00">
        <w:r>
          <w:rPr>
            <w:rFonts w:ascii="Times New Roman" w:hAnsi="Times New Roman" w:eastAsia="方正仿宋_GBK"/>
            <w:b w:val="0"/>
            <w:sz w:val="24"/>
          </w:rPr>
          <w:t xml:space="preserve">，2035年分别为58.75 MW、112.61 MW</w:t>
        </w:r>
      </w:ins>
      <w:r>
        <w:rPr>
          <w:rFonts w:ascii="Times New Roman" w:hAnsi="Times New Roman" w:eastAsia="方正仿宋_GBK"/>
          <w:b w:val="0"/>
          <w:sz w:val="24"/>
        </w:rPr>
        <w:t xml:space="preserve">。</w:t>
      </w:r>
      <w:ins w:id="12815" w:author="xh" w:date="2026-10-19T11:47:56+08:00">
        <w:r>
          <w:rPr>
            <w:rFonts w:ascii="Times New Roman" w:hAnsi="Times New Roman" w:eastAsia="方正仿宋_GBK"/>
            <w:b w:val="0"/>
            <w:sz w:val="24"/>
          </w:rPr>
          <w:t xml:space="preserve">2035年</w:t>
        </w:r>
      </w:ins>
      <w:del w:id="12816" w:author="xh" w:date="2026-10-19T11:47:56+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2817" w:author="xh" w:date="2026-10-19T11:47:56+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12818" w:author="xh" w:date="2026-10-19T11:47:56+08:00">
        <w:r>
          <w:rPr>
            <w:rFonts w:ascii="Times New Roman" w:hAnsi="Times New Roman" w:eastAsia="方正仿宋_GBK"/>
            <w:b w:val="0"/>
            <w:sz w:val="24"/>
          </w:rPr>
          <w:delText xml:space="preserve">为</w:delText>
        </w:r>
      </w:del>
      <w:r>
        <w:rPr>
          <w:rFonts w:ascii="Times New Roman" w:hAnsi="Times New Roman" w:eastAsia="方正仿宋_GBK"/>
          <w:b w:val="0"/>
          <w:sz w:val="24"/>
        </w:rPr>
        <w:t xml:space="preserve">1</w:t>
      </w:r>
      <w:ins w:id="12819" w:author="xh" w:date="2026-10-19T11:47:56+08:00">
        <w:r>
          <w:rPr>
            <w:rFonts w:ascii="Times New Roman" w:hAnsi="Times New Roman" w:eastAsia="方正仿宋_GBK"/>
            <w:b w:val="0"/>
            <w:sz w:val="24"/>
          </w:rPr>
          <w:t xml:space="preserve">13</w:t>
        </w:r>
      </w:ins>
      <w:del w:id="12820" w:author="xh" w:date="2026-10-19T11:47:56+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.00 MVA、储能额定功率</w:t>
      </w:r>
      <w:ins w:id="12821" w:author="xh" w:date="2026-10-19T11:47:56+08:00">
        <w:r>
          <w:rPr>
            <w:rFonts w:ascii="Times New Roman" w:hAnsi="Times New Roman" w:eastAsia="方正仿宋_GBK"/>
            <w:b w:val="0"/>
            <w:sz w:val="24"/>
          </w:rPr>
          <w:t xml:space="preserve">44</w:t>
        </w:r>
      </w:ins>
      <w:del w:id="12822" w:author="xh" w:date="2026-10-19T11:47:56+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2823" w:author="xh" w:date="2026-10-19T11:47:56+08:00">
        <w:r>
          <w:rPr>
            <w:rFonts w:ascii="Times New Roman" w:hAnsi="Times New Roman" w:eastAsia="方正仿宋_GBK"/>
            <w:b w:val="0"/>
            <w:sz w:val="24"/>
          </w:rPr>
          <w:t xml:space="preserve">8</w:t>
        </w:r>
      </w:ins>
      <w:del w:id="12824" w:author="xh" w:date="2026-10-19T11:47:56+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MW，弹性方案分别为1</w:t>
      </w:r>
      <w:ins w:id="12825" w:author="xh" w:date="2026-10-19T11:47:56+08:00">
        <w:r>
          <w:rPr>
            <w:rFonts w:ascii="Times New Roman" w:hAnsi="Times New Roman" w:eastAsia="方正仿宋_GBK"/>
            <w:b w:val="0"/>
            <w:sz w:val="24"/>
          </w:rPr>
          <w:t xml:space="preserve">13</w:t>
        </w:r>
      </w:ins>
      <w:del w:id="12826" w:author="xh" w:date="2026-10-19T11:47:56+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.00 MVA和</w:t>
      </w:r>
      <w:ins w:id="12827" w:author="xh" w:date="2026-10-19T11:47:56+08:00">
        <w:r>
          <w:rPr>
            <w:rFonts w:ascii="Times New Roman" w:hAnsi="Times New Roman" w:eastAsia="方正仿宋_GBK"/>
            <w:b w:val="0"/>
            <w:sz w:val="24"/>
          </w:rPr>
          <w:t xml:space="preserve">46</w:t>
        </w:r>
      </w:ins>
      <w:del w:id="12828" w:author="xh" w:date="2026-10-19T11:47:56+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2829" w:author="xh" w:date="2026-10-19T11:47:56+08:00">
        <w:r>
          <w:rPr>
            <w:rFonts w:ascii="Times New Roman" w:hAnsi="Times New Roman" w:eastAsia="方正仿宋_GBK"/>
            <w:b w:val="0"/>
            <w:sz w:val="24"/>
          </w:rPr>
          <w:t xml:space="preserve">8</w:t>
        </w:r>
      </w:ins>
      <w:del w:id="12830" w:author="xh" w:date="2026-10-19T11:47:56+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w:t>
      </w:r>
      <w:ins w:id="12831" w:author="xh" w:date="2026-10-19T11:47:56+08:00">
        <w:r>
          <w:rPr>
            <w:rFonts w:ascii="Times New Roman" w:hAnsi="Times New Roman" w:eastAsia="方正仿宋_GBK"/>
            <w:b w:val="0"/>
            <w:sz w:val="24"/>
          </w:rPr>
          <w:t xml:space="preserve">。</w:t>
        </w:r>
      </w:ins>
      <w:del w:id="12832" w:author="xh" w:date="2026-10-19T11:47:56+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12833" w:author="xh" w:date="2026-10-19T11:47:56+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12834" w:author="xh" w:date="2026-10-19T11:47:56+08:00">
        <w:r>
          <w:rPr>
            <w:rFonts w:ascii="Times New Roman" w:hAnsi="Times New Roman" w:eastAsia="方正仿宋_GBK"/>
            <w:b w:val="0"/>
            <w:sz w:val="24"/>
          </w:rPr>
          <w:delText xml:space="preserve">弹性方案按当年各站局部极值计算的站级负载率为42%。</w:delText>
        </w:r>
      </w:del>
    </w:p>
    <w:p w14:paraId="57646488">
      <w:pPr>
        <w:pStyle w:val="2"/>
        <w:keepNext/>
        <w:spacing w:before="120" w:after="80" w:line="280" w:lineRule="exact"/>
        <w:ind w:firstLine="0"/>
        <w:jc w:val="center"/>
      </w:pPr>
      <w:r>
        <w:rPr>
          <w:rFonts w:ascii="Times New Roman" w:hAnsi="Times New Roman" w:eastAsia="宋体"/>
          <w:b w:val="0"/>
          <w:sz w:val="21"/>
        </w:rPr>
        <w:t xml:space="preserve">表5-27 土山变</w:t>
      </w:r>
      <w:ins w:id="12835" w:author="xh" w:date="2026-10-19T11:48:35+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82B0E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2836" w:author="xh" w:date="2026-10-19T11:49:14+08:00"/>
        </w:trPr>
        <w:tc>
          <w:tcPr>
            <w:tcW w:w="1039" w:type="dxa"/>
            <w:tcMar>
              <w:left w:w="70" w:type="dxa"/>
              <w:right w:w="70" w:type="dxa"/>
            </w:tcMar>
            <w:vAlign w:val="center"/>
          </w:tcPr>
          <w:p w14:paraId="54D016FE">
            <w:pPr>
              <w:keepNext/>
              <w:spacing w:before="20" w:after="20" w:line="260" w:lineRule="exact"/>
              <w:ind w:left="0" w:leftChars="0" w:right="0" w:rightChars="0" w:firstLine="0" w:firstLineChars="0"/>
              <w:jc w:val="center"/>
              <w:rPr>
                <w:del w:id="12845" w:author="xh" w:date="2026-10-19T11:49:14+08:00"/>
              </w:rPr>
            </w:pPr>
            <w:del w:id="12846" w:author="xh" w:date="2026-10-19T11:49:14+08:00">
              <w:r>
                <w:rPr>
                  <w:rFonts w:ascii="Times New Roman" w:hAnsi="Times New Roman" w:eastAsia="宋体"/>
                  <w:b/>
                  <w:sz w:val="18"/>
                </w:rPr>
                <w:delText>方案</w:delText>
              </w:r>
            </w:del>
          </w:p>
        </w:tc>
        <w:tc>
          <w:tcPr>
            <w:tcW w:w="1039" w:type="dxa"/>
            <w:tcMar>
              <w:left w:w="70" w:type="dxa"/>
              <w:right w:w="70" w:type="dxa"/>
            </w:tcMar>
            <w:vAlign w:val="center"/>
          </w:tcPr>
          <w:p w14:paraId="74C5B655">
            <w:pPr>
              <w:keepNext/>
              <w:spacing w:before="20" w:after="20" w:line="260" w:lineRule="exact"/>
              <w:ind w:left="0" w:leftChars="0" w:right="0" w:rightChars="0" w:firstLine="0" w:firstLineChars="0"/>
              <w:jc w:val="center"/>
              <w:rPr>
                <w:del w:id="12847" w:author="xh" w:date="2026-10-19T11:49:14+08:00"/>
              </w:rPr>
            </w:pPr>
            <w:del w:id="12848" w:author="xh" w:date="2026-10-19T11:49:14+08:00">
              <w:r>
                <w:rPr>
                  <w:rFonts w:ascii="Times New Roman" w:hAnsi="Times New Roman" w:eastAsia="宋体"/>
                  <w:b/>
                  <w:sz w:val="18"/>
                </w:rPr>
                <w:delText>年份</w:delText>
              </w:r>
            </w:del>
          </w:p>
        </w:tc>
        <w:tc>
          <w:tcPr>
            <w:tcW w:w="1039" w:type="dxa"/>
            <w:tcMar>
              <w:left w:w="70" w:type="dxa"/>
              <w:right w:w="70" w:type="dxa"/>
            </w:tcMar>
            <w:vAlign w:val="center"/>
          </w:tcPr>
          <w:p w14:paraId="622B064B">
            <w:pPr>
              <w:keepNext/>
              <w:spacing w:before="20" w:after="20" w:line="260" w:lineRule="exact"/>
              <w:ind w:left="0" w:leftChars="0" w:right="0" w:rightChars="0" w:firstLine="0" w:firstLineChars="0"/>
              <w:jc w:val="center"/>
              <w:rPr>
                <w:del w:id="12849" w:author="xh" w:date="2026-10-19T11:49:14+08:00"/>
              </w:rPr>
            </w:pPr>
            <w:del w:id="12850" w:author="xh" w:date="2026-10-19T11:49:14+08:00">
              <w:r>
                <w:rPr>
                  <w:rFonts w:ascii="Times New Roman" w:hAnsi="Times New Roman" w:eastAsia="宋体"/>
                  <w:b/>
                  <w:sz w:val="18"/>
                </w:rPr>
                <w:delText>主变组合/MVA</w:delText>
              </w:r>
            </w:del>
          </w:p>
        </w:tc>
        <w:tc>
          <w:tcPr>
            <w:tcW w:w="1039" w:type="dxa"/>
            <w:tcMar>
              <w:left w:w="70" w:type="dxa"/>
              <w:right w:w="70" w:type="dxa"/>
            </w:tcMar>
            <w:vAlign w:val="center"/>
          </w:tcPr>
          <w:p w14:paraId="350C806C">
            <w:pPr>
              <w:keepNext/>
              <w:spacing w:before="20" w:after="20" w:line="260" w:lineRule="exact"/>
              <w:ind w:left="0" w:leftChars="0" w:right="0" w:rightChars="0" w:firstLine="0" w:firstLineChars="0"/>
              <w:jc w:val="center"/>
              <w:rPr>
                <w:del w:id="12851" w:author="xh" w:date="2026-10-19T11:49:14+08:00"/>
              </w:rPr>
            </w:pPr>
            <w:del w:id="12852" w:author="xh" w:date="2026-10-19T11:49:14+08:00">
              <w:r>
                <w:rPr>
                  <w:rFonts w:ascii="Times New Roman" w:hAnsi="Times New Roman" w:eastAsia="宋体"/>
                  <w:b/>
                  <w:sz w:val="18"/>
                </w:rPr>
                <w:delText>总容量/MVA</w:delText>
              </w:r>
            </w:del>
          </w:p>
        </w:tc>
        <w:tc>
          <w:tcPr>
            <w:tcW w:w="1039" w:type="dxa"/>
            <w:tcMar>
              <w:left w:w="70" w:type="dxa"/>
              <w:right w:w="70" w:type="dxa"/>
            </w:tcMar>
            <w:vAlign w:val="center"/>
          </w:tcPr>
          <w:p w14:paraId="758B0FD2">
            <w:pPr>
              <w:keepNext/>
              <w:spacing w:before="20" w:after="20" w:line="260" w:lineRule="exact"/>
              <w:ind w:left="0" w:leftChars="0" w:right="0" w:rightChars="0" w:firstLine="0" w:firstLineChars="0"/>
              <w:jc w:val="center"/>
              <w:rPr>
                <w:del w:id="12853" w:author="xh" w:date="2026-10-19T11:49:14+08:00"/>
              </w:rPr>
            </w:pPr>
            <w:del w:id="12854" w:author="xh" w:date="2026-10-19T11:49:14+08:00">
              <w:r>
                <w:rPr>
                  <w:rFonts w:ascii="Times New Roman" w:hAnsi="Times New Roman" w:eastAsia="宋体"/>
                  <w:b/>
                  <w:sz w:val="18"/>
                </w:rPr>
                <w:delText>储能额定功率/MW</w:delText>
              </w:r>
            </w:del>
          </w:p>
        </w:tc>
        <w:tc>
          <w:tcPr>
            <w:tcW w:w="1039" w:type="dxa"/>
            <w:tcMar>
              <w:left w:w="70" w:type="dxa"/>
              <w:right w:w="70" w:type="dxa"/>
            </w:tcMar>
            <w:vAlign w:val="center"/>
          </w:tcPr>
          <w:p w14:paraId="5234E16F">
            <w:pPr>
              <w:keepNext/>
              <w:spacing w:before="20" w:after="20" w:line="260" w:lineRule="exact"/>
              <w:ind w:left="0" w:leftChars="0" w:right="0" w:rightChars="0" w:firstLine="0" w:firstLineChars="0"/>
              <w:jc w:val="center"/>
              <w:rPr>
                <w:del w:id="12855" w:author="xh" w:date="2026-10-19T11:49:14+08:00"/>
              </w:rPr>
            </w:pPr>
            <w:del w:id="12856" w:author="xh" w:date="2026-10-19T11:49:14+08:00">
              <w:r>
                <w:rPr>
                  <w:rFonts w:ascii="Times New Roman" w:hAnsi="Times New Roman" w:eastAsia="宋体"/>
                  <w:b/>
                  <w:sz w:val="18"/>
                </w:rPr>
                <w:delText>转出/MW</w:delText>
              </w:r>
            </w:del>
          </w:p>
        </w:tc>
        <w:tc>
          <w:tcPr>
            <w:tcW w:w="1039" w:type="dxa"/>
            <w:tcMar>
              <w:left w:w="70" w:type="dxa"/>
              <w:right w:w="70" w:type="dxa"/>
            </w:tcMar>
            <w:vAlign w:val="center"/>
          </w:tcPr>
          <w:p w14:paraId="2388992D">
            <w:pPr>
              <w:keepNext/>
              <w:spacing w:before="20" w:after="20" w:line="260" w:lineRule="exact"/>
              <w:ind w:left="0" w:leftChars="0" w:right="0" w:rightChars="0" w:firstLine="0" w:firstLineChars="0"/>
              <w:jc w:val="center"/>
              <w:rPr>
                <w:del w:id="12857" w:author="xh" w:date="2026-10-19T11:49:14+08:00"/>
              </w:rPr>
            </w:pPr>
            <w:del w:id="12858" w:author="xh" w:date="2026-10-19T11:49:14+08:00">
              <w:r>
                <w:rPr>
                  <w:rFonts w:ascii="Times New Roman" w:hAnsi="Times New Roman" w:eastAsia="宋体"/>
                  <w:b/>
                  <w:sz w:val="18"/>
                </w:rPr>
                <w:delText>承接/MW</w:delText>
              </w:r>
            </w:del>
          </w:p>
        </w:tc>
        <w:tc>
          <w:tcPr>
            <w:tcW w:w="1039" w:type="dxa"/>
            <w:tcMar>
              <w:left w:w="70" w:type="dxa"/>
              <w:right w:w="70" w:type="dxa"/>
            </w:tcMar>
            <w:vAlign w:val="center"/>
          </w:tcPr>
          <w:p w14:paraId="6178A92A">
            <w:pPr>
              <w:keepNext/>
              <w:spacing w:before="20" w:after="20" w:line="260" w:lineRule="exact"/>
              <w:ind w:left="0" w:leftChars="0" w:right="0" w:rightChars="0" w:firstLine="0" w:firstLineChars="0"/>
              <w:jc w:val="center"/>
              <w:rPr>
                <w:del w:id="12859" w:author="xh" w:date="2026-10-19T11:49:14+08:00"/>
              </w:rPr>
            </w:pPr>
            <w:del w:id="12860" w:author="xh" w:date="2026-10-19T11:49:14+08:00">
              <w:r>
                <w:rPr>
                  <w:rFonts w:ascii="Times New Roman" w:hAnsi="Times New Roman" w:eastAsia="宋体"/>
                  <w:b/>
                  <w:sz w:val="18"/>
                </w:rPr>
                <w:delText>转接后净负荷/MW</w:delText>
              </w:r>
            </w:del>
          </w:p>
        </w:tc>
      </w:tr>
      <w:tr w14:paraId="76DAEE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2837" w:author="xh" w:date="2026-10-19T11:49:14+08:00"/>
        </w:trPr>
        <w:tc>
          <w:tcPr>
            <w:tcW w:w="1039" w:type="dxa"/>
            <w:tcMar>
              <w:left w:w="70" w:type="dxa"/>
              <w:right w:w="70" w:type="dxa"/>
            </w:tcMar>
            <w:vAlign w:val="center"/>
          </w:tcPr>
          <w:p w14:paraId="1112E78A">
            <w:pPr>
              <w:keepNext/>
              <w:spacing w:before="20" w:after="20" w:line="260" w:lineRule="exact"/>
              <w:ind w:left="0" w:leftChars="0" w:right="0" w:rightChars="0" w:firstLine="0" w:firstLineChars="0"/>
              <w:jc w:val="center"/>
              <w:rPr>
                <w:del w:id="12861" w:author="xh" w:date="2026-10-19T11:49:14+08:00"/>
              </w:rPr>
            </w:pPr>
            <w:del w:id="12862" w:author="xh" w:date="2026-10-19T11:49:14+08:00">
              <w:r>
                <w:rPr>
                  <w:rFonts w:ascii="Times New Roman" w:hAnsi="Times New Roman" w:eastAsia="宋体"/>
                  <w:b w:val="0"/>
                  <w:sz w:val="18"/>
                </w:rPr>
                <w:delText>刚性</w:delText>
              </w:r>
            </w:del>
          </w:p>
        </w:tc>
        <w:tc>
          <w:tcPr>
            <w:tcW w:w="1039" w:type="dxa"/>
            <w:tcMar>
              <w:left w:w="70" w:type="dxa"/>
              <w:right w:w="70" w:type="dxa"/>
            </w:tcMar>
            <w:vAlign w:val="center"/>
          </w:tcPr>
          <w:p w14:paraId="731FD3DC">
            <w:pPr>
              <w:keepNext/>
              <w:spacing w:before="20" w:after="20" w:line="260" w:lineRule="exact"/>
              <w:ind w:left="0" w:leftChars="0" w:right="0" w:rightChars="0" w:firstLine="0" w:firstLineChars="0"/>
              <w:jc w:val="center"/>
              <w:rPr>
                <w:del w:id="12863" w:author="xh" w:date="2026-10-19T11:49:14+08:00"/>
              </w:rPr>
            </w:pPr>
            <w:del w:id="12864" w:author="xh" w:date="2026-10-19T11:49:14+08:00">
              <w:r>
                <w:rPr>
                  <w:rFonts w:ascii="Times New Roman" w:hAnsi="Times New Roman" w:eastAsia="宋体"/>
                  <w:b w:val="0"/>
                  <w:sz w:val="18"/>
                </w:rPr>
                <w:delText>2022</w:delText>
              </w:r>
            </w:del>
          </w:p>
        </w:tc>
        <w:tc>
          <w:tcPr>
            <w:tcW w:w="1039" w:type="dxa"/>
            <w:tcMar>
              <w:left w:w="70" w:type="dxa"/>
              <w:right w:w="70" w:type="dxa"/>
            </w:tcMar>
            <w:vAlign w:val="center"/>
          </w:tcPr>
          <w:p w14:paraId="109E7DD4">
            <w:pPr>
              <w:keepNext/>
              <w:spacing w:before="20" w:after="20" w:line="260" w:lineRule="exact"/>
              <w:ind w:left="0" w:leftChars="0" w:right="0" w:rightChars="0" w:firstLine="0" w:firstLineChars="0"/>
              <w:jc w:val="center"/>
              <w:rPr>
                <w:del w:id="12865" w:author="xh" w:date="2026-10-19T11:49:14+08:00"/>
              </w:rPr>
            </w:pPr>
            <w:del w:id="12866" w:author="xh" w:date="2026-10-19T11:49:14+08:00">
              <w:r>
                <w:rPr>
                  <w:rFonts w:ascii="Times New Roman" w:hAnsi="Times New Roman" w:eastAsia="宋体"/>
                  <w:b w:val="0"/>
                  <w:sz w:val="18"/>
                </w:rPr>
                <w:delText>50+50</w:delText>
              </w:r>
            </w:del>
          </w:p>
        </w:tc>
        <w:tc>
          <w:tcPr>
            <w:tcW w:w="1039" w:type="dxa"/>
            <w:tcMar>
              <w:left w:w="70" w:type="dxa"/>
              <w:right w:w="70" w:type="dxa"/>
            </w:tcMar>
            <w:vAlign w:val="center"/>
          </w:tcPr>
          <w:p w14:paraId="7484DEC8">
            <w:pPr>
              <w:keepNext/>
              <w:spacing w:before="20" w:after="20" w:line="260" w:lineRule="exact"/>
              <w:ind w:left="0" w:leftChars="0" w:right="0" w:rightChars="0" w:firstLine="0" w:firstLineChars="0"/>
              <w:jc w:val="center"/>
              <w:rPr>
                <w:del w:id="12867" w:author="xh" w:date="2026-10-19T11:49:14+08:00"/>
              </w:rPr>
            </w:pPr>
            <w:del w:id="12868" w:author="xh" w:date="2026-10-19T11:49:14+08:00">
              <w:r>
                <w:rPr>
                  <w:rFonts w:ascii="Times New Roman" w:hAnsi="Times New Roman" w:eastAsia="宋体"/>
                  <w:b w:val="0"/>
                  <w:sz w:val="18"/>
                </w:rPr>
                <w:delText>100.00</w:delText>
              </w:r>
            </w:del>
          </w:p>
        </w:tc>
        <w:tc>
          <w:tcPr>
            <w:tcW w:w="1039" w:type="dxa"/>
            <w:tcMar>
              <w:left w:w="70" w:type="dxa"/>
              <w:right w:w="70" w:type="dxa"/>
            </w:tcMar>
            <w:vAlign w:val="center"/>
          </w:tcPr>
          <w:p w14:paraId="39B178A1">
            <w:pPr>
              <w:keepNext/>
              <w:spacing w:before="20" w:after="20" w:line="260" w:lineRule="exact"/>
              <w:ind w:left="0" w:leftChars="0" w:right="0" w:rightChars="0" w:firstLine="0" w:firstLineChars="0"/>
              <w:jc w:val="center"/>
              <w:rPr>
                <w:del w:id="12869" w:author="xh" w:date="2026-10-19T11:49:14+08:00"/>
              </w:rPr>
            </w:pPr>
            <w:del w:id="12870"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4C637825">
            <w:pPr>
              <w:keepNext/>
              <w:spacing w:before="20" w:after="20" w:line="260" w:lineRule="exact"/>
              <w:ind w:left="0" w:leftChars="0" w:right="0" w:rightChars="0" w:firstLine="0" w:firstLineChars="0"/>
              <w:jc w:val="center"/>
              <w:rPr>
                <w:del w:id="12871" w:author="xh" w:date="2026-10-19T11:49:14+08:00"/>
              </w:rPr>
            </w:pPr>
            <w:del w:id="12872"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371AA87F">
            <w:pPr>
              <w:keepNext/>
              <w:spacing w:before="20" w:after="20" w:line="260" w:lineRule="exact"/>
              <w:ind w:left="0" w:leftChars="0" w:right="0" w:rightChars="0" w:firstLine="0" w:firstLineChars="0"/>
              <w:jc w:val="center"/>
              <w:rPr>
                <w:del w:id="12873" w:author="xh" w:date="2026-10-19T11:49:14+08:00"/>
              </w:rPr>
            </w:pPr>
            <w:del w:id="12874"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4F59ABE3">
            <w:pPr>
              <w:keepNext/>
              <w:spacing w:before="20" w:after="20" w:line="260" w:lineRule="exact"/>
              <w:ind w:left="0" w:leftChars="0" w:right="0" w:rightChars="0" w:firstLine="0" w:firstLineChars="0"/>
              <w:jc w:val="center"/>
              <w:rPr>
                <w:del w:id="12875" w:author="xh" w:date="2026-10-19T11:49:14+08:00"/>
              </w:rPr>
            </w:pPr>
            <w:del w:id="12876" w:author="xh" w:date="2026-10-19T11:49:14+08:00">
              <w:r>
                <w:rPr>
                  <w:rFonts w:ascii="Times New Roman" w:hAnsi="Times New Roman" w:eastAsia="宋体"/>
                  <w:b w:val="0"/>
                  <w:sz w:val="18"/>
                </w:rPr>
                <w:delText>34.39</w:delText>
              </w:r>
            </w:del>
          </w:p>
        </w:tc>
      </w:tr>
      <w:tr w14:paraId="747219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2838" w:author="xh" w:date="2026-10-19T11:49:14+08:00"/>
        </w:trPr>
        <w:tc>
          <w:tcPr>
            <w:tcW w:w="1039" w:type="dxa"/>
            <w:tcMar>
              <w:left w:w="70" w:type="dxa"/>
              <w:right w:w="70" w:type="dxa"/>
            </w:tcMar>
            <w:vAlign w:val="center"/>
          </w:tcPr>
          <w:p w14:paraId="55C8BB54">
            <w:pPr>
              <w:keepNext/>
              <w:spacing w:before="20" w:after="20" w:line="260" w:lineRule="exact"/>
              <w:ind w:left="0" w:leftChars="0" w:right="0" w:rightChars="0" w:firstLine="0" w:firstLineChars="0"/>
              <w:jc w:val="center"/>
              <w:rPr>
                <w:del w:id="12877" w:author="xh" w:date="2026-10-19T11:49:14+08:00"/>
              </w:rPr>
            </w:pPr>
            <w:del w:id="12878" w:author="xh" w:date="2026-10-19T11:49:14+08:00">
              <w:r>
                <w:rPr>
                  <w:rFonts w:ascii="Times New Roman" w:hAnsi="Times New Roman" w:eastAsia="宋体"/>
                  <w:b w:val="0"/>
                  <w:sz w:val="18"/>
                </w:rPr>
                <w:delText>刚性</w:delText>
              </w:r>
            </w:del>
          </w:p>
        </w:tc>
        <w:tc>
          <w:tcPr>
            <w:tcW w:w="1039" w:type="dxa"/>
            <w:tcMar>
              <w:left w:w="70" w:type="dxa"/>
              <w:right w:w="70" w:type="dxa"/>
            </w:tcMar>
            <w:vAlign w:val="center"/>
          </w:tcPr>
          <w:p w14:paraId="66A06E65">
            <w:pPr>
              <w:keepNext/>
              <w:spacing w:before="20" w:after="20" w:line="260" w:lineRule="exact"/>
              <w:ind w:left="0" w:leftChars="0" w:right="0" w:rightChars="0" w:firstLine="0" w:firstLineChars="0"/>
              <w:jc w:val="center"/>
              <w:rPr>
                <w:del w:id="12879" w:author="xh" w:date="2026-10-19T11:49:14+08:00"/>
              </w:rPr>
            </w:pPr>
            <w:del w:id="12880" w:author="xh" w:date="2026-10-19T11:49:14+08:00">
              <w:r>
                <w:rPr>
                  <w:rFonts w:ascii="Times New Roman" w:hAnsi="Times New Roman" w:eastAsia="宋体"/>
                  <w:b w:val="0"/>
                  <w:sz w:val="18"/>
                </w:rPr>
                <w:delText>2023</w:delText>
              </w:r>
            </w:del>
          </w:p>
        </w:tc>
        <w:tc>
          <w:tcPr>
            <w:tcW w:w="1039" w:type="dxa"/>
            <w:tcMar>
              <w:left w:w="70" w:type="dxa"/>
              <w:right w:w="70" w:type="dxa"/>
            </w:tcMar>
            <w:vAlign w:val="center"/>
          </w:tcPr>
          <w:p w14:paraId="0164A815">
            <w:pPr>
              <w:keepNext/>
              <w:spacing w:before="20" w:after="20" w:line="260" w:lineRule="exact"/>
              <w:ind w:left="0" w:leftChars="0" w:right="0" w:rightChars="0" w:firstLine="0" w:firstLineChars="0"/>
              <w:jc w:val="center"/>
              <w:rPr>
                <w:del w:id="12881" w:author="xh" w:date="2026-10-19T11:49:14+08:00"/>
              </w:rPr>
            </w:pPr>
            <w:del w:id="12882" w:author="xh" w:date="2026-10-19T11:49:14+08:00">
              <w:r>
                <w:rPr>
                  <w:rFonts w:ascii="Times New Roman" w:hAnsi="Times New Roman" w:eastAsia="宋体"/>
                  <w:b w:val="0"/>
                  <w:sz w:val="18"/>
                </w:rPr>
                <w:delText>50+50</w:delText>
              </w:r>
            </w:del>
          </w:p>
        </w:tc>
        <w:tc>
          <w:tcPr>
            <w:tcW w:w="1039" w:type="dxa"/>
            <w:tcMar>
              <w:left w:w="70" w:type="dxa"/>
              <w:right w:w="70" w:type="dxa"/>
            </w:tcMar>
            <w:vAlign w:val="center"/>
          </w:tcPr>
          <w:p w14:paraId="2FE51317">
            <w:pPr>
              <w:keepNext/>
              <w:spacing w:before="20" w:after="20" w:line="260" w:lineRule="exact"/>
              <w:ind w:left="0" w:leftChars="0" w:right="0" w:rightChars="0" w:firstLine="0" w:firstLineChars="0"/>
              <w:jc w:val="center"/>
              <w:rPr>
                <w:del w:id="12883" w:author="xh" w:date="2026-10-19T11:49:14+08:00"/>
              </w:rPr>
            </w:pPr>
            <w:del w:id="12884" w:author="xh" w:date="2026-10-19T11:49:14+08:00">
              <w:r>
                <w:rPr>
                  <w:rFonts w:ascii="Times New Roman" w:hAnsi="Times New Roman" w:eastAsia="宋体"/>
                  <w:b w:val="0"/>
                  <w:sz w:val="18"/>
                </w:rPr>
                <w:delText>100.00</w:delText>
              </w:r>
            </w:del>
          </w:p>
        </w:tc>
        <w:tc>
          <w:tcPr>
            <w:tcW w:w="1039" w:type="dxa"/>
            <w:tcMar>
              <w:left w:w="70" w:type="dxa"/>
              <w:right w:w="70" w:type="dxa"/>
            </w:tcMar>
            <w:vAlign w:val="center"/>
          </w:tcPr>
          <w:p w14:paraId="0D2D0105">
            <w:pPr>
              <w:keepNext/>
              <w:spacing w:before="20" w:after="20" w:line="260" w:lineRule="exact"/>
              <w:ind w:left="0" w:leftChars="0" w:right="0" w:rightChars="0" w:firstLine="0" w:firstLineChars="0"/>
              <w:jc w:val="center"/>
              <w:rPr>
                <w:del w:id="12885" w:author="xh" w:date="2026-10-19T11:49:14+08:00"/>
              </w:rPr>
            </w:pPr>
            <w:del w:id="12886"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3A8D869C">
            <w:pPr>
              <w:keepNext/>
              <w:spacing w:before="20" w:after="20" w:line="260" w:lineRule="exact"/>
              <w:ind w:left="0" w:leftChars="0" w:right="0" w:rightChars="0" w:firstLine="0" w:firstLineChars="0"/>
              <w:jc w:val="center"/>
              <w:rPr>
                <w:del w:id="12887" w:author="xh" w:date="2026-10-19T11:49:14+08:00"/>
              </w:rPr>
            </w:pPr>
            <w:del w:id="12888"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5E66EAB7">
            <w:pPr>
              <w:keepNext/>
              <w:spacing w:before="20" w:after="20" w:line="260" w:lineRule="exact"/>
              <w:ind w:left="0" w:leftChars="0" w:right="0" w:rightChars="0" w:firstLine="0" w:firstLineChars="0"/>
              <w:jc w:val="center"/>
              <w:rPr>
                <w:del w:id="12889" w:author="xh" w:date="2026-10-19T11:49:14+08:00"/>
              </w:rPr>
            </w:pPr>
            <w:del w:id="12890"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0E2B9E1B">
            <w:pPr>
              <w:keepNext/>
              <w:spacing w:before="20" w:after="20" w:line="260" w:lineRule="exact"/>
              <w:ind w:left="0" w:leftChars="0" w:right="0" w:rightChars="0" w:firstLine="0" w:firstLineChars="0"/>
              <w:jc w:val="center"/>
              <w:rPr>
                <w:del w:id="12891" w:author="xh" w:date="2026-10-19T11:49:14+08:00"/>
              </w:rPr>
            </w:pPr>
            <w:del w:id="12892" w:author="xh" w:date="2026-10-19T11:49:14+08:00">
              <w:r>
                <w:rPr>
                  <w:rFonts w:ascii="Times New Roman" w:hAnsi="Times New Roman" w:eastAsia="宋体"/>
                  <w:b w:val="0"/>
                  <w:sz w:val="18"/>
                </w:rPr>
                <w:delText>31.73</w:delText>
              </w:r>
            </w:del>
          </w:p>
        </w:tc>
      </w:tr>
      <w:tr w14:paraId="045B5A4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2839" w:author="xh" w:date="2026-10-19T11:49:14+08:00"/>
        </w:trPr>
        <w:tc>
          <w:tcPr>
            <w:tcW w:w="1039" w:type="dxa"/>
            <w:tcMar>
              <w:left w:w="70" w:type="dxa"/>
              <w:right w:w="70" w:type="dxa"/>
            </w:tcMar>
            <w:vAlign w:val="center"/>
          </w:tcPr>
          <w:p w14:paraId="3E25AA77">
            <w:pPr>
              <w:keepNext/>
              <w:spacing w:before="20" w:after="20" w:line="260" w:lineRule="exact"/>
              <w:ind w:left="0" w:leftChars="0" w:right="0" w:rightChars="0" w:firstLine="0" w:firstLineChars="0"/>
              <w:jc w:val="center"/>
              <w:rPr>
                <w:del w:id="12893" w:author="xh" w:date="2026-10-19T11:49:14+08:00"/>
              </w:rPr>
            </w:pPr>
            <w:del w:id="12894" w:author="xh" w:date="2026-10-19T11:49:14+08:00">
              <w:r>
                <w:rPr>
                  <w:rFonts w:ascii="Times New Roman" w:hAnsi="Times New Roman" w:eastAsia="宋体"/>
                  <w:b w:val="0"/>
                  <w:sz w:val="18"/>
                </w:rPr>
                <w:delText>刚性</w:delText>
              </w:r>
            </w:del>
          </w:p>
        </w:tc>
        <w:tc>
          <w:tcPr>
            <w:tcW w:w="1039" w:type="dxa"/>
            <w:tcMar>
              <w:left w:w="70" w:type="dxa"/>
              <w:right w:w="70" w:type="dxa"/>
            </w:tcMar>
            <w:vAlign w:val="center"/>
          </w:tcPr>
          <w:p w14:paraId="2972546D">
            <w:pPr>
              <w:keepNext/>
              <w:spacing w:before="20" w:after="20" w:line="260" w:lineRule="exact"/>
              <w:ind w:left="0" w:leftChars="0" w:right="0" w:rightChars="0" w:firstLine="0" w:firstLineChars="0"/>
              <w:jc w:val="center"/>
              <w:rPr>
                <w:del w:id="12895" w:author="xh" w:date="2026-10-19T11:49:14+08:00"/>
              </w:rPr>
            </w:pPr>
            <w:del w:id="12896" w:author="xh" w:date="2026-10-19T11:49:14+08:00">
              <w:r>
                <w:rPr>
                  <w:rFonts w:ascii="Times New Roman" w:hAnsi="Times New Roman" w:eastAsia="宋体"/>
                  <w:b w:val="0"/>
                  <w:sz w:val="18"/>
                </w:rPr>
                <w:delText>2024</w:delText>
              </w:r>
            </w:del>
          </w:p>
        </w:tc>
        <w:tc>
          <w:tcPr>
            <w:tcW w:w="1039" w:type="dxa"/>
            <w:tcMar>
              <w:left w:w="70" w:type="dxa"/>
              <w:right w:w="70" w:type="dxa"/>
            </w:tcMar>
            <w:vAlign w:val="center"/>
          </w:tcPr>
          <w:p w14:paraId="6D0189F5">
            <w:pPr>
              <w:keepNext/>
              <w:spacing w:before="20" w:after="20" w:line="260" w:lineRule="exact"/>
              <w:ind w:left="0" w:leftChars="0" w:right="0" w:rightChars="0" w:firstLine="0" w:firstLineChars="0"/>
              <w:jc w:val="center"/>
              <w:rPr>
                <w:del w:id="12897" w:author="xh" w:date="2026-10-19T11:49:14+08:00"/>
              </w:rPr>
            </w:pPr>
            <w:del w:id="12898" w:author="xh" w:date="2026-10-19T11:49:14+08:00">
              <w:r>
                <w:rPr>
                  <w:rFonts w:ascii="Times New Roman" w:hAnsi="Times New Roman" w:eastAsia="宋体"/>
                  <w:b w:val="0"/>
                  <w:sz w:val="18"/>
                </w:rPr>
                <w:delText>50+50</w:delText>
              </w:r>
            </w:del>
          </w:p>
        </w:tc>
        <w:tc>
          <w:tcPr>
            <w:tcW w:w="1039" w:type="dxa"/>
            <w:tcMar>
              <w:left w:w="70" w:type="dxa"/>
              <w:right w:w="70" w:type="dxa"/>
            </w:tcMar>
            <w:vAlign w:val="center"/>
          </w:tcPr>
          <w:p w14:paraId="7037C647">
            <w:pPr>
              <w:keepNext/>
              <w:spacing w:before="20" w:after="20" w:line="260" w:lineRule="exact"/>
              <w:ind w:left="0" w:leftChars="0" w:right="0" w:rightChars="0" w:firstLine="0" w:firstLineChars="0"/>
              <w:jc w:val="center"/>
              <w:rPr>
                <w:del w:id="12899" w:author="xh" w:date="2026-10-19T11:49:14+08:00"/>
              </w:rPr>
            </w:pPr>
            <w:del w:id="12900" w:author="xh" w:date="2026-10-19T11:49:14+08:00">
              <w:r>
                <w:rPr>
                  <w:rFonts w:ascii="Times New Roman" w:hAnsi="Times New Roman" w:eastAsia="宋体"/>
                  <w:b w:val="0"/>
                  <w:sz w:val="18"/>
                </w:rPr>
                <w:delText>100.00</w:delText>
              </w:r>
            </w:del>
          </w:p>
        </w:tc>
        <w:tc>
          <w:tcPr>
            <w:tcW w:w="1039" w:type="dxa"/>
            <w:tcMar>
              <w:left w:w="70" w:type="dxa"/>
              <w:right w:w="70" w:type="dxa"/>
            </w:tcMar>
            <w:vAlign w:val="center"/>
          </w:tcPr>
          <w:p w14:paraId="3BE649A5">
            <w:pPr>
              <w:keepNext/>
              <w:spacing w:before="20" w:after="20" w:line="260" w:lineRule="exact"/>
              <w:ind w:left="0" w:leftChars="0" w:right="0" w:rightChars="0" w:firstLine="0" w:firstLineChars="0"/>
              <w:jc w:val="center"/>
              <w:rPr>
                <w:del w:id="12901" w:author="xh" w:date="2026-10-19T11:49:14+08:00"/>
              </w:rPr>
            </w:pPr>
            <w:del w:id="12902"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00C763DD">
            <w:pPr>
              <w:keepNext/>
              <w:spacing w:before="20" w:after="20" w:line="260" w:lineRule="exact"/>
              <w:ind w:left="0" w:leftChars="0" w:right="0" w:rightChars="0" w:firstLine="0" w:firstLineChars="0"/>
              <w:jc w:val="center"/>
              <w:rPr>
                <w:del w:id="12903" w:author="xh" w:date="2026-10-19T11:49:14+08:00"/>
              </w:rPr>
            </w:pPr>
            <w:del w:id="12904"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604D43B7">
            <w:pPr>
              <w:keepNext/>
              <w:spacing w:before="20" w:after="20" w:line="260" w:lineRule="exact"/>
              <w:ind w:left="0" w:leftChars="0" w:right="0" w:rightChars="0" w:firstLine="0" w:firstLineChars="0"/>
              <w:jc w:val="center"/>
              <w:rPr>
                <w:del w:id="12905" w:author="xh" w:date="2026-10-19T11:49:14+08:00"/>
              </w:rPr>
            </w:pPr>
            <w:del w:id="12906"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42E4184A">
            <w:pPr>
              <w:keepNext/>
              <w:spacing w:before="20" w:after="20" w:line="260" w:lineRule="exact"/>
              <w:ind w:left="0" w:leftChars="0" w:right="0" w:rightChars="0" w:firstLine="0" w:firstLineChars="0"/>
              <w:jc w:val="center"/>
              <w:rPr>
                <w:del w:id="12907" w:author="xh" w:date="2026-10-19T11:49:14+08:00"/>
              </w:rPr>
            </w:pPr>
            <w:del w:id="12908" w:author="xh" w:date="2026-10-19T11:49:14+08:00">
              <w:r>
                <w:rPr>
                  <w:rFonts w:ascii="Times New Roman" w:hAnsi="Times New Roman" w:eastAsia="宋体"/>
                  <w:b w:val="0"/>
                  <w:sz w:val="18"/>
                </w:rPr>
                <w:delText>35.96</w:delText>
              </w:r>
            </w:del>
          </w:p>
        </w:tc>
      </w:tr>
      <w:tr w14:paraId="50BC11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2840" w:author="xh" w:date="2026-10-19T11:49:14+08:00"/>
        </w:trPr>
        <w:tc>
          <w:tcPr>
            <w:tcW w:w="1039" w:type="dxa"/>
            <w:tcMar>
              <w:left w:w="70" w:type="dxa"/>
              <w:right w:w="70" w:type="dxa"/>
            </w:tcMar>
            <w:vAlign w:val="center"/>
          </w:tcPr>
          <w:p w14:paraId="72EE01AE">
            <w:pPr>
              <w:keepNext/>
              <w:spacing w:before="20" w:after="20" w:line="260" w:lineRule="exact"/>
              <w:ind w:left="0" w:leftChars="0" w:right="0" w:rightChars="0" w:firstLine="0" w:firstLineChars="0"/>
              <w:jc w:val="center"/>
              <w:rPr>
                <w:del w:id="12909" w:author="xh" w:date="2026-10-19T11:49:14+08:00"/>
              </w:rPr>
            </w:pPr>
            <w:del w:id="12910" w:author="xh" w:date="2026-10-19T11:49:14+08:00">
              <w:r>
                <w:rPr>
                  <w:rFonts w:ascii="Times New Roman" w:hAnsi="Times New Roman" w:eastAsia="宋体"/>
                  <w:b w:val="0"/>
                  <w:sz w:val="18"/>
                </w:rPr>
                <w:delText>刚性</w:delText>
              </w:r>
            </w:del>
          </w:p>
        </w:tc>
        <w:tc>
          <w:tcPr>
            <w:tcW w:w="1039" w:type="dxa"/>
            <w:tcMar>
              <w:left w:w="70" w:type="dxa"/>
              <w:right w:w="70" w:type="dxa"/>
            </w:tcMar>
            <w:vAlign w:val="center"/>
          </w:tcPr>
          <w:p w14:paraId="2B766042">
            <w:pPr>
              <w:keepNext/>
              <w:spacing w:before="20" w:after="20" w:line="260" w:lineRule="exact"/>
              <w:ind w:left="0" w:leftChars="0" w:right="0" w:rightChars="0" w:firstLine="0" w:firstLineChars="0"/>
              <w:jc w:val="center"/>
              <w:rPr>
                <w:del w:id="12911" w:author="xh" w:date="2026-10-19T11:49:14+08:00"/>
              </w:rPr>
            </w:pPr>
            <w:del w:id="12912" w:author="xh" w:date="2026-10-19T11:49:14+08:00">
              <w:r>
                <w:rPr>
                  <w:rFonts w:ascii="Times New Roman" w:hAnsi="Times New Roman" w:eastAsia="宋体"/>
                  <w:b w:val="0"/>
                  <w:sz w:val="18"/>
                </w:rPr>
                <w:delText>2025</w:delText>
              </w:r>
            </w:del>
          </w:p>
        </w:tc>
        <w:tc>
          <w:tcPr>
            <w:tcW w:w="1039" w:type="dxa"/>
            <w:tcMar>
              <w:left w:w="70" w:type="dxa"/>
              <w:right w:w="70" w:type="dxa"/>
            </w:tcMar>
            <w:vAlign w:val="center"/>
          </w:tcPr>
          <w:p w14:paraId="40424938">
            <w:pPr>
              <w:keepNext/>
              <w:spacing w:before="20" w:after="20" w:line="260" w:lineRule="exact"/>
              <w:ind w:left="0" w:leftChars="0" w:right="0" w:rightChars="0" w:firstLine="0" w:firstLineChars="0"/>
              <w:jc w:val="center"/>
              <w:rPr>
                <w:del w:id="12913" w:author="xh" w:date="2026-10-19T11:49:14+08:00"/>
              </w:rPr>
            </w:pPr>
            <w:del w:id="12914" w:author="xh" w:date="2026-10-19T11:49:14+08:00">
              <w:r>
                <w:rPr>
                  <w:rFonts w:ascii="Times New Roman" w:hAnsi="Times New Roman" w:eastAsia="宋体"/>
                  <w:b w:val="0"/>
                  <w:sz w:val="18"/>
                </w:rPr>
                <w:delText>50+50</w:delText>
              </w:r>
            </w:del>
          </w:p>
        </w:tc>
        <w:tc>
          <w:tcPr>
            <w:tcW w:w="1039" w:type="dxa"/>
            <w:tcMar>
              <w:left w:w="70" w:type="dxa"/>
              <w:right w:w="70" w:type="dxa"/>
            </w:tcMar>
            <w:vAlign w:val="center"/>
          </w:tcPr>
          <w:p w14:paraId="29D3BB09">
            <w:pPr>
              <w:keepNext/>
              <w:spacing w:before="20" w:after="20" w:line="260" w:lineRule="exact"/>
              <w:ind w:left="0" w:leftChars="0" w:right="0" w:rightChars="0" w:firstLine="0" w:firstLineChars="0"/>
              <w:jc w:val="center"/>
              <w:rPr>
                <w:del w:id="12915" w:author="xh" w:date="2026-10-19T11:49:14+08:00"/>
              </w:rPr>
            </w:pPr>
            <w:del w:id="12916" w:author="xh" w:date="2026-10-19T11:49:14+08:00">
              <w:r>
                <w:rPr>
                  <w:rFonts w:ascii="Times New Roman" w:hAnsi="Times New Roman" w:eastAsia="宋体"/>
                  <w:b w:val="0"/>
                  <w:sz w:val="18"/>
                </w:rPr>
                <w:delText>100.00</w:delText>
              </w:r>
            </w:del>
          </w:p>
        </w:tc>
        <w:tc>
          <w:tcPr>
            <w:tcW w:w="1039" w:type="dxa"/>
            <w:tcMar>
              <w:left w:w="70" w:type="dxa"/>
              <w:right w:w="70" w:type="dxa"/>
            </w:tcMar>
            <w:vAlign w:val="center"/>
          </w:tcPr>
          <w:p w14:paraId="3EC94D06">
            <w:pPr>
              <w:keepNext/>
              <w:spacing w:before="20" w:after="20" w:line="260" w:lineRule="exact"/>
              <w:ind w:left="0" w:leftChars="0" w:right="0" w:rightChars="0" w:firstLine="0" w:firstLineChars="0"/>
              <w:jc w:val="center"/>
              <w:rPr>
                <w:del w:id="12917" w:author="xh" w:date="2026-10-19T11:49:14+08:00"/>
              </w:rPr>
            </w:pPr>
            <w:del w:id="12918"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53D4B614">
            <w:pPr>
              <w:keepNext/>
              <w:spacing w:before="20" w:after="20" w:line="260" w:lineRule="exact"/>
              <w:ind w:left="0" w:leftChars="0" w:right="0" w:rightChars="0" w:firstLine="0" w:firstLineChars="0"/>
              <w:jc w:val="center"/>
              <w:rPr>
                <w:del w:id="12919" w:author="xh" w:date="2026-10-19T11:49:14+08:00"/>
              </w:rPr>
            </w:pPr>
            <w:del w:id="12920"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114C3851">
            <w:pPr>
              <w:keepNext/>
              <w:spacing w:before="20" w:after="20" w:line="260" w:lineRule="exact"/>
              <w:ind w:left="0" w:leftChars="0" w:right="0" w:rightChars="0" w:firstLine="0" w:firstLineChars="0"/>
              <w:jc w:val="center"/>
              <w:rPr>
                <w:del w:id="12921" w:author="xh" w:date="2026-10-19T11:49:14+08:00"/>
              </w:rPr>
            </w:pPr>
            <w:del w:id="12922"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3598E9FA">
            <w:pPr>
              <w:keepNext/>
              <w:spacing w:before="20" w:after="20" w:line="260" w:lineRule="exact"/>
              <w:ind w:left="0" w:leftChars="0" w:right="0" w:rightChars="0" w:firstLine="0" w:firstLineChars="0"/>
              <w:jc w:val="center"/>
              <w:rPr>
                <w:del w:id="12923" w:author="xh" w:date="2026-10-19T11:49:14+08:00"/>
              </w:rPr>
            </w:pPr>
            <w:del w:id="12924" w:author="xh" w:date="2026-10-19T11:49:14+08:00">
              <w:r>
                <w:rPr>
                  <w:rFonts w:ascii="Times New Roman" w:hAnsi="Times New Roman" w:eastAsia="宋体"/>
                  <w:b w:val="0"/>
                  <w:sz w:val="18"/>
                </w:rPr>
                <w:delText>39.87</w:delText>
              </w:r>
            </w:del>
          </w:p>
        </w:tc>
      </w:tr>
      <w:tr w14:paraId="0B6547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2841" w:author="xh" w:date="2026-10-19T11:49:14+08:00"/>
        </w:trPr>
        <w:tc>
          <w:tcPr>
            <w:tcW w:w="1039" w:type="dxa"/>
            <w:tcMar>
              <w:left w:w="70" w:type="dxa"/>
              <w:right w:w="70" w:type="dxa"/>
            </w:tcMar>
            <w:vAlign w:val="center"/>
          </w:tcPr>
          <w:p w14:paraId="2B32C1DC">
            <w:pPr>
              <w:keepNext/>
              <w:spacing w:before="20" w:after="20" w:line="260" w:lineRule="exact"/>
              <w:ind w:left="0" w:leftChars="0" w:right="0" w:rightChars="0" w:firstLine="0" w:firstLineChars="0"/>
              <w:jc w:val="center"/>
              <w:rPr>
                <w:del w:id="12925" w:author="xh" w:date="2026-10-19T11:49:14+08:00"/>
              </w:rPr>
            </w:pPr>
            <w:del w:id="12926" w:author="xh" w:date="2026-10-19T11:49:14+08:00">
              <w:r>
                <w:rPr>
                  <w:rFonts w:ascii="Times New Roman" w:hAnsi="Times New Roman" w:eastAsia="宋体"/>
                  <w:b w:val="0"/>
                  <w:sz w:val="18"/>
                </w:rPr>
                <w:delText>弹性</w:delText>
              </w:r>
            </w:del>
          </w:p>
        </w:tc>
        <w:tc>
          <w:tcPr>
            <w:tcW w:w="1039" w:type="dxa"/>
            <w:tcMar>
              <w:left w:w="70" w:type="dxa"/>
              <w:right w:w="70" w:type="dxa"/>
            </w:tcMar>
            <w:vAlign w:val="center"/>
          </w:tcPr>
          <w:p w14:paraId="23B11FE4">
            <w:pPr>
              <w:keepNext/>
              <w:spacing w:before="20" w:after="20" w:line="260" w:lineRule="exact"/>
              <w:ind w:left="0" w:leftChars="0" w:right="0" w:rightChars="0" w:firstLine="0" w:firstLineChars="0"/>
              <w:jc w:val="center"/>
              <w:rPr>
                <w:del w:id="12927" w:author="xh" w:date="2026-10-19T11:49:14+08:00"/>
              </w:rPr>
            </w:pPr>
            <w:del w:id="12928" w:author="xh" w:date="2026-10-19T11:49:14+08:00">
              <w:r>
                <w:rPr>
                  <w:rFonts w:ascii="Times New Roman" w:hAnsi="Times New Roman" w:eastAsia="宋体"/>
                  <w:b w:val="0"/>
                  <w:sz w:val="18"/>
                </w:rPr>
                <w:delText>2022</w:delText>
              </w:r>
            </w:del>
          </w:p>
        </w:tc>
        <w:tc>
          <w:tcPr>
            <w:tcW w:w="1039" w:type="dxa"/>
            <w:tcMar>
              <w:left w:w="70" w:type="dxa"/>
              <w:right w:w="70" w:type="dxa"/>
            </w:tcMar>
            <w:vAlign w:val="center"/>
          </w:tcPr>
          <w:p w14:paraId="12527D3C">
            <w:pPr>
              <w:keepNext/>
              <w:spacing w:before="20" w:after="20" w:line="260" w:lineRule="exact"/>
              <w:ind w:left="0" w:leftChars="0" w:right="0" w:rightChars="0" w:firstLine="0" w:firstLineChars="0"/>
              <w:jc w:val="center"/>
              <w:rPr>
                <w:del w:id="12929" w:author="xh" w:date="2026-10-19T11:49:14+08:00"/>
              </w:rPr>
            </w:pPr>
            <w:del w:id="12930" w:author="xh" w:date="2026-10-19T11:49:14+08:00">
              <w:r>
                <w:rPr>
                  <w:rFonts w:ascii="Times New Roman" w:hAnsi="Times New Roman" w:eastAsia="宋体"/>
                  <w:b w:val="0"/>
                  <w:sz w:val="18"/>
                </w:rPr>
                <w:delText>50+50</w:delText>
              </w:r>
            </w:del>
          </w:p>
        </w:tc>
        <w:tc>
          <w:tcPr>
            <w:tcW w:w="1039" w:type="dxa"/>
            <w:tcMar>
              <w:left w:w="70" w:type="dxa"/>
              <w:right w:w="70" w:type="dxa"/>
            </w:tcMar>
            <w:vAlign w:val="center"/>
          </w:tcPr>
          <w:p w14:paraId="10CF1816">
            <w:pPr>
              <w:keepNext/>
              <w:spacing w:before="20" w:after="20" w:line="260" w:lineRule="exact"/>
              <w:ind w:left="0" w:leftChars="0" w:right="0" w:rightChars="0" w:firstLine="0" w:firstLineChars="0"/>
              <w:jc w:val="center"/>
              <w:rPr>
                <w:del w:id="12931" w:author="xh" w:date="2026-10-19T11:49:14+08:00"/>
              </w:rPr>
            </w:pPr>
            <w:del w:id="12932" w:author="xh" w:date="2026-10-19T11:49:14+08:00">
              <w:r>
                <w:rPr>
                  <w:rFonts w:ascii="Times New Roman" w:hAnsi="Times New Roman" w:eastAsia="宋体"/>
                  <w:b w:val="0"/>
                  <w:sz w:val="18"/>
                </w:rPr>
                <w:delText>100.00</w:delText>
              </w:r>
            </w:del>
          </w:p>
        </w:tc>
        <w:tc>
          <w:tcPr>
            <w:tcW w:w="1039" w:type="dxa"/>
            <w:tcMar>
              <w:left w:w="70" w:type="dxa"/>
              <w:right w:w="70" w:type="dxa"/>
            </w:tcMar>
            <w:vAlign w:val="center"/>
          </w:tcPr>
          <w:p w14:paraId="2EC321C2">
            <w:pPr>
              <w:keepNext/>
              <w:spacing w:before="20" w:after="20" w:line="260" w:lineRule="exact"/>
              <w:ind w:left="0" w:leftChars="0" w:right="0" w:rightChars="0" w:firstLine="0" w:firstLineChars="0"/>
              <w:jc w:val="center"/>
              <w:rPr>
                <w:del w:id="12933" w:author="xh" w:date="2026-10-19T11:49:14+08:00"/>
              </w:rPr>
            </w:pPr>
            <w:del w:id="12934"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3CB61737">
            <w:pPr>
              <w:keepNext/>
              <w:spacing w:before="20" w:after="20" w:line="260" w:lineRule="exact"/>
              <w:ind w:left="0" w:leftChars="0" w:right="0" w:rightChars="0" w:firstLine="0" w:firstLineChars="0"/>
              <w:jc w:val="center"/>
              <w:rPr>
                <w:del w:id="12935" w:author="xh" w:date="2026-10-19T11:49:14+08:00"/>
              </w:rPr>
            </w:pPr>
            <w:del w:id="12936"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5D433DB4">
            <w:pPr>
              <w:keepNext/>
              <w:spacing w:before="20" w:after="20" w:line="260" w:lineRule="exact"/>
              <w:ind w:left="0" w:leftChars="0" w:right="0" w:rightChars="0" w:firstLine="0" w:firstLineChars="0"/>
              <w:jc w:val="center"/>
              <w:rPr>
                <w:del w:id="12937" w:author="xh" w:date="2026-10-19T11:49:14+08:00"/>
              </w:rPr>
            </w:pPr>
            <w:del w:id="12938"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6AFC2EDD">
            <w:pPr>
              <w:keepNext/>
              <w:spacing w:before="20" w:after="20" w:line="260" w:lineRule="exact"/>
              <w:ind w:left="0" w:leftChars="0" w:right="0" w:rightChars="0" w:firstLine="0" w:firstLineChars="0"/>
              <w:jc w:val="center"/>
              <w:rPr>
                <w:del w:id="12939" w:author="xh" w:date="2026-10-19T11:49:14+08:00"/>
              </w:rPr>
            </w:pPr>
            <w:del w:id="12940" w:author="xh" w:date="2026-10-19T11:49:14+08:00">
              <w:r>
                <w:rPr>
                  <w:rFonts w:ascii="Times New Roman" w:hAnsi="Times New Roman" w:eastAsia="宋体"/>
                  <w:b w:val="0"/>
                  <w:sz w:val="18"/>
                </w:rPr>
                <w:delText>34.39</w:delText>
              </w:r>
            </w:del>
          </w:p>
        </w:tc>
      </w:tr>
      <w:tr w14:paraId="3DDD61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2842" w:author="xh" w:date="2026-10-19T11:49:14+08:00"/>
        </w:trPr>
        <w:tc>
          <w:tcPr>
            <w:tcW w:w="1039" w:type="dxa"/>
            <w:tcMar>
              <w:left w:w="70" w:type="dxa"/>
              <w:right w:w="70" w:type="dxa"/>
            </w:tcMar>
            <w:vAlign w:val="center"/>
          </w:tcPr>
          <w:p w14:paraId="302D3626">
            <w:pPr>
              <w:keepNext/>
              <w:spacing w:before="20" w:after="20" w:line="260" w:lineRule="exact"/>
              <w:ind w:left="0" w:leftChars="0" w:right="0" w:rightChars="0" w:firstLine="0" w:firstLineChars="0"/>
              <w:jc w:val="center"/>
              <w:rPr>
                <w:del w:id="12941" w:author="xh" w:date="2026-10-19T11:49:14+08:00"/>
              </w:rPr>
            </w:pPr>
            <w:del w:id="12942" w:author="xh" w:date="2026-10-19T11:49:14+08:00">
              <w:r>
                <w:rPr>
                  <w:rFonts w:ascii="Times New Roman" w:hAnsi="Times New Roman" w:eastAsia="宋体"/>
                  <w:b w:val="0"/>
                  <w:sz w:val="18"/>
                </w:rPr>
                <w:delText>弹性</w:delText>
              </w:r>
            </w:del>
          </w:p>
        </w:tc>
        <w:tc>
          <w:tcPr>
            <w:tcW w:w="1039" w:type="dxa"/>
            <w:tcMar>
              <w:left w:w="70" w:type="dxa"/>
              <w:right w:w="70" w:type="dxa"/>
            </w:tcMar>
            <w:vAlign w:val="center"/>
          </w:tcPr>
          <w:p w14:paraId="2FE9E4C1">
            <w:pPr>
              <w:keepNext/>
              <w:spacing w:before="20" w:after="20" w:line="260" w:lineRule="exact"/>
              <w:ind w:left="0" w:leftChars="0" w:right="0" w:rightChars="0" w:firstLine="0" w:firstLineChars="0"/>
              <w:jc w:val="center"/>
              <w:rPr>
                <w:del w:id="12943" w:author="xh" w:date="2026-10-19T11:49:14+08:00"/>
              </w:rPr>
            </w:pPr>
            <w:del w:id="12944" w:author="xh" w:date="2026-10-19T11:49:14+08:00">
              <w:r>
                <w:rPr>
                  <w:rFonts w:ascii="Times New Roman" w:hAnsi="Times New Roman" w:eastAsia="宋体"/>
                  <w:b w:val="0"/>
                  <w:sz w:val="18"/>
                </w:rPr>
                <w:delText>2023</w:delText>
              </w:r>
            </w:del>
          </w:p>
        </w:tc>
        <w:tc>
          <w:tcPr>
            <w:tcW w:w="1039" w:type="dxa"/>
            <w:tcMar>
              <w:left w:w="70" w:type="dxa"/>
              <w:right w:w="70" w:type="dxa"/>
            </w:tcMar>
            <w:vAlign w:val="center"/>
          </w:tcPr>
          <w:p w14:paraId="750D7E4F">
            <w:pPr>
              <w:keepNext/>
              <w:spacing w:before="20" w:after="20" w:line="260" w:lineRule="exact"/>
              <w:ind w:left="0" w:leftChars="0" w:right="0" w:rightChars="0" w:firstLine="0" w:firstLineChars="0"/>
              <w:jc w:val="center"/>
              <w:rPr>
                <w:del w:id="12945" w:author="xh" w:date="2026-10-19T11:49:14+08:00"/>
              </w:rPr>
            </w:pPr>
            <w:del w:id="12946" w:author="xh" w:date="2026-10-19T11:49:14+08:00">
              <w:r>
                <w:rPr>
                  <w:rFonts w:ascii="Times New Roman" w:hAnsi="Times New Roman" w:eastAsia="宋体"/>
                  <w:b w:val="0"/>
                  <w:sz w:val="18"/>
                </w:rPr>
                <w:delText>50+50</w:delText>
              </w:r>
            </w:del>
          </w:p>
        </w:tc>
        <w:tc>
          <w:tcPr>
            <w:tcW w:w="1039" w:type="dxa"/>
            <w:tcMar>
              <w:left w:w="70" w:type="dxa"/>
              <w:right w:w="70" w:type="dxa"/>
            </w:tcMar>
            <w:vAlign w:val="center"/>
          </w:tcPr>
          <w:p w14:paraId="332EF996">
            <w:pPr>
              <w:keepNext/>
              <w:spacing w:before="20" w:after="20" w:line="260" w:lineRule="exact"/>
              <w:ind w:left="0" w:leftChars="0" w:right="0" w:rightChars="0" w:firstLine="0" w:firstLineChars="0"/>
              <w:jc w:val="center"/>
              <w:rPr>
                <w:del w:id="12947" w:author="xh" w:date="2026-10-19T11:49:14+08:00"/>
              </w:rPr>
            </w:pPr>
            <w:del w:id="12948" w:author="xh" w:date="2026-10-19T11:49:14+08:00">
              <w:r>
                <w:rPr>
                  <w:rFonts w:ascii="Times New Roman" w:hAnsi="Times New Roman" w:eastAsia="宋体"/>
                  <w:b w:val="0"/>
                  <w:sz w:val="18"/>
                </w:rPr>
                <w:delText>100.00</w:delText>
              </w:r>
            </w:del>
          </w:p>
        </w:tc>
        <w:tc>
          <w:tcPr>
            <w:tcW w:w="1039" w:type="dxa"/>
            <w:tcMar>
              <w:left w:w="70" w:type="dxa"/>
              <w:right w:w="70" w:type="dxa"/>
            </w:tcMar>
            <w:vAlign w:val="center"/>
          </w:tcPr>
          <w:p w14:paraId="074B16DC">
            <w:pPr>
              <w:keepNext/>
              <w:spacing w:before="20" w:after="20" w:line="260" w:lineRule="exact"/>
              <w:ind w:left="0" w:leftChars="0" w:right="0" w:rightChars="0" w:firstLine="0" w:firstLineChars="0"/>
              <w:jc w:val="center"/>
              <w:rPr>
                <w:del w:id="12949" w:author="xh" w:date="2026-10-19T11:49:14+08:00"/>
              </w:rPr>
            </w:pPr>
            <w:del w:id="12950"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2BE67D32">
            <w:pPr>
              <w:keepNext/>
              <w:spacing w:before="20" w:after="20" w:line="260" w:lineRule="exact"/>
              <w:ind w:left="0" w:leftChars="0" w:right="0" w:rightChars="0" w:firstLine="0" w:firstLineChars="0"/>
              <w:jc w:val="center"/>
              <w:rPr>
                <w:del w:id="12951" w:author="xh" w:date="2026-10-19T11:49:14+08:00"/>
              </w:rPr>
            </w:pPr>
            <w:del w:id="12952"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0A0B69B0">
            <w:pPr>
              <w:keepNext/>
              <w:spacing w:before="20" w:after="20" w:line="260" w:lineRule="exact"/>
              <w:ind w:left="0" w:leftChars="0" w:right="0" w:rightChars="0" w:firstLine="0" w:firstLineChars="0"/>
              <w:jc w:val="center"/>
              <w:rPr>
                <w:del w:id="12953" w:author="xh" w:date="2026-10-19T11:49:14+08:00"/>
              </w:rPr>
            </w:pPr>
            <w:del w:id="12954"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4BF4E85D">
            <w:pPr>
              <w:keepNext/>
              <w:spacing w:before="20" w:after="20" w:line="260" w:lineRule="exact"/>
              <w:ind w:left="0" w:leftChars="0" w:right="0" w:rightChars="0" w:firstLine="0" w:firstLineChars="0"/>
              <w:jc w:val="center"/>
              <w:rPr>
                <w:del w:id="12955" w:author="xh" w:date="2026-10-19T11:49:14+08:00"/>
              </w:rPr>
            </w:pPr>
            <w:del w:id="12956" w:author="xh" w:date="2026-10-19T11:49:14+08:00">
              <w:r>
                <w:rPr>
                  <w:rFonts w:ascii="Times New Roman" w:hAnsi="Times New Roman" w:eastAsia="宋体"/>
                  <w:b w:val="0"/>
                  <w:sz w:val="18"/>
                </w:rPr>
                <w:delText>31.73</w:delText>
              </w:r>
            </w:del>
          </w:p>
        </w:tc>
      </w:tr>
      <w:tr w14:paraId="4B0D52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2843" w:author="xh" w:date="2026-10-19T11:49:14+08:00"/>
        </w:trPr>
        <w:tc>
          <w:tcPr>
            <w:tcW w:w="1039" w:type="dxa"/>
            <w:tcMar>
              <w:left w:w="70" w:type="dxa"/>
              <w:right w:w="70" w:type="dxa"/>
            </w:tcMar>
            <w:vAlign w:val="center"/>
          </w:tcPr>
          <w:p w14:paraId="59CE5010">
            <w:pPr>
              <w:keepNext/>
              <w:spacing w:before="20" w:after="20" w:line="260" w:lineRule="exact"/>
              <w:ind w:left="0" w:leftChars="0" w:right="0" w:rightChars="0" w:firstLine="0" w:firstLineChars="0"/>
              <w:jc w:val="center"/>
              <w:rPr>
                <w:del w:id="12957" w:author="xh" w:date="2026-10-19T11:49:14+08:00"/>
              </w:rPr>
            </w:pPr>
            <w:del w:id="12958" w:author="xh" w:date="2026-10-19T11:49:14+08:00">
              <w:r>
                <w:rPr>
                  <w:rFonts w:ascii="Times New Roman" w:hAnsi="Times New Roman" w:eastAsia="宋体"/>
                  <w:b w:val="0"/>
                  <w:sz w:val="18"/>
                </w:rPr>
                <w:delText>弹性</w:delText>
              </w:r>
            </w:del>
          </w:p>
        </w:tc>
        <w:tc>
          <w:tcPr>
            <w:tcW w:w="1039" w:type="dxa"/>
            <w:tcMar>
              <w:left w:w="70" w:type="dxa"/>
              <w:right w:w="70" w:type="dxa"/>
            </w:tcMar>
            <w:vAlign w:val="center"/>
          </w:tcPr>
          <w:p w14:paraId="170A0925">
            <w:pPr>
              <w:keepNext/>
              <w:spacing w:before="20" w:after="20" w:line="260" w:lineRule="exact"/>
              <w:ind w:left="0" w:leftChars="0" w:right="0" w:rightChars="0" w:firstLine="0" w:firstLineChars="0"/>
              <w:jc w:val="center"/>
              <w:rPr>
                <w:del w:id="12959" w:author="xh" w:date="2026-10-19T11:49:14+08:00"/>
              </w:rPr>
            </w:pPr>
            <w:del w:id="12960" w:author="xh" w:date="2026-10-19T11:49:14+08:00">
              <w:r>
                <w:rPr>
                  <w:rFonts w:ascii="Times New Roman" w:hAnsi="Times New Roman" w:eastAsia="宋体"/>
                  <w:b w:val="0"/>
                  <w:sz w:val="18"/>
                </w:rPr>
                <w:delText>2024</w:delText>
              </w:r>
            </w:del>
          </w:p>
        </w:tc>
        <w:tc>
          <w:tcPr>
            <w:tcW w:w="1039" w:type="dxa"/>
            <w:tcMar>
              <w:left w:w="70" w:type="dxa"/>
              <w:right w:w="70" w:type="dxa"/>
            </w:tcMar>
            <w:vAlign w:val="center"/>
          </w:tcPr>
          <w:p w14:paraId="3E8CB0C1">
            <w:pPr>
              <w:keepNext/>
              <w:spacing w:before="20" w:after="20" w:line="260" w:lineRule="exact"/>
              <w:ind w:left="0" w:leftChars="0" w:right="0" w:rightChars="0" w:firstLine="0" w:firstLineChars="0"/>
              <w:jc w:val="center"/>
              <w:rPr>
                <w:del w:id="12961" w:author="xh" w:date="2026-10-19T11:49:14+08:00"/>
              </w:rPr>
            </w:pPr>
            <w:del w:id="12962" w:author="xh" w:date="2026-10-19T11:49:14+08:00">
              <w:r>
                <w:rPr>
                  <w:rFonts w:ascii="Times New Roman" w:hAnsi="Times New Roman" w:eastAsia="宋体"/>
                  <w:b w:val="0"/>
                  <w:sz w:val="18"/>
                </w:rPr>
                <w:delText>50+50</w:delText>
              </w:r>
            </w:del>
          </w:p>
        </w:tc>
        <w:tc>
          <w:tcPr>
            <w:tcW w:w="1039" w:type="dxa"/>
            <w:tcMar>
              <w:left w:w="70" w:type="dxa"/>
              <w:right w:w="70" w:type="dxa"/>
            </w:tcMar>
            <w:vAlign w:val="center"/>
          </w:tcPr>
          <w:p w14:paraId="5534927C">
            <w:pPr>
              <w:keepNext/>
              <w:spacing w:before="20" w:after="20" w:line="260" w:lineRule="exact"/>
              <w:ind w:left="0" w:leftChars="0" w:right="0" w:rightChars="0" w:firstLine="0" w:firstLineChars="0"/>
              <w:jc w:val="center"/>
              <w:rPr>
                <w:del w:id="12963" w:author="xh" w:date="2026-10-19T11:49:14+08:00"/>
              </w:rPr>
            </w:pPr>
            <w:del w:id="12964" w:author="xh" w:date="2026-10-19T11:49:14+08:00">
              <w:r>
                <w:rPr>
                  <w:rFonts w:ascii="Times New Roman" w:hAnsi="Times New Roman" w:eastAsia="宋体"/>
                  <w:b w:val="0"/>
                  <w:sz w:val="18"/>
                </w:rPr>
                <w:delText>100.00</w:delText>
              </w:r>
            </w:del>
          </w:p>
        </w:tc>
        <w:tc>
          <w:tcPr>
            <w:tcW w:w="1039" w:type="dxa"/>
            <w:tcMar>
              <w:left w:w="70" w:type="dxa"/>
              <w:right w:w="70" w:type="dxa"/>
            </w:tcMar>
            <w:vAlign w:val="center"/>
          </w:tcPr>
          <w:p w14:paraId="107D1866">
            <w:pPr>
              <w:keepNext/>
              <w:spacing w:before="20" w:after="20" w:line="260" w:lineRule="exact"/>
              <w:ind w:left="0" w:leftChars="0" w:right="0" w:rightChars="0" w:firstLine="0" w:firstLineChars="0"/>
              <w:jc w:val="center"/>
              <w:rPr>
                <w:del w:id="12965" w:author="xh" w:date="2026-10-19T11:49:14+08:00"/>
              </w:rPr>
            </w:pPr>
            <w:del w:id="12966"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2940C34E">
            <w:pPr>
              <w:keepNext/>
              <w:spacing w:before="20" w:after="20" w:line="260" w:lineRule="exact"/>
              <w:ind w:left="0" w:leftChars="0" w:right="0" w:rightChars="0" w:firstLine="0" w:firstLineChars="0"/>
              <w:jc w:val="center"/>
              <w:rPr>
                <w:del w:id="12967" w:author="xh" w:date="2026-10-19T11:49:14+08:00"/>
              </w:rPr>
            </w:pPr>
            <w:del w:id="12968"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37764BCE">
            <w:pPr>
              <w:keepNext/>
              <w:spacing w:before="20" w:after="20" w:line="260" w:lineRule="exact"/>
              <w:ind w:left="0" w:leftChars="0" w:right="0" w:rightChars="0" w:firstLine="0" w:firstLineChars="0"/>
              <w:jc w:val="center"/>
              <w:rPr>
                <w:del w:id="12969" w:author="xh" w:date="2026-10-19T11:49:14+08:00"/>
              </w:rPr>
            </w:pPr>
            <w:del w:id="12970"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5E328519">
            <w:pPr>
              <w:keepNext/>
              <w:spacing w:before="20" w:after="20" w:line="260" w:lineRule="exact"/>
              <w:ind w:left="0" w:leftChars="0" w:right="0" w:rightChars="0" w:firstLine="0" w:firstLineChars="0"/>
              <w:jc w:val="center"/>
              <w:rPr>
                <w:del w:id="12971" w:author="xh" w:date="2026-10-19T11:49:14+08:00"/>
              </w:rPr>
            </w:pPr>
            <w:del w:id="12972" w:author="xh" w:date="2026-10-19T11:49:14+08:00">
              <w:r>
                <w:rPr>
                  <w:rFonts w:ascii="Times New Roman" w:hAnsi="Times New Roman" w:eastAsia="宋体"/>
                  <w:b w:val="0"/>
                  <w:sz w:val="18"/>
                </w:rPr>
                <w:delText>35.96</w:delText>
              </w:r>
            </w:del>
          </w:p>
        </w:tc>
      </w:tr>
      <w:tr w14:paraId="780BA2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2844" w:author="xh" w:date="2026-10-19T11:49:14+08:00"/>
        </w:trPr>
        <w:tc>
          <w:tcPr>
            <w:tcW w:w="1039" w:type="dxa"/>
            <w:tcMar>
              <w:left w:w="70" w:type="dxa"/>
              <w:right w:w="70" w:type="dxa"/>
            </w:tcMar>
            <w:vAlign w:val="center"/>
          </w:tcPr>
          <w:p w14:paraId="0E68D388">
            <w:pPr>
              <w:keepNext w:val="0"/>
              <w:spacing w:before="20" w:after="20" w:line="260" w:lineRule="exact"/>
              <w:ind w:left="0" w:leftChars="0" w:right="0" w:rightChars="0" w:firstLine="0" w:firstLineChars="0"/>
              <w:jc w:val="center"/>
              <w:rPr>
                <w:del w:id="12973" w:author="xh" w:date="2026-10-19T11:49:14+08:00"/>
              </w:rPr>
            </w:pPr>
            <w:del w:id="12974" w:author="xh" w:date="2026-10-19T11:49:14+08:00">
              <w:r>
                <w:rPr>
                  <w:rFonts w:ascii="Times New Roman" w:hAnsi="Times New Roman" w:eastAsia="宋体"/>
                  <w:b w:val="0"/>
                  <w:sz w:val="18"/>
                </w:rPr>
                <w:delText>弹性</w:delText>
              </w:r>
            </w:del>
          </w:p>
        </w:tc>
        <w:tc>
          <w:tcPr>
            <w:tcW w:w="1039" w:type="dxa"/>
            <w:tcMar>
              <w:left w:w="70" w:type="dxa"/>
              <w:right w:w="70" w:type="dxa"/>
            </w:tcMar>
            <w:vAlign w:val="center"/>
          </w:tcPr>
          <w:p w14:paraId="6D422F24">
            <w:pPr>
              <w:keepNext w:val="0"/>
              <w:spacing w:before="20" w:after="20" w:line="260" w:lineRule="exact"/>
              <w:ind w:left="0" w:leftChars="0" w:right="0" w:rightChars="0" w:firstLine="0" w:firstLineChars="0"/>
              <w:jc w:val="center"/>
              <w:rPr>
                <w:del w:id="12975" w:author="xh" w:date="2026-10-19T11:49:14+08:00"/>
              </w:rPr>
            </w:pPr>
            <w:del w:id="12976" w:author="xh" w:date="2026-10-19T11:49:14+08:00">
              <w:r>
                <w:rPr>
                  <w:rFonts w:ascii="Times New Roman" w:hAnsi="Times New Roman" w:eastAsia="宋体"/>
                  <w:b w:val="0"/>
                  <w:sz w:val="18"/>
                </w:rPr>
                <w:delText>2025</w:delText>
              </w:r>
            </w:del>
          </w:p>
        </w:tc>
        <w:tc>
          <w:tcPr>
            <w:tcW w:w="1039" w:type="dxa"/>
            <w:tcMar>
              <w:left w:w="70" w:type="dxa"/>
              <w:right w:w="70" w:type="dxa"/>
            </w:tcMar>
            <w:vAlign w:val="center"/>
          </w:tcPr>
          <w:p w14:paraId="1825F0AB">
            <w:pPr>
              <w:keepNext w:val="0"/>
              <w:spacing w:before="20" w:after="20" w:line="260" w:lineRule="exact"/>
              <w:ind w:left="0" w:leftChars="0" w:right="0" w:rightChars="0" w:firstLine="0" w:firstLineChars="0"/>
              <w:jc w:val="center"/>
              <w:rPr>
                <w:del w:id="12977" w:author="xh" w:date="2026-10-19T11:49:14+08:00"/>
              </w:rPr>
            </w:pPr>
            <w:del w:id="12978" w:author="xh" w:date="2026-10-19T11:49:14+08:00">
              <w:r>
                <w:rPr>
                  <w:rFonts w:ascii="Times New Roman" w:hAnsi="Times New Roman" w:eastAsia="宋体"/>
                  <w:b w:val="0"/>
                  <w:sz w:val="18"/>
                </w:rPr>
                <w:delText>50+50</w:delText>
              </w:r>
            </w:del>
          </w:p>
        </w:tc>
        <w:tc>
          <w:tcPr>
            <w:tcW w:w="1039" w:type="dxa"/>
            <w:tcMar>
              <w:left w:w="70" w:type="dxa"/>
              <w:right w:w="70" w:type="dxa"/>
            </w:tcMar>
            <w:vAlign w:val="center"/>
          </w:tcPr>
          <w:p w14:paraId="33A278FC">
            <w:pPr>
              <w:keepNext w:val="0"/>
              <w:spacing w:before="20" w:after="20" w:line="260" w:lineRule="exact"/>
              <w:ind w:left="0" w:leftChars="0" w:right="0" w:rightChars="0" w:firstLine="0" w:firstLineChars="0"/>
              <w:jc w:val="center"/>
              <w:rPr>
                <w:del w:id="12979" w:author="xh" w:date="2026-10-19T11:49:14+08:00"/>
              </w:rPr>
            </w:pPr>
            <w:del w:id="12980" w:author="xh" w:date="2026-10-19T11:49:14+08:00">
              <w:r>
                <w:rPr>
                  <w:rFonts w:ascii="Times New Roman" w:hAnsi="Times New Roman" w:eastAsia="宋体"/>
                  <w:b w:val="0"/>
                  <w:sz w:val="18"/>
                </w:rPr>
                <w:delText>100.00</w:delText>
              </w:r>
            </w:del>
          </w:p>
        </w:tc>
        <w:tc>
          <w:tcPr>
            <w:tcW w:w="1039" w:type="dxa"/>
            <w:tcMar>
              <w:left w:w="70" w:type="dxa"/>
              <w:right w:w="70" w:type="dxa"/>
            </w:tcMar>
            <w:vAlign w:val="center"/>
          </w:tcPr>
          <w:p w14:paraId="441BEF2B">
            <w:pPr>
              <w:keepNext w:val="0"/>
              <w:spacing w:before="20" w:after="20" w:line="260" w:lineRule="exact"/>
              <w:ind w:left="0" w:leftChars="0" w:right="0" w:rightChars="0" w:firstLine="0" w:firstLineChars="0"/>
              <w:jc w:val="center"/>
              <w:rPr>
                <w:del w:id="12981" w:author="xh" w:date="2026-10-19T11:49:14+08:00"/>
              </w:rPr>
            </w:pPr>
            <w:del w:id="12982"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606A7659">
            <w:pPr>
              <w:keepNext w:val="0"/>
              <w:spacing w:before="20" w:after="20" w:line="260" w:lineRule="exact"/>
              <w:ind w:left="0" w:leftChars="0" w:right="0" w:rightChars="0" w:firstLine="0" w:firstLineChars="0"/>
              <w:jc w:val="center"/>
              <w:rPr>
                <w:del w:id="12983" w:author="xh" w:date="2026-10-19T11:49:14+08:00"/>
              </w:rPr>
            </w:pPr>
            <w:del w:id="12984"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06851BDC">
            <w:pPr>
              <w:keepNext w:val="0"/>
              <w:spacing w:before="20" w:after="20" w:line="260" w:lineRule="exact"/>
              <w:ind w:left="0" w:leftChars="0" w:right="0" w:rightChars="0" w:firstLine="0" w:firstLineChars="0"/>
              <w:jc w:val="center"/>
              <w:rPr>
                <w:del w:id="12985" w:author="xh" w:date="2026-10-19T11:49:14+08:00"/>
              </w:rPr>
            </w:pPr>
            <w:del w:id="12986" w:author="xh" w:date="2026-10-19T11:49:14+08:00">
              <w:r>
                <w:rPr>
                  <w:rFonts w:ascii="Times New Roman" w:hAnsi="Times New Roman" w:eastAsia="宋体"/>
                  <w:b w:val="0"/>
                  <w:sz w:val="18"/>
                </w:rPr>
                <w:delText>0.00</w:delText>
              </w:r>
            </w:del>
          </w:p>
        </w:tc>
        <w:tc>
          <w:tcPr>
            <w:tcW w:w="1039" w:type="dxa"/>
            <w:tcMar>
              <w:left w:w="70" w:type="dxa"/>
              <w:right w:w="70" w:type="dxa"/>
            </w:tcMar>
            <w:vAlign w:val="center"/>
          </w:tcPr>
          <w:p w14:paraId="4319413A">
            <w:pPr>
              <w:keepNext w:val="0"/>
              <w:spacing w:before="20" w:after="20" w:line="260" w:lineRule="exact"/>
              <w:ind w:left="0" w:leftChars="0" w:right="0" w:rightChars="0" w:firstLine="0" w:firstLineChars="0"/>
              <w:jc w:val="center"/>
              <w:rPr>
                <w:del w:id="12987" w:author="xh" w:date="2026-10-19T11:49:14+08:00"/>
              </w:rPr>
            </w:pPr>
            <w:del w:id="12988" w:author="xh" w:date="2026-10-19T11:49:14+08:00">
              <w:r>
                <w:rPr>
                  <w:rFonts w:ascii="Times New Roman" w:hAnsi="Times New Roman" w:eastAsia="宋体"/>
                  <w:b w:val="0"/>
                  <w:sz w:val="18"/>
                </w:rPr>
                <w:delText>39.87</w:delText>
              </w:r>
            </w:del>
          </w:p>
        </w:tc>
      </w:tr>
      <w:tr>
        <w:trPr>
          <w:cantSplit/>
          <w:tblHeader/>
          <w:ins w:id="12989" w:author="xh" w:date="2026-10-19T11:49:1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2998" w:author="xh" w:date="2026-10-19T11:49:14+08:00"/>
              </w:rPr>
            </w:pPr>
            <w:ins w:id="12999" w:author="xh" w:date="2026-10-19T11:49:14+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00" w:author="xh" w:date="2026-10-19T11:49:14+08:00"/>
              </w:rPr>
            </w:pPr>
            <w:ins w:id="13001" w:author="xh" w:date="2026-10-19T11:49:14+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02" w:author="xh" w:date="2026-10-19T11:49:14+08:00"/>
              </w:rPr>
            </w:pPr>
            <w:ins w:id="13003" w:author="xh" w:date="2026-10-19T11:49:14+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04" w:author="xh" w:date="2026-10-19T11:49:14+08:00"/>
              </w:rPr>
            </w:pPr>
            <w:ins w:id="13005" w:author="xh" w:date="2026-10-19T11:49:14+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06" w:author="xh" w:date="2026-10-19T11:49:14+08:00"/>
              </w:rPr>
            </w:pPr>
            <w:ins w:id="13007" w:author="xh" w:date="2026-10-19T11:49:14+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08" w:author="xh" w:date="2026-10-19T11:49:14+08:00"/>
              </w:rPr>
            </w:pPr>
            <w:ins w:id="13009" w:author="xh" w:date="2026-10-19T11:49:14+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10" w:author="xh" w:date="2026-10-19T11:49:14+08:00"/>
              </w:rPr>
            </w:pPr>
            <w:ins w:id="13011" w:author="xh" w:date="2026-10-19T11:49:14+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12" w:author="xh" w:date="2026-10-19T11:49:14+08:00"/>
              </w:rPr>
            </w:pPr>
            <w:ins w:id="13013" w:author="xh" w:date="2026-10-19T11:49:14+08:00">
              <w:r>
                <w:rPr>
                  <w:rFonts w:ascii="Times New Roman" w:hAnsi="Times New Roman" w:eastAsia="宋体"/>
                  <w:b/>
                  <w:sz w:val="18"/>
                </w:rPr>
                <w:t>转接后净负荷/MW</w:t>
              </w:r>
            </w:ins>
          </w:p>
        </w:tc>
      </w:tr>
      <w:tr>
        <w:trPr>
          <w:cantSplit/>
          <w:ins w:id="12990" w:author="xh" w:date="2026-10-19T11:49:1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14" w:author="xh" w:date="2026-10-19T11:49:14+08:00"/>
              </w:rPr>
            </w:pPr>
            <w:ins w:id="13015" w:author="xh" w:date="2026-10-19T11:49:14+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16" w:author="xh" w:date="2026-10-19T11:49:14+08:00"/>
              </w:rPr>
            </w:pPr>
            <w:ins w:id="13017" w:author="xh" w:date="2026-10-19T11:49:14+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18" w:author="xh" w:date="2026-10-19T11:49:14+08:00"/>
              </w:rPr>
            </w:pPr>
            <w:ins w:id="13019" w:author="xh" w:date="2026-10-19T11:49:14+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20" w:author="xh" w:date="2026-10-19T11:49:14+08:00"/>
              </w:rPr>
            </w:pPr>
            <w:ins w:id="13021" w:author="xh" w:date="2026-10-19T11:49:14+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22" w:author="xh" w:date="2026-10-19T11:49:14+08:00"/>
              </w:rPr>
            </w:pPr>
            <w:ins w:id="13023" w:author="xh" w:date="2026-10-19T11:49: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24" w:author="xh" w:date="2026-10-19T11:49:14+08:00"/>
              </w:rPr>
            </w:pPr>
            <w:ins w:id="13025" w:author="xh" w:date="2026-10-19T11:49:14+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26" w:author="xh" w:date="2026-10-19T11:49:14+08:00"/>
              </w:rPr>
            </w:pPr>
            <w:ins w:id="13027" w:author="xh" w:date="2026-10-19T11:49:14+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28" w:author="xh" w:date="2026-10-19T11:49:14+08:00"/>
              </w:rPr>
            </w:pPr>
            <w:ins w:id="13029" w:author="xh" w:date="2026-10-19T11:49:14+08:00">
              <w:r>
                <w:rPr>
                  <w:rFonts w:ascii="Times New Roman" w:hAnsi="Times New Roman" w:eastAsia="宋体"/>
                  <w:b w:val="0"/>
                  <w:sz w:val="18"/>
                </w:rPr>
                <w:t>—</w:t>
              </w:r>
            </w:ins>
          </w:p>
        </w:tc>
      </w:tr>
      <w:tr>
        <w:trPr>
          <w:cantSplit/>
          <w:ins w:id="12991" w:author="xh" w:date="2026-10-19T11:49:1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30" w:author="xh" w:date="2026-10-19T11:49:14+08:00"/>
              </w:rPr>
            </w:pPr>
            <w:ins w:id="13031" w:author="xh" w:date="2026-10-19T11:49:14+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32" w:author="xh" w:date="2026-10-19T11:49:14+08:00"/>
              </w:rPr>
            </w:pPr>
            <w:ins w:id="13033" w:author="xh" w:date="2026-10-19T11:49:14+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34" w:author="xh" w:date="2026-10-19T11:49:14+08:00"/>
              </w:rPr>
            </w:pPr>
            <w:ins w:id="13035" w:author="xh" w:date="2026-10-19T11:49:14+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36" w:author="xh" w:date="2026-10-19T11:49:14+08:00"/>
              </w:rPr>
            </w:pPr>
            <w:ins w:id="13037" w:author="xh" w:date="2026-10-19T11:49:14+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38" w:author="xh" w:date="2026-10-19T11:49:14+08:00"/>
              </w:rPr>
            </w:pPr>
            <w:ins w:id="13039" w:author="xh" w:date="2026-10-19T11:49: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40" w:author="xh" w:date="2026-10-19T11:49:14+08:00"/>
              </w:rPr>
            </w:pPr>
            <w:ins w:id="13041" w:author="xh" w:date="2026-10-19T11:49: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42" w:author="xh" w:date="2026-10-19T11:49:14+08:00"/>
              </w:rPr>
            </w:pPr>
            <w:ins w:id="13043" w:author="xh" w:date="2026-10-19T11:49: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44" w:author="xh" w:date="2026-10-19T11:49:14+08:00"/>
              </w:rPr>
            </w:pPr>
            <w:ins w:id="13045" w:author="xh" w:date="2026-10-19T11:49:14+08:00">
              <w:r>
                <w:rPr>
                  <w:rFonts w:ascii="Times New Roman" w:hAnsi="Times New Roman" w:eastAsia="宋体"/>
                  <w:b w:val="0"/>
                  <w:sz w:val="18"/>
                </w:rPr>
                <w:t>39.87</w:t>
              </w:r>
            </w:ins>
          </w:p>
        </w:tc>
      </w:tr>
      <w:tr>
        <w:trPr>
          <w:cantSplit/>
          <w:ins w:id="12992" w:author="xh" w:date="2026-10-19T11:49:1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46" w:author="xh" w:date="2026-10-19T11:49:14+08:00"/>
              </w:rPr>
            </w:pPr>
            <w:ins w:id="13047" w:author="xh" w:date="2026-10-19T11:49:14+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48" w:author="xh" w:date="2026-10-19T11:49:14+08:00"/>
              </w:rPr>
            </w:pPr>
            <w:ins w:id="13049" w:author="xh" w:date="2026-10-19T11:49:14+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50" w:author="xh" w:date="2026-10-19T11:49:14+08:00"/>
              </w:rPr>
            </w:pPr>
            <w:ins w:id="13051" w:author="xh" w:date="2026-10-19T11:49:14+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52" w:author="xh" w:date="2026-10-19T11:49:14+08:00"/>
              </w:rPr>
            </w:pPr>
            <w:ins w:id="13053" w:author="xh" w:date="2026-10-19T11:49:14+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54" w:author="xh" w:date="2026-10-19T11:49:14+08:00"/>
              </w:rPr>
            </w:pPr>
            <w:ins w:id="13055" w:author="xh" w:date="2026-10-19T11:49:14+08:00">
              <w:r>
                <w:rPr>
                  <w:rFonts w:ascii="Times New Roman" w:hAnsi="Times New Roman" w:eastAsia="宋体"/>
                  <w:b w:val="0"/>
                  <w:sz w:val="18"/>
                </w:rPr>
                <w:t>2.00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56" w:author="xh" w:date="2026-10-19T11:49:14+08:00"/>
              </w:rPr>
            </w:pPr>
            <w:ins w:id="13057" w:author="xh" w:date="2026-10-19T11:49: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58" w:author="xh" w:date="2026-10-19T11:49:14+08:00"/>
              </w:rPr>
            </w:pPr>
            <w:ins w:id="13059" w:author="xh" w:date="2026-10-19T11:49: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60" w:author="xh" w:date="2026-10-19T11:49:14+08:00"/>
              </w:rPr>
            </w:pPr>
            <w:ins w:id="13061" w:author="xh" w:date="2026-10-19T11:49:14+08:00">
              <w:r>
                <w:rPr>
                  <w:rFonts w:ascii="Times New Roman" w:hAnsi="Times New Roman" w:eastAsia="宋体"/>
                  <w:b w:val="0"/>
                  <w:sz w:val="18"/>
                </w:rPr>
                <w:t>48.84</w:t>
              </w:r>
            </w:ins>
          </w:p>
        </w:tc>
      </w:tr>
      <w:tr>
        <w:trPr>
          <w:cantSplit/>
          <w:ins w:id="12993" w:author="xh" w:date="2026-10-19T11:49:1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62" w:author="xh" w:date="2026-10-19T11:49:14+08:00"/>
              </w:rPr>
            </w:pPr>
            <w:ins w:id="13063" w:author="xh" w:date="2026-10-19T11:49:14+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64" w:author="xh" w:date="2026-10-19T11:49:14+08:00"/>
              </w:rPr>
            </w:pPr>
            <w:ins w:id="13065" w:author="xh" w:date="2026-10-19T11:49:14+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66" w:author="xh" w:date="2026-10-19T11:49:14+08:00"/>
              </w:rPr>
            </w:pPr>
            <w:ins w:id="13067" w:author="xh" w:date="2026-10-19T11:49:14+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68" w:author="xh" w:date="2026-10-19T11:49:14+08:00"/>
              </w:rPr>
            </w:pPr>
            <w:ins w:id="13069" w:author="xh" w:date="2026-10-19T11:49:14+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70" w:author="xh" w:date="2026-10-19T11:49:14+08:00"/>
              </w:rPr>
            </w:pPr>
            <w:ins w:id="13071" w:author="xh" w:date="2026-10-19T11:49:14+08:00">
              <w:r>
                <w:rPr>
                  <w:rFonts w:ascii="Times New Roman" w:hAnsi="Times New Roman" w:eastAsia="宋体"/>
                  <w:b w:val="0"/>
                  <w:sz w:val="18"/>
                </w:rPr>
                <w:t>44.80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72" w:author="xh" w:date="2026-10-19T11:49:14+08:00"/>
              </w:rPr>
            </w:pPr>
            <w:ins w:id="13073" w:author="xh" w:date="2026-10-19T11:49:14+08:00">
              <w:r>
                <w:rPr>
                  <w:rFonts w:ascii="Times New Roman" w:hAnsi="Times New Roman" w:eastAsia="宋体"/>
                  <w:b w:val="0"/>
                  <w:sz w:val="18"/>
                </w:rPr>
                <w:t>0.88</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74" w:author="xh" w:date="2026-10-19T11:49:14+08:00"/>
              </w:rPr>
            </w:pPr>
            <w:ins w:id="13075" w:author="xh" w:date="2026-10-19T11:49: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76" w:author="xh" w:date="2026-10-19T11:49:14+08:00"/>
              </w:rPr>
            </w:pPr>
            <w:ins w:id="13077" w:author="xh" w:date="2026-10-19T11:49:14+08:00">
              <w:r>
                <w:rPr>
                  <w:rFonts w:ascii="Times New Roman" w:hAnsi="Times New Roman" w:eastAsia="宋体"/>
                  <w:b w:val="0"/>
                  <w:sz w:val="18"/>
                </w:rPr>
                <w:t>57.88</w:t>
              </w:r>
            </w:ins>
          </w:p>
        </w:tc>
      </w:tr>
      <w:tr>
        <w:trPr>
          <w:cantSplit/>
          <w:ins w:id="12994" w:author="xh" w:date="2026-10-19T11:49:1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78" w:author="xh" w:date="2026-10-19T11:49:14+08:00"/>
              </w:rPr>
            </w:pPr>
            <w:ins w:id="13079" w:author="xh" w:date="2026-10-19T11:49:14+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80" w:author="xh" w:date="2026-10-19T11:49:14+08:00"/>
              </w:rPr>
            </w:pPr>
            <w:ins w:id="13081" w:author="xh" w:date="2026-10-19T11:49:14+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82" w:author="xh" w:date="2026-10-19T11:49:14+08:00"/>
              </w:rPr>
            </w:pPr>
            <w:ins w:id="13083" w:author="xh" w:date="2026-10-19T11:49:14+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84" w:author="xh" w:date="2026-10-19T11:49:14+08:00"/>
              </w:rPr>
            </w:pPr>
            <w:ins w:id="13085" w:author="xh" w:date="2026-10-19T11:49:14+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86" w:author="xh" w:date="2026-10-19T11:49:14+08:00"/>
              </w:rPr>
            </w:pPr>
            <w:ins w:id="13087" w:author="xh" w:date="2026-10-19T11:49: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88" w:author="xh" w:date="2026-10-19T11:49:14+08:00"/>
              </w:rPr>
            </w:pPr>
            <w:ins w:id="13089" w:author="xh" w:date="2026-10-19T11:49:14+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90" w:author="xh" w:date="2026-10-19T11:49:14+08:00"/>
              </w:rPr>
            </w:pPr>
            <w:ins w:id="13091" w:author="xh" w:date="2026-10-19T11:49:14+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92" w:author="xh" w:date="2026-10-19T11:49:14+08:00"/>
              </w:rPr>
            </w:pPr>
            <w:ins w:id="13093" w:author="xh" w:date="2026-10-19T11:49:14+08:00">
              <w:r>
                <w:rPr>
                  <w:rFonts w:ascii="Times New Roman" w:hAnsi="Times New Roman" w:eastAsia="宋体"/>
                  <w:b w:val="0"/>
                  <w:sz w:val="18"/>
                </w:rPr>
                <w:t>—</w:t>
              </w:r>
            </w:ins>
          </w:p>
        </w:tc>
      </w:tr>
      <w:tr>
        <w:trPr>
          <w:cantSplit/>
          <w:ins w:id="12995" w:author="xh" w:date="2026-10-19T11:49:1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94" w:author="xh" w:date="2026-10-19T11:49:14+08:00"/>
              </w:rPr>
            </w:pPr>
            <w:ins w:id="13095" w:author="xh" w:date="2026-10-19T11:49:14+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96" w:author="xh" w:date="2026-10-19T11:49:14+08:00"/>
              </w:rPr>
            </w:pPr>
            <w:ins w:id="13097" w:author="xh" w:date="2026-10-19T11:49:14+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098" w:author="xh" w:date="2026-10-19T11:49:14+08:00"/>
              </w:rPr>
            </w:pPr>
            <w:ins w:id="13099" w:author="xh" w:date="2026-10-19T11:49:14+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100" w:author="xh" w:date="2026-10-19T11:49:14+08:00"/>
              </w:rPr>
            </w:pPr>
            <w:ins w:id="13101" w:author="xh" w:date="2026-10-19T11:49:14+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102" w:author="xh" w:date="2026-10-19T11:49:14+08:00"/>
              </w:rPr>
            </w:pPr>
            <w:ins w:id="13103" w:author="xh" w:date="2026-10-19T11:49: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104" w:author="xh" w:date="2026-10-19T11:49:14+08:00"/>
              </w:rPr>
            </w:pPr>
            <w:ins w:id="13105" w:author="xh" w:date="2026-10-19T11:49: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106" w:author="xh" w:date="2026-10-19T11:49:14+08:00"/>
              </w:rPr>
            </w:pPr>
            <w:ins w:id="13107" w:author="xh" w:date="2026-10-19T11:49: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108" w:author="xh" w:date="2026-10-19T11:49:14+08:00"/>
              </w:rPr>
            </w:pPr>
            <w:ins w:id="13109" w:author="xh" w:date="2026-10-19T11:49:14+08:00">
              <w:r>
                <w:rPr>
                  <w:rFonts w:ascii="Times New Roman" w:hAnsi="Times New Roman" w:eastAsia="宋体"/>
                  <w:b w:val="0"/>
                  <w:sz w:val="18"/>
                </w:rPr>
                <w:t>39.87</w:t>
              </w:r>
            </w:ins>
          </w:p>
        </w:tc>
      </w:tr>
      <w:tr>
        <w:trPr>
          <w:cantSplit/>
          <w:ins w:id="12996" w:author="xh" w:date="2026-10-19T11:49:1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110" w:author="xh" w:date="2026-10-19T11:49:14+08:00"/>
              </w:rPr>
            </w:pPr>
            <w:ins w:id="13111" w:author="xh" w:date="2026-10-19T11:49:14+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112" w:author="xh" w:date="2026-10-19T11:49:14+08:00"/>
              </w:rPr>
            </w:pPr>
            <w:ins w:id="13113" w:author="xh" w:date="2026-10-19T11:49:14+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114" w:author="xh" w:date="2026-10-19T11:49:14+08:00"/>
              </w:rPr>
            </w:pPr>
            <w:ins w:id="13115" w:author="xh" w:date="2026-10-19T11:49:14+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116" w:author="xh" w:date="2026-10-19T11:49:14+08:00"/>
              </w:rPr>
            </w:pPr>
            <w:ins w:id="13117" w:author="xh" w:date="2026-10-19T11:49:14+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118" w:author="xh" w:date="2026-10-19T11:49:14+08:00"/>
              </w:rPr>
            </w:pPr>
            <w:ins w:id="13119" w:author="xh" w:date="2026-10-19T11:49:14+08:00">
              <w:r>
                <w:rPr>
                  <w:rFonts w:ascii="Times New Roman" w:hAnsi="Times New Roman" w:eastAsia="宋体"/>
                  <w:b w:val="0"/>
                  <w:sz w:val="18"/>
                </w:rPr>
                <w:t>0.80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120" w:author="xh" w:date="2026-10-19T11:49:14+08:00"/>
              </w:rPr>
            </w:pPr>
            <w:ins w:id="13121" w:author="xh" w:date="2026-10-19T11:49: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122" w:author="xh" w:date="2026-10-19T11:49:14+08:00"/>
              </w:rPr>
            </w:pPr>
            <w:ins w:id="13123" w:author="xh" w:date="2026-10-19T11:49: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124" w:author="xh" w:date="2026-10-19T11:49:14+08:00"/>
              </w:rPr>
            </w:pPr>
            <w:ins w:id="13125" w:author="xh" w:date="2026-10-19T11:49:14+08:00">
              <w:r>
                <w:rPr>
                  <w:rFonts w:ascii="Times New Roman" w:hAnsi="Times New Roman" w:eastAsia="宋体"/>
                  <w:b w:val="0"/>
                  <w:sz w:val="18"/>
                </w:rPr>
                <w:t>48.84</w:t>
              </w:r>
            </w:ins>
          </w:p>
        </w:tc>
      </w:tr>
      <w:tr>
        <w:trPr>
          <w:cantSplit/>
          <w:ins w:id="12997" w:author="xh" w:date="2026-10-19T11:49:14+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126" w:author="xh" w:date="2026-10-19T11:49:14+08:00"/>
              </w:rPr>
            </w:pPr>
            <w:ins w:id="13127" w:author="xh" w:date="2026-10-19T11:49:14+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128" w:author="xh" w:date="2026-10-19T11:49:14+08:00"/>
              </w:rPr>
            </w:pPr>
            <w:ins w:id="13129" w:author="xh" w:date="2026-10-19T11:49:14+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130" w:author="xh" w:date="2026-10-19T11:49:14+08:00"/>
              </w:rPr>
            </w:pPr>
            <w:ins w:id="13131" w:author="xh" w:date="2026-10-19T11:49:14+08:00">
              <w:r>
                <w:rPr>
                  <w:rFonts w:ascii="Times New Roman" w:hAnsi="Times New Roman" w:eastAsia="宋体"/>
                  <w:b w:val="0"/>
                  <w:sz w:val="18"/>
                </w:rPr>
                <w:t>50.00+63.00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132" w:author="xh" w:date="2026-10-19T11:49:14+08:00"/>
              </w:rPr>
            </w:pPr>
            <w:ins w:id="13133" w:author="xh" w:date="2026-10-19T11:49:14+08:00">
              <w:r>
                <w:rPr>
                  <w:rFonts w:ascii="Times New Roman" w:hAnsi="Times New Roman" w:eastAsia="宋体"/>
                  <w:b w:val="0"/>
                  <w:sz w:val="18"/>
                </w:rPr>
                <w:t>113.00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134" w:author="xh" w:date="2026-10-19T11:49:14+08:00"/>
              </w:rPr>
            </w:pPr>
            <w:ins w:id="13135" w:author="xh" w:date="2026-10-19T11:49:14+08:00">
              <w:r>
                <w:rPr>
                  <w:rFonts w:ascii="Times New Roman" w:hAnsi="Times New Roman" w:eastAsia="宋体"/>
                  <w:b w:val="0"/>
                  <w:sz w:val="18"/>
                </w:rPr>
                <w:t>46.80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136" w:author="xh" w:date="2026-10-19T11:49:14+08:00"/>
              </w:rPr>
            </w:pPr>
            <w:ins w:id="13137" w:author="xh" w:date="2026-10-19T11:49:14+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138" w:author="xh" w:date="2026-10-19T11:49:14+08:00"/>
              </w:rPr>
            </w:pPr>
            <w:ins w:id="13139" w:author="xh" w:date="2026-10-19T11:49:14+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140" w:author="xh" w:date="2026-10-19T11:49:14+08:00"/>
              </w:rPr>
            </w:pPr>
            <w:ins w:id="13141" w:author="xh" w:date="2026-10-19T11:49:14+08:00">
              <w:r>
                <w:rPr>
                  <w:rFonts w:ascii="Times New Roman" w:hAnsi="Times New Roman" w:eastAsia="宋体"/>
                  <w:b w:val="0"/>
                  <w:sz w:val="18"/>
                </w:rPr>
                <w:t>58.75</w:t>
              </w:r>
            </w:ins>
          </w:p>
        </w:tc>
      </w:tr>
    </w:tbl>
    <w:p w14:paraId="573CBE2F">
      <w:pPr>
        <w:pStyle w:val="2"/>
        <w:widowControl/>
        <w:spacing w:before="0" w:after="0" w:line="348" w:lineRule="exact"/>
        <w:ind w:firstLine="480"/>
        <w:jc w:val="both"/>
      </w:pPr>
      <w:r>
        <w:rPr>
          <w:rFonts w:ascii="Times New Roman" w:hAnsi="Times New Roman" w:eastAsia="方正仿宋_GBK"/>
          <w:b w:val="0"/>
          <w:sz w:val="24"/>
        </w:rPr>
        <w:t xml:space="preserve">20</w:t>
      </w:r>
      <w:ins w:id="13142" w:author="xh" w:date="2026-10-19T11:49:54+08:00">
        <w:r>
          <w:rPr>
            <w:rFonts w:ascii="Times New Roman" w:hAnsi="Times New Roman" w:eastAsia="方正仿宋_GBK"/>
            <w:b w:val="0"/>
            <w:sz w:val="24"/>
          </w:rPr>
          <w:t xml:space="preserve">3</w:t>
        </w:r>
      </w:ins>
      <w:del w:id="13143" w:author="xh" w:date="2026-10-19T11:49:54+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3144" w:author="xh" w:date="2026-10-19T11:49:54+08:00">
        <w:r>
          <w:rPr>
            <w:rFonts w:ascii="Times New Roman" w:hAnsi="Times New Roman" w:eastAsia="方正仿宋_GBK"/>
            <w:b w:val="0"/>
            <w:sz w:val="24"/>
          </w:rPr>
          <w:t xml:space="preserve">最大单台主变N-1后，弹性方案剩余主变容量为50.00 MVA，按0.95功率因数折算为47.50 MW。储能</w:t>
        </w:r>
      </w:ins>
      <w:del w:id="13145" w:author="xh" w:date="2026-10-19T11:49:54+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3146" w:author="xh" w:date="2026-10-19T11:49:54+08:00">
        <w:r>
          <w:rPr>
            <w:rFonts w:ascii="Times New Roman" w:hAnsi="Times New Roman" w:eastAsia="方正仿宋_GBK"/>
            <w:b w:val="0"/>
            <w:sz w:val="24"/>
          </w:rPr>
          <w:t xml:space="preserve">有效支撑功率为38.24 MW、反向有效吸收功率为38.24 MW。全年本站故障</w:t>
        </w:r>
      </w:ins>
      <w:del w:id="13147" w:author="xh" w:date="2026-10-19T11:49:54+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13148" w:author="xh" w:date="2026-10-19T11:49:54+08:00">
        <w:r>
          <w:rPr>
            <w:rFonts w:ascii="Times New Roman" w:hAnsi="Times New Roman" w:eastAsia="方正仿宋_GBK"/>
            <w:b w:val="0"/>
            <w:sz w:val="24"/>
          </w:rPr>
          <w:t xml:space="preserve">中最小余量为0.02 MW。该小时按采用的固定区段预案</w:t>
        </w:r>
      </w:ins>
      <w:del w:id="13149" w:author="xh" w:date="2026-10-19T11:49:54+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13150" w:author="xh" w:date="2026-10-19T11:49:54+08:00">
        <w:r>
          <w:rPr>
            <w:rFonts w:ascii="Times New Roman" w:hAnsi="Times New Roman" w:eastAsia="方正仿宋_GBK"/>
            <w:b w:val="0"/>
            <w:sz w:val="24"/>
          </w:rPr>
          <w:t xml:space="preserve">-26</w:t>
        </w:r>
      </w:ins>
      <w:del w:id="13151" w:author="xh" w:date="2026-10-19T11:49:54+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3152" w:author="xh" w:date="2026-10-19T11:49:54+08:00">
        <w:r>
          <w:rPr>
            <w:rFonts w:ascii="Times New Roman" w:hAnsi="Times New Roman" w:eastAsia="方正仿宋_GBK"/>
            <w:b w:val="0"/>
            <w:sz w:val="24"/>
          </w:rPr>
          <w:t xml:space="preserve">89</w:t>
        </w:r>
      </w:ins>
      <w:del w:id="13153" w:author="xh" w:date="2026-10-19T11:49:54+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MW、承接0.00 MW，转接后净负荷为</w:t>
      </w:r>
      <w:ins w:id="13154" w:author="xh" w:date="2026-10-19T11:49:54+08:00">
        <w:r>
          <w:rPr>
            <w:rFonts w:ascii="Times New Roman" w:hAnsi="Times New Roman" w:eastAsia="方正仿宋_GBK"/>
            <w:b w:val="0"/>
            <w:sz w:val="24"/>
          </w:rPr>
          <w:t xml:space="preserve">-85</w:t>
        </w:r>
      </w:ins>
      <w:del w:id="13155" w:author="xh" w:date="2026-10-19T11:49:54+08:00">
        <w:r>
          <w:rPr>
            <w:rFonts w:ascii="Times New Roman" w:hAnsi="Times New Roman" w:eastAsia="方正仿宋_GBK"/>
            <w:b w:val="0"/>
            <w:sz w:val="24"/>
          </w:rPr>
          <w:delText xml:space="preserve">39</w:delText>
        </w:r>
      </w:del>
      <w:r>
        <w:rPr>
          <w:rFonts w:ascii="Times New Roman" w:hAnsi="Times New Roman" w:eastAsia="方正仿宋_GBK"/>
          <w:b w:val="0"/>
          <w:sz w:val="24"/>
        </w:rPr>
        <w:t xml:space="preserve">.</w:t>
      </w:r>
      <w:del w:id="13156" w:author="xh" w:date="2026-10-19T11:49:54+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7</w:t>
      </w:r>
      <w:ins w:id="13157" w:author="xh" w:date="2026-10-19T11:49:54+08:00">
        <w:r>
          <w:rPr>
            <w:rFonts w:ascii="Times New Roman" w:hAnsi="Times New Roman" w:eastAsia="方正仿宋_GBK"/>
            <w:b w:val="0"/>
            <w:sz w:val="24"/>
          </w:rPr>
          <w:t xml:space="preserve">2</w:t>
        </w:r>
      </w:ins>
      <w:del w:id="13158" w:author="xh" w:date="2026-10-19T11:49:54+08:00">
        <w:r>
          <w:rPr>
            <w:rFonts w:ascii="Times New Roman" w:hAnsi="Times New Roman" w:eastAsia="方正仿宋_GBK"/>
            <w:b w:val="0"/>
            <w:sz w:val="24"/>
          </w:rPr>
          <w:delText xml:space="preserve"> MW，区域最低净负荷工况下为-36.41</w:delText>
        </w:r>
      </w:del>
      <w:r>
        <w:rPr>
          <w:rFonts w:ascii="Times New Roman" w:hAnsi="Times New Roman" w:eastAsia="方正仿宋_GBK"/>
          <w:b w:val="0"/>
          <w:sz w:val="24"/>
        </w:rPr>
        <w:t xml:space="preserve"> MW。</w:t>
      </w:r>
      <w:ins w:id="13159" w:author="xh" w:date="2026-10-19T11:49:54+08:00">
        <w:r>
          <w:rPr>
            <w:rFonts w:ascii="Times New Roman" w:hAnsi="Times New Roman" w:eastAsia="方正仿宋_GBK"/>
            <w:b w:val="0"/>
            <w:sz w:val="24"/>
          </w:rPr>
          <w:t xml:space="preserve">其中与八义集变之间的主要通道承担6.72 MW净功率转接，使用已投运新增联络。</w:t>
        </w:r>
      </w:ins>
    </w:p>
    <w:p w14:paraId="2161CCCE">
      <w:pPr>
        <w:pStyle w:val="2"/>
        <w:widowControl/>
        <w:spacing w:before="0" w:after="0" w:line="348" w:lineRule="exact"/>
        <w:ind w:firstLine="480"/>
        <w:jc w:val="both"/>
      </w:pPr>
      <w:ins w:id="13160" w:author="xh" w:date="2026-10-19T11:50:33+08:00">
        <w:r>
          <w:rPr>
            <w:rFonts w:ascii="Times New Roman" w:hAnsi="Times New Roman" w:eastAsia="方正仿宋_GBK"/>
            <w:b w:val="0"/>
            <w:sz w:val="24"/>
          </w:rPr>
          <w:t xml:space="preserve">两方案</w:t>
        </w:r>
      </w:ins>
      <w:del w:id="13161" w:author="xh" w:date="2026-10-19T11:50:33+08:00">
        <w:r>
          <w:rPr>
            <w:rFonts w:ascii="Times New Roman" w:hAnsi="Times New Roman" w:eastAsia="方正仿宋_GBK"/>
            <w:b w:val="0"/>
            <w:sz w:val="24"/>
          </w:rPr>
          <w:delText xml:space="preserve">按最大单台主变N-1校核，</w:delText>
        </w:r>
      </w:del>
      <w:r>
        <w:rPr>
          <w:rFonts w:ascii="Times New Roman" w:hAnsi="Times New Roman" w:eastAsia="方正仿宋_GBK"/>
          <w:b w:val="0"/>
          <w:sz w:val="24"/>
        </w:rPr>
        <w:t xml:space="preserve">本站</w:t>
      </w:r>
      <w:del w:id="13162" w:author="xh" w:date="2026-10-19T11:50:33+08:00">
        <w:r>
          <w:rPr>
            <w:rFonts w:ascii="Times New Roman" w:hAnsi="Times New Roman" w:eastAsia="方正仿宋_GBK"/>
            <w:b w:val="0"/>
            <w:sz w:val="24"/>
          </w:rPr>
          <w:delText xml:space="preserve">剩余容量为50.00 MVA，两代表工况重新转供后的本站净负荷分别为39.87 MW、-36.41 MW，两方向最小容量余量为7.63 MW，正向</w:delText>
        </w:r>
      </w:del>
      <w:r>
        <w:rPr>
          <w:rFonts w:ascii="Times New Roman" w:hAnsi="Times New Roman" w:eastAsia="方正仿宋_GBK"/>
          <w:b w:val="0"/>
          <w:sz w:val="24"/>
        </w:rPr>
        <w:t xml:space="preserve">储能</w:t>
      </w:r>
      <w:ins w:id="13163" w:author="xh" w:date="2026-10-19T11:50:33+08:00">
        <w:r>
          <w:rPr>
            <w:rFonts w:ascii="Times New Roman" w:hAnsi="Times New Roman" w:eastAsia="方正仿宋_GBK"/>
            <w:b w:val="0"/>
            <w:sz w:val="24"/>
          </w:rPr>
          <w:t xml:space="preserve">额定</w:t>
        </w:r>
      </w:ins>
      <w:del w:id="13164" w:author="xh" w:date="2026-10-19T11:50:33+08:00">
        <w:r>
          <w:rPr>
            <w:rFonts w:ascii="Times New Roman" w:hAnsi="Times New Roman" w:eastAsia="方正仿宋_GBK"/>
            <w:b w:val="0"/>
            <w:sz w:val="24"/>
          </w:rPr>
          <w:delText xml:space="preserve">有效支撑</w:delText>
        </w:r>
      </w:del>
      <w:r>
        <w:rPr>
          <w:rFonts w:ascii="Times New Roman" w:hAnsi="Times New Roman" w:eastAsia="方正仿宋_GBK"/>
          <w:b w:val="0"/>
          <w:sz w:val="24"/>
        </w:rPr>
        <w:t xml:space="preserve">功率</w:t>
      </w:r>
      <w:ins w:id="13165" w:author="xh" w:date="2026-10-19T11:50:33+08:00">
        <w:r>
          <w:rPr>
            <w:rFonts w:ascii="Times New Roman" w:hAnsi="Times New Roman" w:eastAsia="方正仿宋_GBK"/>
            <w:b w:val="0"/>
            <w:sz w:val="24"/>
          </w:rPr>
          <w:t xml:space="preserve">相差2</w:t>
        </w:r>
      </w:ins>
      <w:del w:id="13166" w:author="xh" w:date="2026-10-19T11:50:33+08:00">
        <w:r>
          <w:rPr>
            <w:rFonts w:ascii="Times New Roman" w:hAnsi="Times New Roman" w:eastAsia="方正仿宋_GBK"/>
            <w:b w:val="0"/>
            <w:sz w:val="24"/>
          </w:rPr>
          <w:delText xml:space="preserve">为0</w:delText>
        </w:r>
      </w:del>
      <w:r>
        <w:rPr>
          <w:rFonts w:ascii="Times New Roman" w:hAnsi="Times New Roman" w:eastAsia="方正仿宋_GBK"/>
          <w:b w:val="0"/>
          <w:sz w:val="24"/>
        </w:rPr>
        <w:t xml:space="preserve">.00 MW</w:t>
      </w:r>
      <w:ins w:id="13167" w:author="xh" w:date="2026-10-19T11:50:33+08:00">
        <w:r>
          <w:rPr>
            <w:rFonts w:ascii="Times New Roman" w:hAnsi="Times New Roman" w:eastAsia="方正仿宋_GBK"/>
            <w:b w:val="0"/>
            <w:sz w:val="24"/>
          </w:rPr>
          <w:t xml:space="preserve">，差额与所列主变组合及年度固定转接任务共同形成局部供电安排</w:t>
        </w:r>
      </w:ins>
      <w:r>
        <w:rPr>
          <w:rFonts w:ascii="Times New Roman" w:hAnsi="Times New Roman" w:eastAsia="方正仿宋_GBK"/>
          <w:b w:val="0"/>
          <w:sz w:val="24"/>
        </w:rPr>
        <w:t xml:space="preserve">。</w:t>
      </w:r>
    </w:p>
    <w:p w14:paraId="25FD0244">
      <w:pPr>
        <w:pStyle w:val="2"/>
        <w:widowControl/>
        <w:spacing w:before="0" w:after="0" w:line="348" w:lineRule="exact"/>
        <w:ind w:firstLine="480"/>
        <w:jc w:val="both"/>
        <w:rPr>
          <w:del w:id="13168" w:author="xh" w:date="2026-10-19T11:51:13+08:00"/>
        </w:rPr>
      </w:pPr>
      <w:del w:id="13169" w:author="xh" w:date="2026-10-19T11:51:13+08:00">
        <w:r>
          <w:rPr>
            <w:rFonts w:ascii="Times New Roman" w:hAnsi="Times New Roman" w:eastAsia="方正仿宋_GBK"/>
            <w:b w:val="0"/>
            <w:sz w:val="24"/>
          </w:rPr>
          <w:delText>四年校核截面中，本站绝对功率最大的工况出现在2025年，转接前为39.87 MW，主要表现为正向受电需求，该年设备在最大单台主变N-1后剩余容量为50.00 MVA。该工况本站由剩余主变满足承载要求。</w:delText>
        </w:r>
      </w:del>
    </w:p>
    <w:p w14:paraId="4CA08CA8">
      <w:pPr>
        <w:pStyle w:val="7"/>
        <w:keepNext/>
        <w:numPr>
          <w:ilvl w:val="0"/>
          <w:numId w:val="0"/>
        </w:numPr>
        <w:spacing w:before="160" w:after="120" w:line="360" w:lineRule="exact"/>
        <w:ind w:firstLine="0"/>
      </w:pPr>
      <w:bookmarkStart w:id="216" w:name="汶河变规划分析"/>
      <w:r>
        <w:rPr>
          <w:rFonts w:ascii="Times New Roman" w:hAnsi="Times New Roman" w:eastAsia="方正仿宋_GBK"/>
          <w:b/>
          <w:sz w:val="24"/>
        </w:rPr>
        <w:t>汶河变规划分析</w:t>
      </w:r>
      <w:bookmarkEnd w:id="216"/>
    </w:p>
    <w:p w14:paraId="040FC8DF">
      <w:pPr>
        <w:pStyle w:val="115"/>
        <w:widowControl/>
        <w:spacing w:before="0" w:after="0" w:line="348" w:lineRule="exact"/>
        <w:ind w:firstLine="480"/>
        <w:jc w:val="both"/>
      </w:pPr>
      <w:r>
        <w:rPr>
          <w:rFonts w:ascii="Times New Roman" w:hAnsi="Times New Roman" w:eastAsia="方正仿宋_GBK"/>
          <w:b w:val="0"/>
          <w:sz w:val="24"/>
        </w:rPr>
        <w:t xml:space="preserve">该站</w:t>
      </w:r>
      <w:ins w:id="13170" w:author="xh" w:date="2026-10-19T11:51:52+08:00">
        <w:r>
          <w:rPr>
            <w:rFonts w:ascii="Times New Roman" w:hAnsi="Times New Roman" w:eastAsia="方正仿宋_GBK"/>
            <w:b w:val="0"/>
            <w:sz w:val="24"/>
          </w:rPr>
          <w:t xml:space="preserve">2021年</w:t>
        </w:r>
      </w:ins>
      <w:del w:id="13171" w:author="xh" w:date="2026-10-19T11:51:52+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del w:id="13172" w:author="xh" w:date="2026-10-19T11:51:52+08:00">
        <w:r>
          <w:rPr>
            <w:rFonts w:ascii="Times New Roman" w:hAnsi="Times New Roman" w:eastAsia="方正仿宋_GBK"/>
            <w:b w:val="0"/>
            <w:sz w:val="24"/>
          </w:rPr>
          <w:delText xml:space="preserve">20+</w:delText>
        </w:r>
      </w:del>
      <w:r>
        <w:rPr>
          <w:rFonts w:ascii="Times New Roman" w:hAnsi="Times New Roman" w:eastAsia="方正仿宋_GBK"/>
          <w:b w:val="0"/>
          <w:sz w:val="24"/>
        </w:rPr>
        <w:t xml:space="preserve">31.5</w:t>
      </w:r>
      <w:ins w:id="13173" w:author="xh" w:date="2026-10-19T11:51:52+08:00">
        <w:r>
          <w:rPr>
            <w:rFonts w:ascii="Times New Roman" w:hAnsi="Times New Roman" w:eastAsia="方正仿宋_GBK"/>
            <w:b w:val="0"/>
            <w:sz w:val="24"/>
          </w:rPr>
          <w:t xml:space="preserve">0+40.00</w:t>
        </w:r>
      </w:ins>
      <w:r>
        <w:rPr>
          <w:rFonts w:ascii="Times New Roman" w:hAnsi="Times New Roman" w:eastAsia="方正仿宋_GBK"/>
          <w:b w:val="0"/>
          <w:sz w:val="24"/>
        </w:rPr>
        <w:t xml:space="preserve"> MVA</w:t>
      </w:r>
      <w:ins w:id="13174" w:author="xh" w:date="2026-10-19T11:51:52+08:00">
        <w:r>
          <w:rPr>
            <w:rFonts w:ascii="Times New Roman" w:hAnsi="Times New Roman" w:eastAsia="方正仿宋_GBK"/>
            <w:b w:val="0"/>
            <w:sz w:val="24"/>
          </w:rPr>
          <w:t xml:space="preserve">。</w:t>
        </w:r>
      </w:ins>
      <w:del w:id="13175" w:author="xh" w:date="2026-10-19T11:51:52+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弹性方案202</w:t>
      </w:r>
      <w:ins w:id="13176" w:author="xh" w:date="2026-10-19T11:51:52+08:00">
        <w:r>
          <w:rPr>
            <w:rFonts w:ascii="Times New Roman" w:hAnsi="Times New Roman" w:eastAsia="方正仿宋_GBK"/>
            <w:b w:val="0"/>
            <w:sz w:val="24"/>
          </w:rPr>
          <w:t xml:space="preserve">7</w:t>
        </w:r>
      </w:ins>
      <w:del w:id="13177" w:author="xh" w:date="2026-10-19T11:51:52+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年</w:t>
      </w:r>
      <w:ins w:id="13178" w:author="xh" w:date="2026-10-19T11:51:52+08:00">
        <w:r>
          <w:rPr>
            <w:rFonts w:ascii="Times New Roman" w:hAnsi="Times New Roman" w:eastAsia="方正仿宋_GBK"/>
            <w:b w:val="0"/>
            <w:sz w:val="24"/>
          </w:rPr>
          <w:t xml:space="preserve">40.0</w:t>
        </w:r>
      </w:ins>
      <w:del w:id="13179" w:author="xh" w:date="2026-10-19T11:51:52+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0 MVA更换为</w:t>
      </w:r>
      <w:ins w:id="13180" w:author="xh" w:date="2026-10-19T11:51:52+08:00">
        <w:r>
          <w:rPr>
            <w:rFonts w:ascii="Times New Roman" w:hAnsi="Times New Roman" w:eastAsia="方正仿宋_GBK"/>
            <w:b w:val="0"/>
            <w:sz w:val="24"/>
          </w:rPr>
          <w:t xml:space="preserve">50.00 MVA；2029年</w:t>
        </w:r>
      </w:ins>
      <w:r>
        <w:rPr>
          <w:rFonts w:ascii="Times New Roman" w:hAnsi="Times New Roman" w:eastAsia="方正仿宋_GBK"/>
          <w:b w:val="0"/>
          <w:sz w:val="24"/>
        </w:rPr>
        <w:t xml:space="preserve">31.5</w:t>
      </w:r>
      <w:ins w:id="13181" w:author="xh" w:date="2026-10-19T11:51:52+08:00">
        <w:r>
          <w:rPr>
            <w:rFonts w:ascii="Times New Roman" w:hAnsi="Times New Roman" w:eastAsia="方正仿宋_GBK"/>
            <w:b w:val="0"/>
            <w:sz w:val="24"/>
          </w:rPr>
          <w:t xml:space="preserve">0</w:t>
        </w:r>
      </w:ins>
      <w:r>
        <w:rPr>
          <w:rFonts w:ascii="Times New Roman" w:hAnsi="Times New Roman" w:eastAsia="方正仿宋_GBK"/>
          <w:b w:val="0"/>
          <w:sz w:val="24"/>
        </w:rPr>
        <w:t xml:space="preserve"> MVA</w:t>
      </w:r>
      <w:ins w:id="13182" w:author="xh" w:date="2026-10-19T11:51:52+08:00">
        <w:r>
          <w:rPr>
            <w:rFonts w:ascii="Times New Roman" w:hAnsi="Times New Roman" w:eastAsia="方正仿宋_GBK"/>
            <w:b w:val="0"/>
            <w:sz w:val="24"/>
          </w:rPr>
          <w:t xml:space="preserve">更换为50.00 MVA；2032年扩建第三台50.00 MVA</w:t>
        </w:r>
      </w:ins>
      <w:del w:id="13183" w:author="xh" w:date="2026-10-19T11:51:52+08:00">
        <w:r>
          <w:rPr>
            <w:rFonts w:ascii="Times New Roman" w:hAnsi="Times New Roman" w:eastAsia="方正仿宋_GBK"/>
            <w:b w:val="0"/>
            <w:sz w:val="24"/>
          </w:rPr>
          <w:delText xml:space="preserve">，供电任务由</w:delText>
        </w:r>
      </w:del>
      <w:r>
        <w:rPr>
          <w:rFonts w:ascii="Times New Roman" w:hAnsi="Times New Roman" w:eastAsia="方正仿宋_GBK"/>
          <w:b w:val="0"/>
          <w:sz w:val="24"/>
        </w:rPr>
        <w:t xml:space="preserve">主变</w:t>
      </w:r>
      <w:del w:id="13184" w:author="xh" w:date="2026-10-19T11:51:52+08:00">
        <w:r>
          <w:rPr>
            <w:rFonts w:ascii="Times New Roman" w:hAnsi="Times New Roman" w:eastAsia="方正仿宋_GBK"/>
            <w:b w:val="0"/>
            <w:sz w:val="24"/>
          </w:rPr>
          <w:delText xml:space="preserve">及网络承担</w:delText>
        </w:r>
      </w:del>
      <w:r>
        <w:rPr>
          <w:rFonts w:ascii="Times New Roman" w:hAnsi="Times New Roman" w:eastAsia="方正仿宋_GBK"/>
          <w:b w:val="0"/>
          <w:sz w:val="24"/>
        </w:rPr>
        <w:t xml:space="preserve">。</w:t>
      </w:r>
      <w:ins w:id="13185" w:author="xh" w:date="2026-10-19T11:51:52+08:00">
        <w:r>
          <w:rPr>
            <w:rFonts w:ascii="Times New Roman" w:hAnsi="Times New Roman" w:eastAsia="方正仿宋_GBK"/>
            <w:b w:val="0"/>
            <w:sz w:val="24"/>
          </w:rPr>
          <w:t xml:space="preserve">本站弹性方案各年未新增储能。</w:t>
        </w:r>
      </w:ins>
    </w:p>
    <w:p w14:paraId="17163078">
      <w:pPr>
        <w:pStyle w:val="2"/>
        <w:widowControl/>
        <w:spacing w:before="0" w:after="0" w:line="348" w:lineRule="exact"/>
        <w:ind w:firstLine="480"/>
        <w:jc w:val="both"/>
      </w:pPr>
      <w:r>
        <w:rPr>
          <w:rFonts w:ascii="Times New Roman" w:hAnsi="Times New Roman" w:eastAsia="方正仿宋_GBK"/>
          <w:b w:val="0"/>
          <w:sz w:val="24"/>
        </w:rPr>
        <w:t xml:space="preserve">2025年</w:t>
      </w:r>
      <w:del w:id="13186" w:author="xh" w:date="2026-10-19T11:52:31+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最大正向、反向净负荷分别为25.93 MW、28.94 MW</w:t>
      </w:r>
      <w:ins w:id="13187" w:author="xh" w:date="2026-10-19T11:52:31+08:00">
        <w:r>
          <w:rPr>
            <w:rFonts w:ascii="Times New Roman" w:hAnsi="Times New Roman" w:eastAsia="方正仿宋_GBK"/>
            <w:b w:val="0"/>
            <w:sz w:val="24"/>
          </w:rPr>
          <w:t xml:space="preserve">，2035年分别为38.21 MW、79.63 MW</w:t>
        </w:r>
      </w:ins>
      <w:r>
        <w:rPr>
          <w:rFonts w:ascii="Times New Roman" w:hAnsi="Times New Roman" w:eastAsia="方正仿宋_GBK"/>
          <w:b w:val="0"/>
          <w:sz w:val="24"/>
        </w:rPr>
        <w:t xml:space="preserve">。</w:t>
      </w:r>
      <w:ins w:id="13188" w:author="xh" w:date="2026-10-19T11:52:31+08:00">
        <w:r>
          <w:rPr>
            <w:rFonts w:ascii="Times New Roman" w:hAnsi="Times New Roman" w:eastAsia="方正仿宋_GBK"/>
            <w:b w:val="0"/>
            <w:sz w:val="24"/>
          </w:rPr>
          <w:t xml:space="preserve">2035年</w:t>
        </w:r>
      </w:ins>
      <w:del w:id="13189" w:author="xh" w:date="2026-10-19T11:52:31+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3190" w:author="xh" w:date="2026-10-19T11:52:31+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ins w:id="13191" w:author="xh" w:date="2026-10-19T11:52:31+08:00">
        <w:r>
          <w:rPr>
            <w:rFonts w:ascii="Times New Roman" w:hAnsi="Times New Roman" w:eastAsia="方正仿宋_GBK"/>
            <w:b w:val="0"/>
            <w:sz w:val="24"/>
          </w:rPr>
          <w:t xml:space="preserve">150</w:t>
        </w:r>
      </w:ins>
      <w:del w:id="13192" w:author="xh" w:date="2026-10-19T11:52:31+08:00">
        <w:r>
          <w:rPr>
            <w:rFonts w:ascii="Times New Roman" w:hAnsi="Times New Roman" w:eastAsia="方正仿宋_GBK"/>
            <w:b w:val="0"/>
            <w:sz w:val="24"/>
          </w:rPr>
          <w:delText xml:space="preserve">为63</w:delText>
        </w:r>
      </w:del>
      <w:r>
        <w:rPr>
          <w:rFonts w:ascii="Times New Roman" w:hAnsi="Times New Roman" w:eastAsia="方正仿宋_GBK"/>
          <w:b w:val="0"/>
          <w:sz w:val="24"/>
        </w:rPr>
        <w:t xml:space="preserve">.00 MVA、储能额定功率</w:t>
      </w:r>
      <w:ins w:id="13193" w:author="xh" w:date="2026-10-19T11:52:31+08:00">
        <w:r>
          <w:rPr>
            <w:rFonts w:ascii="Times New Roman" w:hAnsi="Times New Roman" w:eastAsia="方正仿宋_GBK"/>
            <w:b w:val="0"/>
            <w:sz w:val="24"/>
          </w:rPr>
          <w:t xml:space="preserve">1</w:t>
        </w:r>
      </w:ins>
      <w:del w:id="13194" w:author="xh" w:date="2026-10-19T11:52:31+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3195" w:author="xh" w:date="2026-10-19T11:52:31+08:00">
        <w:r>
          <w:rPr>
            <w:rFonts w:ascii="Times New Roman" w:hAnsi="Times New Roman" w:eastAsia="方正仿宋_GBK"/>
            <w:b w:val="0"/>
            <w:sz w:val="24"/>
          </w:rPr>
          <w:t xml:space="preserve">5</w:t>
        </w:r>
      </w:ins>
      <w:del w:id="13196" w:author="xh" w:date="2026-10-19T11:52:31+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MW，弹性方案分别为</w:t>
      </w:r>
      <w:ins w:id="13197" w:author="xh" w:date="2026-10-19T11:52:31+08:00">
        <w:r>
          <w:rPr>
            <w:rFonts w:ascii="Times New Roman" w:hAnsi="Times New Roman" w:eastAsia="方正仿宋_GBK"/>
            <w:b w:val="0"/>
            <w:sz w:val="24"/>
          </w:rPr>
          <w:t xml:space="preserve">150</w:t>
        </w:r>
      </w:ins>
      <w:del w:id="13198" w:author="xh" w:date="2026-10-19T11:52:31+08:00">
        <w:r>
          <w:rPr>
            <w:rFonts w:ascii="Times New Roman" w:hAnsi="Times New Roman" w:eastAsia="方正仿宋_GBK"/>
            <w:b w:val="0"/>
            <w:sz w:val="24"/>
          </w:rPr>
          <w:delText xml:space="preserve">63</w:delText>
        </w:r>
      </w:del>
      <w:r>
        <w:rPr>
          <w:rFonts w:ascii="Times New Roman" w:hAnsi="Times New Roman" w:eastAsia="方正仿宋_GBK"/>
          <w:b w:val="0"/>
          <w:sz w:val="24"/>
        </w:rPr>
        <w:t xml:space="preserve">.00 MVA和0.00 MW</w:t>
      </w:r>
      <w:ins w:id="13199" w:author="xh" w:date="2026-10-19T11:52:31+08:00">
        <w:r>
          <w:rPr>
            <w:rFonts w:ascii="Times New Roman" w:hAnsi="Times New Roman" w:eastAsia="方正仿宋_GBK"/>
            <w:b w:val="0"/>
            <w:sz w:val="24"/>
          </w:rPr>
          <w:t xml:space="preserve">。</w:t>
        </w:r>
      </w:ins>
      <w:del w:id="13200" w:author="xh" w:date="2026-10-19T11:52:31+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13201" w:author="xh" w:date="2026-10-19T11:52:31+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13202" w:author="xh" w:date="2026-10-19T11:52:31+08:00">
        <w:r>
          <w:rPr>
            <w:rFonts w:ascii="Times New Roman" w:hAnsi="Times New Roman" w:eastAsia="方正仿宋_GBK"/>
            <w:b w:val="0"/>
            <w:sz w:val="24"/>
          </w:rPr>
          <w:delText xml:space="preserve">弹性方案按当年各站局部极值计算的站级负载率为48%。</w:delText>
        </w:r>
      </w:del>
    </w:p>
    <w:p w14:paraId="6E4FA7C7">
      <w:pPr>
        <w:pStyle w:val="2"/>
        <w:keepNext/>
        <w:spacing w:before="120" w:after="80" w:line="280" w:lineRule="exact"/>
        <w:ind w:firstLine="0"/>
        <w:jc w:val="center"/>
      </w:pPr>
      <w:r>
        <w:rPr>
          <w:rFonts w:ascii="Times New Roman" w:hAnsi="Times New Roman" w:eastAsia="宋体"/>
          <w:b w:val="0"/>
          <w:sz w:val="21"/>
        </w:rPr>
        <w:t xml:space="preserve">表5-28 汶河变</w:t>
      </w:r>
      <w:ins w:id="13203" w:author="xh" w:date="2026-10-19T11:53:11+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9936E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3204" w:author="xh" w:date="2026-10-19T11:53:50+08:00"/>
        </w:trPr>
        <w:tc>
          <w:tcPr>
            <w:tcW w:w="1039" w:type="dxa"/>
            <w:tcMar>
              <w:left w:w="70" w:type="dxa"/>
              <w:right w:w="70" w:type="dxa"/>
            </w:tcMar>
            <w:vAlign w:val="center"/>
          </w:tcPr>
          <w:p w14:paraId="677EBD4B">
            <w:pPr>
              <w:keepNext/>
              <w:spacing w:before="20" w:after="20" w:line="260" w:lineRule="exact"/>
              <w:ind w:left="0" w:leftChars="0" w:right="0" w:rightChars="0" w:firstLine="0" w:firstLineChars="0"/>
              <w:jc w:val="center"/>
              <w:rPr>
                <w:del w:id="13213" w:author="xh" w:date="2026-10-19T11:53:50+08:00"/>
              </w:rPr>
            </w:pPr>
            <w:del w:id="13214" w:author="xh" w:date="2026-10-19T11:53:50+08:00">
              <w:r>
                <w:rPr>
                  <w:rFonts w:ascii="Times New Roman" w:hAnsi="Times New Roman" w:eastAsia="宋体"/>
                  <w:b/>
                  <w:sz w:val="18"/>
                </w:rPr>
                <w:delText>方案</w:delText>
              </w:r>
            </w:del>
          </w:p>
        </w:tc>
        <w:tc>
          <w:tcPr>
            <w:tcW w:w="1039" w:type="dxa"/>
            <w:tcMar>
              <w:left w:w="70" w:type="dxa"/>
              <w:right w:w="70" w:type="dxa"/>
            </w:tcMar>
            <w:vAlign w:val="center"/>
          </w:tcPr>
          <w:p w14:paraId="3FCD2162">
            <w:pPr>
              <w:keepNext/>
              <w:spacing w:before="20" w:after="20" w:line="260" w:lineRule="exact"/>
              <w:ind w:left="0" w:leftChars="0" w:right="0" w:rightChars="0" w:firstLine="0" w:firstLineChars="0"/>
              <w:jc w:val="center"/>
              <w:rPr>
                <w:del w:id="13215" w:author="xh" w:date="2026-10-19T11:53:50+08:00"/>
              </w:rPr>
            </w:pPr>
            <w:del w:id="13216" w:author="xh" w:date="2026-10-19T11:53:50+08:00">
              <w:r>
                <w:rPr>
                  <w:rFonts w:ascii="Times New Roman" w:hAnsi="Times New Roman" w:eastAsia="宋体"/>
                  <w:b/>
                  <w:sz w:val="18"/>
                </w:rPr>
                <w:delText>年份</w:delText>
              </w:r>
            </w:del>
          </w:p>
        </w:tc>
        <w:tc>
          <w:tcPr>
            <w:tcW w:w="1039" w:type="dxa"/>
            <w:tcMar>
              <w:left w:w="70" w:type="dxa"/>
              <w:right w:w="70" w:type="dxa"/>
            </w:tcMar>
            <w:vAlign w:val="center"/>
          </w:tcPr>
          <w:p w14:paraId="588EEE73">
            <w:pPr>
              <w:keepNext/>
              <w:spacing w:before="20" w:after="20" w:line="260" w:lineRule="exact"/>
              <w:ind w:left="0" w:leftChars="0" w:right="0" w:rightChars="0" w:firstLine="0" w:firstLineChars="0"/>
              <w:jc w:val="center"/>
              <w:rPr>
                <w:del w:id="13217" w:author="xh" w:date="2026-10-19T11:53:50+08:00"/>
              </w:rPr>
            </w:pPr>
            <w:del w:id="13218" w:author="xh" w:date="2026-10-19T11:53:50+08:00">
              <w:r>
                <w:rPr>
                  <w:rFonts w:ascii="Times New Roman" w:hAnsi="Times New Roman" w:eastAsia="宋体"/>
                  <w:b/>
                  <w:sz w:val="18"/>
                </w:rPr>
                <w:delText>主变组合/MVA</w:delText>
              </w:r>
            </w:del>
          </w:p>
        </w:tc>
        <w:tc>
          <w:tcPr>
            <w:tcW w:w="1039" w:type="dxa"/>
            <w:tcMar>
              <w:left w:w="70" w:type="dxa"/>
              <w:right w:w="70" w:type="dxa"/>
            </w:tcMar>
            <w:vAlign w:val="center"/>
          </w:tcPr>
          <w:p w14:paraId="5CBEEE86">
            <w:pPr>
              <w:keepNext/>
              <w:spacing w:before="20" w:after="20" w:line="260" w:lineRule="exact"/>
              <w:ind w:left="0" w:leftChars="0" w:right="0" w:rightChars="0" w:firstLine="0" w:firstLineChars="0"/>
              <w:jc w:val="center"/>
              <w:rPr>
                <w:del w:id="13219" w:author="xh" w:date="2026-10-19T11:53:50+08:00"/>
              </w:rPr>
            </w:pPr>
            <w:del w:id="13220" w:author="xh" w:date="2026-10-19T11:53:50+08:00">
              <w:r>
                <w:rPr>
                  <w:rFonts w:ascii="Times New Roman" w:hAnsi="Times New Roman" w:eastAsia="宋体"/>
                  <w:b/>
                  <w:sz w:val="18"/>
                </w:rPr>
                <w:delText>总容量/MVA</w:delText>
              </w:r>
            </w:del>
          </w:p>
        </w:tc>
        <w:tc>
          <w:tcPr>
            <w:tcW w:w="1039" w:type="dxa"/>
            <w:tcMar>
              <w:left w:w="70" w:type="dxa"/>
              <w:right w:w="70" w:type="dxa"/>
            </w:tcMar>
            <w:vAlign w:val="center"/>
          </w:tcPr>
          <w:p w14:paraId="20F2FAD0">
            <w:pPr>
              <w:keepNext/>
              <w:spacing w:before="20" w:after="20" w:line="260" w:lineRule="exact"/>
              <w:ind w:left="0" w:leftChars="0" w:right="0" w:rightChars="0" w:firstLine="0" w:firstLineChars="0"/>
              <w:jc w:val="center"/>
              <w:rPr>
                <w:del w:id="13221" w:author="xh" w:date="2026-10-19T11:53:50+08:00"/>
              </w:rPr>
            </w:pPr>
            <w:del w:id="13222" w:author="xh" w:date="2026-10-19T11:53:50+08:00">
              <w:r>
                <w:rPr>
                  <w:rFonts w:ascii="Times New Roman" w:hAnsi="Times New Roman" w:eastAsia="宋体"/>
                  <w:b/>
                  <w:sz w:val="18"/>
                </w:rPr>
                <w:delText>储能额定功率/MW</w:delText>
              </w:r>
            </w:del>
          </w:p>
        </w:tc>
        <w:tc>
          <w:tcPr>
            <w:tcW w:w="1039" w:type="dxa"/>
            <w:tcMar>
              <w:left w:w="70" w:type="dxa"/>
              <w:right w:w="70" w:type="dxa"/>
            </w:tcMar>
            <w:vAlign w:val="center"/>
          </w:tcPr>
          <w:p w14:paraId="0A8963A4">
            <w:pPr>
              <w:keepNext/>
              <w:spacing w:before="20" w:after="20" w:line="260" w:lineRule="exact"/>
              <w:ind w:left="0" w:leftChars="0" w:right="0" w:rightChars="0" w:firstLine="0" w:firstLineChars="0"/>
              <w:jc w:val="center"/>
              <w:rPr>
                <w:del w:id="13223" w:author="xh" w:date="2026-10-19T11:53:50+08:00"/>
              </w:rPr>
            </w:pPr>
            <w:del w:id="13224" w:author="xh" w:date="2026-10-19T11:53:50+08:00">
              <w:r>
                <w:rPr>
                  <w:rFonts w:ascii="Times New Roman" w:hAnsi="Times New Roman" w:eastAsia="宋体"/>
                  <w:b/>
                  <w:sz w:val="18"/>
                </w:rPr>
                <w:delText>转出/MW</w:delText>
              </w:r>
            </w:del>
          </w:p>
        </w:tc>
        <w:tc>
          <w:tcPr>
            <w:tcW w:w="1039" w:type="dxa"/>
            <w:tcMar>
              <w:left w:w="70" w:type="dxa"/>
              <w:right w:w="70" w:type="dxa"/>
            </w:tcMar>
            <w:vAlign w:val="center"/>
          </w:tcPr>
          <w:p w14:paraId="00DF1716">
            <w:pPr>
              <w:keepNext/>
              <w:spacing w:before="20" w:after="20" w:line="260" w:lineRule="exact"/>
              <w:ind w:left="0" w:leftChars="0" w:right="0" w:rightChars="0" w:firstLine="0" w:firstLineChars="0"/>
              <w:jc w:val="center"/>
              <w:rPr>
                <w:del w:id="13225" w:author="xh" w:date="2026-10-19T11:53:50+08:00"/>
              </w:rPr>
            </w:pPr>
            <w:del w:id="13226" w:author="xh" w:date="2026-10-19T11:53:50+08:00">
              <w:r>
                <w:rPr>
                  <w:rFonts w:ascii="Times New Roman" w:hAnsi="Times New Roman" w:eastAsia="宋体"/>
                  <w:b/>
                  <w:sz w:val="18"/>
                </w:rPr>
                <w:delText>承接/MW</w:delText>
              </w:r>
            </w:del>
          </w:p>
        </w:tc>
        <w:tc>
          <w:tcPr>
            <w:tcW w:w="1039" w:type="dxa"/>
            <w:tcMar>
              <w:left w:w="70" w:type="dxa"/>
              <w:right w:w="70" w:type="dxa"/>
            </w:tcMar>
            <w:vAlign w:val="center"/>
          </w:tcPr>
          <w:p w14:paraId="462C0F65">
            <w:pPr>
              <w:keepNext/>
              <w:spacing w:before="20" w:after="20" w:line="260" w:lineRule="exact"/>
              <w:ind w:left="0" w:leftChars="0" w:right="0" w:rightChars="0" w:firstLine="0" w:firstLineChars="0"/>
              <w:jc w:val="center"/>
              <w:rPr>
                <w:del w:id="13227" w:author="xh" w:date="2026-10-19T11:53:50+08:00"/>
              </w:rPr>
            </w:pPr>
            <w:del w:id="13228" w:author="xh" w:date="2026-10-19T11:53:50+08:00">
              <w:r>
                <w:rPr>
                  <w:rFonts w:ascii="Times New Roman" w:hAnsi="Times New Roman" w:eastAsia="宋体"/>
                  <w:b/>
                  <w:sz w:val="18"/>
                </w:rPr>
                <w:delText>转接后净负荷/MW</w:delText>
              </w:r>
            </w:del>
          </w:p>
        </w:tc>
      </w:tr>
      <w:tr w14:paraId="5B6ADF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3205" w:author="xh" w:date="2026-10-19T11:53:50+08:00"/>
        </w:trPr>
        <w:tc>
          <w:tcPr>
            <w:tcW w:w="1039" w:type="dxa"/>
            <w:tcMar>
              <w:left w:w="70" w:type="dxa"/>
              <w:right w:w="70" w:type="dxa"/>
            </w:tcMar>
            <w:vAlign w:val="center"/>
          </w:tcPr>
          <w:p w14:paraId="5ACC198F">
            <w:pPr>
              <w:keepNext/>
              <w:spacing w:before="20" w:after="20" w:line="260" w:lineRule="exact"/>
              <w:ind w:left="0" w:leftChars="0" w:right="0" w:rightChars="0" w:firstLine="0" w:firstLineChars="0"/>
              <w:jc w:val="center"/>
              <w:rPr>
                <w:del w:id="13229" w:author="xh" w:date="2026-10-19T11:53:50+08:00"/>
              </w:rPr>
            </w:pPr>
            <w:del w:id="13230" w:author="xh" w:date="2026-10-19T11:53:50+08:00">
              <w:r>
                <w:rPr>
                  <w:rFonts w:ascii="Times New Roman" w:hAnsi="Times New Roman" w:eastAsia="宋体"/>
                  <w:b w:val="0"/>
                  <w:sz w:val="18"/>
                </w:rPr>
                <w:delText>刚性</w:delText>
              </w:r>
            </w:del>
          </w:p>
        </w:tc>
        <w:tc>
          <w:tcPr>
            <w:tcW w:w="1039" w:type="dxa"/>
            <w:tcMar>
              <w:left w:w="70" w:type="dxa"/>
              <w:right w:w="70" w:type="dxa"/>
            </w:tcMar>
            <w:vAlign w:val="center"/>
          </w:tcPr>
          <w:p w14:paraId="1A936D6B">
            <w:pPr>
              <w:keepNext/>
              <w:spacing w:before="20" w:after="20" w:line="260" w:lineRule="exact"/>
              <w:ind w:left="0" w:leftChars="0" w:right="0" w:rightChars="0" w:firstLine="0" w:firstLineChars="0"/>
              <w:jc w:val="center"/>
              <w:rPr>
                <w:del w:id="13231" w:author="xh" w:date="2026-10-19T11:53:50+08:00"/>
              </w:rPr>
            </w:pPr>
            <w:del w:id="13232" w:author="xh" w:date="2026-10-19T11:53:50+08:00">
              <w:r>
                <w:rPr>
                  <w:rFonts w:ascii="Times New Roman" w:hAnsi="Times New Roman" w:eastAsia="宋体"/>
                  <w:b w:val="0"/>
                  <w:sz w:val="18"/>
                </w:rPr>
                <w:delText>2022</w:delText>
              </w:r>
            </w:del>
          </w:p>
        </w:tc>
        <w:tc>
          <w:tcPr>
            <w:tcW w:w="1039" w:type="dxa"/>
            <w:tcMar>
              <w:left w:w="70" w:type="dxa"/>
              <w:right w:w="70" w:type="dxa"/>
            </w:tcMar>
            <w:vAlign w:val="center"/>
          </w:tcPr>
          <w:p w14:paraId="2D5D2B05">
            <w:pPr>
              <w:keepNext/>
              <w:spacing w:before="20" w:after="20" w:line="260" w:lineRule="exact"/>
              <w:ind w:left="0" w:leftChars="0" w:right="0" w:rightChars="0" w:firstLine="0" w:firstLineChars="0"/>
              <w:jc w:val="center"/>
              <w:rPr>
                <w:del w:id="13233" w:author="xh" w:date="2026-10-19T11:53:50+08:00"/>
              </w:rPr>
            </w:pPr>
            <w:del w:id="13234" w:author="xh" w:date="2026-10-19T11:53:50+08:00">
              <w:r>
                <w:rPr>
                  <w:rFonts w:ascii="Times New Roman" w:hAnsi="Times New Roman" w:eastAsia="宋体"/>
                  <w:b w:val="0"/>
                  <w:sz w:val="18"/>
                </w:rPr>
                <w:delText>31.5+31.5</w:delText>
              </w:r>
            </w:del>
          </w:p>
        </w:tc>
        <w:tc>
          <w:tcPr>
            <w:tcW w:w="1039" w:type="dxa"/>
            <w:tcMar>
              <w:left w:w="70" w:type="dxa"/>
              <w:right w:w="70" w:type="dxa"/>
            </w:tcMar>
            <w:vAlign w:val="center"/>
          </w:tcPr>
          <w:p w14:paraId="60298CE0">
            <w:pPr>
              <w:keepNext/>
              <w:spacing w:before="20" w:after="20" w:line="260" w:lineRule="exact"/>
              <w:ind w:left="0" w:leftChars="0" w:right="0" w:rightChars="0" w:firstLine="0" w:firstLineChars="0"/>
              <w:jc w:val="center"/>
              <w:rPr>
                <w:del w:id="13235" w:author="xh" w:date="2026-10-19T11:53:50+08:00"/>
              </w:rPr>
            </w:pPr>
            <w:del w:id="13236" w:author="xh" w:date="2026-10-19T11:53:50+08:00">
              <w:r>
                <w:rPr>
                  <w:rFonts w:ascii="Times New Roman" w:hAnsi="Times New Roman" w:eastAsia="宋体"/>
                  <w:b w:val="0"/>
                  <w:sz w:val="18"/>
                </w:rPr>
                <w:delText>63.00</w:delText>
              </w:r>
            </w:del>
          </w:p>
        </w:tc>
        <w:tc>
          <w:tcPr>
            <w:tcW w:w="1039" w:type="dxa"/>
            <w:tcMar>
              <w:left w:w="70" w:type="dxa"/>
              <w:right w:w="70" w:type="dxa"/>
            </w:tcMar>
            <w:vAlign w:val="center"/>
          </w:tcPr>
          <w:p w14:paraId="4B99F273">
            <w:pPr>
              <w:keepNext/>
              <w:spacing w:before="20" w:after="20" w:line="260" w:lineRule="exact"/>
              <w:ind w:left="0" w:leftChars="0" w:right="0" w:rightChars="0" w:firstLine="0" w:firstLineChars="0"/>
              <w:jc w:val="center"/>
              <w:rPr>
                <w:del w:id="13237" w:author="xh" w:date="2026-10-19T11:53:50+08:00"/>
              </w:rPr>
            </w:pPr>
            <w:del w:id="13238"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6E2B227F">
            <w:pPr>
              <w:keepNext/>
              <w:spacing w:before="20" w:after="20" w:line="260" w:lineRule="exact"/>
              <w:ind w:left="0" w:leftChars="0" w:right="0" w:rightChars="0" w:firstLine="0" w:firstLineChars="0"/>
              <w:jc w:val="center"/>
              <w:rPr>
                <w:del w:id="13239" w:author="xh" w:date="2026-10-19T11:53:50+08:00"/>
              </w:rPr>
            </w:pPr>
            <w:del w:id="13240"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30BE23B5">
            <w:pPr>
              <w:keepNext/>
              <w:spacing w:before="20" w:after="20" w:line="260" w:lineRule="exact"/>
              <w:ind w:left="0" w:leftChars="0" w:right="0" w:rightChars="0" w:firstLine="0" w:firstLineChars="0"/>
              <w:jc w:val="center"/>
              <w:rPr>
                <w:del w:id="13241" w:author="xh" w:date="2026-10-19T11:53:50+08:00"/>
              </w:rPr>
            </w:pPr>
            <w:del w:id="13242"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0ACFF225">
            <w:pPr>
              <w:keepNext/>
              <w:spacing w:before="20" w:after="20" w:line="260" w:lineRule="exact"/>
              <w:ind w:left="0" w:leftChars="0" w:right="0" w:rightChars="0" w:firstLine="0" w:firstLineChars="0"/>
              <w:jc w:val="center"/>
              <w:rPr>
                <w:del w:id="13243" w:author="xh" w:date="2026-10-19T11:53:50+08:00"/>
              </w:rPr>
            </w:pPr>
            <w:del w:id="13244" w:author="xh" w:date="2026-10-19T11:53:50+08:00">
              <w:r>
                <w:rPr>
                  <w:rFonts w:ascii="Times New Roman" w:hAnsi="Times New Roman" w:eastAsia="宋体"/>
                  <w:b w:val="0"/>
                  <w:sz w:val="18"/>
                </w:rPr>
                <w:delText>19.68</w:delText>
              </w:r>
            </w:del>
          </w:p>
        </w:tc>
      </w:tr>
      <w:tr w14:paraId="05F9FE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3206" w:author="xh" w:date="2026-10-19T11:53:50+08:00"/>
        </w:trPr>
        <w:tc>
          <w:tcPr>
            <w:tcW w:w="1039" w:type="dxa"/>
            <w:tcMar>
              <w:left w:w="70" w:type="dxa"/>
              <w:right w:w="70" w:type="dxa"/>
            </w:tcMar>
            <w:vAlign w:val="center"/>
          </w:tcPr>
          <w:p w14:paraId="4C40C610">
            <w:pPr>
              <w:keepNext/>
              <w:spacing w:before="20" w:after="20" w:line="260" w:lineRule="exact"/>
              <w:ind w:left="0" w:leftChars="0" w:right="0" w:rightChars="0" w:firstLine="0" w:firstLineChars="0"/>
              <w:jc w:val="center"/>
              <w:rPr>
                <w:del w:id="13245" w:author="xh" w:date="2026-10-19T11:53:50+08:00"/>
              </w:rPr>
            </w:pPr>
            <w:del w:id="13246" w:author="xh" w:date="2026-10-19T11:53:50+08:00">
              <w:r>
                <w:rPr>
                  <w:rFonts w:ascii="Times New Roman" w:hAnsi="Times New Roman" w:eastAsia="宋体"/>
                  <w:b w:val="0"/>
                  <w:sz w:val="18"/>
                </w:rPr>
                <w:delText>刚性</w:delText>
              </w:r>
            </w:del>
          </w:p>
        </w:tc>
        <w:tc>
          <w:tcPr>
            <w:tcW w:w="1039" w:type="dxa"/>
            <w:tcMar>
              <w:left w:w="70" w:type="dxa"/>
              <w:right w:w="70" w:type="dxa"/>
            </w:tcMar>
            <w:vAlign w:val="center"/>
          </w:tcPr>
          <w:p w14:paraId="3F14084F">
            <w:pPr>
              <w:keepNext/>
              <w:spacing w:before="20" w:after="20" w:line="260" w:lineRule="exact"/>
              <w:ind w:left="0" w:leftChars="0" w:right="0" w:rightChars="0" w:firstLine="0" w:firstLineChars="0"/>
              <w:jc w:val="center"/>
              <w:rPr>
                <w:del w:id="13247" w:author="xh" w:date="2026-10-19T11:53:50+08:00"/>
              </w:rPr>
            </w:pPr>
            <w:del w:id="13248" w:author="xh" w:date="2026-10-19T11:53:50+08:00">
              <w:r>
                <w:rPr>
                  <w:rFonts w:ascii="Times New Roman" w:hAnsi="Times New Roman" w:eastAsia="宋体"/>
                  <w:b w:val="0"/>
                  <w:sz w:val="18"/>
                </w:rPr>
                <w:delText>2023</w:delText>
              </w:r>
            </w:del>
          </w:p>
        </w:tc>
        <w:tc>
          <w:tcPr>
            <w:tcW w:w="1039" w:type="dxa"/>
            <w:tcMar>
              <w:left w:w="70" w:type="dxa"/>
              <w:right w:w="70" w:type="dxa"/>
            </w:tcMar>
            <w:vAlign w:val="center"/>
          </w:tcPr>
          <w:p w14:paraId="4058C2E0">
            <w:pPr>
              <w:keepNext/>
              <w:spacing w:before="20" w:after="20" w:line="260" w:lineRule="exact"/>
              <w:ind w:left="0" w:leftChars="0" w:right="0" w:rightChars="0" w:firstLine="0" w:firstLineChars="0"/>
              <w:jc w:val="center"/>
              <w:rPr>
                <w:del w:id="13249" w:author="xh" w:date="2026-10-19T11:53:50+08:00"/>
              </w:rPr>
            </w:pPr>
            <w:del w:id="13250" w:author="xh" w:date="2026-10-19T11:53:50+08:00">
              <w:r>
                <w:rPr>
                  <w:rFonts w:ascii="Times New Roman" w:hAnsi="Times New Roman" w:eastAsia="宋体"/>
                  <w:b w:val="0"/>
                  <w:sz w:val="18"/>
                </w:rPr>
                <w:delText>31.5+31.5</w:delText>
              </w:r>
            </w:del>
          </w:p>
        </w:tc>
        <w:tc>
          <w:tcPr>
            <w:tcW w:w="1039" w:type="dxa"/>
            <w:tcMar>
              <w:left w:w="70" w:type="dxa"/>
              <w:right w:w="70" w:type="dxa"/>
            </w:tcMar>
            <w:vAlign w:val="center"/>
          </w:tcPr>
          <w:p w14:paraId="565F5417">
            <w:pPr>
              <w:keepNext/>
              <w:spacing w:before="20" w:after="20" w:line="260" w:lineRule="exact"/>
              <w:ind w:left="0" w:leftChars="0" w:right="0" w:rightChars="0" w:firstLine="0" w:firstLineChars="0"/>
              <w:jc w:val="center"/>
              <w:rPr>
                <w:del w:id="13251" w:author="xh" w:date="2026-10-19T11:53:50+08:00"/>
              </w:rPr>
            </w:pPr>
            <w:del w:id="13252" w:author="xh" w:date="2026-10-19T11:53:50+08:00">
              <w:r>
                <w:rPr>
                  <w:rFonts w:ascii="Times New Roman" w:hAnsi="Times New Roman" w:eastAsia="宋体"/>
                  <w:b w:val="0"/>
                  <w:sz w:val="18"/>
                </w:rPr>
                <w:delText>63.00</w:delText>
              </w:r>
            </w:del>
          </w:p>
        </w:tc>
        <w:tc>
          <w:tcPr>
            <w:tcW w:w="1039" w:type="dxa"/>
            <w:tcMar>
              <w:left w:w="70" w:type="dxa"/>
              <w:right w:w="70" w:type="dxa"/>
            </w:tcMar>
            <w:vAlign w:val="center"/>
          </w:tcPr>
          <w:p w14:paraId="34BBF538">
            <w:pPr>
              <w:keepNext/>
              <w:spacing w:before="20" w:after="20" w:line="260" w:lineRule="exact"/>
              <w:ind w:left="0" w:leftChars="0" w:right="0" w:rightChars="0" w:firstLine="0" w:firstLineChars="0"/>
              <w:jc w:val="center"/>
              <w:rPr>
                <w:del w:id="13253" w:author="xh" w:date="2026-10-19T11:53:50+08:00"/>
              </w:rPr>
            </w:pPr>
            <w:del w:id="13254"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69F1D92A">
            <w:pPr>
              <w:keepNext/>
              <w:spacing w:before="20" w:after="20" w:line="260" w:lineRule="exact"/>
              <w:ind w:left="0" w:leftChars="0" w:right="0" w:rightChars="0" w:firstLine="0" w:firstLineChars="0"/>
              <w:jc w:val="center"/>
              <w:rPr>
                <w:del w:id="13255" w:author="xh" w:date="2026-10-19T11:53:50+08:00"/>
              </w:rPr>
            </w:pPr>
            <w:del w:id="13256"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5F6098B8">
            <w:pPr>
              <w:keepNext/>
              <w:spacing w:before="20" w:after="20" w:line="260" w:lineRule="exact"/>
              <w:ind w:left="0" w:leftChars="0" w:right="0" w:rightChars="0" w:firstLine="0" w:firstLineChars="0"/>
              <w:jc w:val="center"/>
              <w:rPr>
                <w:del w:id="13257" w:author="xh" w:date="2026-10-19T11:53:50+08:00"/>
              </w:rPr>
            </w:pPr>
            <w:del w:id="13258"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7E86E6BA">
            <w:pPr>
              <w:keepNext/>
              <w:spacing w:before="20" w:after="20" w:line="260" w:lineRule="exact"/>
              <w:ind w:left="0" w:leftChars="0" w:right="0" w:rightChars="0" w:firstLine="0" w:firstLineChars="0"/>
              <w:jc w:val="center"/>
              <w:rPr>
                <w:del w:id="13259" w:author="xh" w:date="2026-10-19T11:53:50+08:00"/>
              </w:rPr>
            </w:pPr>
            <w:del w:id="13260" w:author="xh" w:date="2026-10-19T11:53:50+08:00">
              <w:r>
                <w:rPr>
                  <w:rFonts w:ascii="Times New Roman" w:hAnsi="Times New Roman" w:eastAsia="宋体"/>
                  <w:b w:val="0"/>
                  <w:sz w:val="18"/>
                </w:rPr>
                <w:delText>18.16</w:delText>
              </w:r>
            </w:del>
          </w:p>
        </w:tc>
      </w:tr>
      <w:tr w14:paraId="5985F8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3207" w:author="xh" w:date="2026-10-19T11:53:50+08:00"/>
        </w:trPr>
        <w:tc>
          <w:tcPr>
            <w:tcW w:w="1039" w:type="dxa"/>
            <w:tcMar>
              <w:left w:w="70" w:type="dxa"/>
              <w:right w:w="70" w:type="dxa"/>
            </w:tcMar>
            <w:vAlign w:val="center"/>
          </w:tcPr>
          <w:p w14:paraId="0AB28994">
            <w:pPr>
              <w:keepNext/>
              <w:spacing w:before="20" w:after="20" w:line="260" w:lineRule="exact"/>
              <w:ind w:left="0" w:leftChars="0" w:right="0" w:rightChars="0" w:firstLine="0" w:firstLineChars="0"/>
              <w:jc w:val="center"/>
              <w:rPr>
                <w:del w:id="13261" w:author="xh" w:date="2026-10-19T11:53:50+08:00"/>
              </w:rPr>
            </w:pPr>
            <w:del w:id="13262" w:author="xh" w:date="2026-10-19T11:53:50+08:00">
              <w:r>
                <w:rPr>
                  <w:rFonts w:ascii="Times New Roman" w:hAnsi="Times New Roman" w:eastAsia="宋体"/>
                  <w:b w:val="0"/>
                  <w:sz w:val="18"/>
                </w:rPr>
                <w:delText>刚性</w:delText>
              </w:r>
            </w:del>
          </w:p>
        </w:tc>
        <w:tc>
          <w:tcPr>
            <w:tcW w:w="1039" w:type="dxa"/>
            <w:tcMar>
              <w:left w:w="70" w:type="dxa"/>
              <w:right w:w="70" w:type="dxa"/>
            </w:tcMar>
            <w:vAlign w:val="center"/>
          </w:tcPr>
          <w:p w14:paraId="1A34DC34">
            <w:pPr>
              <w:keepNext/>
              <w:spacing w:before="20" w:after="20" w:line="260" w:lineRule="exact"/>
              <w:ind w:left="0" w:leftChars="0" w:right="0" w:rightChars="0" w:firstLine="0" w:firstLineChars="0"/>
              <w:jc w:val="center"/>
              <w:rPr>
                <w:del w:id="13263" w:author="xh" w:date="2026-10-19T11:53:50+08:00"/>
              </w:rPr>
            </w:pPr>
            <w:del w:id="13264" w:author="xh" w:date="2026-10-19T11:53:50+08:00">
              <w:r>
                <w:rPr>
                  <w:rFonts w:ascii="Times New Roman" w:hAnsi="Times New Roman" w:eastAsia="宋体"/>
                  <w:b w:val="0"/>
                  <w:sz w:val="18"/>
                </w:rPr>
                <w:delText>2024</w:delText>
              </w:r>
            </w:del>
          </w:p>
        </w:tc>
        <w:tc>
          <w:tcPr>
            <w:tcW w:w="1039" w:type="dxa"/>
            <w:tcMar>
              <w:left w:w="70" w:type="dxa"/>
              <w:right w:w="70" w:type="dxa"/>
            </w:tcMar>
            <w:vAlign w:val="center"/>
          </w:tcPr>
          <w:p w14:paraId="2A337CD4">
            <w:pPr>
              <w:keepNext/>
              <w:spacing w:before="20" w:after="20" w:line="260" w:lineRule="exact"/>
              <w:ind w:left="0" w:leftChars="0" w:right="0" w:rightChars="0" w:firstLine="0" w:firstLineChars="0"/>
              <w:jc w:val="center"/>
              <w:rPr>
                <w:del w:id="13265" w:author="xh" w:date="2026-10-19T11:53:50+08:00"/>
              </w:rPr>
            </w:pPr>
            <w:del w:id="13266" w:author="xh" w:date="2026-10-19T11:53:50+08:00">
              <w:r>
                <w:rPr>
                  <w:rFonts w:ascii="Times New Roman" w:hAnsi="Times New Roman" w:eastAsia="宋体"/>
                  <w:b w:val="0"/>
                  <w:sz w:val="18"/>
                </w:rPr>
                <w:delText>31.5+31.5</w:delText>
              </w:r>
            </w:del>
          </w:p>
        </w:tc>
        <w:tc>
          <w:tcPr>
            <w:tcW w:w="1039" w:type="dxa"/>
            <w:tcMar>
              <w:left w:w="70" w:type="dxa"/>
              <w:right w:w="70" w:type="dxa"/>
            </w:tcMar>
            <w:vAlign w:val="center"/>
          </w:tcPr>
          <w:p w14:paraId="04373C3A">
            <w:pPr>
              <w:keepNext/>
              <w:spacing w:before="20" w:after="20" w:line="260" w:lineRule="exact"/>
              <w:ind w:left="0" w:leftChars="0" w:right="0" w:rightChars="0" w:firstLine="0" w:firstLineChars="0"/>
              <w:jc w:val="center"/>
              <w:rPr>
                <w:del w:id="13267" w:author="xh" w:date="2026-10-19T11:53:50+08:00"/>
              </w:rPr>
            </w:pPr>
            <w:del w:id="13268" w:author="xh" w:date="2026-10-19T11:53:50+08:00">
              <w:r>
                <w:rPr>
                  <w:rFonts w:ascii="Times New Roman" w:hAnsi="Times New Roman" w:eastAsia="宋体"/>
                  <w:b w:val="0"/>
                  <w:sz w:val="18"/>
                </w:rPr>
                <w:delText>63.00</w:delText>
              </w:r>
            </w:del>
          </w:p>
        </w:tc>
        <w:tc>
          <w:tcPr>
            <w:tcW w:w="1039" w:type="dxa"/>
            <w:tcMar>
              <w:left w:w="70" w:type="dxa"/>
              <w:right w:w="70" w:type="dxa"/>
            </w:tcMar>
            <w:vAlign w:val="center"/>
          </w:tcPr>
          <w:p w14:paraId="5CD7AE38">
            <w:pPr>
              <w:keepNext/>
              <w:spacing w:before="20" w:after="20" w:line="260" w:lineRule="exact"/>
              <w:ind w:left="0" w:leftChars="0" w:right="0" w:rightChars="0" w:firstLine="0" w:firstLineChars="0"/>
              <w:jc w:val="center"/>
              <w:rPr>
                <w:del w:id="13269" w:author="xh" w:date="2026-10-19T11:53:50+08:00"/>
              </w:rPr>
            </w:pPr>
            <w:del w:id="13270"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4AA5E319">
            <w:pPr>
              <w:keepNext/>
              <w:spacing w:before="20" w:after="20" w:line="260" w:lineRule="exact"/>
              <w:ind w:left="0" w:leftChars="0" w:right="0" w:rightChars="0" w:firstLine="0" w:firstLineChars="0"/>
              <w:jc w:val="center"/>
              <w:rPr>
                <w:del w:id="13271" w:author="xh" w:date="2026-10-19T11:53:50+08:00"/>
              </w:rPr>
            </w:pPr>
            <w:del w:id="13272"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42D248E7">
            <w:pPr>
              <w:keepNext/>
              <w:spacing w:before="20" w:after="20" w:line="260" w:lineRule="exact"/>
              <w:ind w:left="0" w:leftChars="0" w:right="0" w:rightChars="0" w:firstLine="0" w:firstLineChars="0"/>
              <w:jc w:val="center"/>
              <w:rPr>
                <w:del w:id="13273" w:author="xh" w:date="2026-10-19T11:53:50+08:00"/>
              </w:rPr>
            </w:pPr>
            <w:del w:id="13274"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61FD8CF1">
            <w:pPr>
              <w:keepNext/>
              <w:spacing w:before="20" w:after="20" w:line="260" w:lineRule="exact"/>
              <w:ind w:left="0" w:leftChars="0" w:right="0" w:rightChars="0" w:firstLine="0" w:firstLineChars="0"/>
              <w:jc w:val="center"/>
              <w:rPr>
                <w:del w:id="13275" w:author="xh" w:date="2026-10-19T11:53:50+08:00"/>
              </w:rPr>
            </w:pPr>
            <w:del w:id="13276" w:author="xh" w:date="2026-10-19T11:53:50+08:00">
              <w:r>
                <w:rPr>
                  <w:rFonts w:ascii="Times New Roman" w:hAnsi="Times New Roman" w:eastAsia="宋体"/>
                  <w:b w:val="0"/>
                  <w:sz w:val="18"/>
                </w:rPr>
                <w:delText>20.58</w:delText>
              </w:r>
            </w:del>
          </w:p>
        </w:tc>
      </w:tr>
      <w:tr w14:paraId="5297C4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3208" w:author="xh" w:date="2026-10-19T11:53:50+08:00"/>
        </w:trPr>
        <w:tc>
          <w:tcPr>
            <w:tcW w:w="1039" w:type="dxa"/>
            <w:tcMar>
              <w:left w:w="70" w:type="dxa"/>
              <w:right w:w="70" w:type="dxa"/>
            </w:tcMar>
            <w:vAlign w:val="center"/>
          </w:tcPr>
          <w:p w14:paraId="1763D10A">
            <w:pPr>
              <w:keepNext/>
              <w:spacing w:before="20" w:after="20" w:line="260" w:lineRule="exact"/>
              <w:ind w:left="0" w:leftChars="0" w:right="0" w:rightChars="0" w:firstLine="0" w:firstLineChars="0"/>
              <w:jc w:val="center"/>
              <w:rPr>
                <w:del w:id="13277" w:author="xh" w:date="2026-10-19T11:53:50+08:00"/>
              </w:rPr>
            </w:pPr>
            <w:del w:id="13278" w:author="xh" w:date="2026-10-19T11:53:50+08:00">
              <w:r>
                <w:rPr>
                  <w:rFonts w:ascii="Times New Roman" w:hAnsi="Times New Roman" w:eastAsia="宋体"/>
                  <w:b w:val="0"/>
                  <w:sz w:val="18"/>
                </w:rPr>
                <w:delText>刚性</w:delText>
              </w:r>
            </w:del>
          </w:p>
        </w:tc>
        <w:tc>
          <w:tcPr>
            <w:tcW w:w="1039" w:type="dxa"/>
            <w:tcMar>
              <w:left w:w="70" w:type="dxa"/>
              <w:right w:w="70" w:type="dxa"/>
            </w:tcMar>
            <w:vAlign w:val="center"/>
          </w:tcPr>
          <w:p w14:paraId="7D663FFC">
            <w:pPr>
              <w:keepNext/>
              <w:spacing w:before="20" w:after="20" w:line="260" w:lineRule="exact"/>
              <w:ind w:left="0" w:leftChars="0" w:right="0" w:rightChars="0" w:firstLine="0" w:firstLineChars="0"/>
              <w:jc w:val="center"/>
              <w:rPr>
                <w:del w:id="13279" w:author="xh" w:date="2026-10-19T11:53:50+08:00"/>
              </w:rPr>
            </w:pPr>
            <w:del w:id="13280" w:author="xh" w:date="2026-10-19T11:53:50+08:00">
              <w:r>
                <w:rPr>
                  <w:rFonts w:ascii="Times New Roman" w:hAnsi="Times New Roman" w:eastAsia="宋体"/>
                  <w:b w:val="0"/>
                  <w:sz w:val="18"/>
                </w:rPr>
                <w:delText>2025</w:delText>
              </w:r>
            </w:del>
          </w:p>
        </w:tc>
        <w:tc>
          <w:tcPr>
            <w:tcW w:w="1039" w:type="dxa"/>
            <w:tcMar>
              <w:left w:w="70" w:type="dxa"/>
              <w:right w:w="70" w:type="dxa"/>
            </w:tcMar>
            <w:vAlign w:val="center"/>
          </w:tcPr>
          <w:p w14:paraId="3C7AB46E">
            <w:pPr>
              <w:keepNext/>
              <w:spacing w:before="20" w:after="20" w:line="260" w:lineRule="exact"/>
              <w:ind w:left="0" w:leftChars="0" w:right="0" w:rightChars="0" w:firstLine="0" w:firstLineChars="0"/>
              <w:jc w:val="center"/>
              <w:rPr>
                <w:del w:id="13281" w:author="xh" w:date="2026-10-19T11:53:50+08:00"/>
              </w:rPr>
            </w:pPr>
            <w:del w:id="13282" w:author="xh" w:date="2026-10-19T11:53:50+08:00">
              <w:r>
                <w:rPr>
                  <w:rFonts w:ascii="Times New Roman" w:hAnsi="Times New Roman" w:eastAsia="宋体"/>
                  <w:b w:val="0"/>
                  <w:sz w:val="18"/>
                </w:rPr>
                <w:delText>31.5+31.5</w:delText>
              </w:r>
            </w:del>
          </w:p>
        </w:tc>
        <w:tc>
          <w:tcPr>
            <w:tcW w:w="1039" w:type="dxa"/>
            <w:tcMar>
              <w:left w:w="70" w:type="dxa"/>
              <w:right w:w="70" w:type="dxa"/>
            </w:tcMar>
            <w:vAlign w:val="center"/>
          </w:tcPr>
          <w:p w14:paraId="1D06A406">
            <w:pPr>
              <w:keepNext/>
              <w:spacing w:before="20" w:after="20" w:line="260" w:lineRule="exact"/>
              <w:ind w:left="0" w:leftChars="0" w:right="0" w:rightChars="0" w:firstLine="0" w:firstLineChars="0"/>
              <w:jc w:val="center"/>
              <w:rPr>
                <w:del w:id="13283" w:author="xh" w:date="2026-10-19T11:53:50+08:00"/>
              </w:rPr>
            </w:pPr>
            <w:del w:id="13284" w:author="xh" w:date="2026-10-19T11:53:50+08:00">
              <w:r>
                <w:rPr>
                  <w:rFonts w:ascii="Times New Roman" w:hAnsi="Times New Roman" w:eastAsia="宋体"/>
                  <w:b w:val="0"/>
                  <w:sz w:val="18"/>
                </w:rPr>
                <w:delText>63.00</w:delText>
              </w:r>
            </w:del>
          </w:p>
        </w:tc>
        <w:tc>
          <w:tcPr>
            <w:tcW w:w="1039" w:type="dxa"/>
            <w:tcMar>
              <w:left w:w="70" w:type="dxa"/>
              <w:right w:w="70" w:type="dxa"/>
            </w:tcMar>
            <w:vAlign w:val="center"/>
          </w:tcPr>
          <w:p w14:paraId="0CC53B27">
            <w:pPr>
              <w:keepNext/>
              <w:spacing w:before="20" w:after="20" w:line="260" w:lineRule="exact"/>
              <w:ind w:left="0" w:leftChars="0" w:right="0" w:rightChars="0" w:firstLine="0" w:firstLineChars="0"/>
              <w:jc w:val="center"/>
              <w:rPr>
                <w:del w:id="13285" w:author="xh" w:date="2026-10-19T11:53:50+08:00"/>
              </w:rPr>
            </w:pPr>
            <w:del w:id="13286"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159D0E37">
            <w:pPr>
              <w:keepNext/>
              <w:spacing w:before="20" w:after="20" w:line="260" w:lineRule="exact"/>
              <w:ind w:left="0" w:leftChars="0" w:right="0" w:rightChars="0" w:firstLine="0" w:firstLineChars="0"/>
              <w:jc w:val="center"/>
              <w:rPr>
                <w:del w:id="13287" w:author="xh" w:date="2026-10-19T11:53:50+08:00"/>
              </w:rPr>
            </w:pPr>
            <w:del w:id="13288"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798AF8E9">
            <w:pPr>
              <w:keepNext/>
              <w:spacing w:before="20" w:after="20" w:line="260" w:lineRule="exact"/>
              <w:ind w:left="0" w:leftChars="0" w:right="0" w:rightChars="0" w:firstLine="0" w:firstLineChars="0"/>
              <w:jc w:val="center"/>
              <w:rPr>
                <w:del w:id="13289" w:author="xh" w:date="2026-10-19T11:53:50+08:00"/>
              </w:rPr>
            </w:pPr>
            <w:del w:id="13290"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5B54E201">
            <w:pPr>
              <w:keepNext/>
              <w:spacing w:before="20" w:after="20" w:line="260" w:lineRule="exact"/>
              <w:ind w:left="0" w:leftChars="0" w:right="0" w:rightChars="0" w:firstLine="0" w:firstLineChars="0"/>
              <w:jc w:val="center"/>
              <w:rPr>
                <w:del w:id="13291" w:author="xh" w:date="2026-10-19T11:53:50+08:00"/>
              </w:rPr>
            </w:pPr>
            <w:del w:id="13292" w:author="xh" w:date="2026-10-19T11:53:50+08:00">
              <w:r>
                <w:rPr>
                  <w:rFonts w:ascii="Times New Roman" w:hAnsi="Times New Roman" w:eastAsia="宋体"/>
                  <w:b w:val="0"/>
                  <w:sz w:val="18"/>
                </w:rPr>
                <w:delText>22.81</w:delText>
              </w:r>
            </w:del>
          </w:p>
        </w:tc>
      </w:tr>
      <w:tr w14:paraId="5E9E2F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3209" w:author="xh" w:date="2026-10-19T11:53:50+08:00"/>
        </w:trPr>
        <w:tc>
          <w:tcPr>
            <w:tcW w:w="1039" w:type="dxa"/>
            <w:tcMar>
              <w:left w:w="70" w:type="dxa"/>
              <w:right w:w="70" w:type="dxa"/>
            </w:tcMar>
            <w:vAlign w:val="center"/>
          </w:tcPr>
          <w:p w14:paraId="22BA3D5D">
            <w:pPr>
              <w:keepNext/>
              <w:spacing w:before="20" w:after="20" w:line="260" w:lineRule="exact"/>
              <w:ind w:left="0" w:leftChars="0" w:right="0" w:rightChars="0" w:firstLine="0" w:firstLineChars="0"/>
              <w:jc w:val="center"/>
              <w:rPr>
                <w:del w:id="13293" w:author="xh" w:date="2026-10-19T11:53:50+08:00"/>
              </w:rPr>
            </w:pPr>
            <w:del w:id="13294" w:author="xh" w:date="2026-10-19T11:53:50+08:00">
              <w:r>
                <w:rPr>
                  <w:rFonts w:ascii="Times New Roman" w:hAnsi="Times New Roman" w:eastAsia="宋体"/>
                  <w:b w:val="0"/>
                  <w:sz w:val="18"/>
                </w:rPr>
                <w:delText>弹性</w:delText>
              </w:r>
            </w:del>
          </w:p>
        </w:tc>
        <w:tc>
          <w:tcPr>
            <w:tcW w:w="1039" w:type="dxa"/>
            <w:tcMar>
              <w:left w:w="70" w:type="dxa"/>
              <w:right w:w="70" w:type="dxa"/>
            </w:tcMar>
            <w:vAlign w:val="center"/>
          </w:tcPr>
          <w:p w14:paraId="28A5E92A">
            <w:pPr>
              <w:keepNext/>
              <w:spacing w:before="20" w:after="20" w:line="260" w:lineRule="exact"/>
              <w:ind w:left="0" w:leftChars="0" w:right="0" w:rightChars="0" w:firstLine="0" w:firstLineChars="0"/>
              <w:jc w:val="center"/>
              <w:rPr>
                <w:del w:id="13295" w:author="xh" w:date="2026-10-19T11:53:50+08:00"/>
              </w:rPr>
            </w:pPr>
            <w:del w:id="13296" w:author="xh" w:date="2026-10-19T11:53:50+08:00">
              <w:r>
                <w:rPr>
                  <w:rFonts w:ascii="Times New Roman" w:hAnsi="Times New Roman" w:eastAsia="宋体"/>
                  <w:b w:val="0"/>
                  <w:sz w:val="18"/>
                </w:rPr>
                <w:delText>2022</w:delText>
              </w:r>
            </w:del>
          </w:p>
        </w:tc>
        <w:tc>
          <w:tcPr>
            <w:tcW w:w="1039" w:type="dxa"/>
            <w:tcMar>
              <w:left w:w="70" w:type="dxa"/>
              <w:right w:w="70" w:type="dxa"/>
            </w:tcMar>
            <w:vAlign w:val="center"/>
          </w:tcPr>
          <w:p w14:paraId="55472A86">
            <w:pPr>
              <w:keepNext/>
              <w:spacing w:before="20" w:after="20" w:line="260" w:lineRule="exact"/>
              <w:ind w:left="0" w:leftChars="0" w:right="0" w:rightChars="0" w:firstLine="0" w:firstLineChars="0"/>
              <w:jc w:val="center"/>
              <w:rPr>
                <w:del w:id="13297" w:author="xh" w:date="2026-10-19T11:53:50+08:00"/>
              </w:rPr>
            </w:pPr>
            <w:del w:id="13298" w:author="xh" w:date="2026-10-19T11:53:50+08:00">
              <w:r>
                <w:rPr>
                  <w:rFonts w:ascii="Times New Roman" w:hAnsi="Times New Roman" w:eastAsia="宋体"/>
                  <w:b w:val="0"/>
                  <w:sz w:val="18"/>
                </w:rPr>
                <w:delText>31.5+31.5</w:delText>
              </w:r>
            </w:del>
          </w:p>
        </w:tc>
        <w:tc>
          <w:tcPr>
            <w:tcW w:w="1039" w:type="dxa"/>
            <w:tcMar>
              <w:left w:w="70" w:type="dxa"/>
              <w:right w:w="70" w:type="dxa"/>
            </w:tcMar>
            <w:vAlign w:val="center"/>
          </w:tcPr>
          <w:p w14:paraId="3D7EBD52">
            <w:pPr>
              <w:keepNext/>
              <w:spacing w:before="20" w:after="20" w:line="260" w:lineRule="exact"/>
              <w:ind w:left="0" w:leftChars="0" w:right="0" w:rightChars="0" w:firstLine="0" w:firstLineChars="0"/>
              <w:jc w:val="center"/>
              <w:rPr>
                <w:del w:id="13299" w:author="xh" w:date="2026-10-19T11:53:50+08:00"/>
              </w:rPr>
            </w:pPr>
            <w:del w:id="13300" w:author="xh" w:date="2026-10-19T11:53:50+08:00">
              <w:r>
                <w:rPr>
                  <w:rFonts w:ascii="Times New Roman" w:hAnsi="Times New Roman" w:eastAsia="宋体"/>
                  <w:b w:val="0"/>
                  <w:sz w:val="18"/>
                </w:rPr>
                <w:delText>63.00</w:delText>
              </w:r>
            </w:del>
          </w:p>
        </w:tc>
        <w:tc>
          <w:tcPr>
            <w:tcW w:w="1039" w:type="dxa"/>
            <w:tcMar>
              <w:left w:w="70" w:type="dxa"/>
              <w:right w:w="70" w:type="dxa"/>
            </w:tcMar>
            <w:vAlign w:val="center"/>
          </w:tcPr>
          <w:p w14:paraId="09386F8F">
            <w:pPr>
              <w:keepNext/>
              <w:spacing w:before="20" w:after="20" w:line="260" w:lineRule="exact"/>
              <w:ind w:left="0" w:leftChars="0" w:right="0" w:rightChars="0" w:firstLine="0" w:firstLineChars="0"/>
              <w:jc w:val="center"/>
              <w:rPr>
                <w:del w:id="13301" w:author="xh" w:date="2026-10-19T11:53:50+08:00"/>
              </w:rPr>
            </w:pPr>
            <w:del w:id="13302"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147F51DD">
            <w:pPr>
              <w:keepNext/>
              <w:spacing w:before="20" w:after="20" w:line="260" w:lineRule="exact"/>
              <w:ind w:left="0" w:leftChars="0" w:right="0" w:rightChars="0" w:firstLine="0" w:firstLineChars="0"/>
              <w:jc w:val="center"/>
              <w:rPr>
                <w:del w:id="13303" w:author="xh" w:date="2026-10-19T11:53:50+08:00"/>
              </w:rPr>
            </w:pPr>
            <w:del w:id="13304"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356B9138">
            <w:pPr>
              <w:keepNext/>
              <w:spacing w:before="20" w:after="20" w:line="260" w:lineRule="exact"/>
              <w:ind w:left="0" w:leftChars="0" w:right="0" w:rightChars="0" w:firstLine="0" w:firstLineChars="0"/>
              <w:jc w:val="center"/>
              <w:rPr>
                <w:del w:id="13305" w:author="xh" w:date="2026-10-19T11:53:50+08:00"/>
              </w:rPr>
            </w:pPr>
            <w:del w:id="13306"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76DA3027">
            <w:pPr>
              <w:keepNext/>
              <w:spacing w:before="20" w:after="20" w:line="260" w:lineRule="exact"/>
              <w:ind w:left="0" w:leftChars="0" w:right="0" w:rightChars="0" w:firstLine="0" w:firstLineChars="0"/>
              <w:jc w:val="center"/>
              <w:rPr>
                <w:del w:id="13307" w:author="xh" w:date="2026-10-19T11:53:50+08:00"/>
              </w:rPr>
            </w:pPr>
            <w:del w:id="13308" w:author="xh" w:date="2026-10-19T11:53:50+08:00">
              <w:r>
                <w:rPr>
                  <w:rFonts w:ascii="Times New Roman" w:hAnsi="Times New Roman" w:eastAsia="宋体"/>
                  <w:b w:val="0"/>
                  <w:sz w:val="18"/>
                </w:rPr>
                <w:delText>19.68</w:delText>
              </w:r>
            </w:del>
          </w:p>
        </w:tc>
      </w:tr>
      <w:tr w14:paraId="5A6260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3210" w:author="xh" w:date="2026-10-19T11:53:50+08:00"/>
        </w:trPr>
        <w:tc>
          <w:tcPr>
            <w:tcW w:w="1039" w:type="dxa"/>
            <w:tcMar>
              <w:left w:w="70" w:type="dxa"/>
              <w:right w:w="70" w:type="dxa"/>
            </w:tcMar>
            <w:vAlign w:val="center"/>
          </w:tcPr>
          <w:p w14:paraId="36194945">
            <w:pPr>
              <w:keepNext/>
              <w:spacing w:before="20" w:after="20" w:line="260" w:lineRule="exact"/>
              <w:ind w:left="0" w:leftChars="0" w:right="0" w:rightChars="0" w:firstLine="0" w:firstLineChars="0"/>
              <w:jc w:val="center"/>
              <w:rPr>
                <w:del w:id="13309" w:author="xh" w:date="2026-10-19T11:53:50+08:00"/>
              </w:rPr>
            </w:pPr>
            <w:del w:id="13310" w:author="xh" w:date="2026-10-19T11:53:50+08:00">
              <w:r>
                <w:rPr>
                  <w:rFonts w:ascii="Times New Roman" w:hAnsi="Times New Roman" w:eastAsia="宋体"/>
                  <w:b w:val="0"/>
                  <w:sz w:val="18"/>
                </w:rPr>
                <w:delText>弹性</w:delText>
              </w:r>
            </w:del>
          </w:p>
        </w:tc>
        <w:tc>
          <w:tcPr>
            <w:tcW w:w="1039" w:type="dxa"/>
            <w:tcMar>
              <w:left w:w="70" w:type="dxa"/>
              <w:right w:w="70" w:type="dxa"/>
            </w:tcMar>
            <w:vAlign w:val="center"/>
          </w:tcPr>
          <w:p w14:paraId="0CF84ACD">
            <w:pPr>
              <w:keepNext/>
              <w:spacing w:before="20" w:after="20" w:line="260" w:lineRule="exact"/>
              <w:ind w:left="0" w:leftChars="0" w:right="0" w:rightChars="0" w:firstLine="0" w:firstLineChars="0"/>
              <w:jc w:val="center"/>
              <w:rPr>
                <w:del w:id="13311" w:author="xh" w:date="2026-10-19T11:53:50+08:00"/>
              </w:rPr>
            </w:pPr>
            <w:del w:id="13312" w:author="xh" w:date="2026-10-19T11:53:50+08:00">
              <w:r>
                <w:rPr>
                  <w:rFonts w:ascii="Times New Roman" w:hAnsi="Times New Roman" w:eastAsia="宋体"/>
                  <w:b w:val="0"/>
                  <w:sz w:val="18"/>
                </w:rPr>
                <w:delText>2023</w:delText>
              </w:r>
            </w:del>
          </w:p>
        </w:tc>
        <w:tc>
          <w:tcPr>
            <w:tcW w:w="1039" w:type="dxa"/>
            <w:tcMar>
              <w:left w:w="70" w:type="dxa"/>
              <w:right w:w="70" w:type="dxa"/>
            </w:tcMar>
            <w:vAlign w:val="center"/>
          </w:tcPr>
          <w:p w14:paraId="6FA79A58">
            <w:pPr>
              <w:keepNext/>
              <w:spacing w:before="20" w:after="20" w:line="260" w:lineRule="exact"/>
              <w:ind w:left="0" w:leftChars="0" w:right="0" w:rightChars="0" w:firstLine="0" w:firstLineChars="0"/>
              <w:jc w:val="center"/>
              <w:rPr>
                <w:del w:id="13313" w:author="xh" w:date="2026-10-19T11:53:50+08:00"/>
              </w:rPr>
            </w:pPr>
            <w:del w:id="13314" w:author="xh" w:date="2026-10-19T11:53:50+08:00">
              <w:r>
                <w:rPr>
                  <w:rFonts w:ascii="Times New Roman" w:hAnsi="Times New Roman" w:eastAsia="宋体"/>
                  <w:b w:val="0"/>
                  <w:sz w:val="18"/>
                </w:rPr>
                <w:delText>31.5+31.5</w:delText>
              </w:r>
            </w:del>
          </w:p>
        </w:tc>
        <w:tc>
          <w:tcPr>
            <w:tcW w:w="1039" w:type="dxa"/>
            <w:tcMar>
              <w:left w:w="70" w:type="dxa"/>
              <w:right w:w="70" w:type="dxa"/>
            </w:tcMar>
            <w:vAlign w:val="center"/>
          </w:tcPr>
          <w:p w14:paraId="15372ABB">
            <w:pPr>
              <w:keepNext/>
              <w:spacing w:before="20" w:after="20" w:line="260" w:lineRule="exact"/>
              <w:ind w:left="0" w:leftChars="0" w:right="0" w:rightChars="0" w:firstLine="0" w:firstLineChars="0"/>
              <w:jc w:val="center"/>
              <w:rPr>
                <w:del w:id="13315" w:author="xh" w:date="2026-10-19T11:53:50+08:00"/>
              </w:rPr>
            </w:pPr>
            <w:del w:id="13316" w:author="xh" w:date="2026-10-19T11:53:50+08:00">
              <w:r>
                <w:rPr>
                  <w:rFonts w:ascii="Times New Roman" w:hAnsi="Times New Roman" w:eastAsia="宋体"/>
                  <w:b w:val="0"/>
                  <w:sz w:val="18"/>
                </w:rPr>
                <w:delText>63.00</w:delText>
              </w:r>
            </w:del>
          </w:p>
        </w:tc>
        <w:tc>
          <w:tcPr>
            <w:tcW w:w="1039" w:type="dxa"/>
            <w:tcMar>
              <w:left w:w="70" w:type="dxa"/>
              <w:right w:w="70" w:type="dxa"/>
            </w:tcMar>
            <w:vAlign w:val="center"/>
          </w:tcPr>
          <w:p w14:paraId="63A50F30">
            <w:pPr>
              <w:keepNext/>
              <w:spacing w:before="20" w:after="20" w:line="260" w:lineRule="exact"/>
              <w:ind w:left="0" w:leftChars="0" w:right="0" w:rightChars="0" w:firstLine="0" w:firstLineChars="0"/>
              <w:jc w:val="center"/>
              <w:rPr>
                <w:del w:id="13317" w:author="xh" w:date="2026-10-19T11:53:50+08:00"/>
              </w:rPr>
            </w:pPr>
            <w:del w:id="13318"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36781980">
            <w:pPr>
              <w:keepNext/>
              <w:spacing w:before="20" w:after="20" w:line="260" w:lineRule="exact"/>
              <w:ind w:left="0" w:leftChars="0" w:right="0" w:rightChars="0" w:firstLine="0" w:firstLineChars="0"/>
              <w:jc w:val="center"/>
              <w:rPr>
                <w:del w:id="13319" w:author="xh" w:date="2026-10-19T11:53:50+08:00"/>
              </w:rPr>
            </w:pPr>
            <w:del w:id="13320"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1A7A0A16">
            <w:pPr>
              <w:keepNext/>
              <w:spacing w:before="20" w:after="20" w:line="260" w:lineRule="exact"/>
              <w:ind w:left="0" w:leftChars="0" w:right="0" w:rightChars="0" w:firstLine="0" w:firstLineChars="0"/>
              <w:jc w:val="center"/>
              <w:rPr>
                <w:del w:id="13321" w:author="xh" w:date="2026-10-19T11:53:50+08:00"/>
              </w:rPr>
            </w:pPr>
            <w:del w:id="13322"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52379E8E">
            <w:pPr>
              <w:keepNext/>
              <w:spacing w:before="20" w:after="20" w:line="260" w:lineRule="exact"/>
              <w:ind w:left="0" w:leftChars="0" w:right="0" w:rightChars="0" w:firstLine="0" w:firstLineChars="0"/>
              <w:jc w:val="center"/>
              <w:rPr>
                <w:del w:id="13323" w:author="xh" w:date="2026-10-19T11:53:50+08:00"/>
              </w:rPr>
            </w:pPr>
            <w:del w:id="13324" w:author="xh" w:date="2026-10-19T11:53:50+08:00">
              <w:r>
                <w:rPr>
                  <w:rFonts w:ascii="Times New Roman" w:hAnsi="Times New Roman" w:eastAsia="宋体"/>
                  <w:b w:val="0"/>
                  <w:sz w:val="18"/>
                </w:rPr>
                <w:delText>18.16</w:delText>
              </w:r>
            </w:del>
          </w:p>
        </w:tc>
      </w:tr>
      <w:tr w14:paraId="49A767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3211" w:author="xh" w:date="2026-10-19T11:53:50+08:00"/>
        </w:trPr>
        <w:tc>
          <w:tcPr>
            <w:tcW w:w="1039" w:type="dxa"/>
            <w:tcMar>
              <w:left w:w="70" w:type="dxa"/>
              <w:right w:w="70" w:type="dxa"/>
            </w:tcMar>
            <w:vAlign w:val="center"/>
          </w:tcPr>
          <w:p w14:paraId="7E001949">
            <w:pPr>
              <w:keepNext/>
              <w:spacing w:before="20" w:after="20" w:line="260" w:lineRule="exact"/>
              <w:ind w:left="0" w:leftChars="0" w:right="0" w:rightChars="0" w:firstLine="0" w:firstLineChars="0"/>
              <w:jc w:val="center"/>
              <w:rPr>
                <w:del w:id="13325" w:author="xh" w:date="2026-10-19T11:53:50+08:00"/>
              </w:rPr>
            </w:pPr>
            <w:del w:id="13326" w:author="xh" w:date="2026-10-19T11:53:50+08:00">
              <w:r>
                <w:rPr>
                  <w:rFonts w:ascii="Times New Roman" w:hAnsi="Times New Roman" w:eastAsia="宋体"/>
                  <w:b w:val="0"/>
                  <w:sz w:val="18"/>
                </w:rPr>
                <w:delText>弹性</w:delText>
              </w:r>
            </w:del>
          </w:p>
        </w:tc>
        <w:tc>
          <w:tcPr>
            <w:tcW w:w="1039" w:type="dxa"/>
            <w:tcMar>
              <w:left w:w="70" w:type="dxa"/>
              <w:right w:w="70" w:type="dxa"/>
            </w:tcMar>
            <w:vAlign w:val="center"/>
          </w:tcPr>
          <w:p w14:paraId="407694D9">
            <w:pPr>
              <w:keepNext/>
              <w:spacing w:before="20" w:after="20" w:line="260" w:lineRule="exact"/>
              <w:ind w:left="0" w:leftChars="0" w:right="0" w:rightChars="0" w:firstLine="0" w:firstLineChars="0"/>
              <w:jc w:val="center"/>
              <w:rPr>
                <w:del w:id="13327" w:author="xh" w:date="2026-10-19T11:53:50+08:00"/>
              </w:rPr>
            </w:pPr>
            <w:del w:id="13328" w:author="xh" w:date="2026-10-19T11:53:50+08:00">
              <w:r>
                <w:rPr>
                  <w:rFonts w:ascii="Times New Roman" w:hAnsi="Times New Roman" w:eastAsia="宋体"/>
                  <w:b w:val="0"/>
                  <w:sz w:val="18"/>
                </w:rPr>
                <w:delText>2024</w:delText>
              </w:r>
            </w:del>
          </w:p>
        </w:tc>
        <w:tc>
          <w:tcPr>
            <w:tcW w:w="1039" w:type="dxa"/>
            <w:tcMar>
              <w:left w:w="70" w:type="dxa"/>
              <w:right w:w="70" w:type="dxa"/>
            </w:tcMar>
            <w:vAlign w:val="center"/>
          </w:tcPr>
          <w:p w14:paraId="62D7519E">
            <w:pPr>
              <w:keepNext/>
              <w:spacing w:before="20" w:after="20" w:line="260" w:lineRule="exact"/>
              <w:ind w:left="0" w:leftChars="0" w:right="0" w:rightChars="0" w:firstLine="0" w:firstLineChars="0"/>
              <w:jc w:val="center"/>
              <w:rPr>
                <w:del w:id="13329" w:author="xh" w:date="2026-10-19T11:53:50+08:00"/>
              </w:rPr>
            </w:pPr>
            <w:del w:id="13330" w:author="xh" w:date="2026-10-19T11:53:50+08:00">
              <w:r>
                <w:rPr>
                  <w:rFonts w:ascii="Times New Roman" w:hAnsi="Times New Roman" w:eastAsia="宋体"/>
                  <w:b w:val="0"/>
                  <w:sz w:val="18"/>
                </w:rPr>
                <w:delText>31.5+31.5</w:delText>
              </w:r>
            </w:del>
          </w:p>
        </w:tc>
        <w:tc>
          <w:tcPr>
            <w:tcW w:w="1039" w:type="dxa"/>
            <w:tcMar>
              <w:left w:w="70" w:type="dxa"/>
              <w:right w:w="70" w:type="dxa"/>
            </w:tcMar>
            <w:vAlign w:val="center"/>
          </w:tcPr>
          <w:p w14:paraId="12746ED0">
            <w:pPr>
              <w:keepNext/>
              <w:spacing w:before="20" w:after="20" w:line="260" w:lineRule="exact"/>
              <w:ind w:left="0" w:leftChars="0" w:right="0" w:rightChars="0" w:firstLine="0" w:firstLineChars="0"/>
              <w:jc w:val="center"/>
              <w:rPr>
                <w:del w:id="13331" w:author="xh" w:date="2026-10-19T11:53:50+08:00"/>
              </w:rPr>
            </w:pPr>
            <w:del w:id="13332" w:author="xh" w:date="2026-10-19T11:53:50+08:00">
              <w:r>
                <w:rPr>
                  <w:rFonts w:ascii="Times New Roman" w:hAnsi="Times New Roman" w:eastAsia="宋体"/>
                  <w:b w:val="0"/>
                  <w:sz w:val="18"/>
                </w:rPr>
                <w:delText>63.00</w:delText>
              </w:r>
            </w:del>
          </w:p>
        </w:tc>
        <w:tc>
          <w:tcPr>
            <w:tcW w:w="1039" w:type="dxa"/>
            <w:tcMar>
              <w:left w:w="70" w:type="dxa"/>
              <w:right w:w="70" w:type="dxa"/>
            </w:tcMar>
            <w:vAlign w:val="center"/>
          </w:tcPr>
          <w:p w14:paraId="0B85E379">
            <w:pPr>
              <w:keepNext/>
              <w:spacing w:before="20" w:after="20" w:line="260" w:lineRule="exact"/>
              <w:ind w:left="0" w:leftChars="0" w:right="0" w:rightChars="0" w:firstLine="0" w:firstLineChars="0"/>
              <w:jc w:val="center"/>
              <w:rPr>
                <w:del w:id="13333" w:author="xh" w:date="2026-10-19T11:53:50+08:00"/>
              </w:rPr>
            </w:pPr>
            <w:del w:id="13334"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748AE2D8">
            <w:pPr>
              <w:keepNext/>
              <w:spacing w:before="20" w:after="20" w:line="260" w:lineRule="exact"/>
              <w:ind w:left="0" w:leftChars="0" w:right="0" w:rightChars="0" w:firstLine="0" w:firstLineChars="0"/>
              <w:jc w:val="center"/>
              <w:rPr>
                <w:del w:id="13335" w:author="xh" w:date="2026-10-19T11:53:50+08:00"/>
              </w:rPr>
            </w:pPr>
            <w:del w:id="13336"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4C803A6B">
            <w:pPr>
              <w:keepNext/>
              <w:spacing w:before="20" w:after="20" w:line="260" w:lineRule="exact"/>
              <w:ind w:left="0" w:leftChars="0" w:right="0" w:rightChars="0" w:firstLine="0" w:firstLineChars="0"/>
              <w:jc w:val="center"/>
              <w:rPr>
                <w:del w:id="13337" w:author="xh" w:date="2026-10-19T11:53:50+08:00"/>
              </w:rPr>
            </w:pPr>
            <w:del w:id="13338"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6BC29523">
            <w:pPr>
              <w:keepNext/>
              <w:spacing w:before="20" w:after="20" w:line="260" w:lineRule="exact"/>
              <w:ind w:left="0" w:leftChars="0" w:right="0" w:rightChars="0" w:firstLine="0" w:firstLineChars="0"/>
              <w:jc w:val="center"/>
              <w:rPr>
                <w:del w:id="13339" w:author="xh" w:date="2026-10-19T11:53:50+08:00"/>
              </w:rPr>
            </w:pPr>
            <w:del w:id="13340" w:author="xh" w:date="2026-10-19T11:53:50+08:00">
              <w:r>
                <w:rPr>
                  <w:rFonts w:ascii="Times New Roman" w:hAnsi="Times New Roman" w:eastAsia="宋体"/>
                  <w:b w:val="0"/>
                  <w:sz w:val="18"/>
                </w:rPr>
                <w:delText>20.58</w:delText>
              </w:r>
            </w:del>
          </w:p>
        </w:tc>
      </w:tr>
      <w:tr w14:paraId="3F103F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3212" w:author="xh" w:date="2026-10-19T11:53:50+08:00"/>
        </w:trPr>
        <w:tc>
          <w:tcPr>
            <w:tcW w:w="1039" w:type="dxa"/>
            <w:tcMar>
              <w:left w:w="70" w:type="dxa"/>
              <w:right w:w="70" w:type="dxa"/>
            </w:tcMar>
            <w:vAlign w:val="center"/>
          </w:tcPr>
          <w:p w14:paraId="7BC4D963">
            <w:pPr>
              <w:keepNext w:val="0"/>
              <w:spacing w:before="20" w:after="20" w:line="260" w:lineRule="exact"/>
              <w:ind w:left="0" w:leftChars="0" w:right="0" w:rightChars="0" w:firstLine="0" w:firstLineChars="0"/>
              <w:jc w:val="center"/>
              <w:rPr>
                <w:del w:id="13341" w:author="xh" w:date="2026-10-19T11:53:50+08:00"/>
              </w:rPr>
            </w:pPr>
            <w:del w:id="13342" w:author="xh" w:date="2026-10-19T11:53:50+08:00">
              <w:r>
                <w:rPr>
                  <w:rFonts w:ascii="Times New Roman" w:hAnsi="Times New Roman" w:eastAsia="宋体"/>
                  <w:b w:val="0"/>
                  <w:sz w:val="18"/>
                </w:rPr>
                <w:delText>弹性</w:delText>
              </w:r>
            </w:del>
          </w:p>
        </w:tc>
        <w:tc>
          <w:tcPr>
            <w:tcW w:w="1039" w:type="dxa"/>
            <w:tcMar>
              <w:left w:w="70" w:type="dxa"/>
              <w:right w:w="70" w:type="dxa"/>
            </w:tcMar>
            <w:vAlign w:val="center"/>
          </w:tcPr>
          <w:p w14:paraId="7DBCA63C">
            <w:pPr>
              <w:keepNext w:val="0"/>
              <w:spacing w:before="20" w:after="20" w:line="260" w:lineRule="exact"/>
              <w:ind w:left="0" w:leftChars="0" w:right="0" w:rightChars="0" w:firstLine="0" w:firstLineChars="0"/>
              <w:jc w:val="center"/>
              <w:rPr>
                <w:del w:id="13343" w:author="xh" w:date="2026-10-19T11:53:50+08:00"/>
              </w:rPr>
            </w:pPr>
            <w:del w:id="13344" w:author="xh" w:date="2026-10-19T11:53:50+08:00">
              <w:r>
                <w:rPr>
                  <w:rFonts w:ascii="Times New Roman" w:hAnsi="Times New Roman" w:eastAsia="宋体"/>
                  <w:b w:val="0"/>
                  <w:sz w:val="18"/>
                </w:rPr>
                <w:delText>2025</w:delText>
              </w:r>
            </w:del>
          </w:p>
        </w:tc>
        <w:tc>
          <w:tcPr>
            <w:tcW w:w="1039" w:type="dxa"/>
            <w:tcMar>
              <w:left w:w="70" w:type="dxa"/>
              <w:right w:w="70" w:type="dxa"/>
            </w:tcMar>
            <w:vAlign w:val="center"/>
          </w:tcPr>
          <w:p w14:paraId="3C9BD1BC">
            <w:pPr>
              <w:keepNext w:val="0"/>
              <w:spacing w:before="20" w:after="20" w:line="260" w:lineRule="exact"/>
              <w:ind w:left="0" w:leftChars="0" w:right="0" w:rightChars="0" w:firstLine="0" w:firstLineChars="0"/>
              <w:jc w:val="center"/>
              <w:rPr>
                <w:del w:id="13345" w:author="xh" w:date="2026-10-19T11:53:50+08:00"/>
              </w:rPr>
            </w:pPr>
            <w:del w:id="13346" w:author="xh" w:date="2026-10-19T11:53:50+08:00">
              <w:r>
                <w:rPr>
                  <w:rFonts w:ascii="Times New Roman" w:hAnsi="Times New Roman" w:eastAsia="宋体"/>
                  <w:b w:val="0"/>
                  <w:sz w:val="18"/>
                </w:rPr>
                <w:delText>31.5+31.5</w:delText>
              </w:r>
            </w:del>
          </w:p>
        </w:tc>
        <w:tc>
          <w:tcPr>
            <w:tcW w:w="1039" w:type="dxa"/>
            <w:tcMar>
              <w:left w:w="70" w:type="dxa"/>
              <w:right w:w="70" w:type="dxa"/>
            </w:tcMar>
            <w:vAlign w:val="center"/>
          </w:tcPr>
          <w:p w14:paraId="41C918B3">
            <w:pPr>
              <w:keepNext w:val="0"/>
              <w:spacing w:before="20" w:after="20" w:line="260" w:lineRule="exact"/>
              <w:ind w:left="0" w:leftChars="0" w:right="0" w:rightChars="0" w:firstLine="0" w:firstLineChars="0"/>
              <w:jc w:val="center"/>
              <w:rPr>
                <w:del w:id="13347" w:author="xh" w:date="2026-10-19T11:53:50+08:00"/>
              </w:rPr>
            </w:pPr>
            <w:del w:id="13348" w:author="xh" w:date="2026-10-19T11:53:50+08:00">
              <w:r>
                <w:rPr>
                  <w:rFonts w:ascii="Times New Roman" w:hAnsi="Times New Roman" w:eastAsia="宋体"/>
                  <w:b w:val="0"/>
                  <w:sz w:val="18"/>
                </w:rPr>
                <w:delText>63.00</w:delText>
              </w:r>
            </w:del>
          </w:p>
        </w:tc>
        <w:tc>
          <w:tcPr>
            <w:tcW w:w="1039" w:type="dxa"/>
            <w:tcMar>
              <w:left w:w="70" w:type="dxa"/>
              <w:right w:w="70" w:type="dxa"/>
            </w:tcMar>
            <w:vAlign w:val="center"/>
          </w:tcPr>
          <w:p w14:paraId="483CE8E9">
            <w:pPr>
              <w:keepNext w:val="0"/>
              <w:spacing w:before="20" w:after="20" w:line="260" w:lineRule="exact"/>
              <w:ind w:left="0" w:leftChars="0" w:right="0" w:rightChars="0" w:firstLine="0" w:firstLineChars="0"/>
              <w:jc w:val="center"/>
              <w:rPr>
                <w:del w:id="13349" w:author="xh" w:date="2026-10-19T11:53:50+08:00"/>
              </w:rPr>
            </w:pPr>
            <w:del w:id="13350"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2AF7EF6C">
            <w:pPr>
              <w:keepNext w:val="0"/>
              <w:spacing w:before="20" w:after="20" w:line="260" w:lineRule="exact"/>
              <w:ind w:left="0" w:leftChars="0" w:right="0" w:rightChars="0" w:firstLine="0" w:firstLineChars="0"/>
              <w:jc w:val="center"/>
              <w:rPr>
                <w:del w:id="13351" w:author="xh" w:date="2026-10-19T11:53:50+08:00"/>
              </w:rPr>
            </w:pPr>
            <w:del w:id="13352"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6E6D8D91">
            <w:pPr>
              <w:keepNext w:val="0"/>
              <w:spacing w:before="20" w:after="20" w:line="260" w:lineRule="exact"/>
              <w:ind w:left="0" w:leftChars="0" w:right="0" w:rightChars="0" w:firstLine="0" w:firstLineChars="0"/>
              <w:jc w:val="center"/>
              <w:rPr>
                <w:del w:id="13353" w:author="xh" w:date="2026-10-19T11:53:50+08:00"/>
              </w:rPr>
            </w:pPr>
            <w:del w:id="13354" w:author="xh" w:date="2026-10-19T11:53:50+08:00">
              <w:r>
                <w:rPr>
                  <w:rFonts w:ascii="Times New Roman" w:hAnsi="Times New Roman" w:eastAsia="宋体"/>
                  <w:b w:val="0"/>
                  <w:sz w:val="18"/>
                </w:rPr>
                <w:delText>0.00</w:delText>
              </w:r>
            </w:del>
          </w:p>
        </w:tc>
        <w:tc>
          <w:tcPr>
            <w:tcW w:w="1039" w:type="dxa"/>
            <w:tcMar>
              <w:left w:w="70" w:type="dxa"/>
              <w:right w:w="70" w:type="dxa"/>
            </w:tcMar>
            <w:vAlign w:val="center"/>
          </w:tcPr>
          <w:p w14:paraId="69D765E6">
            <w:pPr>
              <w:keepNext w:val="0"/>
              <w:spacing w:before="20" w:after="20" w:line="260" w:lineRule="exact"/>
              <w:ind w:left="0" w:leftChars="0" w:right="0" w:rightChars="0" w:firstLine="0" w:firstLineChars="0"/>
              <w:jc w:val="center"/>
              <w:rPr>
                <w:del w:id="13355" w:author="xh" w:date="2026-10-19T11:53:50+08:00"/>
              </w:rPr>
            </w:pPr>
            <w:del w:id="13356" w:author="xh" w:date="2026-10-19T11:53:50+08:00">
              <w:r>
                <w:rPr>
                  <w:rFonts w:ascii="Times New Roman" w:hAnsi="Times New Roman" w:eastAsia="宋体"/>
                  <w:b w:val="0"/>
                  <w:sz w:val="18"/>
                </w:rPr>
                <w:delText>22.81</w:delText>
              </w:r>
            </w:del>
          </w:p>
        </w:tc>
      </w:tr>
      <w:tr>
        <w:trPr>
          <w:cantSplit/>
          <w:tblHeader/>
          <w:ins w:id="13357" w:author="xh" w:date="2026-10-19T11:53:5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366" w:author="xh" w:date="2026-10-19T11:53:50+08:00"/>
              </w:rPr>
            </w:pPr>
            <w:ins w:id="13367" w:author="xh" w:date="2026-10-19T11:53:50+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368" w:author="xh" w:date="2026-10-19T11:53:50+08:00"/>
              </w:rPr>
            </w:pPr>
            <w:ins w:id="13369" w:author="xh" w:date="2026-10-19T11:53:50+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370" w:author="xh" w:date="2026-10-19T11:53:50+08:00"/>
              </w:rPr>
            </w:pPr>
            <w:ins w:id="13371" w:author="xh" w:date="2026-10-19T11:53:50+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372" w:author="xh" w:date="2026-10-19T11:53:50+08:00"/>
              </w:rPr>
            </w:pPr>
            <w:ins w:id="13373" w:author="xh" w:date="2026-10-19T11:53:50+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374" w:author="xh" w:date="2026-10-19T11:53:50+08:00"/>
              </w:rPr>
            </w:pPr>
            <w:ins w:id="13375" w:author="xh" w:date="2026-10-19T11:53:50+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376" w:author="xh" w:date="2026-10-19T11:53:50+08:00"/>
              </w:rPr>
            </w:pPr>
            <w:ins w:id="13377" w:author="xh" w:date="2026-10-19T11:53:50+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378" w:author="xh" w:date="2026-10-19T11:53:50+08:00"/>
              </w:rPr>
            </w:pPr>
            <w:ins w:id="13379" w:author="xh" w:date="2026-10-19T11:53:50+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380" w:author="xh" w:date="2026-10-19T11:53:50+08:00"/>
              </w:rPr>
            </w:pPr>
            <w:ins w:id="13381" w:author="xh" w:date="2026-10-19T11:53:50+08:00">
              <w:r>
                <w:rPr>
                  <w:rFonts w:ascii="Times New Roman" w:hAnsi="Times New Roman" w:eastAsia="宋体"/>
                  <w:b/>
                  <w:sz w:val="18"/>
                </w:rPr>
                <w:t>转接后净负荷/MW</w:t>
              </w:r>
            </w:ins>
          </w:p>
        </w:tc>
      </w:tr>
      <w:tr>
        <w:trPr>
          <w:cantSplit/>
          <w:ins w:id="13358" w:author="xh" w:date="2026-10-19T11:53:5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382" w:author="xh" w:date="2026-10-19T11:53:50+08:00"/>
              </w:rPr>
            </w:pPr>
            <w:ins w:id="13383" w:author="xh" w:date="2026-10-19T11:53:50+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384" w:author="xh" w:date="2026-10-19T11:53:50+08:00"/>
              </w:rPr>
            </w:pPr>
            <w:ins w:id="13385" w:author="xh" w:date="2026-10-19T11:53:50+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386" w:author="xh" w:date="2026-10-19T11:53:50+08:00"/>
              </w:rPr>
            </w:pPr>
            <w:ins w:id="13387" w:author="xh" w:date="2026-10-19T11:53:50+08:00">
              <w:r>
                <w:rPr>
                  <w:rFonts w:ascii="Times New Roman" w:hAnsi="Times New Roman" w:eastAsia="宋体"/>
                  <w:b w:val="0"/>
                  <w:sz w:val="18"/>
                </w:rPr>
                <w:t>31.50+40.00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388" w:author="xh" w:date="2026-10-19T11:53:50+08:00"/>
              </w:rPr>
            </w:pPr>
            <w:ins w:id="13389" w:author="xh" w:date="2026-10-19T11:53:50+08:00">
              <w:r>
                <w:rPr>
                  <w:rFonts w:ascii="Times New Roman" w:hAnsi="Times New Roman" w:eastAsia="宋体"/>
                  <w:b w:val="0"/>
                  <w:sz w:val="18"/>
                </w:rPr>
                <w:t>71.50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390" w:author="xh" w:date="2026-10-19T11:53:50+08:00"/>
              </w:rPr>
            </w:pPr>
            <w:ins w:id="13391" w:author="xh" w:date="2026-10-19T11:53: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392" w:author="xh" w:date="2026-10-19T11:53:50+08:00"/>
              </w:rPr>
            </w:pPr>
            <w:ins w:id="13393" w:author="xh" w:date="2026-10-19T11:53:50+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394" w:author="xh" w:date="2026-10-19T11:53:50+08:00"/>
              </w:rPr>
            </w:pPr>
            <w:ins w:id="13395" w:author="xh" w:date="2026-10-19T11:53:50+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396" w:author="xh" w:date="2026-10-19T11:53:50+08:00"/>
              </w:rPr>
            </w:pPr>
            <w:ins w:id="13397" w:author="xh" w:date="2026-10-19T11:53:50+08:00">
              <w:r>
                <w:rPr>
                  <w:rFonts w:ascii="Times New Roman" w:hAnsi="Times New Roman" w:eastAsia="宋体"/>
                  <w:b w:val="0"/>
                  <w:sz w:val="18"/>
                </w:rPr>
                <w:t>—</w:t>
              </w:r>
            </w:ins>
          </w:p>
        </w:tc>
      </w:tr>
      <w:tr>
        <w:trPr>
          <w:cantSplit/>
          <w:ins w:id="13359" w:author="xh" w:date="2026-10-19T11:53:5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398" w:author="xh" w:date="2026-10-19T11:53:50+08:00"/>
              </w:rPr>
            </w:pPr>
            <w:ins w:id="13399" w:author="xh" w:date="2026-10-19T11:53:50+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00" w:author="xh" w:date="2026-10-19T11:53:50+08:00"/>
              </w:rPr>
            </w:pPr>
            <w:ins w:id="13401" w:author="xh" w:date="2026-10-19T11:53:50+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02" w:author="xh" w:date="2026-10-19T11:53:50+08:00"/>
              </w:rPr>
            </w:pPr>
            <w:ins w:id="13403" w:author="xh" w:date="2026-10-19T11:53:50+08:00">
              <w:r>
                <w:rPr>
                  <w:rFonts w:ascii="Times New Roman" w:hAnsi="Times New Roman" w:eastAsia="宋体"/>
                  <w:b w:val="0"/>
                  <w:sz w:val="18"/>
                </w:rPr>
                <w:t>31.50+40.00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04" w:author="xh" w:date="2026-10-19T11:53:50+08:00"/>
              </w:rPr>
            </w:pPr>
            <w:ins w:id="13405" w:author="xh" w:date="2026-10-19T11:53:50+08:00">
              <w:r>
                <w:rPr>
                  <w:rFonts w:ascii="Times New Roman" w:hAnsi="Times New Roman" w:eastAsia="宋体"/>
                  <w:b w:val="0"/>
                  <w:sz w:val="18"/>
                </w:rPr>
                <w:t>71.50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06" w:author="xh" w:date="2026-10-19T11:53:50+08:00"/>
              </w:rPr>
            </w:pPr>
            <w:ins w:id="13407" w:author="xh" w:date="2026-10-19T11:53: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08" w:author="xh" w:date="2026-10-19T11:53:50+08:00"/>
              </w:rPr>
            </w:pPr>
            <w:ins w:id="13409" w:author="xh" w:date="2026-10-19T11:53: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10" w:author="xh" w:date="2026-10-19T11:53:50+08:00"/>
              </w:rPr>
            </w:pPr>
            <w:ins w:id="13411" w:author="xh" w:date="2026-10-19T11:53:50+08:00">
              <w:r>
                <w:rPr>
                  <w:rFonts w:ascii="Times New Roman" w:hAnsi="Times New Roman" w:eastAsia="宋体"/>
                  <w:b w:val="0"/>
                  <w:sz w:val="18"/>
                </w:rPr>
                <w:t>3.07</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12" w:author="xh" w:date="2026-10-19T11:53:50+08:00"/>
              </w:rPr>
            </w:pPr>
            <w:ins w:id="13413" w:author="xh" w:date="2026-10-19T11:53:50+08:00">
              <w:r>
                <w:rPr>
                  <w:rFonts w:ascii="Times New Roman" w:hAnsi="Times New Roman" w:eastAsia="宋体"/>
                  <w:b w:val="0"/>
                  <w:sz w:val="18"/>
                </w:rPr>
                <w:t>25.89</w:t>
              </w:r>
            </w:ins>
          </w:p>
        </w:tc>
      </w:tr>
      <w:tr>
        <w:trPr>
          <w:cantSplit/>
          <w:ins w:id="13360" w:author="xh" w:date="2026-10-19T11:53:5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14" w:author="xh" w:date="2026-10-19T11:53:50+08:00"/>
              </w:rPr>
            </w:pPr>
            <w:ins w:id="13415" w:author="xh" w:date="2026-10-19T11:53:50+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16" w:author="xh" w:date="2026-10-19T11:53:50+08:00"/>
              </w:rPr>
            </w:pPr>
            <w:ins w:id="13417" w:author="xh" w:date="2026-10-19T11:53:50+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18" w:author="xh" w:date="2026-10-19T11:53:50+08:00"/>
              </w:rPr>
            </w:pPr>
            <w:ins w:id="13419" w:author="xh" w:date="2026-10-19T11:53:50+08:00">
              <w:r>
                <w:rPr>
                  <w:rFonts w:ascii="Times New Roman" w:hAnsi="Times New Roman" w:eastAsia="宋体"/>
                  <w:b w:val="0"/>
                  <w:sz w:val="18"/>
                </w:rPr>
                <w:t>31.50+50.00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20" w:author="xh" w:date="2026-10-19T11:53:50+08:00"/>
              </w:rPr>
            </w:pPr>
            <w:ins w:id="13421" w:author="xh" w:date="2026-10-19T11:53:50+08:00">
              <w:r>
                <w:rPr>
                  <w:rFonts w:ascii="Times New Roman" w:hAnsi="Times New Roman" w:eastAsia="宋体"/>
                  <w:b w:val="0"/>
                  <w:sz w:val="18"/>
                </w:rPr>
                <w:t>81.50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22" w:author="xh" w:date="2026-10-19T11:53:50+08:00"/>
              </w:rPr>
            </w:pPr>
            <w:ins w:id="13423" w:author="xh" w:date="2026-10-19T11:53:50+08:00">
              <w:r>
                <w:rPr>
                  <w:rFonts w:ascii="Times New Roman" w:hAnsi="Times New Roman" w:eastAsia="宋体"/>
                  <w:b w:val="0"/>
                  <w:sz w:val="18"/>
                </w:rPr>
                <w:t>0.60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24" w:author="xh" w:date="2026-10-19T11:53:50+08:00"/>
              </w:rPr>
            </w:pPr>
            <w:ins w:id="13425" w:author="xh" w:date="2026-10-19T11:53:50+08:00">
              <w:r>
                <w:rPr>
                  <w:rFonts w:ascii="Times New Roman" w:hAnsi="Times New Roman" w:eastAsia="宋体"/>
                  <w:b w:val="0"/>
                  <w:sz w:val="18"/>
                </w:rPr>
                <w:t>1.95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26" w:author="xh" w:date="2026-10-19T11:53:50+08:00"/>
              </w:rPr>
            </w:pPr>
            <w:ins w:id="13427" w:author="xh" w:date="2026-10-19T11:53: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28" w:author="xh" w:date="2026-10-19T11:53:50+08:00"/>
              </w:rPr>
            </w:pPr>
            <w:ins w:id="13429" w:author="xh" w:date="2026-10-19T11:53:50+08:00">
              <w:r>
                <w:rPr>
                  <w:rFonts w:ascii="Times New Roman" w:hAnsi="Times New Roman" w:eastAsia="宋体"/>
                  <w:b w:val="0"/>
                  <w:sz w:val="18"/>
                </w:rPr>
                <w:t>26.00</w:t>
              </w:r>
            </w:ins>
          </w:p>
        </w:tc>
      </w:tr>
      <w:tr>
        <w:trPr>
          <w:cantSplit/>
          <w:ins w:id="13361" w:author="xh" w:date="2026-10-19T11:53:5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30" w:author="xh" w:date="2026-10-19T11:53:50+08:00"/>
              </w:rPr>
            </w:pPr>
            <w:ins w:id="13431" w:author="xh" w:date="2026-10-19T11:53:50+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32" w:author="xh" w:date="2026-10-19T11:53:50+08:00"/>
              </w:rPr>
            </w:pPr>
            <w:ins w:id="13433" w:author="xh" w:date="2026-10-19T11:53:50+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34" w:author="xh" w:date="2026-10-19T11:53:50+08:00"/>
              </w:rPr>
            </w:pPr>
            <w:ins w:id="13435" w:author="xh" w:date="2026-10-19T11:53:50+08:00">
              <w:r>
                <w:rPr>
                  <w:rFonts w:ascii="Times New Roman" w:hAnsi="Times New Roman" w:eastAsia="宋体"/>
                  <w:b w:val="0"/>
                  <w:sz w:val="18"/>
                </w:rPr>
                <w:t>50.00+50.00+50.00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36" w:author="xh" w:date="2026-10-19T11:53:50+08:00"/>
              </w:rPr>
            </w:pPr>
            <w:ins w:id="13437" w:author="xh" w:date="2026-10-19T11:53:50+08:00">
              <w:r>
                <w:rPr>
                  <w:rFonts w:ascii="Times New Roman" w:hAnsi="Times New Roman" w:eastAsia="宋体"/>
                  <w:b w:val="0"/>
                  <w:sz w:val="18"/>
                </w:rPr>
                <w:t>150.00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38" w:author="xh" w:date="2026-10-19T11:53:50+08:00"/>
              </w:rPr>
            </w:pPr>
            <w:ins w:id="13439" w:author="xh" w:date="2026-10-19T11:53:50+08:00">
              <w:r>
                <w:rPr>
                  <w:rFonts w:ascii="Times New Roman" w:hAnsi="Times New Roman" w:eastAsia="宋体"/>
                  <w:b w:val="0"/>
                  <w:sz w:val="18"/>
                </w:rPr>
                <w:t>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40" w:author="xh" w:date="2026-10-19T11:53:50+08:00"/>
              </w:rPr>
            </w:pPr>
            <w:ins w:id="13441" w:author="xh" w:date="2026-10-19T11:53: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42" w:author="xh" w:date="2026-10-19T11:53:50+08:00"/>
              </w:rPr>
            </w:pPr>
            <w:ins w:id="13443" w:author="xh" w:date="2026-10-19T11:53:50+08:00">
              <w:r>
                <w:rPr>
                  <w:rFonts w:ascii="Times New Roman" w:hAnsi="Times New Roman" w:eastAsia="宋体"/>
                  <w:b w:val="0"/>
                  <w:sz w:val="18"/>
                </w:rPr>
                <w:t>5.06</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44" w:author="xh" w:date="2026-10-19T11:53:50+08:00"/>
              </w:rPr>
            </w:pPr>
            <w:ins w:id="13445" w:author="xh" w:date="2026-10-19T11:53:50+08:00">
              <w:r>
                <w:rPr>
                  <w:rFonts w:ascii="Times New Roman" w:hAnsi="Times New Roman" w:eastAsia="宋体"/>
                  <w:b w:val="0"/>
                  <w:sz w:val="18"/>
                </w:rPr>
                <w:t>38.68</w:t>
              </w:r>
            </w:ins>
          </w:p>
        </w:tc>
      </w:tr>
      <w:tr>
        <w:trPr>
          <w:cantSplit/>
          <w:ins w:id="13362" w:author="xh" w:date="2026-10-19T11:53:5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46" w:author="xh" w:date="2026-10-19T11:53:50+08:00"/>
              </w:rPr>
            </w:pPr>
            <w:ins w:id="13447" w:author="xh" w:date="2026-10-19T11:53:50+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48" w:author="xh" w:date="2026-10-19T11:53:50+08:00"/>
              </w:rPr>
            </w:pPr>
            <w:ins w:id="13449" w:author="xh" w:date="2026-10-19T11:53:50+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50" w:author="xh" w:date="2026-10-19T11:53:50+08:00"/>
              </w:rPr>
            </w:pPr>
            <w:ins w:id="13451" w:author="xh" w:date="2026-10-19T11:53:50+08:00">
              <w:r>
                <w:rPr>
                  <w:rFonts w:ascii="Times New Roman" w:hAnsi="Times New Roman" w:eastAsia="宋体"/>
                  <w:b w:val="0"/>
                  <w:sz w:val="18"/>
                </w:rPr>
                <w:t>31.50+40.00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52" w:author="xh" w:date="2026-10-19T11:53:50+08:00"/>
              </w:rPr>
            </w:pPr>
            <w:ins w:id="13453" w:author="xh" w:date="2026-10-19T11:53:50+08:00">
              <w:r>
                <w:rPr>
                  <w:rFonts w:ascii="Times New Roman" w:hAnsi="Times New Roman" w:eastAsia="宋体"/>
                  <w:b w:val="0"/>
                  <w:sz w:val="18"/>
                </w:rPr>
                <w:t>71.50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54" w:author="xh" w:date="2026-10-19T11:53:50+08:00"/>
              </w:rPr>
            </w:pPr>
            <w:ins w:id="13455" w:author="xh" w:date="2026-10-19T11:53: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56" w:author="xh" w:date="2026-10-19T11:53:50+08:00"/>
              </w:rPr>
            </w:pPr>
            <w:ins w:id="13457" w:author="xh" w:date="2026-10-19T11:53:50+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58" w:author="xh" w:date="2026-10-19T11:53:50+08:00"/>
              </w:rPr>
            </w:pPr>
            <w:ins w:id="13459" w:author="xh" w:date="2026-10-19T11:53:50+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60" w:author="xh" w:date="2026-10-19T11:53:50+08:00"/>
              </w:rPr>
            </w:pPr>
            <w:ins w:id="13461" w:author="xh" w:date="2026-10-19T11:53:50+08:00">
              <w:r>
                <w:rPr>
                  <w:rFonts w:ascii="Times New Roman" w:hAnsi="Times New Roman" w:eastAsia="宋体"/>
                  <w:b w:val="0"/>
                  <w:sz w:val="18"/>
                </w:rPr>
                <w:t>—</w:t>
              </w:r>
            </w:ins>
          </w:p>
        </w:tc>
      </w:tr>
      <w:tr>
        <w:trPr>
          <w:cantSplit/>
          <w:ins w:id="13363" w:author="xh" w:date="2026-10-19T11:53:5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62" w:author="xh" w:date="2026-10-19T11:53:50+08:00"/>
              </w:rPr>
            </w:pPr>
            <w:ins w:id="13463" w:author="xh" w:date="2026-10-19T11:53:50+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64" w:author="xh" w:date="2026-10-19T11:53:50+08:00"/>
              </w:rPr>
            </w:pPr>
            <w:ins w:id="13465" w:author="xh" w:date="2026-10-19T11:53:50+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66" w:author="xh" w:date="2026-10-19T11:53:50+08:00"/>
              </w:rPr>
            </w:pPr>
            <w:ins w:id="13467" w:author="xh" w:date="2026-10-19T11:53:50+08:00">
              <w:r>
                <w:rPr>
                  <w:rFonts w:ascii="Times New Roman" w:hAnsi="Times New Roman" w:eastAsia="宋体"/>
                  <w:b w:val="0"/>
                  <w:sz w:val="18"/>
                </w:rPr>
                <w:t>31.50+40.00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68" w:author="xh" w:date="2026-10-19T11:53:50+08:00"/>
              </w:rPr>
            </w:pPr>
            <w:ins w:id="13469" w:author="xh" w:date="2026-10-19T11:53:50+08:00">
              <w:r>
                <w:rPr>
                  <w:rFonts w:ascii="Times New Roman" w:hAnsi="Times New Roman" w:eastAsia="宋体"/>
                  <w:b w:val="0"/>
                  <w:sz w:val="18"/>
                </w:rPr>
                <w:t>71.50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70" w:author="xh" w:date="2026-10-19T11:53:50+08:00"/>
              </w:rPr>
            </w:pPr>
            <w:ins w:id="13471" w:author="xh" w:date="2026-10-19T11:53: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72" w:author="xh" w:date="2026-10-19T11:53:50+08:00"/>
              </w:rPr>
            </w:pPr>
            <w:ins w:id="13473" w:author="xh" w:date="2026-10-19T11:53: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74" w:author="xh" w:date="2026-10-19T11:53:50+08:00"/>
              </w:rPr>
            </w:pPr>
            <w:ins w:id="13475" w:author="xh" w:date="2026-10-19T11:53:50+08:00">
              <w:r>
                <w:rPr>
                  <w:rFonts w:ascii="Times New Roman" w:hAnsi="Times New Roman" w:eastAsia="宋体"/>
                  <w:b w:val="0"/>
                  <w:sz w:val="18"/>
                </w:rPr>
                <w:t>0.82</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76" w:author="xh" w:date="2026-10-19T11:53:50+08:00"/>
              </w:rPr>
            </w:pPr>
            <w:ins w:id="13477" w:author="xh" w:date="2026-10-19T11:53:50+08:00">
              <w:r>
                <w:rPr>
                  <w:rFonts w:ascii="Times New Roman" w:hAnsi="Times New Roman" w:eastAsia="宋体"/>
                  <w:b w:val="0"/>
                  <w:sz w:val="18"/>
                </w:rPr>
                <w:t>23.64</w:t>
              </w:r>
            </w:ins>
          </w:p>
        </w:tc>
      </w:tr>
      <w:tr>
        <w:trPr>
          <w:cantSplit/>
          <w:ins w:id="13364" w:author="xh" w:date="2026-10-19T11:53:5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78" w:author="xh" w:date="2026-10-19T11:53:50+08:00"/>
              </w:rPr>
            </w:pPr>
            <w:ins w:id="13479" w:author="xh" w:date="2026-10-19T11:53:50+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80" w:author="xh" w:date="2026-10-19T11:53:50+08:00"/>
              </w:rPr>
            </w:pPr>
            <w:ins w:id="13481" w:author="xh" w:date="2026-10-19T11:53:50+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82" w:author="xh" w:date="2026-10-19T11:53:50+08:00"/>
              </w:rPr>
            </w:pPr>
            <w:ins w:id="13483" w:author="xh" w:date="2026-10-19T11:53:50+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84" w:author="xh" w:date="2026-10-19T11:53:50+08:00"/>
              </w:rPr>
            </w:pPr>
            <w:ins w:id="13485" w:author="xh" w:date="2026-10-19T11:53:50+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86" w:author="xh" w:date="2026-10-19T11:53:50+08:00"/>
              </w:rPr>
            </w:pPr>
            <w:ins w:id="13487" w:author="xh" w:date="2026-10-19T11:53: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88" w:author="xh" w:date="2026-10-19T11:53:50+08:00"/>
              </w:rPr>
            </w:pPr>
            <w:ins w:id="13489" w:author="xh" w:date="2026-10-19T11:53: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90" w:author="xh" w:date="2026-10-19T11:53:50+08:00"/>
              </w:rPr>
            </w:pPr>
            <w:ins w:id="13491" w:author="xh" w:date="2026-10-19T11:53: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492" w:author="xh" w:date="2026-10-19T11:53:50+08:00"/>
              </w:rPr>
            </w:pPr>
            <w:ins w:id="13493" w:author="xh" w:date="2026-10-19T11:53:50+08:00">
              <w:r>
                <w:rPr>
                  <w:rFonts w:ascii="Times New Roman" w:hAnsi="Times New Roman" w:eastAsia="宋体"/>
                  <w:b w:val="0"/>
                  <w:sz w:val="18"/>
                </w:rPr>
                <w:t>27.95</w:t>
              </w:r>
            </w:ins>
          </w:p>
        </w:tc>
      </w:tr>
      <w:tr>
        <w:trPr>
          <w:cantSplit/>
          <w:ins w:id="13365" w:author="xh" w:date="2026-10-19T11:53:50+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494" w:author="xh" w:date="2026-10-19T11:53:50+08:00"/>
              </w:rPr>
            </w:pPr>
            <w:ins w:id="13495" w:author="xh" w:date="2026-10-19T11:53:50+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496" w:author="xh" w:date="2026-10-19T11:53:50+08:00"/>
              </w:rPr>
            </w:pPr>
            <w:ins w:id="13497" w:author="xh" w:date="2026-10-19T11:53:50+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498" w:author="xh" w:date="2026-10-19T11:53:50+08:00"/>
              </w:rPr>
            </w:pPr>
            <w:ins w:id="13499" w:author="xh" w:date="2026-10-19T11:53:50+08:00">
              <w:r>
                <w:rPr>
                  <w:rFonts w:ascii="Times New Roman" w:hAnsi="Times New Roman" w:eastAsia="宋体"/>
                  <w:b w:val="0"/>
                  <w:sz w:val="18"/>
                </w:rPr>
                <w:t>50.00+50.00+50.00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500" w:author="xh" w:date="2026-10-19T11:53:50+08:00"/>
              </w:rPr>
            </w:pPr>
            <w:ins w:id="13501" w:author="xh" w:date="2026-10-19T11:53:50+08:00">
              <w:r>
                <w:rPr>
                  <w:rFonts w:ascii="Times New Roman" w:hAnsi="Times New Roman" w:eastAsia="宋体"/>
                  <w:b w:val="0"/>
                  <w:sz w:val="18"/>
                </w:rPr>
                <w:t>150.00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502" w:author="xh" w:date="2026-10-19T11:53:50+08:00"/>
              </w:rPr>
            </w:pPr>
            <w:ins w:id="13503" w:author="xh" w:date="2026-10-19T11:53:50+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504" w:author="xh" w:date="2026-10-19T11:53:50+08:00"/>
              </w:rPr>
            </w:pPr>
            <w:ins w:id="13505" w:author="xh" w:date="2026-10-19T11:53:50+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506" w:author="xh" w:date="2026-10-19T11:53:50+08:00"/>
              </w:rPr>
            </w:pPr>
            <w:ins w:id="13507" w:author="xh" w:date="2026-10-19T11:53:50+08:00">
              <w:r>
                <w:rPr>
                  <w:rFonts w:ascii="Times New Roman" w:hAnsi="Times New Roman" w:eastAsia="宋体"/>
                  <w:b w:val="0"/>
                  <w:sz w:val="18"/>
                </w:rPr>
                <w:t>5.19</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508" w:author="xh" w:date="2026-10-19T11:53:50+08:00"/>
              </w:rPr>
            </w:pPr>
            <w:ins w:id="13509" w:author="xh" w:date="2026-10-19T11:53:50+08:00">
              <w:r>
                <w:rPr>
                  <w:rFonts w:ascii="Times New Roman" w:hAnsi="Times New Roman" w:eastAsia="宋体"/>
                  <w:b w:val="0"/>
                  <w:sz w:val="18"/>
                </w:rPr>
                <w:t>38.81</w:t>
              </w:r>
            </w:ins>
          </w:p>
        </w:tc>
      </w:tr>
    </w:tbl>
    <w:p w14:paraId="36FCEDB2">
      <w:pPr>
        <w:pStyle w:val="2"/>
        <w:widowControl/>
        <w:spacing w:before="0" w:after="0" w:line="348" w:lineRule="exact"/>
        <w:ind w:firstLine="480"/>
        <w:jc w:val="both"/>
      </w:pPr>
      <w:r>
        <w:rPr>
          <w:rFonts w:ascii="Times New Roman" w:hAnsi="Times New Roman" w:eastAsia="方正仿宋_GBK"/>
          <w:b w:val="0"/>
          <w:sz w:val="24"/>
        </w:rPr>
        <w:t xml:space="preserve">20</w:t>
      </w:r>
      <w:ins w:id="13510" w:author="xh" w:date="2026-10-19T11:54:30+08:00">
        <w:r>
          <w:rPr>
            <w:rFonts w:ascii="Times New Roman" w:hAnsi="Times New Roman" w:eastAsia="方正仿宋_GBK"/>
            <w:b w:val="0"/>
            <w:sz w:val="24"/>
          </w:rPr>
          <w:t xml:space="preserve">3</w:t>
        </w:r>
      </w:ins>
      <w:del w:id="13511" w:author="xh" w:date="2026-10-19T11:54:30+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3512" w:author="xh" w:date="2026-10-19T11:54:30+08:00">
        <w:r>
          <w:rPr>
            <w:rFonts w:ascii="Times New Roman" w:hAnsi="Times New Roman" w:eastAsia="方正仿宋_GBK"/>
            <w:b w:val="0"/>
            <w:sz w:val="24"/>
          </w:rPr>
          <w:t xml:space="preserve">最大单台主变N-1后，弹性方案剩余主变容量为100.00 MVA，按0.95功率因数折算为95.00 MW。储能</w:t>
        </w:r>
      </w:ins>
      <w:del w:id="13513" w:author="xh" w:date="2026-10-19T11:54:30+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3514" w:author="xh" w:date="2026-10-19T11:54:30+08:00">
        <w:r>
          <w:rPr>
            <w:rFonts w:ascii="Times New Roman" w:hAnsi="Times New Roman" w:eastAsia="方正仿宋_GBK"/>
            <w:b w:val="0"/>
            <w:sz w:val="24"/>
          </w:rPr>
          <w:t xml:space="preserve">有效支撑功率为</w:t>
        </w:r>
      </w:ins>
      <w:del w:id="13515" w:author="xh" w:date="2026-10-19T11:54:30+08:00">
        <w:r>
          <w:rPr>
            <w:rFonts w:ascii="Times New Roman" w:hAnsi="Times New Roman" w:eastAsia="方正仿宋_GBK"/>
            <w:b w:val="0"/>
            <w:sz w:val="24"/>
          </w:rPr>
          <w:delText xml:space="preserve">峰值正常工况下，本站转出</w:delText>
        </w:r>
      </w:del>
      <w:r>
        <w:rPr>
          <w:rFonts w:ascii="Times New Roman" w:hAnsi="Times New Roman" w:eastAsia="方正仿宋_GBK"/>
          <w:b w:val="0"/>
          <w:sz w:val="24"/>
        </w:rPr>
        <w:t xml:space="preserve">0.00 MW、</w:t>
      </w:r>
      <w:ins w:id="13516" w:author="xh" w:date="2026-10-19T11:54:30+08:00">
        <w:r>
          <w:rPr>
            <w:rFonts w:ascii="Times New Roman" w:hAnsi="Times New Roman" w:eastAsia="方正仿宋_GBK"/>
            <w:b w:val="0"/>
            <w:sz w:val="24"/>
          </w:rPr>
          <w:t xml:space="preserve">反向有效吸收功率为</w:t>
        </w:r>
      </w:ins>
      <w:del w:id="13517" w:author="xh" w:date="2026-10-19T11:54:30+08:00">
        <w:r>
          <w:rPr>
            <w:rFonts w:ascii="Times New Roman" w:hAnsi="Times New Roman" w:eastAsia="方正仿宋_GBK"/>
            <w:b w:val="0"/>
            <w:sz w:val="24"/>
          </w:rPr>
          <w:delText xml:space="preserve">承接</w:delText>
        </w:r>
      </w:del>
      <w:r>
        <w:rPr>
          <w:rFonts w:ascii="Times New Roman" w:hAnsi="Times New Roman" w:eastAsia="方正仿宋_GBK"/>
          <w:b w:val="0"/>
          <w:sz w:val="24"/>
        </w:rPr>
        <w:t xml:space="preserve">0.00</w:t>
      </w:r>
      <w:ins w:id="13518" w:author="xh" w:date="2026-10-19T11:54:30+08:00">
        <w:r>
          <w:rPr>
            <w:rFonts w:ascii="Times New Roman" w:hAnsi="Times New Roman" w:eastAsia="方正仿宋_GBK"/>
            <w:b w:val="0"/>
            <w:sz w:val="24"/>
          </w:rPr>
          <w:t xml:space="preserve"> MW。全年本站故障工况中最小余量为15.33 MW。该小时按采用的固定区段预案，本站转出-16.67 MW、承接-16.71</w:t>
        </w:r>
      </w:ins>
      <w:r>
        <w:rPr>
          <w:rFonts w:ascii="Times New Roman" w:hAnsi="Times New Roman" w:eastAsia="方正仿宋_GBK"/>
          <w:b w:val="0"/>
          <w:sz w:val="24"/>
        </w:rPr>
        <w:t xml:space="preserve"> MW，转接后净负荷为</w:t>
      </w:r>
      <w:ins w:id="13519" w:author="xh" w:date="2026-10-19T11:54:30+08:00">
        <w:r>
          <w:rPr>
            <w:rFonts w:ascii="Times New Roman" w:hAnsi="Times New Roman" w:eastAsia="方正仿宋_GBK"/>
            <w:b w:val="0"/>
            <w:sz w:val="24"/>
          </w:rPr>
          <w:t xml:space="preserve">-79</w:t>
        </w:r>
      </w:ins>
      <w:del w:id="13520" w:author="xh" w:date="2026-10-19T11:54:30+08:00">
        <w:r>
          <w:rPr>
            <w:rFonts w:ascii="Times New Roman" w:hAnsi="Times New Roman" w:eastAsia="方正仿宋_GBK"/>
            <w:b w:val="0"/>
            <w:sz w:val="24"/>
          </w:rPr>
          <w:delText xml:space="preserve">22</w:delText>
        </w:r>
      </w:del>
      <w:r>
        <w:rPr>
          <w:rFonts w:ascii="Times New Roman" w:hAnsi="Times New Roman" w:eastAsia="方正仿宋_GBK"/>
          <w:b w:val="0"/>
          <w:sz w:val="24"/>
        </w:rPr>
        <w:t xml:space="preserve">.</w:t>
      </w:r>
      <w:ins w:id="13521" w:author="xh" w:date="2026-10-19T11:54:30+08:00">
        <w:r>
          <w:rPr>
            <w:rFonts w:ascii="Times New Roman" w:hAnsi="Times New Roman" w:eastAsia="方正仿宋_GBK"/>
            <w:b w:val="0"/>
            <w:sz w:val="24"/>
          </w:rPr>
          <w:t xml:space="preserve">6</w:t>
        </w:r>
      </w:ins>
      <w:del w:id="13522" w:author="xh" w:date="2026-10-19T11:54:30+08:00">
        <w:r>
          <w:rPr>
            <w:rFonts w:ascii="Times New Roman" w:hAnsi="Times New Roman" w:eastAsia="方正仿宋_GBK"/>
            <w:b w:val="0"/>
            <w:sz w:val="24"/>
          </w:rPr>
          <w:delText xml:space="preserve">81 MW，区域最低净负荷工况下为-2</w:delText>
        </w:r>
      </w:del>
      <w:r>
        <w:rPr>
          <w:rFonts w:ascii="Times New Roman" w:hAnsi="Times New Roman" w:eastAsia="方正仿宋_GBK"/>
          <w:b w:val="0"/>
          <w:sz w:val="24"/>
        </w:rPr>
        <w:t xml:space="preserve">7</w:t>
      </w:r>
      <w:del w:id="13523" w:author="xh" w:date="2026-10-19T11:54:30+08:00">
        <w:r>
          <w:rPr>
            <w:rFonts w:ascii="Times New Roman" w:hAnsi="Times New Roman" w:eastAsia="方正仿宋_GBK"/>
            <w:b w:val="0"/>
            <w:sz w:val="24"/>
          </w:rPr>
          <w:delText xml:space="preserve">.24</w:delText>
        </w:r>
      </w:del>
      <w:r>
        <w:rPr>
          <w:rFonts w:ascii="Times New Roman" w:hAnsi="Times New Roman" w:eastAsia="方正仿宋_GBK"/>
          <w:b w:val="0"/>
          <w:sz w:val="24"/>
        </w:rPr>
        <w:t xml:space="preserve"> MW。</w:t>
      </w:r>
      <w:ins w:id="13524" w:author="xh" w:date="2026-10-19T11:54:30+08:00">
        <w:r>
          <w:rPr>
            <w:rFonts w:ascii="Times New Roman" w:hAnsi="Times New Roman" w:eastAsia="方正仿宋_GBK"/>
            <w:b w:val="0"/>
            <w:sz w:val="24"/>
          </w:rPr>
          <w:t xml:space="preserve">其中与铁富变之间的主要通道承担9.26 MW净功率转接，使用既有通道。</w:t>
        </w:r>
      </w:ins>
    </w:p>
    <w:p w14:paraId="5B3A3F33">
      <w:pPr>
        <w:pStyle w:val="2"/>
        <w:widowControl/>
        <w:spacing w:before="0" w:after="0" w:line="348" w:lineRule="exact"/>
        <w:ind w:firstLine="480"/>
        <w:jc w:val="both"/>
      </w:pPr>
      <w:ins w:id="13525" w:author="xh" w:date="2026-10-19T11:55:09+08:00">
        <w:r>
          <w:rPr>
            <w:rFonts w:ascii="Times New Roman" w:hAnsi="Times New Roman" w:eastAsia="方正仿宋_GBK"/>
            <w:b w:val="0"/>
            <w:sz w:val="24"/>
          </w:rPr>
          <w:t xml:space="preserve">两方案</w:t>
        </w:r>
      </w:ins>
      <w:del w:id="13526" w:author="xh" w:date="2026-10-19T11:55:09+08:00">
        <w:r>
          <w:rPr>
            <w:rFonts w:ascii="Times New Roman" w:hAnsi="Times New Roman" w:eastAsia="方正仿宋_GBK"/>
            <w:b w:val="0"/>
            <w:sz w:val="24"/>
          </w:rPr>
          <w:delText xml:space="preserve">按最大单台主变N-1校核，</w:delText>
        </w:r>
      </w:del>
      <w:r>
        <w:rPr>
          <w:rFonts w:ascii="Times New Roman" w:hAnsi="Times New Roman" w:eastAsia="方正仿宋_GBK"/>
          <w:b w:val="0"/>
          <w:sz w:val="24"/>
        </w:rPr>
        <w:t xml:space="preserve">本站</w:t>
      </w:r>
      <w:ins w:id="13527" w:author="xh" w:date="2026-10-19T11:55:09+08:00">
        <w:r>
          <w:rPr>
            <w:rFonts w:ascii="Times New Roman" w:hAnsi="Times New Roman" w:eastAsia="方正仿宋_GBK"/>
            <w:b w:val="0"/>
            <w:sz w:val="24"/>
          </w:rPr>
          <w:t xml:space="preserve">储能额定功率相差</w:t>
        </w:r>
      </w:ins>
      <w:del w:id="13528" w:author="xh" w:date="2026-10-19T11:55:09+08:00">
        <w:r>
          <w:rPr>
            <w:rFonts w:ascii="Times New Roman" w:hAnsi="Times New Roman" w:eastAsia="方正仿宋_GBK"/>
            <w:b w:val="0"/>
            <w:sz w:val="24"/>
          </w:rPr>
          <w:delText xml:space="preserve">剩余容量为3</w:delText>
        </w:r>
      </w:del>
      <w:r>
        <w:rPr>
          <w:rFonts w:ascii="Times New Roman" w:hAnsi="Times New Roman" w:eastAsia="方正仿宋_GBK"/>
          <w:b w:val="0"/>
          <w:sz w:val="24"/>
        </w:rPr>
        <w:t xml:space="preserve">1.50 M</w:t>
      </w:r>
      <w:del w:id="13529" w:author="xh" w:date="2026-10-19T11:55:09+08:00">
        <w:r>
          <w:rPr>
            <w:rFonts w:ascii="Times New Roman" w:hAnsi="Times New Roman" w:eastAsia="方正仿宋_GBK"/>
            <w:b w:val="0"/>
            <w:sz w:val="24"/>
          </w:rPr>
          <w:delText xml:space="preserve">VA，两代表工况重新转供后的本站净负荷分别为22.81 MW、-27.24 M</w:delText>
        </w:r>
      </w:del>
      <w:r>
        <w:rPr>
          <w:rFonts w:ascii="Times New Roman" w:hAnsi="Times New Roman" w:eastAsia="方正仿宋_GBK"/>
          <w:b w:val="0"/>
          <w:sz w:val="24"/>
        </w:rPr>
        <w:t xml:space="preserve">W，</w:t>
      </w:r>
      <w:ins w:id="13530" w:author="xh" w:date="2026-10-19T11:55:09+08:00">
        <w:r>
          <w:rPr>
            <w:rFonts w:ascii="Times New Roman" w:hAnsi="Times New Roman" w:eastAsia="方正仿宋_GBK"/>
            <w:b w:val="0"/>
            <w:sz w:val="24"/>
          </w:rPr>
          <w:t xml:space="preserve">差额与所列主变组合及年度固定转接任务共同形成局部供电安排</w:t>
        </w:r>
      </w:ins>
      <w:del w:id="13531" w:author="xh" w:date="2026-10-19T11:55:09+08:00">
        <w:r>
          <w:rPr>
            <w:rFonts w:ascii="Times New Roman" w:hAnsi="Times New Roman" w:eastAsia="方正仿宋_GBK"/>
            <w:b w:val="0"/>
            <w:sz w:val="24"/>
          </w:rPr>
          <w:delText xml:space="preserve">两方向最小容量余量为2.69 MW，正向储能有效支撑功率为0.00 MW</w:delText>
        </w:r>
      </w:del>
      <w:r>
        <w:rPr>
          <w:rFonts w:ascii="Times New Roman" w:hAnsi="Times New Roman" w:eastAsia="方正仿宋_GBK"/>
          <w:b w:val="0"/>
          <w:sz w:val="24"/>
        </w:rPr>
        <w:t xml:space="preserve">。</w:t>
      </w:r>
    </w:p>
    <w:p w14:paraId="430F26C8">
      <w:pPr>
        <w:pStyle w:val="2"/>
        <w:widowControl/>
        <w:spacing w:before="0" w:after="0" w:line="348" w:lineRule="exact"/>
        <w:ind w:firstLine="480"/>
        <w:jc w:val="both"/>
        <w:rPr>
          <w:del w:id="13532" w:author="xh" w:date="2026-10-19T11:55:48+08:00"/>
        </w:rPr>
      </w:pPr>
      <w:del w:id="13533" w:author="xh" w:date="2026-10-19T11:55:48+08:00">
        <w:r>
          <w:rPr>
            <w:rFonts w:ascii="Times New Roman" w:hAnsi="Times New Roman" w:eastAsia="方正仿宋_GBK"/>
            <w:b w:val="0"/>
            <w:sz w:val="24"/>
          </w:rPr>
          <w:delText>四年校核截面中，本站绝对功率最大的工况出现在2025年，转接前为-28.94 MW，主要表现为反向输送需求，该年设备在最大单台主变N-1后剩余容量为31.50 MVA。该工况本站由剩余主变满足承载要求。</w:delText>
        </w:r>
      </w:del>
    </w:p>
    <w:p w14:paraId="3198A720">
      <w:pPr>
        <w:pStyle w:val="7"/>
        <w:keepNext/>
        <w:numPr>
          <w:ilvl w:val="0"/>
          <w:numId w:val="0"/>
        </w:numPr>
        <w:spacing w:before="160" w:after="120" w:line="360" w:lineRule="exact"/>
        <w:ind w:firstLine="0"/>
      </w:pPr>
      <w:bookmarkStart w:id="217" w:name="吴闸变规划分析"/>
      <w:r>
        <w:rPr>
          <w:rFonts w:ascii="Times New Roman" w:hAnsi="Times New Roman" w:eastAsia="方正仿宋_GBK"/>
          <w:b/>
          <w:sz w:val="24"/>
        </w:rPr>
        <w:t>吴闸变规划分析</w:t>
      </w:r>
      <w:bookmarkEnd w:id="217"/>
    </w:p>
    <w:p w14:paraId="41266638">
      <w:pPr>
        <w:pStyle w:val="115"/>
        <w:widowControl/>
        <w:spacing w:before="0" w:after="0" w:line="348" w:lineRule="exact"/>
        <w:ind w:firstLine="480"/>
        <w:jc w:val="both"/>
      </w:pPr>
      <w:r>
        <w:rPr>
          <w:rFonts w:ascii="Times New Roman" w:hAnsi="Times New Roman" w:eastAsia="方正仿宋_GBK"/>
          <w:b w:val="0"/>
          <w:sz w:val="24"/>
        </w:rPr>
        <w:t xml:space="preserve">该站</w:t>
      </w:r>
      <w:ins w:id="13534" w:author="xh" w:date="2026-10-19T11:56:28+08:00">
        <w:r>
          <w:rPr>
            <w:rFonts w:ascii="Times New Roman" w:hAnsi="Times New Roman" w:eastAsia="方正仿宋_GBK"/>
            <w:b w:val="0"/>
            <w:sz w:val="24"/>
          </w:rPr>
          <w:t xml:space="preserve">2021年主变组合为31.50+63.00 MVA。弹性方案2022—2035年保留</w:t>
        </w:r>
      </w:ins>
      <w:r>
        <w:rPr>
          <w:rFonts w:ascii="Times New Roman" w:hAnsi="Times New Roman" w:eastAsia="方正仿宋_GBK"/>
          <w:b w:val="0"/>
          <w:sz w:val="24"/>
        </w:rPr>
        <w:t xml:space="preserve">初始主变组合</w:t>
      </w:r>
      <w:ins w:id="13535" w:author="xh" w:date="2026-10-19T11:56:28+08:00">
        <w:r>
          <w:rPr>
            <w:rFonts w:ascii="Times New Roman" w:hAnsi="Times New Roman" w:eastAsia="方正仿宋_GBK"/>
            <w:b w:val="0"/>
            <w:sz w:val="24"/>
          </w:rPr>
          <w:t xml:space="preserve">。储能按本地支撑需求分批增加，新增额定功率</w:t>
        </w:r>
      </w:ins>
      <w:r>
        <w:rPr>
          <w:rFonts w:ascii="Times New Roman" w:hAnsi="Times New Roman" w:eastAsia="方正仿宋_GBK"/>
          <w:b w:val="0"/>
          <w:sz w:val="24"/>
        </w:rPr>
        <w:t xml:space="preserve">为20</w:t>
      </w:r>
      <w:ins w:id="13536" w:author="xh" w:date="2026-10-19T11:56:28+08:00">
        <w:r>
          <w:rPr>
            <w:rFonts w:ascii="Times New Roman" w:hAnsi="Times New Roman" w:eastAsia="方正仿宋_GBK"/>
            <w:b w:val="0"/>
            <w:sz w:val="24"/>
          </w:rPr>
          <w:t xml:space="preserve">34年1.3</w:t>
        </w:r>
      </w:ins>
      <w:del w:id="13537" w:author="xh" w:date="2026-10-19T11:56:28+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 M</w:t>
      </w:r>
      <w:ins w:id="13538" w:author="xh" w:date="2026-10-19T11:56:28+08:00">
        <w:r>
          <w:rPr>
            <w:rFonts w:ascii="Times New Roman" w:hAnsi="Times New Roman" w:eastAsia="方正仿宋_GBK"/>
            <w:b w:val="0"/>
            <w:sz w:val="24"/>
          </w:rPr>
          <w:t xml:space="preserve">W</w:t>
        </w:r>
      </w:ins>
      <w:del w:id="13539" w:author="xh" w:date="2026-10-19T11:56:28+08:00">
        <w:r>
          <w:rPr>
            <w:rFonts w:ascii="Times New Roman" w:hAnsi="Times New Roman" w:eastAsia="方正仿宋_GBK"/>
            <w:b w:val="0"/>
            <w:sz w:val="24"/>
          </w:rPr>
          <w:delText xml:space="preserve">VA，弹性方案四年均保留该组合，供电任务由主变及网络承担</w:delText>
        </w:r>
      </w:del>
      <w:r>
        <w:rPr>
          <w:rFonts w:ascii="Times New Roman" w:hAnsi="Times New Roman" w:eastAsia="方正仿宋_GBK"/>
          <w:b w:val="0"/>
          <w:sz w:val="24"/>
        </w:rPr>
        <w:t xml:space="preserve">。</w:t>
      </w:r>
    </w:p>
    <w:p w14:paraId="672E4775">
      <w:pPr>
        <w:pStyle w:val="2"/>
        <w:widowControl/>
        <w:spacing w:before="0" w:after="0" w:line="348" w:lineRule="exact"/>
        <w:ind w:firstLine="480"/>
        <w:jc w:val="both"/>
      </w:pPr>
      <w:r>
        <w:rPr>
          <w:rFonts w:ascii="Times New Roman" w:hAnsi="Times New Roman" w:eastAsia="方正仿宋_GBK"/>
          <w:b w:val="0"/>
          <w:sz w:val="24"/>
        </w:rPr>
        <w:t xml:space="preserve">2025年</w:t>
      </w:r>
      <w:del w:id="13540" w:author="xh" w:date="2026-10-19T11:57:07+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最大正向、反向净负荷分别为50.21 MW、0.00 MW</w:t>
      </w:r>
      <w:ins w:id="13541" w:author="xh" w:date="2026-10-19T11:57:07+08:00">
        <w:r>
          <w:rPr>
            <w:rFonts w:ascii="Times New Roman" w:hAnsi="Times New Roman" w:eastAsia="方正仿宋_GBK"/>
            <w:b w:val="0"/>
            <w:sz w:val="24"/>
          </w:rPr>
          <w:t xml:space="preserve">，2035年分别为73.99 MW、15.63 MW</w:t>
        </w:r>
      </w:ins>
      <w:r>
        <w:rPr>
          <w:rFonts w:ascii="Times New Roman" w:hAnsi="Times New Roman" w:eastAsia="方正仿宋_GBK"/>
          <w:b w:val="0"/>
          <w:sz w:val="24"/>
        </w:rPr>
        <w:t xml:space="preserve">。</w:t>
      </w:r>
      <w:ins w:id="13542" w:author="xh" w:date="2026-10-19T11:57:07+08:00">
        <w:r>
          <w:rPr>
            <w:rFonts w:ascii="Times New Roman" w:hAnsi="Times New Roman" w:eastAsia="方正仿宋_GBK"/>
            <w:b w:val="0"/>
            <w:sz w:val="24"/>
          </w:rPr>
          <w:t xml:space="preserve">2035年</w:t>
        </w:r>
      </w:ins>
      <w:del w:id="13543" w:author="xh" w:date="2026-10-19T11:57:07+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3544" w:author="xh" w:date="2026-10-19T11:57:07+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ins w:id="13545" w:author="xh" w:date="2026-10-19T11:57:07+08:00">
        <w:r>
          <w:rPr>
            <w:rFonts w:ascii="Times New Roman" w:hAnsi="Times New Roman" w:eastAsia="方正仿宋_GBK"/>
            <w:b w:val="0"/>
            <w:sz w:val="24"/>
          </w:rPr>
          <w:t xml:space="preserve">94</w:t>
        </w:r>
      </w:ins>
      <w:del w:id="13546" w:author="xh" w:date="2026-10-19T11:57:07+08:00">
        <w:r>
          <w:rPr>
            <w:rFonts w:ascii="Times New Roman" w:hAnsi="Times New Roman" w:eastAsia="方正仿宋_GBK"/>
            <w:b w:val="0"/>
            <w:sz w:val="24"/>
          </w:rPr>
          <w:delText xml:space="preserve">为70</w:delText>
        </w:r>
      </w:del>
      <w:r>
        <w:rPr>
          <w:rFonts w:ascii="Times New Roman" w:hAnsi="Times New Roman" w:eastAsia="方正仿宋_GBK"/>
          <w:b w:val="0"/>
          <w:sz w:val="24"/>
        </w:rPr>
        <w:t xml:space="preserve">.</w:t>
      </w:r>
      <w:ins w:id="13547" w:author="xh" w:date="2026-10-19T11:57:07+08:00">
        <w:r>
          <w:rPr>
            <w:rFonts w:ascii="Times New Roman" w:hAnsi="Times New Roman" w:eastAsia="方正仿宋_GBK"/>
            <w:b w:val="0"/>
            <w:sz w:val="24"/>
          </w:rPr>
          <w:t xml:space="preserve">5</w:t>
        </w:r>
      </w:ins>
      <w:del w:id="13548" w:author="xh" w:date="2026-10-19T11:57:07+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MVA、储能额定功率0.00 MW，弹性方案分别为</w:t>
      </w:r>
      <w:ins w:id="13549" w:author="xh" w:date="2026-10-19T11:57:07+08:00">
        <w:r>
          <w:rPr>
            <w:rFonts w:ascii="Times New Roman" w:hAnsi="Times New Roman" w:eastAsia="方正仿宋_GBK"/>
            <w:b w:val="0"/>
            <w:sz w:val="24"/>
          </w:rPr>
          <w:t xml:space="preserve">94</w:t>
        </w:r>
      </w:ins>
      <w:del w:id="13550" w:author="xh" w:date="2026-10-19T11:57:07+08:00">
        <w:r>
          <w:rPr>
            <w:rFonts w:ascii="Times New Roman" w:hAnsi="Times New Roman" w:eastAsia="方正仿宋_GBK"/>
            <w:b w:val="0"/>
            <w:sz w:val="24"/>
          </w:rPr>
          <w:delText xml:space="preserve">70</w:delText>
        </w:r>
      </w:del>
      <w:r>
        <w:rPr>
          <w:rFonts w:ascii="Times New Roman" w:hAnsi="Times New Roman" w:eastAsia="方正仿宋_GBK"/>
          <w:b w:val="0"/>
          <w:sz w:val="24"/>
        </w:rPr>
        <w:t xml:space="preserve">.</w:t>
      </w:r>
      <w:ins w:id="13551" w:author="xh" w:date="2026-10-19T11:57:07+08:00">
        <w:r>
          <w:rPr>
            <w:rFonts w:ascii="Times New Roman" w:hAnsi="Times New Roman" w:eastAsia="方正仿宋_GBK"/>
            <w:b w:val="0"/>
            <w:sz w:val="24"/>
          </w:rPr>
          <w:t xml:space="preserve">5</w:t>
        </w:r>
      </w:ins>
      <w:del w:id="13552" w:author="xh" w:date="2026-10-19T11:57:07+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MVA和</w:t>
      </w:r>
      <w:ins w:id="13553" w:author="xh" w:date="2026-10-19T11:57:07+08:00">
        <w:r>
          <w:rPr>
            <w:rFonts w:ascii="Times New Roman" w:hAnsi="Times New Roman" w:eastAsia="方正仿宋_GBK"/>
            <w:b w:val="0"/>
            <w:sz w:val="24"/>
          </w:rPr>
          <w:t xml:space="preserve">1</w:t>
        </w:r>
      </w:ins>
      <w:del w:id="13554" w:author="xh" w:date="2026-10-19T11:57:07+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3555" w:author="xh" w:date="2026-10-19T11:57:07+08:00">
        <w:r>
          <w:rPr>
            <w:rFonts w:ascii="Times New Roman" w:hAnsi="Times New Roman" w:eastAsia="方正仿宋_GBK"/>
            <w:b w:val="0"/>
            <w:sz w:val="24"/>
          </w:rPr>
          <w:t xml:space="preserve">3</w:t>
        </w:r>
      </w:ins>
      <w:del w:id="13556" w:author="xh" w:date="2026-10-19T11:57:07+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w:t>
      </w:r>
      <w:ins w:id="13557" w:author="xh" w:date="2026-10-19T11:57:07+08:00">
        <w:r>
          <w:rPr>
            <w:rFonts w:ascii="Times New Roman" w:hAnsi="Times New Roman" w:eastAsia="方正仿宋_GBK"/>
            <w:b w:val="0"/>
            <w:sz w:val="24"/>
          </w:rPr>
          <w:t xml:space="preserve">。</w:t>
        </w:r>
      </w:ins>
      <w:del w:id="13558" w:author="xh" w:date="2026-10-19T11:57:07+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13559" w:author="xh" w:date="2026-10-19T11:57:07+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13560" w:author="xh" w:date="2026-10-19T11:57:07+08:00">
        <w:r>
          <w:rPr>
            <w:rFonts w:ascii="Times New Roman" w:hAnsi="Times New Roman" w:eastAsia="方正仿宋_GBK"/>
            <w:b w:val="0"/>
            <w:sz w:val="24"/>
          </w:rPr>
          <w:delText xml:space="preserve">弹性方案按当年各站局部极值计算的站级负载率为76%。</w:delText>
        </w:r>
      </w:del>
    </w:p>
    <w:p w14:paraId="0A4AA278">
      <w:pPr>
        <w:pStyle w:val="2"/>
        <w:keepNext/>
        <w:spacing w:before="120" w:after="80" w:line="280" w:lineRule="exact"/>
        <w:ind w:firstLine="0"/>
        <w:jc w:val="center"/>
      </w:pPr>
      <w:r>
        <w:rPr>
          <w:rFonts w:ascii="Times New Roman" w:hAnsi="Times New Roman" w:eastAsia="宋体"/>
          <w:b w:val="0"/>
          <w:sz w:val="21"/>
        </w:rPr>
        <w:t xml:space="preserve">表5-29 吴闸变</w:t>
      </w:r>
      <w:ins w:id="13561" w:author="xh" w:date="2026-10-19T11:57:47+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83C79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3562" w:author="xh" w:date="2026-10-19T11:58:26+08:00"/>
        </w:trPr>
        <w:tc>
          <w:tcPr>
            <w:tcW w:w="1039" w:type="dxa"/>
            <w:tcMar>
              <w:left w:w="70" w:type="dxa"/>
              <w:right w:w="70" w:type="dxa"/>
            </w:tcMar>
            <w:vAlign w:val="center"/>
          </w:tcPr>
          <w:p w14:paraId="6C065E80">
            <w:pPr>
              <w:keepNext/>
              <w:spacing w:before="20" w:after="20" w:line="260" w:lineRule="exact"/>
              <w:ind w:left="0" w:leftChars="0" w:right="0" w:rightChars="0" w:firstLine="0" w:firstLineChars="0"/>
              <w:jc w:val="center"/>
              <w:rPr>
                <w:del w:id="13571" w:author="xh" w:date="2026-10-19T11:58:26+08:00"/>
              </w:rPr>
            </w:pPr>
            <w:del w:id="13572" w:author="xh" w:date="2026-10-19T11:58:26+08:00">
              <w:r>
                <w:rPr>
                  <w:rFonts w:ascii="Times New Roman" w:hAnsi="Times New Roman" w:eastAsia="宋体"/>
                  <w:b/>
                  <w:sz w:val="18"/>
                </w:rPr>
                <w:delText>方案</w:delText>
              </w:r>
            </w:del>
          </w:p>
        </w:tc>
        <w:tc>
          <w:tcPr>
            <w:tcW w:w="1039" w:type="dxa"/>
            <w:tcMar>
              <w:left w:w="70" w:type="dxa"/>
              <w:right w:w="70" w:type="dxa"/>
            </w:tcMar>
            <w:vAlign w:val="center"/>
          </w:tcPr>
          <w:p w14:paraId="1FECFA99">
            <w:pPr>
              <w:keepNext/>
              <w:spacing w:before="20" w:after="20" w:line="260" w:lineRule="exact"/>
              <w:ind w:left="0" w:leftChars="0" w:right="0" w:rightChars="0" w:firstLine="0" w:firstLineChars="0"/>
              <w:jc w:val="center"/>
              <w:rPr>
                <w:del w:id="13573" w:author="xh" w:date="2026-10-19T11:58:26+08:00"/>
              </w:rPr>
            </w:pPr>
            <w:del w:id="13574" w:author="xh" w:date="2026-10-19T11:58:26+08:00">
              <w:r>
                <w:rPr>
                  <w:rFonts w:ascii="Times New Roman" w:hAnsi="Times New Roman" w:eastAsia="宋体"/>
                  <w:b/>
                  <w:sz w:val="18"/>
                </w:rPr>
                <w:delText>年份</w:delText>
              </w:r>
            </w:del>
          </w:p>
        </w:tc>
        <w:tc>
          <w:tcPr>
            <w:tcW w:w="1039" w:type="dxa"/>
            <w:tcMar>
              <w:left w:w="70" w:type="dxa"/>
              <w:right w:w="70" w:type="dxa"/>
            </w:tcMar>
            <w:vAlign w:val="center"/>
          </w:tcPr>
          <w:p w14:paraId="262F996F">
            <w:pPr>
              <w:keepNext/>
              <w:spacing w:before="20" w:after="20" w:line="260" w:lineRule="exact"/>
              <w:ind w:left="0" w:leftChars="0" w:right="0" w:rightChars="0" w:firstLine="0" w:firstLineChars="0"/>
              <w:jc w:val="center"/>
              <w:rPr>
                <w:del w:id="13575" w:author="xh" w:date="2026-10-19T11:58:26+08:00"/>
              </w:rPr>
            </w:pPr>
            <w:del w:id="13576" w:author="xh" w:date="2026-10-19T11:58:26+08:00">
              <w:r>
                <w:rPr>
                  <w:rFonts w:ascii="Times New Roman" w:hAnsi="Times New Roman" w:eastAsia="宋体"/>
                  <w:b/>
                  <w:sz w:val="18"/>
                </w:rPr>
                <w:delText>主变组合/MVA</w:delText>
              </w:r>
            </w:del>
          </w:p>
        </w:tc>
        <w:tc>
          <w:tcPr>
            <w:tcW w:w="1039" w:type="dxa"/>
            <w:tcMar>
              <w:left w:w="70" w:type="dxa"/>
              <w:right w:w="70" w:type="dxa"/>
            </w:tcMar>
            <w:vAlign w:val="center"/>
          </w:tcPr>
          <w:p w14:paraId="3A2E5BB4">
            <w:pPr>
              <w:keepNext/>
              <w:spacing w:before="20" w:after="20" w:line="260" w:lineRule="exact"/>
              <w:ind w:left="0" w:leftChars="0" w:right="0" w:rightChars="0" w:firstLine="0" w:firstLineChars="0"/>
              <w:jc w:val="center"/>
              <w:rPr>
                <w:del w:id="13577" w:author="xh" w:date="2026-10-19T11:58:26+08:00"/>
              </w:rPr>
            </w:pPr>
            <w:del w:id="13578" w:author="xh" w:date="2026-10-19T11:58:26+08:00">
              <w:r>
                <w:rPr>
                  <w:rFonts w:ascii="Times New Roman" w:hAnsi="Times New Roman" w:eastAsia="宋体"/>
                  <w:b/>
                  <w:sz w:val="18"/>
                </w:rPr>
                <w:delText>总容量/MVA</w:delText>
              </w:r>
            </w:del>
          </w:p>
        </w:tc>
        <w:tc>
          <w:tcPr>
            <w:tcW w:w="1039" w:type="dxa"/>
            <w:tcMar>
              <w:left w:w="70" w:type="dxa"/>
              <w:right w:w="70" w:type="dxa"/>
            </w:tcMar>
            <w:vAlign w:val="center"/>
          </w:tcPr>
          <w:p w14:paraId="43B2B5EE">
            <w:pPr>
              <w:keepNext/>
              <w:spacing w:before="20" w:after="20" w:line="260" w:lineRule="exact"/>
              <w:ind w:left="0" w:leftChars="0" w:right="0" w:rightChars="0" w:firstLine="0" w:firstLineChars="0"/>
              <w:jc w:val="center"/>
              <w:rPr>
                <w:del w:id="13579" w:author="xh" w:date="2026-10-19T11:58:26+08:00"/>
              </w:rPr>
            </w:pPr>
            <w:del w:id="13580" w:author="xh" w:date="2026-10-19T11:58:26+08:00">
              <w:r>
                <w:rPr>
                  <w:rFonts w:ascii="Times New Roman" w:hAnsi="Times New Roman" w:eastAsia="宋体"/>
                  <w:b/>
                  <w:sz w:val="18"/>
                </w:rPr>
                <w:delText>储能额定功率/MW</w:delText>
              </w:r>
            </w:del>
          </w:p>
        </w:tc>
        <w:tc>
          <w:tcPr>
            <w:tcW w:w="1039" w:type="dxa"/>
            <w:tcMar>
              <w:left w:w="70" w:type="dxa"/>
              <w:right w:w="70" w:type="dxa"/>
            </w:tcMar>
            <w:vAlign w:val="center"/>
          </w:tcPr>
          <w:p w14:paraId="4E70C2ED">
            <w:pPr>
              <w:keepNext/>
              <w:spacing w:before="20" w:after="20" w:line="260" w:lineRule="exact"/>
              <w:ind w:left="0" w:leftChars="0" w:right="0" w:rightChars="0" w:firstLine="0" w:firstLineChars="0"/>
              <w:jc w:val="center"/>
              <w:rPr>
                <w:del w:id="13581" w:author="xh" w:date="2026-10-19T11:58:26+08:00"/>
              </w:rPr>
            </w:pPr>
            <w:del w:id="13582" w:author="xh" w:date="2026-10-19T11:58:26+08:00">
              <w:r>
                <w:rPr>
                  <w:rFonts w:ascii="Times New Roman" w:hAnsi="Times New Roman" w:eastAsia="宋体"/>
                  <w:b/>
                  <w:sz w:val="18"/>
                </w:rPr>
                <w:delText>转出/MW</w:delText>
              </w:r>
            </w:del>
          </w:p>
        </w:tc>
        <w:tc>
          <w:tcPr>
            <w:tcW w:w="1039" w:type="dxa"/>
            <w:tcMar>
              <w:left w:w="70" w:type="dxa"/>
              <w:right w:w="70" w:type="dxa"/>
            </w:tcMar>
            <w:vAlign w:val="center"/>
          </w:tcPr>
          <w:p w14:paraId="284C6675">
            <w:pPr>
              <w:keepNext/>
              <w:spacing w:before="20" w:after="20" w:line="260" w:lineRule="exact"/>
              <w:ind w:left="0" w:leftChars="0" w:right="0" w:rightChars="0" w:firstLine="0" w:firstLineChars="0"/>
              <w:jc w:val="center"/>
              <w:rPr>
                <w:del w:id="13583" w:author="xh" w:date="2026-10-19T11:58:26+08:00"/>
              </w:rPr>
            </w:pPr>
            <w:del w:id="13584" w:author="xh" w:date="2026-10-19T11:58:26+08:00">
              <w:r>
                <w:rPr>
                  <w:rFonts w:ascii="Times New Roman" w:hAnsi="Times New Roman" w:eastAsia="宋体"/>
                  <w:b/>
                  <w:sz w:val="18"/>
                </w:rPr>
                <w:delText>承接/MW</w:delText>
              </w:r>
            </w:del>
          </w:p>
        </w:tc>
        <w:tc>
          <w:tcPr>
            <w:tcW w:w="1039" w:type="dxa"/>
            <w:tcMar>
              <w:left w:w="70" w:type="dxa"/>
              <w:right w:w="70" w:type="dxa"/>
            </w:tcMar>
            <w:vAlign w:val="center"/>
          </w:tcPr>
          <w:p w14:paraId="00CC5237">
            <w:pPr>
              <w:keepNext/>
              <w:spacing w:before="20" w:after="20" w:line="260" w:lineRule="exact"/>
              <w:ind w:left="0" w:leftChars="0" w:right="0" w:rightChars="0" w:firstLine="0" w:firstLineChars="0"/>
              <w:jc w:val="center"/>
              <w:rPr>
                <w:del w:id="13585" w:author="xh" w:date="2026-10-19T11:58:26+08:00"/>
              </w:rPr>
            </w:pPr>
            <w:del w:id="13586" w:author="xh" w:date="2026-10-19T11:58:26+08:00">
              <w:r>
                <w:rPr>
                  <w:rFonts w:ascii="Times New Roman" w:hAnsi="Times New Roman" w:eastAsia="宋体"/>
                  <w:b/>
                  <w:sz w:val="18"/>
                </w:rPr>
                <w:delText>转接后净负荷/MW</w:delText>
              </w:r>
            </w:del>
          </w:p>
        </w:tc>
      </w:tr>
      <w:tr w14:paraId="6131C5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3563" w:author="xh" w:date="2026-10-19T11:58:26+08:00"/>
        </w:trPr>
        <w:tc>
          <w:tcPr>
            <w:tcW w:w="1039" w:type="dxa"/>
            <w:tcMar>
              <w:left w:w="70" w:type="dxa"/>
              <w:right w:w="70" w:type="dxa"/>
            </w:tcMar>
            <w:vAlign w:val="center"/>
          </w:tcPr>
          <w:p w14:paraId="0C337741">
            <w:pPr>
              <w:keepNext/>
              <w:spacing w:before="20" w:after="20" w:line="260" w:lineRule="exact"/>
              <w:ind w:left="0" w:leftChars="0" w:right="0" w:rightChars="0" w:firstLine="0" w:firstLineChars="0"/>
              <w:jc w:val="center"/>
              <w:rPr>
                <w:del w:id="13587" w:author="xh" w:date="2026-10-19T11:58:26+08:00"/>
              </w:rPr>
            </w:pPr>
            <w:del w:id="13588" w:author="xh" w:date="2026-10-19T11:58:26+08:00">
              <w:r>
                <w:rPr>
                  <w:rFonts w:ascii="Times New Roman" w:hAnsi="Times New Roman" w:eastAsia="宋体"/>
                  <w:b w:val="0"/>
                  <w:sz w:val="18"/>
                </w:rPr>
                <w:delText>刚性</w:delText>
              </w:r>
            </w:del>
          </w:p>
        </w:tc>
        <w:tc>
          <w:tcPr>
            <w:tcW w:w="1039" w:type="dxa"/>
            <w:tcMar>
              <w:left w:w="70" w:type="dxa"/>
              <w:right w:w="70" w:type="dxa"/>
            </w:tcMar>
            <w:vAlign w:val="center"/>
          </w:tcPr>
          <w:p w14:paraId="0CE66932">
            <w:pPr>
              <w:keepNext/>
              <w:spacing w:before="20" w:after="20" w:line="260" w:lineRule="exact"/>
              <w:ind w:left="0" w:leftChars="0" w:right="0" w:rightChars="0" w:firstLine="0" w:firstLineChars="0"/>
              <w:jc w:val="center"/>
              <w:rPr>
                <w:del w:id="13589" w:author="xh" w:date="2026-10-19T11:58:26+08:00"/>
              </w:rPr>
            </w:pPr>
            <w:del w:id="13590" w:author="xh" w:date="2026-10-19T11:58:26+08:00">
              <w:r>
                <w:rPr>
                  <w:rFonts w:ascii="Times New Roman" w:hAnsi="Times New Roman" w:eastAsia="宋体"/>
                  <w:b w:val="0"/>
                  <w:sz w:val="18"/>
                </w:rPr>
                <w:delText>2022</w:delText>
              </w:r>
            </w:del>
          </w:p>
        </w:tc>
        <w:tc>
          <w:tcPr>
            <w:tcW w:w="1039" w:type="dxa"/>
            <w:tcMar>
              <w:left w:w="70" w:type="dxa"/>
              <w:right w:w="70" w:type="dxa"/>
            </w:tcMar>
            <w:vAlign w:val="center"/>
          </w:tcPr>
          <w:p w14:paraId="581F82D4">
            <w:pPr>
              <w:keepNext/>
              <w:spacing w:before="20" w:after="20" w:line="260" w:lineRule="exact"/>
              <w:ind w:left="0" w:leftChars="0" w:right="0" w:rightChars="0" w:firstLine="0" w:firstLineChars="0"/>
              <w:jc w:val="center"/>
              <w:rPr>
                <w:del w:id="13591" w:author="xh" w:date="2026-10-19T11:58:26+08:00"/>
              </w:rPr>
            </w:pPr>
            <w:del w:id="13592" w:author="xh" w:date="2026-10-19T11:58:26+08:00">
              <w:r>
                <w:rPr>
                  <w:rFonts w:ascii="Times New Roman" w:hAnsi="Times New Roman" w:eastAsia="宋体"/>
                  <w:b w:val="0"/>
                  <w:sz w:val="18"/>
                </w:rPr>
                <w:delText>20+50</w:delText>
              </w:r>
            </w:del>
          </w:p>
        </w:tc>
        <w:tc>
          <w:tcPr>
            <w:tcW w:w="1039" w:type="dxa"/>
            <w:tcMar>
              <w:left w:w="70" w:type="dxa"/>
              <w:right w:w="70" w:type="dxa"/>
            </w:tcMar>
            <w:vAlign w:val="center"/>
          </w:tcPr>
          <w:p w14:paraId="087A1B4C">
            <w:pPr>
              <w:keepNext/>
              <w:spacing w:before="20" w:after="20" w:line="260" w:lineRule="exact"/>
              <w:ind w:left="0" w:leftChars="0" w:right="0" w:rightChars="0" w:firstLine="0" w:firstLineChars="0"/>
              <w:jc w:val="center"/>
              <w:rPr>
                <w:del w:id="13593" w:author="xh" w:date="2026-10-19T11:58:26+08:00"/>
              </w:rPr>
            </w:pPr>
            <w:del w:id="13594" w:author="xh" w:date="2026-10-19T11:58:26+08:00">
              <w:r>
                <w:rPr>
                  <w:rFonts w:ascii="Times New Roman" w:hAnsi="Times New Roman" w:eastAsia="宋体"/>
                  <w:b w:val="0"/>
                  <w:sz w:val="18"/>
                </w:rPr>
                <w:delText>70.00</w:delText>
              </w:r>
            </w:del>
          </w:p>
        </w:tc>
        <w:tc>
          <w:tcPr>
            <w:tcW w:w="1039" w:type="dxa"/>
            <w:tcMar>
              <w:left w:w="70" w:type="dxa"/>
              <w:right w:w="70" w:type="dxa"/>
            </w:tcMar>
            <w:vAlign w:val="center"/>
          </w:tcPr>
          <w:p w14:paraId="6AF5AD07">
            <w:pPr>
              <w:keepNext/>
              <w:spacing w:before="20" w:after="20" w:line="260" w:lineRule="exact"/>
              <w:ind w:left="0" w:leftChars="0" w:right="0" w:rightChars="0" w:firstLine="0" w:firstLineChars="0"/>
              <w:jc w:val="center"/>
              <w:rPr>
                <w:del w:id="13595" w:author="xh" w:date="2026-10-19T11:58:26+08:00"/>
              </w:rPr>
            </w:pPr>
            <w:del w:id="13596"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13F28309">
            <w:pPr>
              <w:keepNext/>
              <w:spacing w:before="20" w:after="20" w:line="260" w:lineRule="exact"/>
              <w:ind w:left="0" w:leftChars="0" w:right="0" w:rightChars="0" w:firstLine="0" w:firstLineChars="0"/>
              <w:jc w:val="center"/>
              <w:rPr>
                <w:del w:id="13597" w:author="xh" w:date="2026-10-19T11:58:26+08:00"/>
              </w:rPr>
            </w:pPr>
            <w:del w:id="13598"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6F916D5F">
            <w:pPr>
              <w:keepNext/>
              <w:spacing w:before="20" w:after="20" w:line="260" w:lineRule="exact"/>
              <w:ind w:left="0" w:leftChars="0" w:right="0" w:rightChars="0" w:firstLine="0" w:firstLineChars="0"/>
              <w:jc w:val="center"/>
              <w:rPr>
                <w:del w:id="13599" w:author="xh" w:date="2026-10-19T11:58:26+08:00"/>
              </w:rPr>
            </w:pPr>
            <w:del w:id="13600"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03575EFC">
            <w:pPr>
              <w:keepNext/>
              <w:spacing w:before="20" w:after="20" w:line="260" w:lineRule="exact"/>
              <w:ind w:left="0" w:leftChars="0" w:right="0" w:rightChars="0" w:firstLine="0" w:firstLineChars="0"/>
              <w:jc w:val="center"/>
              <w:rPr>
                <w:del w:id="13601" w:author="xh" w:date="2026-10-19T11:58:26+08:00"/>
              </w:rPr>
            </w:pPr>
            <w:del w:id="13602" w:author="xh" w:date="2026-10-19T11:58:26+08:00">
              <w:r>
                <w:rPr>
                  <w:rFonts w:ascii="Times New Roman" w:hAnsi="Times New Roman" w:eastAsia="宋体"/>
                  <w:b w:val="0"/>
                  <w:sz w:val="18"/>
                </w:rPr>
                <w:delText>41.56</w:delText>
              </w:r>
            </w:del>
          </w:p>
        </w:tc>
      </w:tr>
      <w:tr w14:paraId="08171A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3564" w:author="xh" w:date="2026-10-19T11:58:26+08:00"/>
        </w:trPr>
        <w:tc>
          <w:tcPr>
            <w:tcW w:w="1039" w:type="dxa"/>
            <w:tcMar>
              <w:left w:w="70" w:type="dxa"/>
              <w:right w:w="70" w:type="dxa"/>
            </w:tcMar>
            <w:vAlign w:val="center"/>
          </w:tcPr>
          <w:p w14:paraId="4939FFD7">
            <w:pPr>
              <w:keepNext/>
              <w:spacing w:before="20" w:after="20" w:line="260" w:lineRule="exact"/>
              <w:ind w:left="0" w:leftChars="0" w:right="0" w:rightChars="0" w:firstLine="0" w:firstLineChars="0"/>
              <w:jc w:val="center"/>
              <w:rPr>
                <w:del w:id="13603" w:author="xh" w:date="2026-10-19T11:58:26+08:00"/>
              </w:rPr>
            </w:pPr>
            <w:del w:id="13604" w:author="xh" w:date="2026-10-19T11:58:26+08:00">
              <w:r>
                <w:rPr>
                  <w:rFonts w:ascii="Times New Roman" w:hAnsi="Times New Roman" w:eastAsia="宋体"/>
                  <w:b w:val="0"/>
                  <w:sz w:val="18"/>
                </w:rPr>
                <w:delText>刚性</w:delText>
              </w:r>
            </w:del>
          </w:p>
        </w:tc>
        <w:tc>
          <w:tcPr>
            <w:tcW w:w="1039" w:type="dxa"/>
            <w:tcMar>
              <w:left w:w="70" w:type="dxa"/>
              <w:right w:w="70" w:type="dxa"/>
            </w:tcMar>
            <w:vAlign w:val="center"/>
          </w:tcPr>
          <w:p w14:paraId="5043D3F3">
            <w:pPr>
              <w:keepNext/>
              <w:spacing w:before="20" w:after="20" w:line="260" w:lineRule="exact"/>
              <w:ind w:left="0" w:leftChars="0" w:right="0" w:rightChars="0" w:firstLine="0" w:firstLineChars="0"/>
              <w:jc w:val="center"/>
              <w:rPr>
                <w:del w:id="13605" w:author="xh" w:date="2026-10-19T11:58:26+08:00"/>
              </w:rPr>
            </w:pPr>
            <w:del w:id="13606" w:author="xh" w:date="2026-10-19T11:58:26+08:00">
              <w:r>
                <w:rPr>
                  <w:rFonts w:ascii="Times New Roman" w:hAnsi="Times New Roman" w:eastAsia="宋体"/>
                  <w:b w:val="0"/>
                  <w:sz w:val="18"/>
                </w:rPr>
                <w:delText>2023</w:delText>
              </w:r>
            </w:del>
          </w:p>
        </w:tc>
        <w:tc>
          <w:tcPr>
            <w:tcW w:w="1039" w:type="dxa"/>
            <w:tcMar>
              <w:left w:w="70" w:type="dxa"/>
              <w:right w:w="70" w:type="dxa"/>
            </w:tcMar>
            <w:vAlign w:val="center"/>
          </w:tcPr>
          <w:p w14:paraId="231F0D7A">
            <w:pPr>
              <w:keepNext/>
              <w:spacing w:before="20" w:after="20" w:line="260" w:lineRule="exact"/>
              <w:ind w:left="0" w:leftChars="0" w:right="0" w:rightChars="0" w:firstLine="0" w:firstLineChars="0"/>
              <w:jc w:val="center"/>
              <w:rPr>
                <w:del w:id="13607" w:author="xh" w:date="2026-10-19T11:58:26+08:00"/>
              </w:rPr>
            </w:pPr>
            <w:del w:id="13608" w:author="xh" w:date="2026-10-19T11:58:26+08:00">
              <w:r>
                <w:rPr>
                  <w:rFonts w:ascii="Times New Roman" w:hAnsi="Times New Roman" w:eastAsia="宋体"/>
                  <w:b w:val="0"/>
                  <w:sz w:val="18"/>
                </w:rPr>
                <w:delText>20+50</w:delText>
              </w:r>
            </w:del>
          </w:p>
        </w:tc>
        <w:tc>
          <w:tcPr>
            <w:tcW w:w="1039" w:type="dxa"/>
            <w:tcMar>
              <w:left w:w="70" w:type="dxa"/>
              <w:right w:w="70" w:type="dxa"/>
            </w:tcMar>
            <w:vAlign w:val="center"/>
          </w:tcPr>
          <w:p w14:paraId="7F50B4B4">
            <w:pPr>
              <w:keepNext/>
              <w:spacing w:before="20" w:after="20" w:line="260" w:lineRule="exact"/>
              <w:ind w:left="0" w:leftChars="0" w:right="0" w:rightChars="0" w:firstLine="0" w:firstLineChars="0"/>
              <w:jc w:val="center"/>
              <w:rPr>
                <w:del w:id="13609" w:author="xh" w:date="2026-10-19T11:58:26+08:00"/>
              </w:rPr>
            </w:pPr>
            <w:del w:id="13610" w:author="xh" w:date="2026-10-19T11:58:26+08:00">
              <w:r>
                <w:rPr>
                  <w:rFonts w:ascii="Times New Roman" w:hAnsi="Times New Roman" w:eastAsia="宋体"/>
                  <w:b w:val="0"/>
                  <w:sz w:val="18"/>
                </w:rPr>
                <w:delText>70.00</w:delText>
              </w:r>
            </w:del>
          </w:p>
        </w:tc>
        <w:tc>
          <w:tcPr>
            <w:tcW w:w="1039" w:type="dxa"/>
            <w:tcMar>
              <w:left w:w="70" w:type="dxa"/>
              <w:right w:w="70" w:type="dxa"/>
            </w:tcMar>
            <w:vAlign w:val="center"/>
          </w:tcPr>
          <w:p w14:paraId="5656E95C">
            <w:pPr>
              <w:keepNext/>
              <w:spacing w:before="20" w:after="20" w:line="260" w:lineRule="exact"/>
              <w:ind w:left="0" w:leftChars="0" w:right="0" w:rightChars="0" w:firstLine="0" w:firstLineChars="0"/>
              <w:jc w:val="center"/>
              <w:rPr>
                <w:del w:id="13611" w:author="xh" w:date="2026-10-19T11:58:26+08:00"/>
              </w:rPr>
            </w:pPr>
            <w:del w:id="13612"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18C14274">
            <w:pPr>
              <w:keepNext/>
              <w:spacing w:before="20" w:after="20" w:line="260" w:lineRule="exact"/>
              <w:ind w:left="0" w:leftChars="0" w:right="0" w:rightChars="0" w:firstLine="0" w:firstLineChars="0"/>
              <w:jc w:val="center"/>
              <w:rPr>
                <w:del w:id="13613" w:author="xh" w:date="2026-10-19T11:58:26+08:00"/>
              </w:rPr>
            </w:pPr>
            <w:del w:id="13614"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11CC626D">
            <w:pPr>
              <w:keepNext/>
              <w:spacing w:before="20" w:after="20" w:line="260" w:lineRule="exact"/>
              <w:ind w:left="0" w:leftChars="0" w:right="0" w:rightChars="0" w:firstLine="0" w:firstLineChars="0"/>
              <w:jc w:val="center"/>
              <w:rPr>
                <w:del w:id="13615" w:author="xh" w:date="2026-10-19T11:58:26+08:00"/>
              </w:rPr>
            </w:pPr>
            <w:del w:id="13616"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0CC0EE95">
            <w:pPr>
              <w:keepNext/>
              <w:spacing w:before="20" w:after="20" w:line="260" w:lineRule="exact"/>
              <w:ind w:left="0" w:leftChars="0" w:right="0" w:rightChars="0" w:firstLine="0" w:firstLineChars="0"/>
              <w:jc w:val="center"/>
              <w:rPr>
                <w:del w:id="13617" w:author="xh" w:date="2026-10-19T11:58:26+08:00"/>
              </w:rPr>
            </w:pPr>
            <w:del w:id="13618" w:author="xh" w:date="2026-10-19T11:58:26+08:00">
              <w:r>
                <w:rPr>
                  <w:rFonts w:ascii="Times New Roman" w:hAnsi="Times New Roman" w:eastAsia="宋体"/>
                  <w:b w:val="0"/>
                  <w:sz w:val="18"/>
                </w:rPr>
                <w:delText>38.35</w:delText>
              </w:r>
            </w:del>
          </w:p>
        </w:tc>
      </w:tr>
      <w:tr w14:paraId="3117DD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3565" w:author="xh" w:date="2026-10-19T11:58:26+08:00"/>
        </w:trPr>
        <w:tc>
          <w:tcPr>
            <w:tcW w:w="1039" w:type="dxa"/>
            <w:tcMar>
              <w:left w:w="70" w:type="dxa"/>
              <w:right w:w="70" w:type="dxa"/>
            </w:tcMar>
            <w:vAlign w:val="center"/>
          </w:tcPr>
          <w:p w14:paraId="6DE4013C">
            <w:pPr>
              <w:keepNext/>
              <w:spacing w:before="20" w:after="20" w:line="260" w:lineRule="exact"/>
              <w:ind w:left="0" w:leftChars="0" w:right="0" w:rightChars="0" w:firstLine="0" w:firstLineChars="0"/>
              <w:jc w:val="center"/>
              <w:rPr>
                <w:del w:id="13619" w:author="xh" w:date="2026-10-19T11:58:26+08:00"/>
              </w:rPr>
            </w:pPr>
            <w:del w:id="13620" w:author="xh" w:date="2026-10-19T11:58:26+08:00">
              <w:r>
                <w:rPr>
                  <w:rFonts w:ascii="Times New Roman" w:hAnsi="Times New Roman" w:eastAsia="宋体"/>
                  <w:b w:val="0"/>
                  <w:sz w:val="18"/>
                </w:rPr>
                <w:delText>刚性</w:delText>
              </w:r>
            </w:del>
          </w:p>
        </w:tc>
        <w:tc>
          <w:tcPr>
            <w:tcW w:w="1039" w:type="dxa"/>
            <w:tcMar>
              <w:left w:w="70" w:type="dxa"/>
              <w:right w:w="70" w:type="dxa"/>
            </w:tcMar>
            <w:vAlign w:val="center"/>
          </w:tcPr>
          <w:p w14:paraId="02A573FA">
            <w:pPr>
              <w:keepNext/>
              <w:spacing w:before="20" w:after="20" w:line="260" w:lineRule="exact"/>
              <w:ind w:left="0" w:leftChars="0" w:right="0" w:rightChars="0" w:firstLine="0" w:firstLineChars="0"/>
              <w:jc w:val="center"/>
              <w:rPr>
                <w:del w:id="13621" w:author="xh" w:date="2026-10-19T11:58:26+08:00"/>
              </w:rPr>
            </w:pPr>
            <w:del w:id="13622" w:author="xh" w:date="2026-10-19T11:58:26+08:00">
              <w:r>
                <w:rPr>
                  <w:rFonts w:ascii="Times New Roman" w:hAnsi="Times New Roman" w:eastAsia="宋体"/>
                  <w:b w:val="0"/>
                  <w:sz w:val="18"/>
                </w:rPr>
                <w:delText>2024</w:delText>
              </w:r>
            </w:del>
          </w:p>
        </w:tc>
        <w:tc>
          <w:tcPr>
            <w:tcW w:w="1039" w:type="dxa"/>
            <w:tcMar>
              <w:left w:w="70" w:type="dxa"/>
              <w:right w:w="70" w:type="dxa"/>
            </w:tcMar>
            <w:vAlign w:val="center"/>
          </w:tcPr>
          <w:p w14:paraId="0BA753B4">
            <w:pPr>
              <w:keepNext/>
              <w:spacing w:before="20" w:after="20" w:line="260" w:lineRule="exact"/>
              <w:ind w:left="0" w:leftChars="0" w:right="0" w:rightChars="0" w:firstLine="0" w:firstLineChars="0"/>
              <w:jc w:val="center"/>
              <w:rPr>
                <w:del w:id="13623" w:author="xh" w:date="2026-10-19T11:58:26+08:00"/>
              </w:rPr>
            </w:pPr>
            <w:del w:id="13624" w:author="xh" w:date="2026-10-19T11:58:26+08:00">
              <w:r>
                <w:rPr>
                  <w:rFonts w:ascii="Times New Roman" w:hAnsi="Times New Roman" w:eastAsia="宋体"/>
                  <w:b w:val="0"/>
                  <w:sz w:val="18"/>
                </w:rPr>
                <w:delText>20+50</w:delText>
              </w:r>
            </w:del>
          </w:p>
        </w:tc>
        <w:tc>
          <w:tcPr>
            <w:tcW w:w="1039" w:type="dxa"/>
            <w:tcMar>
              <w:left w:w="70" w:type="dxa"/>
              <w:right w:w="70" w:type="dxa"/>
            </w:tcMar>
            <w:vAlign w:val="center"/>
          </w:tcPr>
          <w:p w14:paraId="75781A99">
            <w:pPr>
              <w:keepNext/>
              <w:spacing w:before="20" w:after="20" w:line="260" w:lineRule="exact"/>
              <w:ind w:left="0" w:leftChars="0" w:right="0" w:rightChars="0" w:firstLine="0" w:firstLineChars="0"/>
              <w:jc w:val="center"/>
              <w:rPr>
                <w:del w:id="13625" w:author="xh" w:date="2026-10-19T11:58:26+08:00"/>
              </w:rPr>
            </w:pPr>
            <w:del w:id="13626" w:author="xh" w:date="2026-10-19T11:58:26+08:00">
              <w:r>
                <w:rPr>
                  <w:rFonts w:ascii="Times New Roman" w:hAnsi="Times New Roman" w:eastAsia="宋体"/>
                  <w:b w:val="0"/>
                  <w:sz w:val="18"/>
                </w:rPr>
                <w:delText>70.00</w:delText>
              </w:r>
            </w:del>
          </w:p>
        </w:tc>
        <w:tc>
          <w:tcPr>
            <w:tcW w:w="1039" w:type="dxa"/>
            <w:tcMar>
              <w:left w:w="70" w:type="dxa"/>
              <w:right w:w="70" w:type="dxa"/>
            </w:tcMar>
            <w:vAlign w:val="center"/>
          </w:tcPr>
          <w:p w14:paraId="6A305AC5">
            <w:pPr>
              <w:keepNext/>
              <w:spacing w:before="20" w:after="20" w:line="260" w:lineRule="exact"/>
              <w:ind w:left="0" w:leftChars="0" w:right="0" w:rightChars="0" w:firstLine="0" w:firstLineChars="0"/>
              <w:jc w:val="center"/>
              <w:rPr>
                <w:del w:id="13627" w:author="xh" w:date="2026-10-19T11:58:26+08:00"/>
              </w:rPr>
            </w:pPr>
            <w:del w:id="13628"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5C9D81B1">
            <w:pPr>
              <w:keepNext/>
              <w:spacing w:before="20" w:after="20" w:line="260" w:lineRule="exact"/>
              <w:ind w:left="0" w:leftChars="0" w:right="0" w:rightChars="0" w:firstLine="0" w:firstLineChars="0"/>
              <w:jc w:val="center"/>
              <w:rPr>
                <w:del w:id="13629" w:author="xh" w:date="2026-10-19T11:58:26+08:00"/>
              </w:rPr>
            </w:pPr>
            <w:del w:id="13630"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16D83A04">
            <w:pPr>
              <w:keepNext/>
              <w:spacing w:before="20" w:after="20" w:line="260" w:lineRule="exact"/>
              <w:ind w:left="0" w:leftChars="0" w:right="0" w:rightChars="0" w:firstLine="0" w:firstLineChars="0"/>
              <w:jc w:val="center"/>
              <w:rPr>
                <w:del w:id="13631" w:author="xh" w:date="2026-10-19T11:58:26+08:00"/>
              </w:rPr>
            </w:pPr>
            <w:del w:id="13632"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2ECDF039">
            <w:pPr>
              <w:keepNext/>
              <w:spacing w:before="20" w:after="20" w:line="260" w:lineRule="exact"/>
              <w:ind w:left="0" w:leftChars="0" w:right="0" w:rightChars="0" w:firstLine="0" w:firstLineChars="0"/>
              <w:jc w:val="center"/>
              <w:rPr>
                <w:del w:id="13633" w:author="xh" w:date="2026-10-19T11:58:26+08:00"/>
              </w:rPr>
            </w:pPr>
            <w:del w:id="13634" w:author="xh" w:date="2026-10-19T11:58:26+08:00">
              <w:r>
                <w:rPr>
                  <w:rFonts w:ascii="Times New Roman" w:hAnsi="Times New Roman" w:eastAsia="宋体"/>
                  <w:b w:val="0"/>
                  <w:sz w:val="18"/>
                </w:rPr>
                <w:delText>43.46</w:delText>
              </w:r>
            </w:del>
          </w:p>
        </w:tc>
      </w:tr>
      <w:tr w14:paraId="69D5DE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3566" w:author="xh" w:date="2026-10-19T11:58:26+08:00"/>
        </w:trPr>
        <w:tc>
          <w:tcPr>
            <w:tcW w:w="1039" w:type="dxa"/>
            <w:tcMar>
              <w:left w:w="70" w:type="dxa"/>
              <w:right w:w="70" w:type="dxa"/>
            </w:tcMar>
            <w:vAlign w:val="center"/>
          </w:tcPr>
          <w:p w14:paraId="5C5E87A5">
            <w:pPr>
              <w:keepNext/>
              <w:spacing w:before="20" w:after="20" w:line="260" w:lineRule="exact"/>
              <w:ind w:left="0" w:leftChars="0" w:right="0" w:rightChars="0" w:firstLine="0" w:firstLineChars="0"/>
              <w:jc w:val="center"/>
              <w:rPr>
                <w:del w:id="13635" w:author="xh" w:date="2026-10-19T11:58:26+08:00"/>
              </w:rPr>
            </w:pPr>
            <w:del w:id="13636" w:author="xh" w:date="2026-10-19T11:58:26+08:00">
              <w:r>
                <w:rPr>
                  <w:rFonts w:ascii="Times New Roman" w:hAnsi="Times New Roman" w:eastAsia="宋体"/>
                  <w:b w:val="0"/>
                  <w:sz w:val="18"/>
                </w:rPr>
                <w:delText>刚性</w:delText>
              </w:r>
            </w:del>
          </w:p>
        </w:tc>
        <w:tc>
          <w:tcPr>
            <w:tcW w:w="1039" w:type="dxa"/>
            <w:tcMar>
              <w:left w:w="70" w:type="dxa"/>
              <w:right w:w="70" w:type="dxa"/>
            </w:tcMar>
            <w:vAlign w:val="center"/>
          </w:tcPr>
          <w:p w14:paraId="6FAC3E7F">
            <w:pPr>
              <w:keepNext/>
              <w:spacing w:before="20" w:after="20" w:line="260" w:lineRule="exact"/>
              <w:ind w:left="0" w:leftChars="0" w:right="0" w:rightChars="0" w:firstLine="0" w:firstLineChars="0"/>
              <w:jc w:val="center"/>
              <w:rPr>
                <w:del w:id="13637" w:author="xh" w:date="2026-10-19T11:58:26+08:00"/>
              </w:rPr>
            </w:pPr>
            <w:del w:id="13638" w:author="xh" w:date="2026-10-19T11:58:26+08:00">
              <w:r>
                <w:rPr>
                  <w:rFonts w:ascii="Times New Roman" w:hAnsi="Times New Roman" w:eastAsia="宋体"/>
                  <w:b w:val="0"/>
                  <w:sz w:val="18"/>
                </w:rPr>
                <w:delText>2025</w:delText>
              </w:r>
            </w:del>
          </w:p>
        </w:tc>
        <w:tc>
          <w:tcPr>
            <w:tcW w:w="1039" w:type="dxa"/>
            <w:tcMar>
              <w:left w:w="70" w:type="dxa"/>
              <w:right w:w="70" w:type="dxa"/>
            </w:tcMar>
            <w:vAlign w:val="center"/>
          </w:tcPr>
          <w:p w14:paraId="1D7A268F">
            <w:pPr>
              <w:keepNext/>
              <w:spacing w:before="20" w:after="20" w:line="260" w:lineRule="exact"/>
              <w:ind w:left="0" w:leftChars="0" w:right="0" w:rightChars="0" w:firstLine="0" w:firstLineChars="0"/>
              <w:jc w:val="center"/>
              <w:rPr>
                <w:del w:id="13639" w:author="xh" w:date="2026-10-19T11:58:26+08:00"/>
              </w:rPr>
            </w:pPr>
            <w:del w:id="13640" w:author="xh" w:date="2026-10-19T11:58:26+08:00">
              <w:r>
                <w:rPr>
                  <w:rFonts w:ascii="Times New Roman" w:hAnsi="Times New Roman" w:eastAsia="宋体"/>
                  <w:b w:val="0"/>
                  <w:sz w:val="18"/>
                </w:rPr>
                <w:delText>20+50</w:delText>
              </w:r>
            </w:del>
          </w:p>
        </w:tc>
        <w:tc>
          <w:tcPr>
            <w:tcW w:w="1039" w:type="dxa"/>
            <w:tcMar>
              <w:left w:w="70" w:type="dxa"/>
              <w:right w:w="70" w:type="dxa"/>
            </w:tcMar>
            <w:vAlign w:val="center"/>
          </w:tcPr>
          <w:p w14:paraId="09F7E61D">
            <w:pPr>
              <w:keepNext/>
              <w:spacing w:before="20" w:after="20" w:line="260" w:lineRule="exact"/>
              <w:ind w:left="0" w:leftChars="0" w:right="0" w:rightChars="0" w:firstLine="0" w:firstLineChars="0"/>
              <w:jc w:val="center"/>
              <w:rPr>
                <w:del w:id="13641" w:author="xh" w:date="2026-10-19T11:58:26+08:00"/>
              </w:rPr>
            </w:pPr>
            <w:del w:id="13642" w:author="xh" w:date="2026-10-19T11:58:26+08:00">
              <w:r>
                <w:rPr>
                  <w:rFonts w:ascii="Times New Roman" w:hAnsi="Times New Roman" w:eastAsia="宋体"/>
                  <w:b w:val="0"/>
                  <w:sz w:val="18"/>
                </w:rPr>
                <w:delText>70.00</w:delText>
              </w:r>
            </w:del>
          </w:p>
        </w:tc>
        <w:tc>
          <w:tcPr>
            <w:tcW w:w="1039" w:type="dxa"/>
            <w:tcMar>
              <w:left w:w="70" w:type="dxa"/>
              <w:right w:w="70" w:type="dxa"/>
            </w:tcMar>
            <w:vAlign w:val="center"/>
          </w:tcPr>
          <w:p w14:paraId="045DD66D">
            <w:pPr>
              <w:keepNext/>
              <w:spacing w:before="20" w:after="20" w:line="260" w:lineRule="exact"/>
              <w:ind w:left="0" w:leftChars="0" w:right="0" w:rightChars="0" w:firstLine="0" w:firstLineChars="0"/>
              <w:jc w:val="center"/>
              <w:rPr>
                <w:del w:id="13643" w:author="xh" w:date="2026-10-19T11:58:26+08:00"/>
              </w:rPr>
            </w:pPr>
            <w:del w:id="13644"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25FFA488">
            <w:pPr>
              <w:keepNext/>
              <w:spacing w:before="20" w:after="20" w:line="260" w:lineRule="exact"/>
              <w:ind w:left="0" w:leftChars="0" w:right="0" w:rightChars="0" w:firstLine="0" w:firstLineChars="0"/>
              <w:jc w:val="center"/>
              <w:rPr>
                <w:del w:id="13645" w:author="xh" w:date="2026-10-19T11:58:26+08:00"/>
              </w:rPr>
            </w:pPr>
            <w:del w:id="13646"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24BB31BE">
            <w:pPr>
              <w:keepNext/>
              <w:spacing w:before="20" w:after="20" w:line="260" w:lineRule="exact"/>
              <w:ind w:left="0" w:leftChars="0" w:right="0" w:rightChars="0" w:firstLine="0" w:firstLineChars="0"/>
              <w:jc w:val="center"/>
              <w:rPr>
                <w:del w:id="13647" w:author="xh" w:date="2026-10-19T11:58:26+08:00"/>
              </w:rPr>
            </w:pPr>
            <w:del w:id="13648"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07C4775C">
            <w:pPr>
              <w:keepNext/>
              <w:spacing w:before="20" w:after="20" w:line="260" w:lineRule="exact"/>
              <w:ind w:left="0" w:leftChars="0" w:right="0" w:rightChars="0" w:firstLine="0" w:firstLineChars="0"/>
              <w:jc w:val="center"/>
              <w:rPr>
                <w:del w:id="13649" w:author="xh" w:date="2026-10-19T11:58:26+08:00"/>
              </w:rPr>
            </w:pPr>
            <w:del w:id="13650" w:author="xh" w:date="2026-10-19T11:58:26+08:00">
              <w:r>
                <w:rPr>
                  <w:rFonts w:ascii="Times New Roman" w:hAnsi="Times New Roman" w:eastAsia="宋体"/>
                  <w:b w:val="0"/>
                  <w:sz w:val="18"/>
                </w:rPr>
                <w:delText>48.18</w:delText>
              </w:r>
            </w:del>
          </w:p>
        </w:tc>
      </w:tr>
      <w:tr w14:paraId="29E50F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3567" w:author="xh" w:date="2026-10-19T11:58:26+08:00"/>
        </w:trPr>
        <w:tc>
          <w:tcPr>
            <w:tcW w:w="1039" w:type="dxa"/>
            <w:tcMar>
              <w:left w:w="70" w:type="dxa"/>
              <w:right w:w="70" w:type="dxa"/>
            </w:tcMar>
            <w:vAlign w:val="center"/>
          </w:tcPr>
          <w:p w14:paraId="6A1DC1B0">
            <w:pPr>
              <w:keepNext/>
              <w:spacing w:before="20" w:after="20" w:line="260" w:lineRule="exact"/>
              <w:ind w:left="0" w:leftChars="0" w:right="0" w:rightChars="0" w:firstLine="0" w:firstLineChars="0"/>
              <w:jc w:val="center"/>
              <w:rPr>
                <w:del w:id="13651" w:author="xh" w:date="2026-10-19T11:58:26+08:00"/>
              </w:rPr>
            </w:pPr>
            <w:del w:id="13652" w:author="xh" w:date="2026-10-19T11:58:26+08:00">
              <w:r>
                <w:rPr>
                  <w:rFonts w:ascii="Times New Roman" w:hAnsi="Times New Roman" w:eastAsia="宋体"/>
                  <w:b w:val="0"/>
                  <w:sz w:val="18"/>
                </w:rPr>
                <w:delText>弹性</w:delText>
              </w:r>
            </w:del>
          </w:p>
        </w:tc>
        <w:tc>
          <w:tcPr>
            <w:tcW w:w="1039" w:type="dxa"/>
            <w:tcMar>
              <w:left w:w="70" w:type="dxa"/>
              <w:right w:w="70" w:type="dxa"/>
            </w:tcMar>
            <w:vAlign w:val="center"/>
          </w:tcPr>
          <w:p w14:paraId="2F6D8E70">
            <w:pPr>
              <w:keepNext/>
              <w:spacing w:before="20" w:after="20" w:line="260" w:lineRule="exact"/>
              <w:ind w:left="0" w:leftChars="0" w:right="0" w:rightChars="0" w:firstLine="0" w:firstLineChars="0"/>
              <w:jc w:val="center"/>
              <w:rPr>
                <w:del w:id="13653" w:author="xh" w:date="2026-10-19T11:58:26+08:00"/>
              </w:rPr>
            </w:pPr>
            <w:del w:id="13654" w:author="xh" w:date="2026-10-19T11:58:26+08:00">
              <w:r>
                <w:rPr>
                  <w:rFonts w:ascii="Times New Roman" w:hAnsi="Times New Roman" w:eastAsia="宋体"/>
                  <w:b w:val="0"/>
                  <w:sz w:val="18"/>
                </w:rPr>
                <w:delText>2022</w:delText>
              </w:r>
            </w:del>
          </w:p>
        </w:tc>
        <w:tc>
          <w:tcPr>
            <w:tcW w:w="1039" w:type="dxa"/>
            <w:tcMar>
              <w:left w:w="70" w:type="dxa"/>
              <w:right w:w="70" w:type="dxa"/>
            </w:tcMar>
            <w:vAlign w:val="center"/>
          </w:tcPr>
          <w:p w14:paraId="1E6C0A5A">
            <w:pPr>
              <w:keepNext/>
              <w:spacing w:before="20" w:after="20" w:line="260" w:lineRule="exact"/>
              <w:ind w:left="0" w:leftChars="0" w:right="0" w:rightChars="0" w:firstLine="0" w:firstLineChars="0"/>
              <w:jc w:val="center"/>
              <w:rPr>
                <w:del w:id="13655" w:author="xh" w:date="2026-10-19T11:58:26+08:00"/>
              </w:rPr>
            </w:pPr>
            <w:del w:id="13656" w:author="xh" w:date="2026-10-19T11:58:26+08:00">
              <w:r>
                <w:rPr>
                  <w:rFonts w:ascii="Times New Roman" w:hAnsi="Times New Roman" w:eastAsia="宋体"/>
                  <w:b w:val="0"/>
                  <w:sz w:val="18"/>
                </w:rPr>
                <w:delText>20+50</w:delText>
              </w:r>
            </w:del>
          </w:p>
        </w:tc>
        <w:tc>
          <w:tcPr>
            <w:tcW w:w="1039" w:type="dxa"/>
            <w:tcMar>
              <w:left w:w="70" w:type="dxa"/>
              <w:right w:w="70" w:type="dxa"/>
            </w:tcMar>
            <w:vAlign w:val="center"/>
          </w:tcPr>
          <w:p w14:paraId="740B73CD">
            <w:pPr>
              <w:keepNext/>
              <w:spacing w:before="20" w:after="20" w:line="260" w:lineRule="exact"/>
              <w:ind w:left="0" w:leftChars="0" w:right="0" w:rightChars="0" w:firstLine="0" w:firstLineChars="0"/>
              <w:jc w:val="center"/>
              <w:rPr>
                <w:del w:id="13657" w:author="xh" w:date="2026-10-19T11:58:26+08:00"/>
              </w:rPr>
            </w:pPr>
            <w:del w:id="13658" w:author="xh" w:date="2026-10-19T11:58:26+08:00">
              <w:r>
                <w:rPr>
                  <w:rFonts w:ascii="Times New Roman" w:hAnsi="Times New Roman" w:eastAsia="宋体"/>
                  <w:b w:val="0"/>
                  <w:sz w:val="18"/>
                </w:rPr>
                <w:delText>70.00</w:delText>
              </w:r>
            </w:del>
          </w:p>
        </w:tc>
        <w:tc>
          <w:tcPr>
            <w:tcW w:w="1039" w:type="dxa"/>
            <w:tcMar>
              <w:left w:w="70" w:type="dxa"/>
              <w:right w:w="70" w:type="dxa"/>
            </w:tcMar>
            <w:vAlign w:val="center"/>
          </w:tcPr>
          <w:p w14:paraId="50B842F7">
            <w:pPr>
              <w:keepNext/>
              <w:spacing w:before="20" w:after="20" w:line="260" w:lineRule="exact"/>
              <w:ind w:left="0" w:leftChars="0" w:right="0" w:rightChars="0" w:firstLine="0" w:firstLineChars="0"/>
              <w:jc w:val="center"/>
              <w:rPr>
                <w:del w:id="13659" w:author="xh" w:date="2026-10-19T11:58:26+08:00"/>
              </w:rPr>
            </w:pPr>
            <w:del w:id="13660"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377E6487">
            <w:pPr>
              <w:keepNext/>
              <w:spacing w:before="20" w:after="20" w:line="260" w:lineRule="exact"/>
              <w:ind w:left="0" w:leftChars="0" w:right="0" w:rightChars="0" w:firstLine="0" w:firstLineChars="0"/>
              <w:jc w:val="center"/>
              <w:rPr>
                <w:del w:id="13661" w:author="xh" w:date="2026-10-19T11:58:26+08:00"/>
              </w:rPr>
            </w:pPr>
            <w:del w:id="13662"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605CC660">
            <w:pPr>
              <w:keepNext/>
              <w:spacing w:before="20" w:after="20" w:line="260" w:lineRule="exact"/>
              <w:ind w:left="0" w:leftChars="0" w:right="0" w:rightChars="0" w:firstLine="0" w:firstLineChars="0"/>
              <w:jc w:val="center"/>
              <w:rPr>
                <w:del w:id="13663" w:author="xh" w:date="2026-10-19T11:58:26+08:00"/>
              </w:rPr>
            </w:pPr>
            <w:del w:id="13664"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71EFB432">
            <w:pPr>
              <w:keepNext/>
              <w:spacing w:before="20" w:after="20" w:line="260" w:lineRule="exact"/>
              <w:ind w:left="0" w:leftChars="0" w:right="0" w:rightChars="0" w:firstLine="0" w:firstLineChars="0"/>
              <w:jc w:val="center"/>
              <w:rPr>
                <w:del w:id="13665" w:author="xh" w:date="2026-10-19T11:58:26+08:00"/>
              </w:rPr>
            </w:pPr>
            <w:del w:id="13666" w:author="xh" w:date="2026-10-19T11:58:26+08:00">
              <w:r>
                <w:rPr>
                  <w:rFonts w:ascii="Times New Roman" w:hAnsi="Times New Roman" w:eastAsia="宋体"/>
                  <w:b w:val="0"/>
                  <w:sz w:val="18"/>
                </w:rPr>
                <w:delText>41.56</w:delText>
              </w:r>
            </w:del>
          </w:p>
        </w:tc>
      </w:tr>
      <w:tr w14:paraId="5044CF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3568" w:author="xh" w:date="2026-10-19T11:58:26+08:00"/>
        </w:trPr>
        <w:tc>
          <w:tcPr>
            <w:tcW w:w="1039" w:type="dxa"/>
            <w:tcMar>
              <w:left w:w="70" w:type="dxa"/>
              <w:right w:w="70" w:type="dxa"/>
            </w:tcMar>
            <w:vAlign w:val="center"/>
          </w:tcPr>
          <w:p w14:paraId="2A826F85">
            <w:pPr>
              <w:keepNext/>
              <w:spacing w:before="20" w:after="20" w:line="260" w:lineRule="exact"/>
              <w:ind w:left="0" w:leftChars="0" w:right="0" w:rightChars="0" w:firstLine="0" w:firstLineChars="0"/>
              <w:jc w:val="center"/>
              <w:rPr>
                <w:del w:id="13667" w:author="xh" w:date="2026-10-19T11:58:26+08:00"/>
              </w:rPr>
            </w:pPr>
            <w:del w:id="13668" w:author="xh" w:date="2026-10-19T11:58:26+08:00">
              <w:r>
                <w:rPr>
                  <w:rFonts w:ascii="Times New Roman" w:hAnsi="Times New Roman" w:eastAsia="宋体"/>
                  <w:b w:val="0"/>
                  <w:sz w:val="18"/>
                </w:rPr>
                <w:delText>弹性</w:delText>
              </w:r>
            </w:del>
          </w:p>
        </w:tc>
        <w:tc>
          <w:tcPr>
            <w:tcW w:w="1039" w:type="dxa"/>
            <w:tcMar>
              <w:left w:w="70" w:type="dxa"/>
              <w:right w:w="70" w:type="dxa"/>
            </w:tcMar>
            <w:vAlign w:val="center"/>
          </w:tcPr>
          <w:p w14:paraId="13DBCD96">
            <w:pPr>
              <w:keepNext/>
              <w:spacing w:before="20" w:after="20" w:line="260" w:lineRule="exact"/>
              <w:ind w:left="0" w:leftChars="0" w:right="0" w:rightChars="0" w:firstLine="0" w:firstLineChars="0"/>
              <w:jc w:val="center"/>
              <w:rPr>
                <w:del w:id="13669" w:author="xh" w:date="2026-10-19T11:58:26+08:00"/>
              </w:rPr>
            </w:pPr>
            <w:del w:id="13670" w:author="xh" w:date="2026-10-19T11:58:26+08:00">
              <w:r>
                <w:rPr>
                  <w:rFonts w:ascii="Times New Roman" w:hAnsi="Times New Roman" w:eastAsia="宋体"/>
                  <w:b w:val="0"/>
                  <w:sz w:val="18"/>
                </w:rPr>
                <w:delText>2023</w:delText>
              </w:r>
            </w:del>
          </w:p>
        </w:tc>
        <w:tc>
          <w:tcPr>
            <w:tcW w:w="1039" w:type="dxa"/>
            <w:tcMar>
              <w:left w:w="70" w:type="dxa"/>
              <w:right w:w="70" w:type="dxa"/>
            </w:tcMar>
            <w:vAlign w:val="center"/>
          </w:tcPr>
          <w:p w14:paraId="4ED49EEF">
            <w:pPr>
              <w:keepNext/>
              <w:spacing w:before="20" w:after="20" w:line="260" w:lineRule="exact"/>
              <w:ind w:left="0" w:leftChars="0" w:right="0" w:rightChars="0" w:firstLine="0" w:firstLineChars="0"/>
              <w:jc w:val="center"/>
              <w:rPr>
                <w:del w:id="13671" w:author="xh" w:date="2026-10-19T11:58:26+08:00"/>
              </w:rPr>
            </w:pPr>
            <w:del w:id="13672" w:author="xh" w:date="2026-10-19T11:58:26+08:00">
              <w:r>
                <w:rPr>
                  <w:rFonts w:ascii="Times New Roman" w:hAnsi="Times New Roman" w:eastAsia="宋体"/>
                  <w:b w:val="0"/>
                  <w:sz w:val="18"/>
                </w:rPr>
                <w:delText>20+50</w:delText>
              </w:r>
            </w:del>
          </w:p>
        </w:tc>
        <w:tc>
          <w:tcPr>
            <w:tcW w:w="1039" w:type="dxa"/>
            <w:tcMar>
              <w:left w:w="70" w:type="dxa"/>
              <w:right w:w="70" w:type="dxa"/>
            </w:tcMar>
            <w:vAlign w:val="center"/>
          </w:tcPr>
          <w:p w14:paraId="56447E97">
            <w:pPr>
              <w:keepNext/>
              <w:spacing w:before="20" w:after="20" w:line="260" w:lineRule="exact"/>
              <w:ind w:left="0" w:leftChars="0" w:right="0" w:rightChars="0" w:firstLine="0" w:firstLineChars="0"/>
              <w:jc w:val="center"/>
              <w:rPr>
                <w:del w:id="13673" w:author="xh" w:date="2026-10-19T11:58:26+08:00"/>
              </w:rPr>
            </w:pPr>
            <w:del w:id="13674" w:author="xh" w:date="2026-10-19T11:58:26+08:00">
              <w:r>
                <w:rPr>
                  <w:rFonts w:ascii="Times New Roman" w:hAnsi="Times New Roman" w:eastAsia="宋体"/>
                  <w:b w:val="0"/>
                  <w:sz w:val="18"/>
                </w:rPr>
                <w:delText>70.00</w:delText>
              </w:r>
            </w:del>
          </w:p>
        </w:tc>
        <w:tc>
          <w:tcPr>
            <w:tcW w:w="1039" w:type="dxa"/>
            <w:tcMar>
              <w:left w:w="70" w:type="dxa"/>
              <w:right w:w="70" w:type="dxa"/>
            </w:tcMar>
            <w:vAlign w:val="center"/>
          </w:tcPr>
          <w:p w14:paraId="430B598A">
            <w:pPr>
              <w:keepNext/>
              <w:spacing w:before="20" w:after="20" w:line="260" w:lineRule="exact"/>
              <w:ind w:left="0" w:leftChars="0" w:right="0" w:rightChars="0" w:firstLine="0" w:firstLineChars="0"/>
              <w:jc w:val="center"/>
              <w:rPr>
                <w:del w:id="13675" w:author="xh" w:date="2026-10-19T11:58:26+08:00"/>
              </w:rPr>
            </w:pPr>
            <w:del w:id="13676"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73A41C06">
            <w:pPr>
              <w:keepNext/>
              <w:spacing w:before="20" w:after="20" w:line="260" w:lineRule="exact"/>
              <w:ind w:left="0" w:leftChars="0" w:right="0" w:rightChars="0" w:firstLine="0" w:firstLineChars="0"/>
              <w:jc w:val="center"/>
              <w:rPr>
                <w:del w:id="13677" w:author="xh" w:date="2026-10-19T11:58:26+08:00"/>
              </w:rPr>
            </w:pPr>
            <w:del w:id="13678"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7429F397">
            <w:pPr>
              <w:keepNext/>
              <w:spacing w:before="20" w:after="20" w:line="260" w:lineRule="exact"/>
              <w:ind w:left="0" w:leftChars="0" w:right="0" w:rightChars="0" w:firstLine="0" w:firstLineChars="0"/>
              <w:jc w:val="center"/>
              <w:rPr>
                <w:del w:id="13679" w:author="xh" w:date="2026-10-19T11:58:26+08:00"/>
              </w:rPr>
            </w:pPr>
            <w:del w:id="13680"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4967E771">
            <w:pPr>
              <w:keepNext/>
              <w:spacing w:before="20" w:after="20" w:line="260" w:lineRule="exact"/>
              <w:ind w:left="0" w:leftChars="0" w:right="0" w:rightChars="0" w:firstLine="0" w:firstLineChars="0"/>
              <w:jc w:val="center"/>
              <w:rPr>
                <w:del w:id="13681" w:author="xh" w:date="2026-10-19T11:58:26+08:00"/>
              </w:rPr>
            </w:pPr>
            <w:del w:id="13682" w:author="xh" w:date="2026-10-19T11:58:26+08:00">
              <w:r>
                <w:rPr>
                  <w:rFonts w:ascii="Times New Roman" w:hAnsi="Times New Roman" w:eastAsia="宋体"/>
                  <w:b w:val="0"/>
                  <w:sz w:val="18"/>
                </w:rPr>
                <w:delText>38.35</w:delText>
              </w:r>
            </w:del>
          </w:p>
        </w:tc>
      </w:tr>
      <w:tr w14:paraId="7F1359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3569" w:author="xh" w:date="2026-10-19T11:58:26+08:00"/>
        </w:trPr>
        <w:tc>
          <w:tcPr>
            <w:tcW w:w="1039" w:type="dxa"/>
            <w:tcMar>
              <w:left w:w="70" w:type="dxa"/>
              <w:right w:w="70" w:type="dxa"/>
            </w:tcMar>
            <w:vAlign w:val="center"/>
          </w:tcPr>
          <w:p w14:paraId="6020794B">
            <w:pPr>
              <w:keepNext/>
              <w:spacing w:before="20" w:after="20" w:line="260" w:lineRule="exact"/>
              <w:ind w:left="0" w:leftChars="0" w:right="0" w:rightChars="0" w:firstLine="0" w:firstLineChars="0"/>
              <w:jc w:val="center"/>
              <w:rPr>
                <w:del w:id="13683" w:author="xh" w:date="2026-10-19T11:58:26+08:00"/>
              </w:rPr>
            </w:pPr>
            <w:del w:id="13684" w:author="xh" w:date="2026-10-19T11:58:26+08:00">
              <w:r>
                <w:rPr>
                  <w:rFonts w:ascii="Times New Roman" w:hAnsi="Times New Roman" w:eastAsia="宋体"/>
                  <w:b w:val="0"/>
                  <w:sz w:val="18"/>
                </w:rPr>
                <w:delText>弹性</w:delText>
              </w:r>
            </w:del>
          </w:p>
        </w:tc>
        <w:tc>
          <w:tcPr>
            <w:tcW w:w="1039" w:type="dxa"/>
            <w:tcMar>
              <w:left w:w="70" w:type="dxa"/>
              <w:right w:w="70" w:type="dxa"/>
            </w:tcMar>
            <w:vAlign w:val="center"/>
          </w:tcPr>
          <w:p w14:paraId="1B5125F7">
            <w:pPr>
              <w:keepNext/>
              <w:spacing w:before="20" w:after="20" w:line="260" w:lineRule="exact"/>
              <w:ind w:left="0" w:leftChars="0" w:right="0" w:rightChars="0" w:firstLine="0" w:firstLineChars="0"/>
              <w:jc w:val="center"/>
              <w:rPr>
                <w:del w:id="13685" w:author="xh" w:date="2026-10-19T11:58:26+08:00"/>
              </w:rPr>
            </w:pPr>
            <w:del w:id="13686" w:author="xh" w:date="2026-10-19T11:58:26+08:00">
              <w:r>
                <w:rPr>
                  <w:rFonts w:ascii="Times New Roman" w:hAnsi="Times New Roman" w:eastAsia="宋体"/>
                  <w:b w:val="0"/>
                  <w:sz w:val="18"/>
                </w:rPr>
                <w:delText>2024</w:delText>
              </w:r>
            </w:del>
          </w:p>
        </w:tc>
        <w:tc>
          <w:tcPr>
            <w:tcW w:w="1039" w:type="dxa"/>
            <w:tcMar>
              <w:left w:w="70" w:type="dxa"/>
              <w:right w:w="70" w:type="dxa"/>
            </w:tcMar>
            <w:vAlign w:val="center"/>
          </w:tcPr>
          <w:p w14:paraId="1E66EF1E">
            <w:pPr>
              <w:keepNext/>
              <w:spacing w:before="20" w:after="20" w:line="260" w:lineRule="exact"/>
              <w:ind w:left="0" w:leftChars="0" w:right="0" w:rightChars="0" w:firstLine="0" w:firstLineChars="0"/>
              <w:jc w:val="center"/>
              <w:rPr>
                <w:del w:id="13687" w:author="xh" w:date="2026-10-19T11:58:26+08:00"/>
              </w:rPr>
            </w:pPr>
            <w:del w:id="13688" w:author="xh" w:date="2026-10-19T11:58:26+08:00">
              <w:r>
                <w:rPr>
                  <w:rFonts w:ascii="Times New Roman" w:hAnsi="Times New Roman" w:eastAsia="宋体"/>
                  <w:b w:val="0"/>
                  <w:sz w:val="18"/>
                </w:rPr>
                <w:delText>20+50</w:delText>
              </w:r>
            </w:del>
          </w:p>
        </w:tc>
        <w:tc>
          <w:tcPr>
            <w:tcW w:w="1039" w:type="dxa"/>
            <w:tcMar>
              <w:left w:w="70" w:type="dxa"/>
              <w:right w:w="70" w:type="dxa"/>
            </w:tcMar>
            <w:vAlign w:val="center"/>
          </w:tcPr>
          <w:p w14:paraId="154CEDBA">
            <w:pPr>
              <w:keepNext/>
              <w:spacing w:before="20" w:after="20" w:line="260" w:lineRule="exact"/>
              <w:ind w:left="0" w:leftChars="0" w:right="0" w:rightChars="0" w:firstLine="0" w:firstLineChars="0"/>
              <w:jc w:val="center"/>
              <w:rPr>
                <w:del w:id="13689" w:author="xh" w:date="2026-10-19T11:58:26+08:00"/>
              </w:rPr>
            </w:pPr>
            <w:del w:id="13690" w:author="xh" w:date="2026-10-19T11:58:26+08:00">
              <w:r>
                <w:rPr>
                  <w:rFonts w:ascii="Times New Roman" w:hAnsi="Times New Roman" w:eastAsia="宋体"/>
                  <w:b w:val="0"/>
                  <w:sz w:val="18"/>
                </w:rPr>
                <w:delText>70.00</w:delText>
              </w:r>
            </w:del>
          </w:p>
        </w:tc>
        <w:tc>
          <w:tcPr>
            <w:tcW w:w="1039" w:type="dxa"/>
            <w:tcMar>
              <w:left w:w="70" w:type="dxa"/>
              <w:right w:w="70" w:type="dxa"/>
            </w:tcMar>
            <w:vAlign w:val="center"/>
          </w:tcPr>
          <w:p w14:paraId="4B5E17D0">
            <w:pPr>
              <w:keepNext/>
              <w:spacing w:before="20" w:after="20" w:line="260" w:lineRule="exact"/>
              <w:ind w:left="0" w:leftChars="0" w:right="0" w:rightChars="0" w:firstLine="0" w:firstLineChars="0"/>
              <w:jc w:val="center"/>
              <w:rPr>
                <w:del w:id="13691" w:author="xh" w:date="2026-10-19T11:58:26+08:00"/>
              </w:rPr>
            </w:pPr>
            <w:del w:id="13692"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6FAD4546">
            <w:pPr>
              <w:keepNext/>
              <w:spacing w:before="20" w:after="20" w:line="260" w:lineRule="exact"/>
              <w:ind w:left="0" w:leftChars="0" w:right="0" w:rightChars="0" w:firstLine="0" w:firstLineChars="0"/>
              <w:jc w:val="center"/>
              <w:rPr>
                <w:del w:id="13693" w:author="xh" w:date="2026-10-19T11:58:26+08:00"/>
              </w:rPr>
            </w:pPr>
            <w:del w:id="13694"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4183562D">
            <w:pPr>
              <w:keepNext/>
              <w:spacing w:before="20" w:after="20" w:line="260" w:lineRule="exact"/>
              <w:ind w:left="0" w:leftChars="0" w:right="0" w:rightChars="0" w:firstLine="0" w:firstLineChars="0"/>
              <w:jc w:val="center"/>
              <w:rPr>
                <w:del w:id="13695" w:author="xh" w:date="2026-10-19T11:58:26+08:00"/>
              </w:rPr>
            </w:pPr>
            <w:del w:id="13696"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156ED444">
            <w:pPr>
              <w:keepNext/>
              <w:spacing w:before="20" w:after="20" w:line="260" w:lineRule="exact"/>
              <w:ind w:left="0" w:leftChars="0" w:right="0" w:rightChars="0" w:firstLine="0" w:firstLineChars="0"/>
              <w:jc w:val="center"/>
              <w:rPr>
                <w:del w:id="13697" w:author="xh" w:date="2026-10-19T11:58:26+08:00"/>
              </w:rPr>
            </w:pPr>
            <w:del w:id="13698" w:author="xh" w:date="2026-10-19T11:58:26+08:00">
              <w:r>
                <w:rPr>
                  <w:rFonts w:ascii="Times New Roman" w:hAnsi="Times New Roman" w:eastAsia="宋体"/>
                  <w:b w:val="0"/>
                  <w:sz w:val="18"/>
                </w:rPr>
                <w:delText>43.46</w:delText>
              </w:r>
            </w:del>
          </w:p>
        </w:tc>
      </w:tr>
      <w:tr w14:paraId="4465E8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3570" w:author="xh" w:date="2026-10-19T11:58:26+08:00"/>
        </w:trPr>
        <w:tc>
          <w:tcPr>
            <w:tcW w:w="1039" w:type="dxa"/>
            <w:tcMar>
              <w:left w:w="70" w:type="dxa"/>
              <w:right w:w="70" w:type="dxa"/>
            </w:tcMar>
            <w:vAlign w:val="center"/>
          </w:tcPr>
          <w:p w14:paraId="3C0EF904">
            <w:pPr>
              <w:keepNext w:val="0"/>
              <w:spacing w:before="20" w:after="20" w:line="260" w:lineRule="exact"/>
              <w:ind w:left="0" w:leftChars="0" w:right="0" w:rightChars="0" w:firstLine="0" w:firstLineChars="0"/>
              <w:jc w:val="center"/>
              <w:rPr>
                <w:del w:id="13699" w:author="xh" w:date="2026-10-19T11:58:26+08:00"/>
              </w:rPr>
            </w:pPr>
            <w:del w:id="13700" w:author="xh" w:date="2026-10-19T11:58:26+08:00">
              <w:r>
                <w:rPr>
                  <w:rFonts w:ascii="Times New Roman" w:hAnsi="Times New Roman" w:eastAsia="宋体"/>
                  <w:b w:val="0"/>
                  <w:sz w:val="18"/>
                </w:rPr>
                <w:delText>弹性</w:delText>
              </w:r>
            </w:del>
          </w:p>
        </w:tc>
        <w:tc>
          <w:tcPr>
            <w:tcW w:w="1039" w:type="dxa"/>
            <w:tcMar>
              <w:left w:w="70" w:type="dxa"/>
              <w:right w:w="70" w:type="dxa"/>
            </w:tcMar>
            <w:vAlign w:val="center"/>
          </w:tcPr>
          <w:p w14:paraId="3753B0A0">
            <w:pPr>
              <w:keepNext w:val="0"/>
              <w:spacing w:before="20" w:after="20" w:line="260" w:lineRule="exact"/>
              <w:ind w:left="0" w:leftChars="0" w:right="0" w:rightChars="0" w:firstLine="0" w:firstLineChars="0"/>
              <w:jc w:val="center"/>
              <w:rPr>
                <w:del w:id="13701" w:author="xh" w:date="2026-10-19T11:58:26+08:00"/>
              </w:rPr>
            </w:pPr>
            <w:del w:id="13702" w:author="xh" w:date="2026-10-19T11:58:26+08:00">
              <w:r>
                <w:rPr>
                  <w:rFonts w:ascii="Times New Roman" w:hAnsi="Times New Roman" w:eastAsia="宋体"/>
                  <w:b w:val="0"/>
                  <w:sz w:val="18"/>
                </w:rPr>
                <w:delText>2025</w:delText>
              </w:r>
            </w:del>
          </w:p>
        </w:tc>
        <w:tc>
          <w:tcPr>
            <w:tcW w:w="1039" w:type="dxa"/>
            <w:tcMar>
              <w:left w:w="70" w:type="dxa"/>
              <w:right w:w="70" w:type="dxa"/>
            </w:tcMar>
            <w:vAlign w:val="center"/>
          </w:tcPr>
          <w:p w14:paraId="2F787AE5">
            <w:pPr>
              <w:keepNext w:val="0"/>
              <w:spacing w:before="20" w:after="20" w:line="260" w:lineRule="exact"/>
              <w:ind w:left="0" w:leftChars="0" w:right="0" w:rightChars="0" w:firstLine="0" w:firstLineChars="0"/>
              <w:jc w:val="center"/>
              <w:rPr>
                <w:del w:id="13703" w:author="xh" w:date="2026-10-19T11:58:26+08:00"/>
              </w:rPr>
            </w:pPr>
            <w:del w:id="13704" w:author="xh" w:date="2026-10-19T11:58:26+08:00">
              <w:r>
                <w:rPr>
                  <w:rFonts w:ascii="Times New Roman" w:hAnsi="Times New Roman" w:eastAsia="宋体"/>
                  <w:b w:val="0"/>
                  <w:sz w:val="18"/>
                </w:rPr>
                <w:delText>20+50</w:delText>
              </w:r>
            </w:del>
          </w:p>
        </w:tc>
        <w:tc>
          <w:tcPr>
            <w:tcW w:w="1039" w:type="dxa"/>
            <w:tcMar>
              <w:left w:w="70" w:type="dxa"/>
              <w:right w:w="70" w:type="dxa"/>
            </w:tcMar>
            <w:vAlign w:val="center"/>
          </w:tcPr>
          <w:p w14:paraId="68A3A5CE">
            <w:pPr>
              <w:keepNext w:val="0"/>
              <w:spacing w:before="20" w:after="20" w:line="260" w:lineRule="exact"/>
              <w:ind w:left="0" w:leftChars="0" w:right="0" w:rightChars="0" w:firstLine="0" w:firstLineChars="0"/>
              <w:jc w:val="center"/>
              <w:rPr>
                <w:del w:id="13705" w:author="xh" w:date="2026-10-19T11:58:26+08:00"/>
              </w:rPr>
            </w:pPr>
            <w:del w:id="13706" w:author="xh" w:date="2026-10-19T11:58:26+08:00">
              <w:r>
                <w:rPr>
                  <w:rFonts w:ascii="Times New Roman" w:hAnsi="Times New Roman" w:eastAsia="宋体"/>
                  <w:b w:val="0"/>
                  <w:sz w:val="18"/>
                </w:rPr>
                <w:delText>70.00</w:delText>
              </w:r>
            </w:del>
          </w:p>
        </w:tc>
        <w:tc>
          <w:tcPr>
            <w:tcW w:w="1039" w:type="dxa"/>
            <w:tcMar>
              <w:left w:w="70" w:type="dxa"/>
              <w:right w:w="70" w:type="dxa"/>
            </w:tcMar>
            <w:vAlign w:val="center"/>
          </w:tcPr>
          <w:p w14:paraId="326A4EC9">
            <w:pPr>
              <w:keepNext w:val="0"/>
              <w:spacing w:before="20" w:after="20" w:line="260" w:lineRule="exact"/>
              <w:ind w:left="0" w:leftChars="0" w:right="0" w:rightChars="0" w:firstLine="0" w:firstLineChars="0"/>
              <w:jc w:val="center"/>
              <w:rPr>
                <w:del w:id="13707" w:author="xh" w:date="2026-10-19T11:58:26+08:00"/>
              </w:rPr>
            </w:pPr>
            <w:del w:id="13708"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48E979FC">
            <w:pPr>
              <w:keepNext w:val="0"/>
              <w:spacing w:before="20" w:after="20" w:line="260" w:lineRule="exact"/>
              <w:ind w:left="0" w:leftChars="0" w:right="0" w:rightChars="0" w:firstLine="0" w:firstLineChars="0"/>
              <w:jc w:val="center"/>
              <w:rPr>
                <w:del w:id="13709" w:author="xh" w:date="2026-10-19T11:58:26+08:00"/>
              </w:rPr>
            </w:pPr>
            <w:del w:id="13710"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0D4499C3">
            <w:pPr>
              <w:keepNext w:val="0"/>
              <w:spacing w:before="20" w:after="20" w:line="260" w:lineRule="exact"/>
              <w:ind w:left="0" w:leftChars="0" w:right="0" w:rightChars="0" w:firstLine="0" w:firstLineChars="0"/>
              <w:jc w:val="center"/>
              <w:rPr>
                <w:del w:id="13711" w:author="xh" w:date="2026-10-19T11:58:26+08:00"/>
              </w:rPr>
            </w:pPr>
            <w:del w:id="13712" w:author="xh" w:date="2026-10-19T11:58:26+08:00">
              <w:r>
                <w:rPr>
                  <w:rFonts w:ascii="Times New Roman" w:hAnsi="Times New Roman" w:eastAsia="宋体"/>
                  <w:b w:val="0"/>
                  <w:sz w:val="18"/>
                </w:rPr>
                <w:delText>0.00</w:delText>
              </w:r>
            </w:del>
          </w:p>
        </w:tc>
        <w:tc>
          <w:tcPr>
            <w:tcW w:w="1039" w:type="dxa"/>
            <w:tcMar>
              <w:left w:w="70" w:type="dxa"/>
              <w:right w:w="70" w:type="dxa"/>
            </w:tcMar>
            <w:vAlign w:val="center"/>
          </w:tcPr>
          <w:p w14:paraId="48DB24EE">
            <w:pPr>
              <w:keepNext w:val="0"/>
              <w:spacing w:before="20" w:after="20" w:line="260" w:lineRule="exact"/>
              <w:ind w:left="0" w:leftChars="0" w:right="0" w:rightChars="0" w:firstLine="0" w:firstLineChars="0"/>
              <w:jc w:val="center"/>
              <w:rPr>
                <w:del w:id="13713" w:author="xh" w:date="2026-10-19T11:58:26+08:00"/>
              </w:rPr>
            </w:pPr>
            <w:del w:id="13714" w:author="xh" w:date="2026-10-19T11:58:26+08:00">
              <w:r>
                <w:rPr>
                  <w:rFonts w:ascii="Times New Roman" w:hAnsi="Times New Roman" w:eastAsia="宋体"/>
                  <w:b w:val="0"/>
                  <w:sz w:val="18"/>
                </w:rPr>
                <w:delText>48.18</w:delText>
              </w:r>
            </w:del>
          </w:p>
        </w:tc>
      </w:tr>
      <w:tr>
        <w:trPr>
          <w:cantSplit/>
          <w:tblHeader/>
          <w:ins w:id="13715" w:author="xh" w:date="2026-10-19T11:58:2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24" w:author="xh" w:date="2026-10-19T11:58:26+08:00"/>
              </w:rPr>
            </w:pPr>
            <w:ins w:id="13725" w:author="xh" w:date="2026-10-19T11:58:26+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26" w:author="xh" w:date="2026-10-19T11:58:26+08:00"/>
              </w:rPr>
            </w:pPr>
            <w:ins w:id="13727" w:author="xh" w:date="2026-10-19T11:58:26+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28" w:author="xh" w:date="2026-10-19T11:58:26+08:00"/>
              </w:rPr>
            </w:pPr>
            <w:ins w:id="13729" w:author="xh" w:date="2026-10-19T11:58:26+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30" w:author="xh" w:date="2026-10-19T11:58:26+08:00"/>
              </w:rPr>
            </w:pPr>
            <w:ins w:id="13731" w:author="xh" w:date="2026-10-19T11:58:26+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32" w:author="xh" w:date="2026-10-19T11:58:26+08:00"/>
              </w:rPr>
            </w:pPr>
            <w:ins w:id="13733" w:author="xh" w:date="2026-10-19T11:58:26+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34" w:author="xh" w:date="2026-10-19T11:58:26+08:00"/>
              </w:rPr>
            </w:pPr>
            <w:ins w:id="13735" w:author="xh" w:date="2026-10-19T11:58:26+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36" w:author="xh" w:date="2026-10-19T11:58:26+08:00"/>
              </w:rPr>
            </w:pPr>
            <w:ins w:id="13737" w:author="xh" w:date="2026-10-19T11:58:26+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38" w:author="xh" w:date="2026-10-19T11:58:26+08:00"/>
              </w:rPr>
            </w:pPr>
            <w:ins w:id="13739" w:author="xh" w:date="2026-10-19T11:58:26+08:00">
              <w:r>
                <w:rPr>
                  <w:rFonts w:ascii="Times New Roman" w:hAnsi="Times New Roman" w:eastAsia="宋体"/>
                  <w:b/>
                  <w:sz w:val="18"/>
                </w:rPr>
                <w:t>转接后净负荷/MW</w:t>
              </w:r>
            </w:ins>
          </w:p>
        </w:tc>
      </w:tr>
      <w:tr>
        <w:trPr>
          <w:cantSplit/>
          <w:ins w:id="13716" w:author="xh" w:date="2026-10-19T11:58:2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40" w:author="xh" w:date="2026-10-19T11:58:26+08:00"/>
              </w:rPr>
            </w:pPr>
            <w:ins w:id="13741" w:author="xh" w:date="2026-10-19T11:58:26+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42" w:author="xh" w:date="2026-10-19T11:58:26+08:00"/>
              </w:rPr>
            </w:pPr>
            <w:ins w:id="13743" w:author="xh" w:date="2026-10-19T11:58:26+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44" w:author="xh" w:date="2026-10-19T11:58:26+08:00"/>
              </w:rPr>
            </w:pPr>
            <w:ins w:id="13745" w:author="xh" w:date="2026-10-19T11:58:26+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46" w:author="xh" w:date="2026-10-19T11:58:26+08:00"/>
              </w:rPr>
            </w:pPr>
            <w:ins w:id="13747" w:author="xh" w:date="2026-10-19T11:58:26+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48" w:author="xh" w:date="2026-10-19T11:58:26+08:00"/>
              </w:rPr>
            </w:pPr>
            <w:ins w:id="13749" w:author="xh" w:date="2026-10-19T11:58: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50" w:author="xh" w:date="2026-10-19T11:58:26+08:00"/>
              </w:rPr>
            </w:pPr>
            <w:ins w:id="13751" w:author="xh" w:date="2026-10-19T11:58:26+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52" w:author="xh" w:date="2026-10-19T11:58:26+08:00"/>
              </w:rPr>
            </w:pPr>
            <w:ins w:id="13753" w:author="xh" w:date="2026-10-19T11:58:26+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54" w:author="xh" w:date="2026-10-19T11:58:26+08:00"/>
              </w:rPr>
            </w:pPr>
            <w:ins w:id="13755" w:author="xh" w:date="2026-10-19T11:58:26+08:00">
              <w:r>
                <w:rPr>
                  <w:rFonts w:ascii="Times New Roman" w:hAnsi="Times New Roman" w:eastAsia="宋体"/>
                  <w:b w:val="0"/>
                  <w:sz w:val="18"/>
                </w:rPr>
                <w:t>—</w:t>
              </w:r>
            </w:ins>
          </w:p>
        </w:tc>
      </w:tr>
      <w:tr>
        <w:trPr>
          <w:cantSplit/>
          <w:ins w:id="13717" w:author="xh" w:date="2026-10-19T11:58:2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56" w:author="xh" w:date="2026-10-19T11:58:26+08:00"/>
              </w:rPr>
            </w:pPr>
            <w:ins w:id="13757" w:author="xh" w:date="2026-10-19T11:58:26+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58" w:author="xh" w:date="2026-10-19T11:58:26+08:00"/>
              </w:rPr>
            </w:pPr>
            <w:ins w:id="13759" w:author="xh" w:date="2026-10-19T11:58:26+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60" w:author="xh" w:date="2026-10-19T11:58:26+08:00"/>
              </w:rPr>
            </w:pPr>
            <w:ins w:id="13761" w:author="xh" w:date="2026-10-19T11:58:26+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62" w:author="xh" w:date="2026-10-19T11:58:26+08:00"/>
              </w:rPr>
            </w:pPr>
            <w:ins w:id="13763" w:author="xh" w:date="2026-10-19T11:58:26+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64" w:author="xh" w:date="2026-10-19T11:58:26+08:00"/>
              </w:rPr>
            </w:pPr>
            <w:ins w:id="13765" w:author="xh" w:date="2026-10-19T11:58: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66" w:author="xh" w:date="2026-10-19T11:58:26+08:00"/>
              </w:rPr>
            </w:pPr>
            <w:ins w:id="13767" w:author="xh" w:date="2026-10-19T11:58: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68" w:author="xh" w:date="2026-10-19T11:58:26+08:00"/>
              </w:rPr>
            </w:pPr>
            <w:ins w:id="13769" w:author="xh" w:date="2026-10-19T11:58: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70" w:author="xh" w:date="2026-10-19T11:58:26+08:00"/>
              </w:rPr>
            </w:pPr>
            <w:ins w:id="13771" w:author="xh" w:date="2026-10-19T11:58:26+08:00">
              <w:r>
                <w:rPr>
                  <w:rFonts w:ascii="Times New Roman" w:hAnsi="Times New Roman" w:eastAsia="宋体"/>
                  <w:b w:val="0"/>
                  <w:sz w:val="18"/>
                </w:rPr>
                <w:t>48.18</w:t>
              </w:r>
            </w:ins>
          </w:p>
        </w:tc>
      </w:tr>
      <w:tr>
        <w:trPr>
          <w:cantSplit/>
          <w:ins w:id="13718" w:author="xh" w:date="2026-10-19T11:58:2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72" w:author="xh" w:date="2026-10-19T11:58:26+08:00"/>
              </w:rPr>
            </w:pPr>
            <w:ins w:id="13773" w:author="xh" w:date="2026-10-19T11:58:26+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74" w:author="xh" w:date="2026-10-19T11:58:26+08:00"/>
              </w:rPr>
            </w:pPr>
            <w:ins w:id="13775" w:author="xh" w:date="2026-10-19T11:58:26+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76" w:author="xh" w:date="2026-10-19T11:58:26+08:00"/>
              </w:rPr>
            </w:pPr>
            <w:ins w:id="13777" w:author="xh" w:date="2026-10-19T11:58:26+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78" w:author="xh" w:date="2026-10-19T11:58:26+08:00"/>
              </w:rPr>
            </w:pPr>
            <w:ins w:id="13779" w:author="xh" w:date="2026-10-19T11:58:26+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80" w:author="xh" w:date="2026-10-19T11:58:26+08:00"/>
              </w:rPr>
            </w:pPr>
            <w:ins w:id="13781" w:author="xh" w:date="2026-10-19T11:58: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82" w:author="xh" w:date="2026-10-19T11:58:26+08:00"/>
              </w:rPr>
            </w:pPr>
            <w:ins w:id="13783" w:author="xh" w:date="2026-10-19T11:58: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84" w:author="xh" w:date="2026-10-19T11:58:26+08:00"/>
              </w:rPr>
            </w:pPr>
            <w:ins w:id="13785" w:author="xh" w:date="2026-10-19T11:58:26+08:00">
              <w:r>
                <w:rPr>
                  <w:rFonts w:ascii="Times New Roman" w:hAnsi="Times New Roman" w:eastAsia="宋体"/>
                  <w:b w:val="0"/>
                  <w:sz w:val="18"/>
                </w:rPr>
                <w:t>4.52</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86" w:author="xh" w:date="2026-10-19T11:58:26+08:00"/>
              </w:rPr>
            </w:pPr>
            <w:ins w:id="13787" w:author="xh" w:date="2026-10-19T11:58:26+08:00">
              <w:r>
                <w:rPr>
                  <w:rFonts w:ascii="Times New Roman" w:hAnsi="Times New Roman" w:eastAsia="宋体"/>
                  <w:b w:val="0"/>
                  <w:sz w:val="18"/>
                </w:rPr>
                <w:t>63.54</w:t>
              </w:r>
            </w:ins>
          </w:p>
        </w:tc>
      </w:tr>
      <w:tr>
        <w:trPr>
          <w:cantSplit/>
          <w:ins w:id="13719" w:author="xh" w:date="2026-10-19T11:58:2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88" w:author="xh" w:date="2026-10-19T11:58:26+08:00"/>
              </w:rPr>
            </w:pPr>
            <w:ins w:id="13789" w:author="xh" w:date="2026-10-19T11:58:26+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90" w:author="xh" w:date="2026-10-19T11:58:26+08:00"/>
              </w:rPr>
            </w:pPr>
            <w:ins w:id="13791" w:author="xh" w:date="2026-10-19T11:58:26+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92" w:author="xh" w:date="2026-10-19T11:58:26+08:00"/>
              </w:rPr>
            </w:pPr>
            <w:ins w:id="13793" w:author="xh" w:date="2026-10-19T11:58:26+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94" w:author="xh" w:date="2026-10-19T11:58:26+08:00"/>
              </w:rPr>
            </w:pPr>
            <w:ins w:id="13795" w:author="xh" w:date="2026-10-19T11:58:26+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96" w:author="xh" w:date="2026-10-19T11:58:26+08:00"/>
              </w:rPr>
            </w:pPr>
            <w:ins w:id="13797" w:author="xh" w:date="2026-10-19T11:58: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798" w:author="xh" w:date="2026-10-19T11:58:26+08:00"/>
              </w:rPr>
            </w:pPr>
            <w:ins w:id="13799" w:author="xh" w:date="2026-10-19T11:58: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00" w:author="xh" w:date="2026-10-19T11:58:26+08:00"/>
              </w:rPr>
            </w:pPr>
            <w:ins w:id="13801" w:author="xh" w:date="2026-10-19T11:58: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02" w:author="xh" w:date="2026-10-19T11:58:26+08:00"/>
              </w:rPr>
            </w:pPr>
            <w:ins w:id="13803" w:author="xh" w:date="2026-10-19T11:58:26+08:00">
              <w:r>
                <w:rPr>
                  <w:rFonts w:ascii="Times New Roman" w:hAnsi="Times New Roman" w:eastAsia="宋体"/>
                  <w:b w:val="0"/>
                  <w:sz w:val="18"/>
                </w:rPr>
                <w:t>71.00</w:t>
              </w:r>
            </w:ins>
          </w:p>
        </w:tc>
      </w:tr>
      <w:tr>
        <w:trPr>
          <w:cantSplit/>
          <w:ins w:id="13720" w:author="xh" w:date="2026-10-19T11:58:2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04" w:author="xh" w:date="2026-10-19T11:58:26+08:00"/>
              </w:rPr>
            </w:pPr>
            <w:ins w:id="13805" w:author="xh" w:date="2026-10-19T11:58:26+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06" w:author="xh" w:date="2026-10-19T11:58:26+08:00"/>
              </w:rPr>
            </w:pPr>
            <w:ins w:id="13807" w:author="xh" w:date="2026-10-19T11:58:26+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08" w:author="xh" w:date="2026-10-19T11:58:26+08:00"/>
              </w:rPr>
            </w:pPr>
            <w:ins w:id="13809" w:author="xh" w:date="2026-10-19T11:58:26+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10" w:author="xh" w:date="2026-10-19T11:58:26+08:00"/>
              </w:rPr>
            </w:pPr>
            <w:ins w:id="13811" w:author="xh" w:date="2026-10-19T11:58:26+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12" w:author="xh" w:date="2026-10-19T11:58:26+08:00"/>
              </w:rPr>
            </w:pPr>
            <w:ins w:id="13813" w:author="xh" w:date="2026-10-19T11:58: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14" w:author="xh" w:date="2026-10-19T11:58:26+08:00"/>
              </w:rPr>
            </w:pPr>
            <w:ins w:id="13815" w:author="xh" w:date="2026-10-19T11:58:26+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16" w:author="xh" w:date="2026-10-19T11:58:26+08:00"/>
              </w:rPr>
            </w:pPr>
            <w:ins w:id="13817" w:author="xh" w:date="2026-10-19T11:58:26+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18" w:author="xh" w:date="2026-10-19T11:58:26+08:00"/>
              </w:rPr>
            </w:pPr>
            <w:ins w:id="13819" w:author="xh" w:date="2026-10-19T11:58:26+08:00">
              <w:r>
                <w:rPr>
                  <w:rFonts w:ascii="Times New Roman" w:hAnsi="Times New Roman" w:eastAsia="宋体"/>
                  <w:b w:val="0"/>
                  <w:sz w:val="18"/>
                </w:rPr>
                <w:t>—</w:t>
              </w:r>
            </w:ins>
          </w:p>
        </w:tc>
      </w:tr>
      <w:tr>
        <w:trPr>
          <w:cantSplit/>
          <w:ins w:id="13721" w:author="xh" w:date="2026-10-19T11:58:2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20" w:author="xh" w:date="2026-10-19T11:58:26+08:00"/>
              </w:rPr>
            </w:pPr>
            <w:ins w:id="13821" w:author="xh" w:date="2026-10-19T11:58:26+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22" w:author="xh" w:date="2026-10-19T11:58:26+08:00"/>
              </w:rPr>
            </w:pPr>
            <w:ins w:id="13823" w:author="xh" w:date="2026-10-19T11:58:26+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24" w:author="xh" w:date="2026-10-19T11:58:26+08:00"/>
              </w:rPr>
            </w:pPr>
            <w:ins w:id="13825" w:author="xh" w:date="2026-10-19T11:58:26+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26" w:author="xh" w:date="2026-10-19T11:58:26+08:00"/>
              </w:rPr>
            </w:pPr>
            <w:ins w:id="13827" w:author="xh" w:date="2026-10-19T11:58:26+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28" w:author="xh" w:date="2026-10-19T11:58:26+08:00"/>
              </w:rPr>
            </w:pPr>
            <w:ins w:id="13829" w:author="xh" w:date="2026-10-19T11:58: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30" w:author="xh" w:date="2026-10-19T11:58:26+08:00"/>
              </w:rPr>
            </w:pPr>
            <w:ins w:id="13831" w:author="xh" w:date="2026-10-19T11:58: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32" w:author="xh" w:date="2026-10-19T11:58:26+08:00"/>
              </w:rPr>
            </w:pPr>
            <w:ins w:id="13833" w:author="xh" w:date="2026-10-19T11:58: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34" w:author="xh" w:date="2026-10-19T11:58:26+08:00"/>
              </w:rPr>
            </w:pPr>
            <w:ins w:id="13835" w:author="xh" w:date="2026-10-19T11:58:26+08:00">
              <w:r>
                <w:rPr>
                  <w:rFonts w:ascii="Times New Roman" w:hAnsi="Times New Roman" w:eastAsia="宋体"/>
                  <w:b w:val="0"/>
                  <w:sz w:val="18"/>
                </w:rPr>
                <w:t>48.18</w:t>
              </w:r>
            </w:ins>
          </w:p>
        </w:tc>
      </w:tr>
      <w:tr>
        <w:trPr>
          <w:cantSplit/>
          <w:ins w:id="13722" w:author="xh" w:date="2026-10-19T11:58:2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36" w:author="xh" w:date="2026-10-19T11:58:26+08:00"/>
              </w:rPr>
            </w:pPr>
            <w:ins w:id="13837" w:author="xh" w:date="2026-10-19T11:58:26+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38" w:author="xh" w:date="2026-10-19T11:58:26+08:00"/>
              </w:rPr>
            </w:pPr>
            <w:ins w:id="13839" w:author="xh" w:date="2026-10-19T11:58:26+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40" w:author="xh" w:date="2026-10-19T11:58:26+08:00"/>
              </w:rPr>
            </w:pPr>
            <w:ins w:id="13841" w:author="xh" w:date="2026-10-19T11:58:26+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42" w:author="xh" w:date="2026-10-19T11:58:26+08:00"/>
              </w:rPr>
            </w:pPr>
            <w:ins w:id="13843" w:author="xh" w:date="2026-10-19T11:58:26+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44" w:author="xh" w:date="2026-10-19T11:58:26+08:00"/>
              </w:rPr>
            </w:pPr>
            <w:ins w:id="13845" w:author="xh" w:date="2026-10-19T11:58: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46" w:author="xh" w:date="2026-10-19T11:58:26+08:00"/>
              </w:rPr>
            </w:pPr>
            <w:ins w:id="13847" w:author="xh" w:date="2026-10-19T11:58: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48" w:author="xh" w:date="2026-10-19T11:58:26+08:00"/>
              </w:rPr>
            </w:pPr>
            <w:ins w:id="13849" w:author="xh" w:date="2026-10-19T11:58: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3850" w:author="xh" w:date="2026-10-19T11:58:26+08:00"/>
              </w:rPr>
            </w:pPr>
            <w:ins w:id="13851" w:author="xh" w:date="2026-10-19T11:58:26+08:00">
              <w:r>
                <w:rPr>
                  <w:rFonts w:ascii="Times New Roman" w:hAnsi="Times New Roman" w:eastAsia="宋体"/>
                  <w:b w:val="0"/>
                  <w:sz w:val="18"/>
                </w:rPr>
                <w:t>59.02</w:t>
              </w:r>
            </w:ins>
          </w:p>
        </w:tc>
      </w:tr>
      <w:tr>
        <w:trPr>
          <w:cantSplit/>
          <w:ins w:id="13723" w:author="xh" w:date="2026-10-19T11:58:26+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852" w:author="xh" w:date="2026-10-19T11:58:26+08:00"/>
              </w:rPr>
            </w:pPr>
            <w:ins w:id="13853" w:author="xh" w:date="2026-10-19T11:58:26+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854" w:author="xh" w:date="2026-10-19T11:58:26+08:00"/>
              </w:rPr>
            </w:pPr>
            <w:ins w:id="13855" w:author="xh" w:date="2026-10-19T11:58:26+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856" w:author="xh" w:date="2026-10-19T11:58:26+08:00"/>
              </w:rPr>
            </w:pPr>
            <w:ins w:id="13857" w:author="xh" w:date="2026-10-19T11:58:26+08:00">
              <w:r>
                <w:rPr>
                  <w:rFonts w:ascii="Times New Roman" w:hAnsi="Times New Roman" w:eastAsia="宋体"/>
                  <w:b w:val="0"/>
                  <w:sz w:val="18"/>
                </w:rPr>
                <w:t>31.50+63.00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858" w:author="xh" w:date="2026-10-19T11:58:26+08:00"/>
              </w:rPr>
            </w:pPr>
            <w:ins w:id="13859" w:author="xh" w:date="2026-10-19T11:58:26+08:00">
              <w:r>
                <w:rPr>
                  <w:rFonts w:ascii="Times New Roman" w:hAnsi="Times New Roman" w:eastAsia="宋体"/>
                  <w:b w:val="0"/>
                  <w:sz w:val="18"/>
                </w:rPr>
                <w:t>94.50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860" w:author="xh" w:date="2026-10-19T11:58:26+08:00"/>
              </w:rPr>
            </w:pPr>
            <w:ins w:id="13861" w:author="xh" w:date="2026-10-19T11:58:26+08:00">
              <w:r>
                <w:rPr>
                  <w:rFonts w:ascii="Times New Roman" w:hAnsi="Times New Roman" w:eastAsia="宋体"/>
                  <w:b w:val="0"/>
                  <w:sz w:val="18"/>
                </w:rPr>
                <w:t>1.30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862" w:author="xh" w:date="2026-10-19T11:58:26+08:00"/>
              </w:rPr>
            </w:pPr>
            <w:ins w:id="13863" w:author="xh" w:date="2026-10-19T11:58:26+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864" w:author="xh" w:date="2026-10-19T11:58:26+08:00"/>
              </w:rPr>
            </w:pPr>
            <w:ins w:id="13865" w:author="xh" w:date="2026-10-19T11:58:26+08:00">
              <w:r>
                <w:rPr>
                  <w:rFonts w:ascii="Times New Roman" w:hAnsi="Times New Roman" w:eastAsia="宋体"/>
                  <w:b w:val="0"/>
                  <w:sz w:val="18"/>
                </w:rPr>
                <w:t>0.90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3866" w:author="xh" w:date="2026-10-19T11:58:26+08:00"/>
              </w:rPr>
            </w:pPr>
            <w:ins w:id="13867" w:author="xh" w:date="2026-10-19T11:58:26+08:00">
              <w:r>
                <w:rPr>
                  <w:rFonts w:ascii="Times New Roman" w:hAnsi="Times New Roman" w:eastAsia="宋体"/>
                  <w:b w:val="0"/>
                  <w:sz w:val="18"/>
                </w:rPr>
                <w:t>71.90</w:t>
              </w:r>
            </w:ins>
          </w:p>
        </w:tc>
      </w:tr>
    </w:tbl>
    <w:p w14:paraId="23DC4694">
      <w:pPr>
        <w:pStyle w:val="2"/>
        <w:widowControl/>
        <w:spacing w:before="0" w:after="0" w:line="348" w:lineRule="exact"/>
        <w:ind w:firstLine="480"/>
        <w:jc w:val="both"/>
      </w:pPr>
      <w:r>
        <w:rPr>
          <w:rFonts w:ascii="Times New Roman" w:hAnsi="Times New Roman" w:eastAsia="方正仿宋_GBK"/>
          <w:b w:val="0"/>
          <w:sz w:val="24"/>
        </w:rPr>
        <w:t xml:space="preserve">20</w:t>
      </w:r>
      <w:ins w:id="13868" w:author="xh" w:date="2026-10-19T11:59:05+08:00">
        <w:r>
          <w:rPr>
            <w:rFonts w:ascii="Times New Roman" w:hAnsi="Times New Roman" w:eastAsia="方正仿宋_GBK"/>
            <w:b w:val="0"/>
            <w:sz w:val="24"/>
          </w:rPr>
          <w:t xml:space="preserve">3</w:t>
        </w:r>
      </w:ins>
      <w:del w:id="13869" w:author="xh" w:date="2026-10-19T11:59:05+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3870" w:author="xh" w:date="2026-10-19T11:59:05+08:00">
        <w:r>
          <w:rPr>
            <w:rFonts w:ascii="Times New Roman" w:hAnsi="Times New Roman" w:eastAsia="方正仿宋_GBK"/>
            <w:b w:val="0"/>
            <w:sz w:val="24"/>
          </w:rPr>
          <w:t xml:space="preserve">最大单台主变N-1后，弹性方案剩余主变容量为31.50 MVA，按0.95功率因数折算为29.93 MW。储能</w:t>
        </w:r>
      </w:ins>
      <w:del w:id="13871" w:author="xh" w:date="2026-10-19T11:59:05+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3872" w:author="xh" w:date="2026-10-19T11:59:05+08:00">
        <w:r>
          <w:rPr>
            <w:rFonts w:ascii="Times New Roman" w:hAnsi="Times New Roman" w:eastAsia="方正仿宋_GBK"/>
            <w:b w:val="0"/>
            <w:sz w:val="24"/>
          </w:rPr>
          <w:t xml:space="preserve">有效支撑功率为1.06 MW、反向有效吸收功率为1.30 MW。全年本站故障</w:t>
        </w:r>
      </w:ins>
      <w:del w:id="13873" w:author="xh" w:date="2026-10-19T11:59:05+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13874" w:author="xh" w:date="2026-10-19T11:59:05+08:00">
        <w:r>
          <w:rPr>
            <w:rFonts w:ascii="Times New Roman" w:hAnsi="Times New Roman" w:eastAsia="方正仿宋_GBK"/>
            <w:b w:val="0"/>
            <w:sz w:val="24"/>
          </w:rPr>
          <w:t xml:space="preserve">中最小余量为0.07 MW。该小时按采用的固定区段预案</w:t>
        </w:r>
      </w:ins>
      <w:del w:id="13875" w:author="xh" w:date="2026-10-19T11:59:05+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13876" w:author="xh" w:date="2026-10-19T11:59:05+08:00">
        <w:r>
          <w:rPr>
            <w:rFonts w:ascii="Times New Roman" w:hAnsi="Times New Roman" w:eastAsia="方正仿宋_GBK"/>
            <w:b w:val="0"/>
            <w:sz w:val="24"/>
          </w:rPr>
          <w:t xml:space="preserve">44</w:t>
        </w:r>
      </w:ins>
      <w:del w:id="13877" w:author="xh" w:date="2026-10-19T11:59:05+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.00 MW、承接0.</w:t>
      </w:r>
      <w:ins w:id="13878" w:author="xh" w:date="2026-10-19T11:59:05+08:00">
        <w:r>
          <w:rPr>
            <w:rFonts w:ascii="Times New Roman" w:hAnsi="Times New Roman" w:eastAsia="方正仿宋_GBK"/>
            <w:b w:val="0"/>
            <w:sz w:val="24"/>
          </w:rPr>
          <w:t xml:space="preserve">92</w:t>
        </w:r>
      </w:ins>
      <w:del w:id="13879" w:author="xh" w:date="2026-10-19T11:59:05+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MW，转接后净负荷为</w:t>
      </w:r>
      <w:ins w:id="13880" w:author="xh" w:date="2026-10-19T11:59:05+08:00">
        <w:r>
          <w:rPr>
            <w:rFonts w:ascii="Times New Roman" w:hAnsi="Times New Roman" w:eastAsia="方正仿宋_GBK"/>
            <w:b w:val="0"/>
            <w:sz w:val="24"/>
          </w:rPr>
          <w:t xml:space="preserve">30</w:t>
        </w:r>
      </w:ins>
      <w:del w:id="13881" w:author="xh" w:date="2026-10-19T11:59:05+08:00">
        <w:r>
          <w:rPr>
            <w:rFonts w:ascii="Times New Roman" w:hAnsi="Times New Roman" w:eastAsia="方正仿宋_GBK"/>
            <w:b w:val="0"/>
            <w:sz w:val="24"/>
          </w:rPr>
          <w:delText xml:space="preserve">48</w:delText>
        </w:r>
      </w:del>
      <w:r>
        <w:rPr>
          <w:rFonts w:ascii="Times New Roman" w:hAnsi="Times New Roman" w:eastAsia="方正仿宋_GBK"/>
          <w:b w:val="0"/>
          <w:sz w:val="24"/>
        </w:rPr>
        <w:t xml:space="preserve">.</w:t>
      </w:r>
      <w:ins w:id="13882" w:author="xh" w:date="2026-10-19T11:59:05+08:00">
        <w:r>
          <w:rPr>
            <w:rFonts w:ascii="Times New Roman" w:hAnsi="Times New Roman" w:eastAsia="方正仿宋_GBK"/>
            <w:b w:val="0"/>
            <w:sz w:val="24"/>
          </w:rPr>
          <w:t xml:space="preserve">9</w:t>
        </w:r>
      </w:ins>
      <w:del w:id="13883" w:author="xh" w:date="2026-10-19T11:59:05+08:00">
        <w:r>
          <w:rPr>
            <w:rFonts w:ascii="Times New Roman" w:hAnsi="Times New Roman" w:eastAsia="方正仿宋_GBK"/>
            <w:b w:val="0"/>
            <w:sz w:val="24"/>
          </w:rPr>
          <w:delText xml:space="preserve">18 MW，区域最低净负荷工况下为</w:delText>
        </w:r>
      </w:del>
      <w:r>
        <w:rPr>
          <w:rFonts w:ascii="Times New Roman" w:hAnsi="Times New Roman" w:eastAsia="方正仿宋_GBK"/>
          <w:b w:val="0"/>
          <w:sz w:val="24"/>
        </w:rPr>
        <w:t xml:space="preserve">2</w:t>
      </w:r>
      <w:del w:id="13884" w:author="xh" w:date="2026-10-19T11:59:05+08:00">
        <w:r>
          <w:rPr>
            <w:rFonts w:ascii="Times New Roman" w:hAnsi="Times New Roman" w:eastAsia="方正仿宋_GBK"/>
            <w:b w:val="0"/>
            <w:sz w:val="24"/>
          </w:rPr>
          <w:delText xml:space="preserve">.19</w:delText>
        </w:r>
      </w:del>
      <w:r>
        <w:rPr>
          <w:rFonts w:ascii="Times New Roman" w:hAnsi="Times New Roman" w:eastAsia="方正仿宋_GBK"/>
          <w:b w:val="0"/>
          <w:sz w:val="24"/>
        </w:rPr>
        <w:t xml:space="preserve"> MW。</w:t>
      </w:r>
      <w:ins w:id="13885" w:author="xh" w:date="2026-10-19T11:59:05+08:00">
        <w:r>
          <w:rPr>
            <w:rFonts w:ascii="Times New Roman" w:hAnsi="Times New Roman" w:eastAsia="方正仿宋_GBK"/>
            <w:b w:val="0"/>
            <w:sz w:val="24"/>
          </w:rPr>
          <w:t xml:space="preserve">其中与杜村变之间的主要通道承担10.00 MW净功率转接，使用既有通道。</w:t>
        </w:r>
      </w:ins>
    </w:p>
    <w:p w14:paraId="722CA1C2">
      <w:pPr>
        <w:pStyle w:val="2"/>
        <w:widowControl/>
        <w:spacing w:before="0" w:after="0" w:line="348" w:lineRule="exact"/>
        <w:ind w:firstLine="480"/>
        <w:jc w:val="both"/>
      </w:pPr>
      <w:ins w:id="13886" w:author="xh" w:date="2026-10-19T11:59:45+08:00">
        <w:r>
          <w:rPr>
            <w:rFonts w:ascii="Times New Roman" w:hAnsi="Times New Roman" w:eastAsia="方正仿宋_GBK"/>
            <w:b w:val="0"/>
            <w:sz w:val="24"/>
          </w:rPr>
          <w:t xml:space="preserve">两方案</w:t>
        </w:r>
      </w:ins>
      <w:del w:id="13887" w:author="xh" w:date="2026-10-19T11:59:45+08:00">
        <w:r>
          <w:rPr>
            <w:rFonts w:ascii="Times New Roman" w:hAnsi="Times New Roman" w:eastAsia="方正仿宋_GBK"/>
            <w:b w:val="0"/>
            <w:sz w:val="24"/>
          </w:rPr>
          <w:delText xml:space="preserve">按最大单台主变N-1校核，</w:delText>
        </w:r>
      </w:del>
      <w:r>
        <w:rPr>
          <w:rFonts w:ascii="Times New Roman" w:hAnsi="Times New Roman" w:eastAsia="方正仿宋_GBK"/>
          <w:b w:val="0"/>
          <w:sz w:val="24"/>
        </w:rPr>
        <w:t xml:space="preserve">本站</w:t>
      </w:r>
      <w:ins w:id="13888" w:author="xh" w:date="2026-10-19T11:59:45+08:00">
        <w:r>
          <w:rPr>
            <w:rFonts w:ascii="Times New Roman" w:hAnsi="Times New Roman" w:eastAsia="方正仿宋_GBK"/>
            <w:b w:val="0"/>
            <w:sz w:val="24"/>
          </w:rPr>
          <w:t xml:space="preserve">储能额定功率相差1</w:t>
        </w:r>
      </w:ins>
      <w:del w:id="13889" w:author="xh" w:date="2026-10-19T11:59:45+08:00">
        <w:r>
          <w:rPr>
            <w:rFonts w:ascii="Times New Roman" w:hAnsi="Times New Roman" w:eastAsia="方正仿宋_GBK"/>
            <w:b w:val="0"/>
            <w:sz w:val="24"/>
          </w:rPr>
          <w:delText xml:space="preserve">剩余容量为20</w:delText>
        </w:r>
      </w:del>
      <w:r>
        <w:rPr>
          <w:rFonts w:ascii="Times New Roman" w:hAnsi="Times New Roman" w:eastAsia="方正仿宋_GBK"/>
          <w:b w:val="0"/>
          <w:sz w:val="24"/>
        </w:rPr>
        <w:t xml:space="preserve">.</w:t>
      </w:r>
      <w:ins w:id="13890" w:author="xh" w:date="2026-10-19T11:59:45+08:00">
        <w:r>
          <w:rPr>
            <w:rFonts w:ascii="Times New Roman" w:hAnsi="Times New Roman" w:eastAsia="方正仿宋_GBK"/>
            <w:b w:val="0"/>
            <w:sz w:val="24"/>
          </w:rPr>
          <w:t xml:space="preserve">3</w:t>
        </w:r>
      </w:ins>
      <w:del w:id="13891" w:author="xh" w:date="2026-10-19T11:59:45+08:00">
        <w:r>
          <w:rPr>
            <w:rFonts w:ascii="Times New Roman" w:hAnsi="Times New Roman" w:eastAsia="方正仿宋_GBK"/>
            <w:b w:val="0"/>
            <w:sz w:val="24"/>
          </w:rPr>
          <w:delText xml:space="preserve">00 MVA，两代表工况重新转供后的本站净负荷分别为19.00 MW、2.19 MW，两方向最小容量余量为0.0</w:delText>
        </w:r>
      </w:del>
      <w:r>
        <w:rPr>
          <w:rFonts w:ascii="Times New Roman" w:hAnsi="Times New Roman" w:eastAsia="方正仿宋_GBK"/>
          <w:b w:val="0"/>
          <w:sz w:val="24"/>
        </w:rPr>
        <w:t xml:space="preserve">0 MW，</w:t>
      </w:r>
      <w:ins w:id="13892" w:author="xh" w:date="2026-10-19T11:59:45+08:00">
        <w:r>
          <w:rPr>
            <w:rFonts w:ascii="Times New Roman" w:hAnsi="Times New Roman" w:eastAsia="方正仿宋_GBK"/>
            <w:b w:val="0"/>
            <w:sz w:val="24"/>
          </w:rPr>
          <w:t xml:space="preserve">差额与所列主变组合及年度固定转接任务共同形成局部供电安排</w:t>
        </w:r>
      </w:ins>
      <w:del w:id="13893" w:author="xh" w:date="2026-10-19T11:59:45+08:00">
        <w:r>
          <w:rPr>
            <w:rFonts w:ascii="Times New Roman" w:hAnsi="Times New Roman" w:eastAsia="方正仿宋_GBK"/>
            <w:b w:val="0"/>
            <w:sz w:val="24"/>
          </w:rPr>
          <w:delText xml:space="preserve">正向储能有效支撑功率为0.00 MW</w:delText>
        </w:r>
      </w:del>
      <w:r>
        <w:rPr>
          <w:rFonts w:ascii="Times New Roman" w:hAnsi="Times New Roman" w:eastAsia="方正仿宋_GBK"/>
          <w:b w:val="0"/>
          <w:sz w:val="24"/>
        </w:rPr>
        <w:t xml:space="preserve">。</w:t>
      </w:r>
    </w:p>
    <w:p w14:paraId="6483BEE2">
      <w:pPr>
        <w:pStyle w:val="2"/>
        <w:widowControl/>
        <w:spacing w:before="0" w:after="0" w:line="348" w:lineRule="exact"/>
        <w:ind w:firstLine="480"/>
        <w:jc w:val="both"/>
        <w:rPr>
          <w:del w:id="13894" w:author="xh" w:date="2026-10-19T12:00:24+08:00"/>
        </w:rPr>
      </w:pPr>
      <w:del w:id="13895" w:author="xh" w:date="2026-10-19T12:00:24+08:00">
        <w:r>
          <w:rPr>
            <w:rFonts w:ascii="Times New Roman" w:hAnsi="Times New Roman" w:eastAsia="方正仿宋_GBK"/>
            <w:b w:val="0"/>
            <w:sz w:val="24"/>
          </w:rPr>
          <w:delText>四年校核截面中，本站绝对功率最大的工况出现在2025年，转接前为50.21 MW，主要表现为正向受电需求，该年设备在最大单台主变N-1后剩余容量为20.00 MVA。故障方式下本站转出31.21 MW、承接0.00 MW，其中与二庙变之间的主要转出功率为15.19 MW，转接后净负荷为19.00 MW。这一工况通过邻站分担本站故障后的正向负荷。</w:delText>
        </w:r>
      </w:del>
    </w:p>
    <w:p w14:paraId="5FF2E9A1">
      <w:pPr>
        <w:pStyle w:val="7"/>
        <w:keepNext/>
        <w:numPr>
          <w:ilvl w:val="0"/>
          <w:numId w:val="0"/>
        </w:numPr>
        <w:spacing w:before="160" w:after="120" w:line="360" w:lineRule="exact"/>
        <w:ind w:firstLine="0"/>
      </w:pPr>
      <w:bookmarkStart w:id="218" w:name="邢楼变规划分析"/>
      <w:r>
        <w:rPr>
          <w:rFonts w:ascii="Times New Roman" w:hAnsi="Times New Roman" w:eastAsia="方正仿宋_GBK"/>
          <w:b/>
          <w:sz w:val="24"/>
        </w:rPr>
        <w:t>邢楼变规划分析</w:t>
      </w:r>
      <w:bookmarkEnd w:id="218"/>
    </w:p>
    <w:p w14:paraId="0B13170E">
      <w:pPr>
        <w:pStyle w:val="115"/>
        <w:widowControl/>
        <w:spacing w:before="0" w:after="0" w:line="348" w:lineRule="exact"/>
        <w:ind w:firstLine="480"/>
        <w:jc w:val="both"/>
      </w:pPr>
      <w:r>
        <w:rPr>
          <w:rFonts w:ascii="Times New Roman" w:hAnsi="Times New Roman" w:eastAsia="方正仿宋_GBK"/>
          <w:b w:val="0"/>
          <w:sz w:val="24"/>
        </w:rPr>
        <w:t xml:space="preserve">该站</w:t>
      </w:r>
      <w:ins w:id="13896" w:author="xh" w:date="2026-10-19T12:01:04+08:00">
        <w:r>
          <w:rPr>
            <w:rFonts w:ascii="Times New Roman" w:hAnsi="Times New Roman" w:eastAsia="方正仿宋_GBK"/>
            <w:b w:val="0"/>
            <w:sz w:val="24"/>
          </w:rPr>
          <w:t xml:space="preserve">2021年</w:t>
        </w:r>
      </w:ins>
      <w:del w:id="13897" w:author="xh" w:date="2026-10-19T12:01:04+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主变组合为20</w:t>
      </w:r>
      <w:ins w:id="13898" w:author="xh" w:date="2026-10-19T12:01:04+08:00">
        <w:r>
          <w:rPr>
            <w:rFonts w:ascii="Times New Roman" w:hAnsi="Times New Roman" w:eastAsia="方正仿宋_GBK"/>
            <w:b w:val="0"/>
            <w:sz w:val="24"/>
          </w:rPr>
          <w:t xml:space="preserve">.00</w:t>
        </w:r>
      </w:ins>
      <w:r>
        <w:rPr>
          <w:rFonts w:ascii="Times New Roman" w:hAnsi="Times New Roman" w:eastAsia="方正仿宋_GBK"/>
          <w:b w:val="0"/>
          <w:sz w:val="24"/>
        </w:rPr>
        <w:t xml:space="preserve">+2</w:t>
      </w:r>
      <w:ins w:id="13899" w:author="xh" w:date="2026-10-19T12:01:04+08:00">
        <w:r>
          <w:rPr>
            <w:rFonts w:ascii="Times New Roman" w:hAnsi="Times New Roman" w:eastAsia="方正仿宋_GBK"/>
            <w:b w:val="0"/>
            <w:sz w:val="24"/>
          </w:rPr>
          <w:t xml:space="preserve">0.0</w:t>
        </w:r>
      </w:ins>
      <w:r>
        <w:rPr>
          <w:rFonts w:ascii="Times New Roman" w:hAnsi="Times New Roman" w:eastAsia="方正仿宋_GBK"/>
          <w:b w:val="0"/>
          <w:sz w:val="24"/>
        </w:rPr>
        <w:t xml:space="preserve">0 MVA</w:t>
      </w:r>
      <w:ins w:id="13900" w:author="xh" w:date="2026-10-19T12:01:04+08:00">
        <w:r>
          <w:rPr>
            <w:rFonts w:ascii="Times New Roman" w:hAnsi="Times New Roman" w:eastAsia="方正仿宋_GBK"/>
            <w:b w:val="0"/>
            <w:sz w:val="24"/>
          </w:rPr>
          <w:t xml:space="preserve">。</w:t>
        </w:r>
      </w:ins>
      <w:del w:id="13901" w:author="xh" w:date="2026-10-19T12:01:04+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弹性方案202</w:t>
      </w:r>
      <w:ins w:id="13902" w:author="xh" w:date="2026-10-19T12:01:04+08:00">
        <w:r>
          <w:rPr>
            <w:rFonts w:ascii="Times New Roman" w:hAnsi="Times New Roman" w:eastAsia="方正仿宋_GBK"/>
            <w:b w:val="0"/>
            <w:sz w:val="24"/>
          </w:rPr>
          <w:t xml:space="preserve">5年</w:t>
        </w:r>
      </w:ins>
      <w:r>
        <w:rPr>
          <w:rFonts w:ascii="Times New Roman" w:hAnsi="Times New Roman" w:eastAsia="方正仿宋_GBK"/>
          <w:b w:val="0"/>
          <w:sz w:val="24"/>
        </w:rPr>
        <w:t xml:space="preserve">2</w:t>
      </w:r>
      <w:ins w:id="13903" w:author="xh" w:date="2026-10-19T12:01:04+08:00">
        <w:r>
          <w:rPr>
            <w:rFonts w:ascii="Times New Roman" w:hAnsi="Times New Roman" w:eastAsia="方正仿宋_GBK"/>
            <w:b w:val="0"/>
            <w:sz w:val="24"/>
          </w:rPr>
          <w:t xml:space="preserve">0.00 MVA更换为31.50 MVA、20.00 MVA更换为31.50 MVA；2028</w:t>
        </w:r>
      </w:ins>
      <w:r>
        <w:rPr>
          <w:rFonts w:ascii="Times New Roman" w:hAnsi="Times New Roman" w:eastAsia="方正仿宋_GBK"/>
          <w:b w:val="0"/>
          <w:sz w:val="24"/>
        </w:rPr>
        <w:t xml:space="preserve">年扩建第三台50</w:t>
      </w:r>
      <w:ins w:id="13904" w:author="xh" w:date="2026-10-19T12:01:04+08:00">
        <w:r>
          <w:rPr>
            <w:rFonts w:ascii="Times New Roman" w:hAnsi="Times New Roman" w:eastAsia="方正仿宋_GBK"/>
            <w:b w:val="0"/>
            <w:sz w:val="24"/>
          </w:rPr>
          <w:t xml:space="preserve">.00</w:t>
        </w:r>
      </w:ins>
      <w:r>
        <w:rPr>
          <w:rFonts w:ascii="Times New Roman" w:hAnsi="Times New Roman" w:eastAsia="方正仿宋_GBK"/>
          <w:b w:val="0"/>
          <w:sz w:val="24"/>
        </w:rPr>
        <w:t xml:space="preserve"> MVA主变</w:t>
      </w:r>
      <w:ins w:id="13905" w:author="xh" w:date="2026-10-19T12:01:04+08:00">
        <w:r>
          <w:rPr>
            <w:rFonts w:ascii="Times New Roman" w:hAnsi="Times New Roman" w:eastAsia="方正仿宋_GBK"/>
            <w:b w:val="0"/>
            <w:sz w:val="24"/>
          </w:rPr>
          <w:t xml:space="preserve">。储能按本地支撑需求分批增加</w:t>
        </w:r>
      </w:ins>
      <w:r>
        <w:rPr>
          <w:rFonts w:ascii="Times New Roman" w:hAnsi="Times New Roman" w:eastAsia="方正仿宋_GBK"/>
          <w:b w:val="0"/>
          <w:sz w:val="24"/>
        </w:rPr>
        <w:t xml:space="preserve">，</w:t>
      </w:r>
      <w:ins w:id="13906" w:author="xh" w:date="2026-10-19T12:01:04+08:00">
        <w:r>
          <w:rPr>
            <w:rFonts w:ascii="Times New Roman" w:hAnsi="Times New Roman" w:eastAsia="方正仿宋_GBK"/>
            <w:b w:val="0"/>
            <w:sz w:val="24"/>
          </w:rPr>
          <w:t xml:space="preserve">新增额定功率为2027年0.10 MW、2032年0.30 MW、2034年0.60 MW、2035年13.70 MW</w:t>
        </w:r>
      </w:ins>
      <w:del w:id="13907" w:author="xh" w:date="2026-10-19T12:01:04+08:00">
        <w:r>
          <w:rPr>
            <w:rFonts w:ascii="Times New Roman" w:hAnsi="Times New Roman" w:eastAsia="方正仿宋_GBK"/>
            <w:b w:val="0"/>
            <w:sz w:val="24"/>
          </w:rPr>
          <w:delText xml:space="preserve">供电任务由主变及网络承担</w:delText>
        </w:r>
      </w:del>
      <w:r>
        <w:rPr>
          <w:rFonts w:ascii="Times New Roman" w:hAnsi="Times New Roman" w:eastAsia="方正仿宋_GBK"/>
          <w:b w:val="0"/>
          <w:sz w:val="24"/>
        </w:rPr>
        <w:t xml:space="preserve">。</w:t>
      </w:r>
    </w:p>
    <w:p w14:paraId="33D6879C">
      <w:pPr>
        <w:pStyle w:val="2"/>
        <w:widowControl/>
        <w:spacing w:before="0" w:after="0" w:line="348" w:lineRule="exact"/>
        <w:ind w:firstLine="480"/>
        <w:jc w:val="both"/>
      </w:pPr>
      <w:r>
        <w:rPr>
          <w:rFonts w:ascii="Times New Roman" w:hAnsi="Times New Roman" w:eastAsia="方正仿宋_GBK"/>
          <w:b w:val="0"/>
          <w:sz w:val="24"/>
        </w:rPr>
        <w:t xml:space="preserve">2025年</w:t>
      </w:r>
      <w:del w:id="13908" w:author="xh" w:date="2026-10-19T12:01:43+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最大正向、反向净负荷分别为19.20 MW、35.38 MW</w:t>
      </w:r>
      <w:ins w:id="13909" w:author="xh" w:date="2026-10-19T12:01:43+08:00">
        <w:r>
          <w:rPr>
            <w:rFonts w:ascii="Times New Roman" w:hAnsi="Times New Roman" w:eastAsia="方正仿宋_GBK"/>
            <w:b w:val="0"/>
            <w:sz w:val="24"/>
          </w:rPr>
          <w:t xml:space="preserve">，2035年分别为28.29 MW、95.87 MW</w:t>
        </w:r>
      </w:ins>
      <w:r>
        <w:rPr>
          <w:rFonts w:ascii="Times New Roman" w:hAnsi="Times New Roman" w:eastAsia="方正仿宋_GBK"/>
          <w:b w:val="0"/>
          <w:sz w:val="24"/>
        </w:rPr>
        <w:t xml:space="preserve">。</w:t>
      </w:r>
      <w:ins w:id="13910" w:author="xh" w:date="2026-10-19T12:01:43+08:00">
        <w:r>
          <w:rPr>
            <w:rFonts w:ascii="Times New Roman" w:hAnsi="Times New Roman" w:eastAsia="方正仿宋_GBK"/>
            <w:b w:val="0"/>
            <w:sz w:val="24"/>
          </w:rPr>
          <w:t xml:space="preserve">2035年</w:t>
        </w:r>
      </w:ins>
      <w:del w:id="13911" w:author="xh" w:date="2026-10-19T12:01:43+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3912" w:author="xh" w:date="2026-10-19T12:01:43+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13913" w:author="xh" w:date="2026-10-19T12:01:43+08:00">
        <w:r>
          <w:rPr>
            <w:rFonts w:ascii="Times New Roman" w:hAnsi="Times New Roman" w:eastAsia="方正仿宋_GBK"/>
            <w:b w:val="0"/>
            <w:sz w:val="24"/>
          </w:rPr>
          <w:delText xml:space="preserve">为1</w:delText>
        </w:r>
      </w:del>
      <w:r>
        <w:rPr>
          <w:rFonts w:ascii="Times New Roman" w:hAnsi="Times New Roman" w:eastAsia="方正仿宋_GBK"/>
          <w:b w:val="0"/>
          <w:sz w:val="24"/>
        </w:rPr>
        <w:t xml:space="preserve">13</w:t>
      </w:r>
      <w:ins w:id="13914" w:author="xh" w:date="2026-10-19T12:01:43+08:00">
        <w:r>
          <w:rPr>
            <w:rFonts w:ascii="Times New Roman" w:hAnsi="Times New Roman" w:eastAsia="方正仿宋_GBK"/>
            <w:b w:val="0"/>
            <w:sz w:val="24"/>
          </w:rPr>
          <w:t xml:space="preserve">1</w:t>
        </w:r>
      </w:ins>
      <w:r>
        <w:rPr>
          <w:rFonts w:ascii="Times New Roman" w:hAnsi="Times New Roman" w:eastAsia="方正仿宋_GBK"/>
          <w:b w:val="0"/>
          <w:sz w:val="24"/>
        </w:rPr>
        <w:t xml:space="preserve">.</w:t>
      </w:r>
      <w:ins w:id="13915" w:author="xh" w:date="2026-10-19T12:01:43+08:00">
        <w:r>
          <w:rPr>
            <w:rFonts w:ascii="Times New Roman" w:hAnsi="Times New Roman" w:eastAsia="方正仿宋_GBK"/>
            <w:b w:val="0"/>
            <w:sz w:val="24"/>
          </w:rPr>
          <w:t xml:space="preserve">5</w:t>
        </w:r>
      </w:ins>
      <w:del w:id="13916" w:author="xh" w:date="2026-10-19T12:01:43+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MVA、储能额定功率</w:t>
      </w:r>
      <w:ins w:id="13917" w:author="xh" w:date="2026-10-19T12:01:43+08:00">
        <w:r>
          <w:rPr>
            <w:rFonts w:ascii="Times New Roman" w:hAnsi="Times New Roman" w:eastAsia="方正仿宋_GBK"/>
            <w:b w:val="0"/>
            <w:sz w:val="24"/>
          </w:rPr>
          <w:t xml:space="preserve">5</w:t>
        </w:r>
      </w:ins>
      <w:del w:id="13918" w:author="xh" w:date="2026-10-19T12:01:43+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w:t>
      </w:r>
      <w:ins w:id="13919" w:author="xh" w:date="2026-10-19T12:01:43+08:00">
        <w:r>
          <w:rPr>
            <w:rFonts w:ascii="Times New Roman" w:hAnsi="Times New Roman" w:eastAsia="方正仿宋_GBK"/>
            <w:b w:val="0"/>
            <w:sz w:val="24"/>
          </w:rPr>
          <w:t xml:space="preserve">0</w:t>
        </w:r>
      </w:ins>
      <w:del w:id="13920" w:author="xh" w:date="2026-10-19T12:01:43+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0 MW，弹性方案分别为</w:t>
      </w:r>
      <w:ins w:id="13921" w:author="xh" w:date="2026-10-19T12:01:43+08:00">
        <w:r>
          <w:rPr>
            <w:rFonts w:ascii="Times New Roman" w:hAnsi="Times New Roman" w:eastAsia="方正仿宋_GBK"/>
            <w:b w:val="0"/>
            <w:sz w:val="24"/>
          </w:rPr>
          <w:t xml:space="preserve">113</w:t>
        </w:r>
      </w:ins>
      <w:del w:id="13922" w:author="xh" w:date="2026-10-19T12:01:43+08:00">
        <w:r>
          <w:rPr>
            <w:rFonts w:ascii="Times New Roman" w:hAnsi="Times New Roman" w:eastAsia="方正仿宋_GBK"/>
            <w:b w:val="0"/>
            <w:sz w:val="24"/>
          </w:rPr>
          <w:delText xml:space="preserve">90</w:delText>
        </w:r>
      </w:del>
      <w:r>
        <w:rPr>
          <w:rFonts w:ascii="Times New Roman" w:hAnsi="Times New Roman" w:eastAsia="方正仿宋_GBK"/>
          <w:b w:val="0"/>
          <w:sz w:val="24"/>
        </w:rPr>
        <w:t xml:space="preserve">.00 MVA和</w:t>
      </w:r>
      <w:ins w:id="13923" w:author="xh" w:date="2026-10-19T12:01:43+08:00">
        <w:r>
          <w:rPr>
            <w:rFonts w:ascii="Times New Roman" w:hAnsi="Times New Roman" w:eastAsia="方正仿宋_GBK"/>
            <w:b w:val="0"/>
            <w:sz w:val="24"/>
          </w:rPr>
          <w:t xml:space="preserve">14</w:t>
        </w:r>
      </w:ins>
      <w:del w:id="13924" w:author="xh" w:date="2026-10-19T12:01:43+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3925" w:author="xh" w:date="2026-10-19T12:01:43+08:00">
        <w:r>
          <w:rPr>
            <w:rFonts w:ascii="Times New Roman" w:hAnsi="Times New Roman" w:eastAsia="方正仿宋_GBK"/>
            <w:b w:val="0"/>
            <w:sz w:val="24"/>
          </w:rPr>
          <w:t xml:space="preserve">7</w:t>
        </w:r>
      </w:ins>
      <w:del w:id="13926" w:author="xh" w:date="2026-10-19T12:01:43+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w:t>
      </w:r>
      <w:ins w:id="13927" w:author="xh" w:date="2026-10-19T12:01:43+08:00">
        <w:r>
          <w:rPr>
            <w:rFonts w:ascii="Times New Roman" w:hAnsi="Times New Roman" w:eastAsia="方正仿宋_GBK"/>
            <w:b w:val="0"/>
            <w:sz w:val="24"/>
          </w:rPr>
          <w:t xml:space="preserve">。</w:t>
        </w:r>
      </w:ins>
      <w:del w:id="13928" w:author="xh" w:date="2026-10-19T12:01:43+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弹性方案本站</w:t>
      </w:r>
      <w:ins w:id="13929" w:author="xh" w:date="2026-10-19T12:01:43+08:00">
        <w:r>
          <w:rPr>
            <w:rFonts w:ascii="Times New Roman" w:hAnsi="Times New Roman" w:eastAsia="方正仿宋_GBK"/>
            <w:b w:val="0"/>
            <w:sz w:val="24"/>
          </w:rPr>
          <w:t xml:space="preserve">主变</w:t>
        </w:r>
      </w:ins>
      <w:r>
        <w:rPr>
          <w:rFonts w:ascii="Times New Roman" w:hAnsi="Times New Roman" w:eastAsia="方正仿宋_GBK"/>
          <w:b w:val="0"/>
          <w:sz w:val="24"/>
        </w:rPr>
        <w:t xml:space="preserve">容量</w:t>
      </w:r>
      <w:ins w:id="13930" w:author="xh" w:date="2026-10-19T12:01:43+08:00">
        <w:r>
          <w:rPr>
            <w:rFonts w:ascii="Times New Roman" w:hAnsi="Times New Roman" w:eastAsia="方正仿宋_GBK"/>
            <w:b w:val="0"/>
            <w:sz w:val="24"/>
          </w:rPr>
          <w:t xml:space="preserve">较刚性</w:t>
        </w:r>
      </w:ins>
      <w:r>
        <w:rPr>
          <w:rFonts w:ascii="Times New Roman" w:hAnsi="Times New Roman" w:eastAsia="方正仿宋_GBK"/>
          <w:b w:val="0"/>
          <w:sz w:val="24"/>
        </w:rPr>
        <w:t xml:space="preserve">减少</w:t>
      </w:r>
      <w:ins w:id="13931" w:author="xh" w:date="2026-10-19T12:01:43+08:00">
        <w:r>
          <w:rPr>
            <w:rFonts w:ascii="Times New Roman" w:hAnsi="Times New Roman" w:eastAsia="方正仿宋_GBK"/>
            <w:b w:val="0"/>
            <w:sz w:val="24"/>
          </w:rPr>
          <w:t xml:space="preserve">18</w:t>
        </w:r>
      </w:ins>
      <w:del w:id="13932" w:author="xh" w:date="2026-10-19T12:01:43+08:00">
        <w:r>
          <w:rPr>
            <w:rFonts w:ascii="Times New Roman" w:hAnsi="Times New Roman" w:eastAsia="方正仿宋_GBK"/>
            <w:b w:val="0"/>
            <w:sz w:val="24"/>
          </w:rPr>
          <w:delText xml:space="preserve">23</w:delText>
        </w:r>
      </w:del>
      <w:r>
        <w:rPr>
          <w:rFonts w:ascii="Times New Roman" w:hAnsi="Times New Roman" w:eastAsia="方正仿宋_GBK"/>
          <w:b w:val="0"/>
          <w:sz w:val="24"/>
        </w:rPr>
        <w:t xml:space="preserve">.</w:t>
      </w:r>
      <w:ins w:id="13933" w:author="xh" w:date="2026-10-19T12:01:43+08:00">
        <w:r>
          <w:rPr>
            <w:rFonts w:ascii="Times New Roman" w:hAnsi="Times New Roman" w:eastAsia="方正仿宋_GBK"/>
            <w:b w:val="0"/>
            <w:sz w:val="24"/>
          </w:rPr>
          <w:t xml:space="preserve">5</w:t>
        </w:r>
      </w:ins>
      <w:del w:id="13934" w:author="xh" w:date="2026-10-19T12:01:43+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MVA。</w:t>
      </w:r>
      <w:del w:id="13935" w:author="xh" w:date="2026-10-19T12:01:43+08:00">
        <w:r>
          <w:rPr>
            <w:rFonts w:ascii="Times New Roman" w:hAnsi="Times New Roman" w:eastAsia="方正仿宋_GBK"/>
            <w:b w:val="0"/>
            <w:sz w:val="24"/>
          </w:rPr>
          <w:delText xml:space="preserve">弹性方案按当年各站局部极值计算的站级负载率为41%。</w:delText>
        </w:r>
      </w:del>
    </w:p>
    <w:p w14:paraId="18AA6EF8">
      <w:pPr>
        <w:pStyle w:val="2"/>
        <w:keepNext/>
        <w:spacing w:before="120" w:after="80" w:line="280" w:lineRule="exact"/>
        <w:ind w:firstLine="0"/>
        <w:jc w:val="center"/>
      </w:pPr>
      <w:r>
        <w:rPr>
          <w:rFonts w:ascii="Times New Roman" w:hAnsi="Times New Roman" w:eastAsia="宋体"/>
          <w:b w:val="0"/>
          <w:sz w:val="21"/>
        </w:rPr>
        <w:t xml:space="preserve">表5-30 邢楼变</w:t>
      </w:r>
      <w:ins w:id="13936" w:author="xh" w:date="2026-10-19T12:02:22+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8DB78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3937" w:author="xh" w:date="2026-10-19T12:03:02+08:00"/>
        </w:trPr>
        <w:tc>
          <w:tcPr>
            <w:tcW w:w="1039" w:type="dxa"/>
            <w:tcMar>
              <w:left w:w="70" w:type="dxa"/>
              <w:right w:w="70" w:type="dxa"/>
            </w:tcMar>
            <w:vAlign w:val="center"/>
          </w:tcPr>
          <w:p w14:paraId="4C9246C6">
            <w:pPr>
              <w:keepNext/>
              <w:spacing w:before="20" w:after="20" w:line="260" w:lineRule="exact"/>
              <w:ind w:left="0" w:leftChars="0" w:right="0" w:rightChars="0" w:firstLine="0" w:firstLineChars="0"/>
              <w:jc w:val="center"/>
              <w:rPr>
                <w:del w:id="13946" w:author="xh" w:date="2026-10-19T12:03:02+08:00"/>
              </w:rPr>
            </w:pPr>
            <w:del w:id="13947" w:author="xh" w:date="2026-10-19T12:03:02+08:00">
              <w:r>
                <w:rPr>
                  <w:rFonts w:ascii="Times New Roman" w:hAnsi="Times New Roman" w:eastAsia="宋体"/>
                  <w:b/>
                  <w:sz w:val="18"/>
                </w:rPr>
                <w:delText>方案</w:delText>
              </w:r>
            </w:del>
          </w:p>
        </w:tc>
        <w:tc>
          <w:tcPr>
            <w:tcW w:w="1039" w:type="dxa"/>
            <w:tcMar>
              <w:left w:w="70" w:type="dxa"/>
              <w:right w:w="70" w:type="dxa"/>
            </w:tcMar>
            <w:vAlign w:val="center"/>
          </w:tcPr>
          <w:p w14:paraId="7ECB4D03">
            <w:pPr>
              <w:keepNext/>
              <w:spacing w:before="20" w:after="20" w:line="260" w:lineRule="exact"/>
              <w:ind w:left="0" w:leftChars="0" w:right="0" w:rightChars="0" w:firstLine="0" w:firstLineChars="0"/>
              <w:jc w:val="center"/>
              <w:rPr>
                <w:del w:id="13948" w:author="xh" w:date="2026-10-19T12:03:02+08:00"/>
              </w:rPr>
            </w:pPr>
            <w:del w:id="13949" w:author="xh" w:date="2026-10-19T12:03:02+08:00">
              <w:r>
                <w:rPr>
                  <w:rFonts w:ascii="Times New Roman" w:hAnsi="Times New Roman" w:eastAsia="宋体"/>
                  <w:b/>
                  <w:sz w:val="18"/>
                </w:rPr>
                <w:delText>年份</w:delText>
              </w:r>
            </w:del>
          </w:p>
        </w:tc>
        <w:tc>
          <w:tcPr>
            <w:tcW w:w="1039" w:type="dxa"/>
            <w:tcMar>
              <w:left w:w="70" w:type="dxa"/>
              <w:right w:w="70" w:type="dxa"/>
            </w:tcMar>
            <w:vAlign w:val="center"/>
          </w:tcPr>
          <w:p w14:paraId="56BCFCEF">
            <w:pPr>
              <w:keepNext/>
              <w:spacing w:before="20" w:after="20" w:line="260" w:lineRule="exact"/>
              <w:ind w:left="0" w:leftChars="0" w:right="0" w:rightChars="0" w:firstLine="0" w:firstLineChars="0"/>
              <w:jc w:val="center"/>
              <w:rPr>
                <w:del w:id="13950" w:author="xh" w:date="2026-10-19T12:03:02+08:00"/>
              </w:rPr>
            </w:pPr>
            <w:del w:id="13951" w:author="xh" w:date="2026-10-19T12:03:02+08:00">
              <w:r>
                <w:rPr>
                  <w:rFonts w:ascii="Times New Roman" w:hAnsi="Times New Roman" w:eastAsia="宋体"/>
                  <w:b/>
                  <w:sz w:val="18"/>
                </w:rPr>
                <w:delText>主变组合/MVA</w:delText>
              </w:r>
            </w:del>
          </w:p>
        </w:tc>
        <w:tc>
          <w:tcPr>
            <w:tcW w:w="1039" w:type="dxa"/>
            <w:tcMar>
              <w:left w:w="70" w:type="dxa"/>
              <w:right w:w="70" w:type="dxa"/>
            </w:tcMar>
            <w:vAlign w:val="center"/>
          </w:tcPr>
          <w:p w14:paraId="7543D2CE">
            <w:pPr>
              <w:keepNext/>
              <w:spacing w:before="20" w:after="20" w:line="260" w:lineRule="exact"/>
              <w:ind w:left="0" w:leftChars="0" w:right="0" w:rightChars="0" w:firstLine="0" w:firstLineChars="0"/>
              <w:jc w:val="center"/>
              <w:rPr>
                <w:del w:id="13952" w:author="xh" w:date="2026-10-19T12:03:02+08:00"/>
              </w:rPr>
            </w:pPr>
            <w:del w:id="13953" w:author="xh" w:date="2026-10-19T12:03:02+08:00">
              <w:r>
                <w:rPr>
                  <w:rFonts w:ascii="Times New Roman" w:hAnsi="Times New Roman" w:eastAsia="宋体"/>
                  <w:b/>
                  <w:sz w:val="18"/>
                </w:rPr>
                <w:delText>总容量/MVA</w:delText>
              </w:r>
            </w:del>
          </w:p>
        </w:tc>
        <w:tc>
          <w:tcPr>
            <w:tcW w:w="1039" w:type="dxa"/>
            <w:tcMar>
              <w:left w:w="70" w:type="dxa"/>
              <w:right w:w="70" w:type="dxa"/>
            </w:tcMar>
            <w:vAlign w:val="center"/>
          </w:tcPr>
          <w:p w14:paraId="07939440">
            <w:pPr>
              <w:keepNext/>
              <w:spacing w:before="20" w:after="20" w:line="260" w:lineRule="exact"/>
              <w:ind w:left="0" w:leftChars="0" w:right="0" w:rightChars="0" w:firstLine="0" w:firstLineChars="0"/>
              <w:jc w:val="center"/>
              <w:rPr>
                <w:del w:id="13954" w:author="xh" w:date="2026-10-19T12:03:02+08:00"/>
              </w:rPr>
            </w:pPr>
            <w:del w:id="13955" w:author="xh" w:date="2026-10-19T12:03:02+08:00">
              <w:r>
                <w:rPr>
                  <w:rFonts w:ascii="Times New Roman" w:hAnsi="Times New Roman" w:eastAsia="宋体"/>
                  <w:b/>
                  <w:sz w:val="18"/>
                </w:rPr>
                <w:delText>储能额定功率/MW</w:delText>
              </w:r>
            </w:del>
          </w:p>
        </w:tc>
        <w:tc>
          <w:tcPr>
            <w:tcW w:w="1039" w:type="dxa"/>
            <w:tcMar>
              <w:left w:w="70" w:type="dxa"/>
              <w:right w:w="70" w:type="dxa"/>
            </w:tcMar>
            <w:vAlign w:val="center"/>
          </w:tcPr>
          <w:p w14:paraId="73B8FD00">
            <w:pPr>
              <w:keepNext/>
              <w:spacing w:before="20" w:after="20" w:line="260" w:lineRule="exact"/>
              <w:ind w:left="0" w:leftChars="0" w:right="0" w:rightChars="0" w:firstLine="0" w:firstLineChars="0"/>
              <w:jc w:val="center"/>
              <w:rPr>
                <w:del w:id="13956" w:author="xh" w:date="2026-10-19T12:03:02+08:00"/>
              </w:rPr>
            </w:pPr>
            <w:del w:id="13957" w:author="xh" w:date="2026-10-19T12:03:02+08:00">
              <w:r>
                <w:rPr>
                  <w:rFonts w:ascii="Times New Roman" w:hAnsi="Times New Roman" w:eastAsia="宋体"/>
                  <w:b/>
                  <w:sz w:val="18"/>
                </w:rPr>
                <w:delText>转出/MW</w:delText>
              </w:r>
            </w:del>
          </w:p>
        </w:tc>
        <w:tc>
          <w:tcPr>
            <w:tcW w:w="1039" w:type="dxa"/>
            <w:tcMar>
              <w:left w:w="70" w:type="dxa"/>
              <w:right w:w="70" w:type="dxa"/>
            </w:tcMar>
            <w:vAlign w:val="center"/>
          </w:tcPr>
          <w:p w14:paraId="007E3E89">
            <w:pPr>
              <w:keepNext/>
              <w:spacing w:before="20" w:after="20" w:line="260" w:lineRule="exact"/>
              <w:ind w:left="0" w:leftChars="0" w:right="0" w:rightChars="0" w:firstLine="0" w:firstLineChars="0"/>
              <w:jc w:val="center"/>
              <w:rPr>
                <w:del w:id="13958" w:author="xh" w:date="2026-10-19T12:03:02+08:00"/>
              </w:rPr>
            </w:pPr>
            <w:del w:id="13959" w:author="xh" w:date="2026-10-19T12:03:02+08:00">
              <w:r>
                <w:rPr>
                  <w:rFonts w:ascii="Times New Roman" w:hAnsi="Times New Roman" w:eastAsia="宋体"/>
                  <w:b/>
                  <w:sz w:val="18"/>
                </w:rPr>
                <w:delText>承接/MW</w:delText>
              </w:r>
            </w:del>
          </w:p>
        </w:tc>
        <w:tc>
          <w:tcPr>
            <w:tcW w:w="1039" w:type="dxa"/>
            <w:tcMar>
              <w:left w:w="70" w:type="dxa"/>
              <w:right w:w="70" w:type="dxa"/>
            </w:tcMar>
            <w:vAlign w:val="center"/>
          </w:tcPr>
          <w:p w14:paraId="6497346E">
            <w:pPr>
              <w:keepNext/>
              <w:spacing w:before="20" w:after="20" w:line="260" w:lineRule="exact"/>
              <w:ind w:left="0" w:leftChars="0" w:right="0" w:rightChars="0" w:firstLine="0" w:firstLineChars="0"/>
              <w:jc w:val="center"/>
              <w:rPr>
                <w:del w:id="13960" w:author="xh" w:date="2026-10-19T12:03:02+08:00"/>
              </w:rPr>
            </w:pPr>
            <w:del w:id="13961" w:author="xh" w:date="2026-10-19T12:03:02+08:00">
              <w:r>
                <w:rPr>
                  <w:rFonts w:ascii="Times New Roman" w:hAnsi="Times New Roman" w:eastAsia="宋体"/>
                  <w:b/>
                  <w:sz w:val="18"/>
                </w:rPr>
                <w:delText>转接后净负荷/MW</w:delText>
              </w:r>
            </w:del>
          </w:p>
        </w:tc>
      </w:tr>
      <w:tr w14:paraId="398CBF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3938" w:author="xh" w:date="2026-10-19T12:03:02+08:00"/>
        </w:trPr>
        <w:tc>
          <w:tcPr>
            <w:tcW w:w="1039" w:type="dxa"/>
            <w:tcMar>
              <w:left w:w="70" w:type="dxa"/>
              <w:right w:w="70" w:type="dxa"/>
            </w:tcMar>
            <w:vAlign w:val="center"/>
          </w:tcPr>
          <w:p w14:paraId="49B48CF1">
            <w:pPr>
              <w:keepNext/>
              <w:spacing w:before="20" w:after="20" w:line="260" w:lineRule="exact"/>
              <w:ind w:left="0" w:leftChars="0" w:right="0" w:rightChars="0" w:firstLine="0" w:firstLineChars="0"/>
              <w:jc w:val="center"/>
              <w:rPr>
                <w:del w:id="13962" w:author="xh" w:date="2026-10-19T12:03:02+08:00"/>
              </w:rPr>
            </w:pPr>
            <w:del w:id="13963" w:author="xh" w:date="2026-10-19T12:03:02+08:00">
              <w:r>
                <w:rPr>
                  <w:rFonts w:ascii="Times New Roman" w:hAnsi="Times New Roman" w:eastAsia="宋体"/>
                  <w:b w:val="0"/>
                  <w:sz w:val="18"/>
                </w:rPr>
                <w:delText>刚性</w:delText>
              </w:r>
            </w:del>
          </w:p>
        </w:tc>
        <w:tc>
          <w:tcPr>
            <w:tcW w:w="1039" w:type="dxa"/>
            <w:tcMar>
              <w:left w:w="70" w:type="dxa"/>
              <w:right w:w="70" w:type="dxa"/>
            </w:tcMar>
            <w:vAlign w:val="center"/>
          </w:tcPr>
          <w:p w14:paraId="51430664">
            <w:pPr>
              <w:keepNext/>
              <w:spacing w:before="20" w:after="20" w:line="260" w:lineRule="exact"/>
              <w:ind w:left="0" w:leftChars="0" w:right="0" w:rightChars="0" w:firstLine="0" w:firstLineChars="0"/>
              <w:jc w:val="center"/>
              <w:rPr>
                <w:del w:id="13964" w:author="xh" w:date="2026-10-19T12:03:02+08:00"/>
              </w:rPr>
            </w:pPr>
            <w:del w:id="13965" w:author="xh" w:date="2026-10-19T12:03:02+08:00">
              <w:r>
                <w:rPr>
                  <w:rFonts w:ascii="Times New Roman" w:hAnsi="Times New Roman" w:eastAsia="宋体"/>
                  <w:b w:val="0"/>
                  <w:sz w:val="18"/>
                </w:rPr>
                <w:delText>2022</w:delText>
              </w:r>
            </w:del>
          </w:p>
        </w:tc>
        <w:tc>
          <w:tcPr>
            <w:tcW w:w="1039" w:type="dxa"/>
            <w:tcMar>
              <w:left w:w="70" w:type="dxa"/>
              <w:right w:w="70" w:type="dxa"/>
            </w:tcMar>
            <w:vAlign w:val="center"/>
          </w:tcPr>
          <w:p w14:paraId="592162A9">
            <w:pPr>
              <w:keepNext/>
              <w:spacing w:before="20" w:after="20" w:line="260" w:lineRule="exact"/>
              <w:ind w:left="0" w:leftChars="0" w:right="0" w:rightChars="0" w:firstLine="0" w:firstLineChars="0"/>
              <w:jc w:val="center"/>
              <w:rPr>
                <w:del w:id="13966" w:author="xh" w:date="2026-10-19T12:03:02+08:00"/>
              </w:rPr>
            </w:pPr>
            <w:del w:id="13967" w:author="xh" w:date="2026-10-19T12:03:02+08:00">
              <w:r>
                <w:rPr>
                  <w:rFonts w:ascii="Times New Roman" w:hAnsi="Times New Roman" w:eastAsia="宋体"/>
                  <w:b w:val="0"/>
                  <w:sz w:val="18"/>
                </w:rPr>
                <w:delText>31.5+31.5</w:delText>
              </w:r>
            </w:del>
          </w:p>
        </w:tc>
        <w:tc>
          <w:tcPr>
            <w:tcW w:w="1039" w:type="dxa"/>
            <w:tcMar>
              <w:left w:w="70" w:type="dxa"/>
              <w:right w:w="70" w:type="dxa"/>
            </w:tcMar>
            <w:vAlign w:val="center"/>
          </w:tcPr>
          <w:p w14:paraId="4FAC3F83">
            <w:pPr>
              <w:keepNext/>
              <w:spacing w:before="20" w:after="20" w:line="260" w:lineRule="exact"/>
              <w:ind w:left="0" w:leftChars="0" w:right="0" w:rightChars="0" w:firstLine="0" w:firstLineChars="0"/>
              <w:jc w:val="center"/>
              <w:rPr>
                <w:del w:id="13968" w:author="xh" w:date="2026-10-19T12:03:02+08:00"/>
              </w:rPr>
            </w:pPr>
            <w:del w:id="13969" w:author="xh" w:date="2026-10-19T12:03:02+08:00">
              <w:r>
                <w:rPr>
                  <w:rFonts w:ascii="Times New Roman" w:hAnsi="Times New Roman" w:eastAsia="宋体"/>
                  <w:b w:val="0"/>
                  <w:sz w:val="18"/>
                </w:rPr>
                <w:delText>63.00</w:delText>
              </w:r>
            </w:del>
          </w:p>
        </w:tc>
        <w:tc>
          <w:tcPr>
            <w:tcW w:w="1039" w:type="dxa"/>
            <w:tcMar>
              <w:left w:w="70" w:type="dxa"/>
              <w:right w:w="70" w:type="dxa"/>
            </w:tcMar>
            <w:vAlign w:val="center"/>
          </w:tcPr>
          <w:p w14:paraId="427E5CB6">
            <w:pPr>
              <w:keepNext/>
              <w:spacing w:before="20" w:after="20" w:line="260" w:lineRule="exact"/>
              <w:ind w:left="0" w:leftChars="0" w:right="0" w:rightChars="0" w:firstLine="0" w:firstLineChars="0"/>
              <w:jc w:val="center"/>
              <w:rPr>
                <w:del w:id="13970" w:author="xh" w:date="2026-10-19T12:03:02+08:00"/>
              </w:rPr>
            </w:pPr>
            <w:del w:id="13971" w:author="xh" w:date="2026-10-19T12:03:02+08:00">
              <w:r>
                <w:rPr>
                  <w:rFonts w:ascii="Times New Roman" w:hAnsi="Times New Roman" w:eastAsia="宋体"/>
                  <w:b w:val="0"/>
                  <w:sz w:val="18"/>
                </w:rPr>
                <w:delText>1.10</w:delText>
              </w:r>
            </w:del>
          </w:p>
        </w:tc>
        <w:tc>
          <w:tcPr>
            <w:tcW w:w="1039" w:type="dxa"/>
            <w:tcMar>
              <w:left w:w="70" w:type="dxa"/>
              <w:right w:w="70" w:type="dxa"/>
            </w:tcMar>
            <w:vAlign w:val="center"/>
          </w:tcPr>
          <w:p w14:paraId="69990DF3">
            <w:pPr>
              <w:keepNext/>
              <w:spacing w:before="20" w:after="20" w:line="260" w:lineRule="exact"/>
              <w:ind w:left="0" w:leftChars="0" w:right="0" w:rightChars="0" w:firstLine="0" w:firstLineChars="0"/>
              <w:jc w:val="center"/>
              <w:rPr>
                <w:del w:id="13972" w:author="xh" w:date="2026-10-19T12:03:02+08:00"/>
              </w:rPr>
            </w:pPr>
            <w:del w:id="13973" w:author="xh" w:date="2026-10-19T12:03:02+08:00">
              <w:r>
                <w:rPr>
                  <w:rFonts w:ascii="Times New Roman" w:hAnsi="Times New Roman" w:eastAsia="宋体"/>
                  <w:b w:val="0"/>
                  <w:sz w:val="18"/>
                </w:rPr>
                <w:delText>0.00</w:delText>
              </w:r>
            </w:del>
          </w:p>
        </w:tc>
        <w:tc>
          <w:tcPr>
            <w:tcW w:w="1039" w:type="dxa"/>
            <w:tcMar>
              <w:left w:w="70" w:type="dxa"/>
              <w:right w:w="70" w:type="dxa"/>
            </w:tcMar>
            <w:vAlign w:val="center"/>
          </w:tcPr>
          <w:p w14:paraId="087EF519">
            <w:pPr>
              <w:keepNext/>
              <w:spacing w:before="20" w:after="20" w:line="260" w:lineRule="exact"/>
              <w:ind w:left="0" w:leftChars="0" w:right="0" w:rightChars="0" w:firstLine="0" w:firstLineChars="0"/>
              <w:jc w:val="center"/>
              <w:rPr>
                <w:del w:id="13974" w:author="xh" w:date="2026-10-19T12:03:02+08:00"/>
              </w:rPr>
            </w:pPr>
            <w:del w:id="13975" w:author="xh" w:date="2026-10-19T12:03:02+08:00">
              <w:r>
                <w:rPr>
                  <w:rFonts w:ascii="Times New Roman" w:hAnsi="Times New Roman" w:eastAsia="宋体"/>
                  <w:b w:val="0"/>
                  <w:sz w:val="18"/>
                </w:rPr>
                <w:delText>0.00</w:delText>
              </w:r>
            </w:del>
          </w:p>
        </w:tc>
        <w:tc>
          <w:tcPr>
            <w:tcW w:w="1039" w:type="dxa"/>
            <w:tcMar>
              <w:left w:w="70" w:type="dxa"/>
              <w:right w:w="70" w:type="dxa"/>
            </w:tcMar>
            <w:vAlign w:val="center"/>
          </w:tcPr>
          <w:p w14:paraId="40FC0D07">
            <w:pPr>
              <w:keepNext/>
              <w:spacing w:before="20" w:after="20" w:line="260" w:lineRule="exact"/>
              <w:ind w:left="0" w:leftChars="0" w:right="0" w:rightChars="0" w:firstLine="0" w:firstLineChars="0"/>
              <w:jc w:val="center"/>
              <w:rPr>
                <w:del w:id="13976" w:author="xh" w:date="2026-10-19T12:03:02+08:00"/>
              </w:rPr>
            </w:pPr>
            <w:del w:id="13977" w:author="xh" w:date="2026-10-19T12:03:02+08:00">
              <w:r>
                <w:rPr>
                  <w:rFonts w:ascii="Times New Roman" w:hAnsi="Times New Roman" w:eastAsia="宋体"/>
                  <w:b w:val="0"/>
                  <w:sz w:val="18"/>
                </w:rPr>
                <w:delText>13.52</w:delText>
              </w:r>
            </w:del>
          </w:p>
        </w:tc>
      </w:tr>
      <w:tr w14:paraId="78C2A2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3939" w:author="xh" w:date="2026-10-19T12:03:02+08:00"/>
        </w:trPr>
        <w:tc>
          <w:tcPr>
            <w:tcW w:w="1039" w:type="dxa"/>
            <w:tcMar>
              <w:left w:w="70" w:type="dxa"/>
              <w:right w:w="70" w:type="dxa"/>
            </w:tcMar>
            <w:vAlign w:val="center"/>
          </w:tcPr>
          <w:p w14:paraId="58EF4FED">
            <w:pPr>
              <w:keepNext/>
              <w:spacing w:before="20" w:after="20" w:line="260" w:lineRule="exact"/>
              <w:ind w:left="0" w:leftChars="0" w:right="0" w:rightChars="0" w:firstLine="0" w:firstLineChars="0"/>
              <w:jc w:val="center"/>
              <w:rPr>
                <w:del w:id="13978" w:author="xh" w:date="2026-10-19T12:03:02+08:00"/>
              </w:rPr>
            </w:pPr>
            <w:del w:id="13979" w:author="xh" w:date="2026-10-19T12:03:02+08:00">
              <w:r>
                <w:rPr>
                  <w:rFonts w:ascii="Times New Roman" w:hAnsi="Times New Roman" w:eastAsia="宋体"/>
                  <w:b w:val="0"/>
                  <w:sz w:val="18"/>
                </w:rPr>
                <w:delText>刚性</w:delText>
              </w:r>
            </w:del>
          </w:p>
        </w:tc>
        <w:tc>
          <w:tcPr>
            <w:tcW w:w="1039" w:type="dxa"/>
            <w:tcMar>
              <w:left w:w="70" w:type="dxa"/>
              <w:right w:w="70" w:type="dxa"/>
            </w:tcMar>
            <w:vAlign w:val="center"/>
          </w:tcPr>
          <w:p w14:paraId="57BF9048">
            <w:pPr>
              <w:keepNext/>
              <w:spacing w:before="20" w:after="20" w:line="260" w:lineRule="exact"/>
              <w:ind w:left="0" w:leftChars="0" w:right="0" w:rightChars="0" w:firstLine="0" w:firstLineChars="0"/>
              <w:jc w:val="center"/>
              <w:rPr>
                <w:del w:id="13980" w:author="xh" w:date="2026-10-19T12:03:02+08:00"/>
              </w:rPr>
            </w:pPr>
            <w:del w:id="13981" w:author="xh" w:date="2026-10-19T12:03:02+08:00">
              <w:r>
                <w:rPr>
                  <w:rFonts w:ascii="Times New Roman" w:hAnsi="Times New Roman" w:eastAsia="宋体"/>
                  <w:b w:val="0"/>
                  <w:sz w:val="18"/>
                </w:rPr>
                <w:delText>2023</w:delText>
              </w:r>
            </w:del>
          </w:p>
        </w:tc>
        <w:tc>
          <w:tcPr>
            <w:tcW w:w="1039" w:type="dxa"/>
            <w:tcMar>
              <w:left w:w="70" w:type="dxa"/>
              <w:right w:w="70" w:type="dxa"/>
            </w:tcMar>
            <w:vAlign w:val="center"/>
          </w:tcPr>
          <w:p w14:paraId="5C6CFF69">
            <w:pPr>
              <w:keepNext/>
              <w:spacing w:before="20" w:after="20" w:line="260" w:lineRule="exact"/>
              <w:ind w:left="0" w:leftChars="0" w:right="0" w:rightChars="0" w:firstLine="0" w:firstLineChars="0"/>
              <w:jc w:val="center"/>
              <w:rPr>
                <w:del w:id="13982" w:author="xh" w:date="2026-10-19T12:03:02+08:00"/>
              </w:rPr>
            </w:pPr>
            <w:del w:id="13983" w:author="xh" w:date="2026-10-19T12:03:02+08:00">
              <w:r>
                <w:rPr>
                  <w:rFonts w:ascii="Times New Roman" w:hAnsi="Times New Roman" w:eastAsia="宋体"/>
                  <w:b w:val="0"/>
                  <w:sz w:val="18"/>
                </w:rPr>
                <w:delText>31.5+31.5</w:delText>
              </w:r>
            </w:del>
          </w:p>
        </w:tc>
        <w:tc>
          <w:tcPr>
            <w:tcW w:w="1039" w:type="dxa"/>
            <w:tcMar>
              <w:left w:w="70" w:type="dxa"/>
              <w:right w:w="70" w:type="dxa"/>
            </w:tcMar>
            <w:vAlign w:val="center"/>
          </w:tcPr>
          <w:p w14:paraId="69F9820B">
            <w:pPr>
              <w:keepNext/>
              <w:spacing w:before="20" w:after="20" w:line="260" w:lineRule="exact"/>
              <w:ind w:left="0" w:leftChars="0" w:right="0" w:rightChars="0" w:firstLine="0" w:firstLineChars="0"/>
              <w:jc w:val="center"/>
              <w:rPr>
                <w:del w:id="13984" w:author="xh" w:date="2026-10-19T12:03:02+08:00"/>
              </w:rPr>
            </w:pPr>
            <w:del w:id="13985" w:author="xh" w:date="2026-10-19T12:03:02+08:00">
              <w:r>
                <w:rPr>
                  <w:rFonts w:ascii="Times New Roman" w:hAnsi="Times New Roman" w:eastAsia="宋体"/>
                  <w:b w:val="0"/>
                  <w:sz w:val="18"/>
                </w:rPr>
                <w:delText>63.00</w:delText>
              </w:r>
            </w:del>
          </w:p>
        </w:tc>
        <w:tc>
          <w:tcPr>
            <w:tcW w:w="1039" w:type="dxa"/>
            <w:tcMar>
              <w:left w:w="70" w:type="dxa"/>
              <w:right w:w="70" w:type="dxa"/>
            </w:tcMar>
            <w:vAlign w:val="center"/>
          </w:tcPr>
          <w:p w14:paraId="7E314B63">
            <w:pPr>
              <w:keepNext/>
              <w:spacing w:before="20" w:after="20" w:line="260" w:lineRule="exact"/>
              <w:ind w:left="0" w:leftChars="0" w:right="0" w:rightChars="0" w:firstLine="0" w:firstLineChars="0"/>
              <w:jc w:val="center"/>
              <w:rPr>
                <w:del w:id="13986" w:author="xh" w:date="2026-10-19T12:03:02+08:00"/>
              </w:rPr>
            </w:pPr>
            <w:del w:id="13987" w:author="xh" w:date="2026-10-19T12:03:02+08:00">
              <w:r>
                <w:rPr>
                  <w:rFonts w:ascii="Times New Roman" w:hAnsi="Times New Roman" w:eastAsia="宋体"/>
                  <w:b w:val="0"/>
                  <w:sz w:val="18"/>
                </w:rPr>
                <w:delText>1.10</w:delText>
              </w:r>
            </w:del>
          </w:p>
        </w:tc>
        <w:tc>
          <w:tcPr>
            <w:tcW w:w="1039" w:type="dxa"/>
            <w:tcMar>
              <w:left w:w="70" w:type="dxa"/>
              <w:right w:w="70" w:type="dxa"/>
            </w:tcMar>
            <w:vAlign w:val="center"/>
          </w:tcPr>
          <w:p w14:paraId="32F7ED6C">
            <w:pPr>
              <w:keepNext/>
              <w:spacing w:before="20" w:after="20" w:line="260" w:lineRule="exact"/>
              <w:ind w:left="0" w:leftChars="0" w:right="0" w:rightChars="0" w:firstLine="0" w:firstLineChars="0"/>
              <w:jc w:val="center"/>
              <w:rPr>
                <w:del w:id="13988" w:author="xh" w:date="2026-10-19T12:03:02+08:00"/>
              </w:rPr>
            </w:pPr>
            <w:del w:id="13989" w:author="xh" w:date="2026-10-19T12:03:02+08:00">
              <w:r>
                <w:rPr>
                  <w:rFonts w:ascii="Times New Roman" w:hAnsi="Times New Roman" w:eastAsia="宋体"/>
                  <w:b w:val="0"/>
                  <w:sz w:val="18"/>
                </w:rPr>
                <w:delText>0.00</w:delText>
              </w:r>
            </w:del>
          </w:p>
        </w:tc>
        <w:tc>
          <w:tcPr>
            <w:tcW w:w="1039" w:type="dxa"/>
            <w:tcMar>
              <w:left w:w="70" w:type="dxa"/>
              <w:right w:w="70" w:type="dxa"/>
            </w:tcMar>
            <w:vAlign w:val="center"/>
          </w:tcPr>
          <w:p w14:paraId="481FC79E">
            <w:pPr>
              <w:keepNext/>
              <w:spacing w:before="20" w:after="20" w:line="260" w:lineRule="exact"/>
              <w:ind w:left="0" w:leftChars="0" w:right="0" w:rightChars="0" w:firstLine="0" w:firstLineChars="0"/>
              <w:jc w:val="center"/>
              <w:rPr>
                <w:del w:id="13990" w:author="xh" w:date="2026-10-19T12:03:02+08:00"/>
              </w:rPr>
            </w:pPr>
            <w:del w:id="13991" w:author="xh" w:date="2026-10-19T12:03:02+08:00">
              <w:r>
                <w:rPr>
                  <w:rFonts w:ascii="Times New Roman" w:hAnsi="Times New Roman" w:eastAsia="宋体"/>
                  <w:b w:val="0"/>
                  <w:sz w:val="18"/>
                </w:rPr>
                <w:delText>0.00</w:delText>
              </w:r>
            </w:del>
          </w:p>
        </w:tc>
        <w:tc>
          <w:tcPr>
            <w:tcW w:w="1039" w:type="dxa"/>
            <w:tcMar>
              <w:left w:w="70" w:type="dxa"/>
              <w:right w:w="70" w:type="dxa"/>
            </w:tcMar>
            <w:vAlign w:val="center"/>
          </w:tcPr>
          <w:p w14:paraId="42A3432B">
            <w:pPr>
              <w:keepNext/>
              <w:spacing w:before="20" w:after="20" w:line="260" w:lineRule="exact"/>
              <w:ind w:left="0" w:leftChars="0" w:right="0" w:rightChars="0" w:firstLine="0" w:firstLineChars="0"/>
              <w:jc w:val="center"/>
              <w:rPr>
                <w:del w:id="13992" w:author="xh" w:date="2026-10-19T12:03:02+08:00"/>
              </w:rPr>
            </w:pPr>
            <w:del w:id="13993" w:author="xh" w:date="2026-10-19T12:03:02+08:00">
              <w:r>
                <w:rPr>
                  <w:rFonts w:ascii="Times New Roman" w:hAnsi="Times New Roman" w:eastAsia="宋体"/>
                  <w:b w:val="0"/>
                  <w:sz w:val="18"/>
                </w:rPr>
                <w:delText>12.48</w:delText>
              </w:r>
            </w:del>
          </w:p>
        </w:tc>
      </w:tr>
      <w:tr w14:paraId="26529B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3940" w:author="xh" w:date="2026-10-19T12:03:02+08:00"/>
        </w:trPr>
        <w:tc>
          <w:tcPr>
            <w:tcW w:w="1039" w:type="dxa"/>
            <w:tcMar>
              <w:left w:w="70" w:type="dxa"/>
              <w:right w:w="70" w:type="dxa"/>
            </w:tcMar>
            <w:vAlign w:val="center"/>
          </w:tcPr>
          <w:p w14:paraId="6ED5BF61">
            <w:pPr>
              <w:keepNext/>
              <w:spacing w:before="20" w:after="20" w:line="260" w:lineRule="exact"/>
              <w:ind w:left="0" w:leftChars="0" w:right="0" w:rightChars="0" w:firstLine="0" w:firstLineChars="0"/>
              <w:jc w:val="center"/>
              <w:rPr>
                <w:del w:id="13994" w:author="xh" w:date="2026-10-19T12:03:02+08:00"/>
              </w:rPr>
            </w:pPr>
            <w:del w:id="13995" w:author="xh" w:date="2026-10-19T12:03:02+08:00">
              <w:r>
                <w:rPr>
                  <w:rFonts w:ascii="Times New Roman" w:hAnsi="Times New Roman" w:eastAsia="宋体"/>
                  <w:b w:val="0"/>
                  <w:sz w:val="18"/>
                </w:rPr>
                <w:delText>刚性</w:delText>
              </w:r>
            </w:del>
          </w:p>
        </w:tc>
        <w:tc>
          <w:tcPr>
            <w:tcW w:w="1039" w:type="dxa"/>
            <w:tcMar>
              <w:left w:w="70" w:type="dxa"/>
              <w:right w:w="70" w:type="dxa"/>
            </w:tcMar>
            <w:vAlign w:val="center"/>
          </w:tcPr>
          <w:p w14:paraId="3428760B">
            <w:pPr>
              <w:keepNext/>
              <w:spacing w:before="20" w:after="20" w:line="260" w:lineRule="exact"/>
              <w:ind w:left="0" w:leftChars="0" w:right="0" w:rightChars="0" w:firstLine="0" w:firstLineChars="0"/>
              <w:jc w:val="center"/>
              <w:rPr>
                <w:del w:id="13996" w:author="xh" w:date="2026-10-19T12:03:02+08:00"/>
              </w:rPr>
            </w:pPr>
            <w:del w:id="13997" w:author="xh" w:date="2026-10-19T12:03:02+08:00">
              <w:r>
                <w:rPr>
                  <w:rFonts w:ascii="Times New Roman" w:hAnsi="Times New Roman" w:eastAsia="宋体"/>
                  <w:b w:val="0"/>
                  <w:sz w:val="18"/>
                </w:rPr>
                <w:delText>2024</w:delText>
              </w:r>
            </w:del>
          </w:p>
        </w:tc>
        <w:tc>
          <w:tcPr>
            <w:tcW w:w="1039" w:type="dxa"/>
            <w:tcMar>
              <w:left w:w="70" w:type="dxa"/>
              <w:right w:w="70" w:type="dxa"/>
            </w:tcMar>
            <w:vAlign w:val="center"/>
          </w:tcPr>
          <w:p w14:paraId="28BF2D75">
            <w:pPr>
              <w:keepNext/>
              <w:spacing w:before="20" w:after="20" w:line="260" w:lineRule="exact"/>
              <w:ind w:left="0" w:leftChars="0" w:right="0" w:rightChars="0" w:firstLine="0" w:firstLineChars="0"/>
              <w:jc w:val="center"/>
              <w:rPr>
                <w:del w:id="13998" w:author="xh" w:date="2026-10-19T12:03:02+08:00"/>
              </w:rPr>
            </w:pPr>
            <w:del w:id="13999" w:author="xh" w:date="2026-10-19T12:03:02+08:00">
              <w:r>
                <w:rPr>
                  <w:rFonts w:ascii="Times New Roman" w:hAnsi="Times New Roman" w:eastAsia="宋体"/>
                  <w:b w:val="0"/>
                  <w:sz w:val="18"/>
                </w:rPr>
                <w:delText>31.5+31.5+50</w:delText>
              </w:r>
            </w:del>
          </w:p>
        </w:tc>
        <w:tc>
          <w:tcPr>
            <w:tcW w:w="1039" w:type="dxa"/>
            <w:tcMar>
              <w:left w:w="70" w:type="dxa"/>
              <w:right w:w="70" w:type="dxa"/>
            </w:tcMar>
            <w:vAlign w:val="center"/>
          </w:tcPr>
          <w:p w14:paraId="4E961C0B">
            <w:pPr>
              <w:keepNext/>
              <w:spacing w:before="20" w:after="20" w:line="260" w:lineRule="exact"/>
              <w:ind w:left="0" w:leftChars="0" w:right="0" w:rightChars="0" w:firstLine="0" w:firstLineChars="0"/>
              <w:jc w:val="center"/>
              <w:rPr>
                <w:del w:id="14000" w:author="xh" w:date="2026-10-19T12:03:02+08:00"/>
              </w:rPr>
            </w:pPr>
            <w:del w:id="14001" w:author="xh" w:date="2026-10-19T12:03:02+08:00">
              <w:r>
                <w:rPr>
                  <w:rFonts w:ascii="Times New Roman" w:hAnsi="Times New Roman" w:eastAsia="宋体"/>
                  <w:b w:val="0"/>
                  <w:sz w:val="18"/>
                </w:rPr>
                <w:delText>113.00</w:delText>
              </w:r>
            </w:del>
          </w:p>
        </w:tc>
        <w:tc>
          <w:tcPr>
            <w:tcW w:w="1039" w:type="dxa"/>
            <w:tcMar>
              <w:left w:w="70" w:type="dxa"/>
              <w:right w:w="70" w:type="dxa"/>
            </w:tcMar>
            <w:vAlign w:val="center"/>
          </w:tcPr>
          <w:p w14:paraId="479F539A">
            <w:pPr>
              <w:keepNext/>
              <w:spacing w:before="20" w:after="20" w:line="260" w:lineRule="exact"/>
              <w:ind w:left="0" w:leftChars="0" w:right="0" w:rightChars="0" w:firstLine="0" w:firstLineChars="0"/>
              <w:jc w:val="center"/>
              <w:rPr>
                <w:del w:id="14002" w:author="xh" w:date="2026-10-19T12:03:02+08:00"/>
              </w:rPr>
            </w:pPr>
            <w:del w:id="14003" w:author="xh" w:date="2026-10-19T12:03:02+08:00">
              <w:r>
                <w:rPr>
                  <w:rFonts w:ascii="Times New Roman" w:hAnsi="Times New Roman" w:eastAsia="宋体"/>
                  <w:b w:val="0"/>
                  <w:sz w:val="18"/>
                </w:rPr>
                <w:delText>1.10</w:delText>
              </w:r>
            </w:del>
          </w:p>
        </w:tc>
        <w:tc>
          <w:tcPr>
            <w:tcW w:w="1039" w:type="dxa"/>
            <w:tcMar>
              <w:left w:w="70" w:type="dxa"/>
              <w:right w:w="70" w:type="dxa"/>
            </w:tcMar>
            <w:vAlign w:val="center"/>
          </w:tcPr>
          <w:p w14:paraId="295B8815">
            <w:pPr>
              <w:keepNext/>
              <w:spacing w:before="20" w:after="20" w:line="260" w:lineRule="exact"/>
              <w:ind w:left="0" w:leftChars="0" w:right="0" w:rightChars="0" w:firstLine="0" w:firstLineChars="0"/>
              <w:jc w:val="center"/>
              <w:rPr>
                <w:del w:id="14004" w:author="xh" w:date="2026-10-19T12:03:02+08:00"/>
              </w:rPr>
            </w:pPr>
            <w:del w:id="14005" w:author="xh" w:date="2026-10-19T12:03:02+08:00">
              <w:r>
                <w:rPr>
                  <w:rFonts w:ascii="Times New Roman" w:hAnsi="Times New Roman" w:eastAsia="宋体"/>
                  <w:b w:val="0"/>
                  <w:sz w:val="18"/>
                </w:rPr>
                <w:delText>0.00</w:delText>
              </w:r>
            </w:del>
          </w:p>
        </w:tc>
        <w:tc>
          <w:tcPr>
            <w:tcW w:w="1039" w:type="dxa"/>
            <w:tcMar>
              <w:left w:w="70" w:type="dxa"/>
              <w:right w:w="70" w:type="dxa"/>
            </w:tcMar>
            <w:vAlign w:val="center"/>
          </w:tcPr>
          <w:p w14:paraId="66C6C88F">
            <w:pPr>
              <w:keepNext/>
              <w:spacing w:before="20" w:after="20" w:line="260" w:lineRule="exact"/>
              <w:ind w:left="0" w:leftChars="0" w:right="0" w:rightChars="0" w:firstLine="0" w:firstLineChars="0"/>
              <w:jc w:val="center"/>
              <w:rPr>
                <w:del w:id="14006" w:author="xh" w:date="2026-10-19T12:03:02+08:00"/>
              </w:rPr>
            </w:pPr>
            <w:del w:id="14007" w:author="xh" w:date="2026-10-19T12:03:02+08:00">
              <w:r>
                <w:rPr>
                  <w:rFonts w:ascii="Times New Roman" w:hAnsi="Times New Roman" w:eastAsia="宋体"/>
                  <w:b w:val="0"/>
                  <w:sz w:val="18"/>
                </w:rPr>
                <w:delText>0.00</w:delText>
              </w:r>
            </w:del>
          </w:p>
        </w:tc>
        <w:tc>
          <w:tcPr>
            <w:tcW w:w="1039" w:type="dxa"/>
            <w:tcMar>
              <w:left w:w="70" w:type="dxa"/>
              <w:right w:w="70" w:type="dxa"/>
            </w:tcMar>
            <w:vAlign w:val="center"/>
          </w:tcPr>
          <w:p w14:paraId="0D15573B">
            <w:pPr>
              <w:keepNext/>
              <w:spacing w:before="20" w:after="20" w:line="260" w:lineRule="exact"/>
              <w:ind w:left="0" w:leftChars="0" w:right="0" w:rightChars="0" w:firstLine="0" w:firstLineChars="0"/>
              <w:jc w:val="center"/>
              <w:rPr>
                <w:del w:id="14008" w:author="xh" w:date="2026-10-19T12:03:02+08:00"/>
              </w:rPr>
            </w:pPr>
            <w:del w:id="14009" w:author="xh" w:date="2026-10-19T12:03:02+08:00">
              <w:r>
                <w:rPr>
                  <w:rFonts w:ascii="Times New Roman" w:hAnsi="Times New Roman" w:eastAsia="宋体"/>
                  <w:b w:val="0"/>
                  <w:sz w:val="18"/>
                </w:rPr>
                <w:delText>14.14</w:delText>
              </w:r>
            </w:del>
          </w:p>
        </w:tc>
      </w:tr>
      <w:tr w14:paraId="42EA91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3941" w:author="xh" w:date="2026-10-19T12:03:02+08:00"/>
        </w:trPr>
        <w:tc>
          <w:tcPr>
            <w:tcW w:w="1039" w:type="dxa"/>
            <w:tcMar>
              <w:left w:w="70" w:type="dxa"/>
              <w:right w:w="70" w:type="dxa"/>
            </w:tcMar>
            <w:vAlign w:val="center"/>
          </w:tcPr>
          <w:p w14:paraId="3EF2C417">
            <w:pPr>
              <w:keepNext/>
              <w:spacing w:before="20" w:after="20" w:line="260" w:lineRule="exact"/>
              <w:ind w:left="0" w:leftChars="0" w:right="0" w:rightChars="0" w:firstLine="0" w:firstLineChars="0"/>
              <w:jc w:val="center"/>
              <w:rPr>
                <w:del w:id="14010" w:author="xh" w:date="2026-10-19T12:03:02+08:00"/>
              </w:rPr>
            </w:pPr>
            <w:del w:id="14011" w:author="xh" w:date="2026-10-19T12:03:02+08:00">
              <w:r>
                <w:rPr>
                  <w:rFonts w:ascii="Times New Roman" w:hAnsi="Times New Roman" w:eastAsia="宋体"/>
                  <w:b w:val="0"/>
                  <w:sz w:val="18"/>
                </w:rPr>
                <w:delText>刚性</w:delText>
              </w:r>
            </w:del>
          </w:p>
        </w:tc>
        <w:tc>
          <w:tcPr>
            <w:tcW w:w="1039" w:type="dxa"/>
            <w:tcMar>
              <w:left w:w="70" w:type="dxa"/>
              <w:right w:w="70" w:type="dxa"/>
            </w:tcMar>
            <w:vAlign w:val="center"/>
          </w:tcPr>
          <w:p w14:paraId="2AF08BE0">
            <w:pPr>
              <w:keepNext/>
              <w:spacing w:before="20" w:after="20" w:line="260" w:lineRule="exact"/>
              <w:ind w:left="0" w:leftChars="0" w:right="0" w:rightChars="0" w:firstLine="0" w:firstLineChars="0"/>
              <w:jc w:val="center"/>
              <w:rPr>
                <w:del w:id="14012" w:author="xh" w:date="2026-10-19T12:03:02+08:00"/>
              </w:rPr>
            </w:pPr>
            <w:del w:id="14013" w:author="xh" w:date="2026-10-19T12:03:02+08:00">
              <w:r>
                <w:rPr>
                  <w:rFonts w:ascii="Times New Roman" w:hAnsi="Times New Roman" w:eastAsia="宋体"/>
                  <w:b w:val="0"/>
                  <w:sz w:val="18"/>
                </w:rPr>
                <w:delText>2025</w:delText>
              </w:r>
            </w:del>
          </w:p>
        </w:tc>
        <w:tc>
          <w:tcPr>
            <w:tcW w:w="1039" w:type="dxa"/>
            <w:tcMar>
              <w:left w:w="70" w:type="dxa"/>
              <w:right w:w="70" w:type="dxa"/>
            </w:tcMar>
            <w:vAlign w:val="center"/>
          </w:tcPr>
          <w:p w14:paraId="75FF406C">
            <w:pPr>
              <w:keepNext/>
              <w:spacing w:before="20" w:after="20" w:line="260" w:lineRule="exact"/>
              <w:ind w:left="0" w:leftChars="0" w:right="0" w:rightChars="0" w:firstLine="0" w:firstLineChars="0"/>
              <w:jc w:val="center"/>
              <w:rPr>
                <w:del w:id="14014" w:author="xh" w:date="2026-10-19T12:03:02+08:00"/>
              </w:rPr>
            </w:pPr>
            <w:del w:id="14015" w:author="xh" w:date="2026-10-19T12:03:02+08:00">
              <w:r>
                <w:rPr>
                  <w:rFonts w:ascii="Times New Roman" w:hAnsi="Times New Roman" w:eastAsia="宋体"/>
                  <w:b w:val="0"/>
                  <w:sz w:val="18"/>
                </w:rPr>
                <w:delText>31.5+31.5+50</w:delText>
              </w:r>
            </w:del>
          </w:p>
        </w:tc>
        <w:tc>
          <w:tcPr>
            <w:tcW w:w="1039" w:type="dxa"/>
            <w:tcMar>
              <w:left w:w="70" w:type="dxa"/>
              <w:right w:w="70" w:type="dxa"/>
            </w:tcMar>
            <w:vAlign w:val="center"/>
          </w:tcPr>
          <w:p w14:paraId="782D2550">
            <w:pPr>
              <w:keepNext/>
              <w:spacing w:before="20" w:after="20" w:line="260" w:lineRule="exact"/>
              <w:ind w:left="0" w:leftChars="0" w:right="0" w:rightChars="0" w:firstLine="0" w:firstLineChars="0"/>
              <w:jc w:val="center"/>
              <w:rPr>
                <w:del w:id="14016" w:author="xh" w:date="2026-10-19T12:03:02+08:00"/>
              </w:rPr>
            </w:pPr>
            <w:del w:id="14017" w:author="xh" w:date="2026-10-19T12:03:02+08:00">
              <w:r>
                <w:rPr>
                  <w:rFonts w:ascii="Times New Roman" w:hAnsi="Times New Roman" w:eastAsia="宋体"/>
                  <w:b w:val="0"/>
                  <w:sz w:val="18"/>
                </w:rPr>
                <w:delText>113.00</w:delText>
              </w:r>
            </w:del>
          </w:p>
        </w:tc>
        <w:tc>
          <w:tcPr>
            <w:tcW w:w="1039" w:type="dxa"/>
            <w:tcMar>
              <w:left w:w="70" w:type="dxa"/>
              <w:right w:w="70" w:type="dxa"/>
            </w:tcMar>
            <w:vAlign w:val="center"/>
          </w:tcPr>
          <w:p w14:paraId="67493F4E">
            <w:pPr>
              <w:keepNext/>
              <w:spacing w:before="20" w:after="20" w:line="260" w:lineRule="exact"/>
              <w:ind w:left="0" w:leftChars="0" w:right="0" w:rightChars="0" w:firstLine="0" w:firstLineChars="0"/>
              <w:jc w:val="center"/>
              <w:rPr>
                <w:del w:id="14018" w:author="xh" w:date="2026-10-19T12:03:02+08:00"/>
              </w:rPr>
            </w:pPr>
            <w:del w:id="14019" w:author="xh" w:date="2026-10-19T12:03:02+08:00">
              <w:r>
                <w:rPr>
                  <w:rFonts w:ascii="Times New Roman" w:hAnsi="Times New Roman" w:eastAsia="宋体"/>
                  <w:b w:val="0"/>
                  <w:sz w:val="18"/>
                </w:rPr>
                <w:delText>1.10</w:delText>
              </w:r>
            </w:del>
          </w:p>
        </w:tc>
        <w:tc>
          <w:tcPr>
            <w:tcW w:w="1039" w:type="dxa"/>
            <w:tcMar>
              <w:left w:w="70" w:type="dxa"/>
              <w:right w:w="70" w:type="dxa"/>
            </w:tcMar>
            <w:vAlign w:val="center"/>
          </w:tcPr>
          <w:p w14:paraId="49F71802">
            <w:pPr>
              <w:keepNext/>
              <w:spacing w:before="20" w:after="20" w:line="260" w:lineRule="exact"/>
              <w:ind w:left="0" w:leftChars="0" w:right="0" w:rightChars="0" w:firstLine="0" w:firstLineChars="0"/>
              <w:jc w:val="center"/>
              <w:rPr>
                <w:del w:id="14020" w:author="xh" w:date="2026-10-19T12:03:02+08:00"/>
              </w:rPr>
            </w:pPr>
            <w:del w:id="14021" w:author="xh" w:date="2026-10-19T12:03:02+08:00">
              <w:r>
                <w:rPr>
                  <w:rFonts w:ascii="Times New Roman" w:hAnsi="Times New Roman" w:eastAsia="宋体"/>
                  <w:b w:val="0"/>
                  <w:sz w:val="18"/>
                </w:rPr>
                <w:delText>0.00</w:delText>
              </w:r>
            </w:del>
          </w:p>
        </w:tc>
        <w:tc>
          <w:tcPr>
            <w:tcW w:w="1039" w:type="dxa"/>
            <w:tcMar>
              <w:left w:w="70" w:type="dxa"/>
              <w:right w:w="70" w:type="dxa"/>
            </w:tcMar>
            <w:vAlign w:val="center"/>
          </w:tcPr>
          <w:p w14:paraId="78BB8C30">
            <w:pPr>
              <w:keepNext/>
              <w:spacing w:before="20" w:after="20" w:line="260" w:lineRule="exact"/>
              <w:ind w:left="0" w:leftChars="0" w:right="0" w:rightChars="0" w:firstLine="0" w:firstLineChars="0"/>
              <w:jc w:val="center"/>
              <w:rPr>
                <w:del w:id="14022" w:author="xh" w:date="2026-10-19T12:03:02+08:00"/>
              </w:rPr>
            </w:pPr>
            <w:del w:id="14023" w:author="xh" w:date="2026-10-19T12:03:02+08:00">
              <w:r>
                <w:rPr>
                  <w:rFonts w:ascii="Times New Roman" w:hAnsi="Times New Roman" w:eastAsia="宋体"/>
                  <w:b w:val="0"/>
                  <w:sz w:val="18"/>
                </w:rPr>
                <w:delText>0.00</w:delText>
              </w:r>
            </w:del>
          </w:p>
        </w:tc>
        <w:tc>
          <w:tcPr>
            <w:tcW w:w="1039" w:type="dxa"/>
            <w:tcMar>
              <w:left w:w="70" w:type="dxa"/>
              <w:right w:w="70" w:type="dxa"/>
            </w:tcMar>
            <w:vAlign w:val="center"/>
          </w:tcPr>
          <w:p w14:paraId="1C94280B">
            <w:pPr>
              <w:keepNext/>
              <w:spacing w:before="20" w:after="20" w:line="260" w:lineRule="exact"/>
              <w:ind w:left="0" w:leftChars="0" w:right="0" w:rightChars="0" w:firstLine="0" w:firstLineChars="0"/>
              <w:jc w:val="center"/>
              <w:rPr>
                <w:del w:id="14024" w:author="xh" w:date="2026-10-19T12:03:02+08:00"/>
              </w:rPr>
            </w:pPr>
            <w:del w:id="14025" w:author="xh" w:date="2026-10-19T12:03:02+08:00">
              <w:r>
                <w:rPr>
                  <w:rFonts w:ascii="Times New Roman" w:hAnsi="Times New Roman" w:eastAsia="宋体"/>
                  <w:b w:val="0"/>
                  <w:sz w:val="18"/>
                </w:rPr>
                <w:delText>15.68</w:delText>
              </w:r>
            </w:del>
          </w:p>
        </w:tc>
      </w:tr>
      <w:tr w14:paraId="75C762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3942" w:author="xh" w:date="2026-10-19T12:03:02+08:00"/>
        </w:trPr>
        <w:tc>
          <w:tcPr>
            <w:tcW w:w="1039" w:type="dxa"/>
            <w:tcMar>
              <w:left w:w="70" w:type="dxa"/>
              <w:right w:w="70" w:type="dxa"/>
            </w:tcMar>
            <w:vAlign w:val="center"/>
          </w:tcPr>
          <w:p w14:paraId="1CBA0103">
            <w:pPr>
              <w:keepNext/>
              <w:spacing w:before="20" w:after="20" w:line="260" w:lineRule="exact"/>
              <w:ind w:left="0" w:leftChars="0" w:right="0" w:rightChars="0" w:firstLine="0" w:firstLineChars="0"/>
              <w:jc w:val="center"/>
              <w:rPr>
                <w:del w:id="14026" w:author="xh" w:date="2026-10-19T12:03:02+08:00"/>
              </w:rPr>
            </w:pPr>
            <w:del w:id="14027" w:author="xh" w:date="2026-10-19T12:03:02+08:00">
              <w:r>
                <w:rPr>
                  <w:rFonts w:ascii="Times New Roman" w:hAnsi="Times New Roman" w:eastAsia="宋体"/>
                  <w:b w:val="0"/>
                  <w:sz w:val="18"/>
                </w:rPr>
                <w:delText>弹性</w:delText>
              </w:r>
            </w:del>
          </w:p>
        </w:tc>
        <w:tc>
          <w:tcPr>
            <w:tcW w:w="1039" w:type="dxa"/>
            <w:tcMar>
              <w:left w:w="70" w:type="dxa"/>
              <w:right w:w="70" w:type="dxa"/>
            </w:tcMar>
            <w:vAlign w:val="center"/>
          </w:tcPr>
          <w:p w14:paraId="3D79611E">
            <w:pPr>
              <w:keepNext/>
              <w:spacing w:before="20" w:after="20" w:line="260" w:lineRule="exact"/>
              <w:ind w:left="0" w:leftChars="0" w:right="0" w:rightChars="0" w:firstLine="0" w:firstLineChars="0"/>
              <w:jc w:val="center"/>
              <w:rPr>
                <w:del w:id="14028" w:author="xh" w:date="2026-10-19T12:03:02+08:00"/>
              </w:rPr>
            </w:pPr>
            <w:del w:id="14029" w:author="xh" w:date="2026-10-19T12:03:02+08:00">
              <w:r>
                <w:rPr>
                  <w:rFonts w:ascii="Times New Roman" w:hAnsi="Times New Roman" w:eastAsia="宋体"/>
                  <w:b w:val="0"/>
                  <w:sz w:val="18"/>
                </w:rPr>
                <w:delText>2022</w:delText>
              </w:r>
            </w:del>
          </w:p>
        </w:tc>
        <w:tc>
          <w:tcPr>
            <w:tcW w:w="1039" w:type="dxa"/>
            <w:tcMar>
              <w:left w:w="70" w:type="dxa"/>
              <w:right w:w="70" w:type="dxa"/>
            </w:tcMar>
            <w:vAlign w:val="center"/>
          </w:tcPr>
          <w:p w14:paraId="0BF47F55">
            <w:pPr>
              <w:keepNext/>
              <w:spacing w:before="20" w:after="20" w:line="260" w:lineRule="exact"/>
              <w:ind w:left="0" w:leftChars="0" w:right="0" w:rightChars="0" w:firstLine="0" w:firstLineChars="0"/>
              <w:jc w:val="center"/>
              <w:rPr>
                <w:del w:id="14030" w:author="xh" w:date="2026-10-19T12:03:02+08:00"/>
              </w:rPr>
            </w:pPr>
            <w:del w:id="14031" w:author="xh" w:date="2026-10-19T12:03:02+08:00">
              <w:r>
                <w:rPr>
                  <w:rFonts w:ascii="Times New Roman" w:hAnsi="Times New Roman" w:eastAsia="宋体"/>
                  <w:b w:val="0"/>
                  <w:sz w:val="18"/>
                </w:rPr>
                <w:delText>20+20+50</w:delText>
              </w:r>
            </w:del>
          </w:p>
        </w:tc>
        <w:tc>
          <w:tcPr>
            <w:tcW w:w="1039" w:type="dxa"/>
            <w:tcMar>
              <w:left w:w="70" w:type="dxa"/>
              <w:right w:w="70" w:type="dxa"/>
            </w:tcMar>
            <w:vAlign w:val="center"/>
          </w:tcPr>
          <w:p w14:paraId="222EE1C1">
            <w:pPr>
              <w:keepNext/>
              <w:spacing w:before="20" w:after="20" w:line="260" w:lineRule="exact"/>
              <w:ind w:left="0" w:leftChars="0" w:right="0" w:rightChars="0" w:firstLine="0" w:firstLineChars="0"/>
              <w:jc w:val="center"/>
              <w:rPr>
                <w:del w:id="14032" w:author="xh" w:date="2026-10-19T12:03:02+08:00"/>
              </w:rPr>
            </w:pPr>
            <w:del w:id="14033" w:author="xh" w:date="2026-10-19T12:03:02+08:00">
              <w:r>
                <w:rPr>
                  <w:rFonts w:ascii="Times New Roman" w:hAnsi="Times New Roman" w:eastAsia="宋体"/>
                  <w:b w:val="0"/>
                  <w:sz w:val="18"/>
                </w:rPr>
                <w:delText>90.00</w:delText>
              </w:r>
            </w:del>
          </w:p>
        </w:tc>
        <w:tc>
          <w:tcPr>
            <w:tcW w:w="1039" w:type="dxa"/>
            <w:tcMar>
              <w:left w:w="70" w:type="dxa"/>
              <w:right w:w="70" w:type="dxa"/>
            </w:tcMar>
            <w:vAlign w:val="center"/>
          </w:tcPr>
          <w:p w14:paraId="0DD5E5A2">
            <w:pPr>
              <w:keepNext/>
              <w:spacing w:before="20" w:after="20" w:line="260" w:lineRule="exact"/>
              <w:ind w:left="0" w:leftChars="0" w:right="0" w:rightChars="0" w:firstLine="0" w:firstLineChars="0"/>
              <w:jc w:val="center"/>
              <w:rPr>
                <w:del w:id="14034" w:author="xh" w:date="2026-10-19T12:03:02+08:00"/>
              </w:rPr>
            </w:pPr>
            <w:del w:id="14035" w:author="xh" w:date="2026-10-19T12:03:02+08:00">
              <w:r>
                <w:rPr>
                  <w:rFonts w:ascii="Times New Roman" w:hAnsi="Times New Roman" w:eastAsia="宋体"/>
                  <w:b w:val="0"/>
                  <w:sz w:val="18"/>
                </w:rPr>
                <w:delText>0.00</w:delText>
              </w:r>
            </w:del>
          </w:p>
        </w:tc>
        <w:tc>
          <w:tcPr>
            <w:tcW w:w="1039" w:type="dxa"/>
            <w:tcMar>
              <w:left w:w="70" w:type="dxa"/>
              <w:right w:w="70" w:type="dxa"/>
            </w:tcMar>
            <w:vAlign w:val="center"/>
          </w:tcPr>
          <w:p w14:paraId="08EB63BA">
            <w:pPr>
              <w:keepNext/>
              <w:spacing w:before="20" w:after="20" w:line="260" w:lineRule="exact"/>
              <w:ind w:left="0" w:leftChars="0" w:right="0" w:rightChars="0" w:firstLine="0" w:firstLineChars="0"/>
              <w:jc w:val="center"/>
              <w:rPr>
                <w:del w:id="14036" w:author="xh" w:date="2026-10-19T12:03:02+08:00"/>
              </w:rPr>
            </w:pPr>
            <w:del w:id="14037" w:author="xh" w:date="2026-10-19T12:03:02+08:00">
              <w:r>
                <w:rPr>
                  <w:rFonts w:ascii="Times New Roman" w:hAnsi="Times New Roman" w:eastAsia="宋体"/>
                  <w:b w:val="0"/>
                  <w:sz w:val="18"/>
                </w:rPr>
                <w:delText>0.00</w:delText>
              </w:r>
            </w:del>
          </w:p>
        </w:tc>
        <w:tc>
          <w:tcPr>
            <w:tcW w:w="1039" w:type="dxa"/>
            <w:tcMar>
              <w:left w:w="70" w:type="dxa"/>
              <w:right w:w="70" w:type="dxa"/>
            </w:tcMar>
            <w:vAlign w:val="center"/>
          </w:tcPr>
          <w:p w14:paraId="48A4FF27">
            <w:pPr>
              <w:keepNext/>
              <w:spacing w:before="20" w:after="20" w:line="260" w:lineRule="exact"/>
              <w:ind w:left="0" w:leftChars="0" w:right="0" w:rightChars="0" w:firstLine="0" w:firstLineChars="0"/>
              <w:jc w:val="center"/>
              <w:rPr>
                <w:del w:id="14038" w:author="xh" w:date="2026-10-19T12:03:02+08:00"/>
              </w:rPr>
            </w:pPr>
            <w:del w:id="14039" w:author="xh" w:date="2026-10-19T12:03:02+08:00">
              <w:r>
                <w:rPr>
                  <w:rFonts w:ascii="Times New Roman" w:hAnsi="Times New Roman" w:eastAsia="宋体"/>
                  <w:b w:val="0"/>
                  <w:sz w:val="18"/>
                </w:rPr>
                <w:delText>0.00</w:delText>
              </w:r>
            </w:del>
          </w:p>
        </w:tc>
        <w:tc>
          <w:tcPr>
            <w:tcW w:w="1039" w:type="dxa"/>
            <w:tcMar>
              <w:left w:w="70" w:type="dxa"/>
              <w:right w:w="70" w:type="dxa"/>
            </w:tcMar>
            <w:vAlign w:val="center"/>
          </w:tcPr>
          <w:p w14:paraId="5F32074A">
            <w:pPr>
              <w:keepNext/>
              <w:spacing w:before="20" w:after="20" w:line="260" w:lineRule="exact"/>
              <w:ind w:left="0" w:leftChars="0" w:right="0" w:rightChars="0" w:firstLine="0" w:firstLineChars="0"/>
              <w:jc w:val="center"/>
              <w:rPr>
                <w:del w:id="14040" w:author="xh" w:date="2026-10-19T12:03:02+08:00"/>
              </w:rPr>
            </w:pPr>
            <w:del w:id="14041" w:author="xh" w:date="2026-10-19T12:03:02+08:00">
              <w:r>
                <w:rPr>
                  <w:rFonts w:ascii="Times New Roman" w:hAnsi="Times New Roman" w:eastAsia="宋体"/>
                  <w:b w:val="0"/>
                  <w:sz w:val="18"/>
                </w:rPr>
                <w:delText>13.52</w:delText>
              </w:r>
            </w:del>
          </w:p>
        </w:tc>
      </w:tr>
      <w:tr w14:paraId="30C09C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3943" w:author="xh" w:date="2026-10-19T12:03:02+08:00"/>
        </w:trPr>
        <w:tc>
          <w:tcPr>
            <w:tcW w:w="1039" w:type="dxa"/>
            <w:tcMar>
              <w:left w:w="70" w:type="dxa"/>
              <w:right w:w="70" w:type="dxa"/>
            </w:tcMar>
            <w:vAlign w:val="center"/>
          </w:tcPr>
          <w:p w14:paraId="1A0A2F06">
            <w:pPr>
              <w:keepNext/>
              <w:spacing w:before="20" w:after="20" w:line="260" w:lineRule="exact"/>
              <w:ind w:left="0" w:leftChars="0" w:right="0" w:rightChars="0" w:firstLine="0" w:firstLineChars="0"/>
              <w:jc w:val="center"/>
              <w:rPr>
                <w:del w:id="14042" w:author="xh" w:date="2026-10-19T12:03:02+08:00"/>
              </w:rPr>
            </w:pPr>
            <w:del w:id="14043" w:author="xh" w:date="2026-10-19T12:03:02+08:00">
              <w:r>
                <w:rPr>
                  <w:rFonts w:ascii="Times New Roman" w:hAnsi="Times New Roman" w:eastAsia="宋体"/>
                  <w:b w:val="0"/>
                  <w:sz w:val="18"/>
                </w:rPr>
                <w:delText>弹性</w:delText>
              </w:r>
            </w:del>
          </w:p>
        </w:tc>
        <w:tc>
          <w:tcPr>
            <w:tcW w:w="1039" w:type="dxa"/>
            <w:tcMar>
              <w:left w:w="70" w:type="dxa"/>
              <w:right w:w="70" w:type="dxa"/>
            </w:tcMar>
            <w:vAlign w:val="center"/>
          </w:tcPr>
          <w:p w14:paraId="14A32B86">
            <w:pPr>
              <w:keepNext/>
              <w:spacing w:before="20" w:after="20" w:line="260" w:lineRule="exact"/>
              <w:ind w:left="0" w:leftChars="0" w:right="0" w:rightChars="0" w:firstLine="0" w:firstLineChars="0"/>
              <w:jc w:val="center"/>
              <w:rPr>
                <w:del w:id="14044" w:author="xh" w:date="2026-10-19T12:03:02+08:00"/>
              </w:rPr>
            </w:pPr>
            <w:del w:id="14045" w:author="xh" w:date="2026-10-19T12:03:02+08:00">
              <w:r>
                <w:rPr>
                  <w:rFonts w:ascii="Times New Roman" w:hAnsi="Times New Roman" w:eastAsia="宋体"/>
                  <w:b w:val="0"/>
                  <w:sz w:val="18"/>
                </w:rPr>
                <w:delText>2023</w:delText>
              </w:r>
            </w:del>
          </w:p>
        </w:tc>
        <w:tc>
          <w:tcPr>
            <w:tcW w:w="1039" w:type="dxa"/>
            <w:tcMar>
              <w:left w:w="70" w:type="dxa"/>
              <w:right w:w="70" w:type="dxa"/>
            </w:tcMar>
            <w:vAlign w:val="center"/>
          </w:tcPr>
          <w:p w14:paraId="65D22DC3">
            <w:pPr>
              <w:keepNext/>
              <w:spacing w:before="20" w:after="20" w:line="260" w:lineRule="exact"/>
              <w:ind w:left="0" w:leftChars="0" w:right="0" w:rightChars="0" w:firstLine="0" w:firstLineChars="0"/>
              <w:jc w:val="center"/>
              <w:rPr>
                <w:del w:id="14046" w:author="xh" w:date="2026-10-19T12:03:02+08:00"/>
              </w:rPr>
            </w:pPr>
            <w:del w:id="14047" w:author="xh" w:date="2026-10-19T12:03:02+08:00">
              <w:r>
                <w:rPr>
                  <w:rFonts w:ascii="Times New Roman" w:hAnsi="Times New Roman" w:eastAsia="宋体"/>
                  <w:b w:val="0"/>
                  <w:sz w:val="18"/>
                </w:rPr>
                <w:delText>20+20+50</w:delText>
              </w:r>
            </w:del>
          </w:p>
        </w:tc>
        <w:tc>
          <w:tcPr>
            <w:tcW w:w="1039" w:type="dxa"/>
            <w:tcMar>
              <w:left w:w="70" w:type="dxa"/>
              <w:right w:w="70" w:type="dxa"/>
            </w:tcMar>
            <w:vAlign w:val="center"/>
          </w:tcPr>
          <w:p w14:paraId="0104E1E8">
            <w:pPr>
              <w:keepNext/>
              <w:spacing w:before="20" w:after="20" w:line="260" w:lineRule="exact"/>
              <w:ind w:left="0" w:leftChars="0" w:right="0" w:rightChars="0" w:firstLine="0" w:firstLineChars="0"/>
              <w:jc w:val="center"/>
              <w:rPr>
                <w:del w:id="14048" w:author="xh" w:date="2026-10-19T12:03:02+08:00"/>
              </w:rPr>
            </w:pPr>
            <w:del w:id="14049" w:author="xh" w:date="2026-10-19T12:03:02+08:00">
              <w:r>
                <w:rPr>
                  <w:rFonts w:ascii="Times New Roman" w:hAnsi="Times New Roman" w:eastAsia="宋体"/>
                  <w:b w:val="0"/>
                  <w:sz w:val="18"/>
                </w:rPr>
                <w:delText>90.00</w:delText>
              </w:r>
            </w:del>
          </w:p>
        </w:tc>
        <w:tc>
          <w:tcPr>
            <w:tcW w:w="1039" w:type="dxa"/>
            <w:tcMar>
              <w:left w:w="70" w:type="dxa"/>
              <w:right w:w="70" w:type="dxa"/>
            </w:tcMar>
            <w:vAlign w:val="center"/>
          </w:tcPr>
          <w:p w14:paraId="39844752">
            <w:pPr>
              <w:keepNext/>
              <w:spacing w:before="20" w:after="20" w:line="260" w:lineRule="exact"/>
              <w:ind w:left="0" w:leftChars="0" w:right="0" w:rightChars="0" w:firstLine="0" w:firstLineChars="0"/>
              <w:jc w:val="center"/>
              <w:rPr>
                <w:del w:id="14050" w:author="xh" w:date="2026-10-19T12:03:02+08:00"/>
              </w:rPr>
            </w:pPr>
            <w:del w:id="14051" w:author="xh" w:date="2026-10-19T12:03:02+08:00">
              <w:r>
                <w:rPr>
                  <w:rFonts w:ascii="Times New Roman" w:hAnsi="Times New Roman" w:eastAsia="宋体"/>
                  <w:b w:val="0"/>
                  <w:sz w:val="18"/>
                </w:rPr>
                <w:delText>0.00</w:delText>
              </w:r>
            </w:del>
          </w:p>
        </w:tc>
        <w:tc>
          <w:tcPr>
            <w:tcW w:w="1039" w:type="dxa"/>
            <w:tcMar>
              <w:left w:w="70" w:type="dxa"/>
              <w:right w:w="70" w:type="dxa"/>
            </w:tcMar>
            <w:vAlign w:val="center"/>
          </w:tcPr>
          <w:p w14:paraId="19819DBE">
            <w:pPr>
              <w:keepNext/>
              <w:spacing w:before="20" w:after="20" w:line="260" w:lineRule="exact"/>
              <w:ind w:left="0" w:leftChars="0" w:right="0" w:rightChars="0" w:firstLine="0" w:firstLineChars="0"/>
              <w:jc w:val="center"/>
              <w:rPr>
                <w:del w:id="14052" w:author="xh" w:date="2026-10-19T12:03:02+08:00"/>
              </w:rPr>
            </w:pPr>
            <w:del w:id="14053" w:author="xh" w:date="2026-10-19T12:03:02+08:00">
              <w:r>
                <w:rPr>
                  <w:rFonts w:ascii="Times New Roman" w:hAnsi="Times New Roman" w:eastAsia="宋体"/>
                  <w:b w:val="0"/>
                  <w:sz w:val="18"/>
                </w:rPr>
                <w:delText>0.00</w:delText>
              </w:r>
            </w:del>
          </w:p>
        </w:tc>
        <w:tc>
          <w:tcPr>
            <w:tcW w:w="1039" w:type="dxa"/>
            <w:tcMar>
              <w:left w:w="70" w:type="dxa"/>
              <w:right w:w="70" w:type="dxa"/>
            </w:tcMar>
            <w:vAlign w:val="center"/>
          </w:tcPr>
          <w:p w14:paraId="492D68EF">
            <w:pPr>
              <w:keepNext/>
              <w:spacing w:before="20" w:after="20" w:line="260" w:lineRule="exact"/>
              <w:ind w:left="0" w:leftChars="0" w:right="0" w:rightChars="0" w:firstLine="0" w:firstLineChars="0"/>
              <w:jc w:val="center"/>
              <w:rPr>
                <w:del w:id="14054" w:author="xh" w:date="2026-10-19T12:03:02+08:00"/>
              </w:rPr>
            </w:pPr>
            <w:del w:id="14055" w:author="xh" w:date="2026-10-19T12:03:02+08:00">
              <w:r>
                <w:rPr>
                  <w:rFonts w:ascii="Times New Roman" w:hAnsi="Times New Roman" w:eastAsia="宋体"/>
                  <w:b w:val="0"/>
                  <w:sz w:val="18"/>
                </w:rPr>
                <w:delText>0.00</w:delText>
              </w:r>
            </w:del>
          </w:p>
        </w:tc>
        <w:tc>
          <w:tcPr>
            <w:tcW w:w="1039" w:type="dxa"/>
            <w:tcMar>
              <w:left w:w="70" w:type="dxa"/>
              <w:right w:w="70" w:type="dxa"/>
            </w:tcMar>
            <w:vAlign w:val="center"/>
          </w:tcPr>
          <w:p w14:paraId="667EC718">
            <w:pPr>
              <w:keepNext/>
              <w:spacing w:before="20" w:after="20" w:line="260" w:lineRule="exact"/>
              <w:ind w:left="0" w:leftChars="0" w:right="0" w:rightChars="0" w:firstLine="0" w:firstLineChars="0"/>
              <w:jc w:val="center"/>
              <w:rPr>
                <w:del w:id="14056" w:author="xh" w:date="2026-10-19T12:03:02+08:00"/>
              </w:rPr>
            </w:pPr>
            <w:del w:id="14057" w:author="xh" w:date="2026-10-19T12:03:02+08:00">
              <w:r>
                <w:rPr>
                  <w:rFonts w:ascii="Times New Roman" w:hAnsi="Times New Roman" w:eastAsia="宋体"/>
                  <w:b w:val="0"/>
                  <w:sz w:val="18"/>
                </w:rPr>
                <w:delText>12.48</w:delText>
              </w:r>
            </w:del>
          </w:p>
        </w:tc>
      </w:tr>
      <w:tr w14:paraId="3E7032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3944" w:author="xh" w:date="2026-10-19T12:03:02+08:00"/>
        </w:trPr>
        <w:tc>
          <w:tcPr>
            <w:tcW w:w="1039" w:type="dxa"/>
            <w:tcMar>
              <w:left w:w="70" w:type="dxa"/>
              <w:right w:w="70" w:type="dxa"/>
            </w:tcMar>
            <w:vAlign w:val="center"/>
          </w:tcPr>
          <w:p w14:paraId="2E1068E0">
            <w:pPr>
              <w:keepNext/>
              <w:spacing w:before="20" w:after="20" w:line="260" w:lineRule="exact"/>
              <w:ind w:left="0" w:leftChars="0" w:right="0" w:rightChars="0" w:firstLine="0" w:firstLineChars="0"/>
              <w:jc w:val="center"/>
              <w:rPr>
                <w:del w:id="14058" w:author="xh" w:date="2026-10-19T12:03:02+08:00"/>
              </w:rPr>
            </w:pPr>
            <w:del w:id="14059" w:author="xh" w:date="2026-10-19T12:03:02+08:00">
              <w:r>
                <w:rPr>
                  <w:rFonts w:ascii="Times New Roman" w:hAnsi="Times New Roman" w:eastAsia="宋体"/>
                  <w:b w:val="0"/>
                  <w:sz w:val="18"/>
                </w:rPr>
                <w:delText>弹性</w:delText>
              </w:r>
            </w:del>
          </w:p>
        </w:tc>
        <w:tc>
          <w:tcPr>
            <w:tcW w:w="1039" w:type="dxa"/>
            <w:tcMar>
              <w:left w:w="70" w:type="dxa"/>
              <w:right w:w="70" w:type="dxa"/>
            </w:tcMar>
            <w:vAlign w:val="center"/>
          </w:tcPr>
          <w:p w14:paraId="6F65721C">
            <w:pPr>
              <w:keepNext/>
              <w:spacing w:before="20" w:after="20" w:line="260" w:lineRule="exact"/>
              <w:ind w:left="0" w:leftChars="0" w:right="0" w:rightChars="0" w:firstLine="0" w:firstLineChars="0"/>
              <w:jc w:val="center"/>
              <w:rPr>
                <w:del w:id="14060" w:author="xh" w:date="2026-10-19T12:03:02+08:00"/>
              </w:rPr>
            </w:pPr>
            <w:del w:id="14061" w:author="xh" w:date="2026-10-19T12:03:02+08:00">
              <w:r>
                <w:rPr>
                  <w:rFonts w:ascii="Times New Roman" w:hAnsi="Times New Roman" w:eastAsia="宋体"/>
                  <w:b w:val="0"/>
                  <w:sz w:val="18"/>
                </w:rPr>
                <w:delText>2024</w:delText>
              </w:r>
            </w:del>
          </w:p>
        </w:tc>
        <w:tc>
          <w:tcPr>
            <w:tcW w:w="1039" w:type="dxa"/>
            <w:tcMar>
              <w:left w:w="70" w:type="dxa"/>
              <w:right w:w="70" w:type="dxa"/>
            </w:tcMar>
            <w:vAlign w:val="center"/>
          </w:tcPr>
          <w:p w14:paraId="10CB2D94">
            <w:pPr>
              <w:keepNext/>
              <w:spacing w:before="20" w:after="20" w:line="260" w:lineRule="exact"/>
              <w:ind w:left="0" w:leftChars="0" w:right="0" w:rightChars="0" w:firstLine="0" w:firstLineChars="0"/>
              <w:jc w:val="center"/>
              <w:rPr>
                <w:del w:id="14062" w:author="xh" w:date="2026-10-19T12:03:02+08:00"/>
              </w:rPr>
            </w:pPr>
            <w:del w:id="14063" w:author="xh" w:date="2026-10-19T12:03:02+08:00">
              <w:r>
                <w:rPr>
                  <w:rFonts w:ascii="Times New Roman" w:hAnsi="Times New Roman" w:eastAsia="宋体"/>
                  <w:b w:val="0"/>
                  <w:sz w:val="18"/>
                </w:rPr>
                <w:delText>20+20+50</w:delText>
              </w:r>
            </w:del>
          </w:p>
        </w:tc>
        <w:tc>
          <w:tcPr>
            <w:tcW w:w="1039" w:type="dxa"/>
            <w:tcMar>
              <w:left w:w="70" w:type="dxa"/>
              <w:right w:w="70" w:type="dxa"/>
            </w:tcMar>
            <w:vAlign w:val="center"/>
          </w:tcPr>
          <w:p w14:paraId="261A4758">
            <w:pPr>
              <w:keepNext/>
              <w:spacing w:before="20" w:after="20" w:line="260" w:lineRule="exact"/>
              <w:ind w:left="0" w:leftChars="0" w:right="0" w:rightChars="0" w:firstLine="0" w:firstLineChars="0"/>
              <w:jc w:val="center"/>
              <w:rPr>
                <w:del w:id="14064" w:author="xh" w:date="2026-10-19T12:03:02+08:00"/>
              </w:rPr>
            </w:pPr>
            <w:del w:id="14065" w:author="xh" w:date="2026-10-19T12:03:02+08:00">
              <w:r>
                <w:rPr>
                  <w:rFonts w:ascii="Times New Roman" w:hAnsi="Times New Roman" w:eastAsia="宋体"/>
                  <w:b w:val="0"/>
                  <w:sz w:val="18"/>
                </w:rPr>
                <w:delText>90.00</w:delText>
              </w:r>
            </w:del>
          </w:p>
        </w:tc>
        <w:tc>
          <w:tcPr>
            <w:tcW w:w="1039" w:type="dxa"/>
            <w:tcMar>
              <w:left w:w="70" w:type="dxa"/>
              <w:right w:w="70" w:type="dxa"/>
            </w:tcMar>
            <w:vAlign w:val="center"/>
          </w:tcPr>
          <w:p w14:paraId="2860B456">
            <w:pPr>
              <w:keepNext/>
              <w:spacing w:before="20" w:after="20" w:line="260" w:lineRule="exact"/>
              <w:ind w:left="0" w:leftChars="0" w:right="0" w:rightChars="0" w:firstLine="0" w:firstLineChars="0"/>
              <w:jc w:val="center"/>
              <w:rPr>
                <w:del w:id="14066" w:author="xh" w:date="2026-10-19T12:03:02+08:00"/>
              </w:rPr>
            </w:pPr>
            <w:del w:id="14067" w:author="xh" w:date="2026-10-19T12:03:02+08:00">
              <w:r>
                <w:rPr>
                  <w:rFonts w:ascii="Times New Roman" w:hAnsi="Times New Roman" w:eastAsia="宋体"/>
                  <w:b w:val="0"/>
                  <w:sz w:val="18"/>
                </w:rPr>
                <w:delText>0.00</w:delText>
              </w:r>
            </w:del>
          </w:p>
        </w:tc>
        <w:tc>
          <w:tcPr>
            <w:tcW w:w="1039" w:type="dxa"/>
            <w:tcMar>
              <w:left w:w="70" w:type="dxa"/>
              <w:right w:w="70" w:type="dxa"/>
            </w:tcMar>
            <w:vAlign w:val="center"/>
          </w:tcPr>
          <w:p w14:paraId="5FB0142D">
            <w:pPr>
              <w:keepNext/>
              <w:spacing w:before="20" w:after="20" w:line="260" w:lineRule="exact"/>
              <w:ind w:left="0" w:leftChars="0" w:right="0" w:rightChars="0" w:firstLine="0" w:firstLineChars="0"/>
              <w:jc w:val="center"/>
              <w:rPr>
                <w:del w:id="14068" w:author="xh" w:date="2026-10-19T12:03:02+08:00"/>
              </w:rPr>
            </w:pPr>
            <w:del w:id="14069" w:author="xh" w:date="2026-10-19T12:03:02+08:00">
              <w:r>
                <w:rPr>
                  <w:rFonts w:ascii="Times New Roman" w:hAnsi="Times New Roman" w:eastAsia="宋体"/>
                  <w:b w:val="0"/>
                  <w:sz w:val="18"/>
                </w:rPr>
                <w:delText>0.00</w:delText>
              </w:r>
            </w:del>
          </w:p>
        </w:tc>
        <w:tc>
          <w:tcPr>
            <w:tcW w:w="1039" w:type="dxa"/>
            <w:tcMar>
              <w:left w:w="70" w:type="dxa"/>
              <w:right w:w="70" w:type="dxa"/>
            </w:tcMar>
            <w:vAlign w:val="center"/>
          </w:tcPr>
          <w:p w14:paraId="36EA56FC">
            <w:pPr>
              <w:keepNext/>
              <w:spacing w:before="20" w:after="20" w:line="260" w:lineRule="exact"/>
              <w:ind w:left="0" w:leftChars="0" w:right="0" w:rightChars="0" w:firstLine="0" w:firstLineChars="0"/>
              <w:jc w:val="center"/>
              <w:rPr>
                <w:del w:id="14070" w:author="xh" w:date="2026-10-19T12:03:02+08:00"/>
              </w:rPr>
            </w:pPr>
            <w:del w:id="14071" w:author="xh" w:date="2026-10-19T12:03:02+08:00">
              <w:r>
                <w:rPr>
                  <w:rFonts w:ascii="Times New Roman" w:hAnsi="Times New Roman" w:eastAsia="宋体"/>
                  <w:b w:val="0"/>
                  <w:sz w:val="18"/>
                </w:rPr>
                <w:delText>0.00</w:delText>
              </w:r>
            </w:del>
          </w:p>
        </w:tc>
        <w:tc>
          <w:tcPr>
            <w:tcW w:w="1039" w:type="dxa"/>
            <w:tcMar>
              <w:left w:w="70" w:type="dxa"/>
              <w:right w:w="70" w:type="dxa"/>
            </w:tcMar>
            <w:vAlign w:val="center"/>
          </w:tcPr>
          <w:p w14:paraId="0F6E0BFD">
            <w:pPr>
              <w:keepNext/>
              <w:spacing w:before="20" w:after="20" w:line="260" w:lineRule="exact"/>
              <w:ind w:left="0" w:leftChars="0" w:right="0" w:rightChars="0" w:firstLine="0" w:firstLineChars="0"/>
              <w:jc w:val="center"/>
              <w:rPr>
                <w:del w:id="14072" w:author="xh" w:date="2026-10-19T12:03:02+08:00"/>
              </w:rPr>
            </w:pPr>
            <w:del w:id="14073" w:author="xh" w:date="2026-10-19T12:03:02+08:00">
              <w:r>
                <w:rPr>
                  <w:rFonts w:ascii="Times New Roman" w:hAnsi="Times New Roman" w:eastAsia="宋体"/>
                  <w:b w:val="0"/>
                  <w:sz w:val="18"/>
                </w:rPr>
                <w:delText>14.14</w:delText>
              </w:r>
            </w:del>
          </w:p>
        </w:tc>
      </w:tr>
      <w:tr w14:paraId="0E35D9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3945" w:author="xh" w:date="2026-10-19T12:03:02+08:00"/>
        </w:trPr>
        <w:tc>
          <w:tcPr>
            <w:tcW w:w="1039" w:type="dxa"/>
            <w:tcMar>
              <w:left w:w="70" w:type="dxa"/>
              <w:right w:w="70" w:type="dxa"/>
            </w:tcMar>
            <w:vAlign w:val="center"/>
          </w:tcPr>
          <w:p w14:paraId="4BE42ED6">
            <w:pPr>
              <w:keepNext w:val="0"/>
              <w:spacing w:before="20" w:after="20" w:line="260" w:lineRule="exact"/>
              <w:ind w:left="0" w:leftChars="0" w:right="0" w:rightChars="0" w:firstLine="0" w:firstLineChars="0"/>
              <w:jc w:val="center"/>
              <w:rPr>
                <w:del w:id="14074" w:author="xh" w:date="2026-10-19T12:03:02+08:00"/>
              </w:rPr>
            </w:pPr>
            <w:del w:id="14075" w:author="xh" w:date="2026-10-19T12:03:02+08:00">
              <w:r>
                <w:rPr>
                  <w:rFonts w:ascii="Times New Roman" w:hAnsi="Times New Roman" w:eastAsia="宋体"/>
                  <w:b w:val="0"/>
                  <w:sz w:val="18"/>
                </w:rPr>
                <w:delText>弹性</w:delText>
              </w:r>
            </w:del>
          </w:p>
        </w:tc>
        <w:tc>
          <w:tcPr>
            <w:tcW w:w="1039" w:type="dxa"/>
            <w:tcMar>
              <w:left w:w="70" w:type="dxa"/>
              <w:right w:w="70" w:type="dxa"/>
            </w:tcMar>
            <w:vAlign w:val="center"/>
          </w:tcPr>
          <w:p w14:paraId="0341111F">
            <w:pPr>
              <w:keepNext w:val="0"/>
              <w:spacing w:before="20" w:after="20" w:line="260" w:lineRule="exact"/>
              <w:ind w:left="0" w:leftChars="0" w:right="0" w:rightChars="0" w:firstLine="0" w:firstLineChars="0"/>
              <w:jc w:val="center"/>
              <w:rPr>
                <w:del w:id="14076" w:author="xh" w:date="2026-10-19T12:03:02+08:00"/>
              </w:rPr>
            </w:pPr>
            <w:del w:id="14077" w:author="xh" w:date="2026-10-19T12:03:02+08:00">
              <w:r>
                <w:rPr>
                  <w:rFonts w:ascii="Times New Roman" w:hAnsi="Times New Roman" w:eastAsia="宋体"/>
                  <w:b w:val="0"/>
                  <w:sz w:val="18"/>
                </w:rPr>
                <w:delText>2025</w:delText>
              </w:r>
            </w:del>
          </w:p>
        </w:tc>
        <w:tc>
          <w:tcPr>
            <w:tcW w:w="1039" w:type="dxa"/>
            <w:tcMar>
              <w:left w:w="70" w:type="dxa"/>
              <w:right w:w="70" w:type="dxa"/>
            </w:tcMar>
            <w:vAlign w:val="center"/>
          </w:tcPr>
          <w:p w14:paraId="21F6F0B9">
            <w:pPr>
              <w:keepNext w:val="0"/>
              <w:spacing w:before="20" w:after="20" w:line="260" w:lineRule="exact"/>
              <w:ind w:left="0" w:leftChars="0" w:right="0" w:rightChars="0" w:firstLine="0" w:firstLineChars="0"/>
              <w:jc w:val="center"/>
              <w:rPr>
                <w:del w:id="14078" w:author="xh" w:date="2026-10-19T12:03:02+08:00"/>
              </w:rPr>
            </w:pPr>
            <w:del w:id="14079" w:author="xh" w:date="2026-10-19T12:03:02+08:00">
              <w:r>
                <w:rPr>
                  <w:rFonts w:ascii="Times New Roman" w:hAnsi="Times New Roman" w:eastAsia="宋体"/>
                  <w:b w:val="0"/>
                  <w:sz w:val="18"/>
                </w:rPr>
                <w:delText>20+20+50</w:delText>
              </w:r>
            </w:del>
          </w:p>
        </w:tc>
        <w:tc>
          <w:tcPr>
            <w:tcW w:w="1039" w:type="dxa"/>
            <w:tcMar>
              <w:left w:w="70" w:type="dxa"/>
              <w:right w:w="70" w:type="dxa"/>
            </w:tcMar>
            <w:vAlign w:val="center"/>
          </w:tcPr>
          <w:p w14:paraId="1E34C911">
            <w:pPr>
              <w:keepNext w:val="0"/>
              <w:spacing w:before="20" w:after="20" w:line="260" w:lineRule="exact"/>
              <w:ind w:left="0" w:leftChars="0" w:right="0" w:rightChars="0" w:firstLine="0" w:firstLineChars="0"/>
              <w:jc w:val="center"/>
              <w:rPr>
                <w:del w:id="14080" w:author="xh" w:date="2026-10-19T12:03:02+08:00"/>
              </w:rPr>
            </w:pPr>
            <w:del w:id="14081" w:author="xh" w:date="2026-10-19T12:03:02+08:00">
              <w:r>
                <w:rPr>
                  <w:rFonts w:ascii="Times New Roman" w:hAnsi="Times New Roman" w:eastAsia="宋体"/>
                  <w:b w:val="0"/>
                  <w:sz w:val="18"/>
                </w:rPr>
                <w:delText>90.00</w:delText>
              </w:r>
            </w:del>
          </w:p>
        </w:tc>
        <w:tc>
          <w:tcPr>
            <w:tcW w:w="1039" w:type="dxa"/>
            <w:tcMar>
              <w:left w:w="70" w:type="dxa"/>
              <w:right w:w="70" w:type="dxa"/>
            </w:tcMar>
            <w:vAlign w:val="center"/>
          </w:tcPr>
          <w:p w14:paraId="4E3F22E1">
            <w:pPr>
              <w:keepNext w:val="0"/>
              <w:spacing w:before="20" w:after="20" w:line="260" w:lineRule="exact"/>
              <w:ind w:left="0" w:leftChars="0" w:right="0" w:rightChars="0" w:firstLine="0" w:firstLineChars="0"/>
              <w:jc w:val="center"/>
              <w:rPr>
                <w:del w:id="14082" w:author="xh" w:date="2026-10-19T12:03:02+08:00"/>
              </w:rPr>
            </w:pPr>
            <w:del w:id="14083" w:author="xh" w:date="2026-10-19T12:03:02+08:00">
              <w:r>
                <w:rPr>
                  <w:rFonts w:ascii="Times New Roman" w:hAnsi="Times New Roman" w:eastAsia="宋体"/>
                  <w:b w:val="0"/>
                  <w:sz w:val="18"/>
                </w:rPr>
                <w:delText>0.00</w:delText>
              </w:r>
            </w:del>
          </w:p>
        </w:tc>
        <w:tc>
          <w:tcPr>
            <w:tcW w:w="1039" w:type="dxa"/>
            <w:tcMar>
              <w:left w:w="70" w:type="dxa"/>
              <w:right w:w="70" w:type="dxa"/>
            </w:tcMar>
            <w:vAlign w:val="center"/>
          </w:tcPr>
          <w:p w14:paraId="0ABBDDD2">
            <w:pPr>
              <w:keepNext w:val="0"/>
              <w:spacing w:before="20" w:after="20" w:line="260" w:lineRule="exact"/>
              <w:ind w:left="0" w:leftChars="0" w:right="0" w:rightChars="0" w:firstLine="0" w:firstLineChars="0"/>
              <w:jc w:val="center"/>
              <w:rPr>
                <w:del w:id="14084" w:author="xh" w:date="2026-10-19T12:03:02+08:00"/>
              </w:rPr>
            </w:pPr>
            <w:del w:id="14085" w:author="xh" w:date="2026-10-19T12:03:02+08:00">
              <w:r>
                <w:rPr>
                  <w:rFonts w:ascii="Times New Roman" w:hAnsi="Times New Roman" w:eastAsia="宋体"/>
                  <w:b w:val="0"/>
                  <w:sz w:val="18"/>
                </w:rPr>
                <w:delText>0.00</w:delText>
              </w:r>
            </w:del>
          </w:p>
        </w:tc>
        <w:tc>
          <w:tcPr>
            <w:tcW w:w="1039" w:type="dxa"/>
            <w:tcMar>
              <w:left w:w="70" w:type="dxa"/>
              <w:right w:w="70" w:type="dxa"/>
            </w:tcMar>
            <w:vAlign w:val="center"/>
          </w:tcPr>
          <w:p w14:paraId="5FAA4142">
            <w:pPr>
              <w:keepNext w:val="0"/>
              <w:spacing w:before="20" w:after="20" w:line="260" w:lineRule="exact"/>
              <w:ind w:left="0" w:leftChars="0" w:right="0" w:rightChars="0" w:firstLine="0" w:firstLineChars="0"/>
              <w:jc w:val="center"/>
              <w:rPr>
                <w:del w:id="14086" w:author="xh" w:date="2026-10-19T12:03:02+08:00"/>
              </w:rPr>
            </w:pPr>
            <w:del w:id="14087" w:author="xh" w:date="2026-10-19T12:03:02+08:00">
              <w:r>
                <w:rPr>
                  <w:rFonts w:ascii="Times New Roman" w:hAnsi="Times New Roman" w:eastAsia="宋体"/>
                  <w:b w:val="0"/>
                  <w:sz w:val="18"/>
                </w:rPr>
                <w:delText>0.00</w:delText>
              </w:r>
            </w:del>
          </w:p>
        </w:tc>
        <w:tc>
          <w:tcPr>
            <w:tcW w:w="1039" w:type="dxa"/>
            <w:tcMar>
              <w:left w:w="70" w:type="dxa"/>
              <w:right w:w="70" w:type="dxa"/>
            </w:tcMar>
            <w:vAlign w:val="center"/>
          </w:tcPr>
          <w:p w14:paraId="5893E3A0">
            <w:pPr>
              <w:keepNext w:val="0"/>
              <w:spacing w:before="20" w:after="20" w:line="260" w:lineRule="exact"/>
              <w:ind w:left="0" w:leftChars="0" w:right="0" w:rightChars="0" w:firstLine="0" w:firstLineChars="0"/>
              <w:jc w:val="center"/>
              <w:rPr>
                <w:del w:id="14088" w:author="xh" w:date="2026-10-19T12:03:02+08:00"/>
              </w:rPr>
            </w:pPr>
            <w:del w:id="14089" w:author="xh" w:date="2026-10-19T12:03:02+08:00">
              <w:r>
                <w:rPr>
                  <w:rFonts w:ascii="Times New Roman" w:hAnsi="Times New Roman" w:eastAsia="宋体"/>
                  <w:b w:val="0"/>
                  <w:sz w:val="18"/>
                </w:rPr>
                <w:delText>15.68</w:delText>
              </w:r>
            </w:del>
          </w:p>
        </w:tc>
      </w:tr>
      <w:tr>
        <w:trPr>
          <w:cantSplit/>
          <w:tblHeader/>
          <w:ins w:id="14090" w:author="xh" w:date="2026-10-19T12:03:0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099" w:author="xh" w:date="2026-10-19T12:03:02+08:00"/>
              </w:rPr>
            </w:pPr>
            <w:ins w:id="14100" w:author="xh" w:date="2026-10-19T12:03:02+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01" w:author="xh" w:date="2026-10-19T12:03:02+08:00"/>
              </w:rPr>
            </w:pPr>
            <w:ins w:id="14102" w:author="xh" w:date="2026-10-19T12:03:02+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03" w:author="xh" w:date="2026-10-19T12:03:02+08:00"/>
              </w:rPr>
            </w:pPr>
            <w:ins w:id="14104" w:author="xh" w:date="2026-10-19T12:03:02+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05" w:author="xh" w:date="2026-10-19T12:03:02+08:00"/>
              </w:rPr>
            </w:pPr>
            <w:ins w:id="14106" w:author="xh" w:date="2026-10-19T12:03:02+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07" w:author="xh" w:date="2026-10-19T12:03:02+08:00"/>
              </w:rPr>
            </w:pPr>
            <w:ins w:id="14108" w:author="xh" w:date="2026-10-19T12:03:02+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09" w:author="xh" w:date="2026-10-19T12:03:02+08:00"/>
              </w:rPr>
            </w:pPr>
            <w:ins w:id="14110" w:author="xh" w:date="2026-10-19T12:03:02+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11" w:author="xh" w:date="2026-10-19T12:03:02+08:00"/>
              </w:rPr>
            </w:pPr>
            <w:ins w:id="14112" w:author="xh" w:date="2026-10-19T12:03:02+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13" w:author="xh" w:date="2026-10-19T12:03:02+08:00"/>
              </w:rPr>
            </w:pPr>
            <w:ins w:id="14114" w:author="xh" w:date="2026-10-19T12:03:02+08:00">
              <w:r>
                <w:rPr>
                  <w:rFonts w:ascii="Times New Roman" w:hAnsi="Times New Roman" w:eastAsia="宋体"/>
                  <w:b/>
                  <w:sz w:val="18"/>
                </w:rPr>
                <w:t>转接后净负荷/MW</w:t>
              </w:r>
            </w:ins>
          </w:p>
        </w:tc>
      </w:tr>
      <w:tr>
        <w:trPr>
          <w:cantSplit/>
          <w:ins w:id="14091" w:author="xh" w:date="2026-10-19T12:03:0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15" w:author="xh" w:date="2026-10-19T12:03:02+08:00"/>
              </w:rPr>
            </w:pPr>
            <w:ins w:id="14116" w:author="xh" w:date="2026-10-19T12:03:02+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17" w:author="xh" w:date="2026-10-19T12:03:02+08:00"/>
              </w:rPr>
            </w:pPr>
            <w:ins w:id="14118" w:author="xh" w:date="2026-10-19T12:03:02+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19" w:author="xh" w:date="2026-10-19T12:03:02+08:00"/>
              </w:rPr>
            </w:pPr>
            <w:ins w:id="14120" w:author="xh" w:date="2026-10-19T12:03:02+08:00">
              <w:r>
                <w:rPr>
                  <w:rFonts w:ascii="Times New Roman" w:hAnsi="Times New Roman" w:eastAsia="宋体"/>
                  <w:b w:val="0"/>
                  <w:sz w:val="18"/>
                </w:rPr>
                <w:t>20.00+20.00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21" w:author="xh" w:date="2026-10-19T12:03:02+08:00"/>
              </w:rPr>
            </w:pPr>
            <w:ins w:id="14122" w:author="xh" w:date="2026-10-19T12:03:02+08:00">
              <w:r>
                <w:rPr>
                  <w:rFonts w:ascii="Times New Roman" w:hAnsi="Times New Roman" w:eastAsia="宋体"/>
                  <w:b w:val="0"/>
                  <w:sz w:val="18"/>
                </w:rPr>
                <w:t>40.00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23" w:author="xh" w:date="2026-10-19T12:03:02+08:00"/>
              </w:rPr>
            </w:pPr>
            <w:ins w:id="14124" w:author="xh" w:date="2026-10-19T12:03: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25" w:author="xh" w:date="2026-10-19T12:03:02+08:00"/>
              </w:rPr>
            </w:pPr>
            <w:ins w:id="14126" w:author="xh" w:date="2026-10-19T12:03:02+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27" w:author="xh" w:date="2026-10-19T12:03:02+08:00"/>
              </w:rPr>
            </w:pPr>
            <w:ins w:id="14128" w:author="xh" w:date="2026-10-19T12:03:02+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29" w:author="xh" w:date="2026-10-19T12:03:02+08:00"/>
              </w:rPr>
            </w:pPr>
            <w:ins w:id="14130" w:author="xh" w:date="2026-10-19T12:03:02+08:00">
              <w:r>
                <w:rPr>
                  <w:rFonts w:ascii="Times New Roman" w:hAnsi="Times New Roman" w:eastAsia="宋体"/>
                  <w:b w:val="0"/>
                  <w:sz w:val="18"/>
                </w:rPr>
                <w:t>—</w:t>
              </w:r>
            </w:ins>
          </w:p>
        </w:tc>
      </w:tr>
      <w:tr>
        <w:trPr>
          <w:cantSplit/>
          <w:ins w:id="14092" w:author="xh" w:date="2026-10-19T12:03:0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31" w:author="xh" w:date="2026-10-19T12:03:02+08:00"/>
              </w:rPr>
            </w:pPr>
            <w:ins w:id="14132" w:author="xh" w:date="2026-10-19T12:03:02+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33" w:author="xh" w:date="2026-10-19T12:03:02+08:00"/>
              </w:rPr>
            </w:pPr>
            <w:ins w:id="14134" w:author="xh" w:date="2026-10-19T12:03:02+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35" w:author="xh" w:date="2026-10-19T12:03:02+08:00"/>
              </w:rPr>
            </w:pPr>
            <w:ins w:id="14136" w:author="xh" w:date="2026-10-19T12:03:02+08:00">
              <w:r>
                <w:rPr>
                  <w:rFonts w:ascii="Times New Roman" w:hAnsi="Times New Roman" w:eastAsia="宋体"/>
                  <w:b w:val="0"/>
                  <w:sz w:val="18"/>
                </w:rPr>
                <w:t>20.00+20.00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37" w:author="xh" w:date="2026-10-19T12:03:02+08:00"/>
              </w:rPr>
            </w:pPr>
            <w:ins w:id="14138" w:author="xh" w:date="2026-10-19T12:03:02+08:00">
              <w:r>
                <w:rPr>
                  <w:rFonts w:ascii="Times New Roman" w:hAnsi="Times New Roman" w:eastAsia="宋体"/>
                  <w:b w:val="0"/>
                  <w:sz w:val="18"/>
                </w:rPr>
                <w:t>40.00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39" w:author="xh" w:date="2026-10-19T12:03:02+08:00"/>
              </w:rPr>
            </w:pPr>
            <w:ins w:id="14140" w:author="xh" w:date="2026-10-19T12:03: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41" w:author="xh" w:date="2026-10-19T12:03:02+08:00"/>
              </w:rPr>
            </w:pPr>
            <w:ins w:id="14142" w:author="xh" w:date="2026-10-19T12:03:02+08:00">
              <w:r>
                <w:rPr>
                  <w:rFonts w:ascii="Times New Roman" w:hAnsi="Times New Roman" w:eastAsia="宋体"/>
                  <w:b w:val="0"/>
                  <w:sz w:val="18"/>
                </w:rPr>
                <w:t>3.07</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43" w:author="xh" w:date="2026-10-19T12:03:02+08:00"/>
              </w:rPr>
            </w:pPr>
            <w:ins w:id="14144" w:author="xh" w:date="2026-10-19T12:03: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45" w:author="xh" w:date="2026-10-19T12:03:02+08:00"/>
              </w:rPr>
            </w:pPr>
            <w:ins w:id="14146" w:author="xh" w:date="2026-10-19T12:03:02+08:00">
              <w:r>
                <w:rPr>
                  <w:rFonts w:ascii="Times New Roman" w:hAnsi="Times New Roman" w:eastAsia="宋体"/>
                  <w:b w:val="0"/>
                  <w:sz w:val="18"/>
                </w:rPr>
                <w:t>12.60</w:t>
              </w:r>
            </w:ins>
          </w:p>
        </w:tc>
      </w:tr>
      <w:tr>
        <w:trPr>
          <w:cantSplit/>
          <w:ins w:id="14093" w:author="xh" w:date="2026-10-19T12:03:0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47" w:author="xh" w:date="2026-10-19T12:03:02+08:00"/>
              </w:rPr>
            </w:pPr>
            <w:ins w:id="14148" w:author="xh" w:date="2026-10-19T12:03:02+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49" w:author="xh" w:date="2026-10-19T12:03:02+08:00"/>
              </w:rPr>
            </w:pPr>
            <w:ins w:id="14150" w:author="xh" w:date="2026-10-19T12:03:02+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51" w:author="xh" w:date="2026-10-19T12:03:02+08:00"/>
              </w:rPr>
            </w:pPr>
            <w:ins w:id="14152" w:author="xh" w:date="2026-10-19T12:03:02+08:00">
              <w:r>
                <w:rPr>
                  <w:rFonts w:ascii="Times New Roman" w:hAnsi="Times New Roman" w:eastAsia="宋体"/>
                  <w:b w:val="0"/>
                  <w:sz w:val="18"/>
                </w:rPr>
                <w:t>31.50+50.00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53" w:author="xh" w:date="2026-10-19T12:03:02+08:00"/>
              </w:rPr>
            </w:pPr>
            <w:ins w:id="14154" w:author="xh" w:date="2026-10-19T12:03:02+08:00">
              <w:r>
                <w:rPr>
                  <w:rFonts w:ascii="Times New Roman" w:hAnsi="Times New Roman" w:eastAsia="宋体"/>
                  <w:b w:val="0"/>
                  <w:sz w:val="18"/>
                </w:rPr>
                <w:t>81.50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55" w:author="xh" w:date="2026-10-19T12:03:02+08:00"/>
              </w:rPr>
            </w:pPr>
            <w:ins w:id="14156" w:author="xh" w:date="2026-10-19T12:03:02+08:00">
              <w:r>
                <w:rPr>
                  <w:rFonts w:ascii="Times New Roman" w:hAnsi="Times New Roman" w:eastAsia="宋体"/>
                  <w:b w:val="0"/>
                  <w:sz w:val="18"/>
                </w:rPr>
                <w:t>5.00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57" w:author="xh" w:date="2026-10-19T12:03:02+08:00"/>
              </w:rPr>
            </w:pPr>
            <w:ins w:id="14158" w:author="xh" w:date="2026-10-19T12:03: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59" w:author="xh" w:date="2026-10-19T12:03:02+08:00"/>
              </w:rPr>
            </w:pPr>
            <w:ins w:id="14160" w:author="xh" w:date="2026-10-19T12:03: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61" w:author="xh" w:date="2026-10-19T12:03:02+08:00"/>
              </w:rPr>
            </w:pPr>
            <w:ins w:id="14162" w:author="xh" w:date="2026-10-19T12:03:02+08:00">
              <w:r>
                <w:rPr>
                  <w:rFonts w:ascii="Times New Roman" w:hAnsi="Times New Roman" w:eastAsia="宋体"/>
                  <w:b w:val="0"/>
                  <w:sz w:val="18"/>
                </w:rPr>
                <w:t>19.21</w:t>
              </w:r>
            </w:ins>
          </w:p>
        </w:tc>
      </w:tr>
      <w:tr>
        <w:trPr>
          <w:cantSplit/>
          <w:ins w:id="14094" w:author="xh" w:date="2026-10-19T12:03:0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63" w:author="xh" w:date="2026-10-19T12:03:02+08:00"/>
              </w:rPr>
            </w:pPr>
            <w:ins w:id="14164" w:author="xh" w:date="2026-10-19T12:03:02+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65" w:author="xh" w:date="2026-10-19T12:03:02+08:00"/>
              </w:rPr>
            </w:pPr>
            <w:ins w:id="14166" w:author="xh" w:date="2026-10-19T12:03:02+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67" w:author="xh" w:date="2026-10-19T12:03:02+08:00"/>
              </w:rPr>
            </w:pPr>
            <w:ins w:id="14168" w:author="xh" w:date="2026-10-19T12:03:02+08:00">
              <w:r>
                <w:rPr>
                  <w:rFonts w:ascii="Times New Roman" w:hAnsi="Times New Roman" w:eastAsia="宋体"/>
                  <w:b w:val="0"/>
                  <w:sz w:val="18"/>
                </w:rPr>
                <w:t>31.50+50.00+50.00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69" w:author="xh" w:date="2026-10-19T12:03:02+08:00"/>
              </w:rPr>
            </w:pPr>
            <w:ins w:id="14170" w:author="xh" w:date="2026-10-19T12:03:02+08:00">
              <w:r>
                <w:rPr>
                  <w:rFonts w:ascii="Times New Roman" w:hAnsi="Times New Roman" w:eastAsia="宋体"/>
                  <w:b w:val="0"/>
                  <w:sz w:val="18"/>
                </w:rPr>
                <w:t>131.50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71" w:author="xh" w:date="2026-10-19T12:03:02+08:00"/>
              </w:rPr>
            </w:pPr>
            <w:ins w:id="14172" w:author="xh" w:date="2026-10-19T12:03:02+08:00">
              <w:r>
                <w:rPr>
                  <w:rFonts w:ascii="Times New Roman" w:hAnsi="Times New Roman" w:eastAsia="宋体"/>
                  <w:b w:val="0"/>
                  <w:sz w:val="18"/>
                </w:rPr>
                <w:t>5.00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73" w:author="xh" w:date="2026-10-19T12:03:02+08:00"/>
              </w:rPr>
            </w:pPr>
            <w:ins w:id="14174" w:author="xh" w:date="2026-10-19T12:03:02+08:00">
              <w:r>
                <w:rPr>
                  <w:rFonts w:ascii="Times New Roman" w:hAnsi="Times New Roman" w:eastAsia="宋体"/>
                  <w:b w:val="0"/>
                  <w:sz w:val="18"/>
                </w:rPr>
                <w:t>1.36</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75" w:author="xh" w:date="2026-10-19T12:03:02+08:00"/>
              </w:rPr>
            </w:pPr>
            <w:ins w:id="14176" w:author="xh" w:date="2026-10-19T12:03: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77" w:author="xh" w:date="2026-10-19T12:03:02+08:00"/>
              </w:rPr>
            </w:pPr>
            <w:ins w:id="14178" w:author="xh" w:date="2026-10-19T12:03:02+08:00">
              <w:r>
                <w:rPr>
                  <w:rFonts w:ascii="Times New Roman" w:hAnsi="Times New Roman" w:eastAsia="宋体"/>
                  <w:b w:val="0"/>
                  <w:sz w:val="18"/>
                </w:rPr>
                <w:t>21.75</w:t>
              </w:r>
            </w:ins>
          </w:p>
        </w:tc>
      </w:tr>
      <w:tr>
        <w:trPr>
          <w:cantSplit/>
          <w:ins w:id="14095" w:author="xh" w:date="2026-10-19T12:03:0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79" w:author="xh" w:date="2026-10-19T12:03:02+08:00"/>
              </w:rPr>
            </w:pPr>
            <w:ins w:id="14180" w:author="xh" w:date="2026-10-19T12:03:02+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81" w:author="xh" w:date="2026-10-19T12:03:02+08:00"/>
              </w:rPr>
            </w:pPr>
            <w:ins w:id="14182" w:author="xh" w:date="2026-10-19T12:03:02+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83" w:author="xh" w:date="2026-10-19T12:03:02+08:00"/>
              </w:rPr>
            </w:pPr>
            <w:ins w:id="14184" w:author="xh" w:date="2026-10-19T12:03:02+08:00">
              <w:r>
                <w:rPr>
                  <w:rFonts w:ascii="Times New Roman" w:hAnsi="Times New Roman" w:eastAsia="宋体"/>
                  <w:b w:val="0"/>
                  <w:sz w:val="18"/>
                </w:rPr>
                <w:t>20.00+20.00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85" w:author="xh" w:date="2026-10-19T12:03:02+08:00"/>
              </w:rPr>
            </w:pPr>
            <w:ins w:id="14186" w:author="xh" w:date="2026-10-19T12:03:02+08:00">
              <w:r>
                <w:rPr>
                  <w:rFonts w:ascii="Times New Roman" w:hAnsi="Times New Roman" w:eastAsia="宋体"/>
                  <w:b w:val="0"/>
                  <w:sz w:val="18"/>
                </w:rPr>
                <w:t>40.00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87" w:author="xh" w:date="2026-10-19T12:03:02+08:00"/>
              </w:rPr>
            </w:pPr>
            <w:ins w:id="14188" w:author="xh" w:date="2026-10-19T12:03: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89" w:author="xh" w:date="2026-10-19T12:03:02+08:00"/>
              </w:rPr>
            </w:pPr>
            <w:ins w:id="14190" w:author="xh" w:date="2026-10-19T12:03:02+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91" w:author="xh" w:date="2026-10-19T12:03:02+08:00"/>
              </w:rPr>
            </w:pPr>
            <w:ins w:id="14192" w:author="xh" w:date="2026-10-19T12:03:02+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93" w:author="xh" w:date="2026-10-19T12:03:02+08:00"/>
              </w:rPr>
            </w:pPr>
            <w:ins w:id="14194" w:author="xh" w:date="2026-10-19T12:03:02+08:00">
              <w:r>
                <w:rPr>
                  <w:rFonts w:ascii="Times New Roman" w:hAnsi="Times New Roman" w:eastAsia="宋体"/>
                  <w:b w:val="0"/>
                  <w:sz w:val="18"/>
                </w:rPr>
                <w:t>—</w:t>
              </w:r>
            </w:ins>
          </w:p>
        </w:tc>
      </w:tr>
      <w:tr>
        <w:trPr>
          <w:cantSplit/>
          <w:ins w:id="14096" w:author="xh" w:date="2026-10-19T12:03:0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95" w:author="xh" w:date="2026-10-19T12:03:02+08:00"/>
              </w:rPr>
            </w:pPr>
            <w:ins w:id="14196" w:author="xh" w:date="2026-10-19T12:03:02+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97" w:author="xh" w:date="2026-10-19T12:03:02+08:00"/>
              </w:rPr>
            </w:pPr>
            <w:ins w:id="14198" w:author="xh" w:date="2026-10-19T12:03:02+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199" w:author="xh" w:date="2026-10-19T12:03:02+08:00"/>
              </w:rPr>
            </w:pPr>
            <w:ins w:id="14200" w:author="xh" w:date="2026-10-19T12:03:02+08:00">
              <w:r>
                <w:rPr>
                  <w:rFonts w:ascii="Times New Roman" w:hAnsi="Times New Roman" w:eastAsia="宋体"/>
                  <w:b w:val="0"/>
                  <w:sz w:val="18"/>
                </w:rPr>
                <w:t>31.50+31.50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201" w:author="xh" w:date="2026-10-19T12:03:02+08:00"/>
              </w:rPr>
            </w:pPr>
            <w:ins w:id="14202" w:author="xh" w:date="2026-10-19T12:03:02+08:00">
              <w:r>
                <w:rPr>
                  <w:rFonts w:ascii="Times New Roman" w:hAnsi="Times New Roman" w:eastAsia="宋体"/>
                  <w:b w:val="0"/>
                  <w:sz w:val="18"/>
                </w:rPr>
                <w:t>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203" w:author="xh" w:date="2026-10-19T12:03:02+08:00"/>
              </w:rPr>
            </w:pPr>
            <w:ins w:id="14204" w:author="xh" w:date="2026-10-19T12:03: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205" w:author="xh" w:date="2026-10-19T12:03:02+08:00"/>
              </w:rPr>
            </w:pPr>
            <w:ins w:id="14206" w:author="xh" w:date="2026-10-19T12:03: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207" w:author="xh" w:date="2026-10-19T12:03:02+08:00"/>
              </w:rPr>
            </w:pPr>
            <w:ins w:id="14208" w:author="xh" w:date="2026-10-19T12:03: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209" w:author="xh" w:date="2026-10-19T12:03:02+08:00"/>
              </w:rPr>
            </w:pPr>
            <w:ins w:id="14210" w:author="xh" w:date="2026-10-19T12:03:02+08:00">
              <w:r>
                <w:rPr>
                  <w:rFonts w:ascii="Times New Roman" w:hAnsi="Times New Roman" w:eastAsia="宋体"/>
                  <w:b w:val="0"/>
                  <w:sz w:val="18"/>
                </w:rPr>
                <w:t>15.68</w:t>
              </w:r>
            </w:ins>
          </w:p>
        </w:tc>
      </w:tr>
      <w:tr>
        <w:trPr>
          <w:cantSplit/>
          <w:ins w:id="14097" w:author="xh" w:date="2026-10-19T12:03:0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211" w:author="xh" w:date="2026-10-19T12:03:02+08:00"/>
              </w:rPr>
            </w:pPr>
            <w:ins w:id="14212" w:author="xh" w:date="2026-10-19T12:03:02+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213" w:author="xh" w:date="2026-10-19T12:03:02+08:00"/>
              </w:rPr>
            </w:pPr>
            <w:ins w:id="14214" w:author="xh" w:date="2026-10-19T12:03:02+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215" w:author="xh" w:date="2026-10-19T12:03:02+08:00"/>
              </w:rPr>
            </w:pPr>
            <w:ins w:id="14216" w:author="xh" w:date="2026-10-19T12:03:02+08:00">
              <w:r>
                <w:rPr>
                  <w:rFonts w:ascii="Times New Roman" w:hAnsi="Times New Roman" w:eastAsia="宋体"/>
                  <w:b w:val="0"/>
                  <w:sz w:val="18"/>
                </w:rPr>
                <w:t>31.50+31.50+50.00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217" w:author="xh" w:date="2026-10-19T12:03:02+08:00"/>
              </w:rPr>
            </w:pPr>
            <w:ins w:id="14218" w:author="xh" w:date="2026-10-19T12:03:02+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219" w:author="xh" w:date="2026-10-19T12:03:02+08:00"/>
              </w:rPr>
            </w:pPr>
            <w:ins w:id="14220" w:author="xh" w:date="2026-10-19T12:03:02+08:00">
              <w:r>
                <w:rPr>
                  <w:rFonts w:ascii="Times New Roman" w:hAnsi="Times New Roman" w:eastAsia="宋体"/>
                  <w:b w:val="0"/>
                  <w:sz w:val="18"/>
                </w:rPr>
                <w:t>0.10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221" w:author="xh" w:date="2026-10-19T12:03:02+08:00"/>
              </w:rPr>
            </w:pPr>
            <w:ins w:id="14222" w:author="xh" w:date="2026-10-19T12:03: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223" w:author="xh" w:date="2026-10-19T12:03:02+08:00"/>
              </w:rPr>
            </w:pPr>
            <w:ins w:id="14224" w:author="xh" w:date="2026-10-19T12:03:02+08:00">
              <w:r>
                <w:rPr>
                  <w:rFonts w:ascii="Times New Roman" w:hAnsi="Times New Roman" w:eastAsia="宋体"/>
                  <w:b w:val="0"/>
                  <w:sz w:val="18"/>
                </w:rPr>
                <w:t>2.57</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225" w:author="xh" w:date="2026-10-19T12:03:02+08:00"/>
              </w:rPr>
            </w:pPr>
            <w:ins w:id="14226" w:author="xh" w:date="2026-10-19T12:03:02+08:00">
              <w:r>
                <w:rPr>
                  <w:rFonts w:ascii="Times New Roman" w:hAnsi="Times New Roman" w:eastAsia="宋体"/>
                  <w:b w:val="0"/>
                  <w:sz w:val="18"/>
                </w:rPr>
                <w:t>21.77</w:t>
              </w:r>
            </w:ins>
          </w:p>
        </w:tc>
      </w:tr>
      <w:tr>
        <w:trPr>
          <w:cantSplit/>
          <w:ins w:id="14098" w:author="xh" w:date="2026-10-19T12:03:02+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227" w:author="xh" w:date="2026-10-19T12:03:02+08:00"/>
              </w:rPr>
            </w:pPr>
            <w:ins w:id="14228" w:author="xh" w:date="2026-10-19T12:03:02+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229" w:author="xh" w:date="2026-10-19T12:03:02+08:00"/>
              </w:rPr>
            </w:pPr>
            <w:ins w:id="14230" w:author="xh" w:date="2026-10-19T12:03:02+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231" w:author="xh" w:date="2026-10-19T12:03:02+08:00"/>
              </w:rPr>
            </w:pPr>
            <w:ins w:id="14232" w:author="xh" w:date="2026-10-19T12:03:02+08:00">
              <w:r>
                <w:rPr>
                  <w:rFonts w:ascii="Times New Roman" w:hAnsi="Times New Roman" w:eastAsia="宋体"/>
                  <w:b w:val="0"/>
                  <w:sz w:val="18"/>
                </w:rPr>
                <w:t>31.50+31.50+50.00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233" w:author="xh" w:date="2026-10-19T12:03:02+08:00"/>
              </w:rPr>
            </w:pPr>
            <w:ins w:id="14234" w:author="xh" w:date="2026-10-19T12:03:02+08:00">
              <w:r>
                <w:rPr>
                  <w:rFonts w:ascii="Times New Roman" w:hAnsi="Times New Roman" w:eastAsia="宋体"/>
                  <w:b w:val="0"/>
                  <w:sz w:val="18"/>
                </w:rPr>
                <w:t>113.00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235" w:author="xh" w:date="2026-10-19T12:03:02+08:00"/>
              </w:rPr>
            </w:pPr>
            <w:ins w:id="14236" w:author="xh" w:date="2026-10-19T12:03:02+08:00">
              <w:r>
                <w:rPr>
                  <w:rFonts w:ascii="Times New Roman" w:hAnsi="Times New Roman" w:eastAsia="宋体"/>
                  <w:b w:val="0"/>
                  <w:sz w:val="18"/>
                </w:rPr>
                <w:t>14.70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237" w:author="xh" w:date="2026-10-19T12:03:02+08:00"/>
              </w:rPr>
            </w:pPr>
            <w:ins w:id="14238" w:author="xh" w:date="2026-10-19T12:03:02+08:00">
              <w:r>
                <w:rPr>
                  <w:rFonts w:ascii="Times New Roman" w:hAnsi="Times New Roman" w:eastAsia="宋体"/>
                  <w:b w:val="0"/>
                  <w:sz w:val="18"/>
                </w:rPr>
                <w:t>2.72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239" w:author="xh" w:date="2026-10-19T12:03:02+08:00"/>
              </w:rPr>
            </w:pPr>
            <w:ins w:id="14240" w:author="xh" w:date="2026-10-19T12:03:02+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241" w:author="xh" w:date="2026-10-19T12:03:02+08:00"/>
              </w:rPr>
            </w:pPr>
            <w:ins w:id="14242" w:author="xh" w:date="2026-10-19T12:03:02+08:00">
              <w:r>
                <w:rPr>
                  <w:rFonts w:ascii="Times New Roman" w:hAnsi="Times New Roman" w:eastAsia="宋体"/>
                  <w:b w:val="0"/>
                  <w:sz w:val="18"/>
                </w:rPr>
                <w:t>20.39</w:t>
              </w:r>
            </w:ins>
          </w:p>
        </w:tc>
      </w:tr>
    </w:tbl>
    <w:p w14:paraId="1CD2B461">
      <w:pPr>
        <w:pStyle w:val="2"/>
        <w:widowControl/>
        <w:spacing w:before="0" w:after="0" w:line="348" w:lineRule="exact"/>
        <w:ind w:firstLine="480"/>
        <w:jc w:val="both"/>
      </w:pPr>
      <w:r>
        <w:rPr>
          <w:rFonts w:ascii="Times New Roman" w:hAnsi="Times New Roman" w:eastAsia="方正仿宋_GBK"/>
          <w:b w:val="0"/>
          <w:sz w:val="24"/>
        </w:rPr>
        <w:t xml:space="preserve">20</w:t>
      </w:r>
      <w:ins w:id="14243" w:author="xh" w:date="2026-10-19T12:03:41+08:00">
        <w:r>
          <w:rPr>
            <w:rFonts w:ascii="Times New Roman" w:hAnsi="Times New Roman" w:eastAsia="方正仿宋_GBK"/>
            <w:b w:val="0"/>
            <w:sz w:val="24"/>
          </w:rPr>
          <w:t xml:space="preserve">3</w:t>
        </w:r>
      </w:ins>
      <w:del w:id="14244" w:author="xh" w:date="2026-10-19T12:03:41+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4245" w:author="xh" w:date="2026-10-19T12:03:41+08:00">
        <w:r>
          <w:rPr>
            <w:rFonts w:ascii="Times New Roman" w:hAnsi="Times New Roman" w:eastAsia="方正仿宋_GBK"/>
            <w:b w:val="0"/>
            <w:sz w:val="24"/>
          </w:rPr>
          <w:t xml:space="preserve">最大单台主变N-1后，弹性方案剩余主变容量为63.00 MVA，按0.95功率因数折算为59.85 MW。储能</w:t>
        </w:r>
      </w:ins>
      <w:del w:id="14246" w:author="xh" w:date="2026-10-19T12:03:41+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4247" w:author="xh" w:date="2026-10-19T12:03:41+08:00">
        <w:r>
          <w:rPr>
            <w:rFonts w:ascii="Times New Roman" w:hAnsi="Times New Roman" w:eastAsia="方正仿宋_GBK"/>
            <w:b w:val="0"/>
            <w:sz w:val="24"/>
          </w:rPr>
          <w:t xml:space="preserve">有效支撑功率为12.01 MW、反向有效吸收功率为8.01 MW。全年本站故障</w:t>
        </w:r>
      </w:ins>
      <w:del w:id="14248" w:author="xh" w:date="2026-10-19T12:03:41+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14249" w:author="xh" w:date="2026-10-19T12:03:41+08:00">
        <w:r>
          <w:rPr>
            <w:rFonts w:ascii="Times New Roman" w:hAnsi="Times New Roman" w:eastAsia="方正仿宋_GBK"/>
            <w:b w:val="0"/>
            <w:sz w:val="24"/>
          </w:rPr>
          <w:t xml:space="preserve">中最小余量为0.18 MW。该小时按采用的固定区段预案</w:t>
        </w:r>
      </w:ins>
      <w:del w:id="14250" w:author="xh" w:date="2026-10-19T12:03:41+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14251" w:author="xh" w:date="2026-10-19T12:03:41+08:00">
        <w:r>
          <w:rPr>
            <w:rFonts w:ascii="Times New Roman" w:hAnsi="Times New Roman" w:eastAsia="方正仿宋_GBK"/>
            <w:b w:val="0"/>
            <w:sz w:val="24"/>
          </w:rPr>
          <w:t xml:space="preserve">-28</w:t>
        </w:r>
      </w:ins>
      <w:del w:id="14252" w:author="xh" w:date="2026-10-19T12:03:41+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4253" w:author="xh" w:date="2026-10-19T12:03:41+08:00">
        <w:r>
          <w:rPr>
            <w:rFonts w:ascii="Times New Roman" w:hAnsi="Times New Roman" w:eastAsia="方正仿宋_GBK"/>
            <w:b w:val="0"/>
            <w:sz w:val="24"/>
          </w:rPr>
          <w:t xml:space="preserve">2</w:t>
        </w:r>
      </w:ins>
      <w:del w:id="14254" w:author="xh" w:date="2026-10-19T12:03:41+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MW、承接0.00 MW，转接后净负荷为</w:t>
      </w:r>
      <w:ins w:id="14255" w:author="xh" w:date="2026-10-19T12:03:41+08:00">
        <w:r>
          <w:rPr>
            <w:rFonts w:ascii="Times New Roman" w:hAnsi="Times New Roman" w:eastAsia="方正仿宋_GBK"/>
            <w:b w:val="0"/>
            <w:sz w:val="24"/>
          </w:rPr>
          <w:t xml:space="preserve">-67</w:t>
        </w:r>
      </w:ins>
      <w:del w:id="14256" w:author="xh" w:date="2026-10-19T12:03:41+08:00">
        <w:r>
          <w:rPr>
            <w:rFonts w:ascii="Times New Roman" w:hAnsi="Times New Roman" w:eastAsia="方正仿宋_GBK"/>
            <w:b w:val="0"/>
            <w:sz w:val="24"/>
          </w:rPr>
          <w:delText xml:space="preserve">15</w:delText>
        </w:r>
      </w:del>
      <w:r>
        <w:rPr>
          <w:rFonts w:ascii="Times New Roman" w:hAnsi="Times New Roman" w:eastAsia="方正仿宋_GBK"/>
          <w:b w:val="0"/>
          <w:sz w:val="24"/>
        </w:rPr>
        <w:t xml:space="preserve">.6</w:t>
      </w:r>
      <w:ins w:id="14257" w:author="xh" w:date="2026-10-19T12:03:41+08:00">
        <w:r>
          <w:rPr>
            <w:rFonts w:ascii="Times New Roman" w:hAnsi="Times New Roman" w:eastAsia="方正仿宋_GBK"/>
            <w:b w:val="0"/>
            <w:sz w:val="24"/>
          </w:rPr>
          <w:t xml:space="preserve">7</w:t>
        </w:r>
      </w:ins>
      <w:del w:id="14258" w:author="xh" w:date="2026-10-19T12:03:41+08:00">
        <w:r>
          <w:rPr>
            <w:rFonts w:ascii="Times New Roman" w:hAnsi="Times New Roman" w:eastAsia="方正仿宋_GBK"/>
            <w:b w:val="0"/>
            <w:sz w:val="24"/>
          </w:rPr>
          <w:delText xml:space="preserve">8 MW，区域最低净负荷工况下为-29.65</w:delText>
        </w:r>
      </w:del>
      <w:r>
        <w:rPr>
          <w:rFonts w:ascii="Times New Roman" w:hAnsi="Times New Roman" w:eastAsia="方正仿宋_GBK"/>
          <w:b w:val="0"/>
          <w:sz w:val="24"/>
        </w:rPr>
        <w:t xml:space="preserve"> MW。</w:t>
      </w:r>
      <w:ins w:id="14259" w:author="xh" w:date="2026-10-19T12:03:41+08:00">
        <w:r>
          <w:rPr>
            <w:rFonts w:ascii="Times New Roman" w:hAnsi="Times New Roman" w:eastAsia="方正仿宋_GBK"/>
            <w:b w:val="0"/>
            <w:sz w:val="24"/>
          </w:rPr>
          <w:t xml:space="preserve">其中与汶河变之间的主要通道承担5.64 MW净功率转接，使用已投运新增联络。</w:t>
        </w:r>
      </w:ins>
    </w:p>
    <w:p w14:paraId="454C24B4">
      <w:pPr>
        <w:pStyle w:val="2"/>
        <w:widowControl/>
        <w:spacing w:before="0" w:after="0" w:line="348" w:lineRule="exact"/>
        <w:ind w:firstLine="480"/>
        <w:jc w:val="both"/>
      </w:pPr>
      <w:ins w:id="14260" w:author="xh" w:date="2026-10-19T12:04:21+08:00">
        <w:r>
          <w:rPr>
            <w:rFonts w:ascii="Times New Roman" w:hAnsi="Times New Roman" w:eastAsia="方正仿宋_GBK"/>
            <w:b w:val="0"/>
            <w:sz w:val="24"/>
          </w:rPr>
          <w:t xml:space="preserve">两方案</w:t>
        </w:r>
      </w:ins>
      <w:del w:id="14261" w:author="xh" w:date="2026-10-19T12:04:21+08:00">
        <w:r>
          <w:rPr>
            <w:rFonts w:ascii="Times New Roman" w:hAnsi="Times New Roman" w:eastAsia="方正仿宋_GBK"/>
            <w:b w:val="0"/>
            <w:sz w:val="24"/>
          </w:rPr>
          <w:delText xml:space="preserve">按最大单台主变N-1校核，</w:delText>
        </w:r>
      </w:del>
      <w:r>
        <w:rPr>
          <w:rFonts w:ascii="Times New Roman" w:hAnsi="Times New Roman" w:eastAsia="方正仿宋_GBK"/>
          <w:b w:val="0"/>
          <w:sz w:val="24"/>
        </w:rPr>
        <w:t xml:space="preserve">本站</w:t>
      </w:r>
      <w:ins w:id="14262" w:author="xh" w:date="2026-10-19T12:04:21+08:00">
        <w:r>
          <w:rPr>
            <w:rFonts w:ascii="Times New Roman" w:hAnsi="Times New Roman" w:eastAsia="方正仿宋_GBK"/>
            <w:b w:val="0"/>
            <w:sz w:val="24"/>
          </w:rPr>
          <w:t xml:space="preserve">储能额定功率相差</w:t>
        </w:r>
      </w:ins>
      <w:del w:id="14263" w:author="xh" w:date="2026-10-19T12:04:21+08:00">
        <w:r>
          <w:rPr>
            <w:rFonts w:ascii="Times New Roman" w:hAnsi="Times New Roman" w:eastAsia="方正仿宋_GBK"/>
            <w:b w:val="0"/>
            <w:sz w:val="24"/>
          </w:rPr>
          <w:delText xml:space="preserve">剩余容量为40.00 MVA，两代表工况重新转供后的本站净负荷分别为15.68 MW、-2</w:delText>
        </w:r>
      </w:del>
      <w:r>
        <w:rPr>
          <w:rFonts w:ascii="Times New Roman" w:hAnsi="Times New Roman" w:eastAsia="方正仿宋_GBK"/>
          <w:b w:val="0"/>
          <w:sz w:val="24"/>
        </w:rPr>
        <w:t xml:space="preserve">9.</w:t>
      </w:r>
      <w:ins w:id="14264" w:author="xh" w:date="2026-10-19T12:04:21+08:00">
        <w:r>
          <w:rPr>
            <w:rFonts w:ascii="Times New Roman" w:hAnsi="Times New Roman" w:eastAsia="方正仿宋_GBK"/>
            <w:b w:val="0"/>
            <w:sz w:val="24"/>
          </w:rPr>
          <w:t xml:space="preserve">70</w:t>
        </w:r>
      </w:ins>
      <w:del w:id="14265" w:author="xh" w:date="2026-10-19T12:04:21+08:00">
        <w:r>
          <w:rPr>
            <w:rFonts w:ascii="Times New Roman" w:hAnsi="Times New Roman" w:eastAsia="方正仿宋_GBK"/>
            <w:b w:val="0"/>
            <w:sz w:val="24"/>
          </w:rPr>
          <w:delText xml:space="preserve">65</w:delText>
        </w:r>
      </w:del>
      <w:r>
        <w:rPr>
          <w:rFonts w:ascii="Times New Roman" w:hAnsi="Times New Roman" w:eastAsia="方正仿宋_GBK"/>
          <w:b w:val="0"/>
          <w:sz w:val="24"/>
        </w:rPr>
        <w:t xml:space="preserve"> MW，</w:t>
      </w:r>
      <w:ins w:id="14266" w:author="xh" w:date="2026-10-19T12:04:21+08:00">
        <w:r>
          <w:rPr>
            <w:rFonts w:ascii="Times New Roman" w:hAnsi="Times New Roman" w:eastAsia="方正仿宋_GBK"/>
            <w:b w:val="0"/>
            <w:sz w:val="24"/>
          </w:rPr>
          <w:t xml:space="preserve">差额与所列主变组合及年度固定转接任务共同形成局部供电安排</w:t>
        </w:r>
      </w:ins>
      <w:del w:id="14267" w:author="xh" w:date="2026-10-19T12:04:21+08:00">
        <w:r>
          <w:rPr>
            <w:rFonts w:ascii="Times New Roman" w:hAnsi="Times New Roman" w:eastAsia="方正仿宋_GBK"/>
            <w:b w:val="0"/>
            <w:sz w:val="24"/>
          </w:rPr>
          <w:delText xml:space="preserve">两方向最小容量余量为8.35 MW，正向储能有效支撑功率为0.00 MW</w:delText>
        </w:r>
      </w:del>
      <w:r>
        <w:rPr>
          <w:rFonts w:ascii="Times New Roman" w:hAnsi="Times New Roman" w:eastAsia="方正仿宋_GBK"/>
          <w:b w:val="0"/>
          <w:sz w:val="24"/>
        </w:rPr>
        <w:t xml:space="preserve">。</w:t>
      </w:r>
    </w:p>
    <w:p w14:paraId="7C25D849">
      <w:pPr>
        <w:pStyle w:val="2"/>
        <w:widowControl/>
        <w:spacing w:before="0" w:after="0" w:line="348" w:lineRule="exact"/>
        <w:ind w:firstLine="480"/>
        <w:jc w:val="both"/>
        <w:rPr>
          <w:del w:id="14268" w:author="xh" w:date="2026-10-19T12:05:00+08:00"/>
        </w:rPr>
      </w:pPr>
      <w:del w:id="14269" w:author="xh" w:date="2026-10-19T12:05:00+08:00">
        <w:r>
          <w:rPr>
            <w:rFonts w:ascii="Times New Roman" w:hAnsi="Times New Roman" w:eastAsia="方正仿宋_GBK"/>
            <w:b w:val="0"/>
            <w:sz w:val="24"/>
          </w:rPr>
          <w:delText>四年校核截面中，本站绝对功率最大的工况出现在2025年，转接前为-35.38 MW，主要表现为反向输送需求，该年设备在最大单台主变N-1后剩余容量为40.00 MVA。该工况本站由剩余主变满足承载要求。</w:delText>
        </w:r>
      </w:del>
    </w:p>
    <w:p w14:paraId="6D074BD9">
      <w:pPr>
        <w:pStyle w:val="7"/>
        <w:keepNext/>
        <w:numPr>
          <w:ilvl w:val="0"/>
          <w:numId w:val="0"/>
        </w:numPr>
        <w:spacing w:before="160" w:after="120" w:line="360" w:lineRule="exact"/>
        <w:ind w:firstLine="0"/>
      </w:pPr>
      <w:bookmarkStart w:id="219" w:name="兴塘变规划分析"/>
      <w:r>
        <w:rPr>
          <w:rFonts w:ascii="Times New Roman" w:hAnsi="Times New Roman" w:eastAsia="方正仿宋_GBK"/>
          <w:b/>
          <w:sz w:val="24"/>
        </w:rPr>
        <w:t>兴塘变规划分析</w:t>
      </w:r>
      <w:bookmarkEnd w:id="219"/>
    </w:p>
    <w:p w14:paraId="5E0B7472">
      <w:pPr>
        <w:pStyle w:val="115"/>
        <w:widowControl/>
        <w:spacing w:before="0" w:after="0" w:line="348" w:lineRule="exact"/>
        <w:ind w:firstLine="480"/>
        <w:jc w:val="both"/>
      </w:pPr>
      <w:r>
        <w:rPr>
          <w:rFonts w:ascii="Times New Roman" w:hAnsi="Times New Roman" w:eastAsia="方正仿宋_GBK"/>
          <w:b w:val="0"/>
          <w:sz w:val="24"/>
        </w:rPr>
        <w:t xml:space="preserve">该站</w:t>
      </w:r>
      <w:ins w:id="14270" w:author="xh" w:date="2026-10-19T12:05:39+08:00">
        <w:r>
          <w:rPr>
            <w:rFonts w:ascii="Times New Roman" w:hAnsi="Times New Roman" w:eastAsia="方正仿宋_GBK"/>
            <w:b w:val="0"/>
            <w:sz w:val="24"/>
          </w:rPr>
          <w:t xml:space="preserve">2021年</w:t>
        </w:r>
      </w:ins>
      <w:del w:id="14271" w:author="xh" w:date="2026-10-19T12:05:39+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主变组合为20</w:t>
      </w:r>
      <w:ins w:id="14272" w:author="xh" w:date="2026-10-19T12:05:39+08:00">
        <w:r>
          <w:rPr>
            <w:rFonts w:ascii="Times New Roman" w:hAnsi="Times New Roman" w:eastAsia="方正仿宋_GBK"/>
            <w:b w:val="0"/>
            <w:sz w:val="24"/>
          </w:rPr>
          <w:t xml:space="preserve">.00</w:t>
        </w:r>
      </w:ins>
      <w:r>
        <w:rPr>
          <w:rFonts w:ascii="Times New Roman" w:hAnsi="Times New Roman" w:eastAsia="方正仿宋_GBK"/>
          <w:b w:val="0"/>
          <w:sz w:val="24"/>
        </w:rPr>
        <w:t xml:space="preserve">+</w:t>
      </w:r>
      <w:ins w:id="14273" w:author="xh" w:date="2026-10-19T12:05:39+08:00">
        <w:r>
          <w:rPr>
            <w:rFonts w:ascii="Times New Roman" w:hAnsi="Times New Roman" w:eastAsia="方正仿宋_GBK"/>
            <w:b w:val="0"/>
            <w:sz w:val="24"/>
          </w:rPr>
          <w:t xml:space="preserve">40.0</w:t>
        </w:r>
      </w:ins>
      <w:del w:id="14274" w:author="xh" w:date="2026-10-19T12:05:39+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0 MVA</w:t>
      </w:r>
      <w:ins w:id="14275" w:author="xh" w:date="2026-10-19T12:05:39+08:00">
        <w:r>
          <w:rPr>
            <w:rFonts w:ascii="Times New Roman" w:hAnsi="Times New Roman" w:eastAsia="方正仿宋_GBK"/>
            <w:b w:val="0"/>
            <w:sz w:val="24"/>
          </w:rPr>
          <w:t xml:space="preserve">。</w:t>
        </w:r>
      </w:ins>
      <w:del w:id="14276" w:author="xh" w:date="2026-10-19T12:05:39+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弹性方案202</w:t>
      </w:r>
      <w:ins w:id="14277" w:author="xh" w:date="2026-10-19T12:05:39+08:00">
        <w:r>
          <w:rPr>
            <w:rFonts w:ascii="Times New Roman" w:hAnsi="Times New Roman" w:eastAsia="方正仿宋_GBK"/>
            <w:b w:val="0"/>
            <w:sz w:val="24"/>
          </w:rPr>
          <w:t xml:space="preserve">8</w:t>
        </w:r>
      </w:ins>
      <w:del w:id="14278" w:author="xh" w:date="2026-10-19T12:05:39+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年2</w:t>
      </w:r>
      <w:ins w:id="14279" w:author="xh" w:date="2026-10-19T12:05:39+08:00">
        <w:r>
          <w:rPr>
            <w:rFonts w:ascii="Times New Roman" w:hAnsi="Times New Roman" w:eastAsia="方正仿宋_GBK"/>
            <w:b w:val="0"/>
            <w:sz w:val="24"/>
          </w:rPr>
          <w:t xml:space="preserve">0.0</w:t>
        </w:r>
      </w:ins>
      <w:r>
        <w:rPr>
          <w:rFonts w:ascii="Times New Roman" w:hAnsi="Times New Roman" w:eastAsia="方正仿宋_GBK"/>
          <w:b w:val="0"/>
          <w:sz w:val="24"/>
        </w:rPr>
        <w:t xml:space="preserve">0 MVA更换为31.5</w:t>
      </w:r>
      <w:ins w:id="14280" w:author="xh" w:date="2026-10-19T12:05:39+08:00">
        <w:r>
          <w:rPr>
            <w:rFonts w:ascii="Times New Roman" w:hAnsi="Times New Roman" w:eastAsia="方正仿宋_GBK"/>
            <w:b w:val="0"/>
            <w:sz w:val="24"/>
          </w:rPr>
          <w:t xml:space="preserve">0</w:t>
        </w:r>
      </w:ins>
      <w:r>
        <w:rPr>
          <w:rFonts w:ascii="Times New Roman" w:hAnsi="Times New Roman" w:eastAsia="方正仿宋_GBK"/>
          <w:b w:val="0"/>
          <w:sz w:val="24"/>
        </w:rPr>
        <w:t xml:space="preserve"> MVA</w:t>
      </w:r>
      <w:ins w:id="14281" w:author="xh" w:date="2026-10-19T12:05:39+08:00">
        <w:r>
          <w:rPr>
            <w:rFonts w:ascii="Times New Roman" w:hAnsi="Times New Roman" w:eastAsia="方正仿宋_GBK"/>
            <w:b w:val="0"/>
            <w:sz w:val="24"/>
          </w:rPr>
          <w:t xml:space="preserve">；</w:t>
        </w:r>
      </w:ins>
      <w:del w:id="14282" w:author="xh" w:date="2026-10-19T12:05:39+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2</w:t>
      </w:r>
      <w:ins w:id="14283" w:author="xh" w:date="2026-10-19T12:05:39+08:00">
        <w:r>
          <w:rPr>
            <w:rFonts w:ascii="Times New Roman" w:hAnsi="Times New Roman" w:eastAsia="方正仿宋_GBK"/>
            <w:b w:val="0"/>
            <w:sz w:val="24"/>
          </w:rPr>
          <w:t xml:space="preserve">031年扩建第三台50.00 MVA主变；2035年40.0</w:t>
        </w:r>
      </w:ins>
      <w:r>
        <w:rPr>
          <w:rFonts w:ascii="Times New Roman" w:hAnsi="Times New Roman" w:eastAsia="方正仿宋_GBK"/>
          <w:b w:val="0"/>
          <w:sz w:val="24"/>
        </w:rPr>
        <w:t xml:space="preserve">0 MVA更换为</w:t>
      </w:r>
      <w:ins w:id="14284" w:author="xh" w:date="2026-10-19T12:05:39+08:00">
        <w:r>
          <w:rPr>
            <w:rFonts w:ascii="Times New Roman" w:hAnsi="Times New Roman" w:eastAsia="方正仿宋_GBK"/>
            <w:b w:val="0"/>
            <w:sz w:val="24"/>
          </w:rPr>
          <w:t xml:space="preserve">50</w:t>
        </w:r>
      </w:ins>
      <w:del w:id="14285" w:author="xh" w:date="2026-10-19T12:05:39+08:00">
        <w:r>
          <w:rPr>
            <w:rFonts w:ascii="Times New Roman" w:hAnsi="Times New Roman" w:eastAsia="方正仿宋_GBK"/>
            <w:b w:val="0"/>
            <w:sz w:val="24"/>
          </w:rPr>
          <w:delText xml:space="preserve">31</w:delText>
        </w:r>
      </w:del>
      <w:r>
        <w:rPr>
          <w:rFonts w:ascii="Times New Roman" w:hAnsi="Times New Roman" w:eastAsia="方正仿宋_GBK"/>
          <w:b w:val="0"/>
          <w:sz w:val="24"/>
        </w:rPr>
        <w:t xml:space="preserve">.</w:t>
      </w:r>
      <w:ins w:id="14286" w:author="xh" w:date="2026-10-19T12:05:39+08:00">
        <w:r>
          <w:rPr>
            <w:rFonts w:ascii="Times New Roman" w:hAnsi="Times New Roman" w:eastAsia="方正仿宋_GBK"/>
            <w:b w:val="0"/>
            <w:sz w:val="24"/>
          </w:rPr>
          <w:t xml:space="preserve">00</w:t>
        </w:r>
      </w:ins>
      <w:del w:id="14287" w:author="xh" w:date="2026-10-19T12:05:39+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 MVA</w:t>
      </w:r>
      <w:ins w:id="14288" w:author="xh" w:date="2026-10-19T12:05:39+08:00">
        <w:r>
          <w:rPr>
            <w:rFonts w:ascii="Times New Roman" w:hAnsi="Times New Roman" w:eastAsia="方正仿宋_GBK"/>
            <w:b w:val="0"/>
            <w:sz w:val="24"/>
          </w:rPr>
          <w:t xml:space="preserve">。本站弹性方案各</w:t>
        </w:r>
      </w:ins>
      <w:del w:id="14289" w:author="xh" w:date="2026-10-19T12:05:39+08:00">
        <w:r>
          <w:rPr>
            <w:rFonts w:ascii="Times New Roman" w:hAnsi="Times New Roman" w:eastAsia="方正仿宋_GBK"/>
            <w:b w:val="0"/>
            <w:sz w:val="24"/>
          </w:rPr>
          <w:delText xml:space="preserve">，并于2025</w:delText>
        </w:r>
      </w:del>
      <w:r>
        <w:rPr>
          <w:rFonts w:ascii="Times New Roman" w:hAnsi="Times New Roman" w:eastAsia="方正仿宋_GBK"/>
          <w:b w:val="0"/>
          <w:sz w:val="24"/>
        </w:rPr>
        <w:t xml:space="preserve">年</w:t>
      </w:r>
      <w:ins w:id="14290" w:author="xh" w:date="2026-10-19T12:05:39+08:00">
        <w:r>
          <w:rPr>
            <w:rFonts w:ascii="Times New Roman" w:hAnsi="Times New Roman" w:eastAsia="方正仿宋_GBK"/>
            <w:b w:val="0"/>
            <w:sz w:val="24"/>
          </w:rPr>
          <w:t xml:space="preserve">未</w:t>
        </w:r>
      </w:ins>
      <w:r>
        <w:rPr>
          <w:rFonts w:ascii="Times New Roman" w:hAnsi="Times New Roman" w:eastAsia="方正仿宋_GBK"/>
          <w:b w:val="0"/>
          <w:sz w:val="24"/>
        </w:rPr>
        <w:t xml:space="preserve">新增</w:t>
      </w:r>
      <w:del w:id="14291" w:author="xh" w:date="2026-10-19T12:05:39+08:00">
        <w:r>
          <w:rPr>
            <w:rFonts w:ascii="Times New Roman" w:hAnsi="Times New Roman" w:eastAsia="方正仿宋_GBK"/>
            <w:b w:val="0"/>
            <w:sz w:val="24"/>
          </w:rPr>
          <w:delText xml:space="preserve">0.80 MW</w:delText>
        </w:r>
      </w:del>
      <w:r>
        <w:rPr>
          <w:rFonts w:ascii="Times New Roman" w:hAnsi="Times New Roman" w:eastAsia="方正仿宋_GBK"/>
          <w:b w:val="0"/>
          <w:sz w:val="24"/>
        </w:rPr>
        <w:t xml:space="preserve">储能。</w:t>
      </w:r>
    </w:p>
    <w:p w14:paraId="57BAE7C1">
      <w:pPr>
        <w:pStyle w:val="2"/>
        <w:widowControl/>
        <w:spacing w:before="0" w:after="0" w:line="348" w:lineRule="exact"/>
        <w:ind w:firstLine="480"/>
        <w:jc w:val="both"/>
      </w:pPr>
      <w:r>
        <w:rPr>
          <w:rFonts w:ascii="Times New Roman" w:hAnsi="Times New Roman" w:eastAsia="方正仿宋_GBK"/>
          <w:b w:val="0"/>
          <w:sz w:val="24"/>
        </w:rPr>
        <w:t xml:space="preserve">2025年</w:t>
      </w:r>
      <w:del w:id="14292" w:author="xh" w:date="2026-10-19T12:06:19+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最大正向、反向净负荷分别为39.15 MW、30.66 MW</w:t>
      </w:r>
      <w:ins w:id="14293" w:author="xh" w:date="2026-10-19T12:06:19+08:00">
        <w:r>
          <w:rPr>
            <w:rFonts w:ascii="Times New Roman" w:hAnsi="Times New Roman" w:eastAsia="方正仿宋_GBK"/>
            <w:b w:val="0"/>
            <w:sz w:val="24"/>
          </w:rPr>
          <w:t xml:space="preserve">，2035年分别为57.69 MW、92.41 MW</w:t>
        </w:r>
      </w:ins>
      <w:r>
        <w:rPr>
          <w:rFonts w:ascii="Times New Roman" w:hAnsi="Times New Roman" w:eastAsia="方正仿宋_GBK"/>
          <w:b w:val="0"/>
          <w:sz w:val="24"/>
        </w:rPr>
        <w:t xml:space="preserve">。</w:t>
      </w:r>
      <w:ins w:id="14294" w:author="xh" w:date="2026-10-19T12:06:19+08:00">
        <w:r>
          <w:rPr>
            <w:rFonts w:ascii="Times New Roman" w:hAnsi="Times New Roman" w:eastAsia="方正仿宋_GBK"/>
            <w:b w:val="0"/>
            <w:sz w:val="24"/>
          </w:rPr>
          <w:t xml:space="preserve">2035年</w:t>
        </w:r>
      </w:ins>
      <w:del w:id="14295" w:author="xh" w:date="2026-10-19T12:06:19+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4296" w:author="xh" w:date="2026-10-19T12:06:19+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ins w:id="14297" w:author="xh" w:date="2026-10-19T12:06:19+08:00">
        <w:r>
          <w:rPr>
            <w:rFonts w:ascii="Times New Roman" w:hAnsi="Times New Roman" w:eastAsia="方正仿宋_GBK"/>
            <w:b w:val="0"/>
            <w:sz w:val="24"/>
          </w:rPr>
          <w:t xml:space="preserve">121</w:t>
        </w:r>
      </w:ins>
      <w:del w:id="14298" w:author="xh" w:date="2026-10-19T12:06:19+08:00">
        <w:r>
          <w:rPr>
            <w:rFonts w:ascii="Times New Roman" w:hAnsi="Times New Roman" w:eastAsia="方正仿宋_GBK"/>
            <w:b w:val="0"/>
            <w:sz w:val="24"/>
          </w:rPr>
          <w:delText xml:space="preserve">为40</w:delText>
        </w:r>
      </w:del>
      <w:r>
        <w:rPr>
          <w:rFonts w:ascii="Times New Roman" w:hAnsi="Times New Roman" w:eastAsia="方正仿宋_GBK"/>
          <w:b w:val="0"/>
          <w:sz w:val="24"/>
        </w:rPr>
        <w:t xml:space="preserve">.</w:t>
      </w:r>
      <w:ins w:id="14299" w:author="xh" w:date="2026-10-19T12:06:19+08:00">
        <w:r>
          <w:rPr>
            <w:rFonts w:ascii="Times New Roman" w:hAnsi="Times New Roman" w:eastAsia="方正仿宋_GBK"/>
            <w:b w:val="0"/>
            <w:sz w:val="24"/>
          </w:rPr>
          <w:t xml:space="preserve">5</w:t>
        </w:r>
      </w:ins>
      <w:del w:id="14300" w:author="xh" w:date="2026-10-19T12:06:19+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MVA、储能额定功率</w:t>
      </w:r>
      <w:ins w:id="14301" w:author="xh" w:date="2026-10-19T12:06:19+08:00">
        <w:r>
          <w:rPr>
            <w:rFonts w:ascii="Times New Roman" w:hAnsi="Times New Roman" w:eastAsia="方正仿宋_GBK"/>
            <w:b w:val="0"/>
            <w:sz w:val="24"/>
          </w:rPr>
          <w:t xml:space="preserve">0</w:t>
        </w:r>
      </w:ins>
      <w:del w:id="14302" w:author="xh" w:date="2026-10-19T12:06:19+08:00">
        <w:r>
          <w:rPr>
            <w:rFonts w:ascii="Times New Roman" w:hAnsi="Times New Roman" w:eastAsia="方正仿宋_GBK"/>
            <w:b w:val="0"/>
            <w:sz w:val="24"/>
          </w:rPr>
          <w:delText xml:space="preserve">11</w:delText>
        </w:r>
      </w:del>
      <w:r>
        <w:rPr>
          <w:rFonts w:ascii="Times New Roman" w:hAnsi="Times New Roman" w:eastAsia="方正仿宋_GBK"/>
          <w:b w:val="0"/>
          <w:sz w:val="24"/>
        </w:rPr>
        <w:t xml:space="preserve">.</w:t>
      </w:r>
      <w:ins w:id="14303" w:author="xh" w:date="2026-10-19T12:06:19+08:00">
        <w:r>
          <w:rPr>
            <w:rFonts w:ascii="Times New Roman" w:hAnsi="Times New Roman" w:eastAsia="方正仿宋_GBK"/>
            <w:b w:val="0"/>
            <w:sz w:val="24"/>
          </w:rPr>
          <w:t xml:space="preserve">0</w:t>
        </w:r>
      </w:ins>
      <w:del w:id="14304" w:author="xh" w:date="2026-10-19T12:06:19+08:00">
        <w:r>
          <w:rPr>
            <w:rFonts w:ascii="Times New Roman" w:hAnsi="Times New Roman" w:eastAsia="方正仿宋_GBK"/>
            <w:b w:val="0"/>
            <w:sz w:val="24"/>
          </w:rPr>
          <w:delText xml:space="preserve">7</w:delText>
        </w:r>
      </w:del>
      <w:r>
        <w:rPr>
          <w:rFonts w:ascii="Times New Roman" w:hAnsi="Times New Roman" w:eastAsia="方正仿宋_GBK"/>
          <w:b w:val="0"/>
          <w:sz w:val="24"/>
        </w:rPr>
        <w:t xml:space="preserve">0 MW，弹性方案分别为</w:t>
      </w:r>
      <w:ins w:id="14305" w:author="xh" w:date="2026-10-19T12:06:19+08:00">
        <w:r>
          <w:rPr>
            <w:rFonts w:ascii="Times New Roman" w:hAnsi="Times New Roman" w:eastAsia="方正仿宋_GBK"/>
            <w:b w:val="0"/>
            <w:sz w:val="24"/>
          </w:rPr>
          <w:t xml:space="preserve">1</w:t>
        </w:r>
      </w:ins>
      <w:del w:id="14306" w:author="xh" w:date="2026-10-19T12:06:19+08:00">
        <w:r>
          <w:rPr>
            <w:rFonts w:ascii="Times New Roman" w:hAnsi="Times New Roman" w:eastAsia="方正仿宋_GBK"/>
            <w:b w:val="0"/>
            <w:sz w:val="24"/>
          </w:rPr>
          <w:delText xml:space="preserve">6</w:delText>
        </w:r>
      </w:del>
      <w:r>
        <w:rPr>
          <w:rFonts w:ascii="Times New Roman" w:hAnsi="Times New Roman" w:eastAsia="方正仿宋_GBK"/>
          <w:b w:val="0"/>
          <w:sz w:val="24"/>
        </w:rPr>
        <w:t xml:space="preserve">3</w:t>
      </w:r>
      <w:ins w:id="14307" w:author="xh" w:date="2026-10-19T12:06:19+08:00">
        <w:r>
          <w:rPr>
            <w:rFonts w:ascii="Times New Roman" w:hAnsi="Times New Roman" w:eastAsia="方正仿宋_GBK"/>
            <w:b w:val="0"/>
            <w:sz w:val="24"/>
          </w:rPr>
          <w:t xml:space="preserve">1</w:t>
        </w:r>
      </w:ins>
      <w:r>
        <w:rPr>
          <w:rFonts w:ascii="Times New Roman" w:hAnsi="Times New Roman" w:eastAsia="方正仿宋_GBK"/>
          <w:b w:val="0"/>
          <w:sz w:val="24"/>
        </w:rPr>
        <w:t xml:space="preserve">.</w:t>
      </w:r>
      <w:ins w:id="14308" w:author="xh" w:date="2026-10-19T12:06:19+08:00">
        <w:r>
          <w:rPr>
            <w:rFonts w:ascii="Times New Roman" w:hAnsi="Times New Roman" w:eastAsia="方正仿宋_GBK"/>
            <w:b w:val="0"/>
            <w:sz w:val="24"/>
          </w:rPr>
          <w:t xml:space="preserve">5</w:t>
        </w:r>
      </w:ins>
      <w:del w:id="14309" w:author="xh" w:date="2026-10-19T12:06:19+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MVA和0.</w:t>
      </w:r>
      <w:ins w:id="14310" w:author="xh" w:date="2026-10-19T12:06:19+08:00">
        <w:r>
          <w:rPr>
            <w:rFonts w:ascii="Times New Roman" w:hAnsi="Times New Roman" w:eastAsia="方正仿宋_GBK"/>
            <w:b w:val="0"/>
            <w:sz w:val="24"/>
          </w:rPr>
          <w:t xml:space="preserve">0</w:t>
        </w:r>
      </w:ins>
      <w:del w:id="14311" w:author="xh" w:date="2026-10-19T12:06:19+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0 MW</w:t>
      </w:r>
      <w:ins w:id="14312" w:author="xh" w:date="2026-10-19T12:06:19+08:00">
        <w:r>
          <w:rPr>
            <w:rFonts w:ascii="Times New Roman" w:hAnsi="Times New Roman" w:eastAsia="方正仿宋_GBK"/>
            <w:b w:val="0"/>
            <w:sz w:val="24"/>
          </w:rPr>
          <w:t xml:space="preserve">。</w:t>
        </w:r>
      </w:ins>
      <w:del w:id="14313" w:author="xh" w:date="2026-10-19T12:06:19+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弹性方案本站</w:t>
      </w:r>
      <w:ins w:id="14314" w:author="xh" w:date="2026-10-19T12:06:19+08:00">
        <w:r>
          <w:rPr>
            <w:rFonts w:ascii="Times New Roman" w:hAnsi="Times New Roman" w:eastAsia="方正仿宋_GBK"/>
            <w:b w:val="0"/>
            <w:sz w:val="24"/>
          </w:rPr>
          <w:t xml:space="preserve">主变容量较刚性</w:t>
        </w:r>
      </w:ins>
      <w:r>
        <w:rPr>
          <w:rFonts w:ascii="Times New Roman" w:hAnsi="Times New Roman" w:eastAsia="方正仿宋_GBK"/>
          <w:b w:val="0"/>
          <w:sz w:val="24"/>
        </w:rPr>
        <w:t xml:space="preserve">增加</w:t>
      </w:r>
      <w:ins w:id="14315" w:author="xh" w:date="2026-10-19T12:06:19+08:00">
        <w:r>
          <w:rPr>
            <w:rFonts w:ascii="Times New Roman" w:hAnsi="Times New Roman" w:eastAsia="方正仿宋_GBK"/>
            <w:b w:val="0"/>
            <w:sz w:val="24"/>
          </w:rPr>
          <w:t xml:space="preserve">10</w:t>
        </w:r>
      </w:ins>
      <w:del w:id="14316" w:author="xh" w:date="2026-10-19T12:06:19+08:00">
        <w:r>
          <w:rPr>
            <w:rFonts w:ascii="Times New Roman" w:hAnsi="Times New Roman" w:eastAsia="方正仿宋_GBK"/>
            <w:b w:val="0"/>
            <w:sz w:val="24"/>
          </w:rPr>
          <w:delText xml:space="preserve">23</w:delText>
        </w:r>
      </w:del>
      <w:r>
        <w:rPr>
          <w:rFonts w:ascii="Times New Roman" w:hAnsi="Times New Roman" w:eastAsia="方正仿宋_GBK"/>
          <w:b w:val="0"/>
          <w:sz w:val="24"/>
        </w:rPr>
        <w:t xml:space="preserve">.00 MVA</w:t>
      </w:r>
      <w:del w:id="14317" w:author="xh" w:date="2026-10-19T12:06:19+08:00">
        <w:r>
          <w:rPr>
            <w:rFonts w:ascii="Times New Roman" w:hAnsi="Times New Roman" w:eastAsia="方正仿宋_GBK"/>
            <w:b w:val="0"/>
            <w:sz w:val="24"/>
          </w:rPr>
          <w:delText xml:space="preserve">容量</w:delText>
        </w:r>
      </w:del>
      <w:r>
        <w:rPr>
          <w:rFonts w:ascii="Times New Roman" w:hAnsi="Times New Roman" w:eastAsia="方正仿宋_GBK"/>
          <w:b w:val="0"/>
          <w:sz w:val="24"/>
        </w:rPr>
        <w:t xml:space="preserve">。</w:t>
      </w:r>
      <w:del w:id="14318" w:author="xh" w:date="2026-10-19T12:06:19+08:00">
        <w:r>
          <w:rPr>
            <w:rFonts w:ascii="Times New Roman" w:hAnsi="Times New Roman" w:eastAsia="方正仿宋_GBK"/>
            <w:b w:val="0"/>
            <w:sz w:val="24"/>
          </w:rPr>
          <w:delText xml:space="preserve">弹性方案按当年各站局部极值计算的站级负载率为65%。</w:delText>
        </w:r>
      </w:del>
    </w:p>
    <w:p w14:paraId="567169E3">
      <w:pPr>
        <w:pStyle w:val="2"/>
        <w:keepNext/>
        <w:spacing w:before="120" w:after="80" w:line="280" w:lineRule="exact"/>
        <w:ind w:firstLine="0"/>
        <w:jc w:val="center"/>
      </w:pPr>
      <w:r>
        <w:rPr>
          <w:rFonts w:ascii="Times New Roman" w:hAnsi="Times New Roman" w:eastAsia="宋体"/>
          <w:b w:val="0"/>
          <w:sz w:val="21"/>
        </w:rPr>
        <w:t xml:space="preserve">表5-31 兴塘变</w:t>
      </w:r>
      <w:ins w:id="14319" w:author="xh" w:date="2026-10-19T12:06:58+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E7EC3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4320" w:author="xh" w:date="2026-10-19T12:07:38+08:00"/>
        </w:trPr>
        <w:tc>
          <w:tcPr>
            <w:tcW w:w="1039" w:type="dxa"/>
            <w:tcMar>
              <w:left w:w="70" w:type="dxa"/>
              <w:right w:w="70" w:type="dxa"/>
            </w:tcMar>
            <w:vAlign w:val="center"/>
          </w:tcPr>
          <w:p w14:paraId="1E820439">
            <w:pPr>
              <w:keepNext/>
              <w:spacing w:before="20" w:after="20" w:line="260" w:lineRule="exact"/>
              <w:ind w:left="0" w:leftChars="0" w:right="0" w:rightChars="0" w:firstLine="0" w:firstLineChars="0"/>
              <w:jc w:val="center"/>
              <w:rPr>
                <w:del w:id="14329" w:author="xh" w:date="2026-10-19T12:07:38+08:00"/>
              </w:rPr>
            </w:pPr>
            <w:del w:id="14330" w:author="xh" w:date="2026-10-19T12:07:38+08:00">
              <w:r>
                <w:rPr>
                  <w:rFonts w:ascii="Times New Roman" w:hAnsi="Times New Roman" w:eastAsia="宋体"/>
                  <w:b/>
                  <w:sz w:val="18"/>
                </w:rPr>
                <w:delText>方案</w:delText>
              </w:r>
            </w:del>
          </w:p>
        </w:tc>
        <w:tc>
          <w:tcPr>
            <w:tcW w:w="1039" w:type="dxa"/>
            <w:tcMar>
              <w:left w:w="70" w:type="dxa"/>
              <w:right w:w="70" w:type="dxa"/>
            </w:tcMar>
            <w:vAlign w:val="center"/>
          </w:tcPr>
          <w:p w14:paraId="0D259885">
            <w:pPr>
              <w:keepNext/>
              <w:spacing w:before="20" w:after="20" w:line="260" w:lineRule="exact"/>
              <w:ind w:left="0" w:leftChars="0" w:right="0" w:rightChars="0" w:firstLine="0" w:firstLineChars="0"/>
              <w:jc w:val="center"/>
              <w:rPr>
                <w:del w:id="14331" w:author="xh" w:date="2026-10-19T12:07:38+08:00"/>
              </w:rPr>
            </w:pPr>
            <w:del w:id="14332" w:author="xh" w:date="2026-10-19T12:07:38+08:00">
              <w:r>
                <w:rPr>
                  <w:rFonts w:ascii="Times New Roman" w:hAnsi="Times New Roman" w:eastAsia="宋体"/>
                  <w:b/>
                  <w:sz w:val="18"/>
                </w:rPr>
                <w:delText>年份</w:delText>
              </w:r>
            </w:del>
          </w:p>
        </w:tc>
        <w:tc>
          <w:tcPr>
            <w:tcW w:w="1039" w:type="dxa"/>
            <w:tcMar>
              <w:left w:w="70" w:type="dxa"/>
              <w:right w:w="70" w:type="dxa"/>
            </w:tcMar>
            <w:vAlign w:val="center"/>
          </w:tcPr>
          <w:p w14:paraId="6B818A78">
            <w:pPr>
              <w:keepNext/>
              <w:spacing w:before="20" w:after="20" w:line="260" w:lineRule="exact"/>
              <w:ind w:left="0" w:leftChars="0" w:right="0" w:rightChars="0" w:firstLine="0" w:firstLineChars="0"/>
              <w:jc w:val="center"/>
              <w:rPr>
                <w:del w:id="14333" w:author="xh" w:date="2026-10-19T12:07:38+08:00"/>
              </w:rPr>
            </w:pPr>
            <w:del w:id="14334" w:author="xh" w:date="2026-10-19T12:07:38+08:00">
              <w:r>
                <w:rPr>
                  <w:rFonts w:ascii="Times New Roman" w:hAnsi="Times New Roman" w:eastAsia="宋体"/>
                  <w:b/>
                  <w:sz w:val="18"/>
                </w:rPr>
                <w:delText>主变组合/MVA</w:delText>
              </w:r>
            </w:del>
          </w:p>
        </w:tc>
        <w:tc>
          <w:tcPr>
            <w:tcW w:w="1039" w:type="dxa"/>
            <w:tcMar>
              <w:left w:w="70" w:type="dxa"/>
              <w:right w:w="70" w:type="dxa"/>
            </w:tcMar>
            <w:vAlign w:val="center"/>
          </w:tcPr>
          <w:p w14:paraId="19EB18BF">
            <w:pPr>
              <w:keepNext/>
              <w:spacing w:before="20" w:after="20" w:line="260" w:lineRule="exact"/>
              <w:ind w:left="0" w:leftChars="0" w:right="0" w:rightChars="0" w:firstLine="0" w:firstLineChars="0"/>
              <w:jc w:val="center"/>
              <w:rPr>
                <w:del w:id="14335" w:author="xh" w:date="2026-10-19T12:07:38+08:00"/>
              </w:rPr>
            </w:pPr>
            <w:del w:id="14336" w:author="xh" w:date="2026-10-19T12:07:38+08:00">
              <w:r>
                <w:rPr>
                  <w:rFonts w:ascii="Times New Roman" w:hAnsi="Times New Roman" w:eastAsia="宋体"/>
                  <w:b/>
                  <w:sz w:val="18"/>
                </w:rPr>
                <w:delText>总容量/MVA</w:delText>
              </w:r>
            </w:del>
          </w:p>
        </w:tc>
        <w:tc>
          <w:tcPr>
            <w:tcW w:w="1039" w:type="dxa"/>
            <w:tcMar>
              <w:left w:w="70" w:type="dxa"/>
              <w:right w:w="70" w:type="dxa"/>
            </w:tcMar>
            <w:vAlign w:val="center"/>
          </w:tcPr>
          <w:p w14:paraId="12AFFD44">
            <w:pPr>
              <w:keepNext/>
              <w:spacing w:before="20" w:after="20" w:line="260" w:lineRule="exact"/>
              <w:ind w:left="0" w:leftChars="0" w:right="0" w:rightChars="0" w:firstLine="0" w:firstLineChars="0"/>
              <w:jc w:val="center"/>
              <w:rPr>
                <w:del w:id="14337" w:author="xh" w:date="2026-10-19T12:07:38+08:00"/>
              </w:rPr>
            </w:pPr>
            <w:del w:id="14338" w:author="xh" w:date="2026-10-19T12:07:38+08:00">
              <w:r>
                <w:rPr>
                  <w:rFonts w:ascii="Times New Roman" w:hAnsi="Times New Roman" w:eastAsia="宋体"/>
                  <w:b/>
                  <w:sz w:val="18"/>
                </w:rPr>
                <w:delText>储能额定功率/MW</w:delText>
              </w:r>
            </w:del>
          </w:p>
        </w:tc>
        <w:tc>
          <w:tcPr>
            <w:tcW w:w="1039" w:type="dxa"/>
            <w:tcMar>
              <w:left w:w="70" w:type="dxa"/>
              <w:right w:w="70" w:type="dxa"/>
            </w:tcMar>
            <w:vAlign w:val="center"/>
          </w:tcPr>
          <w:p w14:paraId="3912DE04">
            <w:pPr>
              <w:keepNext/>
              <w:spacing w:before="20" w:after="20" w:line="260" w:lineRule="exact"/>
              <w:ind w:left="0" w:leftChars="0" w:right="0" w:rightChars="0" w:firstLine="0" w:firstLineChars="0"/>
              <w:jc w:val="center"/>
              <w:rPr>
                <w:del w:id="14339" w:author="xh" w:date="2026-10-19T12:07:38+08:00"/>
              </w:rPr>
            </w:pPr>
            <w:del w:id="14340" w:author="xh" w:date="2026-10-19T12:07:38+08:00">
              <w:r>
                <w:rPr>
                  <w:rFonts w:ascii="Times New Roman" w:hAnsi="Times New Roman" w:eastAsia="宋体"/>
                  <w:b/>
                  <w:sz w:val="18"/>
                </w:rPr>
                <w:delText>转出/MW</w:delText>
              </w:r>
            </w:del>
          </w:p>
        </w:tc>
        <w:tc>
          <w:tcPr>
            <w:tcW w:w="1039" w:type="dxa"/>
            <w:tcMar>
              <w:left w:w="70" w:type="dxa"/>
              <w:right w:w="70" w:type="dxa"/>
            </w:tcMar>
            <w:vAlign w:val="center"/>
          </w:tcPr>
          <w:p w14:paraId="11D8E2BD">
            <w:pPr>
              <w:keepNext/>
              <w:spacing w:before="20" w:after="20" w:line="260" w:lineRule="exact"/>
              <w:ind w:left="0" w:leftChars="0" w:right="0" w:rightChars="0" w:firstLine="0" w:firstLineChars="0"/>
              <w:jc w:val="center"/>
              <w:rPr>
                <w:del w:id="14341" w:author="xh" w:date="2026-10-19T12:07:38+08:00"/>
              </w:rPr>
            </w:pPr>
            <w:del w:id="14342" w:author="xh" w:date="2026-10-19T12:07:38+08:00">
              <w:r>
                <w:rPr>
                  <w:rFonts w:ascii="Times New Roman" w:hAnsi="Times New Roman" w:eastAsia="宋体"/>
                  <w:b/>
                  <w:sz w:val="18"/>
                </w:rPr>
                <w:delText>承接/MW</w:delText>
              </w:r>
            </w:del>
          </w:p>
        </w:tc>
        <w:tc>
          <w:tcPr>
            <w:tcW w:w="1039" w:type="dxa"/>
            <w:tcMar>
              <w:left w:w="70" w:type="dxa"/>
              <w:right w:w="70" w:type="dxa"/>
            </w:tcMar>
            <w:vAlign w:val="center"/>
          </w:tcPr>
          <w:p w14:paraId="11652896">
            <w:pPr>
              <w:keepNext/>
              <w:spacing w:before="20" w:after="20" w:line="260" w:lineRule="exact"/>
              <w:ind w:left="0" w:leftChars="0" w:right="0" w:rightChars="0" w:firstLine="0" w:firstLineChars="0"/>
              <w:jc w:val="center"/>
              <w:rPr>
                <w:del w:id="14343" w:author="xh" w:date="2026-10-19T12:07:38+08:00"/>
              </w:rPr>
            </w:pPr>
            <w:del w:id="14344" w:author="xh" w:date="2026-10-19T12:07:38+08:00">
              <w:r>
                <w:rPr>
                  <w:rFonts w:ascii="Times New Roman" w:hAnsi="Times New Roman" w:eastAsia="宋体"/>
                  <w:b/>
                  <w:sz w:val="18"/>
                </w:rPr>
                <w:delText>转接后净负荷/MW</w:delText>
              </w:r>
            </w:del>
          </w:p>
        </w:tc>
      </w:tr>
      <w:tr w14:paraId="66DA3D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4321" w:author="xh" w:date="2026-10-19T12:07:38+08:00"/>
        </w:trPr>
        <w:tc>
          <w:tcPr>
            <w:tcW w:w="1039" w:type="dxa"/>
            <w:tcMar>
              <w:left w:w="70" w:type="dxa"/>
              <w:right w:w="70" w:type="dxa"/>
            </w:tcMar>
            <w:vAlign w:val="center"/>
          </w:tcPr>
          <w:p w14:paraId="0C1E38FE">
            <w:pPr>
              <w:keepNext/>
              <w:spacing w:before="20" w:after="20" w:line="260" w:lineRule="exact"/>
              <w:ind w:left="0" w:leftChars="0" w:right="0" w:rightChars="0" w:firstLine="0" w:firstLineChars="0"/>
              <w:jc w:val="center"/>
              <w:rPr>
                <w:del w:id="14345" w:author="xh" w:date="2026-10-19T12:07:38+08:00"/>
              </w:rPr>
            </w:pPr>
            <w:del w:id="14346" w:author="xh" w:date="2026-10-19T12:07:38+08:00">
              <w:r>
                <w:rPr>
                  <w:rFonts w:ascii="Times New Roman" w:hAnsi="Times New Roman" w:eastAsia="宋体"/>
                  <w:b w:val="0"/>
                  <w:sz w:val="18"/>
                </w:rPr>
                <w:delText>刚性</w:delText>
              </w:r>
            </w:del>
          </w:p>
        </w:tc>
        <w:tc>
          <w:tcPr>
            <w:tcW w:w="1039" w:type="dxa"/>
            <w:tcMar>
              <w:left w:w="70" w:type="dxa"/>
              <w:right w:w="70" w:type="dxa"/>
            </w:tcMar>
            <w:vAlign w:val="center"/>
          </w:tcPr>
          <w:p w14:paraId="5005E427">
            <w:pPr>
              <w:keepNext/>
              <w:spacing w:before="20" w:after="20" w:line="260" w:lineRule="exact"/>
              <w:ind w:left="0" w:leftChars="0" w:right="0" w:rightChars="0" w:firstLine="0" w:firstLineChars="0"/>
              <w:jc w:val="center"/>
              <w:rPr>
                <w:del w:id="14347" w:author="xh" w:date="2026-10-19T12:07:38+08:00"/>
              </w:rPr>
            </w:pPr>
            <w:del w:id="14348" w:author="xh" w:date="2026-10-19T12:07:38+08:00">
              <w:r>
                <w:rPr>
                  <w:rFonts w:ascii="Times New Roman" w:hAnsi="Times New Roman" w:eastAsia="宋体"/>
                  <w:b w:val="0"/>
                  <w:sz w:val="18"/>
                </w:rPr>
                <w:delText>2022</w:delText>
              </w:r>
            </w:del>
          </w:p>
        </w:tc>
        <w:tc>
          <w:tcPr>
            <w:tcW w:w="1039" w:type="dxa"/>
            <w:tcMar>
              <w:left w:w="70" w:type="dxa"/>
              <w:right w:w="70" w:type="dxa"/>
            </w:tcMar>
            <w:vAlign w:val="center"/>
          </w:tcPr>
          <w:p w14:paraId="5FCE8F1F">
            <w:pPr>
              <w:keepNext/>
              <w:spacing w:before="20" w:after="20" w:line="260" w:lineRule="exact"/>
              <w:ind w:left="0" w:leftChars="0" w:right="0" w:rightChars="0" w:firstLine="0" w:firstLineChars="0"/>
              <w:jc w:val="center"/>
              <w:rPr>
                <w:del w:id="14349" w:author="xh" w:date="2026-10-19T12:07:38+08:00"/>
              </w:rPr>
            </w:pPr>
            <w:del w:id="14350" w:author="xh" w:date="2026-10-19T12:07:38+08:00">
              <w:r>
                <w:rPr>
                  <w:rFonts w:ascii="Times New Roman" w:hAnsi="Times New Roman" w:eastAsia="宋体"/>
                  <w:b w:val="0"/>
                  <w:sz w:val="18"/>
                </w:rPr>
                <w:delText>20+20</w:delText>
              </w:r>
            </w:del>
          </w:p>
        </w:tc>
        <w:tc>
          <w:tcPr>
            <w:tcW w:w="1039" w:type="dxa"/>
            <w:tcMar>
              <w:left w:w="70" w:type="dxa"/>
              <w:right w:w="70" w:type="dxa"/>
            </w:tcMar>
            <w:vAlign w:val="center"/>
          </w:tcPr>
          <w:p w14:paraId="7EE96035">
            <w:pPr>
              <w:keepNext/>
              <w:spacing w:before="20" w:after="20" w:line="260" w:lineRule="exact"/>
              <w:ind w:left="0" w:leftChars="0" w:right="0" w:rightChars="0" w:firstLine="0" w:firstLineChars="0"/>
              <w:jc w:val="center"/>
              <w:rPr>
                <w:del w:id="14351" w:author="xh" w:date="2026-10-19T12:07:38+08:00"/>
              </w:rPr>
            </w:pPr>
            <w:del w:id="14352" w:author="xh" w:date="2026-10-19T12:07:38+08:00">
              <w:r>
                <w:rPr>
                  <w:rFonts w:ascii="Times New Roman" w:hAnsi="Times New Roman" w:eastAsia="宋体"/>
                  <w:b w:val="0"/>
                  <w:sz w:val="18"/>
                </w:rPr>
                <w:delText>40.00</w:delText>
              </w:r>
            </w:del>
          </w:p>
        </w:tc>
        <w:tc>
          <w:tcPr>
            <w:tcW w:w="1039" w:type="dxa"/>
            <w:tcMar>
              <w:left w:w="70" w:type="dxa"/>
              <w:right w:w="70" w:type="dxa"/>
            </w:tcMar>
            <w:vAlign w:val="center"/>
          </w:tcPr>
          <w:p w14:paraId="0A36033B">
            <w:pPr>
              <w:keepNext/>
              <w:spacing w:before="20" w:after="20" w:line="260" w:lineRule="exact"/>
              <w:ind w:left="0" w:leftChars="0" w:right="0" w:rightChars="0" w:firstLine="0" w:firstLineChars="0"/>
              <w:jc w:val="center"/>
              <w:rPr>
                <w:del w:id="14353" w:author="xh" w:date="2026-10-19T12:07:38+08:00"/>
              </w:rPr>
            </w:pPr>
            <w:del w:id="14354" w:author="xh" w:date="2026-10-19T12:07:38+08:00">
              <w:r>
                <w:rPr>
                  <w:rFonts w:ascii="Times New Roman" w:hAnsi="Times New Roman" w:eastAsia="宋体"/>
                  <w:b w:val="0"/>
                  <w:sz w:val="18"/>
                </w:rPr>
                <w:delText>7.50</w:delText>
              </w:r>
            </w:del>
          </w:p>
        </w:tc>
        <w:tc>
          <w:tcPr>
            <w:tcW w:w="1039" w:type="dxa"/>
            <w:tcMar>
              <w:left w:w="70" w:type="dxa"/>
              <w:right w:w="70" w:type="dxa"/>
            </w:tcMar>
            <w:vAlign w:val="center"/>
          </w:tcPr>
          <w:p w14:paraId="0D1EC60A">
            <w:pPr>
              <w:keepNext/>
              <w:spacing w:before="20" w:after="20" w:line="260" w:lineRule="exact"/>
              <w:ind w:left="0" w:leftChars="0" w:right="0" w:rightChars="0" w:firstLine="0" w:firstLineChars="0"/>
              <w:jc w:val="center"/>
              <w:rPr>
                <w:del w:id="14355" w:author="xh" w:date="2026-10-19T12:07:38+08:00"/>
              </w:rPr>
            </w:pPr>
            <w:del w:id="14356" w:author="xh" w:date="2026-10-19T12:07:38+08:00">
              <w:r>
                <w:rPr>
                  <w:rFonts w:ascii="Times New Roman" w:hAnsi="Times New Roman" w:eastAsia="宋体"/>
                  <w:b w:val="0"/>
                  <w:sz w:val="18"/>
                </w:rPr>
                <w:delText>0.00</w:delText>
              </w:r>
            </w:del>
          </w:p>
        </w:tc>
        <w:tc>
          <w:tcPr>
            <w:tcW w:w="1039" w:type="dxa"/>
            <w:tcMar>
              <w:left w:w="70" w:type="dxa"/>
              <w:right w:w="70" w:type="dxa"/>
            </w:tcMar>
            <w:vAlign w:val="center"/>
          </w:tcPr>
          <w:p w14:paraId="51FF0B69">
            <w:pPr>
              <w:keepNext/>
              <w:spacing w:before="20" w:after="20" w:line="260" w:lineRule="exact"/>
              <w:ind w:left="0" w:leftChars="0" w:right="0" w:rightChars="0" w:firstLine="0" w:firstLineChars="0"/>
              <w:jc w:val="center"/>
              <w:rPr>
                <w:del w:id="14357" w:author="xh" w:date="2026-10-19T12:07:38+08:00"/>
              </w:rPr>
            </w:pPr>
            <w:del w:id="14358" w:author="xh" w:date="2026-10-19T12:07:38+08:00">
              <w:r>
                <w:rPr>
                  <w:rFonts w:ascii="Times New Roman" w:hAnsi="Times New Roman" w:eastAsia="宋体"/>
                  <w:b w:val="0"/>
                  <w:sz w:val="18"/>
                </w:rPr>
                <w:delText>0.00</w:delText>
              </w:r>
            </w:del>
          </w:p>
        </w:tc>
        <w:tc>
          <w:tcPr>
            <w:tcW w:w="1039" w:type="dxa"/>
            <w:tcMar>
              <w:left w:w="70" w:type="dxa"/>
              <w:right w:w="70" w:type="dxa"/>
            </w:tcMar>
            <w:vAlign w:val="center"/>
          </w:tcPr>
          <w:p w14:paraId="0F2581B0">
            <w:pPr>
              <w:keepNext/>
              <w:spacing w:before="20" w:after="20" w:line="260" w:lineRule="exact"/>
              <w:ind w:left="0" w:leftChars="0" w:right="0" w:rightChars="0" w:firstLine="0" w:firstLineChars="0"/>
              <w:jc w:val="center"/>
              <w:rPr>
                <w:del w:id="14359" w:author="xh" w:date="2026-10-19T12:07:38+08:00"/>
              </w:rPr>
            </w:pPr>
            <w:del w:id="14360" w:author="xh" w:date="2026-10-19T12:07:38+08:00">
              <w:r>
                <w:rPr>
                  <w:rFonts w:ascii="Times New Roman" w:hAnsi="Times New Roman" w:eastAsia="宋体"/>
                  <w:b w:val="0"/>
                  <w:sz w:val="18"/>
                </w:rPr>
                <w:delText>33.77</w:delText>
              </w:r>
            </w:del>
          </w:p>
        </w:tc>
      </w:tr>
      <w:tr w14:paraId="36B07E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4322" w:author="xh" w:date="2026-10-19T12:07:38+08:00"/>
        </w:trPr>
        <w:tc>
          <w:tcPr>
            <w:tcW w:w="1039" w:type="dxa"/>
            <w:tcMar>
              <w:left w:w="70" w:type="dxa"/>
              <w:right w:w="70" w:type="dxa"/>
            </w:tcMar>
            <w:vAlign w:val="center"/>
          </w:tcPr>
          <w:p w14:paraId="3991B5B7">
            <w:pPr>
              <w:keepNext/>
              <w:spacing w:before="20" w:after="20" w:line="260" w:lineRule="exact"/>
              <w:ind w:left="0" w:leftChars="0" w:right="0" w:rightChars="0" w:firstLine="0" w:firstLineChars="0"/>
              <w:jc w:val="center"/>
              <w:rPr>
                <w:del w:id="14361" w:author="xh" w:date="2026-10-19T12:07:38+08:00"/>
              </w:rPr>
            </w:pPr>
            <w:del w:id="14362" w:author="xh" w:date="2026-10-19T12:07:38+08:00">
              <w:r>
                <w:rPr>
                  <w:rFonts w:ascii="Times New Roman" w:hAnsi="Times New Roman" w:eastAsia="宋体"/>
                  <w:b w:val="0"/>
                  <w:sz w:val="18"/>
                </w:rPr>
                <w:delText>刚性</w:delText>
              </w:r>
            </w:del>
          </w:p>
        </w:tc>
        <w:tc>
          <w:tcPr>
            <w:tcW w:w="1039" w:type="dxa"/>
            <w:tcMar>
              <w:left w:w="70" w:type="dxa"/>
              <w:right w:w="70" w:type="dxa"/>
            </w:tcMar>
            <w:vAlign w:val="center"/>
          </w:tcPr>
          <w:p w14:paraId="1ED8F046">
            <w:pPr>
              <w:keepNext/>
              <w:spacing w:before="20" w:after="20" w:line="260" w:lineRule="exact"/>
              <w:ind w:left="0" w:leftChars="0" w:right="0" w:rightChars="0" w:firstLine="0" w:firstLineChars="0"/>
              <w:jc w:val="center"/>
              <w:rPr>
                <w:del w:id="14363" w:author="xh" w:date="2026-10-19T12:07:38+08:00"/>
              </w:rPr>
            </w:pPr>
            <w:del w:id="14364" w:author="xh" w:date="2026-10-19T12:07:38+08:00">
              <w:r>
                <w:rPr>
                  <w:rFonts w:ascii="Times New Roman" w:hAnsi="Times New Roman" w:eastAsia="宋体"/>
                  <w:b w:val="0"/>
                  <w:sz w:val="18"/>
                </w:rPr>
                <w:delText>2023</w:delText>
              </w:r>
            </w:del>
          </w:p>
        </w:tc>
        <w:tc>
          <w:tcPr>
            <w:tcW w:w="1039" w:type="dxa"/>
            <w:tcMar>
              <w:left w:w="70" w:type="dxa"/>
              <w:right w:w="70" w:type="dxa"/>
            </w:tcMar>
            <w:vAlign w:val="center"/>
          </w:tcPr>
          <w:p w14:paraId="03C16DC0">
            <w:pPr>
              <w:keepNext/>
              <w:spacing w:before="20" w:after="20" w:line="260" w:lineRule="exact"/>
              <w:ind w:left="0" w:leftChars="0" w:right="0" w:rightChars="0" w:firstLine="0" w:firstLineChars="0"/>
              <w:jc w:val="center"/>
              <w:rPr>
                <w:del w:id="14365" w:author="xh" w:date="2026-10-19T12:07:38+08:00"/>
              </w:rPr>
            </w:pPr>
            <w:del w:id="14366" w:author="xh" w:date="2026-10-19T12:07:38+08:00">
              <w:r>
                <w:rPr>
                  <w:rFonts w:ascii="Times New Roman" w:hAnsi="Times New Roman" w:eastAsia="宋体"/>
                  <w:b w:val="0"/>
                  <w:sz w:val="18"/>
                </w:rPr>
                <w:delText>20+20</w:delText>
              </w:r>
            </w:del>
          </w:p>
        </w:tc>
        <w:tc>
          <w:tcPr>
            <w:tcW w:w="1039" w:type="dxa"/>
            <w:tcMar>
              <w:left w:w="70" w:type="dxa"/>
              <w:right w:w="70" w:type="dxa"/>
            </w:tcMar>
            <w:vAlign w:val="center"/>
          </w:tcPr>
          <w:p w14:paraId="44858F3E">
            <w:pPr>
              <w:keepNext/>
              <w:spacing w:before="20" w:after="20" w:line="260" w:lineRule="exact"/>
              <w:ind w:left="0" w:leftChars="0" w:right="0" w:rightChars="0" w:firstLine="0" w:firstLineChars="0"/>
              <w:jc w:val="center"/>
              <w:rPr>
                <w:del w:id="14367" w:author="xh" w:date="2026-10-19T12:07:38+08:00"/>
              </w:rPr>
            </w:pPr>
            <w:del w:id="14368" w:author="xh" w:date="2026-10-19T12:07:38+08:00">
              <w:r>
                <w:rPr>
                  <w:rFonts w:ascii="Times New Roman" w:hAnsi="Times New Roman" w:eastAsia="宋体"/>
                  <w:b w:val="0"/>
                  <w:sz w:val="18"/>
                </w:rPr>
                <w:delText>40.00</w:delText>
              </w:r>
            </w:del>
          </w:p>
        </w:tc>
        <w:tc>
          <w:tcPr>
            <w:tcW w:w="1039" w:type="dxa"/>
            <w:tcMar>
              <w:left w:w="70" w:type="dxa"/>
              <w:right w:w="70" w:type="dxa"/>
            </w:tcMar>
            <w:vAlign w:val="center"/>
          </w:tcPr>
          <w:p w14:paraId="195C9CA4">
            <w:pPr>
              <w:keepNext/>
              <w:spacing w:before="20" w:after="20" w:line="260" w:lineRule="exact"/>
              <w:ind w:left="0" w:leftChars="0" w:right="0" w:rightChars="0" w:firstLine="0" w:firstLineChars="0"/>
              <w:jc w:val="center"/>
              <w:rPr>
                <w:del w:id="14369" w:author="xh" w:date="2026-10-19T12:07:38+08:00"/>
              </w:rPr>
            </w:pPr>
            <w:del w:id="14370" w:author="xh" w:date="2026-10-19T12:07:38+08:00">
              <w:r>
                <w:rPr>
                  <w:rFonts w:ascii="Times New Roman" w:hAnsi="Times New Roman" w:eastAsia="宋体"/>
                  <w:b w:val="0"/>
                  <w:sz w:val="18"/>
                </w:rPr>
                <w:delText>7.50</w:delText>
              </w:r>
            </w:del>
          </w:p>
        </w:tc>
        <w:tc>
          <w:tcPr>
            <w:tcW w:w="1039" w:type="dxa"/>
            <w:tcMar>
              <w:left w:w="70" w:type="dxa"/>
              <w:right w:w="70" w:type="dxa"/>
            </w:tcMar>
            <w:vAlign w:val="center"/>
          </w:tcPr>
          <w:p w14:paraId="200CA36E">
            <w:pPr>
              <w:keepNext/>
              <w:spacing w:before="20" w:after="20" w:line="260" w:lineRule="exact"/>
              <w:ind w:left="0" w:leftChars="0" w:right="0" w:rightChars="0" w:firstLine="0" w:firstLineChars="0"/>
              <w:jc w:val="center"/>
              <w:rPr>
                <w:del w:id="14371" w:author="xh" w:date="2026-10-19T12:07:38+08:00"/>
              </w:rPr>
            </w:pPr>
            <w:del w:id="14372" w:author="xh" w:date="2026-10-19T12:07:38+08:00">
              <w:r>
                <w:rPr>
                  <w:rFonts w:ascii="Times New Roman" w:hAnsi="Times New Roman" w:eastAsia="宋体"/>
                  <w:b w:val="0"/>
                  <w:sz w:val="18"/>
                </w:rPr>
                <w:delText>0.00</w:delText>
              </w:r>
            </w:del>
          </w:p>
        </w:tc>
        <w:tc>
          <w:tcPr>
            <w:tcW w:w="1039" w:type="dxa"/>
            <w:tcMar>
              <w:left w:w="70" w:type="dxa"/>
              <w:right w:w="70" w:type="dxa"/>
            </w:tcMar>
            <w:vAlign w:val="center"/>
          </w:tcPr>
          <w:p w14:paraId="12869C0D">
            <w:pPr>
              <w:keepNext/>
              <w:spacing w:before="20" w:after="20" w:line="260" w:lineRule="exact"/>
              <w:ind w:left="0" w:leftChars="0" w:right="0" w:rightChars="0" w:firstLine="0" w:firstLineChars="0"/>
              <w:jc w:val="center"/>
              <w:rPr>
                <w:del w:id="14373" w:author="xh" w:date="2026-10-19T12:07:38+08:00"/>
              </w:rPr>
            </w:pPr>
            <w:del w:id="14374" w:author="xh" w:date="2026-10-19T12:07:38+08:00">
              <w:r>
                <w:rPr>
                  <w:rFonts w:ascii="Times New Roman" w:hAnsi="Times New Roman" w:eastAsia="宋体"/>
                  <w:b w:val="0"/>
                  <w:sz w:val="18"/>
                </w:rPr>
                <w:delText>0.00</w:delText>
              </w:r>
            </w:del>
          </w:p>
        </w:tc>
        <w:tc>
          <w:tcPr>
            <w:tcW w:w="1039" w:type="dxa"/>
            <w:tcMar>
              <w:left w:w="70" w:type="dxa"/>
              <w:right w:w="70" w:type="dxa"/>
            </w:tcMar>
            <w:vAlign w:val="center"/>
          </w:tcPr>
          <w:p w14:paraId="7F3EDFC6">
            <w:pPr>
              <w:keepNext/>
              <w:spacing w:before="20" w:after="20" w:line="260" w:lineRule="exact"/>
              <w:ind w:left="0" w:leftChars="0" w:right="0" w:rightChars="0" w:firstLine="0" w:firstLineChars="0"/>
              <w:jc w:val="center"/>
              <w:rPr>
                <w:del w:id="14375" w:author="xh" w:date="2026-10-19T12:07:38+08:00"/>
              </w:rPr>
            </w:pPr>
            <w:del w:id="14376" w:author="xh" w:date="2026-10-19T12:07:38+08:00">
              <w:r>
                <w:rPr>
                  <w:rFonts w:ascii="Times New Roman" w:hAnsi="Times New Roman" w:eastAsia="宋体"/>
                  <w:b w:val="0"/>
                  <w:sz w:val="18"/>
                </w:rPr>
                <w:delText>31.16</w:delText>
              </w:r>
            </w:del>
          </w:p>
        </w:tc>
      </w:tr>
      <w:tr w14:paraId="346567C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4323" w:author="xh" w:date="2026-10-19T12:07:38+08:00"/>
        </w:trPr>
        <w:tc>
          <w:tcPr>
            <w:tcW w:w="1039" w:type="dxa"/>
            <w:tcMar>
              <w:left w:w="70" w:type="dxa"/>
              <w:right w:w="70" w:type="dxa"/>
            </w:tcMar>
            <w:vAlign w:val="center"/>
          </w:tcPr>
          <w:p w14:paraId="3CDC0A7B">
            <w:pPr>
              <w:keepNext/>
              <w:spacing w:before="20" w:after="20" w:line="260" w:lineRule="exact"/>
              <w:ind w:left="0" w:leftChars="0" w:right="0" w:rightChars="0" w:firstLine="0" w:firstLineChars="0"/>
              <w:jc w:val="center"/>
              <w:rPr>
                <w:del w:id="14377" w:author="xh" w:date="2026-10-19T12:07:38+08:00"/>
              </w:rPr>
            </w:pPr>
            <w:del w:id="14378" w:author="xh" w:date="2026-10-19T12:07:38+08:00">
              <w:r>
                <w:rPr>
                  <w:rFonts w:ascii="Times New Roman" w:hAnsi="Times New Roman" w:eastAsia="宋体"/>
                  <w:b w:val="0"/>
                  <w:sz w:val="18"/>
                </w:rPr>
                <w:delText>刚性</w:delText>
              </w:r>
            </w:del>
          </w:p>
        </w:tc>
        <w:tc>
          <w:tcPr>
            <w:tcW w:w="1039" w:type="dxa"/>
            <w:tcMar>
              <w:left w:w="70" w:type="dxa"/>
              <w:right w:w="70" w:type="dxa"/>
            </w:tcMar>
            <w:vAlign w:val="center"/>
          </w:tcPr>
          <w:p w14:paraId="22656026">
            <w:pPr>
              <w:keepNext/>
              <w:spacing w:before="20" w:after="20" w:line="260" w:lineRule="exact"/>
              <w:ind w:left="0" w:leftChars="0" w:right="0" w:rightChars="0" w:firstLine="0" w:firstLineChars="0"/>
              <w:jc w:val="center"/>
              <w:rPr>
                <w:del w:id="14379" w:author="xh" w:date="2026-10-19T12:07:38+08:00"/>
              </w:rPr>
            </w:pPr>
            <w:del w:id="14380" w:author="xh" w:date="2026-10-19T12:07:38+08:00">
              <w:r>
                <w:rPr>
                  <w:rFonts w:ascii="Times New Roman" w:hAnsi="Times New Roman" w:eastAsia="宋体"/>
                  <w:b w:val="0"/>
                  <w:sz w:val="18"/>
                </w:rPr>
                <w:delText>2024</w:delText>
              </w:r>
            </w:del>
          </w:p>
        </w:tc>
        <w:tc>
          <w:tcPr>
            <w:tcW w:w="1039" w:type="dxa"/>
            <w:tcMar>
              <w:left w:w="70" w:type="dxa"/>
              <w:right w:w="70" w:type="dxa"/>
            </w:tcMar>
            <w:vAlign w:val="center"/>
          </w:tcPr>
          <w:p w14:paraId="6E56F16D">
            <w:pPr>
              <w:keepNext/>
              <w:spacing w:before="20" w:after="20" w:line="260" w:lineRule="exact"/>
              <w:ind w:left="0" w:leftChars="0" w:right="0" w:rightChars="0" w:firstLine="0" w:firstLineChars="0"/>
              <w:jc w:val="center"/>
              <w:rPr>
                <w:del w:id="14381" w:author="xh" w:date="2026-10-19T12:07:38+08:00"/>
              </w:rPr>
            </w:pPr>
            <w:del w:id="14382" w:author="xh" w:date="2026-10-19T12:07:38+08:00">
              <w:r>
                <w:rPr>
                  <w:rFonts w:ascii="Times New Roman" w:hAnsi="Times New Roman" w:eastAsia="宋体"/>
                  <w:b w:val="0"/>
                  <w:sz w:val="18"/>
                </w:rPr>
                <w:delText>20+20</w:delText>
              </w:r>
            </w:del>
          </w:p>
        </w:tc>
        <w:tc>
          <w:tcPr>
            <w:tcW w:w="1039" w:type="dxa"/>
            <w:tcMar>
              <w:left w:w="70" w:type="dxa"/>
              <w:right w:w="70" w:type="dxa"/>
            </w:tcMar>
            <w:vAlign w:val="center"/>
          </w:tcPr>
          <w:p w14:paraId="1C17A416">
            <w:pPr>
              <w:keepNext/>
              <w:spacing w:before="20" w:after="20" w:line="260" w:lineRule="exact"/>
              <w:ind w:left="0" w:leftChars="0" w:right="0" w:rightChars="0" w:firstLine="0" w:firstLineChars="0"/>
              <w:jc w:val="center"/>
              <w:rPr>
                <w:del w:id="14383" w:author="xh" w:date="2026-10-19T12:07:38+08:00"/>
              </w:rPr>
            </w:pPr>
            <w:del w:id="14384" w:author="xh" w:date="2026-10-19T12:07:38+08:00">
              <w:r>
                <w:rPr>
                  <w:rFonts w:ascii="Times New Roman" w:hAnsi="Times New Roman" w:eastAsia="宋体"/>
                  <w:b w:val="0"/>
                  <w:sz w:val="18"/>
                </w:rPr>
                <w:delText>40.00</w:delText>
              </w:r>
            </w:del>
          </w:p>
        </w:tc>
        <w:tc>
          <w:tcPr>
            <w:tcW w:w="1039" w:type="dxa"/>
            <w:tcMar>
              <w:left w:w="70" w:type="dxa"/>
              <w:right w:w="70" w:type="dxa"/>
            </w:tcMar>
            <w:vAlign w:val="center"/>
          </w:tcPr>
          <w:p w14:paraId="1A423AAD">
            <w:pPr>
              <w:keepNext/>
              <w:spacing w:before="20" w:after="20" w:line="260" w:lineRule="exact"/>
              <w:ind w:left="0" w:leftChars="0" w:right="0" w:rightChars="0" w:firstLine="0" w:firstLineChars="0"/>
              <w:jc w:val="center"/>
              <w:rPr>
                <w:del w:id="14385" w:author="xh" w:date="2026-10-19T12:07:38+08:00"/>
              </w:rPr>
            </w:pPr>
            <w:del w:id="14386" w:author="xh" w:date="2026-10-19T12:07:38+08:00">
              <w:r>
                <w:rPr>
                  <w:rFonts w:ascii="Times New Roman" w:hAnsi="Times New Roman" w:eastAsia="宋体"/>
                  <w:b w:val="0"/>
                  <w:sz w:val="18"/>
                </w:rPr>
                <w:delText>8.70</w:delText>
              </w:r>
            </w:del>
          </w:p>
        </w:tc>
        <w:tc>
          <w:tcPr>
            <w:tcW w:w="1039" w:type="dxa"/>
            <w:tcMar>
              <w:left w:w="70" w:type="dxa"/>
              <w:right w:w="70" w:type="dxa"/>
            </w:tcMar>
            <w:vAlign w:val="center"/>
          </w:tcPr>
          <w:p w14:paraId="08409603">
            <w:pPr>
              <w:keepNext/>
              <w:spacing w:before="20" w:after="20" w:line="260" w:lineRule="exact"/>
              <w:ind w:left="0" w:leftChars="0" w:right="0" w:rightChars="0" w:firstLine="0" w:firstLineChars="0"/>
              <w:jc w:val="center"/>
              <w:rPr>
                <w:del w:id="14387" w:author="xh" w:date="2026-10-19T12:07:38+08:00"/>
              </w:rPr>
            </w:pPr>
            <w:del w:id="14388" w:author="xh" w:date="2026-10-19T12:07:38+08:00">
              <w:r>
                <w:rPr>
                  <w:rFonts w:ascii="Times New Roman" w:hAnsi="Times New Roman" w:eastAsia="宋体"/>
                  <w:b w:val="0"/>
                  <w:sz w:val="18"/>
                </w:rPr>
                <w:delText>0.00</w:delText>
              </w:r>
            </w:del>
          </w:p>
        </w:tc>
        <w:tc>
          <w:tcPr>
            <w:tcW w:w="1039" w:type="dxa"/>
            <w:tcMar>
              <w:left w:w="70" w:type="dxa"/>
              <w:right w:w="70" w:type="dxa"/>
            </w:tcMar>
            <w:vAlign w:val="center"/>
          </w:tcPr>
          <w:p w14:paraId="26D1095E">
            <w:pPr>
              <w:keepNext/>
              <w:spacing w:before="20" w:after="20" w:line="260" w:lineRule="exact"/>
              <w:ind w:left="0" w:leftChars="0" w:right="0" w:rightChars="0" w:firstLine="0" w:firstLineChars="0"/>
              <w:jc w:val="center"/>
              <w:rPr>
                <w:del w:id="14389" w:author="xh" w:date="2026-10-19T12:07:38+08:00"/>
              </w:rPr>
            </w:pPr>
            <w:del w:id="14390" w:author="xh" w:date="2026-10-19T12:07:38+08:00">
              <w:r>
                <w:rPr>
                  <w:rFonts w:ascii="Times New Roman" w:hAnsi="Times New Roman" w:eastAsia="宋体"/>
                  <w:b w:val="0"/>
                  <w:sz w:val="18"/>
                </w:rPr>
                <w:delText>0.00</w:delText>
              </w:r>
            </w:del>
          </w:p>
        </w:tc>
        <w:tc>
          <w:tcPr>
            <w:tcW w:w="1039" w:type="dxa"/>
            <w:tcMar>
              <w:left w:w="70" w:type="dxa"/>
              <w:right w:w="70" w:type="dxa"/>
            </w:tcMar>
            <w:vAlign w:val="center"/>
          </w:tcPr>
          <w:p w14:paraId="42644A36">
            <w:pPr>
              <w:keepNext/>
              <w:spacing w:before="20" w:after="20" w:line="260" w:lineRule="exact"/>
              <w:ind w:left="0" w:leftChars="0" w:right="0" w:rightChars="0" w:firstLine="0" w:firstLineChars="0"/>
              <w:jc w:val="center"/>
              <w:rPr>
                <w:del w:id="14391" w:author="xh" w:date="2026-10-19T12:07:38+08:00"/>
              </w:rPr>
            </w:pPr>
            <w:del w:id="14392" w:author="xh" w:date="2026-10-19T12:07:38+08:00">
              <w:r>
                <w:rPr>
                  <w:rFonts w:ascii="Times New Roman" w:hAnsi="Times New Roman" w:eastAsia="宋体"/>
                  <w:b w:val="0"/>
                  <w:sz w:val="18"/>
                </w:rPr>
                <w:delText>35.31</w:delText>
              </w:r>
            </w:del>
          </w:p>
        </w:tc>
      </w:tr>
      <w:tr w14:paraId="6641B5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4324" w:author="xh" w:date="2026-10-19T12:07:38+08:00"/>
        </w:trPr>
        <w:tc>
          <w:tcPr>
            <w:tcW w:w="1039" w:type="dxa"/>
            <w:tcMar>
              <w:left w:w="70" w:type="dxa"/>
              <w:right w:w="70" w:type="dxa"/>
            </w:tcMar>
            <w:vAlign w:val="center"/>
          </w:tcPr>
          <w:p w14:paraId="1DB31741">
            <w:pPr>
              <w:keepNext/>
              <w:spacing w:before="20" w:after="20" w:line="260" w:lineRule="exact"/>
              <w:ind w:left="0" w:leftChars="0" w:right="0" w:rightChars="0" w:firstLine="0" w:firstLineChars="0"/>
              <w:jc w:val="center"/>
              <w:rPr>
                <w:del w:id="14393" w:author="xh" w:date="2026-10-19T12:07:38+08:00"/>
              </w:rPr>
            </w:pPr>
            <w:del w:id="14394" w:author="xh" w:date="2026-10-19T12:07:38+08:00">
              <w:r>
                <w:rPr>
                  <w:rFonts w:ascii="Times New Roman" w:hAnsi="Times New Roman" w:eastAsia="宋体"/>
                  <w:b w:val="0"/>
                  <w:sz w:val="18"/>
                </w:rPr>
                <w:delText>刚性</w:delText>
              </w:r>
            </w:del>
          </w:p>
        </w:tc>
        <w:tc>
          <w:tcPr>
            <w:tcW w:w="1039" w:type="dxa"/>
            <w:tcMar>
              <w:left w:w="70" w:type="dxa"/>
              <w:right w:w="70" w:type="dxa"/>
            </w:tcMar>
            <w:vAlign w:val="center"/>
          </w:tcPr>
          <w:p w14:paraId="24AD6966">
            <w:pPr>
              <w:keepNext/>
              <w:spacing w:before="20" w:after="20" w:line="260" w:lineRule="exact"/>
              <w:ind w:left="0" w:leftChars="0" w:right="0" w:rightChars="0" w:firstLine="0" w:firstLineChars="0"/>
              <w:jc w:val="center"/>
              <w:rPr>
                <w:del w:id="14395" w:author="xh" w:date="2026-10-19T12:07:38+08:00"/>
              </w:rPr>
            </w:pPr>
            <w:del w:id="14396" w:author="xh" w:date="2026-10-19T12:07:38+08:00">
              <w:r>
                <w:rPr>
                  <w:rFonts w:ascii="Times New Roman" w:hAnsi="Times New Roman" w:eastAsia="宋体"/>
                  <w:b w:val="0"/>
                  <w:sz w:val="18"/>
                </w:rPr>
                <w:delText>2025</w:delText>
              </w:r>
            </w:del>
          </w:p>
        </w:tc>
        <w:tc>
          <w:tcPr>
            <w:tcW w:w="1039" w:type="dxa"/>
            <w:tcMar>
              <w:left w:w="70" w:type="dxa"/>
              <w:right w:w="70" w:type="dxa"/>
            </w:tcMar>
            <w:vAlign w:val="center"/>
          </w:tcPr>
          <w:p w14:paraId="3304B08E">
            <w:pPr>
              <w:keepNext/>
              <w:spacing w:before="20" w:after="20" w:line="260" w:lineRule="exact"/>
              <w:ind w:left="0" w:leftChars="0" w:right="0" w:rightChars="0" w:firstLine="0" w:firstLineChars="0"/>
              <w:jc w:val="center"/>
              <w:rPr>
                <w:del w:id="14397" w:author="xh" w:date="2026-10-19T12:07:38+08:00"/>
              </w:rPr>
            </w:pPr>
            <w:del w:id="14398" w:author="xh" w:date="2026-10-19T12:07:38+08:00">
              <w:r>
                <w:rPr>
                  <w:rFonts w:ascii="Times New Roman" w:hAnsi="Times New Roman" w:eastAsia="宋体"/>
                  <w:b w:val="0"/>
                  <w:sz w:val="18"/>
                </w:rPr>
                <w:delText>20+20</w:delText>
              </w:r>
            </w:del>
          </w:p>
        </w:tc>
        <w:tc>
          <w:tcPr>
            <w:tcW w:w="1039" w:type="dxa"/>
            <w:tcMar>
              <w:left w:w="70" w:type="dxa"/>
              <w:right w:w="70" w:type="dxa"/>
            </w:tcMar>
            <w:vAlign w:val="center"/>
          </w:tcPr>
          <w:p w14:paraId="2822C4F6">
            <w:pPr>
              <w:keepNext/>
              <w:spacing w:before="20" w:after="20" w:line="260" w:lineRule="exact"/>
              <w:ind w:left="0" w:leftChars="0" w:right="0" w:rightChars="0" w:firstLine="0" w:firstLineChars="0"/>
              <w:jc w:val="center"/>
              <w:rPr>
                <w:del w:id="14399" w:author="xh" w:date="2026-10-19T12:07:38+08:00"/>
              </w:rPr>
            </w:pPr>
            <w:del w:id="14400" w:author="xh" w:date="2026-10-19T12:07:38+08:00">
              <w:r>
                <w:rPr>
                  <w:rFonts w:ascii="Times New Roman" w:hAnsi="Times New Roman" w:eastAsia="宋体"/>
                  <w:b w:val="0"/>
                  <w:sz w:val="18"/>
                </w:rPr>
                <w:delText>40.00</w:delText>
              </w:r>
            </w:del>
          </w:p>
        </w:tc>
        <w:tc>
          <w:tcPr>
            <w:tcW w:w="1039" w:type="dxa"/>
            <w:tcMar>
              <w:left w:w="70" w:type="dxa"/>
              <w:right w:w="70" w:type="dxa"/>
            </w:tcMar>
            <w:vAlign w:val="center"/>
          </w:tcPr>
          <w:p w14:paraId="144C8B4A">
            <w:pPr>
              <w:keepNext/>
              <w:spacing w:before="20" w:after="20" w:line="260" w:lineRule="exact"/>
              <w:ind w:left="0" w:leftChars="0" w:right="0" w:rightChars="0" w:firstLine="0" w:firstLineChars="0"/>
              <w:jc w:val="center"/>
              <w:rPr>
                <w:del w:id="14401" w:author="xh" w:date="2026-10-19T12:07:38+08:00"/>
              </w:rPr>
            </w:pPr>
            <w:del w:id="14402" w:author="xh" w:date="2026-10-19T12:07:38+08:00">
              <w:r>
                <w:rPr>
                  <w:rFonts w:ascii="Times New Roman" w:hAnsi="Times New Roman" w:eastAsia="宋体"/>
                  <w:b w:val="0"/>
                  <w:sz w:val="18"/>
                </w:rPr>
                <w:delText>11.70</w:delText>
              </w:r>
            </w:del>
          </w:p>
        </w:tc>
        <w:tc>
          <w:tcPr>
            <w:tcW w:w="1039" w:type="dxa"/>
            <w:tcMar>
              <w:left w:w="70" w:type="dxa"/>
              <w:right w:w="70" w:type="dxa"/>
            </w:tcMar>
            <w:vAlign w:val="center"/>
          </w:tcPr>
          <w:p w14:paraId="6DF0115E">
            <w:pPr>
              <w:keepNext/>
              <w:spacing w:before="20" w:after="20" w:line="260" w:lineRule="exact"/>
              <w:ind w:left="0" w:leftChars="0" w:right="0" w:rightChars="0" w:firstLine="0" w:firstLineChars="0"/>
              <w:jc w:val="center"/>
              <w:rPr>
                <w:del w:id="14403" w:author="xh" w:date="2026-10-19T12:07:38+08:00"/>
              </w:rPr>
            </w:pPr>
            <w:del w:id="14404" w:author="xh" w:date="2026-10-19T12:07:38+08:00">
              <w:r>
                <w:rPr>
                  <w:rFonts w:ascii="Times New Roman" w:hAnsi="Times New Roman" w:eastAsia="宋体"/>
                  <w:b w:val="0"/>
                  <w:sz w:val="18"/>
                </w:rPr>
                <w:delText>0.00</w:delText>
              </w:r>
            </w:del>
          </w:p>
        </w:tc>
        <w:tc>
          <w:tcPr>
            <w:tcW w:w="1039" w:type="dxa"/>
            <w:tcMar>
              <w:left w:w="70" w:type="dxa"/>
              <w:right w:w="70" w:type="dxa"/>
            </w:tcMar>
            <w:vAlign w:val="center"/>
          </w:tcPr>
          <w:p w14:paraId="0D7CCA60">
            <w:pPr>
              <w:keepNext/>
              <w:spacing w:before="20" w:after="20" w:line="260" w:lineRule="exact"/>
              <w:ind w:left="0" w:leftChars="0" w:right="0" w:rightChars="0" w:firstLine="0" w:firstLineChars="0"/>
              <w:jc w:val="center"/>
              <w:rPr>
                <w:del w:id="14405" w:author="xh" w:date="2026-10-19T12:07:38+08:00"/>
              </w:rPr>
            </w:pPr>
            <w:del w:id="14406" w:author="xh" w:date="2026-10-19T12:07:38+08:00">
              <w:r>
                <w:rPr>
                  <w:rFonts w:ascii="Times New Roman" w:hAnsi="Times New Roman" w:eastAsia="宋体"/>
                  <w:b w:val="0"/>
                  <w:sz w:val="18"/>
                </w:rPr>
                <w:delText>0.00</w:delText>
              </w:r>
            </w:del>
          </w:p>
        </w:tc>
        <w:tc>
          <w:tcPr>
            <w:tcW w:w="1039" w:type="dxa"/>
            <w:tcMar>
              <w:left w:w="70" w:type="dxa"/>
              <w:right w:w="70" w:type="dxa"/>
            </w:tcMar>
            <w:vAlign w:val="center"/>
          </w:tcPr>
          <w:p w14:paraId="29FDBCE6">
            <w:pPr>
              <w:keepNext/>
              <w:spacing w:before="20" w:after="20" w:line="260" w:lineRule="exact"/>
              <w:ind w:left="0" w:leftChars="0" w:right="0" w:rightChars="0" w:firstLine="0" w:firstLineChars="0"/>
              <w:jc w:val="center"/>
              <w:rPr>
                <w:del w:id="14407" w:author="xh" w:date="2026-10-19T12:07:38+08:00"/>
              </w:rPr>
            </w:pPr>
            <w:del w:id="14408" w:author="xh" w:date="2026-10-19T12:07:38+08:00">
              <w:r>
                <w:rPr>
                  <w:rFonts w:ascii="Times New Roman" w:hAnsi="Times New Roman" w:eastAsia="宋体"/>
                  <w:b w:val="0"/>
                  <w:sz w:val="18"/>
                </w:rPr>
                <w:delText>39.15</w:delText>
              </w:r>
            </w:del>
          </w:p>
        </w:tc>
      </w:tr>
      <w:tr w14:paraId="2DE9D9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4325" w:author="xh" w:date="2026-10-19T12:07:38+08:00"/>
        </w:trPr>
        <w:tc>
          <w:tcPr>
            <w:tcW w:w="1039" w:type="dxa"/>
            <w:tcMar>
              <w:left w:w="70" w:type="dxa"/>
              <w:right w:w="70" w:type="dxa"/>
            </w:tcMar>
            <w:vAlign w:val="center"/>
          </w:tcPr>
          <w:p w14:paraId="7763E06F">
            <w:pPr>
              <w:keepNext/>
              <w:spacing w:before="20" w:after="20" w:line="260" w:lineRule="exact"/>
              <w:ind w:left="0" w:leftChars="0" w:right="0" w:rightChars="0" w:firstLine="0" w:firstLineChars="0"/>
              <w:jc w:val="center"/>
              <w:rPr>
                <w:del w:id="14409" w:author="xh" w:date="2026-10-19T12:07:38+08:00"/>
              </w:rPr>
            </w:pPr>
            <w:del w:id="14410" w:author="xh" w:date="2026-10-19T12:07:38+08:00">
              <w:r>
                <w:rPr>
                  <w:rFonts w:ascii="Times New Roman" w:hAnsi="Times New Roman" w:eastAsia="宋体"/>
                  <w:b w:val="0"/>
                  <w:sz w:val="18"/>
                </w:rPr>
                <w:delText>弹性</w:delText>
              </w:r>
            </w:del>
          </w:p>
        </w:tc>
        <w:tc>
          <w:tcPr>
            <w:tcW w:w="1039" w:type="dxa"/>
            <w:tcMar>
              <w:left w:w="70" w:type="dxa"/>
              <w:right w:w="70" w:type="dxa"/>
            </w:tcMar>
            <w:vAlign w:val="center"/>
          </w:tcPr>
          <w:p w14:paraId="5C4A05CD">
            <w:pPr>
              <w:keepNext/>
              <w:spacing w:before="20" w:after="20" w:line="260" w:lineRule="exact"/>
              <w:ind w:left="0" w:leftChars="0" w:right="0" w:rightChars="0" w:firstLine="0" w:firstLineChars="0"/>
              <w:jc w:val="center"/>
              <w:rPr>
                <w:del w:id="14411" w:author="xh" w:date="2026-10-19T12:07:38+08:00"/>
              </w:rPr>
            </w:pPr>
            <w:del w:id="14412" w:author="xh" w:date="2026-10-19T12:07:38+08:00">
              <w:r>
                <w:rPr>
                  <w:rFonts w:ascii="Times New Roman" w:hAnsi="Times New Roman" w:eastAsia="宋体"/>
                  <w:b w:val="0"/>
                  <w:sz w:val="18"/>
                </w:rPr>
                <w:delText>2022</w:delText>
              </w:r>
            </w:del>
          </w:p>
        </w:tc>
        <w:tc>
          <w:tcPr>
            <w:tcW w:w="1039" w:type="dxa"/>
            <w:tcMar>
              <w:left w:w="70" w:type="dxa"/>
              <w:right w:w="70" w:type="dxa"/>
            </w:tcMar>
            <w:vAlign w:val="center"/>
          </w:tcPr>
          <w:p w14:paraId="1FE48F33">
            <w:pPr>
              <w:keepNext/>
              <w:spacing w:before="20" w:after="20" w:line="260" w:lineRule="exact"/>
              <w:ind w:left="0" w:leftChars="0" w:right="0" w:rightChars="0" w:firstLine="0" w:firstLineChars="0"/>
              <w:jc w:val="center"/>
              <w:rPr>
                <w:del w:id="14413" w:author="xh" w:date="2026-10-19T12:07:38+08:00"/>
              </w:rPr>
            </w:pPr>
            <w:del w:id="14414" w:author="xh" w:date="2026-10-19T12:07:38+08:00">
              <w:r>
                <w:rPr>
                  <w:rFonts w:ascii="Times New Roman" w:hAnsi="Times New Roman" w:eastAsia="宋体"/>
                  <w:b w:val="0"/>
                  <w:sz w:val="18"/>
                </w:rPr>
                <w:delText>31.5+31.5</w:delText>
              </w:r>
            </w:del>
          </w:p>
        </w:tc>
        <w:tc>
          <w:tcPr>
            <w:tcW w:w="1039" w:type="dxa"/>
            <w:tcMar>
              <w:left w:w="70" w:type="dxa"/>
              <w:right w:w="70" w:type="dxa"/>
            </w:tcMar>
            <w:vAlign w:val="center"/>
          </w:tcPr>
          <w:p w14:paraId="3166C2B9">
            <w:pPr>
              <w:keepNext/>
              <w:spacing w:before="20" w:after="20" w:line="260" w:lineRule="exact"/>
              <w:ind w:left="0" w:leftChars="0" w:right="0" w:rightChars="0" w:firstLine="0" w:firstLineChars="0"/>
              <w:jc w:val="center"/>
              <w:rPr>
                <w:del w:id="14415" w:author="xh" w:date="2026-10-19T12:07:38+08:00"/>
              </w:rPr>
            </w:pPr>
            <w:del w:id="14416" w:author="xh" w:date="2026-10-19T12:07:38+08:00">
              <w:r>
                <w:rPr>
                  <w:rFonts w:ascii="Times New Roman" w:hAnsi="Times New Roman" w:eastAsia="宋体"/>
                  <w:b w:val="0"/>
                  <w:sz w:val="18"/>
                </w:rPr>
                <w:delText>63.00</w:delText>
              </w:r>
            </w:del>
          </w:p>
        </w:tc>
        <w:tc>
          <w:tcPr>
            <w:tcW w:w="1039" w:type="dxa"/>
            <w:tcMar>
              <w:left w:w="70" w:type="dxa"/>
              <w:right w:w="70" w:type="dxa"/>
            </w:tcMar>
            <w:vAlign w:val="center"/>
          </w:tcPr>
          <w:p w14:paraId="236E35BF">
            <w:pPr>
              <w:keepNext/>
              <w:spacing w:before="20" w:after="20" w:line="260" w:lineRule="exact"/>
              <w:ind w:left="0" w:leftChars="0" w:right="0" w:rightChars="0" w:firstLine="0" w:firstLineChars="0"/>
              <w:jc w:val="center"/>
              <w:rPr>
                <w:del w:id="14417" w:author="xh" w:date="2026-10-19T12:07:38+08:00"/>
              </w:rPr>
            </w:pPr>
            <w:del w:id="14418" w:author="xh" w:date="2026-10-19T12:07:38+08:00">
              <w:r>
                <w:rPr>
                  <w:rFonts w:ascii="Times New Roman" w:hAnsi="Times New Roman" w:eastAsia="宋体"/>
                  <w:b w:val="0"/>
                  <w:sz w:val="18"/>
                </w:rPr>
                <w:delText>0.00</w:delText>
              </w:r>
            </w:del>
          </w:p>
        </w:tc>
        <w:tc>
          <w:tcPr>
            <w:tcW w:w="1039" w:type="dxa"/>
            <w:tcMar>
              <w:left w:w="70" w:type="dxa"/>
              <w:right w:w="70" w:type="dxa"/>
            </w:tcMar>
            <w:vAlign w:val="center"/>
          </w:tcPr>
          <w:p w14:paraId="1148C73D">
            <w:pPr>
              <w:keepNext/>
              <w:spacing w:before="20" w:after="20" w:line="260" w:lineRule="exact"/>
              <w:ind w:left="0" w:leftChars="0" w:right="0" w:rightChars="0" w:firstLine="0" w:firstLineChars="0"/>
              <w:jc w:val="center"/>
              <w:rPr>
                <w:del w:id="14419" w:author="xh" w:date="2026-10-19T12:07:38+08:00"/>
              </w:rPr>
            </w:pPr>
            <w:del w:id="14420" w:author="xh" w:date="2026-10-19T12:07:38+08:00">
              <w:r>
                <w:rPr>
                  <w:rFonts w:ascii="Times New Roman" w:hAnsi="Times New Roman" w:eastAsia="宋体"/>
                  <w:b w:val="0"/>
                  <w:sz w:val="18"/>
                </w:rPr>
                <w:delText>0.00</w:delText>
              </w:r>
            </w:del>
          </w:p>
        </w:tc>
        <w:tc>
          <w:tcPr>
            <w:tcW w:w="1039" w:type="dxa"/>
            <w:tcMar>
              <w:left w:w="70" w:type="dxa"/>
              <w:right w:w="70" w:type="dxa"/>
            </w:tcMar>
            <w:vAlign w:val="center"/>
          </w:tcPr>
          <w:p w14:paraId="5CB2F9F6">
            <w:pPr>
              <w:keepNext/>
              <w:spacing w:before="20" w:after="20" w:line="260" w:lineRule="exact"/>
              <w:ind w:left="0" w:leftChars="0" w:right="0" w:rightChars="0" w:firstLine="0" w:firstLineChars="0"/>
              <w:jc w:val="center"/>
              <w:rPr>
                <w:del w:id="14421" w:author="xh" w:date="2026-10-19T12:07:38+08:00"/>
              </w:rPr>
            </w:pPr>
            <w:del w:id="14422" w:author="xh" w:date="2026-10-19T12:07:38+08:00">
              <w:r>
                <w:rPr>
                  <w:rFonts w:ascii="Times New Roman" w:hAnsi="Times New Roman" w:eastAsia="宋体"/>
                  <w:b w:val="0"/>
                  <w:sz w:val="18"/>
                </w:rPr>
                <w:delText>0.00</w:delText>
              </w:r>
            </w:del>
          </w:p>
        </w:tc>
        <w:tc>
          <w:tcPr>
            <w:tcW w:w="1039" w:type="dxa"/>
            <w:tcMar>
              <w:left w:w="70" w:type="dxa"/>
              <w:right w:w="70" w:type="dxa"/>
            </w:tcMar>
            <w:vAlign w:val="center"/>
          </w:tcPr>
          <w:p w14:paraId="238823CF">
            <w:pPr>
              <w:keepNext/>
              <w:spacing w:before="20" w:after="20" w:line="260" w:lineRule="exact"/>
              <w:ind w:left="0" w:leftChars="0" w:right="0" w:rightChars="0" w:firstLine="0" w:firstLineChars="0"/>
              <w:jc w:val="center"/>
              <w:rPr>
                <w:del w:id="14423" w:author="xh" w:date="2026-10-19T12:07:38+08:00"/>
              </w:rPr>
            </w:pPr>
            <w:del w:id="14424" w:author="xh" w:date="2026-10-19T12:07:38+08:00">
              <w:r>
                <w:rPr>
                  <w:rFonts w:ascii="Times New Roman" w:hAnsi="Times New Roman" w:eastAsia="宋体"/>
                  <w:b w:val="0"/>
                  <w:sz w:val="18"/>
                </w:rPr>
                <w:delText>33.77</w:delText>
              </w:r>
            </w:del>
          </w:p>
        </w:tc>
      </w:tr>
      <w:tr w14:paraId="3BC684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4326" w:author="xh" w:date="2026-10-19T12:07:38+08:00"/>
        </w:trPr>
        <w:tc>
          <w:tcPr>
            <w:tcW w:w="1039" w:type="dxa"/>
            <w:tcMar>
              <w:left w:w="70" w:type="dxa"/>
              <w:right w:w="70" w:type="dxa"/>
            </w:tcMar>
            <w:vAlign w:val="center"/>
          </w:tcPr>
          <w:p w14:paraId="4C00FB51">
            <w:pPr>
              <w:keepNext/>
              <w:spacing w:before="20" w:after="20" w:line="260" w:lineRule="exact"/>
              <w:ind w:left="0" w:leftChars="0" w:right="0" w:rightChars="0" w:firstLine="0" w:firstLineChars="0"/>
              <w:jc w:val="center"/>
              <w:rPr>
                <w:del w:id="14425" w:author="xh" w:date="2026-10-19T12:07:38+08:00"/>
              </w:rPr>
            </w:pPr>
            <w:del w:id="14426" w:author="xh" w:date="2026-10-19T12:07:38+08:00">
              <w:r>
                <w:rPr>
                  <w:rFonts w:ascii="Times New Roman" w:hAnsi="Times New Roman" w:eastAsia="宋体"/>
                  <w:b w:val="0"/>
                  <w:sz w:val="18"/>
                </w:rPr>
                <w:delText>弹性</w:delText>
              </w:r>
            </w:del>
          </w:p>
        </w:tc>
        <w:tc>
          <w:tcPr>
            <w:tcW w:w="1039" w:type="dxa"/>
            <w:tcMar>
              <w:left w:w="70" w:type="dxa"/>
              <w:right w:w="70" w:type="dxa"/>
            </w:tcMar>
            <w:vAlign w:val="center"/>
          </w:tcPr>
          <w:p w14:paraId="2BE36803">
            <w:pPr>
              <w:keepNext/>
              <w:spacing w:before="20" w:after="20" w:line="260" w:lineRule="exact"/>
              <w:ind w:left="0" w:leftChars="0" w:right="0" w:rightChars="0" w:firstLine="0" w:firstLineChars="0"/>
              <w:jc w:val="center"/>
              <w:rPr>
                <w:del w:id="14427" w:author="xh" w:date="2026-10-19T12:07:38+08:00"/>
              </w:rPr>
            </w:pPr>
            <w:del w:id="14428" w:author="xh" w:date="2026-10-19T12:07:38+08:00">
              <w:r>
                <w:rPr>
                  <w:rFonts w:ascii="Times New Roman" w:hAnsi="Times New Roman" w:eastAsia="宋体"/>
                  <w:b w:val="0"/>
                  <w:sz w:val="18"/>
                </w:rPr>
                <w:delText>2023</w:delText>
              </w:r>
            </w:del>
          </w:p>
        </w:tc>
        <w:tc>
          <w:tcPr>
            <w:tcW w:w="1039" w:type="dxa"/>
            <w:tcMar>
              <w:left w:w="70" w:type="dxa"/>
              <w:right w:w="70" w:type="dxa"/>
            </w:tcMar>
            <w:vAlign w:val="center"/>
          </w:tcPr>
          <w:p w14:paraId="5F7459E4">
            <w:pPr>
              <w:keepNext/>
              <w:spacing w:before="20" w:after="20" w:line="260" w:lineRule="exact"/>
              <w:ind w:left="0" w:leftChars="0" w:right="0" w:rightChars="0" w:firstLine="0" w:firstLineChars="0"/>
              <w:jc w:val="center"/>
              <w:rPr>
                <w:del w:id="14429" w:author="xh" w:date="2026-10-19T12:07:38+08:00"/>
              </w:rPr>
            </w:pPr>
            <w:del w:id="14430" w:author="xh" w:date="2026-10-19T12:07:38+08:00">
              <w:r>
                <w:rPr>
                  <w:rFonts w:ascii="Times New Roman" w:hAnsi="Times New Roman" w:eastAsia="宋体"/>
                  <w:b w:val="0"/>
                  <w:sz w:val="18"/>
                </w:rPr>
                <w:delText>31.5+31.5</w:delText>
              </w:r>
            </w:del>
          </w:p>
        </w:tc>
        <w:tc>
          <w:tcPr>
            <w:tcW w:w="1039" w:type="dxa"/>
            <w:tcMar>
              <w:left w:w="70" w:type="dxa"/>
              <w:right w:w="70" w:type="dxa"/>
            </w:tcMar>
            <w:vAlign w:val="center"/>
          </w:tcPr>
          <w:p w14:paraId="56E34875">
            <w:pPr>
              <w:keepNext/>
              <w:spacing w:before="20" w:after="20" w:line="260" w:lineRule="exact"/>
              <w:ind w:left="0" w:leftChars="0" w:right="0" w:rightChars="0" w:firstLine="0" w:firstLineChars="0"/>
              <w:jc w:val="center"/>
              <w:rPr>
                <w:del w:id="14431" w:author="xh" w:date="2026-10-19T12:07:38+08:00"/>
              </w:rPr>
            </w:pPr>
            <w:del w:id="14432" w:author="xh" w:date="2026-10-19T12:07:38+08:00">
              <w:r>
                <w:rPr>
                  <w:rFonts w:ascii="Times New Roman" w:hAnsi="Times New Roman" w:eastAsia="宋体"/>
                  <w:b w:val="0"/>
                  <w:sz w:val="18"/>
                </w:rPr>
                <w:delText>63.00</w:delText>
              </w:r>
            </w:del>
          </w:p>
        </w:tc>
        <w:tc>
          <w:tcPr>
            <w:tcW w:w="1039" w:type="dxa"/>
            <w:tcMar>
              <w:left w:w="70" w:type="dxa"/>
              <w:right w:w="70" w:type="dxa"/>
            </w:tcMar>
            <w:vAlign w:val="center"/>
          </w:tcPr>
          <w:p w14:paraId="7BABE40F">
            <w:pPr>
              <w:keepNext/>
              <w:spacing w:before="20" w:after="20" w:line="260" w:lineRule="exact"/>
              <w:ind w:left="0" w:leftChars="0" w:right="0" w:rightChars="0" w:firstLine="0" w:firstLineChars="0"/>
              <w:jc w:val="center"/>
              <w:rPr>
                <w:del w:id="14433" w:author="xh" w:date="2026-10-19T12:07:38+08:00"/>
              </w:rPr>
            </w:pPr>
            <w:del w:id="14434" w:author="xh" w:date="2026-10-19T12:07:38+08:00">
              <w:r>
                <w:rPr>
                  <w:rFonts w:ascii="Times New Roman" w:hAnsi="Times New Roman" w:eastAsia="宋体"/>
                  <w:b w:val="0"/>
                  <w:sz w:val="18"/>
                </w:rPr>
                <w:delText>0.00</w:delText>
              </w:r>
            </w:del>
          </w:p>
        </w:tc>
        <w:tc>
          <w:tcPr>
            <w:tcW w:w="1039" w:type="dxa"/>
            <w:tcMar>
              <w:left w:w="70" w:type="dxa"/>
              <w:right w:w="70" w:type="dxa"/>
            </w:tcMar>
            <w:vAlign w:val="center"/>
          </w:tcPr>
          <w:p w14:paraId="3F0E0BC3">
            <w:pPr>
              <w:keepNext/>
              <w:spacing w:before="20" w:after="20" w:line="260" w:lineRule="exact"/>
              <w:ind w:left="0" w:leftChars="0" w:right="0" w:rightChars="0" w:firstLine="0" w:firstLineChars="0"/>
              <w:jc w:val="center"/>
              <w:rPr>
                <w:del w:id="14435" w:author="xh" w:date="2026-10-19T12:07:38+08:00"/>
              </w:rPr>
            </w:pPr>
            <w:del w:id="14436" w:author="xh" w:date="2026-10-19T12:07:38+08:00">
              <w:r>
                <w:rPr>
                  <w:rFonts w:ascii="Times New Roman" w:hAnsi="Times New Roman" w:eastAsia="宋体"/>
                  <w:b w:val="0"/>
                  <w:sz w:val="18"/>
                </w:rPr>
                <w:delText>0.00</w:delText>
              </w:r>
            </w:del>
          </w:p>
        </w:tc>
        <w:tc>
          <w:tcPr>
            <w:tcW w:w="1039" w:type="dxa"/>
            <w:tcMar>
              <w:left w:w="70" w:type="dxa"/>
              <w:right w:w="70" w:type="dxa"/>
            </w:tcMar>
            <w:vAlign w:val="center"/>
          </w:tcPr>
          <w:p w14:paraId="5894923B">
            <w:pPr>
              <w:keepNext/>
              <w:spacing w:before="20" w:after="20" w:line="260" w:lineRule="exact"/>
              <w:ind w:left="0" w:leftChars="0" w:right="0" w:rightChars="0" w:firstLine="0" w:firstLineChars="0"/>
              <w:jc w:val="center"/>
              <w:rPr>
                <w:del w:id="14437" w:author="xh" w:date="2026-10-19T12:07:38+08:00"/>
              </w:rPr>
            </w:pPr>
            <w:del w:id="14438" w:author="xh" w:date="2026-10-19T12:07:38+08:00">
              <w:r>
                <w:rPr>
                  <w:rFonts w:ascii="Times New Roman" w:hAnsi="Times New Roman" w:eastAsia="宋体"/>
                  <w:b w:val="0"/>
                  <w:sz w:val="18"/>
                </w:rPr>
                <w:delText>0.00</w:delText>
              </w:r>
            </w:del>
          </w:p>
        </w:tc>
        <w:tc>
          <w:tcPr>
            <w:tcW w:w="1039" w:type="dxa"/>
            <w:tcMar>
              <w:left w:w="70" w:type="dxa"/>
              <w:right w:w="70" w:type="dxa"/>
            </w:tcMar>
            <w:vAlign w:val="center"/>
          </w:tcPr>
          <w:p w14:paraId="1F2AC195">
            <w:pPr>
              <w:keepNext/>
              <w:spacing w:before="20" w:after="20" w:line="260" w:lineRule="exact"/>
              <w:ind w:left="0" w:leftChars="0" w:right="0" w:rightChars="0" w:firstLine="0" w:firstLineChars="0"/>
              <w:jc w:val="center"/>
              <w:rPr>
                <w:del w:id="14439" w:author="xh" w:date="2026-10-19T12:07:38+08:00"/>
              </w:rPr>
            </w:pPr>
            <w:del w:id="14440" w:author="xh" w:date="2026-10-19T12:07:38+08:00">
              <w:r>
                <w:rPr>
                  <w:rFonts w:ascii="Times New Roman" w:hAnsi="Times New Roman" w:eastAsia="宋体"/>
                  <w:b w:val="0"/>
                  <w:sz w:val="18"/>
                </w:rPr>
                <w:delText>31.16</w:delText>
              </w:r>
            </w:del>
          </w:p>
        </w:tc>
      </w:tr>
      <w:tr w14:paraId="06C43B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4327" w:author="xh" w:date="2026-10-19T12:07:38+08:00"/>
        </w:trPr>
        <w:tc>
          <w:tcPr>
            <w:tcW w:w="1039" w:type="dxa"/>
            <w:tcMar>
              <w:left w:w="70" w:type="dxa"/>
              <w:right w:w="70" w:type="dxa"/>
            </w:tcMar>
            <w:vAlign w:val="center"/>
          </w:tcPr>
          <w:p w14:paraId="0D13A9B7">
            <w:pPr>
              <w:keepNext/>
              <w:spacing w:before="20" w:after="20" w:line="260" w:lineRule="exact"/>
              <w:ind w:left="0" w:leftChars="0" w:right="0" w:rightChars="0" w:firstLine="0" w:firstLineChars="0"/>
              <w:jc w:val="center"/>
              <w:rPr>
                <w:del w:id="14441" w:author="xh" w:date="2026-10-19T12:07:38+08:00"/>
              </w:rPr>
            </w:pPr>
            <w:del w:id="14442" w:author="xh" w:date="2026-10-19T12:07:38+08:00">
              <w:r>
                <w:rPr>
                  <w:rFonts w:ascii="Times New Roman" w:hAnsi="Times New Roman" w:eastAsia="宋体"/>
                  <w:b w:val="0"/>
                  <w:sz w:val="18"/>
                </w:rPr>
                <w:delText>弹性</w:delText>
              </w:r>
            </w:del>
          </w:p>
        </w:tc>
        <w:tc>
          <w:tcPr>
            <w:tcW w:w="1039" w:type="dxa"/>
            <w:tcMar>
              <w:left w:w="70" w:type="dxa"/>
              <w:right w:w="70" w:type="dxa"/>
            </w:tcMar>
            <w:vAlign w:val="center"/>
          </w:tcPr>
          <w:p w14:paraId="58DF2F7A">
            <w:pPr>
              <w:keepNext/>
              <w:spacing w:before="20" w:after="20" w:line="260" w:lineRule="exact"/>
              <w:ind w:left="0" w:leftChars="0" w:right="0" w:rightChars="0" w:firstLine="0" w:firstLineChars="0"/>
              <w:jc w:val="center"/>
              <w:rPr>
                <w:del w:id="14443" w:author="xh" w:date="2026-10-19T12:07:38+08:00"/>
              </w:rPr>
            </w:pPr>
            <w:del w:id="14444" w:author="xh" w:date="2026-10-19T12:07:38+08:00">
              <w:r>
                <w:rPr>
                  <w:rFonts w:ascii="Times New Roman" w:hAnsi="Times New Roman" w:eastAsia="宋体"/>
                  <w:b w:val="0"/>
                  <w:sz w:val="18"/>
                </w:rPr>
                <w:delText>2024</w:delText>
              </w:r>
            </w:del>
          </w:p>
        </w:tc>
        <w:tc>
          <w:tcPr>
            <w:tcW w:w="1039" w:type="dxa"/>
            <w:tcMar>
              <w:left w:w="70" w:type="dxa"/>
              <w:right w:w="70" w:type="dxa"/>
            </w:tcMar>
            <w:vAlign w:val="center"/>
          </w:tcPr>
          <w:p w14:paraId="01F2DBAE">
            <w:pPr>
              <w:keepNext/>
              <w:spacing w:before="20" w:after="20" w:line="260" w:lineRule="exact"/>
              <w:ind w:left="0" w:leftChars="0" w:right="0" w:rightChars="0" w:firstLine="0" w:firstLineChars="0"/>
              <w:jc w:val="center"/>
              <w:rPr>
                <w:del w:id="14445" w:author="xh" w:date="2026-10-19T12:07:38+08:00"/>
              </w:rPr>
            </w:pPr>
            <w:del w:id="14446" w:author="xh" w:date="2026-10-19T12:07:38+08:00">
              <w:r>
                <w:rPr>
                  <w:rFonts w:ascii="Times New Roman" w:hAnsi="Times New Roman" w:eastAsia="宋体"/>
                  <w:b w:val="0"/>
                  <w:sz w:val="18"/>
                </w:rPr>
                <w:delText>31.5+31.5</w:delText>
              </w:r>
            </w:del>
          </w:p>
        </w:tc>
        <w:tc>
          <w:tcPr>
            <w:tcW w:w="1039" w:type="dxa"/>
            <w:tcMar>
              <w:left w:w="70" w:type="dxa"/>
              <w:right w:w="70" w:type="dxa"/>
            </w:tcMar>
            <w:vAlign w:val="center"/>
          </w:tcPr>
          <w:p w14:paraId="26F60C38">
            <w:pPr>
              <w:keepNext/>
              <w:spacing w:before="20" w:after="20" w:line="260" w:lineRule="exact"/>
              <w:ind w:left="0" w:leftChars="0" w:right="0" w:rightChars="0" w:firstLine="0" w:firstLineChars="0"/>
              <w:jc w:val="center"/>
              <w:rPr>
                <w:del w:id="14447" w:author="xh" w:date="2026-10-19T12:07:38+08:00"/>
              </w:rPr>
            </w:pPr>
            <w:del w:id="14448" w:author="xh" w:date="2026-10-19T12:07:38+08:00">
              <w:r>
                <w:rPr>
                  <w:rFonts w:ascii="Times New Roman" w:hAnsi="Times New Roman" w:eastAsia="宋体"/>
                  <w:b w:val="0"/>
                  <w:sz w:val="18"/>
                </w:rPr>
                <w:delText>63.00</w:delText>
              </w:r>
            </w:del>
          </w:p>
        </w:tc>
        <w:tc>
          <w:tcPr>
            <w:tcW w:w="1039" w:type="dxa"/>
            <w:tcMar>
              <w:left w:w="70" w:type="dxa"/>
              <w:right w:w="70" w:type="dxa"/>
            </w:tcMar>
            <w:vAlign w:val="center"/>
          </w:tcPr>
          <w:p w14:paraId="7DC5DD36">
            <w:pPr>
              <w:keepNext/>
              <w:spacing w:before="20" w:after="20" w:line="260" w:lineRule="exact"/>
              <w:ind w:left="0" w:leftChars="0" w:right="0" w:rightChars="0" w:firstLine="0" w:firstLineChars="0"/>
              <w:jc w:val="center"/>
              <w:rPr>
                <w:del w:id="14449" w:author="xh" w:date="2026-10-19T12:07:38+08:00"/>
              </w:rPr>
            </w:pPr>
            <w:del w:id="14450" w:author="xh" w:date="2026-10-19T12:07:38+08:00">
              <w:r>
                <w:rPr>
                  <w:rFonts w:ascii="Times New Roman" w:hAnsi="Times New Roman" w:eastAsia="宋体"/>
                  <w:b w:val="0"/>
                  <w:sz w:val="18"/>
                </w:rPr>
                <w:delText>0.00</w:delText>
              </w:r>
            </w:del>
          </w:p>
        </w:tc>
        <w:tc>
          <w:tcPr>
            <w:tcW w:w="1039" w:type="dxa"/>
            <w:tcMar>
              <w:left w:w="70" w:type="dxa"/>
              <w:right w:w="70" w:type="dxa"/>
            </w:tcMar>
            <w:vAlign w:val="center"/>
          </w:tcPr>
          <w:p w14:paraId="37118CE4">
            <w:pPr>
              <w:keepNext/>
              <w:spacing w:before="20" w:after="20" w:line="260" w:lineRule="exact"/>
              <w:ind w:left="0" w:leftChars="0" w:right="0" w:rightChars="0" w:firstLine="0" w:firstLineChars="0"/>
              <w:jc w:val="center"/>
              <w:rPr>
                <w:del w:id="14451" w:author="xh" w:date="2026-10-19T12:07:38+08:00"/>
              </w:rPr>
            </w:pPr>
            <w:del w:id="14452" w:author="xh" w:date="2026-10-19T12:07:38+08:00">
              <w:r>
                <w:rPr>
                  <w:rFonts w:ascii="Times New Roman" w:hAnsi="Times New Roman" w:eastAsia="宋体"/>
                  <w:b w:val="0"/>
                  <w:sz w:val="18"/>
                </w:rPr>
                <w:delText>0.00</w:delText>
              </w:r>
            </w:del>
          </w:p>
        </w:tc>
        <w:tc>
          <w:tcPr>
            <w:tcW w:w="1039" w:type="dxa"/>
            <w:tcMar>
              <w:left w:w="70" w:type="dxa"/>
              <w:right w:w="70" w:type="dxa"/>
            </w:tcMar>
            <w:vAlign w:val="center"/>
          </w:tcPr>
          <w:p w14:paraId="46BF7841">
            <w:pPr>
              <w:keepNext/>
              <w:spacing w:before="20" w:after="20" w:line="260" w:lineRule="exact"/>
              <w:ind w:left="0" w:leftChars="0" w:right="0" w:rightChars="0" w:firstLine="0" w:firstLineChars="0"/>
              <w:jc w:val="center"/>
              <w:rPr>
                <w:del w:id="14453" w:author="xh" w:date="2026-10-19T12:07:38+08:00"/>
              </w:rPr>
            </w:pPr>
            <w:del w:id="14454" w:author="xh" w:date="2026-10-19T12:07:38+08:00">
              <w:r>
                <w:rPr>
                  <w:rFonts w:ascii="Times New Roman" w:hAnsi="Times New Roman" w:eastAsia="宋体"/>
                  <w:b w:val="0"/>
                  <w:sz w:val="18"/>
                </w:rPr>
                <w:delText>0.00</w:delText>
              </w:r>
            </w:del>
          </w:p>
        </w:tc>
        <w:tc>
          <w:tcPr>
            <w:tcW w:w="1039" w:type="dxa"/>
            <w:tcMar>
              <w:left w:w="70" w:type="dxa"/>
              <w:right w:w="70" w:type="dxa"/>
            </w:tcMar>
            <w:vAlign w:val="center"/>
          </w:tcPr>
          <w:p w14:paraId="05490164">
            <w:pPr>
              <w:keepNext/>
              <w:spacing w:before="20" w:after="20" w:line="260" w:lineRule="exact"/>
              <w:ind w:left="0" w:leftChars="0" w:right="0" w:rightChars="0" w:firstLine="0" w:firstLineChars="0"/>
              <w:jc w:val="center"/>
              <w:rPr>
                <w:del w:id="14455" w:author="xh" w:date="2026-10-19T12:07:38+08:00"/>
              </w:rPr>
            </w:pPr>
            <w:del w:id="14456" w:author="xh" w:date="2026-10-19T12:07:38+08:00">
              <w:r>
                <w:rPr>
                  <w:rFonts w:ascii="Times New Roman" w:hAnsi="Times New Roman" w:eastAsia="宋体"/>
                  <w:b w:val="0"/>
                  <w:sz w:val="18"/>
                </w:rPr>
                <w:delText>35.31</w:delText>
              </w:r>
            </w:del>
          </w:p>
        </w:tc>
      </w:tr>
      <w:tr w14:paraId="4FD0C5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4328" w:author="xh" w:date="2026-10-19T12:07:38+08:00"/>
        </w:trPr>
        <w:tc>
          <w:tcPr>
            <w:tcW w:w="1039" w:type="dxa"/>
            <w:tcMar>
              <w:left w:w="70" w:type="dxa"/>
              <w:right w:w="70" w:type="dxa"/>
            </w:tcMar>
            <w:vAlign w:val="center"/>
          </w:tcPr>
          <w:p w14:paraId="5E91A82F">
            <w:pPr>
              <w:keepNext w:val="0"/>
              <w:spacing w:before="20" w:after="20" w:line="260" w:lineRule="exact"/>
              <w:ind w:left="0" w:leftChars="0" w:right="0" w:rightChars="0" w:firstLine="0" w:firstLineChars="0"/>
              <w:jc w:val="center"/>
              <w:rPr>
                <w:del w:id="14457" w:author="xh" w:date="2026-10-19T12:07:38+08:00"/>
              </w:rPr>
            </w:pPr>
            <w:del w:id="14458" w:author="xh" w:date="2026-10-19T12:07:38+08:00">
              <w:r>
                <w:rPr>
                  <w:rFonts w:ascii="Times New Roman" w:hAnsi="Times New Roman" w:eastAsia="宋体"/>
                  <w:b w:val="0"/>
                  <w:sz w:val="18"/>
                </w:rPr>
                <w:delText>弹性</w:delText>
              </w:r>
            </w:del>
          </w:p>
        </w:tc>
        <w:tc>
          <w:tcPr>
            <w:tcW w:w="1039" w:type="dxa"/>
            <w:tcMar>
              <w:left w:w="70" w:type="dxa"/>
              <w:right w:w="70" w:type="dxa"/>
            </w:tcMar>
            <w:vAlign w:val="center"/>
          </w:tcPr>
          <w:p w14:paraId="16322DDB">
            <w:pPr>
              <w:keepNext w:val="0"/>
              <w:spacing w:before="20" w:after="20" w:line="260" w:lineRule="exact"/>
              <w:ind w:left="0" w:leftChars="0" w:right="0" w:rightChars="0" w:firstLine="0" w:firstLineChars="0"/>
              <w:jc w:val="center"/>
              <w:rPr>
                <w:del w:id="14459" w:author="xh" w:date="2026-10-19T12:07:38+08:00"/>
              </w:rPr>
            </w:pPr>
            <w:del w:id="14460" w:author="xh" w:date="2026-10-19T12:07:38+08:00">
              <w:r>
                <w:rPr>
                  <w:rFonts w:ascii="Times New Roman" w:hAnsi="Times New Roman" w:eastAsia="宋体"/>
                  <w:b w:val="0"/>
                  <w:sz w:val="18"/>
                </w:rPr>
                <w:delText>2025</w:delText>
              </w:r>
            </w:del>
          </w:p>
        </w:tc>
        <w:tc>
          <w:tcPr>
            <w:tcW w:w="1039" w:type="dxa"/>
            <w:tcMar>
              <w:left w:w="70" w:type="dxa"/>
              <w:right w:w="70" w:type="dxa"/>
            </w:tcMar>
            <w:vAlign w:val="center"/>
          </w:tcPr>
          <w:p w14:paraId="3C6FCF34">
            <w:pPr>
              <w:keepNext w:val="0"/>
              <w:spacing w:before="20" w:after="20" w:line="260" w:lineRule="exact"/>
              <w:ind w:left="0" w:leftChars="0" w:right="0" w:rightChars="0" w:firstLine="0" w:firstLineChars="0"/>
              <w:jc w:val="center"/>
              <w:rPr>
                <w:del w:id="14461" w:author="xh" w:date="2026-10-19T12:07:38+08:00"/>
              </w:rPr>
            </w:pPr>
            <w:del w:id="14462" w:author="xh" w:date="2026-10-19T12:07:38+08:00">
              <w:r>
                <w:rPr>
                  <w:rFonts w:ascii="Times New Roman" w:hAnsi="Times New Roman" w:eastAsia="宋体"/>
                  <w:b w:val="0"/>
                  <w:sz w:val="18"/>
                </w:rPr>
                <w:delText>31.5+31.5</w:delText>
              </w:r>
            </w:del>
          </w:p>
        </w:tc>
        <w:tc>
          <w:tcPr>
            <w:tcW w:w="1039" w:type="dxa"/>
            <w:tcMar>
              <w:left w:w="70" w:type="dxa"/>
              <w:right w:w="70" w:type="dxa"/>
            </w:tcMar>
            <w:vAlign w:val="center"/>
          </w:tcPr>
          <w:p w14:paraId="2521B204">
            <w:pPr>
              <w:keepNext w:val="0"/>
              <w:spacing w:before="20" w:after="20" w:line="260" w:lineRule="exact"/>
              <w:ind w:left="0" w:leftChars="0" w:right="0" w:rightChars="0" w:firstLine="0" w:firstLineChars="0"/>
              <w:jc w:val="center"/>
              <w:rPr>
                <w:del w:id="14463" w:author="xh" w:date="2026-10-19T12:07:38+08:00"/>
              </w:rPr>
            </w:pPr>
            <w:del w:id="14464" w:author="xh" w:date="2026-10-19T12:07:38+08:00">
              <w:r>
                <w:rPr>
                  <w:rFonts w:ascii="Times New Roman" w:hAnsi="Times New Roman" w:eastAsia="宋体"/>
                  <w:b w:val="0"/>
                  <w:sz w:val="18"/>
                </w:rPr>
                <w:delText>63.00</w:delText>
              </w:r>
            </w:del>
          </w:p>
        </w:tc>
        <w:tc>
          <w:tcPr>
            <w:tcW w:w="1039" w:type="dxa"/>
            <w:tcMar>
              <w:left w:w="70" w:type="dxa"/>
              <w:right w:w="70" w:type="dxa"/>
            </w:tcMar>
            <w:vAlign w:val="center"/>
          </w:tcPr>
          <w:p w14:paraId="6C25FC17">
            <w:pPr>
              <w:keepNext w:val="0"/>
              <w:spacing w:before="20" w:after="20" w:line="260" w:lineRule="exact"/>
              <w:ind w:left="0" w:leftChars="0" w:right="0" w:rightChars="0" w:firstLine="0" w:firstLineChars="0"/>
              <w:jc w:val="center"/>
              <w:rPr>
                <w:del w:id="14465" w:author="xh" w:date="2026-10-19T12:07:38+08:00"/>
              </w:rPr>
            </w:pPr>
            <w:del w:id="14466" w:author="xh" w:date="2026-10-19T12:07:38+08:00">
              <w:r>
                <w:rPr>
                  <w:rFonts w:ascii="Times New Roman" w:hAnsi="Times New Roman" w:eastAsia="宋体"/>
                  <w:b w:val="0"/>
                  <w:sz w:val="18"/>
                </w:rPr>
                <w:delText>0.80</w:delText>
              </w:r>
            </w:del>
          </w:p>
        </w:tc>
        <w:tc>
          <w:tcPr>
            <w:tcW w:w="1039" w:type="dxa"/>
            <w:tcMar>
              <w:left w:w="70" w:type="dxa"/>
              <w:right w:w="70" w:type="dxa"/>
            </w:tcMar>
            <w:vAlign w:val="center"/>
          </w:tcPr>
          <w:p w14:paraId="14D3B051">
            <w:pPr>
              <w:keepNext w:val="0"/>
              <w:spacing w:before="20" w:after="20" w:line="260" w:lineRule="exact"/>
              <w:ind w:left="0" w:leftChars="0" w:right="0" w:rightChars="0" w:firstLine="0" w:firstLineChars="0"/>
              <w:jc w:val="center"/>
              <w:rPr>
                <w:del w:id="14467" w:author="xh" w:date="2026-10-19T12:07:38+08:00"/>
              </w:rPr>
            </w:pPr>
            <w:del w:id="14468" w:author="xh" w:date="2026-10-19T12:07:38+08:00">
              <w:r>
                <w:rPr>
                  <w:rFonts w:ascii="Times New Roman" w:hAnsi="Times New Roman" w:eastAsia="宋体"/>
                  <w:b w:val="0"/>
                  <w:sz w:val="18"/>
                </w:rPr>
                <w:delText>0.00</w:delText>
              </w:r>
            </w:del>
          </w:p>
        </w:tc>
        <w:tc>
          <w:tcPr>
            <w:tcW w:w="1039" w:type="dxa"/>
            <w:tcMar>
              <w:left w:w="70" w:type="dxa"/>
              <w:right w:w="70" w:type="dxa"/>
            </w:tcMar>
            <w:vAlign w:val="center"/>
          </w:tcPr>
          <w:p w14:paraId="096F4AB6">
            <w:pPr>
              <w:keepNext w:val="0"/>
              <w:spacing w:before="20" w:after="20" w:line="260" w:lineRule="exact"/>
              <w:ind w:left="0" w:leftChars="0" w:right="0" w:rightChars="0" w:firstLine="0" w:firstLineChars="0"/>
              <w:jc w:val="center"/>
              <w:rPr>
                <w:del w:id="14469" w:author="xh" w:date="2026-10-19T12:07:38+08:00"/>
              </w:rPr>
            </w:pPr>
            <w:del w:id="14470" w:author="xh" w:date="2026-10-19T12:07:38+08:00">
              <w:r>
                <w:rPr>
                  <w:rFonts w:ascii="Times New Roman" w:hAnsi="Times New Roman" w:eastAsia="宋体"/>
                  <w:b w:val="0"/>
                  <w:sz w:val="18"/>
                </w:rPr>
                <w:delText>0.00</w:delText>
              </w:r>
            </w:del>
          </w:p>
        </w:tc>
        <w:tc>
          <w:tcPr>
            <w:tcW w:w="1039" w:type="dxa"/>
            <w:tcMar>
              <w:left w:w="70" w:type="dxa"/>
              <w:right w:w="70" w:type="dxa"/>
            </w:tcMar>
            <w:vAlign w:val="center"/>
          </w:tcPr>
          <w:p w14:paraId="7BCE94DB">
            <w:pPr>
              <w:keepNext w:val="0"/>
              <w:spacing w:before="20" w:after="20" w:line="260" w:lineRule="exact"/>
              <w:ind w:left="0" w:leftChars="0" w:right="0" w:rightChars="0" w:firstLine="0" w:firstLineChars="0"/>
              <w:jc w:val="center"/>
              <w:rPr>
                <w:del w:id="14471" w:author="xh" w:date="2026-10-19T12:07:38+08:00"/>
              </w:rPr>
            </w:pPr>
            <w:del w:id="14472" w:author="xh" w:date="2026-10-19T12:07:38+08:00">
              <w:r>
                <w:rPr>
                  <w:rFonts w:ascii="Times New Roman" w:hAnsi="Times New Roman" w:eastAsia="宋体"/>
                  <w:b w:val="0"/>
                  <w:sz w:val="18"/>
                </w:rPr>
                <w:delText>39.15</w:delText>
              </w:r>
            </w:del>
          </w:p>
        </w:tc>
      </w:tr>
      <w:tr>
        <w:trPr>
          <w:cantSplit/>
          <w:tblHeader/>
          <w:ins w:id="14473" w:author="xh" w:date="2026-10-19T12:07:3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482" w:author="xh" w:date="2026-10-19T12:07:38+08:00"/>
              </w:rPr>
            </w:pPr>
            <w:ins w:id="14483" w:author="xh" w:date="2026-10-19T12:07:38+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484" w:author="xh" w:date="2026-10-19T12:07:38+08:00"/>
              </w:rPr>
            </w:pPr>
            <w:ins w:id="14485" w:author="xh" w:date="2026-10-19T12:07:38+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486" w:author="xh" w:date="2026-10-19T12:07:38+08:00"/>
              </w:rPr>
            </w:pPr>
            <w:ins w:id="14487" w:author="xh" w:date="2026-10-19T12:07:38+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488" w:author="xh" w:date="2026-10-19T12:07:38+08:00"/>
              </w:rPr>
            </w:pPr>
            <w:ins w:id="14489" w:author="xh" w:date="2026-10-19T12:07:38+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490" w:author="xh" w:date="2026-10-19T12:07:38+08:00"/>
              </w:rPr>
            </w:pPr>
            <w:ins w:id="14491" w:author="xh" w:date="2026-10-19T12:07:38+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492" w:author="xh" w:date="2026-10-19T12:07:38+08:00"/>
              </w:rPr>
            </w:pPr>
            <w:ins w:id="14493" w:author="xh" w:date="2026-10-19T12:07:38+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494" w:author="xh" w:date="2026-10-19T12:07:38+08:00"/>
              </w:rPr>
            </w:pPr>
            <w:ins w:id="14495" w:author="xh" w:date="2026-10-19T12:07:38+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496" w:author="xh" w:date="2026-10-19T12:07:38+08:00"/>
              </w:rPr>
            </w:pPr>
            <w:ins w:id="14497" w:author="xh" w:date="2026-10-19T12:07:38+08:00">
              <w:r>
                <w:rPr>
                  <w:rFonts w:ascii="Times New Roman" w:hAnsi="Times New Roman" w:eastAsia="宋体"/>
                  <w:b/>
                  <w:sz w:val="18"/>
                </w:rPr>
                <w:t>转接后净负荷/MW</w:t>
              </w:r>
            </w:ins>
          </w:p>
        </w:tc>
      </w:tr>
      <w:tr>
        <w:trPr>
          <w:cantSplit/>
          <w:ins w:id="14474" w:author="xh" w:date="2026-10-19T12:07:3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498" w:author="xh" w:date="2026-10-19T12:07:38+08:00"/>
              </w:rPr>
            </w:pPr>
            <w:ins w:id="14499" w:author="xh" w:date="2026-10-19T12:07:38+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00" w:author="xh" w:date="2026-10-19T12:07:38+08:00"/>
              </w:rPr>
            </w:pPr>
            <w:ins w:id="14501" w:author="xh" w:date="2026-10-19T12:07:38+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02" w:author="xh" w:date="2026-10-19T12:07:38+08:00"/>
              </w:rPr>
            </w:pPr>
            <w:ins w:id="14503" w:author="xh" w:date="2026-10-19T12:07:38+08:00">
              <w:r>
                <w:rPr>
                  <w:rFonts w:ascii="Times New Roman" w:hAnsi="Times New Roman" w:eastAsia="宋体"/>
                  <w:b w:val="0"/>
                  <w:sz w:val="18"/>
                </w:rPr>
                <w:t>20.00+40.00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04" w:author="xh" w:date="2026-10-19T12:07:38+08:00"/>
              </w:rPr>
            </w:pPr>
            <w:ins w:id="14505" w:author="xh" w:date="2026-10-19T12:07:38+08:00">
              <w:r>
                <w:rPr>
                  <w:rFonts w:ascii="Times New Roman" w:hAnsi="Times New Roman" w:eastAsia="宋体"/>
                  <w:b w:val="0"/>
                  <w:sz w:val="18"/>
                </w:rPr>
                <w:t>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06" w:author="xh" w:date="2026-10-19T12:07:38+08:00"/>
              </w:rPr>
            </w:pPr>
            <w:ins w:id="14507" w:author="xh" w:date="2026-10-19T12:07: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08" w:author="xh" w:date="2026-10-19T12:07:38+08:00"/>
              </w:rPr>
            </w:pPr>
            <w:ins w:id="14509" w:author="xh" w:date="2026-10-19T12:07:38+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10" w:author="xh" w:date="2026-10-19T12:07:38+08:00"/>
              </w:rPr>
            </w:pPr>
            <w:ins w:id="14511" w:author="xh" w:date="2026-10-19T12:07:38+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12" w:author="xh" w:date="2026-10-19T12:07:38+08:00"/>
              </w:rPr>
            </w:pPr>
            <w:ins w:id="14513" w:author="xh" w:date="2026-10-19T12:07:38+08:00">
              <w:r>
                <w:rPr>
                  <w:rFonts w:ascii="Times New Roman" w:hAnsi="Times New Roman" w:eastAsia="宋体"/>
                  <w:b w:val="0"/>
                  <w:sz w:val="18"/>
                </w:rPr>
                <w:t>—</w:t>
              </w:r>
            </w:ins>
          </w:p>
        </w:tc>
      </w:tr>
      <w:tr>
        <w:trPr>
          <w:cantSplit/>
          <w:ins w:id="14475" w:author="xh" w:date="2026-10-19T12:07:3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14" w:author="xh" w:date="2026-10-19T12:07:38+08:00"/>
              </w:rPr>
            </w:pPr>
            <w:ins w:id="14515" w:author="xh" w:date="2026-10-19T12:07:38+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16" w:author="xh" w:date="2026-10-19T12:07:38+08:00"/>
              </w:rPr>
            </w:pPr>
            <w:ins w:id="14517" w:author="xh" w:date="2026-10-19T12:07:38+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18" w:author="xh" w:date="2026-10-19T12:07:38+08:00"/>
              </w:rPr>
            </w:pPr>
            <w:ins w:id="14519" w:author="xh" w:date="2026-10-19T12:07:38+08:00">
              <w:r>
                <w:rPr>
                  <w:rFonts w:ascii="Times New Roman" w:hAnsi="Times New Roman" w:eastAsia="宋体"/>
                  <w:b w:val="0"/>
                  <w:sz w:val="18"/>
                </w:rPr>
                <w:t>20.00+40.00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20" w:author="xh" w:date="2026-10-19T12:07:38+08:00"/>
              </w:rPr>
            </w:pPr>
            <w:ins w:id="14521" w:author="xh" w:date="2026-10-19T12:07:38+08:00">
              <w:r>
                <w:rPr>
                  <w:rFonts w:ascii="Times New Roman" w:hAnsi="Times New Roman" w:eastAsia="宋体"/>
                  <w:b w:val="0"/>
                  <w:sz w:val="18"/>
                </w:rPr>
                <w:t>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22" w:author="xh" w:date="2026-10-19T12:07:38+08:00"/>
              </w:rPr>
            </w:pPr>
            <w:ins w:id="14523" w:author="xh" w:date="2026-10-19T12:07: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24" w:author="xh" w:date="2026-10-19T12:07:38+08:00"/>
              </w:rPr>
            </w:pPr>
            <w:ins w:id="14525" w:author="xh" w:date="2026-10-19T12:07: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26" w:author="xh" w:date="2026-10-19T12:07:38+08:00"/>
              </w:rPr>
            </w:pPr>
            <w:ins w:id="14527" w:author="xh" w:date="2026-10-19T12:07: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28" w:author="xh" w:date="2026-10-19T12:07:38+08:00"/>
              </w:rPr>
            </w:pPr>
            <w:ins w:id="14529" w:author="xh" w:date="2026-10-19T12:07:38+08:00">
              <w:r>
                <w:rPr>
                  <w:rFonts w:ascii="Times New Roman" w:hAnsi="Times New Roman" w:eastAsia="宋体"/>
                  <w:b w:val="0"/>
                  <w:sz w:val="18"/>
                </w:rPr>
                <w:t>39.15</w:t>
              </w:r>
            </w:ins>
          </w:p>
        </w:tc>
      </w:tr>
      <w:tr>
        <w:trPr>
          <w:cantSplit/>
          <w:ins w:id="14476" w:author="xh" w:date="2026-10-19T12:07:3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30" w:author="xh" w:date="2026-10-19T12:07:38+08:00"/>
              </w:rPr>
            </w:pPr>
            <w:ins w:id="14531" w:author="xh" w:date="2026-10-19T12:07:38+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32" w:author="xh" w:date="2026-10-19T12:07:38+08:00"/>
              </w:rPr>
            </w:pPr>
            <w:ins w:id="14533" w:author="xh" w:date="2026-10-19T12:07:38+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34" w:author="xh" w:date="2026-10-19T12:07:38+08:00"/>
              </w:rPr>
            </w:pPr>
            <w:ins w:id="14535" w:author="xh" w:date="2026-10-19T12:07:38+08:00">
              <w:r>
                <w:rPr>
                  <w:rFonts w:ascii="Times New Roman" w:hAnsi="Times New Roman" w:eastAsia="宋体"/>
                  <w:b w:val="0"/>
                  <w:sz w:val="18"/>
                </w:rPr>
                <w:t>20.00+40.00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36" w:author="xh" w:date="2026-10-19T12:07:38+08:00"/>
              </w:rPr>
            </w:pPr>
            <w:ins w:id="14537" w:author="xh" w:date="2026-10-19T12:07:38+08:00">
              <w:r>
                <w:rPr>
                  <w:rFonts w:ascii="Times New Roman" w:hAnsi="Times New Roman" w:eastAsia="宋体"/>
                  <w:b w:val="0"/>
                  <w:sz w:val="18"/>
                </w:rPr>
                <w:t>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38" w:author="xh" w:date="2026-10-19T12:07:38+08:00"/>
              </w:rPr>
            </w:pPr>
            <w:ins w:id="14539" w:author="xh" w:date="2026-10-19T12:07: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40" w:author="xh" w:date="2026-10-19T12:07:38+08:00"/>
              </w:rPr>
            </w:pPr>
            <w:ins w:id="14541" w:author="xh" w:date="2026-10-19T12:07:38+08:00">
              <w:r>
                <w:rPr>
                  <w:rFonts w:ascii="Times New Roman" w:hAnsi="Times New Roman" w:eastAsia="宋体"/>
                  <w:b w:val="0"/>
                  <w:sz w:val="18"/>
                </w:rPr>
                <w:t>6.97</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42" w:author="xh" w:date="2026-10-19T12:07:38+08:00"/>
              </w:rPr>
            </w:pPr>
            <w:ins w:id="14543" w:author="xh" w:date="2026-10-19T12:07: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44" w:author="xh" w:date="2026-10-19T12:07:38+08:00"/>
              </w:rPr>
            </w:pPr>
            <w:ins w:id="14545" w:author="xh" w:date="2026-10-19T12:07:38+08:00">
              <w:r>
                <w:rPr>
                  <w:rFonts w:ascii="Times New Roman" w:hAnsi="Times New Roman" w:eastAsia="宋体"/>
                  <w:b w:val="0"/>
                  <w:sz w:val="18"/>
                </w:rPr>
                <w:t>40.98</w:t>
              </w:r>
            </w:ins>
          </w:p>
        </w:tc>
      </w:tr>
      <w:tr>
        <w:trPr>
          <w:cantSplit/>
          <w:ins w:id="14477" w:author="xh" w:date="2026-10-19T12:07:3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46" w:author="xh" w:date="2026-10-19T12:07:38+08:00"/>
              </w:rPr>
            </w:pPr>
            <w:ins w:id="14547" w:author="xh" w:date="2026-10-19T12:07:38+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48" w:author="xh" w:date="2026-10-19T12:07:38+08:00"/>
              </w:rPr>
            </w:pPr>
            <w:ins w:id="14549" w:author="xh" w:date="2026-10-19T12:07:38+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50" w:author="xh" w:date="2026-10-19T12:07:38+08:00"/>
              </w:rPr>
            </w:pPr>
            <w:ins w:id="14551" w:author="xh" w:date="2026-10-19T12:07:38+08:00">
              <w:r>
                <w:rPr>
                  <w:rFonts w:ascii="Times New Roman" w:hAnsi="Times New Roman" w:eastAsia="宋体"/>
                  <w:b w:val="0"/>
                  <w:sz w:val="18"/>
                </w:rPr>
                <w:t>31.50+40.00+50.00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52" w:author="xh" w:date="2026-10-19T12:07:38+08:00"/>
              </w:rPr>
            </w:pPr>
            <w:ins w:id="14553" w:author="xh" w:date="2026-10-19T12:07:38+08:00">
              <w:r>
                <w:rPr>
                  <w:rFonts w:ascii="Times New Roman" w:hAnsi="Times New Roman" w:eastAsia="宋体"/>
                  <w:b w:val="0"/>
                  <w:sz w:val="18"/>
                </w:rPr>
                <w:t>121.50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54" w:author="xh" w:date="2026-10-19T12:07:38+08:00"/>
              </w:rPr>
            </w:pPr>
            <w:ins w:id="14555" w:author="xh" w:date="2026-10-19T12:07: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56" w:author="xh" w:date="2026-10-19T12:07:38+08:00"/>
              </w:rPr>
            </w:pPr>
            <w:ins w:id="14557" w:author="xh" w:date="2026-10-19T12:07:38+08:00">
              <w:r>
                <w:rPr>
                  <w:rFonts w:ascii="Times New Roman" w:hAnsi="Times New Roman" w:eastAsia="宋体"/>
                  <w:b w:val="0"/>
                  <w:sz w:val="18"/>
                </w:rPr>
                <w:t>4.20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58" w:author="xh" w:date="2026-10-19T12:07:38+08:00"/>
              </w:rPr>
            </w:pPr>
            <w:ins w:id="14559" w:author="xh" w:date="2026-10-19T12:07: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60" w:author="xh" w:date="2026-10-19T12:07:38+08:00"/>
              </w:rPr>
            </w:pPr>
            <w:ins w:id="14561" w:author="xh" w:date="2026-10-19T12:07:38+08:00">
              <w:r>
                <w:rPr>
                  <w:rFonts w:ascii="Times New Roman" w:hAnsi="Times New Roman" w:eastAsia="宋体"/>
                  <w:b w:val="0"/>
                  <w:sz w:val="18"/>
                </w:rPr>
                <w:t>53.49</w:t>
              </w:r>
            </w:ins>
          </w:p>
        </w:tc>
      </w:tr>
      <w:tr>
        <w:trPr>
          <w:cantSplit/>
          <w:ins w:id="14478" w:author="xh" w:date="2026-10-19T12:07:3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62" w:author="xh" w:date="2026-10-19T12:07:38+08:00"/>
              </w:rPr>
            </w:pPr>
            <w:ins w:id="14563" w:author="xh" w:date="2026-10-19T12:07:38+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64" w:author="xh" w:date="2026-10-19T12:07:38+08:00"/>
              </w:rPr>
            </w:pPr>
            <w:ins w:id="14565" w:author="xh" w:date="2026-10-19T12:07:38+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66" w:author="xh" w:date="2026-10-19T12:07:38+08:00"/>
              </w:rPr>
            </w:pPr>
            <w:ins w:id="14567" w:author="xh" w:date="2026-10-19T12:07:38+08:00">
              <w:r>
                <w:rPr>
                  <w:rFonts w:ascii="Times New Roman" w:hAnsi="Times New Roman" w:eastAsia="宋体"/>
                  <w:b w:val="0"/>
                  <w:sz w:val="18"/>
                </w:rPr>
                <w:t>20.00+40.00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68" w:author="xh" w:date="2026-10-19T12:07:38+08:00"/>
              </w:rPr>
            </w:pPr>
            <w:ins w:id="14569" w:author="xh" w:date="2026-10-19T12:07:38+08:00">
              <w:r>
                <w:rPr>
                  <w:rFonts w:ascii="Times New Roman" w:hAnsi="Times New Roman" w:eastAsia="宋体"/>
                  <w:b w:val="0"/>
                  <w:sz w:val="18"/>
                </w:rPr>
                <w:t>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70" w:author="xh" w:date="2026-10-19T12:07:38+08:00"/>
              </w:rPr>
            </w:pPr>
            <w:ins w:id="14571" w:author="xh" w:date="2026-10-19T12:07: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72" w:author="xh" w:date="2026-10-19T12:07:38+08:00"/>
              </w:rPr>
            </w:pPr>
            <w:ins w:id="14573" w:author="xh" w:date="2026-10-19T12:07:38+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74" w:author="xh" w:date="2026-10-19T12:07:38+08:00"/>
              </w:rPr>
            </w:pPr>
            <w:ins w:id="14575" w:author="xh" w:date="2026-10-19T12:07:38+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76" w:author="xh" w:date="2026-10-19T12:07:38+08:00"/>
              </w:rPr>
            </w:pPr>
            <w:ins w:id="14577" w:author="xh" w:date="2026-10-19T12:07:38+08:00">
              <w:r>
                <w:rPr>
                  <w:rFonts w:ascii="Times New Roman" w:hAnsi="Times New Roman" w:eastAsia="宋体"/>
                  <w:b w:val="0"/>
                  <w:sz w:val="18"/>
                </w:rPr>
                <w:t>—</w:t>
              </w:r>
            </w:ins>
          </w:p>
        </w:tc>
      </w:tr>
      <w:tr>
        <w:trPr>
          <w:cantSplit/>
          <w:ins w:id="14479" w:author="xh" w:date="2026-10-19T12:07:3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78" w:author="xh" w:date="2026-10-19T12:07:38+08:00"/>
              </w:rPr>
            </w:pPr>
            <w:ins w:id="14579" w:author="xh" w:date="2026-10-19T12:07:38+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80" w:author="xh" w:date="2026-10-19T12:07:38+08:00"/>
              </w:rPr>
            </w:pPr>
            <w:ins w:id="14581" w:author="xh" w:date="2026-10-19T12:07:38+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82" w:author="xh" w:date="2026-10-19T12:07:38+08:00"/>
              </w:rPr>
            </w:pPr>
            <w:ins w:id="14583" w:author="xh" w:date="2026-10-19T12:07:38+08:00">
              <w:r>
                <w:rPr>
                  <w:rFonts w:ascii="Times New Roman" w:hAnsi="Times New Roman" w:eastAsia="宋体"/>
                  <w:b w:val="0"/>
                  <w:sz w:val="18"/>
                </w:rPr>
                <w:t>20.00+40.00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84" w:author="xh" w:date="2026-10-19T12:07:38+08:00"/>
              </w:rPr>
            </w:pPr>
            <w:ins w:id="14585" w:author="xh" w:date="2026-10-19T12:07:38+08:00">
              <w:r>
                <w:rPr>
                  <w:rFonts w:ascii="Times New Roman" w:hAnsi="Times New Roman" w:eastAsia="宋体"/>
                  <w:b w:val="0"/>
                  <w:sz w:val="18"/>
                </w:rPr>
                <w:t>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86" w:author="xh" w:date="2026-10-19T12:07:38+08:00"/>
              </w:rPr>
            </w:pPr>
            <w:ins w:id="14587" w:author="xh" w:date="2026-10-19T12:07: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88" w:author="xh" w:date="2026-10-19T12:07:38+08:00"/>
              </w:rPr>
            </w:pPr>
            <w:ins w:id="14589" w:author="xh" w:date="2026-10-19T12:07: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90" w:author="xh" w:date="2026-10-19T12:07:38+08:00"/>
              </w:rPr>
            </w:pPr>
            <w:ins w:id="14591" w:author="xh" w:date="2026-10-19T12:07: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92" w:author="xh" w:date="2026-10-19T12:07:38+08:00"/>
              </w:rPr>
            </w:pPr>
            <w:ins w:id="14593" w:author="xh" w:date="2026-10-19T12:07:38+08:00">
              <w:r>
                <w:rPr>
                  <w:rFonts w:ascii="Times New Roman" w:hAnsi="Times New Roman" w:eastAsia="宋体"/>
                  <w:b w:val="0"/>
                  <w:sz w:val="18"/>
                </w:rPr>
                <w:t>39.15</w:t>
              </w:r>
            </w:ins>
          </w:p>
        </w:tc>
      </w:tr>
      <w:tr>
        <w:trPr>
          <w:cantSplit/>
          <w:ins w:id="14480" w:author="xh" w:date="2026-10-19T12:07:3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94" w:author="xh" w:date="2026-10-19T12:07:38+08:00"/>
              </w:rPr>
            </w:pPr>
            <w:ins w:id="14595" w:author="xh" w:date="2026-10-19T12:07:38+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96" w:author="xh" w:date="2026-10-19T12:07:38+08:00"/>
              </w:rPr>
            </w:pPr>
            <w:ins w:id="14597" w:author="xh" w:date="2026-10-19T12:07:38+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598" w:author="xh" w:date="2026-10-19T12:07:38+08:00"/>
              </w:rPr>
            </w:pPr>
            <w:ins w:id="14599" w:author="xh" w:date="2026-10-19T12:07:38+08:00">
              <w:r>
                <w:rPr>
                  <w:rFonts w:ascii="Times New Roman" w:hAnsi="Times New Roman" w:eastAsia="宋体"/>
                  <w:b w:val="0"/>
                  <w:sz w:val="18"/>
                </w:rPr>
                <w:t>31.50+40.00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600" w:author="xh" w:date="2026-10-19T12:07:38+08:00"/>
              </w:rPr>
            </w:pPr>
            <w:ins w:id="14601" w:author="xh" w:date="2026-10-19T12:07:38+08:00">
              <w:r>
                <w:rPr>
                  <w:rFonts w:ascii="Times New Roman" w:hAnsi="Times New Roman" w:eastAsia="宋体"/>
                  <w:b w:val="0"/>
                  <w:sz w:val="18"/>
                </w:rPr>
                <w:t>71.50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602" w:author="xh" w:date="2026-10-19T12:07:38+08:00"/>
              </w:rPr>
            </w:pPr>
            <w:ins w:id="14603" w:author="xh" w:date="2026-10-19T12:07: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604" w:author="xh" w:date="2026-10-19T12:07:38+08:00"/>
              </w:rPr>
            </w:pPr>
            <w:ins w:id="14605" w:author="xh" w:date="2026-10-19T12:07: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606" w:author="xh" w:date="2026-10-19T12:07:38+08:00"/>
              </w:rPr>
            </w:pPr>
            <w:ins w:id="14607" w:author="xh" w:date="2026-10-19T12:07: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608" w:author="xh" w:date="2026-10-19T12:07:38+08:00"/>
              </w:rPr>
            </w:pPr>
            <w:ins w:id="14609" w:author="xh" w:date="2026-10-19T12:07:38+08:00">
              <w:r>
                <w:rPr>
                  <w:rFonts w:ascii="Times New Roman" w:hAnsi="Times New Roman" w:eastAsia="宋体"/>
                  <w:b w:val="0"/>
                  <w:sz w:val="18"/>
                </w:rPr>
                <w:t>47.95</w:t>
              </w:r>
            </w:ins>
          </w:p>
        </w:tc>
      </w:tr>
      <w:tr>
        <w:trPr>
          <w:cantSplit/>
          <w:ins w:id="14481" w:author="xh" w:date="2026-10-19T12:07:38+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610" w:author="xh" w:date="2026-10-19T12:07:38+08:00"/>
              </w:rPr>
            </w:pPr>
            <w:ins w:id="14611" w:author="xh" w:date="2026-10-19T12:07:38+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612" w:author="xh" w:date="2026-10-19T12:07:38+08:00"/>
              </w:rPr>
            </w:pPr>
            <w:ins w:id="14613" w:author="xh" w:date="2026-10-19T12:07:38+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614" w:author="xh" w:date="2026-10-19T12:07:38+08:00"/>
              </w:rPr>
            </w:pPr>
            <w:ins w:id="14615" w:author="xh" w:date="2026-10-19T12:07:38+08:00">
              <w:r>
                <w:rPr>
                  <w:rFonts w:ascii="Times New Roman" w:hAnsi="Times New Roman" w:eastAsia="宋体"/>
                  <w:b w:val="0"/>
                  <w:sz w:val="18"/>
                </w:rPr>
                <w:t>31.50+50.00+50.00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616" w:author="xh" w:date="2026-10-19T12:07:38+08:00"/>
              </w:rPr>
            </w:pPr>
            <w:ins w:id="14617" w:author="xh" w:date="2026-10-19T12:07:38+08:00">
              <w:r>
                <w:rPr>
                  <w:rFonts w:ascii="Times New Roman" w:hAnsi="Times New Roman" w:eastAsia="宋体"/>
                  <w:b w:val="0"/>
                  <w:sz w:val="18"/>
                </w:rPr>
                <w:t>131.50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618" w:author="xh" w:date="2026-10-19T12:07:38+08:00"/>
              </w:rPr>
            </w:pPr>
            <w:ins w:id="14619" w:author="xh" w:date="2026-10-19T12:07:38+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620" w:author="xh" w:date="2026-10-19T12:07:38+08:00"/>
              </w:rPr>
            </w:pPr>
            <w:ins w:id="14621" w:author="xh" w:date="2026-10-19T12:07:38+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622" w:author="xh" w:date="2026-10-19T12:07:38+08:00"/>
              </w:rPr>
            </w:pPr>
            <w:ins w:id="14623" w:author="xh" w:date="2026-10-19T12:07:38+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624" w:author="xh" w:date="2026-10-19T12:07:38+08:00"/>
              </w:rPr>
            </w:pPr>
            <w:ins w:id="14625" w:author="xh" w:date="2026-10-19T12:07:38+08:00">
              <w:r>
                <w:rPr>
                  <w:rFonts w:ascii="Times New Roman" w:hAnsi="Times New Roman" w:eastAsia="宋体"/>
                  <w:b w:val="0"/>
                  <w:sz w:val="18"/>
                </w:rPr>
                <w:t>57.69</w:t>
              </w:r>
            </w:ins>
          </w:p>
        </w:tc>
      </w:tr>
    </w:tbl>
    <w:p w14:paraId="4509C674">
      <w:pPr>
        <w:pStyle w:val="2"/>
        <w:widowControl/>
        <w:spacing w:before="0" w:after="0" w:line="348" w:lineRule="exact"/>
        <w:ind w:firstLine="480"/>
        <w:jc w:val="both"/>
      </w:pPr>
      <w:r>
        <w:rPr>
          <w:rFonts w:ascii="Times New Roman" w:hAnsi="Times New Roman" w:eastAsia="方正仿宋_GBK"/>
          <w:b w:val="0"/>
          <w:sz w:val="24"/>
        </w:rPr>
        <w:t xml:space="preserve">20</w:t>
      </w:r>
      <w:ins w:id="14626" w:author="xh" w:date="2026-10-19T12:08:17+08:00">
        <w:r>
          <w:rPr>
            <w:rFonts w:ascii="Times New Roman" w:hAnsi="Times New Roman" w:eastAsia="方正仿宋_GBK"/>
            <w:b w:val="0"/>
            <w:sz w:val="24"/>
          </w:rPr>
          <w:t xml:space="preserve">3</w:t>
        </w:r>
      </w:ins>
      <w:del w:id="14627" w:author="xh" w:date="2026-10-19T12:08:17+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4628" w:author="xh" w:date="2026-10-19T12:08:17+08:00">
        <w:r>
          <w:rPr>
            <w:rFonts w:ascii="Times New Roman" w:hAnsi="Times New Roman" w:eastAsia="方正仿宋_GBK"/>
            <w:b w:val="0"/>
            <w:sz w:val="24"/>
          </w:rPr>
          <w:t xml:space="preserve">最大单台主变N-1后，弹性方案剩余主变容量为81.50 MVA，按0.95功率因数折算为77.43 MW。储能</w:t>
        </w:r>
      </w:ins>
      <w:del w:id="14629" w:author="xh" w:date="2026-10-19T12:08:17+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4630" w:author="xh" w:date="2026-10-19T12:08:17+08:00">
        <w:r>
          <w:rPr>
            <w:rFonts w:ascii="Times New Roman" w:hAnsi="Times New Roman" w:eastAsia="方正仿宋_GBK"/>
            <w:b w:val="0"/>
            <w:sz w:val="24"/>
          </w:rPr>
          <w:t xml:space="preserve">有效支撑功率为0.00 MW、反向有效吸收功率为0.00 MW。全年本站故障</w:t>
        </w:r>
      </w:ins>
      <w:del w:id="14631" w:author="xh" w:date="2026-10-19T12:08:17+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14632" w:author="xh" w:date="2026-10-19T12:08:17+08:00">
        <w:r>
          <w:rPr>
            <w:rFonts w:ascii="Times New Roman" w:hAnsi="Times New Roman" w:eastAsia="方正仿宋_GBK"/>
            <w:b w:val="0"/>
            <w:sz w:val="24"/>
          </w:rPr>
          <w:t xml:space="preserve">中最小余量为0.14 MW。该小时按采用的固定区段预案</w:t>
        </w:r>
      </w:ins>
      <w:del w:id="14633" w:author="xh" w:date="2026-10-19T12:08:17+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14634" w:author="xh" w:date="2026-10-19T12:08:17+08:00">
        <w:r>
          <w:rPr>
            <w:rFonts w:ascii="Times New Roman" w:hAnsi="Times New Roman" w:eastAsia="方正仿宋_GBK"/>
            <w:b w:val="0"/>
            <w:sz w:val="24"/>
          </w:rPr>
          <w:t xml:space="preserve">-15</w:t>
        </w:r>
      </w:ins>
      <w:del w:id="14635" w:author="xh" w:date="2026-10-19T12:08:17+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4636" w:author="xh" w:date="2026-10-19T12:08:17+08:00">
        <w:r>
          <w:rPr>
            <w:rFonts w:ascii="Times New Roman" w:hAnsi="Times New Roman" w:eastAsia="方正仿宋_GBK"/>
            <w:b w:val="0"/>
            <w:sz w:val="24"/>
          </w:rPr>
          <w:t xml:space="preserve">12</w:t>
        </w:r>
      </w:ins>
      <w:del w:id="14637" w:author="xh" w:date="2026-10-19T12:08:17+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MW、承接0.00 MW，转接后净负荷为</w:t>
      </w:r>
      <w:ins w:id="14638" w:author="xh" w:date="2026-10-19T12:08:17+08:00">
        <w:r>
          <w:rPr>
            <w:rFonts w:ascii="Times New Roman" w:hAnsi="Times New Roman" w:eastAsia="方正仿宋_GBK"/>
            <w:b w:val="0"/>
            <w:sz w:val="24"/>
          </w:rPr>
          <w:t xml:space="preserve">-77.2</w:t>
        </w:r>
      </w:ins>
      <w:del w:id="14639" w:author="xh" w:date="2026-10-19T12:08:17+08:00">
        <w:r>
          <w:rPr>
            <w:rFonts w:ascii="Times New Roman" w:hAnsi="Times New Roman" w:eastAsia="方正仿宋_GBK"/>
            <w:b w:val="0"/>
            <w:sz w:val="24"/>
          </w:rPr>
          <w:delText xml:space="preserve">3</w:delText>
        </w:r>
      </w:del>
      <w:r>
        <w:rPr>
          <w:rFonts w:ascii="Times New Roman" w:hAnsi="Times New Roman" w:eastAsia="方正仿宋_GBK"/>
          <w:b w:val="0"/>
          <w:sz w:val="24"/>
        </w:rPr>
        <w:t xml:space="preserve">9</w:t>
      </w:r>
      <w:del w:id="14640" w:author="xh" w:date="2026-10-19T12:08:17+08:00">
        <w:r>
          <w:rPr>
            <w:rFonts w:ascii="Times New Roman" w:hAnsi="Times New Roman" w:eastAsia="方正仿宋_GBK"/>
            <w:b w:val="0"/>
            <w:sz w:val="24"/>
          </w:rPr>
          <w:delText xml:space="preserve">.15 MW，区域最低净负荷工况下为-30.66</w:delText>
        </w:r>
      </w:del>
      <w:r>
        <w:rPr>
          <w:rFonts w:ascii="Times New Roman" w:hAnsi="Times New Roman" w:eastAsia="方正仿宋_GBK"/>
          <w:b w:val="0"/>
          <w:sz w:val="24"/>
        </w:rPr>
        <w:t xml:space="preserve"> MW。</w:t>
      </w:r>
      <w:ins w:id="14641" w:author="xh" w:date="2026-10-19T12:08:17+08:00">
        <w:r>
          <w:rPr>
            <w:rFonts w:ascii="Times New Roman" w:hAnsi="Times New Roman" w:eastAsia="方正仿宋_GBK"/>
            <w:b w:val="0"/>
            <w:sz w:val="24"/>
          </w:rPr>
          <w:t xml:space="preserve">其中与宿羊山变之间的主要通道承担6.72 MW净功率转接，使用既有通道。</w:t>
        </w:r>
      </w:ins>
    </w:p>
    <w:p w14:paraId="019EBDC9">
      <w:pPr>
        <w:pStyle w:val="2"/>
        <w:widowControl/>
        <w:spacing w:before="0" w:after="0" w:line="348" w:lineRule="exact"/>
        <w:ind w:firstLine="480"/>
        <w:jc w:val="both"/>
      </w:pPr>
      <w:ins w:id="14642" w:author="xh" w:date="2026-10-19T12:08:56+08:00">
        <w:r>
          <w:rPr>
            <w:rFonts w:ascii="Times New Roman" w:hAnsi="Times New Roman" w:eastAsia="方正仿宋_GBK"/>
            <w:b w:val="0"/>
            <w:sz w:val="24"/>
          </w:rPr>
          <w:t xml:space="preserve">两方案本站储能规模相同，</w:t>
        </w:r>
      </w:ins>
      <w:del w:id="14643" w:author="xh" w:date="2026-10-19T12:08:56+08:00">
        <w:r>
          <w:rPr>
            <w:rFonts w:ascii="Times New Roman" w:hAnsi="Times New Roman" w:eastAsia="方正仿宋_GBK"/>
            <w:b w:val="0"/>
            <w:sz w:val="24"/>
          </w:rPr>
          <w:delText xml:space="preserve">按最大单台</w:delText>
        </w:r>
      </w:del>
      <w:r>
        <w:rPr>
          <w:rFonts w:ascii="Times New Roman" w:hAnsi="Times New Roman" w:eastAsia="方正仿宋_GBK"/>
          <w:b w:val="0"/>
          <w:sz w:val="24"/>
        </w:rPr>
        <w:t xml:space="preserve">主变</w:t>
      </w:r>
      <w:ins w:id="14644" w:author="xh" w:date="2026-10-19T12:08:56+08:00">
        <w:r>
          <w:rPr>
            <w:rFonts w:ascii="Times New Roman" w:hAnsi="Times New Roman" w:eastAsia="方正仿宋_GBK"/>
            <w:b w:val="0"/>
            <w:sz w:val="24"/>
          </w:rPr>
          <w:t xml:space="preserve">规格的差异主要体现为</w:t>
        </w:r>
      </w:ins>
      <w:del w:id="14645" w:author="xh" w:date="2026-10-19T12:08:56+08:00">
        <w:r>
          <w:rPr>
            <w:rFonts w:ascii="Times New Roman" w:hAnsi="Times New Roman" w:eastAsia="方正仿宋_GBK"/>
            <w:b w:val="0"/>
            <w:sz w:val="24"/>
          </w:rPr>
          <w:delText xml:space="preserve">N-1校核，本</w:delText>
        </w:r>
      </w:del>
      <w:r>
        <w:rPr>
          <w:rFonts w:ascii="Times New Roman" w:hAnsi="Times New Roman" w:eastAsia="方正仿宋_GBK"/>
          <w:b w:val="0"/>
          <w:sz w:val="24"/>
        </w:rPr>
        <w:t xml:space="preserve">站</w:t>
      </w:r>
      <w:ins w:id="14646" w:author="xh" w:date="2026-10-19T12:08:56+08:00">
        <w:r>
          <w:rPr>
            <w:rFonts w:ascii="Times New Roman" w:hAnsi="Times New Roman" w:eastAsia="方正仿宋_GBK"/>
            <w:b w:val="0"/>
            <w:sz w:val="24"/>
          </w:rPr>
          <w:t xml:space="preserve">内</w:t>
        </w:r>
      </w:ins>
      <w:del w:id="14647" w:author="xh" w:date="2026-10-19T12:08:56+08:00">
        <w:r>
          <w:rPr>
            <w:rFonts w:ascii="Times New Roman" w:hAnsi="Times New Roman" w:eastAsia="方正仿宋_GBK"/>
            <w:b w:val="0"/>
            <w:sz w:val="24"/>
          </w:rPr>
          <w:delText xml:space="preserve">剩余</w:delText>
        </w:r>
      </w:del>
      <w:r>
        <w:rPr>
          <w:rFonts w:ascii="Times New Roman" w:hAnsi="Times New Roman" w:eastAsia="方正仿宋_GBK"/>
          <w:b w:val="0"/>
          <w:sz w:val="24"/>
        </w:rPr>
        <w:t xml:space="preserve">容量</w:t>
      </w:r>
      <w:ins w:id="14648" w:author="xh" w:date="2026-10-19T12:08:56+08:00">
        <w:r>
          <w:rPr>
            <w:rFonts w:ascii="Times New Roman" w:hAnsi="Times New Roman" w:eastAsia="方正仿宋_GBK"/>
            <w:b w:val="0"/>
            <w:sz w:val="24"/>
          </w:rPr>
          <w:t xml:space="preserve">及故障</w:t>
        </w:r>
      </w:ins>
      <w:del w:id="14649" w:author="xh" w:date="2026-10-19T12:08:56+08:00">
        <w:r>
          <w:rPr>
            <w:rFonts w:ascii="Times New Roman" w:hAnsi="Times New Roman" w:eastAsia="方正仿宋_GBK"/>
            <w:b w:val="0"/>
            <w:sz w:val="24"/>
          </w:rPr>
          <w:delText xml:space="preserve">为31.50 MVA，两代表工况重新转供</w:delText>
        </w:r>
      </w:del>
      <w:r>
        <w:rPr>
          <w:rFonts w:ascii="Times New Roman" w:hAnsi="Times New Roman" w:eastAsia="方正仿宋_GBK"/>
          <w:b w:val="0"/>
          <w:sz w:val="24"/>
        </w:rPr>
        <w:t xml:space="preserve">后</w:t>
      </w:r>
      <w:ins w:id="14650" w:author="xh" w:date="2026-10-19T12:08:56+08:00">
        <w:r>
          <w:rPr>
            <w:rFonts w:ascii="Times New Roman" w:hAnsi="Times New Roman" w:eastAsia="方正仿宋_GBK"/>
            <w:b w:val="0"/>
            <w:sz w:val="24"/>
          </w:rPr>
          <w:t xml:space="preserve">可用能力</w:t>
        </w:r>
      </w:ins>
      <w:r>
        <w:rPr>
          <w:rFonts w:ascii="Times New Roman" w:hAnsi="Times New Roman" w:eastAsia="方正仿宋_GBK"/>
          <w:b w:val="0"/>
          <w:sz w:val="24"/>
        </w:rPr>
        <w:t xml:space="preserve">的</w:t>
      </w:r>
      <w:ins w:id="14651" w:author="xh" w:date="2026-10-19T12:08:56+08:00">
        <w:r>
          <w:rPr>
            <w:rFonts w:ascii="Times New Roman" w:hAnsi="Times New Roman" w:eastAsia="方正仿宋_GBK"/>
            <w:b w:val="0"/>
            <w:sz w:val="24"/>
          </w:rPr>
          <w:t xml:space="preserve">变化</w:t>
        </w:r>
      </w:ins>
      <w:del w:id="14652" w:author="xh" w:date="2026-10-19T12:08:56+08:00">
        <w:r>
          <w:rPr>
            <w:rFonts w:ascii="Times New Roman" w:hAnsi="Times New Roman" w:eastAsia="方正仿宋_GBK"/>
            <w:b w:val="0"/>
            <w:sz w:val="24"/>
          </w:rPr>
          <w:delText xml:space="preserve">本站净负荷分别为30.58 MW、-30.66 MW，两方向最小容量余量为0.00 MW，正向储能有效支撑功率为0.65 MW</w:delText>
        </w:r>
      </w:del>
      <w:r>
        <w:rPr>
          <w:rFonts w:ascii="Times New Roman" w:hAnsi="Times New Roman" w:eastAsia="方正仿宋_GBK"/>
          <w:b w:val="0"/>
          <w:sz w:val="24"/>
        </w:rPr>
        <w:t xml:space="preserve">。</w:t>
      </w:r>
    </w:p>
    <w:p w14:paraId="014CBE3F">
      <w:pPr>
        <w:pStyle w:val="2"/>
        <w:widowControl/>
        <w:spacing w:before="0" w:after="0" w:line="348" w:lineRule="exact"/>
        <w:ind w:firstLine="480"/>
        <w:jc w:val="both"/>
        <w:rPr>
          <w:del w:id="14653" w:author="xh" w:date="2026-10-19T12:09:36+08:00"/>
        </w:rPr>
      </w:pPr>
      <w:del w:id="14654" w:author="xh" w:date="2026-10-19T12:09:36+08:00">
        <w:r>
          <w:rPr>
            <w:rFonts w:ascii="Times New Roman" w:hAnsi="Times New Roman" w:eastAsia="方正仿宋_GBK"/>
            <w:b w:val="0"/>
            <w:sz w:val="24"/>
          </w:rPr>
          <w:delText>四年校核截面中，本站绝对功率最大的工况出现在2025年，转接前为39.15 MW，主要表现为正向受电需求，该年设备在最大单台主变N-1后剩余容量为31.50 MVA。故障方式下本站转出8.57 MW、承接0.00 MW，其中与议堂变之间的主要转出功率为4.84 MW，转接后净负荷为30.58 MW。这一工况通过邻站分担本站故障后的正向负荷。</w:delText>
        </w:r>
      </w:del>
    </w:p>
    <w:p w14:paraId="34A39FD0">
      <w:pPr>
        <w:pStyle w:val="7"/>
        <w:keepNext/>
        <w:numPr>
          <w:ilvl w:val="0"/>
          <w:numId w:val="0"/>
        </w:numPr>
        <w:spacing w:before="160" w:after="120" w:line="360" w:lineRule="exact"/>
        <w:ind w:firstLine="0"/>
      </w:pPr>
      <w:bookmarkStart w:id="220" w:name="议堂变规划分析"/>
      <w:r>
        <w:rPr>
          <w:rFonts w:ascii="Times New Roman" w:hAnsi="Times New Roman" w:eastAsia="方正仿宋_GBK"/>
          <w:b/>
          <w:sz w:val="24"/>
        </w:rPr>
        <w:t>议堂变规划分析</w:t>
      </w:r>
      <w:bookmarkEnd w:id="220"/>
    </w:p>
    <w:p w14:paraId="4264DD50">
      <w:pPr>
        <w:pStyle w:val="115"/>
        <w:widowControl/>
        <w:spacing w:before="0" w:after="0" w:line="348" w:lineRule="exact"/>
        <w:ind w:firstLine="480"/>
        <w:jc w:val="both"/>
      </w:pPr>
      <w:r>
        <w:rPr>
          <w:rFonts w:ascii="Times New Roman" w:hAnsi="Times New Roman" w:eastAsia="方正仿宋_GBK"/>
          <w:b w:val="0"/>
          <w:sz w:val="24"/>
        </w:rPr>
        <w:t xml:space="preserve">该站</w:t>
      </w:r>
      <w:ins w:id="14655" w:author="xh" w:date="2026-10-19T12:10:15+08:00">
        <w:r>
          <w:rPr>
            <w:rFonts w:ascii="Times New Roman" w:hAnsi="Times New Roman" w:eastAsia="方正仿宋_GBK"/>
            <w:b w:val="0"/>
            <w:sz w:val="24"/>
          </w:rPr>
          <w:t xml:space="preserve">2021年</w:t>
        </w:r>
      </w:ins>
      <w:del w:id="14656" w:author="xh" w:date="2026-10-19T12:10:15+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ins w:id="14657" w:author="xh" w:date="2026-10-19T12:10:15+08:00">
        <w:r>
          <w:rPr>
            <w:rFonts w:ascii="Times New Roman" w:hAnsi="Times New Roman" w:eastAsia="方正仿宋_GBK"/>
            <w:b w:val="0"/>
            <w:sz w:val="24"/>
          </w:rPr>
          <w:t xml:space="preserve">31.50+63.00 MVA。弹性方案</w:t>
        </w:r>
      </w:ins>
      <w:r>
        <w:rPr>
          <w:rFonts w:ascii="Times New Roman" w:hAnsi="Times New Roman" w:eastAsia="方正仿宋_GBK"/>
          <w:b w:val="0"/>
          <w:sz w:val="24"/>
        </w:rPr>
        <w:t xml:space="preserve">20</w:t>
      </w:r>
      <w:ins w:id="14658" w:author="xh" w:date="2026-10-19T12:10:15+08:00">
        <w:r>
          <w:rPr>
            <w:rFonts w:ascii="Times New Roman" w:hAnsi="Times New Roman" w:eastAsia="方正仿宋_GBK"/>
            <w:b w:val="0"/>
            <w:sz w:val="24"/>
          </w:rPr>
          <w:t xml:space="preserve">32年31.</w:t>
        </w:r>
      </w:ins>
      <w:del w:id="14659" w:author="xh" w:date="2026-10-19T12:10:15+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50 MVA</w:t>
      </w:r>
      <w:ins w:id="14660" w:author="xh" w:date="2026-10-19T12:10:15+08:00">
        <w:r>
          <w:rPr>
            <w:rFonts w:ascii="Times New Roman" w:hAnsi="Times New Roman" w:eastAsia="方正仿宋_GBK"/>
            <w:b w:val="0"/>
            <w:sz w:val="24"/>
          </w:rPr>
          <w:t xml:space="preserve">更换为50.00 MVA；2034年扩建第三台50.00 MVA主变。本站</w:t>
        </w:r>
      </w:ins>
      <w:del w:id="14661" w:author="xh" w:date="2026-10-19T12:10:15+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14662" w:author="xh" w:date="2026-10-19T12:10:15+08:00">
        <w:r>
          <w:rPr>
            <w:rFonts w:ascii="Times New Roman" w:hAnsi="Times New Roman" w:eastAsia="方正仿宋_GBK"/>
            <w:b w:val="0"/>
            <w:sz w:val="24"/>
          </w:rPr>
          <w:t xml:space="preserve">各</w:t>
        </w:r>
      </w:ins>
      <w:del w:id="14663" w:author="xh" w:date="2026-10-19T12:10:15+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14664" w:author="xh" w:date="2026-10-19T12:10:15+08:00">
        <w:r>
          <w:rPr>
            <w:rFonts w:ascii="Times New Roman" w:hAnsi="Times New Roman" w:eastAsia="方正仿宋_GBK"/>
            <w:b w:val="0"/>
            <w:sz w:val="24"/>
          </w:rPr>
          <w:t xml:space="preserve">未新增储能</w:t>
        </w:r>
      </w:ins>
      <w:del w:id="14665" w:author="xh" w:date="2026-10-19T12:10:15+08:00">
        <w:r>
          <w:rPr>
            <w:rFonts w:ascii="Times New Roman" w:hAnsi="Times New Roman" w:eastAsia="方正仿宋_GBK"/>
            <w:b w:val="0"/>
            <w:sz w:val="24"/>
          </w:rPr>
          <w:delText xml:space="preserve">均保留该组合，供电任务由主变及网络承担</w:delText>
        </w:r>
      </w:del>
      <w:r>
        <w:rPr>
          <w:rFonts w:ascii="Times New Roman" w:hAnsi="Times New Roman" w:eastAsia="方正仿宋_GBK"/>
          <w:b w:val="0"/>
          <w:sz w:val="24"/>
        </w:rPr>
        <w:t xml:space="preserve">。</w:t>
      </w:r>
    </w:p>
    <w:p w14:paraId="5A78F8A7">
      <w:pPr>
        <w:pStyle w:val="2"/>
        <w:widowControl/>
        <w:spacing w:before="0" w:after="0" w:line="348" w:lineRule="exact"/>
        <w:ind w:firstLine="480"/>
        <w:jc w:val="both"/>
      </w:pPr>
      <w:r>
        <w:rPr>
          <w:rFonts w:ascii="Times New Roman" w:hAnsi="Times New Roman" w:eastAsia="方正仿宋_GBK"/>
          <w:b w:val="0"/>
          <w:sz w:val="24"/>
        </w:rPr>
        <w:t xml:space="preserve">2025年</w:t>
      </w:r>
      <w:del w:id="14666" w:author="xh" w:date="2026-10-19T12:10:54+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最大正向、反向净负荷分别为34.43 MW、22.89 MW</w:t>
      </w:r>
      <w:ins w:id="14667" w:author="xh" w:date="2026-10-19T12:10:54+08:00">
        <w:r>
          <w:rPr>
            <w:rFonts w:ascii="Times New Roman" w:hAnsi="Times New Roman" w:eastAsia="方正仿宋_GBK"/>
            <w:b w:val="0"/>
            <w:sz w:val="24"/>
          </w:rPr>
          <w:t xml:space="preserve">，2035年分别为50.74 MW、74.04 MW</w:t>
        </w:r>
      </w:ins>
      <w:r>
        <w:rPr>
          <w:rFonts w:ascii="Times New Roman" w:hAnsi="Times New Roman" w:eastAsia="方正仿宋_GBK"/>
          <w:b w:val="0"/>
          <w:sz w:val="24"/>
        </w:rPr>
        <w:t xml:space="preserve">。</w:t>
      </w:r>
      <w:ins w:id="14668" w:author="xh" w:date="2026-10-19T12:10:54+08:00">
        <w:r>
          <w:rPr>
            <w:rFonts w:ascii="Times New Roman" w:hAnsi="Times New Roman" w:eastAsia="方正仿宋_GBK"/>
            <w:b w:val="0"/>
            <w:sz w:val="24"/>
          </w:rPr>
          <w:t xml:space="preserve">2035年</w:t>
        </w:r>
      </w:ins>
      <w:del w:id="14669" w:author="xh" w:date="2026-10-19T12:10:54+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4670" w:author="xh" w:date="2026-10-19T12:10:54+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ins w:id="14671" w:author="xh" w:date="2026-10-19T12:10:54+08:00">
        <w:r>
          <w:rPr>
            <w:rFonts w:ascii="Times New Roman" w:hAnsi="Times New Roman" w:eastAsia="方正仿宋_GBK"/>
            <w:b w:val="0"/>
            <w:sz w:val="24"/>
          </w:rPr>
          <w:t xml:space="preserve">113</w:t>
        </w:r>
      </w:ins>
      <w:del w:id="14672" w:author="xh" w:date="2026-10-19T12:10:54+08:00">
        <w:r>
          <w:rPr>
            <w:rFonts w:ascii="Times New Roman" w:hAnsi="Times New Roman" w:eastAsia="方正仿宋_GBK"/>
            <w:b w:val="0"/>
            <w:sz w:val="24"/>
          </w:rPr>
          <w:delText xml:space="preserve">为70</w:delText>
        </w:r>
      </w:del>
      <w:r>
        <w:rPr>
          <w:rFonts w:ascii="Times New Roman" w:hAnsi="Times New Roman" w:eastAsia="方正仿宋_GBK"/>
          <w:b w:val="0"/>
          <w:sz w:val="24"/>
        </w:rPr>
        <w:t xml:space="preserve">.00 MVA、储能额定功率0.00 MW，弹性方案分别为</w:t>
      </w:r>
      <w:ins w:id="14673" w:author="xh" w:date="2026-10-19T12:10:54+08:00">
        <w:r>
          <w:rPr>
            <w:rFonts w:ascii="Times New Roman" w:hAnsi="Times New Roman" w:eastAsia="方正仿宋_GBK"/>
            <w:b w:val="0"/>
            <w:sz w:val="24"/>
          </w:rPr>
          <w:t xml:space="preserve">163</w:t>
        </w:r>
      </w:ins>
      <w:del w:id="14674" w:author="xh" w:date="2026-10-19T12:10:54+08:00">
        <w:r>
          <w:rPr>
            <w:rFonts w:ascii="Times New Roman" w:hAnsi="Times New Roman" w:eastAsia="方正仿宋_GBK"/>
            <w:b w:val="0"/>
            <w:sz w:val="24"/>
          </w:rPr>
          <w:delText xml:space="preserve">70</w:delText>
        </w:r>
      </w:del>
      <w:r>
        <w:rPr>
          <w:rFonts w:ascii="Times New Roman" w:hAnsi="Times New Roman" w:eastAsia="方正仿宋_GBK"/>
          <w:b w:val="0"/>
          <w:sz w:val="24"/>
        </w:rPr>
        <w:t xml:space="preserve">.00 MVA和0.00 MW</w:t>
      </w:r>
      <w:ins w:id="14675" w:author="xh" w:date="2026-10-19T12:10:54+08:00">
        <w:r>
          <w:rPr>
            <w:rFonts w:ascii="Times New Roman" w:hAnsi="Times New Roman" w:eastAsia="方正仿宋_GBK"/>
            <w:b w:val="0"/>
            <w:sz w:val="24"/>
          </w:rPr>
          <w:t xml:space="preserve">。弹性</w:t>
        </w:r>
      </w:ins>
      <w:del w:id="14676" w:author="xh" w:date="2026-10-19T12:10:54+08:00">
        <w:r>
          <w:rPr>
            <w:rFonts w:ascii="Times New Roman" w:hAnsi="Times New Roman" w:eastAsia="方正仿宋_GBK"/>
            <w:b w:val="0"/>
            <w:sz w:val="24"/>
          </w:rPr>
          <w:delText xml:space="preserve">，两类</w:delText>
        </w:r>
      </w:del>
      <w:r>
        <w:rPr>
          <w:rFonts w:ascii="Times New Roman" w:hAnsi="Times New Roman" w:eastAsia="方正仿宋_GBK"/>
          <w:b w:val="0"/>
          <w:sz w:val="24"/>
        </w:rPr>
        <w:t xml:space="preserve">方案本站主变</w:t>
      </w:r>
      <w:del w:id="14677" w:author="xh" w:date="2026-10-19T12:10:54+08:00">
        <w:r>
          <w:rPr>
            <w:rFonts w:ascii="Times New Roman" w:hAnsi="Times New Roman" w:eastAsia="方正仿宋_GBK"/>
            <w:b w:val="0"/>
            <w:sz w:val="24"/>
          </w:rPr>
          <w:delText xml:space="preserve">总</w:delText>
        </w:r>
      </w:del>
      <w:r>
        <w:rPr>
          <w:rFonts w:ascii="Times New Roman" w:hAnsi="Times New Roman" w:eastAsia="方正仿宋_GBK"/>
          <w:b w:val="0"/>
          <w:sz w:val="24"/>
        </w:rPr>
        <w:t xml:space="preserve">容量</w:t>
      </w:r>
      <w:ins w:id="14678" w:author="xh" w:date="2026-10-19T12:10:54+08:00">
        <w:r>
          <w:rPr>
            <w:rFonts w:ascii="Times New Roman" w:hAnsi="Times New Roman" w:eastAsia="方正仿宋_GBK"/>
            <w:b w:val="0"/>
            <w:sz w:val="24"/>
          </w:rPr>
          <w:t xml:space="preserve">较刚性增加50.00 MVA</w:t>
        </w:r>
      </w:ins>
      <w:del w:id="14679" w:author="xh" w:date="2026-10-19T12:10:54+08:00">
        <w:r>
          <w:rPr>
            <w:rFonts w:ascii="Times New Roman" w:hAnsi="Times New Roman" w:eastAsia="方正仿宋_GBK"/>
            <w:b w:val="0"/>
            <w:sz w:val="24"/>
          </w:rPr>
          <w:delText xml:space="preserve">相同</w:delText>
        </w:r>
      </w:del>
      <w:r>
        <w:rPr>
          <w:rFonts w:ascii="Times New Roman" w:hAnsi="Times New Roman" w:eastAsia="方正仿宋_GBK"/>
          <w:b w:val="0"/>
          <w:sz w:val="24"/>
        </w:rPr>
        <w:t xml:space="preserve">。</w:t>
      </w:r>
      <w:del w:id="14680" w:author="xh" w:date="2026-10-19T12:10:54+08:00">
        <w:r>
          <w:rPr>
            <w:rFonts w:ascii="Times New Roman" w:hAnsi="Times New Roman" w:eastAsia="方正仿宋_GBK"/>
            <w:b w:val="0"/>
            <w:sz w:val="24"/>
          </w:rPr>
          <w:delText xml:space="preserve">弹性方案按当年各站局部极值计算的站级负载率为52%。</w:delText>
        </w:r>
      </w:del>
    </w:p>
    <w:p w14:paraId="6433DA38">
      <w:pPr>
        <w:pStyle w:val="2"/>
        <w:keepNext/>
        <w:spacing w:before="120" w:after="80" w:line="280" w:lineRule="exact"/>
        <w:ind w:firstLine="0"/>
        <w:jc w:val="center"/>
      </w:pPr>
      <w:r>
        <w:rPr>
          <w:rFonts w:ascii="Times New Roman" w:hAnsi="Times New Roman" w:eastAsia="宋体"/>
          <w:b w:val="0"/>
          <w:sz w:val="21"/>
        </w:rPr>
        <w:t xml:space="preserve">表5-32 议堂变</w:t>
      </w:r>
      <w:ins w:id="14681" w:author="xh" w:date="2026-10-19T12:11:34+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1F6AF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4682" w:author="xh" w:date="2026-10-19T12:12:13+08:00"/>
        </w:trPr>
        <w:tc>
          <w:tcPr>
            <w:tcW w:w="1039" w:type="dxa"/>
            <w:tcMar>
              <w:left w:w="70" w:type="dxa"/>
              <w:right w:w="70" w:type="dxa"/>
            </w:tcMar>
            <w:vAlign w:val="center"/>
          </w:tcPr>
          <w:p w14:paraId="2324F287">
            <w:pPr>
              <w:keepNext/>
              <w:spacing w:before="20" w:after="20" w:line="260" w:lineRule="exact"/>
              <w:ind w:left="0" w:leftChars="0" w:right="0" w:rightChars="0" w:firstLine="0" w:firstLineChars="0"/>
              <w:jc w:val="center"/>
              <w:rPr>
                <w:del w:id="14691" w:author="xh" w:date="2026-10-19T12:12:13+08:00"/>
              </w:rPr>
            </w:pPr>
            <w:del w:id="14692" w:author="xh" w:date="2026-10-19T12:12:13+08:00">
              <w:r>
                <w:rPr>
                  <w:rFonts w:ascii="Times New Roman" w:hAnsi="Times New Roman" w:eastAsia="宋体"/>
                  <w:b/>
                  <w:sz w:val="18"/>
                </w:rPr>
                <w:delText>方案</w:delText>
              </w:r>
            </w:del>
          </w:p>
        </w:tc>
        <w:tc>
          <w:tcPr>
            <w:tcW w:w="1039" w:type="dxa"/>
            <w:tcMar>
              <w:left w:w="70" w:type="dxa"/>
              <w:right w:w="70" w:type="dxa"/>
            </w:tcMar>
            <w:vAlign w:val="center"/>
          </w:tcPr>
          <w:p w14:paraId="13467200">
            <w:pPr>
              <w:keepNext/>
              <w:spacing w:before="20" w:after="20" w:line="260" w:lineRule="exact"/>
              <w:ind w:left="0" w:leftChars="0" w:right="0" w:rightChars="0" w:firstLine="0" w:firstLineChars="0"/>
              <w:jc w:val="center"/>
              <w:rPr>
                <w:del w:id="14693" w:author="xh" w:date="2026-10-19T12:12:13+08:00"/>
              </w:rPr>
            </w:pPr>
            <w:del w:id="14694" w:author="xh" w:date="2026-10-19T12:12:13+08:00">
              <w:r>
                <w:rPr>
                  <w:rFonts w:ascii="Times New Roman" w:hAnsi="Times New Roman" w:eastAsia="宋体"/>
                  <w:b/>
                  <w:sz w:val="18"/>
                </w:rPr>
                <w:delText>年份</w:delText>
              </w:r>
            </w:del>
          </w:p>
        </w:tc>
        <w:tc>
          <w:tcPr>
            <w:tcW w:w="1039" w:type="dxa"/>
            <w:tcMar>
              <w:left w:w="70" w:type="dxa"/>
              <w:right w:w="70" w:type="dxa"/>
            </w:tcMar>
            <w:vAlign w:val="center"/>
          </w:tcPr>
          <w:p w14:paraId="04A7456A">
            <w:pPr>
              <w:keepNext/>
              <w:spacing w:before="20" w:after="20" w:line="260" w:lineRule="exact"/>
              <w:ind w:left="0" w:leftChars="0" w:right="0" w:rightChars="0" w:firstLine="0" w:firstLineChars="0"/>
              <w:jc w:val="center"/>
              <w:rPr>
                <w:del w:id="14695" w:author="xh" w:date="2026-10-19T12:12:13+08:00"/>
              </w:rPr>
            </w:pPr>
            <w:del w:id="14696" w:author="xh" w:date="2026-10-19T12:12:13+08:00">
              <w:r>
                <w:rPr>
                  <w:rFonts w:ascii="Times New Roman" w:hAnsi="Times New Roman" w:eastAsia="宋体"/>
                  <w:b/>
                  <w:sz w:val="18"/>
                </w:rPr>
                <w:delText>主变组合/MVA</w:delText>
              </w:r>
            </w:del>
          </w:p>
        </w:tc>
        <w:tc>
          <w:tcPr>
            <w:tcW w:w="1039" w:type="dxa"/>
            <w:tcMar>
              <w:left w:w="70" w:type="dxa"/>
              <w:right w:w="70" w:type="dxa"/>
            </w:tcMar>
            <w:vAlign w:val="center"/>
          </w:tcPr>
          <w:p w14:paraId="74885A81">
            <w:pPr>
              <w:keepNext/>
              <w:spacing w:before="20" w:after="20" w:line="260" w:lineRule="exact"/>
              <w:ind w:left="0" w:leftChars="0" w:right="0" w:rightChars="0" w:firstLine="0" w:firstLineChars="0"/>
              <w:jc w:val="center"/>
              <w:rPr>
                <w:del w:id="14697" w:author="xh" w:date="2026-10-19T12:12:13+08:00"/>
              </w:rPr>
            </w:pPr>
            <w:del w:id="14698" w:author="xh" w:date="2026-10-19T12:12:13+08:00">
              <w:r>
                <w:rPr>
                  <w:rFonts w:ascii="Times New Roman" w:hAnsi="Times New Roman" w:eastAsia="宋体"/>
                  <w:b/>
                  <w:sz w:val="18"/>
                </w:rPr>
                <w:delText>总容量/MVA</w:delText>
              </w:r>
            </w:del>
          </w:p>
        </w:tc>
        <w:tc>
          <w:tcPr>
            <w:tcW w:w="1039" w:type="dxa"/>
            <w:tcMar>
              <w:left w:w="70" w:type="dxa"/>
              <w:right w:w="70" w:type="dxa"/>
            </w:tcMar>
            <w:vAlign w:val="center"/>
          </w:tcPr>
          <w:p w14:paraId="02C18513">
            <w:pPr>
              <w:keepNext/>
              <w:spacing w:before="20" w:after="20" w:line="260" w:lineRule="exact"/>
              <w:ind w:left="0" w:leftChars="0" w:right="0" w:rightChars="0" w:firstLine="0" w:firstLineChars="0"/>
              <w:jc w:val="center"/>
              <w:rPr>
                <w:del w:id="14699" w:author="xh" w:date="2026-10-19T12:12:13+08:00"/>
              </w:rPr>
            </w:pPr>
            <w:del w:id="14700" w:author="xh" w:date="2026-10-19T12:12:13+08:00">
              <w:r>
                <w:rPr>
                  <w:rFonts w:ascii="Times New Roman" w:hAnsi="Times New Roman" w:eastAsia="宋体"/>
                  <w:b/>
                  <w:sz w:val="18"/>
                </w:rPr>
                <w:delText>储能额定功率/MW</w:delText>
              </w:r>
            </w:del>
          </w:p>
        </w:tc>
        <w:tc>
          <w:tcPr>
            <w:tcW w:w="1039" w:type="dxa"/>
            <w:tcMar>
              <w:left w:w="70" w:type="dxa"/>
              <w:right w:w="70" w:type="dxa"/>
            </w:tcMar>
            <w:vAlign w:val="center"/>
          </w:tcPr>
          <w:p w14:paraId="7693590C">
            <w:pPr>
              <w:keepNext/>
              <w:spacing w:before="20" w:after="20" w:line="260" w:lineRule="exact"/>
              <w:ind w:left="0" w:leftChars="0" w:right="0" w:rightChars="0" w:firstLine="0" w:firstLineChars="0"/>
              <w:jc w:val="center"/>
              <w:rPr>
                <w:del w:id="14701" w:author="xh" w:date="2026-10-19T12:12:13+08:00"/>
              </w:rPr>
            </w:pPr>
            <w:del w:id="14702" w:author="xh" w:date="2026-10-19T12:12:13+08:00">
              <w:r>
                <w:rPr>
                  <w:rFonts w:ascii="Times New Roman" w:hAnsi="Times New Roman" w:eastAsia="宋体"/>
                  <w:b/>
                  <w:sz w:val="18"/>
                </w:rPr>
                <w:delText>转出/MW</w:delText>
              </w:r>
            </w:del>
          </w:p>
        </w:tc>
        <w:tc>
          <w:tcPr>
            <w:tcW w:w="1039" w:type="dxa"/>
            <w:tcMar>
              <w:left w:w="70" w:type="dxa"/>
              <w:right w:w="70" w:type="dxa"/>
            </w:tcMar>
            <w:vAlign w:val="center"/>
          </w:tcPr>
          <w:p w14:paraId="351951FC">
            <w:pPr>
              <w:keepNext/>
              <w:spacing w:before="20" w:after="20" w:line="260" w:lineRule="exact"/>
              <w:ind w:left="0" w:leftChars="0" w:right="0" w:rightChars="0" w:firstLine="0" w:firstLineChars="0"/>
              <w:jc w:val="center"/>
              <w:rPr>
                <w:del w:id="14703" w:author="xh" w:date="2026-10-19T12:12:13+08:00"/>
              </w:rPr>
            </w:pPr>
            <w:del w:id="14704" w:author="xh" w:date="2026-10-19T12:12:13+08:00">
              <w:r>
                <w:rPr>
                  <w:rFonts w:ascii="Times New Roman" w:hAnsi="Times New Roman" w:eastAsia="宋体"/>
                  <w:b/>
                  <w:sz w:val="18"/>
                </w:rPr>
                <w:delText>承接/MW</w:delText>
              </w:r>
            </w:del>
          </w:p>
        </w:tc>
        <w:tc>
          <w:tcPr>
            <w:tcW w:w="1039" w:type="dxa"/>
            <w:tcMar>
              <w:left w:w="70" w:type="dxa"/>
              <w:right w:w="70" w:type="dxa"/>
            </w:tcMar>
            <w:vAlign w:val="center"/>
          </w:tcPr>
          <w:p w14:paraId="2E080203">
            <w:pPr>
              <w:keepNext/>
              <w:spacing w:before="20" w:after="20" w:line="260" w:lineRule="exact"/>
              <w:ind w:left="0" w:leftChars="0" w:right="0" w:rightChars="0" w:firstLine="0" w:firstLineChars="0"/>
              <w:jc w:val="center"/>
              <w:rPr>
                <w:del w:id="14705" w:author="xh" w:date="2026-10-19T12:12:13+08:00"/>
              </w:rPr>
            </w:pPr>
            <w:del w:id="14706" w:author="xh" w:date="2026-10-19T12:12:13+08:00">
              <w:r>
                <w:rPr>
                  <w:rFonts w:ascii="Times New Roman" w:hAnsi="Times New Roman" w:eastAsia="宋体"/>
                  <w:b/>
                  <w:sz w:val="18"/>
                </w:rPr>
                <w:delText>转接后净负荷/MW</w:delText>
              </w:r>
            </w:del>
          </w:p>
        </w:tc>
      </w:tr>
      <w:tr w14:paraId="549914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4683" w:author="xh" w:date="2026-10-19T12:12:13+08:00"/>
        </w:trPr>
        <w:tc>
          <w:tcPr>
            <w:tcW w:w="1039" w:type="dxa"/>
            <w:tcMar>
              <w:left w:w="70" w:type="dxa"/>
              <w:right w:w="70" w:type="dxa"/>
            </w:tcMar>
            <w:vAlign w:val="center"/>
          </w:tcPr>
          <w:p w14:paraId="0FD0A557">
            <w:pPr>
              <w:keepNext/>
              <w:spacing w:before="20" w:after="20" w:line="260" w:lineRule="exact"/>
              <w:ind w:left="0" w:leftChars="0" w:right="0" w:rightChars="0" w:firstLine="0" w:firstLineChars="0"/>
              <w:jc w:val="center"/>
              <w:rPr>
                <w:del w:id="14707" w:author="xh" w:date="2026-10-19T12:12:13+08:00"/>
              </w:rPr>
            </w:pPr>
            <w:del w:id="14708" w:author="xh" w:date="2026-10-19T12:12:13+08:00">
              <w:r>
                <w:rPr>
                  <w:rFonts w:ascii="Times New Roman" w:hAnsi="Times New Roman" w:eastAsia="宋体"/>
                  <w:b w:val="0"/>
                  <w:sz w:val="18"/>
                </w:rPr>
                <w:delText>刚性</w:delText>
              </w:r>
            </w:del>
          </w:p>
        </w:tc>
        <w:tc>
          <w:tcPr>
            <w:tcW w:w="1039" w:type="dxa"/>
            <w:tcMar>
              <w:left w:w="70" w:type="dxa"/>
              <w:right w:w="70" w:type="dxa"/>
            </w:tcMar>
            <w:vAlign w:val="center"/>
          </w:tcPr>
          <w:p w14:paraId="5757441F">
            <w:pPr>
              <w:keepNext/>
              <w:spacing w:before="20" w:after="20" w:line="260" w:lineRule="exact"/>
              <w:ind w:left="0" w:leftChars="0" w:right="0" w:rightChars="0" w:firstLine="0" w:firstLineChars="0"/>
              <w:jc w:val="center"/>
              <w:rPr>
                <w:del w:id="14709" w:author="xh" w:date="2026-10-19T12:12:13+08:00"/>
              </w:rPr>
            </w:pPr>
            <w:del w:id="14710" w:author="xh" w:date="2026-10-19T12:12:13+08:00">
              <w:r>
                <w:rPr>
                  <w:rFonts w:ascii="Times New Roman" w:hAnsi="Times New Roman" w:eastAsia="宋体"/>
                  <w:b w:val="0"/>
                  <w:sz w:val="18"/>
                </w:rPr>
                <w:delText>2022</w:delText>
              </w:r>
            </w:del>
          </w:p>
        </w:tc>
        <w:tc>
          <w:tcPr>
            <w:tcW w:w="1039" w:type="dxa"/>
            <w:tcMar>
              <w:left w:w="70" w:type="dxa"/>
              <w:right w:w="70" w:type="dxa"/>
            </w:tcMar>
            <w:vAlign w:val="center"/>
          </w:tcPr>
          <w:p w14:paraId="2EEC428F">
            <w:pPr>
              <w:keepNext/>
              <w:spacing w:before="20" w:after="20" w:line="260" w:lineRule="exact"/>
              <w:ind w:left="0" w:leftChars="0" w:right="0" w:rightChars="0" w:firstLine="0" w:firstLineChars="0"/>
              <w:jc w:val="center"/>
              <w:rPr>
                <w:del w:id="14711" w:author="xh" w:date="2026-10-19T12:12:13+08:00"/>
              </w:rPr>
            </w:pPr>
            <w:del w:id="14712" w:author="xh" w:date="2026-10-19T12:12:13+08:00">
              <w:r>
                <w:rPr>
                  <w:rFonts w:ascii="Times New Roman" w:hAnsi="Times New Roman" w:eastAsia="宋体"/>
                  <w:b w:val="0"/>
                  <w:sz w:val="18"/>
                </w:rPr>
                <w:delText>20+50</w:delText>
              </w:r>
            </w:del>
          </w:p>
        </w:tc>
        <w:tc>
          <w:tcPr>
            <w:tcW w:w="1039" w:type="dxa"/>
            <w:tcMar>
              <w:left w:w="70" w:type="dxa"/>
              <w:right w:w="70" w:type="dxa"/>
            </w:tcMar>
            <w:vAlign w:val="center"/>
          </w:tcPr>
          <w:p w14:paraId="5422030A">
            <w:pPr>
              <w:keepNext/>
              <w:spacing w:before="20" w:after="20" w:line="260" w:lineRule="exact"/>
              <w:ind w:left="0" w:leftChars="0" w:right="0" w:rightChars="0" w:firstLine="0" w:firstLineChars="0"/>
              <w:jc w:val="center"/>
              <w:rPr>
                <w:del w:id="14713" w:author="xh" w:date="2026-10-19T12:12:13+08:00"/>
              </w:rPr>
            </w:pPr>
            <w:del w:id="14714" w:author="xh" w:date="2026-10-19T12:12:13+08:00">
              <w:r>
                <w:rPr>
                  <w:rFonts w:ascii="Times New Roman" w:hAnsi="Times New Roman" w:eastAsia="宋体"/>
                  <w:b w:val="0"/>
                  <w:sz w:val="18"/>
                </w:rPr>
                <w:delText>70.00</w:delText>
              </w:r>
            </w:del>
          </w:p>
        </w:tc>
        <w:tc>
          <w:tcPr>
            <w:tcW w:w="1039" w:type="dxa"/>
            <w:tcMar>
              <w:left w:w="70" w:type="dxa"/>
              <w:right w:w="70" w:type="dxa"/>
            </w:tcMar>
            <w:vAlign w:val="center"/>
          </w:tcPr>
          <w:p w14:paraId="3DC28EAD">
            <w:pPr>
              <w:keepNext/>
              <w:spacing w:before="20" w:after="20" w:line="260" w:lineRule="exact"/>
              <w:ind w:left="0" w:leftChars="0" w:right="0" w:rightChars="0" w:firstLine="0" w:firstLineChars="0"/>
              <w:jc w:val="center"/>
              <w:rPr>
                <w:del w:id="14715" w:author="xh" w:date="2026-10-19T12:12:13+08:00"/>
              </w:rPr>
            </w:pPr>
            <w:del w:id="14716"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74DC0882">
            <w:pPr>
              <w:keepNext/>
              <w:spacing w:before="20" w:after="20" w:line="260" w:lineRule="exact"/>
              <w:ind w:left="0" w:leftChars="0" w:right="0" w:rightChars="0" w:firstLine="0" w:firstLineChars="0"/>
              <w:jc w:val="center"/>
              <w:rPr>
                <w:del w:id="14717" w:author="xh" w:date="2026-10-19T12:12:13+08:00"/>
              </w:rPr>
            </w:pPr>
            <w:del w:id="14718"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7EB7EFBE">
            <w:pPr>
              <w:keepNext/>
              <w:spacing w:before="20" w:after="20" w:line="260" w:lineRule="exact"/>
              <w:ind w:left="0" w:leftChars="0" w:right="0" w:rightChars="0" w:firstLine="0" w:firstLineChars="0"/>
              <w:jc w:val="center"/>
              <w:rPr>
                <w:del w:id="14719" w:author="xh" w:date="2026-10-19T12:12:13+08:00"/>
              </w:rPr>
            </w:pPr>
            <w:del w:id="14720"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7D4D2370">
            <w:pPr>
              <w:keepNext/>
              <w:spacing w:before="20" w:after="20" w:line="260" w:lineRule="exact"/>
              <w:ind w:left="0" w:leftChars="0" w:right="0" w:rightChars="0" w:firstLine="0" w:firstLineChars="0"/>
              <w:jc w:val="center"/>
              <w:rPr>
                <w:del w:id="14721" w:author="xh" w:date="2026-10-19T12:12:13+08:00"/>
              </w:rPr>
            </w:pPr>
            <w:del w:id="14722" w:author="xh" w:date="2026-10-19T12:12:13+08:00">
              <w:r>
                <w:rPr>
                  <w:rFonts w:ascii="Times New Roman" w:hAnsi="Times New Roman" w:eastAsia="宋体"/>
                  <w:b w:val="0"/>
                  <w:sz w:val="18"/>
                </w:rPr>
                <w:delText>29.70</w:delText>
              </w:r>
            </w:del>
          </w:p>
        </w:tc>
      </w:tr>
      <w:tr w14:paraId="29EDF7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4684" w:author="xh" w:date="2026-10-19T12:12:13+08:00"/>
        </w:trPr>
        <w:tc>
          <w:tcPr>
            <w:tcW w:w="1039" w:type="dxa"/>
            <w:tcMar>
              <w:left w:w="70" w:type="dxa"/>
              <w:right w:w="70" w:type="dxa"/>
            </w:tcMar>
            <w:vAlign w:val="center"/>
          </w:tcPr>
          <w:p w14:paraId="675AE21E">
            <w:pPr>
              <w:keepNext/>
              <w:spacing w:before="20" w:after="20" w:line="260" w:lineRule="exact"/>
              <w:ind w:left="0" w:leftChars="0" w:right="0" w:rightChars="0" w:firstLine="0" w:firstLineChars="0"/>
              <w:jc w:val="center"/>
              <w:rPr>
                <w:del w:id="14723" w:author="xh" w:date="2026-10-19T12:12:13+08:00"/>
              </w:rPr>
            </w:pPr>
            <w:del w:id="14724" w:author="xh" w:date="2026-10-19T12:12:13+08:00">
              <w:r>
                <w:rPr>
                  <w:rFonts w:ascii="Times New Roman" w:hAnsi="Times New Roman" w:eastAsia="宋体"/>
                  <w:b w:val="0"/>
                  <w:sz w:val="18"/>
                </w:rPr>
                <w:delText>刚性</w:delText>
              </w:r>
            </w:del>
          </w:p>
        </w:tc>
        <w:tc>
          <w:tcPr>
            <w:tcW w:w="1039" w:type="dxa"/>
            <w:tcMar>
              <w:left w:w="70" w:type="dxa"/>
              <w:right w:w="70" w:type="dxa"/>
            </w:tcMar>
            <w:vAlign w:val="center"/>
          </w:tcPr>
          <w:p w14:paraId="51991B3A">
            <w:pPr>
              <w:keepNext/>
              <w:spacing w:before="20" w:after="20" w:line="260" w:lineRule="exact"/>
              <w:ind w:left="0" w:leftChars="0" w:right="0" w:rightChars="0" w:firstLine="0" w:firstLineChars="0"/>
              <w:jc w:val="center"/>
              <w:rPr>
                <w:del w:id="14725" w:author="xh" w:date="2026-10-19T12:12:13+08:00"/>
              </w:rPr>
            </w:pPr>
            <w:del w:id="14726" w:author="xh" w:date="2026-10-19T12:12:13+08:00">
              <w:r>
                <w:rPr>
                  <w:rFonts w:ascii="Times New Roman" w:hAnsi="Times New Roman" w:eastAsia="宋体"/>
                  <w:b w:val="0"/>
                  <w:sz w:val="18"/>
                </w:rPr>
                <w:delText>2023</w:delText>
              </w:r>
            </w:del>
          </w:p>
        </w:tc>
        <w:tc>
          <w:tcPr>
            <w:tcW w:w="1039" w:type="dxa"/>
            <w:tcMar>
              <w:left w:w="70" w:type="dxa"/>
              <w:right w:w="70" w:type="dxa"/>
            </w:tcMar>
            <w:vAlign w:val="center"/>
          </w:tcPr>
          <w:p w14:paraId="4D609BCB">
            <w:pPr>
              <w:keepNext/>
              <w:spacing w:before="20" w:after="20" w:line="260" w:lineRule="exact"/>
              <w:ind w:left="0" w:leftChars="0" w:right="0" w:rightChars="0" w:firstLine="0" w:firstLineChars="0"/>
              <w:jc w:val="center"/>
              <w:rPr>
                <w:del w:id="14727" w:author="xh" w:date="2026-10-19T12:12:13+08:00"/>
              </w:rPr>
            </w:pPr>
            <w:del w:id="14728" w:author="xh" w:date="2026-10-19T12:12:13+08:00">
              <w:r>
                <w:rPr>
                  <w:rFonts w:ascii="Times New Roman" w:hAnsi="Times New Roman" w:eastAsia="宋体"/>
                  <w:b w:val="0"/>
                  <w:sz w:val="18"/>
                </w:rPr>
                <w:delText>20+50</w:delText>
              </w:r>
            </w:del>
          </w:p>
        </w:tc>
        <w:tc>
          <w:tcPr>
            <w:tcW w:w="1039" w:type="dxa"/>
            <w:tcMar>
              <w:left w:w="70" w:type="dxa"/>
              <w:right w:w="70" w:type="dxa"/>
            </w:tcMar>
            <w:vAlign w:val="center"/>
          </w:tcPr>
          <w:p w14:paraId="35A3D54E">
            <w:pPr>
              <w:keepNext/>
              <w:spacing w:before="20" w:after="20" w:line="260" w:lineRule="exact"/>
              <w:ind w:left="0" w:leftChars="0" w:right="0" w:rightChars="0" w:firstLine="0" w:firstLineChars="0"/>
              <w:jc w:val="center"/>
              <w:rPr>
                <w:del w:id="14729" w:author="xh" w:date="2026-10-19T12:12:13+08:00"/>
              </w:rPr>
            </w:pPr>
            <w:del w:id="14730" w:author="xh" w:date="2026-10-19T12:12:13+08:00">
              <w:r>
                <w:rPr>
                  <w:rFonts w:ascii="Times New Roman" w:hAnsi="Times New Roman" w:eastAsia="宋体"/>
                  <w:b w:val="0"/>
                  <w:sz w:val="18"/>
                </w:rPr>
                <w:delText>70.00</w:delText>
              </w:r>
            </w:del>
          </w:p>
        </w:tc>
        <w:tc>
          <w:tcPr>
            <w:tcW w:w="1039" w:type="dxa"/>
            <w:tcMar>
              <w:left w:w="70" w:type="dxa"/>
              <w:right w:w="70" w:type="dxa"/>
            </w:tcMar>
            <w:vAlign w:val="center"/>
          </w:tcPr>
          <w:p w14:paraId="299F8C08">
            <w:pPr>
              <w:keepNext/>
              <w:spacing w:before="20" w:after="20" w:line="260" w:lineRule="exact"/>
              <w:ind w:left="0" w:leftChars="0" w:right="0" w:rightChars="0" w:firstLine="0" w:firstLineChars="0"/>
              <w:jc w:val="center"/>
              <w:rPr>
                <w:del w:id="14731" w:author="xh" w:date="2026-10-19T12:12:13+08:00"/>
              </w:rPr>
            </w:pPr>
            <w:del w:id="14732"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7FD82E08">
            <w:pPr>
              <w:keepNext/>
              <w:spacing w:before="20" w:after="20" w:line="260" w:lineRule="exact"/>
              <w:ind w:left="0" w:leftChars="0" w:right="0" w:rightChars="0" w:firstLine="0" w:firstLineChars="0"/>
              <w:jc w:val="center"/>
              <w:rPr>
                <w:del w:id="14733" w:author="xh" w:date="2026-10-19T12:12:13+08:00"/>
              </w:rPr>
            </w:pPr>
            <w:del w:id="14734"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161BD257">
            <w:pPr>
              <w:keepNext/>
              <w:spacing w:before="20" w:after="20" w:line="260" w:lineRule="exact"/>
              <w:ind w:left="0" w:leftChars="0" w:right="0" w:rightChars="0" w:firstLine="0" w:firstLineChars="0"/>
              <w:jc w:val="center"/>
              <w:rPr>
                <w:del w:id="14735" w:author="xh" w:date="2026-10-19T12:12:13+08:00"/>
              </w:rPr>
            </w:pPr>
            <w:del w:id="14736"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2AF28503">
            <w:pPr>
              <w:keepNext/>
              <w:spacing w:before="20" w:after="20" w:line="260" w:lineRule="exact"/>
              <w:ind w:left="0" w:leftChars="0" w:right="0" w:rightChars="0" w:firstLine="0" w:firstLineChars="0"/>
              <w:jc w:val="center"/>
              <w:rPr>
                <w:del w:id="14737" w:author="xh" w:date="2026-10-19T12:12:13+08:00"/>
              </w:rPr>
            </w:pPr>
            <w:del w:id="14738" w:author="xh" w:date="2026-10-19T12:12:13+08:00">
              <w:r>
                <w:rPr>
                  <w:rFonts w:ascii="Times New Roman" w:hAnsi="Times New Roman" w:eastAsia="宋体"/>
                  <w:b w:val="0"/>
                  <w:sz w:val="18"/>
                </w:rPr>
                <w:delText>27.40</w:delText>
              </w:r>
            </w:del>
          </w:p>
        </w:tc>
      </w:tr>
      <w:tr w14:paraId="3ABBC1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4685" w:author="xh" w:date="2026-10-19T12:12:13+08:00"/>
        </w:trPr>
        <w:tc>
          <w:tcPr>
            <w:tcW w:w="1039" w:type="dxa"/>
            <w:tcMar>
              <w:left w:w="70" w:type="dxa"/>
              <w:right w:w="70" w:type="dxa"/>
            </w:tcMar>
            <w:vAlign w:val="center"/>
          </w:tcPr>
          <w:p w14:paraId="067B70C9">
            <w:pPr>
              <w:keepNext/>
              <w:spacing w:before="20" w:after="20" w:line="260" w:lineRule="exact"/>
              <w:ind w:left="0" w:leftChars="0" w:right="0" w:rightChars="0" w:firstLine="0" w:firstLineChars="0"/>
              <w:jc w:val="center"/>
              <w:rPr>
                <w:del w:id="14739" w:author="xh" w:date="2026-10-19T12:12:13+08:00"/>
              </w:rPr>
            </w:pPr>
            <w:del w:id="14740" w:author="xh" w:date="2026-10-19T12:12:13+08:00">
              <w:r>
                <w:rPr>
                  <w:rFonts w:ascii="Times New Roman" w:hAnsi="Times New Roman" w:eastAsia="宋体"/>
                  <w:b w:val="0"/>
                  <w:sz w:val="18"/>
                </w:rPr>
                <w:delText>刚性</w:delText>
              </w:r>
            </w:del>
          </w:p>
        </w:tc>
        <w:tc>
          <w:tcPr>
            <w:tcW w:w="1039" w:type="dxa"/>
            <w:tcMar>
              <w:left w:w="70" w:type="dxa"/>
              <w:right w:w="70" w:type="dxa"/>
            </w:tcMar>
            <w:vAlign w:val="center"/>
          </w:tcPr>
          <w:p w14:paraId="13E1BBE1">
            <w:pPr>
              <w:keepNext/>
              <w:spacing w:before="20" w:after="20" w:line="260" w:lineRule="exact"/>
              <w:ind w:left="0" w:leftChars="0" w:right="0" w:rightChars="0" w:firstLine="0" w:firstLineChars="0"/>
              <w:jc w:val="center"/>
              <w:rPr>
                <w:del w:id="14741" w:author="xh" w:date="2026-10-19T12:12:13+08:00"/>
              </w:rPr>
            </w:pPr>
            <w:del w:id="14742" w:author="xh" w:date="2026-10-19T12:12:13+08:00">
              <w:r>
                <w:rPr>
                  <w:rFonts w:ascii="Times New Roman" w:hAnsi="Times New Roman" w:eastAsia="宋体"/>
                  <w:b w:val="0"/>
                  <w:sz w:val="18"/>
                </w:rPr>
                <w:delText>2024</w:delText>
              </w:r>
            </w:del>
          </w:p>
        </w:tc>
        <w:tc>
          <w:tcPr>
            <w:tcW w:w="1039" w:type="dxa"/>
            <w:tcMar>
              <w:left w:w="70" w:type="dxa"/>
              <w:right w:w="70" w:type="dxa"/>
            </w:tcMar>
            <w:vAlign w:val="center"/>
          </w:tcPr>
          <w:p w14:paraId="625802F5">
            <w:pPr>
              <w:keepNext/>
              <w:spacing w:before="20" w:after="20" w:line="260" w:lineRule="exact"/>
              <w:ind w:left="0" w:leftChars="0" w:right="0" w:rightChars="0" w:firstLine="0" w:firstLineChars="0"/>
              <w:jc w:val="center"/>
              <w:rPr>
                <w:del w:id="14743" w:author="xh" w:date="2026-10-19T12:12:13+08:00"/>
              </w:rPr>
            </w:pPr>
            <w:del w:id="14744" w:author="xh" w:date="2026-10-19T12:12:13+08:00">
              <w:r>
                <w:rPr>
                  <w:rFonts w:ascii="Times New Roman" w:hAnsi="Times New Roman" w:eastAsia="宋体"/>
                  <w:b w:val="0"/>
                  <w:sz w:val="18"/>
                </w:rPr>
                <w:delText>20+50</w:delText>
              </w:r>
            </w:del>
          </w:p>
        </w:tc>
        <w:tc>
          <w:tcPr>
            <w:tcW w:w="1039" w:type="dxa"/>
            <w:tcMar>
              <w:left w:w="70" w:type="dxa"/>
              <w:right w:w="70" w:type="dxa"/>
            </w:tcMar>
            <w:vAlign w:val="center"/>
          </w:tcPr>
          <w:p w14:paraId="28DDBE42">
            <w:pPr>
              <w:keepNext/>
              <w:spacing w:before="20" w:after="20" w:line="260" w:lineRule="exact"/>
              <w:ind w:left="0" w:leftChars="0" w:right="0" w:rightChars="0" w:firstLine="0" w:firstLineChars="0"/>
              <w:jc w:val="center"/>
              <w:rPr>
                <w:del w:id="14745" w:author="xh" w:date="2026-10-19T12:12:13+08:00"/>
              </w:rPr>
            </w:pPr>
            <w:del w:id="14746" w:author="xh" w:date="2026-10-19T12:12:13+08:00">
              <w:r>
                <w:rPr>
                  <w:rFonts w:ascii="Times New Roman" w:hAnsi="Times New Roman" w:eastAsia="宋体"/>
                  <w:b w:val="0"/>
                  <w:sz w:val="18"/>
                </w:rPr>
                <w:delText>70.00</w:delText>
              </w:r>
            </w:del>
          </w:p>
        </w:tc>
        <w:tc>
          <w:tcPr>
            <w:tcW w:w="1039" w:type="dxa"/>
            <w:tcMar>
              <w:left w:w="70" w:type="dxa"/>
              <w:right w:w="70" w:type="dxa"/>
            </w:tcMar>
            <w:vAlign w:val="center"/>
          </w:tcPr>
          <w:p w14:paraId="28412671">
            <w:pPr>
              <w:keepNext/>
              <w:spacing w:before="20" w:after="20" w:line="260" w:lineRule="exact"/>
              <w:ind w:left="0" w:leftChars="0" w:right="0" w:rightChars="0" w:firstLine="0" w:firstLineChars="0"/>
              <w:jc w:val="center"/>
              <w:rPr>
                <w:del w:id="14747" w:author="xh" w:date="2026-10-19T12:12:13+08:00"/>
              </w:rPr>
            </w:pPr>
            <w:del w:id="14748"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0BCB3D00">
            <w:pPr>
              <w:keepNext/>
              <w:spacing w:before="20" w:after="20" w:line="260" w:lineRule="exact"/>
              <w:ind w:left="0" w:leftChars="0" w:right="0" w:rightChars="0" w:firstLine="0" w:firstLineChars="0"/>
              <w:jc w:val="center"/>
              <w:rPr>
                <w:del w:id="14749" w:author="xh" w:date="2026-10-19T12:12:13+08:00"/>
              </w:rPr>
            </w:pPr>
            <w:del w:id="14750"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43030EF7">
            <w:pPr>
              <w:keepNext/>
              <w:spacing w:before="20" w:after="20" w:line="260" w:lineRule="exact"/>
              <w:ind w:left="0" w:leftChars="0" w:right="0" w:rightChars="0" w:firstLine="0" w:firstLineChars="0"/>
              <w:jc w:val="center"/>
              <w:rPr>
                <w:del w:id="14751" w:author="xh" w:date="2026-10-19T12:12:13+08:00"/>
              </w:rPr>
            </w:pPr>
            <w:del w:id="14752"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48DA1A5C">
            <w:pPr>
              <w:keepNext/>
              <w:spacing w:before="20" w:after="20" w:line="260" w:lineRule="exact"/>
              <w:ind w:left="0" w:leftChars="0" w:right="0" w:rightChars="0" w:firstLine="0" w:firstLineChars="0"/>
              <w:jc w:val="center"/>
              <w:rPr>
                <w:del w:id="14753" w:author="xh" w:date="2026-10-19T12:12:13+08:00"/>
              </w:rPr>
            </w:pPr>
            <w:del w:id="14754" w:author="xh" w:date="2026-10-19T12:12:13+08:00">
              <w:r>
                <w:rPr>
                  <w:rFonts w:ascii="Times New Roman" w:hAnsi="Times New Roman" w:eastAsia="宋体"/>
                  <w:b w:val="0"/>
                  <w:sz w:val="18"/>
                </w:rPr>
                <w:delText>31.06</w:delText>
              </w:r>
            </w:del>
          </w:p>
        </w:tc>
      </w:tr>
      <w:tr w14:paraId="444314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4686" w:author="xh" w:date="2026-10-19T12:12:13+08:00"/>
        </w:trPr>
        <w:tc>
          <w:tcPr>
            <w:tcW w:w="1039" w:type="dxa"/>
            <w:tcMar>
              <w:left w:w="70" w:type="dxa"/>
              <w:right w:w="70" w:type="dxa"/>
            </w:tcMar>
            <w:vAlign w:val="center"/>
          </w:tcPr>
          <w:p w14:paraId="3C7B1CFA">
            <w:pPr>
              <w:keepNext/>
              <w:spacing w:before="20" w:after="20" w:line="260" w:lineRule="exact"/>
              <w:ind w:left="0" w:leftChars="0" w:right="0" w:rightChars="0" w:firstLine="0" w:firstLineChars="0"/>
              <w:jc w:val="center"/>
              <w:rPr>
                <w:del w:id="14755" w:author="xh" w:date="2026-10-19T12:12:13+08:00"/>
              </w:rPr>
            </w:pPr>
            <w:del w:id="14756" w:author="xh" w:date="2026-10-19T12:12:13+08:00">
              <w:r>
                <w:rPr>
                  <w:rFonts w:ascii="Times New Roman" w:hAnsi="Times New Roman" w:eastAsia="宋体"/>
                  <w:b w:val="0"/>
                  <w:sz w:val="18"/>
                </w:rPr>
                <w:delText>刚性</w:delText>
              </w:r>
            </w:del>
          </w:p>
        </w:tc>
        <w:tc>
          <w:tcPr>
            <w:tcW w:w="1039" w:type="dxa"/>
            <w:tcMar>
              <w:left w:w="70" w:type="dxa"/>
              <w:right w:w="70" w:type="dxa"/>
            </w:tcMar>
            <w:vAlign w:val="center"/>
          </w:tcPr>
          <w:p w14:paraId="2563DB99">
            <w:pPr>
              <w:keepNext/>
              <w:spacing w:before="20" w:after="20" w:line="260" w:lineRule="exact"/>
              <w:ind w:left="0" w:leftChars="0" w:right="0" w:rightChars="0" w:firstLine="0" w:firstLineChars="0"/>
              <w:jc w:val="center"/>
              <w:rPr>
                <w:del w:id="14757" w:author="xh" w:date="2026-10-19T12:12:13+08:00"/>
              </w:rPr>
            </w:pPr>
            <w:del w:id="14758" w:author="xh" w:date="2026-10-19T12:12:13+08:00">
              <w:r>
                <w:rPr>
                  <w:rFonts w:ascii="Times New Roman" w:hAnsi="Times New Roman" w:eastAsia="宋体"/>
                  <w:b w:val="0"/>
                  <w:sz w:val="18"/>
                </w:rPr>
                <w:delText>2025</w:delText>
              </w:r>
            </w:del>
          </w:p>
        </w:tc>
        <w:tc>
          <w:tcPr>
            <w:tcW w:w="1039" w:type="dxa"/>
            <w:tcMar>
              <w:left w:w="70" w:type="dxa"/>
              <w:right w:w="70" w:type="dxa"/>
            </w:tcMar>
            <w:vAlign w:val="center"/>
          </w:tcPr>
          <w:p w14:paraId="2BBC0DE6">
            <w:pPr>
              <w:keepNext/>
              <w:spacing w:before="20" w:after="20" w:line="260" w:lineRule="exact"/>
              <w:ind w:left="0" w:leftChars="0" w:right="0" w:rightChars="0" w:firstLine="0" w:firstLineChars="0"/>
              <w:jc w:val="center"/>
              <w:rPr>
                <w:del w:id="14759" w:author="xh" w:date="2026-10-19T12:12:13+08:00"/>
              </w:rPr>
            </w:pPr>
            <w:del w:id="14760" w:author="xh" w:date="2026-10-19T12:12:13+08:00">
              <w:r>
                <w:rPr>
                  <w:rFonts w:ascii="Times New Roman" w:hAnsi="Times New Roman" w:eastAsia="宋体"/>
                  <w:b w:val="0"/>
                  <w:sz w:val="18"/>
                </w:rPr>
                <w:delText>20+50</w:delText>
              </w:r>
            </w:del>
          </w:p>
        </w:tc>
        <w:tc>
          <w:tcPr>
            <w:tcW w:w="1039" w:type="dxa"/>
            <w:tcMar>
              <w:left w:w="70" w:type="dxa"/>
              <w:right w:w="70" w:type="dxa"/>
            </w:tcMar>
            <w:vAlign w:val="center"/>
          </w:tcPr>
          <w:p w14:paraId="2AF7168A">
            <w:pPr>
              <w:keepNext/>
              <w:spacing w:before="20" w:after="20" w:line="260" w:lineRule="exact"/>
              <w:ind w:left="0" w:leftChars="0" w:right="0" w:rightChars="0" w:firstLine="0" w:firstLineChars="0"/>
              <w:jc w:val="center"/>
              <w:rPr>
                <w:del w:id="14761" w:author="xh" w:date="2026-10-19T12:12:13+08:00"/>
              </w:rPr>
            </w:pPr>
            <w:del w:id="14762" w:author="xh" w:date="2026-10-19T12:12:13+08:00">
              <w:r>
                <w:rPr>
                  <w:rFonts w:ascii="Times New Roman" w:hAnsi="Times New Roman" w:eastAsia="宋体"/>
                  <w:b w:val="0"/>
                  <w:sz w:val="18"/>
                </w:rPr>
                <w:delText>70.00</w:delText>
              </w:r>
            </w:del>
          </w:p>
        </w:tc>
        <w:tc>
          <w:tcPr>
            <w:tcW w:w="1039" w:type="dxa"/>
            <w:tcMar>
              <w:left w:w="70" w:type="dxa"/>
              <w:right w:w="70" w:type="dxa"/>
            </w:tcMar>
            <w:vAlign w:val="center"/>
          </w:tcPr>
          <w:p w14:paraId="3F0947F1">
            <w:pPr>
              <w:keepNext/>
              <w:spacing w:before="20" w:after="20" w:line="260" w:lineRule="exact"/>
              <w:ind w:left="0" w:leftChars="0" w:right="0" w:rightChars="0" w:firstLine="0" w:firstLineChars="0"/>
              <w:jc w:val="center"/>
              <w:rPr>
                <w:del w:id="14763" w:author="xh" w:date="2026-10-19T12:12:13+08:00"/>
              </w:rPr>
            </w:pPr>
            <w:del w:id="14764"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3F9F9033">
            <w:pPr>
              <w:keepNext/>
              <w:spacing w:before="20" w:after="20" w:line="260" w:lineRule="exact"/>
              <w:ind w:left="0" w:leftChars="0" w:right="0" w:rightChars="0" w:firstLine="0" w:firstLineChars="0"/>
              <w:jc w:val="center"/>
              <w:rPr>
                <w:del w:id="14765" w:author="xh" w:date="2026-10-19T12:12:13+08:00"/>
              </w:rPr>
            </w:pPr>
            <w:del w:id="14766"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50BDBF84">
            <w:pPr>
              <w:keepNext/>
              <w:spacing w:before="20" w:after="20" w:line="260" w:lineRule="exact"/>
              <w:ind w:left="0" w:leftChars="0" w:right="0" w:rightChars="0" w:firstLine="0" w:firstLineChars="0"/>
              <w:jc w:val="center"/>
              <w:rPr>
                <w:del w:id="14767" w:author="xh" w:date="2026-10-19T12:12:13+08:00"/>
              </w:rPr>
            </w:pPr>
            <w:del w:id="14768"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28EA1092">
            <w:pPr>
              <w:keepNext/>
              <w:spacing w:before="20" w:after="20" w:line="260" w:lineRule="exact"/>
              <w:ind w:left="0" w:leftChars="0" w:right="0" w:rightChars="0" w:firstLine="0" w:firstLineChars="0"/>
              <w:jc w:val="center"/>
              <w:rPr>
                <w:del w:id="14769" w:author="xh" w:date="2026-10-19T12:12:13+08:00"/>
              </w:rPr>
            </w:pPr>
            <w:del w:id="14770" w:author="xh" w:date="2026-10-19T12:12:13+08:00">
              <w:r>
                <w:rPr>
                  <w:rFonts w:ascii="Times New Roman" w:hAnsi="Times New Roman" w:eastAsia="宋体"/>
                  <w:b w:val="0"/>
                  <w:sz w:val="18"/>
                </w:rPr>
                <w:delText>34.43</w:delText>
              </w:r>
            </w:del>
          </w:p>
        </w:tc>
      </w:tr>
      <w:tr w14:paraId="7272CC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4687" w:author="xh" w:date="2026-10-19T12:12:13+08:00"/>
        </w:trPr>
        <w:tc>
          <w:tcPr>
            <w:tcW w:w="1039" w:type="dxa"/>
            <w:tcMar>
              <w:left w:w="70" w:type="dxa"/>
              <w:right w:w="70" w:type="dxa"/>
            </w:tcMar>
            <w:vAlign w:val="center"/>
          </w:tcPr>
          <w:p w14:paraId="45718CFC">
            <w:pPr>
              <w:keepNext/>
              <w:spacing w:before="20" w:after="20" w:line="260" w:lineRule="exact"/>
              <w:ind w:left="0" w:leftChars="0" w:right="0" w:rightChars="0" w:firstLine="0" w:firstLineChars="0"/>
              <w:jc w:val="center"/>
              <w:rPr>
                <w:del w:id="14771" w:author="xh" w:date="2026-10-19T12:12:13+08:00"/>
              </w:rPr>
            </w:pPr>
            <w:del w:id="14772" w:author="xh" w:date="2026-10-19T12:12:13+08:00">
              <w:r>
                <w:rPr>
                  <w:rFonts w:ascii="Times New Roman" w:hAnsi="Times New Roman" w:eastAsia="宋体"/>
                  <w:b w:val="0"/>
                  <w:sz w:val="18"/>
                </w:rPr>
                <w:delText>弹性</w:delText>
              </w:r>
            </w:del>
          </w:p>
        </w:tc>
        <w:tc>
          <w:tcPr>
            <w:tcW w:w="1039" w:type="dxa"/>
            <w:tcMar>
              <w:left w:w="70" w:type="dxa"/>
              <w:right w:w="70" w:type="dxa"/>
            </w:tcMar>
            <w:vAlign w:val="center"/>
          </w:tcPr>
          <w:p w14:paraId="2EE1FBB8">
            <w:pPr>
              <w:keepNext/>
              <w:spacing w:before="20" w:after="20" w:line="260" w:lineRule="exact"/>
              <w:ind w:left="0" w:leftChars="0" w:right="0" w:rightChars="0" w:firstLine="0" w:firstLineChars="0"/>
              <w:jc w:val="center"/>
              <w:rPr>
                <w:del w:id="14773" w:author="xh" w:date="2026-10-19T12:12:13+08:00"/>
              </w:rPr>
            </w:pPr>
            <w:del w:id="14774" w:author="xh" w:date="2026-10-19T12:12:13+08:00">
              <w:r>
                <w:rPr>
                  <w:rFonts w:ascii="Times New Roman" w:hAnsi="Times New Roman" w:eastAsia="宋体"/>
                  <w:b w:val="0"/>
                  <w:sz w:val="18"/>
                </w:rPr>
                <w:delText>2022</w:delText>
              </w:r>
            </w:del>
          </w:p>
        </w:tc>
        <w:tc>
          <w:tcPr>
            <w:tcW w:w="1039" w:type="dxa"/>
            <w:tcMar>
              <w:left w:w="70" w:type="dxa"/>
              <w:right w:w="70" w:type="dxa"/>
            </w:tcMar>
            <w:vAlign w:val="center"/>
          </w:tcPr>
          <w:p w14:paraId="245F36E4">
            <w:pPr>
              <w:keepNext/>
              <w:spacing w:before="20" w:after="20" w:line="260" w:lineRule="exact"/>
              <w:ind w:left="0" w:leftChars="0" w:right="0" w:rightChars="0" w:firstLine="0" w:firstLineChars="0"/>
              <w:jc w:val="center"/>
              <w:rPr>
                <w:del w:id="14775" w:author="xh" w:date="2026-10-19T12:12:13+08:00"/>
              </w:rPr>
            </w:pPr>
            <w:del w:id="14776" w:author="xh" w:date="2026-10-19T12:12:13+08:00">
              <w:r>
                <w:rPr>
                  <w:rFonts w:ascii="Times New Roman" w:hAnsi="Times New Roman" w:eastAsia="宋体"/>
                  <w:b w:val="0"/>
                  <w:sz w:val="18"/>
                </w:rPr>
                <w:delText>20+50</w:delText>
              </w:r>
            </w:del>
          </w:p>
        </w:tc>
        <w:tc>
          <w:tcPr>
            <w:tcW w:w="1039" w:type="dxa"/>
            <w:tcMar>
              <w:left w:w="70" w:type="dxa"/>
              <w:right w:w="70" w:type="dxa"/>
            </w:tcMar>
            <w:vAlign w:val="center"/>
          </w:tcPr>
          <w:p w14:paraId="67C9ED2C">
            <w:pPr>
              <w:keepNext/>
              <w:spacing w:before="20" w:after="20" w:line="260" w:lineRule="exact"/>
              <w:ind w:left="0" w:leftChars="0" w:right="0" w:rightChars="0" w:firstLine="0" w:firstLineChars="0"/>
              <w:jc w:val="center"/>
              <w:rPr>
                <w:del w:id="14777" w:author="xh" w:date="2026-10-19T12:12:13+08:00"/>
              </w:rPr>
            </w:pPr>
            <w:del w:id="14778" w:author="xh" w:date="2026-10-19T12:12:13+08:00">
              <w:r>
                <w:rPr>
                  <w:rFonts w:ascii="Times New Roman" w:hAnsi="Times New Roman" w:eastAsia="宋体"/>
                  <w:b w:val="0"/>
                  <w:sz w:val="18"/>
                </w:rPr>
                <w:delText>70.00</w:delText>
              </w:r>
            </w:del>
          </w:p>
        </w:tc>
        <w:tc>
          <w:tcPr>
            <w:tcW w:w="1039" w:type="dxa"/>
            <w:tcMar>
              <w:left w:w="70" w:type="dxa"/>
              <w:right w:w="70" w:type="dxa"/>
            </w:tcMar>
            <w:vAlign w:val="center"/>
          </w:tcPr>
          <w:p w14:paraId="6B47C204">
            <w:pPr>
              <w:keepNext/>
              <w:spacing w:before="20" w:after="20" w:line="260" w:lineRule="exact"/>
              <w:ind w:left="0" w:leftChars="0" w:right="0" w:rightChars="0" w:firstLine="0" w:firstLineChars="0"/>
              <w:jc w:val="center"/>
              <w:rPr>
                <w:del w:id="14779" w:author="xh" w:date="2026-10-19T12:12:13+08:00"/>
              </w:rPr>
            </w:pPr>
            <w:del w:id="14780"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7E93FEFC">
            <w:pPr>
              <w:keepNext/>
              <w:spacing w:before="20" w:after="20" w:line="260" w:lineRule="exact"/>
              <w:ind w:left="0" w:leftChars="0" w:right="0" w:rightChars="0" w:firstLine="0" w:firstLineChars="0"/>
              <w:jc w:val="center"/>
              <w:rPr>
                <w:del w:id="14781" w:author="xh" w:date="2026-10-19T12:12:13+08:00"/>
              </w:rPr>
            </w:pPr>
            <w:del w:id="14782"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515E8D58">
            <w:pPr>
              <w:keepNext/>
              <w:spacing w:before="20" w:after="20" w:line="260" w:lineRule="exact"/>
              <w:ind w:left="0" w:leftChars="0" w:right="0" w:rightChars="0" w:firstLine="0" w:firstLineChars="0"/>
              <w:jc w:val="center"/>
              <w:rPr>
                <w:del w:id="14783" w:author="xh" w:date="2026-10-19T12:12:13+08:00"/>
              </w:rPr>
            </w:pPr>
            <w:del w:id="14784"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4E9C5F9E">
            <w:pPr>
              <w:keepNext/>
              <w:spacing w:before="20" w:after="20" w:line="260" w:lineRule="exact"/>
              <w:ind w:left="0" w:leftChars="0" w:right="0" w:rightChars="0" w:firstLine="0" w:firstLineChars="0"/>
              <w:jc w:val="center"/>
              <w:rPr>
                <w:del w:id="14785" w:author="xh" w:date="2026-10-19T12:12:13+08:00"/>
              </w:rPr>
            </w:pPr>
            <w:del w:id="14786" w:author="xh" w:date="2026-10-19T12:12:13+08:00">
              <w:r>
                <w:rPr>
                  <w:rFonts w:ascii="Times New Roman" w:hAnsi="Times New Roman" w:eastAsia="宋体"/>
                  <w:b w:val="0"/>
                  <w:sz w:val="18"/>
                </w:rPr>
                <w:delText>29.70</w:delText>
              </w:r>
            </w:del>
          </w:p>
        </w:tc>
      </w:tr>
      <w:tr w14:paraId="11DF16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4688" w:author="xh" w:date="2026-10-19T12:12:13+08:00"/>
        </w:trPr>
        <w:tc>
          <w:tcPr>
            <w:tcW w:w="1039" w:type="dxa"/>
            <w:tcMar>
              <w:left w:w="70" w:type="dxa"/>
              <w:right w:w="70" w:type="dxa"/>
            </w:tcMar>
            <w:vAlign w:val="center"/>
          </w:tcPr>
          <w:p w14:paraId="6D09094F">
            <w:pPr>
              <w:keepNext/>
              <w:spacing w:before="20" w:after="20" w:line="260" w:lineRule="exact"/>
              <w:ind w:left="0" w:leftChars="0" w:right="0" w:rightChars="0" w:firstLine="0" w:firstLineChars="0"/>
              <w:jc w:val="center"/>
              <w:rPr>
                <w:del w:id="14787" w:author="xh" w:date="2026-10-19T12:12:13+08:00"/>
              </w:rPr>
            </w:pPr>
            <w:del w:id="14788" w:author="xh" w:date="2026-10-19T12:12:13+08:00">
              <w:r>
                <w:rPr>
                  <w:rFonts w:ascii="Times New Roman" w:hAnsi="Times New Roman" w:eastAsia="宋体"/>
                  <w:b w:val="0"/>
                  <w:sz w:val="18"/>
                </w:rPr>
                <w:delText>弹性</w:delText>
              </w:r>
            </w:del>
          </w:p>
        </w:tc>
        <w:tc>
          <w:tcPr>
            <w:tcW w:w="1039" w:type="dxa"/>
            <w:tcMar>
              <w:left w:w="70" w:type="dxa"/>
              <w:right w:w="70" w:type="dxa"/>
            </w:tcMar>
            <w:vAlign w:val="center"/>
          </w:tcPr>
          <w:p w14:paraId="52731E8A">
            <w:pPr>
              <w:keepNext/>
              <w:spacing w:before="20" w:after="20" w:line="260" w:lineRule="exact"/>
              <w:ind w:left="0" w:leftChars="0" w:right="0" w:rightChars="0" w:firstLine="0" w:firstLineChars="0"/>
              <w:jc w:val="center"/>
              <w:rPr>
                <w:del w:id="14789" w:author="xh" w:date="2026-10-19T12:12:13+08:00"/>
              </w:rPr>
            </w:pPr>
            <w:del w:id="14790" w:author="xh" w:date="2026-10-19T12:12:13+08:00">
              <w:r>
                <w:rPr>
                  <w:rFonts w:ascii="Times New Roman" w:hAnsi="Times New Roman" w:eastAsia="宋体"/>
                  <w:b w:val="0"/>
                  <w:sz w:val="18"/>
                </w:rPr>
                <w:delText>2023</w:delText>
              </w:r>
            </w:del>
          </w:p>
        </w:tc>
        <w:tc>
          <w:tcPr>
            <w:tcW w:w="1039" w:type="dxa"/>
            <w:tcMar>
              <w:left w:w="70" w:type="dxa"/>
              <w:right w:w="70" w:type="dxa"/>
            </w:tcMar>
            <w:vAlign w:val="center"/>
          </w:tcPr>
          <w:p w14:paraId="07AD04DB">
            <w:pPr>
              <w:keepNext/>
              <w:spacing w:before="20" w:after="20" w:line="260" w:lineRule="exact"/>
              <w:ind w:left="0" w:leftChars="0" w:right="0" w:rightChars="0" w:firstLine="0" w:firstLineChars="0"/>
              <w:jc w:val="center"/>
              <w:rPr>
                <w:del w:id="14791" w:author="xh" w:date="2026-10-19T12:12:13+08:00"/>
              </w:rPr>
            </w:pPr>
            <w:del w:id="14792" w:author="xh" w:date="2026-10-19T12:12:13+08:00">
              <w:r>
                <w:rPr>
                  <w:rFonts w:ascii="Times New Roman" w:hAnsi="Times New Roman" w:eastAsia="宋体"/>
                  <w:b w:val="0"/>
                  <w:sz w:val="18"/>
                </w:rPr>
                <w:delText>20+50</w:delText>
              </w:r>
            </w:del>
          </w:p>
        </w:tc>
        <w:tc>
          <w:tcPr>
            <w:tcW w:w="1039" w:type="dxa"/>
            <w:tcMar>
              <w:left w:w="70" w:type="dxa"/>
              <w:right w:w="70" w:type="dxa"/>
            </w:tcMar>
            <w:vAlign w:val="center"/>
          </w:tcPr>
          <w:p w14:paraId="0E561AC2">
            <w:pPr>
              <w:keepNext/>
              <w:spacing w:before="20" w:after="20" w:line="260" w:lineRule="exact"/>
              <w:ind w:left="0" w:leftChars="0" w:right="0" w:rightChars="0" w:firstLine="0" w:firstLineChars="0"/>
              <w:jc w:val="center"/>
              <w:rPr>
                <w:del w:id="14793" w:author="xh" w:date="2026-10-19T12:12:13+08:00"/>
              </w:rPr>
            </w:pPr>
            <w:del w:id="14794" w:author="xh" w:date="2026-10-19T12:12:13+08:00">
              <w:r>
                <w:rPr>
                  <w:rFonts w:ascii="Times New Roman" w:hAnsi="Times New Roman" w:eastAsia="宋体"/>
                  <w:b w:val="0"/>
                  <w:sz w:val="18"/>
                </w:rPr>
                <w:delText>70.00</w:delText>
              </w:r>
            </w:del>
          </w:p>
        </w:tc>
        <w:tc>
          <w:tcPr>
            <w:tcW w:w="1039" w:type="dxa"/>
            <w:tcMar>
              <w:left w:w="70" w:type="dxa"/>
              <w:right w:w="70" w:type="dxa"/>
            </w:tcMar>
            <w:vAlign w:val="center"/>
          </w:tcPr>
          <w:p w14:paraId="078AC136">
            <w:pPr>
              <w:keepNext/>
              <w:spacing w:before="20" w:after="20" w:line="260" w:lineRule="exact"/>
              <w:ind w:left="0" w:leftChars="0" w:right="0" w:rightChars="0" w:firstLine="0" w:firstLineChars="0"/>
              <w:jc w:val="center"/>
              <w:rPr>
                <w:del w:id="14795" w:author="xh" w:date="2026-10-19T12:12:13+08:00"/>
              </w:rPr>
            </w:pPr>
            <w:del w:id="14796"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273640A8">
            <w:pPr>
              <w:keepNext/>
              <w:spacing w:before="20" w:after="20" w:line="260" w:lineRule="exact"/>
              <w:ind w:left="0" w:leftChars="0" w:right="0" w:rightChars="0" w:firstLine="0" w:firstLineChars="0"/>
              <w:jc w:val="center"/>
              <w:rPr>
                <w:del w:id="14797" w:author="xh" w:date="2026-10-19T12:12:13+08:00"/>
              </w:rPr>
            </w:pPr>
            <w:del w:id="14798"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57E8F224">
            <w:pPr>
              <w:keepNext/>
              <w:spacing w:before="20" w:after="20" w:line="260" w:lineRule="exact"/>
              <w:ind w:left="0" w:leftChars="0" w:right="0" w:rightChars="0" w:firstLine="0" w:firstLineChars="0"/>
              <w:jc w:val="center"/>
              <w:rPr>
                <w:del w:id="14799" w:author="xh" w:date="2026-10-19T12:12:13+08:00"/>
              </w:rPr>
            </w:pPr>
            <w:del w:id="14800"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3C3D4970">
            <w:pPr>
              <w:keepNext/>
              <w:spacing w:before="20" w:after="20" w:line="260" w:lineRule="exact"/>
              <w:ind w:left="0" w:leftChars="0" w:right="0" w:rightChars="0" w:firstLine="0" w:firstLineChars="0"/>
              <w:jc w:val="center"/>
              <w:rPr>
                <w:del w:id="14801" w:author="xh" w:date="2026-10-19T12:12:13+08:00"/>
              </w:rPr>
            </w:pPr>
            <w:del w:id="14802" w:author="xh" w:date="2026-10-19T12:12:13+08:00">
              <w:r>
                <w:rPr>
                  <w:rFonts w:ascii="Times New Roman" w:hAnsi="Times New Roman" w:eastAsia="宋体"/>
                  <w:b w:val="0"/>
                  <w:sz w:val="18"/>
                </w:rPr>
                <w:delText>27.40</w:delText>
              </w:r>
            </w:del>
          </w:p>
        </w:tc>
      </w:tr>
      <w:tr w14:paraId="5D7B2B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4689" w:author="xh" w:date="2026-10-19T12:12:13+08:00"/>
        </w:trPr>
        <w:tc>
          <w:tcPr>
            <w:tcW w:w="1039" w:type="dxa"/>
            <w:tcMar>
              <w:left w:w="70" w:type="dxa"/>
              <w:right w:w="70" w:type="dxa"/>
            </w:tcMar>
            <w:vAlign w:val="center"/>
          </w:tcPr>
          <w:p w14:paraId="014FF3D9">
            <w:pPr>
              <w:keepNext/>
              <w:spacing w:before="20" w:after="20" w:line="260" w:lineRule="exact"/>
              <w:ind w:left="0" w:leftChars="0" w:right="0" w:rightChars="0" w:firstLine="0" w:firstLineChars="0"/>
              <w:jc w:val="center"/>
              <w:rPr>
                <w:del w:id="14803" w:author="xh" w:date="2026-10-19T12:12:13+08:00"/>
              </w:rPr>
            </w:pPr>
            <w:del w:id="14804" w:author="xh" w:date="2026-10-19T12:12:13+08:00">
              <w:r>
                <w:rPr>
                  <w:rFonts w:ascii="Times New Roman" w:hAnsi="Times New Roman" w:eastAsia="宋体"/>
                  <w:b w:val="0"/>
                  <w:sz w:val="18"/>
                </w:rPr>
                <w:delText>弹性</w:delText>
              </w:r>
            </w:del>
          </w:p>
        </w:tc>
        <w:tc>
          <w:tcPr>
            <w:tcW w:w="1039" w:type="dxa"/>
            <w:tcMar>
              <w:left w:w="70" w:type="dxa"/>
              <w:right w:w="70" w:type="dxa"/>
            </w:tcMar>
            <w:vAlign w:val="center"/>
          </w:tcPr>
          <w:p w14:paraId="6E33A9B7">
            <w:pPr>
              <w:keepNext/>
              <w:spacing w:before="20" w:after="20" w:line="260" w:lineRule="exact"/>
              <w:ind w:left="0" w:leftChars="0" w:right="0" w:rightChars="0" w:firstLine="0" w:firstLineChars="0"/>
              <w:jc w:val="center"/>
              <w:rPr>
                <w:del w:id="14805" w:author="xh" w:date="2026-10-19T12:12:13+08:00"/>
              </w:rPr>
            </w:pPr>
            <w:del w:id="14806" w:author="xh" w:date="2026-10-19T12:12:13+08:00">
              <w:r>
                <w:rPr>
                  <w:rFonts w:ascii="Times New Roman" w:hAnsi="Times New Roman" w:eastAsia="宋体"/>
                  <w:b w:val="0"/>
                  <w:sz w:val="18"/>
                </w:rPr>
                <w:delText>2024</w:delText>
              </w:r>
            </w:del>
          </w:p>
        </w:tc>
        <w:tc>
          <w:tcPr>
            <w:tcW w:w="1039" w:type="dxa"/>
            <w:tcMar>
              <w:left w:w="70" w:type="dxa"/>
              <w:right w:w="70" w:type="dxa"/>
            </w:tcMar>
            <w:vAlign w:val="center"/>
          </w:tcPr>
          <w:p w14:paraId="6E350B1D">
            <w:pPr>
              <w:keepNext/>
              <w:spacing w:before="20" w:after="20" w:line="260" w:lineRule="exact"/>
              <w:ind w:left="0" w:leftChars="0" w:right="0" w:rightChars="0" w:firstLine="0" w:firstLineChars="0"/>
              <w:jc w:val="center"/>
              <w:rPr>
                <w:del w:id="14807" w:author="xh" w:date="2026-10-19T12:12:13+08:00"/>
              </w:rPr>
            </w:pPr>
            <w:del w:id="14808" w:author="xh" w:date="2026-10-19T12:12:13+08:00">
              <w:r>
                <w:rPr>
                  <w:rFonts w:ascii="Times New Roman" w:hAnsi="Times New Roman" w:eastAsia="宋体"/>
                  <w:b w:val="0"/>
                  <w:sz w:val="18"/>
                </w:rPr>
                <w:delText>20+50</w:delText>
              </w:r>
            </w:del>
          </w:p>
        </w:tc>
        <w:tc>
          <w:tcPr>
            <w:tcW w:w="1039" w:type="dxa"/>
            <w:tcMar>
              <w:left w:w="70" w:type="dxa"/>
              <w:right w:w="70" w:type="dxa"/>
            </w:tcMar>
            <w:vAlign w:val="center"/>
          </w:tcPr>
          <w:p w14:paraId="484DAB7B">
            <w:pPr>
              <w:keepNext/>
              <w:spacing w:before="20" w:after="20" w:line="260" w:lineRule="exact"/>
              <w:ind w:left="0" w:leftChars="0" w:right="0" w:rightChars="0" w:firstLine="0" w:firstLineChars="0"/>
              <w:jc w:val="center"/>
              <w:rPr>
                <w:del w:id="14809" w:author="xh" w:date="2026-10-19T12:12:13+08:00"/>
              </w:rPr>
            </w:pPr>
            <w:del w:id="14810" w:author="xh" w:date="2026-10-19T12:12:13+08:00">
              <w:r>
                <w:rPr>
                  <w:rFonts w:ascii="Times New Roman" w:hAnsi="Times New Roman" w:eastAsia="宋体"/>
                  <w:b w:val="0"/>
                  <w:sz w:val="18"/>
                </w:rPr>
                <w:delText>70.00</w:delText>
              </w:r>
            </w:del>
          </w:p>
        </w:tc>
        <w:tc>
          <w:tcPr>
            <w:tcW w:w="1039" w:type="dxa"/>
            <w:tcMar>
              <w:left w:w="70" w:type="dxa"/>
              <w:right w:w="70" w:type="dxa"/>
            </w:tcMar>
            <w:vAlign w:val="center"/>
          </w:tcPr>
          <w:p w14:paraId="15BA4526">
            <w:pPr>
              <w:keepNext/>
              <w:spacing w:before="20" w:after="20" w:line="260" w:lineRule="exact"/>
              <w:ind w:left="0" w:leftChars="0" w:right="0" w:rightChars="0" w:firstLine="0" w:firstLineChars="0"/>
              <w:jc w:val="center"/>
              <w:rPr>
                <w:del w:id="14811" w:author="xh" w:date="2026-10-19T12:12:13+08:00"/>
              </w:rPr>
            </w:pPr>
            <w:del w:id="14812"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28423544">
            <w:pPr>
              <w:keepNext/>
              <w:spacing w:before="20" w:after="20" w:line="260" w:lineRule="exact"/>
              <w:ind w:left="0" w:leftChars="0" w:right="0" w:rightChars="0" w:firstLine="0" w:firstLineChars="0"/>
              <w:jc w:val="center"/>
              <w:rPr>
                <w:del w:id="14813" w:author="xh" w:date="2026-10-19T12:12:13+08:00"/>
              </w:rPr>
            </w:pPr>
            <w:del w:id="14814"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2F93A7D3">
            <w:pPr>
              <w:keepNext/>
              <w:spacing w:before="20" w:after="20" w:line="260" w:lineRule="exact"/>
              <w:ind w:left="0" w:leftChars="0" w:right="0" w:rightChars="0" w:firstLine="0" w:firstLineChars="0"/>
              <w:jc w:val="center"/>
              <w:rPr>
                <w:del w:id="14815" w:author="xh" w:date="2026-10-19T12:12:13+08:00"/>
              </w:rPr>
            </w:pPr>
            <w:del w:id="14816"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2F416001">
            <w:pPr>
              <w:keepNext/>
              <w:spacing w:before="20" w:after="20" w:line="260" w:lineRule="exact"/>
              <w:ind w:left="0" w:leftChars="0" w:right="0" w:rightChars="0" w:firstLine="0" w:firstLineChars="0"/>
              <w:jc w:val="center"/>
              <w:rPr>
                <w:del w:id="14817" w:author="xh" w:date="2026-10-19T12:12:13+08:00"/>
              </w:rPr>
            </w:pPr>
            <w:del w:id="14818" w:author="xh" w:date="2026-10-19T12:12:13+08:00">
              <w:r>
                <w:rPr>
                  <w:rFonts w:ascii="Times New Roman" w:hAnsi="Times New Roman" w:eastAsia="宋体"/>
                  <w:b w:val="0"/>
                  <w:sz w:val="18"/>
                </w:rPr>
                <w:delText>31.06</w:delText>
              </w:r>
            </w:del>
          </w:p>
        </w:tc>
      </w:tr>
      <w:tr w14:paraId="08B23B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4690" w:author="xh" w:date="2026-10-19T12:12:13+08:00"/>
        </w:trPr>
        <w:tc>
          <w:tcPr>
            <w:tcW w:w="1039" w:type="dxa"/>
            <w:tcMar>
              <w:left w:w="70" w:type="dxa"/>
              <w:right w:w="70" w:type="dxa"/>
            </w:tcMar>
            <w:vAlign w:val="center"/>
          </w:tcPr>
          <w:p w14:paraId="1FF24CF2">
            <w:pPr>
              <w:keepNext w:val="0"/>
              <w:spacing w:before="20" w:after="20" w:line="260" w:lineRule="exact"/>
              <w:ind w:left="0" w:leftChars="0" w:right="0" w:rightChars="0" w:firstLine="0" w:firstLineChars="0"/>
              <w:jc w:val="center"/>
              <w:rPr>
                <w:del w:id="14819" w:author="xh" w:date="2026-10-19T12:12:13+08:00"/>
              </w:rPr>
            </w:pPr>
            <w:del w:id="14820" w:author="xh" w:date="2026-10-19T12:12:13+08:00">
              <w:r>
                <w:rPr>
                  <w:rFonts w:ascii="Times New Roman" w:hAnsi="Times New Roman" w:eastAsia="宋体"/>
                  <w:b w:val="0"/>
                  <w:sz w:val="18"/>
                </w:rPr>
                <w:delText>弹性</w:delText>
              </w:r>
            </w:del>
          </w:p>
        </w:tc>
        <w:tc>
          <w:tcPr>
            <w:tcW w:w="1039" w:type="dxa"/>
            <w:tcMar>
              <w:left w:w="70" w:type="dxa"/>
              <w:right w:w="70" w:type="dxa"/>
            </w:tcMar>
            <w:vAlign w:val="center"/>
          </w:tcPr>
          <w:p w14:paraId="7F770B23">
            <w:pPr>
              <w:keepNext w:val="0"/>
              <w:spacing w:before="20" w:after="20" w:line="260" w:lineRule="exact"/>
              <w:ind w:left="0" w:leftChars="0" w:right="0" w:rightChars="0" w:firstLine="0" w:firstLineChars="0"/>
              <w:jc w:val="center"/>
              <w:rPr>
                <w:del w:id="14821" w:author="xh" w:date="2026-10-19T12:12:13+08:00"/>
              </w:rPr>
            </w:pPr>
            <w:del w:id="14822" w:author="xh" w:date="2026-10-19T12:12:13+08:00">
              <w:r>
                <w:rPr>
                  <w:rFonts w:ascii="Times New Roman" w:hAnsi="Times New Roman" w:eastAsia="宋体"/>
                  <w:b w:val="0"/>
                  <w:sz w:val="18"/>
                </w:rPr>
                <w:delText>2025</w:delText>
              </w:r>
            </w:del>
          </w:p>
        </w:tc>
        <w:tc>
          <w:tcPr>
            <w:tcW w:w="1039" w:type="dxa"/>
            <w:tcMar>
              <w:left w:w="70" w:type="dxa"/>
              <w:right w:w="70" w:type="dxa"/>
            </w:tcMar>
            <w:vAlign w:val="center"/>
          </w:tcPr>
          <w:p w14:paraId="238EAF3C">
            <w:pPr>
              <w:keepNext w:val="0"/>
              <w:spacing w:before="20" w:after="20" w:line="260" w:lineRule="exact"/>
              <w:ind w:left="0" w:leftChars="0" w:right="0" w:rightChars="0" w:firstLine="0" w:firstLineChars="0"/>
              <w:jc w:val="center"/>
              <w:rPr>
                <w:del w:id="14823" w:author="xh" w:date="2026-10-19T12:12:13+08:00"/>
              </w:rPr>
            </w:pPr>
            <w:del w:id="14824" w:author="xh" w:date="2026-10-19T12:12:13+08:00">
              <w:r>
                <w:rPr>
                  <w:rFonts w:ascii="Times New Roman" w:hAnsi="Times New Roman" w:eastAsia="宋体"/>
                  <w:b w:val="0"/>
                  <w:sz w:val="18"/>
                </w:rPr>
                <w:delText>20+50</w:delText>
              </w:r>
            </w:del>
          </w:p>
        </w:tc>
        <w:tc>
          <w:tcPr>
            <w:tcW w:w="1039" w:type="dxa"/>
            <w:tcMar>
              <w:left w:w="70" w:type="dxa"/>
              <w:right w:w="70" w:type="dxa"/>
            </w:tcMar>
            <w:vAlign w:val="center"/>
          </w:tcPr>
          <w:p w14:paraId="044B5C83">
            <w:pPr>
              <w:keepNext w:val="0"/>
              <w:spacing w:before="20" w:after="20" w:line="260" w:lineRule="exact"/>
              <w:ind w:left="0" w:leftChars="0" w:right="0" w:rightChars="0" w:firstLine="0" w:firstLineChars="0"/>
              <w:jc w:val="center"/>
              <w:rPr>
                <w:del w:id="14825" w:author="xh" w:date="2026-10-19T12:12:13+08:00"/>
              </w:rPr>
            </w:pPr>
            <w:del w:id="14826" w:author="xh" w:date="2026-10-19T12:12:13+08:00">
              <w:r>
                <w:rPr>
                  <w:rFonts w:ascii="Times New Roman" w:hAnsi="Times New Roman" w:eastAsia="宋体"/>
                  <w:b w:val="0"/>
                  <w:sz w:val="18"/>
                </w:rPr>
                <w:delText>70.00</w:delText>
              </w:r>
            </w:del>
          </w:p>
        </w:tc>
        <w:tc>
          <w:tcPr>
            <w:tcW w:w="1039" w:type="dxa"/>
            <w:tcMar>
              <w:left w:w="70" w:type="dxa"/>
              <w:right w:w="70" w:type="dxa"/>
            </w:tcMar>
            <w:vAlign w:val="center"/>
          </w:tcPr>
          <w:p w14:paraId="5B45D2EE">
            <w:pPr>
              <w:keepNext w:val="0"/>
              <w:spacing w:before="20" w:after="20" w:line="260" w:lineRule="exact"/>
              <w:ind w:left="0" w:leftChars="0" w:right="0" w:rightChars="0" w:firstLine="0" w:firstLineChars="0"/>
              <w:jc w:val="center"/>
              <w:rPr>
                <w:del w:id="14827" w:author="xh" w:date="2026-10-19T12:12:13+08:00"/>
              </w:rPr>
            </w:pPr>
            <w:del w:id="14828"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76ADB6A7">
            <w:pPr>
              <w:keepNext w:val="0"/>
              <w:spacing w:before="20" w:after="20" w:line="260" w:lineRule="exact"/>
              <w:ind w:left="0" w:leftChars="0" w:right="0" w:rightChars="0" w:firstLine="0" w:firstLineChars="0"/>
              <w:jc w:val="center"/>
              <w:rPr>
                <w:del w:id="14829" w:author="xh" w:date="2026-10-19T12:12:13+08:00"/>
              </w:rPr>
            </w:pPr>
            <w:del w:id="14830" w:author="xh" w:date="2026-10-19T12:12:13+08:00">
              <w:r>
                <w:rPr>
                  <w:rFonts w:ascii="Times New Roman" w:hAnsi="Times New Roman" w:eastAsia="宋体"/>
                  <w:b w:val="0"/>
                  <w:sz w:val="18"/>
                </w:rPr>
                <w:delText>0.00</w:delText>
              </w:r>
            </w:del>
          </w:p>
        </w:tc>
        <w:tc>
          <w:tcPr>
            <w:tcW w:w="1039" w:type="dxa"/>
            <w:tcMar>
              <w:left w:w="70" w:type="dxa"/>
              <w:right w:w="70" w:type="dxa"/>
            </w:tcMar>
            <w:vAlign w:val="center"/>
          </w:tcPr>
          <w:p w14:paraId="1747F982">
            <w:pPr>
              <w:keepNext w:val="0"/>
              <w:spacing w:before="20" w:after="20" w:line="260" w:lineRule="exact"/>
              <w:ind w:left="0" w:leftChars="0" w:right="0" w:rightChars="0" w:firstLine="0" w:firstLineChars="0"/>
              <w:jc w:val="center"/>
              <w:rPr>
                <w:del w:id="14831" w:author="xh" w:date="2026-10-19T12:12:13+08:00"/>
              </w:rPr>
            </w:pPr>
            <w:del w:id="14832" w:author="xh" w:date="2026-10-19T12:12:13+08:00">
              <w:r>
                <w:rPr>
                  <w:rFonts w:ascii="Times New Roman" w:hAnsi="Times New Roman" w:eastAsia="宋体"/>
                  <w:b w:val="0"/>
                  <w:sz w:val="18"/>
                </w:rPr>
                <w:delText>7.65</w:delText>
              </w:r>
            </w:del>
          </w:p>
        </w:tc>
        <w:tc>
          <w:tcPr>
            <w:tcW w:w="1039" w:type="dxa"/>
            <w:tcMar>
              <w:left w:w="70" w:type="dxa"/>
              <w:right w:w="70" w:type="dxa"/>
            </w:tcMar>
            <w:vAlign w:val="center"/>
          </w:tcPr>
          <w:p w14:paraId="28EC4521">
            <w:pPr>
              <w:keepNext w:val="0"/>
              <w:spacing w:before="20" w:after="20" w:line="260" w:lineRule="exact"/>
              <w:ind w:left="0" w:leftChars="0" w:right="0" w:rightChars="0" w:firstLine="0" w:firstLineChars="0"/>
              <w:jc w:val="center"/>
              <w:rPr>
                <w:del w:id="14833" w:author="xh" w:date="2026-10-19T12:12:13+08:00"/>
              </w:rPr>
            </w:pPr>
            <w:del w:id="14834" w:author="xh" w:date="2026-10-19T12:12:13+08:00">
              <w:r>
                <w:rPr>
                  <w:rFonts w:ascii="Times New Roman" w:hAnsi="Times New Roman" w:eastAsia="宋体"/>
                  <w:b w:val="0"/>
                  <w:sz w:val="18"/>
                </w:rPr>
                <w:delText>42.08</w:delText>
              </w:r>
            </w:del>
          </w:p>
        </w:tc>
      </w:tr>
      <w:tr>
        <w:trPr>
          <w:cantSplit/>
          <w:tblHeader/>
          <w:ins w:id="14835" w:author="xh" w:date="2026-10-19T12:12:1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44" w:author="xh" w:date="2026-10-19T12:12:13+08:00"/>
              </w:rPr>
            </w:pPr>
            <w:ins w:id="14845" w:author="xh" w:date="2026-10-19T12:12:13+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46" w:author="xh" w:date="2026-10-19T12:12:13+08:00"/>
              </w:rPr>
            </w:pPr>
            <w:ins w:id="14847" w:author="xh" w:date="2026-10-19T12:12:13+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48" w:author="xh" w:date="2026-10-19T12:12:13+08:00"/>
              </w:rPr>
            </w:pPr>
            <w:ins w:id="14849" w:author="xh" w:date="2026-10-19T12:12:13+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50" w:author="xh" w:date="2026-10-19T12:12:13+08:00"/>
              </w:rPr>
            </w:pPr>
            <w:ins w:id="14851" w:author="xh" w:date="2026-10-19T12:12:13+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52" w:author="xh" w:date="2026-10-19T12:12:13+08:00"/>
              </w:rPr>
            </w:pPr>
            <w:ins w:id="14853" w:author="xh" w:date="2026-10-19T12:12:13+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54" w:author="xh" w:date="2026-10-19T12:12:13+08:00"/>
              </w:rPr>
            </w:pPr>
            <w:ins w:id="14855" w:author="xh" w:date="2026-10-19T12:12:13+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56" w:author="xh" w:date="2026-10-19T12:12:13+08:00"/>
              </w:rPr>
            </w:pPr>
            <w:ins w:id="14857" w:author="xh" w:date="2026-10-19T12:12:13+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58" w:author="xh" w:date="2026-10-19T12:12:13+08:00"/>
              </w:rPr>
            </w:pPr>
            <w:ins w:id="14859" w:author="xh" w:date="2026-10-19T12:12:13+08:00">
              <w:r>
                <w:rPr>
                  <w:rFonts w:ascii="Times New Roman" w:hAnsi="Times New Roman" w:eastAsia="宋体"/>
                  <w:b/>
                  <w:sz w:val="18"/>
                </w:rPr>
                <w:t>转接后净负荷/MW</w:t>
              </w:r>
            </w:ins>
          </w:p>
        </w:tc>
      </w:tr>
      <w:tr>
        <w:trPr>
          <w:cantSplit/>
          <w:ins w:id="14836" w:author="xh" w:date="2026-10-19T12:12:1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60" w:author="xh" w:date="2026-10-19T12:12:13+08:00"/>
              </w:rPr>
            </w:pPr>
            <w:ins w:id="14861" w:author="xh" w:date="2026-10-19T12:12:13+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62" w:author="xh" w:date="2026-10-19T12:12:13+08:00"/>
              </w:rPr>
            </w:pPr>
            <w:ins w:id="14863" w:author="xh" w:date="2026-10-19T12:12:13+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64" w:author="xh" w:date="2026-10-19T12:12:13+08:00"/>
              </w:rPr>
            </w:pPr>
            <w:ins w:id="14865" w:author="xh" w:date="2026-10-19T12:12:13+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66" w:author="xh" w:date="2026-10-19T12:12:13+08:00"/>
              </w:rPr>
            </w:pPr>
            <w:ins w:id="14867" w:author="xh" w:date="2026-10-19T12:12:13+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68" w:author="xh" w:date="2026-10-19T12:12:13+08:00"/>
              </w:rPr>
            </w:pPr>
            <w:ins w:id="14869" w:author="xh" w:date="2026-10-19T12:12: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70" w:author="xh" w:date="2026-10-19T12:12:13+08:00"/>
              </w:rPr>
            </w:pPr>
            <w:ins w:id="14871" w:author="xh" w:date="2026-10-19T12:12:13+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72" w:author="xh" w:date="2026-10-19T12:12:13+08:00"/>
              </w:rPr>
            </w:pPr>
            <w:ins w:id="14873" w:author="xh" w:date="2026-10-19T12:12:13+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74" w:author="xh" w:date="2026-10-19T12:12:13+08:00"/>
              </w:rPr>
            </w:pPr>
            <w:ins w:id="14875" w:author="xh" w:date="2026-10-19T12:12:13+08:00">
              <w:r>
                <w:rPr>
                  <w:rFonts w:ascii="Times New Roman" w:hAnsi="Times New Roman" w:eastAsia="宋体"/>
                  <w:b w:val="0"/>
                  <w:sz w:val="18"/>
                </w:rPr>
                <w:t>—</w:t>
              </w:r>
            </w:ins>
          </w:p>
        </w:tc>
      </w:tr>
      <w:tr>
        <w:trPr>
          <w:cantSplit/>
          <w:ins w:id="14837" w:author="xh" w:date="2026-10-19T12:12:1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76" w:author="xh" w:date="2026-10-19T12:12:13+08:00"/>
              </w:rPr>
            </w:pPr>
            <w:ins w:id="14877" w:author="xh" w:date="2026-10-19T12:12:13+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78" w:author="xh" w:date="2026-10-19T12:12:13+08:00"/>
              </w:rPr>
            </w:pPr>
            <w:ins w:id="14879" w:author="xh" w:date="2026-10-19T12:12:13+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80" w:author="xh" w:date="2026-10-19T12:12:13+08:00"/>
              </w:rPr>
            </w:pPr>
            <w:ins w:id="14881" w:author="xh" w:date="2026-10-19T12:12:13+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82" w:author="xh" w:date="2026-10-19T12:12:13+08:00"/>
              </w:rPr>
            </w:pPr>
            <w:ins w:id="14883" w:author="xh" w:date="2026-10-19T12:12:13+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84" w:author="xh" w:date="2026-10-19T12:12:13+08:00"/>
              </w:rPr>
            </w:pPr>
            <w:ins w:id="14885" w:author="xh" w:date="2026-10-19T12:12: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86" w:author="xh" w:date="2026-10-19T12:12:13+08:00"/>
              </w:rPr>
            </w:pPr>
            <w:ins w:id="14887" w:author="xh" w:date="2026-10-19T12:12: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88" w:author="xh" w:date="2026-10-19T12:12:13+08:00"/>
              </w:rPr>
            </w:pPr>
            <w:ins w:id="14889" w:author="xh" w:date="2026-10-19T12:12:13+08:00">
              <w:r>
                <w:rPr>
                  <w:rFonts w:ascii="Times New Roman" w:hAnsi="Times New Roman" w:eastAsia="宋体"/>
                  <w:b w:val="0"/>
                  <w:sz w:val="18"/>
                </w:rPr>
                <w:t>0.61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90" w:author="xh" w:date="2026-10-19T12:12:13+08:00"/>
              </w:rPr>
            </w:pPr>
            <w:ins w:id="14891" w:author="xh" w:date="2026-10-19T12:12:13+08:00">
              <w:r>
                <w:rPr>
                  <w:rFonts w:ascii="Times New Roman" w:hAnsi="Times New Roman" w:eastAsia="宋体"/>
                  <w:b w:val="0"/>
                  <w:sz w:val="18"/>
                </w:rPr>
                <w:t>35.04</w:t>
              </w:r>
            </w:ins>
          </w:p>
        </w:tc>
      </w:tr>
      <w:tr>
        <w:trPr>
          <w:cantSplit/>
          <w:ins w:id="14838" w:author="xh" w:date="2026-10-19T12:12:1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92" w:author="xh" w:date="2026-10-19T12:12:13+08:00"/>
              </w:rPr>
            </w:pPr>
            <w:ins w:id="14893" w:author="xh" w:date="2026-10-19T12:12:13+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94" w:author="xh" w:date="2026-10-19T12:12:13+08:00"/>
              </w:rPr>
            </w:pPr>
            <w:ins w:id="14895" w:author="xh" w:date="2026-10-19T12:12:13+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96" w:author="xh" w:date="2026-10-19T12:12:13+08:00"/>
              </w:rPr>
            </w:pPr>
            <w:ins w:id="14897" w:author="xh" w:date="2026-10-19T12:12:13+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898" w:author="xh" w:date="2026-10-19T12:12:13+08:00"/>
              </w:rPr>
            </w:pPr>
            <w:ins w:id="14899" w:author="xh" w:date="2026-10-19T12:12:13+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00" w:author="xh" w:date="2026-10-19T12:12:13+08:00"/>
              </w:rPr>
            </w:pPr>
            <w:ins w:id="14901" w:author="xh" w:date="2026-10-19T12:12: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02" w:author="xh" w:date="2026-10-19T12:12:13+08:00"/>
              </w:rPr>
            </w:pPr>
            <w:ins w:id="14903" w:author="xh" w:date="2026-10-19T12:12: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04" w:author="xh" w:date="2026-10-19T12:12:13+08:00"/>
              </w:rPr>
            </w:pPr>
            <w:ins w:id="14905" w:author="xh" w:date="2026-10-19T12:12:13+08:00">
              <w:r>
                <w:rPr>
                  <w:rFonts w:ascii="Times New Roman" w:hAnsi="Times New Roman" w:eastAsia="宋体"/>
                  <w:b w:val="0"/>
                  <w:sz w:val="18"/>
                </w:rPr>
                <w:t>6.97</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06" w:author="xh" w:date="2026-10-19T12:12:13+08:00"/>
              </w:rPr>
            </w:pPr>
            <w:ins w:id="14907" w:author="xh" w:date="2026-10-19T12:12:13+08:00">
              <w:r>
                <w:rPr>
                  <w:rFonts w:ascii="Times New Roman" w:hAnsi="Times New Roman" w:eastAsia="宋体"/>
                  <w:b w:val="0"/>
                  <w:sz w:val="18"/>
                </w:rPr>
                <w:t>49.15</w:t>
              </w:r>
            </w:ins>
          </w:p>
        </w:tc>
      </w:tr>
      <w:tr>
        <w:trPr>
          <w:cantSplit/>
          <w:ins w:id="14839" w:author="xh" w:date="2026-10-19T12:12:1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08" w:author="xh" w:date="2026-10-19T12:12:13+08:00"/>
              </w:rPr>
            </w:pPr>
            <w:ins w:id="14909" w:author="xh" w:date="2026-10-19T12:12:13+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10" w:author="xh" w:date="2026-10-19T12:12:13+08:00"/>
              </w:rPr>
            </w:pPr>
            <w:ins w:id="14911" w:author="xh" w:date="2026-10-19T12:12:13+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12" w:author="xh" w:date="2026-10-19T12:12:13+08:00"/>
              </w:rPr>
            </w:pPr>
            <w:ins w:id="14913" w:author="xh" w:date="2026-10-19T12:12:13+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14" w:author="xh" w:date="2026-10-19T12:12:13+08:00"/>
              </w:rPr>
            </w:pPr>
            <w:ins w:id="14915" w:author="xh" w:date="2026-10-19T12:12:13+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16" w:author="xh" w:date="2026-10-19T12:12:13+08:00"/>
              </w:rPr>
            </w:pPr>
            <w:ins w:id="14917" w:author="xh" w:date="2026-10-19T12:12: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18" w:author="xh" w:date="2026-10-19T12:12:13+08:00"/>
              </w:rPr>
            </w:pPr>
            <w:ins w:id="14919" w:author="xh" w:date="2026-10-19T12:12:13+08:00">
              <w:r>
                <w:rPr>
                  <w:rFonts w:ascii="Times New Roman" w:hAnsi="Times New Roman" w:eastAsia="宋体"/>
                  <w:b w:val="0"/>
                  <w:sz w:val="18"/>
                </w:rPr>
                <w:t>4.32</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20" w:author="xh" w:date="2026-10-19T12:12:13+08:00"/>
              </w:rPr>
            </w:pPr>
            <w:ins w:id="14921" w:author="xh" w:date="2026-10-19T12:12:13+08:00">
              <w:r>
                <w:rPr>
                  <w:rFonts w:ascii="Times New Roman" w:hAnsi="Times New Roman" w:eastAsia="宋体"/>
                  <w:b w:val="0"/>
                  <w:sz w:val="18"/>
                </w:rPr>
                <w:t>8.26</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22" w:author="xh" w:date="2026-10-19T12:12:13+08:00"/>
              </w:rPr>
            </w:pPr>
            <w:ins w:id="14923" w:author="xh" w:date="2026-10-19T12:12:13+08:00">
              <w:r>
                <w:rPr>
                  <w:rFonts w:ascii="Times New Roman" w:hAnsi="Times New Roman" w:eastAsia="宋体"/>
                  <w:b w:val="0"/>
                  <w:sz w:val="18"/>
                </w:rPr>
                <w:t>54.68</w:t>
              </w:r>
            </w:ins>
          </w:p>
        </w:tc>
      </w:tr>
      <w:tr>
        <w:trPr>
          <w:cantSplit/>
          <w:ins w:id="14840" w:author="xh" w:date="2026-10-19T12:12:1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24" w:author="xh" w:date="2026-10-19T12:12:13+08:00"/>
              </w:rPr>
            </w:pPr>
            <w:ins w:id="14925" w:author="xh" w:date="2026-10-19T12:12:13+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26" w:author="xh" w:date="2026-10-19T12:12:13+08:00"/>
              </w:rPr>
            </w:pPr>
            <w:ins w:id="14927" w:author="xh" w:date="2026-10-19T12:12:13+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28" w:author="xh" w:date="2026-10-19T12:12:13+08:00"/>
              </w:rPr>
            </w:pPr>
            <w:ins w:id="14929" w:author="xh" w:date="2026-10-19T12:12:13+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30" w:author="xh" w:date="2026-10-19T12:12:13+08:00"/>
              </w:rPr>
            </w:pPr>
            <w:ins w:id="14931" w:author="xh" w:date="2026-10-19T12:12:13+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32" w:author="xh" w:date="2026-10-19T12:12:13+08:00"/>
              </w:rPr>
            </w:pPr>
            <w:ins w:id="14933" w:author="xh" w:date="2026-10-19T12:12: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34" w:author="xh" w:date="2026-10-19T12:12:13+08:00"/>
              </w:rPr>
            </w:pPr>
            <w:ins w:id="14935" w:author="xh" w:date="2026-10-19T12:12:13+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36" w:author="xh" w:date="2026-10-19T12:12:13+08:00"/>
              </w:rPr>
            </w:pPr>
            <w:ins w:id="14937" w:author="xh" w:date="2026-10-19T12:12:13+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38" w:author="xh" w:date="2026-10-19T12:12:13+08:00"/>
              </w:rPr>
            </w:pPr>
            <w:ins w:id="14939" w:author="xh" w:date="2026-10-19T12:12:13+08:00">
              <w:r>
                <w:rPr>
                  <w:rFonts w:ascii="Times New Roman" w:hAnsi="Times New Roman" w:eastAsia="宋体"/>
                  <w:b w:val="0"/>
                  <w:sz w:val="18"/>
                </w:rPr>
                <w:t>—</w:t>
              </w:r>
            </w:ins>
          </w:p>
        </w:tc>
      </w:tr>
      <w:tr>
        <w:trPr>
          <w:cantSplit/>
          <w:ins w:id="14841" w:author="xh" w:date="2026-10-19T12:12:1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40" w:author="xh" w:date="2026-10-19T12:12:13+08:00"/>
              </w:rPr>
            </w:pPr>
            <w:ins w:id="14941" w:author="xh" w:date="2026-10-19T12:12:13+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42" w:author="xh" w:date="2026-10-19T12:12:13+08:00"/>
              </w:rPr>
            </w:pPr>
            <w:ins w:id="14943" w:author="xh" w:date="2026-10-19T12:12:13+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44" w:author="xh" w:date="2026-10-19T12:12:13+08:00"/>
              </w:rPr>
            </w:pPr>
            <w:ins w:id="14945" w:author="xh" w:date="2026-10-19T12:12:13+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46" w:author="xh" w:date="2026-10-19T12:12:13+08:00"/>
              </w:rPr>
            </w:pPr>
            <w:ins w:id="14947" w:author="xh" w:date="2026-10-19T12:12:13+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48" w:author="xh" w:date="2026-10-19T12:12:13+08:00"/>
              </w:rPr>
            </w:pPr>
            <w:ins w:id="14949" w:author="xh" w:date="2026-10-19T12:12: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50" w:author="xh" w:date="2026-10-19T12:12:13+08:00"/>
              </w:rPr>
            </w:pPr>
            <w:ins w:id="14951" w:author="xh" w:date="2026-10-19T12:12: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52" w:author="xh" w:date="2026-10-19T12:12:13+08:00"/>
              </w:rPr>
            </w:pPr>
            <w:ins w:id="14953" w:author="xh" w:date="2026-10-19T12:12: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54" w:author="xh" w:date="2026-10-19T12:12:13+08:00"/>
              </w:rPr>
            </w:pPr>
            <w:ins w:id="14955" w:author="xh" w:date="2026-10-19T12:12:13+08:00">
              <w:r>
                <w:rPr>
                  <w:rFonts w:ascii="Times New Roman" w:hAnsi="Times New Roman" w:eastAsia="宋体"/>
                  <w:b w:val="0"/>
                  <w:sz w:val="18"/>
                </w:rPr>
                <w:t>34.43</w:t>
              </w:r>
            </w:ins>
          </w:p>
        </w:tc>
      </w:tr>
      <w:tr>
        <w:trPr>
          <w:cantSplit/>
          <w:ins w:id="14842" w:author="xh" w:date="2026-10-19T12:12:1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56" w:author="xh" w:date="2026-10-19T12:12:13+08:00"/>
              </w:rPr>
            </w:pPr>
            <w:ins w:id="14957" w:author="xh" w:date="2026-10-19T12:12:13+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58" w:author="xh" w:date="2026-10-19T12:12:13+08:00"/>
              </w:rPr>
            </w:pPr>
            <w:ins w:id="14959" w:author="xh" w:date="2026-10-19T12:12:13+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60" w:author="xh" w:date="2026-10-19T12:12:13+08:00"/>
              </w:rPr>
            </w:pPr>
            <w:ins w:id="14961" w:author="xh" w:date="2026-10-19T12:12:13+08:00">
              <w:r>
                <w:rPr>
                  <w:rFonts w:ascii="Times New Roman" w:hAnsi="Times New Roman" w:eastAsia="宋体"/>
                  <w:b w:val="0"/>
                  <w:sz w:val="18"/>
                </w:rPr>
                <w:t>31.50+63.00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62" w:author="xh" w:date="2026-10-19T12:12:13+08:00"/>
              </w:rPr>
            </w:pPr>
            <w:ins w:id="14963" w:author="xh" w:date="2026-10-19T12:12:13+08:00">
              <w:r>
                <w:rPr>
                  <w:rFonts w:ascii="Times New Roman" w:hAnsi="Times New Roman" w:eastAsia="宋体"/>
                  <w:b w:val="0"/>
                  <w:sz w:val="18"/>
                </w:rPr>
                <w:t>94.50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64" w:author="xh" w:date="2026-10-19T12:12:13+08:00"/>
              </w:rPr>
            </w:pPr>
            <w:ins w:id="14965" w:author="xh" w:date="2026-10-19T12:12: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66" w:author="xh" w:date="2026-10-19T12:12:13+08:00"/>
              </w:rPr>
            </w:pPr>
            <w:ins w:id="14967" w:author="xh" w:date="2026-10-19T12:12: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68" w:author="xh" w:date="2026-10-19T12:12:13+08:00"/>
              </w:rPr>
            </w:pPr>
            <w:ins w:id="14969" w:author="xh" w:date="2026-10-19T12:12: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4970" w:author="xh" w:date="2026-10-19T12:12:13+08:00"/>
              </w:rPr>
            </w:pPr>
            <w:ins w:id="14971" w:author="xh" w:date="2026-10-19T12:12:13+08:00">
              <w:r>
                <w:rPr>
                  <w:rFonts w:ascii="Times New Roman" w:hAnsi="Times New Roman" w:eastAsia="宋体"/>
                  <w:b w:val="0"/>
                  <w:sz w:val="18"/>
                </w:rPr>
                <w:t>42.18</w:t>
              </w:r>
            </w:ins>
          </w:p>
        </w:tc>
      </w:tr>
      <w:tr>
        <w:trPr>
          <w:cantSplit/>
          <w:ins w:id="14843" w:author="xh" w:date="2026-10-19T12:12:13+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972" w:author="xh" w:date="2026-10-19T12:12:13+08:00"/>
              </w:rPr>
            </w:pPr>
            <w:ins w:id="14973" w:author="xh" w:date="2026-10-19T12:12:13+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974" w:author="xh" w:date="2026-10-19T12:12:13+08:00"/>
              </w:rPr>
            </w:pPr>
            <w:ins w:id="14975" w:author="xh" w:date="2026-10-19T12:12:13+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976" w:author="xh" w:date="2026-10-19T12:12:13+08:00"/>
              </w:rPr>
            </w:pPr>
            <w:ins w:id="14977" w:author="xh" w:date="2026-10-19T12:12:13+08:00">
              <w:r>
                <w:rPr>
                  <w:rFonts w:ascii="Times New Roman" w:hAnsi="Times New Roman" w:eastAsia="宋体"/>
                  <w:b w:val="0"/>
                  <w:sz w:val="18"/>
                </w:rPr>
                <w:t>50.00+63.00+50.00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978" w:author="xh" w:date="2026-10-19T12:12:13+08:00"/>
              </w:rPr>
            </w:pPr>
            <w:ins w:id="14979" w:author="xh" w:date="2026-10-19T12:12:13+08:00">
              <w:r>
                <w:rPr>
                  <w:rFonts w:ascii="Times New Roman" w:hAnsi="Times New Roman" w:eastAsia="宋体"/>
                  <w:b w:val="0"/>
                  <w:sz w:val="18"/>
                </w:rPr>
                <w:t>163.00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980" w:author="xh" w:date="2026-10-19T12:12:13+08:00"/>
              </w:rPr>
            </w:pPr>
            <w:ins w:id="14981" w:author="xh" w:date="2026-10-19T12:12:13+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982" w:author="xh" w:date="2026-10-19T12:12:13+08:00"/>
              </w:rPr>
            </w:pPr>
            <w:ins w:id="14983" w:author="xh" w:date="2026-10-19T12:12:13+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984" w:author="xh" w:date="2026-10-19T12:12:13+08:00"/>
              </w:rPr>
            </w:pPr>
            <w:ins w:id="14985" w:author="xh" w:date="2026-10-19T12:12:13+08:00">
              <w:r>
                <w:rPr>
                  <w:rFonts w:ascii="Times New Roman" w:hAnsi="Times New Roman" w:eastAsia="宋体"/>
                  <w:b w:val="0"/>
                  <w:sz w:val="18"/>
                </w:rPr>
                <w:t>5.03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4986" w:author="xh" w:date="2026-10-19T12:12:13+08:00"/>
              </w:rPr>
            </w:pPr>
            <w:ins w:id="14987" w:author="xh" w:date="2026-10-19T12:12:13+08:00">
              <w:r>
                <w:rPr>
                  <w:rFonts w:ascii="Times New Roman" w:hAnsi="Times New Roman" w:eastAsia="宋体"/>
                  <w:b w:val="0"/>
                  <w:sz w:val="18"/>
                </w:rPr>
                <w:t>55.77</w:t>
              </w:r>
            </w:ins>
          </w:p>
        </w:tc>
      </w:tr>
    </w:tbl>
    <w:p w14:paraId="07F07F0B">
      <w:pPr>
        <w:pStyle w:val="2"/>
        <w:widowControl/>
        <w:spacing w:before="0" w:after="0" w:line="348" w:lineRule="exact"/>
        <w:ind w:firstLine="480"/>
        <w:jc w:val="both"/>
      </w:pPr>
      <w:r>
        <w:rPr>
          <w:rFonts w:ascii="Times New Roman" w:hAnsi="Times New Roman" w:eastAsia="方正仿宋_GBK"/>
          <w:b w:val="0"/>
          <w:sz w:val="24"/>
        </w:rPr>
        <w:t xml:space="preserve">20</w:t>
      </w:r>
      <w:ins w:id="14988" w:author="xh" w:date="2026-10-19T12:12:53+08:00">
        <w:r>
          <w:rPr>
            <w:rFonts w:ascii="Times New Roman" w:hAnsi="Times New Roman" w:eastAsia="方正仿宋_GBK"/>
            <w:b w:val="0"/>
            <w:sz w:val="24"/>
          </w:rPr>
          <w:t xml:space="preserve">3</w:t>
        </w:r>
      </w:ins>
      <w:del w:id="14989" w:author="xh" w:date="2026-10-19T12:12:53+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4990" w:author="xh" w:date="2026-10-19T12:12:53+08:00">
        <w:r>
          <w:rPr>
            <w:rFonts w:ascii="Times New Roman" w:hAnsi="Times New Roman" w:eastAsia="方正仿宋_GBK"/>
            <w:b w:val="0"/>
            <w:sz w:val="24"/>
          </w:rPr>
          <w:t xml:space="preserve">最大单台主变N-1后，弹性方案剩余主变容量为100.00 MVA，按0.95功率因数折算为95.00 MW。储能</w:t>
        </w:r>
      </w:ins>
      <w:del w:id="14991" w:author="xh" w:date="2026-10-19T12:12:53+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4992" w:author="xh" w:date="2026-10-19T12:12:53+08:00">
        <w:r>
          <w:rPr>
            <w:rFonts w:ascii="Times New Roman" w:hAnsi="Times New Roman" w:eastAsia="方正仿宋_GBK"/>
            <w:b w:val="0"/>
            <w:sz w:val="24"/>
          </w:rPr>
          <w:t xml:space="preserve">有效支撑功率为0.00 MW、反向有效吸收功率为0.00 MW。全年本站故障</w:t>
        </w:r>
      </w:ins>
      <w:del w:id="14993" w:author="xh" w:date="2026-10-19T12:12:53+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14994" w:author="xh" w:date="2026-10-19T12:12:53+08:00">
        <w:r>
          <w:rPr>
            <w:rFonts w:ascii="Times New Roman" w:hAnsi="Times New Roman" w:eastAsia="方正仿宋_GBK"/>
            <w:b w:val="0"/>
            <w:sz w:val="24"/>
          </w:rPr>
          <w:t xml:space="preserve">中最小余量为16.90 MW。该小时按采用的固定区段预案</w:t>
        </w:r>
      </w:ins>
      <w:del w:id="14995" w:author="xh" w:date="2026-10-19T12:12:53+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，本站转出0.00 MW、承接</w:t>
      </w:r>
      <w:ins w:id="14996" w:author="xh" w:date="2026-10-19T12:12:53+08:00">
        <w:r>
          <w:rPr>
            <w:rFonts w:ascii="Times New Roman" w:hAnsi="Times New Roman" w:eastAsia="方正仿宋_GBK"/>
            <w:b w:val="0"/>
            <w:sz w:val="24"/>
          </w:rPr>
          <w:t xml:space="preserve">-4</w:t>
        </w:r>
      </w:ins>
      <w:del w:id="14997" w:author="xh" w:date="2026-10-19T12:12:53+08:00">
        <w:r>
          <w:rPr>
            <w:rFonts w:ascii="Times New Roman" w:hAnsi="Times New Roman" w:eastAsia="方正仿宋_GBK"/>
            <w:b w:val="0"/>
            <w:sz w:val="24"/>
          </w:rPr>
          <w:delText xml:space="preserve">7</w:delText>
        </w:r>
      </w:del>
      <w:r>
        <w:rPr>
          <w:rFonts w:ascii="Times New Roman" w:hAnsi="Times New Roman" w:eastAsia="方正仿宋_GBK"/>
          <w:b w:val="0"/>
          <w:sz w:val="24"/>
        </w:rPr>
        <w:t xml:space="preserve">.</w:t>
      </w:r>
      <w:ins w:id="14998" w:author="xh" w:date="2026-10-19T12:12:53+08:00">
        <w:r>
          <w:rPr>
            <w:rFonts w:ascii="Times New Roman" w:hAnsi="Times New Roman" w:eastAsia="方正仿宋_GBK"/>
            <w:b w:val="0"/>
            <w:sz w:val="24"/>
          </w:rPr>
          <w:t xml:space="preserve">0</w:t>
        </w:r>
      </w:ins>
      <w:r>
        <w:rPr>
          <w:rFonts w:ascii="Times New Roman" w:hAnsi="Times New Roman" w:eastAsia="方正仿宋_GBK"/>
          <w:b w:val="0"/>
          <w:sz w:val="24"/>
        </w:rPr>
        <w:t xml:space="preserve">6</w:t>
      </w:r>
      <w:del w:id="14999" w:author="xh" w:date="2026-10-19T12:12:53+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 MW，转接后净负荷为</w:t>
      </w:r>
      <w:ins w:id="15000" w:author="xh" w:date="2026-10-19T12:12:53+08:00">
        <w:r>
          <w:rPr>
            <w:rFonts w:ascii="Times New Roman" w:hAnsi="Times New Roman" w:eastAsia="方正仿宋_GBK"/>
            <w:b w:val="0"/>
            <w:sz w:val="24"/>
          </w:rPr>
          <w:t xml:space="preserve">-78</w:t>
        </w:r>
      </w:ins>
      <w:del w:id="15001" w:author="xh" w:date="2026-10-19T12:12:53+08:00">
        <w:r>
          <w:rPr>
            <w:rFonts w:ascii="Times New Roman" w:hAnsi="Times New Roman" w:eastAsia="方正仿宋_GBK"/>
            <w:b w:val="0"/>
            <w:sz w:val="24"/>
          </w:rPr>
          <w:delText xml:space="preserve">42</w:delText>
        </w:r>
      </w:del>
      <w:r>
        <w:rPr>
          <w:rFonts w:ascii="Times New Roman" w:hAnsi="Times New Roman" w:eastAsia="方正仿宋_GBK"/>
          <w:b w:val="0"/>
          <w:sz w:val="24"/>
        </w:rPr>
        <w:t xml:space="preserve">.</w:t>
      </w:r>
      <w:ins w:id="15002" w:author="xh" w:date="2026-10-19T12:12:53+08:00">
        <w:r>
          <w:rPr>
            <w:rFonts w:ascii="Times New Roman" w:hAnsi="Times New Roman" w:eastAsia="方正仿宋_GBK"/>
            <w:b w:val="0"/>
            <w:sz w:val="24"/>
          </w:rPr>
          <w:t xml:space="preserve">1</w:t>
        </w:r>
      </w:ins>
      <w:r>
        <w:rPr>
          <w:rFonts w:ascii="Times New Roman" w:hAnsi="Times New Roman" w:eastAsia="方正仿宋_GBK"/>
          <w:b w:val="0"/>
          <w:sz w:val="24"/>
        </w:rPr>
        <w:t xml:space="preserve">0</w:t>
      </w:r>
      <w:del w:id="15003" w:author="xh" w:date="2026-10-19T12:12:53+08:00">
        <w:r>
          <w:rPr>
            <w:rFonts w:ascii="Times New Roman" w:hAnsi="Times New Roman" w:eastAsia="方正仿宋_GBK"/>
            <w:b w:val="0"/>
            <w:sz w:val="24"/>
          </w:rPr>
          <w:delText xml:space="preserve">8 MW，区域最低净负荷工况下为-21.58</w:delText>
        </w:r>
      </w:del>
      <w:r>
        <w:rPr>
          <w:rFonts w:ascii="Times New Roman" w:hAnsi="Times New Roman" w:eastAsia="方正仿宋_GBK"/>
          <w:b w:val="0"/>
          <w:sz w:val="24"/>
        </w:rPr>
        <w:t xml:space="preserve"> MW。</w:t>
      </w:r>
      <w:ins w:id="15004" w:author="xh" w:date="2026-10-19T12:12:53+08:00">
        <w:r>
          <w:rPr>
            <w:rFonts w:ascii="Times New Roman" w:hAnsi="Times New Roman" w:eastAsia="方正仿宋_GBK"/>
            <w:b w:val="0"/>
            <w:sz w:val="24"/>
          </w:rPr>
          <w:t xml:space="preserve">其中与宿羊山变之间的主要通道承担4.06 MW净功率转接，使用已投运新增联络。</w:t>
        </w:r>
      </w:ins>
    </w:p>
    <w:p w14:paraId="4714B5B2">
      <w:pPr>
        <w:pStyle w:val="2"/>
        <w:widowControl/>
        <w:spacing w:before="0" w:after="0" w:line="348" w:lineRule="exact"/>
        <w:ind w:firstLine="480"/>
        <w:jc w:val="both"/>
      </w:pPr>
      <w:ins w:id="15005" w:author="xh" w:date="2026-10-19T12:13:32+08:00">
        <w:r>
          <w:rPr>
            <w:rFonts w:ascii="Times New Roman" w:hAnsi="Times New Roman" w:eastAsia="方正仿宋_GBK"/>
            <w:b w:val="0"/>
            <w:sz w:val="24"/>
          </w:rPr>
          <w:t xml:space="preserve">本站弹性方案新增第三</w:t>
        </w:r>
      </w:ins>
      <w:del w:id="15006" w:author="xh" w:date="2026-10-19T12:13:32+08:00">
        <w:r>
          <w:rPr>
            <w:rFonts w:ascii="Times New Roman" w:hAnsi="Times New Roman" w:eastAsia="方正仿宋_GBK"/>
            <w:b w:val="0"/>
            <w:sz w:val="24"/>
          </w:rPr>
          <w:delText xml:space="preserve">按最大单</w:delText>
        </w:r>
      </w:del>
      <w:r>
        <w:rPr>
          <w:rFonts w:ascii="Times New Roman" w:hAnsi="Times New Roman" w:eastAsia="方正仿宋_GBK"/>
          <w:b w:val="0"/>
          <w:sz w:val="24"/>
        </w:rPr>
        <w:t xml:space="preserve">台主变</w:t>
      </w:r>
      <w:del w:id="15007" w:author="xh" w:date="2026-10-19T12:13:32+08:00">
        <w:r>
          <w:rPr>
            <w:rFonts w:ascii="Times New Roman" w:hAnsi="Times New Roman" w:eastAsia="方正仿宋_GBK"/>
            <w:b w:val="0"/>
            <w:sz w:val="24"/>
          </w:rPr>
          <w:delText xml:space="preserve">N-1校核</w:delText>
        </w:r>
      </w:del>
      <w:r>
        <w:rPr>
          <w:rFonts w:ascii="Times New Roman" w:hAnsi="Times New Roman" w:eastAsia="方正仿宋_GBK"/>
          <w:b w:val="0"/>
          <w:sz w:val="24"/>
        </w:rPr>
        <w:t xml:space="preserve">，</w:t>
      </w:r>
      <w:ins w:id="15008" w:author="xh" w:date="2026-10-19T12:13:32+08:00">
        <w:r>
          <w:rPr>
            <w:rFonts w:ascii="Times New Roman" w:hAnsi="Times New Roman" w:eastAsia="方正仿宋_GBK"/>
            <w:b w:val="0"/>
            <w:sz w:val="24"/>
          </w:rPr>
          <w:t xml:space="preserve">改变了故障后</w:t>
        </w:r>
      </w:ins>
      <w:del w:id="15009" w:author="xh" w:date="2026-10-19T12:13:32+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剩余</w:t>
      </w:r>
      <w:ins w:id="15010" w:author="xh" w:date="2026-10-19T12:13:32+08:00">
        <w:r>
          <w:rPr>
            <w:rFonts w:ascii="Times New Roman" w:hAnsi="Times New Roman" w:eastAsia="方正仿宋_GBK"/>
            <w:b w:val="0"/>
            <w:sz w:val="24"/>
          </w:rPr>
          <w:t xml:space="preserve">设备组合</w:t>
        </w:r>
      </w:ins>
      <w:del w:id="15011" w:author="xh" w:date="2026-10-19T12:13:32+08:00">
        <w:r>
          <w:rPr>
            <w:rFonts w:ascii="Times New Roman" w:hAnsi="Times New Roman" w:eastAsia="方正仿宋_GBK"/>
            <w:b w:val="0"/>
            <w:sz w:val="24"/>
          </w:rPr>
          <w:delText xml:space="preserve">容量为20.00 MVA</w:delText>
        </w:r>
      </w:del>
      <w:r>
        <w:rPr>
          <w:rFonts w:ascii="Times New Roman" w:hAnsi="Times New Roman" w:eastAsia="方正仿宋_GBK"/>
          <w:b w:val="0"/>
          <w:sz w:val="24"/>
        </w:rPr>
        <w:t xml:space="preserve">，</w:t>
      </w:r>
      <w:ins w:id="15012" w:author="xh" w:date="2026-10-19T12:13:32+08:00">
        <w:r>
          <w:rPr>
            <w:rFonts w:ascii="Times New Roman" w:hAnsi="Times New Roman" w:eastAsia="方正仿宋_GBK"/>
            <w:b w:val="0"/>
            <w:sz w:val="24"/>
          </w:rPr>
          <w:t xml:space="preserve">可与刚性方案的配储及</w:t>
        </w:r>
      </w:ins>
      <w:del w:id="15013" w:author="xh" w:date="2026-10-19T12:13:32+08:00">
        <w:r>
          <w:rPr>
            <w:rFonts w:ascii="Times New Roman" w:hAnsi="Times New Roman" w:eastAsia="方正仿宋_GBK"/>
            <w:b w:val="0"/>
            <w:sz w:val="24"/>
          </w:rPr>
          <w:delText xml:space="preserve">两代表工况重新</w:delText>
        </w:r>
      </w:del>
      <w:r>
        <w:rPr>
          <w:rFonts w:ascii="Times New Roman" w:hAnsi="Times New Roman" w:eastAsia="方正仿宋_GBK"/>
          <w:b w:val="0"/>
          <w:sz w:val="24"/>
        </w:rPr>
        <w:t xml:space="preserve">转</w:t>
      </w:r>
      <w:ins w:id="15014" w:author="xh" w:date="2026-10-19T12:13:32+08:00">
        <w:r>
          <w:rPr>
            <w:rFonts w:ascii="Times New Roman" w:hAnsi="Times New Roman" w:eastAsia="方正仿宋_GBK"/>
            <w:b w:val="0"/>
            <w:sz w:val="24"/>
          </w:rPr>
          <w:t xml:space="preserve">接任务对应比较</w:t>
        </w:r>
      </w:ins>
      <w:del w:id="15015" w:author="xh" w:date="2026-10-19T12:13:32+08:00">
        <w:r>
          <w:rPr>
            <w:rFonts w:ascii="Times New Roman" w:hAnsi="Times New Roman" w:eastAsia="方正仿宋_GBK"/>
            <w:b w:val="0"/>
            <w:sz w:val="24"/>
          </w:rPr>
          <w:delText xml:space="preserve">供后的本站净负荷分别为19.00 MW、-19.00 MW，两方向最小容量余量为0.00 MW，正向储能有效支撑功率为0.00 MW</w:delText>
        </w:r>
      </w:del>
      <w:r>
        <w:rPr>
          <w:rFonts w:ascii="Times New Roman" w:hAnsi="Times New Roman" w:eastAsia="方正仿宋_GBK"/>
          <w:b w:val="0"/>
          <w:sz w:val="24"/>
        </w:rPr>
        <w:t xml:space="preserve">。</w:t>
      </w:r>
    </w:p>
    <w:p w14:paraId="1E415241">
      <w:pPr>
        <w:pStyle w:val="2"/>
        <w:widowControl/>
        <w:spacing w:before="0" w:after="0" w:line="348" w:lineRule="exact"/>
        <w:ind w:firstLine="480"/>
        <w:jc w:val="both"/>
      </w:pPr>
      <w:ins w:id="15016" w:author="xh" w:date="2026-10-19T12:14:11+08:00">
        <w:r>
          <w:rPr>
            <w:rFonts w:ascii="Times New Roman" w:hAnsi="Times New Roman" w:eastAsia="方正仿宋_GBK"/>
            <w:b w:val="0"/>
            <w:sz w:val="24"/>
          </w:rPr>
          <w:t xml:space="preserve">将各</w:t>
        </w:r>
      </w:ins>
      <w:del w:id="15017" w:author="xh" w:date="2026-10-19T12:14:11+08:00">
        <w:r>
          <w:rPr>
            <w:rFonts w:ascii="Times New Roman" w:hAnsi="Times New Roman" w:eastAsia="方正仿宋_GBK"/>
            <w:b w:val="0"/>
            <w:sz w:val="24"/>
          </w:rPr>
          <w:delText xml:space="preserve">四年校核截面中，本</w:delText>
        </w:r>
      </w:del>
      <w:r>
        <w:rPr>
          <w:rFonts w:ascii="Times New Roman" w:hAnsi="Times New Roman" w:eastAsia="方正仿宋_GBK"/>
          <w:b w:val="0"/>
          <w:sz w:val="24"/>
        </w:rPr>
        <w:t xml:space="preserve">站</w:t>
      </w:r>
      <w:del w:id="15018" w:author="xh" w:date="2026-10-19T12:14:11+08:00">
        <w:r>
          <w:rPr>
            <w:rFonts w:ascii="Times New Roman" w:hAnsi="Times New Roman" w:eastAsia="方正仿宋_GBK"/>
            <w:b w:val="0"/>
            <w:sz w:val="24"/>
          </w:rPr>
          <w:delText xml:space="preserve">绝对功率最大的工况出现在</w:delText>
        </w:r>
      </w:del>
      <w:r>
        <w:rPr>
          <w:rFonts w:ascii="Times New Roman" w:hAnsi="Times New Roman" w:eastAsia="方正仿宋_GBK"/>
          <w:b w:val="0"/>
          <w:sz w:val="24"/>
        </w:rPr>
        <w:t xml:space="preserve">202</w:t>
      </w:r>
      <w:ins w:id="15019" w:author="xh" w:date="2026-10-19T12:14:11+08:00">
        <w:r>
          <w:rPr>
            <w:rFonts w:ascii="Times New Roman" w:hAnsi="Times New Roman" w:eastAsia="方正仿宋_GBK"/>
            <w:b w:val="0"/>
            <w:sz w:val="24"/>
          </w:rPr>
          <w:t xml:space="preserve">1年初始与203</w:t>
        </w:r>
      </w:ins>
      <w:r>
        <w:rPr>
          <w:rFonts w:ascii="Times New Roman" w:hAnsi="Times New Roman" w:eastAsia="方正仿宋_GBK"/>
          <w:b w:val="0"/>
          <w:sz w:val="24"/>
        </w:rPr>
        <w:t xml:space="preserve">5年</w:t>
      </w:r>
      <w:ins w:id="15020" w:author="xh" w:date="2026-10-19T12:14:11+08:00">
        <w:r>
          <w:rPr>
            <w:rFonts w:ascii="Times New Roman" w:hAnsi="Times New Roman" w:eastAsia="方正仿宋_GBK"/>
            <w:b w:val="0"/>
            <w:sz w:val="24"/>
          </w:rPr>
          <w:t xml:space="preserve">两方案的</w:t>
        </w:r>
      </w:ins>
      <w:del w:id="15021" w:author="xh" w:date="2026-10-19T12:14:11+08:00">
        <w:r>
          <w:rPr>
            <w:rFonts w:ascii="Times New Roman" w:hAnsi="Times New Roman" w:eastAsia="方正仿宋_GBK"/>
            <w:b w:val="0"/>
            <w:sz w:val="24"/>
          </w:rPr>
          <w:delText xml:space="preserve">，转接前为34.43 MW，主要表现为正向受电需求，该年设备在</w:delText>
        </w:r>
      </w:del>
      <w:r>
        <w:rPr>
          <w:rFonts w:ascii="Times New Roman" w:hAnsi="Times New Roman" w:eastAsia="方正仿宋_GBK"/>
          <w:b w:val="0"/>
          <w:sz w:val="24"/>
        </w:rPr>
        <w:t xml:space="preserve">最大单台</w:t>
      </w:r>
      <w:del w:id="15022" w:author="xh" w:date="2026-10-19T12:14:11+08:00">
        <w:r>
          <w:rPr>
            <w:rFonts w:ascii="Times New Roman" w:hAnsi="Times New Roman" w:eastAsia="方正仿宋_GBK"/>
            <w:b w:val="0"/>
            <w:sz w:val="24"/>
          </w:rPr>
          <w:delText xml:space="preserve">主变</w:delText>
        </w:r>
      </w:del>
      <w:r>
        <w:rPr>
          <w:rFonts w:ascii="Times New Roman" w:hAnsi="Times New Roman" w:eastAsia="方正仿宋_GBK"/>
          <w:b w:val="0"/>
          <w:sz w:val="24"/>
        </w:rPr>
        <w:t xml:space="preserve">N-1</w:t>
      </w:r>
      <w:del w:id="15023" w:author="xh" w:date="2026-10-19T12:14:11+08:00">
        <w:r>
          <w:rPr>
            <w:rFonts w:ascii="Times New Roman" w:hAnsi="Times New Roman" w:eastAsia="方正仿宋_GBK"/>
            <w:b w:val="0"/>
            <w:sz w:val="24"/>
          </w:rPr>
          <w:delText xml:space="preserve">后</w:delText>
        </w:r>
      </w:del>
      <w:r>
        <w:rPr>
          <w:rFonts w:ascii="Times New Roman" w:hAnsi="Times New Roman" w:eastAsia="方正仿宋_GBK"/>
          <w:b w:val="0"/>
          <w:sz w:val="24"/>
        </w:rPr>
        <w:t xml:space="preserve">剩余</w:t>
      </w:r>
      <w:ins w:id="15024" w:author="xh" w:date="2026-10-19T12:14:11+08:00">
        <w:r>
          <w:rPr>
            <w:rFonts w:ascii="Times New Roman" w:hAnsi="Times New Roman" w:eastAsia="方正仿宋_GBK"/>
            <w:b w:val="0"/>
            <w:sz w:val="24"/>
          </w:rPr>
          <w:t xml:space="preserve">有功能力并列，可观察长期补强的站间分布。部分站点由两台共同升档提高剩余能力，具备预留位置的站点还可增加第三台，</w:t>
        </w:r>
      </w:ins>
      <w:r>
        <w:rPr>
          <w:rFonts w:ascii="Times New Roman" w:hAnsi="Times New Roman" w:eastAsia="方正仿宋_GBK"/>
          <w:b w:val="0"/>
          <w:sz w:val="24"/>
        </w:rPr>
        <w:t xml:space="preserve">容量</w:t>
      </w:r>
      <w:ins w:id="15025" w:author="xh" w:date="2026-10-19T12:14:11+08:00">
        <w:r>
          <w:rPr>
            <w:rFonts w:ascii="Times New Roman" w:hAnsi="Times New Roman" w:eastAsia="方正仿宋_GBK"/>
            <w:b w:val="0"/>
            <w:sz w:val="24"/>
          </w:rPr>
          <w:t xml:space="preserve">接近时配储和网络使用仍可能不同。图中按主变组合及</w:t>
        </w:r>
      </w:ins>
      <w:del w:id="15026" w:author="xh" w:date="2026-10-19T12:14:11+08:00">
        <w:r>
          <w:rPr>
            <w:rFonts w:ascii="Times New Roman" w:hAnsi="Times New Roman" w:eastAsia="方正仿宋_GBK"/>
            <w:b w:val="0"/>
            <w:sz w:val="24"/>
          </w:rPr>
          <w:delText xml:space="preserve">为2</w:delText>
        </w:r>
      </w:del>
      <w:r>
        <w:rPr>
          <w:rFonts w:ascii="Times New Roman" w:hAnsi="Times New Roman" w:eastAsia="方正仿宋_GBK"/>
          <w:b w:val="0"/>
          <w:sz w:val="24"/>
        </w:rPr>
        <w:t xml:space="preserve">0.</w:t>
      </w:r>
      <w:ins w:id="15027" w:author="xh" w:date="2026-10-19T12:14:11+08:00">
        <w:r>
          <w:rPr>
            <w:rFonts w:ascii="Times New Roman" w:hAnsi="Times New Roman" w:eastAsia="方正仿宋_GBK"/>
            <w:b w:val="0"/>
            <w:sz w:val="24"/>
          </w:rPr>
          <w:t xml:space="preserve">9</w:t>
        </w:r>
      </w:ins>
      <w:del w:id="15028" w:author="xh" w:date="2026-10-19T12:14:11+08:00">
        <w:r>
          <w:rPr>
            <w:rFonts w:ascii="Times New Roman" w:hAnsi="Times New Roman" w:eastAsia="方正仿宋_GBK"/>
            <w:b w:val="0"/>
            <w:sz w:val="24"/>
          </w:rPr>
          <w:delText xml:space="preserve">00 MVA。故障方式下本站转出1</w:delText>
        </w:r>
      </w:del>
      <w:r>
        <w:rPr>
          <w:rFonts w:ascii="Times New Roman" w:hAnsi="Times New Roman" w:eastAsia="方正仿宋_GBK"/>
          <w:b w:val="0"/>
          <w:sz w:val="24"/>
        </w:rPr>
        <w:t xml:space="preserve">5</w:t>
      </w:r>
      <w:del w:id="15029" w:author="xh" w:date="2026-10-19T12:14:11+08:00">
        <w:r>
          <w:rPr>
            <w:rFonts w:ascii="Times New Roman" w:hAnsi="Times New Roman" w:eastAsia="方正仿宋_GBK"/>
            <w:b w:val="0"/>
            <w:sz w:val="24"/>
          </w:rPr>
          <w:delText xml:space="preserve">.43 MW、承接0.00 MW，其中与河湾变之间的主要转出</w:delText>
        </w:r>
      </w:del>
      <w:r>
        <w:rPr>
          <w:rFonts w:ascii="Times New Roman" w:hAnsi="Times New Roman" w:eastAsia="方正仿宋_GBK"/>
          <w:b w:val="0"/>
          <w:sz w:val="24"/>
        </w:rPr>
        <w:t xml:space="preserve">功率</w:t>
      </w:r>
      <w:ins w:id="15030" w:author="xh" w:date="2026-10-19T12:14:11+08:00">
        <w:r>
          <w:rPr>
            <w:rFonts w:ascii="Times New Roman" w:hAnsi="Times New Roman" w:eastAsia="方正仿宋_GBK"/>
            <w:b w:val="0"/>
            <w:sz w:val="24"/>
          </w:rPr>
          <w:t xml:space="preserve">因数折算</w:t>
        </w:r>
      </w:ins>
      <w:del w:id="15031" w:author="xh" w:date="2026-10-19T12:14:11+08:00">
        <w:r>
          <w:rPr>
            <w:rFonts w:ascii="Times New Roman" w:hAnsi="Times New Roman" w:eastAsia="方正仿宋_GBK"/>
            <w:b w:val="0"/>
            <w:sz w:val="24"/>
          </w:rPr>
          <w:delText xml:space="preserve">为15.43 MW</w:delText>
        </w:r>
      </w:del>
      <w:r>
        <w:rPr>
          <w:rFonts w:ascii="Times New Roman" w:hAnsi="Times New Roman" w:eastAsia="方正仿宋_GBK"/>
          <w:b w:val="0"/>
          <w:sz w:val="24"/>
        </w:rPr>
        <w:t xml:space="preserve">，</w:t>
      </w:r>
      <w:ins w:id="15032" w:author="xh" w:date="2026-10-19T12:14:11+08:00">
        <w:r>
          <w:rPr>
            <w:rFonts w:ascii="Times New Roman" w:hAnsi="Times New Roman" w:eastAsia="方正仿宋_GBK"/>
            <w:b w:val="0"/>
            <w:sz w:val="24"/>
          </w:rPr>
          <w:t xml:space="preserve">运行支撑还包括实际可用储能和网络</w:t>
        </w:r>
      </w:ins>
      <w:del w:id="15033" w:author="xh" w:date="2026-10-19T12:14:11+08:00">
        <w:r>
          <w:rPr>
            <w:rFonts w:ascii="Times New Roman" w:hAnsi="Times New Roman" w:eastAsia="方正仿宋_GBK"/>
            <w:b w:val="0"/>
            <w:sz w:val="24"/>
          </w:rPr>
          <w:delText xml:space="preserve">转接后净负荷为19.00 MW</w:delText>
        </w:r>
      </w:del>
      <w:r>
        <w:rPr>
          <w:rFonts w:ascii="Times New Roman" w:hAnsi="Times New Roman" w:eastAsia="方正仿宋_GBK"/>
          <w:b w:val="0"/>
          <w:sz w:val="24"/>
        </w:rPr>
        <w:t xml:space="preserve">。</w:t>
      </w:r>
      <w:del w:id="15034" w:author="xh" w:date="2026-10-19T12:14:11+08:00">
        <w:r>
          <w:rPr>
            <w:rFonts w:ascii="Times New Roman" w:hAnsi="Times New Roman" w:eastAsia="方正仿宋_GBK"/>
            <w:b w:val="0"/>
            <w:sz w:val="24"/>
          </w:rPr>
          <w:delText xml:space="preserve">这一工况通过邻站分担本站故障后的正向负荷。</w:delText>
        </w:r>
      </w:del>
    </w:p>
    <w:p w14:paraId="4FB57531">
      <w:pPr>
        <w:pStyle w:val="2"/>
        <w:widowControl/>
        <w:spacing w:before="0" w:after="0" w:line="348" w:lineRule="exact"/>
        <w:ind w:firstLine="480"/>
        <w:jc w:val="both"/>
        <w:rPr>
          <w:del w:id="15035" w:author="xh" w:date="2026-10-19T12:14:51+08:00"/>
        </w:rPr>
      </w:pPr>
      <w:del w:id="15036" w:author="xh" w:date="2026-10-19T12:14:51+08:00">
        <w:r>
          <w:rPr>
            <w:rFonts w:ascii="Times New Roman" w:hAnsi="Times New Roman" w:eastAsia="方正仿宋_GBK"/>
            <w:b w:val="0"/>
            <w:sz w:val="24"/>
          </w:rPr>
          <w:delText>将各站初始与2025年两类方案的最大单台主变N-1剩余有功能力并列，可以观察设备补强的空间位置。部分站点两类方案的剩余能力接近，差异更多体现为配储和网络使用；另一些站点通过两台共同升档或扩建第三台提高故障后的剩余能力。图中能力只按当站主变组合及0.95功率因数折算，运行可承担负荷还应叠加相应储能和网络支援。逐站叙述中的建设差异由此能够对应到具体的供电安全能力变化。</w:delText>
        </w:r>
      </w:del>
    </w:p>
    <w:p w14:paraId="470A2390">
      <w:pPr>
        <w:pStyle w:val="2"/>
        <w:keepNext/>
        <w:spacing w:before="120" w:after="0" w:line="240" w:lineRule="auto"/>
        <w:ind w:left="0" w:leftChars="0" w:right="0" w:rightChars="0" w:firstLine="0" w:firstLineChars="0"/>
        <w:jc w:val="center"/>
        <w:rPr>
          <w:del w:id="15037" w:author="xh" w:date="2026-10-19T12:15:30+08:00"/>
        </w:rPr>
      </w:pPr>
      <w:del w:id="15038" w:author="xh" w:date="2026-10-19T12:15:30+08:00">
        <w:r>
          <w:drawing>
            <wp:inline distT="0" distB="0" distL="114300" distR="114300">
              <wp:extent cx="5120640" cy="4518025"/>
              <wp:effectExtent l="0" t="0" r="0" b="0"/>
              <wp:docPr id="6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pic:cNvPicPr>
                        <a:picLocks noChangeAspect="1" noChangeArrowheads="1"/>
                      </pic:cNvPicPr>
                    </pic:nvPicPr>
                    <pic:blipFill>
                      <a:blip r:embed="rId43"/>
                      <a:stretch>
                        <a:fillRect/>
                      </a:stretch>
                    </pic:blipFill>
                    <pic:spPr>
                      <a:xfrm>
                        <a:off x="0" y="0"/>
                        <a:ext cx="5120640" cy="4518211"/>
                      </a:xfrm>
                      <a:prstGeom prst="rect">
                        <a:avLst/>
                      </a:prstGeom>
                      <a:noFill/>
                      <a:ln w="9525">
                        <a:noFill/>
                      </a:ln>
                    </pic:spPr>
                  </pic:pic>
                </a:graphicData>
              </a:graphic>
            </wp:inline>
          </w:drawing>
        </w:r>
      </w:del>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ins w:id="15039" w:author="xh" w:date="2026-10-19T12:16:10+08:00"/>
        </w:rPr>
      </w:pPr>
      <w:ins w:id="15040" w:author="xh" w:date="2026-10-19T12:16:10+08:00">
        <w:r>
          <w:drawing>
            <wp:inline>
              <wp:extent cx="5120640" cy="3657600"/>
              <wp:effectExtent b="0" l="0" r="0" t="0"/>
              <wp:docPr descr="" title="" id="93" name="Picture"/>
              <a:graphic>
                <a:graphicData uri="http://schemas.openxmlformats.org/drawingml/2006/picture">
                  <pic:pic>
                    <pic:nvPicPr>
                      <pic:cNvPr descr="研究报告/02图表/当前版/pizhou_station_n1.png" id="0" name="Picture"/>
                      <pic:cNvPicPr>
                        <a:picLocks noChangeArrowheads="1" noChangeAspect="1"/>
                      </pic:cNvPicPr>
                    </pic:nvPicPr>
                    <pic:blipFill>
                      <a:blip r:embed="rIdReportRevision11"/>
                      <a:stretch>
                        <a:fillRect/>
                      </a:stretch>
                    </pic:blipFill>
                    <pic:spPr bwMode="auto">
                      <a:xfrm>
                        <a:off x="0" y="0"/>
                        <a:ext cx="5120640" cy="3657600"/>
                      </a:xfrm>
                      <a:prstGeom prst="rect">
                        <a:avLst/>
                      </a:prstGeom>
                      <a:noFill/>
                      <a:ln w="9525">
                        <a:noFill/>
                        <a:headEnd/>
                        <a:tailEnd/>
                      </a:ln>
                    </pic:spPr>
                  </pic:pic>
                </a:graphicData>
              </a:graphic>
            </wp:inline>
          </w:drawing>
        </w:r>
      </w:ins>
    </w:p>
    <w:p w14:paraId="368AE4BF">
      <w:pPr>
        <w:pStyle w:val="2"/>
        <w:spacing w:before="60" w:after="120" w:line="280" w:lineRule="exact"/>
        <w:ind w:left="0" w:leftChars="0" w:right="0" w:rightChars="0" w:firstLine="0" w:firstLineChars="0" w:hanging="0" w:hangingChars="0" w:start="0" w:end="0" w:startChars="0" w:endChars="0"/>
        <w:jc w:val="center"/>
        <w:pPrChange w:id="28346" w:author="xh" w:date="2026-10-19T12:16:49+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 xml:space="preserve">图5-8 邳州逐站初始与20</w:t>
      </w:r>
      <w:ins w:id="15041" w:author="xh" w:date="2026-10-19T12:16:49+08:00">
        <w:r>
          <w:rPr>
            <w:rFonts w:ascii="Times New Roman" w:hAnsi="Times New Roman" w:eastAsia="宋体"/>
            <w:b w:val="0"/>
            <w:sz w:val="21"/>
          </w:rPr>
          <w:t xml:space="preserve">3</w:t>
        </w:r>
      </w:ins>
      <w:del w:id="15042" w:author="xh" w:date="2026-10-19T12:16:49+08:00">
        <w:r>
          <w:rPr>
            <w:rFonts w:ascii="Times New Roman" w:hAnsi="Times New Roman" w:eastAsia="宋体"/>
            <w:b w:val="0"/>
            <w:sz w:val="21"/>
          </w:rPr>
          <w:delText xml:space="preserve">2</w:delText>
        </w:r>
      </w:del>
      <w:r>
        <w:rPr>
          <w:rFonts w:ascii="Times New Roman" w:hAnsi="Times New Roman" w:eastAsia="宋体"/>
          <w:b w:val="0"/>
          <w:sz w:val="21"/>
        </w:rPr>
        <w:t xml:space="preserve">5年方案的N-1剩余主变能力</w:t>
      </w:r>
    </w:p>
    <w:p w14:paraId="6792DF23">
      <w:pPr>
        <w:pStyle w:val="5"/>
        <w:keepNext/>
        <w:numPr>
          <w:ilvl w:val="0"/>
          <w:numId w:val="0"/>
        </w:numPr>
        <w:spacing w:before="160" w:after="120" w:line="390" w:lineRule="exact"/>
        <w:ind w:firstLine="0"/>
      </w:pPr>
      <w:bookmarkStart w:id="221" w:name="市区逐站规划方案"/>
      <w:r>
        <w:rPr>
          <w:rFonts w:ascii="Times New Roman" w:hAnsi="Times New Roman" w:eastAsia="方正仿宋_GBK"/>
          <w:b/>
          <w:sz w:val="26"/>
        </w:rPr>
        <w:t>5.4.6 市区逐站规划方案</w:t>
      </w:r>
      <w:bookmarkEnd w:id="221"/>
    </w:p>
    <w:p w14:paraId="21A87E5F">
      <w:pPr>
        <w:pStyle w:val="115"/>
        <w:widowControl/>
        <w:spacing w:before="0" w:after="0" w:line="348" w:lineRule="exact"/>
        <w:ind w:firstLine="480"/>
        <w:jc w:val="both"/>
      </w:pPr>
      <w:r>
        <w:rPr>
          <w:rFonts w:ascii="Times New Roman" w:hAnsi="Times New Roman" w:eastAsia="方正仿宋_GBK"/>
          <w:b w:val="0"/>
          <w:sz w:val="24"/>
        </w:rPr>
        <w:t>市区26座具备设备对应资料的变电站分别列示逐年配置、正常转接及主变N-1校核结果。各站分析结合本地需求与邻站支援任务，说明设备组合和建设时点的差异。</w:t>
      </w:r>
    </w:p>
    <w:p w14:paraId="1C0A5BEE">
      <w:pPr>
        <w:pStyle w:val="7"/>
        <w:keepNext/>
        <w:numPr>
          <w:ilvl w:val="0"/>
          <w:numId w:val="0"/>
        </w:numPr>
        <w:spacing w:before="160" w:after="120" w:line="360" w:lineRule="exact"/>
        <w:ind w:firstLine="0"/>
      </w:pPr>
      <w:bookmarkStart w:id="222" w:name="大黄山变规划分析"/>
      <w:r>
        <w:rPr>
          <w:rFonts w:ascii="Times New Roman" w:hAnsi="Times New Roman" w:eastAsia="方正仿宋_GBK"/>
          <w:b/>
          <w:sz w:val="24"/>
        </w:rPr>
        <w:t>大黄山变规划分析</w:t>
      </w:r>
      <w:bookmarkEnd w:id="222"/>
    </w:p>
    <w:p w14:paraId="790CA8D4">
      <w:pPr>
        <w:pStyle w:val="115"/>
        <w:widowControl/>
        <w:spacing w:before="0" w:after="0" w:line="348" w:lineRule="exact"/>
        <w:ind w:firstLine="480"/>
        <w:jc w:val="both"/>
      </w:pPr>
      <w:r>
        <w:rPr>
          <w:rFonts w:ascii="Times New Roman" w:hAnsi="Times New Roman" w:eastAsia="方正仿宋_GBK"/>
          <w:b w:val="0"/>
          <w:sz w:val="24"/>
        </w:rPr>
        <w:t xml:space="preserve">该站</w:t>
      </w:r>
      <w:ins w:id="15043" w:author="xh" w:date="2026-10-19T12:17:28+08:00">
        <w:r>
          <w:rPr>
            <w:rFonts w:ascii="Times New Roman" w:hAnsi="Times New Roman" w:eastAsia="方正仿宋_GBK"/>
            <w:b w:val="0"/>
            <w:sz w:val="24"/>
          </w:rPr>
          <w:t xml:space="preserve">2021年</w:t>
        </w:r>
      </w:ins>
      <w:del w:id="15044" w:author="xh" w:date="2026-10-19T12:17:28+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ins w:id="15045" w:author="xh" w:date="2026-10-19T12:17:28+08:00">
        <w:r>
          <w:rPr>
            <w:rFonts w:ascii="Times New Roman" w:hAnsi="Times New Roman" w:eastAsia="方正仿宋_GBK"/>
            <w:b w:val="0"/>
            <w:sz w:val="24"/>
          </w:rPr>
          <w:t xml:space="preserve">50.0</w:t>
        </w:r>
      </w:ins>
      <w:del w:id="15046" w:author="xh" w:date="2026-10-19T12:17:28+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0+63</w:t>
      </w:r>
      <w:ins w:id="15047" w:author="xh" w:date="2026-10-19T12:17:28+08:00">
        <w:r>
          <w:rPr>
            <w:rFonts w:ascii="Times New Roman" w:hAnsi="Times New Roman" w:eastAsia="方正仿宋_GBK"/>
            <w:b w:val="0"/>
            <w:sz w:val="24"/>
          </w:rPr>
          <w:t xml:space="preserve">.00</w:t>
        </w:r>
      </w:ins>
      <w:r>
        <w:rPr>
          <w:rFonts w:ascii="Times New Roman" w:hAnsi="Times New Roman" w:eastAsia="方正仿宋_GBK"/>
          <w:b w:val="0"/>
          <w:sz w:val="24"/>
        </w:rPr>
        <w:t xml:space="preserve"> MVA</w:t>
      </w:r>
      <w:ins w:id="15048" w:author="xh" w:date="2026-10-19T12:17:28+08:00">
        <w:r>
          <w:rPr>
            <w:rFonts w:ascii="Times New Roman" w:hAnsi="Times New Roman" w:eastAsia="方正仿宋_GBK"/>
            <w:b w:val="0"/>
            <w:sz w:val="24"/>
          </w:rPr>
          <w:t xml:space="preserve">。</w:t>
        </w:r>
      </w:ins>
      <w:del w:id="15049" w:author="xh" w:date="2026-10-19T12:17:28+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15050" w:author="xh" w:date="2026-10-19T12:17:28+08:00">
        <w:r>
          <w:rPr>
            <w:rFonts w:ascii="Times New Roman" w:hAnsi="Times New Roman" w:eastAsia="方正仿宋_GBK"/>
            <w:b w:val="0"/>
            <w:sz w:val="24"/>
          </w:rPr>
          <w:t xml:space="preserve">2030</w:t>
        </w:r>
      </w:ins>
      <w:del w:id="15051" w:author="xh" w:date="2026-10-19T12:17:28+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15052" w:author="xh" w:date="2026-10-19T12:17:28+08:00">
        <w:r>
          <w:rPr>
            <w:rFonts w:ascii="Times New Roman" w:hAnsi="Times New Roman" w:eastAsia="方正仿宋_GBK"/>
            <w:b w:val="0"/>
            <w:sz w:val="24"/>
          </w:rPr>
          <w:t xml:space="preserve">50.00 MVA更换为63.00 MVA。储能按本地支撑需求分批增加</w:t>
        </w:r>
      </w:ins>
      <w:del w:id="15053" w:author="xh" w:date="2026-10-19T12:17:28+08:00">
        <w:r>
          <w:rPr>
            <w:rFonts w:ascii="Times New Roman" w:hAnsi="Times New Roman" w:eastAsia="方正仿宋_GBK"/>
            <w:b w:val="0"/>
            <w:sz w:val="24"/>
          </w:rPr>
          <w:delText xml:space="preserve">均保留该组合</w:delText>
        </w:r>
      </w:del>
      <w:r>
        <w:rPr>
          <w:rFonts w:ascii="Times New Roman" w:hAnsi="Times New Roman" w:eastAsia="方正仿宋_GBK"/>
          <w:b w:val="0"/>
          <w:sz w:val="24"/>
        </w:rPr>
        <w:t xml:space="preserve">，</w:t>
      </w:r>
      <w:ins w:id="15054" w:author="xh" w:date="2026-10-19T12:17:28+08:00">
        <w:r>
          <w:rPr>
            <w:rFonts w:ascii="Times New Roman" w:hAnsi="Times New Roman" w:eastAsia="方正仿宋_GBK"/>
            <w:b w:val="0"/>
            <w:sz w:val="24"/>
          </w:rPr>
          <w:t xml:space="preserve">新增额定功率为2033年3.90 MW、2034年8.30 MW、2035年12.40 MW</w:t>
        </w:r>
      </w:ins>
      <w:del w:id="15055" w:author="xh" w:date="2026-10-19T12:17:28+08:00">
        <w:r>
          <w:rPr>
            <w:rFonts w:ascii="Times New Roman" w:hAnsi="Times New Roman" w:eastAsia="方正仿宋_GBK"/>
            <w:b w:val="0"/>
            <w:sz w:val="24"/>
          </w:rPr>
          <w:delText xml:space="preserve">供电任务由主变及网络承担</w:delText>
        </w:r>
      </w:del>
      <w:r>
        <w:rPr>
          <w:rFonts w:ascii="Times New Roman" w:hAnsi="Times New Roman" w:eastAsia="方正仿宋_GBK"/>
          <w:b w:val="0"/>
          <w:sz w:val="24"/>
        </w:rPr>
        <w:t xml:space="preserve">。</w:t>
      </w:r>
    </w:p>
    <w:p w14:paraId="61C5244F">
      <w:pPr>
        <w:pStyle w:val="2"/>
        <w:widowControl/>
        <w:spacing w:before="0" w:after="0" w:line="348" w:lineRule="exact"/>
        <w:ind w:firstLine="480"/>
        <w:jc w:val="both"/>
      </w:pPr>
      <w:r>
        <w:rPr>
          <w:rFonts w:ascii="Times New Roman" w:hAnsi="Times New Roman" w:eastAsia="方正仿宋_GBK"/>
          <w:b w:val="0"/>
          <w:sz w:val="24"/>
        </w:rPr>
        <w:t xml:space="preserve">2025年</w:t>
      </w:r>
      <w:del w:id="15056" w:author="xh" w:date="2026-10-19T12:18:08+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最大正向、反向净负荷分别为32.29 MW、35.73 MW</w:t>
      </w:r>
      <w:ins w:id="15057" w:author="xh" w:date="2026-10-19T12:18:08+08:00">
        <w:r>
          <w:rPr>
            <w:rFonts w:ascii="Times New Roman" w:hAnsi="Times New Roman" w:eastAsia="方正仿宋_GBK"/>
            <w:b w:val="0"/>
            <w:sz w:val="24"/>
          </w:rPr>
          <w:t xml:space="preserve">，2035年分别为47.02 MW、110.88 MW</w:t>
        </w:r>
      </w:ins>
      <w:r>
        <w:rPr>
          <w:rFonts w:ascii="Times New Roman" w:hAnsi="Times New Roman" w:eastAsia="方正仿宋_GBK"/>
          <w:b w:val="0"/>
          <w:sz w:val="24"/>
        </w:rPr>
        <w:t xml:space="preserve">。</w:t>
      </w:r>
      <w:ins w:id="15058" w:author="xh" w:date="2026-10-19T12:18:08+08:00">
        <w:r>
          <w:rPr>
            <w:rFonts w:ascii="Times New Roman" w:hAnsi="Times New Roman" w:eastAsia="方正仿宋_GBK"/>
            <w:b w:val="0"/>
            <w:sz w:val="24"/>
          </w:rPr>
          <w:t xml:space="preserve">2035年</w:t>
        </w:r>
      </w:ins>
      <w:del w:id="15059" w:author="xh" w:date="2026-10-19T12:18:08+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5060" w:author="xh" w:date="2026-10-19T12:18:08+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15061" w:author="xh" w:date="2026-10-19T12:18:08+08:00">
        <w:r>
          <w:rPr>
            <w:rFonts w:ascii="Times New Roman" w:hAnsi="Times New Roman" w:eastAsia="方正仿宋_GBK"/>
            <w:b w:val="0"/>
            <w:sz w:val="24"/>
          </w:rPr>
          <w:delText xml:space="preserve">为</w:delText>
        </w:r>
      </w:del>
      <w:r>
        <w:rPr>
          <w:rFonts w:ascii="Times New Roman" w:hAnsi="Times New Roman" w:eastAsia="方正仿宋_GBK"/>
          <w:b w:val="0"/>
          <w:sz w:val="24"/>
        </w:rPr>
        <w:t xml:space="preserve">1</w:t>
      </w:r>
      <w:ins w:id="15062" w:author="xh" w:date="2026-10-19T12:18:08+08:00">
        <w:r>
          <w:rPr>
            <w:rFonts w:ascii="Times New Roman" w:hAnsi="Times New Roman" w:eastAsia="方正仿宋_GBK"/>
            <w:b w:val="0"/>
            <w:sz w:val="24"/>
          </w:rPr>
          <w:t xml:space="preserve">26</w:t>
        </w:r>
      </w:ins>
      <w:del w:id="15063" w:author="xh" w:date="2026-10-19T12:18:08+08:00">
        <w:r>
          <w:rPr>
            <w:rFonts w:ascii="Times New Roman" w:hAnsi="Times New Roman" w:eastAsia="方正仿宋_GBK"/>
            <w:b w:val="0"/>
            <w:sz w:val="24"/>
          </w:rPr>
          <w:delText xml:space="preserve">03</w:delText>
        </w:r>
      </w:del>
      <w:r>
        <w:rPr>
          <w:rFonts w:ascii="Times New Roman" w:hAnsi="Times New Roman" w:eastAsia="方正仿宋_GBK"/>
          <w:b w:val="0"/>
          <w:sz w:val="24"/>
        </w:rPr>
        <w:t xml:space="preserve">.00 MVA、储能额定功率</w:t>
      </w:r>
      <w:ins w:id="15064" w:author="xh" w:date="2026-10-19T12:18:08+08:00">
        <w:r>
          <w:rPr>
            <w:rFonts w:ascii="Times New Roman" w:hAnsi="Times New Roman" w:eastAsia="方正仿宋_GBK"/>
            <w:b w:val="0"/>
            <w:sz w:val="24"/>
          </w:rPr>
          <w:t xml:space="preserve">18</w:t>
        </w:r>
      </w:ins>
      <w:del w:id="15065" w:author="xh" w:date="2026-10-19T12:18:08+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5066" w:author="xh" w:date="2026-10-19T12:18:08+08:00">
        <w:r>
          <w:rPr>
            <w:rFonts w:ascii="Times New Roman" w:hAnsi="Times New Roman" w:eastAsia="方正仿宋_GBK"/>
            <w:b w:val="0"/>
            <w:sz w:val="24"/>
          </w:rPr>
          <w:t xml:space="preserve">4</w:t>
        </w:r>
      </w:ins>
      <w:del w:id="15067" w:author="xh" w:date="2026-10-19T12:18:08+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MW，弹性方案分别为1</w:t>
      </w:r>
      <w:ins w:id="15068" w:author="xh" w:date="2026-10-19T12:18:08+08:00">
        <w:r>
          <w:rPr>
            <w:rFonts w:ascii="Times New Roman" w:hAnsi="Times New Roman" w:eastAsia="方正仿宋_GBK"/>
            <w:b w:val="0"/>
            <w:sz w:val="24"/>
          </w:rPr>
          <w:t xml:space="preserve">26</w:t>
        </w:r>
      </w:ins>
      <w:del w:id="15069" w:author="xh" w:date="2026-10-19T12:18:08+08:00">
        <w:r>
          <w:rPr>
            <w:rFonts w:ascii="Times New Roman" w:hAnsi="Times New Roman" w:eastAsia="方正仿宋_GBK"/>
            <w:b w:val="0"/>
            <w:sz w:val="24"/>
          </w:rPr>
          <w:delText xml:space="preserve">03</w:delText>
        </w:r>
      </w:del>
      <w:r>
        <w:rPr>
          <w:rFonts w:ascii="Times New Roman" w:hAnsi="Times New Roman" w:eastAsia="方正仿宋_GBK"/>
          <w:b w:val="0"/>
          <w:sz w:val="24"/>
        </w:rPr>
        <w:t xml:space="preserve">.00 MVA和</w:t>
      </w:r>
      <w:ins w:id="15070" w:author="xh" w:date="2026-10-19T12:18:08+08:00">
        <w:r>
          <w:rPr>
            <w:rFonts w:ascii="Times New Roman" w:hAnsi="Times New Roman" w:eastAsia="方正仿宋_GBK"/>
            <w:b w:val="0"/>
            <w:sz w:val="24"/>
          </w:rPr>
          <w:t xml:space="preserve">24</w:t>
        </w:r>
      </w:ins>
      <w:del w:id="15071" w:author="xh" w:date="2026-10-19T12:18:08+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5072" w:author="xh" w:date="2026-10-19T12:18:08+08:00">
        <w:r>
          <w:rPr>
            <w:rFonts w:ascii="Times New Roman" w:hAnsi="Times New Roman" w:eastAsia="方正仿宋_GBK"/>
            <w:b w:val="0"/>
            <w:sz w:val="24"/>
          </w:rPr>
          <w:t xml:space="preserve">6</w:t>
        </w:r>
      </w:ins>
      <w:del w:id="15073" w:author="xh" w:date="2026-10-19T12:18:08+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w:t>
      </w:r>
      <w:ins w:id="15074" w:author="xh" w:date="2026-10-19T12:18:08+08:00">
        <w:r>
          <w:rPr>
            <w:rFonts w:ascii="Times New Roman" w:hAnsi="Times New Roman" w:eastAsia="方正仿宋_GBK"/>
            <w:b w:val="0"/>
            <w:sz w:val="24"/>
          </w:rPr>
          <w:t xml:space="preserve">。</w:t>
        </w:r>
      </w:ins>
      <w:del w:id="15075" w:author="xh" w:date="2026-10-19T12:18:08+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15076" w:author="xh" w:date="2026-10-19T12:18:08+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15077" w:author="xh" w:date="2026-10-19T12:18:08+08:00">
        <w:r>
          <w:rPr>
            <w:rFonts w:ascii="Times New Roman" w:hAnsi="Times New Roman" w:eastAsia="方正仿宋_GBK"/>
            <w:b w:val="0"/>
            <w:sz w:val="24"/>
          </w:rPr>
          <w:delText xml:space="preserve">弹性方案按当年各站局部极值计算的站级负载率为37%。</w:delText>
        </w:r>
      </w:del>
    </w:p>
    <w:p w14:paraId="12DC7E6A">
      <w:pPr>
        <w:pStyle w:val="2"/>
        <w:keepNext/>
        <w:spacing w:before="120" w:after="80" w:line="280" w:lineRule="exact"/>
        <w:ind w:firstLine="0"/>
        <w:jc w:val="center"/>
      </w:pPr>
      <w:r>
        <w:rPr>
          <w:rFonts w:ascii="Times New Roman" w:hAnsi="Times New Roman" w:eastAsia="宋体"/>
          <w:b w:val="0"/>
          <w:sz w:val="21"/>
        </w:rPr>
        <w:t xml:space="preserve">表5-33 大黄山变</w:t>
      </w:r>
      <w:ins w:id="15078" w:author="xh" w:date="2026-10-19T12:18:47+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7D660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5079" w:author="xh" w:date="2026-10-19T12:19:27+08:00"/>
        </w:trPr>
        <w:tc>
          <w:tcPr>
            <w:tcW w:w="1039" w:type="dxa"/>
            <w:tcMar>
              <w:left w:w="70" w:type="dxa"/>
              <w:right w:w="70" w:type="dxa"/>
            </w:tcMar>
            <w:vAlign w:val="center"/>
          </w:tcPr>
          <w:p w14:paraId="175554D2">
            <w:pPr>
              <w:keepNext/>
              <w:spacing w:before="20" w:after="20" w:line="260" w:lineRule="exact"/>
              <w:ind w:left="0" w:leftChars="0" w:right="0" w:rightChars="0" w:firstLine="0" w:firstLineChars="0"/>
              <w:jc w:val="center"/>
              <w:rPr>
                <w:del w:id="15088" w:author="xh" w:date="2026-10-19T12:19:27+08:00"/>
              </w:rPr>
            </w:pPr>
            <w:del w:id="15089" w:author="xh" w:date="2026-10-19T12:19:27+08:00">
              <w:r>
                <w:rPr>
                  <w:rFonts w:ascii="Times New Roman" w:hAnsi="Times New Roman" w:eastAsia="宋体"/>
                  <w:b/>
                  <w:sz w:val="18"/>
                </w:rPr>
                <w:delText>方案</w:delText>
              </w:r>
            </w:del>
          </w:p>
        </w:tc>
        <w:tc>
          <w:tcPr>
            <w:tcW w:w="1039" w:type="dxa"/>
            <w:tcMar>
              <w:left w:w="70" w:type="dxa"/>
              <w:right w:w="70" w:type="dxa"/>
            </w:tcMar>
            <w:vAlign w:val="center"/>
          </w:tcPr>
          <w:p w14:paraId="178EC045">
            <w:pPr>
              <w:keepNext/>
              <w:spacing w:before="20" w:after="20" w:line="260" w:lineRule="exact"/>
              <w:ind w:left="0" w:leftChars="0" w:right="0" w:rightChars="0" w:firstLine="0" w:firstLineChars="0"/>
              <w:jc w:val="center"/>
              <w:rPr>
                <w:del w:id="15090" w:author="xh" w:date="2026-10-19T12:19:27+08:00"/>
              </w:rPr>
            </w:pPr>
            <w:del w:id="15091" w:author="xh" w:date="2026-10-19T12:19:27+08:00">
              <w:r>
                <w:rPr>
                  <w:rFonts w:ascii="Times New Roman" w:hAnsi="Times New Roman" w:eastAsia="宋体"/>
                  <w:b/>
                  <w:sz w:val="18"/>
                </w:rPr>
                <w:delText>年份</w:delText>
              </w:r>
            </w:del>
          </w:p>
        </w:tc>
        <w:tc>
          <w:tcPr>
            <w:tcW w:w="1039" w:type="dxa"/>
            <w:tcMar>
              <w:left w:w="70" w:type="dxa"/>
              <w:right w:w="70" w:type="dxa"/>
            </w:tcMar>
            <w:vAlign w:val="center"/>
          </w:tcPr>
          <w:p w14:paraId="468F3345">
            <w:pPr>
              <w:keepNext/>
              <w:spacing w:before="20" w:after="20" w:line="260" w:lineRule="exact"/>
              <w:ind w:left="0" w:leftChars="0" w:right="0" w:rightChars="0" w:firstLine="0" w:firstLineChars="0"/>
              <w:jc w:val="center"/>
              <w:rPr>
                <w:del w:id="15092" w:author="xh" w:date="2026-10-19T12:19:27+08:00"/>
              </w:rPr>
            </w:pPr>
            <w:del w:id="15093" w:author="xh" w:date="2026-10-19T12:19:27+08:00">
              <w:r>
                <w:rPr>
                  <w:rFonts w:ascii="Times New Roman" w:hAnsi="Times New Roman" w:eastAsia="宋体"/>
                  <w:b/>
                  <w:sz w:val="18"/>
                </w:rPr>
                <w:delText>主变组合/MVA</w:delText>
              </w:r>
            </w:del>
          </w:p>
        </w:tc>
        <w:tc>
          <w:tcPr>
            <w:tcW w:w="1039" w:type="dxa"/>
            <w:tcMar>
              <w:left w:w="70" w:type="dxa"/>
              <w:right w:w="70" w:type="dxa"/>
            </w:tcMar>
            <w:vAlign w:val="center"/>
          </w:tcPr>
          <w:p w14:paraId="24AE3813">
            <w:pPr>
              <w:keepNext/>
              <w:spacing w:before="20" w:after="20" w:line="260" w:lineRule="exact"/>
              <w:ind w:left="0" w:leftChars="0" w:right="0" w:rightChars="0" w:firstLine="0" w:firstLineChars="0"/>
              <w:jc w:val="center"/>
              <w:rPr>
                <w:del w:id="15094" w:author="xh" w:date="2026-10-19T12:19:27+08:00"/>
              </w:rPr>
            </w:pPr>
            <w:del w:id="15095" w:author="xh" w:date="2026-10-19T12:19:27+08:00">
              <w:r>
                <w:rPr>
                  <w:rFonts w:ascii="Times New Roman" w:hAnsi="Times New Roman" w:eastAsia="宋体"/>
                  <w:b/>
                  <w:sz w:val="18"/>
                </w:rPr>
                <w:delText>总容量/MVA</w:delText>
              </w:r>
            </w:del>
          </w:p>
        </w:tc>
        <w:tc>
          <w:tcPr>
            <w:tcW w:w="1039" w:type="dxa"/>
            <w:tcMar>
              <w:left w:w="70" w:type="dxa"/>
              <w:right w:w="70" w:type="dxa"/>
            </w:tcMar>
            <w:vAlign w:val="center"/>
          </w:tcPr>
          <w:p w14:paraId="691C6E16">
            <w:pPr>
              <w:keepNext/>
              <w:spacing w:before="20" w:after="20" w:line="260" w:lineRule="exact"/>
              <w:ind w:left="0" w:leftChars="0" w:right="0" w:rightChars="0" w:firstLine="0" w:firstLineChars="0"/>
              <w:jc w:val="center"/>
              <w:rPr>
                <w:del w:id="15096" w:author="xh" w:date="2026-10-19T12:19:27+08:00"/>
              </w:rPr>
            </w:pPr>
            <w:del w:id="15097" w:author="xh" w:date="2026-10-19T12:19:27+08:00">
              <w:r>
                <w:rPr>
                  <w:rFonts w:ascii="Times New Roman" w:hAnsi="Times New Roman" w:eastAsia="宋体"/>
                  <w:b/>
                  <w:sz w:val="18"/>
                </w:rPr>
                <w:delText>储能额定功率/MW</w:delText>
              </w:r>
            </w:del>
          </w:p>
        </w:tc>
        <w:tc>
          <w:tcPr>
            <w:tcW w:w="1039" w:type="dxa"/>
            <w:tcMar>
              <w:left w:w="70" w:type="dxa"/>
              <w:right w:w="70" w:type="dxa"/>
            </w:tcMar>
            <w:vAlign w:val="center"/>
          </w:tcPr>
          <w:p w14:paraId="3E2E92D0">
            <w:pPr>
              <w:keepNext/>
              <w:spacing w:before="20" w:after="20" w:line="260" w:lineRule="exact"/>
              <w:ind w:left="0" w:leftChars="0" w:right="0" w:rightChars="0" w:firstLine="0" w:firstLineChars="0"/>
              <w:jc w:val="center"/>
              <w:rPr>
                <w:del w:id="15098" w:author="xh" w:date="2026-10-19T12:19:27+08:00"/>
              </w:rPr>
            </w:pPr>
            <w:del w:id="15099" w:author="xh" w:date="2026-10-19T12:19:27+08:00">
              <w:r>
                <w:rPr>
                  <w:rFonts w:ascii="Times New Roman" w:hAnsi="Times New Roman" w:eastAsia="宋体"/>
                  <w:b/>
                  <w:sz w:val="18"/>
                </w:rPr>
                <w:delText>转出/MW</w:delText>
              </w:r>
            </w:del>
          </w:p>
        </w:tc>
        <w:tc>
          <w:tcPr>
            <w:tcW w:w="1039" w:type="dxa"/>
            <w:tcMar>
              <w:left w:w="70" w:type="dxa"/>
              <w:right w:w="70" w:type="dxa"/>
            </w:tcMar>
            <w:vAlign w:val="center"/>
          </w:tcPr>
          <w:p w14:paraId="3663C41C">
            <w:pPr>
              <w:keepNext/>
              <w:spacing w:before="20" w:after="20" w:line="260" w:lineRule="exact"/>
              <w:ind w:left="0" w:leftChars="0" w:right="0" w:rightChars="0" w:firstLine="0" w:firstLineChars="0"/>
              <w:jc w:val="center"/>
              <w:rPr>
                <w:del w:id="15100" w:author="xh" w:date="2026-10-19T12:19:27+08:00"/>
              </w:rPr>
            </w:pPr>
            <w:del w:id="15101" w:author="xh" w:date="2026-10-19T12:19:27+08:00">
              <w:r>
                <w:rPr>
                  <w:rFonts w:ascii="Times New Roman" w:hAnsi="Times New Roman" w:eastAsia="宋体"/>
                  <w:b/>
                  <w:sz w:val="18"/>
                </w:rPr>
                <w:delText>承接/MW</w:delText>
              </w:r>
            </w:del>
          </w:p>
        </w:tc>
        <w:tc>
          <w:tcPr>
            <w:tcW w:w="1039" w:type="dxa"/>
            <w:tcMar>
              <w:left w:w="70" w:type="dxa"/>
              <w:right w:w="70" w:type="dxa"/>
            </w:tcMar>
            <w:vAlign w:val="center"/>
          </w:tcPr>
          <w:p w14:paraId="4BC233E6">
            <w:pPr>
              <w:keepNext/>
              <w:spacing w:before="20" w:after="20" w:line="260" w:lineRule="exact"/>
              <w:ind w:left="0" w:leftChars="0" w:right="0" w:rightChars="0" w:firstLine="0" w:firstLineChars="0"/>
              <w:jc w:val="center"/>
              <w:rPr>
                <w:del w:id="15102" w:author="xh" w:date="2026-10-19T12:19:27+08:00"/>
              </w:rPr>
            </w:pPr>
            <w:del w:id="15103" w:author="xh" w:date="2026-10-19T12:19:27+08:00">
              <w:r>
                <w:rPr>
                  <w:rFonts w:ascii="Times New Roman" w:hAnsi="Times New Roman" w:eastAsia="宋体"/>
                  <w:b/>
                  <w:sz w:val="18"/>
                </w:rPr>
                <w:delText>转接后净负荷/MW</w:delText>
              </w:r>
            </w:del>
          </w:p>
        </w:tc>
      </w:tr>
      <w:tr w14:paraId="6F7CE5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5080" w:author="xh" w:date="2026-10-19T12:19:27+08:00"/>
        </w:trPr>
        <w:tc>
          <w:tcPr>
            <w:tcW w:w="1039" w:type="dxa"/>
            <w:tcMar>
              <w:left w:w="70" w:type="dxa"/>
              <w:right w:w="70" w:type="dxa"/>
            </w:tcMar>
            <w:vAlign w:val="center"/>
          </w:tcPr>
          <w:p w14:paraId="48CACFE4">
            <w:pPr>
              <w:keepNext/>
              <w:spacing w:before="20" w:after="20" w:line="260" w:lineRule="exact"/>
              <w:ind w:left="0" w:leftChars="0" w:right="0" w:rightChars="0" w:firstLine="0" w:firstLineChars="0"/>
              <w:jc w:val="center"/>
              <w:rPr>
                <w:del w:id="15104" w:author="xh" w:date="2026-10-19T12:19:27+08:00"/>
              </w:rPr>
            </w:pPr>
            <w:del w:id="15105" w:author="xh" w:date="2026-10-19T12:19:27+08:00">
              <w:r>
                <w:rPr>
                  <w:rFonts w:ascii="Times New Roman" w:hAnsi="Times New Roman" w:eastAsia="宋体"/>
                  <w:b w:val="0"/>
                  <w:sz w:val="18"/>
                </w:rPr>
                <w:delText>刚性</w:delText>
              </w:r>
            </w:del>
          </w:p>
        </w:tc>
        <w:tc>
          <w:tcPr>
            <w:tcW w:w="1039" w:type="dxa"/>
            <w:tcMar>
              <w:left w:w="70" w:type="dxa"/>
              <w:right w:w="70" w:type="dxa"/>
            </w:tcMar>
            <w:vAlign w:val="center"/>
          </w:tcPr>
          <w:p w14:paraId="7C35A886">
            <w:pPr>
              <w:keepNext/>
              <w:spacing w:before="20" w:after="20" w:line="260" w:lineRule="exact"/>
              <w:ind w:left="0" w:leftChars="0" w:right="0" w:rightChars="0" w:firstLine="0" w:firstLineChars="0"/>
              <w:jc w:val="center"/>
              <w:rPr>
                <w:del w:id="15106" w:author="xh" w:date="2026-10-19T12:19:27+08:00"/>
              </w:rPr>
            </w:pPr>
            <w:del w:id="15107" w:author="xh" w:date="2026-10-19T12:19:27+08:00">
              <w:r>
                <w:rPr>
                  <w:rFonts w:ascii="Times New Roman" w:hAnsi="Times New Roman" w:eastAsia="宋体"/>
                  <w:b w:val="0"/>
                  <w:sz w:val="18"/>
                </w:rPr>
                <w:delText>2022</w:delText>
              </w:r>
            </w:del>
          </w:p>
        </w:tc>
        <w:tc>
          <w:tcPr>
            <w:tcW w:w="1039" w:type="dxa"/>
            <w:tcMar>
              <w:left w:w="70" w:type="dxa"/>
              <w:right w:w="70" w:type="dxa"/>
            </w:tcMar>
            <w:vAlign w:val="center"/>
          </w:tcPr>
          <w:p w14:paraId="003AF2AD">
            <w:pPr>
              <w:keepNext/>
              <w:spacing w:before="20" w:after="20" w:line="260" w:lineRule="exact"/>
              <w:ind w:left="0" w:leftChars="0" w:right="0" w:rightChars="0" w:firstLine="0" w:firstLineChars="0"/>
              <w:jc w:val="center"/>
              <w:rPr>
                <w:del w:id="15108" w:author="xh" w:date="2026-10-19T12:19:27+08:00"/>
              </w:rPr>
            </w:pPr>
            <w:del w:id="15109" w:author="xh" w:date="2026-10-19T12:19:27+08:00">
              <w:r>
                <w:rPr>
                  <w:rFonts w:ascii="Times New Roman" w:hAnsi="Times New Roman" w:eastAsia="宋体"/>
                  <w:b w:val="0"/>
                  <w:sz w:val="18"/>
                </w:rPr>
                <w:delText>40+63</w:delText>
              </w:r>
            </w:del>
          </w:p>
        </w:tc>
        <w:tc>
          <w:tcPr>
            <w:tcW w:w="1039" w:type="dxa"/>
            <w:tcMar>
              <w:left w:w="70" w:type="dxa"/>
              <w:right w:w="70" w:type="dxa"/>
            </w:tcMar>
            <w:vAlign w:val="center"/>
          </w:tcPr>
          <w:p w14:paraId="7F09C932">
            <w:pPr>
              <w:keepNext/>
              <w:spacing w:before="20" w:after="20" w:line="260" w:lineRule="exact"/>
              <w:ind w:left="0" w:leftChars="0" w:right="0" w:rightChars="0" w:firstLine="0" w:firstLineChars="0"/>
              <w:jc w:val="center"/>
              <w:rPr>
                <w:del w:id="15110" w:author="xh" w:date="2026-10-19T12:19:27+08:00"/>
              </w:rPr>
            </w:pPr>
            <w:del w:id="15111" w:author="xh" w:date="2026-10-19T12:19:27+08:00">
              <w:r>
                <w:rPr>
                  <w:rFonts w:ascii="Times New Roman" w:hAnsi="Times New Roman" w:eastAsia="宋体"/>
                  <w:b w:val="0"/>
                  <w:sz w:val="18"/>
                </w:rPr>
                <w:delText>103.00</w:delText>
              </w:r>
            </w:del>
          </w:p>
        </w:tc>
        <w:tc>
          <w:tcPr>
            <w:tcW w:w="1039" w:type="dxa"/>
            <w:tcMar>
              <w:left w:w="70" w:type="dxa"/>
              <w:right w:w="70" w:type="dxa"/>
            </w:tcMar>
            <w:vAlign w:val="center"/>
          </w:tcPr>
          <w:p w14:paraId="53FC40AC">
            <w:pPr>
              <w:keepNext/>
              <w:spacing w:before="20" w:after="20" w:line="260" w:lineRule="exact"/>
              <w:ind w:left="0" w:leftChars="0" w:right="0" w:rightChars="0" w:firstLine="0" w:firstLineChars="0"/>
              <w:jc w:val="center"/>
              <w:rPr>
                <w:del w:id="15112" w:author="xh" w:date="2026-10-19T12:19:27+08:00"/>
              </w:rPr>
            </w:pPr>
            <w:del w:id="15113"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4B03DE1D">
            <w:pPr>
              <w:keepNext/>
              <w:spacing w:before="20" w:after="20" w:line="260" w:lineRule="exact"/>
              <w:ind w:left="0" w:leftChars="0" w:right="0" w:rightChars="0" w:firstLine="0" w:firstLineChars="0"/>
              <w:jc w:val="center"/>
              <w:rPr>
                <w:del w:id="15114" w:author="xh" w:date="2026-10-19T12:19:27+08:00"/>
              </w:rPr>
            </w:pPr>
            <w:del w:id="15115"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15BBB4FC">
            <w:pPr>
              <w:keepNext/>
              <w:spacing w:before="20" w:after="20" w:line="260" w:lineRule="exact"/>
              <w:ind w:left="0" w:leftChars="0" w:right="0" w:rightChars="0" w:firstLine="0" w:firstLineChars="0"/>
              <w:jc w:val="center"/>
              <w:rPr>
                <w:del w:id="15116" w:author="xh" w:date="2026-10-19T12:19:27+08:00"/>
              </w:rPr>
            </w:pPr>
            <w:del w:id="15117"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29D09288">
            <w:pPr>
              <w:keepNext/>
              <w:spacing w:before="20" w:after="20" w:line="260" w:lineRule="exact"/>
              <w:ind w:left="0" w:leftChars="0" w:right="0" w:rightChars="0" w:firstLine="0" w:firstLineChars="0"/>
              <w:jc w:val="center"/>
              <w:rPr>
                <w:del w:id="15118" w:author="xh" w:date="2026-10-19T12:19:27+08:00"/>
              </w:rPr>
            </w:pPr>
            <w:del w:id="15119" w:author="xh" w:date="2026-10-19T12:19:27+08:00">
              <w:r>
                <w:rPr>
                  <w:rFonts w:ascii="Times New Roman" w:hAnsi="Times New Roman" w:eastAsia="宋体"/>
                  <w:b w:val="0"/>
                  <w:sz w:val="18"/>
                </w:rPr>
                <w:delText>28.66</w:delText>
              </w:r>
            </w:del>
          </w:p>
        </w:tc>
      </w:tr>
      <w:tr w14:paraId="3CFE83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5081" w:author="xh" w:date="2026-10-19T12:19:27+08:00"/>
        </w:trPr>
        <w:tc>
          <w:tcPr>
            <w:tcW w:w="1039" w:type="dxa"/>
            <w:tcMar>
              <w:left w:w="70" w:type="dxa"/>
              <w:right w:w="70" w:type="dxa"/>
            </w:tcMar>
            <w:vAlign w:val="center"/>
          </w:tcPr>
          <w:p w14:paraId="028302EF">
            <w:pPr>
              <w:keepNext/>
              <w:spacing w:before="20" w:after="20" w:line="260" w:lineRule="exact"/>
              <w:ind w:left="0" w:leftChars="0" w:right="0" w:rightChars="0" w:firstLine="0" w:firstLineChars="0"/>
              <w:jc w:val="center"/>
              <w:rPr>
                <w:del w:id="15120" w:author="xh" w:date="2026-10-19T12:19:27+08:00"/>
              </w:rPr>
            </w:pPr>
            <w:del w:id="15121" w:author="xh" w:date="2026-10-19T12:19:27+08:00">
              <w:r>
                <w:rPr>
                  <w:rFonts w:ascii="Times New Roman" w:hAnsi="Times New Roman" w:eastAsia="宋体"/>
                  <w:b w:val="0"/>
                  <w:sz w:val="18"/>
                </w:rPr>
                <w:delText>刚性</w:delText>
              </w:r>
            </w:del>
          </w:p>
        </w:tc>
        <w:tc>
          <w:tcPr>
            <w:tcW w:w="1039" w:type="dxa"/>
            <w:tcMar>
              <w:left w:w="70" w:type="dxa"/>
              <w:right w:w="70" w:type="dxa"/>
            </w:tcMar>
            <w:vAlign w:val="center"/>
          </w:tcPr>
          <w:p w14:paraId="55E28EAF">
            <w:pPr>
              <w:keepNext/>
              <w:spacing w:before="20" w:after="20" w:line="260" w:lineRule="exact"/>
              <w:ind w:left="0" w:leftChars="0" w:right="0" w:rightChars="0" w:firstLine="0" w:firstLineChars="0"/>
              <w:jc w:val="center"/>
              <w:rPr>
                <w:del w:id="15122" w:author="xh" w:date="2026-10-19T12:19:27+08:00"/>
              </w:rPr>
            </w:pPr>
            <w:del w:id="15123" w:author="xh" w:date="2026-10-19T12:19:27+08:00">
              <w:r>
                <w:rPr>
                  <w:rFonts w:ascii="Times New Roman" w:hAnsi="Times New Roman" w:eastAsia="宋体"/>
                  <w:b w:val="0"/>
                  <w:sz w:val="18"/>
                </w:rPr>
                <w:delText>2023</w:delText>
              </w:r>
            </w:del>
          </w:p>
        </w:tc>
        <w:tc>
          <w:tcPr>
            <w:tcW w:w="1039" w:type="dxa"/>
            <w:tcMar>
              <w:left w:w="70" w:type="dxa"/>
              <w:right w:w="70" w:type="dxa"/>
            </w:tcMar>
            <w:vAlign w:val="center"/>
          </w:tcPr>
          <w:p w14:paraId="41C54F0D">
            <w:pPr>
              <w:keepNext/>
              <w:spacing w:before="20" w:after="20" w:line="260" w:lineRule="exact"/>
              <w:ind w:left="0" w:leftChars="0" w:right="0" w:rightChars="0" w:firstLine="0" w:firstLineChars="0"/>
              <w:jc w:val="center"/>
              <w:rPr>
                <w:del w:id="15124" w:author="xh" w:date="2026-10-19T12:19:27+08:00"/>
              </w:rPr>
            </w:pPr>
            <w:del w:id="15125" w:author="xh" w:date="2026-10-19T12:19:27+08:00">
              <w:r>
                <w:rPr>
                  <w:rFonts w:ascii="Times New Roman" w:hAnsi="Times New Roman" w:eastAsia="宋体"/>
                  <w:b w:val="0"/>
                  <w:sz w:val="18"/>
                </w:rPr>
                <w:delText>40+63</w:delText>
              </w:r>
            </w:del>
          </w:p>
        </w:tc>
        <w:tc>
          <w:tcPr>
            <w:tcW w:w="1039" w:type="dxa"/>
            <w:tcMar>
              <w:left w:w="70" w:type="dxa"/>
              <w:right w:w="70" w:type="dxa"/>
            </w:tcMar>
            <w:vAlign w:val="center"/>
          </w:tcPr>
          <w:p w14:paraId="03401244">
            <w:pPr>
              <w:keepNext/>
              <w:spacing w:before="20" w:after="20" w:line="260" w:lineRule="exact"/>
              <w:ind w:left="0" w:leftChars="0" w:right="0" w:rightChars="0" w:firstLine="0" w:firstLineChars="0"/>
              <w:jc w:val="center"/>
              <w:rPr>
                <w:del w:id="15126" w:author="xh" w:date="2026-10-19T12:19:27+08:00"/>
              </w:rPr>
            </w:pPr>
            <w:del w:id="15127" w:author="xh" w:date="2026-10-19T12:19:27+08:00">
              <w:r>
                <w:rPr>
                  <w:rFonts w:ascii="Times New Roman" w:hAnsi="Times New Roman" w:eastAsia="宋体"/>
                  <w:b w:val="0"/>
                  <w:sz w:val="18"/>
                </w:rPr>
                <w:delText>103.00</w:delText>
              </w:r>
            </w:del>
          </w:p>
        </w:tc>
        <w:tc>
          <w:tcPr>
            <w:tcW w:w="1039" w:type="dxa"/>
            <w:tcMar>
              <w:left w:w="70" w:type="dxa"/>
              <w:right w:w="70" w:type="dxa"/>
            </w:tcMar>
            <w:vAlign w:val="center"/>
          </w:tcPr>
          <w:p w14:paraId="3101992A">
            <w:pPr>
              <w:keepNext/>
              <w:spacing w:before="20" w:after="20" w:line="260" w:lineRule="exact"/>
              <w:ind w:left="0" w:leftChars="0" w:right="0" w:rightChars="0" w:firstLine="0" w:firstLineChars="0"/>
              <w:jc w:val="center"/>
              <w:rPr>
                <w:del w:id="15128" w:author="xh" w:date="2026-10-19T12:19:27+08:00"/>
              </w:rPr>
            </w:pPr>
            <w:del w:id="15129"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742FDF84">
            <w:pPr>
              <w:keepNext/>
              <w:spacing w:before="20" w:after="20" w:line="260" w:lineRule="exact"/>
              <w:ind w:left="0" w:leftChars="0" w:right="0" w:rightChars="0" w:firstLine="0" w:firstLineChars="0"/>
              <w:jc w:val="center"/>
              <w:rPr>
                <w:del w:id="15130" w:author="xh" w:date="2026-10-19T12:19:27+08:00"/>
              </w:rPr>
            </w:pPr>
            <w:del w:id="15131"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6DB42ED2">
            <w:pPr>
              <w:keepNext/>
              <w:spacing w:before="20" w:after="20" w:line="260" w:lineRule="exact"/>
              <w:ind w:left="0" w:leftChars="0" w:right="0" w:rightChars="0" w:firstLine="0" w:firstLineChars="0"/>
              <w:jc w:val="center"/>
              <w:rPr>
                <w:del w:id="15132" w:author="xh" w:date="2026-10-19T12:19:27+08:00"/>
              </w:rPr>
            </w:pPr>
            <w:del w:id="15133"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17FC00F7">
            <w:pPr>
              <w:keepNext/>
              <w:spacing w:before="20" w:after="20" w:line="260" w:lineRule="exact"/>
              <w:ind w:left="0" w:leftChars="0" w:right="0" w:rightChars="0" w:firstLine="0" w:firstLineChars="0"/>
              <w:jc w:val="center"/>
              <w:rPr>
                <w:del w:id="15134" w:author="xh" w:date="2026-10-19T12:19:27+08:00"/>
              </w:rPr>
            </w:pPr>
            <w:del w:id="15135" w:author="xh" w:date="2026-10-19T12:19:27+08:00">
              <w:r>
                <w:rPr>
                  <w:rFonts w:ascii="Times New Roman" w:hAnsi="Times New Roman" w:eastAsia="宋体"/>
                  <w:b w:val="0"/>
                  <w:sz w:val="18"/>
                </w:rPr>
                <w:delText>30.86</w:delText>
              </w:r>
            </w:del>
          </w:p>
        </w:tc>
      </w:tr>
      <w:tr w14:paraId="60FA4D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5082" w:author="xh" w:date="2026-10-19T12:19:27+08:00"/>
        </w:trPr>
        <w:tc>
          <w:tcPr>
            <w:tcW w:w="1039" w:type="dxa"/>
            <w:tcMar>
              <w:left w:w="70" w:type="dxa"/>
              <w:right w:w="70" w:type="dxa"/>
            </w:tcMar>
            <w:vAlign w:val="center"/>
          </w:tcPr>
          <w:p w14:paraId="73ADA4E5">
            <w:pPr>
              <w:keepNext/>
              <w:spacing w:before="20" w:after="20" w:line="260" w:lineRule="exact"/>
              <w:ind w:left="0" w:leftChars="0" w:right="0" w:rightChars="0" w:firstLine="0" w:firstLineChars="0"/>
              <w:jc w:val="center"/>
              <w:rPr>
                <w:del w:id="15136" w:author="xh" w:date="2026-10-19T12:19:27+08:00"/>
              </w:rPr>
            </w:pPr>
            <w:del w:id="15137" w:author="xh" w:date="2026-10-19T12:19:27+08:00">
              <w:r>
                <w:rPr>
                  <w:rFonts w:ascii="Times New Roman" w:hAnsi="Times New Roman" w:eastAsia="宋体"/>
                  <w:b w:val="0"/>
                  <w:sz w:val="18"/>
                </w:rPr>
                <w:delText>刚性</w:delText>
              </w:r>
            </w:del>
          </w:p>
        </w:tc>
        <w:tc>
          <w:tcPr>
            <w:tcW w:w="1039" w:type="dxa"/>
            <w:tcMar>
              <w:left w:w="70" w:type="dxa"/>
              <w:right w:w="70" w:type="dxa"/>
            </w:tcMar>
            <w:vAlign w:val="center"/>
          </w:tcPr>
          <w:p w14:paraId="03829817">
            <w:pPr>
              <w:keepNext/>
              <w:spacing w:before="20" w:after="20" w:line="260" w:lineRule="exact"/>
              <w:ind w:left="0" w:leftChars="0" w:right="0" w:rightChars="0" w:firstLine="0" w:firstLineChars="0"/>
              <w:jc w:val="center"/>
              <w:rPr>
                <w:del w:id="15138" w:author="xh" w:date="2026-10-19T12:19:27+08:00"/>
              </w:rPr>
            </w:pPr>
            <w:del w:id="15139" w:author="xh" w:date="2026-10-19T12:19:27+08:00">
              <w:r>
                <w:rPr>
                  <w:rFonts w:ascii="Times New Roman" w:hAnsi="Times New Roman" w:eastAsia="宋体"/>
                  <w:b w:val="0"/>
                  <w:sz w:val="18"/>
                </w:rPr>
                <w:delText>2024</w:delText>
              </w:r>
            </w:del>
          </w:p>
        </w:tc>
        <w:tc>
          <w:tcPr>
            <w:tcW w:w="1039" w:type="dxa"/>
            <w:tcMar>
              <w:left w:w="70" w:type="dxa"/>
              <w:right w:w="70" w:type="dxa"/>
            </w:tcMar>
            <w:vAlign w:val="center"/>
          </w:tcPr>
          <w:p w14:paraId="683C1714">
            <w:pPr>
              <w:keepNext/>
              <w:spacing w:before="20" w:after="20" w:line="260" w:lineRule="exact"/>
              <w:ind w:left="0" w:leftChars="0" w:right="0" w:rightChars="0" w:firstLine="0" w:firstLineChars="0"/>
              <w:jc w:val="center"/>
              <w:rPr>
                <w:del w:id="15140" w:author="xh" w:date="2026-10-19T12:19:27+08:00"/>
              </w:rPr>
            </w:pPr>
            <w:del w:id="15141" w:author="xh" w:date="2026-10-19T12:19:27+08:00">
              <w:r>
                <w:rPr>
                  <w:rFonts w:ascii="Times New Roman" w:hAnsi="Times New Roman" w:eastAsia="宋体"/>
                  <w:b w:val="0"/>
                  <w:sz w:val="18"/>
                </w:rPr>
                <w:delText>40+63</w:delText>
              </w:r>
            </w:del>
          </w:p>
        </w:tc>
        <w:tc>
          <w:tcPr>
            <w:tcW w:w="1039" w:type="dxa"/>
            <w:tcMar>
              <w:left w:w="70" w:type="dxa"/>
              <w:right w:w="70" w:type="dxa"/>
            </w:tcMar>
            <w:vAlign w:val="center"/>
          </w:tcPr>
          <w:p w14:paraId="3139AEF6">
            <w:pPr>
              <w:keepNext/>
              <w:spacing w:before="20" w:after="20" w:line="260" w:lineRule="exact"/>
              <w:ind w:left="0" w:leftChars="0" w:right="0" w:rightChars="0" w:firstLine="0" w:firstLineChars="0"/>
              <w:jc w:val="center"/>
              <w:rPr>
                <w:del w:id="15142" w:author="xh" w:date="2026-10-19T12:19:27+08:00"/>
              </w:rPr>
            </w:pPr>
            <w:del w:id="15143" w:author="xh" w:date="2026-10-19T12:19:27+08:00">
              <w:r>
                <w:rPr>
                  <w:rFonts w:ascii="Times New Roman" w:hAnsi="Times New Roman" w:eastAsia="宋体"/>
                  <w:b w:val="0"/>
                  <w:sz w:val="18"/>
                </w:rPr>
                <w:delText>103.00</w:delText>
              </w:r>
            </w:del>
          </w:p>
        </w:tc>
        <w:tc>
          <w:tcPr>
            <w:tcW w:w="1039" w:type="dxa"/>
            <w:tcMar>
              <w:left w:w="70" w:type="dxa"/>
              <w:right w:w="70" w:type="dxa"/>
            </w:tcMar>
            <w:vAlign w:val="center"/>
          </w:tcPr>
          <w:p w14:paraId="4DC3BD14">
            <w:pPr>
              <w:keepNext/>
              <w:spacing w:before="20" w:after="20" w:line="260" w:lineRule="exact"/>
              <w:ind w:left="0" w:leftChars="0" w:right="0" w:rightChars="0" w:firstLine="0" w:firstLineChars="0"/>
              <w:jc w:val="center"/>
              <w:rPr>
                <w:del w:id="15144" w:author="xh" w:date="2026-10-19T12:19:27+08:00"/>
              </w:rPr>
            </w:pPr>
            <w:del w:id="15145"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42BB304C">
            <w:pPr>
              <w:keepNext/>
              <w:spacing w:before="20" w:after="20" w:line="260" w:lineRule="exact"/>
              <w:ind w:left="0" w:leftChars="0" w:right="0" w:rightChars="0" w:firstLine="0" w:firstLineChars="0"/>
              <w:jc w:val="center"/>
              <w:rPr>
                <w:del w:id="15146" w:author="xh" w:date="2026-10-19T12:19:27+08:00"/>
              </w:rPr>
            </w:pPr>
            <w:del w:id="15147"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6CAE3167">
            <w:pPr>
              <w:keepNext/>
              <w:spacing w:before="20" w:after="20" w:line="260" w:lineRule="exact"/>
              <w:ind w:left="0" w:leftChars="0" w:right="0" w:rightChars="0" w:firstLine="0" w:firstLineChars="0"/>
              <w:jc w:val="center"/>
              <w:rPr>
                <w:del w:id="15148" w:author="xh" w:date="2026-10-19T12:19:27+08:00"/>
              </w:rPr>
            </w:pPr>
            <w:del w:id="15149"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1A764B08">
            <w:pPr>
              <w:keepNext/>
              <w:spacing w:before="20" w:after="20" w:line="260" w:lineRule="exact"/>
              <w:ind w:left="0" w:leftChars="0" w:right="0" w:rightChars="0" w:firstLine="0" w:firstLineChars="0"/>
              <w:jc w:val="center"/>
              <w:rPr>
                <w:del w:id="15150" w:author="xh" w:date="2026-10-19T12:19:27+08:00"/>
              </w:rPr>
            </w:pPr>
            <w:del w:id="15151" w:author="xh" w:date="2026-10-19T12:19:27+08:00">
              <w:r>
                <w:rPr>
                  <w:rFonts w:ascii="Times New Roman" w:hAnsi="Times New Roman" w:eastAsia="宋体"/>
                  <w:b w:val="0"/>
                  <w:sz w:val="18"/>
                </w:rPr>
                <w:delText>29.00</w:delText>
              </w:r>
            </w:del>
          </w:p>
        </w:tc>
      </w:tr>
      <w:tr w14:paraId="292D1B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5083" w:author="xh" w:date="2026-10-19T12:19:27+08:00"/>
        </w:trPr>
        <w:tc>
          <w:tcPr>
            <w:tcW w:w="1039" w:type="dxa"/>
            <w:tcMar>
              <w:left w:w="70" w:type="dxa"/>
              <w:right w:w="70" w:type="dxa"/>
            </w:tcMar>
            <w:vAlign w:val="center"/>
          </w:tcPr>
          <w:p w14:paraId="761E9F58">
            <w:pPr>
              <w:keepNext/>
              <w:spacing w:before="20" w:after="20" w:line="260" w:lineRule="exact"/>
              <w:ind w:left="0" w:leftChars="0" w:right="0" w:rightChars="0" w:firstLine="0" w:firstLineChars="0"/>
              <w:jc w:val="center"/>
              <w:rPr>
                <w:del w:id="15152" w:author="xh" w:date="2026-10-19T12:19:27+08:00"/>
              </w:rPr>
            </w:pPr>
            <w:del w:id="15153" w:author="xh" w:date="2026-10-19T12:19:27+08:00">
              <w:r>
                <w:rPr>
                  <w:rFonts w:ascii="Times New Roman" w:hAnsi="Times New Roman" w:eastAsia="宋体"/>
                  <w:b w:val="0"/>
                  <w:sz w:val="18"/>
                </w:rPr>
                <w:delText>刚性</w:delText>
              </w:r>
            </w:del>
          </w:p>
        </w:tc>
        <w:tc>
          <w:tcPr>
            <w:tcW w:w="1039" w:type="dxa"/>
            <w:tcMar>
              <w:left w:w="70" w:type="dxa"/>
              <w:right w:w="70" w:type="dxa"/>
            </w:tcMar>
            <w:vAlign w:val="center"/>
          </w:tcPr>
          <w:p w14:paraId="0AC6477C">
            <w:pPr>
              <w:keepNext/>
              <w:spacing w:before="20" w:after="20" w:line="260" w:lineRule="exact"/>
              <w:ind w:left="0" w:leftChars="0" w:right="0" w:rightChars="0" w:firstLine="0" w:firstLineChars="0"/>
              <w:jc w:val="center"/>
              <w:rPr>
                <w:del w:id="15154" w:author="xh" w:date="2026-10-19T12:19:27+08:00"/>
              </w:rPr>
            </w:pPr>
            <w:del w:id="15155" w:author="xh" w:date="2026-10-19T12:19:27+08:00">
              <w:r>
                <w:rPr>
                  <w:rFonts w:ascii="Times New Roman" w:hAnsi="Times New Roman" w:eastAsia="宋体"/>
                  <w:b w:val="0"/>
                  <w:sz w:val="18"/>
                </w:rPr>
                <w:delText>2025</w:delText>
              </w:r>
            </w:del>
          </w:p>
        </w:tc>
        <w:tc>
          <w:tcPr>
            <w:tcW w:w="1039" w:type="dxa"/>
            <w:tcMar>
              <w:left w:w="70" w:type="dxa"/>
              <w:right w:w="70" w:type="dxa"/>
            </w:tcMar>
            <w:vAlign w:val="center"/>
          </w:tcPr>
          <w:p w14:paraId="7FCD9F24">
            <w:pPr>
              <w:keepNext/>
              <w:spacing w:before="20" w:after="20" w:line="260" w:lineRule="exact"/>
              <w:ind w:left="0" w:leftChars="0" w:right="0" w:rightChars="0" w:firstLine="0" w:firstLineChars="0"/>
              <w:jc w:val="center"/>
              <w:rPr>
                <w:del w:id="15156" w:author="xh" w:date="2026-10-19T12:19:27+08:00"/>
              </w:rPr>
            </w:pPr>
            <w:del w:id="15157" w:author="xh" w:date="2026-10-19T12:19:27+08:00">
              <w:r>
                <w:rPr>
                  <w:rFonts w:ascii="Times New Roman" w:hAnsi="Times New Roman" w:eastAsia="宋体"/>
                  <w:b w:val="0"/>
                  <w:sz w:val="18"/>
                </w:rPr>
                <w:delText>40+63</w:delText>
              </w:r>
            </w:del>
          </w:p>
        </w:tc>
        <w:tc>
          <w:tcPr>
            <w:tcW w:w="1039" w:type="dxa"/>
            <w:tcMar>
              <w:left w:w="70" w:type="dxa"/>
              <w:right w:w="70" w:type="dxa"/>
            </w:tcMar>
            <w:vAlign w:val="center"/>
          </w:tcPr>
          <w:p w14:paraId="195118A8">
            <w:pPr>
              <w:keepNext/>
              <w:spacing w:before="20" w:after="20" w:line="260" w:lineRule="exact"/>
              <w:ind w:left="0" w:leftChars="0" w:right="0" w:rightChars="0" w:firstLine="0" w:firstLineChars="0"/>
              <w:jc w:val="center"/>
              <w:rPr>
                <w:del w:id="15158" w:author="xh" w:date="2026-10-19T12:19:27+08:00"/>
              </w:rPr>
            </w:pPr>
            <w:del w:id="15159" w:author="xh" w:date="2026-10-19T12:19:27+08:00">
              <w:r>
                <w:rPr>
                  <w:rFonts w:ascii="Times New Roman" w:hAnsi="Times New Roman" w:eastAsia="宋体"/>
                  <w:b w:val="0"/>
                  <w:sz w:val="18"/>
                </w:rPr>
                <w:delText>103.00</w:delText>
              </w:r>
            </w:del>
          </w:p>
        </w:tc>
        <w:tc>
          <w:tcPr>
            <w:tcW w:w="1039" w:type="dxa"/>
            <w:tcMar>
              <w:left w:w="70" w:type="dxa"/>
              <w:right w:w="70" w:type="dxa"/>
            </w:tcMar>
            <w:vAlign w:val="center"/>
          </w:tcPr>
          <w:p w14:paraId="00F8D062">
            <w:pPr>
              <w:keepNext/>
              <w:spacing w:before="20" w:after="20" w:line="260" w:lineRule="exact"/>
              <w:ind w:left="0" w:leftChars="0" w:right="0" w:rightChars="0" w:firstLine="0" w:firstLineChars="0"/>
              <w:jc w:val="center"/>
              <w:rPr>
                <w:del w:id="15160" w:author="xh" w:date="2026-10-19T12:19:27+08:00"/>
              </w:rPr>
            </w:pPr>
            <w:del w:id="15161"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5BE59F4D">
            <w:pPr>
              <w:keepNext/>
              <w:spacing w:before="20" w:after="20" w:line="260" w:lineRule="exact"/>
              <w:ind w:left="0" w:leftChars="0" w:right="0" w:rightChars="0" w:firstLine="0" w:firstLineChars="0"/>
              <w:jc w:val="center"/>
              <w:rPr>
                <w:del w:id="15162" w:author="xh" w:date="2026-10-19T12:19:27+08:00"/>
              </w:rPr>
            </w:pPr>
            <w:del w:id="15163"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51DB9518">
            <w:pPr>
              <w:keepNext/>
              <w:spacing w:before="20" w:after="20" w:line="260" w:lineRule="exact"/>
              <w:ind w:left="0" w:leftChars="0" w:right="0" w:rightChars="0" w:firstLine="0" w:firstLineChars="0"/>
              <w:jc w:val="center"/>
              <w:rPr>
                <w:del w:id="15164" w:author="xh" w:date="2026-10-19T12:19:27+08:00"/>
              </w:rPr>
            </w:pPr>
            <w:del w:id="15165"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00107985">
            <w:pPr>
              <w:keepNext/>
              <w:spacing w:before="20" w:after="20" w:line="260" w:lineRule="exact"/>
              <w:ind w:left="0" w:leftChars="0" w:right="0" w:rightChars="0" w:firstLine="0" w:firstLineChars="0"/>
              <w:jc w:val="center"/>
              <w:rPr>
                <w:del w:id="15166" w:author="xh" w:date="2026-10-19T12:19:27+08:00"/>
              </w:rPr>
            </w:pPr>
            <w:del w:id="15167" w:author="xh" w:date="2026-10-19T12:19:27+08:00">
              <w:r>
                <w:rPr>
                  <w:rFonts w:ascii="Times New Roman" w:hAnsi="Times New Roman" w:eastAsia="宋体"/>
                  <w:b w:val="0"/>
                  <w:sz w:val="18"/>
                </w:rPr>
                <w:delText>30.59</w:delText>
              </w:r>
            </w:del>
          </w:p>
        </w:tc>
      </w:tr>
      <w:tr w14:paraId="299A18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5084" w:author="xh" w:date="2026-10-19T12:19:27+08:00"/>
        </w:trPr>
        <w:tc>
          <w:tcPr>
            <w:tcW w:w="1039" w:type="dxa"/>
            <w:tcMar>
              <w:left w:w="70" w:type="dxa"/>
              <w:right w:w="70" w:type="dxa"/>
            </w:tcMar>
            <w:vAlign w:val="center"/>
          </w:tcPr>
          <w:p w14:paraId="4CC4B31F">
            <w:pPr>
              <w:keepNext/>
              <w:spacing w:before="20" w:after="20" w:line="260" w:lineRule="exact"/>
              <w:ind w:left="0" w:leftChars="0" w:right="0" w:rightChars="0" w:firstLine="0" w:firstLineChars="0"/>
              <w:jc w:val="center"/>
              <w:rPr>
                <w:del w:id="15168" w:author="xh" w:date="2026-10-19T12:19:27+08:00"/>
              </w:rPr>
            </w:pPr>
            <w:del w:id="15169" w:author="xh" w:date="2026-10-19T12:19:27+08:00">
              <w:r>
                <w:rPr>
                  <w:rFonts w:ascii="Times New Roman" w:hAnsi="Times New Roman" w:eastAsia="宋体"/>
                  <w:b w:val="0"/>
                  <w:sz w:val="18"/>
                </w:rPr>
                <w:delText>弹性</w:delText>
              </w:r>
            </w:del>
          </w:p>
        </w:tc>
        <w:tc>
          <w:tcPr>
            <w:tcW w:w="1039" w:type="dxa"/>
            <w:tcMar>
              <w:left w:w="70" w:type="dxa"/>
              <w:right w:w="70" w:type="dxa"/>
            </w:tcMar>
            <w:vAlign w:val="center"/>
          </w:tcPr>
          <w:p w14:paraId="77105C3B">
            <w:pPr>
              <w:keepNext/>
              <w:spacing w:before="20" w:after="20" w:line="260" w:lineRule="exact"/>
              <w:ind w:left="0" w:leftChars="0" w:right="0" w:rightChars="0" w:firstLine="0" w:firstLineChars="0"/>
              <w:jc w:val="center"/>
              <w:rPr>
                <w:del w:id="15170" w:author="xh" w:date="2026-10-19T12:19:27+08:00"/>
              </w:rPr>
            </w:pPr>
            <w:del w:id="15171" w:author="xh" w:date="2026-10-19T12:19:27+08:00">
              <w:r>
                <w:rPr>
                  <w:rFonts w:ascii="Times New Roman" w:hAnsi="Times New Roman" w:eastAsia="宋体"/>
                  <w:b w:val="0"/>
                  <w:sz w:val="18"/>
                </w:rPr>
                <w:delText>2022</w:delText>
              </w:r>
            </w:del>
          </w:p>
        </w:tc>
        <w:tc>
          <w:tcPr>
            <w:tcW w:w="1039" w:type="dxa"/>
            <w:tcMar>
              <w:left w:w="70" w:type="dxa"/>
              <w:right w:w="70" w:type="dxa"/>
            </w:tcMar>
            <w:vAlign w:val="center"/>
          </w:tcPr>
          <w:p w14:paraId="07B455D8">
            <w:pPr>
              <w:keepNext/>
              <w:spacing w:before="20" w:after="20" w:line="260" w:lineRule="exact"/>
              <w:ind w:left="0" w:leftChars="0" w:right="0" w:rightChars="0" w:firstLine="0" w:firstLineChars="0"/>
              <w:jc w:val="center"/>
              <w:rPr>
                <w:del w:id="15172" w:author="xh" w:date="2026-10-19T12:19:27+08:00"/>
              </w:rPr>
            </w:pPr>
            <w:del w:id="15173" w:author="xh" w:date="2026-10-19T12:19:27+08:00">
              <w:r>
                <w:rPr>
                  <w:rFonts w:ascii="Times New Roman" w:hAnsi="Times New Roman" w:eastAsia="宋体"/>
                  <w:b w:val="0"/>
                  <w:sz w:val="18"/>
                </w:rPr>
                <w:delText>40+63</w:delText>
              </w:r>
            </w:del>
          </w:p>
        </w:tc>
        <w:tc>
          <w:tcPr>
            <w:tcW w:w="1039" w:type="dxa"/>
            <w:tcMar>
              <w:left w:w="70" w:type="dxa"/>
              <w:right w:w="70" w:type="dxa"/>
            </w:tcMar>
            <w:vAlign w:val="center"/>
          </w:tcPr>
          <w:p w14:paraId="4415D0E9">
            <w:pPr>
              <w:keepNext/>
              <w:spacing w:before="20" w:after="20" w:line="260" w:lineRule="exact"/>
              <w:ind w:left="0" w:leftChars="0" w:right="0" w:rightChars="0" w:firstLine="0" w:firstLineChars="0"/>
              <w:jc w:val="center"/>
              <w:rPr>
                <w:del w:id="15174" w:author="xh" w:date="2026-10-19T12:19:27+08:00"/>
              </w:rPr>
            </w:pPr>
            <w:del w:id="15175" w:author="xh" w:date="2026-10-19T12:19:27+08:00">
              <w:r>
                <w:rPr>
                  <w:rFonts w:ascii="Times New Roman" w:hAnsi="Times New Roman" w:eastAsia="宋体"/>
                  <w:b w:val="0"/>
                  <w:sz w:val="18"/>
                </w:rPr>
                <w:delText>103.00</w:delText>
              </w:r>
            </w:del>
          </w:p>
        </w:tc>
        <w:tc>
          <w:tcPr>
            <w:tcW w:w="1039" w:type="dxa"/>
            <w:tcMar>
              <w:left w:w="70" w:type="dxa"/>
              <w:right w:w="70" w:type="dxa"/>
            </w:tcMar>
            <w:vAlign w:val="center"/>
          </w:tcPr>
          <w:p w14:paraId="67E24787">
            <w:pPr>
              <w:keepNext/>
              <w:spacing w:before="20" w:after="20" w:line="260" w:lineRule="exact"/>
              <w:ind w:left="0" w:leftChars="0" w:right="0" w:rightChars="0" w:firstLine="0" w:firstLineChars="0"/>
              <w:jc w:val="center"/>
              <w:rPr>
                <w:del w:id="15176" w:author="xh" w:date="2026-10-19T12:19:27+08:00"/>
              </w:rPr>
            </w:pPr>
            <w:del w:id="15177"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3D9E6654">
            <w:pPr>
              <w:keepNext/>
              <w:spacing w:before="20" w:after="20" w:line="260" w:lineRule="exact"/>
              <w:ind w:left="0" w:leftChars="0" w:right="0" w:rightChars="0" w:firstLine="0" w:firstLineChars="0"/>
              <w:jc w:val="center"/>
              <w:rPr>
                <w:del w:id="15178" w:author="xh" w:date="2026-10-19T12:19:27+08:00"/>
              </w:rPr>
            </w:pPr>
            <w:del w:id="15179"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1E292CFB">
            <w:pPr>
              <w:keepNext/>
              <w:spacing w:before="20" w:after="20" w:line="260" w:lineRule="exact"/>
              <w:ind w:left="0" w:leftChars="0" w:right="0" w:rightChars="0" w:firstLine="0" w:firstLineChars="0"/>
              <w:jc w:val="center"/>
              <w:rPr>
                <w:del w:id="15180" w:author="xh" w:date="2026-10-19T12:19:27+08:00"/>
              </w:rPr>
            </w:pPr>
            <w:del w:id="15181"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419AAB1D">
            <w:pPr>
              <w:keepNext/>
              <w:spacing w:before="20" w:after="20" w:line="260" w:lineRule="exact"/>
              <w:ind w:left="0" w:leftChars="0" w:right="0" w:rightChars="0" w:firstLine="0" w:firstLineChars="0"/>
              <w:jc w:val="center"/>
              <w:rPr>
                <w:del w:id="15182" w:author="xh" w:date="2026-10-19T12:19:27+08:00"/>
              </w:rPr>
            </w:pPr>
            <w:del w:id="15183" w:author="xh" w:date="2026-10-19T12:19:27+08:00">
              <w:r>
                <w:rPr>
                  <w:rFonts w:ascii="Times New Roman" w:hAnsi="Times New Roman" w:eastAsia="宋体"/>
                  <w:b w:val="0"/>
                  <w:sz w:val="18"/>
                </w:rPr>
                <w:delText>28.66</w:delText>
              </w:r>
            </w:del>
          </w:p>
        </w:tc>
      </w:tr>
      <w:tr w14:paraId="352311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5085" w:author="xh" w:date="2026-10-19T12:19:27+08:00"/>
        </w:trPr>
        <w:tc>
          <w:tcPr>
            <w:tcW w:w="1039" w:type="dxa"/>
            <w:tcMar>
              <w:left w:w="70" w:type="dxa"/>
              <w:right w:w="70" w:type="dxa"/>
            </w:tcMar>
            <w:vAlign w:val="center"/>
          </w:tcPr>
          <w:p w14:paraId="14387F1C">
            <w:pPr>
              <w:keepNext/>
              <w:spacing w:before="20" w:after="20" w:line="260" w:lineRule="exact"/>
              <w:ind w:left="0" w:leftChars="0" w:right="0" w:rightChars="0" w:firstLine="0" w:firstLineChars="0"/>
              <w:jc w:val="center"/>
              <w:rPr>
                <w:del w:id="15184" w:author="xh" w:date="2026-10-19T12:19:27+08:00"/>
              </w:rPr>
            </w:pPr>
            <w:del w:id="15185" w:author="xh" w:date="2026-10-19T12:19:27+08:00">
              <w:r>
                <w:rPr>
                  <w:rFonts w:ascii="Times New Roman" w:hAnsi="Times New Roman" w:eastAsia="宋体"/>
                  <w:b w:val="0"/>
                  <w:sz w:val="18"/>
                </w:rPr>
                <w:delText>弹性</w:delText>
              </w:r>
            </w:del>
          </w:p>
        </w:tc>
        <w:tc>
          <w:tcPr>
            <w:tcW w:w="1039" w:type="dxa"/>
            <w:tcMar>
              <w:left w:w="70" w:type="dxa"/>
              <w:right w:w="70" w:type="dxa"/>
            </w:tcMar>
            <w:vAlign w:val="center"/>
          </w:tcPr>
          <w:p w14:paraId="42E8EC68">
            <w:pPr>
              <w:keepNext/>
              <w:spacing w:before="20" w:after="20" w:line="260" w:lineRule="exact"/>
              <w:ind w:left="0" w:leftChars="0" w:right="0" w:rightChars="0" w:firstLine="0" w:firstLineChars="0"/>
              <w:jc w:val="center"/>
              <w:rPr>
                <w:del w:id="15186" w:author="xh" w:date="2026-10-19T12:19:27+08:00"/>
              </w:rPr>
            </w:pPr>
            <w:del w:id="15187" w:author="xh" w:date="2026-10-19T12:19:27+08:00">
              <w:r>
                <w:rPr>
                  <w:rFonts w:ascii="Times New Roman" w:hAnsi="Times New Roman" w:eastAsia="宋体"/>
                  <w:b w:val="0"/>
                  <w:sz w:val="18"/>
                </w:rPr>
                <w:delText>2023</w:delText>
              </w:r>
            </w:del>
          </w:p>
        </w:tc>
        <w:tc>
          <w:tcPr>
            <w:tcW w:w="1039" w:type="dxa"/>
            <w:tcMar>
              <w:left w:w="70" w:type="dxa"/>
              <w:right w:w="70" w:type="dxa"/>
            </w:tcMar>
            <w:vAlign w:val="center"/>
          </w:tcPr>
          <w:p w14:paraId="064A5966">
            <w:pPr>
              <w:keepNext/>
              <w:spacing w:before="20" w:after="20" w:line="260" w:lineRule="exact"/>
              <w:ind w:left="0" w:leftChars="0" w:right="0" w:rightChars="0" w:firstLine="0" w:firstLineChars="0"/>
              <w:jc w:val="center"/>
              <w:rPr>
                <w:del w:id="15188" w:author="xh" w:date="2026-10-19T12:19:27+08:00"/>
              </w:rPr>
            </w:pPr>
            <w:del w:id="15189" w:author="xh" w:date="2026-10-19T12:19:27+08:00">
              <w:r>
                <w:rPr>
                  <w:rFonts w:ascii="Times New Roman" w:hAnsi="Times New Roman" w:eastAsia="宋体"/>
                  <w:b w:val="0"/>
                  <w:sz w:val="18"/>
                </w:rPr>
                <w:delText>40+63</w:delText>
              </w:r>
            </w:del>
          </w:p>
        </w:tc>
        <w:tc>
          <w:tcPr>
            <w:tcW w:w="1039" w:type="dxa"/>
            <w:tcMar>
              <w:left w:w="70" w:type="dxa"/>
              <w:right w:w="70" w:type="dxa"/>
            </w:tcMar>
            <w:vAlign w:val="center"/>
          </w:tcPr>
          <w:p w14:paraId="7B2FA32D">
            <w:pPr>
              <w:keepNext/>
              <w:spacing w:before="20" w:after="20" w:line="260" w:lineRule="exact"/>
              <w:ind w:left="0" w:leftChars="0" w:right="0" w:rightChars="0" w:firstLine="0" w:firstLineChars="0"/>
              <w:jc w:val="center"/>
              <w:rPr>
                <w:del w:id="15190" w:author="xh" w:date="2026-10-19T12:19:27+08:00"/>
              </w:rPr>
            </w:pPr>
            <w:del w:id="15191" w:author="xh" w:date="2026-10-19T12:19:27+08:00">
              <w:r>
                <w:rPr>
                  <w:rFonts w:ascii="Times New Roman" w:hAnsi="Times New Roman" w:eastAsia="宋体"/>
                  <w:b w:val="0"/>
                  <w:sz w:val="18"/>
                </w:rPr>
                <w:delText>103.00</w:delText>
              </w:r>
            </w:del>
          </w:p>
        </w:tc>
        <w:tc>
          <w:tcPr>
            <w:tcW w:w="1039" w:type="dxa"/>
            <w:tcMar>
              <w:left w:w="70" w:type="dxa"/>
              <w:right w:w="70" w:type="dxa"/>
            </w:tcMar>
            <w:vAlign w:val="center"/>
          </w:tcPr>
          <w:p w14:paraId="4D58B8ED">
            <w:pPr>
              <w:keepNext/>
              <w:spacing w:before="20" w:after="20" w:line="260" w:lineRule="exact"/>
              <w:ind w:left="0" w:leftChars="0" w:right="0" w:rightChars="0" w:firstLine="0" w:firstLineChars="0"/>
              <w:jc w:val="center"/>
              <w:rPr>
                <w:del w:id="15192" w:author="xh" w:date="2026-10-19T12:19:27+08:00"/>
              </w:rPr>
            </w:pPr>
            <w:del w:id="15193"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3308ED72">
            <w:pPr>
              <w:keepNext/>
              <w:spacing w:before="20" w:after="20" w:line="260" w:lineRule="exact"/>
              <w:ind w:left="0" w:leftChars="0" w:right="0" w:rightChars="0" w:firstLine="0" w:firstLineChars="0"/>
              <w:jc w:val="center"/>
              <w:rPr>
                <w:del w:id="15194" w:author="xh" w:date="2026-10-19T12:19:27+08:00"/>
              </w:rPr>
            </w:pPr>
            <w:del w:id="15195"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4987B110">
            <w:pPr>
              <w:keepNext/>
              <w:spacing w:before="20" w:after="20" w:line="260" w:lineRule="exact"/>
              <w:ind w:left="0" w:leftChars="0" w:right="0" w:rightChars="0" w:firstLine="0" w:firstLineChars="0"/>
              <w:jc w:val="center"/>
              <w:rPr>
                <w:del w:id="15196" w:author="xh" w:date="2026-10-19T12:19:27+08:00"/>
              </w:rPr>
            </w:pPr>
            <w:del w:id="15197"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59D6EF3E">
            <w:pPr>
              <w:keepNext/>
              <w:spacing w:before="20" w:after="20" w:line="260" w:lineRule="exact"/>
              <w:ind w:left="0" w:leftChars="0" w:right="0" w:rightChars="0" w:firstLine="0" w:firstLineChars="0"/>
              <w:jc w:val="center"/>
              <w:rPr>
                <w:del w:id="15198" w:author="xh" w:date="2026-10-19T12:19:27+08:00"/>
              </w:rPr>
            </w:pPr>
            <w:del w:id="15199" w:author="xh" w:date="2026-10-19T12:19:27+08:00">
              <w:r>
                <w:rPr>
                  <w:rFonts w:ascii="Times New Roman" w:hAnsi="Times New Roman" w:eastAsia="宋体"/>
                  <w:b w:val="0"/>
                  <w:sz w:val="18"/>
                </w:rPr>
                <w:delText>30.86</w:delText>
              </w:r>
            </w:del>
          </w:p>
        </w:tc>
      </w:tr>
      <w:tr w14:paraId="76F82E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5086" w:author="xh" w:date="2026-10-19T12:19:27+08:00"/>
        </w:trPr>
        <w:tc>
          <w:tcPr>
            <w:tcW w:w="1039" w:type="dxa"/>
            <w:tcMar>
              <w:left w:w="70" w:type="dxa"/>
              <w:right w:w="70" w:type="dxa"/>
            </w:tcMar>
            <w:vAlign w:val="center"/>
          </w:tcPr>
          <w:p w14:paraId="52904082">
            <w:pPr>
              <w:keepNext/>
              <w:spacing w:before="20" w:after="20" w:line="260" w:lineRule="exact"/>
              <w:ind w:left="0" w:leftChars="0" w:right="0" w:rightChars="0" w:firstLine="0" w:firstLineChars="0"/>
              <w:jc w:val="center"/>
              <w:rPr>
                <w:del w:id="15200" w:author="xh" w:date="2026-10-19T12:19:27+08:00"/>
              </w:rPr>
            </w:pPr>
            <w:del w:id="15201" w:author="xh" w:date="2026-10-19T12:19:27+08:00">
              <w:r>
                <w:rPr>
                  <w:rFonts w:ascii="Times New Roman" w:hAnsi="Times New Roman" w:eastAsia="宋体"/>
                  <w:b w:val="0"/>
                  <w:sz w:val="18"/>
                </w:rPr>
                <w:delText>弹性</w:delText>
              </w:r>
            </w:del>
          </w:p>
        </w:tc>
        <w:tc>
          <w:tcPr>
            <w:tcW w:w="1039" w:type="dxa"/>
            <w:tcMar>
              <w:left w:w="70" w:type="dxa"/>
              <w:right w:w="70" w:type="dxa"/>
            </w:tcMar>
            <w:vAlign w:val="center"/>
          </w:tcPr>
          <w:p w14:paraId="32B5F38E">
            <w:pPr>
              <w:keepNext/>
              <w:spacing w:before="20" w:after="20" w:line="260" w:lineRule="exact"/>
              <w:ind w:left="0" w:leftChars="0" w:right="0" w:rightChars="0" w:firstLine="0" w:firstLineChars="0"/>
              <w:jc w:val="center"/>
              <w:rPr>
                <w:del w:id="15202" w:author="xh" w:date="2026-10-19T12:19:27+08:00"/>
              </w:rPr>
            </w:pPr>
            <w:del w:id="15203" w:author="xh" w:date="2026-10-19T12:19:27+08:00">
              <w:r>
                <w:rPr>
                  <w:rFonts w:ascii="Times New Roman" w:hAnsi="Times New Roman" w:eastAsia="宋体"/>
                  <w:b w:val="0"/>
                  <w:sz w:val="18"/>
                </w:rPr>
                <w:delText>2024</w:delText>
              </w:r>
            </w:del>
          </w:p>
        </w:tc>
        <w:tc>
          <w:tcPr>
            <w:tcW w:w="1039" w:type="dxa"/>
            <w:tcMar>
              <w:left w:w="70" w:type="dxa"/>
              <w:right w:w="70" w:type="dxa"/>
            </w:tcMar>
            <w:vAlign w:val="center"/>
          </w:tcPr>
          <w:p w14:paraId="4E73B94E">
            <w:pPr>
              <w:keepNext/>
              <w:spacing w:before="20" w:after="20" w:line="260" w:lineRule="exact"/>
              <w:ind w:left="0" w:leftChars="0" w:right="0" w:rightChars="0" w:firstLine="0" w:firstLineChars="0"/>
              <w:jc w:val="center"/>
              <w:rPr>
                <w:del w:id="15204" w:author="xh" w:date="2026-10-19T12:19:27+08:00"/>
              </w:rPr>
            </w:pPr>
            <w:del w:id="15205" w:author="xh" w:date="2026-10-19T12:19:27+08:00">
              <w:r>
                <w:rPr>
                  <w:rFonts w:ascii="Times New Roman" w:hAnsi="Times New Roman" w:eastAsia="宋体"/>
                  <w:b w:val="0"/>
                  <w:sz w:val="18"/>
                </w:rPr>
                <w:delText>40+63</w:delText>
              </w:r>
            </w:del>
          </w:p>
        </w:tc>
        <w:tc>
          <w:tcPr>
            <w:tcW w:w="1039" w:type="dxa"/>
            <w:tcMar>
              <w:left w:w="70" w:type="dxa"/>
              <w:right w:w="70" w:type="dxa"/>
            </w:tcMar>
            <w:vAlign w:val="center"/>
          </w:tcPr>
          <w:p w14:paraId="119C09B3">
            <w:pPr>
              <w:keepNext/>
              <w:spacing w:before="20" w:after="20" w:line="260" w:lineRule="exact"/>
              <w:ind w:left="0" w:leftChars="0" w:right="0" w:rightChars="0" w:firstLine="0" w:firstLineChars="0"/>
              <w:jc w:val="center"/>
              <w:rPr>
                <w:del w:id="15206" w:author="xh" w:date="2026-10-19T12:19:27+08:00"/>
              </w:rPr>
            </w:pPr>
            <w:del w:id="15207" w:author="xh" w:date="2026-10-19T12:19:27+08:00">
              <w:r>
                <w:rPr>
                  <w:rFonts w:ascii="Times New Roman" w:hAnsi="Times New Roman" w:eastAsia="宋体"/>
                  <w:b w:val="0"/>
                  <w:sz w:val="18"/>
                </w:rPr>
                <w:delText>103.00</w:delText>
              </w:r>
            </w:del>
          </w:p>
        </w:tc>
        <w:tc>
          <w:tcPr>
            <w:tcW w:w="1039" w:type="dxa"/>
            <w:tcMar>
              <w:left w:w="70" w:type="dxa"/>
              <w:right w:w="70" w:type="dxa"/>
            </w:tcMar>
            <w:vAlign w:val="center"/>
          </w:tcPr>
          <w:p w14:paraId="59E097EC">
            <w:pPr>
              <w:keepNext/>
              <w:spacing w:before="20" w:after="20" w:line="260" w:lineRule="exact"/>
              <w:ind w:left="0" w:leftChars="0" w:right="0" w:rightChars="0" w:firstLine="0" w:firstLineChars="0"/>
              <w:jc w:val="center"/>
              <w:rPr>
                <w:del w:id="15208" w:author="xh" w:date="2026-10-19T12:19:27+08:00"/>
              </w:rPr>
            </w:pPr>
            <w:del w:id="15209"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0E73AE06">
            <w:pPr>
              <w:keepNext/>
              <w:spacing w:before="20" w:after="20" w:line="260" w:lineRule="exact"/>
              <w:ind w:left="0" w:leftChars="0" w:right="0" w:rightChars="0" w:firstLine="0" w:firstLineChars="0"/>
              <w:jc w:val="center"/>
              <w:rPr>
                <w:del w:id="15210" w:author="xh" w:date="2026-10-19T12:19:27+08:00"/>
              </w:rPr>
            </w:pPr>
            <w:del w:id="15211"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222E8C0A">
            <w:pPr>
              <w:keepNext/>
              <w:spacing w:before="20" w:after="20" w:line="260" w:lineRule="exact"/>
              <w:ind w:left="0" w:leftChars="0" w:right="0" w:rightChars="0" w:firstLine="0" w:firstLineChars="0"/>
              <w:jc w:val="center"/>
              <w:rPr>
                <w:del w:id="15212" w:author="xh" w:date="2026-10-19T12:19:27+08:00"/>
              </w:rPr>
            </w:pPr>
            <w:del w:id="15213"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5C7CDA00">
            <w:pPr>
              <w:keepNext/>
              <w:spacing w:before="20" w:after="20" w:line="260" w:lineRule="exact"/>
              <w:ind w:left="0" w:leftChars="0" w:right="0" w:rightChars="0" w:firstLine="0" w:firstLineChars="0"/>
              <w:jc w:val="center"/>
              <w:rPr>
                <w:del w:id="15214" w:author="xh" w:date="2026-10-19T12:19:27+08:00"/>
              </w:rPr>
            </w:pPr>
            <w:del w:id="15215" w:author="xh" w:date="2026-10-19T12:19:27+08:00">
              <w:r>
                <w:rPr>
                  <w:rFonts w:ascii="Times New Roman" w:hAnsi="Times New Roman" w:eastAsia="宋体"/>
                  <w:b w:val="0"/>
                  <w:sz w:val="18"/>
                </w:rPr>
                <w:delText>29.00</w:delText>
              </w:r>
            </w:del>
          </w:p>
        </w:tc>
      </w:tr>
      <w:tr w14:paraId="24E74C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5087" w:author="xh" w:date="2026-10-19T12:19:27+08:00"/>
        </w:trPr>
        <w:tc>
          <w:tcPr>
            <w:tcW w:w="1039" w:type="dxa"/>
            <w:tcMar>
              <w:left w:w="70" w:type="dxa"/>
              <w:right w:w="70" w:type="dxa"/>
            </w:tcMar>
            <w:vAlign w:val="center"/>
          </w:tcPr>
          <w:p w14:paraId="3E078F4E">
            <w:pPr>
              <w:keepNext w:val="0"/>
              <w:spacing w:before="20" w:after="20" w:line="260" w:lineRule="exact"/>
              <w:ind w:left="0" w:leftChars="0" w:right="0" w:rightChars="0" w:firstLine="0" w:firstLineChars="0"/>
              <w:jc w:val="center"/>
              <w:rPr>
                <w:del w:id="15216" w:author="xh" w:date="2026-10-19T12:19:27+08:00"/>
              </w:rPr>
            </w:pPr>
            <w:del w:id="15217" w:author="xh" w:date="2026-10-19T12:19:27+08:00">
              <w:r>
                <w:rPr>
                  <w:rFonts w:ascii="Times New Roman" w:hAnsi="Times New Roman" w:eastAsia="宋体"/>
                  <w:b w:val="0"/>
                  <w:sz w:val="18"/>
                </w:rPr>
                <w:delText>弹性</w:delText>
              </w:r>
            </w:del>
          </w:p>
        </w:tc>
        <w:tc>
          <w:tcPr>
            <w:tcW w:w="1039" w:type="dxa"/>
            <w:tcMar>
              <w:left w:w="70" w:type="dxa"/>
              <w:right w:w="70" w:type="dxa"/>
            </w:tcMar>
            <w:vAlign w:val="center"/>
          </w:tcPr>
          <w:p w14:paraId="0B170C19">
            <w:pPr>
              <w:keepNext w:val="0"/>
              <w:spacing w:before="20" w:after="20" w:line="260" w:lineRule="exact"/>
              <w:ind w:left="0" w:leftChars="0" w:right="0" w:rightChars="0" w:firstLine="0" w:firstLineChars="0"/>
              <w:jc w:val="center"/>
              <w:rPr>
                <w:del w:id="15218" w:author="xh" w:date="2026-10-19T12:19:27+08:00"/>
              </w:rPr>
            </w:pPr>
            <w:del w:id="15219" w:author="xh" w:date="2026-10-19T12:19:27+08:00">
              <w:r>
                <w:rPr>
                  <w:rFonts w:ascii="Times New Roman" w:hAnsi="Times New Roman" w:eastAsia="宋体"/>
                  <w:b w:val="0"/>
                  <w:sz w:val="18"/>
                </w:rPr>
                <w:delText>2025</w:delText>
              </w:r>
            </w:del>
          </w:p>
        </w:tc>
        <w:tc>
          <w:tcPr>
            <w:tcW w:w="1039" w:type="dxa"/>
            <w:tcMar>
              <w:left w:w="70" w:type="dxa"/>
              <w:right w:w="70" w:type="dxa"/>
            </w:tcMar>
            <w:vAlign w:val="center"/>
          </w:tcPr>
          <w:p w14:paraId="641824CD">
            <w:pPr>
              <w:keepNext w:val="0"/>
              <w:spacing w:before="20" w:after="20" w:line="260" w:lineRule="exact"/>
              <w:ind w:left="0" w:leftChars="0" w:right="0" w:rightChars="0" w:firstLine="0" w:firstLineChars="0"/>
              <w:jc w:val="center"/>
              <w:rPr>
                <w:del w:id="15220" w:author="xh" w:date="2026-10-19T12:19:27+08:00"/>
              </w:rPr>
            </w:pPr>
            <w:del w:id="15221" w:author="xh" w:date="2026-10-19T12:19:27+08:00">
              <w:r>
                <w:rPr>
                  <w:rFonts w:ascii="Times New Roman" w:hAnsi="Times New Roman" w:eastAsia="宋体"/>
                  <w:b w:val="0"/>
                  <w:sz w:val="18"/>
                </w:rPr>
                <w:delText>40+63</w:delText>
              </w:r>
            </w:del>
          </w:p>
        </w:tc>
        <w:tc>
          <w:tcPr>
            <w:tcW w:w="1039" w:type="dxa"/>
            <w:tcMar>
              <w:left w:w="70" w:type="dxa"/>
              <w:right w:w="70" w:type="dxa"/>
            </w:tcMar>
            <w:vAlign w:val="center"/>
          </w:tcPr>
          <w:p w14:paraId="404D9BA2">
            <w:pPr>
              <w:keepNext w:val="0"/>
              <w:spacing w:before="20" w:after="20" w:line="260" w:lineRule="exact"/>
              <w:ind w:left="0" w:leftChars="0" w:right="0" w:rightChars="0" w:firstLine="0" w:firstLineChars="0"/>
              <w:jc w:val="center"/>
              <w:rPr>
                <w:del w:id="15222" w:author="xh" w:date="2026-10-19T12:19:27+08:00"/>
              </w:rPr>
            </w:pPr>
            <w:del w:id="15223" w:author="xh" w:date="2026-10-19T12:19:27+08:00">
              <w:r>
                <w:rPr>
                  <w:rFonts w:ascii="Times New Roman" w:hAnsi="Times New Roman" w:eastAsia="宋体"/>
                  <w:b w:val="0"/>
                  <w:sz w:val="18"/>
                </w:rPr>
                <w:delText>103.00</w:delText>
              </w:r>
            </w:del>
          </w:p>
        </w:tc>
        <w:tc>
          <w:tcPr>
            <w:tcW w:w="1039" w:type="dxa"/>
            <w:tcMar>
              <w:left w:w="70" w:type="dxa"/>
              <w:right w:w="70" w:type="dxa"/>
            </w:tcMar>
            <w:vAlign w:val="center"/>
          </w:tcPr>
          <w:p w14:paraId="33120267">
            <w:pPr>
              <w:keepNext w:val="0"/>
              <w:spacing w:before="20" w:after="20" w:line="260" w:lineRule="exact"/>
              <w:ind w:left="0" w:leftChars="0" w:right="0" w:rightChars="0" w:firstLine="0" w:firstLineChars="0"/>
              <w:jc w:val="center"/>
              <w:rPr>
                <w:del w:id="15224" w:author="xh" w:date="2026-10-19T12:19:27+08:00"/>
              </w:rPr>
            </w:pPr>
            <w:del w:id="15225"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18CDF68D">
            <w:pPr>
              <w:keepNext w:val="0"/>
              <w:spacing w:before="20" w:after="20" w:line="260" w:lineRule="exact"/>
              <w:ind w:left="0" w:leftChars="0" w:right="0" w:rightChars="0" w:firstLine="0" w:firstLineChars="0"/>
              <w:jc w:val="center"/>
              <w:rPr>
                <w:del w:id="15226" w:author="xh" w:date="2026-10-19T12:19:27+08:00"/>
              </w:rPr>
            </w:pPr>
            <w:del w:id="15227"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655B3DB1">
            <w:pPr>
              <w:keepNext w:val="0"/>
              <w:spacing w:before="20" w:after="20" w:line="260" w:lineRule="exact"/>
              <w:ind w:left="0" w:leftChars="0" w:right="0" w:rightChars="0" w:firstLine="0" w:firstLineChars="0"/>
              <w:jc w:val="center"/>
              <w:rPr>
                <w:del w:id="15228" w:author="xh" w:date="2026-10-19T12:19:27+08:00"/>
              </w:rPr>
            </w:pPr>
            <w:del w:id="15229" w:author="xh" w:date="2026-10-19T12:19:27+08:00">
              <w:r>
                <w:rPr>
                  <w:rFonts w:ascii="Times New Roman" w:hAnsi="Times New Roman" w:eastAsia="宋体"/>
                  <w:b w:val="0"/>
                  <w:sz w:val="18"/>
                </w:rPr>
                <w:delText>0.00</w:delText>
              </w:r>
            </w:del>
          </w:p>
        </w:tc>
        <w:tc>
          <w:tcPr>
            <w:tcW w:w="1039" w:type="dxa"/>
            <w:tcMar>
              <w:left w:w="70" w:type="dxa"/>
              <w:right w:w="70" w:type="dxa"/>
            </w:tcMar>
            <w:vAlign w:val="center"/>
          </w:tcPr>
          <w:p w14:paraId="3E90FAB5">
            <w:pPr>
              <w:keepNext w:val="0"/>
              <w:spacing w:before="20" w:after="20" w:line="260" w:lineRule="exact"/>
              <w:ind w:left="0" w:leftChars="0" w:right="0" w:rightChars="0" w:firstLine="0" w:firstLineChars="0"/>
              <w:jc w:val="center"/>
              <w:rPr>
                <w:del w:id="15230" w:author="xh" w:date="2026-10-19T12:19:27+08:00"/>
              </w:rPr>
            </w:pPr>
            <w:del w:id="15231" w:author="xh" w:date="2026-10-19T12:19:27+08:00">
              <w:r>
                <w:rPr>
                  <w:rFonts w:ascii="Times New Roman" w:hAnsi="Times New Roman" w:eastAsia="宋体"/>
                  <w:b w:val="0"/>
                  <w:sz w:val="18"/>
                </w:rPr>
                <w:delText>30.59</w:delText>
              </w:r>
            </w:del>
          </w:p>
        </w:tc>
      </w:tr>
      <w:tr>
        <w:trPr>
          <w:cantSplit/>
          <w:tblHeader/>
          <w:ins w:id="15232" w:author="xh" w:date="2026-10-19T12:19:2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41" w:author="xh" w:date="2026-10-19T12:19:27+08:00"/>
              </w:rPr>
            </w:pPr>
            <w:ins w:id="15242" w:author="xh" w:date="2026-10-19T12:19:27+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43" w:author="xh" w:date="2026-10-19T12:19:27+08:00"/>
              </w:rPr>
            </w:pPr>
            <w:ins w:id="15244" w:author="xh" w:date="2026-10-19T12:19:27+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45" w:author="xh" w:date="2026-10-19T12:19:27+08:00"/>
              </w:rPr>
            </w:pPr>
            <w:ins w:id="15246" w:author="xh" w:date="2026-10-19T12:19:27+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47" w:author="xh" w:date="2026-10-19T12:19:27+08:00"/>
              </w:rPr>
            </w:pPr>
            <w:ins w:id="15248" w:author="xh" w:date="2026-10-19T12:19:27+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49" w:author="xh" w:date="2026-10-19T12:19:27+08:00"/>
              </w:rPr>
            </w:pPr>
            <w:ins w:id="15250" w:author="xh" w:date="2026-10-19T12:19:27+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51" w:author="xh" w:date="2026-10-19T12:19:27+08:00"/>
              </w:rPr>
            </w:pPr>
            <w:ins w:id="15252" w:author="xh" w:date="2026-10-19T12:19:27+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53" w:author="xh" w:date="2026-10-19T12:19:27+08:00"/>
              </w:rPr>
            </w:pPr>
            <w:ins w:id="15254" w:author="xh" w:date="2026-10-19T12:19:27+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55" w:author="xh" w:date="2026-10-19T12:19:27+08:00"/>
              </w:rPr>
            </w:pPr>
            <w:ins w:id="15256" w:author="xh" w:date="2026-10-19T12:19:27+08:00">
              <w:r>
                <w:rPr>
                  <w:rFonts w:ascii="Times New Roman" w:hAnsi="Times New Roman" w:eastAsia="宋体"/>
                  <w:b/>
                  <w:sz w:val="18"/>
                </w:rPr>
                <w:t>转接后净负荷/MW</w:t>
              </w:r>
            </w:ins>
          </w:p>
        </w:tc>
      </w:tr>
      <w:tr>
        <w:trPr>
          <w:cantSplit/>
          <w:ins w:id="15233" w:author="xh" w:date="2026-10-19T12:19:2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57" w:author="xh" w:date="2026-10-19T12:19:27+08:00"/>
              </w:rPr>
            </w:pPr>
            <w:ins w:id="15258" w:author="xh" w:date="2026-10-19T12:19:27+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59" w:author="xh" w:date="2026-10-19T12:19:27+08:00"/>
              </w:rPr>
            </w:pPr>
            <w:ins w:id="15260" w:author="xh" w:date="2026-10-19T12:19:27+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61" w:author="xh" w:date="2026-10-19T12:19:27+08:00"/>
              </w:rPr>
            </w:pPr>
            <w:ins w:id="15262" w:author="xh" w:date="2026-10-19T12:19:27+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63" w:author="xh" w:date="2026-10-19T12:19:27+08:00"/>
              </w:rPr>
            </w:pPr>
            <w:ins w:id="15264" w:author="xh" w:date="2026-10-19T12:19:27+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65" w:author="xh" w:date="2026-10-19T12:19:27+08:00"/>
              </w:rPr>
            </w:pPr>
            <w:ins w:id="15266" w:author="xh" w:date="2026-10-19T12:19: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67" w:author="xh" w:date="2026-10-19T12:19:27+08:00"/>
              </w:rPr>
            </w:pPr>
            <w:ins w:id="15268" w:author="xh" w:date="2026-10-19T12:19:27+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69" w:author="xh" w:date="2026-10-19T12:19:27+08:00"/>
              </w:rPr>
            </w:pPr>
            <w:ins w:id="15270" w:author="xh" w:date="2026-10-19T12:19:27+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71" w:author="xh" w:date="2026-10-19T12:19:27+08:00"/>
              </w:rPr>
            </w:pPr>
            <w:ins w:id="15272" w:author="xh" w:date="2026-10-19T12:19:27+08:00">
              <w:r>
                <w:rPr>
                  <w:rFonts w:ascii="Times New Roman" w:hAnsi="Times New Roman" w:eastAsia="宋体"/>
                  <w:b w:val="0"/>
                  <w:sz w:val="18"/>
                </w:rPr>
                <w:t>—</w:t>
              </w:r>
            </w:ins>
          </w:p>
        </w:tc>
      </w:tr>
      <w:tr>
        <w:trPr>
          <w:cantSplit/>
          <w:ins w:id="15234" w:author="xh" w:date="2026-10-19T12:19:2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73" w:author="xh" w:date="2026-10-19T12:19:27+08:00"/>
              </w:rPr>
            </w:pPr>
            <w:ins w:id="15274" w:author="xh" w:date="2026-10-19T12:19:27+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75" w:author="xh" w:date="2026-10-19T12:19:27+08:00"/>
              </w:rPr>
            </w:pPr>
            <w:ins w:id="15276" w:author="xh" w:date="2026-10-19T12:19:27+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77" w:author="xh" w:date="2026-10-19T12:19:27+08:00"/>
              </w:rPr>
            </w:pPr>
            <w:ins w:id="15278" w:author="xh" w:date="2026-10-19T12:19:27+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79" w:author="xh" w:date="2026-10-19T12:19:27+08:00"/>
              </w:rPr>
            </w:pPr>
            <w:ins w:id="15280" w:author="xh" w:date="2026-10-19T12:19:27+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81" w:author="xh" w:date="2026-10-19T12:19:27+08:00"/>
              </w:rPr>
            </w:pPr>
            <w:ins w:id="15282" w:author="xh" w:date="2026-10-19T12:19: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83" w:author="xh" w:date="2026-10-19T12:19:27+08:00"/>
              </w:rPr>
            </w:pPr>
            <w:ins w:id="15284" w:author="xh" w:date="2026-10-19T12:19: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85" w:author="xh" w:date="2026-10-19T12:19:27+08:00"/>
              </w:rPr>
            </w:pPr>
            <w:ins w:id="15286" w:author="xh" w:date="2026-10-19T12:19: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87" w:author="xh" w:date="2026-10-19T12:19:27+08:00"/>
              </w:rPr>
            </w:pPr>
            <w:ins w:id="15288" w:author="xh" w:date="2026-10-19T12:19:27+08:00">
              <w:r>
                <w:rPr>
                  <w:rFonts w:ascii="Times New Roman" w:hAnsi="Times New Roman" w:eastAsia="宋体"/>
                  <w:b w:val="0"/>
                  <w:sz w:val="18"/>
                </w:rPr>
                <w:t>30.59</w:t>
              </w:r>
            </w:ins>
          </w:p>
        </w:tc>
      </w:tr>
      <w:tr>
        <w:trPr>
          <w:cantSplit/>
          <w:ins w:id="15235" w:author="xh" w:date="2026-10-19T12:19:2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89" w:author="xh" w:date="2026-10-19T12:19:27+08:00"/>
              </w:rPr>
            </w:pPr>
            <w:ins w:id="15290" w:author="xh" w:date="2026-10-19T12:19:27+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91" w:author="xh" w:date="2026-10-19T12:19:27+08:00"/>
              </w:rPr>
            </w:pPr>
            <w:ins w:id="15292" w:author="xh" w:date="2026-10-19T12:19:27+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93" w:author="xh" w:date="2026-10-19T12:19:27+08:00"/>
              </w:rPr>
            </w:pPr>
            <w:ins w:id="15294" w:author="xh" w:date="2026-10-19T12:19:27+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95" w:author="xh" w:date="2026-10-19T12:19:27+08:00"/>
              </w:rPr>
            </w:pPr>
            <w:ins w:id="15296" w:author="xh" w:date="2026-10-19T12:19:27+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97" w:author="xh" w:date="2026-10-19T12:19:27+08:00"/>
              </w:rPr>
            </w:pPr>
            <w:ins w:id="15298" w:author="xh" w:date="2026-10-19T12:19: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299" w:author="xh" w:date="2026-10-19T12:19:27+08:00"/>
              </w:rPr>
            </w:pPr>
            <w:ins w:id="15300" w:author="xh" w:date="2026-10-19T12:19: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01" w:author="xh" w:date="2026-10-19T12:19:27+08:00"/>
              </w:rPr>
            </w:pPr>
            <w:ins w:id="15302" w:author="xh" w:date="2026-10-19T12:19: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03" w:author="xh" w:date="2026-10-19T12:19:27+08:00"/>
              </w:rPr>
            </w:pPr>
            <w:ins w:id="15304" w:author="xh" w:date="2026-10-19T12:19:27+08:00">
              <w:r>
                <w:rPr>
                  <w:rFonts w:ascii="Times New Roman" w:hAnsi="Times New Roman" w:eastAsia="宋体"/>
                  <w:b w:val="0"/>
                  <w:sz w:val="18"/>
                </w:rPr>
                <w:t>36.93</w:t>
              </w:r>
            </w:ins>
          </w:p>
        </w:tc>
      </w:tr>
      <w:tr>
        <w:trPr>
          <w:cantSplit/>
          <w:ins w:id="15236" w:author="xh" w:date="2026-10-19T12:19:2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05" w:author="xh" w:date="2026-10-19T12:19:27+08:00"/>
              </w:rPr>
            </w:pPr>
            <w:ins w:id="15306" w:author="xh" w:date="2026-10-19T12:19:27+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07" w:author="xh" w:date="2026-10-19T12:19:27+08:00"/>
              </w:rPr>
            </w:pPr>
            <w:ins w:id="15308" w:author="xh" w:date="2026-10-19T12:19:27+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09" w:author="xh" w:date="2026-10-19T12:19:27+08:00"/>
              </w:rPr>
            </w:pPr>
            <w:ins w:id="15310" w:author="xh" w:date="2026-10-19T12:19:27+08:00">
              <w:r>
                <w:rPr>
                  <w:rFonts w:ascii="Times New Roman" w:hAnsi="Times New Roman" w:eastAsia="宋体"/>
                  <w:b w:val="0"/>
                  <w:sz w:val="18"/>
                </w:rPr>
                <w:t>63.00+63.00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11" w:author="xh" w:date="2026-10-19T12:19:27+08:00"/>
              </w:rPr>
            </w:pPr>
            <w:ins w:id="15312" w:author="xh" w:date="2026-10-19T12:19:27+08:00">
              <w:r>
                <w:rPr>
                  <w:rFonts w:ascii="Times New Roman" w:hAnsi="Times New Roman" w:eastAsia="宋体"/>
                  <w:b w:val="0"/>
                  <w:sz w:val="18"/>
                </w:rPr>
                <w:t>126.00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13" w:author="xh" w:date="2026-10-19T12:19:27+08:00"/>
              </w:rPr>
            </w:pPr>
            <w:ins w:id="15314" w:author="xh" w:date="2026-10-19T12:19:27+08:00">
              <w:r>
                <w:rPr>
                  <w:rFonts w:ascii="Times New Roman" w:hAnsi="Times New Roman" w:eastAsia="宋体"/>
                  <w:b w:val="0"/>
                  <w:sz w:val="18"/>
                </w:rPr>
                <w:t>18.40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15" w:author="xh" w:date="2026-10-19T12:19:27+08:00"/>
              </w:rPr>
            </w:pPr>
            <w:ins w:id="15316" w:author="xh" w:date="2026-10-19T12:19:27+08:00">
              <w:r>
                <w:rPr>
                  <w:rFonts w:ascii="Times New Roman" w:hAnsi="Times New Roman" w:eastAsia="宋体"/>
                  <w:b w:val="0"/>
                  <w:sz w:val="18"/>
                </w:rPr>
                <w:t>7.21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17" w:author="xh" w:date="2026-10-19T12:19:27+08:00"/>
              </w:rPr>
            </w:pPr>
            <w:ins w:id="15318" w:author="xh" w:date="2026-10-19T12:19:27+08:00">
              <w:r>
                <w:rPr>
                  <w:rFonts w:ascii="Times New Roman" w:hAnsi="Times New Roman" w:eastAsia="宋体"/>
                  <w:b w:val="0"/>
                  <w:sz w:val="18"/>
                </w:rPr>
                <w:t>10.79</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19" w:author="xh" w:date="2026-10-19T12:19:27+08:00"/>
              </w:rPr>
            </w:pPr>
            <w:ins w:id="15320" w:author="xh" w:date="2026-10-19T12:19:27+08:00">
              <w:r>
                <w:rPr>
                  <w:rFonts w:ascii="Times New Roman" w:hAnsi="Times New Roman" w:eastAsia="宋体"/>
                  <w:b w:val="0"/>
                  <w:sz w:val="18"/>
                </w:rPr>
                <w:t>48.13</w:t>
              </w:r>
            </w:ins>
          </w:p>
        </w:tc>
      </w:tr>
      <w:tr>
        <w:trPr>
          <w:cantSplit/>
          <w:ins w:id="15237" w:author="xh" w:date="2026-10-19T12:19:2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21" w:author="xh" w:date="2026-10-19T12:19:27+08:00"/>
              </w:rPr>
            </w:pPr>
            <w:ins w:id="15322" w:author="xh" w:date="2026-10-19T12:19:27+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23" w:author="xh" w:date="2026-10-19T12:19:27+08:00"/>
              </w:rPr>
            </w:pPr>
            <w:ins w:id="15324" w:author="xh" w:date="2026-10-19T12:19:27+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25" w:author="xh" w:date="2026-10-19T12:19:27+08:00"/>
              </w:rPr>
            </w:pPr>
            <w:ins w:id="15326" w:author="xh" w:date="2026-10-19T12:19:27+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27" w:author="xh" w:date="2026-10-19T12:19:27+08:00"/>
              </w:rPr>
            </w:pPr>
            <w:ins w:id="15328" w:author="xh" w:date="2026-10-19T12:19:27+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29" w:author="xh" w:date="2026-10-19T12:19:27+08:00"/>
              </w:rPr>
            </w:pPr>
            <w:ins w:id="15330" w:author="xh" w:date="2026-10-19T12:19: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31" w:author="xh" w:date="2026-10-19T12:19:27+08:00"/>
              </w:rPr>
            </w:pPr>
            <w:ins w:id="15332" w:author="xh" w:date="2026-10-19T12:19:27+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33" w:author="xh" w:date="2026-10-19T12:19:27+08:00"/>
              </w:rPr>
            </w:pPr>
            <w:ins w:id="15334" w:author="xh" w:date="2026-10-19T12:19:27+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35" w:author="xh" w:date="2026-10-19T12:19:27+08:00"/>
              </w:rPr>
            </w:pPr>
            <w:ins w:id="15336" w:author="xh" w:date="2026-10-19T12:19:27+08:00">
              <w:r>
                <w:rPr>
                  <w:rFonts w:ascii="Times New Roman" w:hAnsi="Times New Roman" w:eastAsia="宋体"/>
                  <w:b w:val="0"/>
                  <w:sz w:val="18"/>
                </w:rPr>
                <w:t>—</w:t>
              </w:r>
            </w:ins>
          </w:p>
        </w:tc>
      </w:tr>
      <w:tr>
        <w:trPr>
          <w:cantSplit/>
          <w:ins w:id="15238" w:author="xh" w:date="2026-10-19T12:19:2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37" w:author="xh" w:date="2026-10-19T12:19:27+08:00"/>
              </w:rPr>
            </w:pPr>
            <w:ins w:id="15338" w:author="xh" w:date="2026-10-19T12:19:27+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39" w:author="xh" w:date="2026-10-19T12:19:27+08:00"/>
              </w:rPr>
            </w:pPr>
            <w:ins w:id="15340" w:author="xh" w:date="2026-10-19T12:19:27+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41" w:author="xh" w:date="2026-10-19T12:19:27+08:00"/>
              </w:rPr>
            </w:pPr>
            <w:ins w:id="15342" w:author="xh" w:date="2026-10-19T12:19:27+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43" w:author="xh" w:date="2026-10-19T12:19:27+08:00"/>
              </w:rPr>
            </w:pPr>
            <w:ins w:id="15344" w:author="xh" w:date="2026-10-19T12:19:27+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45" w:author="xh" w:date="2026-10-19T12:19:27+08:00"/>
              </w:rPr>
            </w:pPr>
            <w:ins w:id="15346" w:author="xh" w:date="2026-10-19T12:19: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47" w:author="xh" w:date="2026-10-19T12:19:27+08:00"/>
              </w:rPr>
            </w:pPr>
            <w:ins w:id="15348" w:author="xh" w:date="2026-10-19T12:19: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49" w:author="xh" w:date="2026-10-19T12:19:27+08:00"/>
              </w:rPr>
            </w:pPr>
            <w:ins w:id="15350" w:author="xh" w:date="2026-10-19T12:19: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51" w:author="xh" w:date="2026-10-19T12:19:27+08:00"/>
              </w:rPr>
            </w:pPr>
            <w:ins w:id="15352" w:author="xh" w:date="2026-10-19T12:19:27+08:00">
              <w:r>
                <w:rPr>
                  <w:rFonts w:ascii="Times New Roman" w:hAnsi="Times New Roman" w:eastAsia="宋体"/>
                  <w:b w:val="0"/>
                  <w:sz w:val="18"/>
                </w:rPr>
                <w:t>30.59</w:t>
              </w:r>
            </w:ins>
          </w:p>
        </w:tc>
      </w:tr>
      <w:tr>
        <w:trPr>
          <w:cantSplit/>
          <w:ins w:id="15239" w:author="xh" w:date="2026-10-19T12:19:2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53" w:author="xh" w:date="2026-10-19T12:19:27+08:00"/>
              </w:rPr>
            </w:pPr>
            <w:ins w:id="15354" w:author="xh" w:date="2026-10-19T12:19:27+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55" w:author="xh" w:date="2026-10-19T12:19:27+08:00"/>
              </w:rPr>
            </w:pPr>
            <w:ins w:id="15356" w:author="xh" w:date="2026-10-19T12:19:27+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57" w:author="xh" w:date="2026-10-19T12:19:27+08:00"/>
              </w:rPr>
            </w:pPr>
            <w:ins w:id="15358" w:author="xh" w:date="2026-10-19T12:19:27+08:00">
              <w:r>
                <w:rPr>
                  <w:rFonts w:ascii="Times New Roman" w:hAnsi="Times New Roman" w:eastAsia="宋体"/>
                  <w:b w:val="0"/>
                  <w:sz w:val="18"/>
                </w:rPr>
                <w:t>63.00+63.00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59" w:author="xh" w:date="2026-10-19T12:19:27+08:00"/>
              </w:rPr>
            </w:pPr>
            <w:ins w:id="15360" w:author="xh" w:date="2026-10-19T12:19:27+08:00">
              <w:r>
                <w:rPr>
                  <w:rFonts w:ascii="Times New Roman" w:hAnsi="Times New Roman" w:eastAsia="宋体"/>
                  <w:b w:val="0"/>
                  <w:sz w:val="18"/>
                </w:rPr>
                <w:t>126.00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61" w:author="xh" w:date="2026-10-19T12:19:27+08:00"/>
              </w:rPr>
            </w:pPr>
            <w:ins w:id="15362" w:author="xh" w:date="2026-10-19T12:19: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63" w:author="xh" w:date="2026-10-19T12:19:27+08:00"/>
              </w:rPr>
            </w:pPr>
            <w:ins w:id="15364" w:author="xh" w:date="2026-10-19T12:19: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65" w:author="xh" w:date="2026-10-19T12:19:27+08:00"/>
              </w:rPr>
            </w:pPr>
            <w:ins w:id="15366" w:author="xh" w:date="2026-10-19T12:19:2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367" w:author="xh" w:date="2026-10-19T12:19:27+08:00"/>
              </w:rPr>
            </w:pPr>
            <w:ins w:id="15368" w:author="xh" w:date="2026-10-19T12:19:27+08:00">
              <w:r>
                <w:rPr>
                  <w:rFonts w:ascii="Times New Roman" w:hAnsi="Times New Roman" w:eastAsia="宋体"/>
                  <w:b w:val="0"/>
                  <w:sz w:val="18"/>
                </w:rPr>
                <w:t>36.93</w:t>
              </w:r>
            </w:ins>
          </w:p>
        </w:tc>
      </w:tr>
      <w:tr>
        <w:trPr>
          <w:cantSplit/>
          <w:ins w:id="15240" w:author="xh" w:date="2026-10-19T12:19:2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369" w:author="xh" w:date="2026-10-19T12:19:27+08:00"/>
              </w:rPr>
            </w:pPr>
            <w:ins w:id="15370" w:author="xh" w:date="2026-10-19T12:19:27+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371" w:author="xh" w:date="2026-10-19T12:19:27+08:00"/>
              </w:rPr>
            </w:pPr>
            <w:ins w:id="15372" w:author="xh" w:date="2026-10-19T12:19:27+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373" w:author="xh" w:date="2026-10-19T12:19:27+08:00"/>
              </w:rPr>
            </w:pPr>
            <w:ins w:id="15374" w:author="xh" w:date="2026-10-19T12:19:27+08:00">
              <w:r>
                <w:rPr>
                  <w:rFonts w:ascii="Times New Roman" w:hAnsi="Times New Roman" w:eastAsia="宋体"/>
                  <w:b w:val="0"/>
                  <w:sz w:val="18"/>
                </w:rPr>
                <w:t>63.00+63.00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375" w:author="xh" w:date="2026-10-19T12:19:27+08:00"/>
              </w:rPr>
            </w:pPr>
            <w:ins w:id="15376" w:author="xh" w:date="2026-10-19T12:19:27+08:00">
              <w:r>
                <w:rPr>
                  <w:rFonts w:ascii="Times New Roman" w:hAnsi="Times New Roman" w:eastAsia="宋体"/>
                  <w:b w:val="0"/>
                  <w:sz w:val="18"/>
                </w:rPr>
                <w:t>126.00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377" w:author="xh" w:date="2026-10-19T12:19:27+08:00"/>
              </w:rPr>
            </w:pPr>
            <w:ins w:id="15378" w:author="xh" w:date="2026-10-19T12:19:27+08:00">
              <w:r>
                <w:rPr>
                  <w:rFonts w:ascii="Times New Roman" w:hAnsi="Times New Roman" w:eastAsia="宋体"/>
                  <w:b w:val="0"/>
                  <w:sz w:val="18"/>
                </w:rPr>
                <w:t>24.60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379" w:author="xh" w:date="2026-10-19T12:19:27+08:00"/>
              </w:rPr>
            </w:pPr>
            <w:ins w:id="15380" w:author="xh" w:date="2026-10-19T12:19:27+08:00">
              <w:r>
                <w:rPr>
                  <w:rFonts w:ascii="Times New Roman" w:hAnsi="Times New Roman" w:eastAsia="宋体"/>
                  <w:b w:val="0"/>
                  <w:sz w:val="18"/>
                </w:rPr>
                <w:t>3.93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381" w:author="xh" w:date="2026-10-19T12:19:27+08:00"/>
              </w:rPr>
            </w:pPr>
            <w:ins w:id="15382" w:author="xh" w:date="2026-10-19T12:19:2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383" w:author="xh" w:date="2026-10-19T12:19:27+08:00"/>
              </w:rPr>
            </w:pPr>
            <w:ins w:id="15384" w:author="xh" w:date="2026-10-19T12:19:27+08:00">
              <w:r>
                <w:rPr>
                  <w:rFonts w:ascii="Times New Roman" w:hAnsi="Times New Roman" w:eastAsia="宋体"/>
                  <w:b w:val="0"/>
                  <w:sz w:val="18"/>
                </w:rPr>
                <w:t>40.62</w:t>
              </w:r>
            </w:ins>
          </w:p>
        </w:tc>
      </w:tr>
    </w:tbl>
    <w:p w14:paraId="4E57A3B0">
      <w:pPr>
        <w:pStyle w:val="2"/>
        <w:widowControl/>
        <w:spacing w:before="0" w:after="0" w:line="348" w:lineRule="exact"/>
        <w:ind w:firstLine="480"/>
        <w:jc w:val="both"/>
      </w:pPr>
      <w:r>
        <w:rPr>
          <w:rFonts w:ascii="Times New Roman" w:hAnsi="Times New Roman" w:eastAsia="方正仿宋_GBK"/>
          <w:b w:val="0"/>
          <w:sz w:val="24"/>
        </w:rPr>
        <w:t xml:space="preserve">20</w:t>
      </w:r>
      <w:ins w:id="15385" w:author="xh" w:date="2026-10-19T12:20:06+08:00">
        <w:r>
          <w:rPr>
            <w:rFonts w:ascii="Times New Roman" w:hAnsi="Times New Roman" w:eastAsia="方正仿宋_GBK"/>
            <w:b w:val="0"/>
            <w:sz w:val="24"/>
          </w:rPr>
          <w:t xml:space="preserve">3</w:t>
        </w:r>
      </w:ins>
      <w:del w:id="15386" w:author="xh" w:date="2026-10-19T12:20:06+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5387" w:author="xh" w:date="2026-10-19T12:20:06+08:00">
        <w:r>
          <w:rPr>
            <w:rFonts w:ascii="Times New Roman" w:hAnsi="Times New Roman" w:eastAsia="方正仿宋_GBK"/>
            <w:b w:val="0"/>
            <w:sz w:val="24"/>
          </w:rPr>
          <w:t xml:space="preserve">最大单台主变N-1后，弹性方案剩余主变容量为63.00 MVA，按0.95功率因数折算为59.85 MW。储能</w:t>
        </w:r>
      </w:ins>
      <w:del w:id="15388" w:author="xh" w:date="2026-10-19T12:20:06+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5389" w:author="xh" w:date="2026-10-19T12:20:06+08:00">
        <w:r>
          <w:rPr>
            <w:rFonts w:ascii="Times New Roman" w:hAnsi="Times New Roman" w:eastAsia="方正仿宋_GBK"/>
            <w:b w:val="0"/>
            <w:sz w:val="24"/>
          </w:rPr>
          <w:t xml:space="preserve">有效支撑功率为6.70 MW、反向有效吸收功率为20.10 MW。全年本站故障</w:t>
        </w:r>
      </w:ins>
      <w:del w:id="15390" w:author="xh" w:date="2026-10-19T12:20:06+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15391" w:author="xh" w:date="2026-10-19T12:20:06+08:00">
        <w:r>
          <w:rPr>
            <w:rFonts w:ascii="Times New Roman" w:hAnsi="Times New Roman" w:eastAsia="方正仿宋_GBK"/>
            <w:b w:val="0"/>
            <w:sz w:val="24"/>
          </w:rPr>
          <w:t xml:space="preserve">中最小余量为0.05 MW。该小时按采用的固定区段预案</w:t>
        </w:r>
      </w:ins>
      <w:del w:id="15392" w:author="xh" w:date="2026-10-19T12:20:06+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15393" w:author="xh" w:date="2026-10-19T12:20:06+08:00">
        <w:r>
          <w:rPr>
            <w:rFonts w:ascii="Times New Roman" w:hAnsi="Times New Roman" w:eastAsia="方正仿宋_GBK"/>
            <w:b w:val="0"/>
            <w:sz w:val="24"/>
          </w:rPr>
          <w:t xml:space="preserve">-3</w:t>
        </w:r>
      </w:ins>
      <w:r>
        <w:rPr>
          <w:rFonts w:ascii="Times New Roman" w:hAnsi="Times New Roman" w:eastAsia="方正仿宋_GBK"/>
          <w:b w:val="0"/>
          <w:sz w:val="24"/>
        </w:rPr>
        <w:t xml:space="preserve">0.</w:t>
      </w:r>
      <w:ins w:id="15394" w:author="xh" w:date="2026-10-19T12:20:06+08:00">
        <w:r>
          <w:rPr>
            <w:rFonts w:ascii="Times New Roman" w:hAnsi="Times New Roman" w:eastAsia="方正仿宋_GBK"/>
            <w:b w:val="0"/>
            <w:sz w:val="24"/>
          </w:rPr>
          <w:t xml:space="preserve">98</w:t>
        </w:r>
      </w:ins>
      <w:del w:id="15395" w:author="xh" w:date="2026-10-19T12:20:06+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MW、承接0.00 MW，转接后净负荷为</w:t>
      </w:r>
      <w:ins w:id="15396" w:author="xh" w:date="2026-10-19T12:20:06+08:00">
        <w:r>
          <w:rPr>
            <w:rFonts w:ascii="Times New Roman" w:hAnsi="Times New Roman" w:eastAsia="方正仿宋_GBK"/>
            <w:b w:val="0"/>
            <w:sz w:val="24"/>
          </w:rPr>
          <w:t xml:space="preserve">-79.9</w:t>
        </w:r>
      </w:ins>
      <w:del w:id="15397" w:author="xh" w:date="2026-10-19T12:20:06+08:00">
        <w:r>
          <w:rPr>
            <w:rFonts w:ascii="Times New Roman" w:hAnsi="Times New Roman" w:eastAsia="方正仿宋_GBK"/>
            <w:b w:val="0"/>
            <w:sz w:val="24"/>
          </w:rPr>
          <w:delText xml:space="preserve">3</w:delText>
        </w:r>
      </w:del>
      <w:r>
        <w:rPr>
          <w:rFonts w:ascii="Times New Roman" w:hAnsi="Times New Roman" w:eastAsia="方正仿宋_GBK"/>
          <w:b w:val="0"/>
          <w:sz w:val="24"/>
        </w:rPr>
        <w:t xml:space="preserve">0</w:t>
      </w:r>
      <w:del w:id="15398" w:author="xh" w:date="2026-10-19T12:20:06+08:00">
        <w:r>
          <w:rPr>
            <w:rFonts w:ascii="Times New Roman" w:hAnsi="Times New Roman" w:eastAsia="方正仿宋_GBK"/>
            <w:b w:val="0"/>
            <w:sz w:val="24"/>
          </w:rPr>
          <w:delText xml:space="preserve">.59 MW，区域最低净负荷工况下为-32.17</w:delText>
        </w:r>
      </w:del>
      <w:r>
        <w:rPr>
          <w:rFonts w:ascii="Times New Roman" w:hAnsi="Times New Roman" w:eastAsia="方正仿宋_GBK"/>
          <w:b w:val="0"/>
          <w:sz w:val="24"/>
        </w:rPr>
        <w:t xml:space="preserve"> MW。</w:t>
      </w:r>
      <w:ins w:id="15399" w:author="xh" w:date="2026-10-19T12:20:06+08:00">
        <w:r>
          <w:rPr>
            <w:rFonts w:ascii="Times New Roman" w:hAnsi="Times New Roman" w:eastAsia="方正仿宋_GBK"/>
            <w:b w:val="0"/>
            <w:sz w:val="24"/>
          </w:rPr>
          <w:t xml:space="preserve">其中与奎山变之间的主要通道承担11.41 MW净功率转接，使用既有通道。</w:t>
        </w:r>
      </w:ins>
    </w:p>
    <w:p w14:paraId="176F7282">
      <w:pPr>
        <w:pStyle w:val="2"/>
        <w:widowControl/>
        <w:spacing w:before="0" w:after="0" w:line="348" w:lineRule="exact"/>
        <w:ind w:firstLine="480"/>
        <w:jc w:val="both"/>
      </w:pPr>
      <w:ins w:id="15400" w:author="xh" w:date="2026-10-19T12:20:45+08:00">
        <w:r>
          <w:rPr>
            <w:rFonts w:ascii="Times New Roman" w:hAnsi="Times New Roman" w:eastAsia="方正仿宋_GBK"/>
            <w:b w:val="0"/>
            <w:sz w:val="24"/>
          </w:rPr>
          <w:t xml:space="preserve">两方案</w:t>
        </w:r>
      </w:ins>
      <w:del w:id="15401" w:author="xh" w:date="2026-10-19T12:20:45+08:00">
        <w:r>
          <w:rPr>
            <w:rFonts w:ascii="Times New Roman" w:hAnsi="Times New Roman" w:eastAsia="方正仿宋_GBK"/>
            <w:b w:val="0"/>
            <w:sz w:val="24"/>
          </w:rPr>
          <w:delText xml:space="preserve">按最大单台主变N-1校核，</w:delText>
        </w:r>
      </w:del>
      <w:r>
        <w:rPr>
          <w:rFonts w:ascii="Times New Roman" w:hAnsi="Times New Roman" w:eastAsia="方正仿宋_GBK"/>
          <w:b w:val="0"/>
          <w:sz w:val="24"/>
        </w:rPr>
        <w:t xml:space="preserve">本站</w:t>
      </w:r>
      <w:ins w:id="15402" w:author="xh" w:date="2026-10-19T12:20:45+08:00">
        <w:r>
          <w:rPr>
            <w:rFonts w:ascii="Times New Roman" w:hAnsi="Times New Roman" w:eastAsia="方正仿宋_GBK"/>
            <w:b w:val="0"/>
            <w:sz w:val="24"/>
          </w:rPr>
          <w:t xml:space="preserve">储能额定功率相差6.2</w:t>
        </w:r>
      </w:ins>
      <w:del w:id="15403" w:author="xh" w:date="2026-10-19T12:20:45+08:00">
        <w:r>
          <w:rPr>
            <w:rFonts w:ascii="Times New Roman" w:hAnsi="Times New Roman" w:eastAsia="方正仿宋_GBK"/>
            <w:b w:val="0"/>
            <w:sz w:val="24"/>
          </w:rPr>
          <w:delText xml:space="preserve">剩余容量为4</w:delText>
        </w:r>
      </w:del>
      <w:r>
        <w:rPr>
          <w:rFonts w:ascii="Times New Roman" w:hAnsi="Times New Roman" w:eastAsia="方正仿宋_GBK"/>
          <w:b w:val="0"/>
          <w:sz w:val="24"/>
        </w:rPr>
        <w:t xml:space="preserve">0</w:t>
      </w:r>
      <w:del w:id="15404" w:author="xh" w:date="2026-10-19T12:20:45+08:00">
        <w:r>
          <w:rPr>
            <w:rFonts w:ascii="Times New Roman" w:hAnsi="Times New Roman" w:eastAsia="方正仿宋_GBK"/>
            <w:b w:val="0"/>
            <w:sz w:val="24"/>
          </w:rPr>
          <w:delText xml:space="preserve">.00 MVA，两代表工况重新转供后的本站净负荷分别为30.59 MW、-32.17</w:delText>
        </w:r>
      </w:del>
      <w:r>
        <w:rPr>
          <w:rFonts w:ascii="Times New Roman" w:hAnsi="Times New Roman" w:eastAsia="方正仿宋_GBK"/>
          <w:b w:val="0"/>
          <w:sz w:val="24"/>
        </w:rPr>
        <w:t xml:space="preserve"> MW，</w:t>
      </w:r>
      <w:ins w:id="15405" w:author="xh" w:date="2026-10-19T12:20:45+08:00">
        <w:r>
          <w:rPr>
            <w:rFonts w:ascii="Times New Roman" w:hAnsi="Times New Roman" w:eastAsia="方正仿宋_GBK"/>
            <w:b w:val="0"/>
            <w:sz w:val="24"/>
          </w:rPr>
          <w:t xml:space="preserve">差额与所列主变组合及年度固定转接任务共同形成局部供电安排</w:t>
        </w:r>
      </w:ins>
      <w:del w:id="15406" w:author="xh" w:date="2026-10-19T12:20:45+08:00">
        <w:r>
          <w:rPr>
            <w:rFonts w:ascii="Times New Roman" w:hAnsi="Times New Roman" w:eastAsia="方正仿宋_GBK"/>
            <w:b w:val="0"/>
            <w:sz w:val="24"/>
          </w:rPr>
          <w:delText xml:space="preserve">两方向最小容量余量为5.83 MW，正向储能有效支撑功率为0.00 MW</w:delText>
        </w:r>
      </w:del>
      <w:r>
        <w:rPr>
          <w:rFonts w:ascii="Times New Roman" w:hAnsi="Times New Roman" w:eastAsia="方正仿宋_GBK"/>
          <w:b w:val="0"/>
          <w:sz w:val="24"/>
        </w:rPr>
        <w:t xml:space="preserve">。</w:t>
      </w:r>
    </w:p>
    <w:p w14:paraId="5ACE83C3">
      <w:pPr>
        <w:pStyle w:val="2"/>
        <w:widowControl/>
        <w:spacing w:before="0" w:after="0" w:line="348" w:lineRule="exact"/>
        <w:ind w:firstLine="480"/>
        <w:jc w:val="both"/>
        <w:rPr>
          <w:del w:id="15407" w:author="xh" w:date="2026-10-19T12:21:25+08:00"/>
        </w:rPr>
      </w:pPr>
      <w:del w:id="15408" w:author="xh" w:date="2026-10-19T12:21:25+08:00">
        <w:r>
          <w:rPr>
            <w:rFonts w:ascii="Times New Roman" w:hAnsi="Times New Roman" w:eastAsia="方正仿宋_GBK"/>
            <w:b w:val="0"/>
            <w:sz w:val="24"/>
          </w:rPr>
          <w:delText>四年校核截面中，本站绝对功率最大的工况出现在2023年，转接前为-36.05 MW，主要表现为反向输送需求，该年设备在最大单台主变N-1后剩余容量为40.00 MVA。该工况本站由剩余主变满足承载要求。</w:delText>
        </w:r>
      </w:del>
    </w:p>
    <w:p w14:paraId="0DD40F67">
      <w:pPr>
        <w:pStyle w:val="7"/>
        <w:keepNext/>
        <w:numPr>
          <w:ilvl w:val="0"/>
          <w:numId w:val="0"/>
        </w:numPr>
        <w:spacing w:before="160" w:after="120" w:line="360" w:lineRule="exact"/>
        <w:ind w:firstLine="0"/>
      </w:pPr>
      <w:bookmarkStart w:id="223" w:name="大庙变规划分析"/>
      <w:r>
        <w:rPr>
          <w:rFonts w:ascii="Times New Roman" w:hAnsi="Times New Roman" w:eastAsia="方正仿宋_GBK"/>
          <w:b/>
          <w:sz w:val="24"/>
        </w:rPr>
        <w:t>大庙变规划分析</w:t>
      </w:r>
      <w:bookmarkEnd w:id="223"/>
    </w:p>
    <w:p w14:paraId="40A1E40F">
      <w:pPr>
        <w:pStyle w:val="115"/>
        <w:widowControl/>
        <w:spacing w:before="0" w:after="0" w:line="348" w:lineRule="exact"/>
        <w:ind w:firstLine="480"/>
        <w:jc w:val="both"/>
      </w:pPr>
      <w:r>
        <w:rPr>
          <w:rFonts w:ascii="Times New Roman" w:hAnsi="Times New Roman" w:eastAsia="方正仿宋_GBK"/>
          <w:b w:val="0"/>
          <w:sz w:val="24"/>
        </w:rPr>
        <w:t xml:space="preserve">该站</w:t>
      </w:r>
      <w:ins w:id="15409" w:author="xh" w:date="2026-10-19T12:22:04+08:00">
        <w:r>
          <w:rPr>
            <w:rFonts w:ascii="Times New Roman" w:hAnsi="Times New Roman" w:eastAsia="方正仿宋_GBK"/>
            <w:b w:val="0"/>
            <w:sz w:val="24"/>
          </w:rPr>
          <w:t xml:space="preserve">2021年</w:t>
        </w:r>
      </w:ins>
      <w:del w:id="15410" w:author="xh" w:date="2026-10-19T12:22:04+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主变组合为40</w:t>
      </w:r>
      <w:ins w:id="15411" w:author="xh" w:date="2026-10-19T12:22:04+08:00">
        <w:r>
          <w:rPr>
            <w:rFonts w:ascii="Times New Roman" w:hAnsi="Times New Roman" w:eastAsia="方正仿宋_GBK"/>
            <w:b w:val="0"/>
            <w:sz w:val="24"/>
          </w:rPr>
          <w:t xml:space="preserve">.00</w:t>
        </w:r>
      </w:ins>
      <w:r>
        <w:rPr>
          <w:rFonts w:ascii="Times New Roman" w:hAnsi="Times New Roman" w:eastAsia="方正仿宋_GBK"/>
          <w:b w:val="0"/>
          <w:sz w:val="24"/>
        </w:rPr>
        <w:t xml:space="preserve">+</w:t>
      </w:r>
      <w:ins w:id="15412" w:author="xh" w:date="2026-10-19T12:22:04+08:00">
        <w:r>
          <w:rPr>
            <w:rFonts w:ascii="Times New Roman" w:hAnsi="Times New Roman" w:eastAsia="方正仿宋_GBK"/>
            <w:b w:val="0"/>
            <w:sz w:val="24"/>
          </w:rPr>
          <w:t xml:space="preserve">63.0</w:t>
        </w:r>
      </w:ins>
      <w:del w:id="15413" w:author="xh" w:date="2026-10-19T12:22:04+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 MVA</w:t>
      </w:r>
      <w:ins w:id="15414" w:author="xh" w:date="2026-10-19T12:22:04+08:00">
        <w:r>
          <w:rPr>
            <w:rFonts w:ascii="Times New Roman" w:hAnsi="Times New Roman" w:eastAsia="方正仿宋_GBK"/>
            <w:b w:val="0"/>
            <w:sz w:val="24"/>
          </w:rPr>
          <w:t xml:space="preserve">。</w:t>
        </w:r>
      </w:ins>
      <w:del w:id="15415" w:author="xh" w:date="2026-10-19T12:22:04+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15416" w:author="xh" w:date="2026-10-19T12:22:04+08:00">
        <w:r>
          <w:rPr>
            <w:rFonts w:ascii="Times New Roman" w:hAnsi="Times New Roman" w:eastAsia="方正仿宋_GBK"/>
            <w:b w:val="0"/>
            <w:sz w:val="24"/>
          </w:rPr>
          <w:t xml:space="preserve">2027</w:t>
        </w:r>
      </w:ins>
      <w:del w:id="15417" w:author="xh" w:date="2026-10-19T12:22:04+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15418" w:author="xh" w:date="2026-10-19T12:22:04+08:00">
        <w:r>
          <w:rPr>
            <w:rFonts w:ascii="Times New Roman" w:hAnsi="Times New Roman" w:eastAsia="方正仿宋_GBK"/>
            <w:b w:val="0"/>
            <w:sz w:val="24"/>
          </w:rPr>
          <w:t xml:space="preserve">40.00 MVA更换为50.00 MVA；2030年扩建第三台50.00 MVA</w:t>
        </w:r>
      </w:ins>
      <w:del w:id="15419" w:author="xh" w:date="2026-10-19T12:22:04+08:00">
        <w:r>
          <w:rPr>
            <w:rFonts w:ascii="Times New Roman" w:hAnsi="Times New Roman" w:eastAsia="方正仿宋_GBK"/>
            <w:b w:val="0"/>
            <w:sz w:val="24"/>
          </w:rPr>
          <w:delText xml:space="preserve">均保留该组合，供电任务由</w:delText>
        </w:r>
      </w:del>
      <w:r>
        <w:rPr>
          <w:rFonts w:ascii="Times New Roman" w:hAnsi="Times New Roman" w:eastAsia="方正仿宋_GBK"/>
          <w:b w:val="0"/>
          <w:sz w:val="24"/>
        </w:rPr>
        <w:t xml:space="preserve">主变</w:t>
      </w:r>
      <w:del w:id="15420" w:author="xh" w:date="2026-10-19T12:22:04+08:00">
        <w:r>
          <w:rPr>
            <w:rFonts w:ascii="Times New Roman" w:hAnsi="Times New Roman" w:eastAsia="方正仿宋_GBK"/>
            <w:b w:val="0"/>
            <w:sz w:val="24"/>
          </w:rPr>
          <w:delText xml:space="preserve">及网络承担</w:delText>
        </w:r>
      </w:del>
      <w:r>
        <w:rPr>
          <w:rFonts w:ascii="Times New Roman" w:hAnsi="Times New Roman" w:eastAsia="方正仿宋_GBK"/>
          <w:b w:val="0"/>
          <w:sz w:val="24"/>
        </w:rPr>
        <w:t xml:space="preserve">。</w:t>
      </w:r>
      <w:ins w:id="15421" w:author="xh" w:date="2026-10-19T12:22:04+08:00">
        <w:r>
          <w:rPr>
            <w:rFonts w:ascii="Times New Roman" w:hAnsi="Times New Roman" w:eastAsia="方正仿宋_GBK"/>
            <w:b w:val="0"/>
            <w:sz w:val="24"/>
          </w:rPr>
          <w:t xml:space="preserve">本站弹性方案各年未新增储能。</w:t>
        </w:r>
      </w:ins>
    </w:p>
    <w:p w14:paraId="177D1322">
      <w:pPr>
        <w:pStyle w:val="2"/>
        <w:widowControl/>
        <w:spacing w:before="0" w:after="0" w:line="348" w:lineRule="exact"/>
        <w:ind w:firstLine="480"/>
        <w:jc w:val="both"/>
      </w:pPr>
      <w:r>
        <w:rPr>
          <w:rFonts w:ascii="Times New Roman" w:hAnsi="Times New Roman" w:eastAsia="方正仿宋_GBK"/>
          <w:b w:val="0"/>
          <w:sz w:val="24"/>
        </w:rPr>
        <w:t xml:space="preserve">2025年</w:t>
      </w:r>
      <w:del w:id="15422" w:author="xh" w:date="2026-10-19T12:22:44+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最大正向、反向净负荷分别为70.32 MW、8.70 MW</w:t>
      </w:r>
      <w:ins w:id="15423" w:author="xh" w:date="2026-10-19T12:22:44+08:00">
        <w:r>
          <w:rPr>
            <w:rFonts w:ascii="Times New Roman" w:hAnsi="Times New Roman" w:eastAsia="方正仿宋_GBK"/>
            <w:b w:val="0"/>
            <w:sz w:val="24"/>
          </w:rPr>
          <w:t xml:space="preserve">，2035年分别为102.39 MW、61.95 MW</w:t>
        </w:r>
      </w:ins>
      <w:r>
        <w:rPr>
          <w:rFonts w:ascii="Times New Roman" w:hAnsi="Times New Roman" w:eastAsia="方正仿宋_GBK"/>
          <w:b w:val="0"/>
          <w:sz w:val="24"/>
        </w:rPr>
        <w:t xml:space="preserve">。</w:t>
      </w:r>
      <w:ins w:id="15424" w:author="xh" w:date="2026-10-19T12:22:44+08:00">
        <w:r>
          <w:rPr>
            <w:rFonts w:ascii="Times New Roman" w:hAnsi="Times New Roman" w:eastAsia="方正仿宋_GBK"/>
            <w:b w:val="0"/>
            <w:sz w:val="24"/>
          </w:rPr>
          <w:t xml:space="preserve">2035年</w:t>
        </w:r>
      </w:ins>
      <w:del w:id="15425" w:author="xh" w:date="2026-10-19T12:22:44+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5426" w:author="xh" w:date="2026-10-19T12:22:44+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ins w:id="15427" w:author="xh" w:date="2026-10-19T12:22:44+08:00">
        <w:r>
          <w:rPr>
            <w:rFonts w:ascii="Times New Roman" w:hAnsi="Times New Roman" w:eastAsia="方正仿宋_GBK"/>
            <w:b w:val="0"/>
            <w:sz w:val="24"/>
          </w:rPr>
          <w:t xml:space="preserve">163</w:t>
        </w:r>
      </w:ins>
      <w:del w:id="15428" w:author="xh" w:date="2026-10-19T12:22:44+08:00">
        <w:r>
          <w:rPr>
            <w:rFonts w:ascii="Times New Roman" w:hAnsi="Times New Roman" w:eastAsia="方正仿宋_GBK"/>
            <w:b w:val="0"/>
            <w:sz w:val="24"/>
          </w:rPr>
          <w:delText xml:space="preserve">为90</w:delText>
        </w:r>
      </w:del>
      <w:r>
        <w:rPr>
          <w:rFonts w:ascii="Times New Roman" w:hAnsi="Times New Roman" w:eastAsia="方正仿宋_GBK"/>
          <w:b w:val="0"/>
          <w:sz w:val="24"/>
        </w:rPr>
        <w:t xml:space="preserve">.00 MVA、储能额定功率0.00 MW，弹性方案分别为</w:t>
      </w:r>
      <w:ins w:id="15429" w:author="xh" w:date="2026-10-19T12:22:44+08:00">
        <w:r>
          <w:rPr>
            <w:rFonts w:ascii="Times New Roman" w:hAnsi="Times New Roman" w:eastAsia="方正仿宋_GBK"/>
            <w:b w:val="0"/>
            <w:sz w:val="24"/>
          </w:rPr>
          <w:t xml:space="preserve">163</w:t>
        </w:r>
      </w:ins>
      <w:del w:id="15430" w:author="xh" w:date="2026-10-19T12:22:44+08:00">
        <w:r>
          <w:rPr>
            <w:rFonts w:ascii="Times New Roman" w:hAnsi="Times New Roman" w:eastAsia="方正仿宋_GBK"/>
            <w:b w:val="0"/>
            <w:sz w:val="24"/>
          </w:rPr>
          <w:delText xml:space="preserve">90</w:delText>
        </w:r>
      </w:del>
      <w:r>
        <w:rPr>
          <w:rFonts w:ascii="Times New Roman" w:hAnsi="Times New Roman" w:eastAsia="方正仿宋_GBK"/>
          <w:b w:val="0"/>
          <w:sz w:val="24"/>
        </w:rPr>
        <w:t xml:space="preserve">.00 MVA和0.00 MW</w:t>
      </w:r>
      <w:ins w:id="15431" w:author="xh" w:date="2026-10-19T12:22:44+08:00">
        <w:r>
          <w:rPr>
            <w:rFonts w:ascii="Times New Roman" w:hAnsi="Times New Roman" w:eastAsia="方正仿宋_GBK"/>
            <w:b w:val="0"/>
            <w:sz w:val="24"/>
          </w:rPr>
          <w:t xml:space="preserve">。</w:t>
        </w:r>
      </w:ins>
      <w:del w:id="15432" w:author="xh" w:date="2026-10-19T12:22:44+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15433" w:author="xh" w:date="2026-10-19T12:22:44+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15434" w:author="xh" w:date="2026-10-19T12:22:44+08:00">
        <w:r>
          <w:rPr>
            <w:rFonts w:ascii="Times New Roman" w:hAnsi="Times New Roman" w:eastAsia="方正仿宋_GBK"/>
            <w:b w:val="0"/>
            <w:sz w:val="24"/>
          </w:rPr>
          <w:delText xml:space="preserve">弹性方案按当年各站局部极值计算的站级负载率为82%。</w:delText>
        </w:r>
      </w:del>
    </w:p>
    <w:p w14:paraId="10770C5F">
      <w:pPr>
        <w:pStyle w:val="2"/>
        <w:keepNext/>
        <w:spacing w:before="120" w:after="80" w:line="280" w:lineRule="exact"/>
        <w:ind w:firstLine="0"/>
        <w:jc w:val="center"/>
      </w:pPr>
      <w:r>
        <w:rPr>
          <w:rFonts w:ascii="Times New Roman" w:hAnsi="Times New Roman" w:eastAsia="宋体"/>
          <w:b w:val="0"/>
          <w:sz w:val="21"/>
        </w:rPr>
        <w:t xml:space="preserve">表5-34 大庙变</w:t>
      </w:r>
      <w:ins w:id="15435" w:author="xh" w:date="2026-10-19T12:23:23+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5EA63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5436" w:author="xh" w:date="2026-10-19T12:24:02+08:00"/>
        </w:trPr>
        <w:tc>
          <w:tcPr>
            <w:tcW w:w="1039" w:type="dxa"/>
            <w:tcMar>
              <w:left w:w="70" w:type="dxa"/>
              <w:right w:w="70" w:type="dxa"/>
            </w:tcMar>
            <w:vAlign w:val="center"/>
          </w:tcPr>
          <w:p w14:paraId="1D9948A6">
            <w:pPr>
              <w:keepNext/>
              <w:spacing w:before="20" w:after="20" w:line="260" w:lineRule="exact"/>
              <w:ind w:left="0" w:leftChars="0" w:right="0" w:rightChars="0" w:firstLine="0" w:firstLineChars="0"/>
              <w:jc w:val="center"/>
              <w:rPr>
                <w:del w:id="15445" w:author="xh" w:date="2026-10-19T12:24:02+08:00"/>
              </w:rPr>
            </w:pPr>
            <w:del w:id="15446" w:author="xh" w:date="2026-10-19T12:24:02+08:00">
              <w:r>
                <w:rPr>
                  <w:rFonts w:ascii="Times New Roman" w:hAnsi="Times New Roman" w:eastAsia="宋体"/>
                  <w:b/>
                  <w:sz w:val="18"/>
                </w:rPr>
                <w:delText>方案</w:delText>
              </w:r>
            </w:del>
          </w:p>
        </w:tc>
        <w:tc>
          <w:tcPr>
            <w:tcW w:w="1039" w:type="dxa"/>
            <w:tcMar>
              <w:left w:w="70" w:type="dxa"/>
              <w:right w:w="70" w:type="dxa"/>
            </w:tcMar>
            <w:vAlign w:val="center"/>
          </w:tcPr>
          <w:p w14:paraId="0EF8FCEC">
            <w:pPr>
              <w:keepNext/>
              <w:spacing w:before="20" w:after="20" w:line="260" w:lineRule="exact"/>
              <w:ind w:left="0" w:leftChars="0" w:right="0" w:rightChars="0" w:firstLine="0" w:firstLineChars="0"/>
              <w:jc w:val="center"/>
              <w:rPr>
                <w:del w:id="15447" w:author="xh" w:date="2026-10-19T12:24:02+08:00"/>
              </w:rPr>
            </w:pPr>
            <w:del w:id="15448" w:author="xh" w:date="2026-10-19T12:24:02+08:00">
              <w:r>
                <w:rPr>
                  <w:rFonts w:ascii="Times New Roman" w:hAnsi="Times New Roman" w:eastAsia="宋体"/>
                  <w:b/>
                  <w:sz w:val="18"/>
                </w:rPr>
                <w:delText>年份</w:delText>
              </w:r>
            </w:del>
          </w:p>
        </w:tc>
        <w:tc>
          <w:tcPr>
            <w:tcW w:w="1039" w:type="dxa"/>
            <w:tcMar>
              <w:left w:w="70" w:type="dxa"/>
              <w:right w:w="70" w:type="dxa"/>
            </w:tcMar>
            <w:vAlign w:val="center"/>
          </w:tcPr>
          <w:p w14:paraId="3E2F8619">
            <w:pPr>
              <w:keepNext/>
              <w:spacing w:before="20" w:after="20" w:line="260" w:lineRule="exact"/>
              <w:ind w:left="0" w:leftChars="0" w:right="0" w:rightChars="0" w:firstLine="0" w:firstLineChars="0"/>
              <w:jc w:val="center"/>
              <w:rPr>
                <w:del w:id="15449" w:author="xh" w:date="2026-10-19T12:24:02+08:00"/>
              </w:rPr>
            </w:pPr>
            <w:del w:id="15450" w:author="xh" w:date="2026-10-19T12:24:02+08:00">
              <w:r>
                <w:rPr>
                  <w:rFonts w:ascii="Times New Roman" w:hAnsi="Times New Roman" w:eastAsia="宋体"/>
                  <w:b/>
                  <w:sz w:val="18"/>
                </w:rPr>
                <w:delText>主变组合/MVA</w:delText>
              </w:r>
            </w:del>
          </w:p>
        </w:tc>
        <w:tc>
          <w:tcPr>
            <w:tcW w:w="1039" w:type="dxa"/>
            <w:tcMar>
              <w:left w:w="70" w:type="dxa"/>
              <w:right w:w="70" w:type="dxa"/>
            </w:tcMar>
            <w:vAlign w:val="center"/>
          </w:tcPr>
          <w:p w14:paraId="02893DA2">
            <w:pPr>
              <w:keepNext/>
              <w:spacing w:before="20" w:after="20" w:line="260" w:lineRule="exact"/>
              <w:ind w:left="0" w:leftChars="0" w:right="0" w:rightChars="0" w:firstLine="0" w:firstLineChars="0"/>
              <w:jc w:val="center"/>
              <w:rPr>
                <w:del w:id="15451" w:author="xh" w:date="2026-10-19T12:24:02+08:00"/>
              </w:rPr>
            </w:pPr>
            <w:del w:id="15452" w:author="xh" w:date="2026-10-19T12:24:02+08:00">
              <w:r>
                <w:rPr>
                  <w:rFonts w:ascii="Times New Roman" w:hAnsi="Times New Roman" w:eastAsia="宋体"/>
                  <w:b/>
                  <w:sz w:val="18"/>
                </w:rPr>
                <w:delText>总容量/MVA</w:delText>
              </w:r>
            </w:del>
          </w:p>
        </w:tc>
        <w:tc>
          <w:tcPr>
            <w:tcW w:w="1039" w:type="dxa"/>
            <w:tcMar>
              <w:left w:w="70" w:type="dxa"/>
              <w:right w:w="70" w:type="dxa"/>
            </w:tcMar>
            <w:vAlign w:val="center"/>
          </w:tcPr>
          <w:p w14:paraId="0FB35F53">
            <w:pPr>
              <w:keepNext/>
              <w:spacing w:before="20" w:after="20" w:line="260" w:lineRule="exact"/>
              <w:ind w:left="0" w:leftChars="0" w:right="0" w:rightChars="0" w:firstLine="0" w:firstLineChars="0"/>
              <w:jc w:val="center"/>
              <w:rPr>
                <w:del w:id="15453" w:author="xh" w:date="2026-10-19T12:24:02+08:00"/>
              </w:rPr>
            </w:pPr>
            <w:del w:id="15454" w:author="xh" w:date="2026-10-19T12:24:02+08:00">
              <w:r>
                <w:rPr>
                  <w:rFonts w:ascii="Times New Roman" w:hAnsi="Times New Roman" w:eastAsia="宋体"/>
                  <w:b/>
                  <w:sz w:val="18"/>
                </w:rPr>
                <w:delText>储能额定功率/MW</w:delText>
              </w:r>
            </w:del>
          </w:p>
        </w:tc>
        <w:tc>
          <w:tcPr>
            <w:tcW w:w="1039" w:type="dxa"/>
            <w:tcMar>
              <w:left w:w="70" w:type="dxa"/>
              <w:right w:w="70" w:type="dxa"/>
            </w:tcMar>
            <w:vAlign w:val="center"/>
          </w:tcPr>
          <w:p w14:paraId="6B121C3E">
            <w:pPr>
              <w:keepNext/>
              <w:spacing w:before="20" w:after="20" w:line="260" w:lineRule="exact"/>
              <w:ind w:left="0" w:leftChars="0" w:right="0" w:rightChars="0" w:firstLine="0" w:firstLineChars="0"/>
              <w:jc w:val="center"/>
              <w:rPr>
                <w:del w:id="15455" w:author="xh" w:date="2026-10-19T12:24:02+08:00"/>
              </w:rPr>
            </w:pPr>
            <w:del w:id="15456" w:author="xh" w:date="2026-10-19T12:24:02+08:00">
              <w:r>
                <w:rPr>
                  <w:rFonts w:ascii="Times New Roman" w:hAnsi="Times New Roman" w:eastAsia="宋体"/>
                  <w:b/>
                  <w:sz w:val="18"/>
                </w:rPr>
                <w:delText>转出/MW</w:delText>
              </w:r>
            </w:del>
          </w:p>
        </w:tc>
        <w:tc>
          <w:tcPr>
            <w:tcW w:w="1039" w:type="dxa"/>
            <w:tcMar>
              <w:left w:w="70" w:type="dxa"/>
              <w:right w:w="70" w:type="dxa"/>
            </w:tcMar>
            <w:vAlign w:val="center"/>
          </w:tcPr>
          <w:p w14:paraId="05FE921F">
            <w:pPr>
              <w:keepNext/>
              <w:spacing w:before="20" w:after="20" w:line="260" w:lineRule="exact"/>
              <w:ind w:left="0" w:leftChars="0" w:right="0" w:rightChars="0" w:firstLine="0" w:firstLineChars="0"/>
              <w:jc w:val="center"/>
              <w:rPr>
                <w:del w:id="15457" w:author="xh" w:date="2026-10-19T12:24:02+08:00"/>
              </w:rPr>
            </w:pPr>
            <w:del w:id="15458" w:author="xh" w:date="2026-10-19T12:24:02+08:00">
              <w:r>
                <w:rPr>
                  <w:rFonts w:ascii="Times New Roman" w:hAnsi="Times New Roman" w:eastAsia="宋体"/>
                  <w:b/>
                  <w:sz w:val="18"/>
                </w:rPr>
                <w:delText>承接/MW</w:delText>
              </w:r>
            </w:del>
          </w:p>
        </w:tc>
        <w:tc>
          <w:tcPr>
            <w:tcW w:w="1039" w:type="dxa"/>
            <w:tcMar>
              <w:left w:w="70" w:type="dxa"/>
              <w:right w:w="70" w:type="dxa"/>
            </w:tcMar>
            <w:vAlign w:val="center"/>
          </w:tcPr>
          <w:p w14:paraId="2743D5B1">
            <w:pPr>
              <w:keepNext/>
              <w:spacing w:before="20" w:after="20" w:line="260" w:lineRule="exact"/>
              <w:ind w:left="0" w:leftChars="0" w:right="0" w:rightChars="0" w:firstLine="0" w:firstLineChars="0"/>
              <w:jc w:val="center"/>
              <w:rPr>
                <w:del w:id="15459" w:author="xh" w:date="2026-10-19T12:24:02+08:00"/>
              </w:rPr>
            </w:pPr>
            <w:del w:id="15460" w:author="xh" w:date="2026-10-19T12:24:02+08:00">
              <w:r>
                <w:rPr>
                  <w:rFonts w:ascii="Times New Roman" w:hAnsi="Times New Roman" w:eastAsia="宋体"/>
                  <w:b/>
                  <w:sz w:val="18"/>
                </w:rPr>
                <w:delText>转接后净负荷/MW</w:delText>
              </w:r>
            </w:del>
          </w:p>
        </w:tc>
      </w:tr>
      <w:tr w14:paraId="428F04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5437" w:author="xh" w:date="2026-10-19T12:24:02+08:00"/>
        </w:trPr>
        <w:tc>
          <w:tcPr>
            <w:tcW w:w="1039" w:type="dxa"/>
            <w:tcMar>
              <w:left w:w="70" w:type="dxa"/>
              <w:right w:w="70" w:type="dxa"/>
            </w:tcMar>
            <w:vAlign w:val="center"/>
          </w:tcPr>
          <w:p w14:paraId="28FAB77A">
            <w:pPr>
              <w:keepNext/>
              <w:spacing w:before="20" w:after="20" w:line="260" w:lineRule="exact"/>
              <w:ind w:left="0" w:leftChars="0" w:right="0" w:rightChars="0" w:firstLine="0" w:firstLineChars="0"/>
              <w:jc w:val="center"/>
              <w:rPr>
                <w:del w:id="15461" w:author="xh" w:date="2026-10-19T12:24:02+08:00"/>
              </w:rPr>
            </w:pPr>
            <w:del w:id="15462" w:author="xh" w:date="2026-10-19T12:24:02+08:00">
              <w:r>
                <w:rPr>
                  <w:rFonts w:ascii="Times New Roman" w:hAnsi="Times New Roman" w:eastAsia="宋体"/>
                  <w:b w:val="0"/>
                  <w:sz w:val="18"/>
                </w:rPr>
                <w:delText>刚性</w:delText>
              </w:r>
            </w:del>
          </w:p>
        </w:tc>
        <w:tc>
          <w:tcPr>
            <w:tcW w:w="1039" w:type="dxa"/>
            <w:tcMar>
              <w:left w:w="70" w:type="dxa"/>
              <w:right w:w="70" w:type="dxa"/>
            </w:tcMar>
            <w:vAlign w:val="center"/>
          </w:tcPr>
          <w:p w14:paraId="5A4F8404">
            <w:pPr>
              <w:keepNext/>
              <w:spacing w:before="20" w:after="20" w:line="260" w:lineRule="exact"/>
              <w:ind w:left="0" w:leftChars="0" w:right="0" w:rightChars="0" w:firstLine="0" w:firstLineChars="0"/>
              <w:jc w:val="center"/>
              <w:rPr>
                <w:del w:id="15463" w:author="xh" w:date="2026-10-19T12:24:02+08:00"/>
              </w:rPr>
            </w:pPr>
            <w:del w:id="15464" w:author="xh" w:date="2026-10-19T12:24:02+08:00">
              <w:r>
                <w:rPr>
                  <w:rFonts w:ascii="Times New Roman" w:hAnsi="Times New Roman" w:eastAsia="宋体"/>
                  <w:b w:val="0"/>
                  <w:sz w:val="18"/>
                </w:rPr>
                <w:delText>2022</w:delText>
              </w:r>
            </w:del>
          </w:p>
        </w:tc>
        <w:tc>
          <w:tcPr>
            <w:tcW w:w="1039" w:type="dxa"/>
            <w:tcMar>
              <w:left w:w="70" w:type="dxa"/>
              <w:right w:w="70" w:type="dxa"/>
            </w:tcMar>
            <w:vAlign w:val="center"/>
          </w:tcPr>
          <w:p w14:paraId="251E6840">
            <w:pPr>
              <w:keepNext/>
              <w:spacing w:before="20" w:after="20" w:line="260" w:lineRule="exact"/>
              <w:ind w:left="0" w:leftChars="0" w:right="0" w:rightChars="0" w:firstLine="0" w:firstLineChars="0"/>
              <w:jc w:val="center"/>
              <w:rPr>
                <w:del w:id="15465" w:author="xh" w:date="2026-10-19T12:24:02+08:00"/>
              </w:rPr>
            </w:pPr>
            <w:del w:id="15466" w:author="xh" w:date="2026-10-19T12:24:02+08:00">
              <w:r>
                <w:rPr>
                  <w:rFonts w:ascii="Times New Roman" w:hAnsi="Times New Roman" w:eastAsia="宋体"/>
                  <w:b w:val="0"/>
                  <w:sz w:val="18"/>
                </w:rPr>
                <w:delText>40+50</w:delText>
              </w:r>
            </w:del>
          </w:p>
        </w:tc>
        <w:tc>
          <w:tcPr>
            <w:tcW w:w="1039" w:type="dxa"/>
            <w:tcMar>
              <w:left w:w="70" w:type="dxa"/>
              <w:right w:w="70" w:type="dxa"/>
            </w:tcMar>
            <w:vAlign w:val="center"/>
          </w:tcPr>
          <w:p w14:paraId="708B032B">
            <w:pPr>
              <w:keepNext/>
              <w:spacing w:before="20" w:after="20" w:line="260" w:lineRule="exact"/>
              <w:ind w:left="0" w:leftChars="0" w:right="0" w:rightChars="0" w:firstLine="0" w:firstLineChars="0"/>
              <w:jc w:val="center"/>
              <w:rPr>
                <w:del w:id="15467" w:author="xh" w:date="2026-10-19T12:24:02+08:00"/>
              </w:rPr>
            </w:pPr>
            <w:del w:id="15468" w:author="xh" w:date="2026-10-19T12:24:02+08:00">
              <w:r>
                <w:rPr>
                  <w:rFonts w:ascii="Times New Roman" w:hAnsi="Times New Roman" w:eastAsia="宋体"/>
                  <w:b w:val="0"/>
                  <w:sz w:val="18"/>
                </w:rPr>
                <w:delText>90.00</w:delText>
              </w:r>
            </w:del>
          </w:p>
        </w:tc>
        <w:tc>
          <w:tcPr>
            <w:tcW w:w="1039" w:type="dxa"/>
            <w:tcMar>
              <w:left w:w="70" w:type="dxa"/>
              <w:right w:w="70" w:type="dxa"/>
            </w:tcMar>
            <w:vAlign w:val="center"/>
          </w:tcPr>
          <w:p w14:paraId="2EAB0165">
            <w:pPr>
              <w:keepNext/>
              <w:spacing w:before="20" w:after="20" w:line="260" w:lineRule="exact"/>
              <w:ind w:left="0" w:leftChars="0" w:right="0" w:rightChars="0" w:firstLine="0" w:firstLineChars="0"/>
              <w:jc w:val="center"/>
              <w:rPr>
                <w:del w:id="15469" w:author="xh" w:date="2026-10-19T12:24:02+08:00"/>
              </w:rPr>
            </w:pPr>
            <w:del w:id="15470"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314B8F57">
            <w:pPr>
              <w:keepNext/>
              <w:spacing w:before="20" w:after="20" w:line="260" w:lineRule="exact"/>
              <w:ind w:left="0" w:leftChars="0" w:right="0" w:rightChars="0" w:firstLine="0" w:firstLineChars="0"/>
              <w:jc w:val="center"/>
              <w:rPr>
                <w:del w:id="15471" w:author="xh" w:date="2026-10-19T12:24:02+08:00"/>
              </w:rPr>
            </w:pPr>
            <w:del w:id="15472"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7C2C1610">
            <w:pPr>
              <w:keepNext/>
              <w:spacing w:before="20" w:after="20" w:line="260" w:lineRule="exact"/>
              <w:ind w:left="0" w:leftChars="0" w:right="0" w:rightChars="0" w:firstLine="0" w:firstLineChars="0"/>
              <w:jc w:val="center"/>
              <w:rPr>
                <w:del w:id="15473" w:author="xh" w:date="2026-10-19T12:24:02+08:00"/>
              </w:rPr>
            </w:pPr>
            <w:del w:id="15474"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5C04686F">
            <w:pPr>
              <w:keepNext/>
              <w:spacing w:before="20" w:after="20" w:line="260" w:lineRule="exact"/>
              <w:ind w:left="0" w:leftChars="0" w:right="0" w:rightChars="0" w:firstLine="0" w:firstLineChars="0"/>
              <w:jc w:val="center"/>
              <w:rPr>
                <w:del w:id="15475" w:author="xh" w:date="2026-10-19T12:24:02+08:00"/>
              </w:rPr>
            </w:pPr>
            <w:del w:id="15476" w:author="xh" w:date="2026-10-19T12:24:02+08:00">
              <w:r>
                <w:rPr>
                  <w:rFonts w:ascii="Times New Roman" w:hAnsi="Times New Roman" w:eastAsia="宋体"/>
                  <w:b w:val="0"/>
                  <w:sz w:val="18"/>
                </w:rPr>
                <w:delText>65.33</w:delText>
              </w:r>
            </w:del>
          </w:p>
        </w:tc>
      </w:tr>
      <w:tr w14:paraId="2F6EFE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5438" w:author="xh" w:date="2026-10-19T12:24:02+08:00"/>
        </w:trPr>
        <w:tc>
          <w:tcPr>
            <w:tcW w:w="1039" w:type="dxa"/>
            <w:tcMar>
              <w:left w:w="70" w:type="dxa"/>
              <w:right w:w="70" w:type="dxa"/>
            </w:tcMar>
            <w:vAlign w:val="center"/>
          </w:tcPr>
          <w:p w14:paraId="5D8C73DD">
            <w:pPr>
              <w:keepNext/>
              <w:spacing w:before="20" w:after="20" w:line="260" w:lineRule="exact"/>
              <w:ind w:left="0" w:leftChars="0" w:right="0" w:rightChars="0" w:firstLine="0" w:firstLineChars="0"/>
              <w:jc w:val="center"/>
              <w:rPr>
                <w:del w:id="15477" w:author="xh" w:date="2026-10-19T12:24:02+08:00"/>
              </w:rPr>
            </w:pPr>
            <w:del w:id="15478" w:author="xh" w:date="2026-10-19T12:24:02+08:00">
              <w:r>
                <w:rPr>
                  <w:rFonts w:ascii="Times New Roman" w:hAnsi="Times New Roman" w:eastAsia="宋体"/>
                  <w:b w:val="0"/>
                  <w:sz w:val="18"/>
                </w:rPr>
                <w:delText>刚性</w:delText>
              </w:r>
            </w:del>
          </w:p>
        </w:tc>
        <w:tc>
          <w:tcPr>
            <w:tcW w:w="1039" w:type="dxa"/>
            <w:tcMar>
              <w:left w:w="70" w:type="dxa"/>
              <w:right w:w="70" w:type="dxa"/>
            </w:tcMar>
            <w:vAlign w:val="center"/>
          </w:tcPr>
          <w:p w14:paraId="6462D35A">
            <w:pPr>
              <w:keepNext/>
              <w:spacing w:before="20" w:after="20" w:line="260" w:lineRule="exact"/>
              <w:ind w:left="0" w:leftChars="0" w:right="0" w:rightChars="0" w:firstLine="0" w:firstLineChars="0"/>
              <w:jc w:val="center"/>
              <w:rPr>
                <w:del w:id="15479" w:author="xh" w:date="2026-10-19T12:24:02+08:00"/>
              </w:rPr>
            </w:pPr>
            <w:del w:id="15480" w:author="xh" w:date="2026-10-19T12:24:02+08:00">
              <w:r>
                <w:rPr>
                  <w:rFonts w:ascii="Times New Roman" w:hAnsi="Times New Roman" w:eastAsia="宋体"/>
                  <w:b w:val="0"/>
                  <w:sz w:val="18"/>
                </w:rPr>
                <w:delText>2023</w:delText>
              </w:r>
            </w:del>
          </w:p>
        </w:tc>
        <w:tc>
          <w:tcPr>
            <w:tcW w:w="1039" w:type="dxa"/>
            <w:tcMar>
              <w:left w:w="70" w:type="dxa"/>
              <w:right w:w="70" w:type="dxa"/>
            </w:tcMar>
            <w:vAlign w:val="center"/>
          </w:tcPr>
          <w:p w14:paraId="31E0F89D">
            <w:pPr>
              <w:keepNext/>
              <w:spacing w:before="20" w:after="20" w:line="260" w:lineRule="exact"/>
              <w:ind w:left="0" w:leftChars="0" w:right="0" w:rightChars="0" w:firstLine="0" w:firstLineChars="0"/>
              <w:jc w:val="center"/>
              <w:rPr>
                <w:del w:id="15481" w:author="xh" w:date="2026-10-19T12:24:02+08:00"/>
              </w:rPr>
            </w:pPr>
            <w:del w:id="15482" w:author="xh" w:date="2026-10-19T12:24:02+08:00">
              <w:r>
                <w:rPr>
                  <w:rFonts w:ascii="Times New Roman" w:hAnsi="Times New Roman" w:eastAsia="宋体"/>
                  <w:b w:val="0"/>
                  <w:sz w:val="18"/>
                </w:rPr>
                <w:delText>40+50</w:delText>
              </w:r>
            </w:del>
          </w:p>
        </w:tc>
        <w:tc>
          <w:tcPr>
            <w:tcW w:w="1039" w:type="dxa"/>
            <w:tcMar>
              <w:left w:w="70" w:type="dxa"/>
              <w:right w:w="70" w:type="dxa"/>
            </w:tcMar>
            <w:vAlign w:val="center"/>
          </w:tcPr>
          <w:p w14:paraId="282910CD">
            <w:pPr>
              <w:keepNext/>
              <w:spacing w:before="20" w:after="20" w:line="260" w:lineRule="exact"/>
              <w:ind w:left="0" w:leftChars="0" w:right="0" w:rightChars="0" w:firstLine="0" w:firstLineChars="0"/>
              <w:jc w:val="center"/>
              <w:rPr>
                <w:del w:id="15483" w:author="xh" w:date="2026-10-19T12:24:02+08:00"/>
              </w:rPr>
            </w:pPr>
            <w:del w:id="15484" w:author="xh" w:date="2026-10-19T12:24:02+08:00">
              <w:r>
                <w:rPr>
                  <w:rFonts w:ascii="Times New Roman" w:hAnsi="Times New Roman" w:eastAsia="宋体"/>
                  <w:b w:val="0"/>
                  <w:sz w:val="18"/>
                </w:rPr>
                <w:delText>90.00</w:delText>
              </w:r>
            </w:del>
          </w:p>
        </w:tc>
        <w:tc>
          <w:tcPr>
            <w:tcW w:w="1039" w:type="dxa"/>
            <w:tcMar>
              <w:left w:w="70" w:type="dxa"/>
              <w:right w:w="70" w:type="dxa"/>
            </w:tcMar>
            <w:vAlign w:val="center"/>
          </w:tcPr>
          <w:p w14:paraId="21CCC7E5">
            <w:pPr>
              <w:keepNext/>
              <w:spacing w:before="20" w:after="20" w:line="260" w:lineRule="exact"/>
              <w:ind w:left="0" w:leftChars="0" w:right="0" w:rightChars="0" w:firstLine="0" w:firstLineChars="0"/>
              <w:jc w:val="center"/>
              <w:rPr>
                <w:del w:id="15485" w:author="xh" w:date="2026-10-19T12:24:02+08:00"/>
              </w:rPr>
            </w:pPr>
            <w:del w:id="15486"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709F5160">
            <w:pPr>
              <w:keepNext/>
              <w:spacing w:before="20" w:after="20" w:line="260" w:lineRule="exact"/>
              <w:ind w:left="0" w:leftChars="0" w:right="0" w:rightChars="0" w:firstLine="0" w:firstLineChars="0"/>
              <w:jc w:val="center"/>
              <w:rPr>
                <w:del w:id="15487" w:author="xh" w:date="2026-10-19T12:24:02+08:00"/>
              </w:rPr>
            </w:pPr>
            <w:del w:id="15488"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291E81B0">
            <w:pPr>
              <w:keepNext/>
              <w:spacing w:before="20" w:after="20" w:line="260" w:lineRule="exact"/>
              <w:ind w:left="0" w:leftChars="0" w:right="0" w:rightChars="0" w:firstLine="0" w:firstLineChars="0"/>
              <w:jc w:val="center"/>
              <w:rPr>
                <w:del w:id="15489" w:author="xh" w:date="2026-10-19T12:24:02+08:00"/>
              </w:rPr>
            </w:pPr>
            <w:del w:id="15490"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2BC29A91">
            <w:pPr>
              <w:keepNext/>
              <w:spacing w:before="20" w:after="20" w:line="260" w:lineRule="exact"/>
              <w:ind w:left="0" w:leftChars="0" w:right="0" w:rightChars="0" w:firstLine="0" w:firstLineChars="0"/>
              <w:jc w:val="center"/>
              <w:rPr>
                <w:del w:id="15491" w:author="xh" w:date="2026-10-19T12:24:02+08:00"/>
              </w:rPr>
            </w:pPr>
            <w:del w:id="15492" w:author="xh" w:date="2026-10-19T12:24:02+08:00">
              <w:r>
                <w:rPr>
                  <w:rFonts w:ascii="Times New Roman" w:hAnsi="Times New Roman" w:eastAsia="宋体"/>
                  <w:b w:val="0"/>
                  <w:sz w:val="18"/>
                </w:rPr>
                <w:delText>70.34</w:delText>
              </w:r>
            </w:del>
          </w:p>
        </w:tc>
      </w:tr>
      <w:tr w14:paraId="752140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5439" w:author="xh" w:date="2026-10-19T12:24:02+08:00"/>
        </w:trPr>
        <w:tc>
          <w:tcPr>
            <w:tcW w:w="1039" w:type="dxa"/>
            <w:tcMar>
              <w:left w:w="70" w:type="dxa"/>
              <w:right w:w="70" w:type="dxa"/>
            </w:tcMar>
            <w:vAlign w:val="center"/>
          </w:tcPr>
          <w:p w14:paraId="0E53A6A8">
            <w:pPr>
              <w:keepNext/>
              <w:spacing w:before="20" w:after="20" w:line="260" w:lineRule="exact"/>
              <w:ind w:left="0" w:leftChars="0" w:right="0" w:rightChars="0" w:firstLine="0" w:firstLineChars="0"/>
              <w:jc w:val="center"/>
              <w:rPr>
                <w:del w:id="15493" w:author="xh" w:date="2026-10-19T12:24:02+08:00"/>
              </w:rPr>
            </w:pPr>
            <w:del w:id="15494" w:author="xh" w:date="2026-10-19T12:24:02+08:00">
              <w:r>
                <w:rPr>
                  <w:rFonts w:ascii="Times New Roman" w:hAnsi="Times New Roman" w:eastAsia="宋体"/>
                  <w:b w:val="0"/>
                  <w:sz w:val="18"/>
                </w:rPr>
                <w:delText>刚性</w:delText>
              </w:r>
            </w:del>
          </w:p>
        </w:tc>
        <w:tc>
          <w:tcPr>
            <w:tcW w:w="1039" w:type="dxa"/>
            <w:tcMar>
              <w:left w:w="70" w:type="dxa"/>
              <w:right w:w="70" w:type="dxa"/>
            </w:tcMar>
            <w:vAlign w:val="center"/>
          </w:tcPr>
          <w:p w14:paraId="7BEE4B66">
            <w:pPr>
              <w:keepNext/>
              <w:spacing w:before="20" w:after="20" w:line="260" w:lineRule="exact"/>
              <w:ind w:left="0" w:leftChars="0" w:right="0" w:rightChars="0" w:firstLine="0" w:firstLineChars="0"/>
              <w:jc w:val="center"/>
              <w:rPr>
                <w:del w:id="15495" w:author="xh" w:date="2026-10-19T12:24:02+08:00"/>
              </w:rPr>
            </w:pPr>
            <w:del w:id="15496" w:author="xh" w:date="2026-10-19T12:24:02+08:00">
              <w:r>
                <w:rPr>
                  <w:rFonts w:ascii="Times New Roman" w:hAnsi="Times New Roman" w:eastAsia="宋体"/>
                  <w:b w:val="0"/>
                  <w:sz w:val="18"/>
                </w:rPr>
                <w:delText>2024</w:delText>
              </w:r>
            </w:del>
          </w:p>
        </w:tc>
        <w:tc>
          <w:tcPr>
            <w:tcW w:w="1039" w:type="dxa"/>
            <w:tcMar>
              <w:left w:w="70" w:type="dxa"/>
              <w:right w:w="70" w:type="dxa"/>
            </w:tcMar>
            <w:vAlign w:val="center"/>
          </w:tcPr>
          <w:p w14:paraId="30759C6E">
            <w:pPr>
              <w:keepNext/>
              <w:spacing w:before="20" w:after="20" w:line="260" w:lineRule="exact"/>
              <w:ind w:left="0" w:leftChars="0" w:right="0" w:rightChars="0" w:firstLine="0" w:firstLineChars="0"/>
              <w:jc w:val="center"/>
              <w:rPr>
                <w:del w:id="15497" w:author="xh" w:date="2026-10-19T12:24:02+08:00"/>
              </w:rPr>
            </w:pPr>
            <w:del w:id="15498" w:author="xh" w:date="2026-10-19T12:24:02+08:00">
              <w:r>
                <w:rPr>
                  <w:rFonts w:ascii="Times New Roman" w:hAnsi="Times New Roman" w:eastAsia="宋体"/>
                  <w:b w:val="0"/>
                  <w:sz w:val="18"/>
                </w:rPr>
                <w:delText>40+50</w:delText>
              </w:r>
            </w:del>
          </w:p>
        </w:tc>
        <w:tc>
          <w:tcPr>
            <w:tcW w:w="1039" w:type="dxa"/>
            <w:tcMar>
              <w:left w:w="70" w:type="dxa"/>
              <w:right w:w="70" w:type="dxa"/>
            </w:tcMar>
            <w:vAlign w:val="center"/>
          </w:tcPr>
          <w:p w14:paraId="799FE07F">
            <w:pPr>
              <w:keepNext/>
              <w:spacing w:before="20" w:after="20" w:line="260" w:lineRule="exact"/>
              <w:ind w:left="0" w:leftChars="0" w:right="0" w:rightChars="0" w:firstLine="0" w:firstLineChars="0"/>
              <w:jc w:val="center"/>
              <w:rPr>
                <w:del w:id="15499" w:author="xh" w:date="2026-10-19T12:24:02+08:00"/>
              </w:rPr>
            </w:pPr>
            <w:del w:id="15500" w:author="xh" w:date="2026-10-19T12:24:02+08:00">
              <w:r>
                <w:rPr>
                  <w:rFonts w:ascii="Times New Roman" w:hAnsi="Times New Roman" w:eastAsia="宋体"/>
                  <w:b w:val="0"/>
                  <w:sz w:val="18"/>
                </w:rPr>
                <w:delText>90.00</w:delText>
              </w:r>
            </w:del>
          </w:p>
        </w:tc>
        <w:tc>
          <w:tcPr>
            <w:tcW w:w="1039" w:type="dxa"/>
            <w:tcMar>
              <w:left w:w="70" w:type="dxa"/>
              <w:right w:w="70" w:type="dxa"/>
            </w:tcMar>
            <w:vAlign w:val="center"/>
          </w:tcPr>
          <w:p w14:paraId="3A07DE86">
            <w:pPr>
              <w:keepNext/>
              <w:spacing w:before="20" w:after="20" w:line="260" w:lineRule="exact"/>
              <w:ind w:left="0" w:leftChars="0" w:right="0" w:rightChars="0" w:firstLine="0" w:firstLineChars="0"/>
              <w:jc w:val="center"/>
              <w:rPr>
                <w:del w:id="15501" w:author="xh" w:date="2026-10-19T12:24:02+08:00"/>
              </w:rPr>
            </w:pPr>
            <w:del w:id="15502"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03BDB687">
            <w:pPr>
              <w:keepNext/>
              <w:spacing w:before="20" w:after="20" w:line="260" w:lineRule="exact"/>
              <w:ind w:left="0" w:leftChars="0" w:right="0" w:rightChars="0" w:firstLine="0" w:firstLineChars="0"/>
              <w:jc w:val="center"/>
              <w:rPr>
                <w:del w:id="15503" w:author="xh" w:date="2026-10-19T12:24:02+08:00"/>
              </w:rPr>
            </w:pPr>
            <w:del w:id="15504"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5CA73273">
            <w:pPr>
              <w:keepNext/>
              <w:spacing w:before="20" w:after="20" w:line="260" w:lineRule="exact"/>
              <w:ind w:left="0" w:leftChars="0" w:right="0" w:rightChars="0" w:firstLine="0" w:firstLineChars="0"/>
              <w:jc w:val="center"/>
              <w:rPr>
                <w:del w:id="15505" w:author="xh" w:date="2026-10-19T12:24:02+08:00"/>
              </w:rPr>
            </w:pPr>
            <w:del w:id="15506"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7B9652DE">
            <w:pPr>
              <w:keepNext/>
              <w:spacing w:before="20" w:after="20" w:line="260" w:lineRule="exact"/>
              <w:ind w:left="0" w:leftChars="0" w:right="0" w:rightChars="0" w:firstLine="0" w:firstLineChars="0"/>
              <w:jc w:val="center"/>
              <w:rPr>
                <w:del w:id="15507" w:author="xh" w:date="2026-10-19T12:24:02+08:00"/>
              </w:rPr>
            </w:pPr>
            <w:del w:id="15508" w:author="xh" w:date="2026-10-19T12:24:02+08:00">
              <w:r>
                <w:rPr>
                  <w:rFonts w:ascii="Times New Roman" w:hAnsi="Times New Roman" w:eastAsia="宋体"/>
                  <w:b w:val="0"/>
                  <w:sz w:val="18"/>
                </w:rPr>
                <w:delText>66.11</w:delText>
              </w:r>
            </w:del>
          </w:p>
        </w:tc>
      </w:tr>
      <w:tr w14:paraId="3158CC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5440" w:author="xh" w:date="2026-10-19T12:24:02+08:00"/>
        </w:trPr>
        <w:tc>
          <w:tcPr>
            <w:tcW w:w="1039" w:type="dxa"/>
            <w:tcMar>
              <w:left w:w="70" w:type="dxa"/>
              <w:right w:w="70" w:type="dxa"/>
            </w:tcMar>
            <w:vAlign w:val="center"/>
          </w:tcPr>
          <w:p w14:paraId="762B9ACF">
            <w:pPr>
              <w:keepNext/>
              <w:spacing w:before="20" w:after="20" w:line="260" w:lineRule="exact"/>
              <w:ind w:left="0" w:leftChars="0" w:right="0" w:rightChars="0" w:firstLine="0" w:firstLineChars="0"/>
              <w:jc w:val="center"/>
              <w:rPr>
                <w:del w:id="15509" w:author="xh" w:date="2026-10-19T12:24:02+08:00"/>
              </w:rPr>
            </w:pPr>
            <w:del w:id="15510" w:author="xh" w:date="2026-10-19T12:24:02+08:00">
              <w:r>
                <w:rPr>
                  <w:rFonts w:ascii="Times New Roman" w:hAnsi="Times New Roman" w:eastAsia="宋体"/>
                  <w:b w:val="0"/>
                  <w:sz w:val="18"/>
                </w:rPr>
                <w:delText>刚性</w:delText>
              </w:r>
            </w:del>
          </w:p>
        </w:tc>
        <w:tc>
          <w:tcPr>
            <w:tcW w:w="1039" w:type="dxa"/>
            <w:tcMar>
              <w:left w:w="70" w:type="dxa"/>
              <w:right w:w="70" w:type="dxa"/>
            </w:tcMar>
            <w:vAlign w:val="center"/>
          </w:tcPr>
          <w:p w14:paraId="575CF48E">
            <w:pPr>
              <w:keepNext/>
              <w:spacing w:before="20" w:after="20" w:line="260" w:lineRule="exact"/>
              <w:ind w:left="0" w:leftChars="0" w:right="0" w:rightChars="0" w:firstLine="0" w:firstLineChars="0"/>
              <w:jc w:val="center"/>
              <w:rPr>
                <w:del w:id="15511" w:author="xh" w:date="2026-10-19T12:24:02+08:00"/>
              </w:rPr>
            </w:pPr>
            <w:del w:id="15512" w:author="xh" w:date="2026-10-19T12:24:02+08:00">
              <w:r>
                <w:rPr>
                  <w:rFonts w:ascii="Times New Roman" w:hAnsi="Times New Roman" w:eastAsia="宋体"/>
                  <w:b w:val="0"/>
                  <w:sz w:val="18"/>
                </w:rPr>
                <w:delText>2025</w:delText>
              </w:r>
            </w:del>
          </w:p>
        </w:tc>
        <w:tc>
          <w:tcPr>
            <w:tcW w:w="1039" w:type="dxa"/>
            <w:tcMar>
              <w:left w:w="70" w:type="dxa"/>
              <w:right w:w="70" w:type="dxa"/>
            </w:tcMar>
            <w:vAlign w:val="center"/>
          </w:tcPr>
          <w:p w14:paraId="3A08E4A6">
            <w:pPr>
              <w:keepNext/>
              <w:spacing w:before="20" w:after="20" w:line="260" w:lineRule="exact"/>
              <w:ind w:left="0" w:leftChars="0" w:right="0" w:rightChars="0" w:firstLine="0" w:firstLineChars="0"/>
              <w:jc w:val="center"/>
              <w:rPr>
                <w:del w:id="15513" w:author="xh" w:date="2026-10-19T12:24:02+08:00"/>
              </w:rPr>
            </w:pPr>
            <w:del w:id="15514" w:author="xh" w:date="2026-10-19T12:24:02+08:00">
              <w:r>
                <w:rPr>
                  <w:rFonts w:ascii="Times New Roman" w:hAnsi="Times New Roman" w:eastAsia="宋体"/>
                  <w:b w:val="0"/>
                  <w:sz w:val="18"/>
                </w:rPr>
                <w:delText>40+50</w:delText>
              </w:r>
            </w:del>
          </w:p>
        </w:tc>
        <w:tc>
          <w:tcPr>
            <w:tcW w:w="1039" w:type="dxa"/>
            <w:tcMar>
              <w:left w:w="70" w:type="dxa"/>
              <w:right w:w="70" w:type="dxa"/>
            </w:tcMar>
            <w:vAlign w:val="center"/>
          </w:tcPr>
          <w:p w14:paraId="1096CD38">
            <w:pPr>
              <w:keepNext/>
              <w:spacing w:before="20" w:after="20" w:line="260" w:lineRule="exact"/>
              <w:ind w:left="0" w:leftChars="0" w:right="0" w:rightChars="0" w:firstLine="0" w:firstLineChars="0"/>
              <w:jc w:val="center"/>
              <w:rPr>
                <w:del w:id="15515" w:author="xh" w:date="2026-10-19T12:24:02+08:00"/>
              </w:rPr>
            </w:pPr>
            <w:del w:id="15516" w:author="xh" w:date="2026-10-19T12:24:02+08:00">
              <w:r>
                <w:rPr>
                  <w:rFonts w:ascii="Times New Roman" w:hAnsi="Times New Roman" w:eastAsia="宋体"/>
                  <w:b w:val="0"/>
                  <w:sz w:val="18"/>
                </w:rPr>
                <w:delText>90.00</w:delText>
              </w:r>
            </w:del>
          </w:p>
        </w:tc>
        <w:tc>
          <w:tcPr>
            <w:tcW w:w="1039" w:type="dxa"/>
            <w:tcMar>
              <w:left w:w="70" w:type="dxa"/>
              <w:right w:w="70" w:type="dxa"/>
            </w:tcMar>
            <w:vAlign w:val="center"/>
          </w:tcPr>
          <w:p w14:paraId="765B6B60">
            <w:pPr>
              <w:keepNext/>
              <w:spacing w:before="20" w:after="20" w:line="260" w:lineRule="exact"/>
              <w:ind w:left="0" w:leftChars="0" w:right="0" w:rightChars="0" w:firstLine="0" w:firstLineChars="0"/>
              <w:jc w:val="center"/>
              <w:rPr>
                <w:del w:id="15517" w:author="xh" w:date="2026-10-19T12:24:02+08:00"/>
              </w:rPr>
            </w:pPr>
            <w:del w:id="15518"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4D241BB6">
            <w:pPr>
              <w:keepNext/>
              <w:spacing w:before="20" w:after="20" w:line="260" w:lineRule="exact"/>
              <w:ind w:left="0" w:leftChars="0" w:right="0" w:rightChars="0" w:firstLine="0" w:firstLineChars="0"/>
              <w:jc w:val="center"/>
              <w:rPr>
                <w:del w:id="15519" w:author="xh" w:date="2026-10-19T12:24:02+08:00"/>
              </w:rPr>
            </w:pPr>
            <w:del w:id="15520"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5EEDC0AF">
            <w:pPr>
              <w:keepNext/>
              <w:spacing w:before="20" w:after="20" w:line="260" w:lineRule="exact"/>
              <w:ind w:left="0" w:leftChars="0" w:right="0" w:rightChars="0" w:firstLine="0" w:firstLineChars="0"/>
              <w:jc w:val="center"/>
              <w:rPr>
                <w:del w:id="15521" w:author="xh" w:date="2026-10-19T12:24:02+08:00"/>
              </w:rPr>
            </w:pPr>
            <w:del w:id="15522"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1DD35A00">
            <w:pPr>
              <w:keepNext/>
              <w:spacing w:before="20" w:after="20" w:line="260" w:lineRule="exact"/>
              <w:ind w:left="0" w:leftChars="0" w:right="0" w:rightChars="0" w:firstLine="0" w:firstLineChars="0"/>
              <w:jc w:val="center"/>
              <w:rPr>
                <w:del w:id="15523" w:author="xh" w:date="2026-10-19T12:24:02+08:00"/>
              </w:rPr>
            </w:pPr>
            <w:del w:id="15524" w:author="xh" w:date="2026-10-19T12:24:02+08:00">
              <w:r>
                <w:rPr>
                  <w:rFonts w:ascii="Times New Roman" w:hAnsi="Times New Roman" w:eastAsia="宋体"/>
                  <w:b w:val="0"/>
                  <w:sz w:val="18"/>
                </w:rPr>
                <w:delText>69.73</w:delText>
              </w:r>
            </w:del>
          </w:p>
        </w:tc>
      </w:tr>
      <w:tr w14:paraId="503628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5441" w:author="xh" w:date="2026-10-19T12:24:02+08:00"/>
        </w:trPr>
        <w:tc>
          <w:tcPr>
            <w:tcW w:w="1039" w:type="dxa"/>
            <w:tcMar>
              <w:left w:w="70" w:type="dxa"/>
              <w:right w:w="70" w:type="dxa"/>
            </w:tcMar>
            <w:vAlign w:val="center"/>
          </w:tcPr>
          <w:p w14:paraId="485830E6">
            <w:pPr>
              <w:keepNext/>
              <w:spacing w:before="20" w:after="20" w:line="260" w:lineRule="exact"/>
              <w:ind w:left="0" w:leftChars="0" w:right="0" w:rightChars="0" w:firstLine="0" w:firstLineChars="0"/>
              <w:jc w:val="center"/>
              <w:rPr>
                <w:del w:id="15525" w:author="xh" w:date="2026-10-19T12:24:02+08:00"/>
              </w:rPr>
            </w:pPr>
            <w:del w:id="15526" w:author="xh" w:date="2026-10-19T12:24:02+08:00">
              <w:r>
                <w:rPr>
                  <w:rFonts w:ascii="Times New Roman" w:hAnsi="Times New Roman" w:eastAsia="宋体"/>
                  <w:b w:val="0"/>
                  <w:sz w:val="18"/>
                </w:rPr>
                <w:delText>弹性</w:delText>
              </w:r>
            </w:del>
          </w:p>
        </w:tc>
        <w:tc>
          <w:tcPr>
            <w:tcW w:w="1039" w:type="dxa"/>
            <w:tcMar>
              <w:left w:w="70" w:type="dxa"/>
              <w:right w:w="70" w:type="dxa"/>
            </w:tcMar>
            <w:vAlign w:val="center"/>
          </w:tcPr>
          <w:p w14:paraId="0E6F2CB1">
            <w:pPr>
              <w:keepNext/>
              <w:spacing w:before="20" w:after="20" w:line="260" w:lineRule="exact"/>
              <w:ind w:left="0" w:leftChars="0" w:right="0" w:rightChars="0" w:firstLine="0" w:firstLineChars="0"/>
              <w:jc w:val="center"/>
              <w:rPr>
                <w:del w:id="15527" w:author="xh" w:date="2026-10-19T12:24:02+08:00"/>
              </w:rPr>
            </w:pPr>
            <w:del w:id="15528" w:author="xh" w:date="2026-10-19T12:24:02+08:00">
              <w:r>
                <w:rPr>
                  <w:rFonts w:ascii="Times New Roman" w:hAnsi="Times New Roman" w:eastAsia="宋体"/>
                  <w:b w:val="0"/>
                  <w:sz w:val="18"/>
                </w:rPr>
                <w:delText>2022</w:delText>
              </w:r>
            </w:del>
          </w:p>
        </w:tc>
        <w:tc>
          <w:tcPr>
            <w:tcW w:w="1039" w:type="dxa"/>
            <w:tcMar>
              <w:left w:w="70" w:type="dxa"/>
              <w:right w:w="70" w:type="dxa"/>
            </w:tcMar>
            <w:vAlign w:val="center"/>
          </w:tcPr>
          <w:p w14:paraId="68EC2F6A">
            <w:pPr>
              <w:keepNext/>
              <w:spacing w:before="20" w:after="20" w:line="260" w:lineRule="exact"/>
              <w:ind w:left="0" w:leftChars="0" w:right="0" w:rightChars="0" w:firstLine="0" w:firstLineChars="0"/>
              <w:jc w:val="center"/>
              <w:rPr>
                <w:del w:id="15529" w:author="xh" w:date="2026-10-19T12:24:02+08:00"/>
              </w:rPr>
            </w:pPr>
            <w:del w:id="15530" w:author="xh" w:date="2026-10-19T12:24:02+08:00">
              <w:r>
                <w:rPr>
                  <w:rFonts w:ascii="Times New Roman" w:hAnsi="Times New Roman" w:eastAsia="宋体"/>
                  <w:b w:val="0"/>
                  <w:sz w:val="18"/>
                </w:rPr>
                <w:delText>40+50</w:delText>
              </w:r>
            </w:del>
          </w:p>
        </w:tc>
        <w:tc>
          <w:tcPr>
            <w:tcW w:w="1039" w:type="dxa"/>
            <w:tcMar>
              <w:left w:w="70" w:type="dxa"/>
              <w:right w:w="70" w:type="dxa"/>
            </w:tcMar>
            <w:vAlign w:val="center"/>
          </w:tcPr>
          <w:p w14:paraId="752088D4">
            <w:pPr>
              <w:keepNext/>
              <w:spacing w:before="20" w:after="20" w:line="260" w:lineRule="exact"/>
              <w:ind w:left="0" w:leftChars="0" w:right="0" w:rightChars="0" w:firstLine="0" w:firstLineChars="0"/>
              <w:jc w:val="center"/>
              <w:rPr>
                <w:del w:id="15531" w:author="xh" w:date="2026-10-19T12:24:02+08:00"/>
              </w:rPr>
            </w:pPr>
            <w:del w:id="15532" w:author="xh" w:date="2026-10-19T12:24:02+08:00">
              <w:r>
                <w:rPr>
                  <w:rFonts w:ascii="Times New Roman" w:hAnsi="Times New Roman" w:eastAsia="宋体"/>
                  <w:b w:val="0"/>
                  <w:sz w:val="18"/>
                </w:rPr>
                <w:delText>90.00</w:delText>
              </w:r>
            </w:del>
          </w:p>
        </w:tc>
        <w:tc>
          <w:tcPr>
            <w:tcW w:w="1039" w:type="dxa"/>
            <w:tcMar>
              <w:left w:w="70" w:type="dxa"/>
              <w:right w:w="70" w:type="dxa"/>
            </w:tcMar>
            <w:vAlign w:val="center"/>
          </w:tcPr>
          <w:p w14:paraId="7989F672">
            <w:pPr>
              <w:keepNext/>
              <w:spacing w:before="20" w:after="20" w:line="260" w:lineRule="exact"/>
              <w:ind w:left="0" w:leftChars="0" w:right="0" w:rightChars="0" w:firstLine="0" w:firstLineChars="0"/>
              <w:jc w:val="center"/>
              <w:rPr>
                <w:del w:id="15533" w:author="xh" w:date="2026-10-19T12:24:02+08:00"/>
              </w:rPr>
            </w:pPr>
            <w:del w:id="15534"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0DB32BE0">
            <w:pPr>
              <w:keepNext/>
              <w:spacing w:before="20" w:after="20" w:line="260" w:lineRule="exact"/>
              <w:ind w:left="0" w:leftChars="0" w:right="0" w:rightChars="0" w:firstLine="0" w:firstLineChars="0"/>
              <w:jc w:val="center"/>
              <w:rPr>
                <w:del w:id="15535" w:author="xh" w:date="2026-10-19T12:24:02+08:00"/>
              </w:rPr>
            </w:pPr>
            <w:del w:id="15536"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299554F7">
            <w:pPr>
              <w:keepNext/>
              <w:spacing w:before="20" w:after="20" w:line="260" w:lineRule="exact"/>
              <w:ind w:left="0" w:leftChars="0" w:right="0" w:rightChars="0" w:firstLine="0" w:firstLineChars="0"/>
              <w:jc w:val="center"/>
              <w:rPr>
                <w:del w:id="15537" w:author="xh" w:date="2026-10-19T12:24:02+08:00"/>
              </w:rPr>
            </w:pPr>
            <w:del w:id="15538"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04DD2447">
            <w:pPr>
              <w:keepNext/>
              <w:spacing w:before="20" w:after="20" w:line="260" w:lineRule="exact"/>
              <w:ind w:left="0" w:leftChars="0" w:right="0" w:rightChars="0" w:firstLine="0" w:firstLineChars="0"/>
              <w:jc w:val="center"/>
              <w:rPr>
                <w:del w:id="15539" w:author="xh" w:date="2026-10-19T12:24:02+08:00"/>
              </w:rPr>
            </w:pPr>
            <w:del w:id="15540" w:author="xh" w:date="2026-10-19T12:24:02+08:00">
              <w:r>
                <w:rPr>
                  <w:rFonts w:ascii="Times New Roman" w:hAnsi="Times New Roman" w:eastAsia="宋体"/>
                  <w:b w:val="0"/>
                  <w:sz w:val="18"/>
                </w:rPr>
                <w:delText>65.33</w:delText>
              </w:r>
            </w:del>
          </w:p>
        </w:tc>
      </w:tr>
      <w:tr w14:paraId="63005C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5442" w:author="xh" w:date="2026-10-19T12:24:02+08:00"/>
        </w:trPr>
        <w:tc>
          <w:tcPr>
            <w:tcW w:w="1039" w:type="dxa"/>
            <w:tcMar>
              <w:left w:w="70" w:type="dxa"/>
              <w:right w:w="70" w:type="dxa"/>
            </w:tcMar>
            <w:vAlign w:val="center"/>
          </w:tcPr>
          <w:p w14:paraId="3B602192">
            <w:pPr>
              <w:keepNext/>
              <w:spacing w:before="20" w:after="20" w:line="260" w:lineRule="exact"/>
              <w:ind w:left="0" w:leftChars="0" w:right="0" w:rightChars="0" w:firstLine="0" w:firstLineChars="0"/>
              <w:jc w:val="center"/>
              <w:rPr>
                <w:del w:id="15541" w:author="xh" w:date="2026-10-19T12:24:02+08:00"/>
              </w:rPr>
            </w:pPr>
            <w:del w:id="15542" w:author="xh" w:date="2026-10-19T12:24:02+08:00">
              <w:r>
                <w:rPr>
                  <w:rFonts w:ascii="Times New Roman" w:hAnsi="Times New Roman" w:eastAsia="宋体"/>
                  <w:b w:val="0"/>
                  <w:sz w:val="18"/>
                </w:rPr>
                <w:delText>弹性</w:delText>
              </w:r>
            </w:del>
          </w:p>
        </w:tc>
        <w:tc>
          <w:tcPr>
            <w:tcW w:w="1039" w:type="dxa"/>
            <w:tcMar>
              <w:left w:w="70" w:type="dxa"/>
              <w:right w:w="70" w:type="dxa"/>
            </w:tcMar>
            <w:vAlign w:val="center"/>
          </w:tcPr>
          <w:p w14:paraId="79F8535B">
            <w:pPr>
              <w:keepNext/>
              <w:spacing w:before="20" w:after="20" w:line="260" w:lineRule="exact"/>
              <w:ind w:left="0" w:leftChars="0" w:right="0" w:rightChars="0" w:firstLine="0" w:firstLineChars="0"/>
              <w:jc w:val="center"/>
              <w:rPr>
                <w:del w:id="15543" w:author="xh" w:date="2026-10-19T12:24:02+08:00"/>
              </w:rPr>
            </w:pPr>
            <w:del w:id="15544" w:author="xh" w:date="2026-10-19T12:24:02+08:00">
              <w:r>
                <w:rPr>
                  <w:rFonts w:ascii="Times New Roman" w:hAnsi="Times New Roman" w:eastAsia="宋体"/>
                  <w:b w:val="0"/>
                  <w:sz w:val="18"/>
                </w:rPr>
                <w:delText>2023</w:delText>
              </w:r>
            </w:del>
          </w:p>
        </w:tc>
        <w:tc>
          <w:tcPr>
            <w:tcW w:w="1039" w:type="dxa"/>
            <w:tcMar>
              <w:left w:w="70" w:type="dxa"/>
              <w:right w:w="70" w:type="dxa"/>
            </w:tcMar>
            <w:vAlign w:val="center"/>
          </w:tcPr>
          <w:p w14:paraId="24B0D5C6">
            <w:pPr>
              <w:keepNext/>
              <w:spacing w:before="20" w:after="20" w:line="260" w:lineRule="exact"/>
              <w:ind w:left="0" w:leftChars="0" w:right="0" w:rightChars="0" w:firstLine="0" w:firstLineChars="0"/>
              <w:jc w:val="center"/>
              <w:rPr>
                <w:del w:id="15545" w:author="xh" w:date="2026-10-19T12:24:02+08:00"/>
              </w:rPr>
            </w:pPr>
            <w:del w:id="15546" w:author="xh" w:date="2026-10-19T12:24:02+08:00">
              <w:r>
                <w:rPr>
                  <w:rFonts w:ascii="Times New Roman" w:hAnsi="Times New Roman" w:eastAsia="宋体"/>
                  <w:b w:val="0"/>
                  <w:sz w:val="18"/>
                </w:rPr>
                <w:delText>40+50</w:delText>
              </w:r>
            </w:del>
          </w:p>
        </w:tc>
        <w:tc>
          <w:tcPr>
            <w:tcW w:w="1039" w:type="dxa"/>
            <w:tcMar>
              <w:left w:w="70" w:type="dxa"/>
              <w:right w:w="70" w:type="dxa"/>
            </w:tcMar>
            <w:vAlign w:val="center"/>
          </w:tcPr>
          <w:p w14:paraId="02C172D2">
            <w:pPr>
              <w:keepNext/>
              <w:spacing w:before="20" w:after="20" w:line="260" w:lineRule="exact"/>
              <w:ind w:left="0" w:leftChars="0" w:right="0" w:rightChars="0" w:firstLine="0" w:firstLineChars="0"/>
              <w:jc w:val="center"/>
              <w:rPr>
                <w:del w:id="15547" w:author="xh" w:date="2026-10-19T12:24:02+08:00"/>
              </w:rPr>
            </w:pPr>
            <w:del w:id="15548" w:author="xh" w:date="2026-10-19T12:24:02+08:00">
              <w:r>
                <w:rPr>
                  <w:rFonts w:ascii="Times New Roman" w:hAnsi="Times New Roman" w:eastAsia="宋体"/>
                  <w:b w:val="0"/>
                  <w:sz w:val="18"/>
                </w:rPr>
                <w:delText>90.00</w:delText>
              </w:r>
            </w:del>
          </w:p>
        </w:tc>
        <w:tc>
          <w:tcPr>
            <w:tcW w:w="1039" w:type="dxa"/>
            <w:tcMar>
              <w:left w:w="70" w:type="dxa"/>
              <w:right w:w="70" w:type="dxa"/>
            </w:tcMar>
            <w:vAlign w:val="center"/>
          </w:tcPr>
          <w:p w14:paraId="6E7E7EEA">
            <w:pPr>
              <w:keepNext/>
              <w:spacing w:before="20" w:after="20" w:line="260" w:lineRule="exact"/>
              <w:ind w:left="0" w:leftChars="0" w:right="0" w:rightChars="0" w:firstLine="0" w:firstLineChars="0"/>
              <w:jc w:val="center"/>
              <w:rPr>
                <w:del w:id="15549" w:author="xh" w:date="2026-10-19T12:24:02+08:00"/>
              </w:rPr>
            </w:pPr>
            <w:del w:id="15550"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6DB09142">
            <w:pPr>
              <w:keepNext/>
              <w:spacing w:before="20" w:after="20" w:line="260" w:lineRule="exact"/>
              <w:ind w:left="0" w:leftChars="0" w:right="0" w:rightChars="0" w:firstLine="0" w:firstLineChars="0"/>
              <w:jc w:val="center"/>
              <w:rPr>
                <w:del w:id="15551" w:author="xh" w:date="2026-10-19T12:24:02+08:00"/>
              </w:rPr>
            </w:pPr>
            <w:del w:id="15552"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795AAD18">
            <w:pPr>
              <w:keepNext/>
              <w:spacing w:before="20" w:after="20" w:line="260" w:lineRule="exact"/>
              <w:ind w:left="0" w:leftChars="0" w:right="0" w:rightChars="0" w:firstLine="0" w:firstLineChars="0"/>
              <w:jc w:val="center"/>
              <w:rPr>
                <w:del w:id="15553" w:author="xh" w:date="2026-10-19T12:24:02+08:00"/>
              </w:rPr>
            </w:pPr>
            <w:del w:id="15554"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5FD60939">
            <w:pPr>
              <w:keepNext/>
              <w:spacing w:before="20" w:after="20" w:line="260" w:lineRule="exact"/>
              <w:ind w:left="0" w:leftChars="0" w:right="0" w:rightChars="0" w:firstLine="0" w:firstLineChars="0"/>
              <w:jc w:val="center"/>
              <w:rPr>
                <w:del w:id="15555" w:author="xh" w:date="2026-10-19T12:24:02+08:00"/>
              </w:rPr>
            </w:pPr>
            <w:del w:id="15556" w:author="xh" w:date="2026-10-19T12:24:02+08:00">
              <w:r>
                <w:rPr>
                  <w:rFonts w:ascii="Times New Roman" w:hAnsi="Times New Roman" w:eastAsia="宋体"/>
                  <w:b w:val="0"/>
                  <w:sz w:val="18"/>
                </w:rPr>
                <w:delText>70.34</w:delText>
              </w:r>
            </w:del>
          </w:p>
        </w:tc>
      </w:tr>
      <w:tr w14:paraId="40155D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5443" w:author="xh" w:date="2026-10-19T12:24:02+08:00"/>
        </w:trPr>
        <w:tc>
          <w:tcPr>
            <w:tcW w:w="1039" w:type="dxa"/>
            <w:tcMar>
              <w:left w:w="70" w:type="dxa"/>
              <w:right w:w="70" w:type="dxa"/>
            </w:tcMar>
            <w:vAlign w:val="center"/>
          </w:tcPr>
          <w:p w14:paraId="5FD06325">
            <w:pPr>
              <w:keepNext/>
              <w:spacing w:before="20" w:after="20" w:line="260" w:lineRule="exact"/>
              <w:ind w:left="0" w:leftChars="0" w:right="0" w:rightChars="0" w:firstLine="0" w:firstLineChars="0"/>
              <w:jc w:val="center"/>
              <w:rPr>
                <w:del w:id="15557" w:author="xh" w:date="2026-10-19T12:24:02+08:00"/>
              </w:rPr>
            </w:pPr>
            <w:del w:id="15558" w:author="xh" w:date="2026-10-19T12:24:02+08:00">
              <w:r>
                <w:rPr>
                  <w:rFonts w:ascii="Times New Roman" w:hAnsi="Times New Roman" w:eastAsia="宋体"/>
                  <w:b w:val="0"/>
                  <w:sz w:val="18"/>
                </w:rPr>
                <w:delText>弹性</w:delText>
              </w:r>
            </w:del>
          </w:p>
        </w:tc>
        <w:tc>
          <w:tcPr>
            <w:tcW w:w="1039" w:type="dxa"/>
            <w:tcMar>
              <w:left w:w="70" w:type="dxa"/>
              <w:right w:w="70" w:type="dxa"/>
            </w:tcMar>
            <w:vAlign w:val="center"/>
          </w:tcPr>
          <w:p w14:paraId="6C2CE776">
            <w:pPr>
              <w:keepNext/>
              <w:spacing w:before="20" w:after="20" w:line="260" w:lineRule="exact"/>
              <w:ind w:left="0" w:leftChars="0" w:right="0" w:rightChars="0" w:firstLine="0" w:firstLineChars="0"/>
              <w:jc w:val="center"/>
              <w:rPr>
                <w:del w:id="15559" w:author="xh" w:date="2026-10-19T12:24:02+08:00"/>
              </w:rPr>
            </w:pPr>
            <w:del w:id="15560" w:author="xh" w:date="2026-10-19T12:24:02+08:00">
              <w:r>
                <w:rPr>
                  <w:rFonts w:ascii="Times New Roman" w:hAnsi="Times New Roman" w:eastAsia="宋体"/>
                  <w:b w:val="0"/>
                  <w:sz w:val="18"/>
                </w:rPr>
                <w:delText>2024</w:delText>
              </w:r>
            </w:del>
          </w:p>
        </w:tc>
        <w:tc>
          <w:tcPr>
            <w:tcW w:w="1039" w:type="dxa"/>
            <w:tcMar>
              <w:left w:w="70" w:type="dxa"/>
              <w:right w:w="70" w:type="dxa"/>
            </w:tcMar>
            <w:vAlign w:val="center"/>
          </w:tcPr>
          <w:p w14:paraId="3D5DB46A">
            <w:pPr>
              <w:keepNext/>
              <w:spacing w:before="20" w:after="20" w:line="260" w:lineRule="exact"/>
              <w:ind w:left="0" w:leftChars="0" w:right="0" w:rightChars="0" w:firstLine="0" w:firstLineChars="0"/>
              <w:jc w:val="center"/>
              <w:rPr>
                <w:del w:id="15561" w:author="xh" w:date="2026-10-19T12:24:02+08:00"/>
              </w:rPr>
            </w:pPr>
            <w:del w:id="15562" w:author="xh" w:date="2026-10-19T12:24:02+08:00">
              <w:r>
                <w:rPr>
                  <w:rFonts w:ascii="Times New Roman" w:hAnsi="Times New Roman" w:eastAsia="宋体"/>
                  <w:b w:val="0"/>
                  <w:sz w:val="18"/>
                </w:rPr>
                <w:delText>40+50</w:delText>
              </w:r>
            </w:del>
          </w:p>
        </w:tc>
        <w:tc>
          <w:tcPr>
            <w:tcW w:w="1039" w:type="dxa"/>
            <w:tcMar>
              <w:left w:w="70" w:type="dxa"/>
              <w:right w:w="70" w:type="dxa"/>
            </w:tcMar>
            <w:vAlign w:val="center"/>
          </w:tcPr>
          <w:p w14:paraId="14CD94EF">
            <w:pPr>
              <w:keepNext/>
              <w:spacing w:before="20" w:after="20" w:line="260" w:lineRule="exact"/>
              <w:ind w:left="0" w:leftChars="0" w:right="0" w:rightChars="0" w:firstLine="0" w:firstLineChars="0"/>
              <w:jc w:val="center"/>
              <w:rPr>
                <w:del w:id="15563" w:author="xh" w:date="2026-10-19T12:24:02+08:00"/>
              </w:rPr>
            </w:pPr>
            <w:del w:id="15564" w:author="xh" w:date="2026-10-19T12:24:02+08:00">
              <w:r>
                <w:rPr>
                  <w:rFonts w:ascii="Times New Roman" w:hAnsi="Times New Roman" w:eastAsia="宋体"/>
                  <w:b w:val="0"/>
                  <w:sz w:val="18"/>
                </w:rPr>
                <w:delText>90.00</w:delText>
              </w:r>
            </w:del>
          </w:p>
        </w:tc>
        <w:tc>
          <w:tcPr>
            <w:tcW w:w="1039" w:type="dxa"/>
            <w:tcMar>
              <w:left w:w="70" w:type="dxa"/>
              <w:right w:w="70" w:type="dxa"/>
            </w:tcMar>
            <w:vAlign w:val="center"/>
          </w:tcPr>
          <w:p w14:paraId="36447B79">
            <w:pPr>
              <w:keepNext/>
              <w:spacing w:before="20" w:after="20" w:line="260" w:lineRule="exact"/>
              <w:ind w:left="0" w:leftChars="0" w:right="0" w:rightChars="0" w:firstLine="0" w:firstLineChars="0"/>
              <w:jc w:val="center"/>
              <w:rPr>
                <w:del w:id="15565" w:author="xh" w:date="2026-10-19T12:24:02+08:00"/>
              </w:rPr>
            </w:pPr>
            <w:del w:id="15566"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2D4D5D90">
            <w:pPr>
              <w:keepNext/>
              <w:spacing w:before="20" w:after="20" w:line="260" w:lineRule="exact"/>
              <w:ind w:left="0" w:leftChars="0" w:right="0" w:rightChars="0" w:firstLine="0" w:firstLineChars="0"/>
              <w:jc w:val="center"/>
              <w:rPr>
                <w:del w:id="15567" w:author="xh" w:date="2026-10-19T12:24:02+08:00"/>
              </w:rPr>
            </w:pPr>
            <w:del w:id="15568"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13C596D3">
            <w:pPr>
              <w:keepNext/>
              <w:spacing w:before="20" w:after="20" w:line="260" w:lineRule="exact"/>
              <w:ind w:left="0" w:leftChars="0" w:right="0" w:rightChars="0" w:firstLine="0" w:firstLineChars="0"/>
              <w:jc w:val="center"/>
              <w:rPr>
                <w:del w:id="15569" w:author="xh" w:date="2026-10-19T12:24:02+08:00"/>
              </w:rPr>
            </w:pPr>
            <w:del w:id="15570"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0E346057">
            <w:pPr>
              <w:keepNext/>
              <w:spacing w:before="20" w:after="20" w:line="260" w:lineRule="exact"/>
              <w:ind w:left="0" w:leftChars="0" w:right="0" w:rightChars="0" w:firstLine="0" w:firstLineChars="0"/>
              <w:jc w:val="center"/>
              <w:rPr>
                <w:del w:id="15571" w:author="xh" w:date="2026-10-19T12:24:02+08:00"/>
              </w:rPr>
            </w:pPr>
            <w:del w:id="15572" w:author="xh" w:date="2026-10-19T12:24:02+08:00">
              <w:r>
                <w:rPr>
                  <w:rFonts w:ascii="Times New Roman" w:hAnsi="Times New Roman" w:eastAsia="宋体"/>
                  <w:b w:val="0"/>
                  <w:sz w:val="18"/>
                </w:rPr>
                <w:delText>66.11</w:delText>
              </w:r>
            </w:del>
          </w:p>
        </w:tc>
      </w:tr>
      <w:tr w14:paraId="423B24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5444" w:author="xh" w:date="2026-10-19T12:24:02+08:00"/>
        </w:trPr>
        <w:tc>
          <w:tcPr>
            <w:tcW w:w="1039" w:type="dxa"/>
            <w:tcMar>
              <w:left w:w="70" w:type="dxa"/>
              <w:right w:w="70" w:type="dxa"/>
            </w:tcMar>
            <w:vAlign w:val="center"/>
          </w:tcPr>
          <w:p w14:paraId="0EE0337A">
            <w:pPr>
              <w:keepNext w:val="0"/>
              <w:spacing w:before="20" w:after="20" w:line="260" w:lineRule="exact"/>
              <w:ind w:left="0" w:leftChars="0" w:right="0" w:rightChars="0" w:firstLine="0" w:firstLineChars="0"/>
              <w:jc w:val="center"/>
              <w:rPr>
                <w:del w:id="15573" w:author="xh" w:date="2026-10-19T12:24:02+08:00"/>
              </w:rPr>
            </w:pPr>
            <w:del w:id="15574" w:author="xh" w:date="2026-10-19T12:24:02+08:00">
              <w:r>
                <w:rPr>
                  <w:rFonts w:ascii="Times New Roman" w:hAnsi="Times New Roman" w:eastAsia="宋体"/>
                  <w:b w:val="0"/>
                  <w:sz w:val="18"/>
                </w:rPr>
                <w:delText>弹性</w:delText>
              </w:r>
            </w:del>
          </w:p>
        </w:tc>
        <w:tc>
          <w:tcPr>
            <w:tcW w:w="1039" w:type="dxa"/>
            <w:tcMar>
              <w:left w:w="70" w:type="dxa"/>
              <w:right w:w="70" w:type="dxa"/>
            </w:tcMar>
            <w:vAlign w:val="center"/>
          </w:tcPr>
          <w:p w14:paraId="2BF9F795">
            <w:pPr>
              <w:keepNext w:val="0"/>
              <w:spacing w:before="20" w:after="20" w:line="260" w:lineRule="exact"/>
              <w:ind w:left="0" w:leftChars="0" w:right="0" w:rightChars="0" w:firstLine="0" w:firstLineChars="0"/>
              <w:jc w:val="center"/>
              <w:rPr>
                <w:del w:id="15575" w:author="xh" w:date="2026-10-19T12:24:02+08:00"/>
              </w:rPr>
            </w:pPr>
            <w:del w:id="15576" w:author="xh" w:date="2026-10-19T12:24:02+08:00">
              <w:r>
                <w:rPr>
                  <w:rFonts w:ascii="Times New Roman" w:hAnsi="Times New Roman" w:eastAsia="宋体"/>
                  <w:b w:val="0"/>
                  <w:sz w:val="18"/>
                </w:rPr>
                <w:delText>2025</w:delText>
              </w:r>
            </w:del>
          </w:p>
        </w:tc>
        <w:tc>
          <w:tcPr>
            <w:tcW w:w="1039" w:type="dxa"/>
            <w:tcMar>
              <w:left w:w="70" w:type="dxa"/>
              <w:right w:w="70" w:type="dxa"/>
            </w:tcMar>
            <w:vAlign w:val="center"/>
          </w:tcPr>
          <w:p w14:paraId="3615AA8F">
            <w:pPr>
              <w:keepNext w:val="0"/>
              <w:spacing w:before="20" w:after="20" w:line="260" w:lineRule="exact"/>
              <w:ind w:left="0" w:leftChars="0" w:right="0" w:rightChars="0" w:firstLine="0" w:firstLineChars="0"/>
              <w:jc w:val="center"/>
              <w:rPr>
                <w:del w:id="15577" w:author="xh" w:date="2026-10-19T12:24:02+08:00"/>
              </w:rPr>
            </w:pPr>
            <w:del w:id="15578" w:author="xh" w:date="2026-10-19T12:24:02+08:00">
              <w:r>
                <w:rPr>
                  <w:rFonts w:ascii="Times New Roman" w:hAnsi="Times New Roman" w:eastAsia="宋体"/>
                  <w:b w:val="0"/>
                  <w:sz w:val="18"/>
                </w:rPr>
                <w:delText>40+50</w:delText>
              </w:r>
            </w:del>
          </w:p>
        </w:tc>
        <w:tc>
          <w:tcPr>
            <w:tcW w:w="1039" w:type="dxa"/>
            <w:tcMar>
              <w:left w:w="70" w:type="dxa"/>
              <w:right w:w="70" w:type="dxa"/>
            </w:tcMar>
            <w:vAlign w:val="center"/>
          </w:tcPr>
          <w:p w14:paraId="31940CB0">
            <w:pPr>
              <w:keepNext w:val="0"/>
              <w:spacing w:before="20" w:after="20" w:line="260" w:lineRule="exact"/>
              <w:ind w:left="0" w:leftChars="0" w:right="0" w:rightChars="0" w:firstLine="0" w:firstLineChars="0"/>
              <w:jc w:val="center"/>
              <w:rPr>
                <w:del w:id="15579" w:author="xh" w:date="2026-10-19T12:24:02+08:00"/>
              </w:rPr>
            </w:pPr>
            <w:del w:id="15580" w:author="xh" w:date="2026-10-19T12:24:02+08:00">
              <w:r>
                <w:rPr>
                  <w:rFonts w:ascii="Times New Roman" w:hAnsi="Times New Roman" w:eastAsia="宋体"/>
                  <w:b w:val="0"/>
                  <w:sz w:val="18"/>
                </w:rPr>
                <w:delText>90.00</w:delText>
              </w:r>
            </w:del>
          </w:p>
        </w:tc>
        <w:tc>
          <w:tcPr>
            <w:tcW w:w="1039" w:type="dxa"/>
            <w:tcMar>
              <w:left w:w="70" w:type="dxa"/>
              <w:right w:w="70" w:type="dxa"/>
            </w:tcMar>
            <w:vAlign w:val="center"/>
          </w:tcPr>
          <w:p w14:paraId="7305F95E">
            <w:pPr>
              <w:keepNext w:val="0"/>
              <w:spacing w:before="20" w:after="20" w:line="260" w:lineRule="exact"/>
              <w:ind w:left="0" w:leftChars="0" w:right="0" w:rightChars="0" w:firstLine="0" w:firstLineChars="0"/>
              <w:jc w:val="center"/>
              <w:rPr>
                <w:del w:id="15581" w:author="xh" w:date="2026-10-19T12:24:02+08:00"/>
              </w:rPr>
            </w:pPr>
            <w:del w:id="15582"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49B48F7A">
            <w:pPr>
              <w:keepNext w:val="0"/>
              <w:spacing w:before="20" w:after="20" w:line="260" w:lineRule="exact"/>
              <w:ind w:left="0" w:leftChars="0" w:right="0" w:rightChars="0" w:firstLine="0" w:firstLineChars="0"/>
              <w:jc w:val="center"/>
              <w:rPr>
                <w:del w:id="15583" w:author="xh" w:date="2026-10-19T12:24:02+08:00"/>
              </w:rPr>
            </w:pPr>
            <w:del w:id="15584"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6A46B3FD">
            <w:pPr>
              <w:keepNext w:val="0"/>
              <w:spacing w:before="20" w:after="20" w:line="260" w:lineRule="exact"/>
              <w:ind w:left="0" w:leftChars="0" w:right="0" w:rightChars="0" w:firstLine="0" w:firstLineChars="0"/>
              <w:jc w:val="center"/>
              <w:rPr>
                <w:del w:id="15585" w:author="xh" w:date="2026-10-19T12:24:02+08:00"/>
              </w:rPr>
            </w:pPr>
            <w:del w:id="15586" w:author="xh" w:date="2026-10-19T12:24:02+08:00">
              <w:r>
                <w:rPr>
                  <w:rFonts w:ascii="Times New Roman" w:hAnsi="Times New Roman" w:eastAsia="宋体"/>
                  <w:b w:val="0"/>
                  <w:sz w:val="18"/>
                </w:rPr>
                <w:delText>0.00</w:delText>
              </w:r>
            </w:del>
          </w:p>
        </w:tc>
        <w:tc>
          <w:tcPr>
            <w:tcW w:w="1039" w:type="dxa"/>
            <w:tcMar>
              <w:left w:w="70" w:type="dxa"/>
              <w:right w:w="70" w:type="dxa"/>
            </w:tcMar>
            <w:vAlign w:val="center"/>
          </w:tcPr>
          <w:p w14:paraId="0CB02DEA">
            <w:pPr>
              <w:keepNext w:val="0"/>
              <w:spacing w:before="20" w:after="20" w:line="260" w:lineRule="exact"/>
              <w:ind w:left="0" w:leftChars="0" w:right="0" w:rightChars="0" w:firstLine="0" w:firstLineChars="0"/>
              <w:jc w:val="center"/>
              <w:rPr>
                <w:del w:id="15587" w:author="xh" w:date="2026-10-19T12:24:02+08:00"/>
              </w:rPr>
            </w:pPr>
            <w:del w:id="15588" w:author="xh" w:date="2026-10-19T12:24:02+08:00">
              <w:r>
                <w:rPr>
                  <w:rFonts w:ascii="Times New Roman" w:hAnsi="Times New Roman" w:eastAsia="宋体"/>
                  <w:b w:val="0"/>
                  <w:sz w:val="18"/>
                </w:rPr>
                <w:delText>69.73</w:delText>
              </w:r>
            </w:del>
          </w:p>
        </w:tc>
      </w:tr>
      <w:tr>
        <w:trPr>
          <w:cantSplit/>
          <w:tblHeader/>
          <w:ins w:id="15589" w:author="xh" w:date="2026-10-19T12:24:0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598" w:author="xh" w:date="2026-10-19T12:24:02+08:00"/>
              </w:rPr>
            </w:pPr>
            <w:ins w:id="15599" w:author="xh" w:date="2026-10-19T12:24:02+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00" w:author="xh" w:date="2026-10-19T12:24:02+08:00"/>
              </w:rPr>
            </w:pPr>
            <w:ins w:id="15601" w:author="xh" w:date="2026-10-19T12:24:02+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02" w:author="xh" w:date="2026-10-19T12:24:02+08:00"/>
              </w:rPr>
            </w:pPr>
            <w:ins w:id="15603" w:author="xh" w:date="2026-10-19T12:24:02+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04" w:author="xh" w:date="2026-10-19T12:24:02+08:00"/>
              </w:rPr>
            </w:pPr>
            <w:ins w:id="15605" w:author="xh" w:date="2026-10-19T12:24:02+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06" w:author="xh" w:date="2026-10-19T12:24:02+08:00"/>
              </w:rPr>
            </w:pPr>
            <w:ins w:id="15607" w:author="xh" w:date="2026-10-19T12:24:02+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08" w:author="xh" w:date="2026-10-19T12:24:02+08:00"/>
              </w:rPr>
            </w:pPr>
            <w:ins w:id="15609" w:author="xh" w:date="2026-10-19T12:24:02+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10" w:author="xh" w:date="2026-10-19T12:24:02+08:00"/>
              </w:rPr>
            </w:pPr>
            <w:ins w:id="15611" w:author="xh" w:date="2026-10-19T12:24:02+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12" w:author="xh" w:date="2026-10-19T12:24:02+08:00"/>
              </w:rPr>
            </w:pPr>
            <w:ins w:id="15613" w:author="xh" w:date="2026-10-19T12:24:02+08:00">
              <w:r>
                <w:rPr>
                  <w:rFonts w:ascii="Times New Roman" w:hAnsi="Times New Roman" w:eastAsia="宋体"/>
                  <w:b/>
                  <w:sz w:val="18"/>
                </w:rPr>
                <w:t>转接后净负荷/MW</w:t>
              </w:r>
            </w:ins>
          </w:p>
        </w:tc>
      </w:tr>
      <w:tr>
        <w:trPr>
          <w:cantSplit/>
          <w:ins w:id="15590" w:author="xh" w:date="2026-10-19T12:24:0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14" w:author="xh" w:date="2026-10-19T12:24:02+08:00"/>
              </w:rPr>
            </w:pPr>
            <w:ins w:id="15615" w:author="xh" w:date="2026-10-19T12:24:02+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16" w:author="xh" w:date="2026-10-19T12:24:02+08:00"/>
              </w:rPr>
            </w:pPr>
            <w:ins w:id="15617" w:author="xh" w:date="2026-10-19T12:24:02+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18" w:author="xh" w:date="2026-10-19T12:24:02+08:00"/>
              </w:rPr>
            </w:pPr>
            <w:ins w:id="15619" w:author="xh" w:date="2026-10-19T12:24:02+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20" w:author="xh" w:date="2026-10-19T12:24:02+08:00"/>
              </w:rPr>
            </w:pPr>
            <w:ins w:id="15621" w:author="xh" w:date="2026-10-19T12:24:02+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22" w:author="xh" w:date="2026-10-19T12:24:02+08:00"/>
              </w:rPr>
            </w:pPr>
            <w:ins w:id="15623" w:author="xh" w:date="2026-10-19T12:24: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24" w:author="xh" w:date="2026-10-19T12:24:02+08:00"/>
              </w:rPr>
            </w:pPr>
            <w:ins w:id="15625" w:author="xh" w:date="2026-10-19T12:24:02+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26" w:author="xh" w:date="2026-10-19T12:24:02+08:00"/>
              </w:rPr>
            </w:pPr>
            <w:ins w:id="15627" w:author="xh" w:date="2026-10-19T12:24:02+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28" w:author="xh" w:date="2026-10-19T12:24:02+08:00"/>
              </w:rPr>
            </w:pPr>
            <w:ins w:id="15629" w:author="xh" w:date="2026-10-19T12:24:02+08:00">
              <w:r>
                <w:rPr>
                  <w:rFonts w:ascii="Times New Roman" w:hAnsi="Times New Roman" w:eastAsia="宋体"/>
                  <w:b w:val="0"/>
                  <w:sz w:val="18"/>
                </w:rPr>
                <w:t>—</w:t>
              </w:r>
            </w:ins>
          </w:p>
        </w:tc>
      </w:tr>
      <w:tr>
        <w:trPr>
          <w:cantSplit/>
          <w:ins w:id="15591" w:author="xh" w:date="2026-10-19T12:24:0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30" w:author="xh" w:date="2026-10-19T12:24:02+08:00"/>
              </w:rPr>
            </w:pPr>
            <w:ins w:id="15631" w:author="xh" w:date="2026-10-19T12:24:02+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32" w:author="xh" w:date="2026-10-19T12:24:02+08:00"/>
              </w:rPr>
            </w:pPr>
            <w:ins w:id="15633" w:author="xh" w:date="2026-10-19T12:24:02+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34" w:author="xh" w:date="2026-10-19T12:24:02+08:00"/>
              </w:rPr>
            </w:pPr>
            <w:ins w:id="15635" w:author="xh" w:date="2026-10-19T12:24:02+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36" w:author="xh" w:date="2026-10-19T12:24:02+08:00"/>
              </w:rPr>
            </w:pPr>
            <w:ins w:id="15637" w:author="xh" w:date="2026-10-19T12:24:02+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38" w:author="xh" w:date="2026-10-19T12:24:02+08:00"/>
              </w:rPr>
            </w:pPr>
            <w:ins w:id="15639" w:author="xh" w:date="2026-10-19T12:24: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40" w:author="xh" w:date="2026-10-19T12:24:02+08:00"/>
              </w:rPr>
            </w:pPr>
            <w:ins w:id="15641" w:author="xh" w:date="2026-10-19T12:24: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42" w:author="xh" w:date="2026-10-19T12:24:02+08:00"/>
              </w:rPr>
            </w:pPr>
            <w:ins w:id="15643" w:author="xh" w:date="2026-10-19T12:24: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44" w:author="xh" w:date="2026-10-19T12:24:02+08:00"/>
              </w:rPr>
            </w:pPr>
            <w:ins w:id="15645" w:author="xh" w:date="2026-10-19T12:24:02+08:00">
              <w:r>
                <w:rPr>
                  <w:rFonts w:ascii="Times New Roman" w:hAnsi="Times New Roman" w:eastAsia="宋体"/>
                  <w:b w:val="0"/>
                  <w:sz w:val="18"/>
                </w:rPr>
                <w:t>69.73</w:t>
              </w:r>
            </w:ins>
          </w:p>
        </w:tc>
      </w:tr>
      <w:tr>
        <w:trPr>
          <w:cantSplit/>
          <w:ins w:id="15592" w:author="xh" w:date="2026-10-19T12:24:0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46" w:author="xh" w:date="2026-10-19T12:24:02+08:00"/>
              </w:rPr>
            </w:pPr>
            <w:ins w:id="15647" w:author="xh" w:date="2026-10-19T12:24:02+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48" w:author="xh" w:date="2026-10-19T12:24:02+08:00"/>
              </w:rPr>
            </w:pPr>
            <w:ins w:id="15649" w:author="xh" w:date="2026-10-19T12:24:02+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50" w:author="xh" w:date="2026-10-19T12:24:02+08:00"/>
              </w:rPr>
            </w:pPr>
            <w:ins w:id="15651" w:author="xh" w:date="2026-10-19T12:24:02+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52" w:author="xh" w:date="2026-10-19T12:24:02+08:00"/>
              </w:rPr>
            </w:pPr>
            <w:ins w:id="15653" w:author="xh" w:date="2026-10-19T12:24:02+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54" w:author="xh" w:date="2026-10-19T12:24:02+08:00"/>
              </w:rPr>
            </w:pPr>
            <w:ins w:id="15655" w:author="xh" w:date="2026-10-19T12:24: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56" w:author="xh" w:date="2026-10-19T12:24:02+08:00"/>
              </w:rPr>
            </w:pPr>
            <w:ins w:id="15657" w:author="xh" w:date="2026-10-19T12:24:02+08:00">
              <w:r>
                <w:rPr>
                  <w:rFonts w:ascii="Times New Roman" w:hAnsi="Times New Roman" w:eastAsia="宋体"/>
                  <w:b w:val="0"/>
                  <w:sz w:val="18"/>
                </w:rPr>
                <w:t>13.29</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58" w:author="xh" w:date="2026-10-19T12:24:02+08:00"/>
              </w:rPr>
            </w:pPr>
            <w:ins w:id="15659" w:author="xh" w:date="2026-10-19T12:24: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60" w:author="xh" w:date="2026-10-19T12:24:02+08:00"/>
              </w:rPr>
            </w:pPr>
            <w:ins w:id="15661" w:author="xh" w:date="2026-10-19T12:24:02+08:00">
              <w:r>
                <w:rPr>
                  <w:rFonts w:ascii="Times New Roman" w:hAnsi="Times New Roman" w:eastAsia="宋体"/>
                  <w:b w:val="0"/>
                  <w:sz w:val="18"/>
                </w:rPr>
                <w:t>70.87</w:t>
              </w:r>
            </w:ins>
          </w:p>
        </w:tc>
      </w:tr>
      <w:tr>
        <w:trPr>
          <w:cantSplit/>
          <w:ins w:id="15593" w:author="xh" w:date="2026-10-19T12:24:0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62" w:author="xh" w:date="2026-10-19T12:24:02+08:00"/>
              </w:rPr>
            </w:pPr>
            <w:ins w:id="15663" w:author="xh" w:date="2026-10-19T12:24:02+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64" w:author="xh" w:date="2026-10-19T12:24:02+08:00"/>
              </w:rPr>
            </w:pPr>
            <w:ins w:id="15665" w:author="xh" w:date="2026-10-19T12:24:02+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66" w:author="xh" w:date="2026-10-19T12:24:02+08:00"/>
              </w:rPr>
            </w:pPr>
            <w:ins w:id="15667" w:author="xh" w:date="2026-10-19T12:24:02+08:00">
              <w:r>
                <w:rPr>
                  <w:rFonts w:ascii="Times New Roman" w:hAnsi="Times New Roman" w:eastAsia="宋体"/>
                  <w:b w:val="0"/>
                  <w:sz w:val="18"/>
                </w:rPr>
                <w:t>50.00+63.00+50.00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68" w:author="xh" w:date="2026-10-19T12:24:02+08:00"/>
              </w:rPr>
            </w:pPr>
            <w:ins w:id="15669" w:author="xh" w:date="2026-10-19T12:24:02+08:00">
              <w:r>
                <w:rPr>
                  <w:rFonts w:ascii="Times New Roman" w:hAnsi="Times New Roman" w:eastAsia="宋体"/>
                  <w:b w:val="0"/>
                  <w:sz w:val="18"/>
                </w:rPr>
                <w:t>163.00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70" w:author="xh" w:date="2026-10-19T12:24:02+08:00"/>
              </w:rPr>
            </w:pPr>
            <w:ins w:id="15671" w:author="xh" w:date="2026-10-19T12:24: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72" w:author="xh" w:date="2026-10-19T12:24:02+08:00"/>
              </w:rPr>
            </w:pPr>
            <w:ins w:id="15673" w:author="xh" w:date="2026-10-19T12:24: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74" w:author="xh" w:date="2026-10-19T12:24:02+08:00"/>
              </w:rPr>
            </w:pPr>
            <w:ins w:id="15675" w:author="xh" w:date="2026-10-19T12:24: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76" w:author="xh" w:date="2026-10-19T12:24:02+08:00"/>
              </w:rPr>
            </w:pPr>
            <w:ins w:id="15677" w:author="xh" w:date="2026-10-19T12:24:02+08:00">
              <w:r>
                <w:rPr>
                  <w:rFonts w:ascii="Times New Roman" w:hAnsi="Times New Roman" w:eastAsia="宋体"/>
                  <w:b w:val="0"/>
                  <w:sz w:val="18"/>
                </w:rPr>
                <w:t>101.53</w:t>
              </w:r>
            </w:ins>
          </w:p>
        </w:tc>
      </w:tr>
      <w:tr>
        <w:trPr>
          <w:cantSplit/>
          <w:ins w:id="15594" w:author="xh" w:date="2026-10-19T12:24:0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78" w:author="xh" w:date="2026-10-19T12:24:02+08:00"/>
              </w:rPr>
            </w:pPr>
            <w:ins w:id="15679" w:author="xh" w:date="2026-10-19T12:24:02+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80" w:author="xh" w:date="2026-10-19T12:24:02+08:00"/>
              </w:rPr>
            </w:pPr>
            <w:ins w:id="15681" w:author="xh" w:date="2026-10-19T12:24:02+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82" w:author="xh" w:date="2026-10-19T12:24:02+08:00"/>
              </w:rPr>
            </w:pPr>
            <w:ins w:id="15683" w:author="xh" w:date="2026-10-19T12:24:02+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84" w:author="xh" w:date="2026-10-19T12:24:02+08:00"/>
              </w:rPr>
            </w:pPr>
            <w:ins w:id="15685" w:author="xh" w:date="2026-10-19T12:24:02+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86" w:author="xh" w:date="2026-10-19T12:24:02+08:00"/>
              </w:rPr>
            </w:pPr>
            <w:ins w:id="15687" w:author="xh" w:date="2026-10-19T12:24: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88" w:author="xh" w:date="2026-10-19T12:24:02+08:00"/>
              </w:rPr>
            </w:pPr>
            <w:ins w:id="15689" w:author="xh" w:date="2026-10-19T12:24:02+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90" w:author="xh" w:date="2026-10-19T12:24:02+08:00"/>
              </w:rPr>
            </w:pPr>
            <w:ins w:id="15691" w:author="xh" w:date="2026-10-19T12:24:02+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92" w:author="xh" w:date="2026-10-19T12:24:02+08:00"/>
              </w:rPr>
            </w:pPr>
            <w:ins w:id="15693" w:author="xh" w:date="2026-10-19T12:24:02+08:00">
              <w:r>
                <w:rPr>
                  <w:rFonts w:ascii="Times New Roman" w:hAnsi="Times New Roman" w:eastAsia="宋体"/>
                  <w:b w:val="0"/>
                  <w:sz w:val="18"/>
                </w:rPr>
                <w:t>—</w:t>
              </w:r>
            </w:ins>
          </w:p>
        </w:tc>
      </w:tr>
      <w:tr>
        <w:trPr>
          <w:cantSplit/>
          <w:ins w:id="15595" w:author="xh" w:date="2026-10-19T12:24:0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94" w:author="xh" w:date="2026-10-19T12:24:02+08:00"/>
              </w:rPr>
            </w:pPr>
            <w:ins w:id="15695" w:author="xh" w:date="2026-10-19T12:24:02+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96" w:author="xh" w:date="2026-10-19T12:24:02+08:00"/>
              </w:rPr>
            </w:pPr>
            <w:ins w:id="15697" w:author="xh" w:date="2026-10-19T12:24:02+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698" w:author="xh" w:date="2026-10-19T12:24:02+08:00"/>
              </w:rPr>
            </w:pPr>
            <w:ins w:id="15699" w:author="xh" w:date="2026-10-19T12:24:02+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700" w:author="xh" w:date="2026-10-19T12:24:02+08:00"/>
              </w:rPr>
            </w:pPr>
            <w:ins w:id="15701" w:author="xh" w:date="2026-10-19T12:24:02+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702" w:author="xh" w:date="2026-10-19T12:24:02+08:00"/>
              </w:rPr>
            </w:pPr>
            <w:ins w:id="15703" w:author="xh" w:date="2026-10-19T12:24: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704" w:author="xh" w:date="2026-10-19T12:24:02+08:00"/>
              </w:rPr>
            </w:pPr>
            <w:ins w:id="15705" w:author="xh" w:date="2026-10-19T12:24: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706" w:author="xh" w:date="2026-10-19T12:24:02+08:00"/>
              </w:rPr>
            </w:pPr>
            <w:ins w:id="15707" w:author="xh" w:date="2026-10-19T12:24: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708" w:author="xh" w:date="2026-10-19T12:24:02+08:00"/>
              </w:rPr>
            </w:pPr>
            <w:ins w:id="15709" w:author="xh" w:date="2026-10-19T12:24:02+08:00">
              <w:r>
                <w:rPr>
                  <w:rFonts w:ascii="Times New Roman" w:hAnsi="Times New Roman" w:eastAsia="宋体"/>
                  <w:b w:val="0"/>
                  <w:sz w:val="18"/>
                </w:rPr>
                <w:t>69.73</w:t>
              </w:r>
            </w:ins>
          </w:p>
        </w:tc>
      </w:tr>
      <w:tr>
        <w:trPr>
          <w:cantSplit/>
          <w:ins w:id="15596" w:author="xh" w:date="2026-10-19T12:24:0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710" w:author="xh" w:date="2026-10-19T12:24:02+08:00"/>
              </w:rPr>
            </w:pPr>
            <w:ins w:id="15711" w:author="xh" w:date="2026-10-19T12:24:02+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712" w:author="xh" w:date="2026-10-19T12:24:02+08:00"/>
              </w:rPr>
            </w:pPr>
            <w:ins w:id="15713" w:author="xh" w:date="2026-10-19T12:24:02+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714" w:author="xh" w:date="2026-10-19T12:24:02+08:00"/>
              </w:rPr>
            </w:pPr>
            <w:ins w:id="15715" w:author="xh" w:date="2026-10-19T12:24:02+08:00">
              <w:r>
                <w:rPr>
                  <w:rFonts w:ascii="Times New Roman" w:hAnsi="Times New Roman" w:eastAsia="宋体"/>
                  <w:b w:val="0"/>
                  <w:sz w:val="18"/>
                </w:rPr>
                <w:t>50.00+63.00+50.00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716" w:author="xh" w:date="2026-10-19T12:24:02+08:00"/>
              </w:rPr>
            </w:pPr>
            <w:ins w:id="15717" w:author="xh" w:date="2026-10-19T12:24:02+08:00">
              <w:r>
                <w:rPr>
                  <w:rFonts w:ascii="Times New Roman" w:hAnsi="Times New Roman" w:eastAsia="宋体"/>
                  <w:b w:val="0"/>
                  <w:sz w:val="18"/>
                </w:rPr>
                <w:t>163.00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718" w:author="xh" w:date="2026-10-19T12:24:02+08:00"/>
              </w:rPr>
            </w:pPr>
            <w:ins w:id="15719" w:author="xh" w:date="2026-10-19T12:24: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720" w:author="xh" w:date="2026-10-19T12:24:02+08:00"/>
              </w:rPr>
            </w:pPr>
            <w:ins w:id="15721" w:author="xh" w:date="2026-10-19T12:24: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722" w:author="xh" w:date="2026-10-19T12:24:02+08:00"/>
              </w:rPr>
            </w:pPr>
            <w:ins w:id="15723" w:author="xh" w:date="2026-10-19T12:24:0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724" w:author="xh" w:date="2026-10-19T12:24:02+08:00"/>
              </w:rPr>
            </w:pPr>
            <w:ins w:id="15725" w:author="xh" w:date="2026-10-19T12:24:02+08:00">
              <w:r>
                <w:rPr>
                  <w:rFonts w:ascii="Times New Roman" w:hAnsi="Times New Roman" w:eastAsia="宋体"/>
                  <w:b w:val="0"/>
                  <w:sz w:val="18"/>
                </w:rPr>
                <w:t>84.16</w:t>
              </w:r>
            </w:ins>
          </w:p>
        </w:tc>
      </w:tr>
      <w:tr>
        <w:trPr>
          <w:cantSplit/>
          <w:ins w:id="15597" w:author="xh" w:date="2026-10-19T12:24:02+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726" w:author="xh" w:date="2026-10-19T12:24:02+08:00"/>
              </w:rPr>
            </w:pPr>
            <w:ins w:id="15727" w:author="xh" w:date="2026-10-19T12:24:02+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728" w:author="xh" w:date="2026-10-19T12:24:02+08:00"/>
              </w:rPr>
            </w:pPr>
            <w:ins w:id="15729" w:author="xh" w:date="2026-10-19T12:24:02+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730" w:author="xh" w:date="2026-10-19T12:24:02+08:00"/>
              </w:rPr>
            </w:pPr>
            <w:ins w:id="15731" w:author="xh" w:date="2026-10-19T12:24:02+08:00">
              <w:r>
                <w:rPr>
                  <w:rFonts w:ascii="Times New Roman" w:hAnsi="Times New Roman" w:eastAsia="宋体"/>
                  <w:b w:val="0"/>
                  <w:sz w:val="18"/>
                </w:rPr>
                <w:t>50.00+63.00+50.00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732" w:author="xh" w:date="2026-10-19T12:24:02+08:00"/>
              </w:rPr>
            </w:pPr>
            <w:ins w:id="15733" w:author="xh" w:date="2026-10-19T12:24:02+08:00">
              <w:r>
                <w:rPr>
                  <w:rFonts w:ascii="Times New Roman" w:hAnsi="Times New Roman" w:eastAsia="宋体"/>
                  <w:b w:val="0"/>
                  <w:sz w:val="18"/>
                </w:rPr>
                <w:t>163.00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734" w:author="xh" w:date="2026-10-19T12:24:02+08:00"/>
              </w:rPr>
            </w:pPr>
            <w:ins w:id="15735" w:author="xh" w:date="2026-10-19T12:24:02+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736" w:author="xh" w:date="2026-10-19T12:24:02+08:00"/>
              </w:rPr>
            </w:pPr>
            <w:ins w:id="15737" w:author="xh" w:date="2026-10-19T12:24:02+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738" w:author="xh" w:date="2026-10-19T12:24:02+08:00"/>
              </w:rPr>
            </w:pPr>
            <w:ins w:id="15739" w:author="xh" w:date="2026-10-19T12:24:02+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5740" w:author="xh" w:date="2026-10-19T12:24:02+08:00"/>
              </w:rPr>
            </w:pPr>
            <w:ins w:id="15741" w:author="xh" w:date="2026-10-19T12:24:02+08:00">
              <w:r>
                <w:rPr>
                  <w:rFonts w:ascii="Times New Roman" w:hAnsi="Times New Roman" w:eastAsia="宋体"/>
                  <w:b w:val="0"/>
                  <w:sz w:val="18"/>
                </w:rPr>
                <w:t>101.53</w:t>
              </w:r>
            </w:ins>
          </w:p>
        </w:tc>
      </w:tr>
    </w:tbl>
    <w:p w14:paraId="44C150CF">
      <w:pPr>
        <w:pStyle w:val="2"/>
        <w:widowControl/>
        <w:spacing w:before="0" w:after="0" w:line="348" w:lineRule="exact"/>
        <w:ind w:firstLine="480"/>
        <w:jc w:val="both"/>
      </w:pPr>
      <w:r>
        <w:rPr>
          <w:rFonts w:ascii="Times New Roman" w:hAnsi="Times New Roman" w:eastAsia="方正仿宋_GBK"/>
          <w:b w:val="0"/>
          <w:sz w:val="24"/>
        </w:rPr>
        <w:t xml:space="preserve">20</w:t>
      </w:r>
      <w:ins w:id="15742" w:author="xh" w:date="2026-10-19T12:24:42+08:00">
        <w:r>
          <w:rPr>
            <w:rFonts w:ascii="Times New Roman" w:hAnsi="Times New Roman" w:eastAsia="方正仿宋_GBK"/>
            <w:b w:val="0"/>
            <w:sz w:val="24"/>
          </w:rPr>
          <w:t xml:space="preserve">3</w:t>
        </w:r>
      </w:ins>
      <w:del w:id="15743" w:author="xh" w:date="2026-10-19T12:24:42+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5744" w:author="xh" w:date="2026-10-19T12:24:42+08:00">
        <w:r>
          <w:rPr>
            <w:rFonts w:ascii="Times New Roman" w:hAnsi="Times New Roman" w:eastAsia="方正仿宋_GBK"/>
            <w:b w:val="0"/>
            <w:sz w:val="24"/>
          </w:rPr>
          <w:t xml:space="preserve">最大单台主变N-1后，弹性方案剩余主变容量为100.00 MVA，按0.95功率因数折算为95.00 MW。储能</w:t>
        </w:r>
      </w:ins>
      <w:del w:id="15745" w:author="xh" w:date="2026-10-19T12:24:42+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5746" w:author="xh" w:date="2026-10-19T12:24:42+08:00">
        <w:r>
          <w:rPr>
            <w:rFonts w:ascii="Times New Roman" w:hAnsi="Times New Roman" w:eastAsia="方正仿宋_GBK"/>
            <w:b w:val="0"/>
            <w:sz w:val="24"/>
          </w:rPr>
          <w:t xml:space="preserve">有效支撑功率为0.00 MW、反向有效吸收功率为0.00 MW。全年本站故障</w:t>
        </w:r>
      </w:ins>
      <w:del w:id="15747" w:author="xh" w:date="2026-10-19T12:24:42+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15748" w:author="xh" w:date="2026-10-19T12:24:42+08:00">
        <w:r>
          <w:rPr>
            <w:rFonts w:ascii="Times New Roman" w:hAnsi="Times New Roman" w:eastAsia="方正仿宋_GBK"/>
            <w:b w:val="0"/>
            <w:sz w:val="24"/>
          </w:rPr>
          <w:t xml:space="preserve">中最小余量为1.59 MW。该小时按采用的固定区段预案</w:t>
        </w:r>
      </w:ins>
      <w:del w:id="15749" w:author="xh" w:date="2026-10-19T12:24:42+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15750" w:author="xh" w:date="2026-10-19T12:24:42+08:00">
        <w:r>
          <w:rPr>
            <w:rFonts w:ascii="Times New Roman" w:hAnsi="Times New Roman" w:eastAsia="方正仿宋_GBK"/>
            <w:b w:val="0"/>
            <w:sz w:val="24"/>
          </w:rPr>
          <w:t xml:space="preserve">8</w:t>
        </w:r>
      </w:ins>
      <w:del w:id="15751" w:author="xh" w:date="2026-10-19T12:24:42+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5752" w:author="xh" w:date="2026-10-19T12:24:42+08:00">
        <w:r>
          <w:rPr>
            <w:rFonts w:ascii="Times New Roman" w:hAnsi="Times New Roman" w:eastAsia="方正仿宋_GBK"/>
            <w:b w:val="0"/>
            <w:sz w:val="24"/>
          </w:rPr>
          <w:t xml:space="preserve">98</w:t>
        </w:r>
      </w:ins>
      <w:del w:id="15753" w:author="xh" w:date="2026-10-19T12:24:42+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MW、承接0.00 MW，转接后净负荷为</w:t>
      </w:r>
      <w:del w:id="15754" w:author="xh" w:date="2026-10-19T12:24:42+08:00">
        <w:r>
          <w:rPr>
            <w:rFonts w:ascii="Times New Roman" w:hAnsi="Times New Roman" w:eastAsia="方正仿宋_GBK"/>
            <w:b w:val="0"/>
            <w:sz w:val="24"/>
          </w:rPr>
          <w:delText xml:space="preserve">6</w:delText>
        </w:r>
      </w:del>
      <w:r>
        <w:rPr>
          <w:rFonts w:ascii="Times New Roman" w:hAnsi="Times New Roman" w:eastAsia="方正仿宋_GBK"/>
          <w:b w:val="0"/>
          <w:sz w:val="24"/>
        </w:rPr>
        <w:t xml:space="preserve">9</w:t>
      </w:r>
      <w:ins w:id="15755" w:author="xh" w:date="2026-10-19T12:24:42+08:00">
        <w:r>
          <w:rPr>
            <w:rFonts w:ascii="Times New Roman" w:hAnsi="Times New Roman" w:eastAsia="方正仿宋_GBK"/>
            <w:b w:val="0"/>
            <w:sz w:val="24"/>
          </w:rPr>
          <w:t xml:space="preserve">3</w:t>
        </w:r>
      </w:ins>
      <w:r>
        <w:rPr>
          <w:rFonts w:ascii="Times New Roman" w:hAnsi="Times New Roman" w:eastAsia="方正仿宋_GBK"/>
          <w:b w:val="0"/>
          <w:sz w:val="24"/>
        </w:rPr>
        <w:t xml:space="preserve">.</w:t>
      </w:r>
      <w:ins w:id="15756" w:author="xh" w:date="2026-10-19T12:24:42+08:00">
        <w:r>
          <w:rPr>
            <w:rFonts w:ascii="Times New Roman" w:hAnsi="Times New Roman" w:eastAsia="方正仿宋_GBK"/>
            <w:b w:val="0"/>
            <w:sz w:val="24"/>
          </w:rPr>
          <w:t xml:space="preserve">4</w:t>
        </w:r>
      </w:ins>
      <w:del w:id="15757" w:author="xh" w:date="2026-10-19T12:24:42+08:00">
        <w:r>
          <w:rPr>
            <w:rFonts w:ascii="Times New Roman" w:hAnsi="Times New Roman" w:eastAsia="方正仿宋_GBK"/>
            <w:b w:val="0"/>
            <w:sz w:val="24"/>
          </w:rPr>
          <w:delText xml:space="preserve">73 MW，区域最低净负荷工况下为</w:delText>
        </w:r>
      </w:del>
      <w:r>
        <w:rPr>
          <w:rFonts w:ascii="Times New Roman" w:hAnsi="Times New Roman" w:eastAsia="方正仿宋_GBK"/>
          <w:b w:val="0"/>
          <w:sz w:val="24"/>
        </w:rPr>
        <w:t xml:space="preserve">1</w:t>
      </w:r>
      <w:del w:id="15758" w:author="xh" w:date="2026-10-19T12:24:42+08:00">
        <w:r>
          <w:rPr>
            <w:rFonts w:ascii="Times New Roman" w:hAnsi="Times New Roman" w:eastAsia="方正仿宋_GBK"/>
            <w:b w:val="0"/>
            <w:sz w:val="24"/>
          </w:rPr>
          <w:delText xml:space="preserve">.68</w:delText>
        </w:r>
      </w:del>
      <w:r>
        <w:rPr>
          <w:rFonts w:ascii="Times New Roman" w:hAnsi="Times New Roman" w:eastAsia="方正仿宋_GBK"/>
          <w:b w:val="0"/>
          <w:sz w:val="24"/>
        </w:rPr>
        <w:t xml:space="preserve"> MW。</w:t>
      </w:r>
      <w:ins w:id="15759" w:author="xh" w:date="2026-10-19T12:24:42+08:00">
        <w:r>
          <w:rPr>
            <w:rFonts w:ascii="Times New Roman" w:hAnsi="Times New Roman" w:eastAsia="方正仿宋_GBK"/>
            <w:b w:val="0"/>
            <w:sz w:val="24"/>
          </w:rPr>
          <w:t xml:space="preserve">其中与龙湖变之间的主要通道承担5.39 MW净功率转接，使用既有通道。</w:t>
        </w:r>
      </w:ins>
    </w:p>
    <w:p w14:paraId="3E4098D0">
      <w:pPr>
        <w:pStyle w:val="2"/>
        <w:widowControl/>
        <w:spacing w:before="0" w:after="0" w:line="348" w:lineRule="exact"/>
        <w:ind w:firstLine="480"/>
        <w:jc w:val="both"/>
      </w:pPr>
      <w:ins w:id="15760" w:author="xh" w:date="2026-10-19T12:25:21+08:00">
        <w:r>
          <w:rPr>
            <w:rFonts w:ascii="Times New Roman" w:hAnsi="Times New Roman" w:eastAsia="方正仿宋_GBK"/>
            <w:b w:val="0"/>
            <w:sz w:val="24"/>
          </w:rPr>
          <w:t xml:space="preserve">两方案本站</w:t>
        </w:r>
      </w:ins>
      <w:del w:id="15761" w:author="xh" w:date="2026-10-19T12:25:21+08:00">
        <w:r>
          <w:rPr>
            <w:rFonts w:ascii="Times New Roman" w:hAnsi="Times New Roman" w:eastAsia="方正仿宋_GBK"/>
            <w:b w:val="0"/>
            <w:sz w:val="24"/>
          </w:rPr>
          <w:delText xml:space="preserve">按</w:delText>
        </w:r>
      </w:del>
      <w:r>
        <w:rPr>
          <w:rFonts w:ascii="Times New Roman" w:hAnsi="Times New Roman" w:eastAsia="方正仿宋_GBK"/>
          <w:b w:val="0"/>
          <w:sz w:val="24"/>
        </w:rPr>
        <w:t xml:space="preserve">最</w:t>
      </w:r>
      <w:ins w:id="15762" w:author="xh" w:date="2026-10-19T12:25:21+08:00">
        <w:r>
          <w:rPr>
            <w:rFonts w:ascii="Times New Roman" w:hAnsi="Times New Roman" w:eastAsia="方正仿宋_GBK"/>
            <w:b w:val="0"/>
            <w:sz w:val="24"/>
          </w:rPr>
          <w:t xml:space="preserve">终</w:t>
        </w:r>
      </w:ins>
      <w:del w:id="15763" w:author="xh" w:date="2026-10-19T12:25:21+08:00">
        <w:r>
          <w:rPr>
            <w:rFonts w:ascii="Times New Roman" w:hAnsi="Times New Roman" w:eastAsia="方正仿宋_GBK"/>
            <w:b w:val="0"/>
            <w:sz w:val="24"/>
          </w:rPr>
          <w:delText xml:space="preserve">大单台</w:delText>
        </w:r>
      </w:del>
      <w:r>
        <w:rPr>
          <w:rFonts w:ascii="Times New Roman" w:hAnsi="Times New Roman" w:eastAsia="方正仿宋_GBK"/>
          <w:b w:val="0"/>
          <w:sz w:val="24"/>
        </w:rPr>
        <w:t xml:space="preserve">主变</w:t>
      </w:r>
      <w:ins w:id="15764" w:author="xh" w:date="2026-10-19T12:25:21+08:00">
        <w:r>
          <w:rPr>
            <w:rFonts w:ascii="Times New Roman" w:hAnsi="Times New Roman" w:eastAsia="方正仿宋_GBK"/>
            <w:b w:val="0"/>
            <w:sz w:val="24"/>
          </w:rPr>
          <w:t xml:space="preserve">和</w:t>
        </w:r>
      </w:ins>
      <w:del w:id="15765" w:author="xh" w:date="2026-10-19T12:25:21+08:00">
        <w:r>
          <w:rPr>
            <w:rFonts w:ascii="Times New Roman" w:hAnsi="Times New Roman" w:eastAsia="方正仿宋_GBK"/>
            <w:b w:val="0"/>
            <w:sz w:val="24"/>
          </w:rPr>
          <w:delText xml:space="preserve">N-1校核，本站剩余容量为40.00 MVA，两代表工况重新转供后的本站净负荷分别为38.00 MW、1.68 MW，两方向最小容量余量为0.00 MW，正向</w:delText>
        </w:r>
      </w:del>
      <w:r>
        <w:rPr>
          <w:rFonts w:ascii="Times New Roman" w:hAnsi="Times New Roman" w:eastAsia="方正仿宋_GBK"/>
          <w:b w:val="0"/>
          <w:sz w:val="24"/>
        </w:rPr>
        <w:t xml:space="preserve">储能</w:t>
      </w:r>
      <w:ins w:id="15766" w:author="xh" w:date="2026-10-19T12:25:21+08:00">
        <w:r>
          <w:rPr>
            <w:rFonts w:ascii="Times New Roman" w:hAnsi="Times New Roman" w:eastAsia="方正仿宋_GBK"/>
            <w:b w:val="0"/>
            <w:sz w:val="24"/>
          </w:rPr>
          <w:t xml:space="preserve">规模相同，局部设备采用结果保持一致</w:t>
        </w:r>
      </w:ins>
      <w:del w:id="15767" w:author="xh" w:date="2026-10-19T12:25:21+08:00">
        <w:r>
          <w:rPr>
            <w:rFonts w:ascii="Times New Roman" w:hAnsi="Times New Roman" w:eastAsia="方正仿宋_GBK"/>
            <w:b w:val="0"/>
            <w:sz w:val="24"/>
          </w:rPr>
          <w:delText xml:space="preserve">有效支撑功率为0.00 MW</w:delText>
        </w:r>
      </w:del>
      <w:r>
        <w:rPr>
          <w:rFonts w:ascii="Times New Roman" w:hAnsi="Times New Roman" w:eastAsia="方正仿宋_GBK"/>
          <w:b w:val="0"/>
          <w:sz w:val="24"/>
        </w:rPr>
        <w:t xml:space="preserve">。</w:t>
      </w:r>
    </w:p>
    <w:p w14:paraId="2388B6DA">
      <w:pPr>
        <w:pStyle w:val="2"/>
        <w:widowControl/>
        <w:spacing w:before="0" w:after="0" w:line="348" w:lineRule="exact"/>
        <w:ind w:firstLine="480"/>
        <w:jc w:val="both"/>
        <w:rPr>
          <w:del w:id="15768" w:author="xh" w:date="2026-10-19T12:26:01+08:00"/>
        </w:rPr>
      </w:pPr>
      <w:del w:id="15769" w:author="xh" w:date="2026-10-19T12:26:01+08:00">
        <w:r>
          <w:rPr>
            <w:rFonts w:ascii="Times New Roman" w:hAnsi="Times New Roman" w:eastAsia="方正仿宋_GBK"/>
            <w:b w:val="0"/>
            <w:sz w:val="24"/>
          </w:rPr>
          <w:delText>四年校核截面中，本站绝对功率最大的工况出现在2023年，转接前为70.93 MW，主要表现为正向受电需求，该年设备在最大单台主变N-1后剩余容量为40.00 MVA。故障方式下本站转出32.93 MW、承接0.00 MW，其中与龙湖变之间的主要转出功率为13.08 MW，转接后净负荷为38.00 MW。这一工况通过邻站分担本站故障后的正向负荷。</w:delText>
        </w:r>
      </w:del>
    </w:p>
    <w:p w14:paraId="4B528358">
      <w:pPr>
        <w:pStyle w:val="7"/>
        <w:keepNext/>
        <w:numPr>
          <w:ilvl w:val="0"/>
          <w:numId w:val="0"/>
        </w:numPr>
        <w:spacing w:before="160" w:after="120" w:line="360" w:lineRule="exact"/>
        <w:ind w:firstLine="0"/>
      </w:pPr>
      <w:bookmarkStart w:id="224" w:name="堤北变规划分析"/>
      <w:r>
        <w:rPr>
          <w:rFonts w:ascii="Times New Roman" w:hAnsi="Times New Roman" w:eastAsia="方正仿宋_GBK"/>
          <w:b/>
          <w:sz w:val="24"/>
        </w:rPr>
        <w:t>堤北变规划分析</w:t>
      </w:r>
      <w:bookmarkEnd w:id="224"/>
    </w:p>
    <w:p w14:paraId="41017B87">
      <w:pPr>
        <w:pStyle w:val="115"/>
        <w:widowControl/>
        <w:spacing w:before="0" w:after="0" w:line="348" w:lineRule="exact"/>
        <w:ind w:firstLine="480"/>
        <w:jc w:val="both"/>
      </w:pPr>
      <w:r>
        <w:rPr>
          <w:rFonts w:ascii="Times New Roman" w:hAnsi="Times New Roman" w:eastAsia="方正仿宋_GBK"/>
          <w:b w:val="0"/>
          <w:sz w:val="24"/>
        </w:rPr>
        <w:t xml:space="preserve">该站</w:t>
      </w:r>
      <w:ins w:id="15770" w:author="xh" w:date="2026-10-19T12:26:40+08:00">
        <w:r>
          <w:rPr>
            <w:rFonts w:ascii="Times New Roman" w:hAnsi="Times New Roman" w:eastAsia="方正仿宋_GBK"/>
            <w:b w:val="0"/>
            <w:sz w:val="24"/>
          </w:rPr>
          <w:t xml:space="preserve">2021年</w:t>
        </w:r>
      </w:ins>
      <w:del w:id="15771" w:author="xh" w:date="2026-10-19T12:26:40+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主变组合为63</w:t>
      </w:r>
      <w:ins w:id="15772" w:author="xh" w:date="2026-10-19T12:26:40+08:00">
        <w:r>
          <w:rPr>
            <w:rFonts w:ascii="Times New Roman" w:hAnsi="Times New Roman" w:eastAsia="方正仿宋_GBK"/>
            <w:b w:val="0"/>
            <w:sz w:val="24"/>
          </w:rPr>
          <w:t xml:space="preserve">.00</w:t>
        </w:r>
      </w:ins>
      <w:r>
        <w:rPr>
          <w:rFonts w:ascii="Times New Roman" w:hAnsi="Times New Roman" w:eastAsia="方正仿宋_GBK"/>
          <w:b w:val="0"/>
          <w:sz w:val="24"/>
        </w:rPr>
        <w:t xml:space="preserve">+</w:t>
      </w:r>
      <w:ins w:id="15773" w:author="xh" w:date="2026-10-19T12:26:40+08:00">
        <w:r>
          <w:rPr>
            <w:rFonts w:ascii="Times New Roman" w:hAnsi="Times New Roman" w:eastAsia="方正仿宋_GBK"/>
            <w:b w:val="0"/>
            <w:sz w:val="24"/>
          </w:rPr>
          <w:t xml:space="preserve">80.00</w:t>
        </w:r>
      </w:ins>
      <w:del w:id="15774" w:author="xh" w:date="2026-10-19T12:26:40+08:00">
        <w:r>
          <w:rPr>
            <w:rFonts w:ascii="Times New Roman" w:hAnsi="Times New Roman" w:eastAsia="方正仿宋_GBK"/>
            <w:b w:val="0"/>
            <w:sz w:val="24"/>
          </w:rPr>
          <w:delText xml:space="preserve">63</w:delText>
        </w:r>
      </w:del>
      <w:r>
        <w:rPr>
          <w:rFonts w:ascii="Times New Roman" w:hAnsi="Times New Roman" w:eastAsia="方正仿宋_GBK"/>
          <w:b w:val="0"/>
          <w:sz w:val="24"/>
        </w:rPr>
        <w:t xml:space="preserve"> MVA</w:t>
      </w:r>
      <w:ins w:id="15775" w:author="xh" w:date="2026-10-19T12:26:40+08:00">
        <w:r>
          <w:rPr>
            <w:rFonts w:ascii="Times New Roman" w:hAnsi="Times New Roman" w:eastAsia="方正仿宋_GBK"/>
            <w:b w:val="0"/>
            <w:sz w:val="24"/>
          </w:rPr>
          <w:t xml:space="preserve">。</w:t>
        </w:r>
      </w:ins>
      <w:del w:id="15776" w:author="xh" w:date="2026-10-19T12:26:40+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15777" w:author="xh" w:date="2026-10-19T12:26:40+08:00">
        <w:r>
          <w:rPr>
            <w:rFonts w:ascii="Times New Roman" w:hAnsi="Times New Roman" w:eastAsia="方正仿宋_GBK"/>
            <w:b w:val="0"/>
            <w:sz w:val="24"/>
          </w:rPr>
          <w:t xml:space="preserve">2031</w:t>
        </w:r>
      </w:ins>
      <w:del w:id="15778" w:author="xh" w:date="2026-10-19T12:26:40+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15779" w:author="xh" w:date="2026-10-19T12:26:40+08:00">
        <w:r>
          <w:rPr>
            <w:rFonts w:ascii="Times New Roman" w:hAnsi="Times New Roman" w:eastAsia="方正仿宋_GBK"/>
            <w:b w:val="0"/>
            <w:sz w:val="24"/>
          </w:rPr>
          <w:t xml:space="preserve">63.00 MVA更换为80.00 MVA。储能按本地支撑需求分批增加</w:t>
        </w:r>
      </w:ins>
      <w:del w:id="15780" w:author="xh" w:date="2026-10-19T12:26:40+08:00">
        <w:r>
          <w:rPr>
            <w:rFonts w:ascii="Times New Roman" w:hAnsi="Times New Roman" w:eastAsia="方正仿宋_GBK"/>
            <w:b w:val="0"/>
            <w:sz w:val="24"/>
          </w:rPr>
          <w:delText xml:space="preserve">均保留该组合</w:delText>
        </w:r>
      </w:del>
      <w:r>
        <w:rPr>
          <w:rFonts w:ascii="Times New Roman" w:hAnsi="Times New Roman" w:eastAsia="方正仿宋_GBK"/>
          <w:b w:val="0"/>
          <w:sz w:val="24"/>
        </w:rPr>
        <w:t xml:space="preserve">，</w:t>
      </w:r>
      <w:ins w:id="15781" w:author="xh" w:date="2026-10-19T12:26:40+08:00">
        <w:r>
          <w:rPr>
            <w:rFonts w:ascii="Times New Roman" w:hAnsi="Times New Roman" w:eastAsia="方正仿宋_GBK"/>
            <w:b w:val="0"/>
            <w:sz w:val="24"/>
          </w:rPr>
          <w:t xml:space="preserve">新增额定功率为2034年4.40 MW</w:t>
        </w:r>
      </w:ins>
      <w:del w:id="15782" w:author="xh" w:date="2026-10-19T12:26:40+08:00">
        <w:r>
          <w:rPr>
            <w:rFonts w:ascii="Times New Roman" w:hAnsi="Times New Roman" w:eastAsia="方正仿宋_GBK"/>
            <w:b w:val="0"/>
            <w:sz w:val="24"/>
          </w:rPr>
          <w:delText xml:space="preserve">供电任务由主变及网络承担</w:delText>
        </w:r>
      </w:del>
      <w:r>
        <w:rPr>
          <w:rFonts w:ascii="Times New Roman" w:hAnsi="Times New Roman" w:eastAsia="方正仿宋_GBK"/>
          <w:b w:val="0"/>
          <w:sz w:val="24"/>
        </w:rPr>
        <w:t xml:space="preserve">。</w:t>
      </w:r>
    </w:p>
    <w:p w14:paraId="49D4C4A6">
      <w:pPr>
        <w:pStyle w:val="2"/>
        <w:widowControl/>
        <w:spacing w:before="0" w:after="0" w:line="348" w:lineRule="exact"/>
        <w:ind w:firstLine="480"/>
        <w:jc w:val="both"/>
      </w:pPr>
      <w:r>
        <w:rPr>
          <w:rFonts w:ascii="Times New Roman" w:hAnsi="Times New Roman" w:eastAsia="方正仿宋_GBK"/>
          <w:b w:val="0"/>
          <w:sz w:val="24"/>
        </w:rPr>
        <w:t xml:space="preserve">2025年</w:t>
      </w:r>
      <w:del w:id="15783" w:author="xh" w:date="2026-10-19T12:27:19+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最大正向、反向净负荷分别为102.93 MW、0.00 MW</w:t>
      </w:r>
      <w:ins w:id="15784" w:author="xh" w:date="2026-10-19T12:27:19+08:00">
        <w:r>
          <w:rPr>
            <w:rFonts w:ascii="Times New Roman" w:hAnsi="Times New Roman" w:eastAsia="方正仿宋_GBK"/>
            <w:b w:val="0"/>
            <w:sz w:val="24"/>
          </w:rPr>
          <w:t xml:space="preserve">，2035年分别为149.87 MW、0.00 MW</w:t>
        </w:r>
      </w:ins>
      <w:r>
        <w:rPr>
          <w:rFonts w:ascii="Times New Roman" w:hAnsi="Times New Roman" w:eastAsia="方正仿宋_GBK"/>
          <w:b w:val="0"/>
          <w:sz w:val="24"/>
        </w:rPr>
        <w:t xml:space="preserve">。</w:t>
      </w:r>
      <w:ins w:id="15785" w:author="xh" w:date="2026-10-19T12:27:19+08:00">
        <w:r>
          <w:rPr>
            <w:rFonts w:ascii="Times New Roman" w:hAnsi="Times New Roman" w:eastAsia="方正仿宋_GBK"/>
            <w:b w:val="0"/>
            <w:sz w:val="24"/>
          </w:rPr>
          <w:t xml:space="preserve">2035年</w:t>
        </w:r>
      </w:ins>
      <w:del w:id="15786" w:author="xh" w:date="2026-10-19T12:27:19+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5787" w:author="xh" w:date="2026-10-19T12:27:19+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15788" w:author="xh" w:date="2026-10-19T12:27:19+08:00">
        <w:r>
          <w:rPr>
            <w:rFonts w:ascii="Times New Roman" w:hAnsi="Times New Roman" w:eastAsia="方正仿宋_GBK"/>
            <w:b w:val="0"/>
            <w:sz w:val="24"/>
          </w:rPr>
          <w:delText xml:space="preserve">为</w:delText>
        </w:r>
      </w:del>
      <w:r>
        <w:rPr>
          <w:rFonts w:ascii="Times New Roman" w:hAnsi="Times New Roman" w:eastAsia="方正仿宋_GBK"/>
          <w:b w:val="0"/>
          <w:sz w:val="24"/>
        </w:rPr>
        <w:t xml:space="preserve">1</w:t>
      </w:r>
      <w:del w:id="15789" w:author="xh" w:date="2026-10-19T12:27:19+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6</w:t>
      </w:r>
      <w:ins w:id="15790" w:author="xh" w:date="2026-10-19T12:27:19+08:00">
        <w:r>
          <w:rPr>
            <w:rFonts w:ascii="Times New Roman" w:hAnsi="Times New Roman" w:eastAsia="方正仿宋_GBK"/>
            <w:b w:val="0"/>
            <w:sz w:val="24"/>
          </w:rPr>
          <w:t xml:space="preserve">0</w:t>
        </w:r>
      </w:ins>
      <w:r>
        <w:rPr>
          <w:rFonts w:ascii="Times New Roman" w:hAnsi="Times New Roman" w:eastAsia="方正仿宋_GBK"/>
          <w:b w:val="0"/>
          <w:sz w:val="24"/>
        </w:rPr>
        <w:t xml:space="preserve">.00 MVA、储能额定功率0.00 MW，弹性方案分别为1</w:t>
      </w:r>
      <w:del w:id="15791" w:author="xh" w:date="2026-10-19T12:27:19+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6</w:t>
      </w:r>
      <w:ins w:id="15792" w:author="xh" w:date="2026-10-19T12:27:19+08:00">
        <w:r>
          <w:rPr>
            <w:rFonts w:ascii="Times New Roman" w:hAnsi="Times New Roman" w:eastAsia="方正仿宋_GBK"/>
            <w:b w:val="0"/>
            <w:sz w:val="24"/>
          </w:rPr>
          <w:t xml:space="preserve">0</w:t>
        </w:r>
      </w:ins>
      <w:r>
        <w:rPr>
          <w:rFonts w:ascii="Times New Roman" w:hAnsi="Times New Roman" w:eastAsia="方正仿宋_GBK"/>
          <w:b w:val="0"/>
          <w:sz w:val="24"/>
        </w:rPr>
        <w:t xml:space="preserve">.00 MVA和</w:t>
      </w:r>
      <w:ins w:id="15793" w:author="xh" w:date="2026-10-19T12:27:19+08:00">
        <w:r>
          <w:rPr>
            <w:rFonts w:ascii="Times New Roman" w:hAnsi="Times New Roman" w:eastAsia="方正仿宋_GBK"/>
            <w:b w:val="0"/>
            <w:sz w:val="24"/>
          </w:rPr>
          <w:t xml:space="preserve">4</w:t>
        </w:r>
      </w:ins>
      <w:del w:id="15794" w:author="xh" w:date="2026-10-19T12:27:19+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5795" w:author="xh" w:date="2026-10-19T12:27:19+08:00">
        <w:r>
          <w:rPr>
            <w:rFonts w:ascii="Times New Roman" w:hAnsi="Times New Roman" w:eastAsia="方正仿宋_GBK"/>
            <w:b w:val="0"/>
            <w:sz w:val="24"/>
          </w:rPr>
          <w:t xml:space="preserve">4</w:t>
        </w:r>
      </w:ins>
      <w:del w:id="15796" w:author="xh" w:date="2026-10-19T12:27:19+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w:t>
      </w:r>
      <w:ins w:id="15797" w:author="xh" w:date="2026-10-19T12:27:19+08:00">
        <w:r>
          <w:rPr>
            <w:rFonts w:ascii="Times New Roman" w:hAnsi="Times New Roman" w:eastAsia="方正仿宋_GBK"/>
            <w:b w:val="0"/>
            <w:sz w:val="24"/>
          </w:rPr>
          <w:t xml:space="preserve">。</w:t>
        </w:r>
      </w:ins>
      <w:del w:id="15798" w:author="xh" w:date="2026-10-19T12:27:19+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15799" w:author="xh" w:date="2026-10-19T12:27:19+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15800" w:author="xh" w:date="2026-10-19T12:27:19+08:00">
        <w:r>
          <w:rPr>
            <w:rFonts w:ascii="Times New Roman" w:hAnsi="Times New Roman" w:eastAsia="方正仿宋_GBK"/>
            <w:b w:val="0"/>
            <w:sz w:val="24"/>
          </w:rPr>
          <w:delText xml:space="preserve">弹性方案按当年各站局部极值计算的站级负载率为86%。</w:delText>
        </w:r>
      </w:del>
    </w:p>
    <w:p w14:paraId="286350FD">
      <w:pPr>
        <w:pStyle w:val="2"/>
        <w:keepNext/>
        <w:spacing w:before="120" w:after="80" w:line="280" w:lineRule="exact"/>
        <w:ind w:firstLine="0"/>
        <w:jc w:val="center"/>
      </w:pPr>
      <w:r>
        <w:rPr>
          <w:rFonts w:ascii="Times New Roman" w:hAnsi="Times New Roman" w:eastAsia="宋体"/>
          <w:b w:val="0"/>
          <w:sz w:val="21"/>
        </w:rPr>
        <w:t xml:space="preserve">表5-35 堤北变</w:t>
      </w:r>
      <w:ins w:id="15801" w:author="xh" w:date="2026-10-19T12:27:59+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272A3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5802" w:author="xh" w:date="2026-10-19T12:28:38+08:00"/>
        </w:trPr>
        <w:tc>
          <w:tcPr>
            <w:tcW w:w="1039" w:type="dxa"/>
            <w:tcMar>
              <w:left w:w="70" w:type="dxa"/>
              <w:right w:w="70" w:type="dxa"/>
            </w:tcMar>
            <w:vAlign w:val="center"/>
          </w:tcPr>
          <w:p w14:paraId="12CC992E">
            <w:pPr>
              <w:keepNext/>
              <w:spacing w:before="20" w:after="20" w:line="260" w:lineRule="exact"/>
              <w:ind w:left="0" w:leftChars="0" w:right="0" w:rightChars="0" w:firstLine="0" w:firstLineChars="0"/>
              <w:jc w:val="center"/>
              <w:rPr>
                <w:del w:id="15811" w:author="xh" w:date="2026-10-19T12:28:38+08:00"/>
              </w:rPr>
            </w:pPr>
            <w:del w:id="15812" w:author="xh" w:date="2026-10-19T12:28:38+08:00">
              <w:r>
                <w:rPr>
                  <w:rFonts w:ascii="Times New Roman" w:hAnsi="Times New Roman" w:eastAsia="宋体"/>
                  <w:b/>
                  <w:sz w:val="18"/>
                </w:rPr>
                <w:delText>方案</w:delText>
              </w:r>
            </w:del>
          </w:p>
        </w:tc>
        <w:tc>
          <w:tcPr>
            <w:tcW w:w="1039" w:type="dxa"/>
            <w:tcMar>
              <w:left w:w="70" w:type="dxa"/>
              <w:right w:w="70" w:type="dxa"/>
            </w:tcMar>
            <w:vAlign w:val="center"/>
          </w:tcPr>
          <w:p w14:paraId="20C785DD">
            <w:pPr>
              <w:keepNext/>
              <w:spacing w:before="20" w:after="20" w:line="260" w:lineRule="exact"/>
              <w:ind w:left="0" w:leftChars="0" w:right="0" w:rightChars="0" w:firstLine="0" w:firstLineChars="0"/>
              <w:jc w:val="center"/>
              <w:rPr>
                <w:del w:id="15813" w:author="xh" w:date="2026-10-19T12:28:38+08:00"/>
              </w:rPr>
            </w:pPr>
            <w:del w:id="15814" w:author="xh" w:date="2026-10-19T12:28:38+08:00">
              <w:r>
                <w:rPr>
                  <w:rFonts w:ascii="Times New Roman" w:hAnsi="Times New Roman" w:eastAsia="宋体"/>
                  <w:b/>
                  <w:sz w:val="18"/>
                </w:rPr>
                <w:delText>年份</w:delText>
              </w:r>
            </w:del>
          </w:p>
        </w:tc>
        <w:tc>
          <w:tcPr>
            <w:tcW w:w="1039" w:type="dxa"/>
            <w:tcMar>
              <w:left w:w="70" w:type="dxa"/>
              <w:right w:w="70" w:type="dxa"/>
            </w:tcMar>
            <w:vAlign w:val="center"/>
          </w:tcPr>
          <w:p w14:paraId="45B5B372">
            <w:pPr>
              <w:keepNext/>
              <w:spacing w:before="20" w:after="20" w:line="260" w:lineRule="exact"/>
              <w:ind w:left="0" w:leftChars="0" w:right="0" w:rightChars="0" w:firstLine="0" w:firstLineChars="0"/>
              <w:jc w:val="center"/>
              <w:rPr>
                <w:del w:id="15815" w:author="xh" w:date="2026-10-19T12:28:38+08:00"/>
              </w:rPr>
            </w:pPr>
            <w:del w:id="15816" w:author="xh" w:date="2026-10-19T12:28:38+08:00">
              <w:r>
                <w:rPr>
                  <w:rFonts w:ascii="Times New Roman" w:hAnsi="Times New Roman" w:eastAsia="宋体"/>
                  <w:b/>
                  <w:sz w:val="18"/>
                </w:rPr>
                <w:delText>主变组合/MVA</w:delText>
              </w:r>
            </w:del>
          </w:p>
        </w:tc>
        <w:tc>
          <w:tcPr>
            <w:tcW w:w="1039" w:type="dxa"/>
            <w:tcMar>
              <w:left w:w="70" w:type="dxa"/>
              <w:right w:w="70" w:type="dxa"/>
            </w:tcMar>
            <w:vAlign w:val="center"/>
          </w:tcPr>
          <w:p w14:paraId="05F7A034">
            <w:pPr>
              <w:keepNext/>
              <w:spacing w:before="20" w:after="20" w:line="260" w:lineRule="exact"/>
              <w:ind w:left="0" w:leftChars="0" w:right="0" w:rightChars="0" w:firstLine="0" w:firstLineChars="0"/>
              <w:jc w:val="center"/>
              <w:rPr>
                <w:del w:id="15817" w:author="xh" w:date="2026-10-19T12:28:38+08:00"/>
              </w:rPr>
            </w:pPr>
            <w:del w:id="15818" w:author="xh" w:date="2026-10-19T12:28:38+08:00">
              <w:r>
                <w:rPr>
                  <w:rFonts w:ascii="Times New Roman" w:hAnsi="Times New Roman" w:eastAsia="宋体"/>
                  <w:b/>
                  <w:sz w:val="18"/>
                </w:rPr>
                <w:delText>总容量/MVA</w:delText>
              </w:r>
            </w:del>
          </w:p>
        </w:tc>
        <w:tc>
          <w:tcPr>
            <w:tcW w:w="1039" w:type="dxa"/>
            <w:tcMar>
              <w:left w:w="70" w:type="dxa"/>
              <w:right w:w="70" w:type="dxa"/>
            </w:tcMar>
            <w:vAlign w:val="center"/>
          </w:tcPr>
          <w:p w14:paraId="3759D0D9">
            <w:pPr>
              <w:keepNext/>
              <w:spacing w:before="20" w:after="20" w:line="260" w:lineRule="exact"/>
              <w:ind w:left="0" w:leftChars="0" w:right="0" w:rightChars="0" w:firstLine="0" w:firstLineChars="0"/>
              <w:jc w:val="center"/>
              <w:rPr>
                <w:del w:id="15819" w:author="xh" w:date="2026-10-19T12:28:38+08:00"/>
              </w:rPr>
            </w:pPr>
            <w:del w:id="15820" w:author="xh" w:date="2026-10-19T12:28:38+08:00">
              <w:r>
                <w:rPr>
                  <w:rFonts w:ascii="Times New Roman" w:hAnsi="Times New Roman" w:eastAsia="宋体"/>
                  <w:b/>
                  <w:sz w:val="18"/>
                </w:rPr>
                <w:delText>储能额定功率/MW</w:delText>
              </w:r>
            </w:del>
          </w:p>
        </w:tc>
        <w:tc>
          <w:tcPr>
            <w:tcW w:w="1039" w:type="dxa"/>
            <w:tcMar>
              <w:left w:w="70" w:type="dxa"/>
              <w:right w:w="70" w:type="dxa"/>
            </w:tcMar>
            <w:vAlign w:val="center"/>
          </w:tcPr>
          <w:p w14:paraId="6AA2E4E1">
            <w:pPr>
              <w:keepNext/>
              <w:spacing w:before="20" w:after="20" w:line="260" w:lineRule="exact"/>
              <w:ind w:left="0" w:leftChars="0" w:right="0" w:rightChars="0" w:firstLine="0" w:firstLineChars="0"/>
              <w:jc w:val="center"/>
              <w:rPr>
                <w:del w:id="15821" w:author="xh" w:date="2026-10-19T12:28:38+08:00"/>
              </w:rPr>
            </w:pPr>
            <w:del w:id="15822" w:author="xh" w:date="2026-10-19T12:28:38+08:00">
              <w:r>
                <w:rPr>
                  <w:rFonts w:ascii="Times New Roman" w:hAnsi="Times New Roman" w:eastAsia="宋体"/>
                  <w:b/>
                  <w:sz w:val="18"/>
                </w:rPr>
                <w:delText>转出/MW</w:delText>
              </w:r>
            </w:del>
          </w:p>
        </w:tc>
        <w:tc>
          <w:tcPr>
            <w:tcW w:w="1039" w:type="dxa"/>
            <w:tcMar>
              <w:left w:w="70" w:type="dxa"/>
              <w:right w:w="70" w:type="dxa"/>
            </w:tcMar>
            <w:vAlign w:val="center"/>
          </w:tcPr>
          <w:p w14:paraId="4928F352">
            <w:pPr>
              <w:keepNext/>
              <w:spacing w:before="20" w:after="20" w:line="260" w:lineRule="exact"/>
              <w:ind w:left="0" w:leftChars="0" w:right="0" w:rightChars="0" w:firstLine="0" w:firstLineChars="0"/>
              <w:jc w:val="center"/>
              <w:rPr>
                <w:del w:id="15823" w:author="xh" w:date="2026-10-19T12:28:38+08:00"/>
              </w:rPr>
            </w:pPr>
            <w:del w:id="15824" w:author="xh" w:date="2026-10-19T12:28:38+08:00">
              <w:r>
                <w:rPr>
                  <w:rFonts w:ascii="Times New Roman" w:hAnsi="Times New Roman" w:eastAsia="宋体"/>
                  <w:b/>
                  <w:sz w:val="18"/>
                </w:rPr>
                <w:delText>承接/MW</w:delText>
              </w:r>
            </w:del>
          </w:p>
        </w:tc>
        <w:tc>
          <w:tcPr>
            <w:tcW w:w="1039" w:type="dxa"/>
            <w:tcMar>
              <w:left w:w="70" w:type="dxa"/>
              <w:right w:w="70" w:type="dxa"/>
            </w:tcMar>
            <w:vAlign w:val="center"/>
          </w:tcPr>
          <w:p w14:paraId="717C2A72">
            <w:pPr>
              <w:keepNext/>
              <w:spacing w:before="20" w:after="20" w:line="260" w:lineRule="exact"/>
              <w:ind w:left="0" w:leftChars="0" w:right="0" w:rightChars="0" w:firstLine="0" w:firstLineChars="0"/>
              <w:jc w:val="center"/>
              <w:rPr>
                <w:del w:id="15825" w:author="xh" w:date="2026-10-19T12:28:38+08:00"/>
              </w:rPr>
            </w:pPr>
            <w:del w:id="15826" w:author="xh" w:date="2026-10-19T12:28:38+08:00">
              <w:r>
                <w:rPr>
                  <w:rFonts w:ascii="Times New Roman" w:hAnsi="Times New Roman" w:eastAsia="宋体"/>
                  <w:b/>
                  <w:sz w:val="18"/>
                </w:rPr>
                <w:delText>转接后净负荷/MW</w:delText>
              </w:r>
            </w:del>
          </w:p>
        </w:tc>
      </w:tr>
      <w:tr w14:paraId="04660B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5803" w:author="xh" w:date="2026-10-19T12:28:38+08:00"/>
        </w:trPr>
        <w:tc>
          <w:tcPr>
            <w:tcW w:w="1039" w:type="dxa"/>
            <w:tcMar>
              <w:left w:w="70" w:type="dxa"/>
              <w:right w:w="70" w:type="dxa"/>
            </w:tcMar>
            <w:vAlign w:val="center"/>
          </w:tcPr>
          <w:p w14:paraId="2E7FA2C0">
            <w:pPr>
              <w:keepNext/>
              <w:spacing w:before="20" w:after="20" w:line="260" w:lineRule="exact"/>
              <w:ind w:left="0" w:leftChars="0" w:right="0" w:rightChars="0" w:firstLine="0" w:firstLineChars="0"/>
              <w:jc w:val="center"/>
              <w:rPr>
                <w:del w:id="15827" w:author="xh" w:date="2026-10-19T12:28:38+08:00"/>
              </w:rPr>
            </w:pPr>
            <w:del w:id="15828" w:author="xh" w:date="2026-10-19T12:28:38+08:00">
              <w:r>
                <w:rPr>
                  <w:rFonts w:ascii="Times New Roman" w:hAnsi="Times New Roman" w:eastAsia="宋体"/>
                  <w:b w:val="0"/>
                  <w:sz w:val="18"/>
                </w:rPr>
                <w:delText>刚性</w:delText>
              </w:r>
            </w:del>
          </w:p>
        </w:tc>
        <w:tc>
          <w:tcPr>
            <w:tcW w:w="1039" w:type="dxa"/>
            <w:tcMar>
              <w:left w:w="70" w:type="dxa"/>
              <w:right w:w="70" w:type="dxa"/>
            </w:tcMar>
            <w:vAlign w:val="center"/>
          </w:tcPr>
          <w:p w14:paraId="1846A236">
            <w:pPr>
              <w:keepNext/>
              <w:spacing w:before="20" w:after="20" w:line="260" w:lineRule="exact"/>
              <w:ind w:left="0" w:leftChars="0" w:right="0" w:rightChars="0" w:firstLine="0" w:firstLineChars="0"/>
              <w:jc w:val="center"/>
              <w:rPr>
                <w:del w:id="15829" w:author="xh" w:date="2026-10-19T12:28:38+08:00"/>
              </w:rPr>
            </w:pPr>
            <w:del w:id="15830" w:author="xh" w:date="2026-10-19T12:28:38+08:00">
              <w:r>
                <w:rPr>
                  <w:rFonts w:ascii="Times New Roman" w:hAnsi="Times New Roman" w:eastAsia="宋体"/>
                  <w:b w:val="0"/>
                  <w:sz w:val="18"/>
                </w:rPr>
                <w:delText>2022</w:delText>
              </w:r>
            </w:del>
          </w:p>
        </w:tc>
        <w:tc>
          <w:tcPr>
            <w:tcW w:w="1039" w:type="dxa"/>
            <w:tcMar>
              <w:left w:w="70" w:type="dxa"/>
              <w:right w:w="70" w:type="dxa"/>
            </w:tcMar>
            <w:vAlign w:val="center"/>
          </w:tcPr>
          <w:p w14:paraId="73207EB5">
            <w:pPr>
              <w:keepNext/>
              <w:spacing w:before="20" w:after="20" w:line="260" w:lineRule="exact"/>
              <w:ind w:left="0" w:leftChars="0" w:right="0" w:rightChars="0" w:firstLine="0" w:firstLineChars="0"/>
              <w:jc w:val="center"/>
              <w:rPr>
                <w:del w:id="15831" w:author="xh" w:date="2026-10-19T12:28:38+08:00"/>
              </w:rPr>
            </w:pPr>
            <w:del w:id="15832" w:author="xh" w:date="2026-10-19T12:28:38+08:00">
              <w:r>
                <w:rPr>
                  <w:rFonts w:ascii="Times New Roman" w:hAnsi="Times New Roman" w:eastAsia="宋体"/>
                  <w:b w:val="0"/>
                  <w:sz w:val="18"/>
                </w:rPr>
                <w:delText>63+63</w:delText>
              </w:r>
            </w:del>
          </w:p>
        </w:tc>
        <w:tc>
          <w:tcPr>
            <w:tcW w:w="1039" w:type="dxa"/>
            <w:tcMar>
              <w:left w:w="70" w:type="dxa"/>
              <w:right w:w="70" w:type="dxa"/>
            </w:tcMar>
            <w:vAlign w:val="center"/>
          </w:tcPr>
          <w:p w14:paraId="563B25A5">
            <w:pPr>
              <w:keepNext/>
              <w:spacing w:before="20" w:after="20" w:line="260" w:lineRule="exact"/>
              <w:ind w:left="0" w:leftChars="0" w:right="0" w:rightChars="0" w:firstLine="0" w:firstLineChars="0"/>
              <w:jc w:val="center"/>
              <w:rPr>
                <w:del w:id="15833" w:author="xh" w:date="2026-10-19T12:28:38+08:00"/>
              </w:rPr>
            </w:pPr>
            <w:del w:id="15834" w:author="xh" w:date="2026-10-19T12:28:38+08:00">
              <w:r>
                <w:rPr>
                  <w:rFonts w:ascii="Times New Roman" w:hAnsi="Times New Roman" w:eastAsia="宋体"/>
                  <w:b w:val="0"/>
                  <w:sz w:val="18"/>
                </w:rPr>
                <w:delText>126.00</w:delText>
              </w:r>
            </w:del>
          </w:p>
        </w:tc>
        <w:tc>
          <w:tcPr>
            <w:tcW w:w="1039" w:type="dxa"/>
            <w:tcMar>
              <w:left w:w="70" w:type="dxa"/>
              <w:right w:w="70" w:type="dxa"/>
            </w:tcMar>
            <w:vAlign w:val="center"/>
          </w:tcPr>
          <w:p w14:paraId="4D4D09C7">
            <w:pPr>
              <w:keepNext/>
              <w:spacing w:before="20" w:after="20" w:line="260" w:lineRule="exact"/>
              <w:ind w:left="0" w:leftChars="0" w:right="0" w:rightChars="0" w:firstLine="0" w:firstLineChars="0"/>
              <w:jc w:val="center"/>
              <w:rPr>
                <w:del w:id="15835" w:author="xh" w:date="2026-10-19T12:28:38+08:00"/>
              </w:rPr>
            </w:pPr>
            <w:del w:id="15836"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12C22469">
            <w:pPr>
              <w:keepNext/>
              <w:spacing w:before="20" w:after="20" w:line="260" w:lineRule="exact"/>
              <w:ind w:left="0" w:leftChars="0" w:right="0" w:rightChars="0" w:firstLine="0" w:firstLineChars="0"/>
              <w:jc w:val="center"/>
              <w:rPr>
                <w:del w:id="15837" w:author="xh" w:date="2026-10-19T12:28:38+08:00"/>
              </w:rPr>
            </w:pPr>
            <w:del w:id="15838"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31CBE40F">
            <w:pPr>
              <w:keepNext/>
              <w:spacing w:before="20" w:after="20" w:line="260" w:lineRule="exact"/>
              <w:ind w:left="0" w:leftChars="0" w:right="0" w:rightChars="0" w:firstLine="0" w:firstLineChars="0"/>
              <w:jc w:val="center"/>
              <w:rPr>
                <w:del w:id="15839" w:author="xh" w:date="2026-10-19T12:28:38+08:00"/>
              </w:rPr>
            </w:pPr>
            <w:del w:id="15840"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2FFD441D">
            <w:pPr>
              <w:keepNext/>
              <w:spacing w:before="20" w:after="20" w:line="260" w:lineRule="exact"/>
              <w:ind w:left="0" w:leftChars="0" w:right="0" w:rightChars="0" w:firstLine="0" w:firstLineChars="0"/>
              <w:jc w:val="center"/>
              <w:rPr>
                <w:del w:id="15841" w:author="xh" w:date="2026-10-19T12:28:38+08:00"/>
              </w:rPr>
            </w:pPr>
            <w:del w:id="15842" w:author="xh" w:date="2026-10-19T12:28:38+08:00">
              <w:r>
                <w:rPr>
                  <w:rFonts w:ascii="Times New Roman" w:hAnsi="Times New Roman" w:eastAsia="宋体"/>
                  <w:b w:val="0"/>
                  <w:sz w:val="18"/>
                </w:rPr>
                <w:delText>94.14</w:delText>
              </w:r>
            </w:del>
          </w:p>
        </w:tc>
      </w:tr>
      <w:tr w14:paraId="551AF8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5804" w:author="xh" w:date="2026-10-19T12:28:38+08:00"/>
        </w:trPr>
        <w:tc>
          <w:tcPr>
            <w:tcW w:w="1039" w:type="dxa"/>
            <w:tcMar>
              <w:left w:w="70" w:type="dxa"/>
              <w:right w:w="70" w:type="dxa"/>
            </w:tcMar>
            <w:vAlign w:val="center"/>
          </w:tcPr>
          <w:p w14:paraId="4A7D15D1">
            <w:pPr>
              <w:keepNext/>
              <w:spacing w:before="20" w:after="20" w:line="260" w:lineRule="exact"/>
              <w:ind w:left="0" w:leftChars="0" w:right="0" w:rightChars="0" w:firstLine="0" w:firstLineChars="0"/>
              <w:jc w:val="center"/>
              <w:rPr>
                <w:del w:id="15843" w:author="xh" w:date="2026-10-19T12:28:38+08:00"/>
              </w:rPr>
            </w:pPr>
            <w:del w:id="15844" w:author="xh" w:date="2026-10-19T12:28:38+08:00">
              <w:r>
                <w:rPr>
                  <w:rFonts w:ascii="Times New Roman" w:hAnsi="Times New Roman" w:eastAsia="宋体"/>
                  <w:b w:val="0"/>
                  <w:sz w:val="18"/>
                </w:rPr>
                <w:delText>刚性</w:delText>
              </w:r>
            </w:del>
          </w:p>
        </w:tc>
        <w:tc>
          <w:tcPr>
            <w:tcW w:w="1039" w:type="dxa"/>
            <w:tcMar>
              <w:left w:w="70" w:type="dxa"/>
              <w:right w:w="70" w:type="dxa"/>
            </w:tcMar>
            <w:vAlign w:val="center"/>
          </w:tcPr>
          <w:p w14:paraId="23572D90">
            <w:pPr>
              <w:keepNext/>
              <w:spacing w:before="20" w:after="20" w:line="260" w:lineRule="exact"/>
              <w:ind w:left="0" w:leftChars="0" w:right="0" w:rightChars="0" w:firstLine="0" w:firstLineChars="0"/>
              <w:jc w:val="center"/>
              <w:rPr>
                <w:del w:id="15845" w:author="xh" w:date="2026-10-19T12:28:38+08:00"/>
              </w:rPr>
            </w:pPr>
            <w:del w:id="15846" w:author="xh" w:date="2026-10-19T12:28:38+08:00">
              <w:r>
                <w:rPr>
                  <w:rFonts w:ascii="Times New Roman" w:hAnsi="Times New Roman" w:eastAsia="宋体"/>
                  <w:b w:val="0"/>
                  <w:sz w:val="18"/>
                </w:rPr>
                <w:delText>2023</w:delText>
              </w:r>
            </w:del>
          </w:p>
        </w:tc>
        <w:tc>
          <w:tcPr>
            <w:tcW w:w="1039" w:type="dxa"/>
            <w:tcMar>
              <w:left w:w="70" w:type="dxa"/>
              <w:right w:w="70" w:type="dxa"/>
            </w:tcMar>
            <w:vAlign w:val="center"/>
          </w:tcPr>
          <w:p w14:paraId="19508F79">
            <w:pPr>
              <w:keepNext/>
              <w:spacing w:before="20" w:after="20" w:line="260" w:lineRule="exact"/>
              <w:ind w:left="0" w:leftChars="0" w:right="0" w:rightChars="0" w:firstLine="0" w:firstLineChars="0"/>
              <w:jc w:val="center"/>
              <w:rPr>
                <w:del w:id="15847" w:author="xh" w:date="2026-10-19T12:28:38+08:00"/>
              </w:rPr>
            </w:pPr>
            <w:del w:id="15848" w:author="xh" w:date="2026-10-19T12:28:38+08:00">
              <w:r>
                <w:rPr>
                  <w:rFonts w:ascii="Times New Roman" w:hAnsi="Times New Roman" w:eastAsia="宋体"/>
                  <w:b w:val="0"/>
                  <w:sz w:val="18"/>
                </w:rPr>
                <w:delText>63+63</w:delText>
              </w:r>
            </w:del>
          </w:p>
        </w:tc>
        <w:tc>
          <w:tcPr>
            <w:tcW w:w="1039" w:type="dxa"/>
            <w:tcMar>
              <w:left w:w="70" w:type="dxa"/>
              <w:right w:w="70" w:type="dxa"/>
            </w:tcMar>
            <w:vAlign w:val="center"/>
          </w:tcPr>
          <w:p w14:paraId="3FC45C82">
            <w:pPr>
              <w:keepNext/>
              <w:spacing w:before="20" w:after="20" w:line="260" w:lineRule="exact"/>
              <w:ind w:left="0" w:leftChars="0" w:right="0" w:rightChars="0" w:firstLine="0" w:firstLineChars="0"/>
              <w:jc w:val="center"/>
              <w:rPr>
                <w:del w:id="15849" w:author="xh" w:date="2026-10-19T12:28:38+08:00"/>
              </w:rPr>
            </w:pPr>
            <w:del w:id="15850" w:author="xh" w:date="2026-10-19T12:28:38+08:00">
              <w:r>
                <w:rPr>
                  <w:rFonts w:ascii="Times New Roman" w:hAnsi="Times New Roman" w:eastAsia="宋体"/>
                  <w:b w:val="0"/>
                  <w:sz w:val="18"/>
                </w:rPr>
                <w:delText>126.00</w:delText>
              </w:r>
            </w:del>
          </w:p>
        </w:tc>
        <w:tc>
          <w:tcPr>
            <w:tcW w:w="1039" w:type="dxa"/>
            <w:tcMar>
              <w:left w:w="70" w:type="dxa"/>
              <w:right w:w="70" w:type="dxa"/>
            </w:tcMar>
            <w:vAlign w:val="center"/>
          </w:tcPr>
          <w:p w14:paraId="55C144C7">
            <w:pPr>
              <w:keepNext/>
              <w:spacing w:before="20" w:after="20" w:line="260" w:lineRule="exact"/>
              <w:ind w:left="0" w:leftChars="0" w:right="0" w:rightChars="0" w:firstLine="0" w:firstLineChars="0"/>
              <w:jc w:val="center"/>
              <w:rPr>
                <w:del w:id="15851" w:author="xh" w:date="2026-10-19T12:28:38+08:00"/>
              </w:rPr>
            </w:pPr>
            <w:del w:id="15852"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40240EF6">
            <w:pPr>
              <w:keepNext/>
              <w:spacing w:before="20" w:after="20" w:line="260" w:lineRule="exact"/>
              <w:ind w:left="0" w:leftChars="0" w:right="0" w:rightChars="0" w:firstLine="0" w:firstLineChars="0"/>
              <w:jc w:val="center"/>
              <w:rPr>
                <w:del w:id="15853" w:author="xh" w:date="2026-10-19T12:28:38+08:00"/>
              </w:rPr>
            </w:pPr>
            <w:del w:id="15854"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369A3938">
            <w:pPr>
              <w:keepNext/>
              <w:spacing w:before="20" w:after="20" w:line="260" w:lineRule="exact"/>
              <w:ind w:left="0" w:leftChars="0" w:right="0" w:rightChars="0" w:firstLine="0" w:firstLineChars="0"/>
              <w:jc w:val="center"/>
              <w:rPr>
                <w:del w:id="15855" w:author="xh" w:date="2026-10-19T12:28:38+08:00"/>
              </w:rPr>
            </w:pPr>
            <w:del w:id="15856"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651C9151">
            <w:pPr>
              <w:keepNext/>
              <w:spacing w:before="20" w:after="20" w:line="260" w:lineRule="exact"/>
              <w:ind w:left="0" w:leftChars="0" w:right="0" w:rightChars="0" w:firstLine="0" w:firstLineChars="0"/>
              <w:jc w:val="center"/>
              <w:rPr>
                <w:del w:id="15857" w:author="xh" w:date="2026-10-19T12:28:38+08:00"/>
              </w:rPr>
            </w:pPr>
            <w:del w:id="15858" w:author="xh" w:date="2026-10-19T12:28:38+08:00">
              <w:r>
                <w:rPr>
                  <w:rFonts w:ascii="Times New Roman" w:hAnsi="Times New Roman" w:eastAsia="宋体"/>
                  <w:b w:val="0"/>
                  <w:sz w:val="18"/>
                </w:rPr>
                <w:delText>101.35</w:delText>
              </w:r>
            </w:del>
          </w:p>
        </w:tc>
      </w:tr>
      <w:tr w14:paraId="7B5319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5805" w:author="xh" w:date="2026-10-19T12:28:38+08:00"/>
        </w:trPr>
        <w:tc>
          <w:tcPr>
            <w:tcW w:w="1039" w:type="dxa"/>
            <w:tcMar>
              <w:left w:w="70" w:type="dxa"/>
              <w:right w:w="70" w:type="dxa"/>
            </w:tcMar>
            <w:vAlign w:val="center"/>
          </w:tcPr>
          <w:p w14:paraId="2F7A2EC2">
            <w:pPr>
              <w:keepNext/>
              <w:spacing w:before="20" w:after="20" w:line="260" w:lineRule="exact"/>
              <w:ind w:left="0" w:leftChars="0" w:right="0" w:rightChars="0" w:firstLine="0" w:firstLineChars="0"/>
              <w:jc w:val="center"/>
              <w:rPr>
                <w:del w:id="15859" w:author="xh" w:date="2026-10-19T12:28:38+08:00"/>
              </w:rPr>
            </w:pPr>
            <w:del w:id="15860" w:author="xh" w:date="2026-10-19T12:28:38+08:00">
              <w:r>
                <w:rPr>
                  <w:rFonts w:ascii="Times New Roman" w:hAnsi="Times New Roman" w:eastAsia="宋体"/>
                  <w:b w:val="0"/>
                  <w:sz w:val="18"/>
                </w:rPr>
                <w:delText>刚性</w:delText>
              </w:r>
            </w:del>
          </w:p>
        </w:tc>
        <w:tc>
          <w:tcPr>
            <w:tcW w:w="1039" w:type="dxa"/>
            <w:tcMar>
              <w:left w:w="70" w:type="dxa"/>
              <w:right w:w="70" w:type="dxa"/>
            </w:tcMar>
            <w:vAlign w:val="center"/>
          </w:tcPr>
          <w:p w14:paraId="7D8950FD">
            <w:pPr>
              <w:keepNext/>
              <w:spacing w:before="20" w:after="20" w:line="260" w:lineRule="exact"/>
              <w:ind w:left="0" w:leftChars="0" w:right="0" w:rightChars="0" w:firstLine="0" w:firstLineChars="0"/>
              <w:jc w:val="center"/>
              <w:rPr>
                <w:del w:id="15861" w:author="xh" w:date="2026-10-19T12:28:38+08:00"/>
              </w:rPr>
            </w:pPr>
            <w:del w:id="15862" w:author="xh" w:date="2026-10-19T12:28:38+08:00">
              <w:r>
                <w:rPr>
                  <w:rFonts w:ascii="Times New Roman" w:hAnsi="Times New Roman" w:eastAsia="宋体"/>
                  <w:b w:val="0"/>
                  <w:sz w:val="18"/>
                </w:rPr>
                <w:delText>2024</w:delText>
              </w:r>
            </w:del>
          </w:p>
        </w:tc>
        <w:tc>
          <w:tcPr>
            <w:tcW w:w="1039" w:type="dxa"/>
            <w:tcMar>
              <w:left w:w="70" w:type="dxa"/>
              <w:right w:w="70" w:type="dxa"/>
            </w:tcMar>
            <w:vAlign w:val="center"/>
          </w:tcPr>
          <w:p w14:paraId="75CFEE5C">
            <w:pPr>
              <w:keepNext/>
              <w:spacing w:before="20" w:after="20" w:line="260" w:lineRule="exact"/>
              <w:ind w:left="0" w:leftChars="0" w:right="0" w:rightChars="0" w:firstLine="0" w:firstLineChars="0"/>
              <w:jc w:val="center"/>
              <w:rPr>
                <w:del w:id="15863" w:author="xh" w:date="2026-10-19T12:28:38+08:00"/>
              </w:rPr>
            </w:pPr>
            <w:del w:id="15864" w:author="xh" w:date="2026-10-19T12:28:38+08:00">
              <w:r>
                <w:rPr>
                  <w:rFonts w:ascii="Times New Roman" w:hAnsi="Times New Roman" w:eastAsia="宋体"/>
                  <w:b w:val="0"/>
                  <w:sz w:val="18"/>
                </w:rPr>
                <w:delText>63+63</w:delText>
              </w:r>
            </w:del>
          </w:p>
        </w:tc>
        <w:tc>
          <w:tcPr>
            <w:tcW w:w="1039" w:type="dxa"/>
            <w:tcMar>
              <w:left w:w="70" w:type="dxa"/>
              <w:right w:w="70" w:type="dxa"/>
            </w:tcMar>
            <w:vAlign w:val="center"/>
          </w:tcPr>
          <w:p w14:paraId="2FFDFA5F">
            <w:pPr>
              <w:keepNext/>
              <w:spacing w:before="20" w:after="20" w:line="260" w:lineRule="exact"/>
              <w:ind w:left="0" w:leftChars="0" w:right="0" w:rightChars="0" w:firstLine="0" w:firstLineChars="0"/>
              <w:jc w:val="center"/>
              <w:rPr>
                <w:del w:id="15865" w:author="xh" w:date="2026-10-19T12:28:38+08:00"/>
              </w:rPr>
            </w:pPr>
            <w:del w:id="15866" w:author="xh" w:date="2026-10-19T12:28:38+08:00">
              <w:r>
                <w:rPr>
                  <w:rFonts w:ascii="Times New Roman" w:hAnsi="Times New Roman" w:eastAsia="宋体"/>
                  <w:b w:val="0"/>
                  <w:sz w:val="18"/>
                </w:rPr>
                <w:delText>126.00</w:delText>
              </w:r>
            </w:del>
          </w:p>
        </w:tc>
        <w:tc>
          <w:tcPr>
            <w:tcW w:w="1039" w:type="dxa"/>
            <w:tcMar>
              <w:left w:w="70" w:type="dxa"/>
              <w:right w:w="70" w:type="dxa"/>
            </w:tcMar>
            <w:vAlign w:val="center"/>
          </w:tcPr>
          <w:p w14:paraId="6AEE6039">
            <w:pPr>
              <w:keepNext/>
              <w:spacing w:before="20" w:after="20" w:line="260" w:lineRule="exact"/>
              <w:ind w:left="0" w:leftChars="0" w:right="0" w:rightChars="0" w:firstLine="0" w:firstLineChars="0"/>
              <w:jc w:val="center"/>
              <w:rPr>
                <w:del w:id="15867" w:author="xh" w:date="2026-10-19T12:28:38+08:00"/>
              </w:rPr>
            </w:pPr>
            <w:del w:id="15868"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3E02CECB">
            <w:pPr>
              <w:keepNext/>
              <w:spacing w:before="20" w:after="20" w:line="260" w:lineRule="exact"/>
              <w:ind w:left="0" w:leftChars="0" w:right="0" w:rightChars="0" w:firstLine="0" w:firstLineChars="0"/>
              <w:jc w:val="center"/>
              <w:rPr>
                <w:del w:id="15869" w:author="xh" w:date="2026-10-19T12:28:38+08:00"/>
              </w:rPr>
            </w:pPr>
            <w:del w:id="15870"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2C38C2B9">
            <w:pPr>
              <w:keepNext/>
              <w:spacing w:before="20" w:after="20" w:line="260" w:lineRule="exact"/>
              <w:ind w:left="0" w:leftChars="0" w:right="0" w:rightChars="0" w:firstLine="0" w:firstLineChars="0"/>
              <w:jc w:val="center"/>
              <w:rPr>
                <w:del w:id="15871" w:author="xh" w:date="2026-10-19T12:28:38+08:00"/>
              </w:rPr>
            </w:pPr>
            <w:del w:id="15872"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5B0D234F">
            <w:pPr>
              <w:keepNext/>
              <w:spacing w:before="20" w:after="20" w:line="260" w:lineRule="exact"/>
              <w:ind w:left="0" w:leftChars="0" w:right="0" w:rightChars="0" w:firstLine="0" w:firstLineChars="0"/>
              <w:jc w:val="center"/>
              <w:rPr>
                <w:del w:id="15873" w:author="xh" w:date="2026-10-19T12:28:38+08:00"/>
              </w:rPr>
            </w:pPr>
            <w:del w:id="15874" w:author="xh" w:date="2026-10-19T12:28:38+08:00">
              <w:r>
                <w:rPr>
                  <w:rFonts w:ascii="Times New Roman" w:hAnsi="Times New Roman" w:eastAsia="宋体"/>
                  <w:b w:val="0"/>
                  <w:sz w:val="18"/>
                </w:rPr>
                <w:delText>95.25</w:delText>
              </w:r>
            </w:del>
          </w:p>
        </w:tc>
      </w:tr>
      <w:tr w14:paraId="4FAF09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5806" w:author="xh" w:date="2026-10-19T12:28:38+08:00"/>
        </w:trPr>
        <w:tc>
          <w:tcPr>
            <w:tcW w:w="1039" w:type="dxa"/>
            <w:tcMar>
              <w:left w:w="70" w:type="dxa"/>
              <w:right w:w="70" w:type="dxa"/>
            </w:tcMar>
            <w:vAlign w:val="center"/>
          </w:tcPr>
          <w:p w14:paraId="652D4037">
            <w:pPr>
              <w:keepNext/>
              <w:spacing w:before="20" w:after="20" w:line="260" w:lineRule="exact"/>
              <w:ind w:left="0" w:leftChars="0" w:right="0" w:rightChars="0" w:firstLine="0" w:firstLineChars="0"/>
              <w:jc w:val="center"/>
              <w:rPr>
                <w:del w:id="15875" w:author="xh" w:date="2026-10-19T12:28:38+08:00"/>
              </w:rPr>
            </w:pPr>
            <w:del w:id="15876" w:author="xh" w:date="2026-10-19T12:28:38+08:00">
              <w:r>
                <w:rPr>
                  <w:rFonts w:ascii="Times New Roman" w:hAnsi="Times New Roman" w:eastAsia="宋体"/>
                  <w:b w:val="0"/>
                  <w:sz w:val="18"/>
                </w:rPr>
                <w:delText>刚性</w:delText>
              </w:r>
            </w:del>
          </w:p>
        </w:tc>
        <w:tc>
          <w:tcPr>
            <w:tcW w:w="1039" w:type="dxa"/>
            <w:tcMar>
              <w:left w:w="70" w:type="dxa"/>
              <w:right w:w="70" w:type="dxa"/>
            </w:tcMar>
            <w:vAlign w:val="center"/>
          </w:tcPr>
          <w:p w14:paraId="177F9AC6">
            <w:pPr>
              <w:keepNext/>
              <w:spacing w:before="20" w:after="20" w:line="260" w:lineRule="exact"/>
              <w:ind w:left="0" w:leftChars="0" w:right="0" w:rightChars="0" w:firstLine="0" w:firstLineChars="0"/>
              <w:jc w:val="center"/>
              <w:rPr>
                <w:del w:id="15877" w:author="xh" w:date="2026-10-19T12:28:38+08:00"/>
              </w:rPr>
            </w:pPr>
            <w:del w:id="15878" w:author="xh" w:date="2026-10-19T12:28:38+08:00">
              <w:r>
                <w:rPr>
                  <w:rFonts w:ascii="Times New Roman" w:hAnsi="Times New Roman" w:eastAsia="宋体"/>
                  <w:b w:val="0"/>
                  <w:sz w:val="18"/>
                </w:rPr>
                <w:delText>2025</w:delText>
              </w:r>
            </w:del>
          </w:p>
        </w:tc>
        <w:tc>
          <w:tcPr>
            <w:tcW w:w="1039" w:type="dxa"/>
            <w:tcMar>
              <w:left w:w="70" w:type="dxa"/>
              <w:right w:w="70" w:type="dxa"/>
            </w:tcMar>
            <w:vAlign w:val="center"/>
          </w:tcPr>
          <w:p w14:paraId="350EA88C">
            <w:pPr>
              <w:keepNext/>
              <w:spacing w:before="20" w:after="20" w:line="260" w:lineRule="exact"/>
              <w:ind w:left="0" w:leftChars="0" w:right="0" w:rightChars="0" w:firstLine="0" w:firstLineChars="0"/>
              <w:jc w:val="center"/>
              <w:rPr>
                <w:del w:id="15879" w:author="xh" w:date="2026-10-19T12:28:38+08:00"/>
              </w:rPr>
            </w:pPr>
            <w:del w:id="15880" w:author="xh" w:date="2026-10-19T12:28:38+08:00">
              <w:r>
                <w:rPr>
                  <w:rFonts w:ascii="Times New Roman" w:hAnsi="Times New Roman" w:eastAsia="宋体"/>
                  <w:b w:val="0"/>
                  <w:sz w:val="18"/>
                </w:rPr>
                <w:delText>63+63</w:delText>
              </w:r>
            </w:del>
          </w:p>
        </w:tc>
        <w:tc>
          <w:tcPr>
            <w:tcW w:w="1039" w:type="dxa"/>
            <w:tcMar>
              <w:left w:w="70" w:type="dxa"/>
              <w:right w:w="70" w:type="dxa"/>
            </w:tcMar>
            <w:vAlign w:val="center"/>
          </w:tcPr>
          <w:p w14:paraId="4F06759D">
            <w:pPr>
              <w:keepNext/>
              <w:spacing w:before="20" w:after="20" w:line="260" w:lineRule="exact"/>
              <w:ind w:left="0" w:leftChars="0" w:right="0" w:rightChars="0" w:firstLine="0" w:firstLineChars="0"/>
              <w:jc w:val="center"/>
              <w:rPr>
                <w:del w:id="15881" w:author="xh" w:date="2026-10-19T12:28:38+08:00"/>
              </w:rPr>
            </w:pPr>
            <w:del w:id="15882" w:author="xh" w:date="2026-10-19T12:28:38+08:00">
              <w:r>
                <w:rPr>
                  <w:rFonts w:ascii="Times New Roman" w:hAnsi="Times New Roman" w:eastAsia="宋体"/>
                  <w:b w:val="0"/>
                  <w:sz w:val="18"/>
                </w:rPr>
                <w:delText>126.00</w:delText>
              </w:r>
            </w:del>
          </w:p>
        </w:tc>
        <w:tc>
          <w:tcPr>
            <w:tcW w:w="1039" w:type="dxa"/>
            <w:tcMar>
              <w:left w:w="70" w:type="dxa"/>
              <w:right w:w="70" w:type="dxa"/>
            </w:tcMar>
            <w:vAlign w:val="center"/>
          </w:tcPr>
          <w:p w14:paraId="1215F457">
            <w:pPr>
              <w:keepNext/>
              <w:spacing w:before="20" w:after="20" w:line="260" w:lineRule="exact"/>
              <w:ind w:left="0" w:leftChars="0" w:right="0" w:rightChars="0" w:firstLine="0" w:firstLineChars="0"/>
              <w:jc w:val="center"/>
              <w:rPr>
                <w:del w:id="15883" w:author="xh" w:date="2026-10-19T12:28:38+08:00"/>
              </w:rPr>
            </w:pPr>
            <w:del w:id="15884"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2007F419">
            <w:pPr>
              <w:keepNext/>
              <w:spacing w:before="20" w:after="20" w:line="260" w:lineRule="exact"/>
              <w:ind w:left="0" w:leftChars="0" w:right="0" w:rightChars="0" w:firstLine="0" w:firstLineChars="0"/>
              <w:jc w:val="center"/>
              <w:rPr>
                <w:del w:id="15885" w:author="xh" w:date="2026-10-19T12:28:38+08:00"/>
              </w:rPr>
            </w:pPr>
            <w:del w:id="15886"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69CD44FC">
            <w:pPr>
              <w:keepNext/>
              <w:spacing w:before="20" w:after="20" w:line="260" w:lineRule="exact"/>
              <w:ind w:left="0" w:leftChars="0" w:right="0" w:rightChars="0" w:firstLine="0" w:firstLineChars="0"/>
              <w:jc w:val="center"/>
              <w:rPr>
                <w:del w:id="15887" w:author="xh" w:date="2026-10-19T12:28:38+08:00"/>
              </w:rPr>
            </w:pPr>
            <w:del w:id="15888"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4E8A9085">
            <w:pPr>
              <w:keepNext/>
              <w:spacing w:before="20" w:after="20" w:line="260" w:lineRule="exact"/>
              <w:ind w:left="0" w:leftChars="0" w:right="0" w:rightChars="0" w:firstLine="0" w:firstLineChars="0"/>
              <w:jc w:val="center"/>
              <w:rPr>
                <w:del w:id="15889" w:author="xh" w:date="2026-10-19T12:28:38+08:00"/>
              </w:rPr>
            </w:pPr>
            <w:del w:id="15890" w:author="xh" w:date="2026-10-19T12:28:38+08:00">
              <w:r>
                <w:rPr>
                  <w:rFonts w:ascii="Times New Roman" w:hAnsi="Times New Roman" w:eastAsia="宋体"/>
                  <w:b w:val="0"/>
                  <w:sz w:val="18"/>
                </w:rPr>
                <w:delText>100.47</w:delText>
              </w:r>
            </w:del>
          </w:p>
        </w:tc>
      </w:tr>
      <w:tr w14:paraId="2F2175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5807" w:author="xh" w:date="2026-10-19T12:28:38+08:00"/>
        </w:trPr>
        <w:tc>
          <w:tcPr>
            <w:tcW w:w="1039" w:type="dxa"/>
            <w:tcMar>
              <w:left w:w="70" w:type="dxa"/>
              <w:right w:w="70" w:type="dxa"/>
            </w:tcMar>
            <w:vAlign w:val="center"/>
          </w:tcPr>
          <w:p w14:paraId="6DE2F7AA">
            <w:pPr>
              <w:keepNext/>
              <w:spacing w:before="20" w:after="20" w:line="260" w:lineRule="exact"/>
              <w:ind w:left="0" w:leftChars="0" w:right="0" w:rightChars="0" w:firstLine="0" w:firstLineChars="0"/>
              <w:jc w:val="center"/>
              <w:rPr>
                <w:del w:id="15891" w:author="xh" w:date="2026-10-19T12:28:38+08:00"/>
              </w:rPr>
            </w:pPr>
            <w:del w:id="15892" w:author="xh" w:date="2026-10-19T12:28:38+08:00">
              <w:r>
                <w:rPr>
                  <w:rFonts w:ascii="Times New Roman" w:hAnsi="Times New Roman" w:eastAsia="宋体"/>
                  <w:b w:val="0"/>
                  <w:sz w:val="18"/>
                </w:rPr>
                <w:delText>弹性</w:delText>
              </w:r>
            </w:del>
          </w:p>
        </w:tc>
        <w:tc>
          <w:tcPr>
            <w:tcW w:w="1039" w:type="dxa"/>
            <w:tcMar>
              <w:left w:w="70" w:type="dxa"/>
              <w:right w:w="70" w:type="dxa"/>
            </w:tcMar>
            <w:vAlign w:val="center"/>
          </w:tcPr>
          <w:p w14:paraId="03699B49">
            <w:pPr>
              <w:keepNext/>
              <w:spacing w:before="20" w:after="20" w:line="260" w:lineRule="exact"/>
              <w:ind w:left="0" w:leftChars="0" w:right="0" w:rightChars="0" w:firstLine="0" w:firstLineChars="0"/>
              <w:jc w:val="center"/>
              <w:rPr>
                <w:del w:id="15893" w:author="xh" w:date="2026-10-19T12:28:38+08:00"/>
              </w:rPr>
            </w:pPr>
            <w:del w:id="15894" w:author="xh" w:date="2026-10-19T12:28:38+08:00">
              <w:r>
                <w:rPr>
                  <w:rFonts w:ascii="Times New Roman" w:hAnsi="Times New Roman" w:eastAsia="宋体"/>
                  <w:b w:val="0"/>
                  <w:sz w:val="18"/>
                </w:rPr>
                <w:delText>2022</w:delText>
              </w:r>
            </w:del>
          </w:p>
        </w:tc>
        <w:tc>
          <w:tcPr>
            <w:tcW w:w="1039" w:type="dxa"/>
            <w:tcMar>
              <w:left w:w="70" w:type="dxa"/>
              <w:right w:w="70" w:type="dxa"/>
            </w:tcMar>
            <w:vAlign w:val="center"/>
          </w:tcPr>
          <w:p w14:paraId="45F106EE">
            <w:pPr>
              <w:keepNext/>
              <w:spacing w:before="20" w:after="20" w:line="260" w:lineRule="exact"/>
              <w:ind w:left="0" w:leftChars="0" w:right="0" w:rightChars="0" w:firstLine="0" w:firstLineChars="0"/>
              <w:jc w:val="center"/>
              <w:rPr>
                <w:del w:id="15895" w:author="xh" w:date="2026-10-19T12:28:38+08:00"/>
              </w:rPr>
            </w:pPr>
            <w:del w:id="15896" w:author="xh" w:date="2026-10-19T12:28:38+08:00">
              <w:r>
                <w:rPr>
                  <w:rFonts w:ascii="Times New Roman" w:hAnsi="Times New Roman" w:eastAsia="宋体"/>
                  <w:b w:val="0"/>
                  <w:sz w:val="18"/>
                </w:rPr>
                <w:delText>63+63</w:delText>
              </w:r>
            </w:del>
          </w:p>
        </w:tc>
        <w:tc>
          <w:tcPr>
            <w:tcW w:w="1039" w:type="dxa"/>
            <w:tcMar>
              <w:left w:w="70" w:type="dxa"/>
              <w:right w:w="70" w:type="dxa"/>
            </w:tcMar>
            <w:vAlign w:val="center"/>
          </w:tcPr>
          <w:p w14:paraId="0F73C711">
            <w:pPr>
              <w:keepNext/>
              <w:spacing w:before="20" w:after="20" w:line="260" w:lineRule="exact"/>
              <w:ind w:left="0" w:leftChars="0" w:right="0" w:rightChars="0" w:firstLine="0" w:firstLineChars="0"/>
              <w:jc w:val="center"/>
              <w:rPr>
                <w:del w:id="15897" w:author="xh" w:date="2026-10-19T12:28:38+08:00"/>
              </w:rPr>
            </w:pPr>
            <w:del w:id="15898" w:author="xh" w:date="2026-10-19T12:28:38+08:00">
              <w:r>
                <w:rPr>
                  <w:rFonts w:ascii="Times New Roman" w:hAnsi="Times New Roman" w:eastAsia="宋体"/>
                  <w:b w:val="0"/>
                  <w:sz w:val="18"/>
                </w:rPr>
                <w:delText>126.00</w:delText>
              </w:r>
            </w:del>
          </w:p>
        </w:tc>
        <w:tc>
          <w:tcPr>
            <w:tcW w:w="1039" w:type="dxa"/>
            <w:tcMar>
              <w:left w:w="70" w:type="dxa"/>
              <w:right w:w="70" w:type="dxa"/>
            </w:tcMar>
            <w:vAlign w:val="center"/>
          </w:tcPr>
          <w:p w14:paraId="368D672F">
            <w:pPr>
              <w:keepNext/>
              <w:spacing w:before="20" w:after="20" w:line="260" w:lineRule="exact"/>
              <w:ind w:left="0" w:leftChars="0" w:right="0" w:rightChars="0" w:firstLine="0" w:firstLineChars="0"/>
              <w:jc w:val="center"/>
              <w:rPr>
                <w:del w:id="15899" w:author="xh" w:date="2026-10-19T12:28:38+08:00"/>
              </w:rPr>
            </w:pPr>
            <w:del w:id="15900"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3E4D049C">
            <w:pPr>
              <w:keepNext/>
              <w:spacing w:before="20" w:after="20" w:line="260" w:lineRule="exact"/>
              <w:ind w:left="0" w:leftChars="0" w:right="0" w:rightChars="0" w:firstLine="0" w:firstLineChars="0"/>
              <w:jc w:val="center"/>
              <w:rPr>
                <w:del w:id="15901" w:author="xh" w:date="2026-10-19T12:28:38+08:00"/>
              </w:rPr>
            </w:pPr>
            <w:del w:id="15902"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44C0B207">
            <w:pPr>
              <w:keepNext/>
              <w:spacing w:before="20" w:after="20" w:line="260" w:lineRule="exact"/>
              <w:ind w:left="0" w:leftChars="0" w:right="0" w:rightChars="0" w:firstLine="0" w:firstLineChars="0"/>
              <w:jc w:val="center"/>
              <w:rPr>
                <w:del w:id="15903" w:author="xh" w:date="2026-10-19T12:28:38+08:00"/>
              </w:rPr>
            </w:pPr>
            <w:del w:id="15904"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18766EA9">
            <w:pPr>
              <w:keepNext/>
              <w:spacing w:before="20" w:after="20" w:line="260" w:lineRule="exact"/>
              <w:ind w:left="0" w:leftChars="0" w:right="0" w:rightChars="0" w:firstLine="0" w:firstLineChars="0"/>
              <w:jc w:val="center"/>
              <w:rPr>
                <w:del w:id="15905" w:author="xh" w:date="2026-10-19T12:28:38+08:00"/>
              </w:rPr>
            </w:pPr>
            <w:del w:id="15906" w:author="xh" w:date="2026-10-19T12:28:38+08:00">
              <w:r>
                <w:rPr>
                  <w:rFonts w:ascii="Times New Roman" w:hAnsi="Times New Roman" w:eastAsia="宋体"/>
                  <w:b w:val="0"/>
                  <w:sz w:val="18"/>
                </w:rPr>
                <w:delText>94.14</w:delText>
              </w:r>
            </w:del>
          </w:p>
        </w:tc>
      </w:tr>
      <w:tr w14:paraId="119930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5808" w:author="xh" w:date="2026-10-19T12:28:38+08:00"/>
        </w:trPr>
        <w:tc>
          <w:tcPr>
            <w:tcW w:w="1039" w:type="dxa"/>
            <w:tcMar>
              <w:left w:w="70" w:type="dxa"/>
              <w:right w:w="70" w:type="dxa"/>
            </w:tcMar>
            <w:vAlign w:val="center"/>
          </w:tcPr>
          <w:p w14:paraId="3F83F5B1">
            <w:pPr>
              <w:keepNext/>
              <w:spacing w:before="20" w:after="20" w:line="260" w:lineRule="exact"/>
              <w:ind w:left="0" w:leftChars="0" w:right="0" w:rightChars="0" w:firstLine="0" w:firstLineChars="0"/>
              <w:jc w:val="center"/>
              <w:rPr>
                <w:del w:id="15907" w:author="xh" w:date="2026-10-19T12:28:38+08:00"/>
              </w:rPr>
            </w:pPr>
            <w:del w:id="15908" w:author="xh" w:date="2026-10-19T12:28:38+08:00">
              <w:r>
                <w:rPr>
                  <w:rFonts w:ascii="Times New Roman" w:hAnsi="Times New Roman" w:eastAsia="宋体"/>
                  <w:b w:val="0"/>
                  <w:sz w:val="18"/>
                </w:rPr>
                <w:delText>弹性</w:delText>
              </w:r>
            </w:del>
          </w:p>
        </w:tc>
        <w:tc>
          <w:tcPr>
            <w:tcW w:w="1039" w:type="dxa"/>
            <w:tcMar>
              <w:left w:w="70" w:type="dxa"/>
              <w:right w:w="70" w:type="dxa"/>
            </w:tcMar>
            <w:vAlign w:val="center"/>
          </w:tcPr>
          <w:p w14:paraId="7368614C">
            <w:pPr>
              <w:keepNext/>
              <w:spacing w:before="20" w:after="20" w:line="260" w:lineRule="exact"/>
              <w:ind w:left="0" w:leftChars="0" w:right="0" w:rightChars="0" w:firstLine="0" w:firstLineChars="0"/>
              <w:jc w:val="center"/>
              <w:rPr>
                <w:del w:id="15909" w:author="xh" w:date="2026-10-19T12:28:38+08:00"/>
              </w:rPr>
            </w:pPr>
            <w:del w:id="15910" w:author="xh" w:date="2026-10-19T12:28:38+08:00">
              <w:r>
                <w:rPr>
                  <w:rFonts w:ascii="Times New Roman" w:hAnsi="Times New Roman" w:eastAsia="宋体"/>
                  <w:b w:val="0"/>
                  <w:sz w:val="18"/>
                </w:rPr>
                <w:delText>2023</w:delText>
              </w:r>
            </w:del>
          </w:p>
        </w:tc>
        <w:tc>
          <w:tcPr>
            <w:tcW w:w="1039" w:type="dxa"/>
            <w:tcMar>
              <w:left w:w="70" w:type="dxa"/>
              <w:right w:w="70" w:type="dxa"/>
            </w:tcMar>
            <w:vAlign w:val="center"/>
          </w:tcPr>
          <w:p w14:paraId="4926A855">
            <w:pPr>
              <w:keepNext/>
              <w:spacing w:before="20" w:after="20" w:line="260" w:lineRule="exact"/>
              <w:ind w:left="0" w:leftChars="0" w:right="0" w:rightChars="0" w:firstLine="0" w:firstLineChars="0"/>
              <w:jc w:val="center"/>
              <w:rPr>
                <w:del w:id="15911" w:author="xh" w:date="2026-10-19T12:28:38+08:00"/>
              </w:rPr>
            </w:pPr>
            <w:del w:id="15912" w:author="xh" w:date="2026-10-19T12:28:38+08:00">
              <w:r>
                <w:rPr>
                  <w:rFonts w:ascii="Times New Roman" w:hAnsi="Times New Roman" w:eastAsia="宋体"/>
                  <w:b w:val="0"/>
                  <w:sz w:val="18"/>
                </w:rPr>
                <w:delText>63+63</w:delText>
              </w:r>
            </w:del>
          </w:p>
        </w:tc>
        <w:tc>
          <w:tcPr>
            <w:tcW w:w="1039" w:type="dxa"/>
            <w:tcMar>
              <w:left w:w="70" w:type="dxa"/>
              <w:right w:w="70" w:type="dxa"/>
            </w:tcMar>
            <w:vAlign w:val="center"/>
          </w:tcPr>
          <w:p w14:paraId="7596D0CC">
            <w:pPr>
              <w:keepNext/>
              <w:spacing w:before="20" w:after="20" w:line="260" w:lineRule="exact"/>
              <w:ind w:left="0" w:leftChars="0" w:right="0" w:rightChars="0" w:firstLine="0" w:firstLineChars="0"/>
              <w:jc w:val="center"/>
              <w:rPr>
                <w:del w:id="15913" w:author="xh" w:date="2026-10-19T12:28:38+08:00"/>
              </w:rPr>
            </w:pPr>
            <w:del w:id="15914" w:author="xh" w:date="2026-10-19T12:28:38+08:00">
              <w:r>
                <w:rPr>
                  <w:rFonts w:ascii="Times New Roman" w:hAnsi="Times New Roman" w:eastAsia="宋体"/>
                  <w:b w:val="0"/>
                  <w:sz w:val="18"/>
                </w:rPr>
                <w:delText>126.00</w:delText>
              </w:r>
            </w:del>
          </w:p>
        </w:tc>
        <w:tc>
          <w:tcPr>
            <w:tcW w:w="1039" w:type="dxa"/>
            <w:tcMar>
              <w:left w:w="70" w:type="dxa"/>
              <w:right w:w="70" w:type="dxa"/>
            </w:tcMar>
            <w:vAlign w:val="center"/>
          </w:tcPr>
          <w:p w14:paraId="5C07033D">
            <w:pPr>
              <w:keepNext/>
              <w:spacing w:before="20" w:after="20" w:line="260" w:lineRule="exact"/>
              <w:ind w:left="0" w:leftChars="0" w:right="0" w:rightChars="0" w:firstLine="0" w:firstLineChars="0"/>
              <w:jc w:val="center"/>
              <w:rPr>
                <w:del w:id="15915" w:author="xh" w:date="2026-10-19T12:28:38+08:00"/>
              </w:rPr>
            </w:pPr>
            <w:del w:id="15916"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017D4897">
            <w:pPr>
              <w:keepNext/>
              <w:spacing w:before="20" w:after="20" w:line="260" w:lineRule="exact"/>
              <w:ind w:left="0" w:leftChars="0" w:right="0" w:rightChars="0" w:firstLine="0" w:firstLineChars="0"/>
              <w:jc w:val="center"/>
              <w:rPr>
                <w:del w:id="15917" w:author="xh" w:date="2026-10-19T12:28:38+08:00"/>
              </w:rPr>
            </w:pPr>
            <w:del w:id="15918"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4D5A8D88">
            <w:pPr>
              <w:keepNext/>
              <w:spacing w:before="20" w:after="20" w:line="260" w:lineRule="exact"/>
              <w:ind w:left="0" w:leftChars="0" w:right="0" w:rightChars="0" w:firstLine="0" w:firstLineChars="0"/>
              <w:jc w:val="center"/>
              <w:rPr>
                <w:del w:id="15919" w:author="xh" w:date="2026-10-19T12:28:38+08:00"/>
              </w:rPr>
            </w:pPr>
            <w:del w:id="15920"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38B8966F">
            <w:pPr>
              <w:keepNext/>
              <w:spacing w:before="20" w:after="20" w:line="260" w:lineRule="exact"/>
              <w:ind w:left="0" w:leftChars="0" w:right="0" w:rightChars="0" w:firstLine="0" w:firstLineChars="0"/>
              <w:jc w:val="center"/>
              <w:rPr>
                <w:del w:id="15921" w:author="xh" w:date="2026-10-19T12:28:38+08:00"/>
              </w:rPr>
            </w:pPr>
            <w:del w:id="15922" w:author="xh" w:date="2026-10-19T12:28:38+08:00">
              <w:r>
                <w:rPr>
                  <w:rFonts w:ascii="Times New Roman" w:hAnsi="Times New Roman" w:eastAsia="宋体"/>
                  <w:b w:val="0"/>
                  <w:sz w:val="18"/>
                </w:rPr>
                <w:delText>101.35</w:delText>
              </w:r>
            </w:del>
          </w:p>
        </w:tc>
      </w:tr>
      <w:tr w14:paraId="6DE21CF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5809" w:author="xh" w:date="2026-10-19T12:28:38+08:00"/>
        </w:trPr>
        <w:tc>
          <w:tcPr>
            <w:tcW w:w="1039" w:type="dxa"/>
            <w:tcMar>
              <w:left w:w="70" w:type="dxa"/>
              <w:right w:w="70" w:type="dxa"/>
            </w:tcMar>
            <w:vAlign w:val="center"/>
          </w:tcPr>
          <w:p w14:paraId="0CB73695">
            <w:pPr>
              <w:keepNext/>
              <w:spacing w:before="20" w:after="20" w:line="260" w:lineRule="exact"/>
              <w:ind w:left="0" w:leftChars="0" w:right="0" w:rightChars="0" w:firstLine="0" w:firstLineChars="0"/>
              <w:jc w:val="center"/>
              <w:rPr>
                <w:del w:id="15923" w:author="xh" w:date="2026-10-19T12:28:38+08:00"/>
              </w:rPr>
            </w:pPr>
            <w:del w:id="15924" w:author="xh" w:date="2026-10-19T12:28:38+08:00">
              <w:r>
                <w:rPr>
                  <w:rFonts w:ascii="Times New Roman" w:hAnsi="Times New Roman" w:eastAsia="宋体"/>
                  <w:b w:val="0"/>
                  <w:sz w:val="18"/>
                </w:rPr>
                <w:delText>弹性</w:delText>
              </w:r>
            </w:del>
          </w:p>
        </w:tc>
        <w:tc>
          <w:tcPr>
            <w:tcW w:w="1039" w:type="dxa"/>
            <w:tcMar>
              <w:left w:w="70" w:type="dxa"/>
              <w:right w:w="70" w:type="dxa"/>
            </w:tcMar>
            <w:vAlign w:val="center"/>
          </w:tcPr>
          <w:p w14:paraId="65B12E43">
            <w:pPr>
              <w:keepNext/>
              <w:spacing w:before="20" w:after="20" w:line="260" w:lineRule="exact"/>
              <w:ind w:left="0" w:leftChars="0" w:right="0" w:rightChars="0" w:firstLine="0" w:firstLineChars="0"/>
              <w:jc w:val="center"/>
              <w:rPr>
                <w:del w:id="15925" w:author="xh" w:date="2026-10-19T12:28:38+08:00"/>
              </w:rPr>
            </w:pPr>
            <w:del w:id="15926" w:author="xh" w:date="2026-10-19T12:28:38+08:00">
              <w:r>
                <w:rPr>
                  <w:rFonts w:ascii="Times New Roman" w:hAnsi="Times New Roman" w:eastAsia="宋体"/>
                  <w:b w:val="0"/>
                  <w:sz w:val="18"/>
                </w:rPr>
                <w:delText>2024</w:delText>
              </w:r>
            </w:del>
          </w:p>
        </w:tc>
        <w:tc>
          <w:tcPr>
            <w:tcW w:w="1039" w:type="dxa"/>
            <w:tcMar>
              <w:left w:w="70" w:type="dxa"/>
              <w:right w:w="70" w:type="dxa"/>
            </w:tcMar>
            <w:vAlign w:val="center"/>
          </w:tcPr>
          <w:p w14:paraId="34688A58">
            <w:pPr>
              <w:keepNext/>
              <w:spacing w:before="20" w:after="20" w:line="260" w:lineRule="exact"/>
              <w:ind w:left="0" w:leftChars="0" w:right="0" w:rightChars="0" w:firstLine="0" w:firstLineChars="0"/>
              <w:jc w:val="center"/>
              <w:rPr>
                <w:del w:id="15927" w:author="xh" w:date="2026-10-19T12:28:38+08:00"/>
              </w:rPr>
            </w:pPr>
            <w:del w:id="15928" w:author="xh" w:date="2026-10-19T12:28:38+08:00">
              <w:r>
                <w:rPr>
                  <w:rFonts w:ascii="Times New Roman" w:hAnsi="Times New Roman" w:eastAsia="宋体"/>
                  <w:b w:val="0"/>
                  <w:sz w:val="18"/>
                </w:rPr>
                <w:delText>63+63</w:delText>
              </w:r>
            </w:del>
          </w:p>
        </w:tc>
        <w:tc>
          <w:tcPr>
            <w:tcW w:w="1039" w:type="dxa"/>
            <w:tcMar>
              <w:left w:w="70" w:type="dxa"/>
              <w:right w:w="70" w:type="dxa"/>
            </w:tcMar>
            <w:vAlign w:val="center"/>
          </w:tcPr>
          <w:p w14:paraId="30FBC2A6">
            <w:pPr>
              <w:keepNext/>
              <w:spacing w:before="20" w:after="20" w:line="260" w:lineRule="exact"/>
              <w:ind w:left="0" w:leftChars="0" w:right="0" w:rightChars="0" w:firstLine="0" w:firstLineChars="0"/>
              <w:jc w:val="center"/>
              <w:rPr>
                <w:del w:id="15929" w:author="xh" w:date="2026-10-19T12:28:38+08:00"/>
              </w:rPr>
            </w:pPr>
            <w:del w:id="15930" w:author="xh" w:date="2026-10-19T12:28:38+08:00">
              <w:r>
                <w:rPr>
                  <w:rFonts w:ascii="Times New Roman" w:hAnsi="Times New Roman" w:eastAsia="宋体"/>
                  <w:b w:val="0"/>
                  <w:sz w:val="18"/>
                </w:rPr>
                <w:delText>126.00</w:delText>
              </w:r>
            </w:del>
          </w:p>
        </w:tc>
        <w:tc>
          <w:tcPr>
            <w:tcW w:w="1039" w:type="dxa"/>
            <w:tcMar>
              <w:left w:w="70" w:type="dxa"/>
              <w:right w:w="70" w:type="dxa"/>
            </w:tcMar>
            <w:vAlign w:val="center"/>
          </w:tcPr>
          <w:p w14:paraId="7FF12889">
            <w:pPr>
              <w:keepNext/>
              <w:spacing w:before="20" w:after="20" w:line="260" w:lineRule="exact"/>
              <w:ind w:left="0" w:leftChars="0" w:right="0" w:rightChars="0" w:firstLine="0" w:firstLineChars="0"/>
              <w:jc w:val="center"/>
              <w:rPr>
                <w:del w:id="15931" w:author="xh" w:date="2026-10-19T12:28:38+08:00"/>
              </w:rPr>
            </w:pPr>
            <w:del w:id="15932"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4BC739BD">
            <w:pPr>
              <w:keepNext/>
              <w:spacing w:before="20" w:after="20" w:line="260" w:lineRule="exact"/>
              <w:ind w:left="0" w:leftChars="0" w:right="0" w:rightChars="0" w:firstLine="0" w:firstLineChars="0"/>
              <w:jc w:val="center"/>
              <w:rPr>
                <w:del w:id="15933" w:author="xh" w:date="2026-10-19T12:28:38+08:00"/>
              </w:rPr>
            </w:pPr>
            <w:del w:id="15934"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588F3783">
            <w:pPr>
              <w:keepNext/>
              <w:spacing w:before="20" w:after="20" w:line="260" w:lineRule="exact"/>
              <w:ind w:left="0" w:leftChars="0" w:right="0" w:rightChars="0" w:firstLine="0" w:firstLineChars="0"/>
              <w:jc w:val="center"/>
              <w:rPr>
                <w:del w:id="15935" w:author="xh" w:date="2026-10-19T12:28:38+08:00"/>
              </w:rPr>
            </w:pPr>
            <w:del w:id="15936"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23D47797">
            <w:pPr>
              <w:keepNext/>
              <w:spacing w:before="20" w:after="20" w:line="260" w:lineRule="exact"/>
              <w:ind w:left="0" w:leftChars="0" w:right="0" w:rightChars="0" w:firstLine="0" w:firstLineChars="0"/>
              <w:jc w:val="center"/>
              <w:rPr>
                <w:del w:id="15937" w:author="xh" w:date="2026-10-19T12:28:38+08:00"/>
              </w:rPr>
            </w:pPr>
            <w:del w:id="15938" w:author="xh" w:date="2026-10-19T12:28:38+08:00">
              <w:r>
                <w:rPr>
                  <w:rFonts w:ascii="Times New Roman" w:hAnsi="Times New Roman" w:eastAsia="宋体"/>
                  <w:b w:val="0"/>
                  <w:sz w:val="18"/>
                </w:rPr>
                <w:delText>95.25</w:delText>
              </w:r>
            </w:del>
          </w:p>
        </w:tc>
      </w:tr>
      <w:tr w14:paraId="1F4AF1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5810" w:author="xh" w:date="2026-10-19T12:28:38+08:00"/>
        </w:trPr>
        <w:tc>
          <w:tcPr>
            <w:tcW w:w="1039" w:type="dxa"/>
            <w:tcMar>
              <w:left w:w="70" w:type="dxa"/>
              <w:right w:w="70" w:type="dxa"/>
            </w:tcMar>
            <w:vAlign w:val="center"/>
          </w:tcPr>
          <w:p w14:paraId="439CDA50">
            <w:pPr>
              <w:keepNext w:val="0"/>
              <w:spacing w:before="20" w:after="20" w:line="260" w:lineRule="exact"/>
              <w:ind w:left="0" w:leftChars="0" w:right="0" w:rightChars="0" w:firstLine="0" w:firstLineChars="0"/>
              <w:jc w:val="center"/>
              <w:rPr>
                <w:del w:id="15939" w:author="xh" w:date="2026-10-19T12:28:38+08:00"/>
              </w:rPr>
            </w:pPr>
            <w:del w:id="15940" w:author="xh" w:date="2026-10-19T12:28:38+08:00">
              <w:r>
                <w:rPr>
                  <w:rFonts w:ascii="Times New Roman" w:hAnsi="Times New Roman" w:eastAsia="宋体"/>
                  <w:b w:val="0"/>
                  <w:sz w:val="18"/>
                </w:rPr>
                <w:delText>弹性</w:delText>
              </w:r>
            </w:del>
          </w:p>
        </w:tc>
        <w:tc>
          <w:tcPr>
            <w:tcW w:w="1039" w:type="dxa"/>
            <w:tcMar>
              <w:left w:w="70" w:type="dxa"/>
              <w:right w:w="70" w:type="dxa"/>
            </w:tcMar>
            <w:vAlign w:val="center"/>
          </w:tcPr>
          <w:p w14:paraId="180B78E5">
            <w:pPr>
              <w:keepNext w:val="0"/>
              <w:spacing w:before="20" w:after="20" w:line="260" w:lineRule="exact"/>
              <w:ind w:left="0" w:leftChars="0" w:right="0" w:rightChars="0" w:firstLine="0" w:firstLineChars="0"/>
              <w:jc w:val="center"/>
              <w:rPr>
                <w:del w:id="15941" w:author="xh" w:date="2026-10-19T12:28:38+08:00"/>
              </w:rPr>
            </w:pPr>
            <w:del w:id="15942" w:author="xh" w:date="2026-10-19T12:28:38+08:00">
              <w:r>
                <w:rPr>
                  <w:rFonts w:ascii="Times New Roman" w:hAnsi="Times New Roman" w:eastAsia="宋体"/>
                  <w:b w:val="0"/>
                  <w:sz w:val="18"/>
                </w:rPr>
                <w:delText>2025</w:delText>
              </w:r>
            </w:del>
          </w:p>
        </w:tc>
        <w:tc>
          <w:tcPr>
            <w:tcW w:w="1039" w:type="dxa"/>
            <w:tcMar>
              <w:left w:w="70" w:type="dxa"/>
              <w:right w:w="70" w:type="dxa"/>
            </w:tcMar>
            <w:vAlign w:val="center"/>
          </w:tcPr>
          <w:p w14:paraId="73C8CD9E">
            <w:pPr>
              <w:keepNext w:val="0"/>
              <w:spacing w:before="20" w:after="20" w:line="260" w:lineRule="exact"/>
              <w:ind w:left="0" w:leftChars="0" w:right="0" w:rightChars="0" w:firstLine="0" w:firstLineChars="0"/>
              <w:jc w:val="center"/>
              <w:rPr>
                <w:del w:id="15943" w:author="xh" w:date="2026-10-19T12:28:38+08:00"/>
              </w:rPr>
            </w:pPr>
            <w:del w:id="15944" w:author="xh" w:date="2026-10-19T12:28:38+08:00">
              <w:r>
                <w:rPr>
                  <w:rFonts w:ascii="Times New Roman" w:hAnsi="Times New Roman" w:eastAsia="宋体"/>
                  <w:b w:val="0"/>
                  <w:sz w:val="18"/>
                </w:rPr>
                <w:delText>63+63</w:delText>
              </w:r>
            </w:del>
          </w:p>
        </w:tc>
        <w:tc>
          <w:tcPr>
            <w:tcW w:w="1039" w:type="dxa"/>
            <w:tcMar>
              <w:left w:w="70" w:type="dxa"/>
              <w:right w:w="70" w:type="dxa"/>
            </w:tcMar>
            <w:vAlign w:val="center"/>
          </w:tcPr>
          <w:p w14:paraId="09177731">
            <w:pPr>
              <w:keepNext w:val="0"/>
              <w:spacing w:before="20" w:after="20" w:line="260" w:lineRule="exact"/>
              <w:ind w:left="0" w:leftChars="0" w:right="0" w:rightChars="0" w:firstLine="0" w:firstLineChars="0"/>
              <w:jc w:val="center"/>
              <w:rPr>
                <w:del w:id="15945" w:author="xh" w:date="2026-10-19T12:28:38+08:00"/>
              </w:rPr>
            </w:pPr>
            <w:del w:id="15946" w:author="xh" w:date="2026-10-19T12:28:38+08:00">
              <w:r>
                <w:rPr>
                  <w:rFonts w:ascii="Times New Roman" w:hAnsi="Times New Roman" w:eastAsia="宋体"/>
                  <w:b w:val="0"/>
                  <w:sz w:val="18"/>
                </w:rPr>
                <w:delText>126.00</w:delText>
              </w:r>
            </w:del>
          </w:p>
        </w:tc>
        <w:tc>
          <w:tcPr>
            <w:tcW w:w="1039" w:type="dxa"/>
            <w:tcMar>
              <w:left w:w="70" w:type="dxa"/>
              <w:right w:w="70" w:type="dxa"/>
            </w:tcMar>
            <w:vAlign w:val="center"/>
          </w:tcPr>
          <w:p w14:paraId="23F78CF0">
            <w:pPr>
              <w:keepNext w:val="0"/>
              <w:spacing w:before="20" w:after="20" w:line="260" w:lineRule="exact"/>
              <w:ind w:left="0" w:leftChars="0" w:right="0" w:rightChars="0" w:firstLine="0" w:firstLineChars="0"/>
              <w:jc w:val="center"/>
              <w:rPr>
                <w:del w:id="15947" w:author="xh" w:date="2026-10-19T12:28:38+08:00"/>
              </w:rPr>
            </w:pPr>
            <w:del w:id="15948"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297BC8D2">
            <w:pPr>
              <w:keepNext w:val="0"/>
              <w:spacing w:before="20" w:after="20" w:line="260" w:lineRule="exact"/>
              <w:ind w:left="0" w:leftChars="0" w:right="0" w:rightChars="0" w:firstLine="0" w:firstLineChars="0"/>
              <w:jc w:val="center"/>
              <w:rPr>
                <w:del w:id="15949" w:author="xh" w:date="2026-10-19T12:28:38+08:00"/>
              </w:rPr>
            </w:pPr>
            <w:del w:id="15950"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2F3838C0">
            <w:pPr>
              <w:keepNext w:val="0"/>
              <w:spacing w:before="20" w:after="20" w:line="260" w:lineRule="exact"/>
              <w:ind w:left="0" w:leftChars="0" w:right="0" w:rightChars="0" w:firstLine="0" w:firstLineChars="0"/>
              <w:jc w:val="center"/>
              <w:rPr>
                <w:del w:id="15951" w:author="xh" w:date="2026-10-19T12:28:38+08:00"/>
              </w:rPr>
            </w:pPr>
            <w:del w:id="15952" w:author="xh" w:date="2026-10-19T12:28:38+08:00">
              <w:r>
                <w:rPr>
                  <w:rFonts w:ascii="Times New Roman" w:hAnsi="Times New Roman" w:eastAsia="宋体"/>
                  <w:b w:val="0"/>
                  <w:sz w:val="18"/>
                </w:rPr>
                <w:delText>0.00</w:delText>
              </w:r>
            </w:del>
          </w:p>
        </w:tc>
        <w:tc>
          <w:tcPr>
            <w:tcW w:w="1039" w:type="dxa"/>
            <w:tcMar>
              <w:left w:w="70" w:type="dxa"/>
              <w:right w:w="70" w:type="dxa"/>
            </w:tcMar>
            <w:vAlign w:val="center"/>
          </w:tcPr>
          <w:p w14:paraId="1A827469">
            <w:pPr>
              <w:keepNext w:val="0"/>
              <w:spacing w:before="20" w:after="20" w:line="260" w:lineRule="exact"/>
              <w:ind w:left="0" w:leftChars="0" w:right="0" w:rightChars="0" w:firstLine="0" w:firstLineChars="0"/>
              <w:jc w:val="center"/>
              <w:rPr>
                <w:del w:id="15953" w:author="xh" w:date="2026-10-19T12:28:38+08:00"/>
              </w:rPr>
            </w:pPr>
            <w:del w:id="15954" w:author="xh" w:date="2026-10-19T12:28:38+08:00">
              <w:r>
                <w:rPr>
                  <w:rFonts w:ascii="Times New Roman" w:hAnsi="Times New Roman" w:eastAsia="宋体"/>
                  <w:b w:val="0"/>
                  <w:sz w:val="18"/>
                </w:rPr>
                <w:delText>100.47</w:delText>
              </w:r>
            </w:del>
          </w:p>
        </w:tc>
      </w:tr>
      <w:tr>
        <w:trPr>
          <w:cantSplit/>
          <w:tblHeader/>
          <w:ins w:id="15955" w:author="xh" w:date="2026-10-19T12:28:3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964" w:author="xh" w:date="2026-10-19T12:28:38+08:00"/>
              </w:rPr>
            </w:pPr>
            <w:ins w:id="15965" w:author="xh" w:date="2026-10-19T12:28:38+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966" w:author="xh" w:date="2026-10-19T12:28:38+08:00"/>
              </w:rPr>
            </w:pPr>
            <w:ins w:id="15967" w:author="xh" w:date="2026-10-19T12:28:38+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968" w:author="xh" w:date="2026-10-19T12:28:38+08:00"/>
              </w:rPr>
            </w:pPr>
            <w:ins w:id="15969" w:author="xh" w:date="2026-10-19T12:28:38+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970" w:author="xh" w:date="2026-10-19T12:28:38+08:00"/>
              </w:rPr>
            </w:pPr>
            <w:ins w:id="15971" w:author="xh" w:date="2026-10-19T12:28:38+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972" w:author="xh" w:date="2026-10-19T12:28:38+08:00"/>
              </w:rPr>
            </w:pPr>
            <w:ins w:id="15973" w:author="xh" w:date="2026-10-19T12:28:38+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974" w:author="xh" w:date="2026-10-19T12:28:38+08:00"/>
              </w:rPr>
            </w:pPr>
            <w:ins w:id="15975" w:author="xh" w:date="2026-10-19T12:28:38+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976" w:author="xh" w:date="2026-10-19T12:28:38+08:00"/>
              </w:rPr>
            </w:pPr>
            <w:ins w:id="15977" w:author="xh" w:date="2026-10-19T12:28:38+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978" w:author="xh" w:date="2026-10-19T12:28:38+08:00"/>
              </w:rPr>
            </w:pPr>
            <w:ins w:id="15979" w:author="xh" w:date="2026-10-19T12:28:38+08:00">
              <w:r>
                <w:rPr>
                  <w:rFonts w:ascii="Times New Roman" w:hAnsi="Times New Roman" w:eastAsia="宋体"/>
                  <w:b/>
                  <w:sz w:val="18"/>
                </w:rPr>
                <w:t>转接后净负荷/MW</w:t>
              </w:r>
            </w:ins>
          </w:p>
        </w:tc>
      </w:tr>
      <w:tr>
        <w:trPr>
          <w:cantSplit/>
          <w:ins w:id="15956" w:author="xh" w:date="2026-10-19T12:28:3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980" w:author="xh" w:date="2026-10-19T12:28:38+08:00"/>
              </w:rPr>
            </w:pPr>
            <w:ins w:id="15981" w:author="xh" w:date="2026-10-19T12:28:38+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982" w:author="xh" w:date="2026-10-19T12:28:38+08:00"/>
              </w:rPr>
            </w:pPr>
            <w:ins w:id="15983" w:author="xh" w:date="2026-10-19T12:28:38+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984" w:author="xh" w:date="2026-10-19T12:28:38+08:00"/>
              </w:rPr>
            </w:pPr>
            <w:ins w:id="15985" w:author="xh" w:date="2026-10-19T12:28:38+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986" w:author="xh" w:date="2026-10-19T12:28:38+08:00"/>
              </w:rPr>
            </w:pPr>
            <w:ins w:id="15987" w:author="xh" w:date="2026-10-19T12:28:38+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988" w:author="xh" w:date="2026-10-19T12:28:38+08:00"/>
              </w:rPr>
            </w:pPr>
            <w:ins w:id="15989" w:author="xh" w:date="2026-10-19T12:28: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990" w:author="xh" w:date="2026-10-19T12:28:38+08:00"/>
              </w:rPr>
            </w:pPr>
            <w:ins w:id="15991" w:author="xh" w:date="2026-10-19T12:28:38+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992" w:author="xh" w:date="2026-10-19T12:28:38+08:00"/>
              </w:rPr>
            </w:pPr>
            <w:ins w:id="15993" w:author="xh" w:date="2026-10-19T12:28:38+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994" w:author="xh" w:date="2026-10-19T12:28:38+08:00"/>
              </w:rPr>
            </w:pPr>
            <w:ins w:id="15995" w:author="xh" w:date="2026-10-19T12:28:38+08:00">
              <w:r>
                <w:rPr>
                  <w:rFonts w:ascii="Times New Roman" w:hAnsi="Times New Roman" w:eastAsia="宋体"/>
                  <w:b w:val="0"/>
                  <w:sz w:val="18"/>
                </w:rPr>
                <w:t>—</w:t>
              </w:r>
            </w:ins>
          </w:p>
        </w:tc>
      </w:tr>
      <w:tr>
        <w:trPr>
          <w:cantSplit/>
          <w:ins w:id="15957" w:author="xh" w:date="2026-10-19T12:28:3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996" w:author="xh" w:date="2026-10-19T12:28:38+08:00"/>
              </w:rPr>
            </w:pPr>
            <w:ins w:id="15997" w:author="xh" w:date="2026-10-19T12:28:38+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5998" w:author="xh" w:date="2026-10-19T12:28:38+08:00"/>
              </w:rPr>
            </w:pPr>
            <w:ins w:id="15999" w:author="xh" w:date="2026-10-19T12:28:38+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00" w:author="xh" w:date="2026-10-19T12:28:38+08:00"/>
              </w:rPr>
            </w:pPr>
            <w:ins w:id="16001" w:author="xh" w:date="2026-10-19T12:28:38+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02" w:author="xh" w:date="2026-10-19T12:28:38+08:00"/>
              </w:rPr>
            </w:pPr>
            <w:ins w:id="16003" w:author="xh" w:date="2026-10-19T12:28:38+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04" w:author="xh" w:date="2026-10-19T12:28:38+08:00"/>
              </w:rPr>
            </w:pPr>
            <w:ins w:id="16005" w:author="xh" w:date="2026-10-19T12:28: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06" w:author="xh" w:date="2026-10-19T12:28:38+08:00"/>
              </w:rPr>
            </w:pPr>
            <w:ins w:id="16007" w:author="xh" w:date="2026-10-19T12:28: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08" w:author="xh" w:date="2026-10-19T12:28:38+08:00"/>
              </w:rPr>
            </w:pPr>
            <w:ins w:id="16009" w:author="xh" w:date="2026-10-19T12:28: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10" w:author="xh" w:date="2026-10-19T12:28:38+08:00"/>
              </w:rPr>
            </w:pPr>
            <w:ins w:id="16011" w:author="xh" w:date="2026-10-19T12:28:38+08:00">
              <w:r>
                <w:rPr>
                  <w:rFonts w:ascii="Times New Roman" w:hAnsi="Times New Roman" w:eastAsia="宋体"/>
                  <w:b w:val="0"/>
                  <w:sz w:val="18"/>
                </w:rPr>
                <w:t>100.47</w:t>
              </w:r>
            </w:ins>
          </w:p>
        </w:tc>
      </w:tr>
      <w:tr>
        <w:trPr>
          <w:cantSplit/>
          <w:ins w:id="15958" w:author="xh" w:date="2026-10-19T12:28:3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12" w:author="xh" w:date="2026-10-19T12:28:38+08:00"/>
              </w:rPr>
            </w:pPr>
            <w:ins w:id="16013" w:author="xh" w:date="2026-10-19T12:28:38+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14" w:author="xh" w:date="2026-10-19T12:28:38+08:00"/>
              </w:rPr>
            </w:pPr>
            <w:ins w:id="16015" w:author="xh" w:date="2026-10-19T12:28:38+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16" w:author="xh" w:date="2026-10-19T12:28:38+08:00"/>
              </w:rPr>
            </w:pPr>
            <w:ins w:id="16017" w:author="xh" w:date="2026-10-19T12:28:38+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18" w:author="xh" w:date="2026-10-19T12:28:38+08:00"/>
              </w:rPr>
            </w:pPr>
            <w:ins w:id="16019" w:author="xh" w:date="2026-10-19T12:28:38+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20" w:author="xh" w:date="2026-10-19T12:28:38+08:00"/>
              </w:rPr>
            </w:pPr>
            <w:ins w:id="16021" w:author="xh" w:date="2026-10-19T12:28: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22" w:author="xh" w:date="2026-10-19T12:28:38+08:00"/>
              </w:rPr>
            </w:pPr>
            <w:ins w:id="16023" w:author="xh" w:date="2026-10-19T12:28: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24" w:author="xh" w:date="2026-10-19T12:28:38+08:00"/>
              </w:rPr>
            </w:pPr>
            <w:ins w:id="16025" w:author="xh" w:date="2026-10-19T12:28: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26" w:author="xh" w:date="2026-10-19T12:28:38+08:00"/>
              </w:rPr>
            </w:pPr>
            <w:ins w:id="16027" w:author="xh" w:date="2026-10-19T12:28:38+08:00">
              <w:r>
                <w:rPr>
                  <w:rFonts w:ascii="Times New Roman" w:hAnsi="Times New Roman" w:eastAsia="宋体"/>
                  <w:b w:val="0"/>
                  <w:sz w:val="18"/>
                </w:rPr>
                <w:t>121.27</w:t>
              </w:r>
            </w:ins>
          </w:p>
        </w:tc>
      </w:tr>
      <w:tr>
        <w:trPr>
          <w:cantSplit/>
          <w:ins w:id="15959" w:author="xh" w:date="2026-10-19T12:28:3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28" w:author="xh" w:date="2026-10-19T12:28:38+08:00"/>
              </w:rPr>
            </w:pPr>
            <w:ins w:id="16029" w:author="xh" w:date="2026-10-19T12:28:38+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30" w:author="xh" w:date="2026-10-19T12:28:38+08:00"/>
              </w:rPr>
            </w:pPr>
            <w:ins w:id="16031" w:author="xh" w:date="2026-10-19T12:28:38+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32" w:author="xh" w:date="2026-10-19T12:28:38+08:00"/>
              </w:rPr>
            </w:pPr>
            <w:ins w:id="16033" w:author="xh" w:date="2026-10-19T12:28:38+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34" w:author="xh" w:date="2026-10-19T12:28:38+08:00"/>
              </w:rPr>
            </w:pPr>
            <w:ins w:id="16035" w:author="xh" w:date="2026-10-19T12:28:38+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36" w:author="xh" w:date="2026-10-19T12:28:38+08:00"/>
              </w:rPr>
            </w:pPr>
            <w:ins w:id="16037" w:author="xh" w:date="2026-10-19T12:28: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38" w:author="xh" w:date="2026-10-19T12:28:38+08:00"/>
              </w:rPr>
            </w:pPr>
            <w:ins w:id="16039" w:author="xh" w:date="2026-10-19T12:28:38+08:00">
              <w:r>
                <w:rPr>
                  <w:rFonts w:ascii="Times New Roman" w:hAnsi="Times New Roman" w:eastAsia="宋体"/>
                  <w:b w:val="0"/>
                  <w:sz w:val="18"/>
                </w:rPr>
                <w:t>3.90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40" w:author="xh" w:date="2026-10-19T12:28:38+08:00"/>
              </w:rPr>
            </w:pPr>
            <w:ins w:id="16041" w:author="xh" w:date="2026-10-19T12:28:38+08:00">
              <w:r>
                <w:rPr>
                  <w:rFonts w:ascii="Times New Roman" w:hAnsi="Times New Roman" w:eastAsia="宋体"/>
                  <w:b w:val="0"/>
                  <w:sz w:val="18"/>
                </w:rPr>
                <w:t>1.77</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42" w:author="xh" w:date="2026-10-19T12:28:38+08:00"/>
              </w:rPr>
            </w:pPr>
            <w:ins w:id="16043" w:author="xh" w:date="2026-10-19T12:28:38+08:00">
              <w:r>
                <w:rPr>
                  <w:rFonts w:ascii="Times New Roman" w:hAnsi="Times New Roman" w:eastAsia="宋体"/>
                  <w:b w:val="0"/>
                  <w:sz w:val="18"/>
                </w:rPr>
                <w:t>144.18</w:t>
              </w:r>
            </w:ins>
          </w:p>
        </w:tc>
      </w:tr>
      <w:tr>
        <w:trPr>
          <w:cantSplit/>
          <w:ins w:id="15960" w:author="xh" w:date="2026-10-19T12:28:3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44" w:author="xh" w:date="2026-10-19T12:28:38+08:00"/>
              </w:rPr>
            </w:pPr>
            <w:ins w:id="16045" w:author="xh" w:date="2026-10-19T12:28:38+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46" w:author="xh" w:date="2026-10-19T12:28:38+08:00"/>
              </w:rPr>
            </w:pPr>
            <w:ins w:id="16047" w:author="xh" w:date="2026-10-19T12:28:38+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48" w:author="xh" w:date="2026-10-19T12:28:38+08:00"/>
              </w:rPr>
            </w:pPr>
            <w:ins w:id="16049" w:author="xh" w:date="2026-10-19T12:28:38+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50" w:author="xh" w:date="2026-10-19T12:28:38+08:00"/>
              </w:rPr>
            </w:pPr>
            <w:ins w:id="16051" w:author="xh" w:date="2026-10-19T12:28:38+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52" w:author="xh" w:date="2026-10-19T12:28:38+08:00"/>
              </w:rPr>
            </w:pPr>
            <w:ins w:id="16053" w:author="xh" w:date="2026-10-19T12:28: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54" w:author="xh" w:date="2026-10-19T12:28:38+08:00"/>
              </w:rPr>
            </w:pPr>
            <w:ins w:id="16055" w:author="xh" w:date="2026-10-19T12:28:38+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56" w:author="xh" w:date="2026-10-19T12:28:38+08:00"/>
              </w:rPr>
            </w:pPr>
            <w:ins w:id="16057" w:author="xh" w:date="2026-10-19T12:28:38+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58" w:author="xh" w:date="2026-10-19T12:28:38+08:00"/>
              </w:rPr>
            </w:pPr>
            <w:ins w:id="16059" w:author="xh" w:date="2026-10-19T12:28:38+08:00">
              <w:r>
                <w:rPr>
                  <w:rFonts w:ascii="Times New Roman" w:hAnsi="Times New Roman" w:eastAsia="宋体"/>
                  <w:b w:val="0"/>
                  <w:sz w:val="18"/>
                </w:rPr>
                <w:t>—</w:t>
              </w:r>
            </w:ins>
          </w:p>
        </w:tc>
      </w:tr>
      <w:tr>
        <w:trPr>
          <w:cantSplit/>
          <w:ins w:id="15961" w:author="xh" w:date="2026-10-19T12:28:3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60" w:author="xh" w:date="2026-10-19T12:28:38+08:00"/>
              </w:rPr>
            </w:pPr>
            <w:ins w:id="16061" w:author="xh" w:date="2026-10-19T12:28:38+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62" w:author="xh" w:date="2026-10-19T12:28:38+08:00"/>
              </w:rPr>
            </w:pPr>
            <w:ins w:id="16063" w:author="xh" w:date="2026-10-19T12:28:38+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64" w:author="xh" w:date="2026-10-19T12:28:38+08:00"/>
              </w:rPr>
            </w:pPr>
            <w:ins w:id="16065" w:author="xh" w:date="2026-10-19T12:28:38+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66" w:author="xh" w:date="2026-10-19T12:28:38+08:00"/>
              </w:rPr>
            </w:pPr>
            <w:ins w:id="16067" w:author="xh" w:date="2026-10-19T12:28:38+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68" w:author="xh" w:date="2026-10-19T12:28:38+08:00"/>
              </w:rPr>
            </w:pPr>
            <w:ins w:id="16069" w:author="xh" w:date="2026-10-19T12:28: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70" w:author="xh" w:date="2026-10-19T12:28:38+08:00"/>
              </w:rPr>
            </w:pPr>
            <w:ins w:id="16071" w:author="xh" w:date="2026-10-19T12:28: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72" w:author="xh" w:date="2026-10-19T12:28:38+08:00"/>
              </w:rPr>
            </w:pPr>
            <w:ins w:id="16073" w:author="xh" w:date="2026-10-19T12:28: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74" w:author="xh" w:date="2026-10-19T12:28:38+08:00"/>
              </w:rPr>
            </w:pPr>
            <w:ins w:id="16075" w:author="xh" w:date="2026-10-19T12:28:38+08:00">
              <w:r>
                <w:rPr>
                  <w:rFonts w:ascii="Times New Roman" w:hAnsi="Times New Roman" w:eastAsia="宋体"/>
                  <w:b w:val="0"/>
                  <w:sz w:val="18"/>
                </w:rPr>
                <w:t>100.47</w:t>
              </w:r>
            </w:ins>
          </w:p>
        </w:tc>
      </w:tr>
      <w:tr>
        <w:trPr>
          <w:cantSplit/>
          <w:ins w:id="15962" w:author="xh" w:date="2026-10-19T12:28:3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76" w:author="xh" w:date="2026-10-19T12:28:38+08:00"/>
              </w:rPr>
            </w:pPr>
            <w:ins w:id="16077" w:author="xh" w:date="2026-10-19T12:28:38+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78" w:author="xh" w:date="2026-10-19T12:28:38+08:00"/>
              </w:rPr>
            </w:pPr>
            <w:ins w:id="16079" w:author="xh" w:date="2026-10-19T12:28:38+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80" w:author="xh" w:date="2026-10-19T12:28:38+08:00"/>
              </w:rPr>
            </w:pPr>
            <w:ins w:id="16081" w:author="xh" w:date="2026-10-19T12:28:38+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82" w:author="xh" w:date="2026-10-19T12:28:38+08:00"/>
              </w:rPr>
            </w:pPr>
            <w:ins w:id="16083" w:author="xh" w:date="2026-10-19T12:28:38+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84" w:author="xh" w:date="2026-10-19T12:28:38+08:00"/>
              </w:rPr>
            </w:pPr>
            <w:ins w:id="16085" w:author="xh" w:date="2026-10-19T12:28: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86" w:author="xh" w:date="2026-10-19T12:28:38+08:00"/>
              </w:rPr>
            </w:pPr>
            <w:ins w:id="16087" w:author="xh" w:date="2026-10-19T12:28: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88" w:author="xh" w:date="2026-10-19T12:28:38+08:00"/>
              </w:rPr>
            </w:pPr>
            <w:ins w:id="16089" w:author="xh" w:date="2026-10-19T12:28:3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090" w:author="xh" w:date="2026-10-19T12:28:38+08:00"/>
              </w:rPr>
            </w:pPr>
            <w:ins w:id="16091" w:author="xh" w:date="2026-10-19T12:28:38+08:00">
              <w:r>
                <w:rPr>
                  <w:rFonts w:ascii="Times New Roman" w:hAnsi="Times New Roman" w:eastAsia="宋体"/>
                  <w:b w:val="0"/>
                  <w:sz w:val="18"/>
                </w:rPr>
                <w:t>121.27</w:t>
              </w:r>
            </w:ins>
          </w:p>
        </w:tc>
      </w:tr>
      <w:tr>
        <w:trPr>
          <w:cantSplit/>
          <w:ins w:id="15963" w:author="xh" w:date="2026-10-19T12:28:38+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092" w:author="xh" w:date="2026-10-19T12:28:38+08:00"/>
              </w:rPr>
            </w:pPr>
            <w:ins w:id="16093" w:author="xh" w:date="2026-10-19T12:28:38+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094" w:author="xh" w:date="2026-10-19T12:28:38+08:00"/>
              </w:rPr>
            </w:pPr>
            <w:ins w:id="16095" w:author="xh" w:date="2026-10-19T12:28:38+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096" w:author="xh" w:date="2026-10-19T12:28:38+08:00"/>
              </w:rPr>
            </w:pPr>
            <w:ins w:id="16097" w:author="xh" w:date="2026-10-19T12:28:38+08:00">
              <w:r>
                <w:rPr>
                  <w:rFonts w:ascii="Times New Roman" w:hAnsi="Times New Roman" w:eastAsia="宋体"/>
                  <w:b w:val="0"/>
                  <w:sz w:val="18"/>
                </w:rPr>
                <w:t>80.00+80.00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098" w:author="xh" w:date="2026-10-19T12:28:38+08:00"/>
              </w:rPr>
            </w:pPr>
            <w:ins w:id="16099" w:author="xh" w:date="2026-10-19T12:28:38+08:00">
              <w:r>
                <w:rPr>
                  <w:rFonts w:ascii="Times New Roman" w:hAnsi="Times New Roman" w:eastAsia="宋体"/>
                  <w:b w:val="0"/>
                  <w:sz w:val="18"/>
                </w:rPr>
                <w:t>160.00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100" w:author="xh" w:date="2026-10-19T12:28:38+08:00"/>
              </w:rPr>
            </w:pPr>
            <w:ins w:id="16101" w:author="xh" w:date="2026-10-19T12:28:38+08:00">
              <w:r>
                <w:rPr>
                  <w:rFonts w:ascii="Times New Roman" w:hAnsi="Times New Roman" w:eastAsia="宋体"/>
                  <w:b w:val="0"/>
                  <w:sz w:val="18"/>
                </w:rPr>
                <w:t>4.40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102" w:author="xh" w:date="2026-10-19T12:28:38+08:00"/>
              </w:rPr>
            </w:pPr>
            <w:ins w:id="16103" w:author="xh" w:date="2026-10-19T12:28:38+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104" w:author="xh" w:date="2026-10-19T12:28:38+08:00"/>
              </w:rPr>
            </w:pPr>
            <w:ins w:id="16105" w:author="xh" w:date="2026-10-19T12:28:38+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106" w:author="xh" w:date="2026-10-19T12:28:38+08:00"/>
              </w:rPr>
            </w:pPr>
            <w:ins w:id="16107" w:author="xh" w:date="2026-10-19T12:28:38+08:00">
              <w:r>
                <w:rPr>
                  <w:rFonts w:ascii="Times New Roman" w:hAnsi="Times New Roman" w:eastAsia="宋体"/>
                  <w:b w:val="0"/>
                  <w:sz w:val="18"/>
                </w:rPr>
                <w:t>146.30</w:t>
              </w:r>
            </w:ins>
          </w:p>
        </w:tc>
      </w:tr>
    </w:tbl>
    <w:p w14:paraId="5A4B5C1C">
      <w:pPr>
        <w:pStyle w:val="2"/>
        <w:widowControl/>
        <w:spacing w:before="0" w:after="0" w:line="348" w:lineRule="exact"/>
        <w:ind w:firstLine="480"/>
        <w:jc w:val="both"/>
      </w:pPr>
      <w:r>
        <w:rPr>
          <w:rFonts w:ascii="Times New Roman" w:hAnsi="Times New Roman" w:eastAsia="方正仿宋_GBK"/>
          <w:b w:val="0"/>
          <w:sz w:val="24"/>
        </w:rPr>
        <w:t xml:space="preserve">20</w:t>
      </w:r>
      <w:ins w:id="16108" w:author="xh" w:date="2026-10-19T12:29:18+08:00">
        <w:r>
          <w:rPr>
            <w:rFonts w:ascii="Times New Roman" w:hAnsi="Times New Roman" w:eastAsia="方正仿宋_GBK"/>
            <w:b w:val="0"/>
            <w:sz w:val="24"/>
          </w:rPr>
          <w:t xml:space="preserve">3</w:t>
        </w:r>
      </w:ins>
      <w:del w:id="16109" w:author="xh" w:date="2026-10-19T12:29:18+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6110" w:author="xh" w:date="2026-10-19T12:29:18+08:00">
        <w:r>
          <w:rPr>
            <w:rFonts w:ascii="Times New Roman" w:hAnsi="Times New Roman" w:eastAsia="方正仿宋_GBK"/>
            <w:b w:val="0"/>
            <w:sz w:val="24"/>
          </w:rPr>
          <w:t xml:space="preserve">最大单台主变N-1后，弹性方案剩余主变容量为80.00 MVA，按0.95功率因数折算为76.00 MW。储能</w:t>
        </w:r>
      </w:ins>
      <w:del w:id="16111" w:author="xh" w:date="2026-10-19T12:29:18+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6112" w:author="xh" w:date="2026-10-19T12:29:18+08:00">
        <w:r>
          <w:rPr>
            <w:rFonts w:ascii="Times New Roman" w:hAnsi="Times New Roman" w:eastAsia="方正仿宋_GBK"/>
            <w:b w:val="0"/>
            <w:sz w:val="24"/>
          </w:rPr>
          <w:t xml:space="preserve">有效支撑功率为1.20 MW、反向有效吸收功率为4.40 MW。全年本站故障</w:t>
        </w:r>
      </w:ins>
      <w:del w:id="16113" w:author="xh" w:date="2026-10-19T12:29:18+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16114" w:author="xh" w:date="2026-10-19T12:29:18+08:00">
        <w:r>
          <w:rPr>
            <w:rFonts w:ascii="Times New Roman" w:hAnsi="Times New Roman" w:eastAsia="方正仿宋_GBK"/>
            <w:b w:val="0"/>
            <w:sz w:val="24"/>
          </w:rPr>
          <w:t xml:space="preserve">中最小余量为1.26 MW。该小时按采用的固定区段预案</w:t>
        </w:r>
      </w:ins>
      <w:del w:id="16115" w:author="xh" w:date="2026-10-19T12:29:18+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16116" w:author="xh" w:date="2026-10-19T12:29:18+08:00">
        <w:r>
          <w:rPr>
            <w:rFonts w:ascii="Times New Roman" w:hAnsi="Times New Roman" w:eastAsia="方正仿宋_GBK"/>
            <w:b w:val="0"/>
            <w:sz w:val="24"/>
          </w:rPr>
          <w:t xml:space="preserve">73</w:t>
        </w:r>
      </w:ins>
      <w:del w:id="16117" w:author="xh" w:date="2026-10-19T12:29:18+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6118" w:author="xh" w:date="2026-10-19T12:29:18+08:00">
        <w:r>
          <w:rPr>
            <w:rFonts w:ascii="Times New Roman" w:hAnsi="Times New Roman" w:eastAsia="方正仿宋_GBK"/>
            <w:b w:val="0"/>
            <w:sz w:val="24"/>
          </w:rPr>
          <w:t xml:space="preserve">94</w:t>
        </w:r>
      </w:ins>
      <w:del w:id="16119" w:author="xh" w:date="2026-10-19T12:29:18+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MW、承接0.00 MW，转接后净负荷为</w:t>
      </w:r>
      <w:ins w:id="16120" w:author="xh" w:date="2026-10-19T12:29:18+08:00">
        <w:r>
          <w:rPr>
            <w:rFonts w:ascii="Times New Roman" w:hAnsi="Times New Roman" w:eastAsia="方正仿宋_GBK"/>
            <w:b w:val="0"/>
            <w:sz w:val="24"/>
          </w:rPr>
          <w:t xml:space="preserve">75</w:t>
        </w:r>
      </w:ins>
      <w:del w:id="16121" w:author="xh" w:date="2026-10-19T12:29:18+08:00">
        <w:r>
          <w:rPr>
            <w:rFonts w:ascii="Times New Roman" w:hAnsi="Times New Roman" w:eastAsia="方正仿宋_GBK"/>
            <w:b w:val="0"/>
            <w:sz w:val="24"/>
          </w:rPr>
          <w:delText xml:space="preserve">100</w:delText>
        </w:r>
      </w:del>
      <w:r>
        <w:rPr>
          <w:rFonts w:ascii="Times New Roman" w:hAnsi="Times New Roman" w:eastAsia="方正仿宋_GBK"/>
          <w:b w:val="0"/>
          <w:sz w:val="24"/>
        </w:rPr>
        <w:t xml:space="preserve">.</w:t>
      </w:r>
      <w:ins w:id="16122" w:author="xh" w:date="2026-10-19T12:29:18+08:00">
        <w:r>
          <w:rPr>
            <w:rFonts w:ascii="Times New Roman" w:hAnsi="Times New Roman" w:eastAsia="方正仿宋_GBK"/>
            <w:b w:val="0"/>
            <w:sz w:val="24"/>
          </w:rPr>
          <w:t xml:space="preserve">9</w:t>
        </w:r>
      </w:ins>
      <w:r>
        <w:rPr>
          <w:rFonts w:ascii="Times New Roman" w:hAnsi="Times New Roman" w:eastAsia="方正仿宋_GBK"/>
          <w:b w:val="0"/>
          <w:sz w:val="24"/>
        </w:rPr>
        <w:t xml:space="preserve">4</w:t>
      </w:r>
      <w:del w:id="16123" w:author="xh" w:date="2026-10-19T12:29:18+08:00">
        <w:r>
          <w:rPr>
            <w:rFonts w:ascii="Times New Roman" w:hAnsi="Times New Roman" w:eastAsia="方正仿宋_GBK"/>
            <w:b w:val="0"/>
            <w:sz w:val="24"/>
          </w:rPr>
          <w:delText xml:space="preserve">7</w:delText>
        </w:r>
      </w:del>
      <w:r>
        <w:rPr>
          <w:rFonts w:ascii="Times New Roman" w:hAnsi="Times New Roman" w:eastAsia="方正仿宋_GBK"/>
          <w:b w:val="0"/>
          <w:sz w:val="24"/>
        </w:rPr>
        <w:t xml:space="preserve"> MW</w:t>
      </w:r>
      <w:ins w:id="16124" w:author="xh" w:date="2026-10-19T12:29:18+08:00">
        <w:r>
          <w:rPr>
            <w:rFonts w:ascii="Times New Roman" w:hAnsi="Times New Roman" w:eastAsia="方正仿宋_GBK"/>
            <w:b w:val="0"/>
            <w:sz w:val="24"/>
          </w:rPr>
          <w:t xml:space="preserve">。其中与刘湾变之间的主要通道承担1</w:t>
        </w:r>
      </w:ins>
      <w:del w:id="16125" w:author="xh" w:date="2026-10-19T12:29:18+08:00">
        <w:r>
          <w:rPr>
            <w:rFonts w:ascii="Times New Roman" w:hAnsi="Times New Roman" w:eastAsia="方正仿宋_GBK"/>
            <w:b w:val="0"/>
            <w:sz w:val="24"/>
          </w:rPr>
          <w:delText xml:space="preserve">，区域最低净负荷工况下为</w:delText>
        </w:r>
      </w:del>
      <w:r>
        <w:rPr>
          <w:rFonts w:ascii="Times New Roman" w:hAnsi="Times New Roman" w:eastAsia="方正仿宋_GBK"/>
          <w:b w:val="0"/>
          <w:sz w:val="24"/>
        </w:rPr>
        <w:t xml:space="preserve">3</w:t>
      </w:r>
      <w:del w:id="16126" w:author="xh" w:date="2026-10-19T12:29:18+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w:t>
      </w:r>
      <w:ins w:id="16127" w:author="xh" w:date="2026-10-19T12:29:18+08:00">
        <w:r>
          <w:rPr>
            <w:rFonts w:ascii="Times New Roman" w:hAnsi="Times New Roman" w:eastAsia="方正仿宋_GBK"/>
            <w:b w:val="0"/>
            <w:sz w:val="24"/>
          </w:rPr>
          <w:t xml:space="preserve">9</w:t>
        </w:r>
      </w:ins>
      <w:del w:id="16128" w:author="xh" w:date="2026-10-19T12:29:18+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9 MW</w:t>
      </w:r>
      <w:ins w:id="16129" w:author="xh" w:date="2026-10-19T12:29:18+08:00">
        <w:r>
          <w:rPr>
            <w:rFonts w:ascii="Times New Roman" w:hAnsi="Times New Roman" w:eastAsia="方正仿宋_GBK"/>
            <w:b w:val="0"/>
            <w:sz w:val="24"/>
          </w:rPr>
          <w:t xml:space="preserve">净功率转接，使用既有通道</w:t>
        </w:r>
      </w:ins>
      <w:r>
        <w:rPr>
          <w:rFonts w:ascii="Times New Roman" w:hAnsi="Times New Roman" w:eastAsia="方正仿宋_GBK"/>
          <w:b w:val="0"/>
          <w:sz w:val="24"/>
        </w:rPr>
        <w:t xml:space="preserve">。</w:t>
      </w:r>
    </w:p>
    <w:p w14:paraId="1F5CD8B2">
      <w:pPr>
        <w:pStyle w:val="2"/>
        <w:widowControl/>
        <w:spacing w:before="0" w:after="0" w:line="348" w:lineRule="exact"/>
        <w:ind w:firstLine="480"/>
        <w:jc w:val="both"/>
      </w:pPr>
      <w:ins w:id="16130" w:author="xh" w:date="2026-10-19T12:29:57+08:00">
        <w:r>
          <w:rPr>
            <w:rFonts w:ascii="Times New Roman" w:hAnsi="Times New Roman" w:eastAsia="方正仿宋_GBK"/>
            <w:b w:val="0"/>
            <w:sz w:val="24"/>
          </w:rPr>
          <w:t xml:space="preserve">两方案</w:t>
        </w:r>
      </w:ins>
      <w:del w:id="16131" w:author="xh" w:date="2026-10-19T12:29:57+08:00">
        <w:r>
          <w:rPr>
            <w:rFonts w:ascii="Times New Roman" w:hAnsi="Times New Roman" w:eastAsia="方正仿宋_GBK"/>
            <w:b w:val="0"/>
            <w:sz w:val="24"/>
          </w:rPr>
          <w:delText xml:space="preserve">按最大单台主变N-1校核，</w:delText>
        </w:r>
      </w:del>
      <w:r>
        <w:rPr>
          <w:rFonts w:ascii="Times New Roman" w:hAnsi="Times New Roman" w:eastAsia="方正仿宋_GBK"/>
          <w:b w:val="0"/>
          <w:sz w:val="24"/>
        </w:rPr>
        <w:t xml:space="preserve">本站</w:t>
      </w:r>
      <w:ins w:id="16132" w:author="xh" w:date="2026-10-19T12:29:57+08:00">
        <w:r>
          <w:rPr>
            <w:rFonts w:ascii="Times New Roman" w:hAnsi="Times New Roman" w:eastAsia="方正仿宋_GBK"/>
            <w:b w:val="0"/>
            <w:sz w:val="24"/>
          </w:rPr>
          <w:t xml:space="preserve">储能额定功率相差4</w:t>
        </w:r>
      </w:ins>
      <w:del w:id="16133" w:author="xh" w:date="2026-10-19T12:29:57+08:00">
        <w:r>
          <w:rPr>
            <w:rFonts w:ascii="Times New Roman" w:hAnsi="Times New Roman" w:eastAsia="方正仿宋_GBK"/>
            <w:b w:val="0"/>
            <w:sz w:val="24"/>
          </w:rPr>
          <w:delText xml:space="preserve">剩余容量为63</w:delText>
        </w:r>
      </w:del>
      <w:r>
        <w:rPr>
          <w:rFonts w:ascii="Times New Roman" w:hAnsi="Times New Roman" w:eastAsia="方正仿宋_GBK"/>
          <w:b w:val="0"/>
          <w:sz w:val="24"/>
        </w:rPr>
        <w:t xml:space="preserve">.</w:t>
      </w:r>
      <w:ins w:id="16134" w:author="xh" w:date="2026-10-19T12:29:57+08:00">
        <w:r>
          <w:rPr>
            <w:rFonts w:ascii="Times New Roman" w:hAnsi="Times New Roman" w:eastAsia="方正仿宋_GBK"/>
            <w:b w:val="0"/>
            <w:sz w:val="24"/>
          </w:rPr>
          <w:t xml:space="preserve">4</w:t>
        </w:r>
      </w:ins>
      <w:del w:id="16135" w:author="xh" w:date="2026-10-19T12:29:57+08:00">
        <w:r>
          <w:rPr>
            <w:rFonts w:ascii="Times New Roman" w:hAnsi="Times New Roman" w:eastAsia="方正仿宋_GBK"/>
            <w:b w:val="0"/>
            <w:sz w:val="24"/>
          </w:rPr>
          <w:delText xml:space="preserve">00 MVA，两代表工况重新转供后的本站净负荷分别为59.85 MW、32.89 MW，两方向最小容量余量为0.0</w:delText>
        </w:r>
      </w:del>
      <w:r>
        <w:rPr>
          <w:rFonts w:ascii="Times New Roman" w:hAnsi="Times New Roman" w:eastAsia="方正仿宋_GBK"/>
          <w:b w:val="0"/>
          <w:sz w:val="24"/>
        </w:rPr>
        <w:t xml:space="preserve">0 MW，</w:t>
      </w:r>
      <w:ins w:id="16136" w:author="xh" w:date="2026-10-19T12:29:57+08:00">
        <w:r>
          <w:rPr>
            <w:rFonts w:ascii="Times New Roman" w:hAnsi="Times New Roman" w:eastAsia="方正仿宋_GBK"/>
            <w:b w:val="0"/>
            <w:sz w:val="24"/>
          </w:rPr>
          <w:t xml:space="preserve">差额与所列主变组合及年度固定转接任务共同形成局部供电安排</w:t>
        </w:r>
      </w:ins>
      <w:del w:id="16137" w:author="xh" w:date="2026-10-19T12:29:57+08:00">
        <w:r>
          <w:rPr>
            <w:rFonts w:ascii="Times New Roman" w:hAnsi="Times New Roman" w:eastAsia="方正仿宋_GBK"/>
            <w:b w:val="0"/>
            <w:sz w:val="24"/>
          </w:rPr>
          <w:delText xml:space="preserve">正向储能有效支撑功率为0.00 MW</w:delText>
        </w:r>
      </w:del>
      <w:r>
        <w:rPr>
          <w:rFonts w:ascii="Times New Roman" w:hAnsi="Times New Roman" w:eastAsia="方正仿宋_GBK"/>
          <w:b w:val="0"/>
          <w:sz w:val="24"/>
        </w:rPr>
        <w:t xml:space="preserve">。</w:t>
      </w:r>
    </w:p>
    <w:p w14:paraId="271CBD16">
      <w:pPr>
        <w:pStyle w:val="2"/>
        <w:widowControl/>
        <w:spacing w:before="0" w:after="0" w:line="348" w:lineRule="exact"/>
        <w:ind w:firstLine="480"/>
        <w:jc w:val="both"/>
        <w:rPr>
          <w:del w:id="16138" w:author="xh" w:date="2026-10-19T12:30:36+08:00"/>
        </w:rPr>
      </w:pPr>
      <w:del w:id="16139" w:author="xh" w:date="2026-10-19T12:30:36+08:00">
        <w:r>
          <w:rPr>
            <w:rFonts w:ascii="Times New Roman" w:hAnsi="Times New Roman" w:eastAsia="方正仿宋_GBK"/>
            <w:b w:val="0"/>
            <w:sz w:val="24"/>
          </w:rPr>
          <w:delText>四年校核截面中，本站绝对功率最大的工况出现在2023年，转接前为103.83 MW，主要表现为正向受电需求，该年设备在最大单台主变N-1后剩余容量为63.00 MVA。故障方式下本站转出43.98 MW、承接0.00 MW，其中与彭场变之间的主要转出功率为25.50 MW，转接后净负荷为59.85 MW。这一工况通过邻站分担本站故障后的正向负荷。</w:delText>
        </w:r>
      </w:del>
    </w:p>
    <w:p w14:paraId="0C00C06B">
      <w:pPr>
        <w:pStyle w:val="7"/>
        <w:keepNext/>
        <w:numPr>
          <w:ilvl w:val="0"/>
          <w:numId w:val="0"/>
        </w:numPr>
        <w:spacing w:before="160" w:after="120" w:line="360" w:lineRule="exact"/>
        <w:ind w:firstLine="0"/>
      </w:pPr>
      <w:bookmarkStart w:id="225" w:name="翟山变规划分析"/>
      <w:r>
        <w:rPr>
          <w:rFonts w:ascii="Times New Roman" w:hAnsi="Times New Roman" w:eastAsia="方正仿宋_GBK"/>
          <w:b/>
          <w:sz w:val="24"/>
        </w:rPr>
        <w:t>翟山变规划分析</w:t>
      </w:r>
      <w:bookmarkEnd w:id="225"/>
    </w:p>
    <w:p w14:paraId="5A66E7CB">
      <w:pPr>
        <w:pStyle w:val="115"/>
        <w:widowControl/>
        <w:spacing w:before="0" w:after="0" w:line="348" w:lineRule="exact"/>
        <w:ind w:firstLine="480"/>
        <w:jc w:val="both"/>
      </w:pPr>
      <w:r>
        <w:rPr>
          <w:rFonts w:ascii="Times New Roman" w:hAnsi="Times New Roman" w:eastAsia="方正仿宋_GBK"/>
          <w:b w:val="0"/>
          <w:sz w:val="24"/>
        </w:rPr>
        <w:t xml:space="preserve">该站</w:t>
      </w:r>
      <w:ins w:id="16140" w:author="xh" w:date="2026-10-19T12:31:16+08:00">
        <w:r>
          <w:rPr>
            <w:rFonts w:ascii="Times New Roman" w:hAnsi="Times New Roman" w:eastAsia="方正仿宋_GBK"/>
            <w:b w:val="0"/>
            <w:sz w:val="24"/>
          </w:rPr>
          <w:t xml:space="preserve">2021年</w:t>
        </w:r>
      </w:ins>
      <w:del w:id="16141" w:author="xh" w:date="2026-10-19T12:31:16+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ins w:id="16142" w:author="xh" w:date="2026-10-19T12:31:16+08:00">
        <w:r>
          <w:rPr>
            <w:rFonts w:ascii="Times New Roman" w:hAnsi="Times New Roman" w:eastAsia="方正仿宋_GBK"/>
            <w:b w:val="0"/>
            <w:sz w:val="24"/>
          </w:rPr>
          <w:t xml:space="preserve">63.0</w:t>
        </w:r>
      </w:ins>
      <w:del w:id="16143" w:author="xh" w:date="2026-10-19T12:31:16+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0+</w:t>
      </w:r>
      <w:ins w:id="16144" w:author="xh" w:date="2026-10-19T12:31:16+08:00">
        <w:r>
          <w:rPr>
            <w:rFonts w:ascii="Times New Roman" w:hAnsi="Times New Roman" w:eastAsia="方正仿宋_GBK"/>
            <w:b w:val="0"/>
            <w:sz w:val="24"/>
          </w:rPr>
          <w:t xml:space="preserve">63.0</w:t>
        </w:r>
      </w:ins>
      <w:del w:id="16145" w:author="xh" w:date="2026-10-19T12:31:16+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0 MVA</w:t>
      </w:r>
      <w:ins w:id="16146" w:author="xh" w:date="2026-10-19T12:31:16+08:00">
        <w:r>
          <w:rPr>
            <w:rFonts w:ascii="Times New Roman" w:hAnsi="Times New Roman" w:eastAsia="方正仿宋_GBK"/>
            <w:b w:val="0"/>
            <w:sz w:val="24"/>
          </w:rPr>
          <w:t xml:space="preserve">。</w:t>
        </w:r>
      </w:ins>
      <w:del w:id="16147" w:author="xh" w:date="2026-10-19T12:31:16+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弹性方案202</w:t>
      </w:r>
      <w:ins w:id="16148" w:author="xh" w:date="2026-10-19T12:31:16+08:00">
        <w:r>
          <w:rPr>
            <w:rFonts w:ascii="Times New Roman" w:hAnsi="Times New Roman" w:eastAsia="方正仿宋_GBK"/>
            <w:b w:val="0"/>
            <w:sz w:val="24"/>
          </w:rPr>
          <w:t xml:space="preserve">8</w:t>
        </w:r>
      </w:ins>
      <w:del w:id="16149" w:author="xh" w:date="2026-10-19T12:31:16+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年</w:t>
      </w:r>
      <w:ins w:id="16150" w:author="xh" w:date="2026-10-19T12:31:16+08:00">
        <w:r>
          <w:rPr>
            <w:rFonts w:ascii="Times New Roman" w:hAnsi="Times New Roman" w:eastAsia="方正仿宋_GBK"/>
            <w:b w:val="0"/>
            <w:sz w:val="24"/>
          </w:rPr>
          <w:t xml:space="preserve">63.0</w:t>
        </w:r>
      </w:ins>
      <w:del w:id="16151" w:author="xh" w:date="2026-10-19T12:31:16+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0 MVA更换为</w:t>
      </w:r>
      <w:ins w:id="16152" w:author="xh" w:date="2026-10-19T12:31:16+08:00">
        <w:r>
          <w:rPr>
            <w:rFonts w:ascii="Times New Roman" w:hAnsi="Times New Roman" w:eastAsia="方正仿宋_GBK"/>
            <w:b w:val="0"/>
            <w:sz w:val="24"/>
          </w:rPr>
          <w:t xml:space="preserve">80.00</w:t>
        </w:r>
      </w:ins>
      <w:del w:id="16153" w:author="xh" w:date="2026-10-19T12:31:16+08:00">
        <w:r>
          <w:rPr>
            <w:rFonts w:ascii="Times New Roman" w:hAnsi="Times New Roman" w:eastAsia="方正仿宋_GBK"/>
            <w:b w:val="0"/>
            <w:sz w:val="24"/>
          </w:rPr>
          <w:delText xml:space="preserve">63</w:delText>
        </w:r>
      </w:del>
      <w:r>
        <w:rPr>
          <w:rFonts w:ascii="Times New Roman" w:hAnsi="Times New Roman" w:eastAsia="方正仿宋_GBK"/>
          <w:b w:val="0"/>
          <w:sz w:val="24"/>
        </w:rPr>
        <w:t xml:space="preserve"> MVA</w:t>
      </w:r>
      <w:ins w:id="16154" w:author="xh" w:date="2026-10-19T12:31:16+08:00">
        <w:r>
          <w:rPr>
            <w:rFonts w:ascii="Times New Roman" w:hAnsi="Times New Roman" w:eastAsia="方正仿宋_GBK"/>
            <w:b w:val="0"/>
            <w:sz w:val="24"/>
          </w:rPr>
          <w:t xml:space="preserve">、63.00 MVA更换为80.00 MVA。储能按本地支撑需求分批增加</w:t>
        </w:r>
      </w:ins>
      <w:r>
        <w:rPr>
          <w:rFonts w:ascii="Times New Roman" w:hAnsi="Times New Roman" w:eastAsia="方正仿宋_GBK"/>
          <w:b w:val="0"/>
          <w:sz w:val="24"/>
        </w:rPr>
        <w:t xml:space="preserve">，</w:t>
      </w:r>
      <w:ins w:id="16155" w:author="xh" w:date="2026-10-19T12:31:16+08:00">
        <w:r>
          <w:rPr>
            <w:rFonts w:ascii="Times New Roman" w:hAnsi="Times New Roman" w:eastAsia="方正仿宋_GBK"/>
            <w:b w:val="0"/>
            <w:sz w:val="24"/>
          </w:rPr>
          <w:t xml:space="preserve">新增额定功率为2032年2.90 MW、2033年3.80 MW</w:t>
        </w:r>
      </w:ins>
      <w:del w:id="16156" w:author="xh" w:date="2026-10-19T12:31:16+08:00">
        <w:r>
          <w:rPr>
            <w:rFonts w:ascii="Times New Roman" w:hAnsi="Times New Roman" w:eastAsia="方正仿宋_GBK"/>
            <w:b w:val="0"/>
            <w:sz w:val="24"/>
          </w:rPr>
          <w:delText xml:space="preserve">供电任务由主变及网络承担</w:delText>
        </w:r>
      </w:del>
      <w:r>
        <w:rPr>
          <w:rFonts w:ascii="Times New Roman" w:hAnsi="Times New Roman" w:eastAsia="方正仿宋_GBK"/>
          <w:b w:val="0"/>
          <w:sz w:val="24"/>
        </w:rPr>
        <w:t xml:space="preserve">。</w:t>
      </w:r>
    </w:p>
    <w:p w14:paraId="6390E2D7">
      <w:pPr>
        <w:pStyle w:val="2"/>
        <w:widowControl/>
        <w:spacing w:before="0" w:after="0" w:line="348" w:lineRule="exact"/>
        <w:ind w:firstLine="480"/>
        <w:jc w:val="both"/>
      </w:pPr>
      <w:r>
        <w:rPr>
          <w:rFonts w:ascii="Times New Roman" w:hAnsi="Times New Roman" w:eastAsia="方正仿宋_GBK"/>
          <w:b w:val="0"/>
          <w:sz w:val="24"/>
        </w:rPr>
        <w:t xml:space="preserve">2025年</w:t>
      </w:r>
      <w:del w:id="16157" w:author="xh" w:date="2026-10-19T12:31:55+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最大正向、反向净负荷分别为95.63 MW、0.00 MW</w:t>
      </w:r>
      <w:ins w:id="16158" w:author="xh" w:date="2026-10-19T12:31:55+08:00">
        <w:r>
          <w:rPr>
            <w:rFonts w:ascii="Times New Roman" w:hAnsi="Times New Roman" w:eastAsia="方正仿宋_GBK"/>
            <w:b w:val="0"/>
            <w:sz w:val="24"/>
          </w:rPr>
          <w:t xml:space="preserve">，2035年分别为139.24 MW、0.00 MW</w:t>
        </w:r>
      </w:ins>
      <w:r>
        <w:rPr>
          <w:rFonts w:ascii="Times New Roman" w:hAnsi="Times New Roman" w:eastAsia="方正仿宋_GBK"/>
          <w:b w:val="0"/>
          <w:sz w:val="24"/>
        </w:rPr>
        <w:t xml:space="preserve">。</w:t>
      </w:r>
      <w:ins w:id="16159" w:author="xh" w:date="2026-10-19T12:31:55+08:00">
        <w:r>
          <w:rPr>
            <w:rFonts w:ascii="Times New Roman" w:hAnsi="Times New Roman" w:eastAsia="方正仿宋_GBK"/>
            <w:b w:val="0"/>
            <w:sz w:val="24"/>
          </w:rPr>
          <w:t xml:space="preserve">2035年</w:t>
        </w:r>
      </w:ins>
      <w:del w:id="16160" w:author="xh" w:date="2026-10-19T12:31:55+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6161" w:author="xh" w:date="2026-10-19T12:31:55+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16162" w:author="xh" w:date="2026-10-19T12:31:55+08:00">
        <w:r>
          <w:rPr>
            <w:rFonts w:ascii="Times New Roman" w:hAnsi="Times New Roman" w:eastAsia="方正仿宋_GBK"/>
            <w:b w:val="0"/>
            <w:sz w:val="24"/>
          </w:rPr>
          <w:delText xml:space="preserve">为</w:delText>
        </w:r>
      </w:del>
      <w:r>
        <w:rPr>
          <w:rFonts w:ascii="Times New Roman" w:hAnsi="Times New Roman" w:eastAsia="方正仿宋_GBK"/>
          <w:b w:val="0"/>
          <w:sz w:val="24"/>
        </w:rPr>
        <w:t xml:space="preserve">1</w:t>
      </w:r>
      <w:ins w:id="16163" w:author="xh" w:date="2026-10-19T12:31:55+08:00">
        <w:r>
          <w:rPr>
            <w:rFonts w:ascii="Times New Roman" w:hAnsi="Times New Roman" w:eastAsia="方正仿宋_GBK"/>
            <w:b w:val="0"/>
            <w:sz w:val="24"/>
          </w:rPr>
          <w:t xml:space="preserve">6</w:t>
        </w:r>
      </w:ins>
      <w:del w:id="16164" w:author="xh" w:date="2026-10-19T12:31:55+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0.00 MVA、储能额定功率</w:t>
      </w:r>
      <w:ins w:id="16165" w:author="xh" w:date="2026-10-19T12:31:55+08:00">
        <w:r>
          <w:rPr>
            <w:rFonts w:ascii="Times New Roman" w:hAnsi="Times New Roman" w:eastAsia="方正仿宋_GBK"/>
            <w:b w:val="0"/>
            <w:sz w:val="24"/>
          </w:rPr>
          <w:t xml:space="preserve">13</w:t>
        </w:r>
      </w:ins>
      <w:del w:id="16166" w:author="xh" w:date="2026-10-19T12:31:55+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.00 MW，弹性方案分别为1</w:t>
      </w:r>
      <w:ins w:id="16167" w:author="xh" w:date="2026-10-19T12:31:55+08:00">
        <w:r>
          <w:rPr>
            <w:rFonts w:ascii="Times New Roman" w:hAnsi="Times New Roman" w:eastAsia="方正仿宋_GBK"/>
            <w:b w:val="0"/>
            <w:sz w:val="24"/>
          </w:rPr>
          <w:t xml:space="preserve">60</w:t>
        </w:r>
      </w:ins>
      <w:del w:id="16168" w:author="xh" w:date="2026-10-19T12:31:55+08:00">
        <w:r>
          <w:rPr>
            <w:rFonts w:ascii="Times New Roman" w:hAnsi="Times New Roman" w:eastAsia="方正仿宋_GBK"/>
            <w:b w:val="0"/>
            <w:sz w:val="24"/>
          </w:rPr>
          <w:delText xml:space="preserve">43</w:delText>
        </w:r>
      </w:del>
      <w:r>
        <w:rPr>
          <w:rFonts w:ascii="Times New Roman" w:hAnsi="Times New Roman" w:eastAsia="方正仿宋_GBK"/>
          <w:b w:val="0"/>
          <w:sz w:val="24"/>
        </w:rPr>
        <w:t xml:space="preserve">.00 MVA和</w:t>
      </w:r>
      <w:ins w:id="16169" w:author="xh" w:date="2026-10-19T12:31:55+08:00">
        <w:r>
          <w:rPr>
            <w:rFonts w:ascii="Times New Roman" w:hAnsi="Times New Roman" w:eastAsia="方正仿宋_GBK"/>
            <w:b w:val="0"/>
            <w:sz w:val="24"/>
          </w:rPr>
          <w:t xml:space="preserve">6</w:t>
        </w:r>
      </w:ins>
      <w:del w:id="16170" w:author="xh" w:date="2026-10-19T12:31:55+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6171" w:author="xh" w:date="2026-10-19T12:31:55+08:00">
        <w:r>
          <w:rPr>
            <w:rFonts w:ascii="Times New Roman" w:hAnsi="Times New Roman" w:eastAsia="方正仿宋_GBK"/>
            <w:b w:val="0"/>
            <w:sz w:val="24"/>
          </w:rPr>
          <w:t xml:space="preserve">7</w:t>
        </w:r>
      </w:ins>
      <w:del w:id="16172" w:author="xh" w:date="2026-10-19T12:31:55+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w:t>
      </w:r>
      <w:ins w:id="16173" w:author="xh" w:date="2026-10-19T12:31:55+08:00">
        <w:r>
          <w:rPr>
            <w:rFonts w:ascii="Times New Roman" w:hAnsi="Times New Roman" w:eastAsia="方正仿宋_GBK"/>
            <w:b w:val="0"/>
            <w:sz w:val="24"/>
          </w:rPr>
          <w:t xml:space="preserve">。两</w:t>
        </w:r>
      </w:ins>
      <w:del w:id="16174" w:author="xh" w:date="2026-10-19T12:31:55+08:00">
        <w:r>
          <w:rPr>
            <w:rFonts w:ascii="Times New Roman" w:hAnsi="Times New Roman" w:eastAsia="方正仿宋_GBK"/>
            <w:b w:val="0"/>
            <w:sz w:val="24"/>
          </w:rPr>
          <w:delText xml:space="preserve">，弹性</w:delText>
        </w:r>
      </w:del>
      <w:r>
        <w:rPr>
          <w:rFonts w:ascii="Times New Roman" w:hAnsi="Times New Roman" w:eastAsia="方正仿宋_GBK"/>
          <w:b w:val="0"/>
          <w:sz w:val="24"/>
        </w:rPr>
        <w:t xml:space="preserve">方案本站</w:t>
      </w:r>
      <w:ins w:id="16175" w:author="xh" w:date="2026-10-19T12:31:55+08:00">
        <w:r>
          <w:rPr>
            <w:rFonts w:ascii="Times New Roman" w:hAnsi="Times New Roman" w:eastAsia="方正仿宋_GBK"/>
            <w:b w:val="0"/>
            <w:sz w:val="24"/>
          </w:rPr>
          <w:t xml:space="preserve">主变总</w:t>
        </w:r>
      </w:ins>
      <w:del w:id="16176" w:author="xh" w:date="2026-10-19T12:31:55+08:00">
        <w:r>
          <w:rPr>
            <w:rFonts w:ascii="Times New Roman" w:hAnsi="Times New Roman" w:eastAsia="方正仿宋_GBK"/>
            <w:b w:val="0"/>
            <w:sz w:val="24"/>
          </w:rPr>
          <w:delText xml:space="preserve">增加23.00 MVA</w:delText>
        </w:r>
      </w:del>
      <w:r>
        <w:rPr>
          <w:rFonts w:ascii="Times New Roman" w:hAnsi="Times New Roman" w:eastAsia="方正仿宋_GBK"/>
          <w:b w:val="0"/>
          <w:sz w:val="24"/>
        </w:rPr>
        <w:t xml:space="preserve">容量</w:t>
      </w:r>
      <w:ins w:id="16177" w:author="xh" w:date="2026-10-19T12:31:55+08:00">
        <w:r>
          <w:rPr>
            <w:rFonts w:ascii="Times New Roman" w:hAnsi="Times New Roman" w:eastAsia="方正仿宋_GBK"/>
            <w:b w:val="0"/>
            <w:sz w:val="24"/>
          </w:rPr>
          <w:t xml:space="preserve">相同</w:t>
        </w:r>
      </w:ins>
      <w:r>
        <w:rPr>
          <w:rFonts w:ascii="Times New Roman" w:hAnsi="Times New Roman" w:eastAsia="方正仿宋_GBK"/>
          <w:b w:val="0"/>
          <w:sz w:val="24"/>
        </w:rPr>
        <w:t xml:space="preserve">。</w:t>
      </w:r>
      <w:del w:id="16178" w:author="xh" w:date="2026-10-19T12:31:55+08:00">
        <w:r>
          <w:rPr>
            <w:rFonts w:ascii="Times New Roman" w:hAnsi="Times New Roman" w:eastAsia="方正仿宋_GBK"/>
            <w:b w:val="0"/>
            <w:sz w:val="24"/>
          </w:rPr>
          <w:delText xml:space="preserve">弹性方案按当年各站局部极值计算的站级负载率为70%。</w:delText>
        </w:r>
      </w:del>
    </w:p>
    <w:p w14:paraId="7C571586">
      <w:pPr>
        <w:pStyle w:val="2"/>
        <w:keepNext/>
        <w:spacing w:before="120" w:after="80" w:line="280" w:lineRule="exact"/>
        <w:ind w:firstLine="0"/>
        <w:jc w:val="center"/>
      </w:pPr>
      <w:r>
        <w:rPr>
          <w:rFonts w:ascii="Times New Roman" w:hAnsi="Times New Roman" w:eastAsia="宋体"/>
          <w:b w:val="0"/>
          <w:sz w:val="21"/>
        </w:rPr>
        <w:t xml:space="preserve">表5-36 翟山变</w:t>
      </w:r>
      <w:ins w:id="16179" w:author="xh" w:date="2026-10-19T12:32:35+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20166D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6180" w:author="xh" w:date="2026-10-19T12:33:14+08:00"/>
        </w:trPr>
        <w:tc>
          <w:tcPr>
            <w:tcW w:w="1039" w:type="dxa"/>
            <w:tcMar>
              <w:left w:w="70" w:type="dxa"/>
              <w:right w:w="70" w:type="dxa"/>
            </w:tcMar>
            <w:vAlign w:val="center"/>
          </w:tcPr>
          <w:p w14:paraId="46E1FF46">
            <w:pPr>
              <w:keepNext/>
              <w:spacing w:before="20" w:after="20" w:line="260" w:lineRule="exact"/>
              <w:ind w:left="0" w:leftChars="0" w:right="0" w:rightChars="0" w:firstLine="0" w:firstLineChars="0"/>
              <w:jc w:val="center"/>
              <w:rPr>
                <w:del w:id="16189" w:author="xh" w:date="2026-10-19T12:33:14+08:00"/>
              </w:rPr>
            </w:pPr>
            <w:del w:id="16190" w:author="xh" w:date="2026-10-19T12:33:14+08:00">
              <w:r>
                <w:rPr>
                  <w:rFonts w:ascii="Times New Roman" w:hAnsi="Times New Roman" w:eastAsia="宋体"/>
                  <w:b/>
                  <w:sz w:val="18"/>
                </w:rPr>
                <w:delText>方案</w:delText>
              </w:r>
            </w:del>
          </w:p>
        </w:tc>
        <w:tc>
          <w:tcPr>
            <w:tcW w:w="1039" w:type="dxa"/>
            <w:tcMar>
              <w:left w:w="70" w:type="dxa"/>
              <w:right w:w="70" w:type="dxa"/>
            </w:tcMar>
            <w:vAlign w:val="center"/>
          </w:tcPr>
          <w:p w14:paraId="7A114EA8">
            <w:pPr>
              <w:keepNext/>
              <w:spacing w:before="20" w:after="20" w:line="260" w:lineRule="exact"/>
              <w:ind w:left="0" w:leftChars="0" w:right="0" w:rightChars="0" w:firstLine="0" w:firstLineChars="0"/>
              <w:jc w:val="center"/>
              <w:rPr>
                <w:del w:id="16191" w:author="xh" w:date="2026-10-19T12:33:14+08:00"/>
              </w:rPr>
            </w:pPr>
            <w:del w:id="16192" w:author="xh" w:date="2026-10-19T12:33:14+08:00">
              <w:r>
                <w:rPr>
                  <w:rFonts w:ascii="Times New Roman" w:hAnsi="Times New Roman" w:eastAsia="宋体"/>
                  <w:b/>
                  <w:sz w:val="18"/>
                </w:rPr>
                <w:delText>年份</w:delText>
              </w:r>
            </w:del>
          </w:p>
        </w:tc>
        <w:tc>
          <w:tcPr>
            <w:tcW w:w="1039" w:type="dxa"/>
            <w:tcMar>
              <w:left w:w="70" w:type="dxa"/>
              <w:right w:w="70" w:type="dxa"/>
            </w:tcMar>
            <w:vAlign w:val="center"/>
          </w:tcPr>
          <w:p w14:paraId="646A1580">
            <w:pPr>
              <w:keepNext/>
              <w:spacing w:before="20" w:after="20" w:line="260" w:lineRule="exact"/>
              <w:ind w:left="0" w:leftChars="0" w:right="0" w:rightChars="0" w:firstLine="0" w:firstLineChars="0"/>
              <w:jc w:val="center"/>
              <w:rPr>
                <w:del w:id="16193" w:author="xh" w:date="2026-10-19T12:33:14+08:00"/>
              </w:rPr>
            </w:pPr>
            <w:del w:id="16194" w:author="xh" w:date="2026-10-19T12:33:14+08:00">
              <w:r>
                <w:rPr>
                  <w:rFonts w:ascii="Times New Roman" w:hAnsi="Times New Roman" w:eastAsia="宋体"/>
                  <w:b/>
                  <w:sz w:val="18"/>
                </w:rPr>
                <w:delText>主变组合/MVA</w:delText>
              </w:r>
            </w:del>
          </w:p>
        </w:tc>
        <w:tc>
          <w:tcPr>
            <w:tcW w:w="1039" w:type="dxa"/>
            <w:tcMar>
              <w:left w:w="70" w:type="dxa"/>
              <w:right w:w="70" w:type="dxa"/>
            </w:tcMar>
            <w:vAlign w:val="center"/>
          </w:tcPr>
          <w:p w14:paraId="24B075A4">
            <w:pPr>
              <w:keepNext/>
              <w:spacing w:before="20" w:after="20" w:line="260" w:lineRule="exact"/>
              <w:ind w:left="0" w:leftChars="0" w:right="0" w:rightChars="0" w:firstLine="0" w:firstLineChars="0"/>
              <w:jc w:val="center"/>
              <w:rPr>
                <w:del w:id="16195" w:author="xh" w:date="2026-10-19T12:33:14+08:00"/>
              </w:rPr>
            </w:pPr>
            <w:del w:id="16196" w:author="xh" w:date="2026-10-19T12:33:14+08:00">
              <w:r>
                <w:rPr>
                  <w:rFonts w:ascii="Times New Roman" w:hAnsi="Times New Roman" w:eastAsia="宋体"/>
                  <w:b/>
                  <w:sz w:val="18"/>
                </w:rPr>
                <w:delText>总容量/MVA</w:delText>
              </w:r>
            </w:del>
          </w:p>
        </w:tc>
        <w:tc>
          <w:tcPr>
            <w:tcW w:w="1039" w:type="dxa"/>
            <w:tcMar>
              <w:left w:w="70" w:type="dxa"/>
              <w:right w:w="70" w:type="dxa"/>
            </w:tcMar>
            <w:vAlign w:val="center"/>
          </w:tcPr>
          <w:p w14:paraId="1C98C153">
            <w:pPr>
              <w:keepNext/>
              <w:spacing w:before="20" w:after="20" w:line="260" w:lineRule="exact"/>
              <w:ind w:left="0" w:leftChars="0" w:right="0" w:rightChars="0" w:firstLine="0" w:firstLineChars="0"/>
              <w:jc w:val="center"/>
              <w:rPr>
                <w:del w:id="16197" w:author="xh" w:date="2026-10-19T12:33:14+08:00"/>
              </w:rPr>
            </w:pPr>
            <w:del w:id="16198" w:author="xh" w:date="2026-10-19T12:33:14+08:00">
              <w:r>
                <w:rPr>
                  <w:rFonts w:ascii="Times New Roman" w:hAnsi="Times New Roman" w:eastAsia="宋体"/>
                  <w:b/>
                  <w:sz w:val="18"/>
                </w:rPr>
                <w:delText>储能额定功率/MW</w:delText>
              </w:r>
            </w:del>
          </w:p>
        </w:tc>
        <w:tc>
          <w:tcPr>
            <w:tcW w:w="1039" w:type="dxa"/>
            <w:tcMar>
              <w:left w:w="70" w:type="dxa"/>
              <w:right w:w="70" w:type="dxa"/>
            </w:tcMar>
            <w:vAlign w:val="center"/>
          </w:tcPr>
          <w:p w14:paraId="05A0ED1A">
            <w:pPr>
              <w:keepNext/>
              <w:spacing w:before="20" w:after="20" w:line="260" w:lineRule="exact"/>
              <w:ind w:left="0" w:leftChars="0" w:right="0" w:rightChars="0" w:firstLine="0" w:firstLineChars="0"/>
              <w:jc w:val="center"/>
              <w:rPr>
                <w:del w:id="16199" w:author="xh" w:date="2026-10-19T12:33:14+08:00"/>
              </w:rPr>
            </w:pPr>
            <w:del w:id="16200" w:author="xh" w:date="2026-10-19T12:33:14+08:00">
              <w:r>
                <w:rPr>
                  <w:rFonts w:ascii="Times New Roman" w:hAnsi="Times New Roman" w:eastAsia="宋体"/>
                  <w:b/>
                  <w:sz w:val="18"/>
                </w:rPr>
                <w:delText>转出/MW</w:delText>
              </w:r>
            </w:del>
          </w:p>
        </w:tc>
        <w:tc>
          <w:tcPr>
            <w:tcW w:w="1039" w:type="dxa"/>
            <w:tcMar>
              <w:left w:w="70" w:type="dxa"/>
              <w:right w:w="70" w:type="dxa"/>
            </w:tcMar>
            <w:vAlign w:val="center"/>
          </w:tcPr>
          <w:p w14:paraId="6A8FBC9D">
            <w:pPr>
              <w:keepNext/>
              <w:spacing w:before="20" w:after="20" w:line="260" w:lineRule="exact"/>
              <w:ind w:left="0" w:leftChars="0" w:right="0" w:rightChars="0" w:firstLine="0" w:firstLineChars="0"/>
              <w:jc w:val="center"/>
              <w:rPr>
                <w:del w:id="16201" w:author="xh" w:date="2026-10-19T12:33:14+08:00"/>
              </w:rPr>
            </w:pPr>
            <w:del w:id="16202" w:author="xh" w:date="2026-10-19T12:33:14+08:00">
              <w:r>
                <w:rPr>
                  <w:rFonts w:ascii="Times New Roman" w:hAnsi="Times New Roman" w:eastAsia="宋体"/>
                  <w:b/>
                  <w:sz w:val="18"/>
                </w:rPr>
                <w:delText>承接/MW</w:delText>
              </w:r>
            </w:del>
          </w:p>
        </w:tc>
        <w:tc>
          <w:tcPr>
            <w:tcW w:w="1039" w:type="dxa"/>
            <w:tcMar>
              <w:left w:w="70" w:type="dxa"/>
              <w:right w:w="70" w:type="dxa"/>
            </w:tcMar>
            <w:vAlign w:val="center"/>
          </w:tcPr>
          <w:p w14:paraId="0A9AD659">
            <w:pPr>
              <w:keepNext/>
              <w:spacing w:before="20" w:after="20" w:line="260" w:lineRule="exact"/>
              <w:ind w:left="0" w:leftChars="0" w:right="0" w:rightChars="0" w:firstLine="0" w:firstLineChars="0"/>
              <w:jc w:val="center"/>
              <w:rPr>
                <w:del w:id="16203" w:author="xh" w:date="2026-10-19T12:33:14+08:00"/>
              </w:rPr>
            </w:pPr>
            <w:del w:id="16204" w:author="xh" w:date="2026-10-19T12:33:14+08:00">
              <w:r>
                <w:rPr>
                  <w:rFonts w:ascii="Times New Roman" w:hAnsi="Times New Roman" w:eastAsia="宋体"/>
                  <w:b/>
                  <w:sz w:val="18"/>
                </w:rPr>
                <w:delText>转接后净负荷/MW</w:delText>
              </w:r>
            </w:del>
          </w:p>
        </w:tc>
      </w:tr>
      <w:tr w14:paraId="3CA6E0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6181" w:author="xh" w:date="2026-10-19T12:33:14+08:00"/>
        </w:trPr>
        <w:tc>
          <w:tcPr>
            <w:tcW w:w="1039" w:type="dxa"/>
            <w:tcMar>
              <w:left w:w="70" w:type="dxa"/>
              <w:right w:w="70" w:type="dxa"/>
            </w:tcMar>
            <w:vAlign w:val="center"/>
          </w:tcPr>
          <w:p w14:paraId="001C71AA">
            <w:pPr>
              <w:keepNext/>
              <w:spacing w:before="20" w:after="20" w:line="260" w:lineRule="exact"/>
              <w:ind w:left="0" w:leftChars="0" w:right="0" w:rightChars="0" w:firstLine="0" w:firstLineChars="0"/>
              <w:jc w:val="center"/>
              <w:rPr>
                <w:del w:id="16205" w:author="xh" w:date="2026-10-19T12:33:14+08:00"/>
              </w:rPr>
            </w:pPr>
            <w:del w:id="16206" w:author="xh" w:date="2026-10-19T12:33:14+08:00">
              <w:r>
                <w:rPr>
                  <w:rFonts w:ascii="Times New Roman" w:hAnsi="Times New Roman" w:eastAsia="宋体"/>
                  <w:b w:val="0"/>
                  <w:sz w:val="18"/>
                </w:rPr>
                <w:delText>刚性</w:delText>
              </w:r>
            </w:del>
          </w:p>
        </w:tc>
        <w:tc>
          <w:tcPr>
            <w:tcW w:w="1039" w:type="dxa"/>
            <w:tcMar>
              <w:left w:w="70" w:type="dxa"/>
              <w:right w:w="70" w:type="dxa"/>
            </w:tcMar>
            <w:vAlign w:val="center"/>
          </w:tcPr>
          <w:p w14:paraId="384D5B1C">
            <w:pPr>
              <w:keepNext/>
              <w:spacing w:before="20" w:after="20" w:line="260" w:lineRule="exact"/>
              <w:ind w:left="0" w:leftChars="0" w:right="0" w:rightChars="0" w:firstLine="0" w:firstLineChars="0"/>
              <w:jc w:val="center"/>
              <w:rPr>
                <w:del w:id="16207" w:author="xh" w:date="2026-10-19T12:33:14+08:00"/>
              </w:rPr>
            </w:pPr>
            <w:del w:id="16208" w:author="xh" w:date="2026-10-19T12:33:14+08:00">
              <w:r>
                <w:rPr>
                  <w:rFonts w:ascii="Times New Roman" w:hAnsi="Times New Roman" w:eastAsia="宋体"/>
                  <w:b w:val="0"/>
                  <w:sz w:val="18"/>
                </w:rPr>
                <w:delText>2022</w:delText>
              </w:r>
            </w:del>
          </w:p>
        </w:tc>
        <w:tc>
          <w:tcPr>
            <w:tcW w:w="1039" w:type="dxa"/>
            <w:tcMar>
              <w:left w:w="70" w:type="dxa"/>
              <w:right w:w="70" w:type="dxa"/>
            </w:tcMar>
            <w:vAlign w:val="center"/>
          </w:tcPr>
          <w:p w14:paraId="6C138FB0">
            <w:pPr>
              <w:keepNext/>
              <w:spacing w:before="20" w:after="20" w:line="260" w:lineRule="exact"/>
              <w:ind w:left="0" w:leftChars="0" w:right="0" w:rightChars="0" w:firstLine="0" w:firstLineChars="0"/>
              <w:jc w:val="center"/>
              <w:rPr>
                <w:del w:id="16209" w:author="xh" w:date="2026-10-19T12:33:14+08:00"/>
              </w:rPr>
            </w:pPr>
            <w:del w:id="16210" w:author="xh" w:date="2026-10-19T12:33:14+08:00">
              <w:r>
                <w:rPr>
                  <w:rFonts w:ascii="Times New Roman" w:hAnsi="Times New Roman" w:eastAsia="宋体"/>
                  <w:b w:val="0"/>
                  <w:sz w:val="18"/>
                </w:rPr>
                <w:delText>40+80</w:delText>
              </w:r>
            </w:del>
          </w:p>
        </w:tc>
        <w:tc>
          <w:tcPr>
            <w:tcW w:w="1039" w:type="dxa"/>
            <w:tcMar>
              <w:left w:w="70" w:type="dxa"/>
              <w:right w:w="70" w:type="dxa"/>
            </w:tcMar>
            <w:vAlign w:val="center"/>
          </w:tcPr>
          <w:p w14:paraId="2C608E9B">
            <w:pPr>
              <w:keepNext/>
              <w:spacing w:before="20" w:after="20" w:line="260" w:lineRule="exact"/>
              <w:ind w:left="0" w:leftChars="0" w:right="0" w:rightChars="0" w:firstLine="0" w:firstLineChars="0"/>
              <w:jc w:val="center"/>
              <w:rPr>
                <w:del w:id="16211" w:author="xh" w:date="2026-10-19T12:33:14+08:00"/>
              </w:rPr>
            </w:pPr>
            <w:del w:id="16212" w:author="xh" w:date="2026-10-19T12:33:14+08:00">
              <w:r>
                <w:rPr>
                  <w:rFonts w:ascii="Times New Roman" w:hAnsi="Times New Roman" w:eastAsia="宋体"/>
                  <w:b w:val="0"/>
                  <w:sz w:val="18"/>
                </w:rPr>
                <w:delText>120.00</w:delText>
              </w:r>
            </w:del>
          </w:p>
        </w:tc>
        <w:tc>
          <w:tcPr>
            <w:tcW w:w="1039" w:type="dxa"/>
            <w:tcMar>
              <w:left w:w="70" w:type="dxa"/>
              <w:right w:w="70" w:type="dxa"/>
            </w:tcMar>
            <w:vAlign w:val="center"/>
          </w:tcPr>
          <w:p w14:paraId="3935E015">
            <w:pPr>
              <w:keepNext/>
              <w:spacing w:before="20" w:after="20" w:line="260" w:lineRule="exact"/>
              <w:ind w:left="0" w:leftChars="0" w:right="0" w:rightChars="0" w:firstLine="0" w:firstLineChars="0"/>
              <w:jc w:val="center"/>
              <w:rPr>
                <w:del w:id="16213" w:author="xh" w:date="2026-10-19T12:33:14+08:00"/>
              </w:rPr>
            </w:pPr>
            <w:del w:id="16214"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0A58C5B2">
            <w:pPr>
              <w:keepNext/>
              <w:spacing w:before="20" w:after="20" w:line="260" w:lineRule="exact"/>
              <w:ind w:left="0" w:leftChars="0" w:right="0" w:rightChars="0" w:firstLine="0" w:firstLineChars="0"/>
              <w:jc w:val="center"/>
              <w:rPr>
                <w:del w:id="16215" w:author="xh" w:date="2026-10-19T12:33:14+08:00"/>
              </w:rPr>
            </w:pPr>
            <w:del w:id="16216"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5D82AB41">
            <w:pPr>
              <w:keepNext/>
              <w:spacing w:before="20" w:after="20" w:line="260" w:lineRule="exact"/>
              <w:ind w:left="0" w:leftChars="0" w:right="0" w:rightChars="0" w:firstLine="0" w:firstLineChars="0"/>
              <w:jc w:val="center"/>
              <w:rPr>
                <w:del w:id="16217" w:author="xh" w:date="2026-10-19T12:33:14+08:00"/>
              </w:rPr>
            </w:pPr>
            <w:del w:id="16218"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272D920C">
            <w:pPr>
              <w:keepNext/>
              <w:spacing w:before="20" w:after="20" w:line="260" w:lineRule="exact"/>
              <w:ind w:left="0" w:leftChars="0" w:right="0" w:rightChars="0" w:firstLine="0" w:firstLineChars="0"/>
              <w:jc w:val="center"/>
              <w:rPr>
                <w:del w:id="16219" w:author="xh" w:date="2026-10-19T12:33:14+08:00"/>
              </w:rPr>
            </w:pPr>
            <w:del w:id="16220" w:author="xh" w:date="2026-10-19T12:33:14+08:00">
              <w:r>
                <w:rPr>
                  <w:rFonts w:ascii="Times New Roman" w:hAnsi="Times New Roman" w:eastAsia="宋体"/>
                  <w:b w:val="0"/>
                  <w:sz w:val="18"/>
                </w:rPr>
                <w:delText>81.52</w:delText>
              </w:r>
            </w:del>
          </w:p>
        </w:tc>
      </w:tr>
      <w:tr w14:paraId="0ED857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6182" w:author="xh" w:date="2026-10-19T12:33:14+08:00"/>
        </w:trPr>
        <w:tc>
          <w:tcPr>
            <w:tcW w:w="1039" w:type="dxa"/>
            <w:tcMar>
              <w:left w:w="70" w:type="dxa"/>
              <w:right w:w="70" w:type="dxa"/>
            </w:tcMar>
            <w:vAlign w:val="center"/>
          </w:tcPr>
          <w:p w14:paraId="1AD1DF8C">
            <w:pPr>
              <w:keepNext/>
              <w:spacing w:before="20" w:after="20" w:line="260" w:lineRule="exact"/>
              <w:ind w:left="0" w:leftChars="0" w:right="0" w:rightChars="0" w:firstLine="0" w:firstLineChars="0"/>
              <w:jc w:val="center"/>
              <w:rPr>
                <w:del w:id="16221" w:author="xh" w:date="2026-10-19T12:33:14+08:00"/>
              </w:rPr>
            </w:pPr>
            <w:del w:id="16222" w:author="xh" w:date="2026-10-19T12:33:14+08:00">
              <w:r>
                <w:rPr>
                  <w:rFonts w:ascii="Times New Roman" w:hAnsi="Times New Roman" w:eastAsia="宋体"/>
                  <w:b w:val="0"/>
                  <w:sz w:val="18"/>
                </w:rPr>
                <w:delText>刚性</w:delText>
              </w:r>
            </w:del>
          </w:p>
        </w:tc>
        <w:tc>
          <w:tcPr>
            <w:tcW w:w="1039" w:type="dxa"/>
            <w:tcMar>
              <w:left w:w="70" w:type="dxa"/>
              <w:right w:w="70" w:type="dxa"/>
            </w:tcMar>
            <w:vAlign w:val="center"/>
          </w:tcPr>
          <w:p w14:paraId="4922BB2F">
            <w:pPr>
              <w:keepNext/>
              <w:spacing w:before="20" w:after="20" w:line="260" w:lineRule="exact"/>
              <w:ind w:left="0" w:leftChars="0" w:right="0" w:rightChars="0" w:firstLine="0" w:firstLineChars="0"/>
              <w:jc w:val="center"/>
              <w:rPr>
                <w:del w:id="16223" w:author="xh" w:date="2026-10-19T12:33:14+08:00"/>
              </w:rPr>
            </w:pPr>
            <w:del w:id="16224" w:author="xh" w:date="2026-10-19T12:33:14+08:00">
              <w:r>
                <w:rPr>
                  <w:rFonts w:ascii="Times New Roman" w:hAnsi="Times New Roman" w:eastAsia="宋体"/>
                  <w:b w:val="0"/>
                  <w:sz w:val="18"/>
                </w:rPr>
                <w:delText>2023</w:delText>
              </w:r>
            </w:del>
          </w:p>
        </w:tc>
        <w:tc>
          <w:tcPr>
            <w:tcW w:w="1039" w:type="dxa"/>
            <w:tcMar>
              <w:left w:w="70" w:type="dxa"/>
              <w:right w:w="70" w:type="dxa"/>
            </w:tcMar>
            <w:vAlign w:val="center"/>
          </w:tcPr>
          <w:p w14:paraId="4201E7C2">
            <w:pPr>
              <w:keepNext/>
              <w:spacing w:before="20" w:after="20" w:line="260" w:lineRule="exact"/>
              <w:ind w:left="0" w:leftChars="0" w:right="0" w:rightChars="0" w:firstLine="0" w:firstLineChars="0"/>
              <w:jc w:val="center"/>
              <w:rPr>
                <w:del w:id="16225" w:author="xh" w:date="2026-10-19T12:33:14+08:00"/>
              </w:rPr>
            </w:pPr>
            <w:del w:id="16226" w:author="xh" w:date="2026-10-19T12:33:14+08:00">
              <w:r>
                <w:rPr>
                  <w:rFonts w:ascii="Times New Roman" w:hAnsi="Times New Roman" w:eastAsia="宋体"/>
                  <w:b w:val="0"/>
                  <w:sz w:val="18"/>
                </w:rPr>
                <w:delText>40+80</w:delText>
              </w:r>
            </w:del>
          </w:p>
        </w:tc>
        <w:tc>
          <w:tcPr>
            <w:tcW w:w="1039" w:type="dxa"/>
            <w:tcMar>
              <w:left w:w="70" w:type="dxa"/>
              <w:right w:w="70" w:type="dxa"/>
            </w:tcMar>
            <w:vAlign w:val="center"/>
          </w:tcPr>
          <w:p w14:paraId="3C323265">
            <w:pPr>
              <w:keepNext/>
              <w:spacing w:before="20" w:after="20" w:line="260" w:lineRule="exact"/>
              <w:ind w:left="0" w:leftChars="0" w:right="0" w:rightChars="0" w:firstLine="0" w:firstLineChars="0"/>
              <w:jc w:val="center"/>
              <w:rPr>
                <w:del w:id="16227" w:author="xh" w:date="2026-10-19T12:33:14+08:00"/>
              </w:rPr>
            </w:pPr>
            <w:del w:id="16228" w:author="xh" w:date="2026-10-19T12:33:14+08:00">
              <w:r>
                <w:rPr>
                  <w:rFonts w:ascii="Times New Roman" w:hAnsi="Times New Roman" w:eastAsia="宋体"/>
                  <w:b w:val="0"/>
                  <w:sz w:val="18"/>
                </w:rPr>
                <w:delText>120.00</w:delText>
              </w:r>
            </w:del>
          </w:p>
        </w:tc>
        <w:tc>
          <w:tcPr>
            <w:tcW w:w="1039" w:type="dxa"/>
            <w:tcMar>
              <w:left w:w="70" w:type="dxa"/>
              <w:right w:w="70" w:type="dxa"/>
            </w:tcMar>
            <w:vAlign w:val="center"/>
          </w:tcPr>
          <w:p w14:paraId="104930EE">
            <w:pPr>
              <w:keepNext/>
              <w:spacing w:before="20" w:after="20" w:line="260" w:lineRule="exact"/>
              <w:ind w:left="0" w:leftChars="0" w:right="0" w:rightChars="0" w:firstLine="0" w:firstLineChars="0"/>
              <w:jc w:val="center"/>
              <w:rPr>
                <w:del w:id="16229" w:author="xh" w:date="2026-10-19T12:33:14+08:00"/>
              </w:rPr>
            </w:pPr>
            <w:del w:id="16230"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59DA823D">
            <w:pPr>
              <w:keepNext/>
              <w:spacing w:before="20" w:after="20" w:line="260" w:lineRule="exact"/>
              <w:ind w:left="0" w:leftChars="0" w:right="0" w:rightChars="0" w:firstLine="0" w:firstLineChars="0"/>
              <w:jc w:val="center"/>
              <w:rPr>
                <w:del w:id="16231" w:author="xh" w:date="2026-10-19T12:33:14+08:00"/>
              </w:rPr>
            </w:pPr>
            <w:del w:id="16232"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44A4309C">
            <w:pPr>
              <w:keepNext/>
              <w:spacing w:before="20" w:after="20" w:line="260" w:lineRule="exact"/>
              <w:ind w:left="0" w:leftChars="0" w:right="0" w:rightChars="0" w:firstLine="0" w:firstLineChars="0"/>
              <w:jc w:val="center"/>
              <w:rPr>
                <w:del w:id="16233" w:author="xh" w:date="2026-10-19T12:33:14+08:00"/>
              </w:rPr>
            </w:pPr>
            <w:del w:id="16234"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209196D0">
            <w:pPr>
              <w:keepNext/>
              <w:spacing w:before="20" w:after="20" w:line="260" w:lineRule="exact"/>
              <w:ind w:left="0" w:leftChars="0" w:right="0" w:rightChars="0" w:firstLine="0" w:firstLineChars="0"/>
              <w:jc w:val="center"/>
              <w:rPr>
                <w:del w:id="16235" w:author="xh" w:date="2026-10-19T12:33:14+08:00"/>
              </w:rPr>
            </w:pPr>
            <w:del w:id="16236" w:author="xh" w:date="2026-10-19T12:33:14+08:00">
              <w:r>
                <w:rPr>
                  <w:rFonts w:ascii="Times New Roman" w:hAnsi="Times New Roman" w:eastAsia="宋体"/>
                  <w:b w:val="0"/>
                  <w:sz w:val="18"/>
                </w:rPr>
                <w:delText>87.77</w:delText>
              </w:r>
            </w:del>
          </w:p>
        </w:tc>
      </w:tr>
      <w:tr w14:paraId="50580F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6183" w:author="xh" w:date="2026-10-19T12:33:14+08:00"/>
        </w:trPr>
        <w:tc>
          <w:tcPr>
            <w:tcW w:w="1039" w:type="dxa"/>
            <w:tcMar>
              <w:left w:w="70" w:type="dxa"/>
              <w:right w:w="70" w:type="dxa"/>
            </w:tcMar>
            <w:vAlign w:val="center"/>
          </w:tcPr>
          <w:p w14:paraId="0084A13C">
            <w:pPr>
              <w:keepNext/>
              <w:spacing w:before="20" w:after="20" w:line="260" w:lineRule="exact"/>
              <w:ind w:left="0" w:leftChars="0" w:right="0" w:rightChars="0" w:firstLine="0" w:firstLineChars="0"/>
              <w:jc w:val="center"/>
              <w:rPr>
                <w:del w:id="16237" w:author="xh" w:date="2026-10-19T12:33:14+08:00"/>
              </w:rPr>
            </w:pPr>
            <w:del w:id="16238" w:author="xh" w:date="2026-10-19T12:33:14+08:00">
              <w:r>
                <w:rPr>
                  <w:rFonts w:ascii="Times New Roman" w:hAnsi="Times New Roman" w:eastAsia="宋体"/>
                  <w:b w:val="0"/>
                  <w:sz w:val="18"/>
                </w:rPr>
                <w:delText>刚性</w:delText>
              </w:r>
            </w:del>
          </w:p>
        </w:tc>
        <w:tc>
          <w:tcPr>
            <w:tcW w:w="1039" w:type="dxa"/>
            <w:tcMar>
              <w:left w:w="70" w:type="dxa"/>
              <w:right w:w="70" w:type="dxa"/>
            </w:tcMar>
            <w:vAlign w:val="center"/>
          </w:tcPr>
          <w:p w14:paraId="676D6FC8">
            <w:pPr>
              <w:keepNext/>
              <w:spacing w:before="20" w:after="20" w:line="260" w:lineRule="exact"/>
              <w:ind w:left="0" w:leftChars="0" w:right="0" w:rightChars="0" w:firstLine="0" w:firstLineChars="0"/>
              <w:jc w:val="center"/>
              <w:rPr>
                <w:del w:id="16239" w:author="xh" w:date="2026-10-19T12:33:14+08:00"/>
              </w:rPr>
            </w:pPr>
            <w:del w:id="16240" w:author="xh" w:date="2026-10-19T12:33:14+08:00">
              <w:r>
                <w:rPr>
                  <w:rFonts w:ascii="Times New Roman" w:hAnsi="Times New Roman" w:eastAsia="宋体"/>
                  <w:b w:val="0"/>
                  <w:sz w:val="18"/>
                </w:rPr>
                <w:delText>2024</w:delText>
              </w:r>
            </w:del>
          </w:p>
        </w:tc>
        <w:tc>
          <w:tcPr>
            <w:tcW w:w="1039" w:type="dxa"/>
            <w:tcMar>
              <w:left w:w="70" w:type="dxa"/>
              <w:right w:w="70" w:type="dxa"/>
            </w:tcMar>
            <w:vAlign w:val="center"/>
          </w:tcPr>
          <w:p w14:paraId="6059400E">
            <w:pPr>
              <w:keepNext/>
              <w:spacing w:before="20" w:after="20" w:line="260" w:lineRule="exact"/>
              <w:ind w:left="0" w:leftChars="0" w:right="0" w:rightChars="0" w:firstLine="0" w:firstLineChars="0"/>
              <w:jc w:val="center"/>
              <w:rPr>
                <w:del w:id="16241" w:author="xh" w:date="2026-10-19T12:33:14+08:00"/>
              </w:rPr>
            </w:pPr>
            <w:del w:id="16242" w:author="xh" w:date="2026-10-19T12:33:14+08:00">
              <w:r>
                <w:rPr>
                  <w:rFonts w:ascii="Times New Roman" w:hAnsi="Times New Roman" w:eastAsia="宋体"/>
                  <w:b w:val="0"/>
                  <w:sz w:val="18"/>
                </w:rPr>
                <w:delText>40+80</w:delText>
              </w:r>
            </w:del>
          </w:p>
        </w:tc>
        <w:tc>
          <w:tcPr>
            <w:tcW w:w="1039" w:type="dxa"/>
            <w:tcMar>
              <w:left w:w="70" w:type="dxa"/>
              <w:right w:w="70" w:type="dxa"/>
            </w:tcMar>
            <w:vAlign w:val="center"/>
          </w:tcPr>
          <w:p w14:paraId="5A9B5ED8">
            <w:pPr>
              <w:keepNext/>
              <w:spacing w:before="20" w:after="20" w:line="260" w:lineRule="exact"/>
              <w:ind w:left="0" w:leftChars="0" w:right="0" w:rightChars="0" w:firstLine="0" w:firstLineChars="0"/>
              <w:jc w:val="center"/>
              <w:rPr>
                <w:del w:id="16243" w:author="xh" w:date="2026-10-19T12:33:14+08:00"/>
              </w:rPr>
            </w:pPr>
            <w:del w:id="16244" w:author="xh" w:date="2026-10-19T12:33:14+08:00">
              <w:r>
                <w:rPr>
                  <w:rFonts w:ascii="Times New Roman" w:hAnsi="Times New Roman" w:eastAsia="宋体"/>
                  <w:b w:val="0"/>
                  <w:sz w:val="18"/>
                </w:rPr>
                <w:delText>120.00</w:delText>
              </w:r>
            </w:del>
          </w:p>
        </w:tc>
        <w:tc>
          <w:tcPr>
            <w:tcW w:w="1039" w:type="dxa"/>
            <w:tcMar>
              <w:left w:w="70" w:type="dxa"/>
              <w:right w:w="70" w:type="dxa"/>
            </w:tcMar>
            <w:vAlign w:val="center"/>
          </w:tcPr>
          <w:p w14:paraId="42A8E877">
            <w:pPr>
              <w:keepNext/>
              <w:spacing w:before="20" w:after="20" w:line="260" w:lineRule="exact"/>
              <w:ind w:left="0" w:leftChars="0" w:right="0" w:rightChars="0" w:firstLine="0" w:firstLineChars="0"/>
              <w:jc w:val="center"/>
              <w:rPr>
                <w:del w:id="16245" w:author="xh" w:date="2026-10-19T12:33:14+08:00"/>
              </w:rPr>
            </w:pPr>
            <w:del w:id="16246"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72EB9943">
            <w:pPr>
              <w:keepNext/>
              <w:spacing w:before="20" w:after="20" w:line="260" w:lineRule="exact"/>
              <w:ind w:left="0" w:leftChars="0" w:right="0" w:rightChars="0" w:firstLine="0" w:firstLineChars="0"/>
              <w:jc w:val="center"/>
              <w:rPr>
                <w:del w:id="16247" w:author="xh" w:date="2026-10-19T12:33:14+08:00"/>
              </w:rPr>
            </w:pPr>
            <w:del w:id="16248"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0D5EE147">
            <w:pPr>
              <w:keepNext/>
              <w:spacing w:before="20" w:after="20" w:line="260" w:lineRule="exact"/>
              <w:ind w:left="0" w:leftChars="0" w:right="0" w:rightChars="0" w:firstLine="0" w:firstLineChars="0"/>
              <w:jc w:val="center"/>
              <w:rPr>
                <w:del w:id="16249" w:author="xh" w:date="2026-10-19T12:33:14+08:00"/>
              </w:rPr>
            </w:pPr>
            <w:del w:id="16250" w:author="xh" w:date="2026-10-19T12:33:14+08:00">
              <w:r>
                <w:rPr>
                  <w:rFonts w:ascii="Times New Roman" w:hAnsi="Times New Roman" w:eastAsia="宋体"/>
                  <w:b w:val="0"/>
                  <w:sz w:val="18"/>
                </w:rPr>
                <w:delText>10.80</w:delText>
              </w:r>
            </w:del>
          </w:p>
        </w:tc>
        <w:tc>
          <w:tcPr>
            <w:tcW w:w="1039" w:type="dxa"/>
            <w:tcMar>
              <w:left w:w="70" w:type="dxa"/>
              <w:right w:w="70" w:type="dxa"/>
            </w:tcMar>
            <w:vAlign w:val="center"/>
          </w:tcPr>
          <w:p w14:paraId="01099CC0">
            <w:pPr>
              <w:keepNext/>
              <w:spacing w:before="20" w:after="20" w:line="260" w:lineRule="exact"/>
              <w:ind w:left="0" w:leftChars="0" w:right="0" w:rightChars="0" w:firstLine="0" w:firstLineChars="0"/>
              <w:jc w:val="center"/>
              <w:rPr>
                <w:del w:id="16251" w:author="xh" w:date="2026-10-19T12:33:14+08:00"/>
              </w:rPr>
            </w:pPr>
            <w:del w:id="16252" w:author="xh" w:date="2026-10-19T12:33:14+08:00">
              <w:r>
                <w:rPr>
                  <w:rFonts w:ascii="Times New Roman" w:hAnsi="Times New Roman" w:eastAsia="宋体"/>
                  <w:b w:val="0"/>
                  <w:sz w:val="18"/>
                </w:rPr>
                <w:delText>93.29</w:delText>
              </w:r>
            </w:del>
          </w:p>
        </w:tc>
      </w:tr>
      <w:tr w14:paraId="6F869C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6184" w:author="xh" w:date="2026-10-19T12:33:14+08:00"/>
        </w:trPr>
        <w:tc>
          <w:tcPr>
            <w:tcW w:w="1039" w:type="dxa"/>
            <w:tcMar>
              <w:left w:w="70" w:type="dxa"/>
              <w:right w:w="70" w:type="dxa"/>
            </w:tcMar>
            <w:vAlign w:val="center"/>
          </w:tcPr>
          <w:p w14:paraId="44F2370A">
            <w:pPr>
              <w:keepNext/>
              <w:spacing w:before="20" w:after="20" w:line="260" w:lineRule="exact"/>
              <w:ind w:left="0" w:leftChars="0" w:right="0" w:rightChars="0" w:firstLine="0" w:firstLineChars="0"/>
              <w:jc w:val="center"/>
              <w:rPr>
                <w:del w:id="16253" w:author="xh" w:date="2026-10-19T12:33:14+08:00"/>
              </w:rPr>
            </w:pPr>
            <w:del w:id="16254" w:author="xh" w:date="2026-10-19T12:33:14+08:00">
              <w:r>
                <w:rPr>
                  <w:rFonts w:ascii="Times New Roman" w:hAnsi="Times New Roman" w:eastAsia="宋体"/>
                  <w:b w:val="0"/>
                  <w:sz w:val="18"/>
                </w:rPr>
                <w:delText>刚性</w:delText>
              </w:r>
            </w:del>
          </w:p>
        </w:tc>
        <w:tc>
          <w:tcPr>
            <w:tcW w:w="1039" w:type="dxa"/>
            <w:tcMar>
              <w:left w:w="70" w:type="dxa"/>
              <w:right w:w="70" w:type="dxa"/>
            </w:tcMar>
            <w:vAlign w:val="center"/>
          </w:tcPr>
          <w:p w14:paraId="04026C08">
            <w:pPr>
              <w:keepNext/>
              <w:spacing w:before="20" w:after="20" w:line="260" w:lineRule="exact"/>
              <w:ind w:left="0" w:leftChars="0" w:right="0" w:rightChars="0" w:firstLine="0" w:firstLineChars="0"/>
              <w:jc w:val="center"/>
              <w:rPr>
                <w:del w:id="16255" w:author="xh" w:date="2026-10-19T12:33:14+08:00"/>
              </w:rPr>
            </w:pPr>
            <w:del w:id="16256" w:author="xh" w:date="2026-10-19T12:33:14+08:00">
              <w:r>
                <w:rPr>
                  <w:rFonts w:ascii="Times New Roman" w:hAnsi="Times New Roman" w:eastAsia="宋体"/>
                  <w:b w:val="0"/>
                  <w:sz w:val="18"/>
                </w:rPr>
                <w:delText>2025</w:delText>
              </w:r>
            </w:del>
          </w:p>
        </w:tc>
        <w:tc>
          <w:tcPr>
            <w:tcW w:w="1039" w:type="dxa"/>
            <w:tcMar>
              <w:left w:w="70" w:type="dxa"/>
              <w:right w:w="70" w:type="dxa"/>
            </w:tcMar>
            <w:vAlign w:val="center"/>
          </w:tcPr>
          <w:p w14:paraId="16C180BE">
            <w:pPr>
              <w:keepNext/>
              <w:spacing w:before="20" w:after="20" w:line="260" w:lineRule="exact"/>
              <w:ind w:left="0" w:leftChars="0" w:right="0" w:rightChars="0" w:firstLine="0" w:firstLineChars="0"/>
              <w:jc w:val="center"/>
              <w:rPr>
                <w:del w:id="16257" w:author="xh" w:date="2026-10-19T12:33:14+08:00"/>
              </w:rPr>
            </w:pPr>
            <w:del w:id="16258" w:author="xh" w:date="2026-10-19T12:33:14+08:00">
              <w:r>
                <w:rPr>
                  <w:rFonts w:ascii="Times New Roman" w:hAnsi="Times New Roman" w:eastAsia="宋体"/>
                  <w:b w:val="0"/>
                  <w:sz w:val="18"/>
                </w:rPr>
                <w:delText>40+80</w:delText>
              </w:r>
            </w:del>
          </w:p>
        </w:tc>
        <w:tc>
          <w:tcPr>
            <w:tcW w:w="1039" w:type="dxa"/>
            <w:tcMar>
              <w:left w:w="70" w:type="dxa"/>
              <w:right w:w="70" w:type="dxa"/>
            </w:tcMar>
            <w:vAlign w:val="center"/>
          </w:tcPr>
          <w:p w14:paraId="2211D3D6">
            <w:pPr>
              <w:keepNext/>
              <w:spacing w:before="20" w:after="20" w:line="260" w:lineRule="exact"/>
              <w:ind w:left="0" w:leftChars="0" w:right="0" w:rightChars="0" w:firstLine="0" w:firstLineChars="0"/>
              <w:jc w:val="center"/>
              <w:rPr>
                <w:del w:id="16259" w:author="xh" w:date="2026-10-19T12:33:14+08:00"/>
              </w:rPr>
            </w:pPr>
            <w:del w:id="16260" w:author="xh" w:date="2026-10-19T12:33:14+08:00">
              <w:r>
                <w:rPr>
                  <w:rFonts w:ascii="Times New Roman" w:hAnsi="Times New Roman" w:eastAsia="宋体"/>
                  <w:b w:val="0"/>
                  <w:sz w:val="18"/>
                </w:rPr>
                <w:delText>120.00</w:delText>
              </w:r>
            </w:del>
          </w:p>
        </w:tc>
        <w:tc>
          <w:tcPr>
            <w:tcW w:w="1039" w:type="dxa"/>
            <w:tcMar>
              <w:left w:w="70" w:type="dxa"/>
              <w:right w:w="70" w:type="dxa"/>
            </w:tcMar>
            <w:vAlign w:val="center"/>
          </w:tcPr>
          <w:p w14:paraId="2BDBA04E">
            <w:pPr>
              <w:keepNext/>
              <w:spacing w:before="20" w:after="20" w:line="260" w:lineRule="exact"/>
              <w:ind w:left="0" w:leftChars="0" w:right="0" w:rightChars="0" w:firstLine="0" w:firstLineChars="0"/>
              <w:jc w:val="center"/>
              <w:rPr>
                <w:del w:id="16261" w:author="xh" w:date="2026-10-19T12:33:14+08:00"/>
              </w:rPr>
            </w:pPr>
            <w:del w:id="16262"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4EE74878">
            <w:pPr>
              <w:keepNext/>
              <w:spacing w:before="20" w:after="20" w:line="260" w:lineRule="exact"/>
              <w:ind w:left="0" w:leftChars="0" w:right="0" w:rightChars="0" w:firstLine="0" w:firstLineChars="0"/>
              <w:jc w:val="center"/>
              <w:rPr>
                <w:del w:id="16263" w:author="xh" w:date="2026-10-19T12:33:14+08:00"/>
              </w:rPr>
            </w:pPr>
            <w:del w:id="16264"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57910EA9">
            <w:pPr>
              <w:keepNext/>
              <w:spacing w:before="20" w:after="20" w:line="260" w:lineRule="exact"/>
              <w:ind w:left="0" w:leftChars="0" w:right="0" w:rightChars="0" w:firstLine="0" w:firstLineChars="0"/>
              <w:jc w:val="center"/>
              <w:rPr>
                <w:del w:id="16265" w:author="xh" w:date="2026-10-19T12:33:14+08:00"/>
              </w:rPr>
            </w:pPr>
            <w:del w:id="16266"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4E5DB371">
            <w:pPr>
              <w:keepNext/>
              <w:spacing w:before="20" w:after="20" w:line="260" w:lineRule="exact"/>
              <w:ind w:left="0" w:leftChars="0" w:right="0" w:rightChars="0" w:firstLine="0" w:firstLineChars="0"/>
              <w:jc w:val="center"/>
              <w:rPr>
                <w:del w:id="16267" w:author="xh" w:date="2026-10-19T12:33:14+08:00"/>
              </w:rPr>
            </w:pPr>
            <w:del w:id="16268" w:author="xh" w:date="2026-10-19T12:33:14+08:00">
              <w:r>
                <w:rPr>
                  <w:rFonts w:ascii="Times New Roman" w:hAnsi="Times New Roman" w:eastAsia="宋体"/>
                  <w:b w:val="0"/>
                  <w:sz w:val="18"/>
                </w:rPr>
                <w:delText>87.01</w:delText>
              </w:r>
            </w:del>
          </w:p>
        </w:tc>
      </w:tr>
      <w:tr w14:paraId="47EA19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6185" w:author="xh" w:date="2026-10-19T12:33:14+08:00"/>
        </w:trPr>
        <w:tc>
          <w:tcPr>
            <w:tcW w:w="1039" w:type="dxa"/>
            <w:tcMar>
              <w:left w:w="70" w:type="dxa"/>
              <w:right w:w="70" w:type="dxa"/>
            </w:tcMar>
            <w:vAlign w:val="center"/>
          </w:tcPr>
          <w:p w14:paraId="355F0BF3">
            <w:pPr>
              <w:keepNext/>
              <w:spacing w:before="20" w:after="20" w:line="260" w:lineRule="exact"/>
              <w:ind w:left="0" w:leftChars="0" w:right="0" w:rightChars="0" w:firstLine="0" w:firstLineChars="0"/>
              <w:jc w:val="center"/>
              <w:rPr>
                <w:del w:id="16269" w:author="xh" w:date="2026-10-19T12:33:14+08:00"/>
              </w:rPr>
            </w:pPr>
            <w:del w:id="16270" w:author="xh" w:date="2026-10-19T12:33:14+08:00">
              <w:r>
                <w:rPr>
                  <w:rFonts w:ascii="Times New Roman" w:hAnsi="Times New Roman" w:eastAsia="宋体"/>
                  <w:b w:val="0"/>
                  <w:sz w:val="18"/>
                </w:rPr>
                <w:delText>弹性</w:delText>
              </w:r>
            </w:del>
          </w:p>
        </w:tc>
        <w:tc>
          <w:tcPr>
            <w:tcW w:w="1039" w:type="dxa"/>
            <w:tcMar>
              <w:left w:w="70" w:type="dxa"/>
              <w:right w:w="70" w:type="dxa"/>
            </w:tcMar>
            <w:vAlign w:val="center"/>
          </w:tcPr>
          <w:p w14:paraId="743FF951">
            <w:pPr>
              <w:keepNext/>
              <w:spacing w:before="20" w:after="20" w:line="260" w:lineRule="exact"/>
              <w:ind w:left="0" w:leftChars="0" w:right="0" w:rightChars="0" w:firstLine="0" w:firstLineChars="0"/>
              <w:jc w:val="center"/>
              <w:rPr>
                <w:del w:id="16271" w:author="xh" w:date="2026-10-19T12:33:14+08:00"/>
              </w:rPr>
            </w:pPr>
            <w:del w:id="16272" w:author="xh" w:date="2026-10-19T12:33:14+08:00">
              <w:r>
                <w:rPr>
                  <w:rFonts w:ascii="Times New Roman" w:hAnsi="Times New Roman" w:eastAsia="宋体"/>
                  <w:b w:val="0"/>
                  <w:sz w:val="18"/>
                </w:rPr>
                <w:delText>2022</w:delText>
              </w:r>
            </w:del>
          </w:p>
        </w:tc>
        <w:tc>
          <w:tcPr>
            <w:tcW w:w="1039" w:type="dxa"/>
            <w:tcMar>
              <w:left w:w="70" w:type="dxa"/>
              <w:right w:w="70" w:type="dxa"/>
            </w:tcMar>
            <w:vAlign w:val="center"/>
          </w:tcPr>
          <w:p w14:paraId="53180550">
            <w:pPr>
              <w:keepNext/>
              <w:spacing w:before="20" w:after="20" w:line="260" w:lineRule="exact"/>
              <w:ind w:left="0" w:leftChars="0" w:right="0" w:rightChars="0" w:firstLine="0" w:firstLineChars="0"/>
              <w:jc w:val="center"/>
              <w:rPr>
                <w:del w:id="16273" w:author="xh" w:date="2026-10-19T12:33:14+08:00"/>
              </w:rPr>
            </w:pPr>
            <w:del w:id="16274" w:author="xh" w:date="2026-10-19T12:33:14+08:00">
              <w:r>
                <w:rPr>
                  <w:rFonts w:ascii="Times New Roman" w:hAnsi="Times New Roman" w:eastAsia="宋体"/>
                  <w:b w:val="0"/>
                  <w:sz w:val="18"/>
                </w:rPr>
                <w:delText>63+80</w:delText>
              </w:r>
            </w:del>
          </w:p>
        </w:tc>
        <w:tc>
          <w:tcPr>
            <w:tcW w:w="1039" w:type="dxa"/>
            <w:tcMar>
              <w:left w:w="70" w:type="dxa"/>
              <w:right w:w="70" w:type="dxa"/>
            </w:tcMar>
            <w:vAlign w:val="center"/>
          </w:tcPr>
          <w:p w14:paraId="407F47B3">
            <w:pPr>
              <w:keepNext/>
              <w:spacing w:before="20" w:after="20" w:line="260" w:lineRule="exact"/>
              <w:ind w:left="0" w:leftChars="0" w:right="0" w:rightChars="0" w:firstLine="0" w:firstLineChars="0"/>
              <w:jc w:val="center"/>
              <w:rPr>
                <w:del w:id="16275" w:author="xh" w:date="2026-10-19T12:33:14+08:00"/>
              </w:rPr>
            </w:pPr>
            <w:del w:id="16276" w:author="xh" w:date="2026-10-19T12:33:14+08:00">
              <w:r>
                <w:rPr>
                  <w:rFonts w:ascii="Times New Roman" w:hAnsi="Times New Roman" w:eastAsia="宋体"/>
                  <w:b w:val="0"/>
                  <w:sz w:val="18"/>
                </w:rPr>
                <w:delText>143.00</w:delText>
              </w:r>
            </w:del>
          </w:p>
        </w:tc>
        <w:tc>
          <w:tcPr>
            <w:tcW w:w="1039" w:type="dxa"/>
            <w:tcMar>
              <w:left w:w="70" w:type="dxa"/>
              <w:right w:w="70" w:type="dxa"/>
            </w:tcMar>
            <w:vAlign w:val="center"/>
          </w:tcPr>
          <w:p w14:paraId="4EA65DFD">
            <w:pPr>
              <w:keepNext/>
              <w:spacing w:before="20" w:after="20" w:line="260" w:lineRule="exact"/>
              <w:ind w:left="0" w:leftChars="0" w:right="0" w:rightChars="0" w:firstLine="0" w:firstLineChars="0"/>
              <w:jc w:val="center"/>
              <w:rPr>
                <w:del w:id="16277" w:author="xh" w:date="2026-10-19T12:33:14+08:00"/>
              </w:rPr>
            </w:pPr>
            <w:del w:id="16278"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05B0DF2B">
            <w:pPr>
              <w:keepNext/>
              <w:spacing w:before="20" w:after="20" w:line="260" w:lineRule="exact"/>
              <w:ind w:left="0" w:leftChars="0" w:right="0" w:rightChars="0" w:firstLine="0" w:firstLineChars="0"/>
              <w:jc w:val="center"/>
              <w:rPr>
                <w:del w:id="16279" w:author="xh" w:date="2026-10-19T12:33:14+08:00"/>
              </w:rPr>
            </w:pPr>
            <w:del w:id="16280"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0D6F486B">
            <w:pPr>
              <w:keepNext/>
              <w:spacing w:before="20" w:after="20" w:line="260" w:lineRule="exact"/>
              <w:ind w:left="0" w:leftChars="0" w:right="0" w:rightChars="0" w:firstLine="0" w:firstLineChars="0"/>
              <w:jc w:val="center"/>
              <w:rPr>
                <w:del w:id="16281" w:author="xh" w:date="2026-10-19T12:33:14+08:00"/>
              </w:rPr>
            </w:pPr>
            <w:del w:id="16282"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5C08F734">
            <w:pPr>
              <w:keepNext/>
              <w:spacing w:before="20" w:after="20" w:line="260" w:lineRule="exact"/>
              <w:ind w:left="0" w:leftChars="0" w:right="0" w:rightChars="0" w:firstLine="0" w:firstLineChars="0"/>
              <w:jc w:val="center"/>
              <w:rPr>
                <w:del w:id="16283" w:author="xh" w:date="2026-10-19T12:33:14+08:00"/>
              </w:rPr>
            </w:pPr>
            <w:del w:id="16284" w:author="xh" w:date="2026-10-19T12:33:14+08:00">
              <w:r>
                <w:rPr>
                  <w:rFonts w:ascii="Times New Roman" w:hAnsi="Times New Roman" w:eastAsia="宋体"/>
                  <w:b w:val="0"/>
                  <w:sz w:val="18"/>
                </w:rPr>
                <w:delText>81.52</w:delText>
              </w:r>
            </w:del>
          </w:p>
        </w:tc>
      </w:tr>
      <w:tr w14:paraId="10E0A0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6186" w:author="xh" w:date="2026-10-19T12:33:14+08:00"/>
        </w:trPr>
        <w:tc>
          <w:tcPr>
            <w:tcW w:w="1039" w:type="dxa"/>
            <w:tcMar>
              <w:left w:w="70" w:type="dxa"/>
              <w:right w:w="70" w:type="dxa"/>
            </w:tcMar>
            <w:vAlign w:val="center"/>
          </w:tcPr>
          <w:p w14:paraId="4B194059">
            <w:pPr>
              <w:keepNext/>
              <w:spacing w:before="20" w:after="20" w:line="260" w:lineRule="exact"/>
              <w:ind w:left="0" w:leftChars="0" w:right="0" w:rightChars="0" w:firstLine="0" w:firstLineChars="0"/>
              <w:jc w:val="center"/>
              <w:rPr>
                <w:del w:id="16285" w:author="xh" w:date="2026-10-19T12:33:14+08:00"/>
              </w:rPr>
            </w:pPr>
            <w:del w:id="16286" w:author="xh" w:date="2026-10-19T12:33:14+08:00">
              <w:r>
                <w:rPr>
                  <w:rFonts w:ascii="Times New Roman" w:hAnsi="Times New Roman" w:eastAsia="宋体"/>
                  <w:b w:val="0"/>
                  <w:sz w:val="18"/>
                </w:rPr>
                <w:delText>弹性</w:delText>
              </w:r>
            </w:del>
          </w:p>
        </w:tc>
        <w:tc>
          <w:tcPr>
            <w:tcW w:w="1039" w:type="dxa"/>
            <w:tcMar>
              <w:left w:w="70" w:type="dxa"/>
              <w:right w:w="70" w:type="dxa"/>
            </w:tcMar>
            <w:vAlign w:val="center"/>
          </w:tcPr>
          <w:p w14:paraId="372A0F86">
            <w:pPr>
              <w:keepNext/>
              <w:spacing w:before="20" w:after="20" w:line="260" w:lineRule="exact"/>
              <w:ind w:left="0" w:leftChars="0" w:right="0" w:rightChars="0" w:firstLine="0" w:firstLineChars="0"/>
              <w:jc w:val="center"/>
              <w:rPr>
                <w:del w:id="16287" w:author="xh" w:date="2026-10-19T12:33:14+08:00"/>
              </w:rPr>
            </w:pPr>
            <w:del w:id="16288" w:author="xh" w:date="2026-10-19T12:33:14+08:00">
              <w:r>
                <w:rPr>
                  <w:rFonts w:ascii="Times New Roman" w:hAnsi="Times New Roman" w:eastAsia="宋体"/>
                  <w:b w:val="0"/>
                  <w:sz w:val="18"/>
                </w:rPr>
                <w:delText>2023</w:delText>
              </w:r>
            </w:del>
          </w:p>
        </w:tc>
        <w:tc>
          <w:tcPr>
            <w:tcW w:w="1039" w:type="dxa"/>
            <w:tcMar>
              <w:left w:w="70" w:type="dxa"/>
              <w:right w:w="70" w:type="dxa"/>
            </w:tcMar>
            <w:vAlign w:val="center"/>
          </w:tcPr>
          <w:p w14:paraId="0C625DE4">
            <w:pPr>
              <w:keepNext/>
              <w:spacing w:before="20" w:after="20" w:line="260" w:lineRule="exact"/>
              <w:ind w:left="0" w:leftChars="0" w:right="0" w:rightChars="0" w:firstLine="0" w:firstLineChars="0"/>
              <w:jc w:val="center"/>
              <w:rPr>
                <w:del w:id="16289" w:author="xh" w:date="2026-10-19T12:33:14+08:00"/>
              </w:rPr>
            </w:pPr>
            <w:del w:id="16290" w:author="xh" w:date="2026-10-19T12:33:14+08:00">
              <w:r>
                <w:rPr>
                  <w:rFonts w:ascii="Times New Roman" w:hAnsi="Times New Roman" w:eastAsia="宋体"/>
                  <w:b w:val="0"/>
                  <w:sz w:val="18"/>
                </w:rPr>
                <w:delText>63+80</w:delText>
              </w:r>
            </w:del>
          </w:p>
        </w:tc>
        <w:tc>
          <w:tcPr>
            <w:tcW w:w="1039" w:type="dxa"/>
            <w:tcMar>
              <w:left w:w="70" w:type="dxa"/>
              <w:right w:w="70" w:type="dxa"/>
            </w:tcMar>
            <w:vAlign w:val="center"/>
          </w:tcPr>
          <w:p w14:paraId="46D11D06">
            <w:pPr>
              <w:keepNext/>
              <w:spacing w:before="20" w:after="20" w:line="260" w:lineRule="exact"/>
              <w:ind w:left="0" w:leftChars="0" w:right="0" w:rightChars="0" w:firstLine="0" w:firstLineChars="0"/>
              <w:jc w:val="center"/>
              <w:rPr>
                <w:del w:id="16291" w:author="xh" w:date="2026-10-19T12:33:14+08:00"/>
              </w:rPr>
            </w:pPr>
            <w:del w:id="16292" w:author="xh" w:date="2026-10-19T12:33:14+08:00">
              <w:r>
                <w:rPr>
                  <w:rFonts w:ascii="Times New Roman" w:hAnsi="Times New Roman" w:eastAsia="宋体"/>
                  <w:b w:val="0"/>
                  <w:sz w:val="18"/>
                </w:rPr>
                <w:delText>143.00</w:delText>
              </w:r>
            </w:del>
          </w:p>
        </w:tc>
        <w:tc>
          <w:tcPr>
            <w:tcW w:w="1039" w:type="dxa"/>
            <w:tcMar>
              <w:left w:w="70" w:type="dxa"/>
              <w:right w:w="70" w:type="dxa"/>
            </w:tcMar>
            <w:vAlign w:val="center"/>
          </w:tcPr>
          <w:p w14:paraId="44BE411E">
            <w:pPr>
              <w:keepNext/>
              <w:spacing w:before="20" w:after="20" w:line="260" w:lineRule="exact"/>
              <w:ind w:left="0" w:leftChars="0" w:right="0" w:rightChars="0" w:firstLine="0" w:firstLineChars="0"/>
              <w:jc w:val="center"/>
              <w:rPr>
                <w:del w:id="16293" w:author="xh" w:date="2026-10-19T12:33:14+08:00"/>
              </w:rPr>
            </w:pPr>
            <w:del w:id="16294"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008B16F9">
            <w:pPr>
              <w:keepNext/>
              <w:spacing w:before="20" w:after="20" w:line="260" w:lineRule="exact"/>
              <w:ind w:left="0" w:leftChars="0" w:right="0" w:rightChars="0" w:firstLine="0" w:firstLineChars="0"/>
              <w:jc w:val="center"/>
              <w:rPr>
                <w:del w:id="16295" w:author="xh" w:date="2026-10-19T12:33:14+08:00"/>
              </w:rPr>
            </w:pPr>
            <w:del w:id="16296"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295423BA">
            <w:pPr>
              <w:keepNext/>
              <w:spacing w:before="20" w:after="20" w:line="260" w:lineRule="exact"/>
              <w:ind w:left="0" w:leftChars="0" w:right="0" w:rightChars="0" w:firstLine="0" w:firstLineChars="0"/>
              <w:jc w:val="center"/>
              <w:rPr>
                <w:del w:id="16297" w:author="xh" w:date="2026-10-19T12:33:14+08:00"/>
              </w:rPr>
            </w:pPr>
            <w:del w:id="16298"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464BC7A4">
            <w:pPr>
              <w:keepNext/>
              <w:spacing w:before="20" w:after="20" w:line="260" w:lineRule="exact"/>
              <w:ind w:left="0" w:leftChars="0" w:right="0" w:rightChars="0" w:firstLine="0" w:firstLineChars="0"/>
              <w:jc w:val="center"/>
              <w:rPr>
                <w:del w:id="16299" w:author="xh" w:date="2026-10-19T12:33:14+08:00"/>
              </w:rPr>
            </w:pPr>
            <w:del w:id="16300" w:author="xh" w:date="2026-10-19T12:33:14+08:00">
              <w:r>
                <w:rPr>
                  <w:rFonts w:ascii="Times New Roman" w:hAnsi="Times New Roman" w:eastAsia="宋体"/>
                  <w:b w:val="0"/>
                  <w:sz w:val="18"/>
                </w:rPr>
                <w:delText>87.77</w:delText>
              </w:r>
            </w:del>
          </w:p>
        </w:tc>
      </w:tr>
      <w:tr w14:paraId="5570DD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6187" w:author="xh" w:date="2026-10-19T12:33:14+08:00"/>
        </w:trPr>
        <w:tc>
          <w:tcPr>
            <w:tcW w:w="1039" w:type="dxa"/>
            <w:tcMar>
              <w:left w:w="70" w:type="dxa"/>
              <w:right w:w="70" w:type="dxa"/>
            </w:tcMar>
            <w:vAlign w:val="center"/>
          </w:tcPr>
          <w:p w14:paraId="5E21A964">
            <w:pPr>
              <w:keepNext/>
              <w:spacing w:before="20" w:after="20" w:line="260" w:lineRule="exact"/>
              <w:ind w:left="0" w:leftChars="0" w:right="0" w:rightChars="0" w:firstLine="0" w:firstLineChars="0"/>
              <w:jc w:val="center"/>
              <w:rPr>
                <w:del w:id="16301" w:author="xh" w:date="2026-10-19T12:33:14+08:00"/>
              </w:rPr>
            </w:pPr>
            <w:del w:id="16302" w:author="xh" w:date="2026-10-19T12:33:14+08:00">
              <w:r>
                <w:rPr>
                  <w:rFonts w:ascii="Times New Roman" w:hAnsi="Times New Roman" w:eastAsia="宋体"/>
                  <w:b w:val="0"/>
                  <w:sz w:val="18"/>
                </w:rPr>
                <w:delText>弹性</w:delText>
              </w:r>
            </w:del>
          </w:p>
        </w:tc>
        <w:tc>
          <w:tcPr>
            <w:tcW w:w="1039" w:type="dxa"/>
            <w:tcMar>
              <w:left w:w="70" w:type="dxa"/>
              <w:right w:w="70" w:type="dxa"/>
            </w:tcMar>
            <w:vAlign w:val="center"/>
          </w:tcPr>
          <w:p w14:paraId="6D1CB610">
            <w:pPr>
              <w:keepNext/>
              <w:spacing w:before="20" w:after="20" w:line="260" w:lineRule="exact"/>
              <w:ind w:left="0" w:leftChars="0" w:right="0" w:rightChars="0" w:firstLine="0" w:firstLineChars="0"/>
              <w:jc w:val="center"/>
              <w:rPr>
                <w:del w:id="16303" w:author="xh" w:date="2026-10-19T12:33:14+08:00"/>
              </w:rPr>
            </w:pPr>
            <w:del w:id="16304" w:author="xh" w:date="2026-10-19T12:33:14+08:00">
              <w:r>
                <w:rPr>
                  <w:rFonts w:ascii="Times New Roman" w:hAnsi="Times New Roman" w:eastAsia="宋体"/>
                  <w:b w:val="0"/>
                  <w:sz w:val="18"/>
                </w:rPr>
                <w:delText>2024</w:delText>
              </w:r>
            </w:del>
          </w:p>
        </w:tc>
        <w:tc>
          <w:tcPr>
            <w:tcW w:w="1039" w:type="dxa"/>
            <w:tcMar>
              <w:left w:w="70" w:type="dxa"/>
              <w:right w:w="70" w:type="dxa"/>
            </w:tcMar>
            <w:vAlign w:val="center"/>
          </w:tcPr>
          <w:p w14:paraId="0A27BF9F">
            <w:pPr>
              <w:keepNext/>
              <w:spacing w:before="20" w:after="20" w:line="260" w:lineRule="exact"/>
              <w:ind w:left="0" w:leftChars="0" w:right="0" w:rightChars="0" w:firstLine="0" w:firstLineChars="0"/>
              <w:jc w:val="center"/>
              <w:rPr>
                <w:del w:id="16305" w:author="xh" w:date="2026-10-19T12:33:14+08:00"/>
              </w:rPr>
            </w:pPr>
            <w:del w:id="16306" w:author="xh" w:date="2026-10-19T12:33:14+08:00">
              <w:r>
                <w:rPr>
                  <w:rFonts w:ascii="Times New Roman" w:hAnsi="Times New Roman" w:eastAsia="宋体"/>
                  <w:b w:val="0"/>
                  <w:sz w:val="18"/>
                </w:rPr>
                <w:delText>63+80</w:delText>
              </w:r>
            </w:del>
          </w:p>
        </w:tc>
        <w:tc>
          <w:tcPr>
            <w:tcW w:w="1039" w:type="dxa"/>
            <w:tcMar>
              <w:left w:w="70" w:type="dxa"/>
              <w:right w:w="70" w:type="dxa"/>
            </w:tcMar>
            <w:vAlign w:val="center"/>
          </w:tcPr>
          <w:p w14:paraId="42306709">
            <w:pPr>
              <w:keepNext/>
              <w:spacing w:before="20" w:after="20" w:line="260" w:lineRule="exact"/>
              <w:ind w:left="0" w:leftChars="0" w:right="0" w:rightChars="0" w:firstLine="0" w:firstLineChars="0"/>
              <w:jc w:val="center"/>
              <w:rPr>
                <w:del w:id="16307" w:author="xh" w:date="2026-10-19T12:33:14+08:00"/>
              </w:rPr>
            </w:pPr>
            <w:del w:id="16308" w:author="xh" w:date="2026-10-19T12:33:14+08:00">
              <w:r>
                <w:rPr>
                  <w:rFonts w:ascii="Times New Roman" w:hAnsi="Times New Roman" w:eastAsia="宋体"/>
                  <w:b w:val="0"/>
                  <w:sz w:val="18"/>
                </w:rPr>
                <w:delText>143.00</w:delText>
              </w:r>
            </w:del>
          </w:p>
        </w:tc>
        <w:tc>
          <w:tcPr>
            <w:tcW w:w="1039" w:type="dxa"/>
            <w:tcMar>
              <w:left w:w="70" w:type="dxa"/>
              <w:right w:w="70" w:type="dxa"/>
            </w:tcMar>
            <w:vAlign w:val="center"/>
          </w:tcPr>
          <w:p w14:paraId="405FFA66">
            <w:pPr>
              <w:keepNext/>
              <w:spacing w:before="20" w:after="20" w:line="260" w:lineRule="exact"/>
              <w:ind w:left="0" w:leftChars="0" w:right="0" w:rightChars="0" w:firstLine="0" w:firstLineChars="0"/>
              <w:jc w:val="center"/>
              <w:rPr>
                <w:del w:id="16309" w:author="xh" w:date="2026-10-19T12:33:14+08:00"/>
              </w:rPr>
            </w:pPr>
            <w:del w:id="16310"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1BC2D8DC">
            <w:pPr>
              <w:keepNext/>
              <w:spacing w:before="20" w:after="20" w:line="260" w:lineRule="exact"/>
              <w:ind w:left="0" w:leftChars="0" w:right="0" w:rightChars="0" w:firstLine="0" w:firstLineChars="0"/>
              <w:jc w:val="center"/>
              <w:rPr>
                <w:del w:id="16311" w:author="xh" w:date="2026-10-19T12:33:14+08:00"/>
              </w:rPr>
            </w:pPr>
            <w:del w:id="16312"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7B699AB4">
            <w:pPr>
              <w:keepNext/>
              <w:spacing w:before="20" w:after="20" w:line="260" w:lineRule="exact"/>
              <w:ind w:left="0" w:leftChars="0" w:right="0" w:rightChars="0" w:firstLine="0" w:firstLineChars="0"/>
              <w:jc w:val="center"/>
              <w:rPr>
                <w:del w:id="16313" w:author="xh" w:date="2026-10-19T12:33:14+08:00"/>
              </w:rPr>
            </w:pPr>
            <w:del w:id="16314"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65520D93">
            <w:pPr>
              <w:keepNext/>
              <w:spacing w:before="20" w:after="20" w:line="260" w:lineRule="exact"/>
              <w:ind w:left="0" w:leftChars="0" w:right="0" w:rightChars="0" w:firstLine="0" w:firstLineChars="0"/>
              <w:jc w:val="center"/>
              <w:rPr>
                <w:del w:id="16315" w:author="xh" w:date="2026-10-19T12:33:14+08:00"/>
              </w:rPr>
            </w:pPr>
            <w:del w:id="16316" w:author="xh" w:date="2026-10-19T12:33:14+08:00">
              <w:r>
                <w:rPr>
                  <w:rFonts w:ascii="Times New Roman" w:hAnsi="Times New Roman" w:eastAsia="宋体"/>
                  <w:b w:val="0"/>
                  <w:sz w:val="18"/>
                </w:rPr>
                <w:delText>82.49</w:delText>
              </w:r>
            </w:del>
          </w:p>
        </w:tc>
      </w:tr>
      <w:tr w14:paraId="137C4E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6188" w:author="xh" w:date="2026-10-19T12:33:14+08:00"/>
        </w:trPr>
        <w:tc>
          <w:tcPr>
            <w:tcW w:w="1039" w:type="dxa"/>
            <w:tcMar>
              <w:left w:w="70" w:type="dxa"/>
              <w:right w:w="70" w:type="dxa"/>
            </w:tcMar>
            <w:vAlign w:val="center"/>
          </w:tcPr>
          <w:p w14:paraId="7AC61032">
            <w:pPr>
              <w:keepNext w:val="0"/>
              <w:spacing w:before="20" w:after="20" w:line="260" w:lineRule="exact"/>
              <w:ind w:left="0" w:leftChars="0" w:right="0" w:rightChars="0" w:firstLine="0" w:firstLineChars="0"/>
              <w:jc w:val="center"/>
              <w:rPr>
                <w:del w:id="16317" w:author="xh" w:date="2026-10-19T12:33:14+08:00"/>
              </w:rPr>
            </w:pPr>
            <w:del w:id="16318" w:author="xh" w:date="2026-10-19T12:33:14+08:00">
              <w:r>
                <w:rPr>
                  <w:rFonts w:ascii="Times New Roman" w:hAnsi="Times New Roman" w:eastAsia="宋体"/>
                  <w:b w:val="0"/>
                  <w:sz w:val="18"/>
                </w:rPr>
                <w:delText>弹性</w:delText>
              </w:r>
            </w:del>
          </w:p>
        </w:tc>
        <w:tc>
          <w:tcPr>
            <w:tcW w:w="1039" w:type="dxa"/>
            <w:tcMar>
              <w:left w:w="70" w:type="dxa"/>
              <w:right w:w="70" w:type="dxa"/>
            </w:tcMar>
            <w:vAlign w:val="center"/>
          </w:tcPr>
          <w:p w14:paraId="0CA56183">
            <w:pPr>
              <w:keepNext w:val="0"/>
              <w:spacing w:before="20" w:after="20" w:line="260" w:lineRule="exact"/>
              <w:ind w:left="0" w:leftChars="0" w:right="0" w:rightChars="0" w:firstLine="0" w:firstLineChars="0"/>
              <w:jc w:val="center"/>
              <w:rPr>
                <w:del w:id="16319" w:author="xh" w:date="2026-10-19T12:33:14+08:00"/>
              </w:rPr>
            </w:pPr>
            <w:del w:id="16320" w:author="xh" w:date="2026-10-19T12:33:14+08:00">
              <w:r>
                <w:rPr>
                  <w:rFonts w:ascii="Times New Roman" w:hAnsi="Times New Roman" w:eastAsia="宋体"/>
                  <w:b w:val="0"/>
                  <w:sz w:val="18"/>
                </w:rPr>
                <w:delText>2025</w:delText>
              </w:r>
            </w:del>
          </w:p>
        </w:tc>
        <w:tc>
          <w:tcPr>
            <w:tcW w:w="1039" w:type="dxa"/>
            <w:tcMar>
              <w:left w:w="70" w:type="dxa"/>
              <w:right w:w="70" w:type="dxa"/>
            </w:tcMar>
            <w:vAlign w:val="center"/>
          </w:tcPr>
          <w:p w14:paraId="584537C2">
            <w:pPr>
              <w:keepNext w:val="0"/>
              <w:spacing w:before="20" w:after="20" w:line="260" w:lineRule="exact"/>
              <w:ind w:left="0" w:leftChars="0" w:right="0" w:rightChars="0" w:firstLine="0" w:firstLineChars="0"/>
              <w:jc w:val="center"/>
              <w:rPr>
                <w:del w:id="16321" w:author="xh" w:date="2026-10-19T12:33:14+08:00"/>
              </w:rPr>
            </w:pPr>
            <w:del w:id="16322" w:author="xh" w:date="2026-10-19T12:33:14+08:00">
              <w:r>
                <w:rPr>
                  <w:rFonts w:ascii="Times New Roman" w:hAnsi="Times New Roman" w:eastAsia="宋体"/>
                  <w:b w:val="0"/>
                  <w:sz w:val="18"/>
                </w:rPr>
                <w:delText>63+80</w:delText>
              </w:r>
            </w:del>
          </w:p>
        </w:tc>
        <w:tc>
          <w:tcPr>
            <w:tcW w:w="1039" w:type="dxa"/>
            <w:tcMar>
              <w:left w:w="70" w:type="dxa"/>
              <w:right w:w="70" w:type="dxa"/>
            </w:tcMar>
            <w:vAlign w:val="center"/>
          </w:tcPr>
          <w:p w14:paraId="2B648AE3">
            <w:pPr>
              <w:keepNext w:val="0"/>
              <w:spacing w:before="20" w:after="20" w:line="260" w:lineRule="exact"/>
              <w:ind w:left="0" w:leftChars="0" w:right="0" w:rightChars="0" w:firstLine="0" w:firstLineChars="0"/>
              <w:jc w:val="center"/>
              <w:rPr>
                <w:del w:id="16323" w:author="xh" w:date="2026-10-19T12:33:14+08:00"/>
              </w:rPr>
            </w:pPr>
            <w:del w:id="16324" w:author="xh" w:date="2026-10-19T12:33:14+08:00">
              <w:r>
                <w:rPr>
                  <w:rFonts w:ascii="Times New Roman" w:hAnsi="Times New Roman" w:eastAsia="宋体"/>
                  <w:b w:val="0"/>
                  <w:sz w:val="18"/>
                </w:rPr>
                <w:delText>143.00</w:delText>
              </w:r>
            </w:del>
          </w:p>
        </w:tc>
        <w:tc>
          <w:tcPr>
            <w:tcW w:w="1039" w:type="dxa"/>
            <w:tcMar>
              <w:left w:w="70" w:type="dxa"/>
              <w:right w:w="70" w:type="dxa"/>
            </w:tcMar>
            <w:vAlign w:val="center"/>
          </w:tcPr>
          <w:p w14:paraId="191A244C">
            <w:pPr>
              <w:keepNext w:val="0"/>
              <w:spacing w:before="20" w:after="20" w:line="260" w:lineRule="exact"/>
              <w:ind w:left="0" w:leftChars="0" w:right="0" w:rightChars="0" w:firstLine="0" w:firstLineChars="0"/>
              <w:jc w:val="center"/>
              <w:rPr>
                <w:del w:id="16325" w:author="xh" w:date="2026-10-19T12:33:14+08:00"/>
              </w:rPr>
            </w:pPr>
            <w:del w:id="16326"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59C73B92">
            <w:pPr>
              <w:keepNext w:val="0"/>
              <w:spacing w:before="20" w:after="20" w:line="260" w:lineRule="exact"/>
              <w:ind w:left="0" w:leftChars="0" w:right="0" w:rightChars="0" w:firstLine="0" w:firstLineChars="0"/>
              <w:jc w:val="center"/>
              <w:rPr>
                <w:del w:id="16327" w:author="xh" w:date="2026-10-19T12:33:14+08:00"/>
              </w:rPr>
            </w:pPr>
            <w:del w:id="16328"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22A4B25C">
            <w:pPr>
              <w:keepNext w:val="0"/>
              <w:spacing w:before="20" w:after="20" w:line="260" w:lineRule="exact"/>
              <w:ind w:left="0" w:leftChars="0" w:right="0" w:rightChars="0" w:firstLine="0" w:firstLineChars="0"/>
              <w:jc w:val="center"/>
              <w:rPr>
                <w:del w:id="16329" w:author="xh" w:date="2026-10-19T12:33:14+08:00"/>
              </w:rPr>
            </w:pPr>
            <w:del w:id="16330" w:author="xh" w:date="2026-10-19T12:33:14+08:00">
              <w:r>
                <w:rPr>
                  <w:rFonts w:ascii="Times New Roman" w:hAnsi="Times New Roman" w:eastAsia="宋体"/>
                  <w:b w:val="0"/>
                  <w:sz w:val="18"/>
                </w:rPr>
                <w:delText>0.00</w:delText>
              </w:r>
            </w:del>
          </w:p>
        </w:tc>
        <w:tc>
          <w:tcPr>
            <w:tcW w:w="1039" w:type="dxa"/>
            <w:tcMar>
              <w:left w:w="70" w:type="dxa"/>
              <w:right w:w="70" w:type="dxa"/>
            </w:tcMar>
            <w:vAlign w:val="center"/>
          </w:tcPr>
          <w:p w14:paraId="60DE12CC">
            <w:pPr>
              <w:keepNext w:val="0"/>
              <w:spacing w:before="20" w:after="20" w:line="260" w:lineRule="exact"/>
              <w:ind w:left="0" w:leftChars="0" w:right="0" w:rightChars="0" w:firstLine="0" w:firstLineChars="0"/>
              <w:jc w:val="center"/>
              <w:rPr>
                <w:del w:id="16331" w:author="xh" w:date="2026-10-19T12:33:14+08:00"/>
              </w:rPr>
            </w:pPr>
            <w:del w:id="16332" w:author="xh" w:date="2026-10-19T12:33:14+08:00">
              <w:r>
                <w:rPr>
                  <w:rFonts w:ascii="Times New Roman" w:hAnsi="Times New Roman" w:eastAsia="宋体"/>
                  <w:b w:val="0"/>
                  <w:sz w:val="18"/>
                </w:rPr>
                <w:delText>87.01</w:delText>
              </w:r>
            </w:del>
          </w:p>
        </w:tc>
      </w:tr>
      <w:tr>
        <w:trPr>
          <w:cantSplit/>
          <w:tblHeader/>
          <w:ins w:id="16333" w:author="xh" w:date="2026-10-19T12:33:1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42" w:author="xh" w:date="2026-10-19T12:33:14+08:00"/>
              </w:rPr>
            </w:pPr>
            <w:ins w:id="16343" w:author="xh" w:date="2026-10-19T12:33:14+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44" w:author="xh" w:date="2026-10-19T12:33:14+08:00"/>
              </w:rPr>
            </w:pPr>
            <w:ins w:id="16345" w:author="xh" w:date="2026-10-19T12:33:14+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46" w:author="xh" w:date="2026-10-19T12:33:14+08:00"/>
              </w:rPr>
            </w:pPr>
            <w:ins w:id="16347" w:author="xh" w:date="2026-10-19T12:33:14+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48" w:author="xh" w:date="2026-10-19T12:33:14+08:00"/>
              </w:rPr>
            </w:pPr>
            <w:ins w:id="16349" w:author="xh" w:date="2026-10-19T12:33:14+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50" w:author="xh" w:date="2026-10-19T12:33:14+08:00"/>
              </w:rPr>
            </w:pPr>
            <w:ins w:id="16351" w:author="xh" w:date="2026-10-19T12:33:14+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52" w:author="xh" w:date="2026-10-19T12:33:14+08:00"/>
              </w:rPr>
            </w:pPr>
            <w:ins w:id="16353" w:author="xh" w:date="2026-10-19T12:33:14+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54" w:author="xh" w:date="2026-10-19T12:33:14+08:00"/>
              </w:rPr>
            </w:pPr>
            <w:ins w:id="16355" w:author="xh" w:date="2026-10-19T12:33:14+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56" w:author="xh" w:date="2026-10-19T12:33:14+08:00"/>
              </w:rPr>
            </w:pPr>
            <w:ins w:id="16357" w:author="xh" w:date="2026-10-19T12:33:14+08:00">
              <w:r>
                <w:rPr>
                  <w:rFonts w:ascii="Times New Roman" w:hAnsi="Times New Roman" w:eastAsia="宋体"/>
                  <w:b/>
                  <w:sz w:val="18"/>
                </w:rPr>
                <w:t>转接后净负荷/MW</w:t>
              </w:r>
            </w:ins>
          </w:p>
        </w:tc>
      </w:tr>
      <w:tr>
        <w:trPr>
          <w:cantSplit/>
          <w:ins w:id="16334" w:author="xh" w:date="2026-10-19T12:33:1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58" w:author="xh" w:date="2026-10-19T12:33:14+08:00"/>
              </w:rPr>
            </w:pPr>
            <w:ins w:id="16359" w:author="xh" w:date="2026-10-19T12:33:14+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60" w:author="xh" w:date="2026-10-19T12:33:14+08:00"/>
              </w:rPr>
            </w:pPr>
            <w:ins w:id="16361" w:author="xh" w:date="2026-10-19T12:33:14+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62" w:author="xh" w:date="2026-10-19T12:33:14+08:00"/>
              </w:rPr>
            </w:pPr>
            <w:ins w:id="16363" w:author="xh" w:date="2026-10-19T12:33:14+08:00">
              <w:r>
                <w:rPr>
                  <w:rFonts w:ascii="Times New Roman" w:hAnsi="Times New Roman" w:eastAsia="宋体"/>
                  <w:b w:val="0"/>
                  <w:sz w:val="18"/>
                </w:rPr>
                <w:t>63.00+63.00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64" w:author="xh" w:date="2026-10-19T12:33:14+08:00"/>
              </w:rPr>
            </w:pPr>
            <w:ins w:id="16365" w:author="xh" w:date="2026-10-19T12:33:14+08:00">
              <w:r>
                <w:rPr>
                  <w:rFonts w:ascii="Times New Roman" w:hAnsi="Times New Roman" w:eastAsia="宋体"/>
                  <w:b w:val="0"/>
                  <w:sz w:val="18"/>
                </w:rPr>
                <w:t>126.00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66" w:author="xh" w:date="2026-10-19T12:33:14+08:00"/>
              </w:rPr>
            </w:pPr>
            <w:ins w:id="16367" w:author="xh" w:date="2026-10-19T12:33: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68" w:author="xh" w:date="2026-10-19T12:33:14+08:00"/>
              </w:rPr>
            </w:pPr>
            <w:ins w:id="16369" w:author="xh" w:date="2026-10-19T12:33:14+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70" w:author="xh" w:date="2026-10-19T12:33:14+08:00"/>
              </w:rPr>
            </w:pPr>
            <w:ins w:id="16371" w:author="xh" w:date="2026-10-19T12:33:14+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72" w:author="xh" w:date="2026-10-19T12:33:14+08:00"/>
              </w:rPr>
            </w:pPr>
            <w:ins w:id="16373" w:author="xh" w:date="2026-10-19T12:33:14+08:00">
              <w:r>
                <w:rPr>
                  <w:rFonts w:ascii="Times New Roman" w:hAnsi="Times New Roman" w:eastAsia="宋体"/>
                  <w:b w:val="0"/>
                  <w:sz w:val="18"/>
                </w:rPr>
                <w:t>—</w:t>
              </w:r>
            </w:ins>
          </w:p>
        </w:tc>
      </w:tr>
      <w:tr>
        <w:trPr>
          <w:cantSplit/>
          <w:ins w:id="16335" w:author="xh" w:date="2026-10-19T12:33:1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74" w:author="xh" w:date="2026-10-19T12:33:14+08:00"/>
              </w:rPr>
            </w:pPr>
            <w:ins w:id="16375" w:author="xh" w:date="2026-10-19T12:33:14+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76" w:author="xh" w:date="2026-10-19T12:33:14+08:00"/>
              </w:rPr>
            </w:pPr>
            <w:ins w:id="16377" w:author="xh" w:date="2026-10-19T12:33:14+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78" w:author="xh" w:date="2026-10-19T12:33:14+08:00"/>
              </w:rPr>
            </w:pPr>
            <w:ins w:id="16379" w:author="xh" w:date="2026-10-19T12:33:14+08:00">
              <w:r>
                <w:rPr>
                  <w:rFonts w:ascii="Times New Roman" w:hAnsi="Times New Roman" w:eastAsia="宋体"/>
                  <w:b w:val="0"/>
                  <w:sz w:val="18"/>
                </w:rPr>
                <w:t>63.00+63.00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80" w:author="xh" w:date="2026-10-19T12:33:14+08:00"/>
              </w:rPr>
            </w:pPr>
            <w:ins w:id="16381" w:author="xh" w:date="2026-10-19T12:33:14+08:00">
              <w:r>
                <w:rPr>
                  <w:rFonts w:ascii="Times New Roman" w:hAnsi="Times New Roman" w:eastAsia="宋体"/>
                  <w:b w:val="0"/>
                  <w:sz w:val="18"/>
                </w:rPr>
                <w:t>126.00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82" w:author="xh" w:date="2026-10-19T12:33:14+08:00"/>
              </w:rPr>
            </w:pPr>
            <w:ins w:id="16383" w:author="xh" w:date="2026-10-19T12:33: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84" w:author="xh" w:date="2026-10-19T12:33:14+08:00"/>
              </w:rPr>
            </w:pPr>
            <w:ins w:id="16385" w:author="xh" w:date="2026-10-19T12:33: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86" w:author="xh" w:date="2026-10-19T12:33:14+08:00"/>
              </w:rPr>
            </w:pPr>
            <w:ins w:id="16387" w:author="xh" w:date="2026-10-19T12:33: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88" w:author="xh" w:date="2026-10-19T12:33:14+08:00"/>
              </w:rPr>
            </w:pPr>
            <w:ins w:id="16389" w:author="xh" w:date="2026-10-19T12:33:14+08:00">
              <w:r>
                <w:rPr>
                  <w:rFonts w:ascii="Times New Roman" w:hAnsi="Times New Roman" w:eastAsia="宋体"/>
                  <w:b w:val="0"/>
                  <w:sz w:val="18"/>
                </w:rPr>
                <w:t>87.01</w:t>
              </w:r>
            </w:ins>
          </w:p>
        </w:tc>
      </w:tr>
      <w:tr>
        <w:trPr>
          <w:cantSplit/>
          <w:ins w:id="16336" w:author="xh" w:date="2026-10-19T12:33:1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90" w:author="xh" w:date="2026-10-19T12:33:14+08:00"/>
              </w:rPr>
            </w:pPr>
            <w:ins w:id="16391" w:author="xh" w:date="2026-10-19T12:33:14+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92" w:author="xh" w:date="2026-10-19T12:33:14+08:00"/>
              </w:rPr>
            </w:pPr>
            <w:ins w:id="16393" w:author="xh" w:date="2026-10-19T12:33:14+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94" w:author="xh" w:date="2026-10-19T12:33:14+08:00"/>
              </w:rPr>
            </w:pPr>
            <w:ins w:id="16395" w:author="xh" w:date="2026-10-19T12:33:14+08:00">
              <w:r>
                <w:rPr>
                  <w:rFonts w:ascii="Times New Roman" w:hAnsi="Times New Roman" w:eastAsia="宋体"/>
                  <w:b w:val="0"/>
                  <w:sz w:val="18"/>
                </w:rPr>
                <w:t>63.00+63.00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96" w:author="xh" w:date="2026-10-19T12:33:14+08:00"/>
              </w:rPr>
            </w:pPr>
            <w:ins w:id="16397" w:author="xh" w:date="2026-10-19T12:33:14+08:00">
              <w:r>
                <w:rPr>
                  <w:rFonts w:ascii="Times New Roman" w:hAnsi="Times New Roman" w:eastAsia="宋体"/>
                  <w:b w:val="0"/>
                  <w:sz w:val="18"/>
                </w:rPr>
                <w:t>126.00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398" w:author="xh" w:date="2026-10-19T12:33:14+08:00"/>
              </w:rPr>
            </w:pPr>
            <w:ins w:id="16399" w:author="xh" w:date="2026-10-19T12:33:14+08:00">
              <w:r>
                <w:rPr>
                  <w:rFonts w:ascii="Times New Roman" w:hAnsi="Times New Roman" w:eastAsia="宋体"/>
                  <w:b w:val="0"/>
                  <w:sz w:val="18"/>
                </w:rPr>
                <w:t>0.10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00" w:author="xh" w:date="2026-10-19T12:33:14+08:00"/>
              </w:rPr>
            </w:pPr>
            <w:ins w:id="16401" w:author="xh" w:date="2026-10-19T12:33:14+08:00">
              <w:r>
                <w:rPr>
                  <w:rFonts w:ascii="Times New Roman" w:hAnsi="Times New Roman" w:eastAsia="宋体"/>
                  <w:b w:val="0"/>
                  <w:sz w:val="18"/>
                </w:rPr>
                <w:t>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02" w:author="xh" w:date="2026-10-19T12:33:14+08:00"/>
              </w:rPr>
            </w:pPr>
            <w:ins w:id="16403" w:author="xh" w:date="2026-10-19T12:33: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04" w:author="xh" w:date="2026-10-19T12:33:14+08:00"/>
              </w:rPr>
            </w:pPr>
            <w:ins w:id="16405" w:author="xh" w:date="2026-10-19T12:33:14+08:00">
              <w:r>
                <w:rPr>
                  <w:rFonts w:ascii="Times New Roman" w:hAnsi="Times New Roman" w:eastAsia="宋体"/>
                  <w:b w:val="0"/>
                  <w:sz w:val="18"/>
                </w:rPr>
                <w:t>102.02</w:t>
              </w:r>
            </w:ins>
          </w:p>
        </w:tc>
      </w:tr>
      <w:tr>
        <w:trPr>
          <w:cantSplit/>
          <w:ins w:id="16337" w:author="xh" w:date="2026-10-19T12:33:1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06" w:author="xh" w:date="2026-10-19T12:33:14+08:00"/>
              </w:rPr>
            </w:pPr>
            <w:ins w:id="16407" w:author="xh" w:date="2026-10-19T12:33:14+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08" w:author="xh" w:date="2026-10-19T12:33:14+08:00"/>
              </w:rPr>
            </w:pPr>
            <w:ins w:id="16409" w:author="xh" w:date="2026-10-19T12:33:14+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10" w:author="xh" w:date="2026-10-19T12:33:14+08:00"/>
              </w:rPr>
            </w:pPr>
            <w:ins w:id="16411" w:author="xh" w:date="2026-10-19T12:33:14+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12" w:author="xh" w:date="2026-10-19T12:33:14+08:00"/>
              </w:rPr>
            </w:pPr>
            <w:ins w:id="16413" w:author="xh" w:date="2026-10-19T12:33:14+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14" w:author="xh" w:date="2026-10-19T12:33:14+08:00"/>
              </w:rPr>
            </w:pPr>
            <w:ins w:id="16415" w:author="xh" w:date="2026-10-19T12:33:14+08:00">
              <w:r>
                <w:rPr>
                  <w:rFonts w:ascii="Times New Roman" w:hAnsi="Times New Roman" w:eastAsia="宋体"/>
                  <w:b w:val="0"/>
                  <w:sz w:val="18"/>
                </w:rPr>
                <w:t>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16" w:author="xh" w:date="2026-10-19T12:33:14+08:00"/>
              </w:rPr>
            </w:pPr>
            <w:ins w:id="16417" w:author="xh" w:date="2026-10-19T12:33:14+08:00">
              <w:r>
                <w:rPr>
                  <w:rFonts w:ascii="Times New Roman" w:hAnsi="Times New Roman" w:eastAsia="宋体"/>
                  <w:b w:val="0"/>
                  <w:sz w:val="18"/>
                </w:rPr>
                <w:t>12.67</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18" w:author="xh" w:date="2026-10-19T12:33:14+08:00"/>
              </w:rPr>
            </w:pPr>
            <w:ins w:id="16419" w:author="xh" w:date="2026-10-19T12:33:14+08:00">
              <w:r>
                <w:rPr>
                  <w:rFonts w:ascii="Times New Roman" w:hAnsi="Times New Roman" w:eastAsia="宋体"/>
                  <w:b w:val="0"/>
                  <w:sz w:val="18"/>
                </w:rPr>
                <w:t>1.85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20" w:author="xh" w:date="2026-10-19T12:33:14+08:00"/>
              </w:rPr>
            </w:pPr>
            <w:ins w:id="16421" w:author="xh" w:date="2026-10-19T12:33:14+08:00">
              <w:r>
                <w:rPr>
                  <w:rFonts w:ascii="Times New Roman" w:hAnsi="Times New Roman" w:eastAsia="宋体"/>
                  <w:b w:val="0"/>
                  <w:sz w:val="18"/>
                </w:rPr>
                <w:t>115.88</w:t>
              </w:r>
            </w:ins>
          </w:p>
        </w:tc>
      </w:tr>
      <w:tr>
        <w:trPr>
          <w:cantSplit/>
          <w:ins w:id="16338" w:author="xh" w:date="2026-10-19T12:33:1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22" w:author="xh" w:date="2026-10-19T12:33:14+08:00"/>
              </w:rPr>
            </w:pPr>
            <w:ins w:id="16423" w:author="xh" w:date="2026-10-19T12:33:14+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24" w:author="xh" w:date="2026-10-19T12:33:14+08:00"/>
              </w:rPr>
            </w:pPr>
            <w:ins w:id="16425" w:author="xh" w:date="2026-10-19T12:33:14+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26" w:author="xh" w:date="2026-10-19T12:33:14+08:00"/>
              </w:rPr>
            </w:pPr>
            <w:ins w:id="16427" w:author="xh" w:date="2026-10-19T12:33:14+08:00">
              <w:r>
                <w:rPr>
                  <w:rFonts w:ascii="Times New Roman" w:hAnsi="Times New Roman" w:eastAsia="宋体"/>
                  <w:b w:val="0"/>
                  <w:sz w:val="18"/>
                </w:rPr>
                <w:t>63.00+63.00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28" w:author="xh" w:date="2026-10-19T12:33:14+08:00"/>
              </w:rPr>
            </w:pPr>
            <w:ins w:id="16429" w:author="xh" w:date="2026-10-19T12:33:14+08:00">
              <w:r>
                <w:rPr>
                  <w:rFonts w:ascii="Times New Roman" w:hAnsi="Times New Roman" w:eastAsia="宋体"/>
                  <w:b w:val="0"/>
                  <w:sz w:val="18"/>
                </w:rPr>
                <w:t>126.00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30" w:author="xh" w:date="2026-10-19T12:33:14+08:00"/>
              </w:rPr>
            </w:pPr>
            <w:ins w:id="16431" w:author="xh" w:date="2026-10-19T12:33: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32" w:author="xh" w:date="2026-10-19T12:33:14+08:00"/>
              </w:rPr>
            </w:pPr>
            <w:ins w:id="16433" w:author="xh" w:date="2026-10-19T12:33:14+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34" w:author="xh" w:date="2026-10-19T12:33:14+08:00"/>
              </w:rPr>
            </w:pPr>
            <w:ins w:id="16435" w:author="xh" w:date="2026-10-19T12:33:14+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36" w:author="xh" w:date="2026-10-19T12:33:14+08:00"/>
              </w:rPr>
            </w:pPr>
            <w:ins w:id="16437" w:author="xh" w:date="2026-10-19T12:33:14+08:00">
              <w:r>
                <w:rPr>
                  <w:rFonts w:ascii="Times New Roman" w:hAnsi="Times New Roman" w:eastAsia="宋体"/>
                  <w:b w:val="0"/>
                  <w:sz w:val="18"/>
                </w:rPr>
                <w:t>—</w:t>
              </w:r>
            </w:ins>
          </w:p>
        </w:tc>
      </w:tr>
      <w:tr>
        <w:trPr>
          <w:cantSplit/>
          <w:ins w:id="16339" w:author="xh" w:date="2026-10-19T12:33:1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38" w:author="xh" w:date="2026-10-19T12:33:14+08:00"/>
              </w:rPr>
            </w:pPr>
            <w:ins w:id="16439" w:author="xh" w:date="2026-10-19T12:33:14+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40" w:author="xh" w:date="2026-10-19T12:33:14+08:00"/>
              </w:rPr>
            </w:pPr>
            <w:ins w:id="16441" w:author="xh" w:date="2026-10-19T12:33:14+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42" w:author="xh" w:date="2026-10-19T12:33:14+08:00"/>
              </w:rPr>
            </w:pPr>
            <w:ins w:id="16443" w:author="xh" w:date="2026-10-19T12:33:14+08:00">
              <w:r>
                <w:rPr>
                  <w:rFonts w:ascii="Times New Roman" w:hAnsi="Times New Roman" w:eastAsia="宋体"/>
                  <w:b w:val="0"/>
                  <w:sz w:val="18"/>
                </w:rPr>
                <w:t>63.00+63.00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44" w:author="xh" w:date="2026-10-19T12:33:14+08:00"/>
              </w:rPr>
            </w:pPr>
            <w:ins w:id="16445" w:author="xh" w:date="2026-10-19T12:33:14+08:00">
              <w:r>
                <w:rPr>
                  <w:rFonts w:ascii="Times New Roman" w:hAnsi="Times New Roman" w:eastAsia="宋体"/>
                  <w:b w:val="0"/>
                  <w:sz w:val="18"/>
                </w:rPr>
                <w:t>126.00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46" w:author="xh" w:date="2026-10-19T12:33:14+08:00"/>
              </w:rPr>
            </w:pPr>
            <w:ins w:id="16447" w:author="xh" w:date="2026-10-19T12:33: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48" w:author="xh" w:date="2026-10-19T12:33:14+08:00"/>
              </w:rPr>
            </w:pPr>
            <w:ins w:id="16449" w:author="xh" w:date="2026-10-19T12:33: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50" w:author="xh" w:date="2026-10-19T12:33:14+08:00"/>
              </w:rPr>
            </w:pPr>
            <w:ins w:id="16451" w:author="xh" w:date="2026-10-19T12:33: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52" w:author="xh" w:date="2026-10-19T12:33:14+08:00"/>
              </w:rPr>
            </w:pPr>
            <w:ins w:id="16453" w:author="xh" w:date="2026-10-19T12:33:14+08:00">
              <w:r>
                <w:rPr>
                  <w:rFonts w:ascii="Times New Roman" w:hAnsi="Times New Roman" w:eastAsia="宋体"/>
                  <w:b w:val="0"/>
                  <w:sz w:val="18"/>
                </w:rPr>
                <w:t>87.01</w:t>
              </w:r>
            </w:ins>
          </w:p>
        </w:tc>
      </w:tr>
      <w:tr>
        <w:trPr>
          <w:cantSplit/>
          <w:ins w:id="16340" w:author="xh" w:date="2026-10-19T12:33:1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54" w:author="xh" w:date="2026-10-19T12:33:14+08:00"/>
              </w:rPr>
            </w:pPr>
            <w:ins w:id="16455" w:author="xh" w:date="2026-10-19T12:33:14+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56" w:author="xh" w:date="2026-10-19T12:33:14+08:00"/>
              </w:rPr>
            </w:pPr>
            <w:ins w:id="16457" w:author="xh" w:date="2026-10-19T12:33:14+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58" w:author="xh" w:date="2026-10-19T12:33:14+08:00"/>
              </w:rPr>
            </w:pPr>
            <w:ins w:id="16459" w:author="xh" w:date="2026-10-19T12:33:14+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60" w:author="xh" w:date="2026-10-19T12:33:14+08:00"/>
              </w:rPr>
            </w:pPr>
            <w:ins w:id="16461" w:author="xh" w:date="2026-10-19T12:33:14+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62" w:author="xh" w:date="2026-10-19T12:33:14+08:00"/>
              </w:rPr>
            </w:pPr>
            <w:ins w:id="16463" w:author="xh" w:date="2026-10-19T12:33: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64" w:author="xh" w:date="2026-10-19T12:33:14+08:00"/>
              </w:rPr>
            </w:pPr>
            <w:ins w:id="16465" w:author="xh" w:date="2026-10-19T12:33: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66" w:author="xh" w:date="2026-10-19T12:33:14+08:00"/>
              </w:rPr>
            </w:pPr>
            <w:ins w:id="16467" w:author="xh" w:date="2026-10-19T12:33:1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468" w:author="xh" w:date="2026-10-19T12:33:14+08:00"/>
              </w:rPr>
            </w:pPr>
            <w:ins w:id="16469" w:author="xh" w:date="2026-10-19T12:33:14+08:00">
              <w:r>
                <w:rPr>
                  <w:rFonts w:ascii="Times New Roman" w:hAnsi="Times New Roman" w:eastAsia="宋体"/>
                  <w:b w:val="0"/>
                  <w:sz w:val="18"/>
                </w:rPr>
                <w:t>105.02</w:t>
              </w:r>
            </w:ins>
          </w:p>
        </w:tc>
      </w:tr>
      <w:tr>
        <w:trPr>
          <w:cantSplit/>
          <w:ins w:id="16341" w:author="xh" w:date="2026-10-19T12:33:14+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470" w:author="xh" w:date="2026-10-19T12:33:14+08:00"/>
              </w:rPr>
            </w:pPr>
            <w:ins w:id="16471" w:author="xh" w:date="2026-10-19T12:33:14+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472" w:author="xh" w:date="2026-10-19T12:33:14+08:00"/>
              </w:rPr>
            </w:pPr>
            <w:ins w:id="16473" w:author="xh" w:date="2026-10-19T12:33:14+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474" w:author="xh" w:date="2026-10-19T12:33:14+08:00"/>
              </w:rPr>
            </w:pPr>
            <w:ins w:id="16475" w:author="xh" w:date="2026-10-19T12:33:14+08:00">
              <w:r>
                <w:rPr>
                  <w:rFonts w:ascii="Times New Roman" w:hAnsi="Times New Roman" w:eastAsia="宋体"/>
                  <w:b w:val="0"/>
                  <w:sz w:val="18"/>
                </w:rPr>
                <w:t>80.00+80.00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476" w:author="xh" w:date="2026-10-19T12:33:14+08:00"/>
              </w:rPr>
            </w:pPr>
            <w:ins w:id="16477" w:author="xh" w:date="2026-10-19T12:33:14+08:00">
              <w:r>
                <w:rPr>
                  <w:rFonts w:ascii="Times New Roman" w:hAnsi="Times New Roman" w:eastAsia="宋体"/>
                  <w:b w:val="0"/>
                  <w:sz w:val="18"/>
                </w:rPr>
                <w:t>160.00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478" w:author="xh" w:date="2026-10-19T12:33:14+08:00"/>
              </w:rPr>
            </w:pPr>
            <w:ins w:id="16479" w:author="xh" w:date="2026-10-19T12:33:14+08:00">
              <w:r>
                <w:rPr>
                  <w:rFonts w:ascii="Times New Roman" w:hAnsi="Times New Roman" w:eastAsia="宋体"/>
                  <w:b w:val="0"/>
                  <w:sz w:val="18"/>
                </w:rPr>
                <w:t>6.70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480" w:author="xh" w:date="2026-10-19T12:33:14+08:00"/>
              </w:rPr>
            </w:pPr>
            <w:ins w:id="16481" w:author="xh" w:date="2026-10-19T12:33:14+08:00">
              <w:r>
                <w:rPr>
                  <w:rFonts w:ascii="Times New Roman" w:hAnsi="Times New Roman" w:eastAsia="宋体"/>
                  <w:b w:val="0"/>
                  <w:sz w:val="18"/>
                </w:rPr>
                <w:t>10.86</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482" w:author="xh" w:date="2026-10-19T12:33:14+08:00"/>
              </w:rPr>
            </w:pPr>
            <w:ins w:id="16483" w:author="xh" w:date="2026-10-19T12:33:14+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484" w:author="xh" w:date="2026-10-19T12:33:14+08:00"/>
              </w:rPr>
            </w:pPr>
            <w:ins w:id="16485" w:author="xh" w:date="2026-10-19T12:33:14+08:00">
              <w:r>
                <w:rPr>
                  <w:rFonts w:ascii="Times New Roman" w:hAnsi="Times New Roman" w:eastAsia="宋体"/>
                  <w:b w:val="0"/>
                  <w:sz w:val="18"/>
                </w:rPr>
                <w:t>115.84</w:t>
              </w:r>
            </w:ins>
          </w:p>
        </w:tc>
      </w:tr>
    </w:tbl>
    <w:p w14:paraId="263D785A">
      <w:pPr>
        <w:pStyle w:val="2"/>
        <w:widowControl/>
        <w:spacing w:before="0" w:after="0" w:line="348" w:lineRule="exact"/>
        <w:ind w:firstLine="480"/>
        <w:jc w:val="both"/>
      </w:pPr>
      <w:r>
        <w:rPr>
          <w:rFonts w:ascii="Times New Roman" w:hAnsi="Times New Roman" w:eastAsia="方正仿宋_GBK"/>
          <w:b w:val="0"/>
          <w:sz w:val="24"/>
        </w:rPr>
        <w:t xml:space="preserve">20</w:t>
      </w:r>
      <w:ins w:id="16486" w:author="xh" w:date="2026-10-19T12:33:53+08:00">
        <w:r>
          <w:rPr>
            <w:rFonts w:ascii="Times New Roman" w:hAnsi="Times New Roman" w:eastAsia="方正仿宋_GBK"/>
            <w:b w:val="0"/>
            <w:sz w:val="24"/>
          </w:rPr>
          <w:t xml:space="preserve">35年最大单台主变N-1后，弹性方案剩余主变容量为80.00 MVA，按0.95功率因数折算为76.00 MW。储能正向有效支撑功率为1.82 MW、反向有效吸收功率为6.70 MW。全年本站故障工况中最小余量为0.</w:t>
        </w:r>
      </w:ins>
      <w:r>
        <w:rPr>
          <w:rFonts w:ascii="Times New Roman" w:hAnsi="Times New Roman" w:eastAsia="方正仿宋_GBK"/>
          <w:b w:val="0"/>
          <w:sz w:val="24"/>
        </w:rPr>
        <w:t xml:space="preserve">25</w:t>
      </w:r>
      <w:ins w:id="16487" w:author="xh" w:date="2026-10-19T12:33:53+08:00">
        <w:r>
          <w:rPr>
            <w:rFonts w:ascii="Times New Roman" w:hAnsi="Times New Roman" w:eastAsia="方正仿宋_GBK"/>
            <w:b w:val="0"/>
            <w:sz w:val="24"/>
          </w:rPr>
          <w:t xml:space="preserve"> MW。该小时按采用的固定</w:t>
        </w:r>
      </w:ins>
      <w:del w:id="16488" w:author="xh" w:date="2026-10-19T12:33:53+08:00">
        <w:r>
          <w:rPr>
            <w:rFonts w:ascii="Times New Roman" w:hAnsi="Times New Roman" w:eastAsia="方正仿宋_GBK"/>
            <w:b w:val="0"/>
            <w:sz w:val="24"/>
          </w:rPr>
          <w:delText xml:space="preserve">年</w:delText>
        </w:r>
      </w:del>
      <w:r>
        <w:rPr>
          <w:rFonts w:ascii="Times New Roman" w:hAnsi="Times New Roman" w:eastAsia="方正仿宋_GBK"/>
          <w:b w:val="0"/>
          <w:sz w:val="24"/>
        </w:rPr>
        <w:t xml:space="preserve">区</w:t>
      </w:r>
      <w:ins w:id="16489" w:author="xh" w:date="2026-10-19T12:33:53+08:00">
        <w:r>
          <w:rPr>
            <w:rFonts w:ascii="Times New Roman" w:hAnsi="Times New Roman" w:eastAsia="方正仿宋_GBK"/>
            <w:b w:val="0"/>
            <w:sz w:val="24"/>
          </w:rPr>
          <w:t xml:space="preserve">段预案</w:t>
        </w:r>
      </w:ins>
      <w:del w:id="16490" w:author="xh" w:date="2026-10-19T12:33:53+08:00">
        <w:r>
          <w:rPr>
            <w:rFonts w:ascii="Times New Roman" w:hAnsi="Times New Roman" w:eastAsia="方正仿宋_GBK"/>
            <w:b w:val="0"/>
            <w:sz w:val="24"/>
          </w:rPr>
          <w:delText xml:space="preserve">域正向峰值正常工况下</w:delText>
        </w:r>
      </w:del>
      <w:r>
        <w:rPr>
          <w:rFonts w:ascii="Times New Roman" w:hAnsi="Times New Roman" w:eastAsia="方正仿宋_GBK"/>
          <w:b w:val="0"/>
          <w:sz w:val="24"/>
        </w:rPr>
        <w:t xml:space="preserve">，本站转出</w:t>
      </w:r>
      <w:ins w:id="16491" w:author="xh" w:date="2026-10-19T12:33:53+08:00">
        <w:r>
          <w:rPr>
            <w:rFonts w:ascii="Times New Roman" w:hAnsi="Times New Roman" w:eastAsia="方正仿宋_GBK"/>
            <w:b w:val="0"/>
            <w:sz w:val="24"/>
          </w:rPr>
          <w:t xml:space="preserve">61</w:t>
        </w:r>
      </w:ins>
      <w:del w:id="16492" w:author="xh" w:date="2026-10-19T12:33:53+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6493" w:author="xh" w:date="2026-10-19T12:33:53+08:00">
        <w:r>
          <w:rPr>
            <w:rFonts w:ascii="Times New Roman" w:hAnsi="Times New Roman" w:eastAsia="方正仿宋_GBK"/>
            <w:b w:val="0"/>
            <w:sz w:val="24"/>
          </w:rPr>
          <w:t xml:space="preserve">67</w:t>
        </w:r>
      </w:ins>
      <w:del w:id="16494" w:author="xh" w:date="2026-10-19T12:33:53+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MW、承接0.00 MW，转接后净负荷为</w:t>
      </w:r>
      <w:ins w:id="16495" w:author="xh" w:date="2026-10-19T12:33:53+08:00">
        <w:r>
          <w:rPr>
            <w:rFonts w:ascii="Times New Roman" w:hAnsi="Times New Roman" w:eastAsia="方正仿宋_GBK"/>
            <w:b w:val="0"/>
            <w:sz w:val="24"/>
          </w:rPr>
          <w:t xml:space="preserve">7</w:t>
        </w:r>
      </w:ins>
      <w:del w:id="16496" w:author="xh" w:date="2026-10-19T12:33:53+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7.</w:t>
      </w:r>
      <w:ins w:id="16497" w:author="xh" w:date="2026-10-19T12:33:53+08:00">
        <w:r>
          <w:rPr>
            <w:rFonts w:ascii="Times New Roman" w:hAnsi="Times New Roman" w:eastAsia="方正仿宋_GBK"/>
            <w:b w:val="0"/>
            <w:sz w:val="24"/>
          </w:rPr>
          <w:t xml:space="preserve">58</w:t>
        </w:r>
      </w:ins>
      <w:del w:id="16498" w:author="xh" w:date="2026-10-19T12:33:53+08:00">
        <w:r>
          <w:rPr>
            <w:rFonts w:ascii="Times New Roman" w:hAnsi="Times New Roman" w:eastAsia="方正仿宋_GBK"/>
            <w:b w:val="0"/>
            <w:sz w:val="24"/>
          </w:rPr>
          <w:delText xml:space="preserve">01 MW，区域最低净负荷工况下为26.76</w:delText>
        </w:r>
      </w:del>
      <w:r>
        <w:rPr>
          <w:rFonts w:ascii="Times New Roman" w:hAnsi="Times New Roman" w:eastAsia="方正仿宋_GBK"/>
          <w:b w:val="0"/>
          <w:sz w:val="24"/>
        </w:rPr>
        <w:t xml:space="preserve"> MW。</w:t>
      </w:r>
      <w:ins w:id="16499" w:author="xh" w:date="2026-10-19T12:33:53+08:00">
        <w:r>
          <w:rPr>
            <w:rFonts w:ascii="Times New Roman" w:hAnsi="Times New Roman" w:eastAsia="方正仿宋_GBK"/>
            <w:b w:val="0"/>
            <w:sz w:val="24"/>
          </w:rPr>
          <w:t xml:space="preserve">其中与开元变之间的主要通道承担11.94 MW净功率转接，使用既有通道。</w:t>
        </w:r>
      </w:ins>
    </w:p>
    <w:p w14:paraId="6A5A44AA">
      <w:pPr>
        <w:pStyle w:val="2"/>
        <w:widowControl/>
        <w:spacing w:before="0" w:after="0" w:line="348" w:lineRule="exact"/>
        <w:ind w:firstLine="480"/>
        <w:jc w:val="both"/>
      </w:pPr>
      <w:ins w:id="16500" w:author="xh" w:date="2026-10-19T12:34:33+08:00">
        <w:r>
          <w:rPr>
            <w:rFonts w:ascii="Times New Roman" w:hAnsi="Times New Roman" w:eastAsia="方正仿宋_GBK"/>
            <w:b w:val="0"/>
            <w:sz w:val="24"/>
          </w:rPr>
          <w:t xml:space="preserve">两方案</w:t>
        </w:r>
      </w:ins>
      <w:del w:id="16501" w:author="xh" w:date="2026-10-19T12:34:33+08:00">
        <w:r>
          <w:rPr>
            <w:rFonts w:ascii="Times New Roman" w:hAnsi="Times New Roman" w:eastAsia="方正仿宋_GBK"/>
            <w:b w:val="0"/>
            <w:sz w:val="24"/>
          </w:rPr>
          <w:delText xml:space="preserve">按最大单台主变N-1校核，</w:delText>
        </w:r>
      </w:del>
      <w:r>
        <w:rPr>
          <w:rFonts w:ascii="Times New Roman" w:hAnsi="Times New Roman" w:eastAsia="方正仿宋_GBK"/>
          <w:b w:val="0"/>
          <w:sz w:val="24"/>
        </w:rPr>
        <w:t xml:space="preserve">本站</w:t>
      </w:r>
      <w:ins w:id="16502" w:author="xh" w:date="2026-10-19T12:34:33+08:00">
        <w:r>
          <w:rPr>
            <w:rFonts w:ascii="Times New Roman" w:hAnsi="Times New Roman" w:eastAsia="方正仿宋_GBK"/>
            <w:b w:val="0"/>
            <w:sz w:val="24"/>
          </w:rPr>
          <w:t xml:space="preserve">储能额定功率相差</w:t>
        </w:r>
      </w:ins>
      <w:del w:id="16503" w:author="xh" w:date="2026-10-19T12:34:33+08:00">
        <w:r>
          <w:rPr>
            <w:rFonts w:ascii="Times New Roman" w:hAnsi="Times New Roman" w:eastAsia="方正仿宋_GBK"/>
            <w:b w:val="0"/>
            <w:sz w:val="24"/>
          </w:rPr>
          <w:delText xml:space="preserve">剩余容量为63.00 MVA，两代表工况重新转供后的本站净负荷分别为59.85 MW、2</w:delText>
        </w:r>
      </w:del>
      <w:r>
        <w:rPr>
          <w:rFonts w:ascii="Times New Roman" w:hAnsi="Times New Roman" w:eastAsia="方正仿宋_GBK"/>
          <w:b w:val="0"/>
          <w:sz w:val="24"/>
        </w:rPr>
        <w:t xml:space="preserve">6.</w:t>
      </w:r>
      <w:ins w:id="16504" w:author="xh" w:date="2026-10-19T12:34:33+08:00">
        <w:r>
          <w:rPr>
            <w:rFonts w:ascii="Times New Roman" w:hAnsi="Times New Roman" w:eastAsia="方正仿宋_GBK"/>
            <w:b w:val="0"/>
            <w:sz w:val="24"/>
          </w:rPr>
          <w:t xml:space="preserve">3</w:t>
        </w:r>
      </w:ins>
      <w:del w:id="16505" w:author="xh" w:date="2026-10-19T12:34:33+08:00">
        <w:r>
          <w:rPr>
            <w:rFonts w:ascii="Times New Roman" w:hAnsi="Times New Roman" w:eastAsia="方正仿宋_GBK"/>
            <w:b w:val="0"/>
            <w:sz w:val="24"/>
          </w:rPr>
          <w:delText xml:space="preserve">76 MW，两方向最小容量余量为0.0</w:delText>
        </w:r>
      </w:del>
      <w:r>
        <w:rPr>
          <w:rFonts w:ascii="Times New Roman" w:hAnsi="Times New Roman" w:eastAsia="方正仿宋_GBK"/>
          <w:b w:val="0"/>
          <w:sz w:val="24"/>
        </w:rPr>
        <w:t xml:space="preserve">0 MW，</w:t>
      </w:r>
      <w:ins w:id="16506" w:author="xh" w:date="2026-10-19T12:34:33+08:00">
        <w:r>
          <w:rPr>
            <w:rFonts w:ascii="Times New Roman" w:hAnsi="Times New Roman" w:eastAsia="方正仿宋_GBK"/>
            <w:b w:val="0"/>
            <w:sz w:val="24"/>
          </w:rPr>
          <w:t xml:space="preserve">差额与所列主变组合及年度固定转接任务共同形成局部供电安排</w:t>
        </w:r>
      </w:ins>
      <w:del w:id="16507" w:author="xh" w:date="2026-10-19T12:34:33+08:00">
        <w:r>
          <w:rPr>
            <w:rFonts w:ascii="Times New Roman" w:hAnsi="Times New Roman" w:eastAsia="方正仿宋_GBK"/>
            <w:b w:val="0"/>
            <w:sz w:val="24"/>
          </w:rPr>
          <w:delText xml:space="preserve">正向储能有效支撑功率为0.00 MW</w:delText>
        </w:r>
      </w:del>
      <w:r>
        <w:rPr>
          <w:rFonts w:ascii="Times New Roman" w:hAnsi="Times New Roman" w:eastAsia="方正仿宋_GBK"/>
          <w:b w:val="0"/>
          <w:sz w:val="24"/>
        </w:rPr>
        <w:t xml:space="preserve">。</w:t>
      </w:r>
    </w:p>
    <w:p w14:paraId="25E09070">
      <w:pPr>
        <w:pStyle w:val="2"/>
        <w:widowControl/>
        <w:spacing w:before="0" w:after="0" w:line="348" w:lineRule="exact"/>
        <w:ind w:firstLine="480"/>
        <w:jc w:val="both"/>
        <w:rPr>
          <w:del w:id="16508" w:author="xh" w:date="2026-10-19T12:35:12+08:00"/>
        </w:rPr>
      </w:pPr>
      <w:del w:id="16509" w:author="xh" w:date="2026-10-19T12:35:12+08:00">
        <w:r>
          <w:rPr>
            <w:rFonts w:ascii="Times New Roman" w:hAnsi="Times New Roman" w:eastAsia="方正仿宋_GBK"/>
            <w:b w:val="0"/>
            <w:sz w:val="24"/>
          </w:rPr>
          <w:delText>四年校核截面中，本站绝对功率最大的工况出现在2023年，转接前为96.46 MW，主要表现为正向受电需求，该年设备在最大单台主变N-1后剩余容量为63.00 MVA。故障方式下本站转出36.61 MW、承接0.00 MW，其中与古彭变之间的主要转出功率为27.51 MW，转接后净负荷为59.85 MW。这一工况通过邻站分担本站故障后的正向负荷。</w:delText>
        </w:r>
      </w:del>
    </w:p>
    <w:p w14:paraId="1AFE874B">
      <w:pPr>
        <w:pStyle w:val="7"/>
        <w:keepNext/>
        <w:numPr>
          <w:ilvl w:val="0"/>
          <w:numId w:val="0"/>
        </w:numPr>
        <w:spacing w:before="160" w:after="120" w:line="360" w:lineRule="exact"/>
        <w:ind w:firstLine="0"/>
      </w:pPr>
      <w:bookmarkStart w:id="226" w:name="古彭变规划分析"/>
      <w:r>
        <w:rPr>
          <w:rFonts w:ascii="Times New Roman" w:hAnsi="Times New Roman" w:eastAsia="方正仿宋_GBK"/>
          <w:b/>
          <w:sz w:val="24"/>
        </w:rPr>
        <w:t>古彭变规划分析</w:t>
      </w:r>
      <w:bookmarkEnd w:id="226"/>
    </w:p>
    <w:p w14:paraId="27B7E589">
      <w:pPr>
        <w:pStyle w:val="115"/>
        <w:widowControl/>
        <w:spacing w:before="0" w:after="0" w:line="348" w:lineRule="exact"/>
        <w:ind w:firstLine="480"/>
        <w:jc w:val="both"/>
      </w:pPr>
      <w:r>
        <w:rPr>
          <w:rFonts w:ascii="Times New Roman" w:hAnsi="Times New Roman" w:eastAsia="方正仿宋_GBK"/>
          <w:b w:val="0"/>
          <w:sz w:val="24"/>
        </w:rPr>
        <w:t xml:space="preserve">该站</w:t>
      </w:r>
      <w:ins w:id="16510" w:author="xh" w:date="2026-10-19T12:35:52+08:00">
        <w:r>
          <w:rPr>
            <w:rFonts w:ascii="Times New Roman" w:hAnsi="Times New Roman" w:eastAsia="方正仿宋_GBK"/>
            <w:b w:val="0"/>
            <w:sz w:val="24"/>
          </w:rPr>
          <w:t xml:space="preserve">2021年</w:t>
        </w:r>
      </w:ins>
      <w:del w:id="16511" w:author="xh" w:date="2026-10-19T12:35:52+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ins w:id="16512" w:author="xh" w:date="2026-10-19T12:35:52+08:00">
        <w:r>
          <w:rPr>
            <w:rFonts w:ascii="Times New Roman" w:hAnsi="Times New Roman" w:eastAsia="方正仿宋_GBK"/>
            <w:b w:val="0"/>
            <w:sz w:val="24"/>
          </w:rPr>
          <w:t xml:space="preserve">63.0</w:t>
        </w:r>
      </w:ins>
      <w:del w:id="16513" w:author="xh" w:date="2026-10-19T12:35:52+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0+8</w:t>
      </w:r>
      <w:ins w:id="16514" w:author="xh" w:date="2026-10-19T12:35:52+08:00">
        <w:r>
          <w:rPr>
            <w:rFonts w:ascii="Times New Roman" w:hAnsi="Times New Roman" w:eastAsia="方正仿宋_GBK"/>
            <w:b w:val="0"/>
            <w:sz w:val="24"/>
          </w:rPr>
          <w:t xml:space="preserve">0.0</w:t>
        </w:r>
      </w:ins>
      <w:r>
        <w:rPr>
          <w:rFonts w:ascii="Times New Roman" w:hAnsi="Times New Roman" w:eastAsia="方正仿宋_GBK"/>
          <w:b w:val="0"/>
          <w:sz w:val="24"/>
        </w:rPr>
        <w:t xml:space="preserve">0 MVA</w:t>
      </w:r>
      <w:ins w:id="16515" w:author="xh" w:date="2026-10-19T12:35:52+08:00">
        <w:r>
          <w:rPr>
            <w:rFonts w:ascii="Times New Roman" w:hAnsi="Times New Roman" w:eastAsia="方正仿宋_GBK"/>
            <w:b w:val="0"/>
            <w:sz w:val="24"/>
          </w:rPr>
          <w:t xml:space="preserve">。</w:t>
        </w:r>
      </w:ins>
      <w:del w:id="16516" w:author="xh" w:date="2026-10-19T12:35:52+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16517" w:author="xh" w:date="2026-10-19T12:35:52+08:00">
        <w:r>
          <w:rPr>
            <w:rFonts w:ascii="Times New Roman" w:hAnsi="Times New Roman" w:eastAsia="方正仿宋_GBK"/>
            <w:b w:val="0"/>
            <w:sz w:val="24"/>
          </w:rPr>
          <w:t xml:space="preserve">2031</w:t>
        </w:r>
      </w:ins>
      <w:del w:id="16518" w:author="xh" w:date="2026-10-19T12:35:52+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16519" w:author="xh" w:date="2026-10-19T12:35:52+08:00">
        <w:r>
          <w:rPr>
            <w:rFonts w:ascii="Times New Roman" w:hAnsi="Times New Roman" w:eastAsia="方正仿宋_GBK"/>
            <w:b w:val="0"/>
            <w:sz w:val="24"/>
          </w:rPr>
          <w:t xml:space="preserve">63.00 MVA更换为80.00 MVA</w:t>
        </w:r>
      </w:ins>
      <w:del w:id="16520" w:author="xh" w:date="2026-10-19T12:35:52+08:00">
        <w:r>
          <w:rPr>
            <w:rFonts w:ascii="Times New Roman" w:hAnsi="Times New Roman" w:eastAsia="方正仿宋_GBK"/>
            <w:b w:val="0"/>
            <w:sz w:val="24"/>
          </w:rPr>
          <w:delText xml:space="preserve">均保留该组合，供电任务由主变及网络承担</w:delText>
        </w:r>
      </w:del>
      <w:r>
        <w:rPr>
          <w:rFonts w:ascii="Times New Roman" w:hAnsi="Times New Roman" w:eastAsia="方正仿宋_GBK"/>
          <w:b w:val="0"/>
          <w:sz w:val="24"/>
        </w:rPr>
        <w:t xml:space="preserve">。</w:t>
      </w:r>
      <w:ins w:id="16521" w:author="xh" w:date="2026-10-19T12:35:52+08:00">
        <w:r>
          <w:rPr>
            <w:rFonts w:ascii="Times New Roman" w:hAnsi="Times New Roman" w:eastAsia="方正仿宋_GBK"/>
            <w:b w:val="0"/>
            <w:sz w:val="24"/>
          </w:rPr>
          <w:t xml:space="preserve">本站弹性方案各年未新增储能。</w:t>
        </w:r>
      </w:ins>
    </w:p>
    <w:p w14:paraId="6AF53C95">
      <w:pPr>
        <w:pStyle w:val="2"/>
        <w:widowControl/>
        <w:spacing w:before="0" w:after="0" w:line="348" w:lineRule="exact"/>
        <w:ind w:firstLine="480"/>
        <w:jc w:val="both"/>
      </w:pPr>
      <w:r>
        <w:rPr>
          <w:rFonts w:ascii="Times New Roman" w:hAnsi="Times New Roman" w:eastAsia="方正仿宋_GBK"/>
          <w:b w:val="0"/>
          <w:sz w:val="24"/>
        </w:rPr>
        <w:t xml:space="preserve">2025年</w:t>
      </w:r>
      <w:del w:id="16522" w:author="xh" w:date="2026-10-19T12:36:31+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最大正向、反向净负荷分别为84.10 MW、0.00 MW</w:t>
      </w:r>
      <w:ins w:id="16523" w:author="xh" w:date="2026-10-19T12:36:31+08:00">
        <w:r>
          <w:rPr>
            <w:rFonts w:ascii="Times New Roman" w:hAnsi="Times New Roman" w:eastAsia="方正仿宋_GBK"/>
            <w:b w:val="0"/>
            <w:sz w:val="24"/>
          </w:rPr>
          <w:t xml:space="preserve">，2035年分别为122.46 MW、0.00 MW</w:t>
        </w:r>
      </w:ins>
      <w:r>
        <w:rPr>
          <w:rFonts w:ascii="Times New Roman" w:hAnsi="Times New Roman" w:eastAsia="方正仿宋_GBK"/>
          <w:b w:val="0"/>
          <w:sz w:val="24"/>
        </w:rPr>
        <w:t xml:space="preserve">。</w:t>
      </w:r>
      <w:ins w:id="16524" w:author="xh" w:date="2026-10-19T12:36:31+08:00">
        <w:r>
          <w:rPr>
            <w:rFonts w:ascii="Times New Roman" w:hAnsi="Times New Roman" w:eastAsia="方正仿宋_GBK"/>
            <w:b w:val="0"/>
            <w:sz w:val="24"/>
          </w:rPr>
          <w:t xml:space="preserve">2035年</w:t>
        </w:r>
      </w:ins>
      <w:del w:id="16525" w:author="xh" w:date="2026-10-19T12:36:31+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6526" w:author="xh" w:date="2026-10-19T12:36:31+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16527" w:author="xh" w:date="2026-10-19T12:36:31+08:00">
        <w:r>
          <w:rPr>
            <w:rFonts w:ascii="Times New Roman" w:hAnsi="Times New Roman" w:eastAsia="方正仿宋_GBK"/>
            <w:b w:val="0"/>
            <w:sz w:val="24"/>
          </w:rPr>
          <w:delText xml:space="preserve">为</w:delText>
        </w:r>
      </w:del>
      <w:r>
        <w:rPr>
          <w:rFonts w:ascii="Times New Roman" w:hAnsi="Times New Roman" w:eastAsia="方正仿宋_GBK"/>
          <w:b w:val="0"/>
          <w:sz w:val="24"/>
        </w:rPr>
        <w:t xml:space="preserve">1</w:t>
      </w:r>
      <w:ins w:id="16528" w:author="xh" w:date="2026-10-19T12:36:31+08:00">
        <w:r>
          <w:rPr>
            <w:rFonts w:ascii="Times New Roman" w:hAnsi="Times New Roman" w:eastAsia="方正仿宋_GBK"/>
            <w:b w:val="0"/>
            <w:sz w:val="24"/>
          </w:rPr>
          <w:t xml:space="preserve">4</w:t>
        </w:r>
      </w:ins>
      <w:r>
        <w:rPr>
          <w:rFonts w:ascii="Times New Roman" w:hAnsi="Times New Roman" w:eastAsia="方正仿宋_GBK"/>
          <w:b w:val="0"/>
          <w:sz w:val="24"/>
        </w:rPr>
        <w:t xml:space="preserve">3</w:t>
      </w:r>
      <w:del w:id="16529" w:author="xh" w:date="2026-10-19T12:36:31+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.00 MVA、储能额定功率0.00 MW，弹性方案分别为1</w:t>
      </w:r>
      <w:ins w:id="16530" w:author="xh" w:date="2026-10-19T12:36:31+08:00">
        <w:r>
          <w:rPr>
            <w:rFonts w:ascii="Times New Roman" w:hAnsi="Times New Roman" w:eastAsia="方正仿宋_GBK"/>
            <w:b w:val="0"/>
            <w:sz w:val="24"/>
          </w:rPr>
          <w:t xml:space="preserve">6</w:t>
        </w:r>
      </w:ins>
      <w:del w:id="16531" w:author="xh" w:date="2026-10-19T12:36:31+08:00">
        <w:r>
          <w:rPr>
            <w:rFonts w:ascii="Times New Roman" w:hAnsi="Times New Roman" w:eastAsia="方正仿宋_GBK"/>
            <w:b w:val="0"/>
            <w:sz w:val="24"/>
          </w:rPr>
          <w:delText xml:space="preserve">3</w:delText>
        </w:r>
      </w:del>
      <w:r>
        <w:rPr>
          <w:rFonts w:ascii="Times New Roman" w:hAnsi="Times New Roman" w:eastAsia="方正仿宋_GBK"/>
          <w:b w:val="0"/>
          <w:sz w:val="24"/>
        </w:rPr>
        <w:t xml:space="preserve">0.00 MVA和0.00 MW</w:t>
      </w:r>
      <w:ins w:id="16532" w:author="xh" w:date="2026-10-19T12:36:31+08:00">
        <w:r>
          <w:rPr>
            <w:rFonts w:ascii="Times New Roman" w:hAnsi="Times New Roman" w:eastAsia="方正仿宋_GBK"/>
            <w:b w:val="0"/>
            <w:sz w:val="24"/>
          </w:rPr>
          <w:t xml:space="preserve">。弹性</w:t>
        </w:r>
      </w:ins>
      <w:del w:id="16533" w:author="xh" w:date="2026-10-19T12:36:31+08:00">
        <w:r>
          <w:rPr>
            <w:rFonts w:ascii="Times New Roman" w:hAnsi="Times New Roman" w:eastAsia="方正仿宋_GBK"/>
            <w:b w:val="0"/>
            <w:sz w:val="24"/>
          </w:rPr>
          <w:delText xml:space="preserve">，两类</w:delText>
        </w:r>
      </w:del>
      <w:r>
        <w:rPr>
          <w:rFonts w:ascii="Times New Roman" w:hAnsi="Times New Roman" w:eastAsia="方正仿宋_GBK"/>
          <w:b w:val="0"/>
          <w:sz w:val="24"/>
        </w:rPr>
        <w:t xml:space="preserve">方案本站主变</w:t>
      </w:r>
      <w:del w:id="16534" w:author="xh" w:date="2026-10-19T12:36:31+08:00">
        <w:r>
          <w:rPr>
            <w:rFonts w:ascii="Times New Roman" w:hAnsi="Times New Roman" w:eastAsia="方正仿宋_GBK"/>
            <w:b w:val="0"/>
            <w:sz w:val="24"/>
          </w:rPr>
          <w:delText xml:space="preserve">总</w:delText>
        </w:r>
      </w:del>
      <w:r>
        <w:rPr>
          <w:rFonts w:ascii="Times New Roman" w:hAnsi="Times New Roman" w:eastAsia="方正仿宋_GBK"/>
          <w:b w:val="0"/>
          <w:sz w:val="24"/>
        </w:rPr>
        <w:t xml:space="preserve">容量</w:t>
      </w:r>
      <w:ins w:id="16535" w:author="xh" w:date="2026-10-19T12:36:31+08:00">
        <w:r>
          <w:rPr>
            <w:rFonts w:ascii="Times New Roman" w:hAnsi="Times New Roman" w:eastAsia="方正仿宋_GBK"/>
            <w:b w:val="0"/>
            <w:sz w:val="24"/>
          </w:rPr>
          <w:t xml:space="preserve">较刚性增加17.00 MVA</w:t>
        </w:r>
      </w:ins>
      <w:del w:id="16536" w:author="xh" w:date="2026-10-19T12:36:31+08:00">
        <w:r>
          <w:rPr>
            <w:rFonts w:ascii="Times New Roman" w:hAnsi="Times New Roman" w:eastAsia="方正仿宋_GBK"/>
            <w:b w:val="0"/>
            <w:sz w:val="24"/>
          </w:rPr>
          <w:delText xml:space="preserve">相同</w:delText>
        </w:r>
      </w:del>
      <w:r>
        <w:rPr>
          <w:rFonts w:ascii="Times New Roman" w:hAnsi="Times New Roman" w:eastAsia="方正仿宋_GBK"/>
          <w:b w:val="0"/>
          <w:sz w:val="24"/>
        </w:rPr>
        <w:t xml:space="preserve">。</w:t>
      </w:r>
      <w:del w:id="16537" w:author="xh" w:date="2026-10-19T12:36:31+08:00">
        <w:r>
          <w:rPr>
            <w:rFonts w:ascii="Times New Roman" w:hAnsi="Times New Roman" w:eastAsia="方正仿宋_GBK"/>
            <w:b w:val="0"/>
            <w:sz w:val="24"/>
          </w:rPr>
          <w:delText xml:space="preserve">弹性方案按当年各站局部极值计算的站级负载率为68%。</w:delText>
        </w:r>
      </w:del>
    </w:p>
    <w:p w14:paraId="3AD52E47">
      <w:pPr>
        <w:pStyle w:val="2"/>
        <w:keepNext/>
        <w:spacing w:before="120" w:after="80" w:line="280" w:lineRule="exact"/>
        <w:ind w:firstLine="0"/>
        <w:jc w:val="center"/>
      </w:pPr>
      <w:r>
        <w:rPr>
          <w:rFonts w:ascii="Times New Roman" w:hAnsi="Times New Roman" w:eastAsia="宋体"/>
          <w:b w:val="0"/>
          <w:sz w:val="21"/>
        </w:rPr>
        <w:t xml:space="preserve">表5-37 古彭变</w:t>
      </w:r>
      <w:ins w:id="16538" w:author="xh" w:date="2026-10-19T12:37:10+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96AC3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6539" w:author="xh" w:date="2026-10-19T12:37:50+08:00"/>
        </w:trPr>
        <w:tc>
          <w:tcPr>
            <w:tcW w:w="1039" w:type="dxa"/>
            <w:tcMar>
              <w:left w:w="70" w:type="dxa"/>
              <w:right w:w="70" w:type="dxa"/>
            </w:tcMar>
            <w:vAlign w:val="center"/>
          </w:tcPr>
          <w:p w14:paraId="4BE2CE67">
            <w:pPr>
              <w:keepNext/>
              <w:spacing w:before="20" w:after="20" w:line="260" w:lineRule="exact"/>
              <w:ind w:left="0" w:leftChars="0" w:right="0" w:rightChars="0" w:firstLine="0" w:firstLineChars="0"/>
              <w:jc w:val="center"/>
              <w:rPr>
                <w:del w:id="16548" w:author="xh" w:date="2026-10-19T12:37:50+08:00"/>
              </w:rPr>
            </w:pPr>
            <w:del w:id="16549" w:author="xh" w:date="2026-10-19T12:37:50+08:00">
              <w:r>
                <w:rPr>
                  <w:rFonts w:ascii="Times New Roman" w:hAnsi="Times New Roman" w:eastAsia="宋体"/>
                  <w:b/>
                  <w:sz w:val="18"/>
                </w:rPr>
                <w:delText>方案</w:delText>
              </w:r>
            </w:del>
          </w:p>
        </w:tc>
        <w:tc>
          <w:tcPr>
            <w:tcW w:w="1039" w:type="dxa"/>
            <w:tcMar>
              <w:left w:w="70" w:type="dxa"/>
              <w:right w:w="70" w:type="dxa"/>
            </w:tcMar>
            <w:vAlign w:val="center"/>
          </w:tcPr>
          <w:p w14:paraId="5293F017">
            <w:pPr>
              <w:keepNext/>
              <w:spacing w:before="20" w:after="20" w:line="260" w:lineRule="exact"/>
              <w:ind w:left="0" w:leftChars="0" w:right="0" w:rightChars="0" w:firstLine="0" w:firstLineChars="0"/>
              <w:jc w:val="center"/>
              <w:rPr>
                <w:del w:id="16550" w:author="xh" w:date="2026-10-19T12:37:50+08:00"/>
              </w:rPr>
            </w:pPr>
            <w:del w:id="16551" w:author="xh" w:date="2026-10-19T12:37:50+08:00">
              <w:r>
                <w:rPr>
                  <w:rFonts w:ascii="Times New Roman" w:hAnsi="Times New Roman" w:eastAsia="宋体"/>
                  <w:b/>
                  <w:sz w:val="18"/>
                </w:rPr>
                <w:delText>年份</w:delText>
              </w:r>
            </w:del>
          </w:p>
        </w:tc>
        <w:tc>
          <w:tcPr>
            <w:tcW w:w="1039" w:type="dxa"/>
            <w:tcMar>
              <w:left w:w="70" w:type="dxa"/>
              <w:right w:w="70" w:type="dxa"/>
            </w:tcMar>
            <w:vAlign w:val="center"/>
          </w:tcPr>
          <w:p w14:paraId="204631D2">
            <w:pPr>
              <w:keepNext/>
              <w:spacing w:before="20" w:after="20" w:line="260" w:lineRule="exact"/>
              <w:ind w:left="0" w:leftChars="0" w:right="0" w:rightChars="0" w:firstLine="0" w:firstLineChars="0"/>
              <w:jc w:val="center"/>
              <w:rPr>
                <w:del w:id="16552" w:author="xh" w:date="2026-10-19T12:37:50+08:00"/>
              </w:rPr>
            </w:pPr>
            <w:del w:id="16553" w:author="xh" w:date="2026-10-19T12:37:50+08:00">
              <w:r>
                <w:rPr>
                  <w:rFonts w:ascii="Times New Roman" w:hAnsi="Times New Roman" w:eastAsia="宋体"/>
                  <w:b/>
                  <w:sz w:val="18"/>
                </w:rPr>
                <w:delText>主变组合/MVA</w:delText>
              </w:r>
            </w:del>
          </w:p>
        </w:tc>
        <w:tc>
          <w:tcPr>
            <w:tcW w:w="1039" w:type="dxa"/>
            <w:tcMar>
              <w:left w:w="70" w:type="dxa"/>
              <w:right w:w="70" w:type="dxa"/>
            </w:tcMar>
            <w:vAlign w:val="center"/>
          </w:tcPr>
          <w:p w14:paraId="53107001">
            <w:pPr>
              <w:keepNext/>
              <w:spacing w:before="20" w:after="20" w:line="260" w:lineRule="exact"/>
              <w:ind w:left="0" w:leftChars="0" w:right="0" w:rightChars="0" w:firstLine="0" w:firstLineChars="0"/>
              <w:jc w:val="center"/>
              <w:rPr>
                <w:del w:id="16554" w:author="xh" w:date="2026-10-19T12:37:50+08:00"/>
              </w:rPr>
            </w:pPr>
            <w:del w:id="16555" w:author="xh" w:date="2026-10-19T12:37:50+08:00">
              <w:r>
                <w:rPr>
                  <w:rFonts w:ascii="Times New Roman" w:hAnsi="Times New Roman" w:eastAsia="宋体"/>
                  <w:b/>
                  <w:sz w:val="18"/>
                </w:rPr>
                <w:delText>总容量/MVA</w:delText>
              </w:r>
            </w:del>
          </w:p>
        </w:tc>
        <w:tc>
          <w:tcPr>
            <w:tcW w:w="1039" w:type="dxa"/>
            <w:tcMar>
              <w:left w:w="70" w:type="dxa"/>
              <w:right w:w="70" w:type="dxa"/>
            </w:tcMar>
            <w:vAlign w:val="center"/>
          </w:tcPr>
          <w:p w14:paraId="77B8B696">
            <w:pPr>
              <w:keepNext/>
              <w:spacing w:before="20" w:after="20" w:line="260" w:lineRule="exact"/>
              <w:ind w:left="0" w:leftChars="0" w:right="0" w:rightChars="0" w:firstLine="0" w:firstLineChars="0"/>
              <w:jc w:val="center"/>
              <w:rPr>
                <w:del w:id="16556" w:author="xh" w:date="2026-10-19T12:37:50+08:00"/>
              </w:rPr>
            </w:pPr>
            <w:del w:id="16557" w:author="xh" w:date="2026-10-19T12:37:50+08:00">
              <w:r>
                <w:rPr>
                  <w:rFonts w:ascii="Times New Roman" w:hAnsi="Times New Roman" w:eastAsia="宋体"/>
                  <w:b/>
                  <w:sz w:val="18"/>
                </w:rPr>
                <w:delText>储能额定功率/MW</w:delText>
              </w:r>
            </w:del>
          </w:p>
        </w:tc>
        <w:tc>
          <w:tcPr>
            <w:tcW w:w="1039" w:type="dxa"/>
            <w:tcMar>
              <w:left w:w="70" w:type="dxa"/>
              <w:right w:w="70" w:type="dxa"/>
            </w:tcMar>
            <w:vAlign w:val="center"/>
          </w:tcPr>
          <w:p w14:paraId="70755A41">
            <w:pPr>
              <w:keepNext/>
              <w:spacing w:before="20" w:after="20" w:line="260" w:lineRule="exact"/>
              <w:ind w:left="0" w:leftChars="0" w:right="0" w:rightChars="0" w:firstLine="0" w:firstLineChars="0"/>
              <w:jc w:val="center"/>
              <w:rPr>
                <w:del w:id="16558" w:author="xh" w:date="2026-10-19T12:37:50+08:00"/>
              </w:rPr>
            </w:pPr>
            <w:del w:id="16559" w:author="xh" w:date="2026-10-19T12:37:50+08:00">
              <w:r>
                <w:rPr>
                  <w:rFonts w:ascii="Times New Roman" w:hAnsi="Times New Roman" w:eastAsia="宋体"/>
                  <w:b/>
                  <w:sz w:val="18"/>
                </w:rPr>
                <w:delText>转出/MW</w:delText>
              </w:r>
            </w:del>
          </w:p>
        </w:tc>
        <w:tc>
          <w:tcPr>
            <w:tcW w:w="1039" w:type="dxa"/>
            <w:tcMar>
              <w:left w:w="70" w:type="dxa"/>
              <w:right w:w="70" w:type="dxa"/>
            </w:tcMar>
            <w:vAlign w:val="center"/>
          </w:tcPr>
          <w:p w14:paraId="7D1EEE38">
            <w:pPr>
              <w:keepNext/>
              <w:spacing w:before="20" w:after="20" w:line="260" w:lineRule="exact"/>
              <w:ind w:left="0" w:leftChars="0" w:right="0" w:rightChars="0" w:firstLine="0" w:firstLineChars="0"/>
              <w:jc w:val="center"/>
              <w:rPr>
                <w:del w:id="16560" w:author="xh" w:date="2026-10-19T12:37:50+08:00"/>
              </w:rPr>
            </w:pPr>
            <w:del w:id="16561" w:author="xh" w:date="2026-10-19T12:37:50+08:00">
              <w:r>
                <w:rPr>
                  <w:rFonts w:ascii="Times New Roman" w:hAnsi="Times New Roman" w:eastAsia="宋体"/>
                  <w:b/>
                  <w:sz w:val="18"/>
                </w:rPr>
                <w:delText>承接/MW</w:delText>
              </w:r>
            </w:del>
          </w:p>
        </w:tc>
        <w:tc>
          <w:tcPr>
            <w:tcW w:w="1039" w:type="dxa"/>
            <w:tcMar>
              <w:left w:w="70" w:type="dxa"/>
              <w:right w:w="70" w:type="dxa"/>
            </w:tcMar>
            <w:vAlign w:val="center"/>
          </w:tcPr>
          <w:p w14:paraId="08092CE6">
            <w:pPr>
              <w:keepNext/>
              <w:spacing w:before="20" w:after="20" w:line="260" w:lineRule="exact"/>
              <w:ind w:left="0" w:leftChars="0" w:right="0" w:rightChars="0" w:firstLine="0" w:firstLineChars="0"/>
              <w:jc w:val="center"/>
              <w:rPr>
                <w:del w:id="16562" w:author="xh" w:date="2026-10-19T12:37:50+08:00"/>
              </w:rPr>
            </w:pPr>
            <w:del w:id="16563" w:author="xh" w:date="2026-10-19T12:37:50+08:00">
              <w:r>
                <w:rPr>
                  <w:rFonts w:ascii="Times New Roman" w:hAnsi="Times New Roman" w:eastAsia="宋体"/>
                  <w:b/>
                  <w:sz w:val="18"/>
                </w:rPr>
                <w:delText>转接后净负荷/MW</w:delText>
              </w:r>
            </w:del>
          </w:p>
        </w:tc>
      </w:tr>
      <w:tr w14:paraId="3743E5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6540" w:author="xh" w:date="2026-10-19T12:37:50+08:00"/>
        </w:trPr>
        <w:tc>
          <w:tcPr>
            <w:tcW w:w="1039" w:type="dxa"/>
            <w:tcMar>
              <w:left w:w="70" w:type="dxa"/>
              <w:right w:w="70" w:type="dxa"/>
            </w:tcMar>
            <w:vAlign w:val="center"/>
          </w:tcPr>
          <w:p w14:paraId="33C00B31">
            <w:pPr>
              <w:keepNext/>
              <w:spacing w:before="20" w:after="20" w:line="260" w:lineRule="exact"/>
              <w:ind w:left="0" w:leftChars="0" w:right="0" w:rightChars="0" w:firstLine="0" w:firstLineChars="0"/>
              <w:jc w:val="center"/>
              <w:rPr>
                <w:del w:id="16564" w:author="xh" w:date="2026-10-19T12:37:50+08:00"/>
              </w:rPr>
            </w:pPr>
            <w:del w:id="16565" w:author="xh" w:date="2026-10-19T12:37:50+08:00">
              <w:r>
                <w:rPr>
                  <w:rFonts w:ascii="Times New Roman" w:hAnsi="Times New Roman" w:eastAsia="宋体"/>
                  <w:b w:val="0"/>
                  <w:sz w:val="18"/>
                </w:rPr>
                <w:delText>刚性</w:delText>
              </w:r>
            </w:del>
          </w:p>
        </w:tc>
        <w:tc>
          <w:tcPr>
            <w:tcW w:w="1039" w:type="dxa"/>
            <w:tcMar>
              <w:left w:w="70" w:type="dxa"/>
              <w:right w:w="70" w:type="dxa"/>
            </w:tcMar>
            <w:vAlign w:val="center"/>
          </w:tcPr>
          <w:p w14:paraId="37FBA929">
            <w:pPr>
              <w:keepNext/>
              <w:spacing w:before="20" w:after="20" w:line="260" w:lineRule="exact"/>
              <w:ind w:left="0" w:leftChars="0" w:right="0" w:rightChars="0" w:firstLine="0" w:firstLineChars="0"/>
              <w:jc w:val="center"/>
              <w:rPr>
                <w:del w:id="16566" w:author="xh" w:date="2026-10-19T12:37:50+08:00"/>
              </w:rPr>
            </w:pPr>
            <w:del w:id="16567" w:author="xh" w:date="2026-10-19T12:37:50+08:00">
              <w:r>
                <w:rPr>
                  <w:rFonts w:ascii="Times New Roman" w:hAnsi="Times New Roman" w:eastAsia="宋体"/>
                  <w:b w:val="0"/>
                  <w:sz w:val="18"/>
                </w:rPr>
                <w:delText>2022</w:delText>
              </w:r>
            </w:del>
          </w:p>
        </w:tc>
        <w:tc>
          <w:tcPr>
            <w:tcW w:w="1039" w:type="dxa"/>
            <w:tcMar>
              <w:left w:w="70" w:type="dxa"/>
              <w:right w:w="70" w:type="dxa"/>
            </w:tcMar>
            <w:vAlign w:val="center"/>
          </w:tcPr>
          <w:p w14:paraId="0F71D73C">
            <w:pPr>
              <w:keepNext/>
              <w:spacing w:before="20" w:after="20" w:line="260" w:lineRule="exact"/>
              <w:ind w:left="0" w:leftChars="0" w:right="0" w:rightChars="0" w:firstLine="0" w:firstLineChars="0"/>
              <w:jc w:val="center"/>
              <w:rPr>
                <w:del w:id="16568" w:author="xh" w:date="2026-10-19T12:37:50+08:00"/>
              </w:rPr>
            </w:pPr>
            <w:del w:id="16569" w:author="xh" w:date="2026-10-19T12:37:50+08:00">
              <w:r>
                <w:rPr>
                  <w:rFonts w:ascii="Times New Roman" w:hAnsi="Times New Roman" w:eastAsia="宋体"/>
                  <w:b w:val="0"/>
                  <w:sz w:val="18"/>
                </w:rPr>
                <w:delText>50+80</w:delText>
              </w:r>
            </w:del>
          </w:p>
        </w:tc>
        <w:tc>
          <w:tcPr>
            <w:tcW w:w="1039" w:type="dxa"/>
            <w:tcMar>
              <w:left w:w="70" w:type="dxa"/>
              <w:right w:w="70" w:type="dxa"/>
            </w:tcMar>
            <w:vAlign w:val="center"/>
          </w:tcPr>
          <w:p w14:paraId="3CF55E48">
            <w:pPr>
              <w:keepNext/>
              <w:spacing w:before="20" w:after="20" w:line="260" w:lineRule="exact"/>
              <w:ind w:left="0" w:leftChars="0" w:right="0" w:rightChars="0" w:firstLine="0" w:firstLineChars="0"/>
              <w:jc w:val="center"/>
              <w:rPr>
                <w:del w:id="16570" w:author="xh" w:date="2026-10-19T12:37:50+08:00"/>
              </w:rPr>
            </w:pPr>
            <w:del w:id="16571" w:author="xh" w:date="2026-10-19T12:37:50+08:00">
              <w:r>
                <w:rPr>
                  <w:rFonts w:ascii="Times New Roman" w:hAnsi="Times New Roman" w:eastAsia="宋体"/>
                  <w:b w:val="0"/>
                  <w:sz w:val="18"/>
                </w:rPr>
                <w:delText>130.00</w:delText>
              </w:r>
            </w:del>
          </w:p>
        </w:tc>
        <w:tc>
          <w:tcPr>
            <w:tcW w:w="1039" w:type="dxa"/>
            <w:tcMar>
              <w:left w:w="70" w:type="dxa"/>
              <w:right w:w="70" w:type="dxa"/>
            </w:tcMar>
            <w:vAlign w:val="center"/>
          </w:tcPr>
          <w:p w14:paraId="75FDBD46">
            <w:pPr>
              <w:keepNext/>
              <w:spacing w:before="20" w:after="20" w:line="260" w:lineRule="exact"/>
              <w:ind w:left="0" w:leftChars="0" w:right="0" w:rightChars="0" w:firstLine="0" w:firstLineChars="0"/>
              <w:jc w:val="center"/>
              <w:rPr>
                <w:del w:id="16572" w:author="xh" w:date="2026-10-19T12:37:50+08:00"/>
              </w:rPr>
            </w:pPr>
            <w:del w:id="16573" w:author="xh" w:date="2026-10-19T12:37:50+08:00">
              <w:r>
                <w:rPr>
                  <w:rFonts w:ascii="Times New Roman" w:hAnsi="Times New Roman" w:eastAsia="宋体"/>
                  <w:b w:val="0"/>
                  <w:sz w:val="18"/>
                </w:rPr>
                <w:delText>0.00</w:delText>
              </w:r>
            </w:del>
          </w:p>
        </w:tc>
        <w:tc>
          <w:tcPr>
            <w:tcW w:w="1039" w:type="dxa"/>
            <w:tcMar>
              <w:left w:w="70" w:type="dxa"/>
              <w:right w:w="70" w:type="dxa"/>
            </w:tcMar>
            <w:vAlign w:val="center"/>
          </w:tcPr>
          <w:p w14:paraId="23BC584E">
            <w:pPr>
              <w:keepNext/>
              <w:spacing w:before="20" w:after="20" w:line="260" w:lineRule="exact"/>
              <w:ind w:left="0" w:leftChars="0" w:right="0" w:rightChars="0" w:firstLine="0" w:firstLineChars="0"/>
              <w:jc w:val="center"/>
              <w:rPr>
                <w:del w:id="16574" w:author="xh" w:date="2026-10-19T12:37:50+08:00"/>
              </w:rPr>
            </w:pPr>
            <w:del w:id="16575" w:author="xh" w:date="2026-10-19T12:37:50+08:00">
              <w:r>
                <w:rPr>
                  <w:rFonts w:ascii="Times New Roman" w:hAnsi="Times New Roman" w:eastAsia="宋体"/>
                  <w:b w:val="0"/>
                  <w:sz w:val="18"/>
                </w:rPr>
                <w:delText>0.00</w:delText>
              </w:r>
            </w:del>
          </w:p>
        </w:tc>
        <w:tc>
          <w:tcPr>
            <w:tcW w:w="1039" w:type="dxa"/>
            <w:tcMar>
              <w:left w:w="70" w:type="dxa"/>
              <w:right w:w="70" w:type="dxa"/>
            </w:tcMar>
            <w:vAlign w:val="center"/>
          </w:tcPr>
          <w:p w14:paraId="35BC399D">
            <w:pPr>
              <w:keepNext/>
              <w:spacing w:before="20" w:after="20" w:line="260" w:lineRule="exact"/>
              <w:ind w:left="0" w:leftChars="0" w:right="0" w:rightChars="0" w:firstLine="0" w:firstLineChars="0"/>
              <w:jc w:val="center"/>
              <w:rPr>
                <w:del w:id="16576" w:author="xh" w:date="2026-10-19T12:37:50+08:00"/>
              </w:rPr>
            </w:pPr>
            <w:del w:id="16577" w:author="xh" w:date="2026-10-19T12:37:50+08:00">
              <w:r>
                <w:rPr>
                  <w:rFonts w:ascii="Times New Roman" w:hAnsi="Times New Roman" w:eastAsia="宋体"/>
                  <w:b w:val="0"/>
                  <w:sz w:val="18"/>
                </w:rPr>
                <w:delText>0.00</w:delText>
              </w:r>
            </w:del>
          </w:p>
        </w:tc>
        <w:tc>
          <w:tcPr>
            <w:tcW w:w="1039" w:type="dxa"/>
            <w:tcMar>
              <w:left w:w="70" w:type="dxa"/>
              <w:right w:w="70" w:type="dxa"/>
            </w:tcMar>
            <w:vAlign w:val="center"/>
          </w:tcPr>
          <w:p w14:paraId="7CE7A7C0">
            <w:pPr>
              <w:keepNext/>
              <w:spacing w:before="20" w:after="20" w:line="260" w:lineRule="exact"/>
              <w:ind w:left="0" w:leftChars="0" w:right="0" w:rightChars="0" w:firstLine="0" w:firstLineChars="0"/>
              <w:jc w:val="center"/>
              <w:rPr>
                <w:del w:id="16578" w:author="xh" w:date="2026-10-19T12:37:50+08:00"/>
              </w:rPr>
            </w:pPr>
            <w:del w:id="16579" w:author="xh" w:date="2026-10-19T12:37:50+08:00">
              <w:r>
                <w:rPr>
                  <w:rFonts w:ascii="Times New Roman" w:hAnsi="Times New Roman" w:eastAsia="宋体"/>
                  <w:b w:val="0"/>
                  <w:sz w:val="18"/>
                </w:rPr>
                <w:delText>56.24</w:delText>
              </w:r>
            </w:del>
          </w:p>
        </w:tc>
      </w:tr>
      <w:tr w14:paraId="7CB3861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6541" w:author="xh" w:date="2026-10-19T12:37:50+08:00"/>
        </w:trPr>
        <w:tc>
          <w:tcPr>
            <w:tcW w:w="1039" w:type="dxa"/>
            <w:tcMar>
              <w:left w:w="70" w:type="dxa"/>
              <w:right w:w="70" w:type="dxa"/>
            </w:tcMar>
            <w:vAlign w:val="center"/>
          </w:tcPr>
          <w:p w14:paraId="488E4F5C">
            <w:pPr>
              <w:keepNext/>
              <w:spacing w:before="20" w:after="20" w:line="260" w:lineRule="exact"/>
              <w:ind w:left="0" w:leftChars="0" w:right="0" w:rightChars="0" w:firstLine="0" w:firstLineChars="0"/>
              <w:jc w:val="center"/>
              <w:rPr>
                <w:del w:id="16580" w:author="xh" w:date="2026-10-19T12:37:50+08:00"/>
              </w:rPr>
            </w:pPr>
            <w:del w:id="16581" w:author="xh" w:date="2026-10-19T12:37:50+08:00">
              <w:r>
                <w:rPr>
                  <w:rFonts w:ascii="Times New Roman" w:hAnsi="Times New Roman" w:eastAsia="宋体"/>
                  <w:b w:val="0"/>
                  <w:sz w:val="18"/>
                </w:rPr>
                <w:delText>刚性</w:delText>
              </w:r>
            </w:del>
          </w:p>
        </w:tc>
        <w:tc>
          <w:tcPr>
            <w:tcW w:w="1039" w:type="dxa"/>
            <w:tcMar>
              <w:left w:w="70" w:type="dxa"/>
              <w:right w:w="70" w:type="dxa"/>
            </w:tcMar>
            <w:vAlign w:val="center"/>
          </w:tcPr>
          <w:p w14:paraId="18C9EC5F">
            <w:pPr>
              <w:keepNext/>
              <w:spacing w:before="20" w:after="20" w:line="260" w:lineRule="exact"/>
              <w:ind w:left="0" w:leftChars="0" w:right="0" w:rightChars="0" w:firstLine="0" w:firstLineChars="0"/>
              <w:jc w:val="center"/>
              <w:rPr>
                <w:del w:id="16582" w:author="xh" w:date="2026-10-19T12:37:50+08:00"/>
              </w:rPr>
            </w:pPr>
            <w:del w:id="16583" w:author="xh" w:date="2026-10-19T12:37:50+08:00">
              <w:r>
                <w:rPr>
                  <w:rFonts w:ascii="Times New Roman" w:hAnsi="Times New Roman" w:eastAsia="宋体"/>
                  <w:b w:val="0"/>
                  <w:sz w:val="18"/>
                </w:rPr>
                <w:delText>2023</w:delText>
              </w:r>
            </w:del>
          </w:p>
        </w:tc>
        <w:tc>
          <w:tcPr>
            <w:tcW w:w="1039" w:type="dxa"/>
            <w:tcMar>
              <w:left w:w="70" w:type="dxa"/>
              <w:right w:w="70" w:type="dxa"/>
            </w:tcMar>
            <w:vAlign w:val="center"/>
          </w:tcPr>
          <w:p w14:paraId="19DBB1B7">
            <w:pPr>
              <w:keepNext/>
              <w:spacing w:before="20" w:after="20" w:line="260" w:lineRule="exact"/>
              <w:ind w:left="0" w:leftChars="0" w:right="0" w:rightChars="0" w:firstLine="0" w:firstLineChars="0"/>
              <w:jc w:val="center"/>
              <w:rPr>
                <w:del w:id="16584" w:author="xh" w:date="2026-10-19T12:37:50+08:00"/>
              </w:rPr>
            </w:pPr>
            <w:del w:id="16585" w:author="xh" w:date="2026-10-19T12:37:50+08:00">
              <w:r>
                <w:rPr>
                  <w:rFonts w:ascii="Times New Roman" w:hAnsi="Times New Roman" w:eastAsia="宋体"/>
                  <w:b w:val="0"/>
                  <w:sz w:val="18"/>
                </w:rPr>
                <w:delText>50+80</w:delText>
              </w:r>
            </w:del>
          </w:p>
        </w:tc>
        <w:tc>
          <w:tcPr>
            <w:tcW w:w="1039" w:type="dxa"/>
            <w:tcMar>
              <w:left w:w="70" w:type="dxa"/>
              <w:right w:w="70" w:type="dxa"/>
            </w:tcMar>
            <w:vAlign w:val="center"/>
          </w:tcPr>
          <w:p w14:paraId="2189C300">
            <w:pPr>
              <w:keepNext/>
              <w:spacing w:before="20" w:after="20" w:line="260" w:lineRule="exact"/>
              <w:ind w:left="0" w:leftChars="0" w:right="0" w:rightChars="0" w:firstLine="0" w:firstLineChars="0"/>
              <w:jc w:val="center"/>
              <w:rPr>
                <w:del w:id="16586" w:author="xh" w:date="2026-10-19T12:37:50+08:00"/>
              </w:rPr>
            </w:pPr>
            <w:del w:id="16587" w:author="xh" w:date="2026-10-19T12:37:50+08:00">
              <w:r>
                <w:rPr>
                  <w:rFonts w:ascii="Times New Roman" w:hAnsi="Times New Roman" w:eastAsia="宋体"/>
                  <w:b w:val="0"/>
                  <w:sz w:val="18"/>
                </w:rPr>
                <w:delText>130.00</w:delText>
              </w:r>
            </w:del>
          </w:p>
        </w:tc>
        <w:tc>
          <w:tcPr>
            <w:tcW w:w="1039" w:type="dxa"/>
            <w:tcMar>
              <w:left w:w="70" w:type="dxa"/>
              <w:right w:w="70" w:type="dxa"/>
            </w:tcMar>
            <w:vAlign w:val="center"/>
          </w:tcPr>
          <w:p w14:paraId="0D354A95">
            <w:pPr>
              <w:keepNext/>
              <w:spacing w:before="20" w:after="20" w:line="260" w:lineRule="exact"/>
              <w:ind w:left="0" w:leftChars="0" w:right="0" w:rightChars="0" w:firstLine="0" w:firstLineChars="0"/>
              <w:jc w:val="center"/>
              <w:rPr>
                <w:del w:id="16588" w:author="xh" w:date="2026-10-19T12:37:50+08:00"/>
              </w:rPr>
            </w:pPr>
            <w:del w:id="16589" w:author="xh" w:date="2026-10-19T12:37:50+08:00">
              <w:r>
                <w:rPr>
                  <w:rFonts w:ascii="Times New Roman" w:hAnsi="Times New Roman" w:eastAsia="宋体"/>
                  <w:b w:val="0"/>
                  <w:sz w:val="18"/>
                </w:rPr>
                <w:delText>0.00</w:delText>
              </w:r>
            </w:del>
          </w:p>
        </w:tc>
        <w:tc>
          <w:tcPr>
            <w:tcW w:w="1039" w:type="dxa"/>
            <w:tcMar>
              <w:left w:w="70" w:type="dxa"/>
              <w:right w:w="70" w:type="dxa"/>
            </w:tcMar>
            <w:vAlign w:val="center"/>
          </w:tcPr>
          <w:p w14:paraId="5B91A50E">
            <w:pPr>
              <w:keepNext/>
              <w:spacing w:before="20" w:after="20" w:line="260" w:lineRule="exact"/>
              <w:ind w:left="0" w:leftChars="0" w:right="0" w:rightChars="0" w:firstLine="0" w:firstLineChars="0"/>
              <w:jc w:val="center"/>
              <w:rPr>
                <w:del w:id="16590" w:author="xh" w:date="2026-10-19T12:37:50+08:00"/>
              </w:rPr>
            </w:pPr>
            <w:del w:id="16591" w:author="xh" w:date="2026-10-19T12:37:50+08:00">
              <w:r>
                <w:rPr>
                  <w:rFonts w:ascii="Times New Roman" w:hAnsi="Times New Roman" w:eastAsia="宋体"/>
                  <w:b w:val="0"/>
                  <w:sz w:val="18"/>
                </w:rPr>
                <w:delText>0.00</w:delText>
              </w:r>
            </w:del>
          </w:p>
        </w:tc>
        <w:tc>
          <w:tcPr>
            <w:tcW w:w="1039" w:type="dxa"/>
            <w:tcMar>
              <w:left w:w="70" w:type="dxa"/>
              <w:right w:w="70" w:type="dxa"/>
            </w:tcMar>
            <w:vAlign w:val="center"/>
          </w:tcPr>
          <w:p w14:paraId="7ABBDB8B">
            <w:pPr>
              <w:keepNext/>
              <w:spacing w:before="20" w:after="20" w:line="260" w:lineRule="exact"/>
              <w:ind w:left="0" w:leftChars="0" w:right="0" w:rightChars="0" w:firstLine="0" w:firstLineChars="0"/>
              <w:jc w:val="center"/>
              <w:rPr>
                <w:del w:id="16592" w:author="xh" w:date="2026-10-19T12:37:50+08:00"/>
              </w:rPr>
            </w:pPr>
            <w:del w:id="16593" w:author="xh" w:date="2026-10-19T12:37:50+08:00">
              <w:r>
                <w:rPr>
                  <w:rFonts w:ascii="Times New Roman" w:hAnsi="Times New Roman" w:eastAsia="宋体"/>
                  <w:b w:val="0"/>
                  <w:sz w:val="18"/>
                </w:rPr>
                <w:delText>0.00</w:delText>
              </w:r>
            </w:del>
          </w:p>
        </w:tc>
        <w:tc>
          <w:tcPr>
            <w:tcW w:w="1039" w:type="dxa"/>
            <w:tcMar>
              <w:left w:w="70" w:type="dxa"/>
              <w:right w:w="70" w:type="dxa"/>
            </w:tcMar>
            <w:vAlign w:val="center"/>
          </w:tcPr>
          <w:p w14:paraId="6B07D58F">
            <w:pPr>
              <w:keepNext/>
              <w:spacing w:before="20" w:after="20" w:line="260" w:lineRule="exact"/>
              <w:ind w:left="0" w:leftChars="0" w:right="0" w:rightChars="0" w:firstLine="0" w:firstLineChars="0"/>
              <w:jc w:val="center"/>
              <w:rPr>
                <w:del w:id="16594" w:author="xh" w:date="2026-10-19T12:37:50+08:00"/>
              </w:rPr>
            </w:pPr>
            <w:del w:id="16595" w:author="xh" w:date="2026-10-19T12:37:50+08:00">
              <w:r>
                <w:rPr>
                  <w:rFonts w:ascii="Times New Roman" w:hAnsi="Times New Roman" w:eastAsia="宋体"/>
                  <w:b w:val="0"/>
                  <w:sz w:val="18"/>
                </w:rPr>
                <w:delText>60.56</w:delText>
              </w:r>
            </w:del>
          </w:p>
        </w:tc>
      </w:tr>
      <w:tr w14:paraId="200A20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6542" w:author="xh" w:date="2026-10-19T12:37:50+08:00"/>
        </w:trPr>
        <w:tc>
          <w:tcPr>
            <w:tcW w:w="1039" w:type="dxa"/>
            <w:tcMar>
              <w:left w:w="70" w:type="dxa"/>
              <w:right w:w="70" w:type="dxa"/>
            </w:tcMar>
            <w:vAlign w:val="center"/>
          </w:tcPr>
          <w:p w14:paraId="2AF78555">
            <w:pPr>
              <w:keepNext/>
              <w:spacing w:before="20" w:after="20" w:line="260" w:lineRule="exact"/>
              <w:ind w:left="0" w:leftChars="0" w:right="0" w:rightChars="0" w:firstLine="0" w:firstLineChars="0"/>
              <w:jc w:val="center"/>
              <w:rPr>
                <w:del w:id="16596" w:author="xh" w:date="2026-10-19T12:37:50+08:00"/>
              </w:rPr>
            </w:pPr>
            <w:del w:id="16597" w:author="xh" w:date="2026-10-19T12:37:50+08:00">
              <w:r>
                <w:rPr>
                  <w:rFonts w:ascii="Times New Roman" w:hAnsi="Times New Roman" w:eastAsia="宋体"/>
                  <w:b w:val="0"/>
                  <w:sz w:val="18"/>
                </w:rPr>
                <w:delText>刚性</w:delText>
              </w:r>
            </w:del>
          </w:p>
        </w:tc>
        <w:tc>
          <w:tcPr>
            <w:tcW w:w="1039" w:type="dxa"/>
            <w:tcMar>
              <w:left w:w="70" w:type="dxa"/>
              <w:right w:w="70" w:type="dxa"/>
            </w:tcMar>
            <w:vAlign w:val="center"/>
          </w:tcPr>
          <w:p w14:paraId="7615CEBF">
            <w:pPr>
              <w:keepNext/>
              <w:spacing w:before="20" w:after="20" w:line="260" w:lineRule="exact"/>
              <w:ind w:left="0" w:leftChars="0" w:right="0" w:rightChars="0" w:firstLine="0" w:firstLineChars="0"/>
              <w:jc w:val="center"/>
              <w:rPr>
                <w:del w:id="16598" w:author="xh" w:date="2026-10-19T12:37:50+08:00"/>
              </w:rPr>
            </w:pPr>
            <w:del w:id="16599" w:author="xh" w:date="2026-10-19T12:37:50+08:00">
              <w:r>
                <w:rPr>
                  <w:rFonts w:ascii="Times New Roman" w:hAnsi="Times New Roman" w:eastAsia="宋体"/>
                  <w:b w:val="0"/>
                  <w:sz w:val="18"/>
                </w:rPr>
                <w:delText>2024</w:delText>
              </w:r>
            </w:del>
          </w:p>
        </w:tc>
        <w:tc>
          <w:tcPr>
            <w:tcW w:w="1039" w:type="dxa"/>
            <w:tcMar>
              <w:left w:w="70" w:type="dxa"/>
              <w:right w:w="70" w:type="dxa"/>
            </w:tcMar>
            <w:vAlign w:val="center"/>
          </w:tcPr>
          <w:p w14:paraId="0F4DE3C6">
            <w:pPr>
              <w:keepNext/>
              <w:spacing w:before="20" w:after="20" w:line="260" w:lineRule="exact"/>
              <w:ind w:left="0" w:leftChars="0" w:right="0" w:rightChars="0" w:firstLine="0" w:firstLineChars="0"/>
              <w:jc w:val="center"/>
              <w:rPr>
                <w:del w:id="16600" w:author="xh" w:date="2026-10-19T12:37:50+08:00"/>
              </w:rPr>
            </w:pPr>
            <w:del w:id="16601" w:author="xh" w:date="2026-10-19T12:37:50+08:00">
              <w:r>
                <w:rPr>
                  <w:rFonts w:ascii="Times New Roman" w:hAnsi="Times New Roman" w:eastAsia="宋体"/>
                  <w:b w:val="0"/>
                  <w:sz w:val="18"/>
                </w:rPr>
                <w:delText>50+80</w:delText>
              </w:r>
            </w:del>
          </w:p>
        </w:tc>
        <w:tc>
          <w:tcPr>
            <w:tcW w:w="1039" w:type="dxa"/>
            <w:tcMar>
              <w:left w:w="70" w:type="dxa"/>
              <w:right w:w="70" w:type="dxa"/>
            </w:tcMar>
            <w:vAlign w:val="center"/>
          </w:tcPr>
          <w:p w14:paraId="350FB09D">
            <w:pPr>
              <w:keepNext/>
              <w:spacing w:before="20" w:after="20" w:line="260" w:lineRule="exact"/>
              <w:ind w:left="0" w:leftChars="0" w:right="0" w:rightChars="0" w:firstLine="0" w:firstLineChars="0"/>
              <w:jc w:val="center"/>
              <w:rPr>
                <w:del w:id="16602" w:author="xh" w:date="2026-10-19T12:37:50+08:00"/>
              </w:rPr>
            </w:pPr>
            <w:del w:id="16603" w:author="xh" w:date="2026-10-19T12:37:50+08:00">
              <w:r>
                <w:rPr>
                  <w:rFonts w:ascii="Times New Roman" w:hAnsi="Times New Roman" w:eastAsia="宋体"/>
                  <w:b w:val="0"/>
                  <w:sz w:val="18"/>
                </w:rPr>
                <w:delText>130.00</w:delText>
              </w:r>
            </w:del>
          </w:p>
        </w:tc>
        <w:tc>
          <w:tcPr>
            <w:tcW w:w="1039" w:type="dxa"/>
            <w:tcMar>
              <w:left w:w="70" w:type="dxa"/>
              <w:right w:w="70" w:type="dxa"/>
            </w:tcMar>
            <w:vAlign w:val="center"/>
          </w:tcPr>
          <w:p w14:paraId="2AF302BF">
            <w:pPr>
              <w:keepNext/>
              <w:spacing w:before="20" w:after="20" w:line="260" w:lineRule="exact"/>
              <w:ind w:left="0" w:leftChars="0" w:right="0" w:rightChars="0" w:firstLine="0" w:firstLineChars="0"/>
              <w:jc w:val="center"/>
              <w:rPr>
                <w:del w:id="16604" w:author="xh" w:date="2026-10-19T12:37:50+08:00"/>
              </w:rPr>
            </w:pPr>
            <w:del w:id="16605" w:author="xh" w:date="2026-10-19T12:37:50+08:00">
              <w:r>
                <w:rPr>
                  <w:rFonts w:ascii="Times New Roman" w:hAnsi="Times New Roman" w:eastAsia="宋体"/>
                  <w:b w:val="0"/>
                  <w:sz w:val="18"/>
                </w:rPr>
                <w:delText>0.00</w:delText>
              </w:r>
            </w:del>
          </w:p>
        </w:tc>
        <w:tc>
          <w:tcPr>
            <w:tcW w:w="1039" w:type="dxa"/>
            <w:tcMar>
              <w:left w:w="70" w:type="dxa"/>
              <w:right w:w="70" w:type="dxa"/>
            </w:tcMar>
            <w:vAlign w:val="center"/>
          </w:tcPr>
          <w:p w14:paraId="476A033A">
            <w:pPr>
              <w:keepNext/>
              <w:spacing w:before="20" w:after="20" w:line="260" w:lineRule="exact"/>
              <w:ind w:left="0" w:leftChars="0" w:right="0" w:rightChars="0" w:firstLine="0" w:firstLineChars="0"/>
              <w:jc w:val="center"/>
              <w:rPr>
                <w:del w:id="16606" w:author="xh" w:date="2026-10-19T12:37:50+08:00"/>
              </w:rPr>
            </w:pPr>
            <w:del w:id="16607" w:author="xh" w:date="2026-10-19T12:37:50+08:00">
              <w:r>
                <w:rPr>
                  <w:rFonts w:ascii="Times New Roman" w:hAnsi="Times New Roman" w:eastAsia="宋体"/>
                  <w:b w:val="0"/>
                  <w:sz w:val="18"/>
                </w:rPr>
                <w:delText>0.00</w:delText>
              </w:r>
            </w:del>
          </w:p>
        </w:tc>
        <w:tc>
          <w:tcPr>
            <w:tcW w:w="1039" w:type="dxa"/>
            <w:tcMar>
              <w:left w:w="70" w:type="dxa"/>
              <w:right w:w="70" w:type="dxa"/>
            </w:tcMar>
            <w:vAlign w:val="center"/>
          </w:tcPr>
          <w:p w14:paraId="18C48533">
            <w:pPr>
              <w:keepNext/>
              <w:spacing w:before="20" w:after="20" w:line="260" w:lineRule="exact"/>
              <w:ind w:left="0" w:leftChars="0" w:right="0" w:rightChars="0" w:firstLine="0" w:firstLineChars="0"/>
              <w:jc w:val="center"/>
              <w:rPr>
                <w:del w:id="16608" w:author="xh" w:date="2026-10-19T12:37:50+08:00"/>
              </w:rPr>
            </w:pPr>
            <w:del w:id="16609" w:author="xh" w:date="2026-10-19T12:37:50+08:00">
              <w:r>
                <w:rPr>
                  <w:rFonts w:ascii="Times New Roman" w:hAnsi="Times New Roman" w:eastAsia="宋体"/>
                  <w:b w:val="0"/>
                  <w:sz w:val="18"/>
                </w:rPr>
                <w:delText>0.00</w:delText>
              </w:r>
            </w:del>
          </w:p>
        </w:tc>
        <w:tc>
          <w:tcPr>
            <w:tcW w:w="1039" w:type="dxa"/>
            <w:tcMar>
              <w:left w:w="70" w:type="dxa"/>
              <w:right w:w="70" w:type="dxa"/>
            </w:tcMar>
            <w:vAlign w:val="center"/>
          </w:tcPr>
          <w:p w14:paraId="55178C06">
            <w:pPr>
              <w:keepNext/>
              <w:spacing w:before="20" w:after="20" w:line="260" w:lineRule="exact"/>
              <w:ind w:left="0" w:leftChars="0" w:right="0" w:rightChars="0" w:firstLine="0" w:firstLineChars="0"/>
              <w:jc w:val="center"/>
              <w:rPr>
                <w:del w:id="16610" w:author="xh" w:date="2026-10-19T12:37:50+08:00"/>
              </w:rPr>
            </w:pPr>
            <w:del w:id="16611" w:author="xh" w:date="2026-10-19T12:37:50+08:00">
              <w:r>
                <w:rPr>
                  <w:rFonts w:ascii="Times New Roman" w:hAnsi="Times New Roman" w:eastAsia="宋体"/>
                  <w:b w:val="0"/>
                  <w:sz w:val="18"/>
                </w:rPr>
                <w:delText>56.91</w:delText>
              </w:r>
            </w:del>
          </w:p>
        </w:tc>
      </w:tr>
      <w:tr w14:paraId="25FA33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6543" w:author="xh" w:date="2026-10-19T12:37:50+08:00"/>
        </w:trPr>
        <w:tc>
          <w:tcPr>
            <w:tcW w:w="1039" w:type="dxa"/>
            <w:tcMar>
              <w:left w:w="70" w:type="dxa"/>
              <w:right w:w="70" w:type="dxa"/>
            </w:tcMar>
            <w:vAlign w:val="center"/>
          </w:tcPr>
          <w:p w14:paraId="3BA765BE">
            <w:pPr>
              <w:keepNext/>
              <w:spacing w:before="20" w:after="20" w:line="260" w:lineRule="exact"/>
              <w:ind w:left="0" w:leftChars="0" w:right="0" w:rightChars="0" w:firstLine="0" w:firstLineChars="0"/>
              <w:jc w:val="center"/>
              <w:rPr>
                <w:del w:id="16612" w:author="xh" w:date="2026-10-19T12:37:50+08:00"/>
              </w:rPr>
            </w:pPr>
            <w:del w:id="16613" w:author="xh" w:date="2026-10-19T12:37:50+08:00">
              <w:r>
                <w:rPr>
                  <w:rFonts w:ascii="Times New Roman" w:hAnsi="Times New Roman" w:eastAsia="宋体"/>
                  <w:b w:val="0"/>
                  <w:sz w:val="18"/>
                </w:rPr>
                <w:delText>刚性</w:delText>
              </w:r>
            </w:del>
          </w:p>
        </w:tc>
        <w:tc>
          <w:tcPr>
            <w:tcW w:w="1039" w:type="dxa"/>
            <w:tcMar>
              <w:left w:w="70" w:type="dxa"/>
              <w:right w:w="70" w:type="dxa"/>
            </w:tcMar>
            <w:vAlign w:val="center"/>
          </w:tcPr>
          <w:p w14:paraId="2D709EA3">
            <w:pPr>
              <w:keepNext/>
              <w:spacing w:before="20" w:after="20" w:line="260" w:lineRule="exact"/>
              <w:ind w:left="0" w:leftChars="0" w:right="0" w:rightChars="0" w:firstLine="0" w:firstLineChars="0"/>
              <w:jc w:val="center"/>
              <w:rPr>
                <w:del w:id="16614" w:author="xh" w:date="2026-10-19T12:37:50+08:00"/>
              </w:rPr>
            </w:pPr>
            <w:del w:id="16615" w:author="xh" w:date="2026-10-19T12:37:50+08:00">
              <w:r>
                <w:rPr>
                  <w:rFonts w:ascii="Times New Roman" w:hAnsi="Times New Roman" w:eastAsia="宋体"/>
                  <w:b w:val="0"/>
                  <w:sz w:val="18"/>
                </w:rPr>
                <w:delText>2025</w:delText>
              </w:r>
            </w:del>
          </w:p>
        </w:tc>
        <w:tc>
          <w:tcPr>
            <w:tcW w:w="1039" w:type="dxa"/>
            <w:tcMar>
              <w:left w:w="70" w:type="dxa"/>
              <w:right w:w="70" w:type="dxa"/>
            </w:tcMar>
            <w:vAlign w:val="center"/>
          </w:tcPr>
          <w:p w14:paraId="2068D800">
            <w:pPr>
              <w:keepNext/>
              <w:spacing w:before="20" w:after="20" w:line="260" w:lineRule="exact"/>
              <w:ind w:left="0" w:leftChars="0" w:right="0" w:rightChars="0" w:firstLine="0" w:firstLineChars="0"/>
              <w:jc w:val="center"/>
              <w:rPr>
                <w:del w:id="16616" w:author="xh" w:date="2026-10-19T12:37:50+08:00"/>
              </w:rPr>
            </w:pPr>
            <w:del w:id="16617" w:author="xh" w:date="2026-10-19T12:37:50+08:00">
              <w:r>
                <w:rPr>
                  <w:rFonts w:ascii="Times New Roman" w:hAnsi="Times New Roman" w:eastAsia="宋体"/>
                  <w:b w:val="0"/>
                  <w:sz w:val="18"/>
                </w:rPr>
                <w:delText>50+80</w:delText>
              </w:r>
            </w:del>
          </w:p>
        </w:tc>
        <w:tc>
          <w:tcPr>
            <w:tcW w:w="1039" w:type="dxa"/>
            <w:tcMar>
              <w:left w:w="70" w:type="dxa"/>
              <w:right w:w="70" w:type="dxa"/>
            </w:tcMar>
            <w:vAlign w:val="center"/>
          </w:tcPr>
          <w:p w14:paraId="1C6F0738">
            <w:pPr>
              <w:keepNext/>
              <w:spacing w:before="20" w:after="20" w:line="260" w:lineRule="exact"/>
              <w:ind w:left="0" w:leftChars="0" w:right="0" w:rightChars="0" w:firstLine="0" w:firstLineChars="0"/>
              <w:jc w:val="center"/>
              <w:rPr>
                <w:del w:id="16618" w:author="xh" w:date="2026-10-19T12:37:50+08:00"/>
              </w:rPr>
            </w:pPr>
            <w:del w:id="16619" w:author="xh" w:date="2026-10-19T12:37:50+08:00">
              <w:r>
                <w:rPr>
                  <w:rFonts w:ascii="Times New Roman" w:hAnsi="Times New Roman" w:eastAsia="宋体"/>
                  <w:b w:val="0"/>
                  <w:sz w:val="18"/>
                </w:rPr>
                <w:delText>130.00</w:delText>
              </w:r>
            </w:del>
          </w:p>
        </w:tc>
        <w:tc>
          <w:tcPr>
            <w:tcW w:w="1039" w:type="dxa"/>
            <w:tcMar>
              <w:left w:w="70" w:type="dxa"/>
              <w:right w:w="70" w:type="dxa"/>
            </w:tcMar>
            <w:vAlign w:val="center"/>
          </w:tcPr>
          <w:p w14:paraId="279DD118">
            <w:pPr>
              <w:keepNext/>
              <w:spacing w:before="20" w:after="20" w:line="260" w:lineRule="exact"/>
              <w:ind w:left="0" w:leftChars="0" w:right="0" w:rightChars="0" w:firstLine="0" w:firstLineChars="0"/>
              <w:jc w:val="center"/>
              <w:rPr>
                <w:del w:id="16620" w:author="xh" w:date="2026-10-19T12:37:50+08:00"/>
              </w:rPr>
            </w:pPr>
            <w:del w:id="16621" w:author="xh" w:date="2026-10-19T12:37:50+08:00">
              <w:r>
                <w:rPr>
                  <w:rFonts w:ascii="Times New Roman" w:hAnsi="Times New Roman" w:eastAsia="宋体"/>
                  <w:b w:val="0"/>
                  <w:sz w:val="18"/>
                </w:rPr>
                <w:delText>0.00</w:delText>
              </w:r>
            </w:del>
          </w:p>
        </w:tc>
        <w:tc>
          <w:tcPr>
            <w:tcW w:w="1039" w:type="dxa"/>
            <w:tcMar>
              <w:left w:w="70" w:type="dxa"/>
              <w:right w:w="70" w:type="dxa"/>
            </w:tcMar>
            <w:vAlign w:val="center"/>
          </w:tcPr>
          <w:p w14:paraId="3D8A3F9E">
            <w:pPr>
              <w:keepNext/>
              <w:spacing w:before="20" w:after="20" w:line="260" w:lineRule="exact"/>
              <w:ind w:left="0" w:leftChars="0" w:right="0" w:rightChars="0" w:firstLine="0" w:firstLineChars="0"/>
              <w:jc w:val="center"/>
              <w:rPr>
                <w:del w:id="16622" w:author="xh" w:date="2026-10-19T12:37:50+08:00"/>
              </w:rPr>
            </w:pPr>
            <w:del w:id="16623" w:author="xh" w:date="2026-10-19T12:37:50+08:00">
              <w:r>
                <w:rPr>
                  <w:rFonts w:ascii="Times New Roman" w:hAnsi="Times New Roman" w:eastAsia="宋体"/>
                  <w:b w:val="0"/>
                  <w:sz w:val="18"/>
                </w:rPr>
                <w:delText>0.00</w:delText>
              </w:r>
            </w:del>
          </w:p>
        </w:tc>
        <w:tc>
          <w:tcPr>
            <w:tcW w:w="1039" w:type="dxa"/>
            <w:tcMar>
              <w:left w:w="70" w:type="dxa"/>
              <w:right w:w="70" w:type="dxa"/>
            </w:tcMar>
            <w:vAlign w:val="center"/>
          </w:tcPr>
          <w:p w14:paraId="30304C69">
            <w:pPr>
              <w:keepNext/>
              <w:spacing w:before="20" w:after="20" w:line="260" w:lineRule="exact"/>
              <w:ind w:left="0" w:leftChars="0" w:right="0" w:rightChars="0" w:firstLine="0" w:firstLineChars="0"/>
              <w:jc w:val="center"/>
              <w:rPr>
                <w:del w:id="16624" w:author="xh" w:date="2026-10-19T12:37:50+08:00"/>
              </w:rPr>
            </w:pPr>
            <w:del w:id="16625" w:author="xh" w:date="2026-10-19T12:37:50+08:00">
              <w:r>
                <w:rPr>
                  <w:rFonts w:ascii="Times New Roman" w:hAnsi="Times New Roman" w:eastAsia="宋体"/>
                  <w:b w:val="0"/>
                  <w:sz w:val="18"/>
                </w:rPr>
                <w:delText>0.00</w:delText>
              </w:r>
            </w:del>
          </w:p>
        </w:tc>
        <w:tc>
          <w:tcPr>
            <w:tcW w:w="1039" w:type="dxa"/>
            <w:tcMar>
              <w:left w:w="70" w:type="dxa"/>
              <w:right w:w="70" w:type="dxa"/>
            </w:tcMar>
            <w:vAlign w:val="center"/>
          </w:tcPr>
          <w:p w14:paraId="1278AD2F">
            <w:pPr>
              <w:keepNext/>
              <w:spacing w:before="20" w:after="20" w:line="260" w:lineRule="exact"/>
              <w:ind w:left="0" w:leftChars="0" w:right="0" w:rightChars="0" w:firstLine="0" w:firstLineChars="0"/>
              <w:jc w:val="center"/>
              <w:rPr>
                <w:del w:id="16626" w:author="xh" w:date="2026-10-19T12:37:50+08:00"/>
              </w:rPr>
            </w:pPr>
            <w:del w:id="16627" w:author="xh" w:date="2026-10-19T12:37:50+08:00">
              <w:r>
                <w:rPr>
                  <w:rFonts w:ascii="Times New Roman" w:hAnsi="Times New Roman" w:eastAsia="宋体"/>
                  <w:b w:val="0"/>
                  <w:sz w:val="18"/>
                </w:rPr>
                <w:delText>60.03</w:delText>
              </w:r>
            </w:del>
          </w:p>
        </w:tc>
      </w:tr>
      <w:tr w14:paraId="25AD2B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6544" w:author="xh" w:date="2026-10-19T12:37:50+08:00"/>
        </w:trPr>
        <w:tc>
          <w:tcPr>
            <w:tcW w:w="1039" w:type="dxa"/>
            <w:tcMar>
              <w:left w:w="70" w:type="dxa"/>
              <w:right w:w="70" w:type="dxa"/>
            </w:tcMar>
            <w:vAlign w:val="center"/>
          </w:tcPr>
          <w:p w14:paraId="045FF8DE">
            <w:pPr>
              <w:keepNext/>
              <w:spacing w:before="20" w:after="20" w:line="260" w:lineRule="exact"/>
              <w:ind w:left="0" w:leftChars="0" w:right="0" w:rightChars="0" w:firstLine="0" w:firstLineChars="0"/>
              <w:jc w:val="center"/>
              <w:rPr>
                <w:del w:id="16628" w:author="xh" w:date="2026-10-19T12:37:50+08:00"/>
              </w:rPr>
            </w:pPr>
            <w:del w:id="16629" w:author="xh" w:date="2026-10-19T12:37:50+08:00">
              <w:r>
                <w:rPr>
                  <w:rFonts w:ascii="Times New Roman" w:hAnsi="Times New Roman" w:eastAsia="宋体"/>
                  <w:b w:val="0"/>
                  <w:sz w:val="18"/>
                </w:rPr>
                <w:delText>弹性</w:delText>
              </w:r>
            </w:del>
          </w:p>
        </w:tc>
        <w:tc>
          <w:tcPr>
            <w:tcW w:w="1039" w:type="dxa"/>
            <w:tcMar>
              <w:left w:w="70" w:type="dxa"/>
              <w:right w:w="70" w:type="dxa"/>
            </w:tcMar>
            <w:vAlign w:val="center"/>
          </w:tcPr>
          <w:p w14:paraId="5DCFED2C">
            <w:pPr>
              <w:keepNext/>
              <w:spacing w:before="20" w:after="20" w:line="260" w:lineRule="exact"/>
              <w:ind w:left="0" w:leftChars="0" w:right="0" w:rightChars="0" w:firstLine="0" w:firstLineChars="0"/>
              <w:jc w:val="center"/>
              <w:rPr>
                <w:del w:id="16630" w:author="xh" w:date="2026-10-19T12:37:50+08:00"/>
              </w:rPr>
            </w:pPr>
            <w:del w:id="16631" w:author="xh" w:date="2026-10-19T12:37:50+08:00">
              <w:r>
                <w:rPr>
                  <w:rFonts w:ascii="Times New Roman" w:hAnsi="Times New Roman" w:eastAsia="宋体"/>
                  <w:b w:val="0"/>
                  <w:sz w:val="18"/>
                </w:rPr>
                <w:delText>2022</w:delText>
              </w:r>
            </w:del>
          </w:p>
        </w:tc>
        <w:tc>
          <w:tcPr>
            <w:tcW w:w="1039" w:type="dxa"/>
            <w:tcMar>
              <w:left w:w="70" w:type="dxa"/>
              <w:right w:w="70" w:type="dxa"/>
            </w:tcMar>
            <w:vAlign w:val="center"/>
          </w:tcPr>
          <w:p w14:paraId="4796C29A">
            <w:pPr>
              <w:keepNext/>
              <w:spacing w:before="20" w:after="20" w:line="260" w:lineRule="exact"/>
              <w:ind w:left="0" w:leftChars="0" w:right="0" w:rightChars="0" w:firstLine="0" w:firstLineChars="0"/>
              <w:jc w:val="center"/>
              <w:rPr>
                <w:del w:id="16632" w:author="xh" w:date="2026-10-19T12:37:50+08:00"/>
              </w:rPr>
            </w:pPr>
            <w:del w:id="16633" w:author="xh" w:date="2026-10-19T12:37:50+08:00">
              <w:r>
                <w:rPr>
                  <w:rFonts w:ascii="Times New Roman" w:hAnsi="Times New Roman" w:eastAsia="宋体"/>
                  <w:b w:val="0"/>
                  <w:sz w:val="18"/>
                </w:rPr>
                <w:delText>50+80</w:delText>
              </w:r>
            </w:del>
          </w:p>
        </w:tc>
        <w:tc>
          <w:tcPr>
            <w:tcW w:w="1039" w:type="dxa"/>
            <w:tcMar>
              <w:left w:w="70" w:type="dxa"/>
              <w:right w:w="70" w:type="dxa"/>
            </w:tcMar>
            <w:vAlign w:val="center"/>
          </w:tcPr>
          <w:p w14:paraId="16FC9E32">
            <w:pPr>
              <w:keepNext/>
              <w:spacing w:before="20" w:after="20" w:line="260" w:lineRule="exact"/>
              <w:ind w:left="0" w:leftChars="0" w:right="0" w:rightChars="0" w:firstLine="0" w:firstLineChars="0"/>
              <w:jc w:val="center"/>
              <w:rPr>
                <w:del w:id="16634" w:author="xh" w:date="2026-10-19T12:37:50+08:00"/>
              </w:rPr>
            </w:pPr>
            <w:del w:id="16635" w:author="xh" w:date="2026-10-19T12:37:50+08:00">
              <w:r>
                <w:rPr>
                  <w:rFonts w:ascii="Times New Roman" w:hAnsi="Times New Roman" w:eastAsia="宋体"/>
                  <w:b w:val="0"/>
                  <w:sz w:val="18"/>
                </w:rPr>
                <w:delText>130.00</w:delText>
              </w:r>
            </w:del>
          </w:p>
        </w:tc>
        <w:tc>
          <w:tcPr>
            <w:tcW w:w="1039" w:type="dxa"/>
            <w:tcMar>
              <w:left w:w="70" w:type="dxa"/>
              <w:right w:w="70" w:type="dxa"/>
            </w:tcMar>
            <w:vAlign w:val="center"/>
          </w:tcPr>
          <w:p w14:paraId="0C59FFF9">
            <w:pPr>
              <w:keepNext/>
              <w:spacing w:before="20" w:after="20" w:line="260" w:lineRule="exact"/>
              <w:ind w:left="0" w:leftChars="0" w:right="0" w:rightChars="0" w:firstLine="0" w:firstLineChars="0"/>
              <w:jc w:val="center"/>
              <w:rPr>
                <w:del w:id="16636" w:author="xh" w:date="2026-10-19T12:37:50+08:00"/>
              </w:rPr>
            </w:pPr>
            <w:del w:id="16637" w:author="xh" w:date="2026-10-19T12:37:50+08:00">
              <w:r>
                <w:rPr>
                  <w:rFonts w:ascii="Times New Roman" w:hAnsi="Times New Roman" w:eastAsia="宋体"/>
                  <w:b w:val="0"/>
                  <w:sz w:val="18"/>
                </w:rPr>
                <w:delText>0.00</w:delText>
              </w:r>
            </w:del>
          </w:p>
        </w:tc>
        <w:tc>
          <w:tcPr>
            <w:tcW w:w="1039" w:type="dxa"/>
            <w:tcMar>
              <w:left w:w="70" w:type="dxa"/>
              <w:right w:w="70" w:type="dxa"/>
            </w:tcMar>
            <w:vAlign w:val="center"/>
          </w:tcPr>
          <w:p w14:paraId="4B96EE33">
            <w:pPr>
              <w:keepNext/>
              <w:spacing w:before="20" w:after="20" w:line="260" w:lineRule="exact"/>
              <w:ind w:left="0" w:leftChars="0" w:right="0" w:rightChars="0" w:firstLine="0" w:firstLineChars="0"/>
              <w:jc w:val="center"/>
              <w:rPr>
                <w:del w:id="16638" w:author="xh" w:date="2026-10-19T12:37:50+08:00"/>
              </w:rPr>
            </w:pPr>
            <w:del w:id="16639" w:author="xh" w:date="2026-10-19T12:37:50+08:00">
              <w:r>
                <w:rPr>
                  <w:rFonts w:ascii="Times New Roman" w:hAnsi="Times New Roman" w:eastAsia="宋体"/>
                  <w:b w:val="0"/>
                  <w:sz w:val="18"/>
                </w:rPr>
                <w:delText>0.00</w:delText>
              </w:r>
            </w:del>
          </w:p>
        </w:tc>
        <w:tc>
          <w:tcPr>
            <w:tcW w:w="1039" w:type="dxa"/>
            <w:tcMar>
              <w:left w:w="70" w:type="dxa"/>
              <w:right w:w="70" w:type="dxa"/>
            </w:tcMar>
            <w:vAlign w:val="center"/>
          </w:tcPr>
          <w:p w14:paraId="05B2B069">
            <w:pPr>
              <w:keepNext/>
              <w:spacing w:before="20" w:after="20" w:line="260" w:lineRule="exact"/>
              <w:ind w:left="0" w:leftChars="0" w:right="0" w:rightChars="0" w:firstLine="0" w:firstLineChars="0"/>
              <w:jc w:val="center"/>
              <w:rPr>
                <w:del w:id="16640" w:author="xh" w:date="2026-10-19T12:37:50+08:00"/>
              </w:rPr>
            </w:pPr>
            <w:del w:id="16641" w:author="xh" w:date="2026-10-19T12:37:50+08:00">
              <w:r>
                <w:rPr>
                  <w:rFonts w:ascii="Times New Roman" w:hAnsi="Times New Roman" w:eastAsia="宋体"/>
                  <w:b w:val="0"/>
                  <w:sz w:val="18"/>
                </w:rPr>
                <w:delText>0.48</w:delText>
              </w:r>
            </w:del>
          </w:p>
        </w:tc>
        <w:tc>
          <w:tcPr>
            <w:tcW w:w="1039" w:type="dxa"/>
            <w:tcMar>
              <w:left w:w="70" w:type="dxa"/>
              <w:right w:w="70" w:type="dxa"/>
            </w:tcMar>
            <w:vAlign w:val="center"/>
          </w:tcPr>
          <w:p w14:paraId="179F568D">
            <w:pPr>
              <w:keepNext/>
              <w:spacing w:before="20" w:after="20" w:line="260" w:lineRule="exact"/>
              <w:ind w:left="0" w:leftChars="0" w:right="0" w:rightChars="0" w:firstLine="0" w:firstLineChars="0"/>
              <w:jc w:val="center"/>
              <w:rPr>
                <w:del w:id="16642" w:author="xh" w:date="2026-10-19T12:37:50+08:00"/>
              </w:rPr>
            </w:pPr>
            <w:del w:id="16643" w:author="xh" w:date="2026-10-19T12:37:50+08:00">
              <w:r>
                <w:rPr>
                  <w:rFonts w:ascii="Times New Roman" w:hAnsi="Times New Roman" w:eastAsia="宋体"/>
                  <w:b w:val="0"/>
                  <w:sz w:val="18"/>
                </w:rPr>
                <w:delText>56.72</w:delText>
              </w:r>
            </w:del>
          </w:p>
        </w:tc>
      </w:tr>
      <w:tr w14:paraId="643C06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6545" w:author="xh" w:date="2026-10-19T12:37:50+08:00"/>
        </w:trPr>
        <w:tc>
          <w:tcPr>
            <w:tcW w:w="1039" w:type="dxa"/>
            <w:tcMar>
              <w:left w:w="70" w:type="dxa"/>
              <w:right w:w="70" w:type="dxa"/>
            </w:tcMar>
            <w:vAlign w:val="center"/>
          </w:tcPr>
          <w:p w14:paraId="17D0042E">
            <w:pPr>
              <w:keepNext/>
              <w:spacing w:before="20" w:after="20" w:line="260" w:lineRule="exact"/>
              <w:ind w:left="0" w:leftChars="0" w:right="0" w:rightChars="0" w:firstLine="0" w:firstLineChars="0"/>
              <w:jc w:val="center"/>
              <w:rPr>
                <w:del w:id="16644" w:author="xh" w:date="2026-10-19T12:37:50+08:00"/>
              </w:rPr>
            </w:pPr>
            <w:del w:id="16645" w:author="xh" w:date="2026-10-19T12:37:50+08:00">
              <w:r>
                <w:rPr>
                  <w:rFonts w:ascii="Times New Roman" w:hAnsi="Times New Roman" w:eastAsia="宋体"/>
                  <w:b w:val="0"/>
                  <w:sz w:val="18"/>
                </w:rPr>
                <w:delText>弹性</w:delText>
              </w:r>
            </w:del>
          </w:p>
        </w:tc>
        <w:tc>
          <w:tcPr>
            <w:tcW w:w="1039" w:type="dxa"/>
            <w:tcMar>
              <w:left w:w="70" w:type="dxa"/>
              <w:right w:w="70" w:type="dxa"/>
            </w:tcMar>
            <w:vAlign w:val="center"/>
          </w:tcPr>
          <w:p w14:paraId="4004D7FE">
            <w:pPr>
              <w:keepNext/>
              <w:spacing w:before="20" w:after="20" w:line="260" w:lineRule="exact"/>
              <w:ind w:left="0" w:leftChars="0" w:right="0" w:rightChars="0" w:firstLine="0" w:firstLineChars="0"/>
              <w:jc w:val="center"/>
              <w:rPr>
                <w:del w:id="16646" w:author="xh" w:date="2026-10-19T12:37:50+08:00"/>
              </w:rPr>
            </w:pPr>
            <w:del w:id="16647" w:author="xh" w:date="2026-10-19T12:37:50+08:00">
              <w:r>
                <w:rPr>
                  <w:rFonts w:ascii="Times New Roman" w:hAnsi="Times New Roman" w:eastAsia="宋体"/>
                  <w:b w:val="0"/>
                  <w:sz w:val="18"/>
                </w:rPr>
                <w:delText>2023</w:delText>
              </w:r>
            </w:del>
          </w:p>
        </w:tc>
        <w:tc>
          <w:tcPr>
            <w:tcW w:w="1039" w:type="dxa"/>
            <w:tcMar>
              <w:left w:w="70" w:type="dxa"/>
              <w:right w:w="70" w:type="dxa"/>
            </w:tcMar>
            <w:vAlign w:val="center"/>
          </w:tcPr>
          <w:p w14:paraId="7D19A234">
            <w:pPr>
              <w:keepNext/>
              <w:spacing w:before="20" w:after="20" w:line="260" w:lineRule="exact"/>
              <w:ind w:left="0" w:leftChars="0" w:right="0" w:rightChars="0" w:firstLine="0" w:firstLineChars="0"/>
              <w:jc w:val="center"/>
              <w:rPr>
                <w:del w:id="16648" w:author="xh" w:date="2026-10-19T12:37:50+08:00"/>
              </w:rPr>
            </w:pPr>
            <w:del w:id="16649" w:author="xh" w:date="2026-10-19T12:37:50+08:00">
              <w:r>
                <w:rPr>
                  <w:rFonts w:ascii="Times New Roman" w:hAnsi="Times New Roman" w:eastAsia="宋体"/>
                  <w:b w:val="0"/>
                  <w:sz w:val="18"/>
                </w:rPr>
                <w:delText>50+80</w:delText>
              </w:r>
            </w:del>
          </w:p>
        </w:tc>
        <w:tc>
          <w:tcPr>
            <w:tcW w:w="1039" w:type="dxa"/>
            <w:tcMar>
              <w:left w:w="70" w:type="dxa"/>
              <w:right w:w="70" w:type="dxa"/>
            </w:tcMar>
            <w:vAlign w:val="center"/>
          </w:tcPr>
          <w:p w14:paraId="61F15080">
            <w:pPr>
              <w:keepNext/>
              <w:spacing w:before="20" w:after="20" w:line="260" w:lineRule="exact"/>
              <w:ind w:left="0" w:leftChars="0" w:right="0" w:rightChars="0" w:firstLine="0" w:firstLineChars="0"/>
              <w:jc w:val="center"/>
              <w:rPr>
                <w:del w:id="16650" w:author="xh" w:date="2026-10-19T12:37:50+08:00"/>
              </w:rPr>
            </w:pPr>
            <w:del w:id="16651" w:author="xh" w:date="2026-10-19T12:37:50+08:00">
              <w:r>
                <w:rPr>
                  <w:rFonts w:ascii="Times New Roman" w:hAnsi="Times New Roman" w:eastAsia="宋体"/>
                  <w:b w:val="0"/>
                  <w:sz w:val="18"/>
                </w:rPr>
                <w:delText>130.00</w:delText>
              </w:r>
            </w:del>
          </w:p>
        </w:tc>
        <w:tc>
          <w:tcPr>
            <w:tcW w:w="1039" w:type="dxa"/>
            <w:tcMar>
              <w:left w:w="70" w:type="dxa"/>
              <w:right w:w="70" w:type="dxa"/>
            </w:tcMar>
            <w:vAlign w:val="center"/>
          </w:tcPr>
          <w:p w14:paraId="37D86034">
            <w:pPr>
              <w:keepNext/>
              <w:spacing w:before="20" w:after="20" w:line="260" w:lineRule="exact"/>
              <w:ind w:left="0" w:leftChars="0" w:right="0" w:rightChars="0" w:firstLine="0" w:firstLineChars="0"/>
              <w:jc w:val="center"/>
              <w:rPr>
                <w:del w:id="16652" w:author="xh" w:date="2026-10-19T12:37:50+08:00"/>
              </w:rPr>
            </w:pPr>
            <w:del w:id="16653" w:author="xh" w:date="2026-10-19T12:37:50+08:00">
              <w:r>
                <w:rPr>
                  <w:rFonts w:ascii="Times New Roman" w:hAnsi="Times New Roman" w:eastAsia="宋体"/>
                  <w:b w:val="0"/>
                  <w:sz w:val="18"/>
                </w:rPr>
                <w:delText>0.00</w:delText>
              </w:r>
            </w:del>
          </w:p>
        </w:tc>
        <w:tc>
          <w:tcPr>
            <w:tcW w:w="1039" w:type="dxa"/>
            <w:tcMar>
              <w:left w:w="70" w:type="dxa"/>
              <w:right w:w="70" w:type="dxa"/>
            </w:tcMar>
            <w:vAlign w:val="center"/>
          </w:tcPr>
          <w:p w14:paraId="1B623CB8">
            <w:pPr>
              <w:keepNext/>
              <w:spacing w:before="20" w:after="20" w:line="260" w:lineRule="exact"/>
              <w:ind w:left="0" w:leftChars="0" w:right="0" w:rightChars="0" w:firstLine="0" w:firstLineChars="0"/>
              <w:jc w:val="center"/>
              <w:rPr>
                <w:del w:id="16654" w:author="xh" w:date="2026-10-19T12:37:50+08:00"/>
              </w:rPr>
            </w:pPr>
            <w:del w:id="16655" w:author="xh" w:date="2026-10-19T12:37:50+08:00">
              <w:r>
                <w:rPr>
                  <w:rFonts w:ascii="Times New Roman" w:hAnsi="Times New Roman" w:eastAsia="宋体"/>
                  <w:b w:val="0"/>
                  <w:sz w:val="18"/>
                </w:rPr>
                <w:delText>0.00</w:delText>
              </w:r>
            </w:del>
          </w:p>
        </w:tc>
        <w:tc>
          <w:tcPr>
            <w:tcW w:w="1039" w:type="dxa"/>
            <w:tcMar>
              <w:left w:w="70" w:type="dxa"/>
              <w:right w:w="70" w:type="dxa"/>
            </w:tcMar>
            <w:vAlign w:val="center"/>
          </w:tcPr>
          <w:p w14:paraId="52248221">
            <w:pPr>
              <w:keepNext/>
              <w:spacing w:before="20" w:after="20" w:line="260" w:lineRule="exact"/>
              <w:ind w:left="0" w:leftChars="0" w:right="0" w:rightChars="0" w:firstLine="0" w:firstLineChars="0"/>
              <w:jc w:val="center"/>
              <w:rPr>
                <w:del w:id="16656" w:author="xh" w:date="2026-10-19T12:37:50+08:00"/>
              </w:rPr>
            </w:pPr>
            <w:del w:id="16657" w:author="xh" w:date="2026-10-19T12:37:50+08:00">
              <w:r>
                <w:rPr>
                  <w:rFonts w:ascii="Times New Roman" w:hAnsi="Times New Roman" w:eastAsia="宋体"/>
                  <w:b w:val="0"/>
                  <w:sz w:val="18"/>
                </w:rPr>
                <w:delText>0.00</w:delText>
              </w:r>
            </w:del>
          </w:p>
        </w:tc>
        <w:tc>
          <w:tcPr>
            <w:tcW w:w="1039" w:type="dxa"/>
            <w:tcMar>
              <w:left w:w="70" w:type="dxa"/>
              <w:right w:w="70" w:type="dxa"/>
            </w:tcMar>
            <w:vAlign w:val="center"/>
          </w:tcPr>
          <w:p w14:paraId="5C72B348">
            <w:pPr>
              <w:keepNext/>
              <w:spacing w:before="20" w:after="20" w:line="260" w:lineRule="exact"/>
              <w:ind w:left="0" w:leftChars="0" w:right="0" w:rightChars="0" w:firstLine="0" w:firstLineChars="0"/>
              <w:jc w:val="center"/>
              <w:rPr>
                <w:del w:id="16658" w:author="xh" w:date="2026-10-19T12:37:50+08:00"/>
              </w:rPr>
            </w:pPr>
            <w:del w:id="16659" w:author="xh" w:date="2026-10-19T12:37:50+08:00">
              <w:r>
                <w:rPr>
                  <w:rFonts w:ascii="Times New Roman" w:hAnsi="Times New Roman" w:eastAsia="宋体"/>
                  <w:b w:val="0"/>
                  <w:sz w:val="18"/>
                </w:rPr>
                <w:delText>60.56</w:delText>
              </w:r>
            </w:del>
          </w:p>
        </w:tc>
      </w:tr>
      <w:tr w14:paraId="579C04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6546" w:author="xh" w:date="2026-10-19T12:37:50+08:00"/>
        </w:trPr>
        <w:tc>
          <w:tcPr>
            <w:tcW w:w="1039" w:type="dxa"/>
            <w:tcMar>
              <w:left w:w="70" w:type="dxa"/>
              <w:right w:w="70" w:type="dxa"/>
            </w:tcMar>
            <w:vAlign w:val="center"/>
          </w:tcPr>
          <w:p w14:paraId="0C440DE6">
            <w:pPr>
              <w:keepNext/>
              <w:spacing w:before="20" w:after="20" w:line="260" w:lineRule="exact"/>
              <w:ind w:left="0" w:leftChars="0" w:right="0" w:rightChars="0" w:firstLine="0" w:firstLineChars="0"/>
              <w:jc w:val="center"/>
              <w:rPr>
                <w:del w:id="16660" w:author="xh" w:date="2026-10-19T12:37:50+08:00"/>
              </w:rPr>
            </w:pPr>
            <w:del w:id="16661" w:author="xh" w:date="2026-10-19T12:37:50+08:00">
              <w:r>
                <w:rPr>
                  <w:rFonts w:ascii="Times New Roman" w:hAnsi="Times New Roman" w:eastAsia="宋体"/>
                  <w:b w:val="0"/>
                  <w:sz w:val="18"/>
                </w:rPr>
                <w:delText>弹性</w:delText>
              </w:r>
            </w:del>
          </w:p>
        </w:tc>
        <w:tc>
          <w:tcPr>
            <w:tcW w:w="1039" w:type="dxa"/>
            <w:tcMar>
              <w:left w:w="70" w:type="dxa"/>
              <w:right w:w="70" w:type="dxa"/>
            </w:tcMar>
            <w:vAlign w:val="center"/>
          </w:tcPr>
          <w:p w14:paraId="3677697D">
            <w:pPr>
              <w:keepNext/>
              <w:spacing w:before="20" w:after="20" w:line="260" w:lineRule="exact"/>
              <w:ind w:left="0" w:leftChars="0" w:right="0" w:rightChars="0" w:firstLine="0" w:firstLineChars="0"/>
              <w:jc w:val="center"/>
              <w:rPr>
                <w:del w:id="16662" w:author="xh" w:date="2026-10-19T12:37:50+08:00"/>
              </w:rPr>
            </w:pPr>
            <w:del w:id="16663" w:author="xh" w:date="2026-10-19T12:37:50+08:00">
              <w:r>
                <w:rPr>
                  <w:rFonts w:ascii="Times New Roman" w:hAnsi="Times New Roman" w:eastAsia="宋体"/>
                  <w:b w:val="0"/>
                  <w:sz w:val="18"/>
                </w:rPr>
                <w:delText>2024</w:delText>
              </w:r>
            </w:del>
          </w:p>
        </w:tc>
        <w:tc>
          <w:tcPr>
            <w:tcW w:w="1039" w:type="dxa"/>
            <w:tcMar>
              <w:left w:w="70" w:type="dxa"/>
              <w:right w:w="70" w:type="dxa"/>
            </w:tcMar>
            <w:vAlign w:val="center"/>
          </w:tcPr>
          <w:p w14:paraId="6ADF2983">
            <w:pPr>
              <w:keepNext/>
              <w:spacing w:before="20" w:after="20" w:line="260" w:lineRule="exact"/>
              <w:ind w:left="0" w:leftChars="0" w:right="0" w:rightChars="0" w:firstLine="0" w:firstLineChars="0"/>
              <w:jc w:val="center"/>
              <w:rPr>
                <w:del w:id="16664" w:author="xh" w:date="2026-10-19T12:37:50+08:00"/>
              </w:rPr>
            </w:pPr>
            <w:del w:id="16665" w:author="xh" w:date="2026-10-19T12:37:50+08:00">
              <w:r>
                <w:rPr>
                  <w:rFonts w:ascii="Times New Roman" w:hAnsi="Times New Roman" w:eastAsia="宋体"/>
                  <w:b w:val="0"/>
                  <w:sz w:val="18"/>
                </w:rPr>
                <w:delText>50+80</w:delText>
              </w:r>
            </w:del>
          </w:p>
        </w:tc>
        <w:tc>
          <w:tcPr>
            <w:tcW w:w="1039" w:type="dxa"/>
            <w:tcMar>
              <w:left w:w="70" w:type="dxa"/>
              <w:right w:w="70" w:type="dxa"/>
            </w:tcMar>
            <w:vAlign w:val="center"/>
          </w:tcPr>
          <w:p w14:paraId="515CB6AF">
            <w:pPr>
              <w:keepNext/>
              <w:spacing w:before="20" w:after="20" w:line="260" w:lineRule="exact"/>
              <w:ind w:left="0" w:leftChars="0" w:right="0" w:rightChars="0" w:firstLine="0" w:firstLineChars="0"/>
              <w:jc w:val="center"/>
              <w:rPr>
                <w:del w:id="16666" w:author="xh" w:date="2026-10-19T12:37:50+08:00"/>
              </w:rPr>
            </w:pPr>
            <w:del w:id="16667" w:author="xh" w:date="2026-10-19T12:37:50+08:00">
              <w:r>
                <w:rPr>
                  <w:rFonts w:ascii="Times New Roman" w:hAnsi="Times New Roman" w:eastAsia="宋体"/>
                  <w:b w:val="0"/>
                  <w:sz w:val="18"/>
                </w:rPr>
                <w:delText>130.00</w:delText>
              </w:r>
            </w:del>
          </w:p>
        </w:tc>
        <w:tc>
          <w:tcPr>
            <w:tcW w:w="1039" w:type="dxa"/>
            <w:tcMar>
              <w:left w:w="70" w:type="dxa"/>
              <w:right w:w="70" w:type="dxa"/>
            </w:tcMar>
            <w:vAlign w:val="center"/>
          </w:tcPr>
          <w:p w14:paraId="275EE75F">
            <w:pPr>
              <w:keepNext/>
              <w:spacing w:before="20" w:after="20" w:line="260" w:lineRule="exact"/>
              <w:ind w:left="0" w:leftChars="0" w:right="0" w:rightChars="0" w:firstLine="0" w:firstLineChars="0"/>
              <w:jc w:val="center"/>
              <w:rPr>
                <w:del w:id="16668" w:author="xh" w:date="2026-10-19T12:37:50+08:00"/>
              </w:rPr>
            </w:pPr>
            <w:del w:id="16669" w:author="xh" w:date="2026-10-19T12:37:50+08:00">
              <w:r>
                <w:rPr>
                  <w:rFonts w:ascii="Times New Roman" w:hAnsi="Times New Roman" w:eastAsia="宋体"/>
                  <w:b w:val="0"/>
                  <w:sz w:val="18"/>
                </w:rPr>
                <w:delText>0.00</w:delText>
              </w:r>
            </w:del>
          </w:p>
        </w:tc>
        <w:tc>
          <w:tcPr>
            <w:tcW w:w="1039" w:type="dxa"/>
            <w:tcMar>
              <w:left w:w="70" w:type="dxa"/>
              <w:right w:w="70" w:type="dxa"/>
            </w:tcMar>
            <w:vAlign w:val="center"/>
          </w:tcPr>
          <w:p w14:paraId="1D867F3E">
            <w:pPr>
              <w:keepNext/>
              <w:spacing w:before="20" w:after="20" w:line="260" w:lineRule="exact"/>
              <w:ind w:left="0" w:leftChars="0" w:right="0" w:rightChars="0" w:firstLine="0" w:firstLineChars="0"/>
              <w:jc w:val="center"/>
              <w:rPr>
                <w:del w:id="16670" w:author="xh" w:date="2026-10-19T12:37:50+08:00"/>
              </w:rPr>
            </w:pPr>
            <w:del w:id="16671" w:author="xh" w:date="2026-10-19T12:37:50+08:00">
              <w:r>
                <w:rPr>
                  <w:rFonts w:ascii="Times New Roman" w:hAnsi="Times New Roman" w:eastAsia="宋体"/>
                  <w:b w:val="0"/>
                  <w:sz w:val="18"/>
                </w:rPr>
                <w:delText>0.00</w:delText>
              </w:r>
            </w:del>
          </w:p>
        </w:tc>
        <w:tc>
          <w:tcPr>
            <w:tcW w:w="1039" w:type="dxa"/>
            <w:tcMar>
              <w:left w:w="70" w:type="dxa"/>
              <w:right w:w="70" w:type="dxa"/>
            </w:tcMar>
            <w:vAlign w:val="center"/>
          </w:tcPr>
          <w:p w14:paraId="4C2AB4EE">
            <w:pPr>
              <w:keepNext/>
              <w:spacing w:before="20" w:after="20" w:line="260" w:lineRule="exact"/>
              <w:ind w:left="0" w:leftChars="0" w:right="0" w:rightChars="0" w:firstLine="0" w:firstLineChars="0"/>
              <w:jc w:val="center"/>
              <w:rPr>
                <w:del w:id="16672" w:author="xh" w:date="2026-10-19T12:37:50+08:00"/>
              </w:rPr>
            </w:pPr>
            <w:del w:id="16673" w:author="xh" w:date="2026-10-19T12:37:50+08:00">
              <w:r>
                <w:rPr>
                  <w:rFonts w:ascii="Times New Roman" w:hAnsi="Times New Roman" w:eastAsia="宋体"/>
                  <w:b w:val="0"/>
                  <w:sz w:val="18"/>
                </w:rPr>
                <w:delText>1.91</w:delText>
              </w:r>
            </w:del>
          </w:p>
        </w:tc>
        <w:tc>
          <w:tcPr>
            <w:tcW w:w="1039" w:type="dxa"/>
            <w:tcMar>
              <w:left w:w="70" w:type="dxa"/>
              <w:right w:w="70" w:type="dxa"/>
            </w:tcMar>
            <w:vAlign w:val="center"/>
          </w:tcPr>
          <w:p w14:paraId="72D6ACD8">
            <w:pPr>
              <w:keepNext/>
              <w:spacing w:before="20" w:after="20" w:line="260" w:lineRule="exact"/>
              <w:ind w:left="0" w:leftChars="0" w:right="0" w:rightChars="0" w:firstLine="0" w:firstLineChars="0"/>
              <w:jc w:val="center"/>
              <w:rPr>
                <w:del w:id="16674" w:author="xh" w:date="2026-10-19T12:37:50+08:00"/>
              </w:rPr>
            </w:pPr>
            <w:del w:id="16675" w:author="xh" w:date="2026-10-19T12:37:50+08:00">
              <w:r>
                <w:rPr>
                  <w:rFonts w:ascii="Times New Roman" w:hAnsi="Times New Roman" w:eastAsia="宋体"/>
                  <w:b w:val="0"/>
                  <w:sz w:val="18"/>
                </w:rPr>
                <w:delText>58.82</w:delText>
              </w:r>
            </w:del>
          </w:p>
        </w:tc>
      </w:tr>
      <w:tr w14:paraId="50F20C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6547" w:author="xh" w:date="2026-10-19T12:37:50+08:00"/>
        </w:trPr>
        <w:tc>
          <w:tcPr>
            <w:tcW w:w="1039" w:type="dxa"/>
            <w:tcMar>
              <w:left w:w="70" w:type="dxa"/>
              <w:right w:w="70" w:type="dxa"/>
            </w:tcMar>
            <w:vAlign w:val="center"/>
          </w:tcPr>
          <w:p w14:paraId="0B592296">
            <w:pPr>
              <w:keepNext w:val="0"/>
              <w:spacing w:before="20" w:after="20" w:line="260" w:lineRule="exact"/>
              <w:ind w:left="0" w:leftChars="0" w:right="0" w:rightChars="0" w:firstLine="0" w:firstLineChars="0"/>
              <w:jc w:val="center"/>
              <w:rPr>
                <w:del w:id="16676" w:author="xh" w:date="2026-10-19T12:37:50+08:00"/>
              </w:rPr>
            </w:pPr>
            <w:del w:id="16677" w:author="xh" w:date="2026-10-19T12:37:50+08:00">
              <w:r>
                <w:rPr>
                  <w:rFonts w:ascii="Times New Roman" w:hAnsi="Times New Roman" w:eastAsia="宋体"/>
                  <w:b w:val="0"/>
                  <w:sz w:val="18"/>
                </w:rPr>
                <w:delText>弹性</w:delText>
              </w:r>
            </w:del>
          </w:p>
        </w:tc>
        <w:tc>
          <w:tcPr>
            <w:tcW w:w="1039" w:type="dxa"/>
            <w:tcMar>
              <w:left w:w="70" w:type="dxa"/>
              <w:right w:w="70" w:type="dxa"/>
            </w:tcMar>
            <w:vAlign w:val="center"/>
          </w:tcPr>
          <w:p w14:paraId="6A03E38E">
            <w:pPr>
              <w:keepNext w:val="0"/>
              <w:spacing w:before="20" w:after="20" w:line="260" w:lineRule="exact"/>
              <w:ind w:left="0" w:leftChars="0" w:right="0" w:rightChars="0" w:firstLine="0" w:firstLineChars="0"/>
              <w:jc w:val="center"/>
              <w:rPr>
                <w:del w:id="16678" w:author="xh" w:date="2026-10-19T12:37:50+08:00"/>
              </w:rPr>
            </w:pPr>
            <w:del w:id="16679" w:author="xh" w:date="2026-10-19T12:37:50+08:00">
              <w:r>
                <w:rPr>
                  <w:rFonts w:ascii="Times New Roman" w:hAnsi="Times New Roman" w:eastAsia="宋体"/>
                  <w:b w:val="0"/>
                  <w:sz w:val="18"/>
                </w:rPr>
                <w:delText>2025</w:delText>
              </w:r>
            </w:del>
          </w:p>
        </w:tc>
        <w:tc>
          <w:tcPr>
            <w:tcW w:w="1039" w:type="dxa"/>
            <w:tcMar>
              <w:left w:w="70" w:type="dxa"/>
              <w:right w:w="70" w:type="dxa"/>
            </w:tcMar>
            <w:vAlign w:val="center"/>
          </w:tcPr>
          <w:p w14:paraId="0B2C4578">
            <w:pPr>
              <w:keepNext w:val="0"/>
              <w:spacing w:before="20" w:after="20" w:line="260" w:lineRule="exact"/>
              <w:ind w:left="0" w:leftChars="0" w:right="0" w:rightChars="0" w:firstLine="0" w:firstLineChars="0"/>
              <w:jc w:val="center"/>
              <w:rPr>
                <w:del w:id="16680" w:author="xh" w:date="2026-10-19T12:37:50+08:00"/>
              </w:rPr>
            </w:pPr>
            <w:del w:id="16681" w:author="xh" w:date="2026-10-19T12:37:50+08:00">
              <w:r>
                <w:rPr>
                  <w:rFonts w:ascii="Times New Roman" w:hAnsi="Times New Roman" w:eastAsia="宋体"/>
                  <w:b w:val="0"/>
                  <w:sz w:val="18"/>
                </w:rPr>
                <w:delText>50+80</w:delText>
              </w:r>
            </w:del>
          </w:p>
        </w:tc>
        <w:tc>
          <w:tcPr>
            <w:tcW w:w="1039" w:type="dxa"/>
            <w:tcMar>
              <w:left w:w="70" w:type="dxa"/>
              <w:right w:w="70" w:type="dxa"/>
            </w:tcMar>
            <w:vAlign w:val="center"/>
          </w:tcPr>
          <w:p w14:paraId="6DD387D8">
            <w:pPr>
              <w:keepNext w:val="0"/>
              <w:spacing w:before="20" w:after="20" w:line="260" w:lineRule="exact"/>
              <w:ind w:left="0" w:leftChars="0" w:right="0" w:rightChars="0" w:firstLine="0" w:firstLineChars="0"/>
              <w:jc w:val="center"/>
              <w:rPr>
                <w:del w:id="16682" w:author="xh" w:date="2026-10-19T12:37:50+08:00"/>
              </w:rPr>
            </w:pPr>
            <w:del w:id="16683" w:author="xh" w:date="2026-10-19T12:37:50+08:00">
              <w:r>
                <w:rPr>
                  <w:rFonts w:ascii="Times New Roman" w:hAnsi="Times New Roman" w:eastAsia="宋体"/>
                  <w:b w:val="0"/>
                  <w:sz w:val="18"/>
                </w:rPr>
                <w:delText>130.00</w:delText>
              </w:r>
            </w:del>
          </w:p>
        </w:tc>
        <w:tc>
          <w:tcPr>
            <w:tcW w:w="1039" w:type="dxa"/>
            <w:tcMar>
              <w:left w:w="70" w:type="dxa"/>
              <w:right w:w="70" w:type="dxa"/>
            </w:tcMar>
            <w:vAlign w:val="center"/>
          </w:tcPr>
          <w:p w14:paraId="1B30CC42">
            <w:pPr>
              <w:keepNext w:val="0"/>
              <w:spacing w:before="20" w:after="20" w:line="260" w:lineRule="exact"/>
              <w:ind w:left="0" w:leftChars="0" w:right="0" w:rightChars="0" w:firstLine="0" w:firstLineChars="0"/>
              <w:jc w:val="center"/>
              <w:rPr>
                <w:del w:id="16684" w:author="xh" w:date="2026-10-19T12:37:50+08:00"/>
              </w:rPr>
            </w:pPr>
            <w:del w:id="16685" w:author="xh" w:date="2026-10-19T12:37:50+08:00">
              <w:r>
                <w:rPr>
                  <w:rFonts w:ascii="Times New Roman" w:hAnsi="Times New Roman" w:eastAsia="宋体"/>
                  <w:b w:val="0"/>
                  <w:sz w:val="18"/>
                </w:rPr>
                <w:delText>0.00</w:delText>
              </w:r>
            </w:del>
          </w:p>
        </w:tc>
        <w:tc>
          <w:tcPr>
            <w:tcW w:w="1039" w:type="dxa"/>
            <w:tcMar>
              <w:left w:w="70" w:type="dxa"/>
              <w:right w:w="70" w:type="dxa"/>
            </w:tcMar>
            <w:vAlign w:val="center"/>
          </w:tcPr>
          <w:p w14:paraId="3BF2F1A7">
            <w:pPr>
              <w:keepNext w:val="0"/>
              <w:spacing w:before="20" w:after="20" w:line="260" w:lineRule="exact"/>
              <w:ind w:left="0" w:leftChars="0" w:right="0" w:rightChars="0" w:firstLine="0" w:firstLineChars="0"/>
              <w:jc w:val="center"/>
              <w:rPr>
                <w:del w:id="16686" w:author="xh" w:date="2026-10-19T12:37:50+08:00"/>
              </w:rPr>
            </w:pPr>
            <w:del w:id="16687" w:author="xh" w:date="2026-10-19T12:37:50+08:00">
              <w:r>
                <w:rPr>
                  <w:rFonts w:ascii="Times New Roman" w:hAnsi="Times New Roman" w:eastAsia="宋体"/>
                  <w:b w:val="0"/>
                  <w:sz w:val="18"/>
                </w:rPr>
                <w:delText>0.00</w:delText>
              </w:r>
            </w:del>
          </w:p>
        </w:tc>
        <w:tc>
          <w:tcPr>
            <w:tcW w:w="1039" w:type="dxa"/>
            <w:tcMar>
              <w:left w:w="70" w:type="dxa"/>
              <w:right w:w="70" w:type="dxa"/>
            </w:tcMar>
            <w:vAlign w:val="center"/>
          </w:tcPr>
          <w:p w14:paraId="1234ACB1">
            <w:pPr>
              <w:keepNext w:val="0"/>
              <w:spacing w:before="20" w:after="20" w:line="260" w:lineRule="exact"/>
              <w:ind w:left="0" w:leftChars="0" w:right="0" w:rightChars="0" w:firstLine="0" w:firstLineChars="0"/>
              <w:jc w:val="center"/>
              <w:rPr>
                <w:del w:id="16688" w:author="xh" w:date="2026-10-19T12:37:50+08:00"/>
              </w:rPr>
            </w:pPr>
            <w:del w:id="16689" w:author="xh" w:date="2026-10-19T12:37:50+08:00">
              <w:r>
                <w:rPr>
                  <w:rFonts w:ascii="Times New Roman" w:hAnsi="Times New Roman" w:eastAsia="宋体"/>
                  <w:b w:val="0"/>
                  <w:sz w:val="18"/>
                </w:rPr>
                <w:delText>0.00</w:delText>
              </w:r>
            </w:del>
          </w:p>
        </w:tc>
        <w:tc>
          <w:tcPr>
            <w:tcW w:w="1039" w:type="dxa"/>
            <w:tcMar>
              <w:left w:w="70" w:type="dxa"/>
              <w:right w:w="70" w:type="dxa"/>
            </w:tcMar>
            <w:vAlign w:val="center"/>
          </w:tcPr>
          <w:p w14:paraId="4D4BA2AD">
            <w:pPr>
              <w:keepNext w:val="0"/>
              <w:spacing w:before="20" w:after="20" w:line="260" w:lineRule="exact"/>
              <w:ind w:left="0" w:leftChars="0" w:right="0" w:rightChars="0" w:firstLine="0" w:firstLineChars="0"/>
              <w:jc w:val="center"/>
              <w:rPr>
                <w:del w:id="16690" w:author="xh" w:date="2026-10-19T12:37:50+08:00"/>
              </w:rPr>
            </w:pPr>
            <w:del w:id="16691" w:author="xh" w:date="2026-10-19T12:37:50+08:00">
              <w:r>
                <w:rPr>
                  <w:rFonts w:ascii="Times New Roman" w:hAnsi="Times New Roman" w:eastAsia="宋体"/>
                  <w:b w:val="0"/>
                  <w:sz w:val="18"/>
                </w:rPr>
                <w:delText>60.03</w:delText>
              </w:r>
            </w:del>
          </w:p>
        </w:tc>
      </w:tr>
      <w:tr>
        <w:trPr>
          <w:cantSplit/>
          <w:tblHeader/>
          <w:ins w:id="16692" w:author="xh" w:date="2026-10-19T12:37:5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01" w:author="xh" w:date="2026-10-19T12:37:50+08:00"/>
              </w:rPr>
            </w:pPr>
            <w:ins w:id="16702" w:author="xh" w:date="2026-10-19T12:37:50+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03" w:author="xh" w:date="2026-10-19T12:37:50+08:00"/>
              </w:rPr>
            </w:pPr>
            <w:ins w:id="16704" w:author="xh" w:date="2026-10-19T12:37:50+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05" w:author="xh" w:date="2026-10-19T12:37:50+08:00"/>
              </w:rPr>
            </w:pPr>
            <w:ins w:id="16706" w:author="xh" w:date="2026-10-19T12:37:50+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07" w:author="xh" w:date="2026-10-19T12:37:50+08:00"/>
              </w:rPr>
            </w:pPr>
            <w:ins w:id="16708" w:author="xh" w:date="2026-10-19T12:37:50+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09" w:author="xh" w:date="2026-10-19T12:37:50+08:00"/>
              </w:rPr>
            </w:pPr>
            <w:ins w:id="16710" w:author="xh" w:date="2026-10-19T12:37:50+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11" w:author="xh" w:date="2026-10-19T12:37:50+08:00"/>
              </w:rPr>
            </w:pPr>
            <w:ins w:id="16712" w:author="xh" w:date="2026-10-19T12:37:50+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13" w:author="xh" w:date="2026-10-19T12:37:50+08:00"/>
              </w:rPr>
            </w:pPr>
            <w:ins w:id="16714" w:author="xh" w:date="2026-10-19T12:37:50+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15" w:author="xh" w:date="2026-10-19T12:37:50+08:00"/>
              </w:rPr>
            </w:pPr>
            <w:ins w:id="16716" w:author="xh" w:date="2026-10-19T12:37:50+08:00">
              <w:r>
                <w:rPr>
                  <w:rFonts w:ascii="Times New Roman" w:hAnsi="Times New Roman" w:eastAsia="宋体"/>
                  <w:b/>
                  <w:sz w:val="18"/>
                </w:rPr>
                <w:t>转接后净负荷/MW</w:t>
              </w:r>
            </w:ins>
          </w:p>
        </w:tc>
      </w:tr>
      <w:tr>
        <w:trPr>
          <w:cantSplit/>
          <w:ins w:id="16693" w:author="xh" w:date="2026-10-19T12:37:5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17" w:author="xh" w:date="2026-10-19T12:37:50+08:00"/>
              </w:rPr>
            </w:pPr>
            <w:ins w:id="16718" w:author="xh" w:date="2026-10-19T12:37:50+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19" w:author="xh" w:date="2026-10-19T12:37:50+08:00"/>
              </w:rPr>
            </w:pPr>
            <w:ins w:id="16720" w:author="xh" w:date="2026-10-19T12:37:50+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21" w:author="xh" w:date="2026-10-19T12:37:50+08:00"/>
              </w:rPr>
            </w:pPr>
            <w:ins w:id="16722" w:author="xh" w:date="2026-10-19T12:37:50+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23" w:author="xh" w:date="2026-10-19T12:37:50+08:00"/>
              </w:rPr>
            </w:pPr>
            <w:ins w:id="16724" w:author="xh" w:date="2026-10-19T12:37:50+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25" w:author="xh" w:date="2026-10-19T12:37:50+08:00"/>
              </w:rPr>
            </w:pPr>
            <w:ins w:id="16726" w:author="xh" w:date="2026-10-19T12:37: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27" w:author="xh" w:date="2026-10-19T12:37:50+08:00"/>
              </w:rPr>
            </w:pPr>
            <w:ins w:id="16728" w:author="xh" w:date="2026-10-19T12:37:50+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29" w:author="xh" w:date="2026-10-19T12:37:50+08:00"/>
              </w:rPr>
            </w:pPr>
            <w:ins w:id="16730" w:author="xh" w:date="2026-10-19T12:37:50+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31" w:author="xh" w:date="2026-10-19T12:37:50+08:00"/>
              </w:rPr>
            </w:pPr>
            <w:ins w:id="16732" w:author="xh" w:date="2026-10-19T12:37:50+08:00">
              <w:r>
                <w:rPr>
                  <w:rFonts w:ascii="Times New Roman" w:hAnsi="Times New Roman" w:eastAsia="宋体"/>
                  <w:b w:val="0"/>
                  <w:sz w:val="18"/>
                </w:rPr>
                <w:t>—</w:t>
              </w:r>
            </w:ins>
          </w:p>
        </w:tc>
      </w:tr>
      <w:tr>
        <w:trPr>
          <w:cantSplit/>
          <w:ins w:id="16694" w:author="xh" w:date="2026-10-19T12:37:5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33" w:author="xh" w:date="2026-10-19T12:37:50+08:00"/>
              </w:rPr>
            </w:pPr>
            <w:ins w:id="16734" w:author="xh" w:date="2026-10-19T12:37:50+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35" w:author="xh" w:date="2026-10-19T12:37:50+08:00"/>
              </w:rPr>
            </w:pPr>
            <w:ins w:id="16736" w:author="xh" w:date="2026-10-19T12:37:50+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37" w:author="xh" w:date="2026-10-19T12:37:50+08:00"/>
              </w:rPr>
            </w:pPr>
            <w:ins w:id="16738" w:author="xh" w:date="2026-10-19T12:37:50+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39" w:author="xh" w:date="2026-10-19T12:37:50+08:00"/>
              </w:rPr>
            </w:pPr>
            <w:ins w:id="16740" w:author="xh" w:date="2026-10-19T12:37:50+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41" w:author="xh" w:date="2026-10-19T12:37:50+08:00"/>
              </w:rPr>
            </w:pPr>
            <w:ins w:id="16742" w:author="xh" w:date="2026-10-19T12:37: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43" w:author="xh" w:date="2026-10-19T12:37:50+08:00"/>
              </w:rPr>
            </w:pPr>
            <w:ins w:id="16744" w:author="xh" w:date="2026-10-19T12:37: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45" w:author="xh" w:date="2026-10-19T12:37:50+08:00"/>
              </w:rPr>
            </w:pPr>
            <w:ins w:id="16746" w:author="xh" w:date="2026-10-19T12:37: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47" w:author="xh" w:date="2026-10-19T12:37:50+08:00"/>
              </w:rPr>
            </w:pPr>
            <w:ins w:id="16748" w:author="xh" w:date="2026-10-19T12:37:50+08:00">
              <w:r>
                <w:rPr>
                  <w:rFonts w:ascii="Times New Roman" w:hAnsi="Times New Roman" w:eastAsia="宋体"/>
                  <w:b w:val="0"/>
                  <w:sz w:val="18"/>
                </w:rPr>
                <w:t>60.03</w:t>
              </w:r>
            </w:ins>
          </w:p>
        </w:tc>
      </w:tr>
      <w:tr>
        <w:trPr>
          <w:cantSplit/>
          <w:ins w:id="16695" w:author="xh" w:date="2026-10-19T12:37:5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49" w:author="xh" w:date="2026-10-19T12:37:50+08:00"/>
              </w:rPr>
            </w:pPr>
            <w:ins w:id="16750" w:author="xh" w:date="2026-10-19T12:37:50+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51" w:author="xh" w:date="2026-10-19T12:37:50+08:00"/>
              </w:rPr>
            </w:pPr>
            <w:ins w:id="16752" w:author="xh" w:date="2026-10-19T12:37:50+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53" w:author="xh" w:date="2026-10-19T12:37:50+08:00"/>
              </w:rPr>
            </w:pPr>
            <w:ins w:id="16754" w:author="xh" w:date="2026-10-19T12:37:50+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55" w:author="xh" w:date="2026-10-19T12:37:50+08:00"/>
              </w:rPr>
            </w:pPr>
            <w:ins w:id="16756" w:author="xh" w:date="2026-10-19T12:37:50+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57" w:author="xh" w:date="2026-10-19T12:37:50+08:00"/>
              </w:rPr>
            </w:pPr>
            <w:ins w:id="16758" w:author="xh" w:date="2026-10-19T12:37: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59" w:author="xh" w:date="2026-10-19T12:37:50+08:00"/>
              </w:rPr>
            </w:pPr>
            <w:ins w:id="16760" w:author="xh" w:date="2026-10-19T12:37: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61" w:author="xh" w:date="2026-10-19T12:37:50+08:00"/>
              </w:rPr>
            </w:pPr>
            <w:ins w:id="16762" w:author="xh" w:date="2026-10-19T12:37: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63" w:author="xh" w:date="2026-10-19T12:37:50+08:00"/>
              </w:rPr>
            </w:pPr>
            <w:ins w:id="16764" w:author="xh" w:date="2026-10-19T12:37:50+08:00">
              <w:r>
                <w:rPr>
                  <w:rFonts w:ascii="Times New Roman" w:hAnsi="Times New Roman" w:eastAsia="宋体"/>
                  <w:b w:val="0"/>
                  <w:sz w:val="18"/>
                </w:rPr>
                <w:t>72.46</w:t>
              </w:r>
            </w:ins>
          </w:p>
        </w:tc>
      </w:tr>
      <w:tr>
        <w:trPr>
          <w:cantSplit/>
          <w:ins w:id="16696" w:author="xh" w:date="2026-10-19T12:37:5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65" w:author="xh" w:date="2026-10-19T12:37:50+08:00"/>
              </w:rPr>
            </w:pPr>
            <w:ins w:id="16766" w:author="xh" w:date="2026-10-19T12:37:50+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67" w:author="xh" w:date="2026-10-19T12:37:50+08:00"/>
              </w:rPr>
            </w:pPr>
            <w:ins w:id="16768" w:author="xh" w:date="2026-10-19T12:37:50+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69" w:author="xh" w:date="2026-10-19T12:37:50+08:00"/>
              </w:rPr>
            </w:pPr>
            <w:ins w:id="16770" w:author="xh" w:date="2026-10-19T12:37:50+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71" w:author="xh" w:date="2026-10-19T12:37:50+08:00"/>
              </w:rPr>
            </w:pPr>
            <w:ins w:id="16772" w:author="xh" w:date="2026-10-19T12:37:50+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73" w:author="xh" w:date="2026-10-19T12:37:50+08:00"/>
              </w:rPr>
            </w:pPr>
            <w:ins w:id="16774" w:author="xh" w:date="2026-10-19T12:37: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75" w:author="xh" w:date="2026-10-19T12:37:50+08:00"/>
              </w:rPr>
            </w:pPr>
            <w:ins w:id="16776" w:author="xh" w:date="2026-10-19T12:37: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77" w:author="xh" w:date="2026-10-19T12:37:50+08:00"/>
              </w:rPr>
            </w:pPr>
            <w:ins w:id="16778" w:author="xh" w:date="2026-10-19T12:37: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79" w:author="xh" w:date="2026-10-19T12:37:50+08:00"/>
              </w:rPr>
            </w:pPr>
            <w:ins w:id="16780" w:author="xh" w:date="2026-10-19T12:37:50+08:00">
              <w:r>
                <w:rPr>
                  <w:rFonts w:ascii="Times New Roman" w:hAnsi="Times New Roman" w:eastAsia="宋体"/>
                  <w:b w:val="0"/>
                  <w:sz w:val="18"/>
                </w:rPr>
                <w:t>87.41</w:t>
              </w:r>
            </w:ins>
          </w:p>
        </w:tc>
      </w:tr>
      <w:tr>
        <w:trPr>
          <w:cantSplit/>
          <w:ins w:id="16697" w:author="xh" w:date="2026-10-19T12:37:5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81" w:author="xh" w:date="2026-10-19T12:37:50+08:00"/>
              </w:rPr>
            </w:pPr>
            <w:ins w:id="16782" w:author="xh" w:date="2026-10-19T12:37:50+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83" w:author="xh" w:date="2026-10-19T12:37:50+08:00"/>
              </w:rPr>
            </w:pPr>
            <w:ins w:id="16784" w:author="xh" w:date="2026-10-19T12:37:50+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85" w:author="xh" w:date="2026-10-19T12:37:50+08:00"/>
              </w:rPr>
            </w:pPr>
            <w:ins w:id="16786" w:author="xh" w:date="2026-10-19T12:37:50+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87" w:author="xh" w:date="2026-10-19T12:37:50+08:00"/>
              </w:rPr>
            </w:pPr>
            <w:ins w:id="16788" w:author="xh" w:date="2026-10-19T12:37:50+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89" w:author="xh" w:date="2026-10-19T12:37:50+08:00"/>
              </w:rPr>
            </w:pPr>
            <w:ins w:id="16790" w:author="xh" w:date="2026-10-19T12:37: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91" w:author="xh" w:date="2026-10-19T12:37:50+08:00"/>
              </w:rPr>
            </w:pPr>
            <w:ins w:id="16792" w:author="xh" w:date="2026-10-19T12:37:50+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93" w:author="xh" w:date="2026-10-19T12:37:50+08:00"/>
              </w:rPr>
            </w:pPr>
            <w:ins w:id="16794" w:author="xh" w:date="2026-10-19T12:37:50+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95" w:author="xh" w:date="2026-10-19T12:37:50+08:00"/>
              </w:rPr>
            </w:pPr>
            <w:ins w:id="16796" w:author="xh" w:date="2026-10-19T12:37:50+08:00">
              <w:r>
                <w:rPr>
                  <w:rFonts w:ascii="Times New Roman" w:hAnsi="Times New Roman" w:eastAsia="宋体"/>
                  <w:b w:val="0"/>
                  <w:sz w:val="18"/>
                </w:rPr>
                <w:t>—</w:t>
              </w:r>
            </w:ins>
          </w:p>
        </w:tc>
      </w:tr>
      <w:tr>
        <w:trPr>
          <w:cantSplit/>
          <w:ins w:id="16698" w:author="xh" w:date="2026-10-19T12:37:5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97" w:author="xh" w:date="2026-10-19T12:37:50+08:00"/>
              </w:rPr>
            </w:pPr>
            <w:ins w:id="16798" w:author="xh" w:date="2026-10-19T12:37:50+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799" w:author="xh" w:date="2026-10-19T12:37:50+08:00"/>
              </w:rPr>
            </w:pPr>
            <w:ins w:id="16800" w:author="xh" w:date="2026-10-19T12:37:50+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801" w:author="xh" w:date="2026-10-19T12:37:50+08:00"/>
              </w:rPr>
            </w:pPr>
            <w:ins w:id="16802" w:author="xh" w:date="2026-10-19T12:37:50+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803" w:author="xh" w:date="2026-10-19T12:37:50+08:00"/>
              </w:rPr>
            </w:pPr>
            <w:ins w:id="16804" w:author="xh" w:date="2026-10-19T12:37:50+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805" w:author="xh" w:date="2026-10-19T12:37:50+08:00"/>
              </w:rPr>
            </w:pPr>
            <w:ins w:id="16806" w:author="xh" w:date="2026-10-19T12:37: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807" w:author="xh" w:date="2026-10-19T12:37:50+08:00"/>
              </w:rPr>
            </w:pPr>
            <w:ins w:id="16808" w:author="xh" w:date="2026-10-19T12:37: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809" w:author="xh" w:date="2026-10-19T12:37:50+08:00"/>
              </w:rPr>
            </w:pPr>
            <w:ins w:id="16810" w:author="xh" w:date="2026-10-19T12:37: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811" w:author="xh" w:date="2026-10-19T12:37:50+08:00"/>
              </w:rPr>
            </w:pPr>
            <w:ins w:id="16812" w:author="xh" w:date="2026-10-19T12:37:50+08:00">
              <w:r>
                <w:rPr>
                  <w:rFonts w:ascii="Times New Roman" w:hAnsi="Times New Roman" w:eastAsia="宋体"/>
                  <w:b w:val="0"/>
                  <w:sz w:val="18"/>
                </w:rPr>
                <w:t>60.03</w:t>
              </w:r>
            </w:ins>
          </w:p>
        </w:tc>
      </w:tr>
      <w:tr>
        <w:trPr>
          <w:cantSplit/>
          <w:ins w:id="16699" w:author="xh" w:date="2026-10-19T12:37:5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813" w:author="xh" w:date="2026-10-19T12:37:50+08:00"/>
              </w:rPr>
            </w:pPr>
            <w:ins w:id="16814" w:author="xh" w:date="2026-10-19T12:37:50+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815" w:author="xh" w:date="2026-10-19T12:37:50+08:00"/>
              </w:rPr>
            </w:pPr>
            <w:ins w:id="16816" w:author="xh" w:date="2026-10-19T12:37:50+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817" w:author="xh" w:date="2026-10-19T12:37:50+08:00"/>
              </w:rPr>
            </w:pPr>
            <w:ins w:id="16818" w:author="xh" w:date="2026-10-19T12:37:50+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819" w:author="xh" w:date="2026-10-19T12:37:50+08:00"/>
              </w:rPr>
            </w:pPr>
            <w:ins w:id="16820" w:author="xh" w:date="2026-10-19T12:37:50+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821" w:author="xh" w:date="2026-10-19T12:37:50+08:00"/>
              </w:rPr>
            </w:pPr>
            <w:ins w:id="16822" w:author="xh" w:date="2026-10-19T12:37: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823" w:author="xh" w:date="2026-10-19T12:37:50+08:00"/>
              </w:rPr>
            </w:pPr>
            <w:ins w:id="16824" w:author="xh" w:date="2026-10-19T12:37: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825" w:author="xh" w:date="2026-10-19T12:37:50+08:00"/>
              </w:rPr>
            </w:pPr>
            <w:ins w:id="16826" w:author="xh" w:date="2026-10-19T12:37:5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6827" w:author="xh" w:date="2026-10-19T12:37:50+08:00"/>
              </w:rPr>
            </w:pPr>
            <w:ins w:id="16828" w:author="xh" w:date="2026-10-19T12:37:50+08:00">
              <w:r>
                <w:rPr>
                  <w:rFonts w:ascii="Times New Roman" w:hAnsi="Times New Roman" w:eastAsia="宋体"/>
                  <w:b w:val="0"/>
                  <w:sz w:val="18"/>
                </w:rPr>
                <w:t>72.46</w:t>
              </w:r>
            </w:ins>
          </w:p>
        </w:tc>
      </w:tr>
      <w:tr>
        <w:trPr>
          <w:cantSplit/>
          <w:ins w:id="16700" w:author="xh" w:date="2026-10-19T12:37:50+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829" w:author="xh" w:date="2026-10-19T12:37:50+08:00"/>
              </w:rPr>
            </w:pPr>
            <w:ins w:id="16830" w:author="xh" w:date="2026-10-19T12:37:50+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831" w:author="xh" w:date="2026-10-19T12:37:50+08:00"/>
              </w:rPr>
            </w:pPr>
            <w:ins w:id="16832" w:author="xh" w:date="2026-10-19T12:37:50+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833" w:author="xh" w:date="2026-10-19T12:37:50+08:00"/>
              </w:rPr>
            </w:pPr>
            <w:ins w:id="16834" w:author="xh" w:date="2026-10-19T12:37:50+08:00">
              <w:r>
                <w:rPr>
                  <w:rFonts w:ascii="Times New Roman" w:hAnsi="Times New Roman" w:eastAsia="宋体"/>
                  <w:b w:val="0"/>
                  <w:sz w:val="18"/>
                </w:rPr>
                <w:t>80.00+80.00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835" w:author="xh" w:date="2026-10-19T12:37:50+08:00"/>
              </w:rPr>
            </w:pPr>
            <w:ins w:id="16836" w:author="xh" w:date="2026-10-19T12:37:50+08:00">
              <w:r>
                <w:rPr>
                  <w:rFonts w:ascii="Times New Roman" w:hAnsi="Times New Roman" w:eastAsia="宋体"/>
                  <w:b w:val="0"/>
                  <w:sz w:val="18"/>
                </w:rPr>
                <w:t>160.00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837" w:author="xh" w:date="2026-10-19T12:37:50+08:00"/>
              </w:rPr>
            </w:pPr>
            <w:ins w:id="16838" w:author="xh" w:date="2026-10-19T12:37:50+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839" w:author="xh" w:date="2026-10-19T12:37:50+08:00"/>
              </w:rPr>
            </w:pPr>
            <w:ins w:id="16840" w:author="xh" w:date="2026-10-19T12:37:50+08:00">
              <w:r>
                <w:rPr>
                  <w:rFonts w:ascii="Times New Roman" w:hAnsi="Times New Roman" w:eastAsia="宋体"/>
                  <w:b w:val="0"/>
                  <w:sz w:val="18"/>
                </w:rPr>
                <w:t>2.82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841" w:author="xh" w:date="2026-10-19T12:37:50+08:00"/>
              </w:rPr>
            </w:pPr>
            <w:ins w:id="16842" w:author="xh" w:date="2026-10-19T12:37:50+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6843" w:author="xh" w:date="2026-10-19T12:37:50+08:00"/>
              </w:rPr>
            </w:pPr>
            <w:ins w:id="16844" w:author="xh" w:date="2026-10-19T12:37:50+08:00">
              <w:r>
                <w:rPr>
                  <w:rFonts w:ascii="Times New Roman" w:hAnsi="Times New Roman" w:eastAsia="宋体"/>
                  <w:b w:val="0"/>
                  <w:sz w:val="18"/>
                </w:rPr>
                <w:t>84.59</w:t>
              </w:r>
            </w:ins>
          </w:p>
        </w:tc>
      </w:tr>
    </w:tbl>
    <w:p w14:paraId="67394CEC">
      <w:pPr>
        <w:pStyle w:val="2"/>
        <w:widowControl/>
        <w:spacing w:before="0" w:after="0" w:line="348" w:lineRule="exact"/>
        <w:ind w:firstLine="480"/>
        <w:jc w:val="both"/>
      </w:pPr>
      <w:r>
        <w:rPr>
          <w:rFonts w:ascii="Times New Roman" w:hAnsi="Times New Roman" w:eastAsia="方正仿宋_GBK"/>
          <w:b w:val="0"/>
          <w:sz w:val="24"/>
        </w:rPr>
        <w:t xml:space="preserve">20</w:t>
      </w:r>
      <w:ins w:id="16845" w:author="xh" w:date="2026-10-19T12:38:29+08:00">
        <w:r>
          <w:rPr>
            <w:rFonts w:ascii="Times New Roman" w:hAnsi="Times New Roman" w:eastAsia="方正仿宋_GBK"/>
            <w:b w:val="0"/>
            <w:sz w:val="24"/>
          </w:rPr>
          <w:t xml:space="preserve">3</w:t>
        </w:r>
      </w:ins>
      <w:del w:id="16846" w:author="xh" w:date="2026-10-19T12:38:29+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6847" w:author="xh" w:date="2026-10-19T12:38:29+08:00">
        <w:r>
          <w:rPr>
            <w:rFonts w:ascii="Times New Roman" w:hAnsi="Times New Roman" w:eastAsia="方正仿宋_GBK"/>
            <w:b w:val="0"/>
            <w:sz w:val="24"/>
          </w:rPr>
          <w:t xml:space="preserve">最大单台主变N-1后，弹性方案剩余主变容量为80.00 MVA，按0.95功率因数折算为76.00 MW。储能</w:t>
        </w:r>
      </w:ins>
      <w:del w:id="16848" w:author="xh" w:date="2026-10-19T12:38:29+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6849" w:author="xh" w:date="2026-10-19T12:38:29+08:00">
        <w:r>
          <w:rPr>
            <w:rFonts w:ascii="Times New Roman" w:hAnsi="Times New Roman" w:eastAsia="方正仿宋_GBK"/>
            <w:b w:val="0"/>
            <w:sz w:val="24"/>
          </w:rPr>
          <w:t xml:space="preserve">有效支撑功率为0.00 MW、反向有效吸收功率为0.00 MW。全年本站故障</w:t>
        </w:r>
      </w:ins>
      <w:del w:id="16850" w:author="xh" w:date="2026-10-19T12:38:29+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16851" w:author="xh" w:date="2026-10-19T12:38:29+08:00">
        <w:r>
          <w:rPr>
            <w:rFonts w:ascii="Times New Roman" w:hAnsi="Times New Roman" w:eastAsia="方正仿宋_GBK"/>
            <w:b w:val="0"/>
            <w:sz w:val="24"/>
          </w:rPr>
          <w:t xml:space="preserve">中最小余量为0.94 MW。该小时按采用的固定区段预案</w:t>
        </w:r>
      </w:ins>
      <w:del w:id="16852" w:author="xh" w:date="2026-10-19T12:38:29+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16853" w:author="xh" w:date="2026-10-19T12:38:29+08:00">
        <w:r>
          <w:rPr>
            <w:rFonts w:ascii="Times New Roman" w:hAnsi="Times New Roman" w:eastAsia="方正仿宋_GBK"/>
            <w:b w:val="0"/>
            <w:sz w:val="24"/>
          </w:rPr>
          <w:t xml:space="preserve">47</w:t>
        </w:r>
      </w:ins>
      <w:del w:id="16854" w:author="xh" w:date="2026-10-19T12:38:29+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6855" w:author="xh" w:date="2026-10-19T12:38:29+08:00">
        <w:r>
          <w:rPr>
            <w:rFonts w:ascii="Times New Roman" w:hAnsi="Times New Roman" w:eastAsia="方正仿宋_GBK"/>
            <w:b w:val="0"/>
            <w:sz w:val="24"/>
          </w:rPr>
          <w:t xml:space="preserve">4</w:t>
        </w:r>
      </w:ins>
      <w:del w:id="16856" w:author="xh" w:date="2026-10-19T12:38:29+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MW、承接0.00 MW，转接后净负荷为</w:t>
      </w:r>
      <w:ins w:id="16857" w:author="xh" w:date="2026-10-19T12:38:29+08:00">
        <w:r>
          <w:rPr>
            <w:rFonts w:ascii="Times New Roman" w:hAnsi="Times New Roman" w:eastAsia="方正仿宋_GBK"/>
            <w:b w:val="0"/>
            <w:sz w:val="24"/>
          </w:rPr>
          <w:t xml:space="preserve">75</w:t>
        </w:r>
      </w:ins>
      <w:del w:id="16858" w:author="xh" w:date="2026-10-19T12:38:29+08:00">
        <w:r>
          <w:rPr>
            <w:rFonts w:ascii="Times New Roman" w:hAnsi="Times New Roman" w:eastAsia="方正仿宋_GBK"/>
            <w:b w:val="0"/>
            <w:sz w:val="24"/>
          </w:rPr>
          <w:delText xml:space="preserve">60</w:delText>
        </w:r>
      </w:del>
      <w:r>
        <w:rPr>
          <w:rFonts w:ascii="Times New Roman" w:hAnsi="Times New Roman" w:eastAsia="方正仿宋_GBK"/>
          <w:b w:val="0"/>
          <w:sz w:val="24"/>
        </w:rPr>
        <w:t xml:space="preserve">.0</w:t>
      </w:r>
      <w:ins w:id="16859" w:author="xh" w:date="2026-10-19T12:38:29+08:00">
        <w:r>
          <w:rPr>
            <w:rFonts w:ascii="Times New Roman" w:hAnsi="Times New Roman" w:eastAsia="方正仿宋_GBK"/>
            <w:b w:val="0"/>
            <w:sz w:val="24"/>
          </w:rPr>
          <w:t xml:space="preserve">6</w:t>
        </w:r>
      </w:ins>
      <w:del w:id="16860" w:author="xh" w:date="2026-10-19T12:38:29+08:00">
        <w:r>
          <w:rPr>
            <w:rFonts w:ascii="Times New Roman" w:hAnsi="Times New Roman" w:eastAsia="方正仿宋_GBK"/>
            <w:b w:val="0"/>
            <w:sz w:val="24"/>
          </w:rPr>
          <w:delText xml:space="preserve">3 MW，区域最低净负荷工况下为24.10</w:delText>
        </w:r>
      </w:del>
      <w:r>
        <w:rPr>
          <w:rFonts w:ascii="Times New Roman" w:hAnsi="Times New Roman" w:eastAsia="方正仿宋_GBK"/>
          <w:b w:val="0"/>
          <w:sz w:val="24"/>
        </w:rPr>
        <w:t xml:space="preserve"> MW。</w:t>
      </w:r>
      <w:ins w:id="16861" w:author="xh" w:date="2026-10-19T12:38:29+08:00">
        <w:r>
          <w:rPr>
            <w:rFonts w:ascii="Times New Roman" w:hAnsi="Times New Roman" w:eastAsia="方正仿宋_GBK"/>
            <w:b w:val="0"/>
            <w:sz w:val="24"/>
          </w:rPr>
          <w:t xml:space="preserve">其中与开元变之间的主要通道承担11.85 MW净功率转接，使用既有通道。</w:t>
        </w:r>
      </w:ins>
    </w:p>
    <w:p w14:paraId="464A7BCE">
      <w:pPr>
        <w:pStyle w:val="2"/>
        <w:widowControl/>
        <w:spacing w:before="0" w:after="0" w:line="348" w:lineRule="exact"/>
        <w:ind w:firstLine="480"/>
        <w:jc w:val="both"/>
      </w:pPr>
      <w:ins w:id="16862" w:author="xh" w:date="2026-10-19T12:39:09+08:00">
        <w:r>
          <w:rPr>
            <w:rFonts w:ascii="Times New Roman" w:hAnsi="Times New Roman" w:eastAsia="方正仿宋_GBK"/>
            <w:b w:val="0"/>
            <w:sz w:val="24"/>
          </w:rPr>
          <w:t xml:space="preserve">两方案本站储能规模相同，</w:t>
        </w:r>
      </w:ins>
      <w:del w:id="16863" w:author="xh" w:date="2026-10-19T12:39:09+08:00">
        <w:r>
          <w:rPr>
            <w:rFonts w:ascii="Times New Roman" w:hAnsi="Times New Roman" w:eastAsia="方正仿宋_GBK"/>
            <w:b w:val="0"/>
            <w:sz w:val="24"/>
          </w:rPr>
          <w:delText xml:space="preserve">按最大单台</w:delText>
        </w:r>
      </w:del>
      <w:r>
        <w:rPr>
          <w:rFonts w:ascii="Times New Roman" w:hAnsi="Times New Roman" w:eastAsia="方正仿宋_GBK"/>
          <w:b w:val="0"/>
          <w:sz w:val="24"/>
        </w:rPr>
        <w:t xml:space="preserve">主变</w:t>
      </w:r>
      <w:ins w:id="16864" w:author="xh" w:date="2026-10-19T12:39:09+08:00">
        <w:r>
          <w:rPr>
            <w:rFonts w:ascii="Times New Roman" w:hAnsi="Times New Roman" w:eastAsia="方正仿宋_GBK"/>
            <w:b w:val="0"/>
            <w:sz w:val="24"/>
          </w:rPr>
          <w:t xml:space="preserve">规格的差异主要体现为</w:t>
        </w:r>
      </w:ins>
      <w:del w:id="16865" w:author="xh" w:date="2026-10-19T12:39:09+08:00">
        <w:r>
          <w:rPr>
            <w:rFonts w:ascii="Times New Roman" w:hAnsi="Times New Roman" w:eastAsia="方正仿宋_GBK"/>
            <w:b w:val="0"/>
            <w:sz w:val="24"/>
          </w:rPr>
          <w:delText xml:space="preserve">N-1校核，本</w:delText>
        </w:r>
      </w:del>
      <w:r>
        <w:rPr>
          <w:rFonts w:ascii="Times New Roman" w:hAnsi="Times New Roman" w:eastAsia="方正仿宋_GBK"/>
          <w:b w:val="0"/>
          <w:sz w:val="24"/>
        </w:rPr>
        <w:t xml:space="preserve">站</w:t>
      </w:r>
      <w:ins w:id="16866" w:author="xh" w:date="2026-10-19T12:39:09+08:00">
        <w:r>
          <w:rPr>
            <w:rFonts w:ascii="Times New Roman" w:hAnsi="Times New Roman" w:eastAsia="方正仿宋_GBK"/>
            <w:b w:val="0"/>
            <w:sz w:val="24"/>
          </w:rPr>
          <w:t xml:space="preserve">内</w:t>
        </w:r>
      </w:ins>
      <w:del w:id="16867" w:author="xh" w:date="2026-10-19T12:39:09+08:00">
        <w:r>
          <w:rPr>
            <w:rFonts w:ascii="Times New Roman" w:hAnsi="Times New Roman" w:eastAsia="方正仿宋_GBK"/>
            <w:b w:val="0"/>
            <w:sz w:val="24"/>
          </w:rPr>
          <w:delText xml:space="preserve">剩余</w:delText>
        </w:r>
      </w:del>
      <w:r>
        <w:rPr>
          <w:rFonts w:ascii="Times New Roman" w:hAnsi="Times New Roman" w:eastAsia="方正仿宋_GBK"/>
          <w:b w:val="0"/>
          <w:sz w:val="24"/>
        </w:rPr>
        <w:t xml:space="preserve">容量</w:t>
      </w:r>
      <w:ins w:id="16868" w:author="xh" w:date="2026-10-19T12:39:09+08:00">
        <w:r>
          <w:rPr>
            <w:rFonts w:ascii="Times New Roman" w:hAnsi="Times New Roman" w:eastAsia="方正仿宋_GBK"/>
            <w:b w:val="0"/>
            <w:sz w:val="24"/>
          </w:rPr>
          <w:t xml:space="preserve">及故障</w:t>
        </w:r>
      </w:ins>
      <w:del w:id="16869" w:author="xh" w:date="2026-10-19T12:39:09+08:00">
        <w:r>
          <w:rPr>
            <w:rFonts w:ascii="Times New Roman" w:hAnsi="Times New Roman" w:eastAsia="方正仿宋_GBK"/>
            <w:b w:val="0"/>
            <w:sz w:val="24"/>
          </w:rPr>
          <w:delText xml:space="preserve">为50.00 MVA，两代表工况重新转供</w:delText>
        </w:r>
      </w:del>
      <w:r>
        <w:rPr>
          <w:rFonts w:ascii="Times New Roman" w:hAnsi="Times New Roman" w:eastAsia="方正仿宋_GBK"/>
          <w:b w:val="0"/>
          <w:sz w:val="24"/>
        </w:rPr>
        <w:t xml:space="preserve">后</w:t>
      </w:r>
      <w:ins w:id="16870" w:author="xh" w:date="2026-10-19T12:39:09+08:00">
        <w:r>
          <w:rPr>
            <w:rFonts w:ascii="Times New Roman" w:hAnsi="Times New Roman" w:eastAsia="方正仿宋_GBK"/>
            <w:b w:val="0"/>
            <w:sz w:val="24"/>
          </w:rPr>
          <w:t xml:space="preserve">可用能力</w:t>
        </w:r>
      </w:ins>
      <w:r>
        <w:rPr>
          <w:rFonts w:ascii="Times New Roman" w:hAnsi="Times New Roman" w:eastAsia="方正仿宋_GBK"/>
          <w:b w:val="0"/>
          <w:sz w:val="24"/>
        </w:rPr>
        <w:t xml:space="preserve">的</w:t>
      </w:r>
      <w:ins w:id="16871" w:author="xh" w:date="2026-10-19T12:39:09+08:00">
        <w:r>
          <w:rPr>
            <w:rFonts w:ascii="Times New Roman" w:hAnsi="Times New Roman" w:eastAsia="方正仿宋_GBK"/>
            <w:b w:val="0"/>
            <w:sz w:val="24"/>
          </w:rPr>
          <w:t xml:space="preserve">变化</w:t>
        </w:r>
      </w:ins>
      <w:del w:id="16872" w:author="xh" w:date="2026-10-19T12:39:09+08:00">
        <w:r>
          <w:rPr>
            <w:rFonts w:ascii="Times New Roman" w:hAnsi="Times New Roman" w:eastAsia="方正仿宋_GBK"/>
            <w:b w:val="0"/>
            <w:sz w:val="24"/>
          </w:rPr>
          <w:delText xml:space="preserve">本站净负荷分别为47.50 MW、24.10 MW，两方向最小容量余量为0.00 MW，正向储能有效支撑功率为0.00 MW</w:delText>
        </w:r>
      </w:del>
      <w:r>
        <w:rPr>
          <w:rFonts w:ascii="Times New Roman" w:hAnsi="Times New Roman" w:eastAsia="方正仿宋_GBK"/>
          <w:b w:val="0"/>
          <w:sz w:val="24"/>
        </w:rPr>
        <w:t xml:space="preserve">。</w:t>
      </w:r>
    </w:p>
    <w:p w14:paraId="0AB19C38">
      <w:pPr>
        <w:pStyle w:val="2"/>
        <w:widowControl/>
        <w:spacing w:before="0" w:after="0" w:line="348" w:lineRule="exact"/>
        <w:ind w:firstLine="480"/>
        <w:jc w:val="both"/>
        <w:rPr>
          <w:del w:id="16873" w:author="xh" w:date="2026-10-19T12:39:48+08:00"/>
        </w:rPr>
      </w:pPr>
      <w:del w:id="16874" w:author="xh" w:date="2026-10-19T12:39:48+08:00">
        <w:r>
          <w:rPr>
            <w:rFonts w:ascii="Times New Roman" w:hAnsi="Times New Roman" w:eastAsia="方正仿宋_GBK"/>
            <w:b w:val="0"/>
            <w:sz w:val="24"/>
          </w:rPr>
          <w:delText>四年校核截面中，本站绝对功率最大的工况出现在2023年，转接前为84.84 MW，主要表现为正向受电需求，该年设备在最大单台主变N-1后剩余容量为50.00 MVA。故障方式下本站转出37.34 MW、承接0.00 MW，其中与吴庄变之间的主要转出功率为19.58 MW，转接后净负荷为47.50 MW。这一工况通过邻站分担本站故障后的正向负荷。</w:delText>
        </w:r>
      </w:del>
    </w:p>
    <w:p w14:paraId="66272249">
      <w:pPr>
        <w:pStyle w:val="7"/>
        <w:keepNext/>
        <w:numPr>
          <w:ilvl w:val="0"/>
          <w:numId w:val="0"/>
        </w:numPr>
        <w:spacing w:before="160" w:after="120" w:line="360" w:lineRule="exact"/>
        <w:ind w:firstLine="0"/>
      </w:pPr>
      <w:bookmarkStart w:id="227" w:name="花园变规划分析"/>
      <w:r>
        <w:rPr>
          <w:rFonts w:ascii="Times New Roman" w:hAnsi="Times New Roman" w:eastAsia="方正仿宋_GBK"/>
          <w:b/>
          <w:sz w:val="24"/>
        </w:rPr>
        <w:t>花园变规划分析</w:t>
      </w:r>
      <w:bookmarkEnd w:id="227"/>
    </w:p>
    <w:p w14:paraId="06D2EDCD">
      <w:pPr>
        <w:pStyle w:val="115"/>
        <w:widowControl/>
        <w:spacing w:before="0" w:after="0" w:line="348" w:lineRule="exact"/>
        <w:ind w:firstLine="480"/>
        <w:jc w:val="both"/>
      </w:pPr>
      <w:r>
        <w:rPr>
          <w:rFonts w:ascii="Times New Roman" w:hAnsi="Times New Roman" w:eastAsia="方正仿宋_GBK"/>
          <w:b w:val="0"/>
          <w:sz w:val="24"/>
        </w:rPr>
        <w:t xml:space="preserve">该站</w:t>
      </w:r>
      <w:ins w:id="16875" w:author="xh" w:date="2026-10-19T12:40:27+08:00">
        <w:r>
          <w:rPr>
            <w:rFonts w:ascii="Times New Roman" w:hAnsi="Times New Roman" w:eastAsia="方正仿宋_GBK"/>
            <w:b w:val="0"/>
            <w:sz w:val="24"/>
          </w:rPr>
          <w:t xml:space="preserve">2021年</w:t>
        </w:r>
      </w:ins>
      <w:del w:id="16876" w:author="xh" w:date="2026-10-19T12:40:27+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主变组合为40</w:t>
      </w:r>
      <w:ins w:id="16877" w:author="xh" w:date="2026-10-19T12:40:27+08:00">
        <w:r>
          <w:rPr>
            <w:rFonts w:ascii="Times New Roman" w:hAnsi="Times New Roman" w:eastAsia="方正仿宋_GBK"/>
            <w:b w:val="0"/>
            <w:sz w:val="24"/>
          </w:rPr>
          <w:t xml:space="preserve">.00</w:t>
        </w:r>
      </w:ins>
      <w:r>
        <w:rPr>
          <w:rFonts w:ascii="Times New Roman" w:hAnsi="Times New Roman" w:eastAsia="方正仿宋_GBK"/>
          <w:b w:val="0"/>
          <w:sz w:val="24"/>
        </w:rPr>
        <w:t xml:space="preserve">+</w:t>
      </w:r>
      <w:ins w:id="16878" w:author="xh" w:date="2026-10-19T12:40:27+08:00">
        <w:r>
          <w:rPr>
            <w:rFonts w:ascii="Times New Roman" w:hAnsi="Times New Roman" w:eastAsia="方正仿宋_GBK"/>
            <w:b w:val="0"/>
            <w:sz w:val="24"/>
          </w:rPr>
          <w:t xml:space="preserve">50.0</w:t>
        </w:r>
      </w:ins>
      <w:del w:id="16879" w:author="xh" w:date="2026-10-19T12:40:27+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0 MVA</w:t>
      </w:r>
      <w:ins w:id="16880" w:author="xh" w:date="2026-10-19T12:40:27+08:00">
        <w:r>
          <w:rPr>
            <w:rFonts w:ascii="Times New Roman" w:hAnsi="Times New Roman" w:eastAsia="方正仿宋_GBK"/>
            <w:b w:val="0"/>
            <w:sz w:val="24"/>
          </w:rPr>
          <w:t xml:space="preserve">。</w:t>
        </w:r>
      </w:ins>
      <w:del w:id="16881" w:author="xh" w:date="2026-10-19T12:40:27+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16882" w:author="xh" w:date="2026-10-19T12:40:27+08:00">
        <w:r>
          <w:rPr>
            <w:rFonts w:ascii="Times New Roman" w:hAnsi="Times New Roman" w:eastAsia="方正仿宋_GBK"/>
            <w:b w:val="0"/>
            <w:sz w:val="24"/>
          </w:rPr>
          <w:t xml:space="preserve">2030</w:t>
        </w:r>
      </w:ins>
      <w:del w:id="16883" w:author="xh" w:date="2026-10-19T12:40:27+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16884" w:author="xh" w:date="2026-10-19T12:40:27+08:00">
        <w:r>
          <w:rPr>
            <w:rFonts w:ascii="Times New Roman" w:hAnsi="Times New Roman" w:eastAsia="方正仿宋_GBK"/>
            <w:b w:val="0"/>
            <w:sz w:val="24"/>
          </w:rPr>
          <w:t xml:space="preserve">40.00 MVA更换为50.00 MVA。储能按本地支撑需求分批增加</w:t>
        </w:r>
      </w:ins>
      <w:del w:id="16885" w:author="xh" w:date="2026-10-19T12:40:27+08:00">
        <w:r>
          <w:rPr>
            <w:rFonts w:ascii="Times New Roman" w:hAnsi="Times New Roman" w:eastAsia="方正仿宋_GBK"/>
            <w:b w:val="0"/>
            <w:sz w:val="24"/>
          </w:rPr>
          <w:delText xml:space="preserve">均保留该组合</w:delText>
        </w:r>
      </w:del>
      <w:r>
        <w:rPr>
          <w:rFonts w:ascii="Times New Roman" w:hAnsi="Times New Roman" w:eastAsia="方正仿宋_GBK"/>
          <w:b w:val="0"/>
          <w:sz w:val="24"/>
        </w:rPr>
        <w:t xml:space="preserve">，</w:t>
      </w:r>
      <w:ins w:id="16886" w:author="xh" w:date="2026-10-19T12:40:27+08:00">
        <w:r>
          <w:rPr>
            <w:rFonts w:ascii="Times New Roman" w:hAnsi="Times New Roman" w:eastAsia="方正仿宋_GBK"/>
            <w:b w:val="0"/>
            <w:sz w:val="24"/>
          </w:rPr>
          <w:t xml:space="preserve">新增额定功率为2033年0.80 MW</w:t>
        </w:r>
      </w:ins>
      <w:del w:id="16887" w:author="xh" w:date="2026-10-19T12:40:27+08:00">
        <w:r>
          <w:rPr>
            <w:rFonts w:ascii="Times New Roman" w:hAnsi="Times New Roman" w:eastAsia="方正仿宋_GBK"/>
            <w:b w:val="0"/>
            <w:sz w:val="24"/>
          </w:rPr>
          <w:delText xml:space="preserve">供电任务由主变及网络承担</w:delText>
        </w:r>
      </w:del>
      <w:r>
        <w:rPr>
          <w:rFonts w:ascii="Times New Roman" w:hAnsi="Times New Roman" w:eastAsia="方正仿宋_GBK"/>
          <w:b w:val="0"/>
          <w:sz w:val="24"/>
        </w:rPr>
        <w:t xml:space="preserve">。</w:t>
      </w:r>
    </w:p>
    <w:p w14:paraId="1BF18EF7">
      <w:pPr>
        <w:pStyle w:val="2"/>
        <w:widowControl/>
        <w:spacing w:before="0" w:after="0" w:line="348" w:lineRule="exact"/>
        <w:ind w:firstLine="480"/>
        <w:jc w:val="both"/>
      </w:pPr>
      <w:r>
        <w:rPr>
          <w:rFonts w:ascii="Times New Roman" w:hAnsi="Times New Roman" w:eastAsia="方正仿宋_GBK"/>
          <w:b w:val="0"/>
          <w:sz w:val="24"/>
        </w:rPr>
        <w:t xml:space="preserve">2025年</w:t>
      </w:r>
      <w:del w:id="16888" w:author="xh" w:date="2026-10-19T12:41:07+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最大正向、反向净负荷分别为63.57 MW、0.00 MW</w:t>
      </w:r>
      <w:ins w:id="16889" w:author="xh" w:date="2026-10-19T12:41:07+08:00">
        <w:r>
          <w:rPr>
            <w:rFonts w:ascii="Times New Roman" w:hAnsi="Times New Roman" w:eastAsia="方正仿宋_GBK"/>
            <w:b w:val="0"/>
            <w:sz w:val="24"/>
          </w:rPr>
          <w:t xml:space="preserve">，2035年分别为92.57 MW、0.00 MW</w:t>
        </w:r>
      </w:ins>
      <w:r>
        <w:rPr>
          <w:rFonts w:ascii="Times New Roman" w:hAnsi="Times New Roman" w:eastAsia="方正仿宋_GBK"/>
          <w:b w:val="0"/>
          <w:sz w:val="24"/>
        </w:rPr>
        <w:t xml:space="preserve">。</w:t>
      </w:r>
      <w:ins w:id="16890" w:author="xh" w:date="2026-10-19T12:41:07+08:00">
        <w:r>
          <w:rPr>
            <w:rFonts w:ascii="Times New Roman" w:hAnsi="Times New Roman" w:eastAsia="方正仿宋_GBK"/>
            <w:b w:val="0"/>
            <w:sz w:val="24"/>
          </w:rPr>
          <w:t xml:space="preserve">2035年</w:t>
        </w:r>
      </w:ins>
      <w:del w:id="16891" w:author="xh" w:date="2026-10-19T12:41:07+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6892" w:author="xh" w:date="2026-10-19T12:41:07+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ins w:id="16893" w:author="xh" w:date="2026-10-19T12:41:07+08:00">
        <w:r>
          <w:rPr>
            <w:rFonts w:ascii="Times New Roman" w:hAnsi="Times New Roman" w:eastAsia="方正仿宋_GBK"/>
            <w:b w:val="0"/>
            <w:sz w:val="24"/>
          </w:rPr>
          <w:t xml:space="preserve">9</w:t>
        </w:r>
      </w:ins>
      <w:del w:id="16894" w:author="xh" w:date="2026-10-19T12:41:07+08:00">
        <w:r>
          <w:rPr>
            <w:rFonts w:ascii="Times New Roman" w:hAnsi="Times New Roman" w:eastAsia="方正仿宋_GBK"/>
            <w:b w:val="0"/>
            <w:sz w:val="24"/>
          </w:rPr>
          <w:delText xml:space="preserve">为8</w:delText>
        </w:r>
      </w:del>
      <w:r>
        <w:rPr>
          <w:rFonts w:ascii="Times New Roman" w:hAnsi="Times New Roman" w:eastAsia="方正仿宋_GBK"/>
          <w:b w:val="0"/>
          <w:sz w:val="24"/>
        </w:rPr>
        <w:t xml:space="preserve">0.00 MVA、储能额定功率</w:t>
      </w:r>
      <w:ins w:id="16895" w:author="xh" w:date="2026-10-19T12:41:07+08:00">
        <w:r>
          <w:rPr>
            <w:rFonts w:ascii="Times New Roman" w:hAnsi="Times New Roman" w:eastAsia="方正仿宋_GBK"/>
            <w:b w:val="0"/>
            <w:sz w:val="24"/>
          </w:rPr>
          <w:t xml:space="preserve">2</w:t>
        </w:r>
      </w:ins>
      <w:del w:id="16896" w:author="xh" w:date="2026-10-19T12:41:07+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.00 MW，弹性方案分别为</w:t>
      </w:r>
      <w:ins w:id="16897" w:author="xh" w:date="2026-10-19T12:41:07+08:00">
        <w:r>
          <w:rPr>
            <w:rFonts w:ascii="Times New Roman" w:hAnsi="Times New Roman" w:eastAsia="方正仿宋_GBK"/>
            <w:b w:val="0"/>
            <w:sz w:val="24"/>
          </w:rPr>
          <w:t xml:space="preserve">10</w:t>
        </w:r>
      </w:ins>
      <w:del w:id="16898" w:author="xh" w:date="2026-10-19T12:41:07+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0.00 MVA和0.</w:t>
      </w:r>
      <w:ins w:id="16899" w:author="xh" w:date="2026-10-19T12:41:07+08:00">
        <w:r>
          <w:rPr>
            <w:rFonts w:ascii="Times New Roman" w:hAnsi="Times New Roman" w:eastAsia="方正仿宋_GBK"/>
            <w:b w:val="0"/>
            <w:sz w:val="24"/>
          </w:rPr>
          <w:t xml:space="preserve">8</w:t>
        </w:r>
      </w:ins>
      <w:del w:id="16900" w:author="xh" w:date="2026-10-19T12:41:07+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w:t>
      </w:r>
      <w:ins w:id="16901" w:author="xh" w:date="2026-10-19T12:41:07+08:00">
        <w:r>
          <w:rPr>
            <w:rFonts w:ascii="Times New Roman" w:hAnsi="Times New Roman" w:eastAsia="方正仿宋_GBK"/>
            <w:b w:val="0"/>
            <w:sz w:val="24"/>
          </w:rPr>
          <w:t xml:space="preserve">。弹性</w:t>
        </w:r>
      </w:ins>
      <w:del w:id="16902" w:author="xh" w:date="2026-10-19T12:41:07+08:00">
        <w:r>
          <w:rPr>
            <w:rFonts w:ascii="Times New Roman" w:hAnsi="Times New Roman" w:eastAsia="方正仿宋_GBK"/>
            <w:b w:val="0"/>
            <w:sz w:val="24"/>
          </w:rPr>
          <w:delText xml:space="preserve">，两类</w:delText>
        </w:r>
      </w:del>
      <w:r>
        <w:rPr>
          <w:rFonts w:ascii="Times New Roman" w:hAnsi="Times New Roman" w:eastAsia="方正仿宋_GBK"/>
          <w:b w:val="0"/>
          <w:sz w:val="24"/>
        </w:rPr>
        <w:t xml:space="preserve">方案本站主变</w:t>
      </w:r>
      <w:del w:id="16903" w:author="xh" w:date="2026-10-19T12:41:07+08:00">
        <w:r>
          <w:rPr>
            <w:rFonts w:ascii="Times New Roman" w:hAnsi="Times New Roman" w:eastAsia="方正仿宋_GBK"/>
            <w:b w:val="0"/>
            <w:sz w:val="24"/>
          </w:rPr>
          <w:delText xml:space="preserve">总</w:delText>
        </w:r>
      </w:del>
      <w:r>
        <w:rPr>
          <w:rFonts w:ascii="Times New Roman" w:hAnsi="Times New Roman" w:eastAsia="方正仿宋_GBK"/>
          <w:b w:val="0"/>
          <w:sz w:val="24"/>
        </w:rPr>
        <w:t xml:space="preserve">容量</w:t>
      </w:r>
      <w:ins w:id="16904" w:author="xh" w:date="2026-10-19T12:41:07+08:00">
        <w:r>
          <w:rPr>
            <w:rFonts w:ascii="Times New Roman" w:hAnsi="Times New Roman" w:eastAsia="方正仿宋_GBK"/>
            <w:b w:val="0"/>
            <w:sz w:val="24"/>
          </w:rPr>
          <w:t xml:space="preserve">较刚性增加10.00 MVA</w:t>
        </w:r>
      </w:ins>
      <w:del w:id="16905" w:author="xh" w:date="2026-10-19T12:41:07+08:00">
        <w:r>
          <w:rPr>
            <w:rFonts w:ascii="Times New Roman" w:hAnsi="Times New Roman" w:eastAsia="方正仿宋_GBK"/>
            <w:b w:val="0"/>
            <w:sz w:val="24"/>
          </w:rPr>
          <w:delText xml:space="preserve">相同</w:delText>
        </w:r>
      </w:del>
      <w:r>
        <w:rPr>
          <w:rFonts w:ascii="Times New Roman" w:hAnsi="Times New Roman" w:eastAsia="方正仿宋_GBK"/>
          <w:b w:val="0"/>
          <w:sz w:val="24"/>
        </w:rPr>
        <w:t xml:space="preserve">。</w:t>
      </w:r>
      <w:del w:id="16906" w:author="xh" w:date="2026-10-19T12:41:07+08:00">
        <w:r>
          <w:rPr>
            <w:rFonts w:ascii="Times New Roman" w:hAnsi="Times New Roman" w:eastAsia="方正仿宋_GBK"/>
            <w:b w:val="0"/>
            <w:sz w:val="24"/>
          </w:rPr>
          <w:delText xml:space="preserve">弹性方案按当年各站局部极值计算的站级负载率为84%。</w:delText>
        </w:r>
      </w:del>
    </w:p>
    <w:p w14:paraId="79575F94">
      <w:pPr>
        <w:pStyle w:val="2"/>
        <w:keepNext/>
        <w:spacing w:before="120" w:after="80" w:line="280" w:lineRule="exact"/>
        <w:ind w:firstLine="0"/>
        <w:jc w:val="center"/>
      </w:pPr>
      <w:r>
        <w:rPr>
          <w:rFonts w:ascii="Times New Roman" w:hAnsi="Times New Roman" w:eastAsia="宋体"/>
          <w:b w:val="0"/>
          <w:sz w:val="21"/>
        </w:rPr>
        <w:t xml:space="preserve">表5-38 花园变</w:t>
      </w:r>
      <w:ins w:id="16907" w:author="xh" w:date="2026-10-19T12:41:46+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B1BCC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6908" w:author="xh" w:date="2026-10-19T12:42:26+08:00"/>
        </w:trPr>
        <w:tc>
          <w:tcPr>
            <w:tcW w:w="1039" w:type="dxa"/>
            <w:tcMar>
              <w:left w:w="70" w:type="dxa"/>
              <w:right w:w="70" w:type="dxa"/>
            </w:tcMar>
            <w:vAlign w:val="center"/>
          </w:tcPr>
          <w:p w14:paraId="48B3935C">
            <w:pPr>
              <w:keepNext/>
              <w:spacing w:before="20" w:after="20" w:line="260" w:lineRule="exact"/>
              <w:ind w:left="0" w:leftChars="0" w:right="0" w:rightChars="0" w:firstLine="0" w:firstLineChars="0"/>
              <w:jc w:val="center"/>
              <w:rPr>
                <w:del w:id="16917" w:author="xh" w:date="2026-10-19T12:42:26+08:00"/>
              </w:rPr>
            </w:pPr>
            <w:del w:id="16918" w:author="xh" w:date="2026-10-19T12:42:26+08:00">
              <w:r>
                <w:rPr>
                  <w:rFonts w:ascii="Times New Roman" w:hAnsi="Times New Roman" w:eastAsia="宋体"/>
                  <w:b/>
                  <w:sz w:val="18"/>
                </w:rPr>
                <w:delText>方案</w:delText>
              </w:r>
            </w:del>
          </w:p>
        </w:tc>
        <w:tc>
          <w:tcPr>
            <w:tcW w:w="1039" w:type="dxa"/>
            <w:tcMar>
              <w:left w:w="70" w:type="dxa"/>
              <w:right w:w="70" w:type="dxa"/>
            </w:tcMar>
            <w:vAlign w:val="center"/>
          </w:tcPr>
          <w:p w14:paraId="6F200B2A">
            <w:pPr>
              <w:keepNext/>
              <w:spacing w:before="20" w:after="20" w:line="260" w:lineRule="exact"/>
              <w:ind w:left="0" w:leftChars="0" w:right="0" w:rightChars="0" w:firstLine="0" w:firstLineChars="0"/>
              <w:jc w:val="center"/>
              <w:rPr>
                <w:del w:id="16919" w:author="xh" w:date="2026-10-19T12:42:26+08:00"/>
              </w:rPr>
            </w:pPr>
            <w:del w:id="16920" w:author="xh" w:date="2026-10-19T12:42:26+08:00">
              <w:r>
                <w:rPr>
                  <w:rFonts w:ascii="Times New Roman" w:hAnsi="Times New Roman" w:eastAsia="宋体"/>
                  <w:b/>
                  <w:sz w:val="18"/>
                </w:rPr>
                <w:delText>年份</w:delText>
              </w:r>
            </w:del>
          </w:p>
        </w:tc>
        <w:tc>
          <w:tcPr>
            <w:tcW w:w="1039" w:type="dxa"/>
            <w:tcMar>
              <w:left w:w="70" w:type="dxa"/>
              <w:right w:w="70" w:type="dxa"/>
            </w:tcMar>
            <w:vAlign w:val="center"/>
          </w:tcPr>
          <w:p w14:paraId="77867E48">
            <w:pPr>
              <w:keepNext/>
              <w:spacing w:before="20" w:after="20" w:line="260" w:lineRule="exact"/>
              <w:ind w:left="0" w:leftChars="0" w:right="0" w:rightChars="0" w:firstLine="0" w:firstLineChars="0"/>
              <w:jc w:val="center"/>
              <w:rPr>
                <w:del w:id="16921" w:author="xh" w:date="2026-10-19T12:42:26+08:00"/>
              </w:rPr>
            </w:pPr>
            <w:del w:id="16922" w:author="xh" w:date="2026-10-19T12:42:26+08:00">
              <w:r>
                <w:rPr>
                  <w:rFonts w:ascii="Times New Roman" w:hAnsi="Times New Roman" w:eastAsia="宋体"/>
                  <w:b/>
                  <w:sz w:val="18"/>
                </w:rPr>
                <w:delText>主变组合/MVA</w:delText>
              </w:r>
            </w:del>
          </w:p>
        </w:tc>
        <w:tc>
          <w:tcPr>
            <w:tcW w:w="1039" w:type="dxa"/>
            <w:tcMar>
              <w:left w:w="70" w:type="dxa"/>
              <w:right w:w="70" w:type="dxa"/>
            </w:tcMar>
            <w:vAlign w:val="center"/>
          </w:tcPr>
          <w:p w14:paraId="42F8D212">
            <w:pPr>
              <w:keepNext/>
              <w:spacing w:before="20" w:after="20" w:line="260" w:lineRule="exact"/>
              <w:ind w:left="0" w:leftChars="0" w:right="0" w:rightChars="0" w:firstLine="0" w:firstLineChars="0"/>
              <w:jc w:val="center"/>
              <w:rPr>
                <w:del w:id="16923" w:author="xh" w:date="2026-10-19T12:42:26+08:00"/>
              </w:rPr>
            </w:pPr>
            <w:del w:id="16924" w:author="xh" w:date="2026-10-19T12:42:26+08:00">
              <w:r>
                <w:rPr>
                  <w:rFonts w:ascii="Times New Roman" w:hAnsi="Times New Roman" w:eastAsia="宋体"/>
                  <w:b/>
                  <w:sz w:val="18"/>
                </w:rPr>
                <w:delText>总容量/MVA</w:delText>
              </w:r>
            </w:del>
          </w:p>
        </w:tc>
        <w:tc>
          <w:tcPr>
            <w:tcW w:w="1039" w:type="dxa"/>
            <w:tcMar>
              <w:left w:w="70" w:type="dxa"/>
              <w:right w:w="70" w:type="dxa"/>
            </w:tcMar>
            <w:vAlign w:val="center"/>
          </w:tcPr>
          <w:p w14:paraId="6F0BB08D">
            <w:pPr>
              <w:keepNext/>
              <w:spacing w:before="20" w:after="20" w:line="260" w:lineRule="exact"/>
              <w:ind w:left="0" w:leftChars="0" w:right="0" w:rightChars="0" w:firstLine="0" w:firstLineChars="0"/>
              <w:jc w:val="center"/>
              <w:rPr>
                <w:del w:id="16925" w:author="xh" w:date="2026-10-19T12:42:26+08:00"/>
              </w:rPr>
            </w:pPr>
            <w:del w:id="16926" w:author="xh" w:date="2026-10-19T12:42:26+08:00">
              <w:r>
                <w:rPr>
                  <w:rFonts w:ascii="Times New Roman" w:hAnsi="Times New Roman" w:eastAsia="宋体"/>
                  <w:b/>
                  <w:sz w:val="18"/>
                </w:rPr>
                <w:delText>储能额定功率/MW</w:delText>
              </w:r>
            </w:del>
          </w:p>
        </w:tc>
        <w:tc>
          <w:tcPr>
            <w:tcW w:w="1039" w:type="dxa"/>
            <w:tcMar>
              <w:left w:w="70" w:type="dxa"/>
              <w:right w:w="70" w:type="dxa"/>
            </w:tcMar>
            <w:vAlign w:val="center"/>
          </w:tcPr>
          <w:p w14:paraId="2A3444B5">
            <w:pPr>
              <w:keepNext/>
              <w:spacing w:before="20" w:after="20" w:line="260" w:lineRule="exact"/>
              <w:ind w:left="0" w:leftChars="0" w:right="0" w:rightChars="0" w:firstLine="0" w:firstLineChars="0"/>
              <w:jc w:val="center"/>
              <w:rPr>
                <w:del w:id="16927" w:author="xh" w:date="2026-10-19T12:42:26+08:00"/>
              </w:rPr>
            </w:pPr>
            <w:del w:id="16928" w:author="xh" w:date="2026-10-19T12:42:26+08:00">
              <w:r>
                <w:rPr>
                  <w:rFonts w:ascii="Times New Roman" w:hAnsi="Times New Roman" w:eastAsia="宋体"/>
                  <w:b/>
                  <w:sz w:val="18"/>
                </w:rPr>
                <w:delText>转出/MW</w:delText>
              </w:r>
            </w:del>
          </w:p>
        </w:tc>
        <w:tc>
          <w:tcPr>
            <w:tcW w:w="1039" w:type="dxa"/>
            <w:tcMar>
              <w:left w:w="70" w:type="dxa"/>
              <w:right w:w="70" w:type="dxa"/>
            </w:tcMar>
            <w:vAlign w:val="center"/>
          </w:tcPr>
          <w:p w14:paraId="45C6C36C">
            <w:pPr>
              <w:keepNext/>
              <w:spacing w:before="20" w:after="20" w:line="260" w:lineRule="exact"/>
              <w:ind w:left="0" w:leftChars="0" w:right="0" w:rightChars="0" w:firstLine="0" w:firstLineChars="0"/>
              <w:jc w:val="center"/>
              <w:rPr>
                <w:del w:id="16929" w:author="xh" w:date="2026-10-19T12:42:26+08:00"/>
              </w:rPr>
            </w:pPr>
            <w:del w:id="16930" w:author="xh" w:date="2026-10-19T12:42:26+08:00">
              <w:r>
                <w:rPr>
                  <w:rFonts w:ascii="Times New Roman" w:hAnsi="Times New Roman" w:eastAsia="宋体"/>
                  <w:b/>
                  <w:sz w:val="18"/>
                </w:rPr>
                <w:delText>承接/MW</w:delText>
              </w:r>
            </w:del>
          </w:p>
        </w:tc>
        <w:tc>
          <w:tcPr>
            <w:tcW w:w="1039" w:type="dxa"/>
            <w:tcMar>
              <w:left w:w="70" w:type="dxa"/>
              <w:right w:w="70" w:type="dxa"/>
            </w:tcMar>
            <w:vAlign w:val="center"/>
          </w:tcPr>
          <w:p w14:paraId="45C0B823">
            <w:pPr>
              <w:keepNext/>
              <w:spacing w:before="20" w:after="20" w:line="260" w:lineRule="exact"/>
              <w:ind w:left="0" w:leftChars="0" w:right="0" w:rightChars="0" w:firstLine="0" w:firstLineChars="0"/>
              <w:jc w:val="center"/>
              <w:rPr>
                <w:del w:id="16931" w:author="xh" w:date="2026-10-19T12:42:26+08:00"/>
              </w:rPr>
            </w:pPr>
            <w:del w:id="16932" w:author="xh" w:date="2026-10-19T12:42:26+08:00">
              <w:r>
                <w:rPr>
                  <w:rFonts w:ascii="Times New Roman" w:hAnsi="Times New Roman" w:eastAsia="宋体"/>
                  <w:b/>
                  <w:sz w:val="18"/>
                </w:rPr>
                <w:delText>转接后净负荷/MW</w:delText>
              </w:r>
            </w:del>
          </w:p>
        </w:tc>
      </w:tr>
      <w:tr w14:paraId="51B17C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6909" w:author="xh" w:date="2026-10-19T12:42:26+08:00"/>
        </w:trPr>
        <w:tc>
          <w:tcPr>
            <w:tcW w:w="1039" w:type="dxa"/>
            <w:tcMar>
              <w:left w:w="70" w:type="dxa"/>
              <w:right w:w="70" w:type="dxa"/>
            </w:tcMar>
            <w:vAlign w:val="center"/>
          </w:tcPr>
          <w:p w14:paraId="0A1772DE">
            <w:pPr>
              <w:keepNext/>
              <w:spacing w:before="20" w:after="20" w:line="260" w:lineRule="exact"/>
              <w:ind w:left="0" w:leftChars="0" w:right="0" w:rightChars="0" w:firstLine="0" w:firstLineChars="0"/>
              <w:jc w:val="center"/>
              <w:rPr>
                <w:del w:id="16933" w:author="xh" w:date="2026-10-19T12:42:26+08:00"/>
              </w:rPr>
            </w:pPr>
            <w:del w:id="16934" w:author="xh" w:date="2026-10-19T12:42:26+08:00">
              <w:r>
                <w:rPr>
                  <w:rFonts w:ascii="Times New Roman" w:hAnsi="Times New Roman" w:eastAsia="宋体"/>
                  <w:b w:val="0"/>
                  <w:sz w:val="18"/>
                </w:rPr>
                <w:delText>刚性</w:delText>
              </w:r>
            </w:del>
          </w:p>
        </w:tc>
        <w:tc>
          <w:tcPr>
            <w:tcW w:w="1039" w:type="dxa"/>
            <w:tcMar>
              <w:left w:w="70" w:type="dxa"/>
              <w:right w:w="70" w:type="dxa"/>
            </w:tcMar>
            <w:vAlign w:val="center"/>
          </w:tcPr>
          <w:p w14:paraId="00D94B26">
            <w:pPr>
              <w:keepNext/>
              <w:spacing w:before="20" w:after="20" w:line="260" w:lineRule="exact"/>
              <w:ind w:left="0" w:leftChars="0" w:right="0" w:rightChars="0" w:firstLine="0" w:firstLineChars="0"/>
              <w:jc w:val="center"/>
              <w:rPr>
                <w:del w:id="16935" w:author="xh" w:date="2026-10-19T12:42:26+08:00"/>
              </w:rPr>
            </w:pPr>
            <w:del w:id="16936" w:author="xh" w:date="2026-10-19T12:42:26+08:00">
              <w:r>
                <w:rPr>
                  <w:rFonts w:ascii="Times New Roman" w:hAnsi="Times New Roman" w:eastAsia="宋体"/>
                  <w:b w:val="0"/>
                  <w:sz w:val="18"/>
                </w:rPr>
                <w:delText>2022</w:delText>
              </w:r>
            </w:del>
          </w:p>
        </w:tc>
        <w:tc>
          <w:tcPr>
            <w:tcW w:w="1039" w:type="dxa"/>
            <w:tcMar>
              <w:left w:w="70" w:type="dxa"/>
              <w:right w:w="70" w:type="dxa"/>
            </w:tcMar>
            <w:vAlign w:val="center"/>
          </w:tcPr>
          <w:p w14:paraId="1EED9354">
            <w:pPr>
              <w:keepNext/>
              <w:spacing w:before="20" w:after="20" w:line="260" w:lineRule="exact"/>
              <w:ind w:left="0" w:leftChars="0" w:right="0" w:rightChars="0" w:firstLine="0" w:firstLineChars="0"/>
              <w:jc w:val="center"/>
              <w:rPr>
                <w:del w:id="16937" w:author="xh" w:date="2026-10-19T12:42:26+08:00"/>
              </w:rPr>
            </w:pPr>
            <w:del w:id="16938" w:author="xh" w:date="2026-10-19T12:42:26+08:00">
              <w:r>
                <w:rPr>
                  <w:rFonts w:ascii="Times New Roman" w:hAnsi="Times New Roman" w:eastAsia="宋体"/>
                  <w:b w:val="0"/>
                  <w:sz w:val="18"/>
                </w:rPr>
                <w:delText>40+40</w:delText>
              </w:r>
            </w:del>
          </w:p>
        </w:tc>
        <w:tc>
          <w:tcPr>
            <w:tcW w:w="1039" w:type="dxa"/>
            <w:tcMar>
              <w:left w:w="70" w:type="dxa"/>
              <w:right w:w="70" w:type="dxa"/>
            </w:tcMar>
            <w:vAlign w:val="center"/>
          </w:tcPr>
          <w:p w14:paraId="33B1EA50">
            <w:pPr>
              <w:keepNext/>
              <w:spacing w:before="20" w:after="20" w:line="260" w:lineRule="exact"/>
              <w:ind w:left="0" w:leftChars="0" w:right="0" w:rightChars="0" w:firstLine="0" w:firstLineChars="0"/>
              <w:jc w:val="center"/>
              <w:rPr>
                <w:del w:id="16939" w:author="xh" w:date="2026-10-19T12:42:26+08:00"/>
              </w:rPr>
            </w:pPr>
            <w:del w:id="16940" w:author="xh" w:date="2026-10-19T12:42:26+08:00">
              <w:r>
                <w:rPr>
                  <w:rFonts w:ascii="Times New Roman" w:hAnsi="Times New Roman" w:eastAsia="宋体"/>
                  <w:b w:val="0"/>
                  <w:sz w:val="18"/>
                </w:rPr>
                <w:delText>80.00</w:delText>
              </w:r>
            </w:del>
          </w:p>
        </w:tc>
        <w:tc>
          <w:tcPr>
            <w:tcW w:w="1039" w:type="dxa"/>
            <w:tcMar>
              <w:left w:w="70" w:type="dxa"/>
              <w:right w:w="70" w:type="dxa"/>
            </w:tcMar>
            <w:vAlign w:val="center"/>
          </w:tcPr>
          <w:p w14:paraId="0E68AB64">
            <w:pPr>
              <w:keepNext/>
              <w:spacing w:before="20" w:after="20" w:line="260" w:lineRule="exact"/>
              <w:ind w:left="0" w:leftChars="0" w:right="0" w:rightChars="0" w:firstLine="0" w:firstLineChars="0"/>
              <w:jc w:val="center"/>
              <w:rPr>
                <w:del w:id="16941" w:author="xh" w:date="2026-10-19T12:42:26+08:00"/>
              </w:rPr>
            </w:pPr>
            <w:del w:id="16942"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09F174D8">
            <w:pPr>
              <w:keepNext/>
              <w:spacing w:before="20" w:after="20" w:line="260" w:lineRule="exact"/>
              <w:ind w:left="0" w:leftChars="0" w:right="0" w:rightChars="0" w:firstLine="0" w:firstLineChars="0"/>
              <w:jc w:val="center"/>
              <w:rPr>
                <w:del w:id="16943" w:author="xh" w:date="2026-10-19T12:42:26+08:00"/>
              </w:rPr>
            </w:pPr>
            <w:del w:id="16944"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05C93C06">
            <w:pPr>
              <w:keepNext/>
              <w:spacing w:before="20" w:after="20" w:line="260" w:lineRule="exact"/>
              <w:ind w:left="0" w:leftChars="0" w:right="0" w:rightChars="0" w:firstLine="0" w:firstLineChars="0"/>
              <w:jc w:val="center"/>
              <w:rPr>
                <w:del w:id="16945" w:author="xh" w:date="2026-10-19T12:42:26+08:00"/>
              </w:rPr>
            </w:pPr>
            <w:del w:id="16946"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3128E461">
            <w:pPr>
              <w:keepNext/>
              <w:spacing w:before="20" w:after="20" w:line="260" w:lineRule="exact"/>
              <w:ind w:left="0" w:leftChars="0" w:right="0" w:rightChars="0" w:firstLine="0" w:firstLineChars="0"/>
              <w:jc w:val="center"/>
              <w:rPr>
                <w:del w:id="16947" w:author="xh" w:date="2026-10-19T12:42:26+08:00"/>
              </w:rPr>
            </w:pPr>
            <w:del w:id="16948" w:author="xh" w:date="2026-10-19T12:42:26+08:00">
              <w:r>
                <w:rPr>
                  <w:rFonts w:ascii="Times New Roman" w:hAnsi="Times New Roman" w:eastAsia="宋体"/>
                  <w:b w:val="0"/>
                  <w:sz w:val="18"/>
                </w:rPr>
                <w:delText>46.47</w:delText>
              </w:r>
            </w:del>
          </w:p>
        </w:tc>
      </w:tr>
      <w:tr w14:paraId="59C00D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6910" w:author="xh" w:date="2026-10-19T12:42:26+08:00"/>
        </w:trPr>
        <w:tc>
          <w:tcPr>
            <w:tcW w:w="1039" w:type="dxa"/>
            <w:tcMar>
              <w:left w:w="70" w:type="dxa"/>
              <w:right w:w="70" w:type="dxa"/>
            </w:tcMar>
            <w:vAlign w:val="center"/>
          </w:tcPr>
          <w:p w14:paraId="1E53688F">
            <w:pPr>
              <w:keepNext/>
              <w:spacing w:before="20" w:after="20" w:line="260" w:lineRule="exact"/>
              <w:ind w:left="0" w:leftChars="0" w:right="0" w:rightChars="0" w:firstLine="0" w:firstLineChars="0"/>
              <w:jc w:val="center"/>
              <w:rPr>
                <w:del w:id="16949" w:author="xh" w:date="2026-10-19T12:42:26+08:00"/>
              </w:rPr>
            </w:pPr>
            <w:del w:id="16950" w:author="xh" w:date="2026-10-19T12:42:26+08:00">
              <w:r>
                <w:rPr>
                  <w:rFonts w:ascii="Times New Roman" w:hAnsi="Times New Roman" w:eastAsia="宋体"/>
                  <w:b w:val="0"/>
                  <w:sz w:val="18"/>
                </w:rPr>
                <w:delText>刚性</w:delText>
              </w:r>
            </w:del>
          </w:p>
        </w:tc>
        <w:tc>
          <w:tcPr>
            <w:tcW w:w="1039" w:type="dxa"/>
            <w:tcMar>
              <w:left w:w="70" w:type="dxa"/>
              <w:right w:w="70" w:type="dxa"/>
            </w:tcMar>
            <w:vAlign w:val="center"/>
          </w:tcPr>
          <w:p w14:paraId="0DB93E1B">
            <w:pPr>
              <w:keepNext/>
              <w:spacing w:before="20" w:after="20" w:line="260" w:lineRule="exact"/>
              <w:ind w:left="0" w:leftChars="0" w:right="0" w:rightChars="0" w:firstLine="0" w:firstLineChars="0"/>
              <w:jc w:val="center"/>
              <w:rPr>
                <w:del w:id="16951" w:author="xh" w:date="2026-10-19T12:42:26+08:00"/>
              </w:rPr>
            </w:pPr>
            <w:del w:id="16952" w:author="xh" w:date="2026-10-19T12:42:26+08:00">
              <w:r>
                <w:rPr>
                  <w:rFonts w:ascii="Times New Roman" w:hAnsi="Times New Roman" w:eastAsia="宋体"/>
                  <w:b w:val="0"/>
                  <w:sz w:val="18"/>
                </w:rPr>
                <w:delText>2023</w:delText>
              </w:r>
            </w:del>
          </w:p>
        </w:tc>
        <w:tc>
          <w:tcPr>
            <w:tcW w:w="1039" w:type="dxa"/>
            <w:tcMar>
              <w:left w:w="70" w:type="dxa"/>
              <w:right w:w="70" w:type="dxa"/>
            </w:tcMar>
            <w:vAlign w:val="center"/>
          </w:tcPr>
          <w:p w14:paraId="25B6508B">
            <w:pPr>
              <w:keepNext/>
              <w:spacing w:before="20" w:after="20" w:line="260" w:lineRule="exact"/>
              <w:ind w:left="0" w:leftChars="0" w:right="0" w:rightChars="0" w:firstLine="0" w:firstLineChars="0"/>
              <w:jc w:val="center"/>
              <w:rPr>
                <w:del w:id="16953" w:author="xh" w:date="2026-10-19T12:42:26+08:00"/>
              </w:rPr>
            </w:pPr>
            <w:del w:id="16954" w:author="xh" w:date="2026-10-19T12:42:26+08:00">
              <w:r>
                <w:rPr>
                  <w:rFonts w:ascii="Times New Roman" w:hAnsi="Times New Roman" w:eastAsia="宋体"/>
                  <w:b w:val="0"/>
                  <w:sz w:val="18"/>
                </w:rPr>
                <w:delText>40+40</w:delText>
              </w:r>
            </w:del>
          </w:p>
        </w:tc>
        <w:tc>
          <w:tcPr>
            <w:tcW w:w="1039" w:type="dxa"/>
            <w:tcMar>
              <w:left w:w="70" w:type="dxa"/>
              <w:right w:w="70" w:type="dxa"/>
            </w:tcMar>
            <w:vAlign w:val="center"/>
          </w:tcPr>
          <w:p w14:paraId="005A2123">
            <w:pPr>
              <w:keepNext/>
              <w:spacing w:before="20" w:after="20" w:line="260" w:lineRule="exact"/>
              <w:ind w:left="0" w:leftChars="0" w:right="0" w:rightChars="0" w:firstLine="0" w:firstLineChars="0"/>
              <w:jc w:val="center"/>
              <w:rPr>
                <w:del w:id="16955" w:author="xh" w:date="2026-10-19T12:42:26+08:00"/>
              </w:rPr>
            </w:pPr>
            <w:del w:id="16956" w:author="xh" w:date="2026-10-19T12:42:26+08:00">
              <w:r>
                <w:rPr>
                  <w:rFonts w:ascii="Times New Roman" w:hAnsi="Times New Roman" w:eastAsia="宋体"/>
                  <w:b w:val="0"/>
                  <w:sz w:val="18"/>
                </w:rPr>
                <w:delText>80.00</w:delText>
              </w:r>
            </w:del>
          </w:p>
        </w:tc>
        <w:tc>
          <w:tcPr>
            <w:tcW w:w="1039" w:type="dxa"/>
            <w:tcMar>
              <w:left w:w="70" w:type="dxa"/>
              <w:right w:w="70" w:type="dxa"/>
            </w:tcMar>
            <w:vAlign w:val="center"/>
          </w:tcPr>
          <w:p w14:paraId="78140385">
            <w:pPr>
              <w:keepNext/>
              <w:spacing w:before="20" w:after="20" w:line="260" w:lineRule="exact"/>
              <w:ind w:left="0" w:leftChars="0" w:right="0" w:rightChars="0" w:firstLine="0" w:firstLineChars="0"/>
              <w:jc w:val="center"/>
              <w:rPr>
                <w:del w:id="16957" w:author="xh" w:date="2026-10-19T12:42:26+08:00"/>
              </w:rPr>
            </w:pPr>
            <w:del w:id="16958"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1C771397">
            <w:pPr>
              <w:keepNext/>
              <w:spacing w:before="20" w:after="20" w:line="260" w:lineRule="exact"/>
              <w:ind w:left="0" w:leftChars="0" w:right="0" w:rightChars="0" w:firstLine="0" w:firstLineChars="0"/>
              <w:jc w:val="center"/>
              <w:rPr>
                <w:del w:id="16959" w:author="xh" w:date="2026-10-19T12:42:26+08:00"/>
              </w:rPr>
            </w:pPr>
            <w:del w:id="16960"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620D462B">
            <w:pPr>
              <w:keepNext/>
              <w:spacing w:before="20" w:after="20" w:line="260" w:lineRule="exact"/>
              <w:ind w:left="0" w:leftChars="0" w:right="0" w:rightChars="0" w:firstLine="0" w:firstLineChars="0"/>
              <w:jc w:val="center"/>
              <w:rPr>
                <w:del w:id="16961" w:author="xh" w:date="2026-10-19T12:42:26+08:00"/>
              </w:rPr>
            </w:pPr>
            <w:del w:id="16962"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567B723B">
            <w:pPr>
              <w:keepNext/>
              <w:spacing w:before="20" w:after="20" w:line="260" w:lineRule="exact"/>
              <w:ind w:left="0" w:leftChars="0" w:right="0" w:rightChars="0" w:firstLine="0" w:firstLineChars="0"/>
              <w:jc w:val="center"/>
              <w:rPr>
                <w:del w:id="16963" w:author="xh" w:date="2026-10-19T12:42:26+08:00"/>
              </w:rPr>
            </w:pPr>
            <w:del w:id="16964" w:author="xh" w:date="2026-10-19T12:42:26+08:00">
              <w:r>
                <w:rPr>
                  <w:rFonts w:ascii="Times New Roman" w:hAnsi="Times New Roman" w:eastAsia="宋体"/>
                  <w:b w:val="0"/>
                  <w:sz w:val="18"/>
                </w:rPr>
                <w:delText>50.03</w:delText>
              </w:r>
            </w:del>
          </w:p>
        </w:tc>
      </w:tr>
      <w:tr w14:paraId="4D0A81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6911" w:author="xh" w:date="2026-10-19T12:42:26+08:00"/>
        </w:trPr>
        <w:tc>
          <w:tcPr>
            <w:tcW w:w="1039" w:type="dxa"/>
            <w:tcMar>
              <w:left w:w="70" w:type="dxa"/>
              <w:right w:w="70" w:type="dxa"/>
            </w:tcMar>
            <w:vAlign w:val="center"/>
          </w:tcPr>
          <w:p w14:paraId="782F923B">
            <w:pPr>
              <w:keepNext/>
              <w:spacing w:before="20" w:after="20" w:line="260" w:lineRule="exact"/>
              <w:ind w:left="0" w:leftChars="0" w:right="0" w:rightChars="0" w:firstLine="0" w:firstLineChars="0"/>
              <w:jc w:val="center"/>
              <w:rPr>
                <w:del w:id="16965" w:author="xh" w:date="2026-10-19T12:42:26+08:00"/>
              </w:rPr>
            </w:pPr>
            <w:del w:id="16966" w:author="xh" w:date="2026-10-19T12:42:26+08:00">
              <w:r>
                <w:rPr>
                  <w:rFonts w:ascii="Times New Roman" w:hAnsi="Times New Roman" w:eastAsia="宋体"/>
                  <w:b w:val="0"/>
                  <w:sz w:val="18"/>
                </w:rPr>
                <w:delText>刚性</w:delText>
              </w:r>
            </w:del>
          </w:p>
        </w:tc>
        <w:tc>
          <w:tcPr>
            <w:tcW w:w="1039" w:type="dxa"/>
            <w:tcMar>
              <w:left w:w="70" w:type="dxa"/>
              <w:right w:w="70" w:type="dxa"/>
            </w:tcMar>
            <w:vAlign w:val="center"/>
          </w:tcPr>
          <w:p w14:paraId="3507C874">
            <w:pPr>
              <w:keepNext/>
              <w:spacing w:before="20" w:after="20" w:line="260" w:lineRule="exact"/>
              <w:ind w:left="0" w:leftChars="0" w:right="0" w:rightChars="0" w:firstLine="0" w:firstLineChars="0"/>
              <w:jc w:val="center"/>
              <w:rPr>
                <w:del w:id="16967" w:author="xh" w:date="2026-10-19T12:42:26+08:00"/>
              </w:rPr>
            </w:pPr>
            <w:del w:id="16968" w:author="xh" w:date="2026-10-19T12:42:26+08:00">
              <w:r>
                <w:rPr>
                  <w:rFonts w:ascii="Times New Roman" w:hAnsi="Times New Roman" w:eastAsia="宋体"/>
                  <w:b w:val="0"/>
                  <w:sz w:val="18"/>
                </w:rPr>
                <w:delText>2024</w:delText>
              </w:r>
            </w:del>
          </w:p>
        </w:tc>
        <w:tc>
          <w:tcPr>
            <w:tcW w:w="1039" w:type="dxa"/>
            <w:tcMar>
              <w:left w:w="70" w:type="dxa"/>
              <w:right w:w="70" w:type="dxa"/>
            </w:tcMar>
            <w:vAlign w:val="center"/>
          </w:tcPr>
          <w:p w14:paraId="2DF0B6DC">
            <w:pPr>
              <w:keepNext/>
              <w:spacing w:before="20" w:after="20" w:line="260" w:lineRule="exact"/>
              <w:ind w:left="0" w:leftChars="0" w:right="0" w:rightChars="0" w:firstLine="0" w:firstLineChars="0"/>
              <w:jc w:val="center"/>
              <w:rPr>
                <w:del w:id="16969" w:author="xh" w:date="2026-10-19T12:42:26+08:00"/>
              </w:rPr>
            </w:pPr>
            <w:del w:id="16970" w:author="xh" w:date="2026-10-19T12:42:26+08:00">
              <w:r>
                <w:rPr>
                  <w:rFonts w:ascii="Times New Roman" w:hAnsi="Times New Roman" w:eastAsia="宋体"/>
                  <w:b w:val="0"/>
                  <w:sz w:val="18"/>
                </w:rPr>
                <w:delText>40+40</w:delText>
              </w:r>
            </w:del>
          </w:p>
        </w:tc>
        <w:tc>
          <w:tcPr>
            <w:tcW w:w="1039" w:type="dxa"/>
            <w:tcMar>
              <w:left w:w="70" w:type="dxa"/>
              <w:right w:w="70" w:type="dxa"/>
            </w:tcMar>
            <w:vAlign w:val="center"/>
          </w:tcPr>
          <w:p w14:paraId="733E0BF1">
            <w:pPr>
              <w:keepNext/>
              <w:spacing w:before="20" w:after="20" w:line="260" w:lineRule="exact"/>
              <w:ind w:left="0" w:leftChars="0" w:right="0" w:rightChars="0" w:firstLine="0" w:firstLineChars="0"/>
              <w:jc w:val="center"/>
              <w:rPr>
                <w:del w:id="16971" w:author="xh" w:date="2026-10-19T12:42:26+08:00"/>
              </w:rPr>
            </w:pPr>
            <w:del w:id="16972" w:author="xh" w:date="2026-10-19T12:42:26+08:00">
              <w:r>
                <w:rPr>
                  <w:rFonts w:ascii="Times New Roman" w:hAnsi="Times New Roman" w:eastAsia="宋体"/>
                  <w:b w:val="0"/>
                  <w:sz w:val="18"/>
                </w:rPr>
                <w:delText>80.00</w:delText>
              </w:r>
            </w:del>
          </w:p>
        </w:tc>
        <w:tc>
          <w:tcPr>
            <w:tcW w:w="1039" w:type="dxa"/>
            <w:tcMar>
              <w:left w:w="70" w:type="dxa"/>
              <w:right w:w="70" w:type="dxa"/>
            </w:tcMar>
            <w:vAlign w:val="center"/>
          </w:tcPr>
          <w:p w14:paraId="71234804">
            <w:pPr>
              <w:keepNext/>
              <w:spacing w:before="20" w:after="20" w:line="260" w:lineRule="exact"/>
              <w:ind w:left="0" w:leftChars="0" w:right="0" w:rightChars="0" w:firstLine="0" w:firstLineChars="0"/>
              <w:jc w:val="center"/>
              <w:rPr>
                <w:del w:id="16973" w:author="xh" w:date="2026-10-19T12:42:26+08:00"/>
              </w:rPr>
            </w:pPr>
            <w:del w:id="16974"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15636AF1">
            <w:pPr>
              <w:keepNext/>
              <w:spacing w:before="20" w:after="20" w:line="260" w:lineRule="exact"/>
              <w:ind w:left="0" w:leftChars="0" w:right="0" w:rightChars="0" w:firstLine="0" w:firstLineChars="0"/>
              <w:jc w:val="center"/>
              <w:rPr>
                <w:del w:id="16975" w:author="xh" w:date="2026-10-19T12:42:26+08:00"/>
              </w:rPr>
            </w:pPr>
            <w:del w:id="16976"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43E4B2AF">
            <w:pPr>
              <w:keepNext/>
              <w:spacing w:before="20" w:after="20" w:line="260" w:lineRule="exact"/>
              <w:ind w:left="0" w:leftChars="0" w:right="0" w:rightChars="0" w:firstLine="0" w:firstLineChars="0"/>
              <w:jc w:val="center"/>
              <w:rPr>
                <w:del w:id="16977" w:author="xh" w:date="2026-10-19T12:42:26+08:00"/>
              </w:rPr>
            </w:pPr>
            <w:del w:id="16978"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36644DBA">
            <w:pPr>
              <w:keepNext/>
              <w:spacing w:before="20" w:after="20" w:line="260" w:lineRule="exact"/>
              <w:ind w:left="0" w:leftChars="0" w:right="0" w:rightChars="0" w:firstLine="0" w:firstLineChars="0"/>
              <w:jc w:val="center"/>
              <w:rPr>
                <w:del w:id="16979" w:author="xh" w:date="2026-10-19T12:42:26+08:00"/>
              </w:rPr>
            </w:pPr>
            <w:del w:id="16980" w:author="xh" w:date="2026-10-19T12:42:26+08:00">
              <w:r>
                <w:rPr>
                  <w:rFonts w:ascii="Times New Roman" w:hAnsi="Times New Roman" w:eastAsia="宋体"/>
                  <w:b w:val="0"/>
                  <w:sz w:val="18"/>
                </w:rPr>
                <w:delText>47.02</w:delText>
              </w:r>
            </w:del>
          </w:p>
        </w:tc>
      </w:tr>
      <w:tr w14:paraId="1192EF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6912" w:author="xh" w:date="2026-10-19T12:42:26+08:00"/>
        </w:trPr>
        <w:tc>
          <w:tcPr>
            <w:tcW w:w="1039" w:type="dxa"/>
            <w:tcMar>
              <w:left w:w="70" w:type="dxa"/>
              <w:right w:w="70" w:type="dxa"/>
            </w:tcMar>
            <w:vAlign w:val="center"/>
          </w:tcPr>
          <w:p w14:paraId="66B0B3A8">
            <w:pPr>
              <w:keepNext/>
              <w:spacing w:before="20" w:after="20" w:line="260" w:lineRule="exact"/>
              <w:ind w:left="0" w:leftChars="0" w:right="0" w:rightChars="0" w:firstLine="0" w:firstLineChars="0"/>
              <w:jc w:val="center"/>
              <w:rPr>
                <w:del w:id="16981" w:author="xh" w:date="2026-10-19T12:42:26+08:00"/>
              </w:rPr>
            </w:pPr>
            <w:del w:id="16982" w:author="xh" w:date="2026-10-19T12:42:26+08:00">
              <w:r>
                <w:rPr>
                  <w:rFonts w:ascii="Times New Roman" w:hAnsi="Times New Roman" w:eastAsia="宋体"/>
                  <w:b w:val="0"/>
                  <w:sz w:val="18"/>
                </w:rPr>
                <w:delText>刚性</w:delText>
              </w:r>
            </w:del>
          </w:p>
        </w:tc>
        <w:tc>
          <w:tcPr>
            <w:tcW w:w="1039" w:type="dxa"/>
            <w:tcMar>
              <w:left w:w="70" w:type="dxa"/>
              <w:right w:w="70" w:type="dxa"/>
            </w:tcMar>
            <w:vAlign w:val="center"/>
          </w:tcPr>
          <w:p w14:paraId="68ACEA9D">
            <w:pPr>
              <w:keepNext/>
              <w:spacing w:before="20" w:after="20" w:line="260" w:lineRule="exact"/>
              <w:ind w:left="0" w:leftChars="0" w:right="0" w:rightChars="0" w:firstLine="0" w:firstLineChars="0"/>
              <w:jc w:val="center"/>
              <w:rPr>
                <w:del w:id="16983" w:author="xh" w:date="2026-10-19T12:42:26+08:00"/>
              </w:rPr>
            </w:pPr>
            <w:del w:id="16984" w:author="xh" w:date="2026-10-19T12:42:26+08:00">
              <w:r>
                <w:rPr>
                  <w:rFonts w:ascii="Times New Roman" w:hAnsi="Times New Roman" w:eastAsia="宋体"/>
                  <w:b w:val="0"/>
                  <w:sz w:val="18"/>
                </w:rPr>
                <w:delText>2025</w:delText>
              </w:r>
            </w:del>
          </w:p>
        </w:tc>
        <w:tc>
          <w:tcPr>
            <w:tcW w:w="1039" w:type="dxa"/>
            <w:tcMar>
              <w:left w:w="70" w:type="dxa"/>
              <w:right w:w="70" w:type="dxa"/>
            </w:tcMar>
            <w:vAlign w:val="center"/>
          </w:tcPr>
          <w:p w14:paraId="0B68C1EE">
            <w:pPr>
              <w:keepNext/>
              <w:spacing w:before="20" w:after="20" w:line="260" w:lineRule="exact"/>
              <w:ind w:left="0" w:leftChars="0" w:right="0" w:rightChars="0" w:firstLine="0" w:firstLineChars="0"/>
              <w:jc w:val="center"/>
              <w:rPr>
                <w:del w:id="16985" w:author="xh" w:date="2026-10-19T12:42:26+08:00"/>
              </w:rPr>
            </w:pPr>
            <w:del w:id="16986" w:author="xh" w:date="2026-10-19T12:42:26+08:00">
              <w:r>
                <w:rPr>
                  <w:rFonts w:ascii="Times New Roman" w:hAnsi="Times New Roman" w:eastAsia="宋体"/>
                  <w:b w:val="0"/>
                  <w:sz w:val="18"/>
                </w:rPr>
                <w:delText>40+40</w:delText>
              </w:r>
            </w:del>
          </w:p>
        </w:tc>
        <w:tc>
          <w:tcPr>
            <w:tcW w:w="1039" w:type="dxa"/>
            <w:tcMar>
              <w:left w:w="70" w:type="dxa"/>
              <w:right w:w="70" w:type="dxa"/>
            </w:tcMar>
            <w:vAlign w:val="center"/>
          </w:tcPr>
          <w:p w14:paraId="24B2FB39">
            <w:pPr>
              <w:keepNext/>
              <w:spacing w:before="20" w:after="20" w:line="260" w:lineRule="exact"/>
              <w:ind w:left="0" w:leftChars="0" w:right="0" w:rightChars="0" w:firstLine="0" w:firstLineChars="0"/>
              <w:jc w:val="center"/>
              <w:rPr>
                <w:del w:id="16987" w:author="xh" w:date="2026-10-19T12:42:26+08:00"/>
              </w:rPr>
            </w:pPr>
            <w:del w:id="16988" w:author="xh" w:date="2026-10-19T12:42:26+08:00">
              <w:r>
                <w:rPr>
                  <w:rFonts w:ascii="Times New Roman" w:hAnsi="Times New Roman" w:eastAsia="宋体"/>
                  <w:b w:val="0"/>
                  <w:sz w:val="18"/>
                </w:rPr>
                <w:delText>80.00</w:delText>
              </w:r>
            </w:del>
          </w:p>
        </w:tc>
        <w:tc>
          <w:tcPr>
            <w:tcW w:w="1039" w:type="dxa"/>
            <w:tcMar>
              <w:left w:w="70" w:type="dxa"/>
              <w:right w:w="70" w:type="dxa"/>
            </w:tcMar>
            <w:vAlign w:val="center"/>
          </w:tcPr>
          <w:p w14:paraId="7FA3738C">
            <w:pPr>
              <w:keepNext/>
              <w:spacing w:before="20" w:after="20" w:line="260" w:lineRule="exact"/>
              <w:ind w:left="0" w:leftChars="0" w:right="0" w:rightChars="0" w:firstLine="0" w:firstLineChars="0"/>
              <w:jc w:val="center"/>
              <w:rPr>
                <w:del w:id="16989" w:author="xh" w:date="2026-10-19T12:42:26+08:00"/>
              </w:rPr>
            </w:pPr>
            <w:del w:id="16990"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6DBF8639">
            <w:pPr>
              <w:keepNext/>
              <w:spacing w:before="20" w:after="20" w:line="260" w:lineRule="exact"/>
              <w:ind w:left="0" w:leftChars="0" w:right="0" w:rightChars="0" w:firstLine="0" w:firstLineChars="0"/>
              <w:jc w:val="center"/>
              <w:rPr>
                <w:del w:id="16991" w:author="xh" w:date="2026-10-19T12:42:26+08:00"/>
              </w:rPr>
            </w:pPr>
            <w:del w:id="16992"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43C38F8C">
            <w:pPr>
              <w:keepNext/>
              <w:spacing w:before="20" w:after="20" w:line="260" w:lineRule="exact"/>
              <w:ind w:left="0" w:leftChars="0" w:right="0" w:rightChars="0" w:firstLine="0" w:firstLineChars="0"/>
              <w:jc w:val="center"/>
              <w:rPr>
                <w:del w:id="16993" w:author="xh" w:date="2026-10-19T12:42:26+08:00"/>
              </w:rPr>
            </w:pPr>
            <w:del w:id="16994"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2FA3D3C7">
            <w:pPr>
              <w:keepNext/>
              <w:spacing w:before="20" w:after="20" w:line="260" w:lineRule="exact"/>
              <w:ind w:left="0" w:leftChars="0" w:right="0" w:rightChars="0" w:firstLine="0" w:firstLineChars="0"/>
              <w:jc w:val="center"/>
              <w:rPr>
                <w:del w:id="16995" w:author="xh" w:date="2026-10-19T12:42:26+08:00"/>
              </w:rPr>
            </w:pPr>
            <w:del w:id="16996" w:author="xh" w:date="2026-10-19T12:42:26+08:00">
              <w:r>
                <w:rPr>
                  <w:rFonts w:ascii="Times New Roman" w:hAnsi="Times New Roman" w:eastAsia="宋体"/>
                  <w:b w:val="0"/>
                  <w:sz w:val="18"/>
                </w:rPr>
                <w:delText>49.60</w:delText>
              </w:r>
            </w:del>
          </w:p>
        </w:tc>
      </w:tr>
      <w:tr w14:paraId="6FDA8E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6913" w:author="xh" w:date="2026-10-19T12:42:26+08:00"/>
        </w:trPr>
        <w:tc>
          <w:tcPr>
            <w:tcW w:w="1039" w:type="dxa"/>
            <w:tcMar>
              <w:left w:w="70" w:type="dxa"/>
              <w:right w:w="70" w:type="dxa"/>
            </w:tcMar>
            <w:vAlign w:val="center"/>
          </w:tcPr>
          <w:p w14:paraId="485C3FF4">
            <w:pPr>
              <w:keepNext/>
              <w:spacing w:before="20" w:after="20" w:line="260" w:lineRule="exact"/>
              <w:ind w:left="0" w:leftChars="0" w:right="0" w:rightChars="0" w:firstLine="0" w:firstLineChars="0"/>
              <w:jc w:val="center"/>
              <w:rPr>
                <w:del w:id="16997" w:author="xh" w:date="2026-10-19T12:42:26+08:00"/>
              </w:rPr>
            </w:pPr>
            <w:del w:id="16998" w:author="xh" w:date="2026-10-19T12:42:26+08:00">
              <w:r>
                <w:rPr>
                  <w:rFonts w:ascii="Times New Roman" w:hAnsi="Times New Roman" w:eastAsia="宋体"/>
                  <w:b w:val="0"/>
                  <w:sz w:val="18"/>
                </w:rPr>
                <w:delText>弹性</w:delText>
              </w:r>
            </w:del>
          </w:p>
        </w:tc>
        <w:tc>
          <w:tcPr>
            <w:tcW w:w="1039" w:type="dxa"/>
            <w:tcMar>
              <w:left w:w="70" w:type="dxa"/>
              <w:right w:w="70" w:type="dxa"/>
            </w:tcMar>
            <w:vAlign w:val="center"/>
          </w:tcPr>
          <w:p w14:paraId="1B398EB4">
            <w:pPr>
              <w:keepNext/>
              <w:spacing w:before="20" w:after="20" w:line="260" w:lineRule="exact"/>
              <w:ind w:left="0" w:leftChars="0" w:right="0" w:rightChars="0" w:firstLine="0" w:firstLineChars="0"/>
              <w:jc w:val="center"/>
              <w:rPr>
                <w:del w:id="16999" w:author="xh" w:date="2026-10-19T12:42:26+08:00"/>
              </w:rPr>
            </w:pPr>
            <w:del w:id="17000" w:author="xh" w:date="2026-10-19T12:42:26+08:00">
              <w:r>
                <w:rPr>
                  <w:rFonts w:ascii="Times New Roman" w:hAnsi="Times New Roman" w:eastAsia="宋体"/>
                  <w:b w:val="0"/>
                  <w:sz w:val="18"/>
                </w:rPr>
                <w:delText>2022</w:delText>
              </w:r>
            </w:del>
          </w:p>
        </w:tc>
        <w:tc>
          <w:tcPr>
            <w:tcW w:w="1039" w:type="dxa"/>
            <w:tcMar>
              <w:left w:w="70" w:type="dxa"/>
              <w:right w:w="70" w:type="dxa"/>
            </w:tcMar>
            <w:vAlign w:val="center"/>
          </w:tcPr>
          <w:p w14:paraId="168A445F">
            <w:pPr>
              <w:keepNext/>
              <w:spacing w:before="20" w:after="20" w:line="260" w:lineRule="exact"/>
              <w:ind w:left="0" w:leftChars="0" w:right="0" w:rightChars="0" w:firstLine="0" w:firstLineChars="0"/>
              <w:jc w:val="center"/>
              <w:rPr>
                <w:del w:id="17001" w:author="xh" w:date="2026-10-19T12:42:26+08:00"/>
              </w:rPr>
            </w:pPr>
            <w:del w:id="17002" w:author="xh" w:date="2026-10-19T12:42:26+08:00">
              <w:r>
                <w:rPr>
                  <w:rFonts w:ascii="Times New Roman" w:hAnsi="Times New Roman" w:eastAsia="宋体"/>
                  <w:b w:val="0"/>
                  <w:sz w:val="18"/>
                </w:rPr>
                <w:delText>40+40</w:delText>
              </w:r>
            </w:del>
          </w:p>
        </w:tc>
        <w:tc>
          <w:tcPr>
            <w:tcW w:w="1039" w:type="dxa"/>
            <w:tcMar>
              <w:left w:w="70" w:type="dxa"/>
              <w:right w:w="70" w:type="dxa"/>
            </w:tcMar>
            <w:vAlign w:val="center"/>
          </w:tcPr>
          <w:p w14:paraId="2F1E4732">
            <w:pPr>
              <w:keepNext/>
              <w:spacing w:before="20" w:after="20" w:line="260" w:lineRule="exact"/>
              <w:ind w:left="0" w:leftChars="0" w:right="0" w:rightChars="0" w:firstLine="0" w:firstLineChars="0"/>
              <w:jc w:val="center"/>
              <w:rPr>
                <w:del w:id="17003" w:author="xh" w:date="2026-10-19T12:42:26+08:00"/>
              </w:rPr>
            </w:pPr>
            <w:del w:id="17004" w:author="xh" w:date="2026-10-19T12:42:26+08:00">
              <w:r>
                <w:rPr>
                  <w:rFonts w:ascii="Times New Roman" w:hAnsi="Times New Roman" w:eastAsia="宋体"/>
                  <w:b w:val="0"/>
                  <w:sz w:val="18"/>
                </w:rPr>
                <w:delText>80.00</w:delText>
              </w:r>
            </w:del>
          </w:p>
        </w:tc>
        <w:tc>
          <w:tcPr>
            <w:tcW w:w="1039" w:type="dxa"/>
            <w:tcMar>
              <w:left w:w="70" w:type="dxa"/>
              <w:right w:w="70" w:type="dxa"/>
            </w:tcMar>
            <w:vAlign w:val="center"/>
          </w:tcPr>
          <w:p w14:paraId="3C9E8513">
            <w:pPr>
              <w:keepNext/>
              <w:spacing w:before="20" w:after="20" w:line="260" w:lineRule="exact"/>
              <w:ind w:left="0" w:leftChars="0" w:right="0" w:rightChars="0" w:firstLine="0" w:firstLineChars="0"/>
              <w:jc w:val="center"/>
              <w:rPr>
                <w:del w:id="17005" w:author="xh" w:date="2026-10-19T12:42:26+08:00"/>
              </w:rPr>
            </w:pPr>
            <w:del w:id="17006"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4A0118E1">
            <w:pPr>
              <w:keepNext/>
              <w:spacing w:before="20" w:after="20" w:line="260" w:lineRule="exact"/>
              <w:ind w:left="0" w:leftChars="0" w:right="0" w:rightChars="0" w:firstLine="0" w:firstLineChars="0"/>
              <w:jc w:val="center"/>
              <w:rPr>
                <w:del w:id="17007" w:author="xh" w:date="2026-10-19T12:42:26+08:00"/>
              </w:rPr>
            </w:pPr>
            <w:del w:id="17008"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0B840069">
            <w:pPr>
              <w:keepNext/>
              <w:spacing w:before="20" w:after="20" w:line="260" w:lineRule="exact"/>
              <w:ind w:left="0" w:leftChars="0" w:right="0" w:rightChars="0" w:firstLine="0" w:firstLineChars="0"/>
              <w:jc w:val="center"/>
              <w:rPr>
                <w:del w:id="17009" w:author="xh" w:date="2026-10-19T12:42:26+08:00"/>
              </w:rPr>
            </w:pPr>
            <w:del w:id="17010"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0EA96C07">
            <w:pPr>
              <w:keepNext/>
              <w:spacing w:before="20" w:after="20" w:line="260" w:lineRule="exact"/>
              <w:ind w:left="0" w:leftChars="0" w:right="0" w:rightChars="0" w:firstLine="0" w:firstLineChars="0"/>
              <w:jc w:val="center"/>
              <w:rPr>
                <w:del w:id="17011" w:author="xh" w:date="2026-10-19T12:42:26+08:00"/>
              </w:rPr>
            </w:pPr>
            <w:del w:id="17012" w:author="xh" w:date="2026-10-19T12:42:26+08:00">
              <w:r>
                <w:rPr>
                  <w:rFonts w:ascii="Times New Roman" w:hAnsi="Times New Roman" w:eastAsia="宋体"/>
                  <w:b w:val="0"/>
                  <w:sz w:val="18"/>
                </w:rPr>
                <w:delText>46.47</w:delText>
              </w:r>
            </w:del>
          </w:p>
        </w:tc>
      </w:tr>
      <w:tr w14:paraId="61BD3E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6914" w:author="xh" w:date="2026-10-19T12:42:26+08:00"/>
        </w:trPr>
        <w:tc>
          <w:tcPr>
            <w:tcW w:w="1039" w:type="dxa"/>
            <w:tcMar>
              <w:left w:w="70" w:type="dxa"/>
              <w:right w:w="70" w:type="dxa"/>
            </w:tcMar>
            <w:vAlign w:val="center"/>
          </w:tcPr>
          <w:p w14:paraId="412D3548">
            <w:pPr>
              <w:keepNext/>
              <w:spacing w:before="20" w:after="20" w:line="260" w:lineRule="exact"/>
              <w:ind w:left="0" w:leftChars="0" w:right="0" w:rightChars="0" w:firstLine="0" w:firstLineChars="0"/>
              <w:jc w:val="center"/>
              <w:rPr>
                <w:del w:id="17013" w:author="xh" w:date="2026-10-19T12:42:26+08:00"/>
              </w:rPr>
            </w:pPr>
            <w:del w:id="17014" w:author="xh" w:date="2026-10-19T12:42:26+08:00">
              <w:r>
                <w:rPr>
                  <w:rFonts w:ascii="Times New Roman" w:hAnsi="Times New Roman" w:eastAsia="宋体"/>
                  <w:b w:val="0"/>
                  <w:sz w:val="18"/>
                </w:rPr>
                <w:delText>弹性</w:delText>
              </w:r>
            </w:del>
          </w:p>
        </w:tc>
        <w:tc>
          <w:tcPr>
            <w:tcW w:w="1039" w:type="dxa"/>
            <w:tcMar>
              <w:left w:w="70" w:type="dxa"/>
              <w:right w:w="70" w:type="dxa"/>
            </w:tcMar>
            <w:vAlign w:val="center"/>
          </w:tcPr>
          <w:p w14:paraId="140B8468">
            <w:pPr>
              <w:keepNext/>
              <w:spacing w:before="20" w:after="20" w:line="260" w:lineRule="exact"/>
              <w:ind w:left="0" w:leftChars="0" w:right="0" w:rightChars="0" w:firstLine="0" w:firstLineChars="0"/>
              <w:jc w:val="center"/>
              <w:rPr>
                <w:del w:id="17015" w:author="xh" w:date="2026-10-19T12:42:26+08:00"/>
              </w:rPr>
            </w:pPr>
            <w:del w:id="17016" w:author="xh" w:date="2026-10-19T12:42:26+08:00">
              <w:r>
                <w:rPr>
                  <w:rFonts w:ascii="Times New Roman" w:hAnsi="Times New Roman" w:eastAsia="宋体"/>
                  <w:b w:val="0"/>
                  <w:sz w:val="18"/>
                </w:rPr>
                <w:delText>2023</w:delText>
              </w:r>
            </w:del>
          </w:p>
        </w:tc>
        <w:tc>
          <w:tcPr>
            <w:tcW w:w="1039" w:type="dxa"/>
            <w:tcMar>
              <w:left w:w="70" w:type="dxa"/>
              <w:right w:w="70" w:type="dxa"/>
            </w:tcMar>
            <w:vAlign w:val="center"/>
          </w:tcPr>
          <w:p w14:paraId="5D63E058">
            <w:pPr>
              <w:keepNext/>
              <w:spacing w:before="20" w:after="20" w:line="260" w:lineRule="exact"/>
              <w:ind w:left="0" w:leftChars="0" w:right="0" w:rightChars="0" w:firstLine="0" w:firstLineChars="0"/>
              <w:jc w:val="center"/>
              <w:rPr>
                <w:del w:id="17017" w:author="xh" w:date="2026-10-19T12:42:26+08:00"/>
              </w:rPr>
            </w:pPr>
            <w:del w:id="17018" w:author="xh" w:date="2026-10-19T12:42:26+08:00">
              <w:r>
                <w:rPr>
                  <w:rFonts w:ascii="Times New Roman" w:hAnsi="Times New Roman" w:eastAsia="宋体"/>
                  <w:b w:val="0"/>
                  <w:sz w:val="18"/>
                </w:rPr>
                <w:delText>40+40</w:delText>
              </w:r>
            </w:del>
          </w:p>
        </w:tc>
        <w:tc>
          <w:tcPr>
            <w:tcW w:w="1039" w:type="dxa"/>
            <w:tcMar>
              <w:left w:w="70" w:type="dxa"/>
              <w:right w:w="70" w:type="dxa"/>
            </w:tcMar>
            <w:vAlign w:val="center"/>
          </w:tcPr>
          <w:p w14:paraId="4204EB33">
            <w:pPr>
              <w:keepNext/>
              <w:spacing w:before="20" w:after="20" w:line="260" w:lineRule="exact"/>
              <w:ind w:left="0" w:leftChars="0" w:right="0" w:rightChars="0" w:firstLine="0" w:firstLineChars="0"/>
              <w:jc w:val="center"/>
              <w:rPr>
                <w:del w:id="17019" w:author="xh" w:date="2026-10-19T12:42:26+08:00"/>
              </w:rPr>
            </w:pPr>
            <w:del w:id="17020" w:author="xh" w:date="2026-10-19T12:42:26+08:00">
              <w:r>
                <w:rPr>
                  <w:rFonts w:ascii="Times New Roman" w:hAnsi="Times New Roman" w:eastAsia="宋体"/>
                  <w:b w:val="0"/>
                  <w:sz w:val="18"/>
                </w:rPr>
                <w:delText>80.00</w:delText>
              </w:r>
            </w:del>
          </w:p>
        </w:tc>
        <w:tc>
          <w:tcPr>
            <w:tcW w:w="1039" w:type="dxa"/>
            <w:tcMar>
              <w:left w:w="70" w:type="dxa"/>
              <w:right w:w="70" w:type="dxa"/>
            </w:tcMar>
            <w:vAlign w:val="center"/>
          </w:tcPr>
          <w:p w14:paraId="4BA8896A">
            <w:pPr>
              <w:keepNext/>
              <w:spacing w:before="20" w:after="20" w:line="260" w:lineRule="exact"/>
              <w:ind w:left="0" w:leftChars="0" w:right="0" w:rightChars="0" w:firstLine="0" w:firstLineChars="0"/>
              <w:jc w:val="center"/>
              <w:rPr>
                <w:del w:id="17021" w:author="xh" w:date="2026-10-19T12:42:26+08:00"/>
              </w:rPr>
            </w:pPr>
            <w:del w:id="17022"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0263B6E7">
            <w:pPr>
              <w:keepNext/>
              <w:spacing w:before="20" w:after="20" w:line="260" w:lineRule="exact"/>
              <w:ind w:left="0" w:leftChars="0" w:right="0" w:rightChars="0" w:firstLine="0" w:firstLineChars="0"/>
              <w:jc w:val="center"/>
              <w:rPr>
                <w:del w:id="17023" w:author="xh" w:date="2026-10-19T12:42:26+08:00"/>
              </w:rPr>
            </w:pPr>
            <w:del w:id="17024"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7490CF23">
            <w:pPr>
              <w:keepNext/>
              <w:spacing w:before="20" w:after="20" w:line="260" w:lineRule="exact"/>
              <w:ind w:left="0" w:leftChars="0" w:right="0" w:rightChars="0" w:firstLine="0" w:firstLineChars="0"/>
              <w:jc w:val="center"/>
              <w:rPr>
                <w:del w:id="17025" w:author="xh" w:date="2026-10-19T12:42:26+08:00"/>
              </w:rPr>
            </w:pPr>
            <w:del w:id="17026"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6CC733D4">
            <w:pPr>
              <w:keepNext/>
              <w:spacing w:before="20" w:after="20" w:line="260" w:lineRule="exact"/>
              <w:ind w:left="0" w:leftChars="0" w:right="0" w:rightChars="0" w:firstLine="0" w:firstLineChars="0"/>
              <w:jc w:val="center"/>
              <w:rPr>
                <w:del w:id="17027" w:author="xh" w:date="2026-10-19T12:42:26+08:00"/>
              </w:rPr>
            </w:pPr>
            <w:del w:id="17028" w:author="xh" w:date="2026-10-19T12:42:26+08:00">
              <w:r>
                <w:rPr>
                  <w:rFonts w:ascii="Times New Roman" w:hAnsi="Times New Roman" w:eastAsia="宋体"/>
                  <w:b w:val="0"/>
                  <w:sz w:val="18"/>
                </w:rPr>
                <w:delText>50.03</w:delText>
              </w:r>
            </w:del>
          </w:p>
        </w:tc>
      </w:tr>
      <w:tr w14:paraId="69338D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6915" w:author="xh" w:date="2026-10-19T12:42:26+08:00"/>
        </w:trPr>
        <w:tc>
          <w:tcPr>
            <w:tcW w:w="1039" w:type="dxa"/>
            <w:tcMar>
              <w:left w:w="70" w:type="dxa"/>
              <w:right w:w="70" w:type="dxa"/>
            </w:tcMar>
            <w:vAlign w:val="center"/>
          </w:tcPr>
          <w:p w14:paraId="112D898C">
            <w:pPr>
              <w:keepNext/>
              <w:spacing w:before="20" w:after="20" w:line="260" w:lineRule="exact"/>
              <w:ind w:left="0" w:leftChars="0" w:right="0" w:rightChars="0" w:firstLine="0" w:firstLineChars="0"/>
              <w:jc w:val="center"/>
              <w:rPr>
                <w:del w:id="17029" w:author="xh" w:date="2026-10-19T12:42:26+08:00"/>
              </w:rPr>
            </w:pPr>
            <w:del w:id="17030" w:author="xh" w:date="2026-10-19T12:42:26+08:00">
              <w:r>
                <w:rPr>
                  <w:rFonts w:ascii="Times New Roman" w:hAnsi="Times New Roman" w:eastAsia="宋体"/>
                  <w:b w:val="0"/>
                  <w:sz w:val="18"/>
                </w:rPr>
                <w:delText>弹性</w:delText>
              </w:r>
            </w:del>
          </w:p>
        </w:tc>
        <w:tc>
          <w:tcPr>
            <w:tcW w:w="1039" w:type="dxa"/>
            <w:tcMar>
              <w:left w:w="70" w:type="dxa"/>
              <w:right w:w="70" w:type="dxa"/>
            </w:tcMar>
            <w:vAlign w:val="center"/>
          </w:tcPr>
          <w:p w14:paraId="64925A2E">
            <w:pPr>
              <w:keepNext/>
              <w:spacing w:before="20" w:after="20" w:line="260" w:lineRule="exact"/>
              <w:ind w:left="0" w:leftChars="0" w:right="0" w:rightChars="0" w:firstLine="0" w:firstLineChars="0"/>
              <w:jc w:val="center"/>
              <w:rPr>
                <w:del w:id="17031" w:author="xh" w:date="2026-10-19T12:42:26+08:00"/>
              </w:rPr>
            </w:pPr>
            <w:del w:id="17032" w:author="xh" w:date="2026-10-19T12:42:26+08:00">
              <w:r>
                <w:rPr>
                  <w:rFonts w:ascii="Times New Roman" w:hAnsi="Times New Roman" w:eastAsia="宋体"/>
                  <w:b w:val="0"/>
                  <w:sz w:val="18"/>
                </w:rPr>
                <w:delText>2024</w:delText>
              </w:r>
            </w:del>
          </w:p>
        </w:tc>
        <w:tc>
          <w:tcPr>
            <w:tcW w:w="1039" w:type="dxa"/>
            <w:tcMar>
              <w:left w:w="70" w:type="dxa"/>
              <w:right w:w="70" w:type="dxa"/>
            </w:tcMar>
            <w:vAlign w:val="center"/>
          </w:tcPr>
          <w:p w14:paraId="7BD4D420">
            <w:pPr>
              <w:keepNext/>
              <w:spacing w:before="20" w:after="20" w:line="260" w:lineRule="exact"/>
              <w:ind w:left="0" w:leftChars="0" w:right="0" w:rightChars="0" w:firstLine="0" w:firstLineChars="0"/>
              <w:jc w:val="center"/>
              <w:rPr>
                <w:del w:id="17033" w:author="xh" w:date="2026-10-19T12:42:26+08:00"/>
              </w:rPr>
            </w:pPr>
            <w:del w:id="17034" w:author="xh" w:date="2026-10-19T12:42:26+08:00">
              <w:r>
                <w:rPr>
                  <w:rFonts w:ascii="Times New Roman" w:hAnsi="Times New Roman" w:eastAsia="宋体"/>
                  <w:b w:val="0"/>
                  <w:sz w:val="18"/>
                </w:rPr>
                <w:delText>40+40</w:delText>
              </w:r>
            </w:del>
          </w:p>
        </w:tc>
        <w:tc>
          <w:tcPr>
            <w:tcW w:w="1039" w:type="dxa"/>
            <w:tcMar>
              <w:left w:w="70" w:type="dxa"/>
              <w:right w:w="70" w:type="dxa"/>
            </w:tcMar>
            <w:vAlign w:val="center"/>
          </w:tcPr>
          <w:p w14:paraId="3744F139">
            <w:pPr>
              <w:keepNext/>
              <w:spacing w:before="20" w:after="20" w:line="260" w:lineRule="exact"/>
              <w:ind w:left="0" w:leftChars="0" w:right="0" w:rightChars="0" w:firstLine="0" w:firstLineChars="0"/>
              <w:jc w:val="center"/>
              <w:rPr>
                <w:del w:id="17035" w:author="xh" w:date="2026-10-19T12:42:26+08:00"/>
              </w:rPr>
            </w:pPr>
            <w:del w:id="17036" w:author="xh" w:date="2026-10-19T12:42:26+08:00">
              <w:r>
                <w:rPr>
                  <w:rFonts w:ascii="Times New Roman" w:hAnsi="Times New Roman" w:eastAsia="宋体"/>
                  <w:b w:val="0"/>
                  <w:sz w:val="18"/>
                </w:rPr>
                <w:delText>80.00</w:delText>
              </w:r>
            </w:del>
          </w:p>
        </w:tc>
        <w:tc>
          <w:tcPr>
            <w:tcW w:w="1039" w:type="dxa"/>
            <w:tcMar>
              <w:left w:w="70" w:type="dxa"/>
              <w:right w:w="70" w:type="dxa"/>
            </w:tcMar>
            <w:vAlign w:val="center"/>
          </w:tcPr>
          <w:p w14:paraId="07642D18">
            <w:pPr>
              <w:keepNext/>
              <w:spacing w:before="20" w:after="20" w:line="260" w:lineRule="exact"/>
              <w:ind w:left="0" w:leftChars="0" w:right="0" w:rightChars="0" w:firstLine="0" w:firstLineChars="0"/>
              <w:jc w:val="center"/>
              <w:rPr>
                <w:del w:id="17037" w:author="xh" w:date="2026-10-19T12:42:26+08:00"/>
              </w:rPr>
            </w:pPr>
            <w:del w:id="17038"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27C5B2A1">
            <w:pPr>
              <w:keepNext/>
              <w:spacing w:before="20" w:after="20" w:line="260" w:lineRule="exact"/>
              <w:ind w:left="0" w:leftChars="0" w:right="0" w:rightChars="0" w:firstLine="0" w:firstLineChars="0"/>
              <w:jc w:val="center"/>
              <w:rPr>
                <w:del w:id="17039" w:author="xh" w:date="2026-10-19T12:42:26+08:00"/>
              </w:rPr>
            </w:pPr>
            <w:del w:id="17040"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64CBE75A">
            <w:pPr>
              <w:keepNext/>
              <w:spacing w:before="20" w:after="20" w:line="260" w:lineRule="exact"/>
              <w:ind w:left="0" w:leftChars="0" w:right="0" w:rightChars="0" w:firstLine="0" w:firstLineChars="0"/>
              <w:jc w:val="center"/>
              <w:rPr>
                <w:del w:id="17041" w:author="xh" w:date="2026-10-19T12:42:26+08:00"/>
              </w:rPr>
            </w:pPr>
            <w:del w:id="17042"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14E27E24">
            <w:pPr>
              <w:keepNext/>
              <w:spacing w:before="20" w:after="20" w:line="260" w:lineRule="exact"/>
              <w:ind w:left="0" w:leftChars="0" w:right="0" w:rightChars="0" w:firstLine="0" w:firstLineChars="0"/>
              <w:jc w:val="center"/>
              <w:rPr>
                <w:del w:id="17043" w:author="xh" w:date="2026-10-19T12:42:26+08:00"/>
              </w:rPr>
            </w:pPr>
            <w:del w:id="17044" w:author="xh" w:date="2026-10-19T12:42:26+08:00">
              <w:r>
                <w:rPr>
                  <w:rFonts w:ascii="Times New Roman" w:hAnsi="Times New Roman" w:eastAsia="宋体"/>
                  <w:b w:val="0"/>
                  <w:sz w:val="18"/>
                </w:rPr>
                <w:delText>47.02</w:delText>
              </w:r>
            </w:del>
          </w:p>
        </w:tc>
      </w:tr>
      <w:tr w14:paraId="454E95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6916" w:author="xh" w:date="2026-10-19T12:42:26+08:00"/>
        </w:trPr>
        <w:tc>
          <w:tcPr>
            <w:tcW w:w="1039" w:type="dxa"/>
            <w:tcMar>
              <w:left w:w="70" w:type="dxa"/>
              <w:right w:w="70" w:type="dxa"/>
            </w:tcMar>
            <w:vAlign w:val="center"/>
          </w:tcPr>
          <w:p w14:paraId="7DF99C80">
            <w:pPr>
              <w:keepNext w:val="0"/>
              <w:spacing w:before="20" w:after="20" w:line="260" w:lineRule="exact"/>
              <w:ind w:left="0" w:leftChars="0" w:right="0" w:rightChars="0" w:firstLine="0" w:firstLineChars="0"/>
              <w:jc w:val="center"/>
              <w:rPr>
                <w:del w:id="17045" w:author="xh" w:date="2026-10-19T12:42:26+08:00"/>
              </w:rPr>
            </w:pPr>
            <w:del w:id="17046" w:author="xh" w:date="2026-10-19T12:42:26+08:00">
              <w:r>
                <w:rPr>
                  <w:rFonts w:ascii="Times New Roman" w:hAnsi="Times New Roman" w:eastAsia="宋体"/>
                  <w:b w:val="0"/>
                  <w:sz w:val="18"/>
                </w:rPr>
                <w:delText>弹性</w:delText>
              </w:r>
            </w:del>
          </w:p>
        </w:tc>
        <w:tc>
          <w:tcPr>
            <w:tcW w:w="1039" w:type="dxa"/>
            <w:tcMar>
              <w:left w:w="70" w:type="dxa"/>
              <w:right w:w="70" w:type="dxa"/>
            </w:tcMar>
            <w:vAlign w:val="center"/>
          </w:tcPr>
          <w:p w14:paraId="7DB8087C">
            <w:pPr>
              <w:keepNext w:val="0"/>
              <w:spacing w:before="20" w:after="20" w:line="260" w:lineRule="exact"/>
              <w:ind w:left="0" w:leftChars="0" w:right="0" w:rightChars="0" w:firstLine="0" w:firstLineChars="0"/>
              <w:jc w:val="center"/>
              <w:rPr>
                <w:del w:id="17047" w:author="xh" w:date="2026-10-19T12:42:26+08:00"/>
              </w:rPr>
            </w:pPr>
            <w:del w:id="17048" w:author="xh" w:date="2026-10-19T12:42:26+08:00">
              <w:r>
                <w:rPr>
                  <w:rFonts w:ascii="Times New Roman" w:hAnsi="Times New Roman" w:eastAsia="宋体"/>
                  <w:b w:val="0"/>
                  <w:sz w:val="18"/>
                </w:rPr>
                <w:delText>2025</w:delText>
              </w:r>
            </w:del>
          </w:p>
        </w:tc>
        <w:tc>
          <w:tcPr>
            <w:tcW w:w="1039" w:type="dxa"/>
            <w:tcMar>
              <w:left w:w="70" w:type="dxa"/>
              <w:right w:w="70" w:type="dxa"/>
            </w:tcMar>
            <w:vAlign w:val="center"/>
          </w:tcPr>
          <w:p w14:paraId="601CC83C">
            <w:pPr>
              <w:keepNext w:val="0"/>
              <w:spacing w:before="20" w:after="20" w:line="260" w:lineRule="exact"/>
              <w:ind w:left="0" w:leftChars="0" w:right="0" w:rightChars="0" w:firstLine="0" w:firstLineChars="0"/>
              <w:jc w:val="center"/>
              <w:rPr>
                <w:del w:id="17049" w:author="xh" w:date="2026-10-19T12:42:26+08:00"/>
              </w:rPr>
            </w:pPr>
            <w:del w:id="17050" w:author="xh" w:date="2026-10-19T12:42:26+08:00">
              <w:r>
                <w:rPr>
                  <w:rFonts w:ascii="Times New Roman" w:hAnsi="Times New Roman" w:eastAsia="宋体"/>
                  <w:b w:val="0"/>
                  <w:sz w:val="18"/>
                </w:rPr>
                <w:delText>40+40</w:delText>
              </w:r>
            </w:del>
          </w:p>
        </w:tc>
        <w:tc>
          <w:tcPr>
            <w:tcW w:w="1039" w:type="dxa"/>
            <w:tcMar>
              <w:left w:w="70" w:type="dxa"/>
              <w:right w:w="70" w:type="dxa"/>
            </w:tcMar>
            <w:vAlign w:val="center"/>
          </w:tcPr>
          <w:p w14:paraId="11C3E2BC">
            <w:pPr>
              <w:keepNext w:val="0"/>
              <w:spacing w:before="20" w:after="20" w:line="260" w:lineRule="exact"/>
              <w:ind w:left="0" w:leftChars="0" w:right="0" w:rightChars="0" w:firstLine="0" w:firstLineChars="0"/>
              <w:jc w:val="center"/>
              <w:rPr>
                <w:del w:id="17051" w:author="xh" w:date="2026-10-19T12:42:26+08:00"/>
              </w:rPr>
            </w:pPr>
            <w:del w:id="17052" w:author="xh" w:date="2026-10-19T12:42:26+08:00">
              <w:r>
                <w:rPr>
                  <w:rFonts w:ascii="Times New Roman" w:hAnsi="Times New Roman" w:eastAsia="宋体"/>
                  <w:b w:val="0"/>
                  <w:sz w:val="18"/>
                </w:rPr>
                <w:delText>80.00</w:delText>
              </w:r>
            </w:del>
          </w:p>
        </w:tc>
        <w:tc>
          <w:tcPr>
            <w:tcW w:w="1039" w:type="dxa"/>
            <w:tcMar>
              <w:left w:w="70" w:type="dxa"/>
              <w:right w:w="70" w:type="dxa"/>
            </w:tcMar>
            <w:vAlign w:val="center"/>
          </w:tcPr>
          <w:p w14:paraId="2BC29898">
            <w:pPr>
              <w:keepNext w:val="0"/>
              <w:spacing w:before="20" w:after="20" w:line="260" w:lineRule="exact"/>
              <w:ind w:left="0" w:leftChars="0" w:right="0" w:rightChars="0" w:firstLine="0" w:firstLineChars="0"/>
              <w:jc w:val="center"/>
              <w:rPr>
                <w:del w:id="17053" w:author="xh" w:date="2026-10-19T12:42:26+08:00"/>
              </w:rPr>
            </w:pPr>
            <w:del w:id="17054"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113AA56E">
            <w:pPr>
              <w:keepNext w:val="0"/>
              <w:spacing w:before="20" w:after="20" w:line="260" w:lineRule="exact"/>
              <w:ind w:left="0" w:leftChars="0" w:right="0" w:rightChars="0" w:firstLine="0" w:firstLineChars="0"/>
              <w:jc w:val="center"/>
              <w:rPr>
                <w:del w:id="17055" w:author="xh" w:date="2026-10-19T12:42:26+08:00"/>
              </w:rPr>
            </w:pPr>
            <w:del w:id="17056"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37E41CA2">
            <w:pPr>
              <w:keepNext w:val="0"/>
              <w:spacing w:before="20" w:after="20" w:line="260" w:lineRule="exact"/>
              <w:ind w:left="0" w:leftChars="0" w:right="0" w:rightChars="0" w:firstLine="0" w:firstLineChars="0"/>
              <w:jc w:val="center"/>
              <w:rPr>
                <w:del w:id="17057" w:author="xh" w:date="2026-10-19T12:42:26+08:00"/>
              </w:rPr>
            </w:pPr>
            <w:del w:id="17058" w:author="xh" w:date="2026-10-19T12:42:26+08:00">
              <w:r>
                <w:rPr>
                  <w:rFonts w:ascii="Times New Roman" w:hAnsi="Times New Roman" w:eastAsia="宋体"/>
                  <w:b w:val="0"/>
                  <w:sz w:val="18"/>
                </w:rPr>
                <w:delText>0.00</w:delText>
              </w:r>
            </w:del>
          </w:p>
        </w:tc>
        <w:tc>
          <w:tcPr>
            <w:tcW w:w="1039" w:type="dxa"/>
            <w:tcMar>
              <w:left w:w="70" w:type="dxa"/>
              <w:right w:w="70" w:type="dxa"/>
            </w:tcMar>
            <w:vAlign w:val="center"/>
          </w:tcPr>
          <w:p w14:paraId="617511D9">
            <w:pPr>
              <w:keepNext w:val="0"/>
              <w:spacing w:before="20" w:after="20" w:line="260" w:lineRule="exact"/>
              <w:ind w:left="0" w:leftChars="0" w:right="0" w:rightChars="0" w:firstLine="0" w:firstLineChars="0"/>
              <w:jc w:val="center"/>
              <w:rPr>
                <w:del w:id="17059" w:author="xh" w:date="2026-10-19T12:42:26+08:00"/>
              </w:rPr>
            </w:pPr>
            <w:del w:id="17060" w:author="xh" w:date="2026-10-19T12:42:26+08:00">
              <w:r>
                <w:rPr>
                  <w:rFonts w:ascii="Times New Roman" w:hAnsi="Times New Roman" w:eastAsia="宋体"/>
                  <w:b w:val="0"/>
                  <w:sz w:val="18"/>
                </w:rPr>
                <w:delText>49.60</w:delText>
              </w:r>
            </w:del>
          </w:p>
        </w:tc>
      </w:tr>
      <w:tr>
        <w:trPr>
          <w:cantSplit/>
          <w:tblHeader/>
          <w:ins w:id="17061" w:author="xh" w:date="2026-10-19T12:42:2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070" w:author="xh" w:date="2026-10-19T12:42:26+08:00"/>
              </w:rPr>
            </w:pPr>
            <w:ins w:id="17071" w:author="xh" w:date="2026-10-19T12:42:26+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072" w:author="xh" w:date="2026-10-19T12:42:26+08:00"/>
              </w:rPr>
            </w:pPr>
            <w:ins w:id="17073" w:author="xh" w:date="2026-10-19T12:42:26+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074" w:author="xh" w:date="2026-10-19T12:42:26+08:00"/>
              </w:rPr>
            </w:pPr>
            <w:ins w:id="17075" w:author="xh" w:date="2026-10-19T12:42:26+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076" w:author="xh" w:date="2026-10-19T12:42:26+08:00"/>
              </w:rPr>
            </w:pPr>
            <w:ins w:id="17077" w:author="xh" w:date="2026-10-19T12:42:26+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078" w:author="xh" w:date="2026-10-19T12:42:26+08:00"/>
              </w:rPr>
            </w:pPr>
            <w:ins w:id="17079" w:author="xh" w:date="2026-10-19T12:42:26+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080" w:author="xh" w:date="2026-10-19T12:42:26+08:00"/>
              </w:rPr>
            </w:pPr>
            <w:ins w:id="17081" w:author="xh" w:date="2026-10-19T12:42:26+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082" w:author="xh" w:date="2026-10-19T12:42:26+08:00"/>
              </w:rPr>
            </w:pPr>
            <w:ins w:id="17083" w:author="xh" w:date="2026-10-19T12:42:26+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084" w:author="xh" w:date="2026-10-19T12:42:26+08:00"/>
              </w:rPr>
            </w:pPr>
            <w:ins w:id="17085" w:author="xh" w:date="2026-10-19T12:42:26+08:00">
              <w:r>
                <w:rPr>
                  <w:rFonts w:ascii="Times New Roman" w:hAnsi="Times New Roman" w:eastAsia="宋体"/>
                  <w:b/>
                  <w:sz w:val="18"/>
                </w:rPr>
                <w:t>转接后净负荷/MW</w:t>
              </w:r>
            </w:ins>
          </w:p>
        </w:tc>
      </w:tr>
      <w:tr>
        <w:trPr>
          <w:cantSplit/>
          <w:ins w:id="17062" w:author="xh" w:date="2026-10-19T12:42:2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086" w:author="xh" w:date="2026-10-19T12:42:26+08:00"/>
              </w:rPr>
            </w:pPr>
            <w:ins w:id="17087" w:author="xh" w:date="2026-10-19T12:42:26+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088" w:author="xh" w:date="2026-10-19T12:42:26+08:00"/>
              </w:rPr>
            </w:pPr>
            <w:ins w:id="17089" w:author="xh" w:date="2026-10-19T12:42:26+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090" w:author="xh" w:date="2026-10-19T12:42:26+08:00"/>
              </w:rPr>
            </w:pPr>
            <w:ins w:id="17091" w:author="xh" w:date="2026-10-19T12:42:26+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092" w:author="xh" w:date="2026-10-19T12:42:26+08:00"/>
              </w:rPr>
            </w:pPr>
            <w:ins w:id="17093" w:author="xh" w:date="2026-10-19T12:42:26+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094" w:author="xh" w:date="2026-10-19T12:42:26+08:00"/>
              </w:rPr>
            </w:pPr>
            <w:ins w:id="17095" w:author="xh" w:date="2026-10-19T12:42: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096" w:author="xh" w:date="2026-10-19T12:42:26+08:00"/>
              </w:rPr>
            </w:pPr>
            <w:ins w:id="17097" w:author="xh" w:date="2026-10-19T12:42:26+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098" w:author="xh" w:date="2026-10-19T12:42:26+08:00"/>
              </w:rPr>
            </w:pPr>
            <w:ins w:id="17099" w:author="xh" w:date="2026-10-19T12:42:26+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00" w:author="xh" w:date="2026-10-19T12:42:26+08:00"/>
              </w:rPr>
            </w:pPr>
            <w:ins w:id="17101" w:author="xh" w:date="2026-10-19T12:42:26+08:00">
              <w:r>
                <w:rPr>
                  <w:rFonts w:ascii="Times New Roman" w:hAnsi="Times New Roman" w:eastAsia="宋体"/>
                  <w:b w:val="0"/>
                  <w:sz w:val="18"/>
                </w:rPr>
                <w:t>—</w:t>
              </w:r>
            </w:ins>
          </w:p>
        </w:tc>
      </w:tr>
      <w:tr>
        <w:trPr>
          <w:cantSplit/>
          <w:ins w:id="17063" w:author="xh" w:date="2026-10-19T12:42:2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02" w:author="xh" w:date="2026-10-19T12:42:26+08:00"/>
              </w:rPr>
            </w:pPr>
            <w:ins w:id="17103" w:author="xh" w:date="2026-10-19T12:42:26+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04" w:author="xh" w:date="2026-10-19T12:42:26+08:00"/>
              </w:rPr>
            </w:pPr>
            <w:ins w:id="17105" w:author="xh" w:date="2026-10-19T12:42:26+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06" w:author="xh" w:date="2026-10-19T12:42:26+08:00"/>
              </w:rPr>
            </w:pPr>
            <w:ins w:id="17107" w:author="xh" w:date="2026-10-19T12:42:26+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08" w:author="xh" w:date="2026-10-19T12:42:26+08:00"/>
              </w:rPr>
            </w:pPr>
            <w:ins w:id="17109" w:author="xh" w:date="2026-10-19T12:42:26+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10" w:author="xh" w:date="2026-10-19T12:42:26+08:00"/>
              </w:rPr>
            </w:pPr>
            <w:ins w:id="17111" w:author="xh" w:date="2026-10-19T12:42: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12" w:author="xh" w:date="2026-10-19T12:42:26+08:00"/>
              </w:rPr>
            </w:pPr>
            <w:ins w:id="17113" w:author="xh" w:date="2026-10-19T12:42: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14" w:author="xh" w:date="2026-10-19T12:42:26+08:00"/>
              </w:rPr>
            </w:pPr>
            <w:ins w:id="17115" w:author="xh" w:date="2026-10-19T12:42: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16" w:author="xh" w:date="2026-10-19T12:42:26+08:00"/>
              </w:rPr>
            </w:pPr>
            <w:ins w:id="17117" w:author="xh" w:date="2026-10-19T12:42:26+08:00">
              <w:r>
                <w:rPr>
                  <w:rFonts w:ascii="Times New Roman" w:hAnsi="Times New Roman" w:eastAsia="宋体"/>
                  <w:b w:val="0"/>
                  <w:sz w:val="18"/>
                </w:rPr>
                <w:t>49.60</w:t>
              </w:r>
            </w:ins>
          </w:p>
        </w:tc>
      </w:tr>
      <w:tr>
        <w:trPr>
          <w:cantSplit/>
          <w:ins w:id="17064" w:author="xh" w:date="2026-10-19T12:42:2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18" w:author="xh" w:date="2026-10-19T12:42:26+08:00"/>
              </w:rPr>
            </w:pPr>
            <w:ins w:id="17119" w:author="xh" w:date="2026-10-19T12:42:26+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20" w:author="xh" w:date="2026-10-19T12:42:26+08:00"/>
              </w:rPr>
            </w:pPr>
            <w:ins w:id="17121" w:author="xh" w:date="2026-10-19T12:42:26+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22" w:author="xh" w:date="2026-10-19T12:42:26+08:00"/>
              </w:rPr>
            </w:pPr>
            <w:ins w:id="17123" w:author="xh" w:date="2026-10-19T12:42:26+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24" w:author="xh" w:date="2026-10-19T12:42:26+08:00"/>
              </w:rPr>
            </w:pPr>
            <w:ins w:id="17125" w:author="xh" w:date="2026-10-19T12:42:26+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26" w:author="xh" w:date="2026-10-19T12:42:26+08:00"/>
              </w:rPr>
            </w:pPr>
            <w:ins w:id="17127" w:author="xh" w:date="2026-10-19T12:42: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28" w:author="xh" w:date="2026-10-19T12:42:26+08:00"/>
              </w:rPr>
            </w:pPr>
            <w:ins w:id="17129" w:author="xh" w:date="2026-10-19T12:42: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30" w:author="xh" w:date="2026-10-19T12:42:26+08:00"/>
              </w:rPr>
            </w:pPr>
            <w:ins w:id="17131" w:author="xh" w:date="2026-10-19T12:42:26+08:00">
              <w:r>
                <w:rPr>
                  <w:rFonts w:ascii="Times New Roman" w:hAnsi="Times New Roman" w:eastAsia="宋体"/>
                  <w:b w:val="0"/>
                  <w:sz w:val="18"/>
                </w:rPr>
                <w:t>1.62</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32" w:author="xh" w:date="2026-10-19T12:42:26+08:00"/>
              </w:rPr>
            </w:pPr>
            <w:ins w:id="17133" w:author="xh" w:date="2026-10-19T12:42:26+08:00">
              <w:r>
                <w:rPr>
                  <w:rFonts w:ascii="Times New Roman" w:hAnsi="Times New Roman" w:eastAsia="宋体"/>
                  <w:b w:val="0"/>
                  <w:sz w:val="18"/>
                </w:rPr>
                <w:t>61.48</w:t>
              </w:r>
            </w:ins>
          </w:p>
        </w:tc>
      </w:tr>
      <w:tr>
        <w:trPr>
          <w:cantSplit/>
          <w:ins w:id="17065" w:author="xh" w:date="2026-10-19T12:42:2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34" w:author="xh" w:date="2026-10-19T12:42:26+08:00"/>
              </w:rPr>
            </w:pPr>
            <w:ins w:id="17135" w:author="xh" w:date="2026-10-19T12:42:26+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36" w:author="xh" w:date="2026-10-19T12:42:26+08:00"/>
              </w:rPr>
            </w:pPr>
            <w:ins w:id="17137" w:author="xh" w:date="2026-10-19T12:42:26+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38" w:author="xh" w:date="2026-10-19T12:42:26+08:00"/>
              </w:rPr>
            </w:pPr>
            <w:ins w:id="17139" w:author="xh" w:date="2026-10-19T12:42:26+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40" w:author="xh" w:date="2026-10-19T12:42:26+08:00"/>
              </w:rPr>
            </w:pPr>
            <w:ins w:id="17141" w:author="xh" w:date="2026-10-19T12:42:26+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42" w:author="xh" w:date="2026-10-19T12:42:26+08:00"/>
              </w:rPr>
            </w:pPr>
            <w:ins w:id="17143" w:author="xh" w:date="2026-10-19T12:42:26+08:00">
              <w:r>
                <w:rPr>
                  <w:rFonts w:ascii="Times New Roman" w:hAnsi="Times New Roman" w:eastAsia="宋体"/>
                  <w:b w:val="0"/>
                  <w:sz w:val="18"/>
                </w:rPr>
                <w:t>2.00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44" w:author="xh" w:date="2026-10-19T12:42:26+08:00"/>
              </w:rPr>
            </w:pPr>
            <w:ins w:id="17145" w:author="xh" w:date="2026-10-19T12:42:26+08:00">
              <w:r>
                <w:rPr>
                  <w:rFonts w:ascii="Times New Roman" w:hAnsi="Times New Roman" w:eastAsia="宋体"/>
                  <w:b w:val="0"/>
                  <w:sz w:val="18"/>
                </w:rPr>
                <w:t>7.68</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46" w:author="xh" w:date="2026-10-19T12:42:26+08:00"/>
              </w:rPr>
            </w:pPr>
            <w:ins w:id="17147" w:author="xh" w:date="2026-10-19T12:42: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48" w:author="xh" w:date="2026-10-19T12:42:26+08:00"/>
              </w:rPr>
            </w:pPr>
            <w:ins w:id="17149" w:author="xh" w:date="2026-10-19T12:42:26+08:00">
              <w:r>
                <w:rPr>
                  <w:rFonts w:ascii="Times New Roman" w:hAnsi="Times New Roman" w:eastAsia="宋体"/>
                  <w:b w:val="0"/>
                  <w:sz w:val="18"/>
                </w:rPr>
                <w:t>64.54</w:t>
              </w:r>
            </w:ins>
          </w:p>
        </w:tc>
      </w:tr>
      <w:tr>
        <w:trPr>
          <w:cantSplit/>
          <w:ins w:id="17066" w:author="xh" w:date="2026-10-19T12:42:2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50" w:author="xh" w:date="2026-10-19T12:42:26+08:00"/>
              </w:rPr>
            </w:pPr>
            <w:ins w:id="17151" w:author="xh" w:date="2026-10-19T12:42:26+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52" w:author="xh" w:date="2026-10-19T12:42:26+08:00"/>
              </w:rPr>
            </w:pPr>
            <w:ins w:id="17153" w:author="xh" w:date="2026-10-19T12:42:26+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54" w:author="xh" w:date="2026-10-19T12:42:26+08:00"/>
              </w:rPr>
            </w:pPr>
            <w:ins w:id="17155" w:author="xh" w:date="2026-10-19T12:42:26+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56" w:author="xh" w:date="2026-10-19T12:42:26+08:00"/>
              </w:rPr>
            </w:pPr>
            <w:ins w:id="17157" w:author="xh" w:date="2026-10-19T12:42:26+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58" w:author="xh" w:date="2026-10-19T12:42:26+08:00"/>
              </w:rPr>
            </w:pPr>
            <w:ins w:id="17159" w:author="xh" w:date="2026-10-19T12:42: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60" w:author="xh" w:date="2026-10-19T12:42:26+08:00"/>
              </w:rPr>
            </w:pPr>
            <w:ins w:id="17161" w:author="xh" w:date="2026-10-19T12:42:26+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62" w:author="xh" w:date="2026-10-19T12:42:26+08:00"/>
              </w:rPr>
            </w:pPr>
            <w:ins w:id="17163" w:author="xh" w:date="2026-10-19T12:42:26+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64" w:author="xh" w:date="2026-10-19T12:42:26+08:00"/>
              </w:rPr>
            </w:pPr>
            <w:ins w:id="17165" w:author="xh" w:date="2026-10-19T12:42:26+08:00">
              <w:r>
                <w:rPr>
                  <w:rFonts w:ascii="Times New Roman" w:hAnsi="Times New Roman" w:eastAsia="宋体"/>
                  <w:b w:val="0"/>
                  <w:sz w:val="18"/>
                </w:rPr>
                <w:t>—</w:t>
              </w:r>
            </w:ins>
          </w:p>
        </w:tc>
      </w:tr>
      <w:tr>
        <w:trPr>
          <w:cantSplit/>
          <w:ins w:id="17067" w:author="xh" w:date="2026-10-19T12:42:2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66" w:author="xh" w:date="2026-10-19T12:42:26+08:00"/>
              </w:rPr>
            </w:pPr>
            <w:ins w:id="17167" w:author="xh" w:date="2026-10-19T12:42:26+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68" w:author="xh" w:date="2026-10-19T12:42:26+08:00"/>
              </w:rPr>
            </w:pPr>
            <w:ins w:id="17169" w:author="xh" w:date="2026-10-19T12:42:26+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70" w:author="xh" w:date="2026-10-19T12:42:26+08:00"/>
              </w:rPr>
            </w:pPr>
            <w:ins w:id="17171" w:author="xh" w:date="2026-10-19T12:42:26+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72" w:author="xh" w:date="2026-10-19T12:42:26+08:00"/>
              </w:rPr>
            </w:pPr>
            <w:ins w:id="17173" w:author="xh" w:date="2026-10-19T12:42:26+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74" w:author="xh" w:date="2026-10-19T12:42:26+08:00"/>
              </w:rPr>
            </w:pPr>
            <w:ins w:id="17175" w:author="xh" w:date="2026-10-19T12:42: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76" w:author="xh" w:date="2026-10-19T12:42:26+08:00"/>
              </w:rPr>
            </w:pPr>
            <w:ins w:id="17177" w:author="xh" w:date="2026-10-19T12:42: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78" w:author="xh" w:date="2026-10-19T12:42:26+08:00"/>
              </w:rPr>
            </w:pPr>
            <w:ins w:id="17179" w:author="xh" w:date="2026-10-19T12:42: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80" w:author="xh" w:date="2026-10-19T12:42:26+08:00"/>
              </w:rPr>
            </w:pPr>
            <w:ins w:id="17181" w:author="xh" w:date="2026-10-19T12:42:26+08:00">
              <w:r>
                <w:rPr>
                  <w:rFonts w:ascii="Times New Roman" w:hAnsi="Times New Roman" w:eastAsia="宋体"/>
                  <w:b w:val="0"/>
                  <w:sz w:val="18"/>
                </w:rPr>
                <w:t>49.60</w:t>
              </w:r>
            </w:ins>
          </w:p>
        </w:tc>
      </w:tr>
      <w:tr>
        <w:trPr>
          <w:cantSplit/>
          <w:ins w:id="17068" w:author="xh" w:date="2026-10-19T12:42:2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82" w:author="xh" w:date="2026-10-19T12:42:26+08:00"/>
              </w:rPr>
            </w:pPr>
            <w:ins w:id="17183" w:author="xh" w:date="2026-10-19T12:42:26+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84" w:author="xh" w:date="2026-10-19T12:42:26+08:00"/>
              </w:rPr>
            </w:pPr>
            <w:ins w:id="17185" w:author="xh" w:date="2026-10-19T12:42:26+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86" w:author="xh" w:date="2026-10-19T12:42:26+08:00"/>
              </w:rPr>
            </w:pPr>
            <w:ins w:id="17187" w:author="xh" w:date="2026-10-19T12:42:26+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88" w:author="xh" w:date="2026-10-19T12:42:26+08:00"/>
              </w:rPr>
            </w:pPr>
            <w:ins w:id="17189" w:author="xh" w:date="2026-10-19T12:42:26+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90" w:author="xh" w:date="2026-10-19T12:42:26+08:00"/>
              </w:rPr>
            </w:pPr>
            <w:ins w:id="17191" w:author="xh" w:date="2026-10-19T12:42: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92" w:author="xh" w:date="2026-10-19T12:42:26+08:00"/>
              </w:rPr>
            </w:pPr>
            <w:ins w:id="17193" w:author="xh" w:date="2026-10-19T12:42: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94" w:author="xh" w:date="2026-10-19T12:42:26+08:00"/>
              </w:rPr>
            </w:pPr>
            <w:ins w:id="17195" w:author="xh" w:date="2026-10-19T12:42:2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196" w:author="xh" w:date="2026-10-19T12:42:26+08:00"/>
              </w:rPr>
            </w:pPr>
            <w:ins w:id="17197" w:author="xh" w:date="2026-10-19T12:42:26+08:00">
              <w:r>
                <w:rPr>
                  <w:rFonts w:ascii="Times New Roman" w:hAnsi="Times New Roman" w:eastAsia="宋体"/>
                  <w:b w:val="0"/>
                  <w:sz w:val="18"/>
                </w:rPr>
                <w:t>59.86</w:t>
              </w:r>
            </w:ins>
          </w:p>
        </w:tc>
      </w:tr>
      <w:tr>
        <w:trPr>
          <w:cantSplit/>
          <w:ins w:id="17069" w:author="xh" w:date="2026-10-19T12:42:26+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198" w:author="xh" w:date="2026-10-19T12:42:26+08:00"/>
              </w:rPr>
            </w:pPr>
            <w:ins w:id="17199" w:author="xh" w:date="2026-10-19T12:42:26+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200" w:author="xh" w:date="2026-10-19T12:42:26+08:00"/>
              </w:rPr>
            </w:pPr>
            <w:ins w:id="17201" w:author="xh" w:date="2026-10-19T12:42:26+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202" w:author="xh" w:date="2026-10-19T12:42:26+08:00"/>
              </w:rPr>
            </w:pPr>
            <w:ins w:id="17203" w:author="xh" w:date="2026-10-19T12:42:26+08:00">
              <w:r>
                <w:rPr>
                  <w:rFonts w:ascii="Times New Roman" w:hAnsi="Times New Roman" w:eastAsia="宋体"/>
                  <w:b w:val="0"/>
                  <w:sz w:val="18"/>
                </w:rPr>
                <w:t>50.00+50.00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204" w:author="xh" w:date="2026-10-19T12:42:26+08:00"/>
              </w:rPr>
            </w:pPr>
            <w:ins w:id="17205" w:author="xh" w:date="2026-10-19T12:42:26+08:00">
              <w:r>
                <w:rPr>
                  <w:rFonts w:ascii="Times New Roman" w:hAnsi="Times New Roman" w:eastAsia="宋体"/>
                  <w:b w:val="0"/>
                  <w:sz w:val="18"/>
                </w:rPr>
                <w:t>100.00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206" w:author="xh" w:date="2026-10-19T12:42:26+08:00"/>
              </w:rPr>
            </w:pPr>
            <w:ins w:id="17207" w:author="xh" w:date="2026-10-19T12:42:26+08:00">
              <w:r>
                <w:rPr>
                  <w:rFonts w:ascii="Times New Roman" w:hAnsi="Times New Roman" w:eastAsia="宋体"/>
                  <w:b w:val="0"/>
                  <w:sz w:val="18"/>
                </w:rPr>
                <w:t>0.80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208" w:author="xh" w:date="2026-10-19T12:42:26+08:00"/>
              </w:rPr>
            </w:pPr>
            <w:ins w:id="17209" w:author="xh" w:date="2026-10-19T12:42:26+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210" w:author="xh" w:date="2026-10-19T12:42:26+08:00"/>
              </w:rPr>
            </w:pPr>
            <w:ins w:id="17211" w:author="xh" w:date="2026-10-19T12:42:26+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212" w:author="xh" w:date="2026-10-19T12:42:26+08:00"/>
              </w:rPr>
            </w:pPr>
            <w:ins w:id="17213" w:author="xh" w:date="2026-10-19T12:42:26+08:00">
              <w:r>
                <w:rPr>
                  <w:rFonts w:ascii="Times New Roman" w:hAnsi="Times New Roman" w:eastAsia="宋体"/>
                  <w:b w:val="0"/>
                  <w:sz w:val="18"/>
                </w:rPr>
                <w:t>72.22</w:t>
              </w:r>
            </w:ins>
          </w:p>
        </w:tc>
      </w:tr>
    </w:tbl>
    <w:p w14:paraId="4C10AF5C">
      <w:pPr>
        <w:pStyle w:val="2"/>
        <w:widowControl/>
        <w:spacing w:before="0" w:after="0" w:line="348" w:lineRule="exact"/>
        <w:ind w:firstLine="480"/>
        <w:jc w:val="both"/>
      </w:pPr>
      <w:r>
        <w:rPr>
          <w:rFonts w:ascii="Times New Roman" w:hAnsi="Times New Roman" w:eastAsia="方正仿宋_GBK"/>
          <w:b w:val="0"/>
          <w:sz w:val="24"/>
        </w:rPr>
        <w:t xml:space="preserve">20</w:t>
      </w:r>
      <w:ins w:id="17214" w:author="xh" w:date="2026-10-19T12:43:05+08:00">
        <w:r>
          <w:rPr>
            <w:rFonts w:ascii="Times New Roman" w:hAnsi="Times New Roman" w:eastAsia="方正仿宋_GBK"/>
            <w:b w:val="0"/>
            <w:sz w:val="24"/>
          </w:rPr>
          <w:t xml:space="preserve">3</w:t>
        </w:r>
      </w:ins>
      <w:del w:id="17215" w:author="xh" w:date="2026-10-19T12:43:05+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7216" w:author="xh" w:date="2026-10-19T12:43:05+08:00">
        <w:r>
          <w:rPr>
            <w:rFonts w:ascii="Times New Roman" w:hAnsi="Times New Roman" w:eastAsia="方正仿宋_GBK"/>
            <w:b w:val="0"/>
            <w:sz w:val="24"/>
          </w:rPr>
          <w:t xml:space="preserve">最大单台主变N-1后，弹性方案剩余主变容量为50.00 MVA，按0.95功率因数折算为47.50 MW。储能</w:t>
        </w:r>
      </w:ins>
      <w:del w:id="17217" w:author="xh" w:date="2026-10-19T12:43:05+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7218" w:author="xh" w:date="2026-10-19T12:43:05+08:00">
        <w:r>
          <w:rPr>
            <w:rFonts w:ascii="Times New Roman" w:hAnsi="Times New Roman" w:eastAsia="方正仿宋_GBK"/>
            <w:b w:val="0"/>
            <w:sz w:val="24"/>
          </w:rPr>
          <w:t xml:space="preserve">有效支撑功率为0.22 MW、反向有效吸收功率为0.80 MW。全年本站故障</w:t>
        </w:r>
      </w:ins>
      <w:del w:id="17219" w:author="xh" w:date="2026-10-19T12:43:05+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17220" w:author="xh" w:date="2026-10-19T12:43:05+08:00">
        <w:r>
          <w:rPr>
            <w:rFonts w:ascii="Times New Roman" w:hAnsi="Times New Roman" w:eastAsia="方正仿宋_GBK"/>
            <w:b w:val="0"/>
            <w:sz w:val="24"/>
          </w:rPr>
          <w:t xml:space="preserve">中最小余量为0.45 MW。该小时按采用的固定区段预案</w:t>
        </w:r>
      </w:ins>
      <w:del w:id="17221" w:author="xh" w:date="2026-10-19T12:43:05+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17222" w:author="xh" w:date="2026-10-19T12:43:05+08:00">
        <w:r>
          <w:rPr>
            <w:rFonts w:ascii="Times New Roman" w:hAnsi="Times New Roman" w:eastAsia="方正仿宋_GBK"/>
            <w:b w:val="0"/>
            <w:sz w:val="24"/>
          </w:rPr>
          <w:t xml:space="preserve">45</w:t>
        </w:r>
      </w:ins>
      <w:del w:id="17223" w:author="xh" w:date="2026-10-19T12:43:05+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7224" w:author="xh" w:date="2026-10-19T12:43:05+08:00">
        <w:r>
          <w:rPr>
            <w:rFonts w:ascii="Times New Roman" w:hAnsi="Times New Roman" w:eastAsia="方正仿宋_GBK"/>
            <w:b w:val="0"/>
            <w:sz w:val="24"/>
          </w:rPr>
          <w:t xml:space="preserve">3</w:t>
        </w:r>
      </w:ins>
      <w:del w:id="17225" w:author="xh" w:date="2026-10-19T12:43:05+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MW、承接0.00 MW，转接后净负荷为4</w:t>
      </w:r>
      <w:ins w:id="17226" w:author="xh" w:date="2026-10-19T12:43:05+08:00">
        <w:r>
          <w:rPr>
            <w:rFonts w:ascii="Times New Roman" w:hAnsi="Times New Roman" w:eastAsia="方正仿宋_GBK"/>
            <w:b w:val="0"/>
            <w:sz w:val="24"/>
          </w:rPr>
          <w:t xml:space="preserve">7</w:t>
        </w:r>
      </w:ins>
      <w:del w:id="17227" w:author="xh" w:date="2026-10-19T12:43:05+08:00">
        <w:r>
          <w:rPr>
            <w:rFonts w:ascii="Times New Roman" w:hAnsi="Times New Roman" w:eastAsia="方正仿宋_GBK"/>
            <w:b w:val="0"/>
            <w:sz w:val="24"/>
          </w:rPr>
          <w:delText xml:space="preserve">9</w:delText>
        </w:r>
      </w:del>
      <w:r>
        <w:rPr>
          <w:rFonts w:ascii="Times New Roman" w:hAnsi="Times New Roman" w:eastAsia="方正仿宋_GBK"/>
          <w:b w:val="0"/>
          <w:sz w:val="24"/>
        </w:rPr>
        <w:t xml:space="preserve">.</w:t>
      </w:r>
      <w:ins w:id="17228" w:author="xh" w:date="2026-10-19T12:43:05+08:00">
        <w:r>
          <w:rPr>
            <w:rFonts w:ascii="Times New Roman" w:hAnsi="Times New Roman" w:eastAsia="方正仿宋_GBK"/>
            <w:b w:val="0"/>
            <w:sz w:val="24"/>
          </w:rPr>
          <w:t xml:space="preserve">27</w:t>
        </w:r>
      </w:ins>
      <w:del w:id="17229" w:author="xh" w:date="2026-10-19T12:43:05+08:00">
        <w:r>
          <w:rPr>
            <w:rFonts w:ascii="Times New Roman" w:hAnsi="Times New Roman" w:eastAsia="方正仿宋_GBK"/>
            <w:b w:val="0"/>
            <w:sz w:val="24"/>
          </w:rPr>
          <w:delText xml:space="preserve">60</w:delText>
        </w:r>
      </w:del>
      <w:r>
        <w:rPr>
          <w:rFonts w:ascii="Times New Roman" w:hAnsi="Times New Roman" w:eastAsia="方正仿宋_GBK"/>
          <w:b w:val="0"/>
          <w:sz w:val="24"/>
        </w:rPr>
        <w:t xml:space="preserve"> MW</w:t>
      </w:r>
      <w:ins w:id="17230" w:author="xh" w:date="2026-10-19T12:43:05+08:00">
        <w:r>
          <w:rPr>
            <w:rFonts w:ascii="Times New Roman" w:hAnsi="Times New Roman" w:eastAsia="方正仿宋_GBK"/>
            <w:b w:val="0"/>
            <w:sz w:val="24"/>
          </w:rPr>
          <w:t xml:space="preserve">。其中与彭场变之间的主要通道承担</w:t>
        </w:r>
      </w:ins>
      <w:del w:id="17231" w:author="xh" w:date="2026-10-19T12:43:05+08:00">
        <w:r>
          <w:rPr>
            <w:rFonts w:ascii="Times New Roman" w:hAnsi="Times New Roman" w:eastAsia="方正仿宋_GBK"/>
            <w:b w:val="0"/>
            <w:sz w:val="24"/>
          </w:rPr>
          <w:delText xml:space="preserve">，区域最低净负荷工况下为</w:delText>
        </w:r>
      </w:del>
      <w:r>
        <w:rPr>
          <w:rFonts w:ascii="Times New Roman" w:hAnsi="Times New Roman" w:eastAsia="方正仿宋_GBK"/>
          <w:b w:val="0"/>
          <w:sz w:val="24"/>
        </w:rPr>
        <w:t xml:space="preserve">1</w:t>
      </w:r>
      <w:ins w:id="17232" w:author="xh" w:date="2026-10-19T12:43:05+08:00">
        <w:r>
          <w:rPr>
            <w:rFonts w:ascii="Times New Roman" w:hAnsi="Times New Roman" w:eastAsia="方正仿宋_GBK"/>
            <w:b w:val="0"/>
            <w:sz w:val="24"/>
          </w:rPr>
          <w:t xml:space="preserve">1</w:t>
        </w:r>
      </w:ins>
      <w:del w:id="17233" w:author="xh" w:date="2026-10-19T12:43:05+08:00">
        <w:r>
          <w:rPr>
            <w:rFonts w:ascii="Times New Roman" w:hAnsi="Times New Roman" w:eastAsia="方正仿宋_GBK"/>
            <w:b w:val="0"/>
            <w:sz w:val="24"/>
          </w:rPr>
          <w:delText xml:space="preserve">9</w:delText>
        </w:r>
      </w:del>
      <w:r>
        <w:rPr>
          <w:rFonts w:ascii="Times New Roman" w:hAnsi="Times New Roman" w:eastAsia="方正仿宋_GBK"/>
          <w:b w:val="0"/>
          <w:sz w:val="24"/>
        </w:rPr>
        <w:t xml:space="preserve">.</w:t>
      </w:r>
      <w:ins w:id="17234" w:author="xh" w:date="2026-10-19T12:43:05+08:00">
        <w:r>
          <w:rPr>
            <w:rFonts w:ascii="Times New Roman" w:hAnsi="Times New Roman" w:eastAsia="方正仿宋_GBK"/>
            <w:b w:val="0"/>
            <w:sz w:val="24"/>
          </w:rPr>
          <w:t xml:space="preserve">8</w:t>
        </w:r>
      </w:ins>
      <w:del w:id="17235" w:author="xh" w:date="2026-10-19T12:43:05+08:00">
        <w:r>
          <w:rPr>
            <w:rFonts w:ascii="Times New Roman" w:hAnsi="Times New Roman" w:eastAsia="方正仿宋_GBK"/>
            <w:b w:val="0"/>
            <w:sz w:val="24"/>
          </w:rPr>
          <w:delText xml:space="preserve">6</w:delText>
        </w:r>
      </w:del>
      <w:r>
        <w:rPr>
          <w:rFonts w:ascii="Times New Roman" w:hAnsi="Times New Roman" w:eastAsia="方正仿宋_GBK"/>
          <w:b w:val="0"/>
          <w:sz w:val="24"/>
        </w:rPr>
        <w:t xml:space="preserve">2 MW</w:t>
      </w:r>
      <w:ins w:id="17236" w:author="xh" w:date="2026-10-19T12:43:05+08:00">
        <w:r>
          <w:rPr>
            <w:rFonts w:ascii="Times New Roman" w:hAnsi="Times New Roman" w:eastAsia="方正仿宋_GBK"/>
            <w:b w:val="0"/>
            <w:sz w:val="24"/>
          </w:rPr>
          <w:t xml:space="preserve">净功率转接，使用既有通道</w:t>
        </w:r>
      </w:ins>
      <w:r>
        <w:rPr>
          <w:rFonts w:ascii="Times New Roman" w:hAnsi="Times New Roman" w:eastAsia="方正仿宋_GBK"/>
          <w:b w:val="0"/>
          <w:sz w:val="24"/>
        </w:rPr>
        <w:t xml:space="preserve">。</w:t>
      </w:r>
    </w:p>
    <w:p w14:paraId="4B6E1A7C">
      <w:pPr>
        <w:pStyle w:val="2"/>
        <w:widowControl/>
        <w:spacing w:before="0" w:after="0" w:line="348" w:lineRule="exact"/>
        <w:ind w:firstLine="480"/>
        <w:jc w:val="both"/>
      </w:pPr>
      <w:ins w:id="17237" w:author="xh" w:date="2026-10-19T12:43:44+08:00">
        <w:r>
          <w:rPr>
            <w:rFonts w:ascii="Times New Roman" w:hAnsi="Times New Roman" w:eastAsia="方正仿宋_GBK"/>
            <w:b w:val="0"/>
            <w:sz w:val="24"/>
          </w:rPr>
          <w:t xml:space="preserve">两方案</w:t>
        </w:r>
      </w:ins>
      <w:del w:id="17238" w:author="xh" w:date="2026-10-19T12:43:44+08:00">
        <w:r>
          <w:rPr>
            <w:rFonts w:ascii="Times New Roman" w:hAnsi="Times New Roman" w:eastAsia="方正仿宋_GBK"/>
            <w:b w:val="0"/>
            <w:sz w:val="24"/>
          </w:rPr>
          <w:delText xml:space="preserve">按最大单台主变N-1校核，</w:delText>
        </w:r>
      </w:del>
      <w:r>
        <w:rPr>
          <w:rFonts w:ascii="Times New Roman" w:hAnsi="Times New Roman" w:eastAsia="方正仿宋_GBK"/>
          <w:b w:val="0"/>
          <w:sz w:val="24"/>
        </w:rPr>
        <w:t xml:space="preserve">本站</w:t>
      </w:r>
      <w:ins w:id="17239" w:author="xh" w:date="2026-10-19T12:43:44+08:00">
        <w:r>
          <w:rPr>
            <w:rFonts w:ascii="Times New Roman" w:hAnsi="Times New Roman" w:eastAsia="方正仿宋_GBK"/>
            <w:b w:val="0"/>
            <w:sz w:val="24"/>
          </w:rPr>
          <w:t xml:space="preserve">储能额定功率相差1</w:t>
        </w:r>
      </w:ins>
      <w:del w:id="17240" w:author="xh" w:date="2026-10-19T12:43:44+08:00">
        <w:r>
          <w:rPr>
            <w:rFonts w:ascii="Times New Roman" w:hAnsi="Times New Roman" w:eastAsia="方正仿宋_GBK"/>
            <w:b w:val="0"/>
            <w:sz w:val="24"/>
          </w:rPr>
          <w:delText xml:space="preserve">剩余容量为40</w:delText>
        </w:r>
      </w:del>
      <w:r>
        <w:rPr>
          <w:rFonts w:ascii="Times New Roman" w:hAnsi="Times New Roman" w:eastAsia="方正仿宋_GBK"/>
          <w:b w:val="0"/>
          <w:sz w:val="24"/>
        </w:rPr>
        <w:t xml:space="preserve">.</w:t>
      </w:r>
      <w:del w:id="17241" w:author="xh" w:date="2026-10-19T12:43:44+08:00">
        <w:r>
          <w:rPr>
            <w:rFonts w:ascii="Times New Roman" w:hAnsi="Times New Roman" w:eastAsia="方正仿宋_GBK"/>
            <w:b w:val="0"/>
            <w:sz w:val="24"/>
          </w:rPr>
          <w:delText xml:space="preserve">00 MVA，两代表工况重新转供后的本站净负荷分别为38.00 MW、19.6</w:delText>
        </w:r>
      </w:del>
      <w:r>
        <w:rPr>
          <w:rFonts w:ascii="Times New Roman" w:hAnsi="Times New Roman" w:eastAsia="方正仿宋_GBK"/>
          <w:b w:val="0"/>
          <w:sz w:val="24"/>
        </w:rPr>
        <w:t xml:space="preserve">2</w:t>
      </w:r>
      <w:del w:id="17242" w:author="xh" w:date="2026-10-19T12:43:44+08:00">
        <w:r>
          <w:rPr>
            <w:rFonts w:ascii="Times New Roman" w:hAnsi="Times New Roman" w:eastAsia="方正仿宋_GBK"/>
            <w:b w:val="0"/>
            <w:sz w:val="24"/>
          </w:rPr>
          <w:delText xml:space="preserve"> MW，两方向最小容量余量为0.0</w:delText>
        </w:r>
      </w:del>
      <w:r>
        <w:rPr>
          <w:rFonts w:ascii="Times New Roman" w:hAnsi="Times New Roman" w:eastAsia="方正仿宋_GBK"/>
          <w:b w:val="0"/>
          <w:sz w:val="24"/>
        </w:rPr>
        <w:t xml:space="preserve">0 MW，</w:t>
      </w:r>
      <w:ins w:id="17243" w:author="xh" w:date="2026-10-19T12:43:44+08:00">
        <w:r>
          <w:rPr>
            <w:rFonts w:ascii="Times New Roman" w:hAnsi="Times New Roman" w:eastAsia="方正仿宋_GBK"/>
            <w:b w:val="0"/>
            <w:sz w:val="24"/>
          </w:rPr>
          <w:t xml:space="preserve">差额与所列主变组合及年度固定转接任务共同形成局部供电安排</w:t>
        </w:r>
      </w:ins>
      <w:del w:id="17244" w:author="xh" w:date="2026-10-19T12:43:44+08:00">
        <w:r>
          <w:rPr>
            <w:rFonts w:ascii="Times New Roman" w:hAnsi="Times New Roman" w:eastAsia="方正仿宋_GBK"/>
            <w:b w:val="0"/>
            <w:sz w:val="24"/>
          </w:rPr>
          <w:delText xml:space="preserve">正向储能有效支撑功率为0.00 MW</w:delText>
        </w:r>
      </w:del>
      <w:r>
        <w:rPr>
          <w:rFonts w:ascii="Times New Roman" w:hAnsi="Times New Roman" w:eastAsia="方正仿宋_GBK"/>
          <w:b w:val="0"/>
          <w:sz w:val="24"/>
        </w:rPr>
        <w:t xml:space="preserve">。</w:t>
      </w:r>
    </w:p>
    <w:p w14:paraId="58B808CE">
      <w:pPr>
        <w:pStyle w:val="2"/>
        <w:widowControl/>
        <w:spacing w:before="0" w:after="0" w:line="348" w:lineRule="exact"/>
        <w:ind w:firstLine="480"/>
        <w:jc w:val="both"/>
        <w:rPr>
          <w:del w:id="17245" w:author="xh" w:date="2026-10-19T12:44:24+08:00"/>
        </w:rPr>
      </w:pPr>
      <w:del w:id="17246" w:author="xh" w:date="2026-10-19T12:44:24+08:00">
        <w:r>
          <w:rPr>
            <w:rFonts w:ascii="Times New Roman" w:hAnsi="Times New Roman" w:eastAsia="方正仿宋_GBK"/>
            <w:b w:val="0"/>
            <w:sz w:val="24"/>
          </w:rPr>
          <w:delText>四年校核截面中，本站绝对功率最大的工况出现在2023年，转接前为64.13 MW，主要表现为正向受电需求，该年设备在最大单台主变N-1后剩余容量为40.00 MVA。故障方式下本站转出26.13 MW、承接0.00 MW，其中与拾屯变之间的主要转出功率为22.94 MW，转接后净负荷为38.00 MW。这一工况通过邻站分担本站故障后的正向负荷。</w:delText>
        </w:r>
      </w:del>
    </w:p>
    <w:p w14:paraId="6582585E">
      <w:pPr>
        <w:pStyle w:val="7"/>
        <w:keepNext/>
        <w:numPr>
          <w:ilvl w:val="0"/>
          <w:numId w:val="0"/>
        </w:numPr>
        <w:spacing w:before="160" w:after="120" w:line="360" w:lineRule="exact"/>
        <w:ind w:firstLine="0"/>
      </w:pPr>
      <w:bookmarkStart w:id="228" w:name="惠民变规划分析"/>
      <w:r>
        <w:rPr>
          <w:rFonts w:ascii="Times New Roman" w:hAnsi="Times New Roman" w:eastAsia="方正仿宋_GBK"/>
          <w:b/>
          <w:sz w:val="24"/>
        </w:rPr>
        <w:t>惠民变规划分析</w:t>
      </w:r>
      <w:bookmarkEnd w:id="228"/>
    </w:p>
    <w:p w14:paraId="320DA138">
      <w:pPr>
        <w:pStyle w:val="115"/>
        <w:widowControl/>
        <w:spacing w:before="0" w:after="0" w:line="348" w:lineRule="exact"/>
        <w:ind w:firstLine="480"/>
        <w:jc w:val="both"/>
      </w:pPr>
      <w:r>
        <w:rPr>
          <w:rFonts w:ascii="Times New Roman" w:hAnsi="Times New Roman" w:eastAsia="方正仿宋_GBK"/>
          <w:b w:val="0"/>
          <w:sz w:val="24"/>
        </w:rPr>
        <w:t xml:space="preserve">该站</w:t>
      </w:r>
      <w:ins w:id="17247" w:author="xh" w:date="2026-10-19T12:45:03+08:00">
        <w:r>
          <w:rPr>
            <w:rFonts w:ascii="Times New Roman" w:hAnsi="Times New Roman" w:eastAsia="方正仿宋_GBK"/>
            <w:b w:val="0"/>
            <w:sz w:val="24"/>
          </w:rPr>
          <w:t xml:space="preserve">2021年</w:t>
        </w:r>
      </w:ins>
      <w:del w:id="17248" w:author="xh" w:date="2026-10-19T12:45:03+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ins w:id="17249" w:author="xh" w:date="2026-10-19T12:45:03+08:00">
        <w:r>
          <w:rPr>
            <w:rFonts w:ascii="Times New Roman" w:hAnsi="Times New Roman" w:eastAsia="方正仿宋_GBK"/>
            <w:b w:val="0"/>
            <w:sz w:val="24"/>
          </w:rPr>
          <w:t xml:space="preserve">50.0</w:t>
        </w:r>
      </w:ins>
      <w:del w:id="17250" w:author="xh" w:date="2026-10-19T12:45:03+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0+63</w:t>
      </w:r>
      <w:ins w:id="17251" w:author="xh" w:date="2026-10-19T12:45:03+08:00">
        <w:r>
          <w:rPr>
            <w:rFonts w:ascii="Times New Roman" w:hAnsi="Times New Roman" w:eastAsia="方正仿宋_GBK"/>
            <w:b w:val="0"/>
            <w:sz w:val="24"/>
          </w:rPr>
          <w:t xml:space="preserve">.00</w:t>
        </w:r>
      </w:ins>
      <w:r>
        <w:rPr>
          <w:rFonts w:ascii="Times New Roman" w:hAnsi="Times New Roman" w:eastAsia="方正仿宋_GBK"/>
          <w:b w:val="0"/>
          <w:sz w:val="24"/>
        </w:rPr>
        <w:t xml:space="preserve"> MVA</w:t>
      </w:r>
      <w:ins w:id="17252" w:author="xh" w:date="2026-10-19T12:45:03+08:00">
        <w:r>
          <w:rPr>
            <w:rFonts w:ascii="Times New Roman" w:hAnsi="Times New Roman" w:eastAsia="方正仿宋_GBK"/>
            <w:b w:val="0"/>
            <w:sz w:val="24"/>
          </w:rPr>
          <w:t xml:space="preserve">。</w:t>
        </w:r>
      </w:ins>
      <w:del w:id="17253" w:author="xh" w:date="2026-10-19T12:45:03+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17254" w:author="xh" w:date="2026-10-19T12:45:03+08:00">
        <w:r>
          <w:rPr>
            <w:rFonts w:ascii="Times New Roman" w:hAnsi="Times New Roman" w:eastAsia="方正仿宋_GBK"/>
            <w:b w:val="0"/>
            <w:sz w:val="24"/>
          </w:rPr>
          <w:t xml:space="preserve">2032</w:t>
        </w:r>
      </w:ins>
      <w:del w:id="17255" w:author="xh" w:date="2026-10-19T12:45:03+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17256" w:author="xh" w:date="2026-10-19T12:45:03+08:00">
        <w:r>
          <w:rPr>
            <w:rFonts w:ascii="Times New Roman" w:hAnsi="Times New Roman" w:eastAsia="方正仿宋_GBK"/>
            <w:b w:val="0"/>
            <w:sz w:val="24"/>
          </w:rPr>
          <w:t xml:space="preserve">50.00 MVA更换为63.00 MVA；2033年扩建第三台50.00 MVA</w:t>
        </w:r>
      </w:ins>
      <w:del w:id="17257" w:author="xh" w:date="2026-10-19T12:45:03+08:00">
        <w:r>
          <w:rPr>
            <w:rFonts w:ascii="Times New Roman" w:hAnsi="Times New Roman" w:eastAsia="方正仿宋_GBK"/>
            <w:b w:val="0"/>
            <w:sz w:val="24"/>
          </w:rPr>
          <w:delText xml:space="preserve">均保留该组合，供电任务由</w:delText>
        </w:r>
      </w:del>
      <w:r>
        <w:rPr>
          <w:rFonts w:ascii="Times New Roman" w:hAnsi="Times New Roman" w:eastAsia="方正仿宋_GBK"/>
          <w:b w:val="0"/>
          <w:sz w:val="24"/>
        </w:rPr>
        <w:t xml:space="preserve">主变</w:t>
      </w:r>
      <w:del w:id="17258" w:author="xh" w:date="2026-10-19T12:45:03+08:00">
        <w:r>
          <w:rPr>
            <w:rFonts w:ascii="Times New Roman" w:hAnsi="Times New Roman" w:eastAsia="方正仿宋_GBK"/>
            <w:b w:val="0"/>
            <w:sz w:val="24"/>
          </w:rPr>
          <w:delText xml:space="preserve">及网络承担</w:delText>
        </w:r>
      </w:del>
      <w:r>
        <w:rPr>
          <w:rFonts w:ascii="Times New Roman" w:hAnsi="Times New Roman" w:eastAsia="方正仿宋_GBK"/>
          <w:b w:val="0"/>
          <w:sz w:val="24"/>
        </w:rPr>
        <w:t xml:space="preserve">。</w:t>
      </w:r>
      <w:ins w:id="17259" w:author="xh" w:date="2026-10-19T12:45:03+08:00">
        <w:r>
          <w:rPr>
            <w:rFonts w:ascii="Times New Roman" w:hAnsi="Times New Roman" w:eastAsia="方正仿宋_GBK"/>
            <w:b w:val="0"/>
            <w:sz w:val="24"/>
          </w:rPr>
          <w:t xml:space="preserve">本站弹性方案各年未新增储能。</w:t>
        </w:r>
      </w:ins>
    </w:p>
    <w:p w14:paraId="23907052">
      <w:pPr>
        <w:pStyle w:val="2"/>
        <w:widowControl/>
        <w:spacing w:before="0" w:after="0" w:line="348" w:lineRule="exact"/>
        <w:ind w:firstLine="480"/>
        <w:jc w:val="both"/>
      </w:pPr>
      <w:r>
        <w:rPr>
          <w:rFonts w:ascii="Times New Roman" w:hAnsi="Times New Roman" w:eastAsia="方正仿宋_GBK"/>
          <w:b w:val="0"/>
          <w:sz w:val="24"/>
        </w:rPr>
        <w:t xml:space="preserve">2025年</w:t>
      </w:r>
      <w:del w:id="17260" w:author="xh" w:date="2026-10-19T12:45:43+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最大正向、反向净负荷分别为85.29 MW、0.00 MW</w:t>
      </w:r>
      <w:ins w:id="17261" w:author="xh" w:date="2026-10-19T12:45:43+08:00">
        <w:r>
          <w:rPr>
            <w:rFonts w:ascii="Times New Roman" w:hAnsi="Times New Roman" w:eastAsia="方正仿宋_GBK"/>
            <w:b w:val="0"/>
            <w:sz w:val="24"/>
          </w:rPr>
          <w:t xml:space="preserve">，2035年分别为124.19 MW、0.00 MW</w:t>
        </w:r>
      </w:ins>
      <w:r>
        <w:rPr>
          <w:rFonts w:ascii="Times New Roman" w:hAnsi="Times New Roman" w:eastAsia="方正仿宋_GBK"/>
          <w:b w:val="0"/>
          <w:sz w:val="24"/>
        </w:rPr>
        <w:t xml:space="preserve">。</w:t>
      </w:r>
      <w:ins w:id="17262" w:author="xh" w:date="2026-10-19T12:45:43+08:00">
        <w:r>
          <w:rPr>
            <w:rFonts w:ascii="Times New Roman" w:hAnsi="Times New Roman" w:eastAsia="方正仿宋_GBK"/>
            <w:b w:val="0"/>
            <w:sz w:val="24"/>
          </w:rPr>
          <w:t xml:space="preserve">2035年</w:t>
        </w:r>
      </w:ins>
      <w:del w:id="17263" w:author="xh" w:date="2026-10-19T12:45:43+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7264" w:author="xh" w:date="2026-10-19T12:45:43+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17265" w:author="xh" w:date="2026-10-19T12:45:43+08:00">
        <w:r>
          <w:rPr>
            <w:rFonts w:ascii="Times New Roman" w:hAnsi="Times New Roman" w:eastAsia="方正仿宋_GBK"/>
            <w:b w:val="0"/>
            <w:sz w:val="24"/>
          </w:rPr>
          <w:delText xml:space="preserve">为</w:delText>
        </w:r>
      </w:del>
      <w:r>
        <w:rPr>
          <w:rFonts w:ascii="Times New Roman" w:hAnsi="Times New Roman" w:eastAsia="方正仿宋_GBK"/>
          <w:b w:val="0"/>
          <w:sz w:val="24"/>
        </w:rPr>
        <w:t xml:space="preserve">1</w:t>
      </w:r>
      <w:ins w:id="17266" w:author="xh" w:date="2026-10-19T12:45:43+08:00">
        <w:r>
          <w:rPr>
            <w:rFonts w:ascii="Times New Roman" w:hAnsi="Times New Roman" w:eastAsia="方正仿宋_GBK"/>
            <w:b w:val="0"/>
            <w:sz w:val="24"/>
          </w:rPr>
          <w:t xml:space="preserve">1</w:t>
        </w:r>
      </w:ins>
      <w:del w:id="17267" w:author="xh" w:date="2026-10-19T12:45:43+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3.00 MVA、储能额定功率0.</w:t>
      </w:r>
      <w:ins w:id="17268" w:author="xh" w:date="2026-10-19T12:45:43+08:00">
        <w:r>
          <w:rPr>
            <w:rFonts w:ascii="Times New Roman" w:hAnsi="Times New Roman" w:eastAsia="方正仿宋_GBK"/>
            <w:b w:val="0"/>
            <w:sz w:val="24"/>
          </w:rPr>
          <w:t xml:space="preserve">9</w:t>
        </w:r>
      </w:ins>
      <w:del w:id="17269" w:author="xh" w:date="2026-10-19T12:45:43+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MW，弹性方案分别为1</w:t>
      </w:r>
      <w:ins w:id="17270" w:author="xh" w:date="2026-10-19T12:45:43+08:00">
        <w:r>
          <w:rPr>
            <w:rFonts w:ascii="Times New Roman" w:hAnsi="Times New Roman" w:eastAsia="方正仿宋_GBK"/>
            <w:b w:val="0"/>
            <w:sz w:val="24"/>
          </w:rPr>
          <w:t xml:space="preserve">76</w:t>
        </w:r>
      </w:ins>
      <w:del w:id="17271" w:author="xh" w:date="2026-10-19T12:45:43+08:00">
        <w:r>
          <w:rPr>
            <w:rFonts w:ascii="Times New Roman" w:hAnsi="Times New Roman" w:eastAsia="方正仿宋_GBK"/>
            <w:b w:val="0"/>
            <w:sz w:val="24"/>
          </w:rPr>
          <w:delText xml:space="preserve">03</w:delText>
        </w:r>
      </w:del>
      <w:r>
        <w:rPr>
          <w:rFonts w:ascii="Times New Roman" w:hAnsi="Times New Roman" w:eastAsia="方正仿宋_GBK"/>
          <w:b w:val="0"/>
          <w:sz w:val="24"/>
        </w:rPr>
        <w:t xml:space="preserve">.00 MVA和0.00 MW</w:t>
      </w:r>
      <w:ins w:id="17272" w:author="xh" w:date="2026-10-19T12:45:43+08:00">
        <w:r>
          <w:rPr>
            <w:rFonts w:ascii="Times New Roman" w:hAnsi="Times New Roman" w:eastAsia="方正仿宋_GBK"/>
            <w:b w:val="0"/>
            <w:sz w:val="24"/>
          </w:rPr>
          <w:t xml:space="preserve">。弹性</w:t>
        </w:r>
      </w:ins>
      <w:del w:id="17273" w:author="xh" w:date="2026-10-19T12:45:43+08:00">
        <w:r>
          <w:rPr>
            <w:rFonts w:ascii="Times New Roman" w:hAnsi="Times New Roman" w:eastAsia="方正仿宋_GBK"/>
            <w:b w:val="0"/>
            <w:sz w:val="24"/>
          </w:rPr>
          <w:delText xml:space="preserve">，两类</w:delText>
        </w:r>
      </w:del>
      <w:r>
        <w:rPr>
          <w:rFonts w:ascii="Times New Roman" w:hAnsi="Times New Roman" w:eastAsia="方正仿宋_GBK"/>
          <w:b w:val="0"/>
          <w:sz w:val="24"/>
        </w:rPr>
        <w:t xml:space="preserve">方案本站主变</w:t>
      </w:r>
      <w:del w:id="17274" w:author="xh" w:date="2026-10-19T12:45:43+08:00">
        <w:r>
          <w:rPr>
            <w:rFonts w:ascii="Times New Roman" w:hAnsi="Times New Roman" w:eastAsia="方正仿宋_GBK"/>
            <w:b w:val="0"/>
            <w:sz w:val="24"/>
          </w:rPr>
          <w:delText xml:space="preserve">总</w:delText>
        </w:r>
      </w:del>
      <w:r>
        <w:rPr>
          <w:rFonts w:ascii="Times New Roman" w:hAnsi="Times New Roman" w:eastAsia="方正仿宋_GBK"/>
          <w:b w:val="0"/>
          <w:sz w:val="24"/>
        </w:rPr>
        <w:t xml:space="preserve">容量</w:t>
      </w:r>
      <w:ins w:id="17275" w:author="xh" w:date="2026-10-19T12:45:43+08:00">
        <w:r>
          <w:rPr>
            <w:rFonts w:ascii="Times New Roman" w:hAnsi="Times New Roman" w:eastAsia="方正仿宋_GBK"/>
            <w:b w:val="0"/>
            <w:sz w:val="24"/>
          </w:rPr>
          <w:t xml:space="preserve">较刚性增加63.00 MVA</w:t>
        </w:r>
      </w:ins>
      <w:del w:id="17276" w:author="xh" w:date="2026-10-19T12:45:43+08:00">
        <w:r>
          <w:rPr>
            <w:rFonts w:ascii="Times New Roman" w:hAnsi="Times New Roman" w:eastAsia="方正仿宋_GBK"/>
            <w:b w:val="0"/>
            <w:sz w:val="24"/>
          </w:rPr>
          <w:delText xml:space="preserve">相同</w:delText>
        </w:r>
      </w:del>
      <w:r>
        <w:rPr>
          <w:rFonts w:ascii="Times New Roman" w:hAnsi="Times New Roman" w:eastAsia="方正仿宋_GBK"/>
          <w:b w:val="0"/>
          <w:sz w:val="24"/>
        </w:rPr>
        <w:t xml:space="preserve">。</w:t>
      </w:r>
      <w:del w:id="17277" w:author="xh" w:date="2026-10-19T12:45:43+08:00">
        <w:r>
          <w:rPr>
            <w:rFonts w:ascii="Times New Roman" w:hAnsi="Times New Roman" w:eastAsia="方正仿宋_GBK"/>
            <w:b w:val="0"/>
            <w:sz w:val="24"/>
          </w:rPr>
          <w:delText xml:space="preserve">弹性方案按当年各站局部极值计算的站级负载率为87%。</w:delText>
        </w:r>
      </w:del>
    </w:p>
    <w:p w14:paraId="02E28111">
      <w:pPr>
        <w:pStyle w:val="2"/>
        <w:keepNext/>
        <w:spacing w:before="120" w:after="80" w:line="280" w:lineRule="exact"/>
        <w:ind w:firstLine="0"/>
        <w:jc w:val="center"/>
      </w:pPr>
      <w:r>
        <w:rPr>
          <w:rFonts w:ascii="Times New Roman" w:hAnsi="Times New Roman" w:eastAsia="宋体"/>
          <w:b w:val="0"/>
          <w:sz w:val="21"/>
        </w:rPr>
        <w:t xml:space="preserve">表5-39 惠民变</w:t>
      </w:r>
      <w:ins w:id="17278" w:author="xh" w:date="2026-10-19T12:46:22+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2253D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7279" w:author="xh" w:date="2026-10-19T12:47:01+08:00"/>
        </w:trPr>
        <w:tc>
          <w:tcPr>
            <w:tcW w:w="1039" w:type="dxa"/>
            <w:tcMar>
              <w:left w:w="70" w:type="dxa"/>
              <w:right w:w="70" w:type="dxa"/>
            </w:tcMar>
            <w:vAlign w:val="center"/>
          </w:tcPr>
          <w:p w14:paraId="7475A168">
            <w:pPr>
              <w:keepNext/>
              <w:spacing w:before="20" w:after="20" w:line="260" w:lineRule="exact"/>
              <w:ind w:left="0" w:leftChars="0" w:right="0" w:rightChars="0" w:firstLine="0" w:firstLineChars="0"/>
              <w:jc w:val="center"/>
              <w:rPr>
                <w:del w:id="17288" w:author="xh" w:date="2026-10-19T12:47:01+08:00"/>
              </w:rPr>
            </w:pPr>
            <w:del w:id="17289" w:author="xh" w:date="2026-10-19T12:47:01+08:00">
              <w:r>
                <w:rPr>
                  <w:rFonts w:ascii="Times New Roman" w:hAnsi="Times New Roman" w:eastAsia="宋体"/>
                  <w:b/>
                  <w:sz w:val="18"/>
                </w:rPr>
                <w:delText>方案</w:delText>
              </w:r>
            </w:del>
          </w:p>
        </w:tc>
        <w:tc>
          <w:tcPr>
            <w:tcW w:w="1039" w:type="dxa"/>
            <w:tcMar>
              <w:left w:w="70" w:type="dxa"/>
              <w:right w:w="70" w:type="dxa"/>
            </w:tcMar>
            <w:vAlign w:val="center"/>
          </w:tcPr>
          <w:p w14:paraId="7EE83634">
            <w:pPr>
              <w:keepNext/>
              <w:spacing w:before="20" w:after="20" w:line="260" w:lineRule="exact"/>
              <w:ind w:left="0" w:leftChars="0" w:right="0" w:rightChars="0" w:firstLine="0" w:firstLineChars="0"/>
              <w:jc w:val="center"/>
              <w:rPr>
                <w:del w:id="17290" w:author="xh" w:date="2026-10-19T12:47:01+08:00"/>
              </w:rPr>
            </w:pPr>
            <w:del w:id="17291" w:author="xh" w:date="2026-10-19T12:47:01+08:00">
              <w:r>
                <w:rPr>
                  <w:rFonts w:ascii="Times New Roman" w:hAnsi="Times New Roman" w:eastAsia="宋体"/>
                  <w:b/>
                  <w:sz w:val="18"/>
                </w:rPr>
                <w:delText>年份</w:delText>
              </w:r>
            </w:del>
          </w:p>
        </w:tc>
        <w:tc>
          <w:tcPr>
            <w:tcW w:w="1039" w:type="dxa"/>
            <w:tcMar>
              <w:left w:w="70" w:type="dxa"/>
              <w:right w:w="70" w:type="dxa"/>
            </w:tcMar>
            <w:vAlign w:val="center"/>
          </w:tcPr>
          <w:p w14:paraId="40856116">
            <w:pPr>
              <w:keepNext/>
              <w:spacing w:before="20" w:after="20" w:line="260" w:lineRule="exact"/>
              <w:ind w:left="0" w:leftChars="0" w:right="0" w:rightChars="0" w:firstLine="0" w:firstLineChars="0"/>
              <w:jc w:val="center"/>
              <w:rPr>
                <w:del w:id="17292" w:author="xh" w:date="2026-10-19T12:47:01+08:00"/>
              </w:rPr>
            </w:pPr>
            <w:del w:id="17293" w:author="xh" w:date="2026-10-19T12:47:01+08:00">
              <w:r>
                <w:rPr>
                  <w:rFonts w:ascii="Times New Roman" w:hAnsi="Times New Roman" w:eastAsia="宋体"/>
                  <w:b/>
                  <w:sz w:val="18"/>
                </w:rPr>
                <w:delText>主变组合/MVA</w:delText>
              </w:r>
            </w:del>
          </w:p>
        </w:tc>
        <w:tc>
          <w:tcPr>
            <w:tcW w:w="1039" w:type="dxa"/>
            <w:tcMar>
              <w:left w:w="70" w:type="dxa"/>
              <w:right w:w="70" w:type="dxa"/>
            </w:tcMar>
            <w:vAlign w:val="center"/>
          </w:tcPr>
          <w:p w14:paraId="5C0716D1">
            <w:pPr>
              <w:keepNext/>
              <w:spacing w:before="20" w:after="20" w:line="260" w:lineRule="exact"/>
              <w:ind w:left="0" w:leftChars="0" w:right="0" w:rightChars="0" w:firstLine="0" w:firstLineChars="0"/>
              <w:jc w:val="center"/>
              <w:rPr>
                <w:del w:id="17294" w:author="xh" w:date="2026-10-19T12:47:01+08:00"/>
              </w:rPr>
            </w:pPr>
            <w:del w:id="17295" w:author="xh" w:date="2026-10-19T12:47:01+08:00">
              <w:r>
                <w:rPr>
                  <w:rFonts w:ascii="Times New Roman" w:hAnsi="Times New Roman" w:eastAsia="宋体"/>
                  <w:b/>
                  <w:sz w:val="18"/>
                </w:rPr>
                <w:delText>总容量/MVA</w:delText>
              </w:r>
            </w:del>
          </w:p>
        </w:tc>
        <w:tc>
          <w:tcPr>
            <w:tcW w:w="1039" w:type="dxa"/>
            <w:tcMar>
              <w:left w:w="70" w:type="dxa"/>
              <w:right w:w="70" w:type="dxa"/>
            </w:tcMar>
            <w:vAlign w:val="center"/>
          </w:tcPr>
          <w:p w14:paraId="6A979AA4">
            <w:pPr>
              <w:keepNext/>
              <w:spacing w:before="20" w:after="20" w:line="260" w:lineRule="exact"/>
              <w:ind w:left="0" w:leftChars="0" w:right="0" w:rightChars="0" w:firstLine="0" w:firstLineChars="0"/>
              <w:jc w:val="center"/>
              <w:rPr>
                <w:del w:id="17296" w:author="xh" w:date="2026-10-19T12:47:01+08:00"/>
              </w:rPr>
            </w:pPr>
            <w:del w:id="17297" w:author="xh" w:date="2026-10-19T12:47:01+08:00">
              <w:r>
                <w:rPr>
                  <w:rFonts w:ascii="Times New Roman" w:hAnsi="Times New Roman" w:eastAsia="宋体"/>
                  <w:b/>
                  <w:sz w:val="18"/>
                </w:rPr>
                <w:delText>储能额定功率/MW</w:delText>
              </w:r>
            </w:del>
          </w:p>
        </w:tc>
        <w:tc>
          <w:tcPr>
            <w:tcW w:w="1039" w:type="dxa"/>
            <w:tcMar>
              <w:left w:w="70" w:type="dxa"/>
              <w:right w:w="70" w:type="dxa"/>
            </w:tcMar>
            <w:vAlign w:val="center"/>
          </w:tcPr>
          <w:p w14:paraId="767F3503">
            <w:pPr>
              <w:keepNext/>
              <w:spacing w:before="20" w:after="20" w:line="260" w:lineRule="exact"/>
              <w:ind w:left="0" w:leftChars="0" w:right="0" w:rightChars="0" w:firstLine="0" w:firstLineChars="0"/>
              <w:jc w:val="center"/>
              <w:rPr>
                <w:del w:id="17298" w:author="xh" w:date="2026-10-19T12:47:01+08:00"/>
              </w:rPr>
            </w:pPr>
            <w:del w:id="17299" w:author="xh" w:date="2026-10-19T12:47:01+08:00">
              <w:r>
                <w:rPr>
                  <w:rFonts w:ascii="Times New Roman" w:hAnsi="Times New Roman" w:eastAsia="宋体"/>
                  <w:b/>
                  <w:sz w:val="18"/>
                </w:rPr>
                <w:delText>转出/MW</w:delText>
              </w:r>
            </w:del>
          </w:p>
        </w:tc>
        <w:tc>
          <w:tcPr>
            <w:tcW w:w="1039" w:type="dxa"/>
            <w:tcMar>
              <w:left w:w="70" w:type="dxa"/>
              <w:right w:w="70" w:type="dxa"/>
            </w:tcMar>
            <w:vAlign w:val="center"/>
          </w:tcPr>
          <w:p w14:paraId="7BEA0BEB">
            <w:pPr>
              <w:keepNext/>
              <w:spacing w:before="20" w:after="20" w:line="260" w:lineRule="exact"/>
              <w:ind w:left="0" w:leftChars="0" w:right="0" w:rightChars="0" w:firstLine="0" w:firstLineChars="0"/>
              <w:jc w:val="center"/>
              <w:rPr>
                <w:del w:id="17300" w:author="xh" w:date="2026-10-19T12:47:01+08:00"/>
              </w:rPr>
            </w:pPr>
            <w:del w:id="17301" w:author="xh" w:date="2026-10-19T12:47:01+08:00">
              <w:r>
                <w:rPr>
                  <w:rFonts w:ascii="Times New Roman" w:hAnsi="Times New Roman" w:eastAsia="宋体"/>
                  <w:b/>
                  <w:sz w:val="18"/>
                </w:rPr>
                <w:delText>承接/MW</w:delText>
              </w:r>
            </w:del>
          </w:p>
        </w:tc>
        <w:tc>
          <w:tcPr>
            <w:tcW w:w="1039" w:type="dxa"/>
            <w:tcMar>
              <w:left w:w="70" w:type="dxa"/>
              <w:right w:w="70" w:type="dxa"/>
            </w:tcMar>
            <w:vAlign w:val="center"/>
          </w:tcPr>
          <w:p w14:paraId="4F1718B2">
            <w:pPr>
              <w:keepNext/>
              <w:spacing w:before="20" w:after="20" w:line="260" w:lineRule="exact"/>
              <w:ind w:left="0" w:leftChars="0" w:right="0" w:rightChars="0" w:firstLine="0" w:firstLineChars="0"/>
              <w:jc w:val="center"/>
              <w:rPr>
                <w:del w:id="17302" w:author="xh" w:date="2026-10-19T12:47:01+08:00"/>
              </w:rPr>
            </w:pPr>
            <w:del w:id="17303" w:author="xh" w:date="2026-10-19T12:47:01+08:00">
              <w:r>
                <w:rPr>
                  <w:rFonts w:ascii="Times New Roman" w:hAnsi="Times New Roman" w:eastAsia="宋体"/>
                  <w:b/>
                  <w:sz w:val="18"/>
                </w:rPr>
                <w:delText>转接后净负荷/MW</w:delText>
              </w:r>
            </w:del>
          </w:p>
        </w:tc>
      </w:tr>
      <w:tr w14:paraId="3AA9DC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7280" w:author="xh" w:date="2026-10-19T12:47:01+08:00"/>
        </w:trPr>
        <w:tc>
          <w:tcPr>
            <w:tcW w:w="1039" w:type="dxa"/>
            <w:tcMar>
              <w:left w:w="70" w:type="dxa"/>
              <w:right w:w="70" w:type="dxa"/>
            </w:tcMar>
            <w:vAlign w:val="center"/>
          </w:tcPr>
          <w:p w14:paraId="3B62EC32">
            <w:pPr>
              <w:keepNext/>
              <w:spacing w:before="20" w:after="20" w:line="260" w:lineRule="exact"/>
              <w:ind w:left="0" w:leftChars="0" w:right="0" w:rightChars="0" w:firstLine="0" w:firstLineChars="0"/>
              <w:jc w:val="center"/>
              <w:rPr>
                <w:del w:id="17304" w:author="xh" w:date="2026-10-19T12:47:01+08:00"/>
              </w:rPr>
            </w:pPr>
            <w:del w:id="17305" w:author="xh" w:date="2026-10-19T12:47:01+08:00">
              <w:r>
                <w:rPr>
                  <w:rFonts w:ascii="Times New Roman" w:hAnsi="Times New Roman" w:eastAsia="宋体"/>
                  <w:b w:val="0"/>
                  <w:sz w:val="18"/>
                </w:rPr>
                <w:delText>刚性</w:delText>
              </w:r>
            </w:del>
          </w:p>
        </w:tc>
        <w:tc>
          <w:tcPr>
            <w:tcW w:w="1039" w:type="dxa"/>
            <w:tcMar>
              <w:left w:w="70" w:type="dxa"/>
              <w:right w:w="70" w:type="dxa"/>
            </w:tcMar>
            <w:vAlign w:val="center"/>
          </w:tcPr>
          <w:p w14:paraId="03922355">
            <w:pPr>
              <w:keepNext/>
              <w:spacing w:before="20" w:after="20" w:line="260" w:lineRule="exact"/>
              <w:ind w:left="0" w:leftChars="0" w:right="0" w:rightChars="0" w:firstLine="0" w:firstLineChars="0"/>
              <w:jc w:val="center"/>
              <w:rPr>
                <w:del w:id="17306" w:author="xh" w:date="2026-10-19T12:47:01+08:00"/>
              </w:rPr>
            </w:pPr>
            <w:del w:id="17307" w:author="xh" w:date="2026-10-19T12:47:01+08:00">
              <w:r>
                <w:rPr>
                  <w:rFonts w:ascii="Times New Roman" w:hAnsi="Times New Roman" w:eastAsia="宋体"/>
                  <w:b w:val="0"/>
                  <w:sz w:val="18"/>
                </w:rPr>
                <w:delText>2022</w:delText>
              </w:r>
            </w:del>
          </w:p>
        </w:tc>
        <w:tc>
          <w:tcPr>
            <w:tcW w:w="1039" w:type="dxa"/>
            <w:tcMar>
              <w:left w:w="70" w:type="dxa"/>
              <w:right w:w="70" w:type="dxa"/>
            </w:tcMar>
            <w:vAlign w:val="center"/>
          </w:tcPr>
          <w:p w14:paraId="450F6574">
            <w:pPr>
              <w:keepNext/>
              <w:spacing w:before="20" w:after="20" w:line="260" w:lineRule="exact"/>
              <w:ind w:left="0" w:leftChars="0" w:right="0" w:rightChars="0" w:firstLine="0" w:firstLineChars="0"/>
              <w:jc w:val="center"/>
              <w:rPr>
                <w:del w:id="17308" w:author="xh" w:date="2026-10-19T12:47:01+08:00"/>
              </w:rPr>
            </w:pPr>
            <w:del w:id="17309" w:author="xh" w:date="2026-10-19T12:47:01+08:00">
              <w:r>
                <w:rPr>
                  <w:rFonts w:ascii="Times New Roman" w:hAnsi="Times New Roman" w:eastAsia="宋体"/>
                  <w:b w:val="0"/>
                  <w:sz w:val="18"/>
                </w:rPr>
                <w:delText>40+63</w:delText>
              </w:r>
            </w:del>
          </w:p>
        </w:tc>
        <w:tc>
          <w:tcPr>
            <w:tcW w:w="1039" w:type="dxa"/>
            <w:tcMar>
              <w:left w:w="70" w:type="dxa"/>
              <w:right w:w="70" w:type="dxa"/>
            </w:tcMar>
            <w:vAlign w:val="center"/>
          </w:tcPr>
          <w:p w14:paraId="1CDCECA0">
            <w:pPr>
              <w:keepNext/>
              <w:spacing w:before="20" w:after="20" w:line="260" w:lineRule="exact"/>
              <w:ind w:left="0" w:leftChars="0" w:right="0" w:rightChars="0" w:firstLine="0" w:firstLineChars="0"/>
              <w:jc w:val="center"/>
              <w:rPr>
                <w:del w:id="17310" w:author="xh" w:date="2026-10-19T12:47:01+08:00"/>
              </w:rPr>
            </w:pPr>
            <w:del w:id="17311" w:author="xh" w:date="2026-10-19T12:47:01+08:00">
              <w:r>
                <w:rPr>
                  <w:rFonts w:ascii="Times New Roman" w:hAnsi="Times New Roman" w:eastAsia="宋体"/>
                  <w:b w:val="0"/>
                  <w:sz w:val="18"/>
                </w:rPr>
                <w:delText>103.00</w:delText>
              </w:r>
            </w:del>
          </w:p>
        </w:tc>
        <w:tc>
          <w:tcPr>
            <w:tcW w:w="1039" w:type="dxa"/>
            <w:tcMar>
              <w:left w:w="70" w:type="dxa"/>
              <w:right w:w="70" w:type="dxa"/>
            </w:tcMar>
            <w:vAlign w:val="center"/>
          </w:tcPr>
          <w:p w14:paraId="1F606D3C">
            <w:pPr>
              <w:keepNext/>
              <w:spacing w:before="20" w:after="20" w:line="260" w:lineRule="exact"/>
              <w:ind w:left="0" w:leftChars="0" w:right="0" w:rightChars="0" w:firstLine="0" w:firstLineChars="0"/>
              <w:jc w:val="center"/>
              <w:rPr>
                <w:del w:id="17312" w:author="xh" w:date="2026-10-19T12:47:01+08:00"/>
              </w:rPr>
            </w:pPr>
            <w:del w:id="17313"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68E732FF">
            <w:pPr>
              <w:keepNext/>
              <w:spacing w:before="20" w:after="20" w:line="260" w:lineRule="exact"/>
              <w:ind w:left="0" w:leftChars="0" w:right="0" w:rightChars="0" w:firstLine="0" w:firstLineChars="0"/>
              <w:jc w:val="center"/>
              <w:rPr>
                <w:del w:id="17314" w:author="xh" w:date="2026-10-19T12:47:01+08:00"/>
              </w:rPr>
            </w:pPr>
            <w:del w:id="17315"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31FF62DB">
            <w:pPr>
              <w:keepNext/>
              <w:spacing w:before="20" w:after="20" w:line="260" w:lineRule="exact"/>
              <w:ind w:left="0" w:leftChars="0" w:right="0" w:rightChars="0" w:firstLine="0" w:firstLineChars="0"/>
              <w:jc w:val="center"/>
              <w:rPr>
                <w:del w:id="17316" w:author="xh" w:date="2026-10-19T12:47:01+08:00"/>
              </w:rPr>
            </w:pPr>
            <w:del w:id="17317" w:author="xh" w:date="2026-10-19T12:47:01+08:00">
              <w:r>
                <w:rPr>
                  <w:rFonts w:ascii="Times New Roman" w:hAnsi="Times New Roman" w:eastAsia="宋体"/>
                  <w:b w:val="0"/>
                  <w:sz w:val="18"/>
                </w:rPr>
                <w:delText>9.78</w:delText>
              </w:r>
            </w:del>
          </w:p>
        </w:tc>
        <w:tc>
          <w:tcPr>
            <w:tcW w:w="1039" w:type="dxa"/>
            <w:tcMar>
              <w:left w:w="70" w:type="dxa"/>
              <w:right w:w="70" w:type="dxa"/>
            </w:tcMar>
            <w:vAlign w:val="center"/>
          </w:tcPr>
          <w:p w14:paraId="54F36172">
            <w:pPr>
              <w:keepNext/>
              <w:spacing w:before="20" w:after="20" w:line="260" w:lineRule="exact"/>
              <w:ind w:left="0" w:leftChars="0" w:right="0" w:rightChars="0" w:firstLine="0" w:firstLineChars="0"/>
              <w:jc w:val="center"/>
              <w:rPr>
                <w:del w:id="17318" w:author="xh" w:date="2026-10-19T12:47:01+08:00"/>
              </w:rPr>
            </w:pPr>
            <w:del w:id="17319" w:author="xh" w:date="2026-10-19T12:47:01+08:00">
              <w:r>
                <w:rPr>
                  <w:rFonts w:ascii="Times New Roman" w:hAnsi="Times New Roman" w:eastAsia="宋体"/>
                  <w:b w:val="0"/>
                  <w:sz w:val="18"/>
                </w:rPr>
                <w:delText>79.46</w:delText>
              </w:r>
            </w:del>
          </w:p>
        </w:tc>
      </w:tr>
      <w:tr w14:paraId="6BCE21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7281" w:author="xh" w:date="2026-10-19T12:47:01+08:00"/>
        </w:trPr>
        <w:tc>
          <w:tcPr>
            <w:tcW w:w="1039" w:type="dxa"/>
            <w:tcMar>
              <w:left w:w="70" w:type="dxa"/>
              <w:right w:w="70" w:type="dxa"/>
            </w:tcMar>
            <w:vAlign w:val="center"/>
          </w:tcPr>
          <w:p w14:paraId="5665FE51">
            <w:pPr>
              <w:keepNext/>
              <w:spacing w:before="20" w:after="20" w:line="260" w:lineRule="exact"/>
              <w:ind w:left="0" w:leftChars="0" w:right="0" w:rightChars="0" w:firstLine="0" w:firstLineChars="0"/>
              <w:jc w:val="center"/>
              <w:rPr>
                <w:del w:id="17320" w:author="xh" w:date="2026-10-19T12:47:01+08:00"/>
              </w:rPr>
            </w:pPr>
            <w:del w:id="17321" w:author="xh" w:date="2026-10-19T12:47:01+08:00">
              <w:r>
                <w:rPr>
                  <w:rFonts w:ascii="Times New Roman" w:hAnsi="Times New Roman" w:eastAsia="宋体"/>
                  <w:b w:val="0"/>
                  <w:sz w:val="18"/>
                </w:rPr>
                <w:delText>刚性</w:delText>
              </w:r>
            </w:del>
          </w:p>
        </w:tc>
        <w:tc>
          <w:tcPr>
            <w:tcW w:w="1039" w:type="dxa"/>
            <w:tcMar>
              <w:left w:w="70" w:type="dxa"/>
              <w:right w:w="70" w:type="dxa"/>
            </w:tcMar>
            <w:vAlign w:val="center"/>
          </w:tcPr>
          <w:p w14:paraId="1E6D758E">
            <w:pPr>
              <w:keepNext/>
              <w:spacing w:before="20" w:after="20" w:line="260" w:lineRule="exact"/>
              <w:ind w:left="0" w:leftChars="0" w:right="0" w:rightChars="0" w:firstLine="0" w:firstLineChars="0"/>
              <w:jc w:val="center"/>
              <w:rPr>
                <w:del w:id="17322" w:author="xh" w:date="2026-10-19T12:47:01+08:00"/>
              </w:rPr>
            </w:pPr>
            <w:del w:id="17323" w:author="xh" w:date="2026-10-19T12:47:01+08:00">
              <w:r>
                <w:rPr>
                  <w:rFonts w:ascii="Times New Roman" w:hAnsi="Times New Roman" w:eastAsia="宋体"/>
                  <w:b w:val="0"/>
                  <w:sz w:val="18"/>
                </w:rPr>
                <w:delText>2023</w:delText>
              </w:r>
            </w:del>
          </w:p>
        </w:tc>
        <w:tc>
          <w:tcPr>
            <w:tcW w:w="1039" w:type="dxa"/>
            <w:tcMar>
              <w:left w:w="70" w:type="dxa"/>
              <w:right w:w="70" w:type="dxa"/>
            </w:tcMar>
            <w:vAlign w:val="center"/>
          </w:tcPr>
          <w:p w14:paraId="1EBEB515">
            <w:pPr>
              <w:keepNext/>
              <w:spacing w:before="20" w:after="20" w:line="260" w:lineRule="exact"/>
              <w:ind w:left="0" w:leftChars="0" w:right="0" w:rightChars="0" w:firstLine="0" w:firstLineChars="0"/>
              <w:jc w:val="center"/>
              <w:rPr>
                <w:del w:id="17324" w:author="xh" w:date="2026-10-19T12:47:01+08:00"/>
              </w:rPr>
            </w:pPr>
            <w:del w:id="17325" w:author="xh" w:date="2026-10-19T12:47:01+08:00">
              <w:r>
                <w:rPr>
                  <w:rFonts w:ascii="Times New Roman" w:hAnsi="Times New Roman" w:eastAsia="宋体"/>
                  <w:b w:val="0"/>
                  <w:sz w:val="18"/>
                </w:rPr>
                <w:delText>40+63</w:delText>
              </w:r>
            </w:del>
          </w:p>
        </w:tc>
        <w:tc>
          <w:tcPr>
            <w:tcW w:w="1039" w:type="dxa"/>
            <w:tcMar>
              <w:left w:w="70" w:type="dxa"/>
              <w:right w:w="70" w:type="dxa"/>
            </w:tcMar>
            <w:vAlign w:val="center"/>
          </w:tcPr>
          <w:p w14:paraId="19123FD5">
            <w:pPr>
              <w:keepNext/>
              <w:spacing w:before="20" w:after="20" w:line="260" w:lineRule="exact"/>
              <w:ind w:left="0" w:leftChars="0" w:right="0" w:rightChars="0" w:firstLine="0" w:firstLineChars="0"/>
              <w:jc w:val="center"/>
              <w:rPr>
                <w:del w:id="17326" w:author="xh" w:date="2026-10-19T12:47:01+08:00"/>
              </w:rPr>
            </w:pPr>
            <w:del w:id="17327" w:author="xh" w:date="2026-10-19T12:47:01+08:00">
              <w:r>
                <w:rPr>
                  <w:rFonts w:ascii="Times New Roman" w:hAnsi="Times New Roman" w:eastAsia="宋体"/>
                  <w:b w:val="0"/>
                  <w:sz w:val="18"/>
                </w:rPr>
                <w:delText>103.00</w:delText>
              </w:r>
            </w:del>
          </w:p>
        </w:tc>
        <w:tc>
          <w:tcPr>
            <w:tcW w:w="1039" w:type="dxa"/>
            <w:tcMar>
              <w:left w:w="70" w:type="dxa"/>
              <w:right w:w="70" w:type="dxa"/>
            </w:tcMar>
            <w:vAlign w:val="center"/>
          </w:tcPr>
          <w:p w14:paraId="54E6E908">
            <w:pPr>
              <w:keepNext/>
              <w:spacing w:before="20" w:after="20" w:line="260" w:lineRule="exact"/>
              <w:ind w:left="0" w:leftChars="0" w:right="0" w:rightChars="0" w:firstLine="0" w:firstLineChars="0"/>
              <w:jc w:val="center"/>
              <w:rPr>
                <w:del w:id="17328" w:author="xh" w:date="2026-10-19T12:47:01+08:00"/>
              </w:rPr>
            </w:pPr>
            <w:del w:id="17329"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2293C7FA">
            <w:pPr>
              <w:keepNext/>
              <w:spacing w:before="20" w:after="20" w:line="260" w:lineRule="exact"/>
              <w:ind w:left="0" w:leftChars="0" w:right="0" w:rightChars="0" w:firstLine="0" w:firstLineChars="0"/>
              <w:jc w:val="center"/>
              <w:rPr>
                <w:del w:id="17330" w:author="xh" w:date="2026-10-19T12:47:01+08:00"/>
              </w:rPr>
            </w:pPr>
            <w:del w:id="17331"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34F7FB33">
            <w:pPr>
              <w:keepNext/>
              <w:spacing w:before="20" w:after="20" w:line="260" w:lineRule="exact"/>
              <w:ind w:left="0" w:leftChars="0" w:right="0" w:rightChars="0" w:firstLine="0" w:firstLineChars="0"/>
              <w:jc w:val="center"/>
              <w:rPr>
                <w:del w:id="17332" w:author="xh" w:date="2026-10-19T12:47:01+08:00"/>
              </w:rPr>
            </w:pPr>
            <w:del w:id="17333"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1F2B0658">
            <w:pPr>
              <w:keepNext/>
              <w:spacing w:before="20" w:after="20" w:line="260" w:lineRule="exact"/>
              <w:ind w:left="0" w:leftChars="0" w:right="0" w:rightChars="0" w:firstLine="0" w:firstLineChars="0"/>
              <w:jc w:val="center"/>
              <w:rPr>
                <w:del w:id="17334" w:author="xh" w:date="2026-10-19T12:47:01+08:00"/>
              </w:rPr>
            </w:pPr>
            <w:del w:id="17335" w:author="xh" w:date="2026-10-19T12:47:01+08:00">
              <w:r>
                <w:rPr>
                  <w:rFonts w:ascii="Times New Roman" w:hAnsi="Times New Roman" w:eastAsia="宋体"/>
                  <w:b w:val="0"/>
                  <w:sz w:val="18"/>
                </w:rPr>
                <w:delText>75.03</w:delText>
              </w:r>
            </w:del>
          </w:p>
        </w:tc>
      </w:tr>
      <w:tr w14:paraId="6AD38C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7282" w:author="xh" w:date="2026-10-19T12:47:01+08:00"/>
        </w:trPr>
        <w:tc>
          <w:tcPr>
            <w:tcW w:w="1039" w:type="dxa"/>
            <w:tcMar>
              <w:left w:w="70" w:type="dxa"/>
              <w:right w:w="70" w:type="dxa"/>
            </w:tcMar>
            <w:vAlign w:val="center"/>
          </w:tcPr>
          <w:p w14:paraId="16ED16C0">
            <w:pPr>
              <w:keepNext/>
              <w:spacing w:before="20" w:after="20" w:line="260" w:lineRule="exact"/>
              <w:ind w:left="0" w:leftChars="0" w:right="0" w:rightChars="0" w:firstLine="0" w:firstLineChars="0"/>
              <w:jc w:val="center"/>
              <w:rPr>
                <w:del w:id="17336" w:author="xh" w:date="2026-10-19T12:47:01+08:00"/>
              </w:rPr>
            </w:pPr>
            <w:del w:id="17337" w:author="xh" w:date="2026-10-19T12:47:01+08:00">
              <w:r>
                <w:rPr>
                  <w:rFonts w:ascii="Times New Roman" w:hAnsi="Times New Roman" w:eastAsia="宋体"/>
                  <w:b w:val="0"/>
                  <w:sz w:val="18"/>
                </w:rPr>
                <w:delText>刚性</w:delText>
              </w:r>
            </w:del>
          </w:p>
        </w:tc>
        <w:tc>
          <w:tcPr>
            <w:tcW w:w="1039" w:type="dxa"/>
            <w:tcMar>
              <w:left w:w="70" w:type="dxa"/>
              <w:right w:w="70" w:type="dxa"/>
            </w:tcMar>
            <w:vAlign w:val="center"/>
          </w:tcPr>
          <w:p w14:paraId="31A0DB14">
            <w:pPr>
              <w:keepNext/>
              <w:spacing w:before="20" w:after="20" w:line="260" w:lineRule="exact"/>
              <w:ind w:left="0" w:leftChars="0" w:right="0" w:rightChars="0" w:firstLine="0" w:firstLineChars="0"/>
              <w:jc w:val="center"/>
              <w:rPr>
                <w:del w:id="17338" w:author="xh" w:date="2026-10-19T12:47:01+08:00"/>
              </w:rPr>
            </w:pPr>
            <w:del w:id="17339" w:author="xh" w:date="2026-10-19T12:47:01+08:00">
              <w:r>
                <w:rPr>
                  <w:rFonts w:ascii="Times New Roman" w:hAnsi="Times New Roman" w:eastAsia="宋体"/>
                  <w:b w:val="0"/>
                  <w:sz w:val="18"/>
                </w:rPr>
                <w:delText>2024</w:delText>
              </w:r>
            </w:del>
          </w:p>
        </w:tc>
        <w:tc>
          <w:tcPr>
            <w:tcW w:w="1039" w:type="dxa"/>
            <w:tcMar>
              <w:left w:w="70" w:type="dxa"/>
              <w:right w:w="70" w:type="dxa"/>
            </w:tcMar>
            <w:vAlign w:val="center"/>
          </w:tcPr>
          <w:p w14:paraId="47E38D94">
            <w:pPr>
              <w:keepNext/>
              <w:spacing w:before="20" w:after="20" w:line="260" w:lineRule="exact"/>
              <w:ind w:left="0" w:leftChars="0" w:right="0" w:rightChars="0" w:firstLine="0" w:firstLineChars="0"/>
              <w:jc w:val="center"/>
              <w:rPr>
                <w:del w:id="17340" w:author="xh" w:date="2026-10-19T12:47:01+08:00"/>
              </w:rPr>
            </w:pPr>
            <w:del w:id="17341" w:author="xh" w:date="2026-10-19T12:47:01+08:00">
              <w:r>
                <w:rPr>
                  <w:rFonts w:ascii="Times New Roman" w:hAnsi="Times New Roman" w:eastAsia="宋体"/>
                  <w:b w:val="0"/>
                  <w:sz w:val="18"/>
                </w:rPr>
                <w:delText>40+63</w:delText>
              </w:r>
            </w:del>
          </w:p>
        </w:tc>
        <w:tc>
          <w:tcPr>
            <w:tcW w:w="1039" w:type="dxa"/>
            <w:tcMar>
              <w:left w:w="70" w:type="dxa"/>
              <w:right w:w="70" w:type="dxa"/>
            </w:tcMar>
            <w:vAlign w:val="center"/>
          </w:tcPr>
          <w:p w14:paraId="1387E679">
            <w:pPr>
              <w:keepNext/>
              <w:spacing w:before="20" w:after="20" w:line="260" w:lineRule="exact"/>
              <w:ind w:left="0" w:leftChars="0" w:right="0" w:rightChars="0" w:firstLine="0" w:firstLineChars="0"/>
              <w:jc w:val="center"/>
              <w:rPr>
                <w:del w:id="17342" w:author="xh" w:date="2026-10-19T12:47:01+08:00"/>
              </w:rPr>
            </w:pPr>
            <w:del w:id="17343" w:author="xh" w:date="2026-10-19T12:47:01+08:00">
              <w:r>
                <w:rPr>
                  <w:rFonts w:ascii="Times New Roman" w:hAnsi="Times New Roman" w:eastAsia="宋体"/>
                  <w:b w:val="0"/>
                  <w:sz w:val="18"/>
                </w:rPr>
                <w:delText>103.00</w:delText>
              </w:r>
            </w:del>
          </w:p>
        </w:tc>
        <w:tc>
          <w:tcPr>
            <w:tcW w:w="1039" w:type="dxa"/>
            <w:tcMar>
              <w:left w:w="70" w:type="dxa"/>
              <w:right w:w="70" w:type="dxa"/>
            </w:tcMar>
            <w:vAlign w:val="center"/>
          </w:tcPr>
          <w:p w14:paraId="21B1ECFC">
            <w:pPr>
              <w:keepNext/>
              <w:spacing w:before="20" w:after="20" w:line="260" w:lineRule="exact"/>
              <w:ind w:left="0" w:leftChars="0" w:right="0" w:rightChars="0" w:firstLine="0" w:firstLineChars="0"/>
              <w:jc w:val="center"/>
              <w:rPr>
                <w:del w:id="17344" w:author="xh" w:date="2026-10-19T12:47:01+08:00"/>
              </w:rPr>
            </w:pPr>
            <w:del w:id="17345"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63ACD473">
            <w:pPr>
              <w:keepNext/>
              <w:spacing w:before="20" w:after="20" w:line="260" w:lineRule="exact"/>
              <w:ind w:left="0" w:leftChars="0" w:right="0" w:rightChars="0" w:firstLine="0" w:firstLineChars="0"/>
              <w:jc w:val="center"/>
              <w:rPr>
                <w:del w:id="17346" w:author="xh" w:date="2026-10-19T12:47:01+08:00"/>
              </w:rPr>
            </w:pPr>
            <w:del w:id="17347"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77DB3707">
            <w:pPr>
              <w:keepNext/>
              <w:spacing w:before="20" w:after="20" w:line="260" w:lineRule="exact"/>
              <w:ind w:left="0" w:leftChars="0" w:right="0" w:rightChars="0" w:firstLine="0" w:firstLineChars="0"/>
              <w:jc w:val="center"/>
              <w:rPr>
                <w:del w:id="17348" w:author="xh" w:date="2026-10-19T12:47:01+08:00"/>
              </w:rPr>
            </w:pPr>
            <w:del w:id="17349"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292217B8">
            <w:pPr>
              <w:keepNext/>
              <w:spacing w:before="20" w:after="20" w:line="260" w:lineRule="exact"/>
              <w:ind w:left="0" w:leftChars="0" w:right="0" w:rightChars="0" w:firstLine="0" w:firstLineChars="0"/>
              <w:jc w:val="center"/>
              <w:rPr>
                <w:del w:id="17350" w:author="xh" w:date="2026-10-19T12:47:01+08:00"/>
              </w:rPr>
            </w:pPr>
            <w:del w:id="17351" w:author="xh" w:date="2026-10-19T12:47:01+08:00">
              <w:r>
                <w:rPr>
                  <w:rFonts w:ascii="Times New Roman" w:hAnsi="Times New Roman" w:eastAsia="宋体"/>
                  <w:b w:val="0"/>
                  <w:sz w:val="18"/>
                </w:rPr>
                <w:delText>70.51</w:delText>
              </w:r>
            </w:del>
          </w:p>
        </w:tc>
      </w:tr>
      <w:tr w14:paraId="5A742C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7283" w:author="xh" w:date="2026-10-19T12:47:01+08:00"/>
        </w:trPr>
        <w:tc>
          <w:tcPr>
            <w:tcW w:w="1039" w:type="dxa"/>
            <w:tcMar>
              <w:left w:w="70" w:type="dxa"/>
              <w:right w:w="70" w:type="dxa"/>
            </w:tcMar>
            <w:vAlign w:val="center"/>
          </w:tcPr>
          <w:p w14:paraId="5ACFA5FE">
            <w:pPr>
              <w:keepNext/>
              <w:spacing w:before="20" w:after="20" w:line="260" w:lineRule="exact"/>
              <w:ind w:left="0" w:leftChars="0" w:right="0" w:rightChars="0" w:firstLine="0" w:firstLineChars="0"/>
              <w:jc w:val="center"/>
              <w:rPr>
                <w:del w:id="17352" w:author="xh" w:date="2026-10-19T12:47:01+08:00"/>
              </w:rPr>
            </w:pPr>
            <w:del w:id="17353" w:author="xh" w:date="2026-10-19T12:47:01+08:00">
              <w:r>
                <w:rPr>
                  <w:rFonts w:ascii="Times New Roman" w:hAnsi="Times New Roman" w:eastAsia="宋体"/>
                  <w:b w:val="0"/>
                  <w:sz w:val="18"/>
                </w:rPr>
                <w:delText>刚性</w:delText>
              </w:r>
            </w:del>
          </w:p>
        </w:tc>
        <w:tc>
          <w:tcPr>
            <w:tcW w:w="1039" w:type="dxa"/>
            <w:tcMar>
              <w:left w:w="70" w:type="dxa"/>
              <w:right w:w="70" w:type="dxa"/>
            </w:tcMar>
            <w:vAlign w:val="center"/>
          </w:tcPr>
          <w:p w14:paraId="37A14896">
            <w:pPr>
              <w:keepNext/>
              <w:spacing w:before="20" w:after="20" w:line="260" w:lineRule="exact"/>
              <w:ind w:left="0" w:leftChars="0" w:right="0" w:rightChars="0" w:firstLine="0" w:firstLineChars="0"/>
              <w:jc w:val="center"/>
              <w:rPr>
                <w:del w:id="17354" w:author="xh" w:date="2026-10-19T12:47:01+08:00"/>
              </w:rPr>
            </w:pPr>
            <w:del w:id="17355" w:author="xh" w:date="2026-10-19T12:47:01+08:00">
              <w:r>
                <w:rPr>
                  <w:rFonts w:ascii="Times New Roman" w:hAnsi="Times New Roman" w:eastAsia="宋体"/>
                  <w:b w:val="0"/>
                  <w:sz w:val="18"/>
                </w:rPr>
                <w:delText>2025</w:delText>
              </w:r>
            </w:del>
          </w:p>
        </w:tc>
        <w:tc>
          <w:tcPr>
            <w:tcW w:w="1039" w:type="dxa"/>
            <w:tcMar>
              <w:left w:w="70" w:type="dxa"/>
              <w:right w:w="70" w:type="dxa"/>
            </w:tcMar>
            <w:vAlign w:val="center"/>
          </w:tcPr>
          <w:p w14:paraId="421197A0">
            <w:pPr>
              <w:keepNext/>
              <w:spacing w:before="20" w:after="20" w:line="260" w:lineRule="exact"/>
              <w:ind w:left="0" w:leftChars="0" w:right="0" w:rightChars="0" w:firstLine="0" w:firstLineChars="0"/>
              <w:jc w:val="center"/>
              <w:rPr>
                <w:del w:id="17356" w:author="xh" w:date="2026-10-19T12:47:01+08:00"/>
              </w:rPr>
            </w:pPr>
            <w:del w:id="17357" w:author="xh" w:date="2026-10-19T12:47:01+08:00">
              <w:r>
                <w:rPr>
                  <w:rFonts w:ascii="Times New Roman" w:hAnsi="Times New Roman" w:eastAsia="宋体"/>
                  <w:b w:val="0"/>
                  <w:sz w:val="18"/>
                </w:rPr>
                <w:delText>40+63</w:delText>
              </w:r>
            </w:del>
          </w:p>
        </w:tc>
        <w:tc>
          <w:tcPr>
            <w:tcW w:w="1039" w:type="dxa"/>
            <w:tcMar>
              <w:left w:w="70" w:type="dxa"/>
              <w:right w:w="70" w:type="dxa"/>
            </w:tcMar>
            <w:vAlign w:val="center"/>
          </w:tcPr>
          <w:p w14:paraId="619CD34E">
            <w:pPr>
              <w:keepNext/>
              <w:spacing w:before="20" w:after="20" w:line="260" w:lineRule="exact"/>
              <w:ind w:left="0" w:leftChars="0" w:right="0" w:rightChars="0" w:firstLine="0" w:firstLineChars="0"/>
              <w:jc w:val="center"/>
              <w:rPr>
                <w:del w:id="17358" w:author="xh" w:date="2026-10-19T12:47:01+08:00"/>
              </w:rPr>
            </w:pPr>
            <w:del w:id="17359" w:author="xh" w:date="2026-10-19T12:47:01+08:00">
              <w:r>
                <w:rPr>
                  <w:rFonts w:ascii="Times New Roman" w:hAnsi="Times New Roman" w:eastAsia="宋体"/>
                  <w:b w:val="0"/>
                  <w:sz w:val="18"/>
                </w:rPr>
                <w:delText>103.00</w:delText>
              </w:r>
            </w:del>
          </w:p>
        </w:tc>
        <w:tc>
          <w:tcPr>
            <w:tcW w:w="1039" w:type="dxa"/>
            <w:tcMar>
              <w:left w:w="70" w:type="dxa"/>
              <w:right w:w="70" w:type="dxa"/>
            </w:tcMar>
            <w:vAlign w:val="center"/>
          </w:tcPr>
          <w:p w14:paraId="45372CA1">
            <w:pPr>
              <w:keepNext/>
              <w:spacing w:before="20" w:after="20" w:line="260" w:lineRule="exact"/>
              <w:ind w:left="0" w:leftChars="0" w:right="0" w:rightChars="0" w:firstLine="0" w:firstLineChars="0"/>
              <w:jc w:val="center"/>
              <w:rPr>
                <w:del w:id="17360" w:author="xh" w:date="2026-10-19T12:47:01+08:00"/>
              </w:rPr>
            </w:pPr>
            <w:del w:id="17361"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14F8A06C">
            <w:pPr>
              <w:keepNext/>
              <w:spacing w:before="20" w:after="20" w:line="260" w:lineRule="exact"/>
              <w:ind w:left="0" w:leftChars="0" w:right="0" w:rightChars="0" w:firstLine="0" w:firstLineChars="0"/>
              <w:jc w:val="center"/>
              <w:rPr>
                <w:del w:id="17362" w:author="xh" w:date="2026-10-19T12:47:01+08:00"/>
              </w:rPr>
            </w:pPr>
            <w:del w:id="17363"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5742790C">
            <w:pPr>
              <w:keepNext/>
              <w:spacing w:before="20" w:after="20" w:line="260" w:lineRule="exact"/>
              <w:ind w:left="0" w:leftChars="0" w:right="0" w:rightChars="0" w:firstLine="0" w:firstLineChars="0"/>
              <w:jc w:val="center"/>
              <w:rPr>
                <w:del w:id="17364" w:author="xh" w:date="2026-10-19T12:47:01+08:00"/>
              </w:rPr>
            </w:pPr>
            <w:del w:id="17365"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747A702D">
            <w:pPr>
              <w:keepNext/>
              <w:spacing w:before="20" w:after="20" w:line="260" w:lineRule="exact"/>
              <w:ind w:left="0" w:leftChars="0" w:right="0" w:rightChars="0" w:firstLine="0" w:firstLineChars="0"/>
              <w:jc w:val="center"/>
              <w:rPr>
                <w:del w:id="17366" w:author="xh" w:date="2026-10-19T12:47:01+08:00"/>
              </w:rPr>
            </w:pPr>
            <w:del w:id="17367" w:author="xh" w:date="2026-10-19T12:47:01+08:00">
              <w:r>
                <w:rPr>
                  <w:rFonts w:ascii="Times New Roman" w:hAnsi="Times New Roman" w:eastAsia="宋体"/>
                  <w:b w:val="0"/>
                  <w:sz w:val="18"/>
                </w:rPr>
                <w:delText>74.38</w:delText>
              </w:r>
            </w:del>
          </w:p>
        </w:tc>
      </w:tr>
      <w:tr w14:paraId="0B2B61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7284" w:author="xh" w:date="2026-10-19T12:47:01+08:00"/>
        </w:trPr>
        <w:tc>
          <w:tcPr>
            <w:tcW w:w="1039" w:type="dxa"/>
            <w:tcMar>
              <w:left w:w="70" w:type="dxa"/>
              <w:right w:w="70" w:type="dxa"/>
            </w:tcMar>
            <w:vAlign w:val="center"/>
          </w:tcPr>
          <w:p w14:paraId="3415DABA">
            <w:pPr>
              <w:keepNext/>
              <w:spacing w:before="20" w:after="20" w:line="260" w:lineRule="exact"/>
              <w:ind w:left="0" w:leftChars="0" w:right="0" w:rightChars="0" w:firstLine="0" w:firstLineChars="0"/>
              <w:jc w:val="center"/>
              <w:rPr>
                <w:del w:id="17368" w:author="xh" w:date="2026-10-19T12:47:01+08:00"/>
              </w:rPr>
            </w:pPr>
            <w:del w:id="17369" w:author="xh" w:date="2026-10-19T12:47:01+08:00">
              <w:r>
                <w:rPr>
                  <w:rFonts w:ascii="Times New Roman" w:hAnsi="Times New Roman" w:eastAsia="宋体"/>
                  <w:b w:val="0"/>
                  <w:sz w:val="18"/>
                </w:rPr>
                <w:delText>弹性</w:delText>
              </w:r>
            </w:del>
          </w:p>
        </w:tc>
        <w:tc>
          <w:tcPr>
            <w:tcW w:w="1039" w:type="dxa"/>
            <w:tcMar>
              <w:left w:w="70" w:type="dxa"/>
              <w:right w:w="70" w:type="dxa"/>
            </w:tcMar>
            <w:vAlign w:val="center"/>
          </w:tcPr>
          <w:p w14:paraId="6A7C670D">
            <w:pPr>
              <w:keepNext/>
              <w:spacing w:before="20" w:after="20" w:line="260" w:lineRule="exact"/>
              <w:ind w:left="0" w:leftChars="0" w:right="0" w:rightChars="0" w:firstLine="0" w:firstLineChars="0"/>
              <w:jc w:val="center"/>
              <w:rPr>
                <w:del w:id="17370" w:author="xh" w:date="2026-10-19T12:47:01+08:00"/>
              </w:rPr>
            </w:pPr>
            <w:del w:id="17371" w:author="xh" w:date="2026-10-19T12:47:01+08:00">
              <w:r>
                <w:rPr>
                  <w:rFonts w:ascii="Times New Roman" w:hAnsi="Times New Roman" w:eastAsia="宋体"/>
                  <w:b w:val="0"/>
                  <w:sz w:val="18"/>
                </w:rPr>
                <w:delText>2022</w:delText>
              </w:r>
            </w:del>
          </w:p>
        </w:tc>
        <w:tc>
          <w:tcPr>
            <w:tcW w:w="1039" w:type="dxa"/>
            <w:tcMar>
              <w:left w:w="70" w:type="dxa"/>
              <w:right w:w="70" w:type="dxa"/>
            </w:tcMar>
            <w:vAlign w:val="center"/>
          </w:tcPr>
          <w:p w14:paraId="3980E8C7">
            <w:pPr>
              <w:keepNext/>
              <w:spacing w:before="20" w:after="20" w:line="260" w:lineRule="exact"/>
              <w:ind w:left="0" w:leftChars="0" w:right="0" w:rightChars="0" w:firstLine="0" w:firstLineChars="0"/>
              <w:jc w:val="center"/>
              <w:rPr>
                <w:del w:id="17372" w:author="xh" w:date="2026-10-19T12:47:01+08:00"/>
              </w:rPr>
            </w:pPr>
            <w:del w:id="17373" w:author="xh" w:date="2026-10-19T12:47:01+08:00">
              <w:r>
                <w:rPr>
                  <w:rFonts w:ascii="Times New Roman" w:hAnsi="Times New Roman" w:eastAsia="宋体"/>
                  <w:b w:val="0"/>
                  <w:sz w:val="18"/>
                </w:rPr>
                <w:delText>40+63</w:delText>
              </w:r>
            </w:del>
          </w:p>
        </w:tc>
        <w:tc>
          <w:tcPr>
            <w:tcW w:w="1039" w:type="dxa"/>
            <w:tcMar>
              <w:left w:w="70" w:type="dxa"/>
              <w:right w:w="70" w:type="dxa"/>
            </w:tcMar>
            <w:vAlign w:val="center"/>
          </w:tcPr>
          <w:p w14:paraId="27D69E4E">
            <w:pPr>
              <w:keepNext/>
              <w:spacing w:before="20" w:after="20" w:line="260" w:lineRule="exact"/>
              <w:ind w:left="0" w:leftChars="0" w:right="0" w:rightChars="0" w:firstLine="0" w:firstLineChars="0"/>
              <w:jc w:val="center"/>
              <w:rPr>
                <w:del w:id="17374" w:author="xh" w:date="2026-10-19T12:47:01+08:00"/>
              </w:rPr>
            </w:pPr>
            <w:del w:id="17375" w:author="xh" w:date="2026-10-19T12:47:01+08:00">
              <w:r>
                <w:rPr>
                  <w:rFonts w:ascii="Times New Roman" w:hAnsi="Times New Roman" w:eastAsia="宋体"/>
                  <w:b w:val="0"/>
                  <w:sz w:val="18"/>
                </w:rPr>
                <w:delText>103.00</w:delText>
              </w:r>
            </w:del>
          </w:p>
        </w:tc>
        <w:tc>
          <w:tcPr>
            <w:tcW w:w="1039" w:type="dxa"/>
            <w:tcMar>
              <w:left w:w="70" w:type="dxa"/>
              <w:right w:w="70" w:type="dxa"/>
            </w:tcMar>
            <w:vAlign w:val="center"/>
          </w:tcPr>
          <w:p w14:paraId="7EE10580">
            <w:pPr>
              <w:keepNext/>
              <w:spacing w:before="20" w:after="20" w:line="260" w:lineRule="exact"/>
              <w:ind w:left="0" w:leftChars="0" w:right="0" w:rightChars="0" w:firstLine="0" w:firstLineChars="0"/>
              <w:jc w:val="center"/>
              <w:rPr>
                <w:del w:id="17376" w:author="xh" w:date="2026-10-19T12:47:01+08:00"/>
              </w:rPr>
            </w:pPr>
            <w:del w:id="17377"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47BDA16E">
            <w:pPr>
              <w:keepNext/>
              <w:spacing w:before="20" w:after="20" w:line="260" w:lineRule="exact"/>
              <w:ind w:left="0" w:leftChars="0" w:right="0" w:rightChars="0" w:firstLine="0" w:firstLineChars="0"/>
              <w:jc w:val="center"/>
              <w:rPr>
                <w:del w:id="17378" w:author="xh" w:date="2026-10-19T12:47:01+08:00"/>
              </w:rPr>
            </w:pPr>
            <w:del w:id="17379"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487202C8">
            <w:pPr>
              <w:keepNext/>
              <w:spacing w:before="20" w:after="20" w:line="260" w:lineRule="exact"/>
              <w:ind w:left="0" w:leftChars="0" w:right="0" w:rightChars="0" w:firstLine="0" w:firstLineChars="0"/>
              <w:jc w:val="center"/>
              <w:rPr>
                <w:del w:id="17380" w:author="xh" w:date="2026-10-19T12:47:01+08:00"/>
              </w:rPr>
            </w:pPr>
            <w:del w:id="17381"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6EE5266A">
            <w:pPr>
              <w:keepNext/>
              <w:spacing w:before="20" w:after="20" w:line="260" w:lineRule="exact"/>
              <w:ind w:left="0" w:leftChars="0" w:right="0" w:rightChars="0" w:firstLine="0" w:firstLineChars="0"/>
              <w:jc w:val="center"/>
              <w:rPr>
                <w:del w:id="17382" w:author="xh" w:date="2026-10-19T12:47:01+08:00"/>
              </w:rPr>
            </w:pPr>
            <w:del w:id="17383" w:author="xh" w:date="2026-10-19T12:47:01+08:00">
              <w:r>
                <w:rPr>
                  <w:rFonts w:ascii="Times New Roman" w:hAnsi="Times New Roman" w:eastAsia="宋体"/>
                  <w:b w:val="0"/>
                  <w:sz w:val="18"/>
                </w:rPr>
                <w:delText>69.69</w:delText>
              </w:r>
            </w:del>
          </w:p>
        </w:tc>
      </w:tr>
      <w:tr w14:paraId="61731B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7285" w:author="xh" w:date="2026-10-19T12:47:01+08:00"/>
        </w:trPr>
        <w:tc>
          <w:tcPr>
            <w:tcW w:w="1039" w:type="dxa"/>
            <w:tcMar>
              <w:left w:w="70" w:type="dxa"/>
              <w:right w:w="70" w:type="dxa"/>
            </w:tcMar>
            <w:vAlign w:val="center"/>
          </w:tcPr>
          <w:p w14:paraId="1D4CA0A3">
            <w:pPr>
              <w:keepNext/>
              <w:spacing w:before="20" w:after="20" w:line="260" w:lineRule="exact"/>
              <w:ind w:left="0" w:leftChars="0" w:right="0" w:rightChars="0" w:firstLine="0" w:firstLineChars="0"/>
              <w:jc w:val="center"/>
              <w:rPr>
                <w:del w:id="17384" w:author="xh" w:date="2026-10-19T12:47:01+08:00"/>
              </w:rPr>
            </w:pPr>
            <w:del w:id="17385" w:author="xh" w:date="2026-10-19T12:47:01+08:00">
              <w:r>
                <w:rPr>
                  <w:rFonts w:ascii="Times New Roman" w:hAnsi="Times New Roman" w:eastAsia="宋体"/>
                  <w:b w:val="0"/>
                  <w:sz w:val="18"/>
                </w:rPr>
                <w:delText>弹性</w:delText>
              </w:r>
            </w:del>
          </w:p>
        </w:tc>
        <w:tc>
          <w:tcPr>
            <w:tcW w:w="1039" w:type="dxa"/>
            <w:tcMar>
              <w:left w:w="70" w:type="dxa"/>
              <w:right w:w="70" w:type="dxa"/>
            </w:tcMar>
            <w:vAlign w:val="center"/>
          </w:tcPr>
          <w:p w14:paraId="2158F8B5">
            <w:pPr>
              <w:keepNext/>
              <w:spacing w:before="20" w:after="20" w:line="260" w:lineRule="exact"/>
              <w:ind w:left="0" w:leftChars="0" w:right="0" w:rightChars="0" w:firstLine="0" w:firstLineChars="0"/>
              <w:jc w:val="center"/>
              <w:rPr>
                <w:del w:id="17386" w:author="xh" w:date="2026-10-19T12:47:01+08:00"/>
              </w:rPr>
            </w:pPr>
            <w:del w:id="17387" w:author="xh" w:date="2026-10-19T12:47:01+08:00">
              <w:r>
                <w:rPr>
                  <w:rFonts w:ascii="Times New Roman" w:hAnsi="Times New Roman" w:eastAsia="宋体"/>
                  <w:b w:val="0"/>
                  <w:sz w:val="18"/>
                </w:rPr>
                <w:delText>2023</w:delText>
              </w:r>
            </w:del>
          </w:p>
        </w:tc>
        <w:tc>
          <w:tcPr>
            <w:tcW w:w="1039" w:type="dxa"/>
            <w:tcMar>
              <w:left w:w="70" w:type="dxa"/>
              <w:right w:w="70" w:type="dxa"/>
            </w:tcMar>
            <w:vAlign w:val="center"/>
          </w:tcPr>
          <w:p w14:paraId="1B30D60C">
            <w:pPr>
              <w:keepNext/>
              <w:spacing w:before="20" w:after="20" w:line="260" w:lineRule="exact"/>
              <w:ind w:left="0" w:leftChars="0" w:right="0" w:rightChars="0" w:firstLine="0" w:firstLineChars="0"/>
              <w:jc w:val="center"/>
              <w:rPr>
                <w:del w:id="17388" w:author="xh" w:date="2026-10-19T12:47:01+08:00"/>
              </w:rPr>
            </w:pPr>
            <w:del w:id="17389" w:author="xh" w:date="2026-10-19T12:47:01+08:00">
              <w:r>
                <w:rPr>
                  <w:rFonts w:ascii="Times New Roman" w:hAnsi="Times New Roman" w:eastAsia="宋体"/>
                  <w:b w:val="0"/>
                  <w:sz w:val="18"/>
                </w:rPr>
                <w:delText>40+63</w:delText>
              </w:r>
            </w:del>
          </w:p>
        </w:tc>
        <w:tc>
          <w:tcPr>
            <w:tcW w:w="1039" w:type="dxa"/>
            <w:tcMar>
              <w:left w:w="70" w:type="dxa"/>
              <w:right w:w="70" w:type="dxa"/>
            </w:tcMar>
            <w:vAlign w:val="center"/>
          </w:tcPr>
          <w:p w14:paraId="6C50AC03">
            <w:pPr>
              <w:keepNext/>
              <w:spacing w:before="20" w:after="20" w:line="260" w:lineRule="exact"/>
              <w:ind w:left="0" w:leftChars="0" w:right="0" w:rightChars="0" w:firstLine="0" w:firstLineChars="0"/>
              <w:jc w:val="center"/>
              <w:rPr>
                <w:del w:id="17390" w:author="xh" w:date="2026-10-19T12:47:01+08:00"/>
              </w:rPr>
            </w:pPr>
            <w:del w:id="17391" w:author="xh" w:date="2026-10-19T12:47:01+08:00">
              <w:r>
                <w:rPr>
                  <w:rFonts w:ascii="Times New Roman" w:hAnsi="Times New Roman" w:eastAsia="宋体"/>
                  <w:b w:val="0"/>
                  <w:sz w:val="18"/>
                </w:rPr>
                <w:delText>103.00</w:delText>
              </w:r>
            </w:del>
          </w:p>
        </w:tc>
        <w:tc>
          <w:tcPr>
            <w:tcW w:w="1039" w:type="dxa"/>
            <w:tcMar>
              <w:left w:w="70" w:type="dxa"/>
              <w:right w:w="70" w:type="dxa"/>
            </w:tcMar>
            <w:vAlign w:val="center"/>
          </w:tcPr>
          <w:p w14:paraId="793DDB82">
            <w:pPr>
              <w:keepNext/>
              <w:spacing w:before="20" w:after="20" w:line="260" w:lineRule="exact"/>
              <w:ind w:left="0" w:leftChars="0" w:right="0" w:rightChars="0" w:firstLine="0" w:firstLineChars="0"/>
              <w:jc w:val="center"/>
              <w:rPr>
                <w:del w:id="17392" w:author="xh" w:date="2026-10-19T12:47:01+08:00"/>
              </w:rPr>
            </w:pPr>
            <w:del w:id="17393"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060204A1">
            <w:pPr>
              <w:keepNext/>
              <w:spacing w:before="20" w:after="20" w:line="260" w:lineRule="exact"/>
              <w:ind w:left="0" w:leftChars="0" w:right="0" w:rightChars="0" w:firstLine="0" w:firstLineChars="0"/>
              <w:jc w:val="center"/>
              <w:rPr>
                <w:del w:id="17394" w:author="xh" w:date="2026-10-19T12:47:01+08:00"/>
              </w:rPr>
            </w:pPr>
            <w:del w:id="17395"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398EC210">
            <w:pPr>
              <w:keepNext/>
              <w:spacing w:before="20" w:after="20" w:line="260" w:lineRule="exact"/>
              <w:ind w:left="0" w:leftChars="0" w:right="0" w:rightChars="0" w:firstLine="0" w:firstLineChars="0"/>
              <w:jc w:val="center"/>
              <w:rPr>
                <w:del w:id="17396" w:author="xh" w:date="2026-10-19T12:47:01+08:00"/>
              </w:rPr>
            </w:pPr>
            <w:del w:id="17397"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5DA85FD0">
            <w:pPr>
              <w:keepNext/>
              <w:spacing w:before="20" w:after="20" w:line="260" w:lineRule="exact"/>
              <w:ind w:left="0" w:leftChars="0" w:right="0" w:rightChars="0" w:firstLine="0" w:firstLineChars="0"/>
              <w:jc w:val="center"/>
              <w:rPr>
                <w:del w:id="17398" w:author="xh" w:date="2026-10-19T12:47:01+08:00"/>
              </w:rPr>
            </w:pPr>
            <w:del w:id="17399" w:author="xh" w:date="2026-10-19T12:47:01+08:00">
              <w:r>
                <w:rPr>
                  <w:rFonts w:ascii="Times New Roman" w:hAnsi="Times New Roman" w:eastAsia="宋体"/>
                  <w:b w:val="0"/>
                  <w:sz w:val="18"/>
                </w:rPr>
                <w:delText>75.03</w:delText>
              </w:r>
            </w:del>
          </w:p>
        </w:tc>
      </w:tr>
      <w:tr w14:paraId="4E151F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7286" w:author="xh" w:date="2026-10-19T12:47:01+08:00"/>
        </w:trPr>
        <w:tc>
          <w:tcPr>
            <w:tcW w:w="1039" w:type="dxa"/>
            <w:tcMar>
              <w:left w:w="70" w:type="dxa"/>
              <w:right w:w="70" w:type="dxa"/>
            </w:tcMar>
            <w:vAlign w:val="center"/>
          </w:tcPr>
          <w:p w14:paraId="25DD1AAB">
            <w:pPr>
              <w:keepNext/>
              <w:spacing w:before="20" w:after="20" w:line="260" w:lineRule="exact"/>
              <w:ind w:left="0" w:leftChars="0" w:right="0" w:rightChars="0" w:firstLine="0" w:firstLineChars="0"/>
              <w:jc w:val="center"/>
              <w:rPr>
                <w:del w:id="17400" w:author="xh" w:date="2026-10-19T12:47:01+08:00"/>
              </w:rPr>
            </w:pPr>
            <w:del w:id="17401" w:author="xh" w:date="2026-10-19T12:47:01+08:00">
              <w:r>
                <w:rPr>
                  <w:rFonts w:ascii="Times New Roman" w:hAnsi="Times New Roman" w:eastAsia="宋体"/>
                  <w:b w:val="0"/>
                  <w:sz w:val="18"/>
                </w:rPr>
                <w:delText>弹性</w:delText>
              </w:r>
            </w:del>
          </w:p>
        </w:tc>
        <w:tc>
          <w:tcPr>
            <w:tcW w:w="1039" w:type="dxa"/>
            <w:tcMar>
              <w:left w:w="70" w:type="dxa"/>
              <w:right w:w="70" w:type="dxa"/>
            </w:tcMar>
            <w:vAlign w:val="center"/>
          </w:tcPr>
          <w:p w14:paraId="619AFA67">
            <w:pPr>
              <w:keepNext/>
              <w:spacing w:before="20" w:after="20" w:line="260" w:lineRule="exact"/>
              <w:ind w:left="0" w:leftChars="0" w:right="0" w:rightChars="0" w:firstLine="0" w:firstLineChars="0"/>
              <w:jc w:val="center"/>
              <w:rPr>
                <w:del w:id="17402" w:author="xh" w:date="2026-10-19T12:47:01+08:00"/>
              </w:rPr>
            </w:pPr>
            <w:del w:id="17403" w:author="xh" w:date="2026-10-19T12:47:01+08:00">
              <w:r>
                <w:rPr>
                  <w:rFonts w:ascii="Times New Roman" w:hAnsi="Times New Roman" w:eastAsia="宋体"/>
                  <w:b w:val="0"/>
                  <w:sz w:val="18"/>
                </w:rPr>
                <w:delText>2024</w:delText>
              </w:r>
            </w:del>
          </w:p>
        </w:tc>
        <w:tc>
          <w:tcPr>
            <w:tcW w:w="1039" w:type="dxa"/>
            <w:tcMar>
              <w:left w:w="70" w:type="dxa"/>
              <w:right w:w="70" w:type="dxa"/>
            </w:tcMar>
            <w:vAlign w:val="center"/>
          </w:tcPr>
          <w:p w14:paraId="28700037">
            <w:pPr>
              <w:keepNext/>
              <w:spacing w:before="20" w:after="20" w:line="260" w:lineRule="exact"/>
              <w:ind w:left="0" w:leftChars="0" w:right="0" w:rightChars="0" w:firstLine="0" w:firstLineChars="0"/>
              <w:jc w:val="center"/>
              <w:rPr>
                <w:del w:id="17404" w:author="xh" w:date="2026-10-19T12:47:01+08:00"/>
              </w:rPr>
            </w:pPr>
            <w:del w:id="17405" w:author="xh" w:date="2026-10-19T12:47:01+08:00">
              <w:r>
                <w:rPr>
                  <w:rFonts w:ascii="Times New Roman" w:hAnsi="Times New Roman" w:eastAsia="宋体"/>
                  <w:b w:val="0"/>
                  <w:sz w:val="18"/>
                </w:rPr>
                <w:delText>40+63</w:delText>
              </w:r>
            </w:del>
          </w:p>
        </w:tc>
        <w:tc>
          <w:tcPr>
            <w:tcW w:w="1039" w:type="dxa"/>
            <w:tcMar>
              <w:left w:w="70" w:type="dxa"/>
              <w:right w:w="70" w:type="dxa"/>
            </w:tcMar>
            <w:vAlign w:val="center"/>
          </w:tcPr>
          <w:p w14:paraId="585E4D0A">
            <w:pPr>
              <w:keepNext/>
              <w:spacing w:before="20" w:after="20" w:line="260" w:lineRule="exact"/>
              <w:ind w:left="0" w:leftChars="0" w:right="0" w:rightChars="0" w:firstLine="0" w:firstLineChars="0"/>
              <w:jc w:val="center"/>
              <w:rPr>
                <w:del w:id="17406" w:author="xh" w:date="2026-10-19T12:47:01+08:00"/>
              </w:rPr>
            </w:pPr>
            <w:del w:id="17407" w:author="xh" w:date="2026-10-19T12:47:01+08:00">
              <w:r>
                <w:rPr>
                  <w:rFonts w:ascii="Times New Roman" w:hAnsi="Times New Roman" w:eastAsia="宋体"/>
                  <w:b w:val="0"/>
                  <w:sz w:val="18"/>
                </w:rPr>
                <w:delText>103.00</w:delText>
              </w:r>
            </w:del>
          </w:p>
        </w:tc>
        <w:tc>
          <w:tcPr>
            <w:tcW w:w="1039" w:type="dxa"/>
            <w:tcMar>
              <w:left w:w="70" w:type="dxa"/>
              <w:right w:w="70" w:type="dxa"/>
            </w:tcMar>
            <w:vAlign w:val="center"/>
          </w:tcPr>
          <w:p w14:paraId="60761454">
            <w:pPr>
              <w:keepNext/>
              <w:spacing w:before="20" w:after="20" w:line="260" w:lineRule="exact"/>
              <w:ind w:left="0" w:leftChars="0" w:right="0" w:rightChars="0" w:firstLine="0" w:firstLineChars="0"/>
              <w:jc w:val="center"/>
              <w:rPr>
                <w:del w:id="17408" w:author="xh" w:date="2026-10-19T12:47:01+08:00"/>
              </w:rPr>
            </w:pPr>
            <w:del w:id="17409"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3E98060D">
            <w:pPr>
              <w:keepNext/>
              <w:spacing w:before="20" w:after="20" w:line="260" w:lineRule="exact"/>
              <w:ind w:left="0" w:leftChars="0" w:right="0" w:rightChars="0" w:firstLine="0" w:firstLineChars="0"/>
              <w:jc w:val="center"/>
              <w:rPr>
                <w:del w:id="17410" w:author="xh" w:date="2026-10-19T12:47:01+08:00"/>
              </w:rPr>
            </w:pPr>
            <w:del w:id="17411"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1CD338AF">
            <w:pPr>
              <w:keepNext/>
              <w:spacing w:before="20" w:after="20" w:line="260" w:lineRule="exact"/>
              <w:ind w:left="0" w:leftChars="0" w:right="0" w:rightChars="0" w:firstLine="0" w:firstLineChars="0"/>
              <w:jc w:val="center"/>
              <w:rPr>
                <w:del w:id="17412" w:author="xh" w:date="2026-10-19T12:47:01+08:00"/>
              </w:rPr>
            </w:pPr>
            <w:del w:id="17413"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05A57217">
            <w:pPr>
              <w:keepNext/>
              <w:spacing w:before="20" w:after="20" w:line="260" w:lineRule="exact"/>
              <w:ind w:left="0" w:leftChars="0" w:right="0" w:rightChars="0" w:firstLine="0" w:firstLineChars="0"/>
              <w:jc w:val="center"/>
              <w:rPr>
                <w:del w:id="17414" w:author="xh" w:date="2026-10-19T12:47:01+08:00"/>
              </w:rPr>
            </w:pPr>
            <w:del w:id="17415" w:author="xh" w:date="2026-10-19T12:47:01+08:00">
              <w:r>
                <w:rPr>
                  <w:rFonts w:ascii="Times New Roman" w:hAnsi="Times New Roman" w:eastAsia="宋体"/>
                  <w:b w:val="0"/>
                  <w:sz w:val="18"/>
                </w:rPr>
                <w:delText>70.51</w:delText>
              </w:r>
            </w:del>
          </w:p>
        </w:tc>
      </w:tr>
      <w:tr w14:paraId="5993EA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7287" w:author="xh" w:date="2026-10-19T12:47:01+08:00"/>
        </w:trPr>
        <w:tc>
          <w:tcPr>
            <w:tcW w:w="1039" w:type="dxa"/>
            <w:tcMar>
              <w:left w:w="70" w:type="dxa"/>
              <w:right w:w="70" w:type="dxa"/>
            </w:tcMar>
            <w:vAlign w:val="center"/>
          </w:tcPr>
          <w:p w14:paraId="0560D45D">
            <w:pPr>
              <w:keepNext w:val="0"/>
              <w:spacing w:before="20" w:after="20" w:line="260" w:lineRule="exact"/>
              <w:ind w:left="0" w:leftChars="0" w:right="0" w:rightChars="0" w:firstLine="0" w:firstLineChars="0"/>
              <w:jc w:val="center"/>
              <w:rPr>
                <w:del w:id="17416" w:author="xh" w:date="2026-10-19T12:47:01+08:00"/>
              </w:rPr>
            </w:pPr>
            <w:del w:id="17417" w:author="xh" w:date="2026-10-19T12:47:01+08:00">
              <w:r>
                <w:rPr>
                  <w:rFonts w:ascii="Times New Roman" w:hAnsi="Times New Roman" w:eastAsia="宋体"/>
                  <w:b w:val="0"/>
                  <w:sz w:val="18"/>
                </w:rPr>
                <w:delText>弹性</w:delText>
              </w:r>
            </w:del>
          </w:p>
        </w:tc>
        <w:tc>
          <w:tcPr>
            <w:tcW w:w="1039" w:type="dxa"/>
            <w:tcMar>
              <w:left w:w="70" w:type="dxa"/>
              <w:right w:w="70" w:type="dxa"/>
            </w:tcMar>
            <w:vAlign w:val="center"/>
          </w:tcPr>
          <w:p w14:paraId="5B27515B">
            <w:pPr>
              <w:keepNext w:val="0"/>
              <w:spacing w:before="20" w:after="20" w:line="260" w:lineRule="exact"/>
              <w:ind w:left="0" w:leftChars="0" w:right="0" w:rightChars="0" w:firstLine="0" w:firstLineChars="0"/>
              <w:jc w:val="center"/>
              <w:rPr>
                <w:del w:id="17418" w:author="xh" w:date="2026-10-19T12:47:01+08:00"/>
              </w:rPr>
            </w:pPr>
            <w:del w:id="17419" w:author="xh" w:date="2026-10-19T12:47:01+08:00">
              <w:r>
                <w:rPr>
                  <w:rFonts w:ascii="Times New Roman" w:hAnsi="Times New Roman" w:eastAsia="宋体"/>
                  <w:b w:val="0"/>
                  <w:sz w:val="18"/>
                </w:rPr>
                <w:delText>2025</w:delText>
              </w:r>
            </w:del>
          </w:p>
        </w:tc>
        <w:tc>
          <w:tcPr>
            <w:tcW w:w="1039" w:type="dxa"/>
            <w:tcMar>
              <w:left w:w="70" w:type="dxa"/>
              <w:right w:w="70" w:type="dxa"/>
            </w:tcMar>
            <w:vAlign w:val="center"/>
          </w:tcPr>
          <w:p w14:paraId="443D330B">
            <w:pPr>
              <w:keepNext w:val="0"/>
              <w:spacing w:before="20" w:after="20" w:line="260" w:lineRule="exact"/>
              <w:ind w:left="0" w:leftChars="0" w:right="0" w:rightChars="0" w:firstLine="0" w:firstLineChars="0"/>
              <w:jc w:val="center"/>
              <w:rPr>
                <w:del w:id="17420" w:author="xh" w:date="2026-10-19T12:47:01+08:00"/>
              </w:rPr>
            </w:pPr>
            <w:del w:id="17421" w:author="xh" w:date="2026-10-19T12:47:01+08:00">
              <w:r>
                <w:rPr>
                  <w:rFonts w:ascii="Times New Roman" w:hAnsi="Times New Roman" w:eastAsia="宋体"/>
                  <w:b w:val="0"/>
                  <w:sz w:val="18"/>
                </w:rPr>
                <w:delText>40+63</w:delText>
              </w:r>
            </w:del>
          </w:p>
        </w:tc>
        <w:tc>
          <w:tcPr>
            <w:tcW w:w="1039" w:type="dxa"/>
            <w:tcMar>
              <w:left w:w="70" w:type="dxa"/>
              <w:right w:w="70" w:type="dxa"/>
            </w:tcMar>
            <w:vAlign w:val="center"/>
          </w:tcPr>
          <w:p w14:paraId="33402393">
            <w:pPr>
              <w:keepNext w:val="0"/>
              <w:spacing w:before="20" w:after="20" w:line="260" w:lineRule="exact"/>
              <w:ind w:left="0" w:leftChars="0" w:right="0" w:rightChars="0" w:firstLine="0" w:firstLineChars="0"/>
              <w:jc w:val="center"/>
              <w:rPr>
                <w:del w:id="17422" w:author="xh" w:date="2026-10-19T12:47:01+08:00"/>
              </w:rPr>
            </w:pPr>
            <w:del w:id="17423" w:author="xh" w:date="2026-10-19T12:47:01+08:00">
              <w:r>
                <w:rPr>
                  <w:rFonts w:ascii="Times New Roman" w:hAnsi="Times New Roman" w:eastAsia="宋体"/>
                  <w:b w:val="0"/>
                  <w:sz w:val="18"/>
                </w:rPr>
                <w:delText>103.00</w:delText>
              </w:r>
            </w:del>
          </w:p>
        </w:tc>
        <w:tc>
          <w:tcPr>
            <w:tcW w:w="1039" w:type="dxa"/>
            <w:tcMar>
              <w:left w:w="70" w:type="dxa"/>
              <w:right w:w="70" w:type="dxa"/>
            </w:tcMar>
            <w:vAlign w:val="center"/>
          </w:tcPr>
          <w:p w14:paraId="67A4F21F">
            <w:pPr>
              <w:keepNext w:val="0"/>
              <w:spacing w:before="20" w:after="20" w:line="260" w:lineRule="exact"/>
              <w:ind w:left="0" w:leftChars="0" w:right="0" w:rightChars="0" w:firstLine="0" w:firstLineChars="0"/>
              <w:jc w:val="center"/>
              <w:rPr>
                <w:del w:id="17424" w:author="xh" w:date="2026-10-19T12:47:01+08:00"/>
              </w:rPr>
            </w:pPr>
            <w:del w:id="17425"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28588084">
            <w:pPr>
              <w:keepNext w:val="0"/>
              <w:spacing w:before="20" w:after="20" w:line="260" w:lineRule="exact"/>
              <w:ind w:left="0" w:leftChars="0" w:right="0" w:rightChars="0" w:firstLine="0" w:firstLineChars="0"/>
              <w:jc w:val="center"/>
              <w:rPr>
                <w:del w:id="17426" w:author="xh" w:date="2026-10-19T12:47:01+08:00"/>
              </w:rPr>
            </w:pPr>
            <w:del w:id="17427"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305986B9">
            <w:pPr>
              <w:keepNext w:val="0"/>
              <w:spacing w:before="20" w:after="20" w:line="260" w:lineRule="exact"/>
              <w:ind w:left="0" w:leftChars="0" w:right="0" w:rightChars="0" w:firstLine="0" w:firstLineChars="0"/>
              <w:jc w:val="center"/>
              <w:rPr>
                <w:del w:id="17428" w:author="xh" w:date="2026-10-19T12:47:01+08:00"/>
              </w:rPr>
            </w:pPr>
            <w:del w:id="17429" w:author="xh" w:date="2026-10-19T12:47:01+08:00">
              <w:r>
                <w:rPr>
                  <w:rFonts w:ascii="Times New Roman" w:hAnsi="Times New Roman" w:eastAsia="宋体"/>
                  <w:b w:val="0"/>
                  <w:sz w:val="18"/>
                </w:rPr>
                <w:delText>0.00</w:delText>
              </w:r>
            </w:del>
          </w:p>
        </w:tc>
        <w:tc>
          <w:tcPr>
            <w:tcW w:w="1039" w:type="dxa"/>
            <w:tcMar>
              <w:left w:w="70" w:type="dxa"/>
              <w:right w:w="70" w:type="dxa"/>
            </w:tcMar>
            <w:vAlign w:val="center"/>
          </w:tcPr>
          <w:p w14:paraId="46D4A24A">
            <w:pPr>
              <w:keepNext w:val="0"/>
              <w:spacing w:before="20" w:after="20" w:line="260" w:lineRule="exact"/>
              <w:ind w:left="0" w:leftChars="0" w:right="0" w:rightChars="0" w:firstLine="0" w:firstLineChars="0"/>
              <w:jc w:val="center"/>
              <w:rPr>
                <w:del w:id="17430" w:author="xh" w:date="2026-10-19T12:47:01+08:00"/>
              </w:rPr>
            </w:pPr>
            <w:del w:id="17431" w:author="xh" w:date="2026-10-19T12:47:01+08:00">
              <w:r>
                <w:rPr>
                  <w:rFonts w:ascii="Times New Roman" w:hAnsi="Times New Roman" w:eastAsia="宋体"/>
                  <w:b w:val="0"/>
                  <w:sz w:val="18"/>
                </w:rPr>
                <w:delText>74.38</w:delText>
              </w:r>
            </w:del>
          </w:p>
        </w:tc>
      </w:tr>
      <w:tr>
        <w:trPr>
          <w:cantSplit/>
          <w:tblHeader/>
          <w:ins w:id="17432" w:author="xh" w:date="2026-10-19T12:47:0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41" w:author="xh" w:date="2026-10-19T12:47:01+08:00"/>
              </w:rPr>
            </w:pPr>
            <w:ins w:id="17442" w:author="xh" w:date="2026-10-19T12:47:01+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43" w:author="xh" w:date="2026-10-19T12:47:01+08:00"/>
              </w:rPr>
            </w:pPr>
            <w:ins w:id="17444" w:author="xh" w:date="2026-10-19T12:47:01+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45" w:author="xh" w:date="2026-10-19T12:47:01+08:00"/>
              </w:rPr>
            </w:pPr>
            <w:ins w:id="17446" w:author="xh" w:date="2026-10-19T12:47:01+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47" w:author="xh" w:date="2026-10-19T12:47:01+08:00"/>
              </w:rPr>
            </w:pPr>
            <w:ins w:id="17448" w:author="xh" w:date="2026-10-19T12:47:01+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49" w:author="xh" w:date="2026-10-19T12:47:01+08:00"/>
              </w:rPr>
            </w:pPr>
            <w:ins w:id="17450" w:author="xh" w:date="2026-10-19T12:47:01+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51" w:author="xh" w:date="2026-10-19T12:47:01+08:00"/>
              </w:rPr>
            </w:pPr>
            <w:ins w:id="17452" w:author="xh" w:date="2026-10-19T12:47:01+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53" w:author="xh" w:date="2026-10-19T12:47:01+08:00"/>
              </w:rPr>
            </w:pPr>
            <w:ins w:id="17454" w:author="xh" w:date="2026-10-19T12:47:01+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55" w:author="xh" w:date="2026-10-19T12:47:01+08:00"/>
              </w:rPr>
            </w:pPr>
            <w:ins w:id="17456" w:author="xh" w:date="2026-10-19T12:47:01+08:00">
              <w:r>
                <w:rPr>
                  <w:rFonts w:ascii="Times New Roman" w:hAnsi="Times New Roman" w:eastAsia="宋体"/>
                  <w:b/>
                  <w:sz w:val="18"/>
                </w:rPr>
                <w:t>转接后净负荷/MW</w:t>
              </w:r>
            </w:ins>
          </w:p>
        </w:tc>
      </w:tr>
      <w:tr>
        <w:trPr>
          <w:cantSplit/>
          <w:ins w:id="17433" w:author="xh" w:date="2026-10-19T12:47:0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57" w:author="xh" w:date="2026-10-19T12:47:01+08:00"/>
              </w:rPr>
            </w:pPr>
            <w:ins w:id="17458" w:author="xh" w:date="2026-10-19T12:47:01+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59" w:author="xh" w:date="2026-10-19T12:47:01+08:00"/>
              </w:rPr>
            </w:pPr>
            <w:ins w:id="17460" w:author="xh" w:date="2026-10-19T12:47:01+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61" w:author="xh" w:date="2026-10-19T12:47:01+08:00"/>
              </w:rPr>
            </w:pPr>
            <w:ins w:id="17462" w:author="xh" w:date="2026-10-19T12:47:01+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63" w:author="xh" w:date="2026-10-19T12:47:01+08:00"/>
              </w:rPr>
            </w:pPr>
            <w:ins w:id="17464" w:author="xh" w:date="2026-10-19T12:47:01+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65" w:author="xh" w:date="2026-10-19T12:47:01+08:00"/>
              </w:rPr>
            </w:pPr>
            <w:ins w:id="17466" w:author="xh" w:date="2026-10-19T12:47:0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67" w:author="xh" w:date="2026-10-19T12:47:01+08:00"/>
              </w:rPr>
            </w:pPr>
            <w:ins w:id="17468" w:author="xh" w:date="2026-10-19T12:47:01+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69" w:author="xh" w:date="2026-10-19T12:47:01+08:00"/>
              </w:rPr>
            </w:pPr>
            <w:ins w:id="17470" w:author="xh" w:date="2026-10-19T12:47:01+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71" w:author="xh" w:date="2026-10-19T12:47:01+08:00"/>
              </w:rPr>
            </w:pPr>
            <w:ins w:id="17472" w:author="xh" w:date="2026-10-19T12:47:01+08:00">
              <w:r>
                <w:rPr>
                  <w:rFonts w:ascii="Times New Roman" w:hAnsi="Times New Roman" w:eastAsia="宋体"/>
                  <w:b w:val="0"/>
                  <w:sz w:val="18"/>
                </w:rPr>
                <w:t>—</w:t>
              </w:r>
            </w:ins>
          </w:p>
        </w:tc>
      </w:tr>
      <w:tr>
        <w:trPr>
          <w:cantSplit/>
          <w:ins w:id="17434" w:author="xh" w:date="2026-10-19T12:47:0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73" w:author="xh" w:date="2026-10-19T12:47:01+08:00"/>
              </w:rPr>
            </w:pPr>
            <w:ins w:id="17474" w:author="xh" w:date="2026-10-19T12:47:01+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75" w:author="xh" w:date="2026-10-19T12:47:01+08:00"/>
              </w:rPr>
            </w:pPr>
            <w:ins w:id="17476" w:author="xh" w:date="2026-10-19T12:47:01+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77" w:author="xh" w:date="2026-10-19T12:47:01+08:00"/>
              </w:rPr>
            </w:pPr>
            <w:ins w:id="17478" w:author="xh" w:date="2026-10-19T12:47:01+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79" w:author="xh" w:date="2026-10-19T12:47:01+08:00"/>
              </w:rPr>
            </w:pPr>
            <w:ins w:id="17480" w:author="xh" w:date="2026-10-19T12:47:01+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81" w:author="xh" w:date="2026-10-19T12:47:01+08:00"/>
              </w:rPr>
            </w:pPr>
            <w:ins w:id="17482" w:author="xh" w:date="2026-10-19T12:47:0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83" w:author="xh" w:date="2026-10-19T12:47:01+08:00"/>
              </w:rPr>
            </w:pPr>
            <w:ins w:id="17484" w:author="xh" w:date="2026-10-19T12:47:0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85" w:author="xh" w:date="2026-10-19T12:47:01+08:00"/>
              </w:rPr>
            </w:pPr>
            <w:ins w:id="17486" w:author="xh" w:date="2026-10-19T12:47:0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87" w:author="xh" w:date="2026-10-19T12:47:01+08:00"/>
              </w:rPr>
            </w:pPr>
            <w:ins w:id="17488" w:author="xh" w:date="2026-10-19T12:47:01+08:00">
              <w:r>
                <w:rPr>
                  <w:rFonts w:ascii="Times New Roman" w:hAnsi="Times New Roman" w:eastAsia="宋体"/>
                  <w:b w:val="0"/>
                  <w:sz w:val="18"/>
                </w:rPr>
                <w:t>74.38</w:t>
              </w:r>
            </w:ins>
          </w:p>
        </w:tc>
      </w:tr>
      <w:tr>
        <w:trPr>
          <w:cantSplit/>
          <w:ins w:id="17435" w:author="xh" w:date="2026-10-19T12:47:0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89" w:author="xh" w:date="2026-10-19T12:47:01+08:00"/>
              </w:rPr>
            </w:pPr>
            <w:ins w:id="17490" w:author="xh" w:date="2026-10-19T12:47:01+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91" w:author="xh" w:date="2026-10-19T12:47:01+08:00"/>
              </w:rPr>
            </w:pPr>
            <w:ins w:id="17492" w:author="xh" w:date="2026-10-19T12:47:01+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93" w:author="xh" w:date="2026-10-19T12:47:01+08:00"/>
              </w:rPr>
            </w:pPr>
            <w:ins w:id="17494" w:author="xh" w:date="2026-10-19T12:47:01+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95" w:author="xh" w:date="2026-10-19T12:47:01+08:00"/>
              </w:rPr>
            </w:pPr>
            <w:ins w:id="17496" w:author="xh" w:date="2026-10-19T12:47:01+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97" w:author="xh" w:date="2026-10-19T12:47:01+08:00"/>
              </w:rPr>
            </w:pPr>
            <w:ins w:id="17498" w:author="xh" w:date="2026-10-19T12:47:0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499" w:author="xh" w:date="2026-10-19T12:47:01+08:00"/>
              </w:rPr>
            </w:pPr>
            <w:ins w:id="17500" w:author="xh" w:date="2026-10-19T12:47:0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01" w:author="xh" w:date="2026-10-19T12:47:01+08:00"/>
              </w:rPr>
            </w:pPr>
            <w:ins w:id="17502" w:author="xh" w:date="2026-10-19T12:47:0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03" w:author="xh" w:date="2026-10-19T12:47:01+08:00"/>
              </w:rPr>
            </w:pPr>
            <w:ins w:id="17504" w:author="xh" w:date="2026-10-19T12:47:01+08:00">
              <w:r>
                <w:rPr>
                  <w:rFonts w:ascii="Times New Roman" w:hAnsi="Times New Roman" w:eastAsia="宋体"/>
                  <w:b w:val="0"/>
                  <w:sz w:val="18"/>
                </w:rPr>
                <w:t>89.77</w:t>
              </w:r>
            </w:ins>
          </w:p>
        </w:tc>
      </w:tr>
      <w:tr>
        <w:trPr>
          <w:cantSplit/>
          <w:ins w:id="17436" w:author="xh" w:date="2026-10-19T12:47:0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05" w:author="xh" w:date="2026-10-19T12:47:01+08:00"/>
              </w:rPr>
            </w:pPr>
            <w:ins w:id="17506" w:author="xh" w:date="2026-10-19T12:47:01+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07" w:author="xh" w:date="2026-10-19T12:47:01+08:00"/>
              </w:rPr>
            </w:pPr>
            <w:ins w:id="17508" w:author="xh" w:date="2026-10-19T12:47:01+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09" w:author="xh" w:date="2026-10-19T12:47:01+08:00"/>
              </w:rPr>
            </w:pPr>
            <w:ins w:id="17510" w:author="xh" w:date="2026-10-19T12:47:01+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11" w:author="xh" w:date="2026-10-19T12:47:01+08:00"/>
              </w:rPr>
            </w:pPr>
            <w:ins w:id="17512" w:author="xh" w:date="2026-10-19T12:47:01+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13" w:author="xh" w:date="2026-10-19T12:47:01+08:00"/>
              </w:rPr>
            </w:pPr>
            <w:ins w:id="17514" w:author="xh" w:date="2026-10-19T12:47:01+08:00">
              <w:r>
                <w:rPr>
                  <w:rFonts w:ascii="Times New Roman" w:hAnsi="Times New Roman" w:eastAsia="宋体"/>
                  <w:b w:val="0"/>
                  <w:sz w:val="18"/>
                </w:rPr>
                <w:t>0.90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15" w:author="xh" w:date="2026-10-19T12:47:01+08:00"/>
              </w:rPr>
            </w:pPr>
            <w:ins w:id="17516" w:author="xh" w:date="2026-10-19T12:47:01+08:00">
              <w:r>
                <w:rPr>
                  <w:rFonts w:ascii="Times New Roman" w:hAnsi="Times New Roman" w:eastAsia="宋体"/>
                  <w:b w:val="0"/>
                  <w:sz w:val="18"/>
                </w:rPr>
                <w:t>15.47</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17" w:author="xh" w:date="2026-10-19T12:47:01+08:00"/>
              </w:rPr>
            </w:pPr>
            <w:ins w:id="17518" w:author="xh" w:date="2026-10-19T12:47:0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19" w:author="xh" w:date="2026-10-19T12:47:01+08:00"/>
              </w:rPr>
            </w:pPr>
            <w:ins w:id="17520" w:author="xh" w:date="2026-10-19T12:47:01+08:00">
              <w:r>
                <w:rPr>
                  <w:rFonts w:ascii="Times New Roman" w:hAnsi="Times New Roman" w:eastAsia="宋体"/>
                  <w:b w:val="0"/>
                  <w:sz w:val="18"/>
                </w:rPr>
                <w:t>92.83</w:t>
              </w:r>
            </w:ins>
          </w:p>
        </w:tc>
      </w:tr>
      <w:tr>
        <w:trPr>
          <w:cantSplit/>
          <w:ins w:id="17437" w:author="xh" w:date="2026-10-19T12:47:0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21" w:author="xh" w:date="2026-10-19T12:47:01+08:00"/>
              </w:rPr>
            </w:pPr>
            <w:ins w:id="17522" w:author="xh" w:date="2026-10-19T12:47:01+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23" w:author="xh" w:date="2026-10-19T12:47:01+08:00"/>
              </w:rPr>
            </w:pPr>
            <w:ins w:id="17524" w:author="xh" w:date="2026-10-19T12:47:01+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25" w:author="xh" w:date="2026-10-19T12:47:01+08:00"/>
              </w:rPr>
            </w:pPr>
            <w:ins w:id="17526" w:author="xh" w:date="2026-10-19T12:47:01+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27" w:author="xh" w:date="2026-10-19T12:47:01+08:00"/>
              </w:rPr>
            </w:pPr>
            <w:ins w:id="17528" w:author="xh" w:date="2026-10-19T12:47:01+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29" w:author="xh" w:date="2026-10-19T12:47:01+08:00"/>
              </w:rPr>
            </w:pPr>
            <w:ins w:id="17530" w:author="xh" w:date="2026-10-19T12:47:0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31" w:author="xh" w:date="2026-10-19T12:47:01+08:00"/>
              </w:rPr>
            </w:pPr>
            <w:ins w:id="17532" w:author="xh" w:date="2026-10-19T12:47:01+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33" w:author="xh" w:date="2026-10-19T12:47:01+08:00"/>
              </w:rPr>
            </w:pPr>
            <w:ins w:id="17534" w:author="xh" w:date="2026-10-19T12:47:01+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35" w:author="xh" w:date="2026-10-19T12:47:01+08:00"/>
              </w:rPr>
            </w:pPr>
            <w:ins w:id="17536" w:author="xh" w:date="2026-10-19T12:47:01+08:00">
              <w:r>
                <w:rPr>
                  <w:rFonts w:ascii="Times New Roman" w:hAnsi="Times New Roman" w:eastAsia="宋体"/>
                  <w:b w:val="0"/>
                  <w:sz w:val="18"/>
                </w:rPr>
                <w:t>—</w:t>
              </w:r>
            </w:ins>
          </w:p>
        </w:tc>
      </w:tr>
      <w:tr>
        <w:trPr>
          <w:cantSplit/>
          <w:ins w:id="17438" w:author="xh" w:date="2026-10-19T12:47:0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37" w:author="xh" w:date="2026-10-19T12:47:01+08:00"/>
              </w:rPr>
            </w:pPr>
            <w:ins w:id="17538" w:author="xh" w:date="2026-10-19T12:47:01+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39" w:author="xh" w:date="2026-10-19T12:47:01+08:00"/>
              </w:rPr>
            </w:pPr>
            <w:ins w:id="17540" w:author="xh" w:date="2026-10-19T12:47:01+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41" w:author="xh" w:date="2026-10-19T12:47:01+08:00"/>
              </w:rPr>
            </w:pPr>
            <w:ins w:id="17542" w:author="xh" w:date="2026-10-19T12:47:01+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43" w:author="xh" w:date="2026-10-19T12:47:01+08:00"/>
              </w:rPr>
            </w:pPr>
            <w:ins w:id="17544" w:author="xh" w:date="2026-10-19T12:47:01+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45" w:author="xh" w:date="2026-10-19T12:47:01+08:00"/>
              </w:rPr>
            </w:pPr>
            <w:ins w:id="17546" w:author="xh" w:date="2026-10-19T12:47:0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47" w:author="xh" w:date="2026-10-19T12:47:01+08:00"/>
              </w:rPr>
            </w:pPr>
            <w:ins w:id="17548" w:author="xh" w:date="2026-10-19T12:47:0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49" w:author="xh" w:date="2026-10-19T12:47:01+08:00"/>
              </w:rPr>
            </w:pPr>
            <w:ins w:id="17550" w:author="xh" w:date="2026-10-19T12:47:0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51" w:author="xh" w:date="2026-10-19T12:47:01+08:00"/>
              </w:rPr>
            </w:pPr>
            <w:ins w:id="17552" w:author="xh" w:date="2026-10-19T12:47:01+08:00">
              <w:r>
                <w:rPr>
                  <w:rFonts w:ascii="Times New Roman" w:hAnsi="Times New Roman" w:eastAsia="宋体"/>
                  <w:b w:val="0"/>
                  <w:sz w:val="18"/>
                </w:rPr>
                <w:t>74.38</w:t>
              </w:r>
            </w:ins>
          </w:p>
        </w:tc>
      </w:tr>
      <w:tr>
        <w:trPr>
          <w:cantSplit/>
          <w:ins w:id="17439" w:author="xh" w:date="2026-10-19T12:47:0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53" w:author="xh" w:date="2026-10-19T12:47:01+08:00"/>
              </w:rPr>
            </w:pPr>
            <w:ins w:id="17554" w:author="xh" w:date="2026-10-19T12:47:01+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55" w:author="xh" w:date="2026-10-19T12:47:01+08:00"/>
              </w:rPr>
            </w:pPr>
            <w:ins w:id="17556" w:author="xh" w:date="2026-10-19T12:47:01+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57" w:author="xh" w:date="2026-10-19T12:47:01+08:00"/>
              </w:rPr>
            </w:pPr>
            <w:ins w:id="17558" w:author="xh" w:date="2026-10-19T12:47:01+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59" w:author="xh" w:date="2026-10-19T12:47:01+08:00"/>
              </w:rPr>
            </w:pPr>
            <w:ins w:id="17560" w:author="xh" w:date="2026-10-19T12:47:01+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61" w:author="xh" w:date="2026-10-19T12:47:01+08:00"/>
              </w:rPr>
            </w:pPr>
            <w:ins w:id="17562" w:author="xh" w:date="2026-10-19T12:47:0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63" w:author="xh" w:date="2026-10-19T12:47:01+08:00"/>
              </w:rPr>
            </w:pPr>
            <w:ins w:id="17564" w:author="xh" w:date="2026-10-19T12:47:0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65" w:author="xh" w:date="2026-10-19T12:47:01+08:00"/>
              </w:rPr>
            </w:pPr>
            <w:ins w:id="17566" w:author="xh" w:date="2026-10-19T12:47:0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567" w:author="xh" w:date="2026-10-19T12:47:01+08:00"/>
              </w:rPr>
            </w:pPr>
            <w:ins w:id="17568" w:author="xh" w:date="2026-10-19T12:47:01+08:00">
              <w:r>
                <w:rPr>
                  <w:rFonts w:ascii="Times New Roman" w:hAnsi="Times New Roman" w:eastAsia="宋体"/>
                  <w:b w:val="0"/>
                  <w:sz w:val="18"/>
                </w:rPr>
                <w:t>89.77</w:t>
              </w:r>
            </w:ins>
          </w:p>
        </w:tc>
      </w:tr>
      <w:tr>
        <w:trPr>
          <w:cantSplit/>
          <w:ins w:id="17440" w:author="xh" w:date="2026-10-19T12:47:01+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569" w:author="xh" w:date="2026-10-19T12:47:01+08:00"/>
              </w:rPr>
            </w:pPr>
            <w:ins w:id="17570" w:author="xh" w:date="2026-10-19T12:47:01+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571" w:author="xh" w:date="2026-10-19T12:47:01+08:00"/>
              </w:rPr>
            </w:pPr>
            <w:ins w:id="17572" w:author="xh" w:date="2026-10-19T12:47:01+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573" w:author="xh" w:date="2026-10-19T12:47:01+08:00"/>
              </w:rPr>
            </w:pPr>
            <w:ins w:id="17574" w:author="xh" w:date="2026-10-19T12:47:01+08:00">
              <w:r>
                <w:rPr>
                  <w:rFonts w:ascii="Times New Roman" w:hAnsi="Times New Roman" w:eastAsia="宋体"/>
                  <w:b w:val="0"/>
                  <w:sz w:val="18"/>
                </w:rPr>
                <w:t>63.00+63.00+50.00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575" w:author="xh" w:date="2026-10-19T12:47:01+08:00"/>
              </w:rPr>
            </w:pPr>
            <w:ins w:id="17576" w:author="xh" w:date="2026-10-19T12:47:01+08:00">
              <w:r>
                <w:rPr>
                  <w:rFonts w:ascii="Times New Roman" w:hAnsi="Times New Roman" w:eastAsia="宋体"/>
                  <w:b w:val="0"/>
                  <w:sz w:val="18"/>
                </w:rPr>
                <w:t>176.00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577" w:author="xh" w:date="2026-10-19T12:47:01+08:00"/>
              </w:rPr>
            </w:pPr>
            <w:ins w:id="17578" w:author="xh" w:date="2026-10-19T12:47:01+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579" w:author="xh" w:date="2026-10-19T12:47:01+08:00"/>
              </w:rPr>
            </w:pPr>
            <w:ins w:id="17580" w:author="xh" w:date="2026-10-19T12:47:01+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581" w:author="xh" w:date="2026-10-19T12:47:01+08:00"/>
              </w:rPr>
            </w:pPr>
            <w:ins w:id="17582" w:author="xh" w:date="2026-10-19T12:47:01+08:00">
              <w:r>
                <w:rPr>
                  <w:rFonts w:ascii="Times New Roman" w:hAnsi="Times New Roman" w:eastAsia="宋体"/>
                  <w:b w:val="0"/>
                  <w:sz w:val="18"/>
                </w:rPr>
                <w:t>3.92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583" w:author="xh" w:date="2026-10-19T12:47:01+08:00"/>
              </w:rPr>
            </w:pPr>
            <w:ins w:id="17584" w:author="xh" w:date="2026-10-19T12:47:01+08:00">
              <w:r>
                <w:rPr>
                  <w:rFonts w:ascii="Times New Roman" w:hAnsi="Times New Roman" w:eastAsia="宋体"/>
                  <w:b w:val="0"/>
                  <w:sz w:val="18"/>
                </w:rPr>
                <w:t>112.23</w:t>
              </w:r>
            </w:ins>
          </w:p>
        </w:tc>
      </w:tr>
    </w:tbl>
    <w:p w14:paraId="4FECBC78">
      <w:pPr>
        <w:pStyle w:val="2"/>
        <w:widowControl/>
        <w:spacing w:before="0" w:after="0" w:line="348" w:lineRule="exact"/>
        <w:ind w:firstLine="480"/>
        <w:jc w:val="both"/>
      </w:pPr>
      <w:r>
        <w:rPr>
          <w:rFonts w:ascii="Times New Roman" w:hAnsi="Times New Roman" w:eastAsia="方正仿宋_GBK"/>
          <w:b w:val="0"/>
          <w:sz w:val="24"/>
        </w:rPr>
        <w:t xml:space="preserve">20</w:t>
      </w:r>
      <w:ins w:id="17585" w:author="xh" w:date="2026-10-19T12:47:41+08:00">
        <w:r>
          <w:rPr>
            <w:rFonts w:ascii="Times New Roman" w:hAnsi="Times New Roman" w:eastAsia="方正仿宋_GBK"/>
            <w:b w:val="0"/>
            <w:sz w:val="24"/>
          </w:rPr>
          <w:t xml:space="preserve">3</w:t>
        </w:r>
      </w:ins>
      <w:del w:id="17586" w:author="xh" w:date="2026-10-19T12:47:41+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7587" w:author="xh" w:date="2026-10-19T12:47:41+08:00">
        <w:r>
          <w:rPr>
            <w:rFonts w:ascii="Times New Roman" w:hAnsi="Times New Roman" w:eastAsia="方正仿宋_GBK"/>
            <w:b w:val="0"/>
            <w:sz w:val="24"/>
          </w:rPr>
          <w:t xml:space="preserve">最大单台主变N-1后，弹性方案剩余主变容量为113.00 MVA，按0.95功率因数折算为107.35 MW。储能</w:t>
        </w:r>
      </w:ins>
      <w:del w:id="17588" w:author="xh" w:date="2026-10-19T12:47:41+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7589" w:author="xh" w:date="2026-10-19T12:47:41+08:00">
        <w:r>
          <w:rPr>
            <w:rFonts w:ascii="Times New Roman" w:hAnsi="Times New Roman" w:eastAsia="方正仿宋_GBK"/>
            <w:b w:val="0"/>
            <w:sz w:val="24"/>
          </w:rPr>
          <w:t xml:space="preserve">有效支撑功率为</w:t>
        </w:r>
      </w:ins>
      <w:del w:id="17590" w:author="xh" w:date="2026-10-19T12:47:41+08:00">
        <w:r>
          <w:rPr>
            <w:rFonts w:ascii="Times New Roman" w:hAnsi="Times New Roman" w:eastAsia="方正仿宋_GBK"/>
            <w:b w:val="0"/>
            <w:sz w:val="24"/>
          </w:rPr>
          <w:delText xml:space="preserve">峰值正常工况下，本站转出</w:delText>
        </w:r>
      </w:del>
      <w:r>
        <w:rPr>
          <w:rFonts w:ascii="Times New Roman" w:hAnsi="Times New Roman" w:eastAsia="方正仿宋_GBK"/>
          <w:b w:val="0"/>
          <w:sz w:val="24"/>
        </w:rPr>
        <w:t xml:space="preserve">0.00 MW、</w:t>
      </w:r>
      <w:ins w:id="17591" w:author="xh" w:date="2026-10-19T12:47:41+08:00">
        <w:r>
          <w:rPr>
            <w:rFonts w:ascii="Times New Roman" w:hAnsi="Times New Roman" w:eastAsia="方正仿宋_GBK"/>
            <w:b w:val="0"/>
            <w:sz w:val="24"/>
          </w:rPr>
          <w:t xml:space="preserve">反向有效吸收功率为</w:t>
        </w:r>
      </w:ins>
      <w:del w:id="17592" w:author="xh" w:date="2026-10-19T12:47:41+08:00">
        <w:r>
          <w:rPr>
            <w:rFonts w:ascii="Times New Roman" w:hAnsi="Times New Roman" w:eastAsia="方正仿宋_GBK"/>
            <w:b w:val="0"/>
            <w:sz w:val="24"/>
          </w:rPr>
          <w:delText xml:space="preserve">承接</w:delText>
        </w:r>
      </w:del>
      <w:r>
        <w:rPr>
          <w:rFonts w:ascii="Times New Roman" w:hAnsi="Times New Roman" w:eastAsia="方正仿宋_GBK"/>
          <w:b w:val="0"/>
          <w:sz w:val="24"/>
        </w:rPr>
        <w:t xml:space="preserve">0.00</w:t>
      </w:r>
      <w:ins w:id="17593" w:author="xh" w:date="2026-10-19T12:47:41+08:00">
        <w:r>
          <w:rPr>
            <w:rFonts w:ascii="Times New Roman" w:hAnsi="Times New Roman" w:eastAsia="方正仿宋_GBK"/>
            <w:b w:val="0"/>
            <w:sz w:val="24"/>
          </w:rPr>
          <w:t xml:space="preserve"> MW。全年本站故障工况中最小余量为1.10 MW。该小时按采用的固定区段预案，本站转出21.68 MW、承接3.75</w:t>
        </w:r>
      </w:ins>
      <w:r>
        <w:rPr>
          <w:rFonts w:ascii="Times New Roman" w:hAnsi="Times New Roman" w:eastAsia="方正仿宋_GBK"/>
          <w:b w:val="0"/>
          <w:sz w:val="24"/>
        </w:rPr>
        <w:t xml:space="preserve"> MW，转接后净负荷为</w:t>
      </w:r>
      <w:ins w:id="17594" w:author="xh" w:date="2026-10-19T12:47:41+08:00">
        <w:r>
          <w:rPr>
            <w:rFonts w:ascii="Times New Roman" w:hAnsi="Times New Roman" w:eastAsia="方正仿宋_GBK"/>
            <w:b w:val="0"/>
            <w:sz w:val="24"/>
          </w:rPr>
          <w:t xml:space="preserve">106</w:t>
        </w:r>
      </w:ins>
      <w:del w:id="17595" w:author="xh" w:date="2026-10-19T12:47:41+08:00">
        <w:r>
          <w:rPr>
            <w:rFonts w:ascii="Times New Roman" w:hAnsi="Times New Roman" w:eastAsia="方正仿宋_GBK"/>
            <w:b w:val="0"/>
            <w:sz w:val="24"/>
          </w:rPr>
          <w:delText xml:space="preserve">74</w:delText>
        </w:r>
      </w:del>
      <w:r>
        <w:rPr>
          <w:rFonts w:ascii="Times New Roman" w:hAnsi="Times New Roman" w:eastAsia="方正仿宋_GBK"/>
          <w:b w:val="0"/>
          <w:sz w:val="24"/>
        </w:rPr>
        <w:t xml:space="preserve">.</w:t>
      </w:r>
      <w:del w:id="17596" w:author="xh" w:date="2026-10-19T12:47:41+08:00">
        <w:r>
          <w:rPr>
            <w:rFonts w:ascii="Times New Roman" w:hAnsi="Times New Roman" w:eastAsia="方正仿宋_GBK"/>
            <w:b w:val="0"/>
            <w:sz w:val="24"/>
          </w:rPr>
          <w:delText xml:space="preserve">38 MW，区域最低净负荷工况下为</w:delText>
        </w:r>
      </w:del>
      <w:r>
        <w:rPr>
          <w:rFonts w:ascii="Times New Roman" w:hAnsi="Times New Roman" w:eastAsia="方正仿宋_GBK"/>
          <w:b w:val="0"/>
          <w:sz w:val="24"/>
        </w:rPr>
        <w:t xml:space="preserve">2</w:t>
      </w:r>
      <w:ins w:id="17597" w:author="xh" w:date="2026-10-19T12:47:41+08:00">
        <w:r>
          <w:rPr>
            <w:rFonts w:ascii="Times New Roman" w:hAnsi="Times New Roman" w:eastAsia="方正仿宋_GBK"/>
            <w:b w:val="0"/>
            <w:sz w:val="24"/>
          </w:rPr>
          <w:t xml:space="preserve">5</w:t>
        </w:r>
      </w:ins>
      <w:del w:id="17598" w:author="xh" w:date="2026-10-19T12:47:41+08:00">
        <w:r>
          <w:rPr>
            <w:rFonts w:ascii="Times New Roman" w:hAnsi="Times New Roman" w:eastAsia="方正仿宋_GBK"/>
            <w:b w:val="0"/>
            <w:sz w:val="24"/>
          </w:rPr>
          <w:delText xml:space="preserve">4.04</w:delText>
        </w:r>
      </w:del>
      <w:r>
        <w:rPr>
          <w:rFonts w:ascii="Times New Roman" w:hAnsi="Times New Roman" w:eastAsia="方正仿宋_GBK"/>
          <w:b w:val="0"/>
          <w:sz w:val="24"/>
        </w:rPr>
        <w:t xml:space="preserve"> MW。</w:t>
      </w:r>
      <w:ins w:id="17599" w:author="xh" w:date="2026-10-19T12:47:41+08:00">
        <w:r>
          <w:rPr>
            <w:rFonts w:ascii="Times New Roman" w:hAnsi="Times New Roman" w:eastAsia="方正仿宋_GBK"/>
            <w:b w:val="0"/>
            <w:sz w:val="24"/>
          </w:rPr>
          <w:t xml:space="preserve">其中与大庙变之间的主要通道承担9.86 MW净功率转接，使用既有通道。</w:t>
        </w:r>
      </w:ins>
    </w:p>
    <w:p w14:paraId="7BE56DA7">
      <w:pPr>
        <w:pStyle w:val="2"/>
        <w:widowControl/>
        <w:spacing w:before="0" w:after="0" w:line="348" w:lineRule="exact"/>
        <w:ind w:firstLine="480"/>
        <w:jc w:val="both"/>
      </w:pPr>
      <w:ins w:id="17600" w:author="xh" w:date="2026-10-19T12:48:20+08:00">
        <w:r>
          <w:rPr>
            <w:rFonts w:ascii="Times New Roman" w:hAnsi="Times New Roman" w:eastAsia="方正仿宋_GBK"/>
            <w:b w:val="0"/>
            <w:sz w:val="24"/>
          </w:rPr>
          <w:t xml:space="preserve">本站弹性方案新增第三</w:t>
        </w:r>
      </w:ins>
      <w:del w:id="17601" w:author="xh" w:date="2026-10-19T12:48:20+08:00">
        <w:r>
          <w:rPr>
            <w:rFonts w:ascii="Times New Roman" w:hAnsi="Times New Roman" w:eastAsia="方正仿宋_GBK"/>
            <w:b w:val="0"/>
            <w:sz w:val="24"/>
          </w:rPr>
          <w:delText xml:space="preserve">按最大单</w:delText>
        </w:r>
      </w:del>
      <w:r>
        <w:rPr>
          <w:rFonts w:ascii="Times New Roman" w:hAnsi="Times New Roman" w:eastAsia="方正仿宋_GBK"/>
          <w:b w:val="0"/>
          <w:sz w:val="24"/>
        </w:rPr>
        <w:t xml:space="preserve">台主变</w:t>
      </w:r>
      <w:del w:id="17602" w:author="xh" w:date="2026-10-19T12:48:20+08:00">
        <w:r>
          <w:rPr>
            <w:rFonts w:ascii="Times New Roman" w:hAnsi="Times New Roman" w:eastAsia="方正仿宋_GBK"/>
            <w:b w:val="0"/>
            <w:sz w:val="24"/>
          </w:rPr>
          <w:delText xml:space="preserve">N-1校核</w:delText>
        </w:r>
      </w:del>
      <w:r>
        <w:rPr>
          <w:rFonts w:ascii="Times New Roman" w:hAnsi="Times New Roman" w:eastAsia="方正仿宋_GBK"/>
          <w:b w:val="0"/>
          <w:sz w:val="24"/>
        </w:rPr>
        <w:t xml:space="preserve">，</w:t>
      </w:r>
      <w:ins w:id="17603" w:author="xh" w:date="2026-10-19T12:48:20+08:00">
        <w:r>
          <w:rPr>
            <w:rFonts w:ascii="Times New Roman" w:hAnsi="Times New Roman" w:eastAsia="方正仿宋_GBK"/>
            <w:b w:val="0"/>
            <w:sz w:val="24"/>
          </w:rPr>
          <w:t xml:space="preserve">改变了故障后</w:t>
        </w:r>
      </w:ins>
      <w:del w:id="17604" w:author="xh" w:date="2026-10-19T12:48:20+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剩余</w:t>
      </w:r>
      <w:ins w:id="17605" w:author="xh" w:date="2026-10-19T12:48:20+08:00">
        <w:r>
          <w:rPr>
            <w:rFonts w:ascii="Times New Roman" w:hAnsi="Times New Roman" w:eastAsia="方正仿宋_GBK"/>
            <w:b w:val="0"/>
            <w:sz w:val="24"/>
          </w:rPr>
          <w:t xml:space="preserve">设备组合</w:t>
        </w:r>
      </w:ins>
      <w:del w:id="17606" w:author="xh" w:date="2026-10-19T12:48:20+08:00">
        <w:r>
          <w:rPr>
            <w:rFonts w:ascii="Times New Roman" w:hAnsi="Times New Roman" w:eastAsia="方正仿宋_GBK"/>
            <w:b w:val="0"/>
            <w:sz w:val="24"/>
          </w:rPr>
          <w:delText xml:space="preserve">容量为40.00 MVA</w:delText>
        </w:r>
      </w:del>
      <w:r>
        <w:rPr>
          <w:rFonts w:ascii="Times New Roman" w:hAnsi="Times New Roman" w:eastAsia="方正仿宋_GBK"/>
          <w:b w:val="0"/>
          <w:sz w:val="24"/>
        </w:rPr>
        <w:t xml:space="preserve">，</w:t>
      </w:r>
      <w:ins w:id="17607" w:author="xh" w:date="2026-10-19T12:48:20+08:00">
        <w:r>
          <w:rPr>
            <w:rFonts w:ascii="Times New Roman" w:hAnsi="Times New Roman" w:eastAsia="方正仿宋_GBK"/>
            <w:b w:val="0"/>
            <w:sz w:val="24"/>
          </w:rPr>
          <w:t xml:space="preserve">可与刚性方案的配储及</w:t>
        </w:r>
      </w:ins>
      <w:del w:id="17608" w:author="xh" w:date="2026-10-19T12:48:20+08:00">
        <w:r>
          <w:rPr>
            <w:rFonts w:ascii="Times New Roman" w:hAnsi="Times New Roman" w:eastAsia="方正仿宋_GBK"/>
            <w:b w:val="0"/>
            <w:sz w:val="24"/>
          </w:rPr>
          <w:delText xml:space="preserve">两代表工况重新</w:delText>
        </w:r>
      </w:del>
      <w:r>
        <w:rPr>
          <w:rFonts w:ascii="Times New Roman" w:hAnsi="Times New Roman" w:eastAsia="方正仿宋_GBK"/>
          <w:b w:val="0"/>
          <w:sz w:val="24"/>
        </w:rPr>
        <w:t xml:space="preserve">转</w:t>
      </w:r>
      <w:ins w:id="17609" w:author="xh" w:date="2026-10-19T12:48:20+08:00">
        <w:r>
          <w:rPr>
            <w:rFonts w:ascii="Times New Roman" w:hAnsi="Times New Roman" w:eastAsia="方正仿宋_GBK"/>
            <w:b w:val="0"/>
            <w:sz w:val="24"/>
          </w:rPr>
          <w:t xml:space="preserve">接任务对应比较</w:t>
        </w:r>
      </w:ins>
      <w:del w:id="17610" w:author="xh" w:date="2026-10-19T12:48:20+08:00">
        <w:r>
          <w:rPr>
            <w:rFonts w:ascii="Times New Roman" w:hAnsi="Times New Roman" w:eastAsia="方正仿宋_GBK"/>
            <w:b w:val="0"/>
            <w:sz w:val="24"/>
          </w:rPr>
          <w:delText xml:space="preserve">供后的本站净负荷分别为38.00 MW、24.04 MW，两方向最小容量余量为0.00 MW，正向储能有效支撑功率为0.00 MW</w:delText>
        </w:r>
      </w:del>
      <w:r>
        <w:rPr>
          <w:rFonts w:ascii="Times New Roman" w:hAnsi="Times New Roman" w:eastAsia="方正仿宋_GBK"/>
          <w:b w:val="0"/>
          <w:sz w:val="24"/>
        </w:rPr>
        <w:t xml:space="preserve">。</w:t>
      </w:r>
    </w:p>
    <w:p w14:paraId="180FFF70">
      <w:pPr>
        <w:pStyle w:val="2"/>
        <w:widowControl/>
        <w:spacing w:before="0" w:after="0" w:line="348" w:lineRule="exact"/>
        <w:ind w:firstLine="480"/>
        <w:jc w:val="both"/>
        <w:rPr>
          <w:del w:id="17611" w:author="xh" w:date="2026-10-19T12:49:00+08:00"/>
        </w:rPr>
      </w:pPr>
      <w:del w:id="17612" w:author="xh" w:date="2026-10-19T12:49:00+08:00">
        <w:r>
          <w:rPr>
            <w:rFonts w:ascii="Times New Roman" w:hAnsi="Times New Roman" w:eastAsia="方正仿宋_GBK"/>
            <w:b w:val="0"/>
            <w:sz w:val="24"/>
          </w:rPr>
          <w:delText>四年校核截面中，本站绝对功率最大的工况出现在2023年，转接前为86.03 MW，主要表现为正向受电需求，该年设备在最大单台主变N-1后剩余容量为40.00 MVA。故障方式下本站转出48.03 MW、承接0.00 MW，其中与大庙变之间的主要转出功率为28.84 MW，转接后净负荷为38.00 MW。这一工况通过邻站分担本站故障后的正向负荷。</w:delText>
        </w:r>
      </w:del>
    </w:p>
    <w:p w14:paraId="3663D963">
      <w:pPr>
        <w:pStyle w:val="7"/>
        <w:keepNext/>
        <w:numPr>
          <w:ilvl w:val="0"/>
          <w:numId w:val="0"/>
        </w:numPr>
        <w:spacing w:before="160" w:after="120" w:line="360" w:lineRule="exact"/>
        <w:ind w:firstLine="0"/>
      </w:pPr>
      <w:bookmarkStart w:id="229" w:name="夹河变规划分析"/>
      <w:r>
        <w:rPr>
          <w:rFonts w:ascii="Times New Roman" w:hAnsi="Times New Roman" w:eastAsia="方正仿宋_GBK"/>
          <w:b/>
          <w:sz w:val="24"/>
        </w:rPr>
        <w:t>夹河变规划分析</w:t>
      </w:r>
      <w:bookmarkEnd w:id="229"/>
    </w:p>
    <w:p w14:paraId="535091BF">
      <w:pPr>
        <w:pStyle w:val="115"/>
        <w:widowControl/>
        <w:spacing w:before="0" w:after="0" w:line="348" w:lineRule="exact"/>
        <w:ind w:firstLine="480"/>
        <w:jc w:val="both"/>
      </w:pPr>
      <w:r>
        <w:rPr>
          <w:rFonts w:ascii="Times New Roman" w:hAnsi="Times New Roman" w:eastAsia="方正仿宋_GBK"/>
          <w:b w:val="0"/>
          <w:sz w:val="24"/>
        </w:rPr>
        <w:t xml:space="preserve">该站</w:t>
      </w:r>
      <w:ins w:id="17613" w:author="xh" w:date="2026-10-19T12:49:39+08:00">
        <w:r>
          <w:rPr>
            <w:rFonts w:ascii="Times New Roman" w:hAnsi="Times New Roman" w:eastAsia="方正仿宋_GBK"/>
            <w:b w:val="0"/>
            <w:sz w:val="24"/>
          </w:rPr>
          <w:t xml:space="preserve">2021年</w:t>
        </w:r>
      </w:ins>
      <w:del w:id="17614" w:author="xh" w:date="2026-10-19T12:49:39+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ins w:id="17615" w:author="xh" w:date="2026-10-19T12:49:39+08:00">
        <w:r>
          <w:rPr>
            <w:rFonts w:ascii="Times New Roman" w:hAnsi="Times New Roman" w:eastAsia="方正仿宋_GBK"/>
            <w:b w:val="0"/>
            <w:sz w:val="24"/>
          </w:rPr>
          <w:t xml:space="preserve">31.5</w:t>
        </w:r>
      </w:ins>
      <w:del w:id="17616" w:author="xh" w:date="2026-10-19T12:49:39+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0+4</w:t>
      </w:r>
      <w:ins w:id="17617" w:author="xh" w:date="2026-10-19T12:49:39+08:00">
        <w:r>
          <w:rPr>
            <w:rFonts w:ascii="Times New Roman" w:hAnsi="Times New Roman" w:eastAsia="方正仿宋_GBK"/>
            <w:b w:val="0"/>
            <w:sz w:val="24"/>
          </w:rPr>
          <w:t xml:space="preserve">0.0</w:t>
        </w:r>
      </w:ins>
      <w:r>
        <w:rPr>
          <w:rFonts w:ascii="Times New Roman" w:hAnsi="Times New Roman" w:eastAsia="方正仿宋_GBK"/>
          <w:b w:val="0"/>
          <w:sz w:val="24"/>
        </w:rPr>
        <w:t xml:space="preserve">0 MVA</w:t>
      </w:r>
      <w:ins w:id="17618" w:author="xh" w:date="2026-10-19T12:49:39+08:00">
        <w:r>
          <w:rPr>
            <w:rFonts w:ascii="Times New Roman" w:hAnsi="Times New Roman" w:eastAsia="方正仿宋_GBK"/>
            <w:b w:val="0"/>
            <w:sz w:val="24"/>
          </w:rPr>
          <w:t xml:space="preserve">。</w:t>
        </w:r>
      </w:ins>
      <w:del w:id="17619" w:author="xh" w:date="2026-10-19T12:49:39+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17620" w:author="xh" w:date="2026-10-19T12:49:39+08:00">
        <w:r>
          <w:rPr>
            <w:rFonts w:ascii="Times New Roman" w:hAnsi="Times New Roman" w:eastAsia="方正仿宋_GBK"/>
            <w:b w:val="0"/>
            <w:sz w:val="24"/>
          </w:rPr>
          <w:t xml:space="preserve">2028</w:t>
        </w:r>
      </w:ins>
      <w:del w:id="17621" w:author="xh" w:date="2026-10-19T12:49:39+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17622" w:author="xh" w:date="2026-10-19T12:49:39+08:00">
        <w:r>
          <w:rPr>
            <w:rFonts w:ascii="Times New Roman" w:hAnsi="Times New Roman" w:eastAsia="方正仿宋_GBK"/>
            <w:b w:val="0"/>
            <w:sz w:val="24"/>
          </w:rPr>
          <w:t xml:space="preserve">31.50 MVA更换为50.00 MVA、40.00 MVA更换为50.00 MVA</w:t>
        </w:r>
      </w:ins>
      <w:del w:id="17623" w:author="xh" w:date="2026-10-19T12:49:39+08:00">
        <w:r>
          <w:rPr>
            <w:rFonts w:ascii="Times New Roman" w:hAnsi="Times New Roman" w:eastAsia="方正仿宋_GBK"/>
            <w:b w:val="0"/>
            <w:sz w:val="24"/>
          </w:rPr>
          <w:delText xml:space="preserve">均保留该组合，供电任务由主变及网络承担</w:delText>
        </w:r>
      </w:del>
      <w:r>
        <w:rPr>
          <w:rFonts w:ascii="Times New Roman" w:hAnsi="Times New Roman" w:eastAsia="方正仿宋_GBK"/>
          <w:b w:val="0"/>
          <w:sz w:val="24"/>
        </w:rPr>
        <w:t xml:space="preserve">。</w:t>
      </w:r>
      <w:ins w:id="17624" w:author="xh" w:date="2026-10-19T12:49:39+08:00">
        <w:r>
          <w:rPr>
            <w:rFonts w:ascii="Times New Roman" w:hAnsi="Times New Roman" w:eastAsia="方正仿宋_GBK"/>
            <w:b w:val="0"/>
            <w:sz w:val="24"/>
          </w:rPr>
          <w:t xml:space="preserve">本站弹性方案各年未新增储能。</w:t>
        </w:r>
      </w:ins>
    </w:p>
    <w:p w14:paraId="3C9D6440">
      <w:pPr>
        <w:pStyle w:val="2"/>
        <w:widowControl/>
        <w:spacing w:before="0" w:after="0" w:line="348" w:lineRule="exact"/>
        <w:ind w:firstLine="480"/>
        <w:jc w:val="both"/>
      </w:pPr>
      <w:r>
        <w:rPr>
          <w:rFonts w:ascii="Times New Roman" w:hAnsi="Times New Roman" w:eastAsia="方正仿宋_GBK"/>
          <w:b w:val="0"/>
          <w:sz w:val="24"/>
        </w:rPr>
        <w:t xml:space="preserve">2025年</w:t>
      </w:r>
      <w:del w:id="17625" w:author="xh" w:date="2026-10-19T12:50:18+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最大正向、反向净负荷分别为46.06 MW、6.81 MW</w:t>
      </w:r>
      <w:ins w:id="17626" w:author="xh" w:date="2026-10-19T12:50:18+08:00">
        <w:r>
          <w:rPr>
            <w:rFonts w:ascii="Times New Roman" w:hAnsi="Times New Roman" w:eastAsia="方正仿宋_GBK"/>
            <w:b w:val="0"/>
            <w:sz w:val="24"/>
          </w:rPr>
          <w:t xml:space="preserve">，2035年分别为67.07 MW、38.19 MW</w:t>
        </w:r>
      </w:ins>
      <w:r>
        <w:rPr>
          <w:rFonts w:ascii="Times New Roman" w:hAnsi="Times New Roman" w:eastAsia="方正仿宋_GBK"/>
          <w:b w:val="0"/>
          <w:sz w:val="24"/>
        </w:rPr>
        <w:t xml:space="preserve">。</w:t>
      </w:r>
      <w:ins w:id="17627" w:author="xh" w:date="2026-10-19T12:50:18+08:00">
        <w:r>
          <w:rPr>
            <w:rFonts w:ascii="Times New Roman" w:hAnsi="Times New Roman" w:eastAsia="方正仿宋_GBK"/>
            <w:b w:val="0"/>
            <w:sz w:val="24"/>
          </w:rPr>
          <w:t xml:space="preserve">2035年</w:t>
        </w:r>
      </w:ins>
      <w:del w:id="17628" w:author="xh" w:date="2026-10-19T12:50:18+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7629" w:author="xh" w:date="2026-10-19T12:50:18+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ins w:id="17630" w:author="xh" w:date="2026-10-19T12:50:18+08:00">
        <w:r>
          <w:rPr>
            <w:rFonts w:ascii="Times New Roman" w:hAnsi="Times New Roman" w:eastAsia="方正仿宋_GBK"/>
            <w:b w:val="0"/>
            <w:sz w:val="24"/>
          </w:rPr>
          <w:t xml:space="preserve">16</w:t>
        </w:r>
      </w:ins>
      <w:del w:id="17631" w:author="xh" w:date="2026-10-19T12:50:18+08:00">
        <w:r>
          <w:rPr>
            <w:rFonts w:ascii="Times New Roman" w:hAnsi="Times New Roman" w:eastAsia="方正仿宋_GBK"/>
            <w:b w:val="0"/>
            <w:sz w:val="24"/>
          </w:rPr>
          <w:delText xml:space="preserve">为8</w:delText>
        </w:r>
      </w:del>
      <w:r>
        <w:rPr>
          <w:rFonts w:ascii="Times New Roman" w:hAnsi="Times New Roman" w:eastAsia="方正仿宋_GBK"/>
          <w:b w:val="0"/>
          <w:sz w:val="24"/>
        </w:rPr>
        <w:t xml:space="preserve">0.00 MVA、储能额定功率0.</w:t>
      </w:r>
      <w:ins w:id="17632" w:author="xh" w:date="2026-10-19T12:50:18+08:00">
        <w:r>
          <w:rPr>
            <w:rFonts w:ascii="Times New Roman" w:hAnsi="Times New Roman" w:eastAsia="方正仿宋_GBK"/>
            <w:b w:val="0"/>
            <w:sz w:val="24"/>
          </w:rPr>
          <w:t xml:space="preserve">7</w:t>
        </w:r>
      </w:ins>
      <w:del w:id="17633" w:author="xh" w:date="2026-10-19T12:50:18+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MW，弹性方案分别为</w:t>
      </w:r>
      <w:ins w:id="17634" w:author="xh" w:date="2026-10-19T12:50:18+08:00">
        <w:r>
          <w:rPr>
            <w:rFonts w:ascii="Times New Roman" w:hAnsi="Times New Roman" w:eastAsia="方正仿宋_GBK"/>
            <w:b w:val="0"/>
            <w:sz w:val="24"/>
          </w:rPr>
          <w:t xml:space="preserve">10</w:t>
        </w:r>
      </w:ins>
      <w:del w:id="17635" w:author="xh" w:date="2026-10-19T12:50:18+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0.00 MVA和0.00 MW</w:t>
      </w:r>
      <w:ins w:id="17636" w:author="xh" w:date="2026-10-19T12:50:18+08:00">
        <w:r>
          <w:rPr>
            <w:rFonts w:ascii="Times New Roman" w:hAnsi="Times New Roman" w:eastAsia="方正仿宋_GBK"/>
            <w:b w:val="0"/>
            <w:sz w:val="24"/>
          </w:rPr>
          <w:t xml:space="preserve">。弹性</w:t>
        </w:r>
      </w:ins>
      <w:del w:id="17637" w:author="xh" w:date="2026-10-19T12:50:18+08:00">
        <w:r>
          <w:rPr>
            <w:rFonts w:ascii="Times New Roman" w:hAnsi="Times New Roman" w:eastAsia="方正仿宋_GBK"/>
            <w:b w:val="0"/>
            <w:sz w:val="24"/>
          </w:rPr>
          <w:delText xml:space="preserve">，两类</w:delText>
        </w:r>
      </w:del>
      <w:r>
        <w:rPr>
          <w:rFonts w:ascii="Times New Roman" w:hAnsi="Times New Roman" w:eastAsia="方正仿宋_GBK"/>
          <w:b w:val="0"/>
          <w:sz w:val="24"/>
        </w:rPr>
        <w:t xml:space="preserve">方案本站主变</w:t>
      </w:r>
      <w:del w:id="17638" w:author="xh" w:date="2026-10-19T12:50:18+08:00">
        <w:r>
          <w:rPr>
            <w:rFonts w:ascii="Times New Roman" w:hAnsi="Times New Roman" w:eastAsia="方正仿宋_GBK"/>
            <w:b w:val="0"/>
            <w:sz w:val="24"/>
          </w:rPr>
          <w:delText xml:space="preserve">总</w:delText>
        </w:r>
      </w:del>
      <w:r>
        <w:rPr>
          <w:rFonts w:ascii="Times New Roman" w:hAnsi="Times New Roman" w:eastAsia="方正仿宋_GBK"/>
          <w:b w:val="0"/>
          <w:sz w:val="24"/>
        </w:rPr>
        <w:t xml:space="preserve">容量</w:t>
      </w:r>
      <w:ins w:id="17639" w:author="xh" w:date="2026-10-19T12:50:18+08:00">
        <w:r>
          <w:rPr>
            <w:rFonts w:ascii="Times New Roman" w:hAnsi="Times New Roman" w:eastAsia="方正仿宋_GBK"/>
            <w:b w:val="0"/>
            <w:sz w:val="24"/>
          </w:rPr>
          <w:t xml:space="preserve">较刚性减少60.00 MVA</w:t>
        </w:r>
      </w:ins>
      <w:del w:id="17640" w:author="xh" w:date="2026-10-19T12:50:18+08:00">
        <w:r>
          <w:rPr>
            <w:rFonts w:ascii="Times New Roman" w:hAnsi="Times New Roman" w:eastAsia="方正仿宋_GBK"/>
            <w:b w:val="0"/>
            <w:sz w:val="24"/>
          </w:rPr>
          <w:delText xml:space="preserve">相同</w:delText>
        </w:r>
      </w:del>
      <w:r>
        <w:rPr>
          <w:rFonts w:ascii="Times New Roman" w:hAnsi="Times New Roman" w:eastAsia="方正仿宋_GBK"/>
          <w:b w:val="0"/>
          <w:sz w:val="24"/>
        </w:rPr>
        <w:t xml:space="preserve">。</w:t>
      </w:r>
      <w:del w:id="17641" w:author="xh" w:date="2026-10-19T12:50:18+08:00">
        <w:r>
          <w:rPr>
            <w:rFonts w:ascii="Times New Roman" w:hAnsi="Times New Roman" w:eastAsia="方正仿宋_GBK"/>
            <w:b w:val="0"/>
            <w:sz w:val="24"/>
          </w:rPr>
          <w:delText xml:space="preserve">弹性方案按当年各站局部极值计算的站级负载率为61%。</w:delText>
        </w:r>
      </w:del>
    </w:p>
    <w:p w14:paraId="1913E791">
      <w:pPr>
        <w:pStyle w:val="2"/>
        <w:keepNext/>
        <w:spacing w:before="120" w:after="80" w:line="280" w:lineRule="exact"/>
        <w:ind w:firstLine="0"/>
        <w:jc w:val="center"/>
      </w:pPr>
      <w:r>
        <w:rPr>
          <w:rFonts w:ascii="Times New Roman" w:hAnsi="Times New Roman" w:eastAsia="宋体"/>
          <w:b w:val="0"/>
          <w:sz w:val="21"/>
        </w:rPr>
        <w:t xml:space="preserve">表5-40 夹河变</w:t>
      </w:r>
      <w:ins w:id="17642" w:author="xh" w:date="2026-10-19T12:50:58+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3D618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7643" w:author="xh" w:date="2026-10-19T12:51:37+08:00"/>
        </w:trPr>
        <w:tc>
          <w:tcPr>
            <w:tcW w:w="1039" w:type="dxa"/>
            <w:tcMar>
              <w:left w:w="70" w:type="dxa"/>
              <w:right w:w="70" w:type="dxa"/>
            </w:tcMar>
            <w:vAlign w:val="center"/>
          </w:tcPr>
          <w:p w14:paraId="257901FB">
            <w:pPr>
              <w:keepNext/>
              <w:spacing w:before="20" w:after="20" w:line="260" w:lineRule="exact"/>
              <w:ind w:left="0" w:leftChars="0" w:right="0" w:rightChars="0" w:firstLine="0" w:firstLineChars="0"/>
              <w:jc w:val="center"/>
              <w:rPr>
                <w:del w:id="17652" w:author="xh" w:date="2026-10-19T12:51:37+08:00"/>
              </w:rPr>
            </w:pPr>
            <w:del w:id="17653" w:author="xh" w:date="2026-10-19T12:51:37+08:00">
              <w:r>
                <w:rPr>
                  <w:rFonts w:ascii="Times New Roman" w:hAnsi="Times New Roman" w:eastAsia="宋体"/>
                  <w:b/>
                  <w:sz w:val="18"/>
                </w:rPr>
                <w:delText>方案</w:delText>
              </w:r>
            </w:del>
          </w:p>
        </w:tc>
        <w:tc>
          <w:tcPr>
            <w:tcW w:w="1039" w:type="dxa"/>
            <w:tcMar>
              <w:left w:w="70" w:type="dxa"/>
              <w:right w:w="70" w:type="dxa"/>
            </w:tcMar>
            <w:vAlign w:val="center"/>
          </w:tcPr>
          <w:p w14:paraId="66876802">
            <w:pPr>
              <w:keepNext/>
              <w:spacing w:before="20" w:after="20" w:line="260" w:lineRule="exact"/>
              <w:ind w:left="0" w:leftChars="0" w:right="0" w:rightChars="0" w:firstLine="0" w:firstLineChars="0"/>
              <w:jc w:val="center"/>
              <w:rPr>
                <w:del w:id="17654" w:author="xh" w:date="2026-10-19T12:51:37+08:00"/>
              </w:rPr>
            </w:pPr>
            <w:del w:id="17655" w:author="xh" w:date="2026-10-19T12:51:37+08:00">
              <w:r>
                <w:rPr>
                  <w:rFonts w:ascii="Times New Roman" w:hAnsi="Times New Roman" w:eastAsia="宋体"/>
                  <w:b/>
                  <w:sz w:val="18"/>
                </w:rPr>
                <w:delText>年份</w:delText>
              </w:r>
            </w:del>
          </w:p>
        </w:tc>
        <w:tc>
          <w:tcPr>
            <w:tcW w:w="1039" w:type="dxa"/>
            <w:tcMar>
              <w:left w:w="70" w:type="dxa"/>
              <w:right w:w="70" w:type="dxa"/>
            </w:tcMar>
            <w:vAlign w:val="center"/>
          </w:tcPr>
          <w:p w14:paraId="35ED9796">
            <w:pPr>
              <w:keepNext/>
              <w:spacing w:before="20" w:after="20" w:line="260" w:lineRule="exact"/>
              <w:ind w:left="0" w:leftChars="0" w:right="0" w:rightChars="0" w:firstLine="0" w:firstLineChars="0"/>
              <w:jc w:val="center"/>
              <w:rPr>
                <w:del w:id="17656" w:author="xh" w:date="2026-10-19T12:51:37+08:00"/>
              </w:rPr>
            </w:pPr>
            <w:del w:id="17657" w:author="xh" w:date="2026-10-19T12:51:37+08:00">
              <w:r>
                <w:rPr>
                  <w:rFonts w:ascii="Times New Roman" w:hAnsi="Times New Roman" w:eastAsia="宋体"/>
                  <w:b/>
                  <w:sz w:val="18"/>
                </w:rPr>
                <w:delText>主变组合/MVA</w:delText>
              </w:r>
            </w:del>
          </w:p>
        </w:tc>
        <w:tc>
          <w:tcPr>
            <w:tcW w:w="1039" w:type="dxa"/>
            <w:tcMar>
              <w:left w:w="70" w:type="dxa"/>
              <w:right w:w="70" w:type="dxa"/>
            </w:tcMar>
            <w:vAlign w:val="center"/>
          </w:tcPr>
          <w:p w14:paraId="70CEB2FA">
            <w:pPr>
              <w:keepNext/>
              <w:spacing w:before="20" w:after="20" w:line="260" w:lineRule="exact"/>
              <w:ind w:left="0" w:leftChars="0" w:right="0" w:rightChars="0" w:firstLine="0" w:firstLineChars="0"/>
              <w:jc w:val="center"/>
              <w:rPr>
                <w:del w:id="17658" w:author="xh" w:date="2026-10-19T12:51:37+08:00"/>
              </w:rPr>
            </w:pPr>
            <w:del w:id="17659" w:author="xh" w:date="2026-10-19T12:51:37+08:00">
              <w:r>
                <w:rPr>
                  <w:rFonts w:ascii="Times New Roman" w:hAnsi="Times New Roman" w:eastAsia="宋体"/>
                  <w:b/>
                  <w:sz w:val="18"/>
                </w:rPr>
                <w:delText>总容量/MVA</w:delText>
              </w:r>
            </w:del>
          </w:p>
        </w:tc>
        <w:tc>
          <w:tcPr>
            <w:tcW w:w="1039" w:type="dxa"/>
            <w:tcMar>
              <w:left w:w="70" w:type="dxa"/>
              <w:right w:w="70" w:type="dxa"/>
            </w:tcMar>
            <w:vAlign w:val="center"/>
          </w:tcPr>
          <w:p w14:paraId="7DE68FD2">
            <w:pPr>
              <w:keepNext/>
              <w:spacing w:before="20" w:after="20" w:line="260" w:lineRule="exact"/>
              <w:ind w:left="0" w:leftChars="0" w:right="0" w:rightChars="0" w:firstLine="0" w:firstLineChars="0"/>
              <w:jc w:val="center"/>
              <w:rPr>
                <w:del w:id="17660" w:author="xh" w:date="2026-10-19T12:51:37+08:00"/>
              </w:rPr>
            </w:pPr>
            <w:del w:id="17661" w:author="xh" w:date="2026-10-19T12:51:37+08:00">
              <w:r>
                <w:rPr>
                  <w:rFonts w:ascii="Times New Roman" w:hAnsi="Times New Roman" w:eastAsia="宋体"/>
                  <w:b/>
                  <w:sz w:val="18"/>
                </w:rPr>
                <w:delText>储能额定功率/MW</w:delText>
              </w:r>
            </w:del>
          </w:p>
        </w:tc>
        <w:tc>
          <w:tcPr>
            <w:tcW w:w="1039" w:type="dxa"/>
            <w:tcMar>
              <w:left w:w="70" w:type="dxa"/>
              <w:right w:w="70" w:type="dxa"/>
            </w:tcMar>
            <w:vAlign w:val="center"/>
          </w:tcPr>
          <w:p w14:paraId="3A1B9DE7">
            <w:pPr>
              <w:keepNext/>
              <w:spacing w:before="20" w:after="20" w:line="260" w:lineRule="exact"/>
              <w:ind w:left="0" w:leftChars="0" w:right="0" w:rightChars="0" w:firstLine="0" w:firstLineChars="0"/>
              <w:jc w:val="center"/>
              <w:rPr>
                <w:del w:id="17662" w:author="xh" w:date="2026-10-19T12:51:37+08:00"/>
              </w:rPr>
            </w:pPr>
            <w:del w:id="17663" w:author="xh" w:date="2026-10-19T12:51:37+08:00">
              <w:r>
                <w:rPr>
                  <w:rFonts w:ascii="Times New Roman" w:hAnsi="Times New Roman" w:eastAsia="宋体"/>
                  <w:b/>
                  <w:sz w:val="18"/>
                </w:rPr>
                <w:delText>转出/MW</w:delText>
              </w:r>
            </w:del>
          </w:p>
        </w:tc>
        <w:tc>
          <w:tcPr>
            <w:tcW w:w="1039" w:type="dxa"/>
            <w:tcMar>
              <w:left w:w="70" w:type="dxa"/>
              <w:right w:w="70" w:type="dxa"/>
            </w:tcMar>
            <w:vAlign w:val="center"/>
          </w:tcPr>
          <w:p w14:paraId="6B217552">
            <w:pPr>
              <w:keepNext/>
              <w:spacing w:before="20" w:after="20" w:line="260" w:lineRule="exact"/>
              <w:ind w:left="0" w:leftChars="0" w:right="0" w:rightChars="0" w:firstLine="0" w:firstLineChars="0"/>
              <w:jc w:val="center"/>
              <w:rPr>
                <w:del w:id="17664" w:author="xh" w:date="2026-10-19T12:51:37+08:00"/>
              </w:rPr>
            </w:pPr>
            <w:del w:id="17665" w:author="xh" w:date="2026-10-19T12:51:37+08:00">
              <w:r>
                <w:rPr>
                  <w:rFonts w:ascii="Times New Roman" w:hAnsi="Times New Roman" w:eastAsia="宋体"/>
                  <w:b/>
                  <w:sz w:val="18"/>
                </w:rPr>
                <w:delText>承接/MW</w:delText>
              </w:r>
            </w:del>
          </w:p>
        </w:tc>
        <w:tc>
          <w:tcPr>
            <w:tcW w:w="1039" w:type="dxa"/>
            <w:tcMar>
              <w:left w:w="70" w:type="dxa"/>
              <w:right w:w="70" w:type="dxa"/>
            </w:tcMar>
            <w:vAlign w:val="center"/>
          </w:tcPr>
          <w:p w14:paraId="2D16306A">
            <w:pPr>
              <w:keepNext/>
              <w:spacing w:before="20" w:after="20" w:line="260" w:lineRule="exact"/>
              <w:ind w:left="0" w:leftChars="0" w:right="0" w:rightChars="0" w:firstLine="0" w:firstLineChars="0"/>
              <w:jc w:val="center"/>
              <w:rPr>
                <w:del w:id="17666" w:author="xh" w:date="2026-10-19T12:51:37+08:00"/>
              </w:rPr>
            </w:pPr>
            <w:del w:id="17667" w:author="xh" w:date="2026-10-19T12:51:37+08:00">
              <w:r>
                <w:rPr>
                  <w:rFonts w:ascii="Times New Roman" w:hAnsi="Times New Roman" w:eastAsia="宋体"/>
                  <w:b/>
                  <w:sz w:val="18"/>
                </w:rPr>
                <w:delText>转接后净负荷/MW</w:delText>
              </w:r>
            </w:del>
          </w:p>
        </w:tc>
      </w:tr>
      <w:tr w14:paraId="5E9DF0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7644" w:author="xh" w:date="2026-10-19T12:51:37+08:00"/>
        </w:trPr>
        <w:tc>
          <w:tcPr>
            <w:tcW w:w="1039" w:type="dxa"/>
            <w:tcMar>
              <w:left w:w="70" w:type="dxa"/>
              <w:right w:w="70" w:type="dxa"/>
            </w:tcMar>
            <w:vAlign w:val="center"/>
          </w:tcPr>
          <w:p w14:paraId="3451CC5A">
            <w:pPr>
              <w:keepNext/>
              <w:spacing w:before="20" w:after="20" w:line="260" w:lineRule="exact"/>
              <w:ind w:left="0" w:leftChars="0" w:right="0" w:rightChars="0" w:firstLine="0" w:firstLineChars="0"/>
              <w:jc w:val="center"/>
              <w:rPr>
                <w:del w:id="17668" w:author="xh" w:date="2026-10-19T12:51:37+08:00"/>
              </w:rPr>
            </w:pPr>
            <w:del w:id="17669" w:author="xh" w:date="2026-10-19T12:51:37+08:00">
              <w:r>
                <w:rPr>
                  <w:rFonts w:ascii="Times New Roman" w:hAnsi="Times New Roman" w:eastAsia="宋体"/>
                  <w:b w:val="0"/>
                  <w:sz w:val="18"/>
                </w:rPr>
                <w:delText>刚性</w:delText>
              </w:r>
            </w:del>
          </w:p>
        </w:tc>
        <w:tc>
          <w:tcPr>
            <w:tcW w:w="1039" w:type="dxa"/>
            <w:tcMar>
              <w:left w:w="70" w:type="dxa"/>
              <w:right w:w="70" w:type="dxa"/>
            </w:tcMar>
            <w:vAlign w:val="center"/>
          </w:tcPr>
          <w:p w14:paraId="6991435D">
            <w:pPr>
              <w:keepNext/>
              <w:spacing w:before="20" w:after="20" w:line="260" w:lineRule="exact"/>
              <w:ind w:left="0" w:leftChars="0" w:right="0" w:rightChars="0" w:firstLine="0" w:firstLineChars="0"/>
              <w:jc w:val="center"/>
              <w:rPr>
                <w:del w:id="17670" w:author="xh" w:date="2026-10-19T12:51:37+08:00"/>
              </w:rPr>
            </w:pPr>
            <w:del w:id="17671" w:author="xh" w:date="2026-10-19T12:51:37+08:00">
              <w:r>
                <w:rPr>
                  <w:rFonts w:ascii="Times New Roman" w:hAnsi="Times New Roman" w:eastAsia="宋体"/>
                  <w:b w:val="0"/>
                  <w:sz w:val="18"/>
                </w:rPr>
                <w:delText>2022</w:delText>
              </w:r>
            </w:del>
          </w:p>
        </w:tc>
        <w:tc>
          <w:tcPr>
            <w:tcW w:w="1039" w:type="dxa"/>
            <w:tcMar>
              <w:left w:w="70" w:type="dxa"/>
              <w:right w:w="70" w:type="dxa"/>
            </w:tcMar>
            <w:vAlign w:val="center"/>
          </w:tcPr>
          <w:p w14:paraId="025773C1">
            <w:pPr>
              <w:keepNext/>
              <w:spacing w:before="20" w:after="20" w:line="260" w:lineRule="exact"/>
              <w:ind w:left="0" w:leftChars="0" w:right="0" w:rightChars="0" w:firstLine="0" w:firstLineChars="0"/>
              <w:jc w:val="center"/>
              <w:rPr>
                <w:del w:id="17672" w:author="xh" w:date="2026-10-19T12:51:37+08:00"/>
              </w:rPr>
            </w:pPr>
            <w:del w:id="17673" w:author="xh" w:date="2026-10-19T12:51:37+08:00">
              <w:r>
                <w:rPr>
                  <w:rFonts w:ascii="Times New Roman" w:hAnsi="Times New Roman" w:eastAsia="宋体"/>
                  <w:b w:val="0"/>
                  <w:sz w:val="18"/>
                </w:rPr>
                <w:delText>40+40</w:delText>
              </w:r>
            </w:del>
          </w:p>
        </w:tc>
        <w:tc>
          <w:tcPr>
            <w:tcW w:w="1039" w:type="dxa"/>
            <w:tcMar>
              <w:left w:w="70" w:type="dxa"/>
              <w:right w:w="70" w:type="dxa"/>
            </w:tcMar>
            <w:vAlign w:val="center"/>
          </w:tcPr>
          <w:p w14:paraId="3C8A10AF">
            <w:pPr>
              <w:keepNext/>
              <w:spacing w:before="20" w:after="20" w:line="260" w:lineRule="exact"/>
              <w:ind w:left="0" w:leftChars="0" w:right="0" w:rightChars="0" w:firstLine="0" w:firstLineChars="0"/>
              <w:jc w:val="center"/>
              <w:rPr>
                <w:del w:id="17674" w:author="xh" w:date="2026-10-19T12:51:37+08:00"/>
              </w:rPr>
            </w:pPr>
            <w:del w:id="17675" w:author="xh" w:date="2026-10-19T12:51:37+08:00">
              <w:r>
                <w:rPr>
                  <w:rFonts w:ascii="Times New Roman" w:hAnsi="Times New Roman" w:eastAsia="宋体"/>
                  <w:b w:val="0"/>
                  <w:sz w:val="18"/>
                </w:rPr>
                <w:delText>80.00</w:delText>
              </w:r>
            </w:del>
          </w:p>
        </w:tc>
        <w:tc>
          <w:tcPr>
            <w:tcW w:w="1039" w:type="dxa"/>
            <w:tcMar>
              <w:left w:w="70" w:type="dxa"/>
              <w:right w:w="70" w:type="dxa"/>
            </w:tcMar>
            <w:vAlign w:val="center"/>
          </w:tcPr>
          <w:p w14:paraId="788BC45D">
            <w:pPr>
              <w:keepNext/>
              <w:spacing w:before="20" w:after="20" w:line="260" w:lineRule="exact"/>
              <w:ind w:left="0" w:leftChars="0" w:right="0" w:rightChars="0" w:firstLine="0" w:firstLineChars="0"/>
              <w:jc w:val="center"/>
              <w:rPr>
                <w:del w:id="17676" w:author="xh" w:date="2026-10-19T12:51:37+08:00"/>
              </w:rPr>
            </w:pPr>
            <w:del w:id="17677"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2635E68B">
            <w:pPr>
              <w:keepNext/>
              <w:spacing w:before="20" w:after="20" w:line="260" w:lineRule="exact"/>
              <w:ind w:left="0" w:leftChars="0" w:right="0" w:rightChars="0" w:firstLine="0" w:firstLineChars="0"/>
              <w:jc w:val="center"/>
              <w:rPr>
                <w:del w:id="17678" w:author="xh" w:date="2026-10-19T12:51:37+08:00"/>
              </w:rPr>
            </w:pPr>
            <w:del w:id="17679"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50FF8CFA">
            <w:pPr>
              <w:keepNext/>
              <w:spacing w:before="20" w:after="20" w:line="260" w:lineRule="exact"/>
              <w:ind w:left="0" w:leftChars="0" w:right="0" w:rightChars="0" w:firstLine="0" w:firstLineChars="0"/>
              <w:jc w:val="center"/>
              <w:rPr>
                <w:del w:id="17680" w:author="xh" w:date="2026-10-19T12:51:37+08:00"/>
              </w:rPr>
            </w:pPr>
            <w:del w:id="17681" w:author="xh" w:date="2026-10-19T12:51:37+08:00">
              <w:r>
                <w:rPr>
                  <w:rFonts w:ascii="Times New Roman" w:hAnsi="Times New Roman" w:eastAsia="宋体"/>
                  <w:b w:val="0"/>
                  <w:sz w:val="18"/>
                </w:rPr>
                <w:delText>0.48</w:delText>
              </w:r>
            </w:del>
          </w:p>
        </w:tc>
        <w:tc>
          <w:tcPr>
            <w:tcW w:w="1039" w:type="dxa"/>
            <w:tcMar>
              <w:left w:w="70" w:type="dxa"/>
              <w:right w:w="70" w:type="dxa"/>
            </w:tcMar>
            <w:vAlign w:val="center"/>
          </w:tcPr>
          <w:p w14:paraId="2F5D97E5">
            <w:pPr>
              <w:keepNext/>
              <w:spacing w:before="20" w:after="20" w:line="260" w:lineRule="exact"/>
              <w:ind w:left="0" w:leftChars="0" w:right="0" w:rightChars="0" w:firstLine="0" w:firstLineChars="0"/>
              <w:jc w:val="center"/>
              <w:rPr>
                <w:del w:id="17682" w:author="xh" w:date="2026-10-19T12:51:37+08:00"/>
              </w:rPr>
            </w:pPr>
            <w:del w:id="17683" w:author="xh" w:date="2026-10-19T12:51:37+08:00">
              <w:r>
                <w:rPr>
                  <w:rFonts w:ascii="Times New Roman" w:hAnsi="Times New Roman" w:eastAsia="宋体"/>
                  <w:b w:val="0"/>
                  <w:sz w:val="18"/>
                </w:rPr>
                <w:delText>43.63</w:delText>
              </w:r>
            </w:del>
          </w:p>
        </w:tc>
      </w:tr>
      <w:tr w14:paraId="7F9269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7645" w:author="xh" w:date="2026-10-19T12:51:37+08:00"/>
        </w:trPr>
        <w:tc>
          <w:tcPr>
            <w:tcW w:w="1039" w:type="dxa"/>
            <w:tcMar>
              <w:left w:w="70" w:type="dxa"/>
              <w:right w:w="70" w:type="dxa"/>
            </w:tcMar>
            <w:vAlign w:val="center"/>
          </w:tcPr>
          <w:p w14:paraId="223A6EBD">
            <w:pPr>
              <w:keepNext/>
              <w:spacing w:before="20" w:after="20" w:line="260" w:lineRule="exact"/>
              <w:ind w:left="0" w:leftChars="0" w:right="0" w:rightChars="0" w:firstLine="0" w:firstLineChars="0"/>
              <w:jc w:val="center"/>
              <w:rPr>
                <w:del w:id="17684" w:author="xh" w:date="2026-10-19T12:51:37+08:00"/>
              </w:rPr>
            </w:pPr>
            <w:del w:id="17685" w:author="xh" w:date="2026-10-19T12:51:37+08:00">
              <w:r>
                <w:rPr>
                  <w:rFonts w:ascii="Times New Roman" w:hAnsi="Times New Roman" w:eastAsia="宋体"/>
                  <w:b w:val="0"/>
                  <w:sz w:val="18"/>
                </w:rPr>
                <w:delText>刚性</w:delText>
              </w:r>
            </w:del>
          </w:p>
        </w:tc>
        <w:tc>
          <w:tcPr>
            <w:tcW w:w="1039" w:type="dxa"/>
            <w:tcMar>
              <w:left w:w="70" w:type="dxa"/>
              <w:right w:w="70" w:type="dxa"/>
            </w:tcMar>
            <w:vAlign w:val="center"/>
          </w:tcPr>
          <w:p w14:paraId="65AE3540">
            <w:pPr>
              <w:keepNext/>
              <w:spacing w:before="20" w:after="20" w:line="260" w:lineRule="exact"/>
              <w:ind w:left="0" w:leftChars="0" w:right="0" w:rightChars="0" w:firstLine="0" w:firstLineChars="0"/>
              <w:jc w:val="center"/>
              <w:rPr>
                <w:del w:id="17686" w:author="xh" w:date="2026-10-19T12:51:37+08:00"/>
              </w:rPr>
            </w:pPr>
            <w:del w:id="17687" w:author="xh" w:date="2026-10-19T12:51:37+08:00">
              <w:r>
                <w:rPr>
                  <w:rFonts w:ascii="Times New Roman" w:hAnsi="Times New Roman" w:eastAsia="宋体"/>
                  <w:b w:val="0"/>
                  <w:sz w:val="18"/>
                </w:rPr>
                <w:delText>2023</w:delText>
              </w:r>
            </w:del>
          </w:p>
        </w:tc>
        <w:tc>
          <w:tcPr>
            <w:tcW w:w="1039" w:type="dxa"/>
            <w:tcMar>
              <w:left w:w="70" w:type="dxa"/>
              <w:right w:w="70" w:type="dxa"/>
            </w:tcMar>
            <w:vAlign w:val="center"/>
          </w:tcPr>
          <w:p w14:paraId="10D2B365">
            <w:pPr>
              <w:keepNext/>
              <w:spacing w:before="20" w:after="20" w:line="260" w:lineRule="exact"/>
              <w:ind w:left="0" w:leftChars="0" w:right="0" w:rightChars="0" w:firstLine="0" w:firstLineChars="0"/>
              <w:jc w:val="center"/>
              <w:rPr>
                <w:del w:id="17688" w:author="xh" w:date="2026-10-19T12:51:37+08:00"/>
              </w:rPr>
            </w:pPr>
            <w:del w:id="17689" w:author="xh" w:date="2026-10-19T12:51:37+08:00">
              <w:r>
                <w:rPr>
                  <w:rFonts w:ascii="Times New Roman" w:hAnsi="Times New Roman" w:eastAsia="宋体"/>
                  <w:b w:val="0"/>
                  <w:sz w:val="18"/>
                </w:rPr>
                <w:delText>40+40</w:delText>
              </w:r>
            </w:del>
          </w:p>
        </w:tc>
        <w:tc>
          <w:tcPr>
            <w:tcW w:w="1039" w:type="dxa"/>
            <w:tcMar>
              <w:left w:w="70" w:type="dxa"/>
              <w:right w:w="70" w:type="dxa"/>
            </w:tcMar>
            <w:vAlign w:val="center"/>
          </w:tcPr>
          <w:p w14:paraId="57447479">
            <w:pPr>
              <w:keepNext/>
              <w:spacing w:before="20" w:after="20" w:line="260" w:lineRule="exact"/>
              <w:ind w:left="0" w:leftChars="0" w:right="0" w:rightChars="0" w:firstLine="0" w:firstLineChars="0"/>
              <w:jc w:val="center"/>
              <w:rPr>
                <w:del w:id="17690" w:author="xh" w:date="2026-10-19T12:51:37+08:00"/>
              </w:rPr>
            </w:pPr>
            <w:del w:id="17691" w:author="xh" w:date="2026-10-19T12:51:37+08:00">
              <w:r>
                <w:rPr>
                  <w:rFonts w:ascii="Times New Roman" w:hAnsi="Times New Roman" w:eastAsia="宋体"/>
                  <w:b w:val="0"/>
                  <w:sz w:val="18"/>
                </w:rPr>
                <w:delText>80.00</w:delText>
              </w:r>
            </w:del>
          </w:p>
        </w:tc>
        <w:tc>
          <w:tcPr>
            <w:tcW w:w="1039" w:type="dxa"/>
            <w:tcMar>
              <w:left w:w="70" w:type="dxa"/>
              <w:right w:w="70" w:type="dxa"/>
            </w:tcMar>
            <w:vAlign w:val="center"/>
          </w:tcPr>
          <w:p w14:paraId="0436287D">
            <w:pPr>
              <w:keepNext/>
              <w:spacing w:before="20" w:after="20" w:line="260" w:lineRule="exact"/>
              <w:ind w:left="0" w:leftChars="0" w:right="0" w:rightChars="0" w:firstLine="0" w:firstLineChars="0"/>
              <w:jc w:val="center"/>
              <w:rPr>
                <w:del w:id="17692" w:author="xh" w:date="2026-10-19T12:51:37+08:00"/>
              </w:rPr>
            </w:pPr>
            <w:del w:id="17693"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6EA29E50">
            <w:pPr>
              <w:keepNext/>
              <w:spacing w:before="20" w:after="20" w:line="260" w:lineRule="exact"/>
              <w:ind w:left="0" w:leftChars="0" w:right="0" w:rightChars="0" w:firstLine="0" w:firstLineChars="0"/>
              <w:jc w:val="center"/>
              <w:rPr>
                <w:del w:id="17694" w:author="xh" w:date="2026-10-19T12:51:37+08:00"/>
              </w:rPr>
            </w:pPr>
            <w:del w:id="17695"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36C277C2">
            <w:pPr>
              <w:keepNext/>
              <w:spacing w:before="20" w:after="20" w:line="260" w:lineRule="exact"/>
              <w:ind w:left="0" w:leftChars="0" w:right="0" w:rightChars="0" w:firstLine="0" w:firstLineChars="0"/>
              <w:jc w:val="center"/>
              <w:rPr>
                <w:del w:id="17696" w:author="xh" w:date="2026-10-19T12:51:37+08:00"/>
              </w:rPr>
            </w:pPr>
            <w:del w:id="17697"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745CA503">
            <w:pPr>
              <w:keepNext/>
              <w:spacing w:before="20" w:after="20" w:line="260" w:lineRule="exact"/>
              <w:ind w:left="0" w:leftChars="0" w:right="0" w:rightChars="0" w:firstLine="0" w:firstLineChars="0"/>
              <w:jc w:val="center"/>
              <w:rPr>
                <w:del w:id="17698" w:author="xh" w:date="2026-10-19T12:51:37+08:00"/>
              </w:rPr>
            </w:pPr>
            <w:del w:id="17699" w:author="xh" w:date="2026-10-19T12:51:37+08:00">
              <w:r>
                <w:rPr>
                  <w:rFonts w:ascii="Times New Roman" w:hAnsi="Times New Roman" w:eastAsia="宋体"/>
                  <w:b w:val="0"/>
                  <w:sz w:val="18"/>
                </w:rPr>
                <w:delText>46.47</w:delText>
              </w:r>
            </w:del>
          </w:p>
        </w:tc>
      </w:tr>
      <w:tr w14:paraId="5B9915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7646" w:author="xh" w:date="2026-10-19T12:51:37+08:00"/>
        </w:trPr>
        <w:tc>
          <w:tcPr>
            <w:tcW w:w="1039" w:type="dxa"/>
            <w:tcMar>
              <w:left w:w="70" w:type="dxa"/>
              <w:right w:w="70" w:type="dxa"/>
            </w:tcMar>
            <w:vAlign w:val="center"/>
          </w:tcPr>
          <w:p w14:paraId="2FB85EF0">
            <w:pPr>
              <w:keepNext/>
              <w:spacing w:before="20" w:after="20" w:line="260" w:lineRule="exact"/>
              <w:ind w:left="0" w:leftChars="0" w:right="0" w:rightChars="0" w:firstLine="0" w:firstLineChars="0"/>
              <w:jc w:val="center"/>
              <w:rPr>
                <w:del w:id="17700" w:author="xh" w:date="2026-10-19T12:51:37+08:00"/>
              </w:rPr>
            </w:pPr>
            <w:del w:id="17701" w:author="xh" w:date="2026-10-19T12:51:37+08:00">
              <w:r>
                <w:rPr>
                  <w:rFonts w:ascii="Times New Roman" w:hAnsi="Times New Roman" w:eastAsia="宋体"/>
                  <w:b w:val="0"/>
                  <w:sz w:val="18"/>
                </w:rPr>
                <w:delText>刚性</w:delText>
              </w:r>
            </w:del>
          </w:p>
        </w:tc>
        <w:tc>
          <w:tcPr>
            <w:tcW w:w="1039" w:type="dxa"/>
            <w:tcMar>
              <w:left w:w="70" w:type="dxa"/>
              <w:right w:w="70" w:type="dxa"/>
            </w:tcMar>
            <w:vAlign w:val="center"/>
          </w:tcPr>
          <w:p w14:paraId="0B9C8C37">
            <w:pPr>
              <w:keepNext/>
              <w:spacing w:before="20" w:after="20" w:line="260" w:lineRule="exact"/>
              <w:ind w:left="0" w:leftChars="0" w:right="0" w:rightChars="0" w:firstLine="0" w:firstLineChars="0"/>
              <w:jc w:val="center"/>
              <w:rPr>
                <w:del w:id="17702" w:author="xh" w:date="2026-10-19T12:51:37+08:00"/>
              </w:rPr>
            </w:pPr>
            <w:del w:id="17703" w:author="xh" w:date="2026-10-19T12:51:37+08:00">
              <w:r>
                <w:rPr>
                  <w:rFonts w:ascii="Times New Roman" w:hAnsi="Times New Roman" w:eastAsia="宋体"/>
                  <w:b w:val="0"/>
                  <w:sz w:val="18"/>
                </w:rPr>
                <w:delText>2024</w:delText>
              </w:r>
            </w:del>
          </w:p>
        </w:tc>
        <w:tc>
          <w:tcPr>
            <w:tcW w:w="1039" w:type="dxa"/>
            <w:tcMar>
              <w:left w:w="70" w:type="dxa"/>
              <w:right w:w="70" w:type="dxa"/>
            </w:tcMar>
            <w:vAlign w:val="center"/>
          </w:tcPr>
          <w:p w14:paraId="1397759A">
            <w:pPr>
              <w:keepNext/>
              <w:spacing w:before="20" w:after="20" w:line="260" w:lineRule="exact"/>
              <w:ind w:left="0" w:leftChars="0" w:right="0" w:rightChars="0" w:firstLine="0" w:firstLineChars="0"/>
              <w:jc w:val="center"/>
              <w:rPr>
                <w:del w:id="17704" w:author="xh" w:date="2026-10-19T12:51:37+08:00"/>
              </w:rPr>
            </w:pPr>
            <w:del w:id="17705" w:author="xh" w:date="2026-10-19T12:51:37+08:00">
              <w:r>
                <w:rPr>
                  <w:rFonts w:ascii="Times New Roman" w:hAnsi="Times New Roman" w:eastAsia="宋体"/>
                  <w:b w:val="0"/>
                  <w:sz w:val="18"/>
                </w:rPr>
                <w:delText>40+40</w:delText>
              </w:r>
            </w:del>
          </w:p>
        </w:tc>
        <w:tc>
          <w:tcPr>
            <w:tcW w:w="1039" w:type="dxa"/>
            <w:tcMar>
              <w:left w:w="70" w:type="dxa"/>
              <w:right w:w="70" w:type="dxa"/>
            </w:tcMar>
            <w:vAlign w:val="center"/>
          </w:tcPr>
          <w:p w14:paraId="432558AE">
            <w:pPr>
              <w:keepNext/>
              <w:spacing w:before="20" w:after="20" w:line="260" w:lineRule="exact"/>
              <w:ind w:left="0" w:leftChars="0" w:right="0" w:rightChars="0" w:firstLine="0" w:firstLineChars="0"/>
              <w:jc w:val="center"/>
              <w:rPr>
                <w:del w:id="17706" w:author="xh" w:date="2026-10-19T12:51:37+08:00"/>
              </w:rPr>
            </w:pPr>
            <w:del w:id="17707" w:author="xh" w:date="2026-10-19T12:51:37+08:00">
              <w:r>
                <w:rPr>
                  <w:rFonts w:ascii="Times New Roman" w:hAnsi="Times New Roman" w:eastAsia="宋体"/>
                  <w:b w:val="0"/>
                  <w:sz w:val="18"/>
                </w:rPr>
                <w:delText>80.00</w:delText>
              </w:r>
            </w:del>
          </w:p>
        </w:tc>
        <w:tc>
          <w:tcPr>
            <w:tcW w:w="1039" w:type="dxa"/>
            <w:tcMar>
              <w:left w:w="70" w:type="dxa"/>
              <w:right w:w="70" w:type="dxa"/>
            </w:tcMar>
            <w:vAlign w:val="center"/>
          </w:tcPr>
          <w:p w14:paraId="5AC8B325">
            <w:pPr>
              <w:keepNext/>
              <w:spacing w:before="20" w:after="20" w:line="260" w:lineRule="exact"/>
              <w:ind w:left="0" w:leftChars="0" w:right="0" w:rightChars="0" w:firstLine="0" w:firstLineChars="0"/>
              <w:jc w:val="center"/>
              <w:rPr>
                <w:del w:id="17708" w:author="xh" w:date="2026-10-19T12:51:37+08:00"/>
              </w:rPr>
            </w:pPr>
            <w:del w:id="17709"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043FD997">
            <w:pPr>
              <w:keepNext/>
              <w:spacing w:before="20" w:after="20" w:line="260" w:lineRule="exact"/>
              <w:ind w:left="0" w:leftChars="0" w:right="0" w:rightChars="0" w:firstLine="0" w:firstLineChars="0"/>
              <w:jc w:val="center"/>
              <w:rPr>
                <w:del w:id="17710" w:author="xh" w:date="2026-10-19T12:51:37+08:00"/>
              </w:rPr>
            </w:pPr>
            <w:del w:id="17711"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244B4C63">
            <w:pPr>
              <w:keepNext/>
              <w:spacing w:before="20" w:after="20" w:line="260" w:lineRule="exact"/>
              <w:ind w:left="0" w:leftChars="0" w:right="0" w:rightChars="0" w:firstLine="0" w:firstLineChars="0"/>
              <w:jc w:val="center"/>
              <w:rPr>
                <w:del w:id="17712" w:author="xh" w:date="2026-10-19T12:51:37+08:00"/>
              </w:rPr>
            </w:pPr>
            <w:del w:id="17713"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39398B63">
            <w:pPr>
              <w:keepNext/>
              <w:spacing w:before="20" w:after="20" w:line="260" w:lineRule="exact"/>
              <w:ind w:left="0" w:leftChars="0" w:right="0" w:rightChars="0" w:firstLine="0" w:firstLineChars="0"/>
              <w:jc w:val="center"/>
              <w:rPr>
                <w:del w:id="17714" w:author="xh" w:date="2026-10-19T12:51:37+08:00"/>
              </w:rPr>
            </w:pPr>
            <w:del w:id="17715" w:author="xh" w:date="2026-10-19T12:51:37+08:00">
              <w:r>
                <w:rPr>
                  <w:rFonts w:ascii="Times New Roman" w:hAnsi="Times New Roman" w:eastAsia="宋体"/>
                  <w:b w:val="0"/>
                  <w:sz w:val="18"/>
                </w:rPr>
                <w:delText>43.67</w:delText>
              </w:r>
            </w:del>
          </w:p>
        </w:tc>
      </w:tr>
      <w:tr w14:paraId="5F85A2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7647" w:author="xh" w:date="2026-10-19T12:51:37+08:00"/>
        </w:trPr>
        <w:tc>
          <w:tcPr>
            <w:tcW w:w="1039" w:type="dxa"/>
            <w:tcMar>
              <w:left w:w="70" w:type="dxa"/>
              <w:right w:w="70" w:type="dxa"/>
            </w:tcMar>
            <w:vAlign w:val="center"/>
          </w:tcPr>
          <w:p w14:paraId="7CA7E9A9">
            <w:pPr>
              <w:keepNext/>
              <w:spacing w:before="20" w:after="20" w:line="260" w:lineRule="exact"/>
              <w:ind w:left="0" w:leftChars="0" w:right="0" w:rightChars="0" w:firstLine="0" w:firstLineChars="0"/>
              <w:jc w:val="center"/>
              <w:rPr>
                <w:del w:id="17716" w:author="xh" w:date="2026-10-19T12:51:37+08:00"/>
              </w:rPr>
            </w:pPr>
            <w:del w:id="17717" w:author="xh" w:date="2026-10-19T12:51:37+08:00">
              <w:r>
                <w:rPr>
                  <w:rFonts w:ascii="Times New Roman" w:hAnsi="Times New Roman" w:eastAsia="宋体"/>
                  <w:b w:val="0"/>
                  <w:sz w:val="18"/>
                </w:rPr>
                <w:delText>刚性</w:delText>
              </w:r>
            </w:del>
          </w:p>
        </w:tc>
        <w:tc>
          <w:tcPr>
            <w:tcW w:w="1039" w:type="dxa"/>
            <w:tcMar>
              <w:left w:w="70" w:type="dxa"/>
              <w:right w:w="70" w:type="dxa"/>
            </w:tcMar>
            <w:vAlign w:val="center"/>
          </w:tcPr>
          <w:p w14:paraId="5FA1B825">
            <w:pPr>
              <w:keepNext/>
              <w:spacing w:before="20" w:after="20" w:line="260" w:lineRule="exact"/>
              <w:ind w:left="0" w:leftChars="0" w:right="0" w:rightChars="0" w:firstLine="0" w:firstLineChars="0"/>
              <w:jc w:val="center"/>
              <w:rPr>
                <w:del w:id="17718" w:author="xh" w:date="2026-10-19T12:51:37+08:00"/>
              </w:rPr>
            </w:pPr>
            <w:del w:id="17719" w:author="xh" w:date="2026-10-19T12:51:37+08:00">
              <w:r>
                <w:rPr>
                  <w:rFonts w:ascii="Times New Roman" w:hAnsi="Times New Roman" w:eastAsia="宋体"/>
                  <w:b w:val="0"/>
                  <w:sz w:val="18"/>
                </w:rPr>
                <w:delText>2025</w:delText>
              </w:r>
            </w:del>
          </w:p>
        </w:tc>
        <w:tc>
          <w:tcPr>
            <w:tcW w:w="1039" w:type="dxa"/>
            <w:tcMar>
              <w:left w:w="70" w:type="dxa"/>
              <w:right w:w="70" w:type="dxa"/>
            </w:tcMar>
            <w:vAlign w:val="center"/>
          </w:tcPr>
          <w:p w14:paraId="311ECC62">
            <w:pPr>
              <w:keepNext/>
              <w:spacing w:before="20" w:after="20" w:line="260" w:lineRule="exact"/>
              <w:ind w:left="0" w:leftChars="0" w:right="0" w:rightChars="0" w:firstLine="0" w:firstLineChars="0"/>
              <w:jc w:val="center"/>
              <w:rPr>
                <w:del w:id="17720" w:author="xh" w:date="2026-10-19T12:51:37+08:00"/>
              </w:rPr>
            </w:pPr>
            <w:del w:id="17721" w:author="xh" w:date="2026-10-19T12:51:37+08:00">
              <w:r>
                <w:rPr>
                  <w:rFonts w:ascii="Times New Roman" w:hAnsi="Times New Roman" w:eastAsia="宋体"/>
                  <w:b w:val="0"/>
                  <w:sz w:val="18"/>
                </w:rPr>
                <w:delText>40+40</w:delText>
              </w:r>
            </w:del>
          </w:p>
        </w:tc>
        <w:tc>
          <w:tcPr>
            <w:tcW w:w="1039" w:type="dxa"/>
            <w:tcMar>
              <w:left w:w="70" w:type="dxa"/>
              <w:right w:w="70" w:type="dxa"/>
            </w:tcMar>
            <w:vAlign w:val="center"/>
          </w:tcPr>
          <w:p w14:paraId="16C0A2DA">
            <w:pPr>
              <w:keepNext/>
              <w:spacing w:before="20" w:after="20" w:line="260" w:lineRule="exact"/>
              <w:ind w:left="0" w:leftChars="0" w:right="0" w:rightChars="0" w:firstLine="0" w:firstLineChars="0"/>
              <w:jc w:val="center"/>
              <w:rPr>
                <w:del w:id="17722" w:author="xh" w:date="2026-10-19T12:51:37+08:00"/>
              </w:rPr>
            </w:pPr>
            <w:del w:id="17723" w:author="xh" w:date="2026-10-19T12:51:37+08:00">
              <w:r>
                <w:rPr>
                  <w:rFonts w:ascii="Times New Roman" w:hAnsi="Times New Roman" w:eastAsia="宋体"/>
                  <w:b w:val="0"/>
                  <w:sz w:val="18"/>
                </w:rPr>
                <w:delText>80.00</w:delText>
              </w:r>
            </w:del>
          </w:p>
        </w:tc>
        <w:tc>
          <w:tcPr>
            <w:tcW w:w="1039" w:type="dxa"/>
            <w:tcMar>
              <w:left w:w="70" w:type="dxa"/>
              <w:right w:w="70" w:type="dxa"/>
            </w:tcMar>
            <w:vAlign w:val="center"/>
          </w:tcPr>
          <w:p w14:paraId="131FCE21">
            <w:pPr>
              <w:keepNext/>
              <w:spacing w:before="20" w:after="20" w:line="260" w:lineRule="exact"/>
              <w:ind w:left="0" w:leftChars="0" w:right="0" w:rightChars="0" w:firstLine="0" w:firstLineChars="0"/>
              <w:jc w:val="center"/>
              <w:rPr>
                <w:del w:id="17724" w:author="xh" w:date="2026-10-19T12:51:37+08:00"/>
              </w:rPr>
            </w:pPr>
            <w:del w:id="17725"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5E87BEA8">
            <w:pPr>
              <w:keepNext/>
              <w:spacing w:before="20" w:after="20" w:line="260" w:lineRule="exact"/>
              <w:ind w:left="0" w:leftChars="0" w:right="0" w:rightChars="0" w:firstLine="0" w:firstLineChars="0"/>
              <w:jc w:val="center"/>
              <w:rPr>
                <w:del w:id="17726" w:author="xh" w:date="2026-10-19T12:51:37+08:00"/>
              </w:rPr>
            </w:pPr>
            <w:del w:id="17727"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11B67BF7">
            <w:pPr>
              <w:keepNext/>
              <w:spacing w:before="20" w:after="20" w:line="260" w:lineRule="exact"/>
              <w:ind w:left="0" w:leftChars="0" w:right="0" w:rightChars="0" w:firstLine="0" w:firstLineChars="0"/>
              <w:jc w:val="center"/>
              <w:rPr>
                <w:del w:id="17728" w:author="xh" w:date="2026-10-19T12:51:37+08:00"/>
              </w:rPr>
            </w:pPr>
            <w:del w:id="17729"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61843794">
            <w:pPr>
              <w:keepNext/>
              <w:spacing w:before="20" w:after="20" w:line="260" w:lineRule="exact"/>
              <w:ind w:left="0" w:leftChars="0" w:right="0" w:rightChars="0" w:firstLine="0" w:firstLineChars="0"/>
              <w:jc w:val="center"/>
              <w:rPr>
                <w:del w:id="17730" w:author="xh" w:date="2026-10-19T12:51:37+08:00"/>
              </w:rPr>
            </w:pPr>
            <w:del w:id="17731" w:author="xh" w:date="2026-10-19T12:51:37+08:00">
              <w:r>
                <w:rPr>
                  <w:rFonts w:ascii="Times New Roman" w:hAnsi="Times New Roman" w:eastAsia="宋体"/>
                  <w:b w:val="0"/>
                  <w:sz w:val="18"/>
                </w:rPr>
                <w:delText>46.06</w:delText>
              </w:r>
            </w:del>
          </w:p>
        </w:tc>
      </w:tr>
      <w:tr w14:paraId="65BD1E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7648" w:author="xh" w:date="2026-10-19T12:51:37+08:00"/>
        </w:trPr>
        <w:tc>
          <w:tcPr>
            <w:tcW w:w="1039" w:type="dxa"/>
            <w:tcMar>
              <w:left w:w="70" w:type="dxa"/>
              <w:right w:w="70" w:type="dxa"/>
            </w:tcMar>
            <w:vAlign w:val="center"/>
          </w:tcPr>
          <w:p w14:paraId="5D247ED3">
            <w:pPr>
              <w:keepNext/>
              <w:spacing w:before="20" w:after="20" w:line="260" w:lineRule="exact"/>
              <w:ind w:left="0" w:leftChars="0" w:right="0" w:rightChars="0" w:firstLine="0" w:firstLineChars="0"/>
              <w:jc w:val="center"/>
              <w:rPr>
                <w:del w:id="17732" w:author="xh" w:date="2026-10-19T12:51:37+08:00"/>
              </w:rPr>
            </w:pPr>
            <w:del w:id="17733" w:author="xh" w:date="2026-10-19T12:51:37+08:00">
              <w:r>
                <w:rPr>
                  <w:rFonts w:ascii="Times New Roman" w:hAnsi="Times New Roman" w:eastAsia="宋体"/>
                  <w:b w:val="0"/>
                  <w:sz w:val="18"/>
                </w:rPr>
                <w:delText>弹性</w:delText>
              </w:r>
            </w:del>
          </w:p>
        </w:tc>
        <w:tc>
          <w:tcPr>
            <w:tcW w:w="1039" w:type="dxa"/>
            <w:tcMar>
              <w:left w:w="70" w:type="dxa"/>
              <w:right w:w="70" w:type="dxa"/>
            </w:tcMar>
            <w:vAlign w:val="center"/>
          </w:tcPr>
          <w:p w14:paraId="45CA7869">
            <w:pPr>
              <w:keepNext/>
              <w:spacing w:before="20" w:after="20" w:line="260" w:lineRule="exact"/>
              <w:ind w:left="0" w:leftChars="0" w:right="0" w:rightChars="0" w:firstLine="0" w:firstLineChars="0"/>
              <w:jc w:val="center"/>
              <w:rPr>
                <w:del w:id="17734" w:author="xh" w:date="2026-10-19T12:51:37+08:00"/>
              </w:rPr>
            </w:pPr>
            <w:del w:id="17735" w:author="xh" w:date="2026-10-19T12:51:37+08:00">
              <w:r>
                <w:rPr>
                  <w:rFonts w:ascii="Times New Roman" w:hAnsi="Times New Roman" w:eastAsia="宋体"/>
                  <w:b w:val="0"/>
                  <w:sz w:val="18"/>
                </w:rPr>
                <w:delText>2022</w:delText>
              </w:r>
            </w:del>
          </w:p>
        </w:tc>
        <w:tc>
          <w:tcPr>
            <w:tcW w:w="1039" w:type="dxa"/>
            <w:tcMar>
              <w:left w:w="70" w:type="dxa"/>
              <w:right w:w="70" w:type="dxa"/>
            </w:tcMar>
            <w:vAlign w:val="center"/>
          </w:tcPr>
          <w:p w14:paraId="314FF68F">
            <w:pPr>
              <w:keepNext/>
              <w:spacing w:before="20" w:after="20" w:line="260" w:lineRule="exact"/>
              <w:ind w:left="0" w:leftChars="0" w:right="0" w:rightChars="0" w:firstLine="0" w:firstLineChars="0"/>
              <w:jc w:val="center"/>
              <w:rPr>
                <w:del w:id="17736" w:author="xh" w:date="2026-10-19T12:51:37+08:00"/>
              </w:rPr>
            </w:pPr>
            <w:del w:id="17737" w:author="xh" w:date="2026-10-19T12:51:37+08:00">
              <w:r>
                <w:rPr>
                  <w:rFonts w:ascii="Times New Roman" w:hAnsi="Times New Roman" w:eastAsia="宋体"/>
                  <w:b w:val="0"/>
                  <w:sz w:val="18"/>
                </w:rPr>
                <w:delText>40+40</w:delText>
              </w:r>
            </w:del>
          </w:p>
        </w:tc>
        <w:tc>
          <w:tcPr>
            <w:tcW w:w="1039" w:type="dxa"/>
            <w:tcMar>
              <w:left w:w="70" w:type="dxa"/>
              <w:right w:w="70" w:type="dxa"/>
            </w:tcMar>
            <w:vAlign w:val="center"/>
          </w:tcPr>
          <w:p w14:paraId="32209480">
            <w:pPr>
              <w:keepNext/>
              <w:spacing w:before="20" w:after="20" w:line="260" w:lineRule="exact"/>
              <w:ind w:left="0" w:leftChars="0" w:right="0" w:rightChars="0" w:firstLine="0" w:firstLineChars="0"/>
              <w:jc w:val="center"/>
              <w:rPr>
                <w:del w:id="17738" w:author="xh" w:date="2026-10-19T12:51:37+08:00"/>
              </w:rPr>
            </w:pPr>
            <w:del w:id="17739" w:author="xh" w:date="2026-10-19T12:51:37+08:00">
              <w:r>
                <w:rPr>
                  <w:rFonts w:ascii="Times New Roman" w:hAnsi="Times New Roman" w:eastAsia="宋体"/>
                  <w:b w:val="0"/>
                  <w:sz w:val="18"/>
                </w:rPr>
                <w:delText>80.00</w:delText>
              </w:r>
            </w:del>
          </w:p>
        </w:tc>
        <w:tc>
          <w:tcPr>
            <w:tcW w:w="1039" w:type="dxa"/>
            <w:tcMar>
              <w:left w:w="70" w:type="dxa"/>
              <w:right w:w="70" w:type="dxa"/>
            </w:tcMar>
            <w:vAlign w:val="center"/>
          </w:tcPr>
          <w:p w14:paraId="726BDA5D">
            <w:pPr>
              <w:keepNext/>
              <w:spacing w:before="20" w:after="20" w:line="260" w:lineRule="exact"/>
              <w:ind w:left="0" w:leftChars="0" w:right="0" w:rightChars="0" w:firstLine="0" w:firstLineChars="0"/>
              <w:jc w:val="center"/>
              <w:rPr>
                <w:del w:id="17740" w:author="xh" w:date="2026-10-19T12:51:37+08:00"/>
              </w:rPr>
            </w:pPr>
            <w:del w:id="17741"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1A65FEB3">
            <w:pPr>
              <w:keepNext/>
              <w:spacing w:before="20" w:after="20" w:line="260" w:lineRule="exact"/>
              <w:ind w:left="0" w:leftChars="0" w:right="0" w:rightChars="0" w:firstLine="0" w:firstLineChars="0"/>
              <w:jc w:val="center"/>
              <w:rPr>
                <w:del w:id="17742" w:author="xh" w:date="2026-10-19T12:51:37+08:00"/>
              </w:rPr>
            </w:pPr>
            <w:del w:id="17743"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4D4D818C">
            <w:pPr>
              <w:keepNext/>
              <w:spacing w:before="20" w:after="20" w:line="260" w:lineRule="exact"/>
              <w:ind w:left="0" w:leftChars="0" w:right="0" w:rightChars="0" w:firstLine="0" w:firstLineChars="0"/>
              <w:jc w:val="center"/>
              <w:rPr>
                <w:del w:id="17744" w:author="xh" w:date="2026-10-19T12:51:37+08:00"/>
              </w:rPr>
            </w:pPr>
            <w:del w:id="17745"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7177C6B5">
            <w:pPr>
              <w:keepNext/>
              <w:spacing w:before="20" w:after="20" w:line="260" w:lineRule="exact"/>
              <w:ind w:left="0" w:leftChars="0" w:right="0" w:rightChars="0" w:firstLine="0" w:firstLineChars="0"/>
              <w:jc w:val="center"/>
              <w:rPr>
                <w:del w:id="17746" w:author="xh" w:date="2026-10-19T12:51:37+08:00"/>
              </w:rPr>
            </w:pPr>
            <w:del w:id="17747" w:author="xh" w:date="2026-10-19T12:51:37+08:00">
              <w:r>
                <w:rPr>
                  <w:rFonts w:ascii="Times New Roman" w:hAnsi="Times New Roman" w:eastAsia="宋体"/>
                  <w:b w:val="0"/>
                  <w:sz w:val="18"/>
                </w:rPr>
                <w:delText>43.16</w:delText>
              </w:r>
            </w:del>
          </w:p>
        </w:tc>
      </w:tr>
      <w:tr w14:paraId="02DC76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7649" w:author="xh" w:date="2026-10-19T12:51:37+08:00"/>
        </w:trPr>
        <w:tc>
          <w:tcPr>
            <w:tcW w:w="1039" w:type="dxa"/>
            <w:tcMar>
              <w:left w:w="70" w:type="dxa"/>
              <w:right w:w="70" w:type="dxa"/>
            </w:tcMar>
            <w:vAlign w:val="center"/>
          </w:tcPr>
          <w:p w14:paraId="69E762C4">
            <w:pPr>
              <w:keepNext/>
              <w:spacing w:before="20" w:after="20" w:line="260" w:lineRule="exact"/>
              <w:ind w:left="0" w:leftChars="0" w:right="0" w:rightChars="0" w:firstLine="0" w:firstLineChars="0"/>
              <w:jc w:val="center"/>
              <w:rPr>
                <w:del w:id="17748" w:author="xh" w:date="2026-10-19T12:51:37+08:00"/>
              </w:rPr>
            </w:pPr>
            <w:del w:id="17749" w:author="xh" w:date="2026-10-19T12:51:37+08:00">
              <w:r>
                <w:rPr>
                  <w:rFonts w:ascii="Times New Roman" w:hAnsi="Times New Roman" w:eastAsia="宋体"/>
                  <w:b w:val="0"/>
                  <w:sz w:val="18"/>
                </w:rPr>
                <w:delText>弹性</w:delText>
              </w:r>
            </w:del>
          </w:p>
        </w:tc>
        <w:tc>
          <w:tcPr>
            <w:tcW w:w="1039" w:type="dxa"/>
            <w:tcMar>
              <w:left w:w="70" w:type="dxa"/>
              <w:right w:w="70" w:type="dxa"/>
            </w:tcMar>
            <w:vAlign w:val="center"/>
          </w:tcPr>
          <w:p w14:paraId="3692718E">
            <w:pPr>
              <w:keepNext/>
              <w:spacing w:before="20" w:after="20" w:line="260" w:lineRule="exact"/>
              <w:ind w:left="0" w:leftChars="0" w:right="0" w:rightChars="0" w:firstLine="0" w:firstLineChars="0"/>
              <w:jc w:val="center"/>
              <w:rPr>
                <w:del w:id="17750" w:author="xh" w:date="2026-10-19T12:51:37+08:00"/>
              </w:rPr>
            </w:pPr>
            <w:del w:id="17751" w:author="xh" w:date="2026-10-19T12:51:37+08:00">
              <w:r>
                <w:rPr>
                  <w:rFonts w:ascii="Times New Roman" w:hAnsi="Times New Roman" w:eastAsia="宋体"/>
                  <w:b w:val="0"/>
                  <w:sz w:val="18"/>
                </w:rPr>
                <w:delText>2023</w:delText>
              </w:r>
            </w:del>
          </w:p>
        </w:tc>
        <w:tc>
          <w:tcPr>
            <w:tcW w:w="1039" w:type="dxa"/>
            <w:tcMar>
              <w:left w:w="70" w:type="dxa"/>
              <w:right w:w="70" w:type="dxa"/>
            </w:tcMar>
            <w:vAlign w:val="center"/>
          </w:tcPr>
          <w:p w14:paraId="7BC4F4EB">
            <w:pPr>
              <w:keepNext/>
              <w:spacing w:before="20" w:after="20" w:line="260" w:lineRule="exact"/>
              <w:ind w:left="0" w:leftChars="0" w:right="0" w:rightChars="0" w:firstLine="0" w:firstLineChars="0"/>
              <w:jc w:val="center"/>
              <w:rPr>
                <w:del w:id="17752" w:author="xh" w:date="2026-10-19T12:51:37+08:00"/>
              </w:rPr>
            </w:pPr>
            <w:del w:id="17753" w:author="xh" w:date="2026-10-19T12:51:37+08:00">
              <w:r>
                <w:rPr>
                  <w:rFonts w:ascii="Times New Roman" w:hAnsi="Times New Roman" w:eastAsia="宋体"/>
                  <w:b w:val="0"/>
                  <w:sz w:val="18"/>
                </w:rPr>
                <w:delText>40+40</w:delText>
              </w:r>
            </w:del>
          </w:p>
        </w:tc>
        <w:tc>
          <w:tcPr>
            <w:tcW w:w="1039" w:type="dxa"/>
            <w:tcMar>
              <w:left w:w="70" w:type="dxa"/>
              <w:right w:w="70" w:type="dxa"/>
            </w:tcMar>
            <w:vAlign w:val="center"/>
          </w:tcPr>
          <w:p w14:paraId="289DF780">
            <w:pPr>
              <w:keepNext/>
              <w:spacing w:before="20" w:after="20" w:line="260" w:lineRule="exact"/>
              <w:ind w:left="0" w:leftChars="0" w:right="0" w:rightChars="0" w:firstLine="0" w:firstLineChars="0"/>
              <w:jc w:val="center"/>
              <w:rPr>
                <w:del w:id="17754" w:author="xh" w:date="2026-10-19T12:51:37+08:00"/>
              </w:rPr>
            </w:pPr>
            <w:del w:id="17755" w:author="xh" w:date="2026-10-19T12:51:37+08:00">
              <w:r>
                <w:rPr>
                  <w:rFonts w:ascii="Times New Roman" w:hAnsi="Times New Roman" w:eastAsia="宋体"/>
                  <w:b w:val="0"/>
                  <w:sz w:val="18"/>
                </w:rPr>
                <w:delText>80.00</w:delText>
              </w:r>
            </w:del>
          </w:p>
        </w:tc>
        <w:tc>
          <w:tcPr>
            <w:tcW w:w="1039" w:type="dxa"/>
            <w:tcMar>
              <w:left w:w="70" w:type="dxa"/>
              <w:right w:w="70" w:type="dxa"/>
            </w:tcMar>
            <w:vAlign w:val="center"/>
          </w:tcPr>
          <w:p w14:paraId="64A84B47">
            <w:pPr>
              <w:keepNext/>
              <w:spacing w:before="20" w:after="20" w:line="260" w:lineRule="exact"/>
              <w:ind w:left="0" w:leftChars="0" w:right="0" w:rightChars="0" w:firstLine="0" w:firstLineChars="0"/>
              <w:jc w:val="center"/>
              <w:rPr>
                <w:del w:id="17756" w:author="xh" w:date="2026-10-19T12:51:37+08:00"/>
              </w:rPr>
            </w:pPr>
            <w:del w:id="17757"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28FBBAF6">
            <w:pPr>
              <w:keepNext/>
              <w:spacing w:before="20" w:after="20" w:line="260" w:lineRule="exact"/>
              <w:ind w:left="0" w:leftChars="0" w:right="0" w:rightChars="0" w:firstLine="0" w:firstLineChars="0"/>
              <w:jc w:val="center"/>
              <w:rPr>
                <w:del w:id="17758" w:author="xh" w:date="2026-10-19T12:51:37+08:00"/>
              </w:rPr>
            </w:pPr>
            <w:del w:id="17759"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545E3228">
            <w:pPr>
              <w:keepNext/>
              <w:spacing w:before="20" w:after="20" w:line="260" w:lineRule="exact"/>
              <w:ind w:left="0" w:leftChars="0" w:right="0" w:rightChars="0" w:firstLine="0" w:firstLineChars="0"/>
              <w:jc w:val="center"/>
              <w:rPr>
                <w:del w:id="17760" w:author="xh" w:date="2026-10-19T12:51:37+08:00"/>
              </w:rPr>
            </w:pPr>
            <w:del w:id="17761"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621760AD">
            <w:pPr>
              <w:keepNext/>
              <w:spacing w:before="20" w:after="20" w:line="260" w:lineRule="exact"/>
              <w:ind w:left="0" w:leftChars="0" w:right="0" w:rightChars="0" w:firstLine="0" w:firstLineChars="0"/>
              <w:jc w:val="center"/>
              <w:rPr>
                <w:del w:id="17762" w:author="xh" w:date="2026-10-19T12:51:37+08:00"/>
              </w:rPr>
            </w:pPr>
            <w:del w:id="17763" w:author="xh" w:date="2026-10-19T12:51:37+08:00">
              <w:r>
                <w:rPr>
                  <w:rFonts w:ascii="Times New Roman" w:hAnsi="Times New Roman" w:eastAsia="宋体"/>
                  <w:b w:val="0"/>
                  <w:sz w:val="18"/>
                </w:rPr>
                <w:delText>46.47</w:delText>
              </w:r>
            </w:del>
          </w:p>
        </w:tc>
      </w:tr>
      <w:tr w14:paraId="60383F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7650" w:author="xh" w:date="2026-10-19T12:51:37+08:00"/>
        </w:trPr>
        <w:tc>
          <w:tcPr>
            <w:tcW w:w="1039" w:type="dxa"/>
            <w:tcMar>
              <w:left w:w="70" w:type="dxa"/>
              <w:right w:w="70" w:type="dxa"/>
            </w:tcMar>
            <w:vAlign w:val="center"/>
          </w:tcPr>
          <w:p w14:paraId="217BEC49">
            <w:pPr>
              <w:keepNext/>
              <w:spacing w:before="20" w:after="20" w:line="260" w:lineRule="exact"/>
              <w:ind w:left="0" w:leftChars="0" w:right="0" w:rightChars="0" w:firstLine="0" w:firstLineChars="0"/>
              <w:jc w:val="center"/>
              <w:rPr>
                <w:del w:id="17764" w:author="xh" w:date="2026-10-19T12:51:37+08:00"/>
              </w:rPr>
            </w:pPr>
            <w:del w:id="17765" w:author="xh" w:date="2026-10-19T12:51:37+08:00">
              <w:r>
                <w:rPr>
                  <w:rFonts w:ascii="Times New Roman" w:hAnsi="Times New Roman" w:eastAsia="宋体"/>
                  <w:b w:val="0"/>
                  <w:sz w:val="18"/>
                </w:rPr>
                <w:delText>弹性</w:delText>
              </w:r>
            </w:del>
          </w:p>
        </w:tc>
        <w:tc>
          <w:tcPr>
            <w:tcW w:w="1039" w:type="dxa"/>
            <w:tcMar>
              <w:left w:w="70" w:type="dxa"/>
              <w:right w:w="70" w:type="dxa"/>
            </w:tcMar>
            <w:vAlign w:val="center"/>
          </w:tcPr>
          <w:p w14:paraId="38404B62">
            <w:pPr>
              <w:keepNext/>
              <w:spacing w:before="20" w:after="20" w:line="260" w:lineRule="exact"/>
              <w:ind w:left="0" w:leftChars="0" w:right="0" w:rightChars="0" w:firstLine="0" w:firstLineChars="0"/>
              <w:jc w:val="center"/>
              <w:rPr>
                <w:del w:id="17766" w:author="xh" w:date="2026-10-19T12:51:37+08:00"/>
              </w:rPr>
            </w:pPr>
            <w:del w:id="17767" w:author="xh" w:date="2026-10-19T12:51:37+08:00">
              <w:r>
                <w:rPr>
                  <w:rFonts w:ascii="Times New Roman" w:hAnsi="Times New Roman" w:eastAsia="宋体"/>
                  <w:b w:val="0"/>
                  <w:sz w:val="18"/>
                </w:rPr>
                <w:delText>2024</w:delText>
              </w:r>
            </w:del>
          </w:p>
        </w:tc>
        <w:tc>
          <w:tcPr>
            <w:tcW w:w="1039" w:type="dxa"/>
            <w:tcMar>
              <w:left w:w="70" w:type="dxa"/>
              <w:right w:w="70" w:type="dxa"/>
            </w:tcMar>
            <w:vAlign w:val="center"/>
          </w:tcPr>
          <w:p w14:paraId="11A647E0">
            <w:pPr>
              <w:keepNext/>
              <w:spacing w:before="20" w:after="20" w:line="260" w:lineRule="exact"/>
              <w:ind w:left="0" w:leftChars="0" w:right="0" w:rightChars="0" w:firstLine="0" w:firstLineChars="0"/>
              <w:jc w:val="center"/>
              <w:rPr>
                <w:del w:id="17768" w:author="xh" w:date="2026-10-19T12:51:37+08:00"/>
              </w:rPr>
            </w:pPr>
            <w:del w:id="17769" w:author="xh" w:date="2026-10-19T12:51:37+08:00">
              <w:r>
                <w:rPr>
                  <w:rFonts w:ascii="Times New Roman" w:hAnsi="Times New Roman" w:eastAsia="宋体"/>
                  <w:b w:val="0"/>
                  <w:sz w:val="18"/>
                </w:rPr>
                <w:delText>40+40</w:delText>
              </w:r>
            </w:del>
          </w:p>
        </w:tc>
        <w:tc>
          <w:tcPr>
            <w:tcW w:w="1039" w:type="dxa"/>
            <w:tcMar>
              <w:left w:w="70" w:type="dxa"/>
              <w:right w:w="70" w:type="dxa"/>
            </w:tcMar>
            <w:vAlign w:val="center"/>
          </w:tcPr>
          <w:p w14:paraId="77174D2A">
            <w:pPr>
              <w:keepNext/>
              <w:spacing w:before="20" w:after="20" w:line="260" w:lineRule="exact"/>
              <w:ind w:left="0" w:leftChars="0" w:right="0" w:rightChars="0" w:firstLine="0" w:firstLineChars="0"/>
              <w:jc w:val="center"/>
              <w:rPr>
                <w:del w:id="17770" w:author="xh" w:date="2026-10-19T12:51:37+08:00"/>
              </w:rPr>
            </w:pPr>
            <w:del w:id="17771" w:author="xh" w:date="2026-10-19T12:51:37+08:00">
              <w:r>
                <w:rPr>
                  <w:rFonts w:ascii="Times New Roman" w:hAnsi="Times New Roman" w:eastAsia="宋体"/>
                  <w:b w:val="0"/>
                  <w:sz w:val="18"/>
                </w:rPr>
                <w:delText>80.00</w:delText>
              </w:r>
            </w:del>
          </w:p>
        </w:tc>
        <w:tc>
          <w:tcPr>
            <w:tcW w:w="1039" w:type="dxa"/>
            <w:tcMar>
              <w:left w:w="70" w:type="dxa"/>
              <w:right w:w="70" w:type="dxa"/>
            </w:tcMar>
            <w:vAlign w:val="center"/>
          </w:tcPr>
          <w:p w14:paraId="4939C9E0">
            <w:pPr>
              <w:keepNext/>
              <w:spacing w:before="20" w:after="20" w:line="260" w:lineRule="exact"/>
              <w:ind w:left="0" w:leftChars="0" w:right="0" w:rightChars="0" w:firstLine="0" w:firstLineChars="0"/>
              <w:jc w:val="center"/>
              <w:rPr>
                <w:del w:id="17772" w:author="xh" w:date="2026-10-19T12:51:37+08:00"/>
              </w:rPr>
            </w:pPr>
            <w:del w:id="17773"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0B5E2A09">
            <w:pPr>
              <w:keepNext/>
              <w:spacing w:before="20" w:after="20" w:line="260" w:lineRule="exact"/>
              <w:ind w:left="0" w:leftChars="0" w:right="0" w:rightChars="0" w:firstLine="0" w:firstLineChars="0"/>
              <w:jc w:val="center"/>
              <w:rPr>
                <w:del w:id="17774" w:author="xh" w:date="2026-10-19T12:51:37+08:00"/>
              </w:rPr>
            </w:pPr>
            <w:del w:id="17775"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258A1B9C">
            <w:pPr>
              <w:keepNext/>
              <w:spacing w:before="20" w:after="20" w:line="260" w:lineRule="exact"/>
              <w:ind w:left="0" w:leftChars="0" w:right="0" w:rightChars="0" w:firstLine="0" w:firstLineChars="0"/>
              <w:jc w:val="center"/>
              <w:rPr>
                <w:del w:id="17776" w:author="xh" w:date="2026-10-19T12:51:37+08:00"/>
              </w:rPr>
            </w:pPr>
            <w:del w:id="17777"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0BB2C08A">
            <w:pPr>
              <w:keepNext/>
              <w:spacing w:before="20" w:after="20" w:line="260" w:lineRule="exact"/>
              <w:ind w:left="0" w:leftChars="0" w:right="0" w:rightChars="0" w:firstLine="0" w:firstLineChars="0"/>
              <w:jc w:val="center"/>
              <w:rPr>
                <w:del w:id="17778" w:author="xh" w:date="2026-10-19T12:51:37+08:00"/>
              </w:rPr>
            </w:pPr>
            <w:del w:id="17779" w:author="xh" w:date="2026-10-19T12:51:37+08:00">
              <w:r>
                <w:rPr>
                  <w:rFonts w:ascii="Times New Roman" w:hAnsi="Times New Roman" w:eastAsia="宋体"/>
                  <w:b w:val="0"/>
                  <w:sz w:val="18"/>
                </w:rPr>
                <w:delText>43.67</w:delText>
              </w:r>
            </w:del>
          </w:p>
        </w:tc>
      </w:tr>
      <w:tr w14:paraId="0B7ACC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7651" w:author="xh" w:date="2026-10-19T12:51:37+08:00"/>
        </w:trPr>
        <w:tc>
          <w:tcPr>
            <w:tcW w:w="1039" w:type="dxa"/>
            <w:tcMar>
              <w:left w:w="70" w:type="dxa"/>
              <w:right w:w="70" w:type="dxa"/>
            </w:tcMar>
            <w:vAlign w:val="center"/>
          </w:tcPr>
          <w:p w14:paraId="2E09C470">
            <w:pPr>
              <w:keepNext w:val="0"/>
              <w:spacing w:before="20" w:after="20" w:line="260" w:lineRule="exact"/>
              <w:ind w:left="0" w:leftChars="0" w:right="0" w:rightChars="0" w:firstLine="0" w:firstLineChars="0"/>
              <w:jc w:val="center"/>
              <w:rPr>
                <w:del w:id="17780" w:author="xh" w:date="2026-10-19T12:51:37+08:00"/>
              </w:rPr>
            </w:pPr>
            <w:del w:id="17781" w:author="xh" w:date="2026-10-19T12:51:37+08:00">
              <w:r>
                <w:rPr>
                  <w:rFonts w:ascii="Times New Roman" w:hAnsi="Times New Roman" w:eastAsia="宋体"/>
                  <w:b w:val="0"/>
                  <w:sz w:val="18"/>
                </w:rPr>
                <w:delText>弹性</w:delText>
              </w:r>
            </w:del>
          </w:p>
        </w:tc>
        <w:tc>
          <w:tcPr>
            <w:tcW w:w="1039" w:type="dxa"/>
            <w:tcMar>
              <w:left w:w="70" w:type="dxa"/>
              <w:right w:w="70" w:type="dxa"/>
            </w:tcMar>
            <w:vAlign w:val="center"/>
          </w:tcPr>
          <w:p w14:paraId="2C39EF07">
            <w:pPr>
              <w:keepNext w:val="0"/>
              <w:spacing w:before="20" w:after="20" w:line="260" w:lineRule="exact"/>
              <w:ind w:left="0" w:leftChars="0" w:right="0" w:rightChars="0" w:firstLine="0" w:firstLineChars="0"/>
              <w:jc w:val="center"/>
              <w:rPr>
                <w:del w:id="17782" w:author="xh" w:date="2026-10-19T12:51:37+08:00"/>
              </w:rPr>
            </w:pPr>
            <w:del w:id="17783" w:author="xh" w:date="2026-10-19T12:51:37+08:00">
              <w:r>
                <w:rPr>
                  <w:rFonts w:ascii="Times New Roman" w:hAnsi="Times New Roman" w:eastAsia="宋体"/>
                  <w:b w:val="0"/>
                  <w:sz w:val="18"/>
                </w:rPr>
                <w:delText>2025</w:delText>
              </w:r>
            </w:del>
          </w:p>
        </w:tc>
        <w:tc>
          <w:tcPr>
            <w:tcW w:w="1039" w:type="dxa"/>
            <w:tcMar>
              <w:left w:w="70" w:type="dxa"/>
              <w:right w:w="70" w:type="dxa"/>
            </w:tcMar>
            <w:vAlign w:val="center"/>
          </w:tcPr>
          <w:p w14:paraId="34749CA4">
            <w:pPr>
              <w:keepNext w:val="0"/>
              <w:spacing w:before="20" w:after="20" w:line="260" w:lineRule="exact"/>
              <w:ind w:left="0" w:leftChars="0" w:right="0" w:rightChars="0" w:firstLine="0" w:firstLineChars="0"/>
              <w:jc w:val="center"/>
              <w:rPr>
                <w:del w:id="17784" w:author="xh" w:date="2026-10-19T12:51:37+08:00"/>
              </w:rPr>
            </w:pPr>
            <w:del w:id="17785" w:author="xh" w:date="2026-10-19T12:51:37+08:00">
              <w:r>
                <w:rPr>
                  <w:rFonts w:ascii="Times New Roman" w:hAnsi="Times New Roman" w:eastAsia="宋体"/>
                  <w:b w:val="0"/>
                  <w:sz w:val="18"/>
                </w:rPr>
                <w:delText>40+40</w:delText>
              </w:r>
            </w:del>
          </w:p>
        </w:tc>
        <w:tc>
          <w:tcPr>
            <w:tcW w:w="1039" w:type="dxa"/>
            <w:tcMar>
              <w:left w:w="70" w:type="dxa"/>
              <w:right w:w="70" w:type="dxa"/>
            </w:tcMar>
            <w:vAlign w:val="center"/>
          </w:tcPr>
          <w:p w14:paraId="22A8E842">
            <w:pPr>
              <w:keepNext w:val="0"/>
              <w:spacing w:before="20" w:after="20" w:line="260" w:lineRule="exact"/>
              <w:ind w:left="0" w:leftChars="0" w:right="0" w:rightChars="0" w:firstLine="0" w:firstLineChars="0"/>
              <w:jc w:val="center"/>
              <w:rPr>
                <w:del w:id="17786" w:author="xh" w:date="2026-10-19T12:51:37+08:00"/>
              </w:rPr>
            </w:pPr>
            <w:del w:id="17787" w:author="xh" w:date="2026-10-19T12:51:37+08:00">
              <w:r>
                <w:rPr>
                  <w:rFonts w:ascii="Times New Roman" w:hAnsi="Times New Roman" w:eastAsia="宋体"/>
                  <w:b w:val="0"/>
                  <w:sz w:val="18"/>
                </w:rPr>
                <w:delText>80.00</w:delText>
              </w:r>
            </w:del>
          </w:p>
        </w:tc>
        <w:tc>
          <w:tcPr>
            <w:tcW w:w="1039" w:type="dxa"/>
            <w:tcMar>
              <w:left w:w="70" w:type="dxa"/>
              <w:right w:w="70" w:type="dxa"/>
            </w:tcMar>
            <w:vAlign w:val="center"/>
          </w:tcPr>
          <w:p w14:paraId="3CD1AAB3">
            <w:pPr>
              <w:keepNext w:val="0"/>
              <w:spacing w:before="20" w:after="20" w:line="260" w:lineRule="exact"/>
              <w:ind w:left="0" w:leftChars="0" w:right="0" w:rightChars="0" w:firstLine="0" w:firstLineChars="0"/>
              <w:jc w:val="center"/>
              <w:rPr>
                <w:del w:id="17788" w:author="xh" w:date="2026-10-19T12:51:37+08:00"/>
              </w:rPr>
            </w:pPr>
            <w:del w:id="17789"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42FB0A87">
            <w:pPr>
              <w:keepNext w:val="0"/>
              <w:spacing w:before="20" w:after="20" w:line="260" w:lineRule="exact"/>
              <w:ind w:left="0" w:leftChars="0" w:right="0" w:rightChars="0" w:firstLine="0" w:firstLineChars="0"/>
              <w:jc w:val="center"/>
              <w:rPr>
                <w:del w:id="17790" w:author="xh" w:date="2026-10-19T12:51:37+08:00"/>
              </w:rPr>
            </w:pPr>
            <w:del w:id="17791"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04E4E37B">
            <w:pPr>
              <w:keepNext w:val="0"/>
              <w:spacing w:before="20" w:after="20" w:line="260" w:lineRule="exact"/>
              <w:ind w:left="0" w:leftChars="0" w:right="0" w:rightChars="0" w:firstLine="0" w:firstLineChars="0"/>
              <w:jc w:val="center"/>
              <w:rPr>
                <w:del w:id="17792" w:author="xh" w:date="2026-10-19T12:51:37+08:00"/>
              </w:rPr>
            </w:pPr>
            <w:del w:id="17793" w:author="xh" w:date="2026-10-19T12:51:37+08:00">
              <w:r>
                <w:rPr>
                  <w:rFonts w:ascii="Times New Roman" w:hAnsi="Times New Roman" w:eastAsia="宋体"/>
                  <w:b w:val="0"/>
                  <w:sz w:val="18"/>
                </w:rPr>
                <w:delText>0.00</w:delText>
              </w:r>
            </w:del>
          </w:p>
        </w:tc>
        <w:tc>
          <w:tcPr>
            <w:tcW w:w="1039" w:type="dxa"/>
            <w:tcMar>
              <w:left w:w="70" w:type="dxa"/>
              <w:right w:w="70" w:type="dxa"/>
            </w:tcMar>
            <w:vAlign w:val="center"/>
          </w:tcPr>
          <w:p w14:paraId="120A51D1">
            <w:pPr>
              <w:keepNext w:val="0"/>
              <w:spacing w:before="20" w:after="20" w:line="260" w:lineRule="exact"/>
              <w:ind w:left="0" w:leftChars="0" w:right="0" w:rightChars="0" w:firstLine="0" w:firstLineChars="0"/>
              <w:jc w:val="center"/>
              <w:rPr>
                <w:del w:id="17794" w:author="xh" w:date="2026-10-19T12:51:37+08:00"/>
              </w:rPr>
            </w:pPr>
            <w:del w:id="17795" w:author="xh" w:date="2026-10-19T12:51:37+08:00">
              <w:r>
                <w:rPr>
                  <w:rFonts w:ascii="Times New Roman" w:hAnsi="Times New Roman" w:eastAsia="宋体"/>
                  <w:b w:val="0"/>
                  <w:sz w:val="18"/>
                </w:rPr>
                <w:delText>46.06</w:delText>
              </w:r>
            </w:del>
          </w:p>
        </w:tc>
      </w:tr>
      <w:tr>
        <w:trPr>
          <w:cantSplit/>
          <w:tblHeader/>
          <w:ins w:id="17796" w:author="xh" w:date="2026-10-19T12:51:3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05" w:author="xh" w:date="2026-10-19T12:51:37+08:00"/>
              </w:rPr>
            </w:pPr>
            <w:ins w:id="17806" w:author="xh" w:date="2026-10-19T12:51:37+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07" w:author="xh" w:date="2026-10-19T12:51:37+08:00"/>
              </w:rPr>
            </w:pPr>
            <w:ins w:id="17808" w:author="xh" w:date="2026-10-19T12:51:37+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09" w:author="xh" w:date="2026-10-19T12:51:37+08:00"/>
              </w:rPr>
            </w:pPr>
            <w:ins w:id="17810" w:author="xh" w:date="2026-10-19T12:51:37+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11" w:author="xh" w:date="2026-10-19T12:51:37+08:00"/>
              </w:rPr>
            </w:pPr>
            <w:ins w:id="17812" w:author="xh" w:date="2026-10-19T12:51:37+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13" w:author="xh" w:date="2026-10-19T12:51:37+08:00"/>
              </w:rPr>
            </w:pPr>
            <w:ins w:id="17814" w:author="xh" w:date="2026-10-19T12:51:37+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15" w:author="xh" w:date="2026-10-19T12:51:37+08:00"/>
              </w:rPr>
            </w:pPr>
            <w:ins w:id="17816" w:author="xh" w:date="2026-10-19T12:51:37+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17" w:author="xh" w:date="2026-10-19T12:51:37+08:00"/>
              </w:rPr>
            </w:pPr>
            <w:ins w:id="17818" w:author="xh" w:date="2026-10-19T12:51:37+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19" w:author="xh" w:date="2026-10-19T12:51:37+08:00"/>
              </w:rPr>
            </w:pPr>
            <w:ins w:id="17820" w:author="xh" w:date="2026-10-19T12:51:37+08:00">
              <w:r>
                <w:rPr>
                  <w:rFonts w:ascii="Times New Roman" w:hAnsi="Times New Roman" w:eastAsia="宋体"/>
                  <w:b/>
                  <w:sz w:val="18"/>
                </w:rPr>
                <w:t>转接后净负荷/MW</w:t>
              </w:r>
            </w:ins>
          </w:p>
        </w:tc>
      </w:tr>
      <w:tr>
        <w:trPr>
          <w:cantSplit/>
          <w:ins w:id="17797" w:author="xh" w:date="2026-10-19T12:51:3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21" w:author="xh" w:date="2026-10-19T12:51:37+08:00"/>
              </w:rPr>
            </w:pPr>
            <w:ins w:id="17822" w:author="xh" w:date="2026-10-19T12:51:37+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23" w:author="xh" w:date="2026-10-19T12:51:37+08:00"/>
              </w:rPr>
            </w:pPr>
            <w:ins w:id="17824" w:author="xh" w:date="2026-10-19T12:51:37+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25" w:author="xh" w:date="2026-10-19T12:51:37+08:00"/>
              </w:rPr>
            </w:pPr>
            <w:ins w:id="17826" w:author="xh" w:date="2026-10-19T12:51:37+08:00">
              <w:r>
                <w:rPr>
                  <w:rFonts w:ascii="Times New Roman" w:hAnsi="Times New Roman" w:eastAsia="宋体"/>
                  <w:b w:val="0"/>
                  <w:sz w:val="18"/>
                </w:rPr>
                <w:t>31.50+40.00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27" w:author="xh" w:date="2026-10-19T12:51:37+08:00"/>
              </w:rPr>
            </w:pPr>
            <w:ins w:id="17828" w:author="xh" w:date="2026-10-19T12:51:37+08:00">
              <w:r>
                <w:rPr>
                  <w:rFonts w:ascii="Times New Roman" w:hAnsi="Times New Roman" w:eastAsia="宋体"/>
                  <w:b w:val="0"/>
                  <w:sz w:val="18"/>
                </w:rPr>
                <w:t>71.50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29" w:author="xh" w:date="2026-10-19T12:51:37+08:00"/>
              </w:rPr>
            </w:pPr>
            <w:ins w:id="17830" w:author="xh" w:date="2026-10-19T12:51:3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31" w:author="xh" w:date="2026-10-19T12:51:37+08:00"/>
              </w:rPr>
            </w:pPr>
            <w:ins w:id="17832" w:author="xh" w:date="2026-10-19T12:51:37+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33" w:author="xh" w:date="2026-10-19T12:51:37+08:00"/>
              </w:rPr>
            </w:pPr>
            <w:ins w:id="17834" w:author="xh" w:date="2026-10-19T12:51:37+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35" w:author="xh" w:date="2026-10-19T12:51:37+08:00"/>
              </w:rPr>
            </w:pPr>
            <w:ins w:id="17836" w:author="xh" w:date="2026-10-19T12:51:37+08:00">
              <w:r>
                <w:rPr>
                  <w:rFonts w:ascii="Times New Roman" w:hAnsi="Times New Roman" w:eastAsia="宋体"/>
                  <w:b w:val="0"/>
                  <w:sz w:val="18"/>
                </w:rPr>
                <w:t>—</w:t>
              </w:r>
            </w:ins>
          </w:p>
        </w:tc>
      </w:tr>
      <w:tr>
        <w:trPr>
          <w:cantSplit/>
          <w:ins w:id="17798" w:author="xh" w:date="2026-10-19T12:51:3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37" w:author="xh" w:date="2026-10-19T12:51:37+08:00"/>
              </w:rPr>
            </w:pPr>
            <w:ins w:id="17838" w:author="xh" w:date="2026-10-19T12:51:37+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39" w:author="xh" w:date="2026-10-19T12:51:37+08:00"/>
              </w:rPr>
            </w:pPr>
            <w:ins w:id="17840" w:author="xh" w:date="2026-10-19T12:51:37+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41" w:author="xh" w:date="2026-10-19T12:51:37+08:00"/>
              </w:rPr>
            </w:pPr>
            <w:ins w:id="17842" w:author="xh" w:date="2026-10-19T12:51:37+08:00">
              <w:r>
                <w:rPr>
                  <w:rFonts w:ascii="Times New Roman" w:hAnsi="Times New Roman" w:eastAsia="宋体"/>
                  <w:b w:val="0"/>
                  <w:sz w:val="18"/>
                </w:rPr>
                <w:t>31.50+40.00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43" w:author="xh" w:date="2026-10-19T12:51:37+08:00"/>
              </w:rPr>
            </w:pPr>
            <w:ins w:id="17844" w:author="xh" w:date="2026-10-19T12:51:37+08:00">
              <w:r>
                <w:rPr>
                  <w:rFonts w:ascii="Times New Roman" w:hAnsi="Times New Roman" w:eastAsia="宋体"/>
                  <w:b w:val="0"/>
                  <w:sz w:val="18"/>
                </w:rPr>
                <w:t>71.50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45" w:author="xh" w:date="2026-10-19T12:51:37+08:00"/>
              </w:rPr>
            </w:pPr>
            <w:ins w:id="17846" w:author="xh" w:date="2026-10-19T12:51:3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47" w:author="xh" w:date="2026-10-19T12:51:37+08:00"/>
              </w:rPr>
            </w:pPr>
            <w:ins w:id="17848" w:author="xh" w:date="2026-10-19T12:51:3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49" w:author="xh" w:date="2026-10-19T12:51:37+08:00"/>
              </w:rPr>
            </w:pPr>
            <w:ins w:id="17850" w:author="xh" w:date="2026-10-19T12:51:3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51" w:author="xh" w:date="2026-10-19T12:51:37+08:00"/>
              </w:rPr>
            </w:pPr>
            <w:ins w:id="17852" w:author="xh" w:date="2026-10-19T12:51:37+08:00">
              <w:r>
                <w:rPr>
                  <w:rFonts w:ascii="Times New Roman" w:hAnsi="Times New Roman" w:eastAsia="宋体"/>
                  <w:b w:val="0"/>
                  <w:sz w:val="18"/>
                </w:rPr>
                <w:t>46.06</w:t>
              </w:r>
            </w:ins>
          </w:p>
        </w:tc>
      </w:tr>
      <w:tr>
        <w:trPr>
          <w:cantSplit/>
          <w:ins w:id="17799" w:author="xh" w:date="2026-10-19T12:51:3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53" w:author="xh" w:date="2026-10-19T12:51:37+08:00"/>
              </w:rPr>
            </w:pPr>
            <w:ins w:id="17854" w:author="xh" w:date="2026-10-19T12:51:37+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55" w:author="xh" w:date="2026-10-19T12:51:37+08:00"/>
              </w:rPr>
            </w:pPr>
            <w:ins w:id="17856" w:author="xh" w:date="2026-10-19T12:51:37+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57" w:author="xh" w:date="2026-10-19T12:51:37+08:00"/>
              </w:rPr>
            </w:pPr>
            <w:ins w:id="17858" w:author="xh" w:date="2026-10-19T12:51:37+08:00">
              <w:r>
                <w:rPr>
                  <w:rFonts w:ascii="Times New Roman" w:hAnsi="Times New Roman" w:eastAsia="宋体"/>
                  <w:b w:val="0"/>
                  <w:sz w:val="18"/>
                </w:rPr>
                <w:t>31.50+40.00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59" w:author="xh" w:date="2026-10-19T12:51:37+08:00"/>
              </w:rPr>
            </w:pPr>
            <w:ins w:id="17860" w:author="xh" w:date="2026-10-19T12:51:37+08:00">
              <w:r>
                <w:rPr>
                  <w:rFonts w:ascii="Times New Roman" w:hAnsi="Times New Roman" w:eastAsia="宋体"/>
                  <w:b w:val="0"/>
                  <w:sz w:val="18"/>
                </w:rPr>
                <w:t>71.50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61" w:author="xh" w:date="2026-10-19T12:51:37+08:00"/>
              </w:rPr>
            </w:pPr>
            <w:ins w:id="17862" w:author="xh" w:date="2026-10-19T12:51:3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63" w:author="xh" w:date="2026-10-19T12:51:37+08:00"/>
              </w:rPr>
            </w:pPr>
            <w:ins w:id="17864" w:author="xh" w:date="2026-10-19T12:51:3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65" w:author="xh" w:date="2026-10-19T12:51:37+08:00"/>
              </w:rPr>
            </w:pPr>
            <w:ins w:id="17866" w:author="xh" w:date="2026-10-19T12:51:3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67" w:author="xh" w:date="2026-10-19T12:51:37+08:00"/>
              </w:rPr>
            </w:pPr>
            <w:ins w:id="17868" w:author="xh" w:date="2026-10-19T12:51:37+08:00">
              <w:r>
                <w:rPr>
                  <w:rFonts w:ascii="Times New Roman" w:hAnsi="Times New Roman" w:eastAsia="宋体"/>
                  <w:b w:val="0"/>
                  <w:sz w:val="18"/>
                </w:rPr>
                <w:t>55.60</w:t>
              </w:r>
            </w:ins>
          </w:p>
        </w:tc>
      </w:tr>
      <w:tr>
        <w:trPr>
          <w:cantSplit/>
          <w:ins w:id="17800" w:author="xh" w:date="2026-10-19T12:51:3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69" w:author="xh" w:date="2026-10-19T12:51:37+08:00"/>
              </w:rPr>
            </w:pPr>
            <w:ins w:id="17870" w:author="xh" w:date="2026-10-19T12:51:37+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71" w:author="xh" w:date="2026-10-19T12:51:37+08:00"/>
              </w:rPr>
            </w:pPr>
            <w:ins w:id="17872" w:author="xh" w:date="2026-10-19T12:51:37+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73" w:author="xh" w:date="2026-10-19T12:51:37+08:00"/>
              </w:rPr>
            </w:pPr>
            <w:ins w:id="17874" w:author="xh" w:date="2026-10-19T12:51:37+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75" w:author="xh" w:date="2026-10-19T12:51:37+08:00"/>
              </w:rPr>
            </w:pPr>
            <w:ins w:id="17876" w:author="xh" w:date="2026-10-19T12:51:37+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77" w:author="xh" w:date="2026-10-19T12:51:37+08:00"/>
              </w:rPr>
            </w:pPr>
            <w:ins w:id="17878" w:author="xh" w:date="2026-10-19T12:51:37+08:00">
              <w:r>
                <w:rPr>
                  <w:rFonts w:ascii="Times New Roman" w:hAnsi="Times New Roman" w:eastAsia="宋体"/>
                  <w:b w:val="0"/>
                  <w:sz w:val="18"/>
                </w:rPr>
                <w:t>0.70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79" w:author="xh" w:date="2026-10-19T12:51:37+08:00"/>
              </w:rPr>
            </w:pPr>
            <w:ins w:id="17880" w:author="xh" w:date="2026-10-19T12:51:3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81" w:author="xh" w:date="2026-10-19T12:51:37+08:00"/>
              </w:rPr>
            </w:pPr>
            <w:ins w:id="17882" w:author="xh" w:date="2026-10-19T12:51:37+08:00">
              <w:r>
                <w:rPr>
                  <w:rFonts w:ascii="Times New Roman" w:hAnsi="Times New Roman" w:eastAsia="宋体"/>
                  <w:b w:val="0"/>
                  <w:sz w:val="18"/>
                </w:rPr>
                <w:t>7.43</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83" w:author="xh" w:date="2026-10-19T12:51:37+08:00"/>
              </w:rPr>
            </w:pPr>
            <w:ins w:id="17884" w:author="xh" w:date="2026-10-19T12:51:37+08:00">
              <w:r>
                <w:rPr>
                  <w:rFonts w:ascii="Times New Roman" w:hAnsi="Times New Roman" w:eastAsia="宋体"/>
                  <w:b w:val="0"/>
                  <w:sz w:val="18"/>
                </w:rPr>
                <w:t>74.50</w:t>
              </w:r>
            </w:ins>
          </w:p>
        </w:tc>
      </w:tr>
      <w:tr>
        <w:trPr>
          <w:cantSplit/>
          <w:ins w:id="17801" w:author="xh" w:date="2026-10-19T12:51:3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85" w:author="xh" w:date="2026-10-19T12:51:37+08:00"/>
              </w:rPr>
            </w:pPr>
            <w:ins w:id="17886" w:author="xh" w:date="2026-10-19T12:51:37+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87" w:author="xh" w:date="2026-10-19T12:51:37+08:00"/>
              </w:rPr>
            </w:pPr>
            <w:ins w:id="17888" w:author="xh" w:date="2026-10-19T12:51:37+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89" w:author="xh" w:date="2026-10-19T12:51:37+08:00"/>
              </w:rPr>
            </w:pPr>
            <w:ins w:id="17890" w:author="xh" w:date="2026-10-19T12:51:37+08:00">
              <w:r>
                <w:rPr>
                  <w:rFonts w:ascii="Times New Roman" w:hAnsi="Times New Roman" w:eastAsia="宋体"/>
                  <w:b w:val="0"/>
                  <w:sz w:val="18"/>
                </w:rPr>
                <w:t>31.50+40.00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91" w:author="xh" w:date="2026-10-19T12:51:37+08:00"/>
              </w:rPr>
            </w:pPr>
            <w:ins w:id="17892" w:author="xh" w:date="2026-10-19T12:51:37+08:00">
              <w:r>
                <w:rPr>
                  <w:rFonts w:ascii="Times New Roman" w:hAnsi="Times New Roman" w:eastAsia="宋体"/>
                  <w:b w:val="0"/>
                  <w:sz w:val="18"/>
                </w:rPr>
                <w:t>71.50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93" w:author="xh" w:date="2026-10-19T12:51:37+08:00"/>
              </w:rPr>
            </w:pPr>
            <w:ins w:id="17894" w:author="xh" w:date="2026-10-19T12:51:3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95" w:author="xh" w:date="2026-10-19T12:51:37+08:00"/>
              </w:rPr>
            </w:pPr>
            <w:ins w:id="17896" w:author="xh" w:date="2026-10-19T12:51:37+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97" w:author="xh" w:date="2026-10-19T12:51:37+08:00"/>
              </w:rPr>
            </w:pPr>
            <w:ins w:id="17898" w:author="xh" w:date="2026-10-19T12:51:37+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899" w:author="xh" w:date="2026-10-19T12:51:37+08:00"/>
              </w:rPr>
            </w:pPr>
            <w:ins w:id="17900" w:author="xh" w:date="2026-10-19T12:51:37+08:00">
              <w:r>
                <w:rPr>
                  <w:rFonts w:ascii="Times New Roman" w:hAnsi="Times New Roman" w:eastAsia="宋体"/>
                  <w:b w:val="0"/>
                  <w:sz w:val="18"/>
                </w:rPr>
                <w:t>—</w:t>
              </w:r>
            </w:ins>
          </w:p>
        </w:tc>
      </w:tr>
      <w:tr>
        <w:trPr>
          <w:cantSplit/>
          <w:ins w:id="17802" w:author="xh" w:date="2026-10-19T12:51:3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901" w:author="xh" w:date="2026-10-19T12:51:37+08:00"/>
              </w:rPr>
            </w:pPr>
            <w:ins w:id="17902" w:author="xh" w:date="2026-10-19T12:51:37+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903" w:author="xh" w:date="2026-10-19T12:51:37+08:00"/>
              </w:rPr>
            </w:pPr>
            <w:ins w:id="17904" w:author="xh" w:date="2026-10-19T12:51:37+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905" w:author="xh" w:date="2026-10-19T12:51:37+08:00"/>
              </w:rPr>
            </w:pPr>
            <w:ins w:id="17906" w:author="xh" w:date="2026-10-19T12:51:37+08:00">
              <w:r>
                <w:rPr>
                  <w:rFonts w:ascii="Times New Roman" w:hAnsi="Times New Roman" w:eastAsia="宋体"/>
                  <w:b w:val="0"/>
                  <w:sz w:val="18"/>
                </w:rPr>
                <w:t>31.50+40.00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907" w:author="xh" w:date="2026-10-19T12:51:37+08:00"/>
              </w:rPr>
            </w:pPr>
            <w:ins w:id="17908" w:author="xh" w:date="2026-10-19T12:51:37+08:00">
              <w:r>
                <w:rPr>
                  <w:rFonts w:ascii="Times New Roman" w:hAnsi="Times New Roman" w:eastAsia="宋体"/>
                  <w:b w:val="0"/>
                  <w:sz w:val="18"/>
                </w:rPr>
                <w:t>71.50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909" w:author="xh" w:date="2026-10-19T12:51:37+08:00"/>
              </w:rPr>
            </w:pPr>
            <w:ins w:id="17910" w:author="xh" w:date="2026-10-19T12:51:3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911" w:author="xh" w:date="2026-10-19T12:51:37+08:00"/>
              </w:rPr>
            </w:pPr>
            <w:ins w:id="17912" w:author="xh" w:date="2026-10-19T12:51:3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913" w:author="xh" w:date="2026-10-19T12:51:37+08:00"/>
              </w:rPr>
            </w:pPr>
            <w:ins w:id="17914" w:author="xh" w:date="2026-10-19T12:51:3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915" w:author="xh" w:date="2026-10-19T12:51:37+08:00"/>
              </w:rPr>
            </w:pPr>
            <w:ins w:id="17916" w:author="xh" w:date="2026-10-19T12:51:37+08:00">
              <w:r>
                <w:rPr>
                  <w:rFonts w:ascii="Times New Roman" w:hAnsi="Times New Roman" w:eastAsia="宋体"/>
                  <w:b w:val="0"/>
                  <w:sz w:val="18"/>
                </w:rPr>
                <w:t>46.06</w:t>
              </w:r>
            </w:ins>
          </w:p>
        </w:tc>
      </w:tr>
      <w:tr>
        <w:trPr>
          <w:cantSplit/>
          <w:ins w:id="17803" w:author="xh" w:date="2026-10-19T12:51:3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917" w:author="xh" w:date="2026-10-19T12:51:37+08:00"/>
              </w:rPr>
            </w:pPr>
            <w:ins w:id="17918" w:author="xh" w:date="2026-10-19T12:51:37+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919" w:author="xh" w:date="2026-10-19T12:51:37+08:00"/>
              </w:rPr>
            </w:pPr>
            <w:ins w:id="17920" w:author="xh" w:date="2026-10-19T12:51:37+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921" w:author="xh" w:date="2026-10-19T12:51:37+08:00"/>
              </w:rPr>
            </w:pPr>
            <w:ins w:id="17922" w:author="xh" w:date="2026-10-19T12:51:37+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923" w:author="xh" w:date="2026-10-19T12:51:37+08:00"/>
              </w:rPr>
            </w:pPr>
            <w:ins w:id="17924" w:author="xh" w:date="2026-10-19T12:51:37+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925" w:author="xh" w:date="2026-10-19T12:51:37+08:00"/>
              </w:rPr>
            </w:pPr>
            <w:ins w:id="17926" w:author="xh" w:date="2026-10-19T12:51:3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927" w:author="xh" w:date="2026-10-19T12:51:37+08:00"/>
              </w:rPr>
            </w:pPr>
            <w:ins w:id="17928" w:author="xh" w:date="2026-10-19T12:51:3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929" w:author="xh" w:date="2026-10-19T12:51:37+08:00"/>
              </w:rPr>
            </w:pPr>
            <w:ins w:id="17930" w:author="xh" w:date="2026-10-19T12:51:3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7931" w:author="xh" w:date="2026-10-19T12:51:37+08:00"/>
              </w:rPr>
            </w:pPr>
            <w:ins w:id="17932" w:author="xh" w:date="2026-10-19T12:51:37+08:00">
              <w:r>
                <w:rPr>
                  <w:rFonts w:ascii="Times New Roman" w:hAnsi="Times New Roman" w:eastAsia="宋体"/>
                  <w:b w:val="0"/>
                  <w:sz w:val="18"/>
                </w:rPr>
                <w:t>55.60</w:t>
              </w:r>
            </w:ins>
          </w:p>
        </w:tc>
      </w:tr>
      <w:tr>
        <w:trPr>
          <w:cantSplit/>
          <w:ins w:id="17804" w:author="xh" w:date="2026-10-19T12:51:3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933" w:author="xh" w:date="2026-10-19T12:51:37+08:00"/>
              </w:rPr>
            </w:pPr>
            <w:ins w:id="17934" w:author="xh" w:date="2026-10-19T12:51:37+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935" w:author="xh" w:date="2026-10-19T12:51:37+08:00"/>
              </w:rPr>
            </w:pPr>
            <w:ins w:id="17936" w:author="xh" w:date="2026-10-19T12:51:37+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937" w:author="xh" w:date="2026-10-19T12:51:37+08:00"/>
              </w:rPr>
            </w:pPr>
            <w:ins w:id="17938" w:author="xh" w:date="2026-10-19T12:51:37+08:00">
              <w:r>
                <w:rPr>
                  <w:rFonts w:ascii="Times New Roman" w:hAnsi="Times New Roman" w:eastAsia="宋体"/>
                  <w:b w:val="0"/>
                  <w:sz w:val="18"/>
                </w:rPr>
                <w:t>50.00+50.00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939" w:author="xh" w:date="2026-10-19T12:51:37+08:00"/>
              </w:rPr>
            </w:pPr>
            <w:ins w:id="17940" w:author="xh" w:date="2026-10-19T12:51:37+08:00">
              <w:r>
                <w:rPr>
                  <w:rFonts w:ascii="Times New Roman" w:hAnsi="Times New Roman" w:eastAsia="宋体"/>
                  <w:b w:val="0"/>
                  <w:sz w:val="18"/>
                </w:rPr>
                <w:t>100.00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941" w:author="xh" w:date="2026-10-19T12:51:37+08:00"/>
              </w:rPr>
            </w:pPr>
            <w:ins w:id="17942" w:author="xh" w:date="2026-10-19T12:51:3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943" w:author="xh" w:date="2026-10-19T12:51:37+08:00"/>
              </w:rPr>
            </w:pPr>
            <w:ins w:id="17944" w:author="xh" w:date="2026-10-19T12:51:3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945" w:author="xh" w:date="2026-10-19T12:51:37+08:00"/>
              </w:rPr>
            </w:pPr>
            <w:ins w:id="17946" w:author="xh" w:date="2026-10-19T12:51:3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7947" w:author="xh" w:date="2026-10-19T12:51:37+08:00"/>
              </w:rPr>
            </w:pPr>
            <w:ins w:id="17948" w:author="xh" w:date="2026-10-19T12:51:37+08:00">
              <w:r>
                <w:rPr>
                  <w:rFonts w:ascii="Times New Roman" w:hAnsi="Times New Roman" w:eastAsia="宋体"/>
                  <w:b w:val="0"/>
                  <w:sz w:val="18"/>
                </w:rPr>
                <w:t>67.07</w:t>
              </w:r>
            </w:ins>
          </w:p>
        </w:tc>
      </w:tr>
    </w:tbl>
    <w:p w14:paraId="1383E7E2">
      <w:pPr>
        <w:pStyle w:val="2"/>
        <w:widowControl/>
        <w:spacing w:before="0" w:after="0" w:line="348" w:lineRule="exact"/>
        <w:ind w:firstLine="480"/>
        <w:jc w:val="both"/>
      </w:pPr>
      <w:r>
        <w:rPr>
          <w:rFonts w:ascii="Times New Roman" w:hAnsi="Times New Roman" w:eastAsia="方正仿宋_GBK"/>
          <w:b w:val="0"/>
          <w:sz w:val="24"/>
        </w:rPr>
        <w:t xml:space="preserve">20</w:t>
      </w:r>
      <w:ins w:id="17949" w:author="xh" w:date="2026-10-19T12:52:17+08:00">
        <w:r>
          <w:rPr>
            <w:rFonts w:ascii="Times New Roman" w:hAnsi="Times New Roman" w:eastAsia="方正仿宋_GBK"/>
            <w:b w:val="0"/>
            <w:sz w:val="24"/>
          </w:rPr>
          <w:t xml:space="preserve">3</w:t>
        </w:r>
      </w:ins>
      <w:del w:id="17950" w:author="xh" w:date="2026-10-19T12:52:17+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7951" w:author="xh" w:date="2026-10-19T12:52:17+08:00">
        <w:r>
          <w:rPr>
            <w:rFonts w:ascii="Times New Roman" w:hAnsi="Times New Roman" w:eastAsia="方正仿宋_GBK"/>
            <w:b w:val="0"/>
            <w:sz w:val="24"/>
          </w:rPr>
          <w:t xml:space="preserve">最大单台主变N-1后，弹性方案剩余主变容量为50.00 MVA，按0.95功率因数折算为47.50 MW。储能</w:t>
        </w:r>
      </w:ins>
      <w:del w:id="17952" w:author="xh" w:date="2026-10-19T12:52:17+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7953" w:author="xh" w:date="2026-10-19T12:52:17+08:00">
        <w:r>
          <w:rPr>
            <w:rFonts w:ascii="Times New Roman" w:hAnsi="Times New Roman" w:eastAsia="方正仿宋_GBK"/>
            <w:b w:val="0"/>
            <w:sz w:val="24"/>
          </w:rPr>
          <w:t xml:space="preserve">有效支撑功率为0.00 MW、反向有效吸收功率为0.00 MW。全年本站故障</w:t>
        </w:r>
      </w:ins>
      <w:del w:id="17954" w:author="xh" w:date="2026-10-19T12:52:17+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17955" w:author="xh" w:date="2026-10-19T12:52:17+08:00">
        <w:r>
          <w:rPr>
            <w:rFonts w:ascii="Times New Roman" w:hAnsi="Times New Roman" w:eastAsia="方正仿宋_GBK"/>
            <w:b w:val="0"/>
            <w:sz w:val="24"/>
          </w:rPr>
          <w:t xml:space="preserve">中最小余量为0.15 MW。该小时按采用的固定区段预案</w:t>
        </w:r>
      </w:ins>
      <w:del w:id="17956" w:author="xh" w:date="2026-10-19T12:52:17+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17957" w:author="xh" w:date="2026-10-19T12:52:17+08:00">
        <w:r>
          <w:rPr>
            <w:rFonts w:ascii="Times New Roman" w:hAnsi="Times New Roman" w:eastAsia="方正仿宋_GBK"/>
            <w:b w:val="0"/>
            <w:sz w:val="24"/>
          </w:rPr>
          <w:t xml:space="preserve">19</w:t>
        </w:r>
      </w:ins>
      <w:del w:id="17958" w:author="xh" w:date="2026-10-19T12:52:17+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7959" w:author="xh" w:date="2026-10-19T12:52:17+08:00">
        <w:r>
          <w:rPr>
            <w:rFonts w:ascii="Times New Roman" w:hAnsi="Times New Roman" w:eastAsia="方正仿宋_GBK"/>
            <w:b w:val="0"/>
            <w:sz w:val="24"/>
          </w:rPr>
          <w:t xml:space="preserve">73</w:t>
        </w:r>
      </w:ins>
      <w:del w:id="17960" w:author="xh" w:date="2026-10-19T12:52:17+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MW、承接0.00 MW，转接后净负荷为4</w:t>
      </w:r>
      <w:ins w:id="17961" w:author="xh" w:date="2026-10-19T12:52:17+08:00">
        <w:r>
          <w:rPr>
            <w:rFonts w:ascii="Times New Roman" w:hAnsi="Times New Roman" w:eastAsia="方正仿宋_GBK"/>
            <w:b w:val="0"/>
            <w:sz w:val="24"/>
          </w:rPr>
          <w:t xml:space="preserve">7</w:t>
        </w:r>
      </w:ins>
      <w:del w:id="17962" w:author="xh" w:date="2026-10-19T12:52:17+08:00">
        <w:r>
          <w:rPr>
            <w:rFonts w:ascii="Times New Roman" w:hAnsi="Times New Roman" w:eastAsia="方正仿宋_GBK"/>
            <w:b w:val="0"/>
            <w:sz w:val="24"/>
          </w:rPr>
          <w:delText xml:space="preserve">6</w:delText>
        </w:r>
      </w:del>
      <w:r>
        <w:rPr>
          <w:rFonts w:ascii="Times New Roman" w:hAnsi="Times New Roman" w:eastAsia="方正仿宋_GBK"/>
          <w:b w:val="0"/>
          <w:sz w:val="24"/>
        </w:rPr>
        <w:t xml:space="preserve">.</w:t>
      </w:r>
      <w:ins w:id="17963" w:author="xh" w:date="2026-10-19T12:52:17+08:00">
        <w:r>
          <w:rPr>
            <w:rFonts w:ascii="Times New Roman" w:hAnsi="Times New Roman" w:eastAsia="方正仿宋_GBK"/>
            <w:b w:val="0"/>
            <w:sz w:val="24"/>
          </w:rPr>
          <w:t xml:space="preserve">35</w:t>
        </w:r>
      </w:ins>
      <w:del w:id="17964" w:author="xh" w:date="2026-10-19T12:52:17+08:00">
        <w:r>
          <w:rPr>
            <w:rFonts w:ascii="Times New Roman" w:hAnsi="Times New Roman" w:eastAsia="方正仿宋_GBK"/>
            <w:b w:val="0"/>
            <w:sz w:val="24"/>
          </w:rPr>
          <w:delText xml:space="preserve">06 MW，区域最低净负荷工况下为-6.81</w:delText>
        </w:r>
      </w:del>
      <w:r>
        <w:rPr>
          <w:rFonts w:ascii="Times New Roman" w:hAnsi="Times New Roman" w:eastAsia="方正仿宋_GBK"/>
          <w:b w:val="0"/>
          <w:sz w:val="24"/>
        </w:rPr>
        <w:t xml:space="preserve"> MW。</w:t>
      </w:r>
      <w:ins w:id="17965" w:author="xh" w:date="2026-10-19T12:52:17+08:00">
        <w:r>
          <w:rPr>
            <w:rFonts w:ascii="Times New Roman" w:hAnsi="Times New Roman" w:eastAsia="方正仿宋_GBK"/>
            <w:b w:val="0"/>
            <w:sz w:val="24"/>
          </w:rPr>
          <w:t xml:space="preserve">其中与翟山变之间的主要通道承担19.73 MW净功率转接，使用既有通道。</w:t>
        </w:r>
      </w:ins>
    </w:p>
    <w:p w14:paraId="50A4E5C5">
      <w:pPr>
        <w:pStyle w:val="2"/>
        <w:widowControl/>
        <w:spacing w:before="0" w:after="0" w:line="348" w:lineRule="exact"/>
        <w:ind w:firstLine="480"/>
        <w:jc w:val="both"/>
      </w:pPr>
      <w:ins w:id="17966" w:author="xh" w:date="2026-10-19T12:52:56+08:00">
        <w:r>
          <w:rPr>
            <w:rFonts w:ascii="Times New Roman" w:hAnsi="Times New Roman" w:eastAsia="方正仿宋_GBK"/>
            <w:b w:val="0"/>
            <w:sz w:val="24"/>
          </w:rPr>
          <w:t xml:space="preserve">两方案</w:t>
        </w:r>
      </w:ins>
      <w:del w:id="17967" w:author="xh" w:date="2026-10-19T12:52:56+08:00">
        <w:r>
          <w:rPr>
            <w:rFonts w:ascii="Times New Roman" w:hAnsi="Times New Roman" w:eastAsia="方正仿宋_GBK"/>
            <w:b w:val="0"/>
            <w:sz w:val="24"/>
          </w:rPr>
          <w:delText xml:space="preserve">按最大单台主变N-1校核，</w:delText>
        </w:r>
      </w:del>
      <w:r>
        <w:rPr>
          <w:rFonts w:ascii="Times New Roman" w:hAnsi="Times New Roman" w:eastAsia="方正仿宋_GBK"/>
          <w:b w:val="0"/>
          <w:sz w:val="24"/>
        </w:rPr>
        <w:t xml:space="preserve">本站</w:t>
      </w:r>
      <w:ins w:id="17968" w:author="xh" w:date="2026-10-19T12:52:56+08:00">
        <w:r>
          <w:rPr>
            <w:rFonts w:ascii="Times New Roman" w:hAnsi="Times New Roman" w:eastAsia="方正仿宋_GBK"/>
            <w:b w:val="0"/>
            <w:sz w:val="24"/>
          </w:rPr>
          <w:t xml:space="preserve">储能额定功率相差</w:t>
        </w:r>
      </w:ins>
      <w:del w:id="17969" w:author="xh" w:date="2026-10-19T12:52:56+08:00">
        <w:r>
          <w:rPr>
            <w:rFonts w:ascii="Times New Roman" w:hAnsi="Times New Roman" w:eastAsia="方正仿宋_GBK"/>
            <w:b w:val="0"/>
            <w:sz w:val="24"/>
          </w:rPr>
          <w:delText xml:space="preserve">剩余容量为4</w:delText>
        </w:r>
      </w:del>
      <w:r>
        <w:rPr>
          <w:rFonts w:ascii="Times New Roman" w:hAnsi="Times New Roman" w:eastAsia="方正仿宋_GBK"/>
          <w:b w:val="0"/>
          <w:sz w:val="24"/>
        </w:rPr>
        <w:t xml:space="preserve">0.</w:t>
      </w:r>
      <w:ins w:id="17970" w:author="xh" w:date="2026-10-19T12:52:56+08:00">
        <w:r>
          <w:rPr>
            <w:rFonts w:ascii="Times New Roman" w:hAnsi="Times New Roman" w:eastAsia="方正仿宋_GBK"/>
            <w:b w:val="0"/>
            <w:sz w:val="24"/>
          </w:rPr>
          <w:t xml:space="preserve">7</w:t>
        </w:r>
      </w:ins>
      <w:del w:id="17971" w:author="xh" w:date="2026-10-19T12:52:56+08:00">
        <w:r>
          <w:rPr>
            <w:rFonts w:ascii="Times New Roman" w:hAnsi="Times New Roman" w:eastAsia="方正仿宋_GBK"/>
            <w:b w:val="0"/>
            <w:sz w:val="24"/>
          </w:rPr>
          <w:delText xml:space="preserve">00 MVA，两代表工况重新转供后的本站净负荷分别为38.00 MW、-6.81 MW，两方向最小容量余量为0.0</w:delText>
        </w:r>
      </w:del>
      <w:r>
        <w:rPr>
          <w:rFonts w:ascii="Times New Roman" w:hAnsi="Times New Roman" w:eastAsia="方正仿宋_GBK"/>
          <w:b w:val="0"/>
          <w:sz w:val="24"/>
        </w:rPr>
        <w:t xml:space="preserve">0 MW，</w:t>
      </w:r>
      <w:ins w:id="17972" w:author="xh" w:date="2026-10-19T12:52:56+08:00">
        <w:r>
          <w:rPr>
            <w:rFonts w:ascii="Times New Roman" w:hAnsi="Times New Roman" w:eastAsia="方正仿宋_GBK"/>
            <w:b w:val="0"/>
            <w:sz w:val="24"/>
          </w:rPr>
          <w:t xml:space="preserve">差额与所列主变组合及年度固定转接任务共同形成局部供电安排</w:t>
        </w:r>
      </w:ins>
      <w:del w:id="17973" w:author="xh" w:date="2026-10-19T12:52:56+08:00">
        <w:r>
          <w:rPr>
            <w:rFonts w:ascii="Times New Roman" w:hAnsi="Times New Roman" w:eastAsia="方正仿宋_GBK"/>
            <w:b w:val="0"/>
            <w:sz w:val="24"/>
          </w:rPr>
          <w:delText xml:space="preserve">正向储能有效支撑功率为0.00 MW</w:delText>
        </w:r>
      </w:del>
      <w:r>
        <w:rPr>
          <w:rFonts w:ascii="Times New Roman" w:hAnsi="Times New Roman" w:eastAsia="方正仿宋_GBK"/>
          <w:b w:val="0"/>
          <w:sz w:val="24"/>
        </w:rPr>
        <w:t xml:space="preserve">。</w:t>
      </w:r>
    </w:p>
    <w:p w14:paraId="47BEBF65">
      <w:pPr>
        <w:pStyle w:val="2"/>
        <w:widowControl/>
        <w:spacing w:before="0" w:after="0" w:line="348" w:lineRule="exact"/>
        <w:ind w:firstLine="480"/>
        <w:jc w:val="both"/>
        <w:rPr>
          <w:del w:id="17974" w:author="xh" w:date="2026-10-19T12:53:35+08:00"/>
        </w:rPr>
      </w:pPr>
      <w:del w:id="17975" w:author="xh" w:date="2026-10-19T12:53:35+08:00">
        <w:r>
          <w:rPr>
            <w:rFonts w:ascii="Times New Roman" w:hAnsi="Times New Roman" w:eastAsia="方正仿宋_GBK"/>
            <w:b w:val="0"/>
            <w:sz w:val="24"/>
          </w:rPr>
          <w:delText>四年校核截面中，本站绝对功率最大的工况出现在2023年，转接前为46.47 MW，主要表现为正向受电需求，该年设备在最大单台主变N-1后剩余容量为40.00 MVA。故障方式下本站转出8.47 MW、承接0.00 MW，其中与开元变之间的主要转出功率为8.47 MW，转接后净负荷为38.00 MW。这一工况通过邻站分担本站故障后的正向负荷。</w:delText>
        </w:r>
      </w:del>
    </w:p>
    <w:p w14:paraId="094A6924">
      <w:pPr>
        <w:pStyle w:val="7"/>
        <w:keepNext/>
        <w:numPr>
          <w:ilvl w:val="0"/>
          <w:numId w:val="0"/>
        </w:numPr>
        <w:spacing w:before="160" w:after="120" w:line="360" w:lineRule="exact"/>
        <w:ind w:firstLine="0"/>
      </w:pPr>
      <w:bookmarkStart w:id="230" w:name="开元变规划分析"/>
      <w:r>
        <w:rPr>
          <w:rFonts w:ascii="Times New Roman" w:hAnsi="Times New Roman" w:eastAsia="方正仿宋_GBK"/>
          <w:b/>
          <w:sz w:val="24"/>
        </w:rPr>
        <w:t>开元变规划分析</w:t>
      </w:r>
      <w:bookmarkEnd w:id="230"/>
    </w:p>
    <w:p w14:paraId="692FACED">
      <w:pPr>
        <w:pStyle w:val="115"/>
        <w:widowControl/>
        <w:spacing w:before="0" w:after="0" w:line="348" w:lineRule="exact"/>
        <w:ind w:firstLine="480"/>
        <w:jc w:val="both"/>
      </w:pPr>
      <w:r>
        <w:rPr>
          <w:rFonts w:ascii="Times New Roman" w:hAnsi="Times New Roman" w:eastAsia="方正仿宋_GBK"/>
          <w:b w:val="0"/>
          <w:sz w:val="24"/>
        </w:rPr>
        <w:t xml:space="preserve">该站</w:t>
      </w:r>
      <w:ins w:id="17976" w:author="xh" w:date="2026-10-19T12:54:15+08:00">
        <w:r>
          <w:rPr>
            <w:rFonts w:ascii="Times New Roman" w:hAnsi="Times New Roman" w:eastAsia="方正仿宋_GBK"/>
            <w:b w:val="0"/>
            <w:sz w:val="24"/>
          </w:rPr>
          <w:t xml:space="preserve">2021年</w:t>
        </w:r>
      </w:ins>
      <w:del w:id="17977" w:author="xh" w:date="2026-10-19T12:54:15+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ins w:id="17978" w:author="xh" w:date="2026-10-19T12:54:15+08:00">
        <w:r>
          <w:rPr>
            <w:rFonts w:ascii="Times New Roman" w:hAnsi="Times New Roman" w:eastAsia="方正仿宋_GBK"/>
            <w:b w:val="0"/>
            <w:sz w:val="24"/>
          </w:rPr>
          <w:t xml:space="preserve">31.5</w:t>
        </w:r>
      </w:ins>
      <w:del w:id="17979" w:author="xh" w:date="2026-10-19T12:54:15+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0+</w:t>
      </w:r>
      <w:ins w:id="17980" w:author="xh" w:date="2026-10-19T12:54:15+08:00">
        <w:r>
          <w:rPr>
            <w:rFonts w:ascii="Times New Roman" w:hAnsi="Times New Roman" w:eastAsia="方正仿宋_GBK"/>
            <w:b w:val="0"/>
            <w:sz w:val="24"/>
          </w:rPr>
          <w:t xml:space="preserve">80.00</w:t>
        </w:r>
      </w:ins>
      <w:del w:id="17981" w:author="xh" w:date="2026-10-19T12:54:15+08:00">
        <w:r>
          <w:rPr>
            <w:rFonts w:ascii="Times New Roman" w:hAnsi="Times New Roman" w:eastAsia="方正仿宋_GBK"/>
            <w:b w:val="0"/>
            <w:sz w:val="24"/>
          </w:rPr>
          <w:delText xml:space="preserve">63</w:delText>
        </w:r>
      </w:del>
      <w:r>
        <w:rPr>
          <w:rFonts w:ascii="Times New Roman" w:hAnsi="Times New Roman" w:eastAsia="方正仿宋_GBK"/>
          <w:b w:val="0"/>
          <w:sz w:val="24"/>
        </w:rPr>
        <w:t xml:space="preserve"> MVA</w:t>
      </w:r>
      <w:ins w:id="17982" w:author="xh" w:date="2026-10-19T12:54:15+08:00">
        <w:r>
          <w:rPr>
            <w:rFonts w:ascii="Times New Roman" w:hAnsi="Times New Roman" w:eastAsia="方正仿宋_GBK"/>
            <w:b w:val="0"/>
            <w:sz w:val="24"/>
          </w:rPr>
          <w:t xml:space="preserve">。</w:t>
        </w:r>
      </w:ins>
      <w:del w:id="17983" w:author="xh" w:date="2026-10-19T12:54:15+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17984" w:author="xh" w:date="2026-10-19T12:54:15+08:00">
        <w:r>
          <w:rPr>
            <w:rFonts w:ascii="Times New Roman" w:hAnsi="Times New Roman" w:eastAsia="方正仿宋_GBK"/>
            <w:b w:val="0"/>
            <w:sz w:val="24"/>
          </w:rPr>
          <w:t xml:space="preserve">2033</w:t>
        </w:r>
      </w:ins>
      <w:del w:id="17985" w:author="xh" w:date="2026-10-19T12:54:15+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17986" w:author="xh" w:date="2026-10-19T12:54:15+08:00">
        <w:r>
          <w:rPr>
            <w:rFonts w:ascii="Times New Roman" w:hAnsi="Times New Roman" w:eastAsia="方正仿宋_GBK"/>
            <w:b w:val="0"/>
            <w:sz w:val="24"/>
          </w:rPr>
          <w:t xml:space="preserve">31.50 MVA更换为50.00 MVA</w:t>
        </w:r>
      </w:ins>
      <w:del w:id="17987" w:author="xh" w:date="2026-10-19T12:54:15+08:00">
        <w:r>
          <w:rPr>
            <w:rFonts w:ascii="Times New Roman" w:hAnsi="Times New Roman" w:eastAsia="方正仿宋_GBK"/>
            <w:b w:val="0"/>
            <w:sz w:val="24"/>
          </w:rPr>
          <w:delText xml:space="preserve">均保留该组合，供电任务由主变及网络承担</w:delText>
        </w:r>
      </w:del>
      <w:r>
        <w:rPr>
          <w:rFonts w:ascii="Times New Roman" w:hAnsi="Times New Roman" w:eastAsia="方正仿宋_GBK"/>
          <w:b w:val="0"/>
          <w:sz w:val="24"/>
        </w:rPr>
        <w:t xml:space="preserve">。</w:t>
      </w:r>
      <w:ins w:id="17988" w:author="xh" w:date="2026-10-19T12:54:15+08:00">
        <w:r>
          <w:rPr>
            <w:rFonts w:ascii="Times New Roman" w:hAnsi="Times New Roman" w:eastAsia="方正仿宋_GBK"/>
            <w:b w:val="0"/>
            <w:sz w:val="24"/>
          </w:rPr>
          <w:t xml:space="preserve">本站弹性方案各年未新增储能。</w:t>
        </w:r>
      </w:ins>
    </w:p>
    <w:p w14:paraId="3944FB73">
      <w:pPr>
        <w:pStyle w:val="2"/>
        <w:widowControl/>
        <w:spacing w:before="0" w:after="0" w:line="348" w:lineRule="exact"/>
        <w:ind w:firstLine="480"/>
        <w:jc w:val="both"/>
      </w:pPr>
      <w:r>
        <w:rPr>
          <w:rFonts w:ascii="Times New Roman" w:hAnsi="Times New Roman" w:eastAsia="方正仿宋_GBK"/>
          <w:b w:val="0"/>
          <w:sz w:val="24"/>
        </w:rPr>
        <w:t xml:space="preserve">2025年</w:t>
      </w:r>
      <w:del w:id="17989" w:author="xh" w:date="2026-10-19T12:54:54+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最大正向、反向净负荷分别为56.24 MW、0.00 MW</w:t>
      </w:r>
      <w:ins w:id="17990" w:author="xh" w:date="2026-10-19T12:54:54+08:00">
        <w:r>
          <w:rPr>
            <w:rFonts w:ascii="Times New Roman" w:hAnsi="Times New Roman" w:eastAsia="方正仿宋_GBK"/>
            <w:b w:val="0"/>
            <w:sz w:val="24"/>
          </w:rPr>
          <w:t xml:space="preserve">，2035年分别为81.89 MW、0.00 MW</w:t>
        </w:r>
      </w:ins>
      <w:r>
        <w:rPr>
          <w:rFonts w:ascii="Times New Roman" w:hAnsi="Times New Roman" w:eastAsia="方正仿宋_GBK"/>
          <w:b w:val="0"/>
          <w:sz w:val="24"/>
        </w:rPr>
        <w:t xml:space="preserve">。</w:t>
      </w:r>
      <w:ins w:id="17991" w:author="xh" w:date="2026-10-19T12:54:54+08:00">
        <w:r>
          <w:rPr>
            <w:rFonts w:ascii="Times New Roman" w:hAnsi="Times New Roman" w:eastAsia="方正仿宋_GBK"/>
            <w:b w:val="0"/>
            <w:sz w:val="24"/>
          </w:rPr>
          <w:t xml:space="preserve">2035年</w:t>
        </w:r>
      </w:ins>
      <w:del w:id="17992" w:author="xh" w:date="2026-10-19T12:54:54+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7993" w:author="xh" w:date="2026-10-19T12:54:54+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17994" w:author="xh" w:date="2026-10-19T12:54:54+08:00">
        <w:r>
          <w:rPr>
            <w:rFonts w:ascii="Times New Roman" w:hAnsi="Times New Roman" w:eastAsia="方正仿宋_GBK"/>
            <w:b w:val="0"/>
            <w:sz w:val="24"/>
          </w:rPr>
          <w:delText xml:space="preserve">为</w:delText>
        </w:r>
      </w:del>
      <w:r>
        <w:rPr>
          <w:rFonts w:ascii="Times New Roman" w:hAnsi="Times New Roman" w:eastAsia="方正仿宋_GBK"/>
          <w:b w:val="0"/>
          <w:sz w:val="24"/>
        </w:rPr>
        <w:t xml:space="preserve">1</w:t>
      </w:r>
      <w:ins w:id="17995" w:author="xh" w:date="2026-10-19T12:54:54+08:00">
        <w:r>
          <w:rPr>
            <w:rFonts w:ascii="Times New Roman" w:hAnsi="Times New Roman" w:eastAsia="方正仿宋_GBK"/>
            <w:b w:val="0"/>
            <w:sz w:val="24"/>
          </w:rPr>
          <w:t xml:space="preserve">11</w:t>
        </w:r>
      </w:ins>
      <w:del w:id="17996" w:author="xh" w:date="2026-10-19T12:54:54+08:00">
        <w:r>
          <w:rPr>
            <w:rFonts w:ascii="Times New Roman" w:hAnsi="Times New Roman" w:eastAsia="方正仿宋_GBK"/>
            <w:b w:val="0"/>
            <w:sz w:val="24"/>
          </w:rPr>
          <w:delText xml:space="preserve">03</w:delText>
        </w:r>
      </w:del>
      <w:r>
        <w:rPr>
          <w:rFonts w:ascii="Times New Roman" w:hAnsi="Times New Roman" w:eastAsia="方正仿宋_GBK"/>
          <w:b w:val="0"/>
          <w:sz w:val="24"/>
        </w:rPr>
        <w:t xml:space="preserve">.</w:t>
      </w:r>
      <w:ins w:id="17997" w:author="xh" w:date="2026-10-19T12:54:54+08:00">
        <w:r>
          <w:rPr>
            <w:rFonts w:ascii="Times New Roman" w:hAnsi="Times New Roman" w:eastAsia="方正仿宋_GBK"/>
            <w:b w:val="0"/>
            <w:sz w:val="24"/>
          </w:rPr>
          <w:t xml:space="preserve">5</w:t>
        </w:r>
      </w:ins>
      <w:del w:id="17998" w:author="xh" w:date="2026-10-19T12:54:54+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MVA、储能额定功率0.00 MW，弹性方案分别为1</w:t>
      </w:r>
      <w:ins w:id="17999" w:author="xh" w:date="2026-10-19T12:54:54+08:00">
        <w:r>
          <w:rPr>
            <w:rFonts w:ascii="Times New Roman" w:hAnsi="Times New Roman" w:eastAsia="方正仿宋_GBK"/>
            <w:b w:val="0"/>
            <w:sz w:val="24"/>
          </w:rPr>
          <w:t xml:space="preserve">3</w:t>
        </w:r>
      </w:ins>
      <w:r>
        <w:rPr>
          <w:rFonts w:ascii="Times New Roman" w:hAnsi="Times New Roman" w:eastAsia="方正仿宋_GBK"/>
          <w:b w:val="0"/>
          <w:sz w:val="24"/>
        </w:rPr>
        <w:t xml:space="preserve">0</w:t>
      </w:r>
      <w:del w:id="18000" w:author="xh" w:date="2026-10-19T12:54:54+08:00">
        <w:r>
          <w:rPr>
            <w:rFonts w:ascii="Times New Roman" w:hAnsi="Times New Roman" w:eastAsia="方正仿宋_GBK"/>
            <w:b w:val="0"/>
            <w:sz w:val="24"/>
          </w:rPr>
          <w:delText xml:space="preserve">3</w:delText>
        </w:r>
      </w:del>
      <w:r>
        <w:rPr>
          <w:rFonts w:ascii="Times New Roman" w:hAnsi="Times New Roman" w:eastAsia="方正仿宋_GBK"/>
          <w:b w:val="0"/>
          <w:sz w:val="24"/>
        </w:rPr>
        <w:t xml:space="preserve">.00 MVA和0.00 MW</w:t>
      </w:r>
      <w:ins w:id="18001" w:author="xh" w:date="2026-10-19T12:54:54+08:00">
        <w:r>
          <w:rPr>
            <w:rFonts w:ascii="Times New Roman" w:hAnsi="Times New Roman" w:eastAsia="方正仿宋_GBK"/>
            <w:b w:val="0"/>
            <w:sz w:val="24"/>
          </w:rPr>
          <w:t xml:space="preserve">。弹性</w:t>
        </w:r>
      </w:ins>
      <w:del w:id="18002" w:author="xh" w:date="2026-10-19T12:54:54+08:00">
        <w:r>
          <w:rPr>
            <w:rFonts w:ascii="Times New Roman" w:hAnsi="Times New Roman" w:eastAsia="方正仿宋_GBK"/>
            <w:b w:val="0"/>
            <w:sz w:val="24"/>
          </w:rPr>
          <w:delText xml:space="preserve">，两类</w:delText>
        </w:r>
      </w:del>
      <w:r>
        <w:rPr>
          <w:rFonts w:ascii="Times New Roman" w:hAnsi="Times New Roman" w:eastAsia="方正仿宋_GBK"/>
          <w:b w:val="0"/>
          <w:sz w:val="24"/>
        </w:rPr>
        <w:t xml:space="preserve">方案本站主变</w:t>
      </w:r>
      <w:del w:id="18003" w:author="xh" w:date="2026-10-19T12:54:54+08:00">
        <w:r>
          <w:rPr>
            <w:rFonts w:ascii="Times New Roman" w:hAnsi="Times New Roman" w:eastAsia="方正仿宋_GBK"/>
            <w:b w:val="0"/>
            <w:sz w:val="24"/>
          </w:rPr>
          <w:delText xml:space="preserve">总</w:delText>
        </w:r>
      </w:del>
      <w:r>
        <w:rPr>
          <w:rFonts w:ascii="Times New Roman" w:hAnsi="Times New Roman" w:eastAsia="方正仿宋_GBK"/>
          <w:b w:val="0"/>
          <w:sz w:val="24"/>
        </w:rPr>
        <w:t xml:space="preserve">容量</w:t>
      </w:r>
      <w:ins w:id="18004" w:author="xh" w:date="2026-10-19T12:54:54+08:00">
        <w:r>
          <w:rPr>
            <w:rFonts w:ascii="Times New Roman" w:hAnsi="Times New Roman" w:eastAsia="方正仿宋_GBK"/>
            <w:b w:val="0"/>
            <w:sz w:val="24"/>
          </w:rPr>
          <w:t xml:space="preserve">较刚性增加18.50 MVA</w:t>
        </w:r>
      </w:ins>
      <w:del w:id="18005" w:author="xh" w:date="2026-10-19T12:54:54+08:00">
        <w:r>
          <w:rPr>
            <w:rFonts w:ascii="Times New Roman" w:hAnsi="Times New Roman" w:eastAsia="方正仿宋_GBK"/>
            <w:b w:val="0"/>
            <w:sz w:val="24"/>
          </w:rPr>
          <w:delText xml:space="preserve">相同</w:delText>
        </w:r>
      </w:del>
      <w:r>
        <w:rPr>
          <w:rFonts w:ascii="Times New Roman" w:hAnsi="Times New Roman" w:eastAsia="方正仿宋_GBK"/>
          <w:b w:val="0"/>
          <w:sz w:val="24"/>
        </w:rPr>
        <w:t xml:space="preserve">。</w:t>
      </w:r>
      <w:del w:id="18006" w:author="xh" w:date="2026-10-19T12:54:54+08:00">
        <w:r>
          <w:rPr>
            <w:rFonts w:ascii="Times New Roman" w:hAnsi="Times New Roman" w:eastAsia="方正仿宋_GBK"/>
            <w:b w:val="0"/>
            <w:sz w:val="24"/>
          </w:rPr>
          <w:delText xml:space="preserve">弹性方案按当年各站局部极值计算的站级负载率为57%。</w:delText>
        </w:r>
      </w:del>
    </w:p>
    <w:p w14:paraId="65C21D8B">
      <w:pPr>
        <w:pStyle w:val="2"/>
        <w:keepNext/>
        <w:spacing w:before="120" w:after="80" w:line="280" w:lineRule="exact"/>
        <w:ind w:firstLine="0"/>
        <w:jc w:val="center"/>
      </w:pPr>
      <w:r>
        <w:rPr>
          <w:rFonts w:ascii="Times New Roman" w:hAnsi="Times New Roman" w:eastAsia="宋体"/>
          <w:b w:val="0"/>
          <w:sz w:val="21"/>
        </w:rPr>
        <w:t xml:space="preserve">表5-41 开元变</w:t>
      </w:r>
      <w:ins w:id="18007" w:author="xh" w:date="2026-10-19T12:55:34+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03DF1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8008" w:author="xh" w:date="2026-10-19T12:56:13+08:00"/>
        </w:trPr>
        <w:tc>
          <w:tcPr>
            <w:tcW w:w="1039" w:type="dxa"/>
            <w:tcMar>
              <w:left w:w="70" w:type="dxa"/>
              <w:right w:w="70" w:type="dxa"/>
            </w:tcMar>
            <w:vAlign w:val="center"/>
          </w:tcPr>
          <w:p w14:paraId="7A89BF6B">
            <w:pPr>
              <w:keepNext/>
              <w:spacing w:before="20" w:after="20" w:line="260" w:lineRule="exact"/>
              <w:ind w:left="0" w:leftChars="0" w:right="0" w:rightChars="0" w:firstLine="0" w:firstLineChars="0"/>
              <w:jc w:val="center"/>
              <w:rPr>
                <w:del w:id="18017" w:author="xh" w:date="2026-10-19T12:56:13+08:00"/>
              </w:rPr>
            </w:pPr>
            <w:del w:id="18018" w:author="xh" w:date="2026-10-19T12:56:13+08:00">
              <w:r>
                <w:rPr>
                  <w:rFonts w:ascii="Times New Roman" w:hAnsi="Times New Roman" w:eastAsia="宋体"/>
                  <w:b/>
                  <w:sz w:val="18"/>
                </w:rPr>
                <w:delText>方案</w:delText>
              </w:r>
            </w:del>
          </w:p>
        </w:tc>
        <w:tc>
          <w:tcPr>
            <w:tcW w:w="1039" w:type="dxa"/>
            <w:tcMar>
              <w:left w:w="70" w:type="dxa"/>
              <w:right w:w="70" w:type="dxa"/>
            </w:tcMar>
            <w:vAlign w:val="center"/>
          </w:tcPr>
          <w:p w14:paraId="07D8486B">
            <w:pPr>
              <w:keepNext/>
              <w:spacing w:before="20" w:after="20" w:line="260" w:lineRule="exact"/>
              <w:ind w:left="0" w:leftChars="0" w:right="0" w:rightChars="0" w:firstLine="0" w:firstLineChars="0"/>
              <w:jc w:val="center"/>
              <w:rPr>
                <w:del w:id="18019" w:author="xh" w:date="2026-10-19T12:56:13+08:00"/>
              </w:rPr>
            </w:pPr>
            <w:del w:id="18020" w:author="xh" w:date="2026-10-19T12:56:13+08:00">
              <w:r>
                <w:rPr>
                  <w:rFonts w:ascii="Times New Roman" w:hAnsi="Times New Roman" w:eastAsia="宋体"/>
                  <w:b/>
                  <w:sz w:val="18"/>
                </w:rPr>
                <w:delText>年份</w:delText>
              </w:r>
            </w:del>
          </w:p>
        </w:tc>
        <w:tc>
          <w:tcPr>
            <w:tcW w:w="1039" w:type="dxa"/>
            <w:tcMar>
              <w:left w:w="70" w:type="dxa"/>
              <w:right w:w="70" w:type="dxa"/>
            </w:tcMar>
            <w:vAlign w:val="center"/>
          </w:tcPr>
          <w:p w14:paraId="7DE3D2CE">
            <w:pPr>
              <w:keepNext/>
              <w:spacing w:before="20" w:after="20" w:line="260" w:lineRule="exact"/>
              <w:ind w:left="0" w:leftChars="0" w:right="0" w:rightChars="0" w:firstLine="0" w:firstLineChars="0"/>
              <w:jc w:val="center"/>
              <w:rPr>
                <w:del w:id="18021" w:author="xh" w:date="2026-10-19T12:56:13+08:00"/>
              </w:rPr>
            </w:pPr>
            <w:del w:id="18022" w:author="xh" w:date="2026-10-19T12:56:13+08:00">
              <w:r>
                <w:rPr>
                  <w:rFonts w:ascii="Times New Roman" w:hAnsi="Times New Roman" w:eastAsia="宋体"/>
                  <w:b/>
                  <w:sz w:val="18"/>
                </w:rPr>
                <w:delText>主变组合/MVA</w:delText>
              </w:r>
            </w:del>
          </w:p>
        </w:tc>
        <w:tc>
          <w:tcPr>
            <w:tcW w:w="1039" w:type="dxa"/>
            <w:tcMar>
              <w:left w:w="70" w:type="dxa"/>
              <w:right w:w="70" w:type="dxa"/>
            </w:tcMar>
            <w:vAlign w:val="center"/>
          </w:tcPr>
          <w:p w14:paraId="13EFCD70">
            <w:pPr>
              <w:keepNext/>
              <w:spacing w:before="20" w:after="20" w:line="260" w:lineRule="exact"/>
              <w:ind w:left="0" w:leftChars="0" w:right="0" w:rightChars="0" w:firstLine="0" w:firstLineChars="0"/>
              <w:jc w:val="center"/>
              <w:rPr>
                <w:del w:id="18023" w:author="xh" w:date="2026-10-19T12:56:13+08:00"/>
              </w:rPr>
            </w:pPr>
            <w:del w:id="18024" w:author="xh" w:date="2026-10-19T12:56:13+08:00">
              <w:r>
                <w:rPr>
                  <w:rFonts w:ascii="Times New Roman" w:hAnsi="Times New Roman" w:eastAsia="宋体"/>
                  <w:b/>
                  <w:sz w:val="18"/>
                </w:rPr>
                <w:delText>总容量/MVA</w:delText>
              </w:r>
            </w:del>
          </w:p>
        </w:tc>
        <w:tc>
          <w:tcPr>
            <w:tcW w:w="1039" w:type="dxa"/>
            <w:tcMar>
              <w:left w:w="70" w:type="dxa"/>
              <w:right w:w="70" w:type="dxa"/>
            </w:tcMar>
            <w:vAlign w:val="center"/>
          </w:tcPr>
          <w:p w14:paraId="3BDE5B4C">
            <w:pPr>
              <w:keepNext/>
              <w:spacing w:before="20" w:after="20" w:line="260" w:lineRule="exact"/>
              <w:ind w:left="0" w:leftChars="0" w:right="0" w:rightChars="0" w:firstLine="0" w:firstLineChars="0"/>
              <w:jc w:val="center"/>
              <w:rPr>
                <w:del w:id="18025" w:author="xh" w:date="2026-10-19T12:56:13+08:00"/>
              </w:rPr>
            </w:pPr>
            <w:del w:id="18026" w:author="xh" w:date="2026-10-19T12:56:13+08:00">
              <w:r>
                <w:rPr>
                  <w:rFonts w:ascii="Times New Roman" w:hAnsi="Times New Roman" w:eastAsia="宋体"/>
                  <w:b/>
                  <w:sz w:val="18"/>
                </w:rPr>
                <w:delText>储能额定功率/MW</w:delText>
              </w:r>
            </w:del>
          </w:p>
        </w:tc>
        <w:tc>
          <w:tcPr>
            <w:tcW w:w="1039" w:type="dxa"/>
            <w:tcMar>
              <w:left w:w="70" w:type="dxa"/>
              <w:right w:w="70" w:type="dxa"/>
            </w:tcMar>
            <w:vAlign w:val="center"/>
          </w:tcPr>
          <w:p w14:paraId="4FAA082E">
            <w:pPr>
              <w:keepNext/>
              <w:spacing w:before="20" w:after="20" w:line="260" w:lineRule="exact"/>
              <w:ind w:left="0" w:leftChars="0" w:right="0" w:rightChars="0" w:firstLine="0" w:firstLineChars="0"/>
              <w:jc w:val="center"/>
              <w:rPr>
                <w:del w:id="18027" w:author="xh" w:date="2026-10-19T12:56:13+08:00"/>
              </w:rPr>
            </w:pPr>
            <w:del w:id="18028" w:author="xh" w:date="2026-10-19T12:56:13+08:00">
              <w:r>
                <w:rPr>
                  <w:rFonts w:ascii="Times New Roman" w:hAnsi="Times New Roman" w:eastAsia="宋体"/>
                  <w:b/>
                  <w:sz w:val="18"/>
                </w:rPr>
                <w:delText>转出/MW</w:delText>
              </w:r>
            </w:del>
          </w:p>
        </w:tc>
        <w:tc>
          <w:tcPr>
            <w:tcW w:w="1039" w:type="dxa"/>
            <w:tcMar>
              <w:left w:w="70" w:type="dxa"/>
              <w:right w:w="70" w:type="dxa"/>
            </w:tcMar>
            <w:vAlign w:val="center"/>
          </w:tcPr>
          <w:p w14:paraId="68CAF6E9">
            <w:pPr>
              <w:keepNext/>
              <w:spacing w:before="20" w:after="20" w:line="260" w:lineRule="exact"/>
              <w:ind w:left="0" w:leftChars="0" w:right="0" w:rightChars="0" w:firstLine="0" w:firstLineChars="0"/>
              <w:jc w:val="center"/>
              <w:rPr>
                <w:del w:id="18029" w:author="xh" w:date="2026-10-19T12:56:13+08:00"/>
              </w:rPr>
            </w:pPr>
            <w:del w:id="18030" w:author="xh" w:date="2026-10-19T12:56:13+08:00">
              <w:r>
                <w:rPr>
                  <w:rFonts w:ascii="Times New Roman" w:hAnsi="Times New Roman" w:eastAsia="宋体"/>
                  <w:b/>
                  <w:sz w:val="18"/>
                </w:rPr>
                <w:delText>承接/MW</w:delText>
              </w:r>
            </w:del>
          </w:p>
        </w:tc>
        <w:tc>
          <w:tcPr>
            <w:tcW w:w="1039" w:type="dxa"/>
            <w:tcMar>
              <w:left w:w="70" w:type="dxa"/>
              <w:right w:w="70" w:type="dxa"/>
            </w:tcMar>
            <w:vAlign w:val="center"/>
          </w:tcPr>
          <w:p w14:paraId="5318A25E">
            <w:pPr>
              <w:keepNext/>
              <w:spacing w:before="20" w:after="20" w:line="260" w:lineRule="exact"/>
              <w:ind w:left="0" w:leftChars="0" w:right="0" w:rightChars="0" w:firstLine="0" w:firstLineChars="0"/>
              <w:jc w:val="center"/>
              <w:rPr>
                <w:del w:id="18031" w:author="xh" w:date="2026-10-19T12:56:13+08:00"/>
              </w:rPr>
            </w:pPr>
            <w:del w:id="18032" w:author="xh" w:date="2026-10-19T12:56:13+08:00">
              <w:r>
                <w:rPr>
                  <w:rFonts w:ascii="Times New Roman" w:hAnsi="Times New Roman" w:eastAsia="宋体"/>
                  <w:b/>
                  <w:sz w:val="18"/>
                </w:rPr>
                <w:delText>转接后净负荷/MW</w:delText>
              </w:r>
            </w:del>
          </w:p>
        </w:tc>
      </w:tr>
      <w:tr w14:paraId="44EA3C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8009" w:author="xh" w:date="2026-10-19T12:56:13+08:00"/>
        </w:trPr>
        <w:tc>
          <w:tcPr>
            <w:tcW w:w="1039" w:type="dxa"/>
            <w:tcMar>
              <w:left w:w="70" w:type="dxa"/>
              <w:right w:w="70" w:type="dxa"/>
            </w:tcMar>
            <w:vAlign w:val="center"/>
          </w:tcPr>
          <w:p w14:paraId="5205F08D">
            <w:pPr>
              <w:keepNext/>
              <w:spacing w:before="20" w:after="20" w:line="260" w:lineRule="exact"/>
              <w:ind w:left="0" w:leftChars="0" w:right="0" w:rightChars="0" w:firstLine="0" w:firstLineChars="0"/>
              <w:jc w:val="center"/>
              <w:rPr>
                <w:del w:id="18033" w:author="xh" w:date="2026-10-19T12:56:13+08:00"/>
              </w:rPr>
            </w:pPr>
            <w:del w:id="18034" w:author="xh" w:date="2026-10-19T12:56:13+08:00">
              <w:r>
                <w:rPr>
                  <w:rFonts w:ascii="Times New Roman" w:hAnsi="Times New Roman" w:eastAsia="宋体"/>
                  <w:b w:val="0"/>
                  <w:sz w:val="18"/>
                </w:rPr>
                <w:delText>刚性</w:delText>
              </w:r>
            </w:del>
          </w:p>
        </w:tc>
        <w:tc>
          <w:tcPr>
            <w:tcW w:w="1039" w:type="dxa"/>
            <w:tcMar>
              <w:left w:w="70" w:type="dxa"/>
              <w:right w:w="70" w:type="dxa"/>
            </w:tcMar>
            <w:vAlign w:val="center"/>
          </w:tcPr>
          <w:p w14:paraId="12C511CB">
            <w:pPr>
              <w:keepNext/>
              <w:spacing w:before="20" w:after="20" w:line="260" w:lineRule="exact"/>
              <w:ind w:left="0" w:leftChars="0" w:right="0" w:rightChars="0" w:firstLine="0" w:firstLineChars="0"/>
              <w:jc w:val="center"/>
              <w:rPr>
                <w:del w:id="18035" w:author="xh" w:date="2026-10-19T12:56:13+08:00"/>
              </w:rPr>
            </w:pPr>
            <w:del w:id="18036" w:author="xh" w:date="2026-10-19T12:56:13+08:00">
              <w:r>
                <w:rPr>
                  <w:rFonts w:ascii="Times New Roman" w:hAnsi="Times New Roman" w:eastAsia="宋体"/>
                  <w:b w:val="0"/>
                  <w:sz w:val="18"/>
                </w:rPr>
                <w:delText>2022</w:delText>
              </w:r>
            </w:del>
          </w:p>
        </w:tc>
        <w:tc>
          <w:tcPr>
            <w:tcW w:w="1039" w:type="dxa"/>
            <w:tcMar>
              <w:left w:w="70" w:type="dxa"/>
              <w:right w:w="70" w:type="dxa"/>
            </w:tcMar>
            <w:vAlign w:val="center"/>
          </w:tcPr>
          <w:p w14:paraId="34F72C2F">
            <w:pPr>
              <w:keepNext/>
              <w:spacing w:before="20" w:after="20" w:line="260" w:lineRule="exact"/>
              <w:ind w:left="0" w:leftChars="0" w:right="0" w:rightChars="0" w:firstLine="0" w:firstLineChars="0"/>
              <w:jc w:val="center"/>
              <w:rPr>
                <w:del w:id="18037" w:author="xh" w:date="2026-10-19T12:56:13+08:00"/>
              </w:rPr>
            </w:pPr>
            <w:del w:id="18038" w:author="xh" w:date="2026-10-19T12:56:13+08:00">
              <w:r>
                <w:rPr>
                  <w:rFonts w:ascii="Times New Roman" w:hAnsi="Times New Roman" w:eastAsia="宋体"/>
                  <w:b w:val="0"/>
                  <w:sz w:val="18"/>
                </w:rPr>
                <w:delText>40+63</w:delText>
              </w:r>
            </w:del>
          </w:p>
        </w:tc>
        <w:tc>
          <w:tcPr>
            <w:tcW w:w="1039" w:type="dxa"/>
            <w:tcMar>
              <w:left w:w="70" w:type="dxa"/>
              <w:right w:w="70" w:type="dxa"/>
            </w:tcMar>
            <w:vAlign w:val="center"/>
          </w:tcPr>
          <w:p w14:paraId="492F82BB">
            <w:pPr>
              <w:keepNext/>
              <w:spacing w:before="20" w:after="20" w:line="260" w:lineRule="exact"/>
              <w:ind w:left="0" w:leftChars="0" w:right="0" w:rightChars="0" w:firstLine="0" w:firstLineChars="0"/>
              <w:jc w:val="center"/>
              <w:rPr>
                <w:del w:id="18039" w:author="xh" w:date="2026-10-19T12:56:13+08:00"/>
              </w:rPr>
            </w:pPr>
            <w:del w:id="18040" w:author="xh" w:date="2026-10-19T12:56:13+08:00">
              <w:r>
                <w:rPr>
                  <w:rFonts w:ascii="Times New Roman" w:hAnsi="Times New Roman" w:eastAsia="宋体"/>
                  <w:b w:val="0"/>
                  <w:sz w:val="18"/>
                </w:rPr>
                <w:delText>103.00</w:delText>
              </w:r>
            </w:del>
          </w:p>
        </w:tc>
        <w:tc>
          <w:tcPr>
            <w:tcW w:w="1039" w:type="dxa"/>
            <w:tcMar>
              <w:left w:w="70" w:type="dxa"/>
              <w:right w:w="70" w:type="dxa"/>
            </w:tcMar>
            <w:vAlign w:val="center"/>
          </w:tcPr>
          <w:p w14:paraId="6250D919">
            <w:pPr>
              <w:keepNext/>
              <w:spacing w:before="20" w:after="20" w:line="260" w:lineRule="exact"/>
              <w:ind w:left="0" w:leftChars="0" w:right="0" w:rightChars="0" w:firstLine="0" w:firstLineChars="0"/>
              <w:jc w:val="center"/>
              <w:rPr>
                <w:del w:id="18041" w:author="xh" w:date="2026-10-19T12:56:13+08:00"/>
              </w:rPr>
            </w:pPr>
            <w:del w:id="18042" w:author="xh" w:date="2026-10-19T12:56:13+08:00">
              <w:r>
                <w:rPr>
                  <w:rFonts w:ascii="Times New Roman" w:hAnsi="Times New Roman" w:eastAsia="宋体"/>
                  <w:b w:val="0"/>
                  <w:sz w:val="18"/>
                </w:rPr>
                <w:delText>0.00</w:delText>
              </w:r>
            </w:del>
          </w:p>
        </w:tc>
        <w:tc>
          <w:tcPr>
            <w:tcW w:w="1039" w:type="dxa"/>
            <w:tcMar>
              <w:left w:w="70" w:type="dxa"/>
              <w:right w:w="70" w:type="dxa"/>
            </w:tcMar>
            <w:vAlign w:val="center"/>
          </w:tcPr>
          <w:p w14:paraId="52A8AE74">
            <w:pPr>
              <w:keepNext/>
              <w:spacing w:before="20" w:after="20" w:line="260" w:lineRule="exact"/>
              <w:ind w:left="0" w:leftChars="0" w:right="0" w:rightChars="0" w:firstLine="0" w:firstLineChars="0"/>
              <w:jc w:val="center"/>
              <w:rPr>
                <w:del w:id="18043" w:author="xh" w:date="2026-10-19T12:56:13+08:00"/>
              </w:rPr>
            </w:pPr>
            <w:del w:id="18044" w:author="xh" w:date="2026-10-19T12:56:13+08:00">
              <w:r>
                <w:rPr>
                  <w:rFonts w:ascii="Times New Roman" w:hAnsi="Times New Roman" w:eastAsia="宋体"/>
                  <w:b w:val="0"/>
                  <w:sz w:val="18"/>
                </w:rPr>
                <w:delText>0.00</w:delText>
              </w:r>
            </w:del>
          </w:p>
        </w:tc>
        <w:tc>
          <w:tcPr>
            <w:tcW w:w="1039" w:type="dxa"/>
            <w:tcMar>
              <w:left w:w="70" w:type="dxa"/>
              <w:right w:w="70" w:type="dxa"/>
            </w:tcMar>
            <w:vAlign w:val="center"/>
          </w:tcPr>
          <w:p w14:paraId="6707684C">
            <w:pPr>
              <w:keepNext/>
              <w:spacing w:before="20" w:after="20" w:line="260" w:lineRule="exact"/>
              <w:ind w:left="0" w:leftChars="0" w:right="0" w:rightChars="0" w:firstLine="0" w:firstLineChars="0"/>
              <w:jc w:val="center"/>
              <w:rPr>
                <w:del w:id="18045" w:author="xh" w:date="2026-10-19T12:56:13+08:00"/>
              </w:rPr>
            </w:pPr>
            <w:del w:id="18046" w:author="xh" w:date="2026-10-19T12:56:13+08:00">
              <w:r>
                <w:rPr>
                  <w:rFonts w:ascii="Times New Roman" w:hAnsi="Times New Roman" w:eastAsia="宋体"/>
                  <w:b w:val="0"/>
                  <w:sz w:val="18"/>
                </w:rPr>
                <w:delText>0.00</w:delText>
              </w:r>
            </w:del>
          </w:p>
        </w:tc>
        <w:tc>
          <w:tcPr>
            <w:tcW w:w="1039" w:type="dxa"/>
            <w:tcMar>
              <w:left w:w="70" w:type="dxa"/>
              <w:right w:w="70" w:type="dxa"/>
            </w:tcMar>
            <w:vAlign w:val="center"/>
          </w:tcPr>
          <w:p w14:paraId="1763C032">
            <w:pPr>
              <w:keepNext/>
              <w:spacing w:before="20" w:after="20" w:line="260" w:lineRule="exact"/>
              <w:ind w:left="0" w:leftChars="0" w:right="0" w:rightChars="0" w:firstLine="0" w:firstLineChars="0"/>
              <w:jc w:val="center"/>
              <w:rPr>
                <w:del w:id="18047" w:author="xh" w:date="2026-10-19T12:56:13+08:00"/>
              </w:rPr>
            </w:pPr>
            <w:del w:id="18048" w:author="xh" w:date="2026-10-19T12:56:13+08:00">
              <w:r>
                <w:rPr>
                  <w:rFonts w:ascii="Times New Roman" w:hAnsi="Times New Roman" w:eastAsia="宋体"/>
                  <w:b w:val="0"/>
                  <w:sz w:val="18"/>
                </w:rPr>
                <w:delText>52.69</w:delText>
              </w:r>
            </w:del>
          </w:p>
        </w:tc>
      </w:tr>
      <w:tr w14:paraId="055A02E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8010" w:author="xh" w:date="2026-10-19T12:56:13+08:00"/>
        </w:trPr>
        <w:tc>
          <w:tcPr>
            <w:tcW w:w="1039" w:type="dxa"/>
            <w:tcMar>
              <w:left w:w="70" w:type="dxa"/>
              <w:right w:w="70" w:type="dxa"/>
            </w:tcMar>
            <w:vAlign w:val="center"/>
          </w:tcPr>
          <w:p w14:paraId="7BD42260">
            <w:pPr>
              <w:keepNext/>
              <w:spacing w:before="20" w:after="20" w:line="260" w:lineRule="exact"/>
              <w:ind w:left="0" w:leftChars="0" w:right="0" w:rightChars="0" w:firstLine="0" w:firstLineChars="0"/>
              <w:jc w:val="center"/>
              <w:rPr>
                <w:del w:id="18049" w:author="xh" w:date="2026-10-19T12:56:13+08:00"/>
              </w:rPr>
            </w:pPr>
            <w:del w:id="18050" w:author="xh" w:date="2026-10-19T12:56:13+08:00">
              <w:r>
                <w:rPr>
                  <w:rFonts w:ascii="Times New Roman" w:hAnsi="Times New Roman" w:eastAsia="宋体"/>
                  <w:b w:val="0"/>
                  <w:sz w:val="18"/>
                </w:rPr>
                <w:delText>刚性</w:delText>
              </w:r>
            </w:del>
          </w:p>
        </w:tc>
        <w:tc>
          <w:tcPr>
            <w:tcW w:w="1039" w:type="dxa"/>
            <w:tcMar>
              <w:left w:w="70" w:type="dxa"/>
              <w:right w:w="70" w:type="dxa"/>
            </w:tcMar>
            <w:vAlign w:val="center"/>
          </w:tcPr>
          <w:p w14:paraId="21DC4714">
            <w:pPr>
              <w:keepNext/>
              <w:spacing w:before="20" w:after="20" w:line="260" w:lineRule="exact"/>
              <w:ind w:left="0" w:leftChars="0" w:right="0" w:rightChars="0" w:firstLine="0" w:firstLineChars="0"/>
              <w:jc w:val="center"/>
              <w:rPr>
                <w:del w:id="18051" w:author="xh" w:date="2026-10-19T12:56:13+08:00"/>
              </w:rPr>
            </w:pPr>
            <w:del w:id="18052" w:author="xh" w:date="2026-10-19T12:56:13+08:00">
              <w:r>
                <w:rPr>
                  <w:rFonts w:ascii="Times New Roman" w:hAnsi="Times New Roman" w:eastAsia="宋体"/>
                  <w:b w:val="0"/>
                  <w:sz w:val="18"/>
                </w:rPr>
                <w:delText>2023</w:delText>
              </w:r>
            </w:del>
          </w:p>
        </w:tc>
        <w:tc>
          <w:tcPr>
            <w:tcW w:w="1039" w:type="dxa"/>
            <w:tcMar>
              <w:left w:w="70" w:type="dxa"/>
              <w:right w:w="70" w:type="dxa"/>
            </w:tcMar>
            <w:vAlign w:val="center"/>
          </w:tcPr>
          <w:p w14:paraId="23BCC4B2">
            <w:pPr>
              <w:keepNext/>
              <w:spacing w:before="20" w:after="20" w:line="260" w:lineRule="exact"/>
              <w:ind w:left="0" w:leftChars="0" w:right="0" w:rightChars="0" w:firstLine="0" w:firstLineChars="0"/>
              <w:jc w:val="center"/>
              <w:rPr>
                <w:del w:id="18053" w:author="xh" w:date="2026-10-19T12:56:13+08:00"/>
              </w:rPr>
            </w:pPr>
            <w:del w:id="18054" w:author="xh" w:date="2026-10-19T12:56:13+08:00">
              <w:r>
                <w:rPr>
                  <w:rFonts w:ascii="Times New Roman" w:hAnsi="Times New Roman" w:eastAsia="宋体"/>
                  <w:b w:val="0"/>
                  <w:sz w:val="18"/>
                </w:rPr>
                <w:delText>40+63</w:delText>
              </w:r>
            </w:del>
          </w:p>
        </w:tc>
        <w:tc>
          <w:tcPr>
            <w:tcW w:w="1039" w:type="dxa"/>
            <w:tcMar>
              <w:left w:w="70" w:type="dxa"/>
              <w:right w:w="70" w:type="dxa"/>
            </w:tcMar>
            <w:vAlign w:val="center"/>
          </w:tcPr>
          <w:p w14:paraId="773E83D8">
            <w:pPr>
              <w:keepNext/>
              <w:spacing w:before="20" w:after="20" w:line="260" w:lineRule="exact"/>
              <w:ind w:left="0" w:leftChars="0" w:right="0" w:rightChars="0" w:firstLine="0" w:firstLineChars="0"/>
              <w:jc w:val="center"/>
              <w:rPr>
                <w:del w:id="18055" w:author="xh" w:date="2026-10-19T12:56:13+08:00"/>
              </w:rPr>
            </w:pPr>
            <w:del w:id="18056" w:author="xh" w:date="2026-10-19T12:56:13+08:00">
              <w:r>
                <w:rPr>
                  <w:rFonts w:ascii="Times New Roman" w:hAnsi="Times New Roman" w:eastAsia="宋体"/>
                  <w:b w:val="0"/>
                  <w:sz w:val="18"/>
                </w:rPr>
                <w:delText>103.00</w:delText>
              </w:r>
            </w:del>
          </w:p>
        </w:tc>
        <w:tc>
          <w:tcPr>
            <w:tcW w:w="1039" w:type="dxa"/>
            <w:tcMar>
              <w:left w:w="70" w:type="dxa"/>
              <w:right w:w="70" w:type="dxa"/>
            </w:tcMar>
            <w:vAlign w:val="center"/>
          </w:tcPr>
          <w:p w14:paraId="0E242535">
            <w:pPr>
              <w:keepNext/>
              <w:spacing w:before="20" w:after="20" w:line="260" w:lineRule="exact"/>
              <w:ind w:left="0" w:leftChars="0" w:right="0" w:rightChars="0" w:firstLine="0" w:firstLineChars="0"/>
              <w:jc w:val="center"/>
              <w:rPr>
                <w:del w:id="18057" w:author="xh" w:date="2026-10-19T12:56:13+08:00"/>
              </w:rPr>
            </w:pPr>
            <w:del w:id="18058" w:author="xh" w:date="2026-10-19T12:56:13+08:00">
              <w:r>
                <w:rPr>
                  <w:rFonts w:ascii="Times New Roman" w:hAnsi="Times New Roman" w:eastAsia="宋体"/>
                  <w:b w:val="0"/>
                  <w:sz w:val="18"/>
                </w:rPr>
                <w:delText>0.00</w:delText>
              </w:r>
            </w:del>
          </w:p>
        </w:tc>
        <w:tc>
          <w:tcPr>
            <w:tcW w:w="1039" w:type="dxa"/>
            <w:tcMar>
              <w:left w:w="70" w:type="dxa"/>
              <w:right w:w="70" w:type="dxa"/>
            </w:tcMar>
            <w:vAlign w:val="center"/>
          </w:tcPr>
          <w:p w14:paraId="7B5FBF9B">
            <w:pPr>
              <w:keepNext/>
              <w:spacing w:before="20" w:after="20" w:line="260" w:lineRule="exact"/>
              <w:ind w:left="0" w:leftChars="0" w:right="0" w:rightChars="0" w:firstLine="0" w:firstLineChars="0"/>
              <w:jc w:val="center"/>
              <w:rPr>
                <w:del w:id="18059" w:author="xh" w:date="2026-10-19T12:56:13+08:00"/>
              </w:rPr>
            </w:pPr>
            <w:del w:id="18060" w:author="xh" w:date="2026-10-19T12:56:13+08:00">
              <w:r>
                <w:rPr>
                  <w:rFonts w:ascii="Times New Roman" w:hAnsi="Times New Roman" w:eastAsia="宋体"/>
                  <w:b w:val="0"/>
                  <w:sz w:val="18"/>
                </w:rPr>
                <w:delText>0.00</w:delText>
              </w:r>
            </w:del>
          </w:p>
        </w:tc>
        <w:tc>
          <w:tcPr>
            <w:tcW w:w="1039" w:type="dxa"/>
            <w:tcMar>
              <w:left w:w="70" w:type="dxa"/>
              <w:right w:w="70" w:type="dxa"/>
            </w:tcMar>
            <w:vAlign w:val="center"/>
          </w:tcPr>
          <w:p w14:paraId="70C106D0">
            <w:pPr>
              <w:keepNext/>
              <w:spacing w:before="20" w:after="20" w:line="260" w:lineRule="exact"/>
              <w:ind w:left="0" w:leftChars="0" w:right="0" w:rightChars="0" w:firstLine="0" w:firstLineChars="0"/>
              <w:jc w:val="center"/>
              <w:rPr>
                <w:del w:id="18061" w:author="xh" w:date="2026-10-19T12:56:13+08:00"/>
              </w:rPr>
            </w:pPr>
            <w:del w:id="18062" w:author="xh" w:date="2026-10-19T12:56:13+08:00">
              <w:r>
                <w:rPr>
                  <w:rFonts w:ascii="Times New Roman" w:hAnsi="Times New Roman" w:eastAsia="宋体"/>
                  <w:b w:val="0"/>
                  <w:sz w:val="18"/>
                </w:rPr>
                <w:delText>9.69</w:delText>
              </w:r>
            </w:del>
          </w:p>
        </w:tc>
        <w:tc>
          <w:tcPr>
            <w:tcW w:w="1039" w:type="dxa"/>
            <w:tcMar>
              <w:left w:w="70" w:type="dxa"/>
              <w:right w:w="70" w:type="dxa"/>
            </w:tcMar>
            <w:vAlign w:val="center"/>
          </w:tcPr>
          <w:p w14:paraId="699A24EA">
            <w:pPr>
              <w:keepNext/>
              <w:spacing w:before="20" w:after="20" w:line="260" w:lineRule="exact"/>
              <w:ind w:left="0" w:leftChars="0" w:right="0" w:rightChars="0" w:firstLine="0" w:firstLineChars="0"/>
              <w:jc w:val="center"/>
              <w:rPr>
                <w:del w:id="18063" w:author="xh" w:date="2026-10-19T12:56:13+08:00"/>
              </w:rPr>
            </w:pPr>
            <w:del w:id="18064" w:author="xh" w:date="2026-10-19T12:56:13+08:00">
              <w:r>
                <w:rPr>
                  <w:rFonts w:ascii="Times New Roman" w:hAnsi="Times New Roman" w:eastAsia="宋体"/>
                  <w:b w:val="0"/>
                  <w:sz w:val="18"/>
                </w:rPr>
                <w:delText>66.43</w:delText>
              </w:r>
            </w:del>
          </w:p>
        </w:tc>
      </w:tr>
      <w:tr w14:paraId="64AC58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8011" w:author="xh" w:date="2026-10-19T12:56:13+08:00"/>
        </w:trPr>
        <w:tc>
          <w:tcPr>
            <w:tcW w:w="1039" w:type="dxa"/>
            <w:tcMar>
              <w:left w:w="70" w:type="dxa"/>
              <w:right w:w="70" w:type="dxa"/>
            </w:tcMar>
            <w:vAlign w:val="center"/>
          </w:tcPr>
          <w:p w14:paraId="02589CBE">
            <w:pPr>
              <w:keepNext/>
              <w:spacing w:before="20" w:after="20" w:line="260" w:lineRule="exact"/>
              <w:ind w:left="0" w:leftChars="0" w:right="0" w:rightChars="0" w:firstLine="0" w:firstLineChars="0"/>
              <w:jc w:val="center"/>
              <w:rPr>
                <w:del w:id="18065" w:author="xh" w:date="2026-10-19T12:56:13+08:00"/>
              </w:rPr>
            </w:pPr>
            <w:del w:id="18066" w:author="xh" w:date="2026-10-19T12:56:13+08:00">
              <w:r>
                <w:rPr>
                  <w:rFonts w:ascii="Times New Roman" w:hAnsi="Times New Roman" w:eastAsia="宋体"/>
                  <w:b w:val="0"/>
                  <w:sz w:val="18"/>
                </w:rPr>
                <w:delText>刚性</w:delText>
              </w:r>
            </w:del>
          </w:p>
        </w:tc>
        <w:tc>
          <w:tcPr>
            <w:tcW w:w="1039" w:type="dxa"/>
            <w:tcMar>
              <w:left w:w="70" w:type="dxa"/>
              <w:right w:w="70" w:type="dxa"/>
            </w:tcMar>
            <w:vAlign w:val="center"/>
          </w:tcPr>
          <w:p w14:paraId="696C9A0E">
            <w:pPr>
              <w:keepNext/>
              <w:spacing w:before="20" w:after="20" w:line="260" w:lineRule="exact"/>
              <w:ind w:left="0" w:leftChars="0" w:right="0" w:rightChars="0" w:firstLine="0" w:firstLineChars="0"/>
              <w:jc w:val="center"/>
              <w:rPr>
                <w:del w:id="18067" w:author="xh" w:date="2026-10-19T12:56:13+08:00"/>
              </w:rPr>
            </w:pPr>
            <w:del w:id="18068" w:author="xh" w:date="2026-10-19T12:56:13+08:00">
              <w:r>
                <w:rPr>
                  <w:rFonts w:ascii="Times New Roman" w:hAnsi="Times New Roman" w:eastAsia="宋体"/>
                  <w:b w:val="0"/>
                  <w:sz w:val="18"/>
                </w:rPr>
                <w:delText>2024</w:delText>
              </w:r>
            </w:del>
          </w:p>
        </w:tc>
        <w:tc>
          <w:tcPr>
            <w:tcW w:w="1039" w:type="dxa"/>
            <w:tcMar>
              <w:left w:w="70" w:type="dxa"/>
              <w:right w:w="70" w:type="dxa"/>
            </w:tcMar>
            <w:vAlign w:val="center"/>
          </w:tcPr>
          <w:p w14:paraId="3284FE4F">
            <w:pPr>
              <w:keepNext/>
              <w:spacing w:before="20" w:after="20" w:line="260" w:lineRule="exact"/>
              <w:ind w:left="0" w:leftChars="0" w:right="0" w:rightChars="0" w:firstLine="0" w:firstLineChars="0"/>
              <w:jc w:val="center"/>
              <w:rPr>
                <w:del w:id="18069" w:author="xh" w:date="2026-10-19T12:56:13+08:00"/>
              </w:rPr>
            </w:pPr>
            <w:del w:id="18070" w:author="xh" w:date="2026-10-19T12:56:13+08:00">
              <w:r>
                <w:rPr>
                  <w:rFonts w:ascii="Times New Roman" w:hAnsi="Times New Roman" w:eastAsia="宋体"/>
                  <w:b w:val="0"/>
                  <w:sz w:val="18"/>
                </w:rPr>
                <w:delText>40+63</w:delText>
              </w:r>
            </w:del>
          </w:p>
        </w:tc>
        <w:tc>
          <w:tcPr>
            <w:tcW w:w="1039" w:type="dxa"/>
            <w:tcMar>
              <w:left w:w="70" w:type="dxa"/>
              <w:right w:w="70" w:type="dxa"/>
            </w:tcMar>
            <w:vAlign w:val="center"/>
          </w:tcPr>
          <w:p w14:paraId="2920EA11">
            <w:pPr>
              <w:keepNext/>
              <w:spacing w:before="20" w:after="20" w:line="260" w:lineRule="exact"/>
              <w:ind w:left="0" w:leftChars="0" w:right="0" w:rightChars="0" w:firstLine="0" w:firstLineChars="0"/>
              <w:jc w:val="center"/>
              <w:rPr>
                <w:del w:id="18071" w:author="xh" w:date="2026-10-19T12:56:13+08:00"/>
              </w:rPr>
            </w:pPr>
            <w:del w:id="18072" w:author="xh" w:date="2026-10-19T12:56:13+08:00">
              <w:r>
                <w:rPr>
                  <w:rFonts w:ascii="Times New Roman" w:hAnsi="Times New Roman" w:eastAsia="宋体"/>
                  <w:b w:val="0"/>
                  <w:sz w:val="18"/>
                </w:rPr>
                <w:delText>103.00</w:delText>
              </w:r>
            </w:del>
          </w:p>
        </w:tc>
        <w:tc>
          <w:tcPr>
            <w:tcW w:w="1039" w:type="dxa"/>
            <w:tcMar>
              <w:left w:w="70" w:type="dxa"/>
              <w:right w:w="70" w:type="dxa"/>
            </w:tcMar>
            <w:vAlign w:val="center"/>
          </w:tcPr>
          <w:p w14:paraId="77ED5E2D">
            <w:pPr>
              <w:keepNext/>
              <w:spacing w:before="20" w:after="20" w:line="260" w:lineRule="exact"/>
              <w:ind w:left="0" w:leftChars="0" w:right="0" w:rightChars="0" w:firstLine="0" w:firstLineChars="0"/>
              <w:jc w:val="center"/>
              <w:rPr>
                <w:del w:id="18073" w:author="xh" w:date="2026-10-19T12:56:13+08:00"/>
              </w:rPr>
            </w:pPr>
            <w:del w:id="18074" w:author="xh" w:date="2026-10-19T12:56:13+08:00">
              <w:r>
                <w:rPr>
                  <w:rFonts w:ascii="Times New Roman" w:hAnsi="Times New Roman" w:eastAsia="宋体"/>
                  <w:b w:val="0"/>
                  <w:sz w:val="18"/>
                </w:rPr>
                <w:delText>0.00</w:delText>
              </w:r>
            </w:del>
          </w:p>
        </w:tc>
        <w:tc>
          <w:tcPr>
            <w:tcW w:w="1039" w:type="dxa"/>
            <w:tcMar>
              <w:left w:w="70" w:type="dxa"/>
              <w:right w:w="70" w:type="dxa"/>
            </w:tcMar>
            <w:vAlign w:val="center"/>
          </w:tcPr>
          <w:p w14:paraId="5BE8548A">
            <w:pPr>
              <w:keepNext/>
              <w:spacing w:before="20" w:after="20" w:line="260" w:lineRule="exact"/>
              <w:ind w:left="0" w:leftChars="0" w:right="0" w:rightChars="0" w:firstLine="0" w:firstLineChars="0"/>
              <w:jc w:val="center"/>
              <w:rPr>
                <w:del w:id="18075" w:author="xh" w:date="2026-10-19T12:56:13+08:00"/>
              </w:rPr>
            </w:pPr>
            <w:del w:id="18076" w:author="xh" w:date="2026-10-19T12:56:13+08:00">
              <w:r>
                <w:rPr>
                  <w:rFonts w:ascii="Times New Roman" w:hAnsi="Times New Roman" w:eastAsia="宋体"/>
                  <w:b w:val="0"/>
                  <w:sz w:val="18"/>
                </w:rPr>
                <w:delText>0.00</w:delText>
              </w:r>
            </w:del>
          </w:p>
        </w:tc>
        <w:tc>
          <w:tcPr>
            <w:tcW w:w="1039" w:type="dxa"/>
            <w:tcMar>
              <w:left w:w="70" w:type="dxa"/>
              <w:right w:w="70" w:type="dxa"/>
            </w:tcMar>
            <w:vAlign w:val="center"/>
          </w:tcPr>
          <w:p w14:paraId="6094B38C">
            <w:pPr>
              <w:keepNext/>
              <w:spacing w:before="20" w:after="20" w:line="260" w:lineRule="exact"/>
              <w:ind w:left="0" w:leftChars="0" w:right="0" w:rightChars="0" w:firstLine="0" w:firstLineChars="0"/>
              <w:jc w:val="center"/>
              <w:rPr>
                <w:del w:id="18077" w:author="xh" w:date="2026-10-19T12:56:13+08:00"/>
              </w:rPr>
            </w:pPr>
            <w:del w:id="18078" w:author="xh" w:date="2026-10-19T12:56:13+08:00">
              <w:r>
                <w:rPr>
                  <w:rFonts w:ascii="Times New Roman" w:hAnsi="Times New Roman" w:eastAsia="宋体"/>
                  <w:b w:val="0"/>
                  <w:sz w:val="18"/>
                </w:rPr>
                <w:delText>1.91</w:delText>
              </w:r>
            </w:del>
          </w:p>
        </w:tc>
        <w:tc>
          <w:tcPr>
            <w:tcW w:w="1039" w:type="dxa"/>
            <w:tcMar>
              <w:left w:w="70" w:type="dxa"/>
              <w:right w:w="70" w:type="dxa"/>
            </w:tcMar>
            <w:vAlign w:val="center"/>
          </w:tcPr>
          <w:p w14:paraId="4DD71E04">
            <w:pPr>
              <w:keepNext/>
              <w:spacing w:before="20" w:after="20" w:line="260" w:lineRule="exact"/>
              <w:ind w:left="0" w:leftChars="0" w:right="0" w:rightChars="0" w:firstLine="0" w:firstLineChars="0"/>
              <w:jc w:val="center"/>
              <w:rPr>
                <w:del w:id="18079" w:author="xh" w:date="2026-10-19T12:56:13+08:00"/>
              </w:rPr>
            </w:pPr>
            <w:del w:id="18080" w:author="xh" w:date="2026-10-19T12:56:13+08:00">
              <w:r>
                <w:rPr>
                  <w:rFonts w:ascii="Times New Roman" w:hAnsi="Times New Roman" w:eastAsia="宋体"/>
                  <w:b w:val="0"/>
                  <w:sz w:val="18"/>
                </w:rPr>
                <w:delText>55.22</w:delText>
              </w:r>
            </w:del>
          </w:p>
        </w:tc>
      </w:tr>
      <w:tr w14:paraId="168C9A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8012" w:author="xh" w:date="2026-10-19T12:56:13+08:00"/>
        </w:trPr>
        <w:tc>
          <w:tcPr>
            <w:tcW w:w="1039" w:type="dxa"/>
            <w:tcMar>
              <w:left w:w="70" w:type="dxa"/>
              <w:right w:w="70" w:type="dxa"/>
            </w:tcMar>
            <w:vAlign w:val="center"/>
          </w:tcPr>
          <w:p w14:paraId="65417ECA">
            <w:pPr>
              <w:keepNext/>
              <w:spacing w:before="20" w:after="20" w:line="260" w:lineRule="exact"/>
              <w:ind w:left="0" w:leftChars="0" w:right="0" w:rightChars="0" w:firstLine="0" w:firstLineChars="0"/>
              <w:jc w:val="center"/>
              <w:rPr>
                <w:del w:id="18081" w:author="xh" w:date="2026-10-19T12:56:13+08:00"/>
              </w:rPr>
            </w:pPr>
            <w:del w:id="18082" w:author="xh" w:date="2026-10-19T12:56:13+08:00">
              <w:r>
                <w:rPr>
                  <w:rFonts w:ascii="Times New Roman" w:hAnsi="Times New Roman" w:eastAsia="宋体"/>
                  <w:b w:val="0"/>
                  <w:sz w:val="18"/>
                </w:rPr>
                <w:delText>刚性</w:delText>
              </w:r>
            </w:del>
          </w:p>
        </w:tc>
        <w:tc>
          <w:tcPr>
            <w:tcW w:w="1039" w:type="dxa"/>
            <w:tcMar>
              <w:left w:w="70" w:type="dxa"/>
              <w:right w:w="70" w:type="dxa"/>
            </w:tcMar>
            <w:vAlign w:val="center"/>
          </w:tcPr>
          <w:p w14:paraId="51A0B864">
            <w:pPr>
              <w:keepNext/>
              <w:spacing w:before="20" w:after="20" w:line="260" w:lineRule="exact"/>
              <w:ind w:left="0" w:leftChars="0" w:right="0" w:rightChars="0" w:firstLine="0" w:firstLineChars="0"/>
              <w:jc w:val="center"/>
              <w:rPr>
                <w:del w:id="18083" w:author="xh" w:date="2026-10-19T12:56:13+08:00"/>
              </w:rPr>
            </w:pPr>
            <w:del w:id="18084" w:author="xh" w:date="2026-10-19T12:56:13+08:00">
              <w:r>
                <w:rPr>
                  <w:rFonts w:ascii="Times New Roman" w:hAnsi="Times New Roman" w:eastAsia="宋体"/>
                  <w:b w:val="0"/>
                  <w:sz w:val="18"/>
                </w:rPr>
                <w:delText>2025</w:delText>
              </w:r>
            </w:del>
          </w:p>
        </w:tc>
        <w:tc>
          <w:tcPr>
            <w:tcW w:w="1039" w:type="dxa"/>
            <w:tcMar>
              <w:left w:w="70" w:type="dxa"/>
              <w:right w:w="70" w:type="dxa"/>
            </w:tcMar>
            <w:vAlign w:val="center"/>
          </w:tcPr>
          <w:p w14:paraId="13196D33">
            <w:pPr>
              <w:keepNext/>
              <w:spacing w:before="20" w:after="20" w:line="260" w:lineRule="exact"/>
              <w:ind w:left="0" w:leftChars="0" w:right="0" w:rightChars="0" w:firstLine="0" w:firstLineChars="0"/>
              <w:jc w:val="center"/>
              <w:rPr>
                <w:del w:id="18085" w:author="xh" w:date="2026-10-19T12:56:13+08:00"/>
              </w:rPr>
            </w:pPr>
            <w:del w:id="18086" w:author="xh" w:date="2026-10-19T12:56:13+08:00">
              <w:r>
                <w:rPr>
                  <w:rFonts w:ascii="Times New Roman" w:hAnsi="Times New Roman" w:eastAsia="宋体"/>
                  <w:b w:val="0"/>
                  <w:sz w:val="18"/>
                </w:rPr>
                <w:delText>40+63</w:delText>
              </w:r>
            </w:del>
          </w:p>
        </w:tc>
        <w:tc>
          <w:tcPr>
            <w:tcW w:w="1039" w:type="dxa"/>
            <w:tcMar>
              <w:left w:w="70" w:type="dxa"/>
              <w:right w:w="70" w:type="dxa"/>
            </w:tcMar>
            <w:vAlign w:val="center"/>
          </w:tcPr>
          <w:p w14:paraId="2563E6B8">
            <w:pPr>
              <w:keepNext/>
              <w:spacing w:before="20" w:after="20" w:line="260" w:lineRule="exact"/>
              <w:ind w:left="0" w:leftChars="0" w:right="0" w:rightChars="0" w:firstLine="0" w:firstLineChars="0"/>
              <w:jc w:val="center"/>
              <w:rPr>
                <w:del w:id="18087" w:author="xh" w:date="2026-10-19T12:56:13+08:00"/>
              </w:rPr>
            </w:pPr>
            <w:del w:id="18088" w:author="xh" w:date="2026-10-19T12:56:13+08:00">
              <w:r>
                <w:rPr>
                  <w:rFonts w:ascii="Times New Roman" w:hAnsi="Times New Roman" w:eastAsia="宋体"/>
                  <w:b w:val="0"/>
                  <w:sz w:val="18"/>
                </w:rPr>
                <w:delText>103.00</w:delText>
              </w:r>
            </w:del>
          </w:p>
        </w:tc>
        <w:tc>
          <w:tcPr>
            <w:tcW w:w="1039" w:type="dxa"/>
            <w:tcMar>
              <w:left w:w="70" w:type="dxa"/>
              <w:right w:w="70" w:type="dxa"/>
            </w:tcMar>
            <w:vAlign w:val="center"/>
          </w:tcPr>
          <w:p w14:paraId="4C706408">
            <w:pPr>
              <w:keepNext/>
              <w:spacing w:before="20" w:after="20" w:line="260" w:lineRule="exact"/>
              <w:ind w:left="0" w:leftChars="0" w:right="0" w:rightChars="0" w:firstLine="0" w:firstLineChars="0"/>
              <w:jc w:val="center"/>
              <w:rPr>
                <w:del w:id="18089" w:author="xh" w:date="2026-10-19T12:56:13+08:00"/>
              </w:rPr>
            </w:pPr>
            <w:del w:id="18090" w:author="xh" w:date="2026-10-19T12:56:13+08:00">
              <w:r>
                <w:rPr>
                  <w:rFonts w:ascii="Times New Roman" w:hAnsi="Times New Roman" w:eastAsia="宋体"/>
                  <w:b w:val="0"/>
                  <w:sz w:val="18"/>
                </w:rPr>
                <w:delText>0.00</w:delText>
              </w:r>
            </w:del>
          </w:p>
        </w:tc>
        <w:tc>
          <w:tcPr>
            <w:tcW w:w="1039" w:type="dxa"/>
            <w:tcMar>
              <w:left w:w="70" w:type="dxa"/>
              <w:right w:w="70" w:type="dxa"/>
            </w:tcMar>
            <w:vAlign w:val="center"/>
          </w:tcPr>
          <w:p w14:paraId="735A4790">
            <w:pPr>
              <w:keepNext/>
              <w:spacing w:before="20" w:after="20" w:line="260" w:lineRule="exact"/>
              <w:ind w:left="0" w:leftChars="0" w:right="0" w:rightChars="0" w:firstLine="0" w:firstLineChars="0"/>
              <w:jc w:val="center"/>
              <w:rPr>
                <w:del w:id="18091" w:author="xh" w:date="2026-10-19T12:56:13+08:00"/>
              </w:rPr>
            </w:pPr>
            <w:del w:id="18092" w:author="xh" w:date="2026-10-19T12:56:13+08:00">
              <w:r>
                <w:rPr>
                  <w:rFonts w:ascii="Times New Roman" w:hAnsi="Times New Roman" w:eastAsia="宋体"/>
                  <w:b w:val="0"/>
                  <w:sz w:val="18"/>
                </w:rPr>
                <w:delText>0.00</w:delText>
              </w:r>
            </w:del>
          </w:p>
        </w:tc>
        <w:tc>
          <w:tcPr>
            <w:tcW w:w="1039" w:type="dxa"/>
            <w:tcMar>
              <w:left w:w="70" w:type="dxa"/>
              <w:right w:w="70" w:type="dxa"/>
            </w:tcMar>
            <w:vAlign w:val="center"/>
          </w:tcPr>
          <w:p w14:paraId="5C93090E">
            <w:pPr>
              <w:keepNext/>
              <w:spacing w:before="20" w:after="20" w:line="260" w:lineRule="exact"/>
              <w:ind w:left="0" w:leftChars="0" w:right="0" w:rightChars="0" w:firstLine="0" w:firstLineChars="0"/>
              <w:jc w:val="center"/>
              <w:rPr>
                <w:del w:id="18093" w:author="xh" w:date="2026-10-19T12:56:13+08:00"/>
              </w:rPr>
            </w:pPr>
            <w:del w:id="18094" w:author="xh" w:date="2026-10-19T12:56:13+08:00">
              <w:r>
                <w:rPr>
                  <w:rFonts w:ascii="Times New Roman" w:hAnsi="Times New Roman" w:eastAsia="宋体"/>
                  <w:b w:val="0"/>
                  <w:sz w:val="18"/>
                </w:rPr>
                <w:delText>8.57</w:delText>
              </w:r>
            </w:del>
          </w:p>
        </w:tc>
        <w:tc>
          <w:tcPr>
            <w:tcW w:w="1039" w:type="dxa"/>
            <w:tcMar>
              <w:left w:w="70" w:type="dxa"/>
              <w:right w:w="70" w:type="dxa"/>
            </w:tcMar>
            <w:vAlign w:val="center"/>
          </w:tcPr>
          <w:p w14:paraId="6EA1B012">
            <w:pPr>
              <w:keepNext/>
              <w:spacing w:before="20" w:after="20" w:line="260" w:lineRule="exact"/>
              <w:ind w:left="0" w:leftChars="0" w:right="0" w:rightChars="0" w:firstLine="0" w:firstLineChars="0"/>
              <w:jc w:val="center"/>
              <w:rPr>
                <w:del w:id="18095" w:author="xh" w:date="2026-10-19T12:56:13+08:00"/>
              </w:rPr>
            </w:pPr>
            <w:del w:id="18096" w:author="xh" w:date="2026-10-19T12:56:13+08:00">
              <w:r>
                <w:rPr>
                  <w:rFonts w:ascii="Times New Roman" w:hAnsi="Times New Roman" w:eastAsia="宋体"/>
                  <w:b w:val="0"/>
                  <w:sz w:val="18"/>
                </w:rPr>
                <w:delText>64.81</w:delText>
              </w:r>
            </w:del>
          </w:p>
        </w:tc>
      </w:tr>
      <w:tr w14:paraId="369BFD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8013" w:author="xh" w:date="2026-10-19T12:56:13+08:00"/>
        </w:trPr>
        <w:tc>
          <w:tcPr>
            <w:tcW w:w="1039" w:type="dxa"/>
            <w:tcMar>
              <w:left w:w="70" w:type="dxa"/>
              <w:right w:w="70" w:type="dxa"/>
            </w:tcMar>
            <w:vAlign w:val="center"/>
          </w:tcPr>
          <w:p w14:paraId="72CDEE14">
            <w:pPr>
              <w:keepNext/>
              <w:spacing w:before="20" w:after="20" w:line="260" w:lineRule="exact"/>
              <w:ind w:left="0" w:leftChars="0" w:right="0" w:rightChars="0" w:firstLine="0" w:firstLineChars="0"/>
              <w:jc w:val="center"/>
              <w:rPr>
                <w:del w:id="18097" w:author="xh" w:date="2026-10-19T12:56:13+08:00"/>
              </w:rPr>
            </w:pPr>
            <w:del w:id="18098" w:author="xh" w:date="2026-10-19T12:56:13+08:00">
              <w:r>
                <w:rPr>
                  <w:rFonts w:ascii="Times New Roman" w:hAnsi="Times New Roman" w:eastAsia="宋体"/>
                  <w:b w:val="0"/>
                  <w:sz w:val="18"/>
                </w:rPr>
                <w:delText>弹性</w:delText>
              </w:r>
            </w:del>
          </w:p>
        </w:tc>
        <w:tc>
          <w:tcPr>
            <w:tcW w:w="1039" w:type="dxa"/>
            <w:tcMar>
              <w:left w:w="70" w:type="dxa"/>
              <w:right w:w="70" w:type="dxa"/>
            </w:tcMar>
            <w:vAlign w:val="center"/>
          </w:tcPr>
          <w:p w14:paraId="6FF798D3">
            <w:pPr>
              <w:keepNext/>
              <w:spacing w:before="20" w:after="20" w:line="260" w:lineRule="exact"/>
              <w:ind w:left="0" w:leftChars="0" w:right="0" w:rightChars="0" w:firstLine="0" w:firstLineChars="0"/>
              <w:jc w:val="center"/>
              <w:rPr>
                <w:del w:id="18099" w:author="xh" w:date="2026-10-19T12:56:13+08:00"/>
              </w:rPr>
            </w:pPr>
            <w:del w:id="18100" w:author="xh" w:date="2026-10-19T12:56:13+08:00">
              <w:r>
                <w:rPr>
                  <w:rFonts w:ascii="Times New Roman" w:hAnsi="Times New Roman" w:eastAsia="宋体"/>
                  <w:b w:val="0"/>
                  <w:sz w:val="18"/>
                </w:rPr>
                <w:delText>2022</w:delText>
              </w:r>
            </w:del>
          </w:p>
        </w:tc>
        <w:tc>
          <w:tcPr>
            <w:tcW w:w="1039" w:type="dxa"/>
            <w:tcMar>
              <w:left w:w="70" w:type="dxa"/>
              <w:right w:w="70" w:type="dxa"/>
            </w:tcMar>
            <w:vAlign w:val="center"/>
          </w:tcPr>
          <w:p w14:paraId="5CCCEC6F">
            <w:pPr>
              <w:keepNext/>
              <w:spacing w:before="20" w:after="20" w:line="260" w:lineRule="exact"/>
              <w:ind w:left="0" w:leftChars="0" w:right="0" w:rightChars="0" w:firstLine="0" w:firstLineChars="0"/>
              <w:jc w:val="center"/>
              <w:rPr>
                <w:del w:id="18101" w:author="xh" w:date="2026-10-19T12:56:13+08:00"/>
              </w:rPr>
            </w:pPr>
            <w:del w:id="18102" w:author="xh" w:date="2026-10-19T12:56:13+08:00">
              <w:r>
                <w:rPr>
                  <w:rFonts w:ascii="Times New Roman" w:hAnsi="Times New Roman" w:eastAsia="宋体"/>
                  <w:b w:val="0"/>
                  <w:sz w:val="18"/>
                </w:rPr>
                <w:delText>40+63</w:delText>
              </w:r>
            </w:del>
          </w:p>
        </w:tc>
        <w:tc>
          <w:tcPr>
            <w:tcW w:w="1039" w:type="dxa"/>
            <w:tcMar>
              <w:left w:w="70" w:type="dxa"/>
              <w:right w:w="70" w:type="dxa"/>
            </w:tcMar>
            <w:vAlign w:val="center"/>
          </w:tcPr>
          <w:p w14:paraId="4854B708">
            <w:pPr>
              <w:keepNext/>
              <w:spacing w:before="20" w:after="20" w:line="260" w:lineRule="exact"/>
              <w:ind w:left="0" w:leftChars="0" w:right="0" w:rightChars="0" w:firstLine="0" w:firstLineChars="0"/>
              <w:jc w:val="center"/>
              <w:rPr>
                <w:del w:id="18103" w:author="xh" w:date="2026-10-19T12:56:13+08:00"/>
              </w:rPr>
            </w:pPr>
            <w:del w:id="18104" w:author="xh" w:date="2026-10-19T12:56:13+08:00">
              <w:r>
                <w:rPr>
                  <w:rFonts w:ascii="Times New Roman" w:hAnsi="Times New Roman" w:eastAsia="宋体"/>
                  <w:b w:val="0"/>
                  <w:sz w:val="18"/>
                </w:rPr>
                <w:delText>103.00</w:delText>
              </w:r>
            </w:del>
          </w:p>
        </w:tc>
        <w:tc>
          <w:tcPr>
            <w:tcW w:w="1039" w:type="dxa"/>
            <w:tcMar>
              <w:left w:w="70" w:type="dxa"/>
              <w:right w:w="70" w:type="dxa"/>
            </w:tcMar>
            <w:vAlign w:val="center"/>
          </w:tcPr>
          <w:p w14:paraId="50C49D25">
            <w:pPr>
              <w:keepNext/>
              <w:spacing w:before="20" w:after="20" w:line="260" w:lineRule="exact"/>
              <w:ind w:left="0" w:leftChars="0" w:right="0" w:rightChars="0" w:firstLine="0" w:firstLineChars="0"/>
              <w:jc w:val="center"/>
              <w:rPr>
                <w:del w:id="18105" w:author="xh" w:date="2026-10-19T12:56:13+08:00"/>
              </w:rPr>
            </w:pPr>
            <w:del w:id="18106" w:author="xh" w:date="2026-10-19T12:56:13+08:00">
              <w:r>
                <w:rPr>
                  <w:rFonts w:ascii="Times New Roman" w:hAnsi="Times New Roman" w:eastAsia="宋体"/>
                  <w:b w:val="0"/>
                  <w:sz w:val="18"/>
                </w:rPr>
                <w:delText>0.00</w:delText>
              </w:r>
            </w:del>
          </w:p>
        </w:tc>
        <w:tc>
          <w:tcPr>
            <w:tcW w:w="1039" w:type="dxa"/>
            <w:tcMar>
              <w:left w:w="70" w:type="dxa"/>
              <w:right w:w="70" w:type="dxa"/>
            </w:tcMar>
            <w:vAlign w:val="center"/>
          </w:tcPr>
          <w:p w14:paraId="61EF8573">
            <w:pPr>
              <w:keepNext/>
              <w:spacing w:before="20" w:after="20" w:line="260" w:lineRule="exact"/>
              <w:ind w:left="0" w:leftChars="0" w:right="0" w:rightChars="0" w:firstLine="0" w:firstLineChars="0"/>
              <w:jc w:val="center"/>
              <w:rPr>
                <w:del w:id="18107" w:author="xh" w:date="2026-10-19T12:56:13+08:00"/>
              </w:rPr>
            </w:pPr>
            <w:del w:id="18108" w:author="xh" w:date="2026-10-19T12:56:13+08:00">
              <w:r>
                <w:rPr>
                  <w:rFonts w:ascii="Times New Roman" w:hAnsi="Times New Roman" w:eastAsia="宋体"/>
                  <w:b w:val="0"/>
                  <w:sz w:val="18"/>
                </w:rPr>
                <w:delText>0.00</w:delText>
              </w:r>
            </w:del>
          </w:p>
        </w:tc>
        <w:tc>
          <w:tcPr>
            <w:tcW w:w="1039" w:type="dxa"/>
            <w:tcMar>
              <w:left w:w="70" w:type="dxa"/>
              <w:right w:w="70" w:type="dxa"/>
            </w:tcMar>
            <w:vAlign w:val="center"/>
          </w:tcPr>
          <w:p w14:paraId="54D3C160">
            <w:pPr>
              <w:keepNext/>
              <w:spacing w:before="20" w:after="20" w:line="260" w:lineRule="exact"/>
              <w:ind w:left="0" w:leftChars="0" w:right="0" w:rightChars="0" w:firstLine="0" w:firstLineChars="0"/>
              <w:jc w:val="center"/>
              <w:rPr>
                <w:del w:id="18109" w:author="xh" w:date="2026-10-19T12:56:13+08:00"/>
              </w:rPr>
            </w:pPr>
            <w:del w:id="18110" w:author="xh" w:date="2026-10-19T12:56:13+08:00">
              <w:r>
                <w:rPr>
                  <w:rFonts w:ascii="Times New Roman" w:hAnsi="Times New Roman" w:eastAsia="宋体"/>
                  <w:b w:val="0"/>
                  <w:sz w:val="18"/>
                </w:rPr>
                <w:delText>0.00</w:delText>
              </w:r>
            </w:del>
          </w:p>
        </w:tc>
        <w:tc>
          <w:tcPr>
            <w:tcW w:w="1039" w:type="dxa"/>
            <w:tcMar>
              <w:left w:w="70" w:type="dxa"/>
              <w:right w:w="70" w:type="dxa"/>
            </w:tcMar>
            <w:vAlign w:val="center"/>
          </w:tcPr>
          <w:p w14:paraId="3D874304">
            <w:pPr>
              <w:keepNext/>
              <w:spacing w:before="20" w:after="20" w:line="260" w:lineRule="exact"/>
              <w:ind w:left="0" w:leftChars="0" w:right="0" w:rightChars="0" w:firstLine="0" w:firstLineChars="0"/>
              <w:jc w:val="center"/>
              <w:rPr>
                <w:del w:id="18111" w:author="xh" w:date="2026-10-19T12:56:13+08:00"/>
              </w:rPr>
            </w:pPr>
            <w:del w:id="18112" w:author="xh" w:date="2026-10-19T12:56:13+08:00">
              <w:r>
                <w:rPr>
                  <w:rFonts w:ascii="Times New Roman" w:hAnsi="Times New Roman" w:eastAsia="宋体"/>
                  <w:b w:val="0"/>
                  <w:sz w:val="18"/>
                </w:rPr>
                <w:delText>52.69</w:delText>
              </w:r>
            </w:del>
          </w:p>
        </w:tc>
      </w:tr>
      <w:tr w14:paraId="656A3A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8014" w:author="xh" w:date="2026-10-19T12:56:13+08:00"/>
        </w:trPr>
        <w:tc>
          <w:tcPr>
            <w:tcW w:w="1039" w:type="dxa"/>
            <w:tcMar>
              <w:left w:w="70" w:type="dxa"/>
              <w:right w:w="70" w:type="dxa"/>
            </w:tcMar>
            <w:vAlign w:val="center"/>
          </w:tcPr>
          <w:p w14:paraId="2A1B2EC6">
            <w:pPr>
              <w:keepNext/>
              <w:spacing w:before="20" w:after="20" w:line="260" w:lineRule="exact"/>
              <w:ind w:left="0" w:leftChars="0" w:right="0" w:rightChars="0" w:firstLine="0" w:firstLineChars="0"/>
              <w:jc w:val="center"/>
              <w:rPr>
                <w:del w:id="18113" w:author="xh" w:date="2026-10-19T12:56:13+08:00"/>
              </w:rPr>
            </w:pPr>
            <w:del w:id="18114" w:author="xh" w:date="2026-10-19T12:56:13+08:00">
              <w:r>
                <w:rPr>
                  <w:rFonts w:ascii="Times New Roman" w:hAnsi="Times New Roman" w:eastAsia="宋体"/>
                  <w:b w:val="0"/>
                  <w:sz w:val="18"/>
                </w:rPr>
                <w:delText>弹性</w:delText>
              </w:r>
            </w:del>
          </w:p>
        </w:tc>
        <w:tc>
          <w:tcPr>
            <w:tcW w:w="1039" w:type="dxa"/>
            <w:tcMar>
              <w:left w:w="70" w:type="dxa"/>
              <w:right w:w="70" w:type="dxa"/>
            </w:tcMar>
            <w:vAlign w:val="center"/>
          </w:tcPr>
          <w:p w14:paraId="50E15E73">
            <w:pPr>
              <w:keepNext/>
              <w:spacing w:before="20" w:after="20" w:line="260" w:lineRule="exact"/>
              <w:ind w:left="0" w:leftChars="0" w:right="0" w:rightChars="0" w:firstLine="0" w:firstLineChars="0"/>
              <w:jc w:val="center"/>
              <w:rPr>
                <w:del w:id="18115" w:author="xh" w:date="2026-10-19T12:56:13+08:00"/>
              </w:rPr>
            </w:pPr>
            <w:del w:id="18116" w:author="xh" w:date="2026-10-19T12:56:13+08:00">
              <w:r>
                <w:rPr>
                  <w:rFonts w:ascii="Times New Roman" w:hAnsi="Times New Roman" w:eastAsia="宋体"/>
                  <w:b w:val="0"/>
                  <w:sz w:val="18"/>
                </w:rPr>
                <w:delText>2023</w:delText>
              </w:r>
            </w:del>
          </w:p>
        </w:tc>
        <w:tc>
          <w:tcPr>
            <w:tcW w:w="1039" w:type="dxa"/>
            <w:tcMar>
              <w:left w:w="70" w:type="dxa"/>
              <w:right w:w="70" w:type="dxa"/>
            </w:tcMar>
            <w:vAlign w:val="center"/>
          </w:tcPr>
          <w:p w14:paraId="196AA51B">
            <w:pPr>
              <w:keepNext/>
              <w:spacing w:before="20" w:after="20" w:line="260" w:lineRule="exact"/>
              <w:ind w:left="0" w:leftChars="0" w:right="0" w:rightChars="0" w:firstLine="0" w:firstLineChars="0"/>
              <w:jc w:val="center"/>
              <w:rPr>
                <w:del w:id="18117" w:author="xh" w:date="2026-10-19T12:56:13+08:00"/>
              </w:rPr>
            </w:pPr>
            <w:del w:id="18118" w:author="xh" w:date="2026-10-19T12:56:13+08:00">
              <w:r>
                <w:rPr>
                  <w:rFonts w:ascii="Times New Roman" w:hAnsi="Times New Roman" w:eastAsia="宋体"/>
                  <w:b w:val="0"/>
                  <w:sz w:val="18"/>
                </w:rPr>
                <w:delText>40+63</w:delText>
              </w:r>
            </w:del>
          </w:p>
        </w:tc>
        <w:tc>
          <w:tcPr>
            <w:tcW w:w="1039" w:type="dxa"/>
            <w:tcMar>
              <w:left w:w="70" w:type="dxa"/>
              <w:right w:w="70" w:type="dxa"/>
            </w:tcMar>
            <w:vAlign w:val="center"/>
          </w:tcPr>
          <w:p w14:paraId="67598F12">
            <w:pPr>
              <w:keepNext/>
              <w:spacing w:before="20" w:after="20" w:line="260" w:lineRule="exact"/>
              <w:ind w:left="0" w:leftChars="0" w:right="0" w:rightChars="0" w:firstLine="0" w:firstLineChars="0"/>
              <w:jc w:val="center"/>
              <w:rPr>
                <w:del w:id="18119" w:author="xh" w:date="2026-10-19T12:56:13+08:00"/>
              </w:rPr>
            </w:pPr>
            <w:del w:id="18120" w:author="xh" w:date="2026-10-19T12:56:13+08:00">
              <w:r>
                <w:rPr>
                  <w:rFonts w:ascii="Times New Roman" w:hAnsi="Times New Roman" w:eastAsia="宋体"/>
                  <w:b w:val="0"/>
                  <w:sz w:val="18"/>
                </w:rPr>
                <w:delText>103.00</w:delText>
              </w:r>
            </w:del>
          </w:p>
        </w:tc>
        <w:tc>
          <w:tcPr>
            <w:tcW w:w="1039" w:type="dxa"/>
            <w:tcMar>
              <w:left w:w="70" w:type="dxa"/>
              <w:right w:w="70" w:type="dxa"/>
            </w:tcMar>
            <w:vAlign w:val="center"/>
          </w:tcPr>
          <w:p w14:paraId="17B3DBE8">
            <w:pPr>
              <w:keepNext/>
              <w:spacing w:before="20" w:after="20" w:line="260" w:lineRule="exact"/>
              <w:ind w:left="0" w:leftChars="0" w:right="0" w:rightChars="0" w:firstLine="0" w:firstLineChars="0"/>
              <w:jc w:val="center"/>
              <w:rPr>
                <w:del w:id="18121" w:author="xh" w:date="2026-10-19T12:56:13+08:00"/>
              </w:rPr>
            </w:pPr>
            <w:del w:id="18122" w:author="xh" w:date="2026-10-19T12:56:13+08:00">
              <w:r>
                <w:rPr>
                  <w:rFonts w:ascii="Times New Roman" w:hAnsi="Times New Roman" w:eastAsia="宋体"/>
                  <w:b w:val="0"/>
                  <w:sz w:val="18"/>
                </w:rPr>
                <w:delText>0.00</w:delText>
              </w:r>
            </w:del>
          </w:p>
        </w:tc>
        <w:tc>
          <w:tcPr>
            <w:tcW w:w="1039" w:type="dxa"/>
            <w:tcMar>
              <w:left w:w="70" w:type="dxa"/>
              <w:right w:w="70" w:type="dxa"/>
            </w:tcMar>
            <w:vAlign w:val="center"/>
          </w:tcPr>
          <w:p w14:paraId="3A8802B4">
            <w:pPr>
              <w:keepNext/>
              <w:spacing w:before="20" w:after="20" w:line="260" w:lineRule="exact"/>
              <w:ind w:left="0" w:leftChars="0" w:right="0" w:rightChars="0" w:firstLine="0" w:firstLineChars="0"/>
              <w:jc w:val="center"/>
              <w:rPr>
                <w:del w:id="18123" w:author="xh" w:date="2026-10-19T12:56:13+08:00"/>
              </w:rPr>
            </w:pPr>
            <w:del w:id="18124" w:author="xh" w:date="2026-10-19T12:56:13+08:00">
              <w:r>
                <w:rPr>
                  <w:rFonts w:ascii="Times New Roman" w:hAnsi="Times New Roman" w:eastAsia="宋体"/>
                  <w:b w:val="0"/>
                  <w:sz w:val="18"/>
                </w:rPr>
                <w:delText>0.00</w:delText>
              </w:r>
            </w:del>
          </w:p>
        </w:tc>
        <w:tc>
          <w:tcPr>
            <w:tcW w:w="1039" w:type="dxa"/>
            <w:tcMar>
              <w:left w:w="70" w:type="dxa"/>
              <w:right w:w="70" w:type="dxa"/>
            </w:tcMar>
            <w:vAlign w:val="center"/>
          </w:tcPr>
          <w:p w14:paraId="4FF42F90">
            <w:pPr>
              <w:keepNext/>
              <w:spacing w:before="20" w:after="20" w:line="260" w:lineRule="exact"/>
              <w:ind w:left="0" w:leftChars="0" w:right="0" w:rightChars="0" w:firstLine="0" w:firstLineChars="0"/>
              <w:jc w:val="center"/>
              <w:rPr>
                <w:del w:id="18125" w:author="xh" w:date="2026-10-19T12:56:13+08:00"/>
              </w:rPr>
            </w:pPr>
            <w:del w:id="18126" w:author="xh" w:date="2026-10-19T12:56:13+08:00">
              <w:r>
                <w:rPr>
                  <w:rFonts w:ascii="Times New Roman" w:hAnsi="Times New Roman" w:eastAsia="宋体"/>
                  <w:b w:val="0"/>
                  <w:sz w:val="18"/>
                </w:rPr>
                <w:delText>9.69</w:delText>
              </w:r>
            </w:del>
          </w:p>
        </w:tc>
        <w:tc>
          <w:tcPr>
            <w:tcW w:w="1039" w:type="dxa"/>
            <w:tcMar>
              <w:left w:w="70" w:type="dxa"/>
              <w:right w:w="70" w:type="dxa"/>
            </w:tcMar>
            <w:vAlign w:val="center"/>
          </w:tcPr>
          <w:p w14:paraId="6E77924A">
            <w:pPr>
              <w:keepNext/>
              <w:spacing w:before="20" w:after="20" w:line="260" w:lineRule="exact"/>
              <w:ind w:left="0" w:leftChars="0" w:right="0" w:rightChars="0" w:firstLine="0" w:firstLineChars="0"/>
              <w:jc w:val="center"/>
              <w:rPr>
                <w:del w:id="18127" w:author="xh" w:date="2026-10-19T12:56:13+08:00"/>
              </w:rPr>
            </w:pPr>
            <w:del w:id="18128" w:author="xh" w:date="2026-10-19T12:56:13+08:00">
              <w:r>
                <w:rPr>
                  <w:rFonts w:ascii="Times New Roman" w:hAnsi="Times New Roman" w:eastAsia="宋体"/>
                  <w:b w:val="0"/>
                  <w:sz w:val="18"/>
                </w:rPr>
                <w:delText>66.43</w:delText>
              </w:r>
            </w:del>
          </w:p>
        </w:tc>
      </w:tr>
      <w:tr w14:paraId="6BA16D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8015" w:author="xh" w:date="2026-10-19T12:56:13+08:00"/>
        </w:trPr>
        <w:tc>
          <w:tcPr>
            <w:tcW w:w="1039" w:type="dxa"/>
            <w:tcMar>
              <w:left w:w="70" w:type="dxa"/>
              <w:right w:w="70" w:type="dxa"/>
            </w:tcMar>
            <w:vAlign w:val="center"/>
          </w:tcPr>
          <w:p w14:paraId="5858BD6D">
            <w:pPr>
              <w:keepNext/>
              <w:spacing w:before="20" w:after="20" w:line="260" w:lineRule="exact"/>
              <w:ind w:left="0" w:leftChars="0" w:right="0" w:rightChars="0" w:firstLine="0" w:firstLineChars="0"/>
              <w:jc w:val="center"/>
              <w:rPr>
                <w:del w:id="18129" w:author="xh" w:date="2026-10-19T12:56:13+08:00"/>
              </w:rPr>
            </w:pPr>
            <w:del w:id="18130" w:author="xh" w:date="2026-10-19T12:56:13+08:00">
              <w:r>
                <w:rPr>
                  <w:rFonts w:ascii="Times New Roman" w:hAnsi="Times New Roman" w:eastAsia="宋体"/>
                  <w:b w:val="0"/>
                  <w:sz w:val="18"/>
                </w:rPr>
                <w:delText>弹性</w:delText>
              </w:r>
            </w:del>
          </w:p>
        </w:tc>
        <w:tc>
          <w:tcPr>
            <w:tcW w:w="1039" w:type="dxa"/>
            <w:tcMar>
              <w:left w:w="70" w:type="dxa"/>
              <w:right w:w="70" w:type="dxa"/>
            </w:tcMar>
            <w:vAlign w:val="center"/>
          </w:tcPr>
          <w:p w14:paraId="3DA9525C">
            <w:pPr>
              <w:keepNext/>
              <w:spacing w:before="20" w:after="20" w:line="260" w:lineRule="exact"/>
              <w:ind w:left="0" w:leftChars="0" w:right="0" w:rightChars="0" w:firstLine="0" w:firstLineChars="0"/>
              <w:jc w:val="center"/>
              <w:rPr>
                <w:del w:id="18131" w:author="xh" w:date="2026-10-19T12:56:13+08:00"/>
              </w:rPr>
            </w:pPr>
            <w:del w:id="18132" w:author="xh" w:date="2026-10-19T12:56:13+08:00">
              <w:r>
                <w:rPr>
                  <w:rFonts w:ascii="Times New Roman" w:hAnsi="Times New Roman" w:eastAsia="宋体"/>
                  <w:b w:val="0"/>
                  <w:sz w:val="18"/>
                </w:rPr>
                <w:delText>2024</w:delText>
              </w:r>
            </w:del>
          </w:p>
        </w:tc>
        <w:tc>
          <w:tcPr>
            <w:tcW w:w="1039" w:type="dxa"/>
            <w:tcMar>
              <w:left w:w="70" w:type="dxa"/>
              <w:right w:w="70" w:type="dxa"/>
            </w:tcMar>
            <w:vAlign w:val="center"/>
          </w:tcPr>
          <w:p w14:paraId="5A6688F3">
            <w:pPr>
              <w:keepNext/>
              <w:spacing w:before="20" w:after="20" w:line="260" w:lineRule="exact"/>
              <w:ind w:left="0" w:leftChars="0" w:right="0" w:rightChars="0" w:firstLine="0" w:firstLineChars="0"/>
              <w:jc w:val="center"/>
              <w:rPr>
                <w:del w:id="18133" w:author="xh" w:date="2026-10-19T12:56:13+08:00"/>
              </w:rPr>
            </w:pPr>
            <w:del w:id="18134" w:author="xh" w:date="2026-10-19T12:56:13+08:00">
              <w:r>
                <w:rPr>
                  <w:rFonts w:ascii="Times New Roman" w:hAnsi="Times New Roman" w:eastAsia="宋体"/>
                  <w:b w:val="0"/>
                  <w:sz w:val="18"/>
                </w:rPr>
                <w:delText>40+63</w:delText>
              </w:r>
            </w:del>
          </w:p>
        </w:tc>
        <w:tc>
          <w:tcPr>
            <w:tcW w:w="1039" w:type="dxa"/>
            <w:tcMar>
              <w:left w:w="70" w:type="dxa"/>
              <w:right w:w="70" w:type="dxa"/>
            </w:tcMar>
            <w:vAlign w:val="center"/>
          </w:tcPr>
          <w:p w14:paraId="7DCED32D">
            <w:pPr>
              <w:keepNext/>
              <w:spacing w:before="20" w:after="20" w:line="260" w:lineRule="exact"/>
              <w:ind w:left="0" w:leftChars="0" w:right="0" w:rightChars="0" w:firstLine="0" w:firstLineChars="0"/>
              <w:jc w:val="center"/>
              <w:rPr>
                <w:del w:id="18135" w:author="xh" w:date="2026-10-19T12:56:13+08:00"/>
              </w:rPr>
            </w:pPr>
            <w:del w:id="18136" w:author="xh" w:date="2026-10-19T12:56:13+08:00">
              <w:r>
                <w:rPr>
                  <w:rFonts w:ascii="Times New Roman" w:hAnsi="Times New Roman" w:eastAsia="宋体"/>
                  <w:b w:val="0"/>
                  <w:sz w:val="18"/>
                </w:rPr>
                <w:delText>103.00</w:delText>
              </w:r>
            </w:del>
          </w:p>
        </w:tc>
        <w:tc>
          <w:tcPr>
            <w:tcW w:w="1039" w:type="dxa"/>
            <w:tcMar>
              <w:left w:w="70" w:type="dxa"/>
              <w:right w:w="70" w:type="dxa"/>
            </w:tcMar>
            <w:vAlign w:val="center"/>
          </w:tcPr>
          <w:p w14:paraId="3E9A51DA">
            <w:pPr>
              <w:keepNext/>
              <w:spacing w:before="20" w:after="20" w:line="260" w:lineRule="exact"/>
              <w:ind w:left="0" w:leftChars="0" w:right="0" w:rightChars="0" w:firstLine="0" w:firstLineChars="0"/>
              <w:jc w:val="center"/>
              <w:rPr>
                <w:del w:id="18137" w:author="xh" w:date="2026-10-19T12:56:13+08:00"/>
              </w:rPr>
            </w:pPr>
            <w:del w:id="18138" w:author="xh" w:date="2026-10-19T12:56:13+08:00">
              <w:r>
                <w:rPr>
                  <w:rFonts w:ascii="Times New Roman" w:hAnsi="Times New Roman" w:eastAsia="宋体"/>
                  <w:b w:val="0"/>
                  <w:sz w:val="18"/>
                </w:rPr>
                <w:delText>0.00</w:delText>
              </w:r>
            </w:del>
          </w:p>
        </w:tc>
        <w:tc>
          <w:tcPr>
            <w:tcW w:w="1039" w:type="dxa"/>
            <w:tcMar>
              <w:left w:w="70" w:type="dxa"/>
              <w:right w:w="70" w:type="dxa"/>
            </w:tcMar>
            <w:vAlign w:val="center"/>
          </w:tcPr>
          <w:p w14:paraId="2B8770DE">
            <w:pPr>
              <w:keepNext/>
              <w:spacing w:before="20" w:after="20" w:line="260" w:lineRule="exact"/>
              <w:ind w:left="0" w:leftChars="0" w:right="0" w:rightChars="0" w:firstLine="0" w:firstLineChars="0"/>
              <w:jc w:val="center"/>
              <w:rPr>
                <w:del w:id="18139" w:author="xh" w:date="2026-10-19T12:56:13+08:00"/>
              </w:rPr>
            </w:pPr>
            <w:del w:id="18140" w:author="xh" w:date="2026-10-19T12:56:13+08:00">
              <w:r>
                <w:rPr>
                  <w:rFonts w:ascii="Times New Roman" w:hAnsi="Times New Roman" w:eastAsia="宋体"/>
                  <w:b w:val="0"/>
                  <w:sz w:val="18"/>
                </w:rPr>
                <w:delText>0.00</w:delText>
              </w:r>
            </w:del>
          </w:p>
        </w:tc>
        <w:tc>
          <w:tcPr>
            <w:tcW w:w="1039" w:type="dxa"/>
            <w:tcMar>
              <w:left w:w="70" w:type="dxa"/>
              <w:right w:w="70" w:type="dxa"/>
            </w:tcMar>
            <w:vAlign w:val="center"/>
          </w:tcPr>
          <w:p w14:paraId="2494339E">
            <w:pPr>
              <w:keepNext/>
              <w:spacing w:before="20" w:after="20" w:line="260" w:lineRule="exact"/>
              <w:ind w:left="0" w:leftChars="0" w:right="0" w:rightChars="0" w:firstLine="0" w:firstLineChars="0"/>
              <w:jc w:val="center"/>
              <w:rPr>
                <w:del w:id="18141" w:author="xh" w:date="2026-10-19T12:56:13+08:00"/>
              </w:rPr>
            </w:pPr>
            <w:del w:id="18142" w:author="xh" w:date="2026-10-19T12:56:13+08:00">
              <w:r>
                <w:rPr>
                  <w:rFonts w:ascii="Times New Roman" w:hAnsi="Times New Roman" w:eastAsia="宋体"/>
                  <w:b w:val="0"/>
                  <w:sz w:val="18"/>
                </w:rPr>
                <w:delText>0.00</w:delText>
              </w:r>
            </w:del>
          </w:p>
        </w:tc>
        <w:tc>
          <w:tcPr>
            <w:tcW w:w="1039" w:type="dxa"/>
            <w:tcMar>
              <w:left w:w="70" w:type="dxa"/>
              <w:right w:w="70" w:type="dxa"/>
            </w:tcMar>
            <w:vAlign w:val="center"/>
          </w:tcPr>
          <w:p w14:paraId="62EF77AD">
            <w:pPr>
              <w:keepNext/>
              <w:spacing w:before="20" w:after="20" w:line="260" w:lineRule="exact"/>
              <w:ind w:left="0" w:leftChars="0" w:right="0" w:rightChars="0" w:firstLine="0" w:firstLineChars="0"/>
              <w:jc w:val="center"/>
              <w:rPr>
                <w:del w:id="18143" w:author="xh" w:date="2026-10-19T12:56:13+08:00"/>
              </w:rPr>
            </w:pPr>
            <w:del w:id="18144" w:author="xh" w:date="2026-10-19T12:56:13+08:00">
              <w:r>
                <w:rPr>
                  <w:rFonts w:ascii="Times New Roman" w:hAnsi="Times New Roman" w:eastAsia="宋体"/>
                  <w:b w:val="0"/>
                  <w:sz w:val="18"/>
                </w:rPr>
                <w:delText>53.32</w:delText>
              </w:r>
            </w:del>
          </w:p>
        </w:tc>
      </w:tr>
      <w:tr w14:paraId="0B1719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8016" w:author="xh" w:date="2026-10-19T12:56:13+08:00"/>
        </w:trPr>
        <w:tc>
          <w:tcPr>
            <w:tcW w:w="1039" w:type="dxa"/>
            <w:tcMar>
              <w:left w:w="70" w:type="dxa"/>
              <w:right w:w="70" w:type="dxa"/>
            </w:tcMar>
            <w:vAlign w:val="center"/>
          </w:tcPr>
          <w:p w14:paraId="675924FA">
            <w:pPr>
              <w:keepNext w:val="0"/>
              <w:spacing w:before="20" w:after="20" w:line="260" w:lineRule="exact"/>
              <w:ind w:left="0" w:leftChars="0" w:right="0" w:rightChars="0" w:firstLine="0" w:firstLineChars="0"/>
              <w:jc w:val="center"/>
              <w:rPr>
                <w:del w:id="18145" w:author="xh" w:date="2026-10-19T12:56:13+08:00"/>
              </w:rPr>
            </w:pPr>
            <w:del w:id="18146" w:author="xh" w:date="2026-10-19T12:56:13+08:00">
              <w:r>
                <w:rPr>
                  <w:rFonts w:ascii="Times New Roman" w:hAnsi="Times New Roman" w:eastAsia="宋体"/>
                  <w:b w:val="0"/>
                  <w:sz w:val="18"/>
                </w:rPr>
                <w:delText>弹性</w:delText>
              </w:r>
            </w:del>
          </w:p>
        </w:tc>
        <w:tc>
          <w:tcPr>
            <w:tcW w:w="1039" w:type="dxa"/>
            <w:tcMar>
              <w:left w:w="70" w:type="dxa"/>
              <w:right w:w="70" w:type="dxa"/>
            </w:tcMar>
            <w:vAlign w:val="center"/>
          </w:tcPr>
          <w:p w14:paraId="1B012E80">
            <w:pPr>
              <w:keepNext w:val="0"/>
              <w:spacing w:before="20" w:after="20" w:line="260" w:lineRule="exact"/>
              <w:ind w:left="0" w:leftChars="0" w:right="0" w:rightChars="0" w:firstLine="0" w:firstLineChars="0"/>
              <w:jc w:val="center"/>
              <w:rPr>
                <w:del w:id="18147" w:author="xh" w:date="2026-10-19T12:56:13+08:00"/>
              </w:rPr>
            </w:pPr>
            <w:del w:id="18148" w:author="xh" w:date="2026-10-19T12:56:13+08:00">
              <w:r>
                <w:rPr>
                  <w:rFonts w:ascii="Times New Roman" w:hAnsi="Times New Roman" w:eastAsia="宋体"/>
                  <w:b w:val="0"/>
                  <w:sz w:val="18"/>
                </w:rPr>
                <w:delText>2025</w:delText>
              </w:r>
            </w:del>
          </w:p>
        </w:tc>
        <w:tc>
          <w:tcPr>
            <w:tcW w:w="1039" w:type="dxa"/>
            <w:tcMar>
              <w:left w:w="70" w:type="dxa"/>
              <w:right w:w="70" w:type="dxa"/>
            </w:tcMar>
            <w:vAlign w:val="center"/>
          </w:tcPr>
          <w:p w14:paraId="0D554842">
            <w:pPr>
              <w:keepNext w:val="0"/>
              <w:spacing w:before="20" w:after="20" w:line="260" w:lineRule="exact"/>
              <w:ind w:left="0" w:leftChars="0" w:right="0" w:rightChars="0" w:firstLine="0" w:firstLineChars="0"/>
              <w:jc w:val="center"/>
              <w:rPr>
                <w:del w:id="18149" w:author="xh" w:date="2026-10-19T12:56:13+08:00"/>
              </w:rPr>
            </w:pPr>
            <w:del w:id="18150" w:author="xh" w:date="2026-10-19T12:56:13+08:00">
              <w:r>
                <w:rPr>
                  <w:rFonts w:ascii="Times New Roman" w:hAnsi="Times New Roman" w:eastAsia="宋体"/>
                  <w:b w:val="0"/>
                  <w:sz w:val="18"/>
                </w:rPr>
                <w:delText>40+63</w:delText>
              </w:r>
            </w:del>
          </w:p>
        </w:tc>
        <w:tc>
          <w:tcPr>
            <w:tcW w:w="1039" w:type="dxa"/>
            <w:tcMar>
              <w:left w:w="70" w:type="dxa"/>
              <w:right w:w="70" w:type="dxa"/>
            </w:tcMar>
            <w:vAlign w:val="center"/>
          </w:tcPr>
          <w:p w14:paraId="5AF819FE">
            <w:pPr>
              <w:keepNext w:val="0"/>
              <w:spacing w:before="20" w:after="20" w:line="260" w:lineRule="exact"/>
              <w:ind w:left="0" w:leftChars="0" w:right="0" w:rightChars="0" w:firstLine="0" w:firstLineChars="0"/>
              <w:jc w:val="center"/>
              <w:rPr>
                <w:del w:id="18151" w:author="xh" w:date="2026-10-19T12:56:13+08:00"/>
              </w:rPr>
            </w:pPr>
            <w:del w:id="18152" w:author="xh" w:date="2026-10-19T12:56:13+08:00">
              <w:r>
                <w:rPr>
                  <w:rFonts w:ascii="Times New Roman" w:hAnsi="Times New Roman" w:eastAsia="宋体"/>
                  <w:b w:val="0"/>
                  <w:sz w:val="18"/>
                </w:rPr>
                <w:delText>103.00</w:delText>
              </w:r>
            </w:del>
          </w:p>
        </w:tc>
        <w:tc>
          <w:tcPr>
            <w:tcW w:w="1039" w:type="dxa"/>
            <w:tcMar>
              <w:left w:w="70" w:type="dxa"/>
              <w:right w:w="70" w:type="dxa"/>
            </w:tcMar>
            <w:vAlign w:val="center"/>
          </w:tcPr>
          <w:p w14:paraId="12378F7B">
            <w:pPr>
              <w:keepNext w:val="0"/>
              <w:spacing w:before="20" w:after="20" w:line="260" w:lineRule="exact"/>
              <w:ind w:left="0" w:leftChars="0" w:right="0" w:rightChars="0" w:firstLine="0" w:firstLineChars="0"/>
              <w:jc w:val="center"/>
              <w:rPr>
                <w:del w:id="18153" w:author="xh" w:date="2026-10-19T12:56:13+08:00"/>
              </w:rPr>
            </w:pPr>
            <w:del w:id="18154" w:author="xh" w:date="2026-10-19T12:56:13+08:00">
              <w:r>
                <w:rPr>
                  <w:rFonts w:ascii="Times New Roman" w:hAnsi="Times New Roman" w:eastAsia="宋体"/>
                  <w:b w:val="0"/>
                  <w:sz w:val="18"/>
                </w:rPr>
                <w:delText>0.00</w:delText>
              </w:r>
            </w:del>
          </w:p>
        </w:tc>
        <w:tc>
          <w:tcPr>
            <w:tcW w:w="1039" w:type="dxa"/>
            <w:tcMar>
              <w:left w:w="70" w:type="dxa"/>
              <w:right w:w="70" w:type="dxa"/>
            </w:tcMar>
            <w:vAlign w:val="center"/>
          </w:tcPr>
          <w:p w14:paraId="572D8654">
            <w:pPr>
              <w:keepNext w:val="0"/>
              <w:spacing w:before="20" w:after="20" w:line="260" w:lineRule="exact"/>
              <w:ind w:left="0" w:leftChars="0" w:right="0" w:rightChars="0" w:firstLine="0" w:firstLineChars="0"/>
              <w:jc w:val="center"/>
              <w:rPr>
                <w:del w:id="18155" w:author="xh" w:date="2026-10-19T12:56:13+08:00"/>
              </w:rPr>
            </w:pPr>
            <w:del w:id="18156" w:author="xh" w:date="2026-10-19T12:56:13+08:00">
              <w:r>
                <w:rPr>
                  <w:rFonts w:ascii="Times New Roman" w:hAnsi="Times New Roman" w:eastAsia="宋体"/>
                  <w:b w:val="0"/>
                  <w:sz w:val="18"/>
                </w:rPr>
                <w:delText>0.00</w:delText>
              </w:r>
            </w:del>
          </w:p>
        </w:tc>
        <w:tc>
          <w:tcPr>
            <w:tcW w:w="1039" w:type="dxa"/>
            <w:tcMar>
              <w:left w:w="70" w:type="dxa"/>
              <w:right w:w="70" w:type="dxa"/>
            </w:tcMar>
            <w:vAlign w:val="center"/>
          </w:tcPr>
          <w:p w14:paraId="78F5B988">
            <w:pPr>
              <w:keepNext w:val="0"/>
              <w:spacing w:before="20" w:after="20" w:line="260" w:lineRule="exact"/>
              <w:ind w:left="0" w:leftChars="0" w:right="0" w:rightChars="0" w:firstLine="0" w:firstLineChars="0"/>
              <w:jc w:val="center"/>
              <w:rPr>
                <w:del w:id="18157" w:author="xh" w:date="2026-10-19T12:56:13+08:00"/>
              </w:rPr>
            </w:pPr>
            <w:del w:id="18158" w:author="xh" w:date="2026-10-19T12:56:13+08:00">
              <w:r>
                <w:rPr>
                  <w:rFonts w:ascii="Times New Roman" w:hAnsi="Times New Roman" w:eastAsia="宋体"/>
                  <w:b w:val="0"/>
                  <w:sz w:val="18"/>
                </w:rPr>
                <w:delText>8.57</w:delText>
              </w:r>
            </w:del>
          </w:p>
        </w:tc>
        <w:tc>
          <w:tcPr>
            <w:tcW w:w="1039" w:type="dxa"/>
            <w:tcMar>
              <w:left w:w="70" w:type="dxa"/>
              <w:right w:w="70" w:type="dxa"/>
            </w:tcMar>
            <w:vAlign w:val="center"/>
          </w:tcPr>
          <w:p w14:paraId="1621C732">
            <w:pPr>
              <w:keepNext w:val="0"/>
              <w:spacing w:before="20" w:after="20" w:line="260" w:lineRule="exact"/>
              <w:ind w:left="0" w:leftChars="0" w:right="0" w:rightChars="0" w:firstLine="0" w:firstLineChars="0"/>
              <w:jc w:val="center"/>
              <w:rPr>
                <w:del w:id="18159" w:author="xh" w:date="2026-10-19T12:56:13+08:00"/>
              </w:rPr>
            </w:pPr>
            <w:del w:id="18160" w:author="xh" w:date="2026-10-19T12:56:13+08:00">
              <w:r>
                <w:rPr>
                  <w:rFonts w:ascii="Times New Roman" w:hAnsi="Times New Roman" w:eastAsia="宋体"/>
                  <w:b w:val="0"/>
                  <w:sz w:val="18"/>
                </w:rPr>
                <w:delText>64.81</w:delText>
              </w:r>
            </w:del>
          </w:p>
        </w:tc>
      </w:tr>
      <w:tr>
        <w:trPr>
          <w:cantSplit/>
          <w:tblHeader/>
          <w:ins w:id="18161" w:author="xh" w:date="2026-10-19T12:56:1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170" w:author="xh" w:date="2026-10-19T12:56:13+08:00"/>
              </w:rPr>
            </w:pPr>
            <w:ins w:id="18171" w:author="xh" w:date="2026-10-19T12:56:13+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172" w:author="xh" w:date="2026-10-19T12:56:13+08:00"/>
              </w:rPr>
            </w:pPr>
            <w:ins w:id="18173" w:author="xh" w:date="2026-10-19T12:56:13+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174" w:author="xh" w:date="2026-10-19T12:56:13+08:00"/>
              </w:rPr>
            </w:pPr>
            <w:ins w:id="18175" w:author="xh" w:date="2026-10-19T12:56:13+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176" w:author="xh" w:date="2026-10-19T12:56:13+08:00"/>
              </w:rPr>
            </w:pPr>
            <w:ins w:id="18177" w:author="xh" w:date="2026-10-19T12:56:13+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178" w:author="xh" w:date="2026-10-19T12:56:13+08:00"/>
              </w:rPr>
            </w:pPr>
            <w:ins w:id="18179" w:author="xh" w:date="2026-10-19T12:56:13+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180" w:author="xh" w:date="2026-10-19T12:56:13+08:00"/>
              </w:rPr>
            </w:pPr>
            <w:ins w:id="18181" w:author="xh" w:date="2026-10-19T12:56:13+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182" w:author="xh" w:date="2026-10-19T12:56:13+08:00"/>
              </w:rPr>
            </w:pPr>
            <w:ins w:id="18183" w:author="xh" w:date="2026-10-19T12:56:13+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184" w:author="xh" w:date="2026-10-19T12:56:13+08:00"/>
              </w:rPr>
            </w:pPr>
            <w:ins w:id="18185" w:author="xh" w:date="2026-10-19T12:56:13+08:00">
              <w:r>
                <w:rPr>
                  <w:rFonts w:ascii="Times New Roman" w:hAnsi="Times New Roman" w:eastAsia="宋体"/>
                  <w:b/>
                  <w:sz w:val="18"/>
                </w:rPr>
                <w:t>转接后净负荷/MW</w:t>
              </w:r>
            </w:ins>
          </w:p>
        </w:tc>
      </w:tr>
      <w:tr>
        <w:trPr>
          <w:cantSplit/>
          <w:ins w:id="18162" w:author="xh" w:date="2026-10-19T12:56:1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186" w:author="xh" w:date="2026-10-19T12:56:13+08:00"/>
              </w:rPr>
            </w:pPr>
            <w:ins w:id="18187" w:author="xh" w:date="2026-10-19T12:56:13+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188" w:author="xh" w:date="2026-10-19T12:56:13+08:00"/>
              </w:rPr>
            </w:pPr>
            <w:ins w:id="18189" w:author="xh" w:date="2026-10-19T12:56:13+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190" w:author="xh" w:date="2026-10-19T12:56:13+08:00"/>
              </w:rPr>
            </w:pPr>
            <w:ins w:id="18191" w:author="xh" w:date="2026-10-19T12:56:13+08:00">
              <w:r>
                <w:rPr>
                  <w:rFonts w:ascii="Times New Roman" w:hAnsi="Times New Roman" w:eastAsia="宋体"/>
                  <w:b w:val="0"/>
                  <w:sz w:val="18"/>
                </w:rPr>
                <w:t>31.50+80.00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192" w:author="xh" w:date="2026-10-19T12:56:13+08:00"/>
              </w:rPr>
            </w:pPr>
            <w:ins w:id="18193" w:author="xh" w:date="2026-10-19T12:56:13+08:00">
              <w:r>
                <w:rPr>
                  <w:rFonts w:ascii="Times New Roman" w:hAnsi="Times New Roman" w:eastAsia="宋体"/>
                  <w:b w:val="0"/>
                  <w:sz w:val="18"/>
                </w:rPr>
                <w:t>111.50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194" w:author="xh" w:date="2026-10-19T12:56:13+08:00"/>
              </w:rPr>
            </w:pPr>
            <w:ins w:id="18195" w:author="xh" w:date="2026-10-19T12:56: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196" w:author="xh" w:date="2026-10-19T12:56:13+08:00"/>
              </w:rPr>
            </w:pPr>
            <w:ins w:id="18197" w:author="xh" w:date="2026-10-19T12:56:13+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198" w:author="xh" w:date="2026-10-19T12:56:13+08:00"/>
              </w:rPr>
            </w:pPr>
            <w:ins w:id="18199" w:author="xh" w:date="2026-10-19T12:56:13+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00" w:author="xh" w:date="2026-10-19T12:56:13+08:00"/>
              </w:rPr>
            </w:pPr>
            <w:ins w:id="18201" w:author="xh" w:date="2026-10-19T12:56:13+08:00">
              <w:r>
                <w:rPr>
                  <w:rFonts w:ascii="Times New Roman" w:hAnsi="Times New Roman" w:eastAsia="宋体"/>
                  <w:b w:val="0"/>
                  <w:sz w:val="18"/>
                </w:rPr>
                <w:t>—</w:t>
              </w:r>
            </w:ins>
          </w:p>
        </w:tc>
      </w:tr>
      <w:tr>
        <w:trPr>
          <w:cantSplit/>
          <w:ins w:id="18163" w:author="xh" w:date="2026-10-19T12:56:1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02" w:author="xh" w:date="2026-10-19T12:56:13+08:00"/>
              </w:rPr>
            </w:pPr>
            <w:ins w:id="18203" w:author="xh" w:date="2026-10-19T12:56:13+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04" w:author="xh" w:date="2026-10-19T12:56:13+08:00"/>
              </w:rPr>
            </w:pPr>
            <w:ins w:id="18205" w:author="xh" w:date="2026-10-19T12:56:13+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06" w:author="xh" w:date="2026-10-19T12:56:13+08:00"/>
              </w:rPr>
            </w:pPr>
            <w:ins w:id="18207" w:author="xh" w:date="2026-10-19T12:56:13+08:00">
              <w:r>
                <w:rPr>
                  <w:rFonts w:ascii="Times New Roman" w:hAnsi="Times New Roman" w:eastAsia="宋体"/>
                  <w:b w:val="0"/>
                  <w:sz w:val="18"/>
                </w:rPr>
                <w:t>31.50+80.00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08" w:author="xh" w:date="2026-10-19T12:56:13+08:00"/>
              </w:rPr>
            </w:pPr>
            <w:ins w:id="18209" w:author="xh" w:date="2026-10-19T12:56:13+08:00">
              <w:r>
                <w:rPr>
                  <w:rFonts w:ascii="Times New Roman" w:hAnsi="Times New Roman" w:eastAsia="宋体"/>
                  <w:b w:val="0"/>
                  <w:sz w:val="18"/>
                </w:rPr>
                <w:t>111.50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10" w:author="xh" w:date="2026-10-19T12:56:13+08:00"/>
              </w:rPr>
            </w:pPr>
            <w:ins w:id="18211" w:author="xh" w:date="2026-10-19T12:56: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12" w:author="xh" w:date="2026-10-19T12:56:13+08:00"/>
              </w:rPr>
            </w:pPr>
            <w:ins w:id="18213" w:author="xh" w:date="2026-10-19T12:56: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14" w:author="xh" w:date="2026-10-19T12:56:13+08:00"/>
              </w:rPr>
            </w:pPr>
            <w:ins w:id="18215" w:author="xh" w:date="2026-10-19T12:56: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16" w:author="xh" w:date="2026-10-19T12:56:13+08:00"/>
              </w:rPr>
            </w:pPr>
            <w:ins w:id="18217" w:author="xh" w:date="2026-10-19T12:56:13+08:00">
              <w:r>
                <w:rPr>
                  <w:rFonts w:ascii="Times New Roman" w:hAnsi="Times New Roman" w:eastAsia="宋体"/>
                  <w:b w:val="0"/>
                  <w:sz w:val="18"/>
                </w:rPr>
                <w:t>56.24</w:t>
              </w:r>
            </w:ins>
          </w:p>
        </w:tc>
      </w:tr>
      <w:tr>
        <w:trPr>
          <w:cantSplit/>
          <w:ins w:id="18164" w:author="xh" w:date="2026-10-19T12:56:1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18" w:author="xh" w:date="2026-10-19T12:56:13+08:00"/>
              </w:rPr>
            </w:pPr>
            <w:ins w:id="18219" w:author="xh" w:date="2026-10-19T12:56:13+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20" w:author="xh" w:date="2026-10-19T12:56:13+08:00"/>
              </w:rPr>
            </w:pPr>
            <w:ins w:id="18221" w:author="xh" w:date="2026-10-19T12:56:13+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22" w:author="xh" w:date="2026-10-19T12:56:13+08:00"/>
              </w:rPr>
            </w:pPr>
            <w:ins w:id="18223" w:author="xh" w:date="2026-10-19T12:56:13+08:00">
              <w:r>
                <w:rPr>
                  <w:rFonts w:ascii="Times New Roman" w:hAnsi="Times New Roman" w:eastAsia="宋体"/>
                  <w:b w:val="0"/>
                  <w:sz w:val="18"/>
                </w:rPr>
                <w:t>31.50+80.00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24" w:author="xh" w:date="2026-10-19T12:56:13+08:00"/>
              </w:rPr>
            </w:pPr>
            <w:ins w:id="18225" w:author="xh" w:date="2026-10-19T12:56:13+08:00">
              <w:r>
                <w:rPr>
                  <w:rFonts w:ascii="Times New Roman" w:hAnsi="Times New Roman" w:eastAsia="宋体"/>
                  <w:b w:val="0"/>
                  <w:sz w:val="18"/>
                </w:rPr>
                <w:t>111.50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26" w:author="xh" w:date="2026-10-19T12:56:13+08:00"/>
              </w:rPr>
            </w:pPr>
            <w:ins w:id="18227" w:author="xh" w:date="2026-10-19T12:56: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28" w:author="xh" w:date="2026-10-19T12:56:13+08:00"/>
              </w:rPr>
            </w:pPr>
            <w:ins w:id="18229" w:author="xh" w:date="2026-10-19T12:56: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30" w:author="xh" w:date="2026-10-19T12:56:13+08:00"/>
              </w:rPr>
            </w:pPr>
            <w:ins w:id="18231" w:author="xh" w:date="2026-10-19T12:56: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32" w:author="xh" w:date="2026-10-19T12:56:13+08:00"/>
              </w:rPr>
            </w:pPr>
            <w:ins w:id="18233" w:author="xh" w:date="2026-10-19T12:56:13+08:00">
              <w:r>
                <w:rPr>
                  <w:rFonts w:ascii="Times New Roman" w:hAnsi="Times New Roman" w:eastAsia="宋体"/>
                  <w:b w:val="0"/>
                  <w:sz w:val="18"/>
                </w:rPr>
                <w:t>67.88</w:t>
              </w:r>
            </w:ins>
          </w:p>
        </w:tc>
      </w:tr>
      <w:tr>
        <w:trPr>
          <w:cantSplit/>
          <w:ins w:id="18165" w:author="xh" w:date="2026-10-19T12:56:1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34" w:author="xh" w:date="2026-10-19T12:56:13+08:00"/>
              </w:rPr>
            </w:pPr>
            <w:ins w:id="18235" w:author="xh" w:date="2026-10-19T12:56:13+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36" w:author="xh" w:date="2026-10-19T12:56:13+08:00"/>
              </w:rPr>
            </w:pPr>
            <w:ins w:id="18237" w:author="xh" w:date="2026-10-19T12:56:13+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38" w:author="xh" w:date="2026-10-19T12:56:13+08:00"/>
              </w:rPr>
            </w:pPr>
            <w:ins w:id="18239" w:author="xh" w:date="2026-10-19T12:56:13+08:00">
              <w:r>
                <w:rPr>
                  <w:rFonts w:ascii="Times New Roman" w:hAnsi="Times New Roman" w:eastAsia="宋体"/>
                  <w:b w:val="0"/>
                  <w:sz w:val="18"/>
                </w:rPr>
                <w:t>31.50+80.00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40" w:author="xh" w:date="2026-10-19T12:56:13+08:00"/>
              </w:rPr>
            </w:pPr>
            <w:ins w:id="18241" w:author="xh" w:date="2026-10-19T12:56:13+08:00">
              <w:r>
                <w:rPr>
                  <w:rFonts w:ascii="Times New Roman" w:hAnsi="Times New Roman" w:eastAsia="宋体"/>
                  <w:b w:val="0"/>
                  <w:sz w:val="18"/>
                </w:rPr>
                <w:t>111.50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42" w:author="xh" w:date="2026-10-19T12:56:13+08:00"/>
              </w:rPr>
            </w:pPr>
            <w:ins w:id="18243" w:author="xh" w:date="2026-10-19T12:56: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44" w:author="xh" w:date="2026-10-19T12:56:13+08:00"/>
              </w:rPr>
            </w:pPr>
            <w:ins w:id="18245" w:author="xh" w:date="2026-10-19T12:56:13+08:00">
              <w:r>
                <w:rPr>
                  <w:rFonts w:ascii="Times New Roman" w:hAnsi="Times New Roman" w:eastAsia="宋体"/>
                  <w:b w:val="0"/>
                  <w:sz w:val="18"/>
                </w:rPr>
                <w:t>2.00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46" w:author="xh" w:date="2026-10-19T12:56:13+08:00"/>
              </w:rPr>
            </w:pPr>
            <w:ins w:id="18247" w:author="xh" w:date="2026-10-19T12:56:13+08:00">
              <w:r>
                <w:rPr>
                  <w:rFonts w:ascii="Times New Roman" w:hAnsi="Times New Roman" w:eastAsia="宋体"/>
                  <w:b w:val="0"/>
                  <w:sz w:val="18"/>
                </w:rPr>
                <w:t>1.77</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48" w:author="xh" w:date="2026-10-19T12:56:13+08:00"/>
              </w:rPr>
            </w:pPr>
            <w:ins w:id="18249" w:author="xh" w:date="2026-10-19T12:56:13+08:00">
              <w:r>
                <w:rPr>
                  <w:rFonts w:ascii="Times New Roman" w:hAnsi="Times New Roman" w:eastAsia="宋体"/>
                  <w:b w:val="0"/>
                  <w:sz w:val="18"/>
                </w:rPr>
                <w:t>81.67</w:t>
              </w:r>
            </w:ins>
          </w:p>
        </w:tc>
      </w:tr>
      <w:tr>
        <w:trPr>
          <w:cantSplit/>
          <w:ins w:id="18166" w:author="xh" w:date="2026-10-19T12:56:1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50" w:author="xh" w:date="2026-10-19T12:56:13+08:00"/>
              </w:rPr>
            </w:pPr>
            <w:ins w:id="18251" w:author="xh" w:date="2026-10-19T12:56:13+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52" w:author="xh" w:date="2026-10-19T12:56:13+08:00"/>
              </w:rPr>
            </w:pPr>
            <w:ins w:id="18253" w:author="xh" w:date="2026-10-19T12:56:13+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54" w:author="xh" w:date="2026-10-19T12:56:13+08:00"/>
              </w:rPr>
            </w:pPr>
            <w:ins w:id="18255" w:author="xh" w:date="2026-10-19T12:56:13+08:00">
              <w:r>
                <w:rPr>
                  <w:rFonts w:ascii="Times New Roman" w:hAnsi="Times New Roman" w:eastAsia="宋体"/>
                  <w:b w:val="0"/>
                  <w:sz w:val="18"/>
                </w:rPr>
                <w:t>31.50+80.00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56" w:author="xh" w:date="2026-10-19T12:56:13+08:00"/>
              </w:rPr>
            </w:pPr>
            <w:ins w:id="18257" w:author="xh" w:date="2026-10-19T12:56:13+08:00">
              <w:r>
                <w:rPr>
                  <w:rFonts w:ascii="Times New Roman" w:hAnsi="Times New Roman" w:eastAsia="宋体"/>
                  <w:b w:val="0"/>
                  <w:sz w:val="18"/>
                </w:rPr>
                <w:t>111.50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58" w:author="xh" w:date="2026-10-19T12:56:13+08:00"/>
              </w:rPr>
            </w:pPr>
            <w:ins w:id="18259" w:author="xh" w:date="2026-10-19T12:56: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60" w:author="xh" w:date="2026-10-19T12:56:13+08:00"/>
              </w:rPr>
            </w:pPr>
            <w:ins w:id="18261" w:author="xh" w:date="2026-10-19T12:56:13+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62" w:author="xh" w:date="2026-10-19T12:56:13+08:00"/>
              </w:rPr>
            </w:pPr>
            <w:ins w:id="18263" w:author="xh" w:date="2026-10-19T12:56:13+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64" w:author="xh" w:date="2026-10-19T12:56:13+08:00"/>
              </w:rPr>
            </w:pPr>
            <w:ins w:id="18265" w:author="xh" w:date="2026-10-19T12:56:13+08:00">
              <w:r>
                <w:rPr>
                  <w:rFonts w:ascii="Times New Roman" w:hAnsi="Times New Roman" w:eastAsia="宋体"/>
                  <w:b w:val="0"/>
                  <w:sz w:val="18"/>
                </w:rPr>
                <w:t>—</w:t>
              </w:r>
            </w:ins>
          </w:p>
        </w:tc>
      </w:tr>
      <w:tr>
        <w:trPr>
          <w:cantSplit/>
          <w:ins w:id="18167" w:author="xh" w:date="2026-10-19T12:56:1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66" w:author="xh" w:date="2026-10-19T12:56:13+08:00"/>
              </w:rPr>
            </w:pPr>
            <w:ins w:id="18267" w:author="xh" w:date="2026-10-19T12:56:13+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68" w:author="xh" w:date="2026-10-19T12:56:13+08:00"/>
              </w:rPr>
            </w:pPr>
            <w:ins w:id="18269" w:author="xh" w:date="2026-10-19T12:56:13+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70" w:author="xh" w:date="2026-10-19T12:56:13+08:00"/>
              </w:rPr>
            </w:pPr>
            <w:ins w:id="18271" w:author="xh" w:date="2026-10-19T12:56:13+08:00">
              <w:r>
                <w:rPr>
                  <w:rFonts w:ascii="Times New Roman" w:hAnsi="Times New Roman" w:eastAsia="宋体"/>
                  <w:b w:val="0"/>
                  <w:sz w:val="18"/>
                </w:rPr>
                <w:t>31.50+80.00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72" w:author="xh" w:date="2026-10-19T12:56:13+08:00"/>
              </w:rPr>
            </w:pPr>
            <w:ins w:id="18273" w:author="xh" w:date="2026-10-19T12:56:13+08:00">
              <w:r>
                <w:rPr>
                  <w:rFonts w:ascii="Times New Roman" w:hAnsi="Times New Roman" w:eastAsia="宋体"/>
                  <w:b w:val="0"/>
                  <w:sz w:val="18"/>
                </w:rPr>
                <w:t>111.50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74" w:author="xh" w:date="2026-10-19T12:56:13+08:00"/>
              </w:rPr>
            </w:pPr>
            <w:ins w:id="18275" w:author="xh" w:date="2026-10-19T12:56: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76" w:author="xh" w:date="2026-10-19T12:56:13+08:00"/>
              </w:rPr>
            </w:pPr>
            <w:ins w:id="18277" w:author="xh" w:date="2026-10-19T12:56: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78" w:author="xh" w:date="2026-10-19T12:56:13+08:00"/>
              </w:rPr>
            </w:pPr>
            <w:ins w:id="18279" w:author="xh" w:date="2026-10-19T12:56: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80" w:author="xh" w:date="2026-10-19T12:56:13+08:00"/>
              </w:rPr>
            </w:pPr>
            <w:ins w:id="18281" w:author="xh" w:date="2026-10-19T12:56:13+08:00">
              <w:r>
                <w:rPr>
                  <w:rFonts w:ascii="Times New Roman" w:hAnsi="Times New Roman" w:eastAsia="宋体"/>
                  <w:b w:val="0"/>
                  <w:sz w:val="18"/>
                </w:rPr>
                <w:t>56.24</w:t>
              </w:r>
            </w:ins>
          </w:p>
        </w:tc>
      </w:tr>
      <w:tr>
        <w:trPr>
          <w:cantSplit/>
          <w:ins w:id="18168" w:author="xh" w:date="2026-10-19T12:56:1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82" w:author="xh" w:date="2026-10-19T12:56:13+08:00"/>
              </w:rPr>
            </w:pPr>
            <w:ins w:id="18283" w:author="xh" w:date="2026-10-19T12:56:13+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84" w:author="xh" w:date="2026-10-19T12:56:13+08:00"/>
              </w:rPr>
            </w:pPr>
            <w:ins w:id="18285" w:author="xh" w:date="2026-10-19T12:56:13+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86" w:author="xh" w:date="2026-10-19T12:56:13+08:00"/>
              </w:rPr>
            </w:pPr>
            <w:ins w:id="18287" w:author="xh" w:date="2026-10-19T12:56:13+08:00">
              <w:r>
                <w:rPr>
                  <w:rFonts w:ascii="Times New Roman" w:hAnsi="Times New Roman" w:eastAsia="宋体"/>
                  <w:b w:val="0"/>
                  <w:sz w:val="18"/>
                </w:rPr>
                <w:t>31.50+80.00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88" w:author="xh" w:date="2026-10-19T12:56:13+08:00"/>
              </w:rPr>
            </w:pPr>
            <w:ins w:id="18289" w:author="xh" w:date="2026-10-19T12:56:13+08:00">
              <w:r>
                <w:rPr>
                  <w:rFonts w:ascii="Times New Roman" w:hAnsi="Times New Roman" w:eastAsia="宋体"/>
                  <w:b w:val="0"/>
                  <w:sz w:val="18"/>
                </w:rPr>
                <w:t>111.50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90" w:author="xh" w:date="2026-10-19T12:56:13+08:00"/>
              </w:rPr>
            </w:pPr>
            <w:ins w:id="18291" w:author="xh" w:date="2026-10-19T12:56: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92" w:author="xh" w:date="2026-10-19T12:56:13+08:00"/>
              </w:rPr>
            </w:pPr>
            <w:ins w:id="18293" w:author="xh" w:date="2026-10-19T12:56: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94" w:author="xh" w:date="2026-10-19T12:56:13+08:00"/>
              </w:rPr>
            </w:pPr>
            <w:ins w:id="18295" w:author="xh" w:date="2026-10-19T12:56:1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296" w:author="xh" w:date="2026-10-19T12:56:13+08:00"/>
              </w:rPr>
            </w:pPr>
            <w:ins w:id="18297" w:author="xh" w:date="2026-10-19T12:56:13+08:00">
              <w:r>
                <w:rPr>
                  <w:rFonts w:ascii="Times New Roman" w:hAnsi="Times New Roman" w:eastAsia="宋体"/>
                  <w:b w:val="0"/>
                  <w:sz w:val="18"/>
                </w:rPr>
                <w:t>67.88</w:t>
              </w:r>
            </w:ins>
          </w:p>
        </w:tc>
      </w:tr>
      <w:tr>
        <w:trPr>
          <w:cantSplit/>
          <w:ins w:id="18169" w:author="xh" w:date="2026-10-19T12:56:13+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298" w:author="xh" w:date="2026-10-19T12:56:13+08:00"/>
              </w:rPr>
            </w:pPr>
            <w:ins w:id="18299" w:author="xh" w:date="2026-10-19T12:56:13+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300" w:author="xh" w:date="2026-10-19T12:56:13+08:00"/>
              </w:rPr>
            </w:pPr>
            <w:ins w:id="18301" w:author="xh" w:date="2026-10-19T12:56:13+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302" w:author="xh" w:date="2026-10-19T12:56:13+08:00"/>
              </w:rPr>
            </w:pPr>
            <w:ins w:id="18303" w:author="xh" w:date="2026-10-19T12:56:13+08:00">
              <w:r>
                <w:rPr>
                  <w:rFonts w:ascii="Times New Roman" w:hAnsi="Times New Roman" w:eastAsia="宋体"/>
                  <w:b w:val="0"/>
                  <w:sz w:val="18"/>
                </w:rPr>
                <w:t>50.00+80.00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304" w:author="xh" w:date="2026-10-19T12:56:13+08:00"/>
              </w:rPr>
            </w:pPr>
            <w:ins w:id="18305" w:author="xh" w:date="2026-10-19T12:56:13+08:00">
              <w:r>
                <w:rPr>
                  <w:rFonts w:ascii="Times New Roman" w:hAnsi="Times New Roman" w:eastAsia="宋体"/>
                  <w:b w:val="0"/>
                  <w:sz w:val="18"/>
                </w:rPr>
                <w:t>130.00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306" w:author="xh" w:date="2026-10-19T12:56:13+08:00"/>
              </w:rPr>
            </w:pPr>
            <w:ins w:id="18307" w:author="xh" w:date="2026-10-19T12:56:13+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308" w:author="xh" w:date="2026-10-19T12:56:13+08:00"/>
              </w:rPr>
            </w:pPr>
            <w:ins w:id="18309" w:author="xh" w:date="2026-10-19T12:56:13+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310" w:author="xh" w:date="2026-10-19T12:56:13+08:00"/>
              </w:rPr>
            </w:pPr>
            <w:ins w:id="18311" w:author="xh" w:date="2026-10-19T12:56:13+08:00">
              <w:r>
                <w:rPr>
                  <w:rFonts w:ascii="Times New Roman" w:hAnsi="Times New Roman" w:eastAsia="宋体"/>
                  <w:b w:val="0"/>
                  <w:sz w:val="18"/>
                </w:rPr>
                <w:t>3.62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312" w:author="xh" w:date="2026-10-19T12:56:13+08:00"/>
              </w:rPr>
            </w:pPr>
            <w:ins w:id="18313" w:author="xh" w:date="2026-10-19T12:56:13+08:00">
              <w:r>
                <w:rPr>
                  <w:rFonts w:ascii="Times New Roman" w:hAnsi="Times New Roman" w:eastAsia="宋体"/>
                  <w:b w:val="0"/>
                  <w:sz w:val="18"/>
                </w:rPr>
                <w:t>85.51</w:t>
              </w:r>
            </w:ins>
          </w:p>
        </w:tc>
      </w:tr>
    </w:tbl>
    <w:p w14:paraId="3C426D87">
      <w:pPr>
        <w:pStyle w:val="2"/>
        <w:widowControl/>
        <w:spacing w:before="0" w:after="0" w:line="348" w:lineRule="exact"/>
        <w:ind w:firstLine="480"/>
        <w:jc w:val="both"/>
      </w:pPr>
      <w:r>
        <w:rPr>
          <w:rFonts w:ascii="Times New Roman" w:hAnsi="Times New Roman" w:eastAsia="方正仿宋_GBK"/>
          <w:b w:val="0"/>
          <w:sz w:val="24"/>
        </w:rPr>
        <w:t xml:space="preserve">20</w:t>
      </w:r>
      <w:ins w:id="18314" w:author="xh" w:date="2026-10-19T12:56:52+08:00">
        <w:r>
          <w:rPr>
            <w:rFonts w:ascii="Times New Roman" w:hAnsi="Times New Roman" w:eastAsia="方正仿宋_GBK"/>
            <w:b w:val="0"/>
            <w:sz w:val="24"/>
          </w:rPr>
          <w:t xml:space="preserve">3</w:t>
        </w:r>
      </w:ins>
      <w:del w:id="18315" w:author="xh" w:date="2026-10-19T12:56:52+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8316" w:author="xh" w:date="2026-10-19T12:56:52+08:00">
        <w:r>
          <w:rPr>
            <w:rFonts w:ascii="Times New Roman" w:hAnsi="Times New Roman" w:eastAsia="方正仿宋_GBK"/>
            <w:b w:val="0"/>
            <w:sz w:val="24"/>
          </w:rPr>
          <w:t xml:space="preserve">最大单台主变N-1后，弹性方案剩余主变容量为50.00 MVA，按0.95功率因数折算为47.50 MW。储能</w:t>
        </w:r>
      </w:ins>
      <w:del w:id="18317" w:author="xh" w:date="2026-10-19T12:56:52+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8318" w:author="xh" w:date="2026-10-19T12:56:52+08:00">
        <w:r>
          <w:rPr>
            <w:rFonts w:ascii="Times New Roman" w:hAnsi="Times New Roman" w:eastAsia="方正仿宋_GBK"/>
            <w:b w:val="0"/>
            <w:sz w:val="24"/>
          </w:rPr>
          <w:t xml:space="preserve">有效支撑功率为</w:t>
        </w:r>
      </w:ins>
      <w:del w:id="18319" w:author="xh" w:date="2026-10-19T12:56:52+08:00">
        <w:r>
          <w:rPr>
            <w:rFonts w:ascii="Times New Roman" w:hAnsi="Times New Roman" w:eastAsia="方正仿宋_GBK"/>
            <w:b w:val="0"/>
            <w:sz w:val="24"/>
          </w:rPr>
          <w:delText xml:space="preserve">峰值正常工况下，本站转出</w:delText>
        </w:r>
      </w:del>
      <w:r>
        <w:rPr>
          <w:rFonts w:ascii="Times New Roman" w:hAnsi="Times New Roman" w:eastAsia="方正仿宋_GBK"/>
          <w:b w:val="0"/>
          <w:sz w:val="24"/>
        </w:rPr>
        <w:t xml:space="preserve">0.00 MW、</w:t>
      </w:r>
      <w:ins w:id="18320" w:author="xh" w:date="2026-10-19T12:56:52+08:00">
        <w:r>
          <w:rPr>
            <w:rFonts w:ascii="Times New Roman" w:hAnsi="Times New Roman" w:eastAsia="方正仿宋_GBK"/>
            <w:b w:val="0"/>
            <w:sz w:val="24"/>
          </w:rPr>
          <w:t xml:space="preserve">反向有效吸收功率为0.00 MW。全年本站故障工况中最小余量为1.93 MW。该小时按采用的固定区段预案，本站转出39.95 MW、</w:t>
        </w:r>
      </w:ins>
      <w:r>
        <w:rPr>
          <w:rFonts w:ascii="Times New Roman" w:hAnsi="Times New Roman" w:eastAsia="方正仿宋_GBK"/>
          <w:b w:val="0"/>
          <w:sz w:val="24"/>
        </w:rPr>
        <w:t xml:space="preserve">承接</w:t>
      </w:r>
      <w:ins w:id="18321" w:author="xh" w:date="2026-10-19T12:56:52+08:00">
        <w:r>
          <w:rPr>
            <w:rFonts w:ascii="Times New Roman" w:hAnsi="Times New Roman" w:eastAsia="方正仿宋_GBK"/>
            <w:b w:val="0"/>
            <w:sz w:val="24"/>
          </w:rPr>
          <w:t xml:space="preserve">3</w:t>
        </w:r>
      </w:ins>
      <w:del w:id="18322" w:author="xh" w:date="2026-10-19T12:56:52+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w:t>
      </w:r>
      <w:ins w:id="18323" w:author="xh" w:date="2026-10-19T12:56:52+08:00">
        <w:r>
          <w:rPr>
            <w:rFonts w:ascii="Times New Roman" w:hAnsi="Times New Roman" w:eastAsia="方正仿宋_GBK"/>
            <w:b w:val="0"/>
            <w:sz w:val="24"/>
          </w:rPr>
          <w:t xml:space="preserve">62</w:t>
        </w:r>
      </w:ins>
      <w:del w:id="18324" w:author="xh" w:date="2026-10-19T12:56:52+08:00">
        <w:r>
          <w:rPr>
            <w:rFonts w:ascii="Times New Roman" w:hAnsi="Times New Roman" w:eastAsia="方正仿宋_GBK"/>
            <w:b w:val="0"/>
            <w:sz w:val="24"/>
          </w:rPr>
          <w:delText xml:space="preserve">57</w:delText>
        </w:r>
      </w:del>
      <w:r>
        <w:rPr>
          <w:rFonts w:ascii="Times New Roman" w:hAnsi="Times New Roman" w:eastAsia="方正仿宋_GBK"/>
          <w:b w:val="0"/>
          <w:sz w:val="24"/>
        </w:rPr>
        <w:t xml:space="preserve"> MW，转接后净负荷为</w:t>
      </w:r>
      <w:del w:id="18325" w:author="xh" w:date="2026-10-19T12:56:52+08:00">
        <w:r>
          <w:rPr>
            <w:rFonts w:ascii="Times New Roman" w:hAnsi="Times New Roman" w:eastAsia="方正仿宋_GBK"/>
            <w:b w:val="0"/>
            <w:sz w:val="24"/>
          </w:rPr>
          <w:delText xml:space="preserve">6</w:delText>
        </w:r>
      </w:del>
      <w:r>
        <w:rPr>
          <w:rFonts w:ascii="Times New Roman" w:hAnsi="Times New Roman" w:eastAsia="方正仿宋_GBK"/>
          <w:b w:val="0"/>
          <w:sz w:val="24"/>
        </w:rPr>
        <w:t xml:space="preserve">4</w:t>
      </w:r>
      <w:ins w:id="18326" w:author="xh" w:date="2026-10-19T12:56:52+08:00">
        <w:r>
          <w:rPr>
            <w:rFonts w:ascii="Times New Roman" w:hAnsi="Times New Roman" w:eastAsia="方正仿宋_GBK"/>
            <w:b w:val="0"/>
            <w:sz w:val="24"/>
          </w:rPr>
          <w:t xml:space="preserve">5</w:t>
        </w:r>
      </w:ins>
      <w:del w:id="18327" w:author="xh" w:date="2026-10-19T12:56:52+08:00">
        <w:r>
          <w:rPr>
            <w:rFonts w:ascii="Times New Roman" w:hAnsi="Times New Roman" w:eastAsia="方正仿宋_GBK"/>
            <w:b w:val="0"/>
            <w:sz w:val="24"/>
          </w:rPr>
          <w:delText xml:space="preserve">.81 MW，区域最低净负荷工况下为13</w:delText>
        </w:r>
      </w:del>
      <w:r>
        <w:rPr>
          <w:rFonts w:ascii="Times New Roman" w:hAnsi="Times New Roman" w:eastAsia="方正仿宋_GBK"/>
          <w:b w:val="0"/>
          <w:sz w:val="24"/>
        </w:rPr>
        <w:t xml:space="preserve">.5</w:t>
      </w:r>
      <w:ins w:id="18328" w:author="xh" w:date="2026-10-19T12:56:52+08:00">
        <w:r>
          <w:rPr>
            <w:rFonts w:ascii="Times New Roman" w:hAnsi="Times New Roman" w:eastAsia="方正仿宋_GBK"/>
            <w:b w:val="0"/>
            <w:sz w:val="24"/>
          </w:rPr>
          <w:t xml:space="preserve">7</w:t>
        </w:r>
      </w:ins>
      <w:del w:id="18329" w:author="xh" w:date="2026-10-19T12:56:52+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 MW。</w:t>
      </w:r>
      <w:ins w:id="18330" w:author="xh" w:date="2026-10-19T12:56:52+08:00">
        <w:r>
          <w:rPr>
            <w:rFonts w:ascii="Times New Roman" w:hAnsi="Times New Roman" w:eastAsia="方正仿宋_GBK"/>
            <w:b w:val="0"/>
            <w:sz w:val="24"/>
          </w:rPr>
          <w:t xml:space="preserve">其中与翟山变之间的主要通道承担11.98 MW净功率转接，使用既有通道。</w:t>
        </w:r>
      </w:ins>
    </w:p>
    <w:p w14:paraId="11C8F9B7">
      <w:pPr>
        <w:pStyle w:val="2"/>
        <w:widowControl/>
        <w:spacing w:before="0" w:after="0" w:line="348" w:lineRule="exact"/>
        <w:ind w:firstLine="480"/>
        <w:jc w:val="both"/>
      </w:pPr>
      <w:ins w:id="18331" w:author="xh" w:date="2026-10-19T12:57:32+08:00">
        <w:r>
          <w:rPr>
            <w:rFonts w:ascii="Times New Roman" w:hAnsi="Times New Roman" w:eastAsia="方正仿宋_GBK"/>
            <w:b w:val="0"/>
            <w:sz w:val="24"/>
          </w:rPr>
          <w:t xml:space="preserve">两方案本站储能规模相同，</w:t>
        </w:r>
      </w:ins>
      <w:del w:id="18332" w:author="xh" w:date="2026-10-19T12:57:32+08:00">
        <w:r>
          <w:rPr>
            <w:rFonts w:ascii="Times New Roman" w:hAnsi="Times New Roman" w:eastAsia="方正仿宋_GBK"/>
            <w:b w:val="0"/>
            <w:sz w:val="24"/>
          </w:rPr>
          <w:delText xml:space="preserve">按最大单台</w:delText>
        </w:r>
      </w:del>
      <w:r>
        <w:rPr>
          <w:rFonts w:ascii="Times New Roman" w:hAnsi="Times New Roman" w:eastAsia="方正仿宋_GBK"/>
          <w:b w:val="0"/>
          <w:sz w:val="24"/>
        </w:rPr>
        <w:t xml:space="preserve">主变</w:t>
      </w:r>
      <w:ins w:id="18333" w:author="xh" w:date="2026-10-19T12:57:32+08:00">
        <w:r>
          <w:rPr>
            <w:rFonts w:ascii="Times New Roman" w:hAnsi="Times New Roman" w:eastAsia="方正仿宋_GBK"/>
            <w:b w:val="0"/>
            <w:sz w:val="24"/>
          </w:rPr>
          <w:t xml:space="preserve">规格的差异主要体现为</w:t>
        </w:r>
      </w:ins>
      <w:del w:id="18334" w:author="xh" w:date="2026-10-19T12:57:32+08:00">
        <w:r>
          <w:rPr>
            <w:rFonts w:ascii="Times New Roman" w:hAnsi="Times New Roman" w:eastAsia="方正仿宋_GBK"/>
            <w:b w:val="0"/>
            <w:sz w:val="24"/>
          </w:rPr>
          <w:delText xml:space="preserve">N-1校核，本</w:delText>
        </w:r>
      </w:del>
      <w:r>
        <w:rPr>
          <w:rFonts w:ascii="Times New Roman" w:hAnsi="Times New Roman" w:eastAsia="方正仿宋_GBK"/>
          <w:b w:val="0"/>
          <w:sz w:val="24"/>
        </w:rPr>
        <w:t xml:space="preserve">站</w:t>
      </w:r>
      <w:ins w:id="18335" w:author="xh" w:date="2026-10-19T12:57:32+08:00">
        <w:r>
          <w:rPr>
            <w:rFonts w:ascii="Times New Roman" w:hAnsi="Times New Roman" w:eastAsia="方正仿宋_GBK"/>
            <w:b w:val="0"/>
            <w:sz w:val="24"/>
          </w:rPr>
          <w:t xml:space="preserve">内</w:t>
        </w:r>
      </w:ins>
      <w:del w:id="18336" w:author="xh" w:date="2026-10-19T12:57:32+08:00">
        <w:r>
          <w:rPr>
            <w:rFonts w:ascii="Times New Roman" w:hAnsi="Times New Roman" w:eastAsia="方正仿宋_GBK"/>
            <w:b w:val="0"/>
            <w:sz w:val="24"/>
          </w:rPr>
          <w:delText xml:space="preserve">剩余</w:delText>
        </w:r>
      </w:del>
      <w:r>
        <w:rPr>
          <w:rFonts w:ascii="Times New Roman" w:hAnsi="Times New Roman" w:eastAsia="方正仿宋_GBK"/>
          <w:b w:val="0"/>
          <w:sz w:val="24"/>
        </w:rPr>
        <w:t xml:space="preserve">容量</w:t>
      </w:r>
      <w:ins w:id="18337" w:author="xh" w:date="2026-10-19T12:57:32+08:00">
        <w:r>
          <w:rPr>
            <w:rFonts w:ascii="Times New Roman" w:hAnsi="Times New Roman" w:eastAsia="方正仿宋_GBK"/>
            <w:b w:val="0"/>
            <w:sz w:val="24"/>
          </w:rPr>
          <w:t xml:space="preserve">及故障</w:t>
        </w:r>
      </w:ins>
      <w:del w:id="18338" w:author="xh" w:date="2026-10-19T12:57:32+08:00">
        <w:r>
          <w:rPr>
            <w:rFonts w:ascii="Times New Roman" w:hAnsi="Times New Roman" w:eastAsia="方正仿宋_GBK"/>
            <w:b w:val="0"/>
            <w:sz w:val="24"/>
          </w:rPr>
          <w:delText xml:space="preserve">为40.00 MVA，两代表工况重新转供</w:delText>
        </w:r>
      </w:del>
      <w:r>
        <w:rPr>
          <w:rFonts w:ascii="Times New Roman" w:hAnsi="Times New Roman" w:eastAsia="方正仿宋_GBK"/>
          <w:b w:val="0"/>
          <w:sz w:val="24"/>
        </w:rPr>
        <w:t xml:space="preserve">后</w:t>
      </w:r>
      <w:ins w:id="18339" w:author="xh" w:date="2026-10-19T12:57:32+08:00">
        <w:r>
          <w:rPr>
            <w:rFonts w:ascii="Times New Roman" w:hAnsi="Times New Roman" w:eastAsia="方正仿宋_GBK"/>
            <w:b w:val="0"/>
            <w:sz w:val="24"/>
          </w:rPr>
          <w:t xml:space="preserve">可用能力</w:t>
        </w:r>
      </w:ins>
      <w:r>
        <w:rPr>
          <w:rFonts w:ascii="Times New Roman" w:hAnsi="Times New Roman" w:eastAsia="方正仿宋_GBK"/>
          <w:b w:val="0"/>
          <w:sz w:val="24"/>
        </w:rPr>
        <w:t xml:space="preserve">的</w:t>
      </w:r>
      <w:ins w:id="18340" w:author="xh" w:date="2026-10-19T12:57:32+08:00">
        <w:r>
          <w:rPr>
            <w:rFonts w:ascii="Times New Roman" w:hAnsi="Times New Roman" w:eastAsia="方正仿宋_GBK"/>
            <w:b w:val="0"/>
            <w:sz w:val="24"/>
          </w:rPr>
          <w:t xml:space="preserve">变化</w:t>
        </w:r>
      </w:ins>
      <w:del w:id="18341" w:author="xh" w:date="2026-10-19T12:57:32+08:00">
        <w:r>
          <w:rPr>
            <w:rFonts w:ascii="Times New Roman" w:hAnsi="Times New Roman" w:eastAsia="方正仿宋_GBK"/>
            <w:b w:val="0"/>
            <w:sz w:val="24"/>
          </w:rPr>
          <w:delText xml:space="preserve">本站净负荷分别为38.00 MW、13.51 MW，两方向最小容量余量为0.00 MW，正向储能有效支撑功率为0.00 MW</w:delText>
        </w:r>
      </w:del>
      <w:r>
        <w:rPr>
          <w:rFonts w:ascii="Times New Roman" w:hAnsi="Times New Roman" w:eastAsia="方正仿宋_GBK"/>
          <w:b w:val="0"/>
          <w:sz w:val="24"/>
        </w:rPr>
        <w:t xml:space="preserve">。</w:t>
      </w:r>
    </w:p>
    <w:p w14:paraId="720FD96E">
      <w:pPr>
        <w:pStyle w:val="2"/>
        <w:widowControl/>
        <w:spacing w:before="0" w:after="0" w:line="348" w:lineRule="exact"/>
        <w:ind w:firstLine="480"/>
        <w:jc w:val="both"/>
        <w:rPr>
          <w:del w:id="18342" w:author="xh" w:date="2026-10-19T12:58:11+08:00"/>
        </w:rPr>
      </w:pPr>
      <w:del w:id="18343" w:author="xh" w:date="2026-10-19T12:58:11+08:00">
        <w:r>
          <w:rPr>
            <w:rFonts w:ascii="Times New Roman" w:hAnsi="Times New Roman" w:eastAsia="方正仿宋_GBK"/>
            <w:b w:val="0"/>
            <w:sz w:val="24"/>
          </w:rPr>
          <w:delText>四年校核截面中，本站绝对功率最大的工况出现在2023年，转接前为56.73 MW，主要表现为正向受电需求，该年设备在最大单台主变N-1后剩余容量为40.00 MVA。故障方式下本站转出18.73 MW、承接0.00 MW，其中与翟山变之间的主要转出功率为18.73 MW，转接后净负荷为38.00 MW。这一工况通过邻站分担本站故障后的正向负荷。</w:delText>
        </w:r>
      </w:del>
    </w:p>
    <w:p w14:paraId="3E3B91B4">
      <w:pPr>
        <w:pStyle w:val="7"/>
        <w:keepNext/>
        <w:numPr>
          <w:ilvl w:val="0"/>
          <w:numId w:val="0"/>
        </w:numPr>
        <w:spacing w:before="160" w:after="120" w:line="360" w:lineRule="exact"/>
        <w:ind w:firstLine="0"/>
      </w:pPr>
      <w:bookmarkStart w:id="231" w:name="奎山变规划分析"/>
      <w:r>
        <w:rPr>
          <w:rFonts w:ascii="Times New Roman" w:hAnsi="Times New Roman" w:eastAsia="方正仿宋_GBK"/>
          <w:b/>
          <w:sz w:val="24"/>
        </w:rPr>
        <w:t>奎山变规划分析</w:t>
      </w:r>
      <w:bookmarkEnd w:id="231"/>
    </w:p>
    <w:p w14:paraId="522CDD2B">
      <w:pPr>
        <w:pStyle w:val="115"/>
        <w:widowControl/>
        <w:spacing w:before="0" w:after="0" w:line="348" w:lineRule="exact"/>
        <w:ind w:firstLine="480"/>
        <w:jc w:val="both"/>
      </w:pPr>
      <w:r>
        <w:rPr>
          <w:rFonts w:ascii="Times New Roman" w:hAnsi="Times New Roman" w:eastAsia="方正仿宋_GBK"/>
          <w:b w:val="0"/>
          <w:sz w:val="24"/>
        </w:rPr>
        <w:t xml:space="preserve">该站</w:t>
      </w:r>
      <w:ins w:id="18344" w:author="xh" w:date="2026-10-19T12:58:51+08:00">
        <w:r>
          <w:rPr>
            <w:rFonts w:ascii="Times New Roman" w:hAnsi="Times New Roman" w:eastAsia="方正仿宋_GBK"/>
            <w:b w:val="0"/>
            <w:sz w:val="24"/>
          </w:rPr>
          <w:t xml:space="preserve">2021年</w:t>
        </w:r>
      </w:ins>
      <w:del w:id="18345" w:author="xh" w:date="2026-10-19T12:58:51+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ins w:id="18346" w:author="xh" w:date="2026-10-19T12:58:51+08:00">
        <w:r>
          <w:rPr>
            <w:rFonts w:ascii="Times New Roman" w:hAnsi="Times New Roman" w:eastAsia="方正仿宋_GBK"/>
            <w:b w:val="0"/>
            <w:sz w:val="24"/>
          </w:rPr>
          <w:t xml:space="preserve">63.0</w:t>
        </w:r>
      </w:ins>
      <w:del w:id="18347" w:author="xh" w:date="2026-10-19T12:58:51+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0+8</w:t>
      </w:r>
      <w:ins w:id="18348" w:author="xh" w:date="2026-10-19T12:58:51+08:00">
        <w:r>
          <w:rPr>
            <w:rFonts w:ascii="Times New Roman" w:hAnsi="Times New Roman" w:eastAsia="方正仿宋_GBK"/>
            <w:b w:val="0"/>
            <w:sz w:val="24"/>
          </w:rPr>
          <w:t xml:space="preserve">0.0</w:t>
        </w:r>
      </w:ins>
      <w:r>
        <w:rPr>
          <w:rFonts w:ascii="Times New Roman" w:hAnsi="Times New Roman" w:eastAsia="方正仿宋_GBK"/>
          <w:b w:val="0"/>
          <w:sz w:val="24"/>
        </w:rPr>
        <w:t xml:space="preserve">0 MVA</w:t>
      </w:r>
      <w:ins w:id="18349" w:author="xh" w:date="2026-10-19T12:58:51+08:00">
        <w:r>
          <w:rPr>
            <w:rFonts w:ascii="Times New Roman" w:hAnsi="Times New Roman" w:eastAsia="方正仿宋_GBK"/>
            <w:b w:val="0"/>
            <w:sz w:val="24"/>
          </w:rPr>
          <w:t xml:space="preserve">。</w:t>
        </w:r>
      </w:ins>
      <w:del w:id="18350" w:author="xh" w:date="2026-10-19T12:58:51+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18351" w:author="xh" w:date="2026-10-19T12:58:51+08:00">
        <w:r>
          <w:rPr>
            <w:rFonts w:ascii="Times New Roman" w:hAnsi="Times New Roman" w:eastAsia="方正仿宋_GBK"/>
            <w:b w:val="0"/>
            <w:sz w:val="24"/>
          </w:rPr>
          <w:t xml:space="preserve">2033</w:t>
        </w:r>
      </w:ins>
      <w:del w:id="18352" w:author="xh" w:date="2026-10-19T12:58:51+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18353" w:author="xh" w:date="2026-10-19T12:58:51+08:00">
        <w:r>
          <w:rPr>
            <w:rFonts w:ascii="Times New Roman" w:hAnsi="Times New Roman" w:eastAsia="方正仿宋_GBK"/>
            <w:b w:val="0"/>
            <w:sz w:val="24"/>
          </w:rPr>
          <w:t xml:space="preserve">63.00 MVA更换为80.00 MVA</w:t>
        </w:r>
      </w:ins>
      <w:del w:id="18354" w:author="xh" w:date="2026-10-19T12:58:51+08:00">
        <w:r>
          <w:rPr>
            <w:rFonts w:ascii="Times New Roman" w:hAnsi="Times New Roman" w:eastAsia="方正仿宋_GBK"/>
            <w:b w:val="0"/>
            <w:sz w:val="24"/>
          </w:rPr>
          <w:delText xml:space="preserve">均保留该组合，供电任务由主变及网络承担</w:delText>
        </w:r>
      </w:del>
      <w:r>
        <w:rPr>
          <w:rFonts w:ascii="Times New Roman" w:hAnsi="Times New Roman" w:eastAsia="方正仿宋_GBK"/>
          <w:b w:val="0"/>
          <w:sz w:val="24"/>
        </w:rPr>
        <w:t xml:space="preserve">。</w:t>
      </w:r>
      <w:ins w:id="18355" w:author="xh" w:date="2026-10-19T12:58:51+08:00">
        <w:r>
          <w:rPr>
            <w:rFonts w:ascii="Times New Roman" w:hAnsi="Times New Roman" w:eastAsia="方正仿宋_GBK"/>
            <w:b w:val="0"/>
            <w:sz w:val="24"/>
          </w:rPr>
          <w:t xml:space="preserve">本站弹性方案各年未新增储能。</w:t>
        </w:r>
      </w:ins>
    </w:p>
    <w:p w14:paraId="4EF28764">
      <w:pPr>
        <w:pStyle w:val="2"/>
        <w:widowControl/>
        <w:spacing w:before="0" w:after="0" w:line="348" w:lineRule="exact"/>
        <w:ind w:firstLine="480"/>
        <w:jc w:val="both"/>
      </w:pPr>
      <w:r>
        <w:rPr>
          <w:rFonts w:ascii="Times New Roman" w:hAnsi="Times New Roman" w:eastAsia="方正仿宋_GBK"/>
          <w:b w:val="0"/>
          <w:sz w:val="24"/>
        </w:rPr>
        <w:t xml:space="preserve">2025年</w:t>
      </w:r>
      <w:del w:id="18356" w:author="xh" w:date="2026-10-19T12:59:30+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最大正向、反向净负荷分别为83.73 MW、0.00 MW</w:t>
      </w:r>
      <w:ins w:id="18357" w:author="xh" w:date="2026-10-19T12:59:30+08:00">
        <w:r>
          <w:rPr>
            <w:rFonts w:ascii="Times New Roman" w:hAnsi="Times New Roman" w:eastAsia="方正仿宋_GBK"/>
            <w:b w:val="0"/>
            <w:sz w:val="24"/>
          </w:rPr>
          <w:t xml:space="preserve">，2035年分别为121.93 MW、0.00 MW</w:t>
        </w:r>
      </w:ins>
      <w:r>
        <w:rPr>
          <w:rFonts w:ascii="Times New Roman" w:hAnsi="Times New Roman" w:eastAsia="方正仿宋_GBK"/>
          <w:b w:val="0"/>
          <w:sz w:val="24"/>
        </w:rPr>
        <w:t xml:space="preserve">。</w:t>
      </w:r>
      <w:ins w:id="18358" w:author="xh" w:date="2026-10-19T12:59:30+08:00">
        <w:r>
          <w:rPr>
            <w:rFonts w:ascii="Times New Roman" w:hAnsi="Times New Roman" w:eastAsia="方正仿宋_GBK"/>
            <w:b w:val="0"/>
            <w:sz w:val="24"/>
          </w:rPr>
          <w:t xml:space="preserve">2035年</w:t>
        </w:r>
      </w:ins>
      <w:del w:id="18359" w:author="xh" w:date="2026-10-19T12:59:30+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8360" w:author="xh" w:date="2026-10-19T12:59:30+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18361" w:author="xh" w:date="2026-10-19T12:59:30+08:00">
        <w:r>
          <w:rPr>
            <w:rFonts w:ascii="Times New Roman" w:hAnsi="Times New Roman" w:eastAsia="方正仿宋_GBK"/>
            <w:b w:val="0"/>
            <w:sz w:val="24"/>
          </w:rPr>
          <w:delText xml:space="preserve">为</w:delText>
        </w:r>
      </w:del>
      <w:r>
        <w:rPr>
          <w:rFonts w:ascii="Times New Roman" w:hAnsi="Times New Roman" w:eastAsia="方正仿宋_GBK"/>
          <w:b w:val="0"/>
          <w:sz w:val="24"/>
        </w:rPr>
        <w:t xml:space="preserve">1</w:t>
      </w:r>
      <w:ins w:id="18362" w:author="xh" w:date="2026-10-19T12:59:30+08:00">
        <w:r>
          <w:rPr>
            <w:rFonts w:ascii="Times New Roman" w:hAnsi="Times New Roman" w:eastAsia="方正仿宋_GBK"/>
            <w:b w:val="0"/>
            <w:sz w:val="24"/>
          </w:rPr>
          <w:t xml:space="preserve">4</w:t>
        </w:r>
      </w:ins>
      <w:r>
        <w:rPr>
          <w:rFonts w:ascii="Times New Roman" w:hAnsi="Times New Roman" w:eastAsia="方正仿宋_GBK"/>
          <w:b w:val="0"/>
          <w:sz w:val="24"/>
        </w:rPr>
        <w:t xml:space="preserve">3</w:t>
      </w:r>
      <w:del w:id="18363" w:author="xh" w:date="2026-10-19T12:59:30+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.00 MVA、储能额定功率0.00 MW，弹性方案分别为1</w:t>
      </w:r>
      <w:ins w:id="18364" w:author="xh" w:date="2026-10-19T12:59:30+08:00">
        <w:r>
          <w:rPr>
            <w:rFonts w:ascii="Times New Roman" w:hAnsi="Times New Roman" w:eastAsia="方正仿宋_GBK"/>
            <w:b w:val="0"/>
            <w:sz w:val="24"/>
          </w:rPr>
          <w:t xml:space="preserve">6</w:t>
        </w:r>
      </w:ins>
      <w:del w:id="18365" w:author="xh" w:date="2026-10-19T12:59:30+08:00">
        <w:r>
          <w:rPr>
            <w:rFonts w:ascii="Times New Roman" w:hAnsi="Times New Roman" w:eastAsia="方正仿宋_GBK"/>
            <w:b w:val="0"/>
            <w:sz w:val="24"/>
          </w:rPr>
          <w:delText xml:space="preserve">3</w:delText>
        </w:r>
      </w:del>
      <w:r>
        <w:rPr>
          <w:rFonts w:ascii="Times New Roman" w:hAnsi="Times New Roman" w:eastAsia="方正仿宋_GBK"/>
          <w:b w:val="0"/>
          <w:sz w:val="24"/>
        </w:rPr>
        <w:t xml:space="preserve">0.00 MVA和0.00 MW</w:t>
      </w:r>
      <w:ins w:id="18366" w:author="xh" w:date="2026-10-19T12:59:30+08:00">
        <w:r>
          <w:rPr>
            <w:rFonts w:ascii="Times New Roman" w:hAnsi="Times New Roman" w:eastAsia="方正仿宋_GBK"/>
            <w:b w:val="0"/>
            <w:sz w:val="24"/>
          </w:rPr>
          <w:t xml:space="preserve">。弹性</w:t>
        </w:r>
      </w:ins>
      <w:del w:id="18367" w:author="xh" w:date="2026-10-19T12:59:30+08:00">
        <w:r>
          <w:rPr>
            <w:rFonts w:ascii="Times New Roman" w:hAnsi="Times New Roman" w:eastAsia="方正仿宋_GBK"/>
            <w:b w:val="0"/>
            <w:sz w:val="24"/>
          </w:rPr>
          <w:delText xml:space="preserve">，两类</w:delText>
        </w:r>
      </w:del>
      <w:r>
        <w:rPr>
          <w:rFonts w:ascii="Times New Roman" w:hAnsi="Times New Roman" w:eastAsia="方正仿宋_GBK"/>
          <w:b w:val="0"/>
          <w:sz w:val="24"/>
        </w:rPr>
        <w:t xml:space="preserve">方案本站主变</w:t>
      </w:r>
      <w:del w:id="18368" w:author="xh" w:date="2026-10-19T12:59:30+08:00">
        <w:r>
          <w:rPr>
            <w:rFonts w:ascii="Times New Roman" w:hAnsi="Times New Roman" w:eastAsia="方正仿宋_GBK"/>
            <w:b w:val="0"/>
            <w:sz w:val="24"/>
          </w:rPr>
          <w:delText xml:space="preserve">总</w:delText>
        </w:r>
      </w:del>
      <w:r>
        <w:rPr>
          <w:rFonts w:ascii="Times New Roman" w:hAnsi="Times New Roman" w:eastAsia="方正仿宋_GBK"/>
          <w:b w:val="0"/>
          <w:sz w:val="24"/>
        </w:rPr>
        <w:t xml:space="preserve">容量</w:t>
      </w:r>
      <w:ins w:id="18369" w:author="xh" w:date="2026-10-19T12:59:30+08:00">
        <w:r>
          <w:rPr>
            <w:rFonts w:ascii="Times New Roman" w:hAnsi="Times New Roman" w:eastAsia="方正仿宋_GBK"/>
            <w:b w:val="0"/>
            <w:sz w:val="24"/>
          </w:rPr>
          <w:t xml:space="preserve">较刚性增加17.00 MVA</w:t>
        </w:r>
      </w:ins>
      <w:del w:id="18370" w:author="xh" w:date="2026-10-19T12:59:30+08:00">
        <w:r>
          <w:rPr>
            <w:rFonts w:ascii="Times New Roman" w:hAnsi="Times New Roman" w:eastAsia="方正仿宋_GBK"/>
            <w:b w:val="0"/>
            <w:sz w:val="24"/>
          </w:rPr>
          <w:delText xml:space="preserve">相同</w:delText>
        </w:r>
      </w:del>
      <w:r>
        <w:rPr>
          <w:rFonts w:ascii="Times New Roman" w:hAnsi="Times New Roman" w:eastAsia="方正仿宋_GBK"/>
          <w:b w:val="0"/>
          <w:sz w:val="24"/>
        </w:rPr>
        <w:t xml:space="preserve">。</w:t>
      </w:r>
      <w:del w:id="18371" w:author="xh" w:date="2026-10-19T12:59:30+08:00">
        <w:r>
          <w:rPr>
            <w:rFonts w:ascii="Times New Roman" w:hAnsi="Times New Roman" w:eastAsia="方正仿宋_GBK"/>
            <w:b w:val="0"/>
            <w:sz w:val="24"/>
          </w:rPr>
          <w:delText xml:space="preserve">弹性方案按当年各站局部极值计算的站级负载率为68%。</w:delText>
        </w:r>
      </w:del>
    </w:p>
    <w:p w14:paraId="0426AF4E">
      <w:pPr>
        <w:pStyle w:val="2"/>
        <w:keepNext/>
        <w:spacing w:before="120" w:after="80" w:line="280" w:lineRule="exact"/>
        <w:ind w:firstLine="0"/>
        <w:jc w:val="center"/>
      </w:pPr>
      <w:r>
        <w:rPr>
          <w:rFonts w:ascii="Times New Roman" w:hAnsi="Times New Roman" w:eastAsia="宋体"/>
          <w:b w:val="0"/>
          <w:sz w:val="21"/>
        </w:rPr>
        <w:t xml:space="preserve">表5-42 奎山变</w:t>
      </w:r>
      <w:ins w:id="18372" w:author="xh" w:date="2026-10-19T13:00:09+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63CB9C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8373" w:author="xh" w:date="2026-10-19T13:00:49+08:00"/>
        </w:trPr>
        <w:tc>
          <w:tcPr>
            <w:tcW w:w="1039" w:type="dxa"/>
            <w:tcMar>
              <w:left w:w="70" w:type="dxa"/>
              <w:right w:w="70" w:type="dxa"/>
            </w:tcMar>
            <w:vAlign w:val="center"/>
          </w:tcPr>
          <w:p w14:paraId="2ADF5A41">
            <w:pPr>
              <w:keepNext/>
              <w:spacing w:before="20" w:after="20" w:line="260" w:lineRule="exact"/>
              <w:ind w:left="0" w:leftChars="0" w:right="0" w:rightChars="0" w:firstLine="0" w:firstLineChars="0"/>
              <w:jc w:val="center"/>
              <w:rPr>
                <w:del w:id="18382" w:author="xh" w:date="2026-10-19T13:00:49+08:00"/>
              </w:rPr>
            </w:pPr>
            <w:del w:id="18383" w:author="xh" w:date="2026-10-19T13:00:49+08:00">
              <w:r>
                <w:rPr>
                  <w:rFonts w:ascii="Times New Roman" w:hAnsi="Times New Roman" w:eastAsia="宋体"/>
                  <w:b/>
                  <w:sz w:val="18"/>
                </w:rPr>
                <w:delText>方案</w:delText>
              </w:r>
            </w:del>
          </w:p>
        </w:tc>
        <w:tc>
          <w:tcPr>
            <w:tcW w:w="1039" w:type="dxa"/>
            <w:tcMar>
              <w:left w:w="70" w:type="dxa"/>
              <w:right w:w="70" w:type="dxa"/>
            </w:tcMar>
            <w:vAlign w:val="center"/>
          </w:tcPr>
          <w:p w14:paraId="130F760D">
            <w:pPr>
              <w:keepNext/>
              <w:spacing w:before="20" w:after="20" w:line="260" w:lineRule="exact"/>
              <w:ind w:left="0" w:leftChars="0" w:right="0" w:rightChars="0" w:firstLine="0" w:firstLineChars="0"/>
              <w:jc w:val="center"/>
              <w:rPr>
                <w:del w:id="18384" w:author="xh" w:date="2026-10-19T13:00:49+08:00"/>
              </w:rPr>
            </w:pPr>
            <w:del w:id="18385" w:author="xh" w:date="2026-10-19T13:00:49+08:00">
              <w:r>
                <w:rPr>
                  <w:rFonts w:ascii="Times New Roman" w:hAnsi="Times New Roman" w:eastAsia="宋体"/>
                  <w:b/>
                  <w:sz w:val="18"/>
                </w:rPr>
                <w:delText>年份</w:delText>
              </w:r>
            </w:del>
          </w:p>
        </w:tc>
        <w:tc>
          <w:tcPr>
            <w:tcW w:w="1039" w:type="dxa"/>
            <w:tcMar>
              <w:left w:w="70" w:type="dxa"/>
              <w:right w:w="70" w:type="dxa"/>
            </w:tcMar>
            <w:vAlign w:val="center"/>
          </w:tcPr>
          <w:p w14:paraId="52DF4B88">
            <w:pPr>
              <w:keepNext/>
              <w:spacing w:before="20" w:after="20" w:line="260" w:lineRule="exact"/>
              <w:ind w:left="0" w:leftChars="0" w:right="0" w:rightChars="0" w:firstLine="0" w:firstLineChars="0"/>
              <w:jc w:val="center"/>
              <w:rPr>
                <w:del w:id="18386" w:author="xh" w:date="2026-10-19T13:00:49+08:00"/>
              </w:rPr>
            </w:pPr>
            <w:del w:id="18387" w:author="xh" w:date="2026-10-19T13:00:49+08:00">
              <w:r>
                <w:rPr>
                  <w:rFonts w:ascii="Times New Roman" w:hAnsi="Times New Roman" w:eastAsia="宋体"/>
                  <w:b/>
                  <w:sz w:val="18"/>
                </w:rPr>
                <w:delText>主变组合/MVA</w:delText>
              </w:r>
            </w:del>
          </w:p>
        </w:tc>
        <w:tc>
          <w:tcPr>
            <w:tcW w:w="1039" w:type="dxa"/>
            <w:tcMar>
              <w:left w:w="70" w:type="dxa"/>
              <w:right w:w="70" w:type="dxa"/>
            </w:tcMar>
            <w:vAlign w:val="center"/>
          </w:tcPr>
          <w:p w14:paraId="6EE92EA8">
            <w:pPr>
              <w:keepNext/>
              <w:spacing w:before="20" w:after="20" w:line="260" w:lineRule="exact"/>
              <w:ind w:left="0" w:leftChars="0" w:right="0" w:rightChars="0" w:firstLine="0" w:firstLineChars="0"/>
              <w:jc w:val="center"/>
              <w:rPr>
                <w:del w:id="18388" w:author="xh" w:date="2026-10-19T13:00:49+08:00"/>
              </w:rPr>
            </w:pPr>
            <w:del w:id="18389" w:author="xh" w:date="2026-10-19T13:00:49+08:00">
              <w:r>
                <w:rPr>
                  <w:rFonts w:ascii="Times New Roman" w:hAnsi="Times New Roman" w:eastAsia="宋体"/>
                  <w:b/>
                  <w:sz w:val="18"/>
                </w:rPr>
                <w:delText>总容量/MVA</w:delText>
              </w:r>
            </w:del>
          </w:p>
        </w:tc>
        <w:tc>
          <w:tcPr>
            <w:tcW w:w="1039" w:type="dxa"/>
            <w:tcMar>
              <w:left w:w="70" w:type="dxa"/>
              <w:right w:w="70" w:type="dxa"/>
            </w:tcMar>
            <w:vAlign w:val="center"/>
          </w:tcPr>
          <w:p w14:paraId="77829E7D">
            <w:pPr>
              <w:keepNext/>
              <w:spacing w:before="20" w:after="20" w:line="260" w:lineRule="exact"/>
              <w:ind w:left="0" w:leftChars="0" w:right="0" w:rightChars="0" w:firstLine="0" w:firstLineChars="0"/>
              <w:jc w:val="center"/>
              <w:rPr>
                <w:del w:id="18390" w:author="xh" w:date="2026-10-19T13:00:49+08:00"/>
              </w:rPr>
            </w:pPr>
            <w:del w:id="18391" w:author="xh" w:date="2026-10-19T13:00:49+08:00">
              <w:r>
                <w:rPr>
                  <w:rFonts w:ascii="Times New Roman" w:hAnsi="Times New Roman" w:eastAsia="宋体"/>
                  <w:b/>
                  <w:sz w:val="18"/>
                </w:rPr>
                <w:delText>储能额定功率/MW</w:delText>
              </w:r>
            </w:del>
          </w:p>
        </w:tc>
        <w:tc>
          <w:tcPr>
            <w:tcW w:w="1039" w:type="dxa"/>
            <w:tcMar>
              <w:left w:w="70" w:type="dxa"/>
              <w:right w:w="70" w:type="dxa"/>
            </w:tcMar>
            <w:vAlign w:val="center"/>
          </w:tcPr>
          <w:p w14:paraId="131B71EE">
            <w:pPr>
              <w:keepNext/>
              <w:spacing w:before="20" w:after="20" w:line="260" w:lineRule="exact"/>
              <w:ind w:left="0" w:leftChars="0" w:right="0" w:rightChars="0" w:firstLine="0" w:firstLineChars="0"/>
              <w:jc w:val="center"/>
              <w:rPr>
                <w:del w:id="18392" w:author="xh" w:date="2026-10-19T13:00:49+08:00"/>
              </w:rPr>
            </w:pPr>
            <w:del w:id="18393" w:author="xh" w:date="2026-10-19T13:00:49+08:00">
              <w:r>
                <w:rPr>
                  <w:rFonts w:ascii="Times New Roman" w:hAnsi="Times New Roman" w:eastAsia="宋体"/>
                  <w:b/>
                  <w:sz w:val="18"/>
                </w:rPr>
                <w:delText>转出/MW</w:delText>
              </w:r>
            </w:del>
          </w:p>
        </w:tc>
        <w:tc>
          <w:tcPr>
            <w:tcW w:w="1039" w:type="dxa"/>
            <w:tcMar>
              <w:left w:w="70" w:type="dxa"/>
              <w:right w:w="70" w:type="dxa"/>
            </w:tcMar>
            <w:vAlign w:val="center"/>
          </w:tcPr>
          <w:p w14:paraId="240291CC">
            <w:pPr>
              <w:keepNext/>
              <w:spacing w:before="20" w:after="20" w:line="260" w:lineRule="exact"/>
              <w:ind w:left="0" w:leftChars="0" w:right="0" w:rightChars="0" w:firstLine="0" w:firstLineChars="0"/>
              <w:jc w:val="center"/>
              <w:rPr>
                <w:del w:id="18394" w:author="xh" w:date="2026-10-19T13:00:49+08:00"/>
              </w:rPr>
            </w:pPr>
            <w:del w:id="18395" w:author="xh" w:date="2026-10-19T13:00:49+08:00">
              <w:r>
                <w:rPr>
                  <w:rFonts w:ascii="Times New Roman" w:hAnsi="Times New Roman" w:eastAsia="宋体"/>
                  <w:b/>
                  <w:sz w:val="18"/>
                </w:rPr>
                <w:delText>承接/MW</w:delText>
              </w:r>
            </w:del>
          </w:p>
        </w:tc>
        <w:tc>
          <w:tcPr>
            <w:tcW w:w="1039" w:type="dxa"/>
            <w:tcMar>
              <w:left w:w="70" w:type="dxa"/>
              <w:right w:w="70" w:type="dxa"/>
            </w:tcMar>
            <w:vAlign w:val="center"/>
          </w:tcPr>
          <w:p w14:paraId="16FE1E07">
            <w:pPr>
              <w:keepNext/>
              <w:spacing w:before="20" w:after="20" w:line="260" w:lineRule="exact"/>
              <w:ind w:left="0" w:leftChars="0" w:right="0" w:rightChars="0" w:firstLine="0" w:firstLineChars="0"/>
              <w:jc w:val="center"/>
              <w:rPr>
                <w:del w:id="18396" w:author="xh" w:date="2026-10-19T13:00:49+08:00"/>
              </w:rPr>
            </w:pPr>
            <w:del w:id="18397" w:author="xh" w:date="2026-10-19T13:00:49+08:00">
              <w:r>
                <w:rPr>
                  <w:rFonts w:ascii="Times New Roman" w:hAnsi="Times New Roman" w:eastAsia="宋体"/>
                  <w:b/>
                  <w:sz w:val="18"/>
                </w:rPr>
                <w:delText>转接后净负荷/MW</w:delText>
              </w:r>
            </w:del>
          </w:p>
        </w:tc>
      </w:tr>
      <w:tr w14:paraId="0A32B5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8374" w:author="xh" w:date="2026-10-19T13:00:49+08:00"/>
        </w:trPr>
        <w:tc>
          <w:tcPr>
            <w:tcW w:w="1039" w:type="dxa"/>
            <w:tcMar>
              <w:left w:w="70" w:type="dxa"/>
              <w:right w:w="70" w:type="dxa"/>
            </w:tcMar>
            <w:vAlign w:val="center"/>
          </w:tcPr>
          <w:p w14:paraId="2AD7875F">
            <w:pPr>
              <w:keepNext/>
              <w:spacing w:before="20" w:after="20" w:line="260" w:lineRule="exact"/>
              <w:ind w:left="0" w:leftChars="0" w:right="0" w:rightChars="0" w:firstLine="0" w:firstLineChars="0"/>
              <w:jc w:val="center"/>
              <w:rPr>
                <w:del w:id="18398" w:author="xh" w:date="2026-10-19T13:00:49+08:00"/>
              </w:rPr>
            </w:pPr>
            <w:del w:id="18399" w:author="xh" w:date="2026-10-19T13:00:49+08:00">
              <w:r>
                <w:rPr>
                  <w:rFonts w:ascii="Times New Roman" w:hAnsi="Times New Roman" w:eastAsia="宋体"/>
                  <w:b w:val="0"/>
                  <w:sz w:val="18"/>
                </w:rPr>
                <w:delText>刚性</w:delText>
              </w:r>
            </w:del>
          </w:p>
        </w:tc>
        <w:tc>
          <w:tcPr>
            <w:tcW w:w="1039" w:type="dxa"/>
            <w:tcMar>
              <w:left w:w="70" w:type="dxa"/>
              <w:right w:w="70" w:type="dxa"/>
            </w:tcMar>
            <w:vAlign w:val="center"/>
          </w:tcPr>
          <w:p w14:paraId="53FF8E90">
            <w:pPr>
              <w:keepNext/>
              <w:spacing w:before="20" w:after="20" w:line="260" w:lineRule="exact"/>
              <w:ind w:left="0" w:leftChars="0" w:right="0" w:rightChars="0" w:firstLine="0" w:firstLineChars="0"/>
              <w:jc w:val="center"/>
              <w:rPr>
                <w:del w:id="18400" w:author="xh" w:date="2026-10-19T13:00:49+08:00"/>
              </w:rPr>
            </w:pPr>
            <w:del w:id="18401" w:author="xh" w:date="2026-10-19T13:00:49+08:00">
              <w:r>
                <w:rPr>
                  <w:rFonts w:ascii="Times New Roman" w:hAnsi="Times New Roman" w:eastAsia="宋体"/>
                  <w:b w:val="0"/>
                  <w:sz w:val="18"/>
                </w:rPr>
                <w:delText>2022</w:delText>
              </w:r>
            </w:del>
          </w:p>
        </w:tc>
        <w:tc>
          <w:tcPr>
            <w:tcW w:w="1039" w:type="dxa"/>
            <w:tcMar>
              <w:left w:w="70" w:type="dxa"/>
              <w:right w:w="70" w:type="dxa"/>
            </w:tcMar>
            <w:vAlign w:val="center"/>
          </w:tcPr>
          <w:p w14:paraId="1CC8FCA6">
            <w:pPr>
              <w:keepNext/>
              <w:spacing w:before="20" w:after="20" w:line="260" w:lineRule="exact"/>
              <w:ind w:left="0" w:leftChars="0" w:right="0" w:rightChars="0" w:firstLine="0" w:firstLineChars="0"/>
              <w:jc w:val="center"/>
              <w:rPr>
                <w:del w:id="18402" w:author="xh" w:date="2026-10-19T13:00:49+08:00"/>
              </w:rPr>
            </w:pPr>
            <w:del w:id="18403" w:author="xh" w:date="2026-10-19T13:00:49+08:00">
              <w:r>
                <w:rPr>
                  <w:rFonts w:ascii="Times New Roman" w:hAnsi="Times New Roman" w:eastAsia="宋体"/>
                  <w:b w:val="0"/>
                  <w:sz w:val="18"/>
                </w:rPr>
                <w:delText>50+80</w:delText>
              </w:r>
            </w:del>
          </w:p>
        </w:tc>
        <w:tc>
          <w:tcPr>
            <w:tcW w:w="1039" w:type="dxa"/>
            <w:tcMar>
              <w:left w:w="70" w:type="dxa"/>
              <w:right w:w="70" w:type="dxa"/>
            </w:tcMar>
            <w:vAlign w:val="center"/>
          </w:tcPr>
          <w:p w14:paraId="1D7382FC">
            <w:pPr>
              <w:keepNext/>
              <w:spacing w:before="20" w:after="20" w:line="260" w:lineRule="exact"/>
              <w:ind w:left="0" w:leftChars="0" w:right="0" w:rightChars="0" w:firstLine="0" w:firstLineChars="0"/>
              <w:jc w:val="center"/>
              <w:rPr>
                <w:del w:id="18404" w:author="xh" w:date="2026-10-19T13:00:49+08:00"/>
              </w:rPr>
            </w:pPr>
            <w:del w:id="18405" w:author="xh" w:date="2026-10-19T13:00:49+08:00">
              <w:r>
                <w:rPr>
                  <w:rFonts w:ascii="Times New Roman" w:hAnsi="Times New Roman" w:eastAsia="宋体"/>
                  <w:b w:val="0"/>
                  <w:sz w:val="18"/>
                </w:rPr>
                <w:delText>130.00</w:delText>
              </w:r>
            </w:del>
          </w:p>
        </w:tc>
        <w:tc>
          <w:tcPr>
            <w:tcW w:w="1039" w:type="dxa"/>
            <w:tcMar>
              <w:left w:w="70" w:type="dxa"/>
              <w:right w:w="70" w:type="dxa"/>
            </w:tcMar>
            <w:vAlign w:val="center"/>
          </w:tcPr>
          <w:p w14:paraId="0AC40B8A">
            <w:pPr>
              <w:keepNext/>
              <w:spacing w:before="20" w:after="20" w:line="260" w:lineRule="exact"/>
              <w:ind w:left="0" w:leftChars="0" w:right="0" w:rightChars="0" w:firstLine="0" w:firstLineChars="0"/>
              <w:jc w:val="center"/>
              <w:rPr>
                <w:del w:id="18406" w:author="xh" w:date="2026-10-19T13:00:49+08:00"/>
              </w:rPr>
            </w:pPr>
            <w:del w:id="18407" w:author="xh" w:date="2026-10-19T13:00:49+08:00">
              <w:r>
                <w:rPr>
                  <w:rFonts w:ascii="Times New Roman" w:hAnsi="Times New Roman" w:eastAsia="宋体"/>
                  <w:b w:val="0"/>
                  <w:sz w:val="18"/>
                </w:rPr>
                <w:delText>0.00</w:delText>
              </w:r>
            </w:del>
          </w:p>
        </w:tc>
        <w:tc>
          <w:tcPr>
            <w:tcW w:w="1039" w:type="dxa"/>
            <w:tcMar>
              <w:left w:w="70" w:type="dxa"/>
              <w:right w:w="70" w:type="dxa"/>
            </w:tcMar>
            <w:vAlign w:val="center"/>
          </w:tcPr>
          <w:p w14:paraId="323804D7">
            <w:pPr>
              <w:keepNext/>
              <w:spacing w:before="20" w:after="20" w:line="260" w:lineRule="exact"/>
              <w:ind w:left="0" w:leftChars="0" w:right="0" w:rightChars="0" w:firstLine="0" w:firstLineChars="0"/>
              <w:jc w:val="center"/>
              <w:rPr>
                <w:del w:id="18408" w:author="xh" w:date="2026-10-19T13:00:49+08:00"/>
              </w:rPr>
            </w:pPr>
            <w:del w:id="18409" w:author="xh" w:date="2026-10-19T13:00:49+08:00">
              <w:r>
                <w:rPr>
                  <w:rFonts w:ascii="Times New Roman" w:hAnsi="Times New Roman" w:eastAsia="宋体"/>
                  <w:b w:val="0"/>
                  <w:sz w:val="18"/>
                </w:rPr>
                <w:delText>0.00</w:delText>
              </w:r>
            </w:del>
          </w:p>
        </w:tc>
        <w:tc>
          <w:tcPr>
            <w:tcW w:w="1039" w:type="dxa"/>
            <w:tcMar>
              <w:left w:w="70" w:type="dxa"/>
              <w:right w:w="70" w:type="dxa"/>
            </w:tcMar>
            <w:vAlign w:val="center"/>
          </w:tcPr>
          <w:p w14:paraId="4488F644">
            <w:pPr>
              <w:keepNext/>
              <w:spacing w:before="20" w:after="20" w:line="260" w:lineRule="exact"/>
              <w:ind w:left="0" w:leftChars="0" w:right="0" w:rightChars="0" w:firstLine="0" w:firstLineChars="0"/>
              <w:jc w:val="center"/>
              <w:rPr>
                <w:del w:id="18410" w:author="xh" w:date="2026-10-19T13:00:49+08:00"/>
              </w:rPr>
            </w:pPr>
            <w:del w:id="18411" w:author="xh" w:date="2026-10-19T13:00:49+08:00">
              <w:r>
                <w:rPr>
                  <w:rFonts w:ascii="Times New Roman" w:hAnsi="Times New Roman" w:eastAsia="宋体"/>
                  <w:b w:val="0"/>
                  <w:sz w:val="18"/>
                </w:rPr>
                <w:delText>0.00</w:delText>
              </w:r>
            </w:del>
          </w:p>
        </w:tc>
        <w:tc>
          <w:tcPr>
            <w:tcW w:w="1039" w:type="dxa"/>
            <w:tcMar>
              <w:left w:w="70" w:type="dxa"/>
              <w:right w:w="70" w:type="dxa"/>
            </w:tcMar>
            <w:vAlign w:val="center"/>
          </w:tcPr>
          <w:p w14:paraId="73C86866">
            <w:pPr>
              <w:keepNext/>
              <w:spacing w:before="20" w:after="20" w:line="260" w:lineRule="exact"/>
              <w:ind w:left="0" w:leftChars="0" w:right="0" w:rightChars="0" w:firstLine="0" w:firstLineChars="0"/>
              <w:jc w:val="center"/>
              <w:rPr>
                <w:del w:id="18412" w:author="xh" w:date="2026-10-19T13:00:49+08:00"/>
              </w:rPr>
            </w:pPr>
            <w:del w:id="18413" w:author="xh" w:date="2026-10-19T13:00:49+08:00">
              <w:r>
                <w:rPr>
                  <w:rFonts w:ascii="Times New Roman" w:hAnsi="Times New Roman" w:eastAsia="宋体"/>
                  <w:b w:val="0"/>
                  <w:sz w:val="18"/>
                </w:rPr>
                <w:delText>66.93</w:delText>
              </w:r>
            </w:del>
          </w:p>
        </w:tc>
      </w:tr>
      <w:tr w14:paraId="223F4B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8375" w:author="xh" w:date="2026-10-19T13:00:49+08:00"/>
        </w:trPr>
        <w:tc>
          <w:tcPr>
            <w:tcW w:w="1039" w:type="dxa"/>
            <w:tcMar>
              <w:left w:w="70" w:type="dxa"/>
              <w:right w:w="70" w:type="dxa"/>
            </w:tcMar>
            <w:vAlign w:val="center"/>
          </w:tcPr>
          <w:p w14:paraId="7A82CDC0">
            <w:pPr>
              <w:keepNext/>
              <w:spacing w:before="20" w:after="20" w:line="260" w:lineRule="exact"/>
              <w:ind w:left="0" w:leftChars="0" w:right="0" w:rightChars="0" w:firstLine="0" w:firstLineChars="0"/>
              <w:jc w:val="center"/>
              <w:rPr>
                <w:del w:id="18414" w:author="xh" w:date="2026-10-19T13:00:49+08:00"/>
              </w:rPr>
            </w:pPr>
            <w:del w:id="18415" w:author="xh" w:date="2026-10-19T13:00:49+08:00">
              <w:r>
                <w:rPr>
                  <w:rFonts w:ascii="Times New Roman" w:hAnsi="Times New Roman" w:eastAsia="宋体"/>
                  <w:b w:val="0"/>
                  <w:sz w:val="18"/>
                </w:rPr>
                <w:delText>刚性</w:delText>
              </w:r>
            </w:del>
          </w:p>
        </w:tc>
        <w:tc>
          <w:tcPr>
            <w:tcW w:w="1039" w:type="dxa"/>
            <w:tcMar>
              <w:left w:w="70" w:type="dxa"/>
              <w:right w:w="70" w:type="dxa"/>
            </w:tcMar>
            <w:vAlign w:val="center"/>
          </w:tcPr>
          <w:p w14:paraId="06E1DC7A">
            <w:pPr>
              <w:keepNext/>
              <w:spacing w:before="20" w:after="20" w:line="260" w:lineRule="exact"/>
              <w:ind w:left="0" w:leftChars="0" w:right="0" w:rightChars="0" w:firstLine="0" w:firstLineChars="0"/>
              <w:jc w:val="center"/>
              <w:rPr>
                <w:del w:id="18416" w:author="xh" w:date="2026-10-19T13:00:49+08:00"/>
              </w:rPr>
            </w:pPr>
            <w:del w:id="18417" w:author="xh" w:date="2026-10-19T13:00:49+08:00">
              <w:r>
                <w:rPr>
                  <w:rFonts w:ascii="Times New Roman" w:hAnsi="Times New Roman" w:eastAsia="宋体"/>
                  <w:b w:val="0"/>
                  <w:sz w:val="18"/>
                </w:rPr>
                <w:delText>2023</w:delText>
              </w:r>
            </w:del>
          </w:p>
        </w:tc>
        <w:tc>
          <w:tcPr>
            <w:tcW w:w="1039" w:type="dxa"/>
            <w:tcMar>
              <w:left w:w="70" w:type="dxa"/>
              <w:right w:w="70" w:type="dxa"/>
            </w:tcMar>
            <w:vAlign w:val="center"/>
          </w:tcPr>
          <w:p w14:paraId="4F3D53AF">
            <w:pPr>
              <w:keepNext/>
              <w:spacing w:before="20" w:after="20" w:line="260" w:lineRule="exact"/>
              <w:ind w:left="0" w:leftChars="0" w:right="0" w:rightChars="0" w:firstLine="0" w:firstLineChars="0"/>
              <w:jc w:val="center"/>
              <w:rPr>
                <w:del w:id="18418" w:author="xh" w:date="2026-10-19T13:00:49+08:00"/>
              </w:rPr>
            </w:pPr>
            <w:del w:id="18419" w:author="xh" w:date="2026-10-19T13:00:49+08:00">
              <w:r>
                <w:rPr>
                  <w:rFonts w:ascii="Times New Roman" w:hAnsi="Times New Roman" w:eastAsia="宋体"/>
                  <w:b w:val="0"/>
                  <w:sz w:val="18"/>
                </w:rPr>
                <w:delText>50+80</w:delText>
              </w:r>
            </w:del>
          </w:p>
        </w:tc>
        <w:tc>
          <w:tcPr>
            <w:tcW w:w="1039" w:type="dxa"/>
            <w:tcMar>
              <w:left w:w="70" w:type="dxa"/>
              <w:right w:w="70" w:type="dxa"/>
            </w:tcMar>
            <w:vAlign w:val="center"/>
          </w:tcPr>
          <w:p w14:paraId="3E0A4B32">
            <w:pPr>
              <w:keepNext/>
              <w:spacing w:before="20" w:after="20" w:line="260" w:lineRule="exact"/>
              <w:ind w:left="0" w:leftChars="0" w:right="0" w:rightChars="0" w:firstLine="0" w:firstLineChars="0"/>
              <w:jc w:val="center"/>
              <w:rPr>
                <w:del w:id="18420" w:author="xh" w:date="2026-10-19T13:00:49+08:00"/>
              </w:rPr>
            </w:pPr>
            <w:del w:id="18421" w:author="xh" w:date="2026-10-19T13:00:49+08:00">
              <w:r>
                <w:rPr>
                  <w:rFonts w:ascii="Times New Roman" w:hAnsi="Times New Roman" w:eastAsia="宋体"/>
                  <w:b w:val="0"/>
                  <w:sz w:val="18"/>
                </w:rPr>
                <w:delText>130.00</w:delText>
              </w:r>
            </w:del>
          </w:p>
        </w:tc>
        <w:tc>
          <w:tcPr>
            <w:tcW w:w="1039" w:type="dxa"/>
            <w:tcMar>
              <w:left w:w="70" w:type="dxa"/>
              <w:right w:w="70" w:type="dxa"/>
            </w:tcMar>
            <w:vAlign w:val="center"/>
          </w:tcPr>
          <w:p w14:paraId="5ED64DA1">
            <w:pPr>
              <w:keepNext/>
              <w:spacing w:before="20" w:after="20" w:line="260" w:lineRule="exact"/>
              <w:ind w:left="0" w:leftChars="0" w:right="0" w:rightChars="0" w:firstLine="0" w:firstLineChars="0"/>
              <w:jc w:val="center"/>
              <w:rPr>
                <w:del w:id="18422" w:author="xh" w:date="2026-10-19T13:00:49+08:00"/>
              </w:rPr>
            </w:pPr>
            <w:del w:id="18423" w:author="xh" w:date="2026-10-19T13:00:49+08:00">
              <w:r>
                <w:rPr>
                  <w:rFonts w:ascii="Times New Roman" w:hAnsi="Times New Roman" w:eastAsia="宋体"/>
                  <w:b w:val="0"/>
                  <w:sz w:val="18"/>
                </w:rPr>
                <w:delText>0.00</w:delText>
              </w:r>
            </w:del>
          </w:p>
        </w:tc>
        <w:tc>
          <w:tcPr>
            <w:tcW w:w="1039" w:type="dxa"/>
            <w:tcMar>
              <w:left w:w="70" w:type="dxa"/>
              <w:right w:w="70" w:type="dxa"/>
            </w:tcMar>
            <w:vAlign w:val="center"/>
          </w:tcPr>
          <w:p w14:paraId="0D97E4DE">
            <w:pPr>
              <w:keepNext/>
              <w:spacing w:before="20" w:after="20" w:line="260" w:lineRule="exact"/>
              <w:ind w:left="0" w:leftChars="0" w:right="0" w:rightChars="0" w:firstLine="0" w:firstLineChars="0"/>
              <w:jc w:val="center"/>
              <w:rPr>
                <w:del w:id="18424" w:author="xh" w:date="2026-10-19T13:00:49+08:00"/>
              </w:rPr>
            </w:pPr>
            <w:del w:id="18425" w:author="xh" w:date="2026-10-19T13:00:49+08:00">
              <w:r>
                <w:rPr>
                  <w:rFonts w:ascii="Times New Roman" w:hAnsi="Times New Roman" w:eastAsia="宋体"/>
                  <w:b w:val="0"/>
                  <w:sz w:val="18"/>
                </w:rPr>
                <w:delText>0.00</w:delText>
              </w:r>
            </w:del>
          </w:p>
        </w:tc>
        <w:tc>
          <w:tcPr>
            <w:tcW w:w="1039" w:type="dxa"/>
            <w:tcMar>
              <w:left w:w="70" w:type="dxa"/>
              <w:right w:w="70" w:type="dxa"/>
            </w:tcMar>
            <w:vAlign w:val="center"/>
          </w:tcPr>
          <w:p w14:paraId="3673B4DC">
            <w:pPr>
              <w:keepNext/>
              <w:spacing w:before="20" w:after="20" w:line="260" w:lineRule="exact"/>
              <w:ind w:left="0" w:leftChars="0" w:right="0" w:rightChars="0" w:firstLine="0" w:firstLineChars="0"/>
              <w:jc w:val="center"/>
              <w:rPr>
                <w:del w:id="18426" w:author="xh" w:date="2026-10-19T13:00:49+08:00"/>
              </w:rPr>
            </w:pPr>
            <w:del w:id="18427" w:author="xh" w:date="2026-10-19T13:00:49+08:00">
              <w:r>
                <w:rPr>
                  <w:rFonts w:ascii="Times New Roman" w:hAnsi="Times New Roman" w:eastAsia="宋体"/>
                  <w:b w:val="0"/>
                  <w:sz w:val="18"/>
                </w:rPr>
                <w:delText>16.36</w:delText>
              </w:r>
            </w:del>
          </w:p>
        </w:tc>
        <w:tc>
          <w:tcPr>
            <w:tcW w:w="1039" w:type="dxa"/>
            <w:tcMar>
              <w:left w:w="70" w:type="dxa"/>
              <w:right w:w="70" w:type="dxa"/>
            </w:tcMar>
            <w:vAlign w:val="center"/>
          </w:tcPr>
          <w:p w14:paraId="38903F3B">
            <w:pPr>
              <w:keepNext/>
              <w:spacing w:before="20" w:after="20" w:line="260" w:lineRule="exact"/>
              <w:ind w:left="0" w:leftChars="0" w:right="0" w:rightChars="0" w:firstLine="0" w:firstLineChars="0"/>
              <w:jc w:val="center"/>
              <w:rPr>
                <w:del w:id="18428" w:author="xh" w:date="2026-10-19T13:00:49+08:00"/>
              </w:rPr>
            </w:pPr>
            <w:del w:id="18429" w:author="xh" w:date="2026-10-19T13:00:49+08:00">
              <w:r>
                <w:rPr>
                  <w:rFonts w:ascii="Times New Roman" w:hAnsi="Times New Roman" w:eastAsia="宋体"/>
                  <w:b w:val="0"/>
                  <w:sz w:val="18"/>
                </w:rPr>
                <w:delText>88.42</w:delText>
              </w:r>
            </w:del>
          </w:p>
        </w:tc>
      </w:tr>
      <w:tr w14:paraId="0EF62B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8376" w:author="xh" w:date="2026-10-19T13:00:49+08:00"/>
        </w:trPr>
        <w:tc>
          <w:tcPr>
            <w:tcW w:w="1039" w:type="dxa"/>
            <w:tcMar>
              <w:left w:w="70" w:type="dxa"/>
              <w:right w:w="70" w:type="dxa"/>
            </w:tcMar>
            <w:vAlign w:val="center"/>
          </w:tcPr>
          <w:p w14:paraId="087B8E03">
            <w:pPr>
              <w:keepNext/>
              <w:spacing w:before="20" w:after="20" w:line="260" w:lineRule="exact"/>
              <w:ind w:left="0" w:leftChars="0" w:right="0" w:rightChars="0" w:firstLine="0" w:firstLineChars="0"/>
              <w:jc w:val="center"/>
              <w:rPr>
                <w:del w:id="18430" w:author="xh" w:date="2026-10-19T13:00:49+08:00"/>
              </w:rPr>
            </w:pPr>
            <w:del w:id="18431" w:author="xh" w:date="2026-10-19T13:00:49+08:00">
              <w:r>
                <w:rPr>
                  <w:rFonts w:ascii="Times New Roman" w:hAnsi="Times New Roman" w:eastAsia="宋体"/>
                  <w:b w:val="0"/>
                  <w:sz w:val="18"/>
                </w:rPr>
                <w:delText>刚性</w:delText>
              </w:r>
            </w:del>
          </w:p>
        </w:tc>
        <w:tc>
          <w:tcPr>
            <w:tcW w:w="1039" w:type="dxa"/>
            <w:tcMar>
              <w:left w:w="70" w:type="dxa"/>
              <w:right w:w="70" w:type="dxa"/>
            </w:tcMar>
            <w:vAlign w:val="center"/>
          </w:tcPr>
          <w:p w14:paraId="124A7B13">
            <w:pPr>
              <w:keepNext/>
              <w:spacing w:before="20" w:after="20" w:line="260" w:lineRule="exact"/>
              <w:ind w:left="0" w:leftChars="0" w:right="0" w:rightChars="0" w:firstLine="0" w:firstLineChars="0"/>
              <w:jc w:val="center"/>
              <w:rPr>
                <w:del w:id="18432" w:author="xh" w:date="2026-10-19T13:00:49+08:00"/>
              </w:rPr>
            </w:pPr>
            <w:del w:id="18433" w:author="xh" w:date="2026-10-19T13:00:49+08:00">
              <w:r>
                <w:rPr>
                  <w:rFonts w:ascii="Times New Roman" w:hAnsi="Times New Roman" w:eastAsia="宋体"/>
                  <w:b w:val="0"/>
                  <w:sz w:val="18"/>
                </w:rPr>
                <w:delText>2024</w:delText>
              </w:r>
            </w:del>
          </w:p>
        </w:tc>
        <w:tc>
          <w:tcPr>
            <w:tcW w:w="1039" w:type="dxa"/>
            <w:tcMar>
              <w:left w:w="70" w:type="dxa"/>
              <w:right w:w="70" w:type="dxa"/>
            </w:tcMar>
            <w:vAlign w:val="center"/>
          </w:tcPr>
          <w:p w14:paraId="30B36802">
            <w:pPr>
              <w:keepNext/>
              <w:spacing w:before="20" w:after="20" w:line="260" w:lineRule="exact"/>
              <w:ind w:left="0" w:leftChars="0" w:right="0" w:rightChars="0" w:firstLine="0" w:firstLineChars="0"/>
              <w:jc w:val="center"/>
              <w:rPr>
                <w:del w:id="18434" w:author="xh" w:date="2026-10-19T13:00:49+08:00"/>
              </w:rPr>
            </w:pPr>
            <w:del w:id="18435" w:author="xh" w:date="2026-10-19T13:00:49+08:00">
              <w:r>
                <w:rPr>
                  <w:rFonts w:ascii="Times New Roman" w:hAnsi="Times New Roman" w:eastAsia="宋体"/>
                  <w:b w:val="0"/>
                  <w:sz w:val="18"/>
                </w:rPr>
                <w:delText>50+80</w:delText>
              </w:r>
            </w:del>
          </w:p>
        </w:tc>
        <w:tc>
          <w:tcPr>
            <w:tcW w:w="1039" w:type="dxa"/>
            <w:tcMar>
              <w:left w:w="70" w:type="dxa"/>
              <w:right w:w="70" w:type="dxa"/>
            </w:tcMar>
            <w:vAlign w:val="center"/>
          </w:tcPr>
          <w:p w14:paraId="3CE58A77">
            <w:pPr>
              <w:keepNext/>
              <w:spacing w:before="20" w:after="20" w:line="260" w:lineRule="exact"/>
              <w:ind w:left="0" w:leftChars="0" w:right="0" w:rightChars="0" w:firstLine="0" w:firstLineChars="0"/>
              <w:jc w:val="center"/>
              <w:rPr>
                <w:del w:id="18436" w:author="xh" w:date="2026-10-19T13:00:49+08:00"/>
              </w:rPr>
            </w:pPr>
            <w:del w:id="18437" w:author="xh" w:date="2026-10-19T13:00:49+08:00">
              <w:r>
                <w:rPr>
                  <w:rFonts w:ascii="Times New Roman" w:hAnsi="Times New Roman" w:eastAsia="宋体"/>
                  <w:b w:val="0"/>
                  <w:sz w:val="18"/>
                </w:rPr>
                <w:delText>130.00</w:delText>
              </w:r>
            </w:del>
          </w:p>
        </w:tc>
        <w:tc>
          <w:tcPr>
            <w:tcW w:w="1039" w:type="dxa"/>
            <w:tcMar>
              <w:left w:w="70" w:type="dxa"/>
              <w:right w:w="70" w:type="dxa"/>
            </w:tcMar>
            <w:vAlign w:val="center"/>
          </w:tcPr>
          <w:p w14:paraId="60101294">
            <w:pPr>
              <w:keepNext/>
              <w:spacing w:before="20" w:after="20" w:line="260" w:lineRule="exact"/>
              <w:ind w:left="0" w:leftChars="0" w:right="0" w:rightChars="0" w:firstLine="0" w:firstLineChars="0"/>
              <w:jc w:val="center"/>
              <w:rPr>
                <w:del w:id="18438" w:author="xh" w:date="2026-10-19T13:00:49+08:00"/>
              </w:rPr>
            </w:pPr>
            <w:del w:id="18439" w:author="xh" w:date="2026-10-19T13:00:49+08:00">
              <w:r>
                <w:rPr>
                  <w:rFonts w:ascii="Times New Roman" w:hAnsi="Times New Roman" w:eastAsia="宋体"/>
                  <w:b w:val="0"/>
                  <w:sz w:val="18"/>
                </w:rPr>
                <w:delText>0.00</w:delText>
              </w:r>
            </w:del>
          </w:p>
        </w:tc>
        <w:tc>
          <w:tcPr>
            <w:tcW w:w="1039" w:type="dxa"/>
            <w:tcMar>
              <w:left w:w="70" w:type="dxa"/>
              <w:right w:w="70" w:type="dxa"/>
            </w:tcMar>
            <w:vAlign w:val="center"/>
          </w:tcPr>
          <w:p w14:paraId="6B923A39">
            <w:pPr>
              <w:keepNext/>
              <w:spacing w:before="20" w:after="20" w:line="260" w:lineRule="exact"/>
              <w:ind w:left="0" w:leftChars="0" w:right="0" w:rightChars="0" w:firstLine="0" w:firstLineChars="0"/>
              <w:jc w:val="center"/>
              <w:rPr>
                <w:del w:id="18440" w:author="xh" w:date="2026-10-19T13:00:49+08:00"/>
              </w:rPr>
            </w:pPr>
            <w:del w:id="18441" w:author="xh" w:date="2026-10-19T13:00:49+08:00">
              <w:r>
                <w:rPr>
                  <w:rFonts w:ascii="Times New Roman" w:hAnsi="Times New Roman" w:eastAsia="宋体"/>
                  <w:b w:val="0"/>
                  <w:sz w:val="18"/>
                </w:rPr>
                <w:delText>0.00</w:delText>
              </w:r>
            </w:del>
          </w:p>
        </w:tc>
        <w:tc>
          <w:tcPr>
            <w:tcW w:w="1039" w:type="dxa"/>
            <w:tcMar>
              <w:left w:w="70" w:type="dxa"/>
              <w:right w:w="70" w:type="dxa"/>
            </w:tcMar>
            <w:vAlign w:val="center"/>
          </w:tcPr>
          <w:p w14:paraId="2834801D">
            <w:pPr>
              <w:keepNext/>
              <w:spacing w:before="20" w:after="20" w:line="260" w:lineRule="exact"/>
              <w:ind w:left="0" w:leftChars="0" w:right="0" w:rightChars="0" w:firstLine="0" w:firstLineChars="0"/>
              <w:jc w:val="center"/>
              <w:rPr>
                <w:del w:id="18442" w:author="xh" w:date="2026-10-19T13:00:49+08:00"/>
              </w:rPr>
            </w:pPr>
            <w:del w:id="18443" w:author="xh" w:date="2026-10-19T13:00:49+08:00">
              <w:r>
                <w:rPr>
                  <w:rFonts w:ascii="Times New Roman" w:hAnsi="Times New Roman" w:eastAsia="宋体"/>
                  <w:b w:val="0"/>
                  <w:sz w:val="18"/>
                </w:rPr>
                <w:delText>0.00</w:delText>
              </w:r>
            </w:del>
          </w:p>
        </w:tc>
        <w:tc>
          <w:tcPr>
            <w:tcW w:w="1039" w:type="dxa"/>
            <w:tcMar>
              <w:left w:w="70" w:type="dxa"/>
              <w:right w:w="70" w:type="dxa"/>
            </w:tcMar>
            <w:vAlign w:val="center"/>
          </w:tcPr>
          <w:p w14:paraId="4FA4A3FB">
            <w:pPr>
              <w:keepNext/>
              <w:spacing w:before="20" w:after="20" w:line="260" w:lineRule="exact"/>
              <w:ind w:left="0" w:leftChars="0" w:right="0" w:rightChars="0" w:firstLine="0" w:firstLineChars="0"/>
              <w:jc w:val="center"/>
              <w:rPr>
                <w:del w:id="18444" w:author="xh" w:date="2026-10-19T13:00:49+08:00"/>
              </w:rPr>
            </w:pPr>
            <w:del w:id="18445" w:author="xh" w:date="2026-10-19T13:00:49+08:00">
              <w:r>
                <w:rPr>
                  <w:rFonts w:ascii="Times New Roman" w:hAnsi="Times New Roman" w:eastAsia="宋体"/>
                  <w:b w:val="0"/>
                  <w:sz w:val="18"/>
                </w:rPr>
                <w:delText>67.73</w:delText>
              </w:r>
            </w:del>
          </w:p>
        </w:tc>
      </w:tr>
      <w:tr w14:paraId="41FC36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8377" w:author="xh" w:date="2026-10-19T13:00:49+08:00"/>
        </w:trPr>
        <w:tc>
          <w:tcPr>
            <w:tcW w:w="1039" w:type="dxa"/>
            <w:tcMar>
              <w:left w:w="70" w:type="dxa"/>
              <w:right w:w="70" w:type="dxa"/>
            </w:tcMar>
            <w:vAlign w:val="center"/>
          </w:tcPr>
          <w:p w14:paraId="3F03E426">
            <w:pPr>
              <w:keepNext/>
              <w:spacing w:before="20" w:after="20" w:line="260" w:lineRule="exact"/>
              <w:ind w:left="0" w:leftChars="0" w:right="0" w:rightChars="0" w:firstLine="0" w:firstLineChars="0"/>
              <w:jc w:val="center"/>
              <w:rPr>
                <w:del w:id="18446" w:author="xh" w:date="2026-10-19T13:00:49+08:00"/>
              </w:rPr>
            </w:pPr>
            <w:del w:id="18447" w:author="xh" w:date="2026-10-19T13:00:49+08:00">
              <w:r>
                <w:rPr>
                  <w:rFonts w:ascii="Times New Roman" w:hAnsi="Times New Roman" w:eastAsia="宋体"/>
                  <w:b w:val="0"/>
                  <w:sz w:val="18"/>
                </w:rPr>
                <w:delText>刚性</w:delText>
              </w:r>
            </w:del>
          </w:p>
        </w:tc>
        <w:tc>
          <w:tcPr>
            <w:tcW w:w="1039" w:type="dxa"/>
            <w:tcMar>
              <w:left w:w="70" w:type="dxa"/>
              <w:right w:w="70" w:type="dxa"/>
            </w:tcMar>
            <w:vAlign w:val="center"/>
          </w:tcPr>
          <w:p w14:paraId="2905CCD7">
            <w:pPr>
              <w:keepNext/>
              <w:spacing w:before="20" w:after="20" w:line="260" w:lineRule="exact"/>
              <w:ind w:left="0" w:leftChars="0" w:right="0" w:rightChars="0" w:firstLine="0" w:firstLineChars="0"/>
              <w:jc w:val="center"/>
              <w:rPr>
                <w:del w:id="18448" w:author="xh" w:date="2026-10-19T13:00:49+08:00"/>
              </w:rPr>
            </w:pPr>
            <w:del w:id="18449" w:author="xh" w:date="2026-10-19T13:00:49+08:00">
              <w:r>
                <w:rPr>
                  <w:rFonts w:ascii="Times New Roman" w:hAnsi="Times New Roman" w:eastAsia="宋体"/>
                  <w:b w:val="0"/>
                  <w:sz w:val="18"/>
                </w:rPr>
                <w:delText>2025</w:delText>
              </w:r>
            </w:del>
          </w:p>
        </w:tc>
        <w:tc>
          <w:tcPr>
            <w:tcW w:w="1039" w:type="dxa"/>
            <w:tcMar>
              <w:left w:w="70" w:type="dxa"/>
              <w:right w:w="70" w:type="dxa"/>
            </w:tcMar>
            <w:vAlign w:val="center"/>
          </w:tcPr>
          <w:p w14:paraId="5B1891FB">
            <w:pPr>
              <w:keepNext/>
              <w:spacing w:before="20" w:after="20" w:line="260" w:lineRule="exact"/>
              <w:ind w:left="0" w:leftChars="0" w:right="0" w:rightChars="0" w:firstLine="0" w:firstLineChars="0"/>
              <w:jc w:val="center"/>
              <w:rPr>
                <w:del w:id="18450" w:author="xh" w:date="2026-10-19T13:00:49+08:00"/>
              </w:rPr>
            </w:pPr>
            <w:del w:id="18451" w:author="xh" w:date="2026-10-19T13:00:49+08:00">
              <w:r>
                <w:rPr>
                  <w:rFonts w:ascii="Times New Roman" w:hAnsi="Times New Roman" w:eastAsia="宋体"/>
                  <w:b w:val="0"/>
                  <w:sz w:val="18"/>
                </w:rPr>
                <w:delText>50+80</w:delText>
              </w:r>
            </w:del>
          </w:p>
        </w:tc>
        <w:tc>
          <w:tcPr>
            <w:tcW w:w="1039" w:type="dxa"/>
            <w:tcMar>
              <w:left w:w="70" w:type="dxa"/>
              <w:right w:w="70" w:type="dxa"/>
            </w:tcMar>
            <w:vAlign w:val="center"/>
          </w:tcPr>
          <w:p w14:paraId="104EDCC5">
            <w:pPr>
              <w:keepNext/>
              <w:spacing w:before="20" w:after="20" w:line="260" w:lineRule="exact"/>
              <w:ind w:left="0" w:leftChars="0" w:right="0" w:rightChars="0" w:firstLine="0" w:firstLineChars="0"/>
              <w:jc w:val="center"/>
              <w:rPr>
                <w:del w:id="18452" w:author="xh" w:date="2026-10-19T13:00:49+08:00"/>
              </w:rPr>
            </w:pPr>
            <w:del w:id="18453" w:author="xh" w:date="2026-10-19T13:00:49+08:00">
              <w:r>
                <w:rPr>
                  <w:rFonts w:ascii="Times New Roman" w:hAnsi="Times New Roman" w:eastAsia="宋体"/>
                  <w:b w:val="0"/>
                  <w:sz w:val="18"/>
                </w:rPr>
                <w:delText>130.00</w:delText>
              </w:r>
            </w:del>
          </w:p>
        </w:tc>
        <w:tc>
          <w:tcPr>
            <w:tcW w:w="1039" w:type="dxa"/>
            <w:tcMar>
              <w:left w:w="70" w:type="dxa"/>
              <w:right w:w="70" w:type="dxa"/>
            </w:tcMar>
            <w:vAlign w:val="center"/>
          </w:tcPr>
          <w:p w14:paraId="1C53CD6E">
            <w:pPr>
              <w:keepNext/>
              <w:spacing w:before="20" w:after="20" w:line="260" w:lineRule="exact"/>
              <w:ind w:left="0" w:leftChars="0" w:right="0" w:rightChars="0" w:firstLine="0" w:firstLineChars="0"/>
              <w:jc w:val="center"/>
              <w:rPr>
                <w:del w:id="18454" w:author="xh" w:date="2026-10-19T13:00:49+08:00"/>
              </w:rPr>
            </w:pPr>
            <w:del w:id="18455" w:author="xh" w:date="2026-10-19T13:00:49+08:00">
              <w:r>
                <w:rPr>
                  <w:rFonts w:ascii="Times New Roman" w:hAnsi="Times New Roman" w:eastAsia="宋体"/>
                  <w:b w:val="0"/>
                  <w:sz w:val="18"/>
                </w:rPr>
                <w:delText>0.00</w:delText>
              </w:r>
            </w:del>
          </w:p>
        </w:tc>
        <w:tc>
          <w:tcPr>
            <w:tcW w:w="1039" w:type="dxa"/>
            <w:tcMar>
              <w:left w:w="70" w:type="dxa"/>
              <w:right w:w="70" w:type="dxa"/>
            </w:tcMar>
            <w:vAlign w:val="center"/>
          </w:tcPr>
          <w:p w14:paraId="558DD276">
            <w:pPr>
              <w:keepNext/>
              <w:spacing w:before="20" w:after="20" w:line="260" w:lineRule="exact"/>
              <w:ind w:left="0" w:leftChars="0" w:right="0" w:rightChars="0" w:firstLine="0" w:firstLineChars="0"/>
              <w:jc w:val="center"/>
              <w:rPr>
                <w:del w:id="18456" w:author="xh" w:date="2026-10-19T13:00:49+08:00"/>
              </w:rPr>
            </w:pPr>
            <w:del w:id="18457" w:author="xh" w:date="2026-10-19T13:00:49+08:00">
              <w:r>
                <w:rPr>
                  <w:rFonts w:ascii="Times New Roman" w:hAnsi="Times New Roman" w:eastAsia="宋体"/>
                  <w:b w:val="0"/>
                  <w:sz w:val="18"/>
                </w:rPr>
                <w:delText>0.00</w:delText>
              </w:r>
            </w:del>
          </w:p>
        </w:tc>
        <w:tc>
          <w:tcPr>
            <w:tcW w:w="1039" w:type="dxa"/>
            <w:tcMar>
              <w:left w:w="70" w:type="dxa"/>
              <w:right w:w="70" w:type="dxa"/>
            </w:tcMar>
            <w:vAlign w:val="center"/>
          </w:tcPr>
          <w:p w14:paraId="1D03495A">
            <w:pPr>
              <w:keepNext/>
              <w:spacing w:before="20" w:after="20" w:line="260" w:lineRule="exact"/>
              <w:ind w:left="0" w:leftChars="0" w:right="0" w:rightChars="0" w:firstLine="0" w:firstLineChars="0"/>
              <w:jc w:val="center"/>
              <w:rPr>
                <w:del w:id="18458" w:author="xh" w:date="2026-10-19T13:00:49+08:00"/>
              </w:rPr>
            </w:pPr>
            <w:del w:id="18459" w:author="xh" w:date="2026-10-19T13:00:49+08:00">
              <w:r>
                <w:rPr>
                  <w:rFonts w:ascii="Times New Roman" w:hAnsi="Times New Roman" w:eastAsia="宋体"/>
                  <w:b w:val="0"/>
                  <w:sz w:val="18"/>
                </w:rPr>
                <w:delText>15.55</w:delText>
              </w:r>
            </w:del>
          </w:p>
        </w:tc>
        <w:tc>
          <w:tcPr>
            <w:tcW w:w="1039" w:type="dxa"/>
            <w:tcMar>
              <w:left w:w="70" w:type="dxa"/>
              <w:right w:w="70" w:type="dxa"/>
            </w:tcMar>
            <w:vAlign w:val="center"/>
          </w:tcPr>
          <w:p w14:paraId="582EFF9B">
            <w:pPr>
              <w:keepNext/>
              <w:spacing w:before="20" w:after="20" w:line="260" w:lineRule="exact"/>
              <w:ind w:left="0" w:leftChars="0" w:right="0" w:rightChars="0" w:firstLine="0" w:firstLineChars="0"/>
              <w:jc w:val="center"/>
              <w:rPr>
                <w:del w:id="18460" w:author="xh" w:date="2026-10-19T13:00:49+08:00"/>
              </w:rPr>
            </w:pPr>
            <w:del w:id="18461" w:author="xh" w:date="2026-10-19T13:00:49+08:00">
              <w:r>
                <w:rPr>
                  <w:rFonts w:ascii="Times New Roman" w:hAnsi="Times New Roman" w:eastAsia="宋体"/>
                  <w:b w:val="0"/>
                  <w:sz w:val="18"/>
                </w:rPr>
                <w:delText>86.99</w:delText>
              </w:r>
            </w:del>
          </w:p>
        </w:tc>
      </w:tr>
      <w:tr w14:paraId="7A7795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8378" w:author="xh" w:date="2026-10-19T13:00:49+08:00"/>
        </w:trPr>
        <w:tc>
          <w:tcPr>
            <w:tcW w:w="1039" w:type="dxa"/>
            <w:tcMar>
              <w:left w:w="70" w:type="dxa"/>
              <w:right w:w="70" w:type="dxa"/>
            </w:tcMar>
            <w:vAlign w:val="center"/>
          </w:tcPr>
          <w:p w14:paraId="56133A75">
            <w:pPr>
              <w:keepNext/>
              <w:spacing w:before="20" w:after="20" w:line="260" w:lineRule="exact"/>
              <w:ind w:left="0" w:leftChars="0" w:right="0" w:rightChars="0" w:firstLine="0" w:firstLineChars="0"/>
              <w:jc w:val="center"/>
              <w:rPr>
                <w:del w:id="18462" w:author="xh" w:date="2026-10-19T13:00:49+08:00"/>
              </w:rPr>
            </w:pPr>
            <w:del w:id="18463" w:author="xh" w:date="2026-10-19T13:00:49+08:00">
              <w:r>
                <w:rPr>
                  <w:rFonts w:ascii="Times New Roman" w:hAnsi="Times New Roman" w:eastAsia="宋体"/>
                  <w:b w:val="0"/>
                  <w:sz w:val="18"/>
                </w:rPr>
                <w:delText>弹性</w:delText>
              </w:r>
            </w:del>
          </w:p>
        </w:tc>
        <w:tc>
          <w:tcPr>
            <w:tcW w:w="1039" w:type="dxa"/>
            <w:tcMar>
              <w:left w:w="70" w:type="dxa"/>
              <w:right w:w="70" w:type="dxa"/>
            </w:tcMar>
            <w:vAlign w:val="center"/>
          </w:tcPr>
          <w:p w14:paraId="52416BCC">
            <w:pPr>
              <w:keepNext/>
              <w:spacing w:before="20" w:after="20" w:line="260" w:lineRule="exact"/>
              <w:ind w:left="0" w:leftChars="0" w:right="0" w:rightChars="0" w:firstLine="0" w:firstLineChars="0"/>
              <w:jc w:val="center"/>
              <w:rPr>
                <w:del w:id="18464" w:author="xh" w:date="2026-10-19T13:00:49+08:00"/>
              </w:rPr>
            </w:pPr>
            <w:del w:id="18465" w:author="xh" w:date="2026-10-19T13:00:49+08:00">
              <w:r>
                <w:rPr>
                  <w:rFonts w:ascii="Times New Roman" w:hAnsi="Times New Roman" w:eastAsia="宋体"/>
                  <w:b w:val="0"/>
                  <w:sz w:val="18"/>
                </w:rPr>
                <w:delText>2022</w:delText>
              </w:r>
            </w:del>
          </w:p>
        </w:tc>
        <w:tc>
          <w:tcPr>
            <w:tcW w:w="1039" w:type="dxa"/>
            <w:tcMar>
              <w:left w:w="70" w:type="dxa"/>
              <w:right w:w="70" w:type="dxa"/>
            </w:tcMar>
            <w:vAlign w:val="center"/>
          </w:tcPr>
          <w:p w14:paraId="2664E981">
            <w:pPr>
              <w:keepNext/>
              <w:spacing w:before="20" w:after="20" w:line="260" w:lineRule="exact"/>
              <w:ind w:left="0" w:leftChars="0" w:right="0" w:rightChars="0" w:firstLine="0" w:firstLineChars="0"/>
              <w:jc w:val="center"/>
              <w:rPr>
                <w:del w:id="18466" w:author="xh" w:date="2026-10-19T13:00:49+08:00"/>
              </w:rPr>
            </w:pPr>
            <w:del w:id="18467" w:author="xh" w:date="2026-10-19T13:00:49+08:00">
              <w:r>
                <w:rPr>
                  <w:rFonts w:ascii="Times New Roman" w:hAnsi="Times New Roman" w:eastAsia="宋体"/>
                  <w:b w:val="0"/>
                  <w:sz w:val="18"/>
                </w:rPr>
                <w:delText>50+80</w:delText>
              </w:r>
            </w:del>
          </w:p>
        </w:tc>
        <w:tc>
          <w:tcPr>
            <w:tcW w:w="1039" w:type="dxa"/>
            <w:tcMar>
              <w:left w:w="70" w:type="dxa"/>
              <w:right w:w="70" w:type="dxa"/>
            </w:tcMar>
            <w:vAlign w:val="center"/>
          </w:tcPr>
          <w:p w14:paraId="7183669F">
            <w:pPr>
              <w:keepNext/>
              <w:spacing w:before="20" w:after="20" w:line="260" w:lineRule="exact"/>
              <w:ind w:left="0" w:leftChars="0" w:right="0" w:rightChars="0" w:firstLine="0" w:firstLineChars="0"/>
              <w:jc w:val="center"/>
              <w:rPr>
                <w:del w:id="18468" w:author="xh" w:date="2026-10-19T13:00:49+08:00"/>
              </w:rPr>
            </w:pPr>
            <w:del w:id="18469" w:author="xh" w:date="2026-10-19T13:00:49+08:00">
              <w:r>
                <w:rPr>
                  <w:rFonts w:ascii="Times New Roman" w:hAnsi="Times New Roman" w:eastAsia="宋体"/>
                  <w:b w:val="0"/>
                  <w:sz w:val="18"/>
                </w:rPr>
                <w:delText>130.00</w:delText>
              </w:r>
            </w:del>
          </w:p>
        </w:tc>
        <w:tc>
          <w:tcPr>
            <w:tcW w:w="1039" w:type="dxa"/>
            <w:tcMar>
              <w:left w:w="70" w:type="dxa"/>
              <w:right w:w="70" w:type="dxa"/>
            </w:tcMar>
            <w:vAlign w:val="center"/>
          </w:tcPr>
          <w:p w14:paraId="4AC8C5A1">
            <w:pPr>
              <w:keepNext/>
              <w:spacing w:before="20" w:after="20" w:line="260" w:lineRule="exact"/>
              <w:ind w:left="0" w:leftChars="0" w:right="0" w:rightChars="0" w:firstLine="0" w:firstLineChars="0"/>
              <w:jc w:val="center"/>
              <w:rPr>
                <w:del w:id="18470" w:author="xh" w:date="2026-10-19T13:00:49+08:00"/>
              </w:rPr>
            </w:pPr>
            <w:del w:id="18471" w:author="xh" w:date="2026-10-19T13:00:49+08:00">
              <w:r>
                <w:rPr>
                  <w:rFonts w:ascii="Times New Roman" w:hAnsi="Times New Roman" w:eastAsia="宋体"/>
                  <w:b w:val="0"/>
                  <w:sz w:val="18"/>
                </w:rPr>
                <w:delText>0.00</w:delText>
              </w:r>
            </w:del>
          </w:p>
        </w:tc>
        <w:tc>
          <w:tcPr>
            <w:tcW w:w="1039" w:type="dxa"/>
            <w:tcMar>
              <w:left w:w="70" w:type="dxa"/>
              <w:right w:w="70" w:type="dxa"/>
            </w:tcMar>
            <w:vAlign w:val="center"/>
          </w:tcPr>
          <w:p w14:paraId="55686C9C">
            <w:pPr>
              <w:keepNext/>
              <w:spacing w:before="20" w:after="20" w:line="260" w:lineRule="exact"/>
              <w:ind w:left="0" w:leftChars="0" w:right="0" w:rightChars="0" w:firstLine="0" w:firstLineChars="0"/>
              <w:jc w:val="center"/>
              <w:rPr>
                <w:del w:id="18472" w:author="xh" w:date="2026-10-19T13:00:49+08:00"/>
              </w:rPr>
            </w:pPr>
            <w:del w:id="18473" w:author="xh" w:date="2026-10-19T13:00:49+08:00">
              <w:r>
                <w:rPr>
                  <w:rFonts w:ascii="Times New Roman" w:hAnsi="Times New Roman" w:eastAsia="宋体"/>
                  <w:b w:val="0"/>
                  <w:sz w:val="18"/>
                </w:rPr>
                <w:delText>0.00</w:delText>
              </w:r>
            </w:del>
          </w:p>
        </w:tc>
        <w:tc>
          <w:tcPr>
            <w:tcW w:w="1039" w:type="dxa"/>
            <w:tcMar>
              <w:left w:w="70" w:type="dxa"/>
              <w:right w:w="70" w:type="dxa"/>
            </w:tcMar>
            <w:vAlign w:val="center"/>
          </w:tcPr>
          <w:p w14:paraId="5FDDE2B7">
            <w:pPr>
              <w:keepNext/>
              <w:spacing w:before="20" w:after="20" w:line="260" w:lineRule="exact"/>
              <w:ind w:left="0" w:leftChars="0" w:right="0" w:rightChars="0" w:firstLine="0" w:firstLineChars="0"/>
              <w:jc w:val="center"/>
              <w:rPr>
                <w:del w:id="18474" w:author="xh" w:date="2026-10-19T13:00:49+08:00"/>
              </w:rPr>
            </w:pPr>
            <w:del w:id="18475" w:author="xh" w:date="2026-10-19T13:00:49+08:00">
              <w:r>
                <w:rPr>
                  <w:rFonts w:ascii="Times New Roman" w:hAnsi="Times New Roman" w:eastAsia="宋体"/>
                  <w:b w:val="0"/>
                  <w:sz w:val="18"/>
                </w:rPr>
                <w:delText>9.78</w:delText>
              </w:r>
            </w:del>
          </w:p>
        </w:tc>
        <w:tc>
          <w:tcPr>
            <w:tcW w:w="1039" w:type="dxa"/>
            <w:tcMar>
              <w:left w:w="70" w:type="dxa"/>
              <w:right w:w="70" w:type="dxa"/>
            </w:tcMar>
            <w:vAlign w:val="center"/>
          </w:tcPr>
          <w:p w14:paraId="11D6E0E1">
            <w:pPr>
              <w:keepNext/>
              <w:spacing w:before="20" w:after="20" w:line="260" w:lineRule="exact"/>
              <w:ind w:left="0" w:leftChars="0" w:right="0" w:rightChars="0" w:firstLine="0" w:firstLineChars="0"/>
              <w:jc w:val="center"/>
              <w:rPr>
                <w:del w:id="18476" w:author="xh" w:date="2026-10-19T13:00:49+08:00"/>
              </w:rPr>
            </w:pPr>
            <w:del w:id="18477" w:author="xh" w:date="2026-10-19T13:00:49+08:00">
              <w:r>
                <w:rPr>
                  <w:rFonts w:ascii="Times New Roman" w:hAnsi="Times New Roman" w:eastAsia="宋体"/>
                  <w:b w:val="0"/>
                  <w:sz w:val="18"/>
                </w:rPr>
                <w:delText>76.71</w:delText>
              </w:r>
            </w:del>
          </w:p>
        </w:tc>
      </w:tr>
      <w:tr w14:paraId="58FF91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8379" w:author="xh" w:date="2026-10-19T13:00:49+08:00"/>
        </w:trPr>
        <w:tc>
          <w:tcPr>
            <w:tcW w:w="1039" w:type="dxa"/>
            <w:tcMar>
              <w:left w:w="70" w:type="dxa"/>
              <w:right w:w="70" w:type="dxa"/>
            </w:tcMar>
            <w:vAlign w:val="center"/>
          </w:tcPr>
          <w:p w14:paraId="04678811">
            <w:pPr>
              <w:keepNext/>
              <w:spacing w:before="20" w:after="20" w:line="260" w:lineRule="exact"/>
              <w:ind w:left="0" w:leftChars="0" w:right="0" w:rightChars="0" w:firstLine="0" w:firstLineChars="0"/>
              <w:jc w:val="center"/>
              <w:rPr>
                <w:del w:id="18478" w:author="xh" w:date="2026-10-19T13:00:49+08:00"/>
              </w:rPr>
            </w:pPr>
            <w:del w:id="18479" w:author="xh" w:date="2026-10-19T13:00:49+08:00">
              <w:r>
                <w:rPr>
                  <w:rFonts w:ascii="Times New Roman" w:hAnsi="Times New Roman" w:eastAsia="宋体"/>
                  <w:b w:val="0"/>
                  <w:sz w:val="18"/>
                </w:rPr>
                <w:delText>弹性</w:delText>
              </w:r>
            </w:del>
          </w:p>
        </w:tc>
        <w:tc>
          <w:tcPr>
            <w:tcW w:w="1039" w:type="dxa"/>
            <w:tcMar>
              <w:left w:w="70" w:type="dxa"/>
              <w:right w:w="70" w:type="dxa"/>
            </w:tcMar>
            <w:vAlign w:val="center"/>
          </w:tcPr>
          <w:p w14:paraId="3AD4DFDD">
            <w:pPr>
              <w:keepNext/>
              <w:spacing w:before="20" w:after="20" w:line="260" w:lineRule="exact"/>
              <w:ind w:left="0" w:leftChars="0" w:right="0" w:rightChars="0" w:firstLine="0" w:firstLineChars="0"/>
              <w:jc w:val="center"/>
              <w:rPr>
                <w:del w:id="18480" w:author="xh" w:date="2026-10-19T13:00:49+08:00"/>
              </w:rPr>
            </w:pPr>
            <w:del w:id="18481" w:author="xh" w:date="2026-10-19T13:00:49+08:00">
              <w:r>
                <w:rPr>
                  <w:rFonts w:ascii="Times New Roman" w:hAnsi="Times New Roman" w:eastAsia="宋体"/>
                  <w:b w:val="0"/>
                  <w:sz w:val="18"/>
                </w:rPr>
                <w:delText>2023</w:delText>
              </w:r>
            </w:del>
          </w:p>
        </w:tc>
        <w:tc>
          <w:tcPr>
            <w:tcW w:w="1039" w:type="dxa"/>
            <w:tcMar>
              <w:left w:w="70" w:type="dxa"/>
              <w:right w:w="70" w:type="dxa"/>
            </w:tcMar>
            <w:vAlign w:val="center"/>
          </w:tcPr>
          <w:p w14:paraId="06585E8D">
            <w:pPr>
              <w:keepNext/>
              <w:spacing w:before="20" w:after="20" w:line="260" w:lineRule="exact"/>
              <w:ind w:left="0" w:leftChars="0" w:right="0" w:rightChars="0" w:firstLine="0" w:firstLineChars="0"/>
              <w:jc w:val="center"/>
              <w:rPr>
                <w:del w:id="18482" w:author="xh" w:date="2026-10-19T13:00:49+08:00"/>
              </w:rPr>
            </w:pPr>
            <w:del w:id="18483" w:author="xh" w:date="2026-10-19T13:00:49+08:00">
              <w:r>
                <w:rPr>
                  <w:rFonts w:ascii="Times New Roman" w:hAnsi="Times New Roman" w:eastAsia="宋体"/>
                  <w:b w:val="0"/>
                  <w:sz w:val="18"/>
                </w:rPr>
                <w:delText>50+80</w:delText>
              </w:r>
            </w:del>
          </w:p>
        </w:tc>
        <w:tc>
          <w:tcPr>
            <w:tcW w:w="1039" w:type="dxa"/>
            <w:tcMar>
              <w:left w:w="70" w:type="dxa"/>
              <w:right w:w="70" w:type="dxa"/>
            </w:tcMar>
            <w:vAlign w:val="center"/>
          </w:tcPr>
          <w:p w14:paraId="0D64666F">
            <w:pPr>
              <w:keepNext/>
              <w:spacing w:before="20" w:after="20" w:line="260" w:lineRule="exact"/>
              <w:ind w:left="0" w:leftChars="0" w:right="0" w:rightChars="0" w:firstLine="0" w:firstLineChars="0"/>
              <w:jc w:val="center"/>
              <w:rPr>
                <w:del w:id="18484" w:author="xh" w:date="2026-10-19T13:00:49+08:00"/>
              </w:rPr>
            </w:pPr>
            <w:del w:id="18485" w:author="xh" w:date="2026-10-19T13:00:49+08:00">
              <w:r>
                <w:rPr>
                  <w:rFonts w:ascii="Times New Roman" w:hAnsi="Times New Roman" w:eastAsia="宋体"/>
                  <w:b w:val="0"/>
                  <w:sz w:val="18"/>
                </w:rPr>
                <w:delText>130.00</w:delText>
              </w:r>
            </w:del>
          </w:p>
        </w:tc>
        <w:tc>
          <w:tcPr>
            <w:tcW w:w="1039" w:type="dxa"/>
            <w:tcMar>
              <w:left w:w="70" w:type="dxa"/>
              <w:right w:w="70" w:type="dxa"/>
            </w:tcMar>
            <w:vAlign w:val="center"/>
          </w:tcPr>
          <w:p w14:paraId="69C334C8">
            <w:pPr>
              <w:keepNext/>
              <w:spacing w:before="20" w:after="20" w:line="260" w:lineRule="exact"/>
              <w:ind w:left="0" w:leftChars="0" w:right="0" w:rightChars="0" w:firstLine="0" w:firstLineChars="0"/>
              <w:jc w:val="center"/>
              <w:rPr>
                <w:del w:id="18486" w:author="xh" w:date="2026-10-19T13:00:49+08:00"/>
              </w:rPr>
            </w:pPr>
            <w:del w:id="18487" w:author="xh" w:date="2026-10-19T13:00:49+08:00">
              <w:r>
                <w:rPr>
                  <w:rFonts w:ascii="Times New Roman" w:hAnsi="Times New Roman" w:eastAsia="宋体"/>
                  <w:b w:val="0"/>
                  <w:sz w:val="18"/>
                </w:rPr>
                <w:delText>0.00</w:delText>
              </w:r>
            </w:del>
          </w:p>
        </w:tc>
        <w:tc>
          <w:tcPr>
            <w:tcW w:w="1039" w:type="dxa"/>
            <w:tcMar>
              <w:left w:w="70" w:type="dxa"/>
              <w:right w:w="70" w:type="dxa"/>
            </w:tcMar>
            <w:vAlign w:val="center"/>
          </w:tcPr>
          <w:p w14:paraId="30B90247">
            <w:pPr>
              <w:keepNext/>
              <w:spacing w:before="20" w:after="20" w:line="260" w:lineRule="exact"/>
              <w:ind w:left="0" w:leftChars="0" w:right="0" w:rightChars="0" w:firstLine="0" w:firstLineChars="0"/>
              <w:jc w:val="center"/>
              <w:rPr>
                <w:del w:id="18488" w:author="xh" w:date="2026-10-19T13:00:49+08:00"/>
              </w:rPr>
            </w:pPr>
            <w:del w:id="18489" w:author="xh" w:date="2026-10-19T13:00:49+08:00">
              <w:r>
                <w:rPr>
                  <w:rFonts w:ascii="Times New Roman" w:hAnsi="Times New Roman" w:eastAsia="宋体"/>
                  <w:b w:val="0"/>
                  <w:sz w:val="18"/>
                </w:rPr>
                <w:delText>0.00</w:delText>
              </w:r>
            </w:del>
          </w:p>
        </w:tc>
        <w:tc>
          <w:tcPr>
            <w:tcW w:w="1039" w:type="dxa"/>
            <w:tcMar>
              <w:left w:w="70" w:type="dxa"/>
              <w:right w:w="70" w:type="dxa"/>
            </w:tcMar>
            <w:vAlign w:val="center"/>
          </w:tcPr>
          <w:p w14:paraId="665FA6F7">
            <w:pPr>
              <w:keepNext/>
              <w:spacing w:before="20" w:after="20" w:line="260" w:lineRule="exact"/>
              <w:ind w:left="0" w:leftChars="0" w:right="0" w:rightChars="0" w:firstLine="0" w:firstLineChars="0"/>
              <w:jc w:val="center"/>
              <w:rPr>
                <w:del w:id="18490" w:author="xh" w:date="2026-10-19T13:00:49+08:00"/>
              </w:rPr>
            </w:pPr>
            <w:del w:id="18491" w:author="xh" w:date="2026-10-19T13:00:49+08:00">
              <w:r>
                <w:rPr>
                  <w:rFonts w:ascii="Times New Roman" w:hAnsi="Times New Roman" w:eastAsia="宋体"/>
                  <w:b w:val="0"/>
                  <w:sz w:val="18"/>
                </w:rPr>
                <w:delText>16.36</w:delText>
              </w:r>
            </w:del>
          </w:p>
        </w:tc>
        <w:tc>
          <w:tcPr>
            <w:tcW w:w="1039" w:type="dxa"/>
            <w:tcMar>
              <w:left w:w="70" w:type="dxa"/>
              <w:right w:w="70" w:type="dxa"/>
            </w:tcMar>
            <w:vAlign w:val="center"/>
          </w:tcPr>
          <w:p w14:paraId="43CE26A9">
            <w:pPr>
              <w:keepNext/>
              <w:spacing w:before="20" w:after="20" w:line="260" w:lineRule="exact"/>
              <w:ind w:left="0" w:leftChars="0" w:right="0" w:rightChars="0" w:firstLine="0" w:firstLineChars="0"/>
              <w:jc w:val="center"/>
              <w:rPr>
                <w:del w:id="18492" w:author="xh" w:date="2026-10-19T13:00:49+08:00"/>
              </w:rPr>
            </w:pPr>
            <w:del w:id="18493" w:author="xh" w:date="2026-10-19T13:00:49+08:00">
              <w:r>
                <w:rPr>
                  <w:rFonts w:ascii="Times New Roman" w:hAnsi="Times New Roman" w:eastAsia="宋体"/>
                  <w:b w:val="0"/>
                  <w:sz w:val="18"/>
                </w:rPr>
                <w:delText>88.42</w:delText>
              </w:r>
            </w:del>
          </w:p>
        </w:tc>
      </w:tr>
      <w:tr w14:paraId="713E7B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8380" w:author="xh" w:date="2026-10-19T13:00:49+08:00"/>
        </w:trPr>
        <w:tc>
          <w:tcPr>
            <w:tcW w:w="1039" w:type="dxa"/>
            <w:tcMar>
              <w:left w:w="70" w:type="dxa"/>
              <w:right w:w="70" w:type="dxa"/>
            </w:tcMar>
            <w:vAlign w:val="center"/>
          </w:tcPr>
          <w:p w14:paraId="32BB7EF0">
            <w:pPr>
              <w:keepNext/>
              <w:spacing w:before="20" w:after="20" w:line="260" w:lineRule="exact"/>
              <w:ind w:left="0" w:leftChars="0" w:right="0" w:rightChars="0" w:firstLine="0" w:firstLineChars="0"/>
              <w:jc w:val="center"/>
              <w:rPr>
                <w:del w:id="18494" w:author="xh" w:date="2026-10-19T13:00:49+08:00"/>
              </w:rPr>
            </w:pPr>
            <w:del w:id="18495" w:author="xh" w:date="2026-10-19T13:00:49+08:00">
              <w:r>
                <w:rPr>
                  <w:rFonts w:ascii="Times New Roman" w:hAnsi="Times New Roman" w:eastAsia="宋体"/>
                  <w:b w:val="0"/>
                  <w:sz w:val="18"/>
                </w:rPr>
                <w:delText>弹性</w:delText>
              </w:r>
            </w:del>
          </w:p>
        </w:tc>
        <w:tc>
          <w:tcPr>
            <w:tcW w:w="1039" w:type="dxa"/>
            <w:tcMar>
              <w:left w:w="70" w:type="dxa"/>
              <w:right w:w="70" w:type="dxa"/>
            </w:tcMar>
            <w:vAlign w:val="center"/>
          </w:tcPr>
          <w:p w14:paraId="4BB169E6">
            <w:pPr>
              <w:keepNext/>
              <w:spacing w:before="20" w:after="20" w:line="260" w:lineRule="exact"/>
              <w:ind w:left="0" w:leftChars="0" w:right="0" w:rightChars="0" w:firstLine="0" w:firstLineChars="0"/>
              <w:jc w:val="center"/>
              <w:rPr>
                <w:del w:id="18496" w:author="xh" w:date="2026-10-19T13:00:49+08:00"/>
              </w:rPr>
            </w:pPr>
            <w:del w:id="18497" w:author="xh" w:date="2026-10-19T13:00:49+08:00">
              <w:r>
                <w:rPr>
                  <w:rFonts w:ascii="Times New Roman" w:hAnsi="Times New Roman" w:eastAsia="宋体"/>
                  <w:b w:val="0"/>
                  <w:sz w:val="18"/>
                </w:rPr>
                <w:delText>2024</w:delText>
              </w:r>
            </w:del>
          </w:p>
        </w:tc>
        <w:tc>
          <w:tcPr>
            <w:tcW w:w="1039" w:type="dxa"/>
            <w:tcMar>
              <w:left w:w="70" w:type="dxa"/>
              <w:right w:w="70" w:type="dxa"/>
            </w:tcMar>
            <w:vAlign w:val="center"/>
          </w:tcPr>
          <w:p w14:paraId="045F9A2A">
            <w:pPr>
              <w:keepNext/>
              <w:spacing w:before="20" w:after="20" w:line="260" w:lineRule="exact"/>
              <w:ind w:left="0" w:leftChars="0" w:right="0" w:rightChars="0" w:firstLine="0" w:firstLineChars="0"/>
              <w:jc w:val="center"/>
              <w:rPr>
                <w:del w:id="18498" w:author="xh" w:date="2026-10-19T13:00:49+08:00"/>
              </w:rPr>
            </w:pPr>
            <w:del w:id="18499" w:author="xh" w:date="2026-10-19T13:00:49+08:00">
              <w:r>
                <w:rPr>
                  <w:rFonts w:ascii="Times New Roman" w:hAnsi="Times New Roman" w:eastAsia="宋体"/>
                  <w:b w:val="0"/>
                  <w:sz w:val="18"/>
                </w:rPr>
                <w:delText>50+80</w:delText>
              </w:r>
            </w:del>
          </w:p>
        </w:tc>
        <w:tc>
          <w:tcPr>
            <w:tcW w:w="1039" w:type="dxa"/>
            <w:tcMar>
              <w:left w:w="70" w:type="dxa"/>
              <w:right w:w="70" w:type="dxa"/>
            </w:tcMar>
            <w:vAlign w:val="center"/>
          </w:tcPr>
          <w:p w14:paraId="5F9BD07E">
            <w:pPr>
              <w:keepNext/>
              <w:spacing w:before="20" w:after="20" w:line="260" w:lineRule="exact"/>
              <w:ind w:left="0" w:leftChars="0" w:right="0" w:rightChars="0" w:firstLine="0" w:firstLineChars="0"/>
              <w:jc w:val="center"/>
              <w:rPr>
                <w:del w:id="18500" w:author="xh" w:date="2026-10-19T13:00:49+08:00"/>
              </w:rPr>
            </w:pPr>
            <w:del w:id="18501" w:author="xh" w:date="2026-10-19T13:00:49+08:00">
              <w:r>
                <w:rPr>
                  <w:rFonts w:ascii="Times New Roman" w:hAnsi="Times New Roman" w:eastAsia="宋体"/>
                  <w:b w:val="0"/>
                  <w:sz w:val="18"/>
                </w:rPr>
                <w:delText>130.00</w:delText>
              </w:r>
            </w:del>
          </w:p>
        </w:tc>
        <w:tc>
          <w:tcPr>
            <w:tcW w:w="1039" w:type="dxa"/>
            <w:tcMar>
              <w:left w:w="70" w:type="dxa"/>
              <w:right w:w="70" w:type="dxa"/>
            </w:tcMar>
            <w:vAlign w:val="center"/>
          </w:tcPr>
          <w:p w14:paraId="00E0AD24">
            <w:pPr>
              <w:keepNext/>
              <w:spacing w:before="20" w:after="20" w:line="260" w:lineRule="exact"/>
              <w:ind w:left="0" w:leftChars="0" w:right="0" w:rightChars="0" w:firstLine="0" w:firstLineChars="0"/>
              <w:jc w:val="center"/>
              <w:rPr>
                <w:del w:id="18502" w:author="xh" w:date="2026-10-19T13:00:49+08:00"/>
              </w:rPr>
            </w:pPr>
            <w:del w:id="18503" w:author="xh" w:date="2026-10-19T13:00:49+08:00">
              <w:r>
                <w:rPr>
                  <w:rFonts w:ascii="Times New Roman" w:hAnsi="Times New Roman" w:eastAsia="宋体"/>
                  <w:b w:val="0"/>
                  <w:sz w:val="18"/>
                </w:rPr>
                <w:delText>0.00</w:delText>
              </w:r>
            </w:del>
          </w:p>
        </w:tc>
        <w:tc>
          <w:tcPr>
            <w:tcW w:w="1039" w:type="dxa"/>
            <w:tcMar>
              <w:left w:w="70" w:type="dxa"/>
              <w:right w:w="70" w:type="dxa"/>
            </w:tcMar>
            <w:vAlign w:val="center"/>
          </w:tcPr>
          <w:p w14:paraId="66666E55">
            <w:pPr>
              <w:keepNext/>
              <w:spacing w:before="20" w:after="20" w:line="260" w:lineRule="exact"/>
              <w:ind w:left="0" w:leftChars="0" w:right="0" w:rightChars="0" w:firstLine="0" w:firstLineChars="0"/>
              <w:jc w:val="center"/>
              <w:rPr>
                <w:del w:id="18504" w:author="xh" w:date="2026-10-19T13:00:49+08:00"/>
              </w:rPr>
            </w:pPr>
            <w:del w:id="18505" w:author="xh" w:date="2026-10-19T13:00:49+08:00">
              <w:r>
                <w:rPr>
                  <w:rFonts w:ascii="Times New Roman" w:hAnsi="Times New Roman" w:eastAsia="宋体"/>
                  <w:b w:val="0"/>
                  <w:sz w:val="18"/>
                </w:rPr>
                <w:delText>0.00</w:delText>
              </w:r>
            </w:del>
          </w:p>
        </w:tc>
        <w:tc>
          <w:tcPr>
            <w:tcW w:w="1039" w:type="dxa"/>
            <w:tcMar>
              <w:left w:w="70" w:type="dxa"/>
              <w:right w:w="70" w:type="dxa"/>
            </w:tcMar>
            <w:vAlign w:val="center"/>
          </w:tcPr>
          <w:p w14:paraId="5E2EC6A2">
            <w:pPr>
              <w:keepNext/>
              <w:spacing w:before="20" w:after="20" w:line="260" w:lineRule="exact"/>
              <w:ind w:left="0" w:leftChars="0" w:right="0" w:rightChars="0" w:firstLine="0" w:firstLineChars="0"/>
              <w:jc w:val="center"/>
              <w:rPr>
                <w:del w:id="18506" w:author="xh" w:date="2026-10-19T13:00:49+08:00"/>
              </w:rPr>
            </w:pPr>
            <w:del w:id="18507" w:author="xh" w:date="2026-10-19T13:00:49+08:00">
              <w:r>
                <w:rPr>
                  <w:rFonts w:ascii="Times New Roman" w:hAnsi="Times New Roman" w:eastAsia="宋体"/>
                  <w:b w:val="0"/>
                  <w:sz w:val="18"/>
                </w:rPr>
                <w:delText>10.80</w:delText>
              </w:r>
            </w:del>
          </w:p>
        </w:tc>
        <w:tc>
          <w:tcPr>
            <w:tcW w:w="1039" w:type="dxa"/>
            <w:tcMar>
              <w:left w:w="70" w:type="dxa"/>
              <w:right w:w="70" w:type="dxa"/>
            </w:tcMar>
            <w:vAlign w:val="center"/>
          </w:tcPr>
          <w:p w14:paraId="3D65354A">
            <w:pPr>
              <w:keepNext/>
              <w:spacing w:before="20" w:after="20" w:line="260" w:lineRule="exact"/>
              <w:ind w:left="0" w:leftChars="0" w:right="0" w:rightChars="0" w:firstLine="0" w:firstLineChars="0"/>
              <w:jc w:val="center"/>
              <w:rPr>
                <w:del w:id="18508" w:author="xh" w:date="2026-10-19T13:00:49+08:00"/>
              </w:rPr>
            </w:pPr>
            <w:del w:id="18509" w:author="xh" w:date="2026-10-19T13:00:49+08:00">
              <w:r>
                <w:rPr>
                  <w:rFonts w:ascii="Times New Roman" w:hAnsi="Times New Roman" w:eastAsia="宋体"/>
                  <w:b w:val="0"/>
                  <w:sz w:val="18"/>
                </w:rPr>
                <w:delText>78.52</w:delText>
              </w:r>
            </w:del>
          </w:p>
        </w:tc>
      </w:tr>
      <w:tr w14:paraId="4EE4F8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8381" w:author="xh" w:date="2026-10-19T13:00:49+08:00"/>
        </w:trPr>
        <w:tc>
          <w:tcPr>
            <w:tcW w:w="1039" w:type="dxa"/>
            <w:tcMar>
              <w:left w:w="70" w:type="dxa"/>
              <w:right w:w="70" w:type="dxa"/>
            </w:tcMar>
            <w:vAlign w:val="center"/>
          </w:tcPr>
          <w:p w14:paraId="13A42CF7">
            <w:pPr>
              <w:keepNext w:val="0"/>
              <w:spacing w:before="20" w:after="20" w:line="260" w:lineRule="exact"/>
              <w:ind w:left="0" w:leftChars="0" w:right="0" w:rightChars="0" w:firstLine="0" w:firstLineChars="0"/>
              <w:jc w:val="center"/>
              <w:rPr>
                <w:del w:id="18510" w:author="xh" w:date="2026-10-19T13:00:49+08:00"/>
              </w:rPr>
            </w:pPr>
            <w:del w:id="18511" w:author="xh" w:date="2026-10-19T13:00:49+08:00">
              <w:r>
                <w:rPr>
                  <w:rFonts w:ascii="Times New Roman" w:hAnsi="Times New Roman" w:eastAsia="宋体"/>
                  <w:b w:val="0"/>
                  <w:sz w:val="18"/>
                </w:rPr>
                <w:delText>弹性</w:delText>
              </w:r>
            </w:del>
          </w:p>
        </w:tc>
        <w:tc>
          <w:tcPr>
            <w:tcW w:w="1039" w:type="dxa"/>
            <w:tcMar>
              <w:left w:w="70" w:type="dxa"/>
              <w:right w:w="70" w:type="dxa"/>
            </w:tcMar>
            <w:vAlign w:val="center"/>
          </w:tcPr>
          <w:p w14:paraId="199327E7">
            <w:pPr>
              <w:keepNext w:val="0"/>
              <w:spacing w:before="20" w:after="20" w:line="260" w:lineRule="exact"/>
              <w:ind w:left="0" w:leftChars="0" w:right="0" w:rightChars="0" w:firstLine="0" w:firstLineChars="0"/>
              <w:jc w:val="center"/>
              <w:rPr>
                <w:del w:id="18512" w:author="xh" w:date="2026-10-19T13:00:49+08:00"/>
              </w:rPr>
            </w:pPr>
            <w:del w:id="18513" w:author="xh" w:date="2026-10-19T13:00:49+08:00">
              <w:r>
                <w:rPr>
                  <w:rFonts w:ascii="Times New Roman" w:hAnsi="Times New Roman" w:eastAsia="宋体"/>
                  <w:b w:val="0"/>
                  <w:sz w:val="18"/>
                </w:rPr>
                <w:delText>2025</w:delText>
              </w:r>
            </w:del>
          </w:p>
        </w:tc>
        <w:tc>
          <w:tcPr>
            <w:tcW w:w="1039" w:type="dxa"/>
            <w:tcMar>
              <w:left w:w="70" w:type="dxa"/>
              <w:right w:w="70" w:type="dxa"/>
            </w:tcMar>
            <w:vAlign w:val="center"/>
          </w:tcPr>
          <w:p w14:paraId="1E5755ED">
            <w:pPr>
              <w:keepNext w:val="0"/>
              <w:spacing w:before="20" w:after="20" w:line="260" w:lineRule="exact"/>
              <w:ind w:left="0" w:leftChars="0" w:right="0" w:rightChars="0" w:firstLine="0" w:firstLineChars="0"/>
              <w:jc w:val="center"/>
              <w:rPr>
                <w:del w:id="18514" w:author="xh" w:date="2026-10-19T13:00:49+08:00"/>
              </w:rPr>
            </w:pPr>
            <w:del w:id="18515" w:author="xh" w:date="2026-10-19T13:00:49+08:00">
              <w:r>
                <w:rPr>
                  <w:rFonts w:ascii="Times New Roman" w:hAnsi="Times New Roman" w:eastAsia="宋体"/>
                  <w:b w:val="0"/>
                  <w:sz w:val="18"/>
                </w:rPr>
                <w:delText>50+80</w:delText>
              </w:r>
            </w:del>
          </w:p>
        </w:tc>
        <w:tc>
          <w:tcPr>
            <w:tcW w:w="1039" w:type="dxa"/>
            <w:tcMar>
              <w:left w:w="70" w:type="dxa"/>
              <w:right w:w="70" w:type="dxa"/>
            </w:tcMar>
            <w:vAlign w:val="center"/>
          </w:tcPr>
          <w:p w14:paraId="1034CEBD">
            <w:pPr>
              <w:keepNext w:val="0"/>
              <w:spacing w:before="20" w:after="20" w:line="260" w:lineRule="exact"/>
              <w:ind w:left="0" w:leftChars="0" w:right="0" w:rightChars="0" w:firstLine="0" w:firstLineChars="0"/>
              <w:jc w:val="center"/>
              <w:rPr>
                <w:del w:id="18516" w:author="xh" w:date="2026-10-19T13:00:49+08:00"/>
              </w:rPr>
            </w:pPr>
            <w:del w:id="18517" w:author="xh" w:date="2026-10-19T13:00:49+08:00">
              <w:r>
                <w:rPr>
                  <w:rFonts w:ascii="Times New Roman" w:hAnsi="Times New Roman" w:eastAsia="宋体"/>
                  <w:b w:val="0"/>
                  <w:sz w:val="18"/>
                </w:rPr>
                <w:delText>130.00</w:delText>
              </w:r>
            </w:del>
          </w:p>
        </w:tc>
        <w:tc>
          <w:tcPr>
            <w:tcW w:w="1039" w:type="dxa"/>
            <w:tcMar>
              <w:left w:w="70" w:type="dxa"/>
              <w:right w:w="70" w:type="dxa"/>
            </w:tcMar>
            <w:vAlign w:val="center"/>
          </w:tcPr>
          <w:p w14:paraId="1892BD59">
            <w:pPr>
              <w:keepNext w:val="0"/>
              <w:spacing w:before="20" w:after="20" w:line="260" w:lineRule="exact"/>
              <w:ind w:left="0" w:leftChars="0" w:right="0" w:rightChars="0" w:firstLine="0" w:firstLineChars="0"/>
              <w:jc w:val="center"/>
              <w:rPr>
                <w:del w:id="18518" w:author="xh" w:date="2026-10-19T13:00:49+08:00"/>
              </w:rPr>
            </w:pPr>
            <w:del w:id="18519" w:author="xh" w:date="2026-10-19T13:00:49+08:00">
              <w:r>
                <w:rPr>
                  <w:rFonts w:ascii="Times New Roman" w:hAnsi="Times New Roman" w:eastAsia="宋体"/>
                  <w:b w:val="0"/>
                  <w:sz w:val="18"/>
                </w:rPr>
                <w:delText>0.00</w:delText>
              </w:r>
            </w:del>
          </w:p>
        </w:tc>
        <w:tc>
          <w:tcPr>
            <w:tcW w:w="1039" w:type="dxa"/>
            <w:tcMar>
              <w:left w:w="70" w:type="dxa"/>
              <w:right w:w="70" w:type="dxa"/>
            </w:tcMar>
            <w:vAlign w:val="center"/>
          </w:tcPr>
          <w:p w14:paraId="5D284624">
            <w:pPr>
              <w:keepNext w:val="0"/>
              <w:spacing w:before="20" w:after="20" w:line="260" w:lineRule="exact"/>
              <w:ind w:left="0" w:leftChars="0" w:right="0" w:rightChars="0" w:firstLine="0" w:firstLineChars="0"/>
              <w:jc w:val="center"/>
              <w:rPr>
                <w:del w:id="18520" w:author="xh" w:date="2026-10-19T13:00:49+08:00"/>
              </w:rPr>
            </w:pPr>
            <w:del w:id="18521" w:author="xh" w:date="2026-10-19T13:00:49+08:00">
              <w:r>
                <w:rPr>
                  <w:rFonts w:ascii="Times New Roman" w:hAnsi="Times New Roman" w:eastAsia="宋体"/>
                  <w:b w:val="0"/>
                  <w:sz w:val="18"/>
                </w:rPr>
                <w:delText>0.00</w:delText>
              </w:r>
            </w:del>
          </w:p>
        </w:tc>
        <w:tc>
          <w:tcPr>
            <w:tcW w:w="1039" w:type="dxa"/>
            <w:tcMar>
              <w:left w:w="70" w:type="dxa"/>
              <w:right w:w="70" w:type="dxa"/>
            </w:tcMar>
            <w:vAlign w:val="center"/>
          </w:tcPr>
          <w:p w14:paraId="7F0A80F9">
            <w:pPr>
              <w:keepNext w:val="0"/>
              <w:spacing w:before="20" w:after="20" w:line="260" w:lineRule="exact"/>
              <w:ind w:left="0" w:leftChars="0" w:right="0" w:rightChars="0" w:firstLine="0" w:firstLineChars="0"/>
              <w:jc w:val="center"/>
              <w:rPr>
                <w:del w:id="18522" w:author="xh" w:date="2026-10-19T13:00:49+08:00"/>
              </w:rPr>
            </w:pPr>
            <w:del w:id="18523" w:author="xh" w:date="2026-10-19T13:00:49+08:00">
              <w:r>
                <w:rPr>
                  <w:rFonts w:ascii="Times New Roman" w:hAnsi="Times New Roman" w:eastAsia="宋体"/>
                  <w:b w:val="0"/>
                  <w:sz w:val="18"/>
                </w:rPr>
                <w:delText>15.55</w:delText>
              </w:r>
            </w:del>
          </w:p>
        </w:tc>
        <w:tc>
          <w:tcPr>
            <w:tcW w:w="1039" w:type="dxa"/>
            <w:tcMar>
              <w:left w:w="70" w:type="dxa"/>
              <w:right w:w="70" w:type="dxa"/>
            </w:tcMar>
            <w:vAlign w:val="center"/>
          </w:tcPr>
          <w:p w14:paraId="4D5530F4">
            <w:pPr>
              <w:keepNext w:val="0"/>
              <w:spacing w:before="20" w:after="20" w:line="260" w:lineRule="exact"/>
              <w:ind w:left="0" w:leftChars="0" w:right="0" w:rightChars="0" w:firstLine="0" w:firstLineChars="0"/>
              <w:jc w:val="center"/>
              <w:rPr>
                <w:del w:id="18524" w:author="xh" w:date="2026-10-19T13:00:49+08:00"/>
              </w:rPr>
            </w:pPr>
            <w:del w:id="18525" w:author="xh" w:date="2026-10-19T13:00:49+08:00">
              <w:r>
                <w:rPr>
                  <w:rFonts w:ascii="Times New Roman" w:hAnsi="Times New Roman" w:eastAsia="宋体"/>
                  <w:b w:val="0"/>
                  <w:sz w:val="18"/>
                </w:rPr>
                <w:delText>86.99</w:delText>
              </w:r>
            </w:del>
          </w:p>
        </w:tc>
      </w:tr>
      <w:tr>
        <w:trPr>
          <w:cantSplit/>
          <w:tblHeader/>
          <w:ins w:id="18526" w:author="xh" w:date="2026-10-19T13:00:4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35" w:author="xh" w:date="2026-10-19T13:00:49+08:00"/>
              </w:rPr>
            </w:pPr>
            <w:ins w:id="18536" w:author="xh" w:date="2026-10-19T13:00:49+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37" w:author="xh" w:date="2026-10-19T13:00:49+08:00"/>
              </w:rPr>
            </w:pPr>
            <w:ins w:id="18538" w:author="xh" w:date="2026-10-19T13:00:49+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39" w:author="xh" w:date="2026-10-19T13:00:49+08:00"/>
              </w:rPr>
            </w:pPr>
            <w:ins w:id="18540" w:author="xh" w:date="2026-10-19T13:00:49+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41" w:author="xh" w:date="2026-10-19T13:00:49+08:00"/>
              </w:rPr>
            </w:pPr>
            <w:ins w:id="18542" w:author="xh" w:date="2026-10-19T13:00:49+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43" w:author="xh" w:date="2026-10-19T13:00:49+08:00"/>
              </w:rPr>
            </w:pPr>
            <w:ins w:id="18544" w:author="xh" w:date="2026-10-19T13:00:49+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45" w:author="xh" w:date="2026-10-19T13:00:49+08:00"/>
              </w:rPr>
            </w:pPr>
            <w:ins w:id="18546" w:author="xh" w:date="2026-10-19T13:00:49+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47" w:author="xh" w:date="2026-10-19T13:00:49+08:00"/>
              </w:rPr>
            </w:pPr>
            <w:ins w:id="18548" w:author="xh" w:date="2026-10-19T13:00:49+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49" w:author="xh" w:date="2026-10-19T13:00:49+08:00"/>
              </w:rPr>
            </w:pPr>
            <w:ins w:id="18550" w:author="xh" w:date="2026-10-19T13:00:49+08:00">
              <w:r>
                <w:rPr>
                  <w:rFonts w:ascii="Times New Roman" w:hAnsi="Times New Roman" w:eastAsia="宋体"/>
                  <w:b/>
                  <w:sz w:val="18"/>
                </w:rPr>
                <w:t>转接后净负荷/MW</w:t>
              </w:r>
            </w:ins>
          </w:p>
        </w:tc>
      </w:tr>
      <w:tr>
        <w:trPr>
          <w:cantSplit/>
          <w:ins w:id="18527" w:author="xh" w:date="2026-10-19T13:00:4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51" w:author="xh" w:date="2026-10-19T13:00:49+08:00"/>
              </w:rPr>
            </w:pPr>
            <w:ins w:id="18552" w:author="xh" w:date="2026-10-19T13:00:49+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53" w:author="xh" w:date="2026-10-19T13:00:49+08:00"/>
              </w:rPr>
            </w:pPr>
            <w:ins w:id="18554" w:author="xh" w:date="2026-10-19T13:00:49+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55" w:author="xh" w:date="2026-10-19T13:00:49+08:00"/>
              </w:rPr>
            </w:pPr>
            <w:ins w:id="18556" w:author="xh" w:date="2026-10-19T13:00:49+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57" w:author="xh" w:date="2026-10-19T13:00:49+08:00"/>
              </w:rPr>
            </w:pPr>
            <w:ins w:id="18558" w:author="xh" w:date="2026-10-19T13:00:49+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59" w:author="xh" w:date="2026-10-19T13:00:49+08:00"/>
              </w:rPr>
            </w:pPr>
            <w:ins w:id="18560" w:author="xh" w:date="2026-10-19T13:00:4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61" w:author="xh" w:date="2026-10-19T13:00:49+08:00"/>
              </w:rPr>
            </w:pPr>
            <w:ins w:id="18562" w:author="xh" w:date="2026-10-19T13:00:49+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63" w:author="xh" w:date="2026-10-19T13:00:49+08:00"/>
              </w:rPr>
            </w:pPr>
            <w:ins w:id="18564" w:author="xh" w:date="2026-10-19T13:00:49+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65" w:author="xh" w:date="2026-10-19T13:00:49+08:00"/>
              </w:rPr>
            </w:pPr>
            <w:ins w:id="18566" w:author="xh" w:date="2026-10-19T13:00:49+08:00">
              <w:r>
                <w:rPr>
                  <w:rFonts w:ascii="Times New Roman" w:hAnsi="Times New Roman" w:eastAsia="宋体"/>
                  <w:b w:val="0"/>
                  <w:sz w:val="18"/>
                </w:rPr>
                <w:t>—</w:t>
              </w:r>
            </w:ins>
          </w:p>
        </w:tc>
      </w:tr>
      <w:tr>
        <w:trPr>
          <w:cantSplit/>
          <w:ins w:id="18528" w:author="xh" w:date="2026-10-19T13:00:4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67" w:author="xh" w:date="2026-10-19T13:00:49+08:00"/>
              </w:rPr>
            </w:pPr>
            <w:ins w:id="18568" w:author="xh" w:date="2026-10-19T13:00:49+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69" w:author="xh" w:date="2026-10-19T13:00:49+08:00"/>
              </w:rPr>
            </w:pPr>
            <w:ins w:id="18570" w:author="xh" w:date="2026-10-19T13:00:49+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71" w:author="xh" w:date="2026-10-19T13:00:49+08:00"/>
              </w:rPr>
            </w:pPr>
            <w:ins w:id="18572" w:author="xh" w:date="2026-10-19T13:00:49+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73" w:author="xh" w:date="2026-10-19T13:00:49+08:00"/>
              </w:rPr>
            </w:pPr>
            <w:ins w:id="18574" w:author="xh" w:date="2026-10-19T13:00:49+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75" w:author="xh" w:date="2026-10-19T13:00:49+08:00"/>
              </w:rPr>
            </w:pPr>
            <w:ins w:id="18576" w:author="xh" w:date="2026-10-19T13:00:4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77" w:author="xh" w:date="2026-10-19T13:00:49+08:00"/>
              </w:rPr>
            </w:pPr>
            <w:ins w:id="18578" w:author="xh" w:date="2026-10-19T13:00:4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79" w:author="xh" w:date="2026-10-19T13:00:49+08:00"/>
              </w:rPr>
            </w:pPr>
            <w:ins w:id="18580" w:author="xh" w:date="2026-10-19T13:00:4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81" w:author="xh" w:date="2026-10-19T13:00:49+08:00"/>
              </w:rPr>
            </w:pPr>
            <w:ins w:id="18582" w:author="xh" w:date="2026-10-19T13:00:49+08:00">
              <w:r>
                <w:rPr>
                  <w:rFonts w:ascii="Times New Roman" w:hAnsi="Times New Roman" w:eastAsia="宋体"/>
                  <w:b w:val="0"/>
                  <w:sz w:val="18"/>
                </w:rPr>
                <w:t>71.44</w:t>
              </w:r>
            </w:ins>
          </w:p>
        </w:tc>
      </w:tr>
      <w:tr>
        <w:trPr>
          <w:cantSplit/>
          <w:ins w:id="18529" w:author="xh" w:date="2026-10-19T13:00:4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83" w:author="xh" w:date="2026-10-19T13:00:49+08:00"/>
              </w:rPr>
            </w:pPr>
            <w:ins w:id="18584" w:author="xh" w:date="2026-10-19T13:00:49+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85" w:author="xh" w:date="2026-10-19T13:00:49+08:00"/>
              </w:rPr>
            </w:pPr>
            <w:ins w:id="18586" w:author="xh" w:date="2026-10-19T13:00:49+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87" w:author="xh" w:date="2026-10-19T13:00:49+08:00"/>
              </w:rPr>
            </w:pPr>
            <w:ins w:id="18588" w:author="xh" w:date="2026-10-19T13:00:49+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89" w:author="xh" w:date="2026-10-19T13:00:49+08:00"/>
              </w:rPr>
            </w:pPr>
            <w:ins w:id="18590" w:author="xh" w:date="2026-10-19T13:00:49+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91" w:author="xh" w:date="2026-10-19T13:00:49+08:00"/>
              </w:rPr>
            </w:pPr>
            <w:ins w:id="18592" w:author="xh" w:date="2026-10-19T13:00:4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93" w:author="xh" w:date="2026-10-19T13:00:49+08:00"/>
              </w:rPr>
            </w:pPr>
            <w:ins w:id="18594" w:author="xh" w:date="2026-10-19T13:00:4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95" w:author="xh" w:date="2026-10-19T13:00:49+08:00"/>
              </w:rPr>
            </w:pPr>
            <w:ins w:id="18596" w:author="xh" w:date="2026-10-19T13:00:4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97" w:author="xh" w:date="2026-10-19T13:00:49+08:00"/>
              </w:rPr>
            </w:pPr>
            <w:ins w:id="18598" w:author="xh" w:date="2026-10-19T13:00:49+08:00">
              <w:r>
                <w:rPr>
                  <w:rFonts w:ascii="Times New Roman" w:hAnsi="Times New Roman" w:eastAsia="宋体"/>
                  <w:b w:val="0"/>
                  <w:sz w:val="18"/>
                </w:rPr>
                <w:t>86.23</w:t>
              </w:r>
            </w:ins>
          </w:p>
        </w:tc>
      </w:tr>
      <w:tr>
        <w:trPr>
          <w:cantSplit/>
          <w:ins w:id="18530" w:author="xh" w:date="2026-10-19T13:00:4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599" w:author="xh" w:date="2026-10-19T13:00:49+08:00"/>
              </w:rPr>
            </w:pPr>
            <w:ins w:id="18600" w:author="xh" w:date="2026-10-19T13:00:49+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01" w:author="xh" w:date="2026-10-19T13:00:49+08:00"/>
              </w:rPr>
            </w:pPr>
            <w:ins w:id="18602" w:author="xh" w:date="2026-10-19T13:00:49+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03" w:author="xh" w:date="2026-10-19T13:00:49+08:00"/>
              </w:rPr>
            </w:pPr>
            <w:ins w:id="18604" w:author="xh" w:date="2026-10-19T13:00:49+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05" w:author="xh" w:date="2026-10-19T13:00:49+08:00"/>
              </w:rPr>
            </w:pPr>
            <w:ins w:id="18606" w:author="xh" w:date="2026-10-19T13:00:49+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07" w:author="xh" w:date="2026-10-19T13:00:49+08:00"/>
              </w:rPr>
            </w:pPr>
            <w:ins w:id="18608" w:author="xh" w:date="2026-10-19T13:00:4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09" w:author="xh" w:date="2026-10-19T13:00:49+08:00"/>
              </w:rPr>
            </w:pPr>
            <w:ins w:id="18610" w:author="xh" w:date="2026-10-19T13:00:49+08:00">
              <w:r>
                <w:rPr>
                  <w:rFonts w:ascii="Times New Roman" w:hAnsi="Times New Roman" w:eastAsia="宋体"/>
                  <w:b w:val="0"/>
                  <w:sz w:val="18"/>
                </w:rPr>
                <w:t>6.82</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11" w:author="xh" w:date="2026-10-19T13:00:49+08:00"/>
              </w:rPr>
            </w:pPr>
            <w:ins w:id="18612" w:author="xh" w:date="2026-10-19T13:00:49+08:00">
              <w:r>
                <w:rPr>
                  <w:rFonts w:ascii="Times New Roman" w:hAnsi="Times New Roman" w:eastAsia="宋体"/>
                  <w:b w:val="0"/>
                  <w:sz w:val="18"/>
                </w:rPr>
                <w:t>5.90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13" w:author="xh" w:date="2026-10-19T13:00:49+08:00"/>
              </w:rPr>
            </w:pPr>
            <w:ins w:id="18614" w:author="xh" w:date="2026-10-19T13:00:49+08:00">
              <w:r>
                <w:rPr>
                  <w:rFonts w:ascii="Times New Roman" w:hAnsi="Times New Roman" w:eastAsia="宋体"/>
                  <w:b w:val="0"/>
                  <w:sz w:val="18"/>
                </w:rPr>
                <w:t>103.10</w:t>
              </w:r>
            </w:ins>
          </w:p>
        </w:tc>
      </w:tr>
      <w:tr>
        <w:trPr>
          <w:cantSplit/>
          <w:ins w:id="18531" w:author="xh" w:date="2026-10-19T13:00:4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15" w:author="xh" w:date="2026-10-19T13:00:49+08:00"/>
              </w:rPr>
            </w:pPr>
            <w:ins w:id="18616" w:author="xh" w:date="2026-10-19T13:00:49+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17" w:author="xh" w:date="2026-10-19T13:00:49+08:00"/>
              </w:rPr>
            </w:pPr>
            <w:ins w:id="18618" w:author="xh" w:date="2026-10-19T13:00:49+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19" w:author="xh" w:date="2026-10-19T13:00:49+08:00"/>
              </w:rPr>
            </w:pPr>
            <w:ins w:id="18620" w:author="xh" w:date="2026-10-19T13:00:49+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21" w:author="xh" w:date="2026-10-19T13:00:49+08:00"/>
              </w:rPr>
            </w:pPr>
            <w:ins w:id="18622" w:author="xh" w:date="2026-10-19T13:00:49+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23" w:author="xh" w:date="2026-10-19T13:00:49+08:00"/>
              </w:rPr>
            </w:pPr>
            <w:ins w:id="18624" w:author="xh" w:date="2026-10-19T13:00:4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25" w:author="xh" w:date="2026-10-19T13:00:49+08:00"/>
              </w:rPr>
            </w:pPr>
            <w:ins w:id="18626" w:author="xh" w:date="2026-10-19T13:00:49+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27" w:author="xh" w:date="2026-10-19T13:00:49+08:00"/>
              </w:rPr>
            </w:pPr>
            <w:ins w:id="18628" w:author="xh" w:date="2026-10-19T13:00:49+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29" w:author="xh" w:date="2026-10-19T13:00:49+08:00"/>
              </w:rPr>
            </w:pPr>
            <w:ins w:id="18630" w:author="xh" w:date="2026-10-19T13:00:49+08:00">
              <w:r>
                <w:rPr>
                  <w:rFonts w:ascii="Times New Roman" w:hAnsi="Times New Roman" w:eastAsia="宋体"/>
                  <w:b w:val="0"/>
                  <w:sz w:val="18"/>
                </w:rPr>
                <w:t>—</w:t>
              </w:r>
            </w:ins>
          </w:p>
        </w:tc>
      </w:tr>
      <w:tr>
        <w:trPr>
          <w:cantSplit/>
          <w:ins w:id="18532" w:author="xh" w:date="2026-10-19T13:00:4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31" w:author="xh" w:date="2026-10-19T13:00:49+08:00"/>
              </w:rPr>
            </w:pPr>
            <w:ins w:id="18632" w:author="xh" w:date="2026-10-19T13:00:49+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33" w:author="xh" w:date="2026-10-19T13:00:49+08:00"/>
              </w:rPr>
            </w:pPr>
            <w:ins w:id="18634" w:author="xh" w:date="2026-10-19T13:00:49+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35" w:author="xh" w:date="2026-10-19T13:00:49+08:00"/>
              </w:rPr>
            </w:pPr>
            <w:ins w:id="18636" w:author="xh" w:date="2026-10-19T13:00:49+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37" w:author="xh" w:date="2026-10-19T13:00:49+08:00"/>
              </w:rPr>
            </w:pPr>
            <w:ins w:id="18638" w:author="xh" w:date="2026-10-19T13:00:49+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39" w:author="xh" w:date="2026-10-19T13:00:49+08:00"/>
              </w:rPr>
            </w:pPr>
            <w:ins w:id="18640" w:author="xh" w:date="2026-10-19T13:00:4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41" w:author="xh" w:date="2026-10-19T13:00:49+08:00"/>
              </w:rPr>
            </w:pPr>
            <w:ins w:id="18642" w:author="xh" w:date="2026-10-19T13:00:4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43" w:author="xh" w:date="2026-10-19T13:00:49+08:00"/>
              </w:rPr>
            </w:pPr>
            <w:ins w:id="18644" w:author="xh" w:date="2026-10-19T13:00:4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45" w:author="xh" w:date="2026-10-19T13:00:49+08:00"/>
              </w:rPr>
            </w:pPr>
            <w:ins w:id="18646" w:author="xh" w:date="2026-10-19T13:00:49+08:00">
              <w:r>
                <w:rPr>
                  <w:rFonts w:ascii="Times New Roman" w:hAnsi="Times New Roman" w:eastAsia="宋体"/>
                  <w:b w:val="0"/>
                  <w:sz w:val="18"/>
                </w:rPr>
                <w:t>71.44</w:t>
              </w:r>
            </w:ins>
          </w:p>
        </w:tc>
      </w:tr>
      <w:tr>
        <w:trPr>
          <w:cantSplit/>
          <w:ins w:id="18533" w:author="xh" w:date="2026-10-19T13:00:4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47" w:author="xh" w:date="2026-10-19T13:00:49+08:00"/>
              </w:rPr>
            </w:pPr>
            <w:ins w:id="18648" w:author="xh" w:date="2026-10-19T13:00:49+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49" w:author="xh" w:date="2026-10-19T13:00:49+08:00"/>
              </w:rPr>
            </w:pPr>
            <w:ins w:id="18650" w:author="xh" w:date="2026-10-19T13:00:49+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51" w:author="xh" w:date="2026-10-19T13:00:49+08:00"/>
              </w:rPr>
            </w:pPr>
            <w:ins w:id="18652" w:author="xh" w:date="2026-10-19T13:00:49+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53" w:author="xh" w:date="2026-10-19T13:00:49+08:00"/>
              </w:rPr>
            </w:pPr>
            <w:ins w:id="18654" w:author="xh" w:date="2026-10-19T13:00:49+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55" w:author="xh" w:date="2026-10-19T13:00:49+08:00"/>
              </w:rPr>
            </w:pPr>
            <w:ins w:id="18656" w:author="xh" w:date="2026-10-19T13:00:4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57" w:author="xh" w:date="2026-10-19T13:00:49+08:00"/>
              </w:rPr>
            </w:pPr>
            <w:ins w:id="18658" w:author="xh" w:date="2026-10-19T13:00:4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59" w:author="xh" w:date="2026-10-19T13:00:49+08:00"/>
              </w:rPr>
            </w:pPr>
            <w:ins w:id="18660" w:author="xh" w:date="2026-10-19T13:00:4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661" w:author="xh" w:date="2026-10-19T13:00:49+08:00"/>
              </w:rPr>
            </w:pPr>
            <w:ins w:id="18662" w:author="xh" w:date="2026-10-19T13:00:49+08:00">
              <w:r>
                <w:rPr>
                  <w:rFonts w:ascii="Times New Roman" w:hAnsi="Times New Roman" w:eastAsia="宋体"/>
                  <w:b w:val="0"/>
                  <w:sz w:val="18"/>
                </w:rPr>
                <w:t>86.23</w:t>
              </w:r>
            </w:ins>
          </w:p>
        </w:tc>
      </w:tr>
      <w:tr>
        <w:trPr>
          <w:cantSplit/>
          <w:ins w:id="18534" w:author="xh" w:date="2026-10-19T13:00:4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663" w:author="xh" w:date="2026-10-19T13:00:49+08:00"/>
              </w:rPr>
            </w:pPr>
            <w:ins w:id="18664" w:author="xh" w:date="2026-10-19T13:00:49+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665" w:author="xh" w:date="2026-10-19T13:00:49+08:00"/>
              </w:rPr>
            </w:pPr>
            <w:ins w:id="18666" w:author="xh" w:date="2026-10-19T13:00:49+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667" w:author="xh" w:date="2026-10-19T13:00:49+08:00"/>
              </w:rPr>
            </w:pPr>
            <w:ins w:id="18668" w:author="xh" w:date="2026-10-19T13:00:49+08:00">
              <w:r>
                <w:rPr>
                  <w:rFonts w:ascii="Times New Roman" w:hAnsi="Times New Roman" w:eastAsia="宋体"/>
                  <w:b w:val="0"/>
                  <w:sz w:val="18"/>
                </w:rPr>
                <w:t>80.00+80.00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669" w:author="xh" w:date="2026-10-19T13:00:49+08:00"/>
              </w:rPr>
            </w:pPr>
            <w:ins w:id="18670" w:author="xh" w:date="2026-10-19T13:00:49+08:00">
              <w:r>
                <w:rPr>
                  <w:rFonts w:ascii="Times New Roman" w:hAnsi="Times New Roman" w:eastAsia="宋体"/>
                  <w:b w:val="0"/>
                  <w:sz w:val="18"/>
                </w:rPr>
                <w:t>160.00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671" w:author="xh" w:date="2026-10-19T13:00:49+08:00"/>
              </w:rPr>
            </w:pPr>
            <w:ins w:id="18672" w:author="xh" w:date="2026-10-19T13:00:4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673" w:author="xh" w:date="2026-10-19T13:00:49+08:00"/>
              </w:rPr>
            </w:pPr>
            <w:ins w:id="18674" w:author="xh" w:date="2026-10-19T13:00:4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675" w:author="xh" w:date="2026-10-19T13:00:49+08:00"/>
              </w:rPr>
            </w:pPr>
            <w:ins w:id="18676" w:author="xh" w:date="2026-10-19T13:00:49+08:00">
              <w:r>
                <w:rPr>
                  <w:rFonts w:ascii="Times New Roman" w:hAnsi="Times New Roman" w:eastAsia="宋体"/>
                  <w:b w:val="0"/>
                  <w:sz w:val="18"/>
                </w:rPr>
                <w:t>8.08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8677" w:author="xh" w:date="2026-10-19T13:00:49+08:00"/>
              </w:rPr>
            </w:pPr>
            <w:ins w:id="18678" w:author="xh" w:date="2026-10-19T13:00:49+08:00">
              <w:r>
                <w:rPr>
                  <w:rFonts w:ascii="Times New Roman" w:hAnsi="Times New Roman" w:eastAsia="宋体"/>
                  <w:b w:val="0"/>
                  <w:sz w:val="18"/>
                </w:rPr>
                <w:t>112.10</w:t>
              </w:r>
            </w:ins>
          </w:p>
        </w:tc>
      </w:tr>
    </w:tbl>
    <w:p w14:paraId="74CD52B9">
      <w:pPr>
        <w:pStyle w:val="2"/>
        <w:widowControl/>
        <w:spacing w:before="0" w:after="0" w:line="348" w:lineRule="exact"/>
        <w:ind w:firstLine="480"/>
        <w:jc w:val="both"/>
      </w:pPr>
      <w:r>
        <w:rPr>
          <w:rFonts w:ascii="Times New Roman" w:hAnsi="Times New Roman" w:eastAsia="方正仿宋_GBK"/>
          <w:b w:val="0"/>
          <w:sz w:val="24"/>
        </w:rPr>
        <w:t xml:space="preserve">20</w:t>
      </w:r>
      <w:ins w:id="18679" w:author="xh" w:date="2026-10-19T13:01:28+08:00">
        <w:r>
          <w:rPr>
            <w:rFonts w:ascii="Times New Roman" w:hAnsi="Times New Roman" w:eastAsia="方正仿宋_GBK"/>
            <w:b w:val="0"/>
            <w:sz w:val="24"/>
          </w:rPr>
          <w:t xml:space="preserve">3</w:t>
        </w:r>
      </w:ins>
      <w:del w:id="18680" w:author="xh" w:date="2026-10-19T13:01:28+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8681" w:author="xh" w:date="2026-10-19T13:01:28+08:00">
        <w:r>
          <w:rPr>
            <w:rFonts w:ascii="Times New Roman" w:hAnsi="Times New Roman" w:eastAsia="方正仿宋_GBK"/>
            <w:b w:val="0"/>
            <w:sz w:val="24"/>
          </w:rPr>
          <w:t xml:space="preserve">最大单台主变N-1后，弹性方案剩余主变容量为80.00 MVA，按0.95功率因数折算为76.00 MW。储能</w:t>
        </w:r>
      </w:ins>
      <w:del w:id="18682" w:author="xh" w:date="2026-10-19T13:01:28+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8683" w:author="xh" w:date="2026-10-19T13:01:28+08:00">
        <w:r>
          <w:rPr>
            <w:rFonts w:ascii="Times New Roman" w:hAnsi="Times New Roman" w:eastAsia="方正仿宋_GBK"/>
            <w:b w:val="0"/>
            <w:sz w:val="24"/>
          </w:rPr>
          <w:t xml:space="preserve">有效支撑功率为</w:t>
        </w:r>
      </w:ins>
      <w:del w:id="18684" w:author="xh" w:date="2026-10-19T13:01:28+08:00">
        <w:r>
          <w:rPr>
            <w:rFonts w:ascii="Times New Roman" w:hAnsi="Times New Roman" w:eastAsia="方正仿宋_GBK"/>
            <w:b w:val="0"/>
            <w:sz w:val="24"/>
          </w:rPr>
          <w:delText xml:space="preserve">峰值正常工况下，本站转出</w:delText>
        </w:r>
      </w:del>
      <w:r>
        <w:rPr>
          <w:rFonts w:ascii="Times New Roman" w:hAnsi="Times New Roman" w:eastAsia="方正仿宋_GBK"/>
          <w:b w:val="0"/>
          <w:sz w:val="24"/>
        </w:rPr>
        <w:t xml:space="preserve">0.00 MW、</w:t>
      </w:r>
      <w:ins w:id="18685" w:author="xh" w:date="2026-10-19T13:01:28+08:00">
        <w:r>
          <w:rPr>
            <w:rFonts w:ascii="Times New Roman" w:hAnsi="Times New Roman" w:eastAsia="方正仿宋_GBK"/>
            <w:b w:val="0"/>
            <w:sz w:val="24"/>
          </w:rPr>
          <w:t xml:space="preserve">反向有效吸收功率为0.00 MW。全年本站故障工况中最小余量为2.22 MW。该小时按采用的固定区段预案，本站转出49.90 MW、</w:t>
        </w:r>
      </w:ins>
      <w:r>
        <w:rPr>
          <w:rFonts w:ascii="Times New Roman" w:hAnsi="Times New Roman" w:eastAsia="方正仿宋_GBK"/>
          <w:b w:val="0"/>
          <w:sz w:val="24"/>
        </w:rPr>
        <w:t xml:space="preserve">承接1</w:t>
      </w:r>
      <w:del w:id="18686" w:author="xh" w:date="2026-10-19T13:01:28+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w:t>
      </w:r>
      <w:ins w:id="18687" w:author="xh" w:date="2026-10-19T13:01:28+08:00">
        <w:r>
          <w:rPr>
            <w:rFonts w:ascii="Times New Roman" w:hAnsi="Times New Roman" w:eastAsia="方正仿宋_GBK"/>
            <w:b w:val="0"/>
            <w:sz w:val="24"/>
          </w:rPr>
          <w:t xml:space="preserve">93</w:t>
        </w:r>
      </w:ins>
      <w:del w:id="18688" w:author="xh" w:date="2026-10-19T13:01:28+08:00">
        <w:r>
          <w:rPr>
            <w:rFonts w:ascii="Times New Roman" w:hAnsi="Times New Roman" w:eastAsia="方正仿宋_GBK"/>
            <w:b w:val="0"/>
            <w:sz w:val="24"/>
          </w:rPr>
          <w:delText xml:space="preserve">55</w:delText>
        </w:r>
      </w:del>
      <w:r>
        <w:rPr>
          <w:rFonts w:ascii="Times New Roman" w:hAnsi="Times New Roman" w:eastAsia="方正仿宋_GBK"/>
          <w:b w:val="0"/>
          <w:sz w:val="24"/>
        </w:rPr>
        <w:t xml:space="preserve"> MW，转接后净负荷为</w:t>
      </w:r>
      <w:ins w:id="18689" w:author="xh" w:date="2026-10-19T13:01:28+08:00">
        <w:r>
          <w:rPr>
            <w:rFonts w:ascii="Times New Roman" w:hAnsi="Times New Roman" w:eastAsia="方正仿宋_GBK"/>
            <w:b w:val="0"/>
            <w:sz w:val="24"/>
          </w:rPr>
          <w:t xml:space="preserve">73</w:t>
        </w:r>
      </w:ins>
      <w:del w:id="18690" w:author="xh" w:date="2026-10-19T13:01:28+08:00">
        <w:r>
          <w:rPr>
            <w:rFonts w:ascii="Times New Roman" w:hAnsi="Times New Roman" w:eastAsia="方正仿宋_GBK"/>
            <w:b w:val="0"/>
            <w:sz w:val="24"/>
          </w:rPr>
          <w:delText xml:space="preserve">86</w:delText>
        </w:r>
      </w:del>
      <w:r>
        <w:rPr>
          <w:rFonts w:ascii="Times New Roman" w:hAnsi="Times New Roman" w:eastAsia="方正仿宋_GBK"/>
          <w:b w:val="0"/>
          <w:sz w:val="24"/>
        </w:rPr>
        <w:t xml:space="preserve">.</w:t>
      </w:r>
      <w:ins w:id="18691" w:author="xh" w:date="2026-10-19T13:01:28+08:00">
        <w:r>
          <w:rPr>
            <w:rFonts w:ascii="Times New Roman" w:hAnsi="Times New Roman" w:eastAsia="方正仿宋_GBK"/>
            <w:b w:val="0"/>
            <w:sz w:val="24"/>
          </w:rPr>
          <w:t xml:space="preserve">7</w:t>
        </w:r>
      </w:ins>
      <w:del w:id="18692" w:author="xh" w:date="2026-10-19T13:01:28+08:00">
        <w:r>
          <w:rPr>
            <w:rFonts w:ascii="Times New Roman" w:hAnsi="Times New Roman" w:eastAsia="方正仿宋_GBK"/>
            <w:b w:val="0"/>
            <w:sz w:val="24"/>
          </w:rPr>
          <w:delText xml:space="preserve">99 MW，区域最低净负荷工况下为22.4</w:delText>
        </w:r>
      </w:del>
      <w:r>
        <w:rPr>
          <w:rFonts w:ascii="Times New Roman" w:hAnsi="Times New Roman" w:eastAsia="方正仿宋_GBK"/>
          <w:b w:val="0"/>
          <w:sz w:val="24"/>
        </w:rPr>
        <w:t xml:space="preserve">8 MW。</w:t>
      </w:r>
      <w:ins w:id="18693" w:author="xh" w:date="2026-10-19T13:01:28+08:00">
        <w:r>
          <w:rPr>
            <w:rFonts w:ascii="Times New Roman" w:hAnsi="Times New Roman" w:eastAsia="方正仿宋_GBK"/>
            <w:b w:val="0"/>
            <w:sz w:val="24"/>
          </w:rPr>
          <w:t xml:space="preserve">其中与翟山变之间的主要通道承担19.96 MW净功率转接，使用既有通道。</w:t>
        </w:r>
      </w:ins>
    </w:p>
    <w:p w14:paraId="22E6C1EF">
      <w:pPr>
        <w:pStyle w:val="2"/>
        <w:widowControl/>
        <w:spacing w:before="0" w:after="0" w:line="348" w:lineRule="exact"/>
        <w:ind w:firstLine="480"/>
        <w:jc w:val="both"/>
      </w:pPr>
      <w:ins w:id="18694" w:author="xh" w:date="2026-10-19T13:02:08+08:00">
        <w:r>
          <w:rPr>
            <w:rFonts w:ascii="Times New Roman" w:hAnsi="Times New Roman" w:eastAsia="方正仿宋_GBK"/>
            <w:b w:val="0"/>
            <w:sz w:val="24"/>
          </w:rPr>
          <w:t xml:space="preserve">两方案本站储能规模相同，</w:t>
        </w:r>
      </w:ins>
      <w:del w:id="18695" w:author="xh" w:date="2026-10-19T13:02:08+08:00">
        <w:r>
          <w:rPr>
            <w:rFonts w:ascii="Times New Roman" w:hAnsi="Times New Roman" w:eastAsia="方正仿宋_GBK"/>
            <w:b w:val="0"/>
            <w:sz w:val="24"/>
          </w:rPr>
          <w:delText xml:space="preserve">按最大单台</w:delText>
        </w:r>
      </w:del>
      <w:r>
        <w:rPr>
          <w:rFonts w:ascii="Times New Roman" w:hAnsi="Times New Roman" w:eastAsia="方正仿宋_GBK"/>
          <w:b w:val="0"/>
          <w:sz w:val="24"/>
        </w:rPr>
        <w:t xml:space="preserve">主变</w:t>
      </w:r>
      <w:ins w:id="18696" w:author="xh" w:date="2026-10-19T13:02:08+08:00">
        <w:r>
          <w:rPr>
            <w:rFonts w:ascii="Times New Roman" w:hAnsi="Times New Roman" w:eastAsia="方正仿宋_GBK"/>
            <w:b w:val="0"/>
            <w:sz w:val="24"/>
          </w:rPr>
          <w:t xml:space="preserve">规格的差异主要体现为</w:t>
        </w:r>
      </w:ins>
      <w:del w:id="18697" w:author="xh" w:date="2026-10-19T13:02:08+08:00">
        <w:r>
          <w:rPr>
            <w:rFonts w:ascii="Times New Roman" w:hAnsi="Times New Roman" w:eastAsia="方正仿宋_GBK"/>
            <w:b w:val="0"/>
            <w:sz w:val="24"/>
          </w:rPr>
          <w:delText xml:space="preserve">N-1校核，本</w:delText>
        </w:r>
      </w:del>
      <w:r>
        <w:rPr>
          <w:rFonts w:ascii="Times New Roman" w:hAnsi="Times New Roman" w:eastAsia="方正仿宋_GBK"/>
          <w:b w:val="0"/>
          <w:sz w:val="24"/>
        </w:rPr>
        <w:t xml:space="preserve">站</w:t>
      </w:r>
      <w:ins w:id="18698" w:author="xh" w:date="2026-10-19T13:02:08+08:00">
        <w:r>
          <w:rPr>
            <w:rFonts w:ascii="Times New Roman" w:hAnsi="Times New Roman" w:eastAsia="方正仿宋_GBK"/>
            <w:b w:val="0"/>
            <w:sz w:val="24"/>
          </w:rPr>
          <w:t xml:space="preserve">内</w:t>
        </w:r>
      </w:ins>
      <w:del w:id="18699" w:author="xh" w:date="2026-10-19T13:02:08+08:00">
        <w:r>
          <w:rPr>
            <w:rFonts w:ascii="Times New Roman" w:hAnsi="Times New Roman" w:eastAsia="方正仿宋_GBK"/>
            <w:b w:val="0"/>
            <w:sz w:val="24"/>
          </w:rPr>
          <w:delText xml:space="preserve">剩余</w:delText>
        </w:r>
      </w:del>
      <w:r>
        <w:rPr>
          <w:rFonts w:ascii="Times New Roman" w:hAnsi="Times New Roman" w:eastAsia="方正仿宋_GBK"/>
          <w:b w:val="0"/>
          <w:sz w:val="24"/>
        </w:rPr>
        <w:t xml:space="preserve">容量</w:t>
      </w:r>
      <w:ins w:id="18700" w:author="xh" w:date="2026-10-19T13:02:08+08:00">
        <w:r>
          <w:rPr>
            <w:rFonts w:ascii="Times New Roman" w:hAnsi="Times New Roman" w:eastAsia="方正仿宋_GBK"/>
            <w:b w:val="0"/>
            <w:sz w:val="24"/>
          </w:rPr>
          <w:t xml:space="preserve">及故障</w:t>
        </w:r>
      </w:ins>
      <w:del w:id="18701" w:author="xh" w:date="2026-10-19T13:02:08+08:00">
        <w:r>
          <w:rPr>
            <w:rFonts w:ascii="Times New Roman" w:hAnsi="Times New Roman" w:eastAsia="方正仿宋_GBK"/>
            <w:b w:val="0"/>
            <w:sz w:val="24"/>
          </w:rPr>
          <w:delText xml:space="preserve">为50.00 MVA，两代表工况重新转供</w:delText>
        </w:r>
      </w:del>
      <w:r>
        <w:rPr>
          <w:rFonts w:ascii="Times New Roman" w:hAnsi="Times New Roman" w:eastAsia="方正仿宋_GBK"/>
          <w:b w:val="0"/>
          <w:sz w:val="24"/>
        </w:rPr>
        <w:t xml:space="preserve">后</w:t>
      </w:r>
      <w:ins w:id="18702" w:author="xh" w:date="2026-10-19T13:02:08+08:00">
        <w:r>
          <w:rPr>
            <w:rFonts w:ascii="Times New Roman" w:hAnsi="Times New Roman" w:eastAsia="方正仿宋_GBK"/>
            <w:b w:val="0"/>
            <w:sz w:val="24"/>
          </w:rPr>
          <w:t xml:space="preserve">可用能力</w:t>
        </w:r>
      </w:ins>
      <w:r>
        <w:rPr>
          <w:rFonts w:ascii="Times New Roman" w:hAnsi="Times New Roman" w:eastAsia="方正仿宋_GBK"/>
          <w:b w:val="0"/>
          <w:sz w:val="24"/>
        </w:rPr>
        <w:t xml:space="preserve">的</w:t>
      </w:r>
      <w:ins w:id="18703" w:author="xh" w:date="2026-10-19T13:02:08+08:00">
        <w:r>
          <w:rPr>
            <w:rFonts w:ascii="Times New Roman" w:hAnsi="Times New Roman" w:eastAsia="方正仿宋_GBK"/>
            <w:b w:val="0"/>
            <w:sz w:val="24"/>
          </w:rPr>
          <w:t xml:space="preserve">变化</w:t>
        </w:r>
      </w:ins>
      <w:del w:id="18704" w:author="xh" w:date="2026-10-19T13:02:08+08:00">
        <w:r>
          <w:rPr>
            <w:rFonts w:ascii="Times New Roman" w:hAnsi="Times New Roman" w:eastAsia="方正仿宋_GBK"/>
            <w:b w:val="0"/>
            <w:sz w:val="24"/>
          </w:rPr>
          <w:delText xml:space="preserve">本站净负荷分别为47.50 MW、22.48 MW，两方向最小容量余量为0.00 MW，正向储能有效支撑功率为0.00 MW</w:delText>
        </w:r>
      </w:del>
      <w:r>
        <w:rPr>
          <w:rFonts w:ascii="Times New Roman" w:hAnsi="Times New Roman" w:eastAsia="方正仿宋_GBK"/>
          <w:b w:val="0"/>
          <w:sz w:val="24"/>
        </w:rPr>
        <w:t xml:space="preserve">。</w:t>
      </w:r>
    </w:p>
    <w:p w14:paraId="45EC97DA">
      <w:pPr>
        <w:pStyle w:val="2"/>
        <w:widowControl/>
        <w:spacing w:before="0" w:after="0" w:line="348" w:lineRule="exact"/>
        <w:ind w:firstLine="480"/>
        <w:jc w:val="both"/>
        <w:rPr>
          <w:del w:id="18705" w:author="xh" w:date="2026-10-19T13:02:47+08:00"/>
        </w:rPr>
      </w:pPr>
      <w:del w:id="18706" w:author="xh" w:date="2026-10-19T13:02:47+08:00">
        <w:r>
          <w:rPr>
            <w:rFonts w:ascii="Times New Roman" w:hAnsi="Times New Roman" w:eastAsia="方正仿宋_GBK"/>
            <w:b w:val="0"/>
            <w:sz w:val="24"/>
          </w:rPr>
          <w:delText>四年校核截面中，本站绝对功率最大的工况出现在2023年，转接前为84.47 MW，主要表现为正向受电需求，该年设备在最大单台主变N-1后剩余容量为50.00 MVA。故障方式下本站转出36.97 MW、承接0.00 MW，其中与升辉变之间的主要转出功率为13.08 MW，转接后净负荷为47.50 MW。这一工况通过邻站分担本站故障后的正向负荷。</w:delText>
        </w:r>
      </w:del>
    </w:p>
    <w:p w14:paraId="38A1FFBC">
      <w:pPr>
        <w:pStyle w:val="7"/>
        <w:keepNext/>
        <w:numPr>
          <w:ilvl w:val="0"/>
          <w:numId w:val="0"/>
        </w:numPr>
        <w:spacing w:before="160" w:after="120" w:line="360" w:lineRule="exact"/>
        <w:ind w:firstLine="0"/>
      </w:pPr>
      <w:bookmarkStart w:id="232" w:name="刘湾变规划分析"/>
      <w:r>
        <w:rPr>
          <w:rFonts w:ascii="Times New Roman" w:hAnsi="Times New Roman" w:eastAsia="方正仿宋_GBK"/>
          <w:b/>
          <w:sz w:val="24"/>
        </w:rPr>
        <w:t>刘湾变规划分析</w:t>
      </w:r>
      <w:bookmarkEnd w:id="232"/>
    </w:p>
    <w:p w14:paraId="77D4D1F6">
      <w:pPr>
        <w:pStyle w:val="115"/>
        <w:widowControl/>
        <w:spacing w:before="0" w:after="0" w:line="348" w:lineRule="exact"/>
        <w:ind w:firstLine="480"/>
        <w:jc w:val="both"/>
      </w:pPr>
      <w:r>
        <w:rPr>
          <w:rFonts w:ascii="Times New Roman" w:hAnsi="Times New Roman" w:eastAsia="方正仿宋_GBK"/>
          <w:b w:val="0"/>
          <w:sz w:val="24"/>
        </w:rPr>
        <w:t xml:space="preserve">该站</w:t>
      </w:r>
      <w:ins w:id="18707" w:author="xh" w:date="2026-10-19T13:03:26+08:00">
        <w:r>
          <w:rPr>
            <w:rFonts w:ascii="Times New Roman" w:hAnsi="Times New Roman" w:eastAsia="方正仿宋_GBK"/>
            <w:b w:val="0"/>
            <w:sz w:val="24"/>
          </w:rPr>
          <w:t xml:space="preserve">2021年</w:t>
        </w:r>
      </w:ins>
      <w:del w:id="18708" w:author="xh" w:date="2026-10-19T13:03:26+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主变组合为40</w:t>
      </w:r>
      <w:ins w:id="18709" w:author="xh" w:date="2026-10-19T13:03:26+08:00">
        <w:r>
          <w:rPr>
            <w:rFonts w:ascii="Times New Roman" w:hAnsi="Times New Roman" w:eastAsia="方正仿宋_GBK"/>
            <w:b w:val="0"/>
            <w:sz w:val="24"/>
          </w:rPr>
          <w:t xml:space="preserve">.00</w:t>
        </w:r>
      </w:ins>
      <w:r>
        <w:rPr>
          <w:rFonts w:ascii="Times New Roman" w:hAnsi="Times New Roman" w:eastAsia="方正仿宋_GBK"/>
          <w:b w:val="0"/>
          <w:sz w:val="24"/>
        </w:rPr>
        <w:t xml:space="preserve">+</w:t>
      </w:r>
      <w:ins w:id="18710" w:author="xh" w:date="2026-10-19T13:03:26+08:00">
        <w:r>
          <w:rPr>
            <w:rFonts w:ascii="Times New Roman" w:hAnsi="Times New Roman" w:eastAsia="方正仿宋_GBK"/>
            <w:b w:val="0"/>
            <w:sz w:val="24"/>
          </w:rPr>
          <w:t xml:space="preserve">63.0</w:t>
        </w:r>
      </w:ins>
      <w:del w:id="18711" w:author="xh" w:date="2026-10-19T13:03:26+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 MVA</w:t>
      </w:r>
      <w:ins w:id="18712" w:author="xh" w:date="2026-10-19T13:03:26+08:00">
        <w:r>
          <w:rPr>
            <w:rFonts w:ascii="Times New Roman" w:hAnsi="Times New Roman" w:eastAsia="方正仿宋_GBK"/>
            <w:b w:val="0"/>
            <w:sz w:val="24"/>
          </w:rPr>
          <w:t xml:space="preserve">。</w:t>
        </w:r>
      </w:ins>
      <w:del w:id="18713" w:author="xh" w:date="2026-10-19T13:03:26+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18714" w:author="xh" w:date="2026-10-19T13:03:26+08:00">
        <w:r>
          <w:rPr>
            <w:rFonts w:ascii="Times New Roman" w:hAnsi="Times New Roman" w:eastAsia="方正仿宋_GBK"/>
            <w:b w:val="0"/>
            <w:sz w:val="24"/>
          </w:rPr>
          <w:t xml:space="preserve">2023</w:t>
        </w:r>
      </w:ins>
      <w:del w:id="18715" w:author="xh" w:date="2026-10-19T13:03:26+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18716" w:author="xh" w:date="2026-10-19T13:03:26+08:00">
        <w:r>
          <w:rPr>
            <w:rFonts w:ascii="Times New Roman" w:hAnsi="Times New Roman" w:eastAsia="方正仿宋_GBK"/>
            <w:b w:val="0"/>
            <w:sz w:val="24"/>
          </w:rPr>
          <w:t xml:space="preserve">40.00 MVA更换为50.00 MVA；2029年扩建第三台50.00 MVA</w:t>
        </w:r>
      </w:ins>
      <w:del w:id="18717" w:author="xh" w:date="2026-10-19T13:03:26+08:00">
        <w:r>
          <w:rPr>
            <w:rFonts w:ascii="Times New Roman" w:hAnsi="Times New Roman" w:eastAsia="方正仿宋_GBK"/>
            <w:b w:val="0"/>
            <w:sz w:val="24"/>
          </w:rPr>
          <w:delText xml:space="preserve">均保留该组合，供电任务由</w:delText>
        </w:r>
      </w:del>
      <w:r>
        <w:rPr>
          <w:rFonts w:ascii="Times New Roman" w:hAnsi="Times New Roman" w:eastAsia="方正仿宋_GBK"/>
          <w:b w:val="0"/>
          <w:sz w:val="24"/>
        </w:rPr>
        <w:t xml:space="preserve">主变</w:t>
      </w:r>
      <w:del w:id="18718" w:author="xh" w:date="2026-10-19T13:03:26+08:00">
        <w:r>
          <w:rPr>
            <w:rFonts w:ascii="Times New Roman" w:hAnsi="Times New Roman" w:eastAsia="方正仿宋_GBK"/>
            <w:b w:val="0"/>
            <w:sz w:val="24"/>
          </w:rPr>
          <w:delText xml:space="preserve">及网络承担</w:delText>
        </w:r>
      </w:del>
      <w:r>
        <w:rPr>
          <w:rFonts w:ascii="Times New Roman" w:hAnsi="Times New Roman" w:eastAsia="方正仿宋_GBK"/>
          <w:b w:val="0"/>
          <w:sz w:val="24"/>
        </w:rPr>
        <w:t xml:space="preserve">。</w:t>
      </w:r>
      <w:ins w:id="18719" w:author="xh" w:date="2026-10-19T13:03:26+08:00">
        <w:r>
          <w:rPr>
            <w:rFonts w:ascii="Times New Roman" w:hAnsi="Times New Roman" w:eastAsia="方正仿宋_GBK"/>
            <w:b w:val="0"/>
            <w:sz w:val="24"/>
          </w:rPr>
          <w:t xml:space="preserve">本站弹性方案各年未新增储能。</w:t>
        </w:r>
      </w:ins>
    </w:p>
    <w:p w14:paraId="0EF1279C">
      <w:pPr>
        <w:pStyle w:val="2"/>
        <w:widowControl/>
        <w:spacing w:before="0" w:after="0" w:line="348" w:lineRule="exact"/>
        <w:ind w:firstLine="480"/>
        <w:jc w:val="both"/>
      </w:pPr>
      <w:r>
        <w:rPr>
          <w:rFonts w:ascii="Times New Roman" w:hAnsi="Times New Roman" w:eastAsia="方正仿宋_GBK"/>
          <w:b w:val="0"/>
          <w:sz w:val="24"/>
        </w:rPr>
        <w:t xml:space="preserve">2025年</w:t>
      </w:r>
      <w:del w:id="18720" w:author="xh" w:date="2026-10-19T13:04:06+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最大正向、反向净负荷分别为71.22 MW、13.31 MW</w:t>
      </w:r>
      <w:ins w:id="18721" w:author="xh" w:date="2026-10-19T13:04:06+08:00">
        <w:r>
          <w:rPr>
            <w:rFonts w:ascii="Times New Roman" w:hAnsi="Times New Roman" w:eastAsia="方正仿宋_GBK"/>
            <w:b w:val="0"/>
            <w:sz w:val="24"/>
          </w:rPr>
          <w:t xml:space="preserve">，2035年分别为103.71 MW、68.33 MW</w:t>
        </w:r>
      </w:ins>
      <w:r>
        <w:rPr>
          <w:rFonts w:ascii="Times New Roman" w:hAnsi="Times New Roman" w:eastAsia="方正仿宋_GBK"/>
          <w:b w:val="0"/>
          <w:sz w:val="24"/>
        </w:rPr>
        <w:t xml:space="preserve">。</w:t>
      </w:r>
      <w:ins w:id="18722" w:author="xh" w:date="2026-10-19T13:04:06+08:00">
        <w:r>
          <w:rPr>
            <w:rFonts w:ascii="Times New Roman" w:hAnsi="Times New Roman" w:eastAsia="方正仿宋_GBK"/>
            <w:b w:val="0"/>
            <w:sz w:val="24"/>
          </w:rPr>
          <w:t xml:space="preserve">2035年</w:t>
        </w:r>
      </w:ins>
      <w:del w:id="18723" w:author="xh" w:date="2026-10-19T13:04:06+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8724" w:author="xh" w:date="2026-10-19T13:04:06+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ins w:id="18725" w:author="xh" w:date="2026-10-19T13:04:06+08:00">
        <w:r>
          <w:rPr>
            <w:rFonts w:ascii="Times New Roman" w:hAnsi="Times New Roman" w:eastAsia="方正仿宋_GBK"/>
            <w:b w:val="0"/>
            <w:sz w:val="24"/>
          </w:rPr>
          <w:t xml:space="preserve">153</w:t>
        </w:r>
      </w:ins>
      <w:del w:id="18726" w:author="xh" w:date="2026-10-19T13:04:06+08:00">
        <w:r>
          <w:rPr>
            <w:rFonts w:ascii="Times New Roman" w:hAnsi="Times New Roman" w:eastAsia="方正仿宋_GBK"/>
            <w:b w:val="0"/>
            <w:sz w:val="24"/>
          </w:rPr>
          <w:delText xml:space="preserve">为90</w:delText>
        </w:r>
      </w:del>
      <w:r>
        <w:rPr>
          <w:rFonts w:ascii="Times New Roman" w:hAnsi="Times New Roman" w:eastAsia="方正仿宋_GBK"/>
          <w:b w:val="0"/>
          <w:sz w:val="24"/>
        </w:rPr>
        <w:t xml:space="preserve">.00 MVA、储能额定功率</w:t>
      </w:r>
      <w:ins w:id="18727" w:author="xh" w:date="2026-10-19T13:04:06+08:00">
        <w:r>
          <w:rPr>
            <w:rFonts w:ascii="Times New Roman" w:hAnsi="Times New Roman" w:eastAsia="方正仿宋_GBK"/>
            <w:b w:val="0"/>
            <w:sz w:val="24"/>
          </w:rPr>
          <w:t xml:space="preserve">2</w:t>
        </w:r>
      </w:ins>
      <w:del w:id="18728" w:author="xh" w:date="2026-10-19T13:04:06+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8729" w:author="xh" w:date="2026-10-19T13:04:06+08:00">
        <w:r>
          <w:rPr>
            <w:rFonts w:ascii="Times New Roman" w:hAnsi="Times New Roman" w:eastAsia="方正仿宋_GBK"/>
            <w:b w:val="0"/>
            <w:sz w:val="24"/>
          </w:rPr>
          <w:t xml:space="preserve">5</w:t>
        </w:r>
      </w:ins>
      <w:del w:id="18730" w:author="xh" w:date="2026-10-19T13:04:06+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MW，弹性方案分别为</w:t>
      </w:r>
      <w:ins w:id="18731" w:author="xh" w:date="2026-10-19T13:04:06+08:00">
        <w:r>
          <w:rPr>
            <w:rFonts w:ascii="Times New Roman" w:hAnsi="Times New Roman" w:eastAsia="方正仿宋_GBK"/>
            <w:b w:val="0"/>
            <w:sz w:val="24"/>
          </w:rPr>
          <w:t xml:space="preserve">163</w:t>
        </w:r>
      </w:ins>
      <w:del w:id="18732" w:author="xh" w:date="2026-10-19T13:04:06+08:00">
        <w:r>
          <w:rPr>
            <w:rFonts w:ascii="Times New Roman" w:hAnsi="Times New Roman" w:eastAsia="方正仿宋_GBK"/>
            <w:b w:val="0"/>
            <w:sz w:val="24"/>
          </w:rPr>
          <w:delText xml:space="preserve">90</w:delText>
        </w:r>
      </w:del>
      <w:r>
        <w:rPr>
          <w:rFonts w:ascii="Times New Roman" w:hAnsi="Times New Roman" w:eastAsia="方正仿宋_GBK"/>
          <w:b w:val="0"/>
          <w:sz w:val="24"/>
        </w:rPr>
        <w:t xml:space="preserve">.00 MVA和0.00 MW</w:t>
      </w:r>
      <w:ins w:id="18733" w:author="xh" w:date="2026-10-19T13:04:06+08:00">
        <w:r>
          <w:rPr>
            <w:rFonts w:ascii="Times New Roman" w:hAnsi="Times New Roman" w:eastAsia="方正仿宋_GBK"/>
            <w:b w:val="0"/>
            <w:sz w:val="24"/>
          </w:rPr>
          <w:t xml:space="preserve">。弹性</w:t>
        </w:r>
      </w:ins>
      <w:del w:id="18734" w:author="xh" w:date="2026-10-19T13:04:06+08:00">
        <w:r>
          <w:rPr>
            <w:rFonts w:ascii="Times New Roman" w:hAnsi="Times New Roman" w:eastAsia="方正仿宋_GBK"/>
            <w:b w:val="0"/>
            <w:sz w:val="24"/>
          </w:rPr>
          <w:delText xml:space="preserve">，两类</w:delText>
        </w:r>
      </w:del>
      <w:r>
        <w:rPr>
          <w:rFonts w:ascii="Times New Roman" w:hAnsi="Times New Roman" w:eastAsia="方正仿宋_GBK"/>
          <w:b w:val="0"/>
          <w:sz w:val="24"/>
        </w:rPr>
        <w:t xml:space="preserve">方案本站主变</w:t>
      </w:r>
      <w:del w:id="18735" w:author="xh" w:date="2026-10-19T13:04:06+08:00">
        <w:r>
          <w:rPr>
            <w:rFonts w:ascii="Times New Roman" w:hAnsi="Times New Roman" w:eastAsia="方正仿宋_GBK"/>
            <w:b w:val="0"/>
            <w:sz w:val="24"/>
          </w:rPr>
          <w:delText xml:space="preserve">总</w:delText>
        </w:r>
      </w:del>
      <w:r>
        <w:rPr>
          <w:rFonts w:ascii="Times New Roman" w:hAnsi="Times New Roman" w:eastAsia="方正仿宋_GBK"/>
          <w:b w:val="0"/>
          <w:sz w:val="24"/>
        </w:rPr>
        <w:t xml:space="preserve">容量</w:t>
      </w:r>
      <w:ins w:id="18736" w:author="xh" w:date="2026-10-19T13:04:06+08:00">
        <w:r>
          <w:rPr>
            <w:rFonts w:ascii="Times New Roman" w:hAnsi="Times New Roman" w:eastAsia="方正仿宋_GBK"/>
            <w:b w:val="0"/>
            <w:sz w:val="24"/>
          </w:rPr>
          <w:t xml:space="preserve">较刚性增加10.00 MVA</w:t>
        </w:r>
      </w:ins>
      <w:del w:id="18737" w:author="xh" w:date="2026-10-19T13:04:06+08:00">
        <w:r>
          <w:rPr>
            <w:rFonts w:ascii="Times New Roman" w:hAnsi="Times New Roman" w:eastAsia="方正仿宋_GBK"/>
            <w:b w:val="0"/>
            <w:sz w:val="24"/>
          </w:rPr>
          <w:delText xml:space="preserve">相同</w:delText>
        </w:r>
      </w:del>
      <w:r>
        <w:rPr>
          <w:rFonts w:ascii="Times New Roman" w:hAnsi="Times New Roman" w:eastAsia="方正仿宋_GBK"/>
          <w:b w:val="0"/>
          <w:sz w:val="24"/>
        </w:rPr>
        <w:t xml:space="preserve">。</w:t>
      </w:r>
      <w:del w:id="18738" w:author="xh" w:date="2026-10-19T13:04:06+08:00">
        <w:r>
          <w:rPr>
            <w:rFonts w:ascii="Times New Roman" w:hAnsi="Times New Roman" w:eastAsia="方正仿宋_GBK"/>
            <w:b w:val="0"/>
            <w:sz w:val="24"/>
          </w:rPr>
          <w:delText xml:space="preserve">弹性方案按当年各站局部极值计算的站级负载率为83%。</w:delText>
        </w:r>
      </w:del>
    </w:p>
    <w:p w14:paraId="78EE9E10">
      <w:pPr>
        <w:pStyle w:val="2"/>
        <w:keepNext/>
        <w:spacing w:before="120" w:after="80" w:line="280" w:lineRule="exact"/>
        <w:ind w:firstLine="0"/>
        <w:jc w:val="center"/>
      </w:pPr>
      <w:r>
        <w:rPr>
          <w:rFonts w:ascii="Times New Roman" w:hAnsi="Times New Roman" w:eastAsia="宋体"/>
          <w:b w:val="0"/>
          <w:sz w:val="21"/>
        </w:rPr>
        <w:t xml:space="preserve">表5-43 刘湾变</w:t>
      </w:r>
      <w:ins w:id="18739" w:author="xh" w:date="2026-10-19T13:04:45+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23138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8740" w:author="xh" w:date="2026-10-19T13:05:25+08:00"/>
        </w:trPr>
        <w:tc>
          <w:tcPr>
            <w:tcW w:w="1039" w:type="dxa"/>
            <w:tcMar>
              <w:left w:w="70" w:type="dxa"/>
              <w:right w:w="70" w:type="dxa"/>
            </w:tcMar>
            <w:vAlign w:val="center"/>
          </w:tcPr>
          <w:p w14:paraId="5B2A34A7">
            <w:pPr>
              <w:keepNext/>
              <w:spacing w:before="20" w:after="20" w:line="260" w:lineRule="exact"/>
              <w:ind w:left="0" w:leftChars="0" w:right="0" w:rightChars="0" w:firstLine="0" w:firstLineChars="0"/>
              <w:jc w:val="center"/>
              <w:rPr>
                <w:del w:id="18749" w:author="xh" w:date="2026-10-19T13:05:25+08:00"/>
              </w:rPr>
            </w:pPr>
            <w:del w:id="18750" w:author="xh" w:date="2026-10-19T13:05:25+08:00">
              <w:r>
                <w:rPr>
                  <w:rFonts w:ascii="Times New Roman" w:hAnsi="Times New Roman" w:eastAsia="宋体"/>
                  <w:b/>
                  <w:sz w:val="18"/>
                </w:rPr>
                <w:delText>方案</w:delText>
              </w:r>
            </w:del>
          </w:p>
        </w:tc>
        <w:tc>
          <w:tcPr>
            <w:tcW w:w="1039" w:type="dxa"/>
            <w:tcMar>
              <w:left w:w="70" w:type="dxa"/>
              <w:right w:w="70" w:type="dxa"/>
            </w:tcMar>
            <w:vAlign w:val="center"/>
          </w:tcPr>
          <w:p w14:paraId="1688AB46">
            <w:pPr>
              <w:keepNext/>
              <w:spacing w:before="20" w:after="20" w:line="260" w:lineRule="exact"/>
              <w:ind w:left="0" w:leftChars="0" w:right="0" w:rightChars="0" w:firstLine="0" w:firstLineChars="0"/>
              <w:jc w:val="center"/>
              <w:rPr>
                <w:del w:id="18751" w:author="xh" w:date="2026-10-19T13:05:25+08:00"/>
              </w:rPr>
            </w:pPr>
            <w:del w:id="18752" w:author="xh" w:date="2026-10-19T13:05:25+08:00">
              <w:r>
                <w:rPr>
                  <w:rFonts w:ascii="Times New Roman" w:hAnsi="Times New Roman" w:eastAsia="宋体"/>
                  <w:b/>
                  <w:sz w:val="18"/>
                </w:rPr>
                <w:delText>年份</w:delText>
              </w:r>
            </w:del>
          </w:p>
        </w:tc>
        <w:tc>
          <w:tcPr>
            <w:tcW w:w="1039" w:type="dxa"/>
            <w:tcMar>
              <w:left w:w="70" w:type="dxa"/>
              <w:right w:w="70" w:type="dxa"/>
            </w:tcMar>
            <w:vAlign w:val="center"/>
          </w:tcPr>
          <w:p w14:paraId="327F727E">
            <w:pPr>
              <w:keepNext/>
              <w:spacing w:before="20" w:after="20" w:line="260" w:lineRule="exact"/>
              <w:ind w:left="0" w:leftChars="0" w:right="0" w:rightChars="0" w:firstLine="0" w:firstLineChars="0"/>
              <w:jc w:val="center"/>
              <w:rPr>
                <w:del w:id="18753" w:author="xh" w:date="2026-10-19T13:05:25+08:00"/>
              </w:rPr>
            </w:pPr>
            <w:del w:id="18754" w:author="xh" w:date="2026-10-19T13:05:25+08:00">
              <w:r>
                <w:rPr>
                  <w:rFonts w:ascii="Times New Roman" w:hAnsi="Times New Roman" w:eastAsia="宋体"/>
                  <w:b/>
                  <w:sz w:val="18"/>
                </w:rPr>
                <w:delText>主变组合/MVA</w:delText>
              </w:r>
            </w:del>
          </w:p>
        </w:tc>
        <w:tc>
          <w:tcPr>
            <w:tcW w:w="1039" w:type="dxa"/>
            <w:tcMar>
              <w:left w:w="70" w:type="dxa"/>
              <w:right w:w="70" w:type="dxa"/>
            </w:tcMar>
            <w:vAlign w:val="center"/>
          </w:tcPr>
          <w:p w14:paraId="1743D995">
            <w:pPr>
              <w:keepNext/>
              <w:spacing w:before="20" w:after="20" w:line="260" w:lineRule="exact"/>
              <w:ind w:left="0" w:leftChars="0" w:right="0" w:rightChars="0" w:firstLine="0" w:firstLineChars="0"/>
              <w:jc w:val="center"/>
              <w:rPr>
                <w:del w:id="18755" w:author="xh" w:date="2026-10-19T13:05:25+08:00"/>
              </w:rPr>
            </w:pPr>
            <w:del w:id="18756" w:author="xh" w:date="2026-10-19T13:05:25+08:00">
              <w:r>
                <w:rPr>
                  <w:rFonts w:ascii="Times New Roman" w:hAnsi="Times New Roman" w:eastAsia="宋体"/>
                  <w:b/>
                  <w:sz w:val="18"/>
                </w:rPr>
                <w:delText>总容量/MVA</w:delText>
              </w:r>
            </w:del>
          </w:p>
        </w:tc>
        <w:tc>
          <w:tcPr>
            <w:tcW w:w="1039" w:type="dxa"/>
            <w:tcMar>
              <w:left w:w="70" w:type="dxa"/>
              <w:right w:w="70" w:type="dxa"/>
            </w:tcMar>
            <w:vAlign w:val="center"/>
          </w:tcPr>
          <w:p w14:paraId="2900F7A3">
            <w:pPr>
              <w:keepNext/>
              <w:spacing w:before="20" w:after="20" w:line="260" w:lineRule="exact"/>
              <w:ind w:left="0" w:leftChars="0" w:right="0" w:rightChars="0" w:firstLine="0" w:firstLineChars="0"/>
              <w:jc w:val="center"/>
              <w:rPr>
                <w:del w:id="18757" w:author="xh" w:date="2026-10-19T13:05:25+08:00"/>
              </w:rPr>
            </w:pPr>
            <w:del w:id="18758" w:author="xh" w:date="2026-10-19T13:05:25+08:00">
              <w:r>
                <w:rPr>
                  <w:rFonts w:ascii="Times New Roman" w:hAnsi="Times New Roman" w:eastAsia="宋体"/>
                  <w:b/>
                  <w:sz w:val="18"/>
                </w:rPr>
                <w:delText>储能额定功率/MW</w:delText>
              </w:r>
            </w:del>
          </w:p>
        </w:tc>
        <w:tc>
          <w:tcPr>
            <w:tcW w:w="1039" w:type="dxa"/>
            <w:tcMar>
              <w:left w:w="70" w:type="dxa"/>
              <w:right w:w="70" w:type="dxa"/>
            </w:tcMar>
            <w:vAlign w:val="center"/>
          </w:tcPr>
          <w:p w14:paraId="02C2B47D">
            <w:pPr>
              <w:keepNext/>
              <w:spacing w:before="20" w:after="20" w:line="260" w:lineRule="exact"/>
              <w:ind w:left="0" w:leftChars="0" w:right="0" w:rightChars="0" w:firstLine="0" w:firstLineChars="0"/>
              <w:jc w:val="center"/>
              <w:rPr>
                <w:del w:id="18759" w:author="xh" w:date="2026-10-19T13:05:25+08:00"/>
              </w:rPr>
            </w:pPr>
            <w:del w:id="18760" w:author="xh" w:date="2026-10-19T13:05:25+08:00">
              <w:r>
                <w:rPr>
                  <w:rFonts w:ascii="Times New Roman" w:hAnsi="Times New Roman" w:eastAsia="宋体"/>
                  <w:b/>
                  <w:sz w:val="18"/>
                </w:rPr>
                <w:delText>转出/MW</w:delText>
              </w:r>
            </w:del>
          </w:p>
        </w:tc>
        <w:tc>
          <w:tcPr>
            <w:tcW w:w="1039" w:type="dxa"/>
            <w:tcMar>
              <w:left w:w="70" w:type="dxa"/>
              <w:right w:w="70" w:type="dxa"/>
            </w:tcMar>
            <w:vAlign w:val="center"/>
          </w:tcPr>
          <w:p w14:paraId="3043C937">
            <w:pPr>
              <w:keepNext/>
              <w:spacing w:before="20" w:after="20" w:line="260" w:lineRule="exact"/>
              <w:ind w:left="0" w:leftChars="0" w:right="0" w:rightChars="0" w:firstLine="0" w:firstLineChars="0"/>
              <w:jc w:val="center"/>
              <w:rPr>
                <w:del w:id="18761" w:author="xh" w:date="2026-10-19T13:05:25+08:00"/>
              </w:rPr>
            </w:pPr>
            <w:del w:id="18762" w:author="xh" w:date="2026-10-19T13:05:25+08:00">
              <w:r>
                <w:rPr>
                  <w:rFonts w:ascii="Times New Roman" w:hAnsi="Times New Roman" w:eastAsia="宋体"/>
                  <w:b/>
                  <w:sz w:val="18"/>
                </w:rPr>
                <w:delText>承接/MW</w:delText>
              </w:r>
            </w:del>
          </w:p>
        </w:tc>
        <w:tc>
          <w:tcPr>
            <w:tcW w:w="1039" w:type="dxa"/>
            <w:tcMar>
              <w:left w:w="70" w:type="dxa"/>
              <w:right w:w="70" w:type="dxa"/>
            </w:tcMar>
            <w:vAlign w:val="center"/>
          </w:tcPr>
          <w:p w14:paraId="53AC35BC">
            <w:pPr>
              <w:keepNext/>
              <w:spacing w:before="20" w:after="20" w:line="260" w:lineRule="exact"/>
              <w:ind w:left="0" w:leftChars="0" w:right="0" w:rightChars="0" w:firstLine="0" w:firstLineChars="0"/>
              <w:jc w:val="center"/>
              <w:rPr>
                <w:del w:id="18763" w:author="xh" w:date="2026-10-19T13:05:25+08:00"/>
              </w:rPr>
            </w:pPr>
            <w:del w:id="18764" w:author="xh" w:date="2026-10-19T13:05:25+08:00">
              <w:r>
                <w:rPr>
                  <w:rFonts w:ascii="Times New Roman" w:hAnsi="Times New Roman" w:eastAsia="宋体"/>
                  <w:b/>
                  <w:sz w:val="18"/>
                </w:rPr>
                <w:delText>转接后净负荷/MW</w:delText>
              </w:r>
            </w:del>
          </w:p>
        </w:tc>
      </w:tr>
      <w:tr w14:paraId="6E1A69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8741" w:author="xh" w:date="2026-10-19T13:05:25+08:00"/>
        </w:trPr>
        <w:tc>
          <w:tcPr>
            <w:tcW w:w="1039" w:type="dxa"/>
            <w:tcMar>
              <w:left w:w="70" w:type="dxa"/>
              <w:right w:w="70" w:type="dxa"/>
            </w:tcMar>
            <w:vAlign w:val="center"/>
          </w:tcPr>
          <w:p w14:paraId="771ECC01">
            <w:pPr>
              <w:keepNext/>
              <w:spacing w:before="20" w:after="20" w:line="260" w:lineRule="exact"/>
              <w:ind w:left="0" w:leftChars="0" w:right="0" w:rightChars="0" w:firstLine="0" w:firstLineChars="0"/>
              <w:jc w:val="center"/>
              <w:rPr>
                <w:del w:id="18765" w:author="xh" w:date="2026-10-19T13:05:25+08:00"/>
              </w:rPr>
            </w:pPr>
            <w:del w:id="18766" w:author="xh" w:date="2026-10-19T13:05:25+08:00">
              <w:r>
                <w:rPr>
                  <w:rFonts w:ascii="Times New Roman" w:hAnsi="Times New Roman" w:eastAsia="宋体"/>
                  <w:b w:val="0"/>
                  <w:sz w:val="18"/>
                </w:rPr>
                <w:delText>刚性</w:delText>
              </w:r>
            </w:del>
          </w:p>
        </w:tc>
        <w:tc>
          <w:tcPr>
            <w:tcW w:w="1039" w:type="dxa"/>
            <w:tcMar>
              <w:left w:w="70" w:type="dxa"/>
              <w:right w:w="70" w:type="dxa"/>
            </w:tcMar>
            <w:vAlign w:val="center"/>
          </w:tcPr>
          <w:p w14:paraId="37500BB2">
            <w:pPr>
              <w:keepNext/>
              <w:spacing w:before="20" w:after="20" w:line="260" w:lineRule="exact"/>
              <w:ind w:left="0" w:leftChars="0" w:right="0" w:rightChars="0" w:firstLine="0" w:firstLineChars="0"/>
              <w:jc w:val="center"/>
              <w:rPr>
                <w:del w:id="18767" w:author="xh" w:date="2026-10-19T13:05:25+08:00"/>
              </w:rPr>
            </w:pPr>
            <w:del w:id="18768" w:author="xh" w:date="2026-10-19T13:05:25+08:00">
              <w:r>
                <w:rPr>
                  <w:rFonts w:ascii="Times New Roman" w:hAnsi="Times New Roman" w:eastAsia="宋体"/>
                  <w:b w:val="0"/>
                  <w:sz w:val="18"/>
                </w:rPr>
                <w:delText>2022</w:delText>
              </w:r>
            </w:del>
          </w:p>
        </w:tc>
        <w:tc>
          <w:tcPr>
            <w:tcW w:w="1039" w:type="dxa"/>
            <w:tcMar>
              <w:left w:w="70" w:type="dxa"/>
              <w:right w:w="70" w:type="dxa"/>
            </w:tcMar>
            <w:vAlign w:val="center"/>
          </w:tcPr>
          <w:p w14:paraId="415A498E">
            <w:pPr>
              <w:keepNext/>
              <w:spacing w:before="20" w:after="20" w:line="260" w:lineRule="exact"/>
              <w:ind w:left="0" w:leftChars="0" w:right="0" w:rightChars="0" w:firstLine="0" w:firstLineChars="0"/>
              <w:jc w:val="center"/>
              <w:rPr>
                <w:del w:id="18769" w:author="xh" w:date="2026-10-19T13:05:25+08:00"/>
              </w:rPr>
            </w:pPr>
            <w:del w:id="18770" w:author="xh" w:date="2026-10-19T13:05:25+08:00">
              <w:r>
                <w:rPr>
                  <w:rFonts w:ascii="Times New Roman" w:hAnsi="Times New Roman" w:eastAsia="宋体"/>
                  <w:b w:val="0"/>
                  <w:sz w:val="18"/>
                </w:rPr>
                <w:delText>40+50</w:delText>
              </w:r>
            </w:del>
          </w:p>
        </w:tc>
        <w:tc>
          <w:tcPr>
            <w:tcW w:w="1039" w:type="dxa"/>
            <w:tcMar>
              <w:left w:w="70" w:type="dxa"/>
              <w:right w:w="70" w:type="dxa"/>
            </w:tcMar>
            <w:vAlign w:val="center"/>
          </w:tcPr>
          <w:p w14:paraId="72097DCE">
            <w:pPr>
              <w:keepNext/>
              <w:spacing w:before="20" w:after="20" w:line="260" w:lineRule="exact"/>
              <w:ind w:left="0" w:leftChars="0" w:right="0" w:rightChars="0" w:firstLine="0" w:firstLineChars="0"/>
              <w:jc w:val="center"/>
              <w:rPr>
                <w:del w:id="18771" w:author="xh" w:date="2026-10-19T13:05:25+08:00"/>
              </w:rPr>
            </w:pPr>
            <w:del w:id="18772" w:author="xh" w:date="2026-10-19T13:05:25+08:00">
              <w:r>
                <w:rPr>
                  <w:rFonts w:ascii="Times New Roman" w:hAnsi="Times New Roman" w:eastAsia="宋体"/>
                  <w:b w:val="0"/>
                  <w:sz w:val="18"/>
                </w:rPr>
                <w:delText>90.00</w:delText>
              </w:r>
            </w:del>
          </w:p>
        </w:tc>
        <w:tc>
          <w:tcPr>
            <w:tcW w:w="1039" w:type="dxa"/>
            <w:tcMar>
              <w:left w:w="70" w:type="dxa"/>
              <w:right w:w="70" w:type="dxa"/>
            </w:tcMar>
            <w:vAlign w:val="center"/>
          </w:tcPr>
          <w:p w14:paraId="0ADDDA9B">
            <w:pPr>
              <w:keepNext/>
              <w:spacing w:before="20" w:after="20" w:line="260" w:lineRule="exact"/>
              <w:ind w:left="0" w:leftChars="0" w:right="0" w:rightChars="0" w:firstLine="0" w:firstLineChars="0"/>
              <w:jc w:val="center"/>
              <w:rPr>
                <w:del w:id="18773" w:author="xh" w:date="2026-10-19T13:05:25+08:00"/>
              </w:rPr>
            </w:pPr>
            <w:del w:id="18774"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69306EA2">
            <w:pPr>
              <w:keepNext/>
              <w:spacing w:before="20" w:after="20" w:line="260" w:lineRule="exact"/>
              <w:ind w:left="0" w:leftChars="0" w:right="0" w:rightChars="0" w:firstLine="0" w:firstLineChars="0"/>
              <w:jc w:val="center"/>
              <w:rPr>
                <w:del w:id="18775" w:author="xh" w:date="2026-10-19T13:05:25+08:00"/>
              </w:rPr>
            </w:pPr>
            <w:del w:id="18776"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57E94E79">
            <w:pPr>
              <w:keepNext/>
              <w:spacing w:before="20" w:after="20" w:line="260" w:lineRule="exact"/>
              <w:ind w:left="0" w:leftChars="0" w:right="0" w:rightChars="0" w:firstLine="0" w:firstLineChars="0"/>
              <w:jc w:val="center"/>
              <w:rPr>
                <w:del w:id="18777" w:author="xh" w:date="2026-10-19T13:05:25+08:00"/>
              </w:rPr>
            </w:pPr>
            <w:del w:id="18778"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787848B9">
            <w:pPr>
              <w:keepNext/>
              <w:spacing w:before="20" w:after="20" w:line="260" w:lineRule="exact"/>
              <w:ind w:left="0" w:leftChars="0" w:right="0" w:rightChars="0" w:firstLine="0" w:firstLineChars="0"/>
              <w:jc w:val="center"/>
              <w:rPr>
                <w:del w:id="18779" w:author="xh" w:date="2026-10-19T13:05:25+08:00"/>
              </w:rPr>
            </w:pPr>
            <w:del w:id="18780" w:author="xh" w:date="2026-10-19T13:05:25+08:00">
              <w:r>
                <w:rPr>
                  <w:rFonts w:ascii="Times New Roman" w:hAnsi="Times New Roman" w:eastAsia="宋体"/>
                  <w:b w:val="0"/>
                  <w:sz w:val="18"/>
                </w:rPr>
                <w:delText>56.62</w:delText>
              </w:r>
            </w:del>
          </w:p>
        </w:tc>
      </w:tr>
      <w:tr w14:paraId="429711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8742" w:author="xh" w:date="2026-10-19T13:05:25+08:00"/>
        </w:trPr>
        <w:tc>
          <w:tcPr>
            <w:tcW w:w="1039" w:type="dxa"/>
            <w:tcMar>
              <w:left w:w="70" w:type="dxa"/>
              <w:right w:w="70" w:type="dxa"/>
            </w:tcMar>
            <w:vAlign w:val="center"/>
          </w:tcPr>
          <w:p w14:paraId="0DC8A274">
            <w:pPr>
              <w:keepNext/>
              <w:spacing w:before="20" w:after="20" w:line="260" w:lineRule="exact"/>
              <w:ind w:left="0" w:leftChars="0" w:right="0" w:rightChars="0" w:firstLine="0" w:firstLineChars="0"/>
              <w:jc w:val="center"/>
              <w:rPr>
                <w:del w:id="18781" w:author="xh" w:date="2026-10-19T13:05:25+08:00"/>
              </w:rPr>
            </w:pPr>
            <w:del w:id="18782" w:author="xh" w:date="2026-10-19T13:05:25+08:00">
              <w:r>
                <w:rPr>
                  <w:rFonts w:ascii="Times New Roman" w:hAnsi="Times New Roman" w:eastAsia="宋体"/>
                  <w:b w:val="0"/>
                  <w:sz w:val="18"/>
                </w:rPr>
                <w:delText>刚性</w:delText>
              </w:r>
            </w:del>
          </w:p>
        </w:tc>
        <w:tc>
          <w:tcPr>
            <w:tcW w:w="1039" w:type="dxa"/>
            <w:tcMar>
              <w:left w:w="70" w:type="dxa"/>
              <w:right w:w="70" w:type="dxa"/>
            </w:tcMar>
            <w:vAlign w:val="center"/>
          </w:tcPr>
          <w:p w14:paraId="39283242">
            <w:pPr>
              <w:keepNext/>
              <w:spacing w:before="20" w:after="20" w:line="260" w:lineRule="exact"/>
              <w:ind w:left="0" w:leftChars="0" w:right="0" w:rightChars="0" w:firstLine="0" w:firstLineChars="0"/>
              <w:jc w:val="center"/>
              <w:rPr>
                <w:del w:id="18783" w:author="xh" w:date="2026-10-19T13:05:25+08:00"/>
              </w:rPr>
            </w:pPr>
            <w:del w:id="18784" w:author="xh" w:date="2026-10-19T13:05:25+08:00">
              <w:r>
                <w:rPr>
                  <w:rFonts w:ascii="Times New Roman" w:hAnsi="Times New Roman" w:eastAsia="宋体"/>
                  <w:b w:val="0"/>
                  <w:sz w:val="18"/>
                </w:rPr>
                <w:delText>2023</w:delText>
              </w:r>
            </w:del>
          </w:p>
        </w:tc>
        <w:tc>
          <w:tcPr>
            <w:tcW w:w="1039" w:type="dxa"/>
            <w:tcMar>
              <w:left w:w="70" w:type="dxa"/>
              <w:right w:w="70" w:type="dxa"/>
            </w:tcMar>
            <w:vAlign w:val="center"/>
          </w:tcPr>
          <w:p w14:paraId="498834FC">
            <w:pPr>
              <w:keepNext/>
              <w:spacing w:before="20" w:after="20" w:line="260" w:lineRule="exact"/>
              <w:ind w:left="0" w:leftChars="0" w:right="0" w:rightChars="0" w:firstLine="0" w:firstLineChars="0"/>
              <w:jc w:val="center"/>
              <w:rPr>
                <w:del w:id="18785" w:author="xh" w:date="2026-10-19T13:05:25+08:00"/>
              </w:rPr>
            </w:pPr>
            <w:del w:id="18786" w:author="xh" w:date="2026-10-19T13:05:25+08:00">
              <w:r>
                <w:rPr>
                  <w:rFonts w:ascii="Times New Roman" w:hAnsi="Times New Roman" w:eastAsia="宋体"/>
                  <w:b w:val="0"/>
                  <w:sz w:val="18"/>
                </w:rPr>
                <w:delText>40+50</w:delText>
              </w:r>
            </w:del>
          </w:p>
        </w:tc>
        <w:tc>
          <w:tcPr>
            <w:tcW w:w="1039" w:type="dxa"/>
            <w:tcMar>
              <w:left w:w="70" w:type="dxa"/>
              <w:right w:w="70" w:type="dxa"/>
            </w:tcMar>
            <w:vAlign w:val="center"/>
          </w:tcPr>
          <w:p w14:paraId="19557B1A">
            <w:pPr>
              <w:keepNext/>
              <w:spacing w:before="20" w:after="20" w:line="260" w:lineRule="exact"/>
              <w:ind w:left="0" w:leftChars="0" w:right="0" w:rightChars="0" w:firstLine="0" w:firstLineChars="0"/>
              <w:jc w:val="center"/>
              <w:rPr>
                <w:del w:id="18787" w:author="xh" w:date="2026-10-19T13:05:25+08:00"/>
              </w:rPr>
            </w:pPr>
            <w:del w:id="18788" w:author="xh" w:date="2026-10-19T13:05:25+08:00">
              <w:r>
                <w:rPr>
                  <w:rFonts w:ascii="Times New Roman" w:hAnsi="Times New Roman" w:eastAsia="宋体"/>
                  <w:b w:val="0"/>
                  <w:sz w:val="18"/>
                </w:rPr>
                <w:delText>90.00</w:delText>
              </w:r>
            </w:del>
          </w:p>
        </w:tc>
        <w:tc>
          <w:tcPr>
            <w:tcW w:w="1039" w:type="dxa"/>
            <w:tcMar>
              <w:left w:w="70" w:type="dxa"/>
              <w:right w:w="70" w:type="dxa"/>
            </w:tcMar>
            <w:vAlign w:val="center"/>
          </w:tcPr>
          <w:p w14:paraId="3F904EA7">
            <w:pPr>
              <w:keepNext/>
              <w:spacing w:before="20" w:after="20" w:line="260" w:lineRule="exact"/>
              <w:ind w:left="0" w:leftChars="0" w:right="0" w:rightChars="0" w:firstLine="0" w:firstLineChars="0"/>
              <w:jc w:val="center"/>
              <w:rPr>
                <w:del w:id="18789" w:author="xh" w:date="2026-10-19T13:05:25+08:00"/>
              </w:rPr>
            </w:pPr>
            <w:del w:id="18790"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1CCFCDB4">
            <w:pPr>
              <w:keepNext/>
              <w:spacing w:before="20" w:after="20" w:line="260" w:lineRule="exact"/>
              <w:ind w:left="0" w:leftChars="0" w:right="0" w:rightChars="0" w:firstLine="0" w:firstLineChars="0"/>
              <w:jc w:val="center"/>
              <w:rPr>
                <w:del w:id="18791" w:author="xh" w:date="2026-10-19T13:05:25+08:00"/>
              </w:rPr>
            </w:pPr>
            <w:del w:id="18792"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49BDBE63">
            <w:pPr>
              <w:keepNext/>
              <w:spacing w:before="20" w:after="20" w:line="260" w:lineRule="exact"/>
              <w:ind w:left="0" w:leftChars="0" w:right="0" w:rightChars="0" w:firstLine="0" w:firstLineChars="0"/>
              <w:jc w:val="center"/>
              <w:rPr>
                <w:del w:id="18793" w:author="xh" w:date="2026-10-19T13:05:25+08:00"/>
              </w:rPr>
            </w:pPr>
            <w:del w:id="18794"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34008081">
            <w:pPr>
              <w:keepNext/>
              <w:spacing w:before="20" w:after="20" w:line="260" w:lineRule="exact"/>
              <w:ind w:left="0" w:leftChars="0" w:right="0" w:rightChars="0" w:firstLine="0" w:firstLineChars="0"/>
              <w:jc w:val="center"/>
              <w:rPr>
                <w:del w:id="18795" w:author="xh" w:date="2026-10-19T13:05:25+08:00"/>
              </w:rPr>
            </w:pPr>
            <w:del w:id="18796" w:author="xh" w:date="2026-10-19T13:05:25+08:00">
              <w:r>
                <w:rPr>
                  <w:rFonts w:ascii="Times New Roman" w:hAnsi="Times New Roman" w:eastAsia="宋体"/>
                  <w:b w:val="0"/>
                  <w:sz w:val="18"/>
                </w:rPr>
                <w:delText>60.96</w:delText>
              </w:r>
            </w:del>
          </w:p>
        </w:tc>
      </w:tr>
      <w:tr w14:paraId="14C8FA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8743" w:author="xh" w:date="2026-10-19T13:05:25+08:00"/>
        </w:trPr>
        <w:tc>
          <w:tcPr>
            <w:tcW w:w="1039" w:type="dxa"/>
            <w:tcMar>
              <w:left w:w="70" w:type="dxa"/>
              <w:right w:w="70" w:type="dxa"/>
            </w:tcMar>
            <w:vAlign w:val="center"/>
          </w:tcPr>
          <w:p w14:paraId="1CCA2CCE">
            <w:pPr>
              <w:keepNext/>
              <w:spacing w:before="20" w:after="20" w:line="260" w:lineRule="exact"/>
              <w:ind w:left="0" w:leftChars="0" w:right="0" w:rightChars="0" w:firstLine="0" w:firstLineChars="0"/>
              <w:jc w:val="center"/>
              <w:rPr>
                <w:del w:id="18797" w:author="xh" w:date="2026-10-19T13:05:25+08:00"/>
              </w:rPr>
            </w:pPr>
            <w:del w:id="18798" w:author="xh" w:date="2026-10-19T13:05:25+08:00">
              <w:r>
                <w:rPr>
                  <w:rFonts w:ascii="Times New Roman" w:hAnsi="Times New Roman" w:eastAsia="宋体"/>
                  <w:b w:val="0"/>
                  <w:sz w:val="18"/>
                </w:rPr>
                <w:delText>刚性</w:delText>
              </w:r>
            </w:del>
          </w:p>
        </w:tc>
        <w:tc>
          <w:tcPr>
            <w:tcW w:w="1039" w:type="dxa"/>
            <w:tcMar>
              <w:left w:w="70" w:type="dxa"/>
              <w:right w:w="70" w:type="dxa"/>
            </w:tcMar>
            <w:vAlign w:val="center"/>
          </w:tcPr>
          <w:p w14:paraId="7650635C">
            <w:pPr>
              <w:keepNext/>
              <w:spacing w:before="20" w:after="20" w:line="260" w:lineRule="exact"/>
              <w:ind w:left="0" w:leftChars="0" w:right="0" w:rightChars="0" w:firstLine="0" w:firstLineChars="0"/>
              <w:jc w:val="center"/>
              <w:rPr>
                <w:del w:id="18799" w:author="xh" w:date="2026-10-19T13:05:25+08:00"/>
              </w:rPr>
            </w:pPr>
            <w:del w:id="18800" w:author="xh" w:date="2026-10-19T13:05:25+08:00">
              <w:r>
                <w:rPr>
                  <w:rFonts w:ascii="Times New Roman" w:hAnsi="Times New Roman" w:eastAsia="宋体"/>
                  <w:b w:val="0"/>
                  <w:sz w:val="18"/>
                </w:rPr>
                <w:delText>2024</w:delText>
              </w:r>
            </w:del>
          </w:p>
        </w:tc>
        <w:tc>
          <w:tcPr>
            <w:tcW w:w="1039" w:type="dxa"/>
            <w:tcMar>
              <w:left w:w="70" w:type="dxa"/>
              <w:right w:w="70" w:type="dxa"/>
            </w:tcMar>
            <w:vAlign w:val="center"/>
          </w:tcPr>
          <w:p w14:paraId="090017A6">
            <w:pPr>
              <w:keepNext/>
              <w:spacing w:before="20" w:after="20" w:line="260" w:lineRule="exact"/>
              <w:ind w:left="0" w:leftChars="0" w:right="0" w:rightChars="0" w:firstLine="0" w:firstLineChars="0"/>
              <w:jc w:val="center"/>
              <w:rPr>
                <w:del w:id="18801" w:author="xh" w:date="2026-10-19T13:05:25+08:00"/>
              </w:rPr>
            </w:pPr>
            <w:del w:id="18802" w:author="xh" w:date="2026-10-19T13:05:25+08:00">
              <w:r>
                <w:rPr>
                  <w:rFonts w:ascii="Times New Roman" w:hAnsi="Times New Roman" w:eastAsia="宋体"/>
                  <w:b w:val="0"/>
                  <w:sz w:val="18"/>
                </w:rPr>
                <w:delText>40+50</w:delText>
              </w:r>
            </w:del>
          </w:p>
        </w:tc>
        <w:tc>
          <w:tcPr>
            <w:tcW w:w="1039" w:type="dxa"/>
            <w:tcMar>
              <w:left w:w="70" w:type="dxa"/>
              <w:right w:w="70" w:type="dxa"/>
            </w:tcMar>
            <w:vAlign w:val="center"/>
          </w:tcPr>
          <w:p w14:paraId="6D9671C2">
            <w:pPr>
              <w:keepNext/>
              <w:spacing w:before="20" w:after="20" w:line="260" w:lineRule="exact"/>
              <w:ind w:left="0" w:leftChars="0" w:right="0" w:rightChars="0" w:firstLine="0" w:firstLineChars="0"/>
              <w:jc w:val="center"/>
              <w:rPr>
                <w:del w:id="18803" w:author="xh" w:date="2026-10-19T13:05:25+08:00"/>
              </w:rPr>
            </w:pPr>
            <w:del w:id="18804" w:author="xh" w:date="2026-10-19T13:05:25+08:00">
              <w:r>
                <w:rPr>
                  <w:rFonts w:ascii="Times New Roman" w:hAnsi="Times New Roman" w:eastAsia="宋体"/>
                  <w:b w:val="0"/>
                  <w:sz w:val="18"/>
                </w:rPr>
                <w:delText>90.00</w:delText>
              </w:r>
            </w:del>
          </w:p>
        </w:tc>
        <w:tc>
          <w:tcPr>
            <w:tcW w:w="1039" w:type="dxa"/>
            <w:tcMar>
              <w:left w:w="70" w:type="dxa"/>
              <w:right w:w="70" w:type="dxa"/>
            </w:tcMar>
            <w:vAlign w:val="center"/>
          </w:tcPr>
          <w:p w14:paraId="1A69966C">
            <w:pPr>
              <w:keepNext/>
              <w:spacing w:before="20" w:after="20" w:line="260" w:lineRule="exact"/>
              <w:ind w:left="0" w:leftChars="0" w:right="0" w:rightChars="0" w:firstLine="0" w:firstLineChars="0"/>
              <w:jc w:val="center"/>
              <w:rPr>
                <w:del w:id="18805" w:author="xh" w:date="2026-10-19T13:05:25+08:00"/>
              </w:rPr>
            </w:pPr>
            <w:del w:id="18806"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69E9B6B3">
            <w:pPr>
              <w:keepNext/>
              <w:spacing w:before="20" w:after="20" w:line="260" w:lineRule="exact"/>
              <w:ind w:left="0" w:leftChars="0" w:right="0" w:rightChars="0" w:firstLine="0" w:firstLineChars="0"/>
              <w:jc w:val="center"/>
              <w:rPr>
                <w:del w:id="18807" w:author="xh" w:date="2026-10-19T13:05:25+08:00"/>
              </w:rPr>
            </w:pPr>
            <w:del w:id="18808"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7A099923">
            <w:pPr>
              <w:keepNext/>
              <w:spacing w:before="20" w:after="20" w:line="260" w:lineRule="exact"/>
              <w:ind w:left="0" w:leftChars="0" w:right="0" w:rightChars="0" w:firstLine="0" w:firstLineChars="0"/>
              <w:jc w:val="center"/>
              <w:rPr>
                <w:del w:id="18809" w:author="xh" w:date="2026-10-19T13:05:25+08:00"/>
              </w:rPr>
            </w:pPr>
            <w:del w:id="18810"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47533592">
            <w:pPr>
              <w:keepNext/>
              <w:spacing w:before="20" w:after="20" w:line="260" w:lineRule="exact"/>
              <w:ind w:left="0" w:leftChars="0" w:right="0" w:rightChars="0" w:firstLine="0" w:firstLineChars="0"/>
              <w:jc w:val="center"/>
              <w:rPr>
                <w:del w:id="18811" w:author="xh" w:date="2026-10-19T13:05:25+08:00"/>
              </w:rPr>
            </w:pPr>
            <w:del w:id="18812" w:author="xh" w:date="2026-10-19T13:05:25+08:00">
              <w:r>
                <w:rPr>
                  <w:rFonts w:ascii="Times New Roman" w:hAnsi="Times New Roman" w:eastAsia="宋体"/>
                  <w:b w:val="0"/>
                  <w:sz w:val="18"/>
                </w:rPr>
                <w:delText>57.30</w:delText>
              </w:r>
            </w:del>
          </w:p>
        </w:tc>
      </w:tr>
      <w:tr w14:paraId="22207A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8744" w:author="xh" w:date="2026-10-19T13:05:25+08:00"/>
        </w:trPr>
        <w:tc>
          <w:tcPr>
            <w:tcW w:w="1039" w:type="dxa"/>
            <w:tcMar>
              <w:left w:w="70" w:type="dxa"/>
              <w:right w:w="70" w:type="dxa"/>
            </w:tcMar>
            <w:vAlign w:val="center"/>
          </w:tcPr>
          <w:p w14:paraId="53887AED">
            <w:pPr>
              <w:keepNext/>
              <w:spacing w:before="20" w:after="20" w:line="260" w:lineRule="exact"/>
              <w:ind w:left="0" w:leftChars="0" w:right="0" w:rightChars="0" w:firstLine="0" w:firstLineChars="0"/>
              <w:jc w:val="center"/>
              <w:rPr>
                <w:del w:id="18813" w:author="xh" w:date="2026-10-19T13:05:25+08:00"/>
              </w:rPr>
            </w:pPr>
            <w:del w:id="18814" w:author="xh" w:date="2026-10-19T13:05:25+08:00">
              <w:r>
                <w:rPr>
                  <w:rFonts w:ascii="Times New Roman" w:hAnsi="Times New Roman" w:eastAsia="宋体"/>
                  <w:b w:val="0"/>
                  <w:sz w:val="18"/>
                </w:rPr>
                <w:delText>刚性</w:delText>
              </w:r>
            </w:del>
          </w:p>
        </w:tc>
        <w:tc>
          <w:tcPr>
            <w:tcW w:w="1039" w:type="dxa"/>
            <w:tcMar>
              <w:left w:w="70" w:type="dxa"/>
              <w:right w:w="70" w:type="dxa"/>
            </w:tcMar>
            <w:vAlign w:val="center"/>
          </w:tcPr>
          <w:p w14:paraId="4A85BE28">
            <w:pPr>
              <w:keepNext/>
              <w:spacing w:before="20" w:after="20" w:line="260" w:lineRule="exact"/>
              <w:ind w:left="0" w:leftChars="0" w:right="0" w:rightChars="0" w:firstLine="0" w:firstLineChars="0"/>
              <w:jc w:val="center"/>
              <w:rPr>
                <w:del w:id="18815" w:author="xh" w:date="2026-10-19T13:05:25+08:00"/>
              </w:rPr>
            </w:pPr>
            <w:del w:id="18816" w:author="xh" w:date="2026-10-19T13:05:25+08:00">
              <w:r>
                <w:rPr>
                  <w:rFonts w:ascii="Times New Roman" w:hAnsi="Times New Roman" w:eastAsia="宋体"/>
                  <w:b w:val="0"/>
                  <w:sz w:val="18"/>
                </w:rPr>
                <w:delText>2025</w:delText>
              </w:r>
            </w:del>
          </w:p>
        </w:tc>
        <w:tc>
          <w:tcPr>
            <w:tcW w:w="1039" w:type="dxa"/>
            <w:tcMar>
              <w:left w:w="70" w:type="dxa"/>
              <w:right w:w="70" w:type="dxa"/>
            </w:tcMar>
            <w:vAlign w:val="center"/>
          </w:tcPr>
          <w:p w14:paraId="59366FE8">
            <w:pPr>
              <w:keepNext/>
              <w:spacing w:before="20" w:after="20" w:line="260" w:lineRule="exact"/>
              <w:ind w:left="0" w:leftChars="0" w:right="0" w:rightChars="0" w:firstLine="0" w:firstLineChars="0"/>
              <w:jc w:val="center"/>
              <w:rPr>
                <w:del w:id="18817" w:author="xh" w:date="2026-10-19T13:05:25+08:00"/>
              </w:rPr>
            </w:pPr>
            <w:del w:id="18818" w:author="xh" w:date="2026-10-19T13:05:25+08:00">
              <w:r>
                <w:rPr>
                  <w:rFonts w:ascii="Times New Roman" w:hAnsi="Times New Roman" w:eastAsia="宋体"/>
                  <w:b w:val="0"/>
                  <w:sz w:val="18"/>
                </w:rPr>
                <w:delText>40+50</w:delText>
              </w:r>
            </w:del>
          </w:p>
        </w:tc>
        <w:tc>
          <w:tcPr>
            <w:tcW w:w="1039" w:type="dxa"/>
            <w:tcMar>
              <w:left w:w="70" w:type="dxa"/>
              <w:right w:w="70" w:type="dxa"/>
            </w:tcMar>
            <w:vAlign w:val="center"/>
          </w:tcPr>
          <w:p w14:paraId="59C04B61">
            <w:pPr>
              <w:keepNext/>
              <w:spacing w:before="20" w:after="20" w:line="260" w:lineRule="exact"/>
              <w:ind w:left="0" w:leftChars="0" w:right="0" w:rightChars="0" w:firstLine="0" w:firstLineChars="0"/>
              <w:jc w:val="center"/>
              <w:rPr>
                <w:del w:id="18819" w:author="xh" w:date="2026-10-19T13:05:25+08:00"/>
              </w:rPr>
            </w:pPr>
            <w:del w:id="18820" w:author="xh" w:date="2026-10-19T13:05:25+08:00">
              <w:r>
                <w:rPr>
                  <w:rFonts w:ascii="Times New Roman" w:hAnsi="Times New Roman" w:eastAsia="宋体"/>
                  <w:b w:val="0"/>
                  <w:sz w:val="18"/>
                </w:rPr>
                <w:delText>90.00</w:delText>
              </w:r>
            </w:del>
          </w:p>
        </w:tc>
        <w:tc>
          <w:tcPr>
            <w:tcW w:w="1039" w:type="dxa"/>
            <w:tcMar>
              <w:left w:w="70" w:type="dxa"/>
              <w:right w:w="70" w:type="dxa"/>
            </w:tcMar>
            <w:vAlign w:val="center"/>
          </w:tcPr>
          <w:p w14:paraId="4F0BCD7B">
            <w:pPr>
              <w:keepNext/>
              <w:spacing w:before="20" w:after="20" w:line="260" w:lineRule="exact"/>
              <w:ind w:left="0" w:leftChars="0" w:right="0" w:rightChars="0" w:firstLine="0" w:firstLineChars="0"/>
              <w:jc w:val="center"/>
              <w:rPr>
                <w:del w:id="18821" w:author="xh" w:date="2026-10-19T13:05:25+08:00"/>
              </w:rPr>
            </w:pPr>
            <w:del w:id="18822"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48A25929">
            <w:pPr>
              <w:keepNext/>
              <w:spacing w:before="20" w:after="20" w:line="260" w:lineRule="exact"/>
              <w:ind w:left="0" w:leftChars="0" w:right="0" w:rightChars="0" w:firstLine="0" w:firstLineChars="0"/>
              <w:jc w:val="center"/>
              <w:rPr>
                <w:del w:id="18823" w:author="xh" w:date="2026-10-19T13:05:25+08:00"/>
              </w:rPr>
            </w:pPr>
            <w:del w:id="18824"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2859567C">
            <w:pPr>
              <w:keepNext/>
              <w:spacing w:before="20" w:after="20" w:line="260" w:lineRule="exact"/>
              <w:ind w:left="0" w:leftChars="0" w:right="0" w:rightChars="0" w:firstLine="0" w:firstLineChars="0"/>
              <w:jc w:val="center"/>
              <w:rPr>
                <w:del w:id="18825" w:author="xh" w:date="2026-10-19T13:05:25+08:00"/>
              </w:rPr>
            </w:pPr>
            <w:del w:id="18826"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0275AD9B">
            <w:pPr>
              <w:keepNext/>
              <w:spacing w:before="20" w:after="20" w:line="260" w:lineRule="exact"/>
              <w:ind w:left="0" w:leftChars="0" w:right="0" w:rightChars="0" w:firstLine="0" w:firstLineChars="0"/>
              <w:jc w:val="center"/>
              <w:rPr>
                <w:del w:id="18827" w:author="xh" w:date="2026-10-19T13:05:25+08:00"/>
              </w:rPr>
            </w:pPr>
            <w:del w:id="18828" w:author="xh" w:date="2026-10-19T13:05:25+08:00">
              <w:r>
                <w:rPr>
                  <w:rFonts w:ascii="Times New Roman" w:hAnsi="Times New Roman" w:eastAsia="宋体"/>
                  <w:b w:val="0"/>
                  <w:sz w:val="18"/>
                </w:rPr>
                <w:delText>60.43</w:delText>
              </w:r>
            </w:del>
          </w:p>
        </w:tc>
      </w:tr>
      <w:tr w14:paraId="14A5851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8745" w:author="xh" w:date="2026-10-19T13:05:25+08:00"/>
        </w:trPr>
        <w:tc>
          <w:tcPr>
            <w:tcW w:w="1039" w:type="dxa"/>
            <w:tcMar>
              <w:left w:w="70" w:type="dxa"/>
              <w:right w:w="70" w:type="dxa"/>
            </w:tcMar>
            <w:vAlign w:val="center"/>
          </w:tcPr>
          <w:p w14:paraId="49DFC3A7">
            <w:pPr>
              <w:keepNext/>
              <w:spacing w:before="20" w:after="20" w:line="260" w:lineRule="exact"/>
              <w:ind w:left="0" w:leftChars="0" w:right="0" w:rightChars="0" w:firstLine="0" w:firstLineChars="0"/>
              <w:jc w:val="center"/>
              <w:rPr>
                <w:del w:id="18829" w:author="xh" w:date="2026-10-19T13:05:25+08:00"/>
              </w:rPr>
            </w:pPr>
            <w:del w:id="18830" w:author="xh" w:date="2026-10-19T13:05:25+08:00">
              <w:r>
                <w:rPr>
                  <w:rFonts w:ascii="Times New Roman" w:hAnsi="Times New Roman" w:eastAsia="宋体"/>
                  <w:b w:val="0"/>
                  <w:sz w:val="18"/>
                </w:rPr>
                <w:delText>弹性</w:delText>
              </w:r>
            </w:del>
          </w:p>
        </w:tc>
        <w:tc>
          <w:tcPr>
            <w:tcW w:w="1039" w:type="dxa"/>
            <w:tcMar>
              <w:left w:w="70" w:type="dxa"/>
              <w:right w:w="70" w:type="dxa"/>
            </w:tcMar>
            <w:vAlign w:val="center"/>
          </w:tcPr>
          <w:p w14:paraId="59FF57B1">
            <w:pPr>
              <w:keepNext/>
              <w:spacing w:before="20" w:after="20" w:line="260" w:lineRule="exact"/>
              <w:ind w:left="0" w:leftChars="0" w:right="0" w:rightChars="0" w:firstLine="0" w:firstLineChars="0"/>
              <w:jc w:val="center"/>
              <w:rPr>
                <w:del w:id="18831" w:author="xh" w:date="2026-10-19T13:05:25+08:00"/>
              </w:rPr>
            </w:pPr>
            <w:del w:id="18832" w:author="xh" w:date="2026-10-19T13:05:25+08:00">
              <w:r>
                <w:rPr>
                  <w:rFonts w:ascii="Times New Roman" w:hAnsi="Times New Roman" w:eastAsia="宋体"/>
                  <w:b w:val="0"/>
                  <w:sz w:val="18"/>
                </w:rPr>
                <w:delText>2022</w:delText>
              </w:r>
            </w:del>
          </w:p>
        </w:tc>
        <w:tc>
          <w:tcPr>
            <w:tcW w:w="1039" w:type="dxa"/>
            <w:tcMar>
              <w:left w:w="70" w:type="dxa"/>
              <w:right w:w="70" w:type="dxa"/>
            </w:tcMar>
            <w:vAlign w:val="center"/>
          </w:tcPr>
          <w:p w14:paraId="0CA0D48D">
            <w:pPr>
              <w:keepNext/>
              <w:spacing w:before="20" w:after="20" w:line="260" w:lineRule="exact"/>
              <w:ind w:left="0" w:leftChars="0" w:right="0" w:rightChars="0" w:firstLine="0" w:firstLineChars="0"/>
              <w:jc w:val="center"/>
              <w:rPr>
                <w:del w:id="18833" w:author="xh" w:date="2026-10-19T13:05:25+08:00"/>
              </w:rPr>
            </w:pPr>
            <w:del w:id="18834" w:author="xh" w:date="2026-10-19T13:05:25+08:00">
              <w:r>
                <w:rPr>
                  <w:rFonts w:ascii="Times New Roman" w:hAnsi="Times New Roman" w:eastAsia="宋体"/>
                  <w:b w:val="0"/>
                  <w:sz w:val="18"/>
                </w:rPr>
                <w:delText>40+50</w:delText>
              </w:r>
            </w:del>
          </w:p>
        </w:tc>
        <w:tc>
          <w:tcPr>
            <w:tcW w:w="1039" w:type="dxa"/>
            <w:tcMar>
              <w:left w:w="70" w:type="dxa"/>
              <w:right w:w="70" w:type="dxa"/>
            </w:tcMar>
            <w:vAlign w:val="center"/>
          </w:tcPr>
          <w:p w14:paraId="74AAD365">
            <w:pPr>
              <w:keepNext/>
              <w:spacing w:before="20" w:after="20" w:line="260" w:lineRule="exact"/>
              <w:ind w:left="0" w:leftChars="0" w:right="0" w:rightChars="0" w:firstLine="0" w:firstLineChars="0"/>
              <w:jc w:val="center"/>
              <w:rPr>
                <w:del w:id="18835" w:author="xh" w:date="2026-10-19T13:05:25+08:00"/>
              </w:rPr>
            </w:pPr>
            <w:del w:id="18836" w:author="xh" w:date="2026-10-19T13:05:25+08:00">
              <w:r>
                <w:rPr>
                  <w:rFonts w:ascii="Times New Roman" w:hAnsi="Times New Roman" w:eastAsia="宋体"/>
                  <w:b w:val="0"/>
                  <w:sz w:val="18"/>
                </w:rPr>
                <w:delText>90.00</w:delText>
              </w:r>
            </w:del>
          </w:p>
        </w:tc>
        <w:tc>
          <w:tcPr>
            <w:tcW w:w="1039" w:type="dxa"/>
            <w:tcMar>
              <w:left w:w="70" w:type="dxa"/>
              <w:right w:w="70" w:type="dxa"/>
            </w:tcMar>
            <w:vAlign w:val="center"/>
          </w:tcPr>
          <w:p w14:paraId="20166D64">
            <w:pPr>
              <w:keepNext/>
              <w:spacing w:before="20" w:after="20" w:line="260" w:lineRule="exact"/>
              <w:ind w:left="0" w:leftChars="0" w:right="0" w:rightChars="0" w:firstLine="0" w:firstLineChars="0"/>
              <w:jc w:val="center"/>
              <w:rPr>
                <w:del w:id="18837" w:author="xh" w:date="2026-10-19T13:05:25+08:00"/>
              </w:rPr>
            </w:pPr>
            <w:del w:id="18838"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48133407">
            <w:pPr>
              <w:keepNext/>
              <w:spacing w:before="20" w:after="20" w:line="260" w:lineRule="exact"/>
              <w:ind w:left="0" w:leftChars="0" w:right="0" w:rightChars="0" w:firstLine="0" w:firstLineChars="0"/>
              <w:jc w:val="center"/>
              <w:rPr>
                <w:del w:id="18839" w:author="xh" w:date="2026-10-19T13:05:25+08:00"/>
              </w:rPr>
            </w:pPr>
            <w:del w:id="18840"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04BA6240">
            <w:pPr>
              <w:keepNext/>
              <w:spacing w:before="20" w:after="20" w:line="260" w:lineRule="exact"/>
              <w:ind w:left="0" w:leftChars="0" w:right="0" w:rightChars="0" w:firstLine="0" w:firstLineChars="0"/>
              <w:jc w:val="center"/>
              <w:rPr>
                <w:del w:id="18841" w:author="xh" w:date="2026-10-19T13:05:25+08:00"/>
              </w:rPr>
            </w:pPr>
            <w:del w:id="18842"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6A3347B0">
            <w:pPr>
              <w:keepNext/>
              <w:spacing w:before="20" w:after="20" w:line="260" w:lineRule="exact"/>
              <w:ind w:left="0" w:leftChars="0" w:right="0" w:rightChars="0" w:firstLine="0" w:firstLineChars="0"/>
              <w:jc w:val="center"/>
              <w:rPr>
                <w:del w:id="18843" w:author="xh" w:date="2026-10-19T13:05:25+08:00"/>
              </w:rPr>
            </w:pPr>
            <w:del w:id="18844" w:author="xh" w:date="2026-10-19T13:05:25+08:00">
              <w:r>
                <w:rPr>
                  <w:rFonts w:ascii="Times New Roman" w:hAnsi="Times New Roman" w:eastAsia="宋体"/>
                  <w:b w:val="0"/>
                  <w:sz w:val="18"/>
                </w:rPr>
                <w:delText>56.62</w:delText>
              </w:r>
            </w:del>
          </w:p>
        </w:tc>
      </w:tr>
      <w:tr w14:paraId="539382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8746" w:author="xh" w:date="2026-10-19T13:05:25+08:00"/>
        </w:trPr>
        <w:tc>
          <w:tcPr>
            <w:tcW w:w="1039" w:type="dxa"/>
            <w:tcMar>
              <w:left w:w="70" w:type="dxa"/>
              <w:right w:w="70" w:type="dxa"/>
            </w:tcMar>
            <w:vAlign w:val="center"/>
          </w:tcPr>
          <w:p w14:paraId="2FB82A41">
            <w:pPr>
              <w:keepNext/>
              <w:spacing w:before="20" w:after="20" w:line="260" w:lineRule="exact"/>
              <w:ind w:left="0" w:leftChars="0" w:right="0" w:rightChars="0" w:firstLine="0" w:firstLineChars="0"/>
              <w:jc w:val="center"/>
              <w:rPr>
                <w:del w:id="18845" w:author="xh" w:date="2026-10-19T13:05:25+08:00"/>
              </w:rPr>
            </w:pPr>
            <w:del w:id="18846" w:author="xh" w:date="2026-10-19T13:05:25+08:00">
              <w:r>
                <w:rPr>
                  <w:rFonts w:ascii="Times New Roman" w:hAnsi="Times New Roman" w:eastAsia="宋体"/>
                  <w:b w:val="0"/>
                  <w:sz w:val="18"/>
                </w:rPr>
                <w:delText>弹性</w:delText>
              </w:r>
            </w:del>
          </w:p>
        </w:tc>
        <w:tc>
          <w:tcPr>
            <w:tcW w:w="1039" w:type="dxa"/>
            <w:tcMar>
              <w:left w:w="70" w:type="dxa"/>
              <w:right w:w="70" w:type="dxa"/>
            </w:tcMar>
            <w:vAlign w:val="center"/>
          </w:tcPr>
          <w:p w14:paraId="4AD2C374">
            <w:pPr>
              <w:keepNext/>
              <w:spacing w:before="20" w:after="20" w:line="260" w:lineRule="exact"/>
              <w:ind w:left="0" w:leftChars="0" w:right="0" w:rightChars="0" w:firstLine="0" w:firstLineChars="0"/>
              <w:jc w:val="center"/>
              <w:rPr>
                <w:del w:id="18847" w:author="xh" w:date="2026-10-19T13:05:25+08:00"/>
              </w:rPr>
            </w:pPr>
            <w:del w:id="18848" w:author="xh" w:date="2026-10-19T13:05:25+08:00">
              <w:r>
                <w:rPr>
                  <w:rFonts w:ascii="Times New Roman" w:hAnsi="Times New Roman" w:eastAsia="宋体"/>
                  <w:b w:val="0"/>
                  <w:sz w:val="18"/>
                </w:rPr>
                <w:delText>2023</w:delText>
              </w:r>
            </w:del>
          </w:p>
        </w:tc>
        <w:tc>
          <w:tcPr>
            <w:tcW w:w="1039" w:type="dxa"/>
            <w:tcMar>
              <w:left w:w="70" w:type="dxa"/>
              <w:right w:w="70" w:type="dxa"/>
            </w:tcMar>
            <w:vAlign w:val="center"/>
          </w:tcPr>
          <w:p w14:paraId="11F7BE0B">
            <w:pPr>
              <w:keepNext/>
              <w:spacing w:before="20" w:after="20" w:line="260" w:lineRule="exact"/>
              <w:ind w:left="0" w:leftChars="0" w:right="0" w:rightChars="0" w:firstLine="0" w:firstLineChars="0"/>
              <w:jc w:val="center"/>
              <w:rPr>
                <w:del w:id="18849" w:author="xh" w:date="2026-10-19T13:05:25+08:00"/>
              </w:rPr>
            </w:pPr>
            <w:del w:id="18850" w:author="xh" w:date="2026-10-19T13:05:25+08:00">
              <w:r>
                <w:rPr>
                  <w:rFonts w:ascii="Times New Roman" w:hAnsi="Times New Roman" w:eastAsia="宋体"/>
                  <w:b w:val="0"/>
                  <w:sz w:val="18"/>
                </w:rPr>
                <w:delText>40+50</w:delText>
              </w:r>
            </w:del>
          </w:p>
        </w:tc>
        <w:tc>
          <w:tcPr>
            <w:tcW w:w="1039" w:type="dxa"/>
            <w:tcMar>
              <w:left w:w="70" w:type="dxa"/>
              <w:right w:w="70" w:type="dxa"/>
            </w:tcMar>
            <w:vAlign w:val="center"/>
          </w:tcPr>
          <w:p w14:paraId="16CD1E40">
            <w:pPr>
              <w:keepNext/>
              <w:spacing w:before="20" w:after="20" w:line="260" w:lineRule="exact"/>
              <w:ind w:left="0" w:leftChars="0" w:right="0" w:rightChars="0" w:firstLine="0" w:firstLineChars="0"/>
              <w:jc w:val="center"/>
              <w:rPr>
                <w:del w:id="18851" w:author="xh" w:date="2026-10-19T13:05:25+08:00"/>
              </w:rPr>
            </w:pPr>
            <w:del w:id="18852" w:author="xh" w:date="2026-10-19T13:05:25+08:00">
              <w:r>
                <w:rPr>
                  <w:rFonts w:ascii="Times New Roman" w:hAnsi="Times New Roman" w:eastAsia="宋体"/>
                  <w:b w:val="0"/>
                  <w:sz w:val="18"/>
                </w:rPr>
                <w:delText>90.00</w:delText>
              </w:r>
            </w:del>
          </w:p>
        </w:tc>
        <w:tc>
          <w:tcPr>
            <w:tcW w:w="1039" w:type="dxa"/>
            <w:tcMar>
              <w:left w:w="70" w:type="dxa"/>
              <w:right w:w="70" w:type="dxa"/>
            </w:tcMar>
            <w:vAlign w:val="center"/>
          </w:tcPr>
          <w:p w14:paraId="29ECA09A">
            <w:pPr>
              <w:keepNext/>
              <w:spacing w:before="20" w:after="20" w:line="260" w:lineRule="exact"/>
              <w:ind w:left="0" w:leftChars="0" w:right="0" w:rightChars="0" w:firstLine="0" w:firstLineChars="0"/>
              <w:jc w:val="center"/>
              <w:rPr>
                <w:del w:id="18853" w:author="xh" w:date="2026-10-19T13:05:25+08:00"/>
              </w:rPr>
            </w:pPr>
            <w:del w:id="18854"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23FC7A14">
            <w:pPr>
              <w:keepNext/>
              <w:spacing w:before="20" w:after="20" w:line="260" w:lineRule="exact"/>
              <w:ind w:left="0" w:leftChars="0" w:right="0" w:rightChars="0" w:firstLine="0" w:firstLineChars="0"/>
              <w:jc w:val="center"/>
              <w:rPr>
                <w:del w:id="18855" w:author="xh" w:date="2026-10-19T13:05:25+08:00"/>
              </w:rPr>
            </w:pPr>
            <w:del w:id="18856"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3F7DE285">
            <w:pPr>
              <w:keepNext/>
              <w:spacing w:before="20" w:after="20" w:line="260" w:lineRule="exact"/>
              <w:ind w:left="0" w:leftChars="0" w:right="0" w:rightChars="0" w:firstLine="0" w:firstLineChars="0"/>
              <w:jc w:val="center"/>
              <w:rPr>
                <w:del w:id="18857" w:author="xh" w:date="2026-10-19T13:05:25+08:00"/>
              </w:rPr>
            </w:pPr>
            <w:del w:id="18858"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699A9EF5">
            <w:pPr>
              <w:keepNext/>
              <w:spacing w:before="20" w:after="20" w:line="260" w:lineRule="exact"/>
              <w:ind w:left="0" w:leftChars="0" w:right="0" w:rightChars="0" w:firstLine="0" w:firstLineChars="0"/>
              <w:jc w:val="center"/>
              <w:rPr>
                <w:del w:id="18859" w:author="xh" w:date="2026-10-19T13:05:25+08:00"/>
              </w:rPr>
            </w:pPr>
            <w:del w:id="18860" w:author="xh" w:date="2026-10-19T13:05:25+08:00">
              <w:r>
                <w:rPr>
                  <w:rFonts w:ascii="Times New Roman" w:hAnsi="Times New Roman" w:eastAsia="宋体"/>
                  <w:b w:val="0"/>
                  <w:sz w:val="18"/>
                </w:rPr>
                <w:delText>60.96</w:delText>
              </w:r>
            </w:del>
          </w:p>
        </w:tc>
      </w:tr>
      <w:tr w14:paraId="2F7ED9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8747" w:author="xh" w:date="2026-10-19T13:05:25+08:00"/>
        </w:trPr>
        <w:tc>
          <w:tcPr>
            <w:tcW w:w="1039" w:type="dxa"/>
            <w:tcMar>
              <w:left w:w="70" w:type="dxa"/>
              <w:right w:w="70" w:type="dxa"/>
            </w:tcMar>
            <w:vAlign w:val="center"/>
          </w:tcPr>
          <w:p w14:paraId="4BE0788D">
            <w:pPr>
              <w:keepNext/>
              <w:spacing w:before="20" w:after="20" w:line="260" w:lineRule="exact"/>
              <w:ind w:left="0" w:leftChars="0" w:right="0" w:rightChars="0" w:firstLine="0" w:firstLineChars="0"/>
              <w:jc w:val="center"/>
              <w:rPr>
                <w:del w:id="18861" w:author="xh" w:date="2026-10-19T13:05:25+08:00"/>
              </w:rPr>
            </w:pPr>
            <w:del w:id="18862" w:author="xh" w:date="2026-10-19T13:05:25+08:00">
              <w:r>
                <w:rPr>
                  <w:rFonts w:ascii="Times New Roman" w:hAnsi="Times New Roman" w:eastAsia="宋体"/>
                  <w:b w:val="0"/>
                  <w:sz w:val="18"/>
                </w:rPr>
                <w:delText>弹性</w:delText>
              </w:r>
            </w:del>
          </w:p>
        </w:tc>
        <w:tc>
          <w:tcPr>
            <w:tcW w:w="1039" w:type="dxa"/>
            <w:tcMar>
              <w:left w:w="70" w:type="dxa"/>
              <w:right w:w="70" w:type="dxa"/>
            </w:tcMar>
            <w:vAlign w:val="center"/>
          </w:tcPr>
          <w:p w14:paraId="32068DA3">
            <w:pPr>
              <w:keepNext/>
              <w:spacing w:before="20" w:after="20" w:line="260" w:lineRule="exact"/>
              <w:ind w:left="0" w:leftChars="0" w:right="0" w:rightChars="0" w:firstLine="0" w:firstLineChars="0"/>
              <w:jc w:val="center"/>
              <w:rPr>
                <w:del w:id="18863" w:author="xh" w:date="2026-10-19T13:05:25+08:00"/>
              </w:rPr>
            </w:pPr>
            <w:del w:id="18864" w:author="xh" w:date="2026-10-19T13:05:25+08:00">
              <w:r>
                <w:rPr>
                  <w:rFonts w:ascii="Times New Roman" w:hAnsi="Times New Roman" w:eastAsia="宋体"/>
                  <w:b w:val="0"/>
                  <w:sz w:val="18"/>
                </w:rPr>
                <w:delText>2024</w:delText>
              </w:r>
            </w:del>
          </w:p>
        </w:tc>
        <w:tc>
          <w:tcPr>
            <w:tcW w:w="1039" w:type="dxa"/>
            <w:tcMar>
              <w:left w:w="70" w:type="dxa"/>
              <w:right w:w="70" w:type="dxa"/>
            </w:tcMar>
            <w:vAlign w:val="center"/>
          </w:tcPr>
          <w:p w14:paraId="615F85F5">
            <w:pPr>
              <w:keepNext/>
              <w:spacing w:before="20" w:after="20" w:line="260" w:lineRule="exact"/>
              <w:ind w:left="0" w:leftChars="0" w:right="0" w:rightChars="0" w:firstLine="0" w:firstLineChars="0"/>
              <w:jc w:val="center"/>
              <w:rPr>
                <w:del w:id="18865" w:author="xh" w:date="2026-10-19T13:05:25+08:00"/>
              </w:rPr>
            </w:pPr>
            <w:del w:id="18866" w:author="xh" w:date="2026-10-19T13:05:25+08:00">
              <w:r>
                <w:rPr>
                  <w:rFonts w:ascii="Times New Roman" w:hAnsi="Times New Roman" w:eastAsia="宋体"/>
                  <w:b w:val="0"/>
                  <w:sz w:val="18"/>
                </w:rPr>
                <w:delText>40+50</w:delText>
              </w:r>
            </w:del>
          </w:p>
        </w:tc>
        <w:tc>
          <w:tcPr>
            <w:tcW w:w="1039" w:type="dxa"/>
            <w:tcMar>
              <w:left w:w="70" w:type="dxa"/>
              <w:right w:w="70" w:type="dxa"/>
            </w:tcMar>
            <w:vAlign w:val="center"/>
          </w:tcPr>
          <w:p w14:paraId="05788486">
            <w:pPr>
              <w:keepNext/>
              <w:spacing w:before="20" w:after="20" w:line="260" w:lineRule="exact"/>
              <w:ind w:left="0" w:leftChars="0" w:right="0" w:rightChars="0" w:firstLine="0" w:firstLineChars="0"/>
              <w:jc w:val="center"/>
              <w:rPr>
                <w:del w:id="18867" w:author="xh" w:date="2026-10-19T13:05:25+08:00"/>
              </w:rPr>
            </w:pPr>
            <w:del w:id="18868" w:author="xh" w:date="2026-10-19T13:05:25+08:00">
              <w:r>
                <w:rPr>
                  <w:rFonts w:ascii="Times New Roman" w:hAnsi="Times New Roman" w:eastAsia="宋体"/>
                  <w:b w:val="0"/>
                  <w:sz w:val="18"/>
                </w:rPr>
                <w:delText>90.00</w:delText>
              </w:r>
            </w:del>
          </w:p>
        </w:tc>
        <w:tc>
          <w:tcPr>
            <w:tcW w:w="1039" w:type="dxa"/>
            <w:tcMar>
              <w:left w:w="70" w:type="dxa"/>
              <w:right w:w="70" w:type="dxa"/>
            </w:tcMar>
            <w:vAlign w:val="center"/>
          </w:tcPr>
          <w:p w14:paraId="1E3C87DF">
            <w:pPr>
              <w:keepNext/>
              <w:spacing w:before="20" w:after="20" w:line="260" w:lineRule="exact"/>
              <w:ind w:left="0" w:leftChars="0" w:right="0" w:rightChars="0" w:firstLine="0" w:firstLineChars="0"/>
              <w:jc w:val="center"/>
              <w:rPr>
                <w:del w:id="18869" w:author="xh" w:date="2026-10-19T13:05:25+08:00"/>
              </w:rPr>
            </w:pPr>
            <w:del w:id="18870"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067265DA">
            <w:pPr>
              <w:keepNext/>
              <w:spacing w:before="20" w:after="20" w:line="260" w:lineRule="exact"/>
              <w:ind w:left="0" w:leftChars="0" w:right="0" w:rightChars="0" w:firstLine="0" w:firstLineChars="0"/>
              <w:jc w:val="center"/>
              <w:rPr>
                <w:del w:id="18871" w:author="xh" w:date="2026-10-19T13:05:25+08:00"/>
              </w:rPr>
            </w:pPr>
            <w:del w:id="18872"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760CA811">
            <w:pPr>
              <w:keepNext/>
              <w:spacing w:before="20" w:after="20" w:line="260" w:lineRule="exact"/>
              <w:ind w:left="0" w:leftChars="0" w:right="0" w:rightChars="0" w:firstLine="0" w:firstLineChars="0"/>
              <w:jc w:val="center"/>
              <w:rPr>
                <w:del w:id="18873" w:author="xh" w:date="2026-10-19T13:05:25+08:00"/>
              </w:rPr>
            </w:pPr>
            <w:del w:id="18874"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22BC854E">
            <w:pPr>
              <w:keepNext/>
              <w:spacing w:before="20" w:after="20" w:line="260" w:lineRule="exact"/>
              <w:ind w:left="0" w:leftChars="0" w:right="0" w:rightChars="0" w:firstLine="0" w:firstLineChars="0"/>
              <w:jc w:val="center"/>
              <w:rPr>
                <w:del w:id="18875" w:author="xh" w:date="2026-10-19T13:05:25+08:00"/>
              </w:rPr>
            </w:pPr>
            <w:del w:id="18876" w:author="xh" w:date="2026-10-19T13:05:25+08:00">
              <w:r>
                <w:rPr>
                  <w:rFonts w:ascii="Times New Roman" w:hAnsi="Times New Roman" w:eastAsia="宋体"/>
                  <w:b w:val="0"/>
                  <w:sz w:val="18"/>
                </w:rPr>
                <w:delText>57.30</w:delText>
              </w:r>
            </w:del>
          </w:p>
        </w:tc>
      </w:tr>
      <w:tr w14:paraId="0C690C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8748" w:author="xh" w:date="2026-10-19T13:05:25+08:00"/>
        </w:trPr>
        <w:tc>
          <w:tcPr>
            <w:tcW w:w="1039" w:type="dxa"/>
            <w:tcMar>
              <w:left w:w="70" w:type="dxa"/>
              <w:right w:w="70" w:type="dxa"/>
            </w:tcMar>
            <w:vAlign w:val="center"/>
          </w:tcPr>
          <w:p w14:paraId="53F55C95">
            <w:pPr>
              <w:keepNext w:val="0"/>
              <w:spacing w:before="20" w:after="20" w:line="260" w:lineRule="exact"/>
              <w:ind w:left="0" w:leftChars="0" w:right="0" w:rightChars="0" w:firstLine="0" w:firstLineChars="0"/>
              <w:jc w:val="center"/>
              <w:rPr>
                <w:del w:id="18877" w:author="xh" w:date="2026-10-19T13:05:25+08:00"/>
              </w:rPr>
            </w:pPr>
            <w:del w:id="18878" w:author="xh" w:date="2026-10-19T13:05:25+08:00">
              <w:r>
                <w:rPr>
                  <w:rFonts w:ascii="Times New Roman" w:hAnsi="Times New Roman" w:eastAsia="宋体"/>
                  <w:b w:val="0"/>
                  <w:sz w:val="18"/>
                </w:rPr>
                <w:delText>弹性</w:delText>
              </w:r>
            </w:del>
          </w:p>
        </w:tc>
        <w:tc>
          <w:tcPr>
            <w:tcW w:w="1039" w:type="dxa"/>
            <w:tcMar>
              <w:left w:w="70" w:type="dxa"/>
              <w:right w:w="70" w:type="dxa"/>
            </w:tcMar>
            <w:vAlign w:val="center"/>
          </w:tcPr>
          <w:p w14:paraId="58951300">
            <w:pPr>
              <w:keepNext w:val="0"/>
              <w:spacing w:before="20" w:after="20" w:line="260" w:lineRule="exact"/>
              <w:ind w:left="0" w:leftChars="0" w:right="0" w:rightChars="0" w:firstLine="0" w:firstLineChars="0"/>
              <w:jc w:val="center"/>
              <w:rPr>
                <w:del w:id="18879" w:author="xh" w:date="2026-10-19T13:05:25+08:00"/>
              </w:rPr>
            </w:pPr>
            <w:del w:id="18880" w:author="xh" w:date="2026-10-19T13:05:25+08:00">
              <w:r>
                <w:rPr>
                  <w:rFonts w:ascii="Times New Roman" w:hAnsi="Times New Roman" w:eastAsia="宋体"/>
                  <w:b w:val="0"/>
                  <w:sz w:val="18"/>
                </w:rPr>
                <w:delText>2025</w:delText>
              </w:r>
            </w:del>
          </w:p>
        </w:tc>
        <w:tc>
          <w:tcPr>
            <w:tcW w:w="1039" w:type="dxa"/>
            <w:tcMar>
              <w:left w:w="70" w:type="dxa"/>
              <w:right w:w="70" w:type="dxa"/>
            </w:tcMar>
            <w:vAlign w:val="center"/>
          </w:tcPr>
          <w:p w14:paraId="6F883E05">
            <w:pPr>
              <w:keepNext w:val="0"/>
              <w:spacing w:before="20" w:after="20" w:line="260" w:lineRule="exact"/>
              <w:ind w:left="0" w:leftChars="0" w:right="0" w:rightChars="0" w:firstLine="0" w:firstLineChars="0"/>
              <w:jc w:val="center"/>
              <w:rPr>
                <w:del w:id="18881" w:author="xh" w:date="2026-10-19T13:05:25+08:00"/>
              </w:rPr>
            </w:pPr>
            <w:del w:id="18882" w:author="xh" w:date="2026-10-19T13:05:25+08:00">
              <w:r>
                <w:rPr>
                  <w:rFonts w:ascii="Times New Roman" w:hAnsi="Times New Roman" w:eastAsia="宋体"/>
                  <w:b w:val="0"/>
                  <w:sz w:val="18"/>
                </w:rPr>
                <w:delText>40+50</w:delText>
              </w:r>
            </w:del>
          </w:p>
        </w:tc>
        <w:tc>
          <w:tcPr>
            <w:tcW w:w="1039" w:type="dxa"/>
            <w:tcMar>
              <w:left w:w="70" w:type="dxa"/>
              <w:right w:w="70" w:type="dxa"/>
            </w:tcMar>
            <w:vAlign w:val="center"/>
          </w:tcPr>
          <w:p w14:paraId="1A438EC0">
            <w:pPr>
              <w:keepNext w:val="0"/>
              <w:spacing w:before="20" w:after="20" w:line="260" w:lineRule="exact"/>
              <w:ind w:left="0" w:leftChars="0" w:right="0" w:rightChars="0" w:firstLine="0" w:firstLineChars="0"/>
              <w:jc w:val="center"/>
              <w:rPr>
                <w:del w:id="18883" w:author="xh" w:date="2026-10-19T13:05:25+08:00"/>
              </w:rPr>
            </w:pPr>
            <w:del w:id="18884" w:author="xh" w:date="2026-10-19T13:05:25+08:00">
              <w:r>
                <w:rPr>
                  <w:rFonts w:ascii="Times New Roman" w:hAnsi="Times New Roman" w:eastAsia="宋体"/>
                  <w:b w:val="0"/>
                  <w:sz w:val="18"/>
                </w:rPr>
                <w:delText>90.00</w:delText>
              </w:r>
            </w:del>
          </w:p>
        </w:tc>
        <w:tc>
          <w:tcPr>
            <w:tcW w:w="1039" w:type="dxa"/>
            <w:tcMar>
              <w:left w:w="70" w:type="dxa"/>
              <w:right w:w="70" w:type="dxa"/>
            </w:tcMar>
            <w:vAlign w:val="center"/>
          </w:tcPr>
          <w:p w14:paraId="6484A906">
            <w:pPr>
              <w:keepNext w:val="0"/>
              <w:spacing w:before="20" w:after="20" w:line="260" w:lineRule="exact"/>
              <w:ind w:left="0" w:leftChars="0" w:right="0" w:rightChars="0" w:firstLine="0" w:firstLineChars="0"/>
              <w:jc w:val="center"/>
              <w:rPr>
                <w:del w:id="18885" w:author="xh" w:date="2026-10-19T13:05:25+08:00"/>
              </w:rPr>
            </w:pPr>
            <w:del w:id="18886"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454BDAC4">
            <w:pPr>
              <w:keepNext w:val="0"/>
              <w:spacing w:before="20" w:after="20" w:line="260" w:lineRule="exact"/>
              <w:ind w:left="0" w:leftChars="0" w:right="0" w:rightChars="0" w:firstLine="0" w:firstLineChars="0"/>
              <w:jc w:val="center"/>
              <w:rPr>
                <w:del w:id="18887" w:author="xh" w:date="2026-10-19T13:05:25+08:00"/>
              </w:rPr>
            </w:pPr>
            <w:del w:id="18888"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6546C35A">
            <w:pPr>
              <w:keepNext w:val="0"/>
              <w:spacing w:before="20" w:after="20" w:line="260" w:lineRule="exact"/>
              <w:ind w:left="0" w:leftChars="0" w:right="0" w:rightChars="0" w:firstLine="0" w:firstLineChars="0"/>
              <w:jc w:val="center"/>
              <w:rPr>
                <w:del w:id="18889" w:author="xh" w:date="2026-10-19T13:05:25+08:00"/>
              </w:rPr>
            </w:pPr>
            <w:del w:id="18890" w:author="xh" w:date="2026-10-19T13:05:25+08:00">
              <w:r>
                <w:rPr>
                  <w:rFonts w:ascii="Times New Roman" w:hAnsi="Times New Roman" w:eastAsia="宋体"/>
                  <w:b w:val="0"/>
                  <w:sz w:val="18"/>
                </w:rPr>
                <w:delText>0.00</w:delText>
              </w:r>
            </w:del>
          </w:p>
        </w:tc>
        <w:tc>
          <w:tcPr>
            <w:tcW w:w="1039" w:type="dxa"/>
            <w:tcMar>
              <w:left w:w="70" w:type="dxa"/>
              <w:right w:w="70" w:type="dxa"/>
            </w:tcMar>
            <w:vAlign w:val="center"/>
          </w:tcPr>
          <w:p w14:paraId="30E97519">
            <w:pPr>
              <w:keepNext w:val="0"/>
              <w:spacing w:before="20" w:after="20" w:line="260" w:lineRule="exact"/>
              <w:ind w:left="0" w:leftChars="0" w:right="0" w:rightChars="0" w:firstLine="0" w:firstLineChars="0"/>
              <w:jc w:val="center"/>
              <w:rPr>
                <w:del w:id="18891" w:author="xh" w:date="2026-10-19T13:05:25+08:00"/>
              </w:rPr>
            </w:pPr>
            <w:del w:id="18892" w:author="xh" w:date="2026-10-19T13:05:25+08:00">
              <w:r>
                <w:rPr>
                  <w:rFonts w:ascii="Times New Roman" w:hAnsi="Times New Roman" w:eastAsia="宋体"/>
                  <w:b w:val="0"/>
                  <w:sz w:val="18"/>
                </w:rPr>
                <w:delText>60.43</w:delText>
              </w:r>
            </w:del>
          </w:p>
        </w:tc>
      </w:tr>
      <w:tr>
        <w:trPr>
          <w:cantSplit/>
          <w:tblHeader/>
          <w:ins w:id="18893" w:author="xh" w:date="2026-10-19T13:05:2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02" w:author="xh" w:date="2026-10-19T13:05:25+08:00"/>
              </w:rPr>
            </w:pPr>
            <w:ins w:id="18903" w:author="xh" w:date="2026-10-19T13:05:25+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04" w:author="xh" w:date="2026-10-19T13:05:25+08:00"/>
              </w:rPr>
            </w:pPr>
            <w:ins w:id="18905" w:author="xh" w:date="2026-10-19T13:05:25+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06" w:author="xh" w:date="2026-10-19T13:05:25+08:00"/>
              </w:rPr>
            </w:pPr>
            <w:ins w:id="18907" w:author="xh" w:date="2026-10-19T13:05:25+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08" w:author="xh" w:date="2026-10-19T13:05:25+08:00"/>
              </w:rPr>
            </w:pPr>
            <w:ins w:id="18909" w:author="xh" w:date="2026-10-19T13:05:25+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10" w:author="xh" w:date="2026-10-19T13:05:25+08:00"/>
              </w:rPr>
            </w:pPr>
            <w:ins w:id="18911" w:author="xh" w:date="2026-10-19T13:05:25+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12" w:author="xh" w:date="2026-10-19T13:05:25+08:00"/>
              </w:rPr>
            </w:pPr>
            <w:ins w:id="18913" w:author="xh" w:date="2026-10-19T13:05:25+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14" w:author="xh" w:date="2026-10-19T13:05:25+08:00"/>
              </w:rPr>
            </w:pPr>
            <w:ins w:id="18915" w:author="xh" w:date="2026-10-19T13:05:25+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16" w:author="xh" w:date="2026-10-19T13:05:25+08:00"/>
              </w:rPr>
            </w:pPr>
            <w:ins w:id="18917" w:author="xh" w:date="2026-10-19T13:05:25+08:00">
              <w:r>
                <w:rPr>
                  <w:rFonts w:ascii="Times New Roman" w:hAnsi="Times New Roman" w:eastAsia="宋体"/>
                  <w:b/>
                  <w:sz w:val="18"/>
                </w:rPr>
                <w:t>转接后净负荷/MW</w:t>
              </w:r>
            </w:ins>
          </w:p>
        </w:tc>
      </w:tr>
      <w:tr>
        <w:trPr>
          <w:cantSplit/>
          <w:ins w:id="18894" w:author="xh" w:date="2026-10-19T13:05:2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18" w:author="xh" w:date="2026-10-19T13:05:25+08:00"/>
              </w:rPr>
            </w:pPr>
            <w:ins w:id="18919" w:author="xh" w:date="2026-10-19T13:05:25+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20" w:author="xh" w:date="2026-10-19T13:05:25+08:00"/>
              </w:rPr>
            </w:pPr>
            <w:ins w:id="18921" w:author="xh" w:date="2026-10-19T13:05:25+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22" w:author="xh" w:date="2026-10-19T13:05:25+08:00"/>
              </w:rPr>
            </w:pPr>
            <w:ins w:id="18923" w:author="xh" w:date="2026-10-19T13:05:25+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24" w:author="xh" w:date="2026-10-19T13:05:25+08:00"/>
              </w:rPr>
            </w:pPr>
            <w:ins w:id="18925" w:author="xh" w:date="2026-10-19T13:05:25+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26" w:author="xh" w:date="2026-10-19T13:05:25+08:00"/>
              </w:rPr>
            </w:pPr>
            <w:ins w:id="18927" w:author="xh" w:date="2026-10-19T13:05:2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28" w:author="xh" w:date="2026-10-19T13:05:25+08:00"/>
              </w:rPr>
            </w:pPr>
            <w:ins w:id="18929" w:author="xh" w:date="2026-10-19T13:05:25+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30" w:author="xh" w:date="2026-10-19T13:05:25+08:00"/>
              </w:rPr>
            </w:pPr>
            <w:ins w:id="18931" w:author="xh" w:date="2026-10-19T13:05:25+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32" w:author="xh" w:date="2026-10-19T13:05:25+08:00"/>
              </w:rPr>
            </w:pPr>
            <w:ins w:id="18933" w:author="xh" w:date="2026-10-19T13:05:25+08:00">
              <w:r>
                <w:rPr>
                  <w:rFonts w:ascii="Times New Roman" w:hAnsi="Times New Roman" w:eastAsia="宋体"/>
                  <w:b w:val="0"/>
                  <w:sz w:val="18"/>
                </w:rPr>
                <w:t>—</w:t>
              </w:r>
            </w:ins>
          </w:p>
        </w:tc>
      </w:tr>
      <w:tr>
        <w:trPr>
          <w:cantSplit/>
          <w:ins w:id="18895" w:author="xh" w:date="2026-10-19T13:05:2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34" w:author="xh" w:date="2026-10-19T13:05:25+08:00"/>
              </w:rPr>
            </w:pPr>
            <w:ins w:id="18935" w:author="xh" w:date="2026-10-19T13:05:25+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36" w:author="xh" w:date="2026-10-19T13:05:25+08:00"/>
              </w:rPr>
            </w:pPr>
            <w:ins w:id="18937" w:author="xh" w:date="2026-10-19T13:05:25+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38" w:author="xh" w:date="2026-10-19T13:05:25+08:00"/>
              </w:rPr>
            </w:pPr>
            <w:ins w:id="18939" w:author="xh" w:date="2026-10-19T13:05:25+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40" w:author="xh" w:date="2026-10-19T13:05:25+08:00"/>
              </w:rPr>
            </w:pPr>
            <w:ins w:id="18941" w:author="xh" w:date="2026-10-19T13:05:25+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42" w:author="xh" w:date="2026-10-19T13:05:25+08:00"/>
              </w:rPr>
            </w:pPr>
            <w:ins w:id="18943" w:author="xh" w:date="2026-10-19T13:05:25+08:00">
              <w:r>
                <w:rPr>
                  <w:rFonts w:ascii="Times New Roman" w:hAnsi="Times New Roman" w:eastAsia="宋体"/>
                  <w:b w:val="0"/>
                  <w:sz w:val="18"/>
                </w:rPr>
                <w:t>1.80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44" w:author="xh" w:date="2026-10-19T13:05:25+08:00"/>
              </w:rPr>
            </w:pPr>
            <w:ins w:id="18945" w:author="xh" w:date="2026-10-19T13:05:2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46" w:author="xh" w:date="2026-10-19T13:05:25+08:00"/>
              </w:rPr>
            </w:pPr>
            <w:ins w:id="18947" w:author="xh" w:date="2026-10-19T13:05:2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48" w:author="xh" w:date="2026-10-19T13:05:25+08:00"/>
              </w:rPr>
            </w:pPr>
            <w:ins w:id="18949" w:author="xh" w:date="2026-10-19T13:05:25+08:00">
              <w:r>
                <w:rPr>
                  <w:rFonts w:ascii="Times New Roman" w:hAnsi="Times New Roman" w:eastAsia="宋体"/>
                  <w:b w:val="0"/>
                  <w:sz w:val="18"/>
                </w:rPr>
                <w:t>60.43</w:t>
              </w:r>
            </w:ins>
          </w:p>
        </w:tc>
      </w:tr>
      <w:tr>
        <w:trPr>
          <w:cantSplit/>
          <w:ins w:id="18896" w:author="xh" w:date="2026-10-19T13:05:2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50" w:author="xh" w:date="2026-10-19T13:05:25+08:00"/>
              </w:rPr>
            </w:pPr>
            <w:ins w:id="18951" w:author="xh" w:date="2026-10-19T13:05:25+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52" w:author="xh" w:date="2026-10-19T13:05:25+08:00"/>
              </w:rPr>
            </w:pPr>
            <w:ins w:id="18953" w:author="xh" w:date="2026-10-19T13:05:25+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54" w:author="xh" w:date="2026-10-19T13:05:25+08:00"/>
              </w:rPr>
            </w:pPr>
            <w:ins w:id="18955" w:author="xh" w:date="2026-10-19T13:05:25+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56" w:author="xh" w:date="2026-10-19T13:05:25+08:00"/>
              </w:rPr>
            </w:pPr>
            <w:ins w:id="18957" w:author="xh" w:date="2026-10-19T13:05:25+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58" w:author="xh" w:date="2026-10-19T13:05:25+08:00"/>
              </w:rPr>
            </w:pPr>
            <w:ins w:id="18959" w:author="xh" w:date="2026-10-19T13:05:25+08:00">
              <w:r>
                <w:rPr>
                  <w:rFonts w:ascii="Times New Roman" w:hAnsi="Times New Roman" w:eastAsia="宋体"/>
                  <w:b w:val="0"/>
                  <w:sz w:val="18"/>
                </w:rPr>
                <w:t>2.50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60" w:author="xh" w:date="2026-10-19T13:05:25+08:00"/>
              </w:rPr>
            </w:pPr>
            <w:ins w:id="18961" w:author="xh" w:date="2026-10-19T13:05:25+08:00">
              <w:r>
                <w:rPr>
                  <w:rFonts w:ascii="Times New Roman" w:hAnsi="Times New Roman" w:eastAsia="宋体"/>
                  <w:b w:val="0"/>
                  <w:sz w:val="18"/>
                </w:rPr>
                <w:t>6.51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62" w:author="xh" w:date="2026-10-19T13:05:25+08:00"/>
              </w:rPr>
            </w:pPr>
            <w:ins w:id="18963" w:author="xh" w:date="2026-10-19T13:05:25+08:00">
              <w:r>
                <w:rPr>
                  <w:rFonts w:ascii="Times New Roman" w:hAnsi="Times New Roman" w:eastAsia="宋体"/>
                  <w:b w:val="0"/>
                  <w:sz w:val="18"/>
                </w:rPr>
                <w:t>3.23</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64" w:author="xh" w:date="2026-10-19T13:05:25+08:00"/>
              </w:rPr>
            </w:pPr>
            <w:ins w:id="18965" w:author="xh" w:date="2026-10-19T13:05:25+08:00">
              <w:r>
                <w:rPr>
                  <w:rFonts w:ascii="Times New Roman" w:hAnsi="Times New Roman" w:eastAsia="宋体"/>
                  <w:b w:val="0"/>
                  <w:sz w:val="18"/>
                </w:rPr>
                <w:t>69.66</w:t>
              </w:r>
            </w:ins>
          </w:p>
        </w:tc>
      </w:tr>
      <w:tr>
        <w:trPr>
          <w:cantSplit/>
          <w:ins w:id="18897" w:author="xh" w:date="2026-10-19T13:05:2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66" w:author="xh" w:date="2026-10-19T13:05:25+08:00"/>
              </w:rPr>
            </w:pPr>
            <w:ins w:id="18967" w:author="xh" w:date="2026-10-19T13:05:25+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68" w:author="xh" w:date="2026-10-19T13:05:25+08:00"/>
              </w:rPr>
            </w:pPr>
            <w:ins w:id="18969" w:author="xh" w:date="2026-10-19T13:05:25+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70" w:author="xh" w:date="2026-10-19T13:05:25+08:00"/>
              </w:rPr>
            </w:pPr>
            <w:ins w:id="18971" w:author="xh" w:date="2026-10-19T13:05:25+08:00">
              <w:r>
                <w:rPr>
                  <w:rFonts w:ascii="Times New Roman" w:hAnsi="Times New Roman" w:eastAsia="宋体"/>
                  <w:b w:val="0"/>
                  <w:sz w:val="18"/>
                </w:rPr>
                <w:t>40.00+63.00+50.00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72" w:author="xh" w:date="2026-10-19T13:05:25+08:00"/>
              </w:rPr>
            </w:pPr>
            <w:ins w:id="18973" w:author="xh" w:date="2026-10-19T13:05:25+08:00">
              <w:r>
                <w:rPr>
                  <w:rFonts w:ascii="Times New Roman" w:hAnsi="Times New Roman" w:eastAsia="宋体"/>
                  <w:b w:val="0"/>
                  <w:sz w:val="18"/>
                </w:rPr>
                <w:t>153.00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74" w:author="xh" w:date="2026-10-19T13:05:25+08:00"/>
              </w:rPr>
            </w:pPr>
            <w:ins w:id="18975" w:author="xh" w:date="2026-10-19T13:05:25+08:00">
              <w:r>
                <w:rPr>
                  <w:rFonts w:ascii="Times New Roman" w:hAnsi="Times New Roman" w:eastAsia="宋体"/>
                  <w:b w:val="0"/>
                  <w:sz w:val="18"/>
                </w:rPr>
                <w:t>2.50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76" w:author="xh" w:date="2026-10-19T13:05:25+08:00"/>
              </w:rPr>
            </w:pPr>
            <w:ins w:id="18977" w:author="xh" w:date="2026-10-19T13:05:25+08:00">
              <w:r>
                <w:rPr>
                  <w:rFonts w:ascii="Times New Roman" w:hAnsi="Times New Roman" w:eastAsia="宋体"/>
                  <w:b w:val="0"/>
                  <w:sz w:val="18"/>
                </w:rPr>
                <w:t>1.57</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78" w:author="xh" w:date="2026-10-19T13:05:25+08:00"/>
              </w:rPr>
            </w:pPr>
            <w:ins w:id="18979" w:author="xh" w:date="2026-10-19T13:05:25+08:00">
              <w:r>
                <w:rPr>
                  <w:rFonts w:ascii="Times New Roman" w:hAnsi="Times New Roman" w:eastAsia="宋体"/>
                  <w:b w:val="0"/>
                  <w:sz w:val="18"/>
                </w:rPr>
                <w:t>5.18</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80" w:author="xh" w:date="2026-10-19T13:05:25+08:00"/>
              </w:rPr>
            </w:pPr>
            <w:ins w:id="18981" w:author="xh" w:date="2026-10-19T13:05:25+08:00">
              <w:r>
                <w:rPr>
                  <w:rFonts w:ascii="Times New Roman" w:hAnsi="Times New Roman" w:eastAsia="宋体"/>
                  <w:b w:val="0"/>
                  <w:sz w:val="18"/>
                </w:rPr>
                <w:t>91.61</w:t>
              </w:r>
            </w:ins>
          </w:p>
        </w:tc>
      </w:tr>
      <w:tr>
        <w:trPr>
          <w:cantSplit/>
          <w:ins w:id="18898" w:author="xh" w:date="2026-10-19T13:05:2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82" w:author="xh" w:date="2026-10-19T13:05:25+08:00"/>
              </w:rPr>
            </w:pPr>
            <w:ins w:id="18983" w:author="xh" w:date="2026-10-19T13:05:25+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84" w:author="xh" w:date="2026-10-19T13:05:25+08:00"/>
              </w:rPr>
            </w:pPr>
            <w:ins w:id="18985" w:author="xh" w:date="2026-10-19T13:05:25+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86" w:author="xh" w:date="2026-10-19T13:05:25+08:00"/>
              </w:rPr>
            </w:pPr>
            <w:ins w:id="18987" w:author="xh" w:date="2026-10-19T13:05:25+08:00">
              <w:r>
                <w:rPr>
                  <w:rFonts w:ascii="Times New Roman" w:hAnsi="Times New Roman" w:eastAsia="宋体"/>
                  <w:b w:val="0"/>
                  <w:sz w:val="18"/>
                </w:rPr>
                <w:t>40.00+63.00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88" w:author="xh" w:date="2026-10-19T13:05:25+08:00"/>
              </w:rPr>
            </w:pPr>
            <w:ins w:id="18989" w:author="xh" w:date="2026-10-19T13:05:25+08:00">
              <w:r>
                <w:rPr>
                  <w:rFonts w:ascii="Times New Roman" w:hAnsi="Times New Roman" w:eastAsia="宋体"/>
                  <w:b w:val="0"/>
                  <w:sz w:val="18"/>
                </w:rPr>
                <w:t>103.00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90" w:author="xh" w:date="2026-10-19T13:05:25+08:00"/>
              </w:rPr>
            </w:pPr>
            <w:ins w:id="18991" w:author="xh" w:date="2026-10-19T13:05:2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92" w:author="xh" w:date="2026-10-19T13:05:25+08:00"/>
              </w:rPr>
            </w:pPr>
            <w:ins w:id="18993" w:author="xh" w:date="2026-10-19T13:05:25+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94" w:author="xh" w:date="2026-10-19T13:05:25+08:00"/>
              </w:rPr>
            </w:pPr>
            <w:ins w:id="18995" w:author="xh" w:date="2026-10-19T13:05:25+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96" w:author="xh" w:date="2026-10-19T13:05:25+08:00"/>
              </w:rPr>
            </w:pPr>
            <w:ins w:id="18997" w:author="xh" w:date="2026-10-19T13:05:25+08:00">
              <w:r>
                <w:rPr>
                  <w:rFonts w:ascii="Times New Roman" w:hAnsi="Times New Roman" w:eastAsia="宋体"/>
                  <w:b w:val="0"/>
                  <w:sz w:val="18"/>
                </w:rPr>
                <w:t>—</w:t>
              </w:r>
            </w:ins>
          </w:p>
        </w:tc>
      </w:tr>
      <w:tr>
        <w:trPr>
          <w:cantSplit/>
          <w:ins w:id="18899" w:author="xh" w:date="2026-10-19T13:05:2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8998" w:author="xh" w:date="2026-10-19T13:05:25+08:00"/>
              </w:rPr>
            </w:pPr>
            <w:ins w:id="18999" w:author="xh" w:date="2026-10-19T13:05:25+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000" w:author="xh" w:date="2026-10-19T13:05:25+08:00"/>
              </w:rPr>
            </w:pPr>
            <w:ins w:id="19001" w:author="xh" w:date="2026-10-19T13:05:25+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002" w:author="xh" w:date="2026-10-19T13:05:25+08:00"/>
              </w:rPr>
            </w:pPr>
            <w:ins w:id="19003" w:author="xh" w:date="2026-10-19T13:05:25+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004" w:author="xh" w:date="2026-10-19T13:05:25+08:00"/>
              </w:rPr>
            </w:pPr>
            <w:ins w:id="19005" w:author="xh" w:date="2026-10-19T13:05:25+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006" w:author="xh" w:date="2026-10-19T13:05:25+08:00"/>
              </w:rPr>
            </w:pPr>
            <w:ins w:id="19007" w:author="xh" w:date="2026-10-19T13:05:2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008" w:author="xh" w:date="2026-10-19T13:05:25+08:00"/>
              </w:rPr>
            </w:pPr>
            <w:ins w:id="19009" w:author="xh" w:date="2026-10-19T13:05:2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010" w:author="xh" w:date="2026-10-19T13:05:25+08:00"/>
              </w:rPr>
            </w:pPr>
            <w:ins w:id="19011" w:author="xh" w:date="2026-10-19T13:05:2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012" w:author="xh" w:date="2026-10-19T13:05:25+08:00"/>
              </w:rPr>
            </w:pPr>
            <w:ins w:id="19013" w:author="xh" w:date="2026-10-19T13:05:25+08:00">
              <w:r>
                <w:rPr>
                  <w:rFonts w:ascii="Times New Roman" w:hAnsi="Times New Roman" w:eastAsia="宋体"/>
                  <w:b w:val="0"/>
                  <w:sz w:val="18"/>
                </w:rPr>
                <w:t>60.43</w:t>
              </w:r>
            </w:ins>
          </w:p>
        </w:tc>
      </w:tr>
      <w:tr>
        <w:trPr>
          <w:cantSplit/>
          <w:ins w:id="18900" w:author="xh" w:date="2026-10-19T13:05:2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014" w:author="xh" w:date="2026-10-19T13:05:25+08:00"/>
              </w:rPr>
            </w:pPr>
            <w:ins w:id="19015" w:author="xh" w:date="2026-10-19T13:05:25+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016" w:author="xh" w:date="2026-10-19T13:05:25+08:00"/>
              </w:rPr>
            </w:pPr>
            <w:ins w:id="19017" w:author="xh" w:date="2026-10-19T13:05:25+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018" w:author="xh" w:date="2026-10-19T13:05:25+08:00"/>
              </w:rPr>
            </w:pPr>
            <w:ins w:id="19019" w:author="xh" w:date="2026-10-19T13:05:25+08:00">
              <w:r>
                <w:rPr>
                  <w:rFonts w:ascii="Times New Roman" w:hAnsi="Times New Roman" w:eastAsia="宋体"/>
                  <w:b w:val="0"/>
                  <w:sz w:val="18"/>
                </w:rPr>
                <w:t>50.00+63.00+50.00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020" w:author="xh" w:date="2026-10-19T13:05:25+08:00"/>
              </w:rPr>
            </w:pPr>
            <w:ins w:id="19021" w:author="xh" w:date="2026-10-19T13:05:25+08:00">
              <w:r>
                <w:rPr>
                  <w:rFonts w:ascii="Times New Roman" w:hAnsi="Times New Roman" w:eastAsia="宋体"/>
                  <w:b w:val="0"/>
                  <w:sz w:val="18"/>
                </w:rPr>
                <w:t>163.00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022" w:author="xh" w:date="2026-10-19T13:05:25+08:00"/>
              </w:rPr>
            </w:pPr>
            <w:ins w:id="19023" w:author="xh" w:date="2026-10-19T13:05:2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024" w:author="xh" w:date="2026-10-19T13:05:25+08:00"/>
              </w:rPr>
            </w:pPr>
            <w:ins w:id="19025" w:author="xh" w:date="2026-10-19T13:05:2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026" w:author="xh" w:date="2026-10-19T13:05:25+08:00"/>
              </w:rPr>
            </w:pPr>
            <w:ins w:id="19027" w:author="xh" w:date="2026-10-19T13:05:2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028" w:author="xh" w:date="2026-10-19T13:05:25+08:00"/>
              </w:rPr>
            </w:pPr>
            <w:ins w:id="19029" w:author="xh" w:date="2026-10-19T13:05:25+08:00">
              <w:r>
                <w:rPr>
                  <w:rFonts w:ascii="Times New Roman" w:hAnsi="Times New Roman" w:eastAsia="宋体"/>
                  <w:b w:val="0"/>
                  <w:sz w:val="18"/>
                </w:rPr>
                <w:t>72.95</w:t>
              </w:r>
            </w:ins>
          </w:p>
        </w:tc>
      </w:tr>
      <w:tr>
        <w:trPr>
          <w:cantSplit/>
          <w:ins w:id="18901" w:author="xh" w:date="2026-10-19T13:05:25+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030" w:author="xh" w:date="2026-10-19T13:05:25+08:00"/>
              </w:rPr>
            </w:pPr>
            <w:ins w:id="19031" w:author="xh" w:date="2026-10-19T13:05:25+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032" w:author="xh" w:date="2026-10-19T13:05:25+08:00"/>
              </w:rPr>
            </w:pPr>
            <w:ins w:id="19033" w:author="xh" w:date="2026-10-19T13:05:25+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034" w:author="xh" w:date="2026-10-19T13:05:25+08:00"/>
              </w:rPr>
            </w:pPr>
            <w:ins w:id="19035" w:author="xh" w:date="2026-10-19T13:05:25+08:00">
              <w:r>
                <w:rPr>
                  <w:rFonts w:ascii="Times New Roman" w:hAnsi="Times New Roman" w:eastAsia="宋体"/>
                  <w:b w:val="0"/>
                  <w:sz w:val="18"/>
                </w:rPr>
                <w:t>50.00+63.00+50.00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036" w:author="xh" w:date="2026-10-19T13:05:25+08:00"/>
              </w:rPr>
            </w:pPr>
            <w:ins w:id="19037" w:author="xh" w:date="2026-10-19T13:05:25+08:00">
              <w:r>
                <w:rPr>
                  <w:rFonts w:ascii="Times New Roman" w:hAnsi="Times New Roman" w:eastAsia="宋体"/>
                  <w:b w:val="0"/>
                  <w:sz w:val="18"/>
                </w:rPr>
                <w:t>163.00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038" w:author="xh" w:date="2026-10-19T13:05:25+08:00"/>
              </w:rPr>
            </w:pPr>
            <w:ins w:id="19039" w:author="xh" w:date="2026-10-19T13:05:25+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040" w:author="xh" w:date="2026-10-19T13:05:25+08:00"/>
              </w:rPr>
            </w:pPr>
            <w:ins w:id="19041" w:author="xh" w:date="2026-10-19T13:05:25+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042" w:author="xh" w:date="2026-10-19T13:05:25+08:00"/>
              </w:rPr>
            </w:pPr>
            <w:ins w:id="19043" w:author="xh" w:date="2026-10-19T13:05:25+08:00">
              <w:r>
                <w:rPr>
                  <w:rFonts w:ascii="Times New Roman" w:hAnsi="Times New Roman" w:eastAsia="宋体"/>
                  <w:b w:val="0"/>
                  <w:sz w:val="18"/>
                </w:rPr>
                <w:t>5.46</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044" w:author="xh" w:date="2026-10-19T13:05:25+08:00"/>
              </w:rPr>
            </w:pPr>
            <w:ins w:id="19045" w:author="xh" w:date="2026-10-19T13:05:25+08:00">
              <w:r>
                <w:rPr>
                  <w:rFonts w:ascii="Times New Roman" w:hAnsi="Times New Roman" w:eastAsia="宋体"/>
                  <w:b w:val="0"/>
                  <w:sz w:val="18"/>
                </w:rPr>
                <w:t>93.46</w:t>
              </w:r>
            </w:ins>
          </w:p>
        </w:tc>
      </w:tr>
    </w:tbl>
    <w:p w14:paraId="04DE4D6F">
      <w:pPr>
        <w:pStyle w:val="2"/>
        <w:widowControl/>
        <w:spacing w:before="0" w:after="0" w:line="348" w:lineRule="exact"/>
        <w:ind w:firstLine="480"/>
        <w:jc w:val="both"/>
      </w:pPr>
      <w:r>
        <w:rPr>
          <w:rFonts w:ascii="Times New Roman" w:hAnsi="Times New Roman" w:eastAsia="方正仿宋_GBK"/>
          <w:b w:val="0"/>
          <w:sz w:val="24"/>
        </w:rPr>
        <w:t xml:space="preserve">20</w:t>
      </w:r>
      <w:ins w:id="19046" w:author="xh" w:date="2026-10-19T13:06:04+08:00">
        <w:r>
          <w:rPr>
            <w:rFonts w:ascii="Times New Roman" w:hAnsi="Times New Roman" w:eastAsia="方正仿宋_GBK"/>
            <w:b w:val="0"/>
            <w:sz w:val="24"/>
          </w:rPr>
          <w:t xml:space="preserve">3</w:t>
        </w:r>
      </w:ins>
      <w:del w:id="19047" w:author="xh" w:date="2026-10-19T13:06:04+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9048" w:author="xh" w:date="2026-10-19T13:06:04+08:00">
        <w:r>
          <w:rPr>
            <w:rFonts w:ascii="Times New Roman" w:hAnsi="Times New Roman" w:eastAsia="方正仿宋_GBK"/>
            <w:b w:val="0"/>
            <w:sz w:val="24"/>
          </w:rPr>
          <w:t xml:space="preserve">最大单台主变N-1后，弹性方案剩余主变容量为100.00 MVA，按0.95功率因数折算为95.00 MW。储能</w:t>
        </w:r>
      </w:ins>
      <w:del w:id="19049" w:author="xh" w:date="2026-10-19T13:06:04+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9050" w:author="xh" w:date="2026-10-19T13:06:04+08:00">
        <w:r>
          <w:rPr>
            <w:rFonts w:ascii="Times New Roman" w:hAnsi="Times New Roman" w:eastAsia="方正仿宋_GBK"/>
            <w:b w:val="0"/>
            <w:sz w:val="24"/>
          </w:rPr>
          <w:t xml:space="preserve">有效支撑功率为</w:t>
        </w:r>
      </w:ins>
      <w:del w:id="19051" w:author="xh" w:date="2026-10-19T13:06:04+08:00">
        <w:r>
          <w:rPr>
            <w:rFonts w:ascii="Times New Roman" w:hAnsi="Times New Roman" w:eastAsia="方正仿宋_GBK"/>
            <w:b w:val="0"/>
            <w:sz w:val="24"/>
          </w:rPr>
          <w:delText xml:space="preserve">峰值正常工况下，本站转出</w:delText>
        </w:r>
      </w:del>
      <w:r>
        <w:rPr>
          <w:rFonts w:ascii="Times New Roman" w:hAnsi="Times New Roman" w:eastAsia="方正仿宋_GBK"/>
          <w:b w:val="0"/>
          <w:sz w:val="24"/>
        </w:rPr>
        <w:t xml:space="preserve">0.00 MW、</w:t>
      </w:r>
      <w:ins w:id="19052" w:author="xh" w:date="2026-10-19T13:06:04+08:00">
        <w:r>
          <w:rPr>
            <w:rFonts w:ascii="Times New Roman" w:hAnsi="Times New Roman" w:eastAsia="方正仿宋_GBK"/>
            <w:b w:val="0"/>
            <w:sz w:val="24"/>
          </w:rPr>
          <w:t xml:space="preserve">反向有效吸收功率为</w:t>
        </w:r>
      </w:ins>
      <w:del w:id="19053" w:author="xh" w:date="2026-10-19T13:06:04+08:00">
        <w:r>
          <w:rPr>
            <w:rFonts w:ascii="Times New Roman" w:hAnsi="Times New Roman" w:eastAsia="方正仿宋_GBK"/>
            <w:b w:val="0"/>
            <w:sz w:val="24"/>
          </w:rPr>
          <w:delText xml:space="preserve">承接</w:delText>
        </w:r>
      </w:del>
      <w:r>
        <w:rPr>
          <w:rFonts w:ascii="Times New Roman" w:hAnsi="Times New Roman" w:eastAsia="方正仿宋_GBK"/>
          <w:b w:val="0"/>
          <w:sz w:val="24"/>
        </w:rPr>
        <w:t xml:space="preserve">0.00</w:t>
      </w:r>
      <w:ins w:id="19054" w:author="xh" w:date="2026-10-19T13:06:04+08:00">
        <w:r>
          <w:rPr>
            <w:rFonts w:ascii="Times New Roman" w:hAnsi="Times New Roman" w:eastAsia="方正仿宋_GBK"/>
            <w:b w:val="0"/>
            <w:sz w:val="24"/>
          </w:rPr>
          <w:t xml:space="preserve"> MW。全年本站故障工况中最小余量为12.34 MW。该小时按采用的固定区段预案，本站转出25.93 MW、承接4.88</w:t>
        </w:r>
      </w:ins>
      <w:r>
        <w:rPr>
          <w:rFonts w:ascii="Times New Roman" w:hAnsi="Times New Roman" w:eastAsia="方正仿宋_GBK"/>
          <w:b w:val="0"/>
          <w:sz w:val="24"/>
        </w:rPr>
        <w:t xml:space="preserve"> MW，转接后净负荷为</w:t>
      </w:r>
      <w:ins w:id="19055" w:author="xh" w:date="2026-10-19T13:06:04+08:00">
        <w:r>
          <w:rPr>
            <w:rFonts w:ascii="Times New Roman" w:hAnsi="Times New Roman" w:eastAsia="方正仿宋_GBK"/>
            <w:b w:val="0"/>
            <w:sz w:val="24"/>
          </w:rPr>
          <w:t xml:space="preserve">8</w:t>
        </w:r>
      </w:ins>
      <w:del w:id="19056" w:author="xh" w:date="2026-10-19T13:06:04+08:00">
        <w:r>
          <w:rPr>
            <w:rFonts w:ascii="Times New Roman" w:hAnsi="Times New Roman" w:eastAsia="方正仿宋_GBK"/>
            <w:b w:val="0"/>
            <w:sz w:val="24"/>
          </w:rPr>
          <w:delText xml:space="preserve">60.43 MW，区域最低净负荷工况下为</w:delText>
        </w:r>
      </w:del>
      <w:r>
        <w:rPr>
          <w:rFonts w:ascii="Times New Roman" w:hAnsi="Times New Roman" w:eastAsia="方正仿宋_GBK"/>
          <w:b w:val="0"/>
          <w:sz w:val="24"/>
        </w:rPr>
        <w:t xml:space="preserve">2.</w:t>
      </w:r>
      <w:ins w:id="19057" w:author="xh" w:date="2026-10-19T13:06:04+08:00">
        <w:r>
          <w:rPr>
            <w:rFonts w:ascii="Times New Roman" w:hAnsi="Times New Roman" w:eastAsia="方正仿宋_GBK"/>
            <w:b w:val="0"/>
            <w:sz w:val="24"/>
          </w:rPr>
          <w:t xml:space="preserve">66</w:t>
        </w:r>
      </w:ins>
      <w:del w:id="19058" w:author="xh" w:date="2026-10-19T13:06:04+08:00">
        <w:r>
          <w:rPr>
            <w:rFonts w:ascii="Times New Roman" w:hAnsi="Times New Roman" w:eastAsia="方正仿宋_GBK"/>
            <w:b w:val="0"/>
            <w:sz w:val="24"/>
          </w:rPr>
          <w:delText xml:space="preserve">04</w:delText>
        </w:r>
      </w:del>
      <w:r>
        <w:rPr>
          <w:rFonts w:ascii="Times New Roman" w:hAnsi="Times New Roman" w:eastAsia="方正仿宋_GBK"/>
          <w:b w:val="0"/>
          <w:sz w:val="24"/>
        </w:rPr>
        <w:t xml:space="preserve"> MW。</w:t>
      </w:r>
      <w:ins w:id="19059" w:author="xh" w:date="2026-10-19T13:06:04+08:00">
        <w:r>
          <w:rPr>
            <w:rFonts w:ascii="Times New Roman" w:hAnsi="Times New Roman" w:eastAsia="方正仿宋_GBK"/>
            <w:b w:val="0"/>
            <w:sz w:val="24"/>
          </w:rPr>
          <w:t xml:space="preserve">其中与玉潭变之间的主要通道承担9.26 MW净功率转接，使用既有通道。</w:t>
        </w:r>
      </w:ins>
    </w:p>
    <w:p w14:paraId="257AAE59">
      <w:pPr>
        <w:pStyle w:val="2"/>
        <w:widowControl/>
        <w:spacing w:before="0" w:after="0" w:line="348" w:lineRule="exact"/>
        <w:ind w:firstLine="480"/>
        <w:jc w:val="both"/>
      </w:pPr>
      <w:ins w:id="19060" w:author="xh" w:date="2026-10-19T13:06:43+08:00">
        <w:r>
          <w:rPr>
            <w:rFonts w:ascii="Times New Roman" w:hAnsi="Times New Roman" w:eastAsia="方正仿宋_GBK"/>
            <w:b w:val="0"/>
            <w:sz w:val="24"/>
          </w:rPr>
          <w:t xml:space="preserve">两方案</w:t>
        </w:r>
      </w:ins>
      <w:del w:id="19061" w:author="xh" w:date="2026-10-19T13:06:43+08:00">
        <w:r>
          <w:rPr>
            <w:rFonts w:ascii="Times New Roman" w:hAnsi="Times New Roman" w:eastAsia="方正仿宋_GBK"/>
            <w:b w:val="0"/>
            <w:sz w:val="24"/>
          </w:rPr>
          <w:delText xml:space="preserve">按最大单台主变N-1校核，</w:delText>
        </w:r>
      </w:del>
      <w:r>
        <w:rPr>
          <w:rFonts w:ascii="Times New Roman" w:hAnsi="Times New Roman" w:eastAsia="方正仿宋_GBK"/>
          <w:b w:val="0"/>
          <w:sz w:val="24"/>
        </w:rPr>
        <w:t xml:space="preserve">本站</w:t>
      </w:r>
      <w:ins w:id="19062" w:author="xh" w:date="2026-10-19T13:06:43+08:00">
        <w:r>
          <w:rPr>
            <w:rFonts w:ascii="Times New Roman" w:hAnsi="Times New Roman" w:eastAsia="方正仿宋_GBK"/>
            <w:b w:val="0"/>
            <w:sz w:val="24"/>
          </w:rPr>
          <w:t xml:space="preserve">储能额定功率相差</w:t>
        </w:r>
      </w:ins>
      <w:del w:id="19063" w:author="xh" w:date="2026-10-19T13:06:43+08:00">
        <w:r>
          <w:rPr>
            <w:rFonts w:ascii="Times New Roman" w:hAnsi="Times New Roman" w:eastAsia="方正仿宋_GBK"/>
            <w:b w:val="0"/>
            <w:sz w:val="24"/>
          </w:rPr>
          <w:delText xml:space="preserve">剩余容量为40.00 MVA，两代表工况重新转供后的本站净负荷分别为38.00 MW、</w:delText>
        </w:r>
      </w:del>
      <w:r>
        <w:rPr>
          <w:rFonts w:ascii="Times New Roman" w:hAnsi="Times New Roman" w:eastAsia="方正仿宋_GBK"/>
          <w:b w:val="0"/>
          <w:sz w:val="24"/>
        </w:rPr>
        <w:t xml:space="preserve">2.</w:t>
      </w:r>
      <w:ins w:id="19064" w:author="xh" w:date="2026-10-19T13:06:43+08:00">
        <w:r>
          <w:rPr>
            <w:rFonts w:ascii="Times New Roman" w:hAnsi="Times New Roman" w:eastAsia="方正仿宋_GBK"/>
            <w:b w:val="0"/>
            <w:sz w:val="24"/>
          </w:rPr>
          <w:t xml:space="preserve">5</w:t>
        </w:r>
      </w:ins>
      <w:del w:id="19065" w:author="xh" w:date="2026-10-19T13:06:43+08:00">
        <w:r>
          <w:rPr>
            <w:rFonts w:ascii="Times New Roman" w:hAnsi="Times New Roman" w:eastAsia="方正仿宋_GBK"/>
            <w:b w:val="0"/>
            <w:sz w:val="24"/>
          </w:rPr>
          <w:delText xml:space="preserve">04 MW，两方向最小容量余量为0.0</w:delText>
        </w:r>
      </w:del>
      <w:r>
        <w:rPr>
          <w:rFonts w:ascii="Times New Roman" w:hAnsi="Times New Roman" w:eastAsia="方正仿宋_GBK"/>
          <w:b w:val="0"/>
          <w:sz w:val="24"/>
        </w:rPr>
        <w:t xml:space="preserve">0 MW，</w:t>
      </w:r>
      <w:ins w:id="19066" w:author="xh" w:date="2026-10-19T13:06:43+08:00">
        <w:r>
          <w:rPr>
            <w:rFonts w:ascii="Times New Roman" w:hAnsi="Times New Roman" w:eastAsia="方正仿宋_GBK"/>
            <w:b w:val="0"/>
            <w:sz w:val="24"/>
          </w:rPr>
          <w:t xml:space="preserve">差额与所列主变组合及年度固定转接任务共同形成局部供电安排</w:t>
        </w:r>
      </w:ins>
      <w:del w:id="19067" w:author="xh" w:date="2026-10-19T13:06:43+08:00">
        <w:r>
          <w:rPr>
            <w:rFonts w:ascii="Times New Roman" w:hAnsi="Times New Roman" w:eastAsia="方正仿宋_GBK"/>
            <w:b w:val="0"/>
            <w:sz w:val="24"/>
          </w:rPr>
          <w:delText xml:space="preserve">正向储能有效支撑功率为0.00 MW</w:delText>
        </w:r>
      </w:del>
      <w:r>
        <w:rPr>
          <w:rFonts w:ascii="Times New Roman" w:hAnsi="Times New Roman" w:eastAsia="方正仿宋_GBK"/>
          <w:b w:val="0"/>
          <w:sz w:val="24"/>
        </w:rPr>
        <w:t xml:space="preserve">。</w:t>
      </w:r>
    </w:p>
    <w:p w14:paraId="2C9C0444">
      <w:pPr>
        <w:pStyle w:val="2"/>
        <w:widowControl/>
        <w:spacing w:before="0" w:after="0" w:line="348" w:lineRule="exact"/>
        <w:ind w:firstLine="480"/>
        <w:jc w:val="both"/>
        <w:rPr>
          <w:del w:id="19068" w:author="xh" w:date="2026-10-19T13:07:23+08:00"/>
        </w:rPr>
      </w:pPr>
      <w:del w:id="19069" w:author="xh" w:date="2026-10-19T13:07:23+08:00">
        <w:r>
          <w:rPr>
            <w:rFonts w:ascii="Times New Roman" w:hAnsi="Times New Roman" w:eastAsia="方正仿宋_GBK"/>
            <w:b w:val="0"/>
            <w:sz w:val="24"/>
          </w:rPr>
          <w:delText>四年校核截面中，本站绝对功率最大的工况出现在2023年，转接前为71.84 MW，主要表现为正向受电需求，该年设备在最大单台主变N-1后剩余容量为40.00 MVA。故障方式下本站转出33.84 MW、承接0.00 MW，其中与石桥变之间的主要转出功率为33.84 MW，转接后净负荷为38.00 MW。这一工况通过邻站分担本站故障后的正向负荷。</w:delText>
        </w:r>
      </w:del>
    </w:p>
    <w:p w14:paraId="24027ED2">
      <w:pPr>
        <w:pStyle w:val="7"/>
        <w:keepNext/>
        <w:numPr>
          <w:ilvl w:val="0"/>
          <w:numId w:val="0"/>
        </w:numPr>
        <w:spacing w:before="160" w:after="120" w:line="360" w:lineRule="exact"/>
        <w:ind w:firstLine="0"/>
      </w:pPr>
      <w:bookmarkStart w:id="233" w:name="龙湖变规划分析"/>
      <w:r>
        <w:rPr>
          <w:rFonts w:ascii="Times New Roman" w:hAnsi="Times New Roman" w:eastAsia="方正仿宋_GBK"/>
          <w:b/>
          <w:sz w:val="24"/>
        </w:rPr>
        <w:t>龙湖变规划分析</w:t>
      </w:r>
      <w:bookmarkEnd w:id="233"/>
    </w:p>
    <w:p w14:paraId="3BCBEF1A">
      <w:pPr>
        <w:pStyle w:val="115"/>
        <w:widowControl/>
        <w:spacing w:before="0" w:after="0" w:line="348" w:lineRule="exact"/>
        <w:ind w:firstLine="480"/>
        <w:jc w:val="both"/>
      </w:pPr>
      <w:r>
        <w:rPr>
          <w:rFonts w:ascii="Times New Roman" w:hAnsi="Times New Roman" w:eastAsia="方正仿宋_GBK"/>
          <w:b w:val="0"/>
          <w:sz w:val="24"/>
        </w:rPr>
        <w:t xml:space="preserve">该站</w:t>
      </w:r>
      <w:ins w:id="19070" w:author="xh" w:date="2026-10-19T13:08:02+08:00">
        <w:r>
          <w:rPr>
            <w:rFonts w:ascii="Times New Roman" w:hAnsi="Times New Roman" w:eastAsia="方正仿宋_GBK"/>
            <w:b w:val="0"/>
            <w:sz w:val="24"/>
          </w:rPr>
          <w:t xml:space="preserve">2021年</w:t>
        </w:r>
      </w:ins>
      <w:del w:id="19071" w:author="xh" w:date="2026-10-19T13:08:02+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主变组合为40</w:t>
      </w:r>
      <w:ins w:id="19072" w:author="xh" w:date="2026-10-19T13:08:02+08:00">
        <w:r>
          <w:rPr>
            <w:rFonts w:ascii="Times New Roman" w:hAnsi="Times New Roman" w:eastAsia="方正仿宋_GBK"/>
            <w:b w:val="0"/>
            <w:sz w:val="24"/>
          </w:rPr>
          <w:t xml:space="preserve">.00</w:t>
        </w:r>
      </w:ins>
      <w:r>
        <w:rPr>
          <w:rFonts w:ascii="Times New Roman" w:hAnsi="Times New Roman" w:eastAsia="方正仿宋_GBK"/>
          <w:b w:val="0"/>
          <w:sz w:val="24"/>
        </w:rPr>
        <w:t xml:space="preserve">+</w:t>
      </w:r>
      <w:ins w:id="19073" w:author="xh" w:date="2026-10-19T13:08:02+08:00">
        <w:r>
          <w:rPr>
            <w:rFonts w:ascii="Times New Roman" w:hAnsi="Times New Roman" w:eastAsia="方正仿宋_GBK"/>
            <w:b w:val="0"/>
            <w:sz w:val="24"/>
          </w:rPr>
          <w:t xml:space="preserve">50.0</w:t>
        </w:r>
      </w:ins>
      <w:del w:id="19074" w:author="xh" w:date="2026-10-19T13:08:02+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0 MVA</w:t>
      </w:r>
      <w:ins w:id="19075" w:author="xh" w:date="2026-10-19T13:08:02+08:00">
        <w:r>
          <w:rPr>
            <w:rFonts w:ascii="Times New Roman" w:hAnsi="Times New Roman" w:eastAsia="方正仿宋_GBK"/>
            <w:b w:val="0"/>
            <w:sz w:val="24"/>
          </w:rPr>
          <w:t xml:space="preserve">。</w:t>
        </w:r>
      </w:ins>
      <w:del w:id="19076" w:author="xh" w:date="2026-10-19T13:08:02+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19077" w:author="xh" w:date="2026-10-19T13:08:02+08:00">
        <w:r>
          <w:rPr>
            <w:rFonts w:ascii="Times New Roman" w:hAnsi="Times New Roman" w:eastAsia="方正仿宋_GBK"/>
            <w:b w:val="0"/>
            <w:sz w:val="24"/>
          </w:rPr>
          <w:t xml:space="preserve">2022—2035</w:t>
        </w:r>
      </w:ins>
      <w:del w:id="19078" w:author="xh" w:date="2026-10-19T13:08:02+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del w:id="19079" w:author="xh" w:date="2026-10-19T13:08:02+08:00">
        <w:r>
          <w:rPr>
            <w:rFonts w:ascii="Times New Roman" w:hAnsi="Times New Roman" w:eastAsia="方正仿宋_GBK"/>
            <w:b w:val="0"/>
            <w:sz w:val="24"/>
          </w:rPr>
          <w:delText xml:space="preserve">均</w:delText>
        </w:r>
      </w:del>
      <w:r>
        <w:rPr>
          <w:rFonts w:ascii="Times New Roman" w:hAnsi="Times New Roman" w:eastAsia="方正仿宋_GBK"/>
          <w:b w:val="0"/>
          <w:sz w:val="24"/>
        </w:rPr>
        <w:t xml:space="preserve">保留</w:t>
      </w:r>
      <w:ins w:id="19080" w:author="xh" w:date="2026-10-19T13:08:02+08:00">
        <w:r>
          <w:rPr>
            <w:rFonts w:ascii="Times New Roman" w:hAnsi="Times New Roman" w:eastAsia="方正仿宋_GBK"/>
            <w:b w:val="0"/>
            <w:sz w:val="24"/>
          </w:rPr>
          <w:t xml:space="preserve">初始主变</w:t>
        </w:r>
      </w:ins>
      <w:del w:id="19081" w:author="xh" w:date="2026-10-19T13:08:02+08:00">
        <w:r>
          <w:rPr>
            <w:rFonts w:ascii="Times New Roman" w:hAnsi="Times New Roman" w:eastAsia="方正仿宋_GBK"/>
            <w:b w:val="0"/>
            <w:sz w:val="24"/>
          </w:rPr>
          <w:delText xml:space="preserve">该</w:delText>
        </w:r>
      </w:del>
      <w:r>
        <w:rPr>
          <w:rFonts w:ascii="Times New Roman" w:hAnsi="Times New Roman" w:eastAsia="方正仿宋_GBK"/>
          <w:b w:val="0"/>
          <w:sz w:val="24"/>
        </w:rPr>
        <w:t xml:space="preserve">组合</w:t>
      </w:r>
      <w:del w:id="19082" w:author="xh" w:date="2026-10-19T13:08:02+08:00">
        <w:r>
          <w:rPr>
            <w:rFonts w:ascii="Times New Roman" w:hAnsi="Times New Roman" w:eastAsia="方正仿宋_GBK"/>
            <w:b w:val="0"/>
            <w:sz w:val="24"/>
          </w:rPr>
          <w:delText xml:space="preserve">，供电任务由主变及网络承担</w:delText>
        </w:r>
      </w:del>
      <w:r>
        <w:rPr>
          <w:rFonts w:ascii="Times New Roman" w:hAnsi="Times New Roman" w:eastAsia="方正仿宋_GBK"/>
          <w:b w:val="0"/>
          <w:sz w:val="24"/>
        </w:rPr>
        <w:t xml:space="preserve">。</w:t>
      </w:r>
      <w:ins w:id="19083" w:author="xh" w:date="2026-10-19T13:08:02+08:00">
        <w:r>
          <w:rPr>
            <w:rFonts w:ascii="Times New Roman" w:hAnsi="Times New Roman" w:eastAsia="方正仿宋_GBK"/>
            <w:b w:val="0"/>
            <w:sz w:val="24"/>
          </w:rPr>
          <w:t xml:space="preserve">本站弹性方案各年未新增储能。</w:t>
        </w:r>
      </w:ins>
    </w:p>
    <w:p w14:paraId="610B8FCC">
      <w:pPr>
        <w:pStyle w:val="2"/>
        <w:widowControl/>
        <w:spacing w:before="0" w:after="0" w:line="348" w:lineRule="exact"/>
        <w:ind w:firstLine="480"/>
        <w:jc w:val="both"/>
      </w:pPr>
      <w:r>
        <w:rPr>
          <w:rFonts w:ascii="Times New Roman" w:hAnsi="Times New Roman" w:eastAsia="方正仿宋_GBK"/>
          <w:b w:val="0"/>
          <w:sz w:val="24"/>
        </w:rPr>
        <w:t xml:space="preserve">2025年</w:t>
      </w:r>
      <w:del w:id="19084" w:author="xh" w:date="2026-10-19T13:08:42+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最大正向、反向净负荷分别为31.83 MW、0.00 MW</w:t>
      </w:r>
      <w:ins w:id="19085" w:author="xh" w:date="2026-10-19T13:08:42+08:00">
        <w:r>
          <w:rPr>
            <w:rFonts w:ascii="Times New Roman" w:hAnsi="Times New Roman" w:eastAsia="方正仿宋_GBK"/>
            <w:b w:val="0"/>
            <w:sz w:val="24"/>
          </w:rPr>
          <w:t xml:space="preserve">，2035年分别为46.35 MW、0.00 MW</w:t>
        </w:r>
      </w:ins>
      <w:r>
        <w:rPr>
          <w:rFonts w:ascii="Times New Roman" w:hAnsi="Times New Roman" w:eastAsia="方正仿宋_GBK"/>
          <w:b w:val="0"/>
          <w:sz w:val="24"/>
        </w:rPr>
        <w:t xml:space="preserve">。</w:t>
      </w:r>
      <w:ins w:id="19086" w:author="xh" w:date="2026-10-19T13:08:42+08:00">
        <w:r>
          <w:rPr>
            <w:rFonts w:ascii="Times New Roman" w:hAnsi="Times New Roman" w:eastAsia="方正仿宋_GBK"/>
            <w:b w:val="0"/>
            <w:sz w:val="24"/>
          </w:rPr>
          <w:t xml:space="preserve">2035年</w:t>
        </w:r>
      </w:ins>
      <w:del w:id="19087" w:author="xh" w:date="2026-10-19T13:08:42+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9088" w:author="xh" w:date="2026-10-19T13:08:42+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ins w:id="19089" w:author="xh" w:date="2026-10-19T13:08:42+08:00">
        <w:r>
          <w:rPr>
            <w:rFonts w:ascii="Times New Roman" w:hAnsi="Times New Roman" w:eastAsia="方正仿宋_GBK"/>
            <w:b w:val="0"/>
            <w:sz w:val="24"/>
          </w:rPr>
          <w:t xml:space="preserve">9</w:t>
        </w:r>
      </w:ins>
      <w:del w:id="19090" w:author="xh" w:date="2026-10-19T13:08:42+08:00">
        <w:r>
          <w:rPr>
            <w:rFonts w:ascii="Times New Roman" w:hAnsi="Times New Roman" w:eastAsia="方正仿宋_GBK"/>
            <w:b w:val="0"/>
            <w:sz w:val="24"/>
          </w:rPr>
          <w:delText xml:space="preserve">为8</w:delText>
        </w:r>
      </w:del>
      <w:r>
        <w:rPr>
          <w:rFonts w:ascii="Times New Roman" w:hAnsi="Times New Roman" w:eastAsia="方正仿宋_GBK"/>
          <w:b w:val="0"/>
          <w:sz w:val="24"/>
        </w:rPr>
        <w:t xml:space="preserve">0.00 MVA、储能额定功率0.00 MW，弹性方案分别为</w:t>
      </w:r>
      <w:ins w:id="19091" w:author="xh" w:date="2026-10-19T13:08:42+08:00">
        <w:r>
          <w:rPr>
            <w:rFonts w:ascii="Times New Roman" w:hAnsi="Times New Roman" w:eastAsia="方正仿宋_GBK"/>
            <w:b w:val="0"/>
            <w:sz w:val="24"/>
          </w:rPr>
          <w:t xml:space="preserve">9</w:t>
        </w:r>
      </w:ins>
      <w:del w:id="19092" w:author="xh" w:date="2026-10-19T13:08:42+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0.00 MVA和0.00 MW</w:t>
      </w:r>
      <w:ins w:id="19093" w:author="xh" w:date="2026-10-19T13:08:42+08:00">
        <w:r>
          <w:rPr>
            <w:rFonts w:ascii="Times New Roman" w:hAnsi="Times New Roman" w:eastAsia="方正仿宋_GBK"/>
            <w:b w:val="0"/>
            <w:sz w:val="24"/>
          </w:rPr>
          <w:t xml:space="preserve">。</w:t>
        </w:r>
      </w:ins>
      <w:del w:id="19094" w:author="xh" w:date="2026-10-19T13:08:42+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19095" w:author="xh" w:date="2026-10-19T13:08:42+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19096" w:author="xh" w:date="2026-10-19T13:08:42+08:00">
        <w:r>
          <w:rPr>
            <w:rFonts w:ascii="Times New Roman" w:hAnsi="Times New Roman" w:eastAsia="方正仿宋_GBK"/>
            <w:b w:val="0"/>
            <w:sz w:val="24"/>
          </w:rPr>
          <w:delText xml:space="preserve">弹性方案按当年各站局部极值计算的站级负载率为42%。</w:delText>
        </w:r>
      </w:del>
    </w:p>
    <w:p w14:paraId="332B8F5A">
      <w:pPr>
        <w:pStyle w:val="2"/>
        <w:keepNext/>
        <w:spacing w:before="120" w:after="80" w:line="280" w:lineRule="exact"/>
        <w:ind w:firstLine="0"/>
        <w:jc w:val="center"/>
      </w:pPr>
      <w:r>
        <w:rPr>
          <w:rFonts w:ascii="Times New Roman" w:hAnsi="Times New Roman" w:eastAsia="宋体"/>
          <w:b w:val="0"/>
          <w:sz w:val="21"/>
        </w:rPr>
        <w:t xml:space="preserve">表5-44 龙湖变</w:t>
      </w:r>
      <w:ins w:id="19097" w:author="xh" w:date="2026-10-19T13:09:21+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1BE12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9098" w:author="xh" w:date="2026-10-19T13:10:00+08:00"/>
        </w:trPr>
        <w:tc>
          <w:tcPr>
            <w:tcW w:w="1039" w:type="dxa"/>
            <w:tcMar>
              <w:left w:w="70" w:type="dxa"/>
              <w:right w:w="70" w:type="dxa"/>
            </w:tcMar>
            <w:vAlign w:val="center"/>
          </w:tcPr>
          <w:p w14:paraId="71803015">
            <w:pPr>
              <w:keepNext/>
              <w:spacing w:before="20" w:after="20" w:line="260" w:lineRule="exact"/>
              <w:ind w:left="0" w:leftChars="0" w:right="0" w:rightChars="0" w:firstLine="0" w:firstLineChars="0"/>
              <w:jc w:val="center"/>
              <w:rPr>
                <w:del w:id="19107" w:author="xh" w:date="2026-10-19T13:10:00+08:00"/>
              </w:rPr>
            </w:pPr>
            <w:del w:id="19108" w:author="xh" w:date="2026-10-19T13:10:00+08:00">
              <w:r>
                <w:rPr>
                  <w:rFonts w:ascii="Times New Roman" w:hAnsi="Times New Roman" w:eastAsia="宋体"/>
                  <w:b/>
                  <w:sz w:val="18"/>
                </w:rPr>
                <w:delText>方案</w:delText>
              </w:r>
            </w:del>
          </w:p>
        </w:tc>
        <w:tc>
          <w:tcPr>
            <w:tcW w:w="1039" w:type="dxa"/>
            <w:tcMar>
              <w:left w:w="70" w:type="dxa"/>
              <w:right w:w="70" w:type="dxa"/>
            </w:tcMar>
            <w:vAlign w:val="center"/>
          </w:tcPr>
          <w:p w14:paraId="0C211140">
            <w:pPr>
              <w:keepNext/>
              <w:spacing w:before="20" w:after="20" w:line="260" w:lineRule="exact"/>
              <w:ind w:left="0" w:leftChars="0" w:right="0" w:rightChars="0" w:firstLine="0" w:firstLineChars="0"/>
              <w:jc w:val="center"/>
              <w:rPr>
                <w:del w:id="19109" w:author="xh" w:date="2026-10-19T13:10:00+08:00"/>
              </w:rPr>
            </w:pPr>
            <w:del w:id="19110" w:author="xh" w:date="2026-10-19T13:10:00+08:00">
              <w:r>
                <w:rPr>
                  <w:rFonts w:ascii="Times New Roman" w:hAnsi="Times New Roman" w:eastAsia="宋体"/>
                  <w:b/>
                  <w:sz w:val="18"/>
                </w:rPr>
                <w:delText>年份</w:delText>
              </w:r>
            </w:del>
          </w:p>
        </w:tc>
        <w:tc>
          <w:tcPr>
            <w:tcW w:w="1039" w:type="dxa"/>
            <w:tcMar>
              <w:left w:w="70" w:type="dxa"/>
              <w:right w:w="70" w:type="dxa"/>
            </w:tcMar>
            <w:vAlign w:val="center"/>
          </w:tcPr>
          <w:p w14:paraId="156B2F9A">
            <w:pPr>
              <w:keepNext/>
              <w:spacing w:before="20" w:after="20" w:line="260" w:lineRule="exact"/>
              <w:ind w:left="0" w:leftChars="0" w:right="0" w:rightChars="0" w:firstLine="0" w:firstLineChars="0"/>
              <w:jc w:val="center"/>
              <w:rPr>
                <w:del w:id="19111" w:author="xh" w:date="2026-10-19T13:10:00+08:00"/>
              </w:rPr>
            </w:pPr>
            <w:del w:id="19112" w:author="xh" w:date="2026-10-19T13:10:00+08:00">
              <w:r>
                <w:rPr>
                  <w:rFonts w:ascii="Times New Roman" w:hAnsi="Times New Roman" w:eastAsia="宋体"/>
                  <w:b/>
                  <w:sz w:val="18"/>
                </w:rPr>
                <w:delText>主变组合/MVA</w:delText>
              </w:r>
            </w:del>
          </w:p>
        </w:tc>
        <w:tc>
          <w:tcPr>
            <w:tcW w:w="1039" w:type="dxa"/>
            <w:tcMar>
              <w:left w:w="70" w:type="dxa"/>
              <w:right w:w="70" w:type="dxa"/>
            </w:tcMar>
            <w:vAlign w:val="center"/>
          </w:tcPr>
          <w:p w14:paraId="6450B6C0">
            <w:pPr>
              <w:keepNext/>
              <w:spacing w:before="20" w:after="20" w:line="260" w:lineRule="exact"/>
              <w:ind w:left="0" w:leftChars="0" w:right="0" w:rightChars="0" w:firstLine="0" w:firstLineChars="0"/>
              <w:jc w:val="center"/>
              <w:rPr>
                <w:del w:id="19113" w:author="xh" w:date="2026-10-19T13:10:00+08:00"/>
              </w:rPr>
            </w:pPr>
            <w:del w:id="19114" w:author="xh" w:date="2026-10-19T13:10:00+08:00">
              <w:r>
                <w:rPr>
                  <w:rFonts w:ascii="Times New Roman" w:hAnsi="Times New Roman" w:eastAsia="宋体"/>
                  <w:b/>
                  <w:sz w:val="18"/>
                </w:rPr>
                <w:delText>总容量/MVA</w:delText>
              </w:r>
            </w:del>
          </w:p>
        </w:tc>
        <w:tc>
          <w:tcPr>
            <w:tcW w:w="1039" w:type="dxa"/>
            <w:tcMar>
              <w:left w:w="70" w:type="dxa"/>
              <w:right w:w="70" w:type="dxa"/>
            </w:tcMar>
            <w:vAlign w:val="center"/>
          </w:tcPr>
          <w:p w14:paraId="53171AA6">
            <w:pPr>
              <w:keepNext/>
              <w:spacing w:before="20" w:after="20" w:line="260" w:lineRule="exact"/>
              <w:ind w:left="0" w:leftChars="0" w:right="0" w:rightChars="0" w:firstLine="0" w:firstLineChars="0"/>
              <w:jc w:val="center"/>
              <w:rPr>
                <w:del w:id="19115" w:author="xh" w:date="2026-10-19T13:10:00+08:00"/>
              </w:rPr>
            </w:pPr>
            <w:del w:id="19116" w:author="xh" w:date="2026-10-19T13:10:00+08:00">
              <w:r>
                <w:rPr>
                  <w:rFonts w:ascii="Times New Roman" w:hAnsi="Times New Roman" w:eastAsia="宋体"/>
                  <w:b/>
                  <w:sz w:val="18"/>
                </w:rPr>
                <w:delText>储能额定功率/MW</w:delText>
              </w:r>
            </w:del>
          </w:p>
        </w:tc>
        <w:tc>
          <w:tcPr>
            <w:tcW w:w="1039" w:type="dxa"/>
            <w:tcMar>
              <w:left w:w="70" w:type="dxa"/>
              <w:right w:w="70" w:type="dxa"/>
            </w:tcMar>
            <w:vAlign w:val="center"/>
          </w:tcPr>
          <w:p w14:paraId="66BD4A53">
            <w:pPr>
              <w:keepNext/>
              <w:spacing w:before="20" w:after="20" w:line="260" w:lineRule="exact"/>
              <w:ind w:left="0" w:leftChars="0" w:right="0" w:rightChars="0" w:firstLine="0" w:firstLineChars="0"/>
              <w:jc w:val="center"/>
              <w:rPr>
                <w:del w:id="19117" w:author="xh" w:date="2026-10-19T13:10:00+08:00"/>
              </w:rPr>
            </w:pPr>
            <w:del w:id="19118" w:author="xh" w:date="2026-10-19T13:10:00+08:00">
              <w:r>
                <w:rPr>
                  <w:rFonts w:ascii="Times New Roman" w:hAnsi="Times New Roman" w:eastAsia="宋体"/>
                  <w:b/>
                  <w:sz w:val="18"/>
                </w:rPr>
                <w:delText>转出/MW</w:delText>
              </w:r>
            </w:del>
          </w:p>
        </w:tc>
        <w:tc>
          <w:tcPr>
            <w:tcW w:w="1039" w:type="dxa"/>
            <w:tcMar>
              <w:left w:w="70" w:type="dxa"/>
              <w:right w:w="70" w:type="dxa"/>
            </w:tcMar>
            <w:vAlign w:val="center"/>
          </w:tcPr>
          <w:p w14:paraId="69C7B027">
            <w:pPr>
              <w:keepNext/>
              <w:spacing w:before="20" w:after="20" w:line="260" w:lineRule="exact"/>
              <w:ind w:left="0" w:leftChars="0" w:right="0" w:rightChars="0" w:firstLine="0" w:firstLineChars="0"/>
              <w:jc w:val="center"/>
              <w:rPr>
                <w:del w:id="19119" w:author="xh" w:date="2026-10-19T13:10:00+08:00"/>
              </w:rPr>
            </w:pPr>
            <w:del w:id="19120" w:author="xh" w:date="2026-10-19T13:10:00+08:00">
              <w:r>
                <w:rPr>
                  <w:rFonts w:ascii="Times New Roman" w:hAnsi="Times New Roman" w:eastAsia="宋体"/>
                  <w:b/>
                  <w:sz w:val="18"/>
                </w:rPr>
                <w:delText>承接/MW</w:delText>
              </w:r>
            </w:del>
          </w:p>
        </w:tc>
        <w:tc>
          <w:tcPr>
            <w:tcW w:w="1039" w:type="dxa"/>
            <w:tcMar>
              <w:left w:w="70" w:type="dxa"/>
              <w:right w:w="70" w:type="dxa"/>
            </w:tcMar>
            <w:vAlign w:val="center"/>
          </w:tcPr>
          <w:p w14:paraId="18FC39BC">
            <w:pPr>
              <w:keepNext/>
              <w:spacing w:before="20" w:after="20" w:line="260" w:lineRule="exact"/>
              <w:ind w:left="0" w:leftChars="0" w:right="0" w:rightChars="0" w:firstLine="0" w:firstLineChars="0"/>
              <w:jc w:val="center"/>
              <w:rPr>
                <w:del w:id="19121" w:author="xh" w:date="2026-10-19T13:10:00+08:00"/>
              </w:rPr>
            </w:pPr>
            <w:del w:id="19122" w:author="xh" w:date="2026-10-19T13:10:00+08:00">
              <w:r>
                <w:rPr>
                  <w:rFonts w:ascii="Times New Roman" w:hAnsi="Times New Roman" w:eastAsia="宋体"/>
                  <w:b/>
                  <w:sz w:val="18"/>
                </w:rPr>
                <w:delText>转接后净负荷/MW</w:delText>
              </w:r>
            </w:del>
          </w:p>
        </w:tc>
      </w:tr>
      <w:tr w14:paraId="6CF31C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099" w:author="xh" w:date="2026-10-19T13:10:00+08:00"/>
        </w:trPr>
        <w:tc>
          <w:tcPr>
            <w:tcW w:w="1039" w:type="dxa"/>
            <w:tcMar>
              <w:left w:w="70" w:type="dxa"/>
              <w:right w:w="70" w:type="dxa"/>
            </w:tcMar>
            <w:vAlign w:val="center"/>
          </w:tcPr>
          <w:p w14:paraId="32206A3B">
            <w:pPr>
              <w:keepNext/>
              <w:spacing w:before="20" w:after="20" w:line="260" w:lineRule="exact"/>
              <w:ind w:left="0" w:leftChars="0" w:right="0" w:rightChars="0" w:firstLine="0" w:firstLineChars="0"/>
              <w:jc w:val="center"/>
              <w:rPr>
                <w:del w:id="19123" w:author="xh" w:date="2026-10-19T13:10:00+08:00"/>
              </w:rPr>
            </w:pPr>
            <w:del w:id="19124" w:author="xh" w:date="2026-10-19T13:10:00+08:00">
              <w:r>
                <w:rPr>
                  <w:rFonts w:ascii="Times New Roman" w:hAnsi="Times New Roman" w:eastAsia="宋体"/>
                  <w:b w:val="0"/>
                  <w:sz w:val="18"/>
                </w:rPr>
                <w:delText>刚性</w:delText>
              </w:r>
            </w:del>
          </w:p>
        </w:tc>
        <w:tc>
          <w:tcPr>
            <w:tcW w:w="1039" w:type="dxa"/>
            <w:tcMar>
              <w:left w:w="70" w:type="dxa"/>
              <w:right w:w="70" w:type="dxa"/>
            </w:tcMar>
            <w:vAlign w:val="center"/>
          </w:tcPr>
          <w:p w14:paraId="52642E99">
            <w:pPr>
              <w:keepNext/>
              <w:spacing w:before="20" w:after="20" w:line="260" w:lineRule="exact"/>
              <w:ind w:left="0" w:leftChars="0" w:right="0" w:rightChars="0" w:firstLine="0" w:firstLineChars="0"/>
              <w:jc w:val="center"/>
              <w:rPr>
                <w:del w:id="19125" w:author="xh" w:date="2026-10-19T13:10:00+08:00"/>
              </w:rPr>
            </w:pPr>
            <w:del w:id="19126" w:author="xh" w:date="2026-10-19T13:10:00+08:00">
              <w:r>
                <w:rPr>
                  <w:rFonts w:ascii="Times New Roman" w:hAnsi="Times New Roman" w:eastAsia="宋体"/>
                  <w:b w:val="0"/>
                  <w:sz w:val="18"/>
                </w:rPr>
                <w:delText>2022</w:delText>
              </w:r>
            </w:del>
          </w:p>
        </w:tc>
        <w:tc>
          <w:tcPr>
            <w:tcW w:w="1039" w:type="dxa"/>
            <w:tcMar>
              <w:left w:w="70" w:type="dxa"/>
              <w:right w:w="70" w:type="dxa"/>
            </w:tcMar>
            <w:vAlign w:val="center"/>
          </w:tcPr>
          <w:p w14:paraId="2C3F30B5">
            <w:pPr>
              <w:keepNext/>
              <w:spacing w:before="20" w:after="20" w:line="260" w:lineRule="exact"/>
              <w:ind w:left="0" w:leftChars="0" w:right="0" w:rightChars="0" w:firstLine="0" w:firstLineChars="0"/>
              <w:jc w:val="center"/>
              <w:rPr>
                <w:del w:id="19127" w:author="xh" w:date="2026-10-19T13:10:00+08:00"/>
              </w:rPr>
            </w:pPr>
            <w:del w:id="19128" w:author="xh" w:date="2026-10-19T13:10:00+08:00">
              <w:r>
                <w:rPr>
                  <w:rFonts w:ascii="Times New Roman" w:hAnsi="Times New Roman" w:eastAsia="宋体"/>
                  <w:b w:val="0"/>
                  <w:sz w:val="18"/>
                </w:rPr>
                <w:delText>40+40</w:delText>
              </w:r>
            </w:del>
          </w:p>
        </w:tc>
        <w:tc>
          <w:tcPr>
            <w:tcW w:w="1039" w:type="dxa"/>
            <w:tcMar>
              <w:left w:w="70" w:type="dxa"/>
              <w:right w:w="70" w:type="dxa"/>
            </w:tcMar>
            <w:vAlign w:val="center"/>
          </w:tcPr>
          <w:p w14:paraId="32F3C4B1">
            <w:pPr>
              <w:keepNext/>
              <w:spacing w:before="20" w:after="20" w:line="260" w:lineRule="exact"/>
              <w:ind w:left="0" w:leftChars="0" w:right="0" w:rightChars="0" w:firstLine="0" w:firstLineChars="0"/>
              <w:jc w:val="center"/>
              <w:rPr>
                <w:del w:id="19129" w:author="xh" w:date="2026-10-19T13:10:00+08:00"/>
              </w:rPr>
            </w:pPr>
            <w:del w:id="19130" w:author="xh" w:date="2026-10-19T13:10:00+08:00">
              <w:r>
                <w:rPr>
                  <w:rFonts w:ascii="Times New Roman" w:hAnsi="Times New Roman" w:eastAsia="宋体"/>
                  <w:b w:val="0"/>
                  <w:sz w:val="18"/>
                </w:rPr>
                <w:delText>80.00</w:delText>
              </w:r>
            </w:del>
          </w:p>
        </w:tc>
        <w:tc>
          <w:tcPr>
            <w:tcW w:w="1039" w:type="dxa"/>
            <w:tcMar>
              <w:left w:w="70" w:type="dxa"/>
              <w:right w:w="70" w:type="dxa"/>
            </w:tcMar>
            <w:vAlign w:val="center"/>
          </w:tcPr>
          <w:p w14:paraId="14FD1213">
            <w:pPr>
              <w:keepNext/>
              <w:spacing w:before="20" w:after="20" w:line="260" w:lineRule="exact"/>
              <w:ind w:left="0" w:leftChars="0" w:right="0" w:rightChars="0" w:firstLine="0" w:firstLineChars="0"/>
              <w:jc w:val="center"/>
              <w:rPr>
                <w:del w:id="19131" w:author="xh" w:date="2026-10-19T13:10:00+08:00"/>
              </w:rPr>
            </w:pPr>
            <w:del w:id="19132"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1D608701">
            <w:pPr>
              <w:keepNext/>
              <w:spacing w:before="20" w:after="20" w:line="260" w:lineRule="exact"/>
              <w:ind w:left="0" w:leftChars="0" w:right="0" w:rightChars="0" w:firstLine="0" w:firstLineChars="0"/>
              <w:jc w:val="center"/>
              <w:rPr>
                <w:del w:id="19133" w:author="xh" w:date="2026-10-19T13:10:00+08:00"/>
              </w:rPr>
            </w:pPr>
            <w:del w:id="19134"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0AC21AFD">
            <w:pPr>
              <w:keepNext/>
              <w:spacing w:before="20" w:after="20" w:line="260" w:lineRule="exact"/>
              <w:ind w:left="0" w:leftChars="0" w:right="0" w:rightChars="0" w:firstLine="0" w:firstLineChars="0"/>
              <w:jc w:val="center"/>
              <w:rPr>
                <w:del w:id="19135" w:author="xh" w:date="2026-10-19T13:10:00+08:00"/>
              </w:rPr>
            </w:pPr>
            <w:del w:id="19136"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28F6DBB3">
            <w:pPr>
              <w:keepNext/>
              <w:spacing w:before="20" w:after="20" w:line="260" w:lineRule="exact"/>
              <w:ind w:left="0" w:leftChars="0" w:right="0" w:rightChars="0" w:firstLine="0" w:firstLineChars="0"/>
              <w:jc w:val="center"/>
              <w:rPr>
                <w:del w:id="19137" w:author="xh" w:date="2026-10-19T13:10:00+08:00"/>
              </w:rPr>
            </w:pPr>
            <w:del w:id="19138" w:author="xh" w:date="2026-10-19T13:10:00+08:00">
              <w:r>
                <w:rPr>
                  <w:rFonts w:ascii="Times New Roman" w:hAnsi="Times New Roman" w:eastAsia="宋体"/>
                  <w:b w:val="0"/>
                  <w:sz w:val="18"/>
                </w:rPr>
                <w:delText>26.73</w:delText>
              </w:r>
            </w:del>
          </w:p>
        </w:tc>
      </w:tr>
      <w:tr w14:paraId="507D30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100" w:author="xh" w:date="2026-10-19T13:10:00+08:00"/>
        </w:trPr>
        <w:tc>
          <w:tcPr>
            <w:tcW w:w="1039" w:type="dxa"/>
            <w:tcMar>
              <w:left w:w="70" w:type="dxa"/>
              <w:right w:w="70" w:type="dxa"/>
            </w:tcMar>
            <w:vAlign w:val="center"/>
          </w:tcPr>
          <w:p w14:paraId="63AF3760">
            <w:pPr>
              <w:keepNext/>
              <w:spacing w:before="20" w:after="20" w:line="260" w:lineRule="exact"/>
              <w:ind w:left="0" w:leftChars="0" w:right="0" w:rightChars="0" w:firstLine="0" w:firstLineChars="0"/>
              <w:jc w:val="center"/>
              <w:rPr>
                <w:del w:id="19139" w:author="xh" w:date="2026-10-19T13:10:00+08:00"/>
              </w:rPr>
            </w:pPr>
            <w:del w:id="19140" w:author="xh" w:date="2026-10-19T13:10:00+08:00">
              <w:r>
                <w:rPr>
                  <w:rFonts w:ascii="Times New Roman" w:hAnsi="Times New Roman" w:eastAsia="宋体"/>
                  <w:b w:val="0"/>
                  <w:sz w:val="18"/>
                </w:rPr>
                <w:delText>刚性</w:delText>
              </w:r>
            </w:del>
          </w:p>
        </w:tc>
        <w:tc>
          <w:tcPr>
            <w:tcW w:w="1039" w:type="dxa"/>
            <w:tcMar>
              <w:left w:w="70" w:type="dxa"/>
              <w:right w:w="70" w:type="dxa"/>
            </w:tcMar>
            <w:vAlign w:val="center"/>
          </w:tcPr>
          <w:p w14:paraId="283CAE1C">
            <w:pPr>
              <w:keepNext/>
              <w:spacing w:before="20" w:after="20" w:line="260" w:lineRule="exact"/>
              <w:ind w:left="0" w:leftChars="0" w:right="0" w:rightChars="0" w:firstLine="0" w:firstLineChars="0"/>
              <w:jc w:val="center"/>
              <w:rPr>
                <w:del w:id="19141" w:author="xh" w:date="2026-10-19T13:10:00+08:00"/>
              </w:rPr>
            </w:pPr>
            <w:del w:id="19142" w:author="xh" w:date="2026-10-19T13:10:00+08:00">
              <w:r>
                <w:rPr>
                  <w:rFonts w:ascii="Times New Roman" w:hAnsi="Times New Roman" w:eastAsia="宋体"/>
                  <w:b w:val="0"/>
                  <w:sz w:val="18"/>
                </w:rPr>
                <w:delText>2023</w:delText>
              </w:r>
            </w:del>
          </w:p>
        </w:tc>
        <w:tc>
          <w:tcPr>
            <w:tcW w:w="1039" w:type="dxa"/>
            <w:tcMar>
              <w:left w:w="70" w:type="dxa"/>
              <w:right w:w="70" w:type="dxa"/>
            </w:tcMar>
            <w:vAlign w:val="center"/>
          </w:tcPr>
          <w:p w14:paraId="38181386">
            <w:pPr>
              <w:keepNext/>
              <w:spacing w:before="20" w:after="20" w:line="260" w:lineRule="exact"/>
              <w:ind w:left="0" w:leftChars="0" w:right="0" w:rightChars="0" w:firstLine="0" w:firstLineChars="0"/>
              <w:jc w:val="center"/>
              <w:rPr>
                <w:del w:id="19143" w:author="xh" w:date="2026-10-19T13:10:00+08:00"/>
              </w:rPr>
            </w:pPr>
            <w:del w:id="19144" w:author="xh" w:date="2026-10-19T13:10:00+08:00">
              <w:r>
                <w:rPr>
                  <w:rFonts w:ascii="Times New Roman" w:hAnsi="Times New Roman" w:eastAsia="宋体"/>
                  <w:b w:val="0"/>
                  <w:sz w:val="18"/>
                </w:rPr>
                <w:delText>40+40</w:delText>
              </w:r>
            </w:del>
          </w:p>
        </w:tc>
        <w:tc>
          <w:tcPr>
            <w:tcW w:w="1039" w:type="dxa"/>
            <w:tcMar>
              <w:left w:w="70" w:type="dxa"/>
              <w:right w:w="70" w:type="dxa"/>
            </w:tcMar>
            <w:vAlign w:val="center"/>
          </w:tcPr>
          <w:p w14:paraId="50B2898C">
            <w:pPr>
              <w:keepNext/>
              <w:spacing w:before="20" w:after="20" w:line="260" w:lineRule="exact"/>
              <w:ind w:left="0" w:leftChars="0" w:right="0" w:rightChars="0" w:firstLine="0" w:firstLineChars="0"/>
              <w:jc w:val="center"/>
              <w:rPr>
                <w:del w:id="19145" w:author="xh" w:date="2026-10-19T13:10:00+08:00"/>
              </w:rPr>
            </w:pPr>
            <w:del w:id="19146" w:author="xh" w:date="2026-10-19T13:10:00+08:00">
              <w:r>
                <w:rPr>
                  <w:rFonts w:ascii="Times New Roman" w:hAnsi="Times New Roman" w:eastAsia="宋体"/>
                  <w:b w:val="0"/>
                  <w:sz w:val="18"/>
                </w:rPr>
                <w:delText>80.00</w:delText>
              </w:r>
            </w:del>
          </w:p>
        </w:tc>
        <w:tc>
          <w:tcPr>
            <w:tcW w:w="1039" w:type="dxa"/>
            <w:tcMar>
              <w:left w:w="70" w:type="dxa"/>
              <w:right w:w="70" w:type="dxa"/>
            </w:tcMar>
            <w:vAlign w:val="center"/>
          </w:tcPr>
          <w:p w14:paraId="3625D7DF">
            <w:pPr>
              <w:keepNext/>
              <w:spacing w:before="20" w:after="20" w:line="260" w:lineRule="exact"/>
              <w:ind w:left="0" w:leftChars="0" w:right="0" w:rightChars="0" w:firstLine="0" w:firstLineChars="0"/>
              <w:jc w:val="center"/>
              <w:rPr>
                <w:del w:id="19147" w:author="xh" w:date="2026-10-19T13:10:00+08:00"/>
              </w:rPr>
            </w:pPr>
            <w:del w:id="19148"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63EF5714">
            <w:pPr>
              <w:keepNext/>
              <w:spacing w:before="20" w:after="20" w:line="260" w:lineRule="exact"/>
              <w:ind w:left="0" w:leftChars="0" w:right="0" w:rightChars="0" w:firstLine="0" w:firstLineChars="0"/>
              <w:jc w:val="center"/>
              <w:rPr>
                <w:del w:id="19149" w:author="xh" w:date="2026-10-19T13:10:00+08:00"/>
              </w:rPr>
            </w:pPr>
            <w:del w:id="19150"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2A053DC7">
            <w:pPr>
              <w:keepNext/>
              <w:spacing w:before="20" w:after="20" w:line="260" w:lineRule="exact"/>
              <w:ind w:left="0" w:leftChars="0" w:right="0" w:rightChars="0" w:firstLine="0" w:firstLineChars="0"/>
              <w:jc w:val="center"/>
              <w:rPr>
                <w:del w:id="19151" w:author="xh" w:date="2026-10-19T13:10:00+08:00"/>
              </w:rPr>
            </w:pPr>
            <w:del w:id="19152"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1CCD8316">
            <w:pPr>
              <w:keepNext/>
              <w:spacing w:before="20" w:after="20" w:line="260" w:lineRule="exact"/>
              <w:ind w:left="0" w:leftChars="0" w:right="0" w:rightChars="0" w:firstLine="0" w:firstLineChars="0"/>
              <w:jc w:val="center"/>
              <w:rPr>
                <w:del w:id="19153" w:author="xh" w:date="2026-10-19T13:10:00+08:00"/>
              </w:rPr>
            </w:pPr>
            <w:del w:id="19154" w:author="xh" w:date="2026-10-19T13:10:00+08:00">
              <w:r>
                <w:rPr>
                  <w:rFonts w:ascii="Times New Roman" w:hAnsi="Times New Roman" w:eastAsia="宋体"/>
                  <w:b w:val="0"/>
                  <w:sz w:val="18"/>
                </w:rPr>
                <w:delText>28.78</w:delText>
              </w:r>
            </w:del>
          </w:p>
        </w:tc>
      </w:tr>
      <w:tr w14:paraId="4DB032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9101" w:author="xh" w:date="2026-10-19T13:10:00+08:00"/>
        </w:trPr>
        <w:tc>
          <w:tcPr>
            <w:tcW w:w="1039" w:type="dxa"/>
            <w:tcMar>
              <w:left w:w="70" w:type="dxa"/>
              <w:right w:w="70" w:type="dxa"/>
            </w:tcMar>
            <w:vAlign w:val="center"/>
          </w:tcPr>
          <w:p w14:paraId="345FB343">
            <w:pPr>
              <w:keepNext/>
              <w:spacing w:before="20" w:after="20" w:line="260" w:lineRule="exact"/>
              <w:ind w:left="0" w:leftChars="0" w:right="0" w:rightChars="0" w:firstLine="0" w:firstLineChars="0"/>
              <w:jc w:val="center"/>
              <w:rPr>
                <w:del w:id="19155" w:author="xh" w:date="2026-10-19T13:10:00+08:00"/>
              </w:rPr>
            </w:pPr>
            <w:del w:id="19156" w:author="xh" w:date="2026-10-19T13:10:00+08:00">
              <w:r>
                <w:rPr>
                  <w:rFonts w:ascii="Times New Roman" w:hAnsi="Times New Roman" w:eastAsia="宋体"/>
                  <w:b w:val="0"/>
                  <w:sz w:val="18"/>
                </w:rPr>
                <w:delText>刚性</w:delText>
              </w:r>
            </w:del>
          </w:p>
        </w:tc>
        <w:tc>
          <w:tcPr>
            <w:tcW w:w="1039" w:type="dxa"/>
            <w:tcMar>
              <w:left w:w="70" w:type="dxa"/>
              <w:right w:w="70" w:type="dxa"/>
            </w:tcMar>
            <w:vAlign w:val="center"/>
          </w:tcPr>
          <w:p w14:paraId="5A3F82D8">
            <w:pPr>
              <w:keepNext/>
              <w:spacing w:before="20" w:after="20" w:line="260" w:lineRule="exact"/>
              <w:ind w:left="0" w:leftChars="0" w:right="0" w:rightChars="0" w:firstLine="0" w:firstLineChars="0"/>
              <w:jc w:val="center"/>
              <w:rPr>
                <w:del w:id="19157" w:author="xh" w:date="2026-10-19T13:10:00+08:00"/>
              </w:rPr>
            </w:pPr>
            <w:del w:id="19158" w:author="xh" w:date="2026-10-19T13:10:00+08:00">
              <w:r>
                <w:rPr>
                  <w:rFonts w:ascii="Times New Roman" w:hAnsi="Times New Roman" w:eastAsia="宋体"/>
                  <w:b w:val="0"/>
                  <w:sz w:val="18"/>
                </w:rPr>
                <w:delText>2024</w:delText>
              </w:r>
            </w:del>
          </w:p>
        </w:tc>
        <w:tc>
          <w:tcPr>
            <w:tcW w:w="1039" w:type="dxa"/>
            <w:tcMar>
              <w:left w:w="70" w:type="dxa"/>
              <w:right w:w="70" w:type="dxa"/>
            </w:tcMar>
            <w:vAlign w:val="center"/>
          </w:tcPr>
          <w:p w14:paraId="535A3B77">
            <w:pPr>
              <w:keepNext/>
              <w:spacing w:before="20" w:after="20" w:line="260" w:lineRule="exact"/>
              <w:ind w:left="0" w:leftChars="0" w:right="0" w:rightChars="0" w:firstLine="0" w:firstLineChars="0"/>
              <w:jc w:val="center"/>
              <w:rPr>
                <w:del w:id="19159" w:author="xh" w:date="2026-10-19T13:10:00+08:00"/>
              </w:rPr>
            </w:pPr>
            <w:del w:id="19160" w:author="xh" w:date="2026-10-19T13:10:00+08:00">
              <w:r>
                <w:rPr>
                  <w:rFonts w:ascii="Times New Roman" w:hAnsi="Times New Roman" w:eastAsia="宋体"/>
                  <w:b w:val="0"/>
                  <w:sz w:val="18"/>
                </w:rPr>
                <w:delText>40+40</w:delText>
              </w:r>
            </w:del>
          </w:p>
        </w:tc>
        <w:tc>
          <w:tcPr>
            <w:tcW w:w="1039" w:type="dxa"/>
            <w:tcMar>
              <w:left w:w="70" w:type="dxa"/>
              <w:right w:w="70" w:type="dxa"/>
            </w:tcMar>
            <w:vAlign w:val="center"/>
          </w:tcPr>
          <w:p w14:paraId="21FB7D3D">
            <w:pPr>
              <w:keepNext/>
              <w:spacing w:before="20" w:after="20" w:line="260" w:lineRule="exact"/>
              <w:ind w:left="0" w:leftChars="0" w:right="0" w:rightChars="0" w:firstLine="0" w:firstLineChars="0"/>
              <w:jc w:val="center"/>
              <w:rPr>
                <w:del w:id="19161" w:author="xh" w:date="2026-10-19T13:10:00+08:00"/>
              </w:rPr>
            </w:pPr>
            <w:del w:id="19162" w:author="xh" w:date="2026-10-19T13:10:00+08:00">
              <w:r>
                <w:rPr>
                  <w:rFonts w:ascii="Times New Roman" w:hAnsi="Times New Roman" w:eastAsia="宋体"/>
                  <w:b w:val="0"/>
                  <w:sz w:val="18"/>
                </w:rPr>
                <w:delText>80.00</w:delText>
              </w:r>
            </w:del>
          </w:p>
        </w:tc>
        <w:tc>
          <w:tcPr>
            <w:tcW w:w="1039" w:type="dxa"/>
            <w:tcMar>
              <w:left w:w="70" w:type="dxa"/>
              <w:right w:w="70" w:type="dxa"/>
            </w:tcMar>
            <w:vAlign w:val="center"/>
          </w:tcPr>
          <w:p w14:paraId="1A5903D5">
            <w:pPr>
              <w:keepNext/>
              <w:spacing w:before="20" w:after="20" w:line="260" w:lineRule="exact"/>
              <w:ind w:left="0" w:leftChars="0" w:right="0" w:rightChars="0" w:firstLine="0" w:firstLineChars="0"/>
              <w:jc w:val="center"/>
              <w:rPr>
                <w:del w:id="19163" w:author="xh" w:date="2026-10-19T13:10:00+08:00"/>
              </w:rPr>
            </w:pPr>
            <w:del w:id="19164"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73CB3271">
            <w:pPr>
              <w:keepNext/>
              <w:spacing w:before="20" w:after="20" w:line="260" w:lineRule="exact"/>
              <w:ind w:left="0" w:leftChars="0" w:right="0" w:rightChars="0" w:firstLine="0" w:firstLineChars="0"/>
              <w:jc w:val="center"/>
              <w:rPr>
                <w:del w:id="19165" w:author="xh" w:date="2026-10-19T13:10:00+08:00"/>
              </w:rPr>
            </w:pPr>
            <w:del w:id="19166"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311D1956">
            <w:pPr>
              <w:keepNext/>
              <w:spacing w:before="20" w:after="20" w:line="260" w:lineRule="exact"/>
              <w:ind w:left="0" w:leftChars="0" w:right="0" w:rightChars="0" w:firstLine="0" w:firstLineChars="0"/>
              <w:jc w:val="center"/>
              <w:rPr>
                <w:del w:id="19167" w:author="xh" w:date="2026-10-19T13:10:00+08:00"/>
              </w:rPr>
            </w:pPr>
            <w:del w:id="19168"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473F49C1">
            <w:pPr>
              <w:keepNext/>
              <w:spacing w:before="20" w:after="20" w:line="260" w:lineRule="exact"/>
              <w:ind w:left="0" w:leftChars="0" w:right="0" w:rightChars="0" w:firstLine="0" w:firstLineChars="0"/>
              <w:jc w:val="center"/>
              <w:rPr>
                <w:del w:id="19169" w:author="xh" w:date="2026-10-19T13:10:00+08:00"/>
              </w:rPr>
            </w:pPr>
            <w:del w:id="19170" w:author="xh" w:date="2026-10-19T13:10:00+08:00">
              <w:r>
                <w:rPr>
                  <w:rFonts w:ascii="Times New Roman" w:hAnsi="Times New Roman" w:eastAsia="宋体"/>
                  <w:b w:val="0"/>
                  <w:sz w:val="18"/>
                </w:rPr>
                <w:delText>27.05</w:delText>
              </w:r>
            </w:del>
          </w:p>
        </w:tc>
      </w:tr>
      <w:tr w14:paraId="71188A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102" w:author="xh" w:date="2026-10-19T13:10:00+08:00"/>
        </w:trPr>
        <w:tc>
          <w:tcPr>
            <w:tcW w:w="1039" w:type="dxa"/>
            <w:tcMar>
              <w:left w:w="70" w:type="dxa"/>
              <w:right w:w="70" w:type="dxa"/>
            </w:tcMar>
            <w:vAlign w:val="center"/>
          </w:tcPr>
          <w:p w14:paraId="01381BA9">
            <w:pPr>
              <w:keepNext/>
              <w:spacing w:before="20" w:after="20" w:line="260" w:lineRule="exact"/>
              <w:ind w:left="0" w:leftChars="0" w:right="0" w:rightChars="0" w:firstLine="0" w:firstLineChars="0"/>
              <w:jc w:val="center"/>
              <w:rPr>
                <w:del w:id="19171" w:author="xh" w:date="2026-10-19T13:10:00+08:00"/>
              </w:rPr>
            </w:pPr>
            <w:del w:id="19172" w:author="xh" w:date="2026-10-19T13:10:00+08:00">
              <w:r>
                <w:rPr>
                  <w:rFonts w:ascii="Times New Roman" w:hAnsi="Times New Roman" w:eastAsia="宋体"/>
                  <w:b w:val="0"/>
                  <w:sz w:val="18"/>
                </w:rPr>
                <w:delText>刚性</w:delText>
              </w:r>
            </w:del>
          </w:p>
        </w:tc>
        <w:tc>
          <w:tcPr>
            <w:tcW w:w="1039" w:type="dxa"/>
            <w:tcMar>
              <w:left w:w="70" w:type="dxa"/>
              <w:right w:w="70" w:type="dxa"/>
            </w:tcMar>
            <w:vAlign w:val="center"/>
          </w:tcPr>
          <w:p w14:paraId="7F76783D">
            <w:pPr>
              <w:keepNext/>
              <w:spacing w:before="20" w:after="20" w:line="260" w:lineRule="exact"/>
              <w:ind w:left="0" w:leftChars="0" w:right="0" w:rightChars="0" w:firstLine="0" w:firstLineChars="0"/>
              <w:jc w:val="center"/>
              <w:rPr>
                <w:del w:id="19173" w:author="xh" w:date="2026-10-19T13:10:00+08:00"/>
              </w:rPr>
            </w:pPr>
            <w:del w:id="19174" w:author="xh" w:date="2026-10-19T13:10:00+08:00">
              <w:r>
                <w:rPr>
                  <w:rFonts w:ascii="Times New Roman" w:hAnsi="Times New Roman" w:eastAsia="宋体"/>
                  <w:b w:val="0"/>
                  <w:sz w:val="18"/>
                </w:rPr>
                <w:delText>2025</w:delText>
              </w:r>
            </w:del>
          </w:p>
        </w:tc>
        <w:tc>
          <w:tcPr>
            <w:tcW w:w="1039" w:type="dxa"/>
            <w:tcMar>
              <w:left w:w="70" w:type="dxa"/>
              <w:right w:w="70" w:type="dxa"/>
            </w:tcMar>
            <w:vAlign w:val="center"/>
          </w:tcPr>
          <w:p w14:paraId="5C29B4A3">
            <w:pPr>
              <w:keepNext/>
              <w:spacing w:before="20" w:after="20" w:line="260" w:lineRule="exact"/>
              <w:ind w:left="0" w:leftChars="0" w:right="0" w:rightChars="0" w:firstLine="0" w:firstLineChars="0"/>
              <w:jc w:val="center"/>
              <w:rPr>
                <w:del w:id="19175" w:author="xh" w:date="2026-10-19T13:10:00+08:00"/>
              </w:rPr>
            </w:pPr>
            <w:del w:id="19176" w:author="xh" w:date="2026-10-19T13:10:00+08:00">
              <w:r>
                <w:rPr>
                  <w:rFonts w:ascii="Times New Roman" w:hAnsi="Times New Roman" w:eastAsia="宋体"/>
                  <w:b w:val="0"/>
                  <w:sz w:val="18"/>
                </w:rPr>
                <w:delText>40+40</w:delText>
              </w:r>
            </w:del>
          </w:p>
        </w:tc>
        <w:tc>
          <w:tcPr>
            <w:tcW w:w="1039" w:type="dxa"/>
            <w:tcMar>
              <w:left w:w="70" w:type="dxa"/>
              <w:right w:w="70" w:type="dxa"/>
            </w:tcMar>
            <w:vAlign w:val="center"/>
          </w:tcPr>
          <w:p w14:paraId="2F113092">
            <w:pPr>
              <w:keepNext/>
              <w:spacing w:before="20" w:after="20" w:line="260" w:lineRule="exact"/>
              <w:ind w:left="0" w:leftChars="0" w:right="0" w:rightChars="0" w:firstLine="0" w:firstLineChars="0"/>
              <w:jc w:val="center"/>
              <w:rPr>
                <w:del w:id="19177" w:author="xh" w:date="2026-10-19T13:10:00+08:00"/>
              </w:rPr>
            </w:pPr>
            <w:del w:id="19178" w:author="xh" w:date="2026-10-19T13:10:00+08:00">
              <w:r>
                <w:rPr>
                  <w:rFonts w:ascii="Times New Roman" w:hAnsi="Times New Roman" w:eastAsia="宋体"/>
                  <w:b w:val="0"/>
                  <w:sz w:val="18"/>
                </w:rPr>
                <w:delText>80.00</w:delText>
              </w:r>
            </w:del>
          </w:p>
        </w:tc>
        <w:tc>
          <w:tcPr>
            <w:tcW w:w="1039" w:type="dxa"/>
            <w:tcMar>
              <w:left w:w="70" w:type="dxa"/>
              <w:right w:w="70" w:type="dxa"/>
            </w:tcMar>
            <w:vAlign w:val="center"/>
          </w:tcPr>
          <w:p w14:paraId="1663519F">
            <w:pPr>
              <w:keepNext/>
              <w:spacing w:before="20" w:after="20" w:line="260" w:lineRule="exact"/>
              <w:ind w:left="0" w:leftChars="0" w:right="0" w:rightChars="0" w:firstLine="0" w:firstLineChars="0"/>
              <w:jc w:val="center"/>
              <w:rPr>
                <w:del w:id="19179" w:author="xh" w:date="2026-10-19T13:10:00+08:00"/>
              </w:rPr>
            </w:pPr>
            <w:del w:id="19180"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508A7289">
            <w:pPr>
              <w:keepNext/>
              <w:spacing w:before="20" w:after="20" w:line="260" w:lineRule="exact"/>
              <w:ind w:left="0" w:leftChars="0" w:right="0" w:rightChars="0" w:firstLine="0" w:firstLineChars="0"/>
              <w:jc w:val="center"/>
              <w:rPr>
                <w:del w:id="19181" w:author="xh" w:date="2026-10-19T13:10:00+08:00"/>
              </w:rPr>
            </w:pPr>
            <w:del w:id="19182"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3CC6E9CA">
            <w:pPr>
              <w:keepNext/>
              <w:spacing w:before="20" w:after="20" w:line="260" w:lineRule="exact"/>
              <w:ind w:left="0" w:leftChars="0" w:right="0" w:rightChars="0" w:firstLine="0" w:firstLineChars="0"/>
              <w:jc w:val="center"/>
              <w:rPr>
                <w:del w:id="19183" w:author="xh" w:date="2026-10-19T13:10:00+08:00"/>
              </w:rPr>
            </w:pPr>
            <w:del w:id="19184"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00899246">
            <w:pPr>
              <w:keepNext/>
              <w:spacing w:before="20" w:after="20" w:line="260" w:lineRule="exact"/>
              <w:ind w:left="0" w:leftChars="0" w:right="0" w:rightChars="0" w:firstLine="0" w:firstLineChars="0"/>
              <w:jc w:val="center"/>
              <w:rPr>
                <w:del w:id="19185" w:author="xh" w:date="2026-10-19T13:10:00+08:00"/>
              </w:rPr>
            </w:pPr>
            <w:del w:id="19186" w:author="xh" w:date="2026-10-19T13:10:00+08:00">
              <w:r>
                <w:rPr>
                  <w:rFonts w:ascii="Times New Roman" w:hAnsi="Times New Roman" w:eastAsia="宋体"/>
                  <w:b w:val="0"/>
                  <w:sz w:val="18"/>
                </w:rPr>
                <w:delText>28.53</w:delText>
              </w:r>
            </w:del>
          </w:p>
        </w:tc>
      </w:tr>
      <w:tr w14:paraId="009B49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103" w:author="xh" w:date="2026-10-19T13:10:00+08:00"/>
        </w:trPr>
        <w:tc>
          <w:tcPr>
            <w:tcW w:w="1039" w:type="dxa"/>
            <w:tcMar>
              <w:left w:w="70" w:type="dxa"/>
              <w:right w:w="70" w:type="dxa"/>
            </w:tcMar>
            <w:vAlign w:val="center"/>
          </w:tcPr>
          <w:p w14:paraId="243F474C">
            <w:pPr>
              <w:keepNext/>
              <w:spacing w:before="20" w:after="20" w:line="260" w:lineRule="exact"/>
              <w:ind w:left="0" w:leftChars="0" w:right="0" w:rightChars="0" w:firstLine="0" w:firstLineChars="0"/>
              <w:jc w:val="center"/>
              <w:rPr>
                <w:del w:id="19187" w:author="xh" w:date="2026-10-19T13:10:00+08:00"/>
              </w:rPr>
            </w:pPr>
            <w:del w:id="19188" w:author="xh" w:date="2026-10-19T13:10:00+08:00">
              <w:r>
                <w:rPr>
                  <w:rFonts w:ascii="Times New Roman" w:hAnsi="Times New Roman" w:eastAsia="宋体"/>
                  <w:b w:val="0"/>
                  <w:sz w:val="18"/>
                </w:rPr>
                <w:delText>弹性</w:delText>
              </w:r>
            </w:del>
          </w:p>
        </w:tc>
        <w:tc>
          <w:tcPr>
            <w:tcW w:w="1039" w:type="dxa"/>
            <w:tcMar>
              <w:left w:w="70" w:type="dxa"/>
              <w:right w:w="70" w:type="dxa"/>
            </w:tcMar>
            <w:vAlign w:val="center"/>
          </w:tcPr>
          <w:p w14:paraId="1A465E81">
            <w:pPr>
              <w:keepNext/>
              <w:spacing w:before="20" w:after="20" w:line="260" w:lineRule="exact"/>
              <w:ind w:left="0" w:leftChars="0" w:right="0" w:rightChars="0" w:firstLine="0" w:firstLineChars="0"/>
              <w:jc w:val="center"/>
              <w:rPr>
                <w:del w:id="19189" w:author="xh" w:date="2026-10-19T13:10:00+08:00"/>
              </w:rPr>
            </w:pPr>
            <w:del w:id="19190" w:author="xh" w:date="2026-10-19T13:10:00+08:00">
              <w:r>
                <w:rPr>
                  <w:rFonts w:ascii="Times New Roman" w:hAnsi="Times New Roman" w:eastAsia="宋体"/>
                  <w:b w:val="0"/>
                  <w:sz w:val="18"/>
                </w:rPr>
                <w:delText>2022</w:delText>
              </w:r>
            </w:del>
          </w:p>
        </w:tc>
        <w:tc>
          <w:tcPr>
            <w:tcW w:w="1039" w:type="dxa"/>
            <w:tcMar>
              <w:left w:w="70" w:type="dxa"/>
              <w:right w:w="70" w:type="dxa"/>
            </w:tcMar>
            <w:vAlign w:val="center"/>
          </w:tcPr>
          <w:p w14:paraId="4EF5F197">
            <w:pPr>
              <w:keepNext/>
              <w:spacing w:before="20" w:after="20" w:line="260" w:lineRule="exact"/>
              <w:ind w:left="0" w:leftChars="0" w:right="0" w:rightChars="0" w:firstLine="0" w:firstLineChars="0"/>
              <w:jc w:val="center"/>
              <w:rPr>
                <w:del w:id="19191" w:author="xh" w:date="2026-10-19T13:10:00+08:00"/>
              </w:rPr>
            </w:pPr>
            <w:del w:id="19192" w:author="xh" w:date="2026-10-19T13:10:00+08:00">
              <w:r>
                <w:rPr>
                  <w:rFonts w:ascii="Times New Roman" w:hAnsi="Times New Roman" w:eastAsia="宋体"/>
                  <w:b w:val="0"/>
                  <w:sz w:val="18"/>
                </w:rPr>
                <w:delText>40+40</w:delText>
              </w:r>
            </w:del>
          </w:p>
        </w:tc>
        <w:tc>
          <w:tcPr>
            <w:tcW w:w="1039" w:type="dxa"/>
            <w:tcMar>
              <w:left w:w="70" w:type="dxa"/>
              <w:right w:w="70" w:type="dxa"/>
            </w:tcMar>
            <w:vAlign w:val="center"/>
          </w:tcPr>
          <w:p w14:paraId="6E9E3F81">
            <w:pPr>
              <w:keepNext/>
              <w:spacing w:before="20" w:after="20" w:line="260" w:lineRule="exact"/>
              <w:ind w:left="0" w:leftChars="0" w:right="0" w:rightChars="0" w:firstLine="0" w:firstLineChars="0"/>
              <w:jc w:val="center"/>
              <w:rPr>
                <w:del w:id="19193" w:author="xh" w:date="2026-10-19T13:10:00+08:00"/>
              </w:rPr>
            </w:pPr>
            <w:del w:id="19194" w:author="xh" w:date="2026-10-19T13:10:00+08:00">
              <w:r>
                <w:rPr>
                  <w:rFonts w:ascii="Times New Roman" w:hAnsi="Times New Roman" w:eastAsia="宋体"/>
                  <w:b w:val="0"/>
                  <w:sz w:val="18"/>
                </w:rPr>
                <w:delText>80.00</w:delText>
              </w:r>
            </w:del>
          </w:p>
        </w:tc>
        <w:tc>
          <w:tcPr>
            <w:tcW w:w="1039" w:type="dxa"/>
            <w:tcMar>
              <w:left w:w="70" w:type="dxa"/>
              <w:right w:w="70" w:type="dxa"/>
            </w:tcMar>
            <w:vAlign w:val="center"/>
          </w:tcPr>
          <w:p w14:paraId="5A1DB188">
            <w:pPr>
              <w:keepNext/>
              <w:spacing w:before="20" w:after="20" w:line="260" w:lineRule="exact"/>
              <w:ind w:left="0" w:leftChars="0" w:right="0" w:rightChars="0" w:firstLine="0" w:firstLineChars="0"/>
              <w:jc w:val="center"/>
              <w:rPr>
                <w:del w:id="19195" w:author="xh" w:date="2026-10-19T13:10:00+08:00"/>
              </w:rPr>
            </w:pPr>
            <w:del w:id="19196"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7704EA50">
            <w:pPr>
              <w:keepNext/>
              <w:spacing w:before="20" w:after="20" w:line="260" w:lineRule="exact"/>
              <w:ind w:left="0" w:leftChars="0" w:right="0" w:rightChars="0" w:firstLine="0" w:firstLineChars="0"/>
              <w:jc w:val="center"/>
              <w:rPr>
                <w:del w:id="19197" w:author="xh" w:date="2026-10-19T13:10:00+08:00"/>
              </w:rPr>
            </w:pPr>
            <w:del w:id="19198"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7FA826BF">
            <w:pPr>
              <w:keepNext/>
              <w:spacing w:before="20" w:after="20" w:line="260" w:lineRule="exact"/>
              <w:ind w:left="0" w:leftChars="0" w:right="0" w:rightChars="0" w:firstLine="0" w:firstLineChars="0"/>
              <w:jc w:val="center"/>
              <w:rPr>
                <w:del w:id="19199" w:author="xh" w:date="2026-10-19T13:10:00+08:00"/>
              </w:rPr>
            </w:pPr>
            <w:del w:id="19200"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36756836">
            <w:pPr>
              <w:keepNext/>
              <w:spacing w:before="20" w:after="20" w:line="260" w:lineRule="exact"/>
              <w:ind w:left="0" w:leftChars="0" w:right="0" w:rightChars="0" w:firstLine="0" w:firstLineChars="0"/>
              <w:jc w:val="center"/>
              <w:rPr>
                <w:del w:id="19201" w:author="xh" w:date="2026-10-19T13:10:00+08:00"/>
              </w:rPr>
            </w:pPr>
            <w:del w:id="19202" w:author="xh" w:date="2026-10-19T13:10:00+08:00">
              <w:r>
                <w:rPr>
                  <w:rFonts w:ascii="Times New Roman" w:hAnsi="Times New Roman" w:eastAsia="宋体"/>
                  <w:b w:val="0"/>
                  <w:sz w:val="18"/>
                </w:rPr>
                <w:delText>26.73</w:delText>
              </w:r>
            </w:del>
          </w:p>
        </w:tc>
      </w:tr>
      <w:tr w14:paraId="0F04F9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104" w:author="xh" w:date="2026-10-19T13:10:00+08:00"/>
        </w:trPr>
        <w:tc>
          <w:tcPr>
            <w:tcW w:w="1039" w:type="dxa"/>
            <w:tcMar>
              <w:left w:w="70" w:type="dxa"/>
              <w:right w:w="70" w:type="dxa"/>
            </w:tcMar>
            <w:vAlign w:val="center"/>
          </w:tcPr>
          <w:p w14:paraId="5CCF012F">
            <w:pPr>
              <w:keepNext/>
              <w:spacing w:before="20" w:after="20" w:line="260" w:lineRule="exact"/>
              <w:ind w:left="0" w:leftChars="0" w:right="0" w:rightChars="0" w:firstLine="0" w:firstLineChars="0"/>
              <w:jc w:val="center"/>
              <w:rPr>
                <w:del w:id="19203" w:author="xh" w:date="2026-10-19T13:10:00+08:00"/>
              </w:rPr>
            </w:pPr>
            <w:del w:id="19204" w:author="xh" w:date="2026-10-19T13:10:00+08:00">
              <w:r>
                <w:rPr>
                  <w:rFonts w:ascii="Times New Roman" w:hAnsi="Times New Roman" w:eastAsia="宋体"/>
                  <w:b w:val="0"/>
                  <w:sz w:val="18"/>
                </w:rPr>
                <w:delText>弹性</w:delText>
              </w:r>
            </w:del>
          </w:p>
        </w:tc>
        <w:tc>
          <w:tcPr>
            <w:tcW w:w="1039" w:type="dxa"/>
            <w:tcMar>
              <w:left w:w="70" w:type="dxa"/>
              <w:right w:w="70" w:type="dxa"/>
            </w:tcMar>
            <w:vAlign w:val="center"/>
          </w:tcPr>
          <w:p w14:paraId="6CED06F1">
            <w:pPr>
              <w:keepNext/>
              <w:spacing w:before="20" w:after="20" w:line="260" w:lineRule="exact"/>
              <w:ind w:left="0" w:leftChars="0" w:right="0" w:rightChars="0" w:firstLine="0" w:firstLineChars="0"/>
              <w:jc w:val="center"/>
              <w:rPr>
                <w:del w:id="19205" w:author="xh" w:date="2026-10-19T13:10:00+08:00"/>
              </w:rPr>
            </w:pPr>
            <w:del w:id="19206" w:author="xh" w:date="2026-10-19T13:10:00+08:00">
              <w:r>
                <w:rPr>
                  <w:rFonts w:ascii="Times New Roman" w:hAnsi="Times New Roman" w:eastAsia="宋体"/>
                  <w:b w:val="0"/>
                  <w:sz w:val="18"/>
                </w:rPr>
                <w:delText>2023</w:delText>
              </w:r>
            </w:del>
          </w:p>
        </w:tc>
        <w:tc>
          <w:tcPr>
            <w:tcW w:w="1039" w:type="dxa"/>
            <w:tcMar>
              <w:left w:w="70" w:type="dxa"/>
              <w:right w:w="70" w:type="dxa"/>
            </w:tcMar>
            <w:vAlign w:val="center"/>
          </w:tcPr>
          <w:p w14:paraId="30242515">
            <w:pPr>
              <w:keepNext/>
              <w:spacing w:before="20" w:after="20" w:line="260" w:lineRule="exact"/>
              <w:ind w:left="0" w:leftChars="0" w:right="0" w:rightChars="0" w:firstLine="0" w:firstLineChars="0"/>
              <w:jc w:val="center"/>
              <w:rPr>
                <w:del w:id="19207" w:author="xh" w:date="2026-10-19T13:10:00+08:00"/>
              </w:rPr>
            </w:pPr>
            <w:del w:id="19208" w:author="xh" w:date="2026-10-19T13:10:00+08:00">
              <w:r>
                <w:rPr>
                  <w:rFonts w:ascii="Times New Roman" w:hAnsi="Times New Roman" w:eastAsia="宋体"/>
                  <w:b w:val="0"/>
                  <w:sz w:val="18"/>
                </w:rPr>
                <w:delText>40+40</w:delText>
              </w:r>
            </w:del>
          </w:p>
        </w:tc>
        <w:tc>
          <w:tcPr>
            <w:tcW w:w="1039" w:type="dxa"/>
            <w:tcMar>
              <w:left w:w="70" w:type="dxa"/>
              <w:right w:w="70" w:type="dxa"/>
            </w:tcMar>
            <w:vAlign w:val="center"/>
          </w:tcPr>
          <w:p w14:paraId="310696AB">
            <w:pPr>
              <w:keepNext/>
              <w:spacing w:before="20" w:after="20" w:line="260" w:lineRule="exact"/>
              <w:ind w:left="0" w:leftChars="0" w:right="0" w:rightChars="0" w:firstLine="0" w:firstLineChars="0"/>
              <w:jc w:val="center"/>
              <w:rPr>
                <w:del w:id="19209" w:author="xh" w:date="2026-10-19T13:10:00+08:00"/>
              </w:rPr>
            </w:pPr>
            <w:del w:id="19210" w:author="xh" w:date="2026-10-19T13:10:00+08:00">
              <w:r>
                <w:rPr>
                  <w:rFonts w:ascii="Times New Roman" w:hAnsi="Times New Roman" w:eastAsia="宋体"/>
                  <w:b w:val="0"/>
                  <w:sz w:val="18"/>
                </w:rPr>
                <w:delText>80.00</w:delText>
              </w:r>
            </w:del>
          </w:p>
        </w:tc>
        <w:tc>
          <w:tcPr>
            <w:tcW w:w="1039" w:type="dxa"/>
            <w:tcMar>
              <w:left w:w="70" w:type="dxa"/>
              <w:right w:w="70" w:type="dxa"/>
            </w:tcMar>
            <w:vAlign w:val="center"/>
          </w:tcPr>
          <w:p w14:paraId="2CF9EB8B">
            <w:pPr>
              <w:keepNext/>
              <w:spacing w:before="20" w:after="20" w:line="260" w:lineRule="exact"/>
              <w:ind w:left="0" w:leftChars="0" w:right="0" w:rightChars="0" w:firstLine="0" w:firstLineChars="0"/>
              <w:jc w:val="center"/>
              <w:rPr>
                <w:del w:id="19211" w:author="xh" w:date="2026-10-19T13:10:00+08:00"/>
              </w:rPr>
            </w:pPr>
            <w:del w:id="19212"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0908EEC4">
            <w:pPr>
              <w:keepNext/>
              <w:spacing w:before="20" w:after="20" w:line="260" w:lineRule="exact"/>
              <w:ind w:left="0" w:leftChars="0" w:right="0" w:rightChars="0" w:firstLine="0" w:firstLineChars="0"/>
              <w:jc w:val="center"/>
              <w:rPr>
                <w:del w:id="19213" w:author="xh" w:date="2026-10-19T13:10:00+08:00"/>
              </w:rPr>
            </w:pPr>
            <w:del w:id="19214"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0BEF4CF6">
            <w:pPr>
              <w:keepNext/>
              <w:spacing w:before="20" w:after="20" w:line="260" w:lineRule="exact"/>
              <w:ind w:left="0" w:leftChars="0" w:right="0" w:rightChars="0" w:firstLine="0" w:firstLineChars="0"/>
              <w:jc w:val="center"/>
              <w:rPr>
                <w:del w:id="19215" w:author="xh" w:date="2026-10-19T13:10:00+08:00"/>
              </w:rPr>
            </w:pPr>
            <w:del w:id="19216"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753A8ACE">
            <w:pPr>
              <w:keepNext/>
              <w:spacing w:before="20" w:after="20" w:line="260" w:lineRule="exact"/>
              <w:ind w:left="0" w:leftChars="0" w:right="0" w:rightChars="0" w:firstLine="0" w:firstLineChars="0"/>
              <w:jc w:val="center"/>
              <w:rPr>
                <w:del w:id="19217" w:author="xh" w:date="2026-10-19T13:10:00+08:00"/>
              </w:rPr>
            </w:pPr>
            <w:del w:id="19218" w:author="xh" w:date="2026-10-19T13:10:00+08:00">
              <w:r>
                <w:rPr>
                  <w:rFonts w:ascii="Times New Roman" w:hAnsi="Times New Roman" w:eastAsia="宋体"/>
                  <w:b w:val="0"/>
                  <w:sz w:val="18"/>
                </w:rPr>
                <w:delText>28.78</w:delText>
              </w:r>
            </w:del>
          </w:p>
        </w:tc>
      </w:tr>
      <w:tr w14:paraId="566A49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9105" w:author="xh" w:date="2026-10-19T13:10:00+08:00"/>
        </w:trPr>
        <w:tc>
          <w:tcPr>
            <w:tcW w:w="1039" w:type="dxa"/>
            <w:tcMar>
              <w:left w:w="70" w:type="dxa"/>
              <w:right w:w="70" w:type="dxa"/>
            </w:tcMar>
            <w:vAlign w:val="center"/>
          </w:tcPr>
          <w:p w14:paraId="7F475E6A">
            <w:pPr>
              <w:keepNext/>
              <w:spacing w:before="20" w:after="20" w:line="260" w:lineRule="exact"/>
              <w:ind w:left="0" w:leftChars="0" w:right="0" w:rightChars="0" w:firstLine="0" w:firstLineChars="0"/>
              <w:jc w:val="center"/>
              <w:rPr>
                <w:del w:id="19219" w:author="xh" w:date="2026-10-19T13:10:00+08:00"/>
              </w:rPr>
            </w:pPr>
            <w:del w:id="19220" w:author="xh" w:date="2026-10-19T13:10:00+08:00">
              <w:r>
                <w:rPr>
                  <w:rFonts w:ascii="Times New Roman" w:hAnsi="Times New Roman" w:eastAsia="宋体"/>
                  <w:b w:val="0"/>
                  <w:sz w:val="18"/>
                </w:rPr>
                <w:delText>弹性</w:delText>
              </w:r>
            </w:del>
          </w:p>
        </w:tc>
        <w:tc>
          <w:tcPr>
            <w:tcW w:w="1039" w:type="dxa"/>
            <w:tcMar>
              <w:left w:w="70" w:type="dxa"/>
              <w:right w:w="70" w:type="dxa"/>
            </w:tcMar>
            <w:vAlign w:val="center"/>
          </w:tcPr>
          <w:p w14:paraId="2D7456B8">
            <w:pPr>
              <w:keepNext/>
              <w:spacing w:before="20" w:after="20" w:line="260" w:lineRule="exact"/>
              <w:ind w:left="0" w:leftChars="0" w:right="0" w:rightChars="0" w:firstLine="0" w:firstLineChars="0"/>
              <w:jc w:val="center"/>
              <w:rPr>
                <w:del w:id="19221" w:author="xh" w:date="2026-10-19T13:10:00+08:00"/>
              </w:rPr>
            </w:pPr>
            <w:del w:id="19222" w:author="xh" w:date="2026-10-19T13:10:00+08:00">
              <w:r>
                <w:rPr>
                  <w:rFonts w:ascii="Times New Roman" w:hAnsi="Times New Roman" w:eastAsia="宋体"/>
                  <w:b w:val="0"/>
                  <w:sz w:val="18"/>
                </w:rPr>
                <w:delText>2024</w:delText>
              </w:r>
            </w:del>
          </w:p>
        </w:tc>
        <w:tc>
          <w:tcPr>
            <w:tcW w:w="1039" w:type="dxa"/>
            <w:tcMar>
              <w:left w:w="70" w:type="dxa"/>
              <w:right w:w="70" w:type="dxa"/>
            </w:tcMar>
            <w:vAlign w:val="center"/>
          </w:tcPr>
          <w:p w14:paraId="41EFDE88">
            <w:pPr>
              <w:keepNext/>
              <w:spacing w:before="20" w:after="20" w:line="260" w:lineRule="exact"/>
              <w:ind w:left="0" w:leftChars="0" w:right="0" w:rightChars="0" w:firstLine="0" w:firstLineChars="0"/>
              <w:jc w:val="center"/>
              <w:rPr>
                <w:del w:id="19223" w:author="xh" w:date="2026-10-19T13:10:00+08:00"/>
              </w:rPr>
            </w:pPr>
            <w:del w:id="19224" w:author="xh" w:date="2026-10-19T13:10:00+08:00">
              <w:r>
                <w:rPr>
                  <w:rFonts w:ascii="Times New Roman" w:hAnsi="Times New Roman" w:eastAsia="宋体"/>
                  <w:b w:val="0"/>
                  <w:sz w:val="18"/>
                </w:rPr>
                <w:delText>40+40</w:delText>
              </w:r>
            </w:del>
          </w:p>
        </w:tc>
        <w:tc>
          <w:tcPr>
            <w:tcW w:w="1039" w:type="dxa"/>
            <w:tcMar>
              <w:left w:w="70" w:type="dxa"/>
              <w:right w:w="70" w:type="dxa"/>
            </w:tcMar>
            <w:vAlign w:val="center"/>
          </w:tcPr>
          <w:p w14:paraId="5EC9E4DC">
            <w:pPr>
              <w:keepNext/>
              <w:spacing w:before="20" w:after="20" w:line="260" w:lineRule="exact"/>
              <w:ind w:left="0" w:leftChars="0" w:right="0" w:rightChars="0" w:firstLine="0" w:firstLineChars="0"/>
              <w:jc w:val="center"/>
              <w:rPr>
                <w:del w:id="19225" w:author="xh" w:date="2026-10-19T13:10:00+08:00"/>
              </w:rPr>
            </w:pPr>
            <w:del w:id="19226" w:author="xh" w:date="2026-10-19T13:10:00+08:00">
              <w:r>
                <w:rPr>
                  <w:rFonts w:ascii="Times New Roman" w:hAnsi="Times New Roman" w:eastAsia="宋体"/>
                  <w:b w:val="0"/>
                  <w:sz w:val="18"/>
                </w:rPr>
                <w:delText>80.00</w:delText>
              </w:r>
            </w:del>
          </w:p>
        </w:tc>
        <w:tc>
          <w:tcPr>
            <w:tcW w:w="1039" w:type="dxa"/>
            <w:tcMar>
              <w:left w:w="70" w:type="dxa"/>
              <w:right w:w="70" w:type="dxa"/>
            </w:tcMar>
            <w:vAlign w:val="center"/>
          </w:tcPr>
          <w:p w14:paraId="12021A12">
            <w:pPr>
              <w:keepNext/>
              <w:spacing w:before="20" w:after="20" w:line="260" w:lineRule="exact"/>
              <w:ind w:left="0" w:leftChars="0" w:right="0" w:rightChars="0" w:firstLine="0" w:firstLineChars="0"/>
              <w:jc w:val="center"/>
              <w:rPr>
                <w:del w:id="19227" w:author="xh" w:date="2026-10-19T13:10:00+08:00"/>
              </w:rPr>
            </w:pPr>
            <w:del w:id="19228"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7A599FAF">
            <w:pPr>
              <w:keepNext/>
              <w:spacing w:before="20" w:after="20" w:line="260" w:lineRule="exact"/>
              <w:ind w:left="0" w:leftChars="0" w:right="0" w:rightChars="0" w:firstLine="0" w:firstLineChars="0"/>
              <w:jc w:val="center"/>
              <w:rPr>
                <w:del w:id="19229" w:author="xh" w:date="2026-10-19T13:10:00+08:00"/>
              </w:rPr>
            </w:pPr>
            <w:del w:id="19230"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6CF1B23C">
            <w:pPr>
              <w:keepNext/>
              <w:spacing w:before="20" w:after="20" w:line="260" w:lineRule="exact"/>
              <w:ind w:left="0" w:leftChars="0" w:right="0" w:rightChars="0" w:firstLine="0" w:firstLineChars="0"/>
              <w:jc w:val="center"/>
              <w:rPr>
                <w:del w:id="19231" w:author="xh" w:date="2026-10-19T13:10:00+08:00"/>
              </w:rPr>
            </w:pPr>
            <w:del w:id="19232"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672AE257">
            <w:pPr>
              <w:keepNext/>
              <w:spacing w:before="20" w:after="20" w:line="260" w:lineRule="exact"/>
              <w:ind w:left="0" w:leftChars="0" w:right="0" w:rightChars="0" w:firstLine="0" w:firstLineChars="0"/>
              <w:jc w:val="center"/>
              <w:rPr>
                <w:del w:id="19233" w:author="xh" w:date="2026-10-19T13:10:00+08:00"/>
              </w:rPr>
            </w:pPr>
            <w:del w:id="19234" w:author="xh" w:date="2026-10-19T13:10:00+08:00">
              <w:r>
                <w:rPr>
                  <w:rFonts w:ascii="Times New Roman" w:hAnsi="Times New Roman" w:eastAsia="宋体"/>
                  <w:b w:val="0"/>
                  <w:sz w:val="18"/>
                </w:rPr>
                <w:delText>27.05</w:delText>
              </w:r>
            </w:del>
          </w:p>
        </w:tc>
      </w:tr>
      <w:tr w14:paraId="6E2C76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106" w:author="xh" w:date="2026-10-19T13:10:00+08:00"/>
        </w:trPr>
        <w:tc>
          <w:tcPr>
            <w:tcW w:w="1039" w:type="dxa"/>
            <w:tcMar>
              <w:left w:w="70" w:type="dxa"/>
              <w:right w:w="70" w:type="dxa"/>
            </w:tcMar>
            <w:vAlign w:val="center"/>
          </w:tcPr>
          <w:p w14:paraId="393EF573">
            <w:pPr>
              <w:keepNext w:val="0"/>
              <w:spacing w:before="20" w:after="20" w:line="260" w:lineRule="exact"/>
              <w:ind w:left="0" w:leftChars="0" w:right="0" w:rightChars="0" w:firstLine="0" w:firstLineChars="0"/>
              <w:jc w:val="center"/>
              <w:rPr>
                <w:del w:id="19235" w:author="xh" w:date="2026-10-19T13:10:00+08:00"/>
              </w:rPr>
            </w:pPr>
            <w:del w:id="19236" w:author="xh" w:date="2026-10-19T13:10:00+08:00">
              <w:r>
                <w:rPr>
                  <w:rFonts w:ascii="Times New Roman" w:hAnsi="Times New Roman" w:eastAsia="宋体"/>
                  <w:b w:val="0"/>
                  <w:sz w:val="18"/>
                </w:rPr>
                <w:delText>弹性</w:delText>
              </w:r>
            </w:del>
          </w:p>
        </w:tc>
        <w:tc>
          <w:tcPr>
            <w:tcW w:w="1039" w:type="dxa"/>
            <w:tcMar>
              <w:left w:w="70" w:type="dxa"/>
              <w:right w:w="70" w:type="dxa"/>
            </w:tcMar>
            <w:vAlign w:val="center"/>
          </w:tcPr>
          <w:p w14:paraId="0B0AF0E4">
            <w:pPr>
              <w:keepNext w:val="0"/>
              <w:spacing w:before="20" w:after="20" w:line="260" w:lineRule="exact"/>
              <w:ind w:left="0" w:leftChars="0" w:right="0" w:rightChars="0" w:firstLine="0" w:firstLineChars="0"/>
              <w:jc w:val="center"/>
              <w:rPr>
                <w:del w:id="19237" w:author="xh" w:date="2026-10-19T13:10:00+08:00"/>
              </w:rPr>
            </w:pPr>
            <w:del w:id="19238" w:author="xh" w:date="2026-10-19T13:10:00+08:00">
              <w:r>
                <w:rPr>
                  <w:rFonts w:ascii="Times New Roman" w:hAnsi="Times New Roman" w:eastAsia="宋体"/>
                  <w:b w:val="0"/>
                  <w:sz w:val="18"/>
                </w:rPr>
                <w:delText>2025</w:delText>
              </w:r>
            </w:del>
          </w:p>
        </w:tc>
        <w:tc>
          <w:tcPr>
            <w:tcW w:w="1039" w:type="dxa"/>
            <w:tcMar>
              <w:left w:w="70" w:type="dxa"/>
              <w:right w:w="70" w:type="dxa"/>
            </w:tcMar>
            <w:vAlign w:val="center"/>
          </w:tcPr>
          <w:p w14:paraId="736F1111">
            <w:pPr>
              <w:keepNext w:val="0"/>
              <w:spacing w:before="20" w:after="20" w:line="260" w:lineRule="exact"/>
              <w:ind w:left="0" w:leftChars="0" w:right="0" w:rightChars="0" w:firstLine="0" w:firstLineChars="0"/>
              <w:jc w:val="center"/>
              <w:rPr>
                <w:del w:id="19239" w:author="xh" w:date="2026-10-19T13:10:00+08:00"/>
              </w:rPr>
            </w:pPr>
            <w:del w:id="19240" w:author="xh" w:date="2026-10-19T13:10:00+08:00">
              <w:r>
                <w:rPr>
                  <w:rFonts w:ascii="Times New Roman" w:hAnsi="Times New Roman" w:eastAsia="宋体"/>
                  <w:b w:val="0"/>
                  <w:sz w:val="18"/>
                </w:rPr>
                <w:delText>40+40</w:delText>
              </w:r>
            </w:del>
          </w:p>
        </w:tc>
        <w:tc>
          <w:tcPr>
            <w:tcW w:w="1039" w:type="dxa"/>
            <w:tcMar>
              <w:left w:w="70" w:type="dxa"/>
              <w:right w:w="70" w:type="dxa"/>
            </w:tcMar>
            <w:vAlign w:val="center"/>
          </w:tcPr>
          <w:p w14:paraId="6DA9AF4E">
            <w:pPr>
              <w:keepNext w:val="0"/>
              <w:spacing w:before="20" w:after="20" w:line="260" w:lineRule="exact"/>
              <w:ind w:left="0" w:leftChars="0" w:right="0" w:rightChars="0" w:firstLine="0" w:firstLineChars="0"/>
              <w:jc w:val="center"/>
              <w:rPr>
                <w:del w:id="19241" w:author="xh" w:date="2026-10-19T13:10:00+08:00"/>
              </w:rPr>
            </w:pPr>
            <w:del w:id="19242" w:author="xh" w:date="2026-10-19T13:10:00+08:00">
              <w:r>
                <w:rPr>
                  <w:rFonts w:ascii="Times New Roman" w:hAnsi="Times New Roman" w:eastAsia="宋体"/>
                  <w:b w:val="0"/>
                  <w:sz w:val="18"/>
                </w:rPr>
                <w:delText>80.00</w:delText>
              </w:r>
            </w:del>
          </w:p>
        </w:tc>
        <w:tc>
          <w:tcPr>
            <w:tcW w:w="1039" w:type="dxa"/>
            <w:tcMar>
              <w:left w:w="70" w:type="dxa"/>
              <w:right w:w="70" w:type="dxa"/>
            </w:tcMar>
            <w:vAlign w:val="center"/>
          </w:tcPr>
          <w:p w14:paraId="5F67660C">
            <w:pPr>
              <w:keepNext w:val="0"/>
              <w:spacing w:before="20" w:after="20" w:line="260" w:lineRule="exact"/>
              <w:ind w:left="0" w:leftChars="0" w:right="0" w:rightChars="0" w:firstLine="0" w:firstLineChars="0"/>
              <w:jc w:val="center"/>
              <w:rPr>
                <w:del w:id="19243" w:author="xh" w:date="2026-10-19T13:10:00+08:00"/>
              </w:rPr>
            </w:pPr>
            <w:del w:id="19244"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3B56CD55">
            <w:pPr>
              <w:keepNext w:val="0"/>
              <w:spacing w:before="20" w:after="20" w:line="260" w:lineRule="exact"/>
              <w:ind w:left="0" w:leftChars="0" w:right="0" w:rightChars="0" w:firstLine="0" w:firstLineChars="0"/>
              <w:jc w:val="center"/>
              <w:rPr>
                <w:del w:id="19245" w:author="xh" w:date="2026-10-19T13:10:00+08:00"/>
              </w:rPr>
            </w:pPr>
            <w:del w:id="19246"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0050239D">
            <w:pPr>
              <w:keepNext w:val="0"/>
              <w:spacing w:before="20" w:after="20" w:line="260" w:lineRule="exact"/>
              <w:ind w:left="0" w:leftChars="0" w:right="0" w:rightChars="0" w:firstLine="0" w:firstLineChars="0"/>
              <w:jc w:val="center"/>
              <w:rPr>
                <w:del w:id="19247" w:author="xh" w:date="2026-10-19T13:10:00+08:00"/>
              </w:rPr>
            </w:pPr>
            <w:del w:id="19248" w:author="xh" w:date="2026-10-19T13:10:00+08:00">
              <w:r>
                <w:rPr>
                  <w:rFonts w:ascii="Times New Roman" w:hAnsi="Times New Roman" w:eastAsia="宋体"/>
                  <w:b w:val="0"/>
                  <w:sz w:val="18"/>
                </w:rPr>
                <w:delText>0.00</w:delText>
              </w:r>
            </w:del>
          </w:p>
        </w:tc>
        <w:tc>
          <w:tcPr>
            <w:tcW w:w="1039" w:type="dxa"/>
            <w:tcMar>
              <w:left w:w="70" w:type="dxa"/>
              <w:right w:w="70" w:type="dxa"/>
            </w:tcMar>
            <w:vAlign w:val="center"/>
          </w:tcPr>
          <w:p w14:paraId="604D849C">
            <w:pPr>
              <w:keepNext w:val="0"/>
              <w:spacing w:before="20" w:after="20" w:line="260" w:lineRule="exact"/>
              <w:ind w:left="0" w:leftChars="0" w:right="0" w:rightChars="0" w:firstLine="0" w:firstLineChars="0"/>
              <w:jc w:val="center"/>
              <w:rPr>
                <w:del w:id="19249" w:author="xh" w:date="2026-10-19T13:10:00+08:00"/>
              </w:rPr>
            </w:pPr>
            <w:del w:id="19250" w:author="xh" w:date="2026-10-19T13:10:00+08:00">
              <w:r>
                <w:rPr>
                  <w:rFonts w:ascii="Times New Roman" w:hAnsi="Times New Roman" w:eastAsia="宋体"/>
                  <w:b w:val="0"/>
                  <w:sz w:val="18"/>
                </w:rPr>
                <w:delText>28.53</w:delText>
              </w:r>
            </w:del>
          </w:p>
        </w:tc>
      </w:tr>
      <w:tr>
        <w:trPr>
          <w:cantSplit/>
          <w:tblHeader/>
          <w:ins w:id="19251" w:author="xh" w:date="2026-10-19T13:10:0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260" w:author="xh" w:date="2026-10-19T13:10:00+08:00"/>
              </w:rPr>
            </w:pPr>
            <w:ins w:id="19261" w:author="xh" w:date="2026-10-19T13:10:00+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262" w:author="xh" w:date="2026-10-19T13:10:00+08:00"/>
              </w:rPr>
            </w:pPr>
            <w:ins w:id="19263" w:author="xh" w:date="2026-10-19T13:10:00+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264" w:author="xh" w:date="2026-10-19T13:10:00+08:00"/>
              </w:rPr>
            </w:pPr>
            <w:ins w:id="19265" w:author="xh" w:date="2026-10-19T13:10:00+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266" w:author="xh" w:date="2026-10-19T13:10:00+08:00"/>
              </w:rPr>
            </w:pPr>
            <w:ins w:id="19267" w:author="xh" w:date="2026-10-19T13:10:00+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268" w:author="xh" w:date="2026-10-19T13:10:00+08:00"/>
              </w:rPr>
            </w:pPr>
            <w:ins w:id="19269" w:author="xh" w:date="2026-10-19T13:10:00+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270" w:author="xh" w:date="2026-10-19T13:10:00+08:00"/>
              </w:rPr>
            </w:pPr>
            <w:ins w:id="19271" w:author="xh" w:date="2026-10-19T13:10:00+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272" w:author="xh" w:date="2026-10-19T13:10:00+08:00"/>
              </w:rPr>
            </w:pPr>
            <w:ins w:id="19273" w:author="xh" w:date="2026-10-19T13:10:00+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274" w:author="xh" w:date="2026-10-19T13:10:00+08:00"/>
              </w:rPr>
            </w:pPr>
            <w:ins w:id="19275" w:author="xh" w:date="2026-10-19T13:10:00+08:00">
              <w:r>
                <w:rPr>
                  <w:rFonts w:ascii="Times New Roman" w:hAnsi="Times New Roman" w:eastAsia="宋体"/>
                  <w:b/>
                  <w:sz w:val="18"/>
                </w:rPr>
                <w:t>转接后净负荷/MW</w:t>
              </w:r>
            </w:ins>
          </w:p>
        </w:tc>
      </w:tr>
      <w:tr>
        <w:trPr>
          <w:cantSplit/>
          <w:ins w:id="19252" w:author="xh" w:date="2026-10-19T13:10:0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276" w:author="xh" w:date="2026-10-19T13:10:00+08:00"/>
              </w:rPr>
            </w:pPr>
            <w:ins w:id="19277" w:author="xh" w:date="2026-10-19T13:10:00+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278" w:author="xh" w:date="2026-10-19T13:10:00+08:00"/>
              </w:rPr>
            </w:pPr>
            <w:ins w:id="19279" w:author="xh" w:date="2026-10-19T13:10:00+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280" w:author="xh" w:date="2026-10-19T13:10:00+08:00"/>
              </w:rPr>
            </w:pPr>
            <w:ins w:id="19281" w:author="xh" w:date="2026-10-19T13:10:00+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282" w:author="xh" w:date="2026-10-19T13:10:00+08:00"/>
              </w:rPr>
            </w:pPr>
            <w:ins w:id="19283" w:author="xh" w:date="2026-10-19T13:10:00+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284" w:author="xh" w:date="2026-10-19T13:10:00+08:00"/>
              </w:rPr>
            </w:pPr>
            <w:ins w:id="19285" w:author="xh" w:date="2026-10-19T13:10:0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286" w:author="xh" w:date="2026-10-19T13:10:00+08:00"/>
              </w:rPr>
            </w:pPr>
            <w:ins w:id="19287" w:author="xh" w:date="2026-10-19T13:10:00+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288" w:author="xh" w:date="2026-10-19T13:10:00+08:00"/>
              </w:rPr>
            </w:pPr>
            <w:ins w:id="19289" w:author="xh" w:date="2026-10-19T13:10:00+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290" w:author="xh" w:date="2026-10-19T13:10:00+08:00"/>
              </w:rPr>
            </w:pPr>
            <w:ins w:id="19291" w:author="xh" w:date="2026-10-19T13:10:00+08:00">
              <w:r>
                <w:rPr>
                  <w:rFonts w:ascii="Times New Roman" w:hAnsi="Times New Roman" w:eastAsia="宋体"/>
                  <w:b w:val="0"/>
                  <w:sz w:val="18"/>
                </w:rPr>
                <w:t>—</w:t>
              </w:r>
            </w:ins>
          </w:p>
        </w:tc>
      </w:tr>
      <w:tr>
        <w:trPr>
          <w:cantSplit/>
          <w:ins w:id="19253" w:author="xh" w:date="2026-10-19T13:10:0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292" w:author="xh" w:date="2026-10-19T13:10:00+08:00"/>
              </w:rPr>
            </w:pPr>
            <w:ins w:id="19293" w:author="xh" w:date="2026-10-19T13:10:00+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294" w:author="xh" w:date="2026-10-19T13:10:00+08:00"/>
              </w:rPr>
            </w:pPr>
            <w:ins w:id="19295" w:author="xh" w:date="2026-10-19T13:10:00+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296" w:author="xh" w:date="2026-10-19T13:10:00+08:00"/>
              </w:rPr>
            </w:pPr>
            <w:ins w:id="19297" w:author="xh" w:date="2026-10-19T13:10:00+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298" w:author="xh" w:date="2026-10-19T13:10:00+08:00"/>
              </w:rPr>
            </w:pPr>
            <w:ins w:id="19299" w:author="xh" w:date="2026-10-19T13:10:00+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00" w:author="xh" w:date="2026-10-19T13:10:00+08:00"/>
              </w:rPr>
            </w:pPr>
            <w:ins w:id="19301" w:author="xh" w:date="2026-10-19T13:10:0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02" w:author="xh" w:date="2026-10-19T13:10:00+08:00"/>
              </w:rPr>
            </w:pPr>
            <w:ins w:id="19303" w:author="xh" w:date="2026-10-19T13:10:0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04" w:author="xh" w:date="2026-10-19T13:10:00+08:00"/>
              </w:rPr>
            </w:pPr>
            <w:ins w:id="19305" w:author="xh" w:date="2026-10-19T13:10:0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06" w:author="xh" w:date="2026-10-19T13:10:00+08:00"/>
              </w:rPr>
            </w:pPr>
            <w:ins w:id="19307" w:author="xh" w:date="2026-10-19T13:10:00+08:00">
              <w:r>
                <w:rPr>
                  <w:rFonts w:ascii="Times New Roman" w:hAnsi="Times New Roman" w:eastAsia="宋体"/>
                  <w:b w:val="0"/>
                  <w:sz w:val="18"/>
                </w:rPr>
                <w:t>28.53</w:t>
              </w:r>
            </w:ins>
          </w:p>
        </w:tc>
      </w:tr>
      <w:tr>
        <w:trPr>
          <w:cantSplit/>
          <w:ins w:id="19254" w:author="xh" w:date="2026-10-19T13:10:0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08" w:author="xh" w:date="2026-10-19T13:10:00+08:00"/>
              </w:rPr>
            </w:pPr>
            <w:ins w:id="19309" w:author="xh" w:date="2026-10-19T13:10:00+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10" w:author="xh" w:date="2026-10-19T13:10:00+08:00"/>
              </w:rPr>
            </w:pPr>
            <w:ins w:id="19311" w:author="xh" w:date="2026-10-19T13:10:00+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12" w:author="xh" w:date="2026-10-19T13:10:00+08:00"/>
              </w:rPr>
            </w:pPr>
            <w:ins w:id="19313" w:author="xh" w:date="2026-10-19T13:10:00+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14" w:author="xh" w:date="2026-10-19T13:10:00+08:00"/>
              </w:rPr>
            </w:pPr>
            <w:ins w:id="19315" w:author="xh" w:date="2026-10-19T13:10:00+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16" w:author="xh" w:date="2026-10-19T13:10:00+08:00"/>
              </w:rPr>
            </w:pPr>
            <w:ins w:id="19317" w:author="xh" w:date="2026-10-19T13:10:0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18" w:author="xh" w:date="2026-10-19T13:10:00+08:00"/>
              </w:rPr>
            </w:pPr>
            <w:ins w:id="19319" w:author="xh" w:date="2026-10-19T13:10:0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20" w:author="xh" w:date="2026-10-19T13:10:00+08:00"/>
              </w:rPr>
            </w:pPr>
            <w:ins w:id="19321" w:author="xh" w:date="2026-10-19T13:10:00+08:00">
              <w:r>
                <w:rPr>
                  <w:rFonts w:ascii="Times New Roman" w:hAnsi="Times New Roman" w:eastAsia="宋体"/>
                  <w:b w:val="0"/>
                  <w:sz w:val="18"/>
                </w:rPr>
                <w:t>4.43</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22" w:author="xh" w:date="2026-10-19T13:10:00+08:00"/>
              </w:rPr>
            </w:pPr>
            <w:ins w:id="19323" w:author="xh" w:date="2026-10-19T13:10:00+08:00">
              <w:r>
                <w:rPr>
                  <w:rFonts w:ascii="Times New Roman" w:hAnsi="Times New Roman" w:eastAsia="宋体"/>
                  <w:b w:val="0"/>
                  <w:sz w:val="18"/>
                </w:rPr>
                <w:t>38.87</w:t>
              </w:r>
            </w:ins>
          </w:p>
        </w:tc>
      </w:tr>
      <w:tr>
        <w:trPr>
          <w:cantSplit/>
          <w:ins w:id="19255" w:author="xh" w:date="2026-10-19T13:10:0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24" w:author="xh" w:date="2026-10-19T13:10:00+08:00"/>
              </w:rPr>
            </w:pPr>
            <w:ins w:id="19325" w:author="xh" w:date="2026-10-19T13:10:00+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26" w:author="xh" w:date="2026-10-19T13:10:00+08:00"/>
              </w:rPr>
            </w:pPr>
            <w:ins w:id="19327" w:author="xh" w:date="2026-10-19T13:10:00+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28" w:author="xh" w:date="2026-10-19T13:10:00+08:00"/>
              </w:rPr>
            </w:pPr>
            <w:ins w:id="19329" w:author="xh" w:date="2026-10-19T13:10:00+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30" w:author="xh" w:date="2026-10-19T13:10:00+08:00"/>
              </w:rPr>
            </w:pPr>
            <w:ins w:id="19331" w:author="xh" w:date="2026-10-19T13:10:00+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32" w:author="xh" w:date="2026-10-19T13:10:00+08:00"/>
              </w:rPr>
            </w:pPr>
            <w:ins w:id="19333" w:author="xh" w:date="2026-10-19T13:10:0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34" w:author="xh" w:date="2026-10-19T13:10:00+08:00"/>
              </w:rPr>
            </w:pPr>
            <w:ins w:id="19335" w:author="xh" w:date="2026-10-19T13:10:0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36" w:author="xh" w:date="2026-10-19T13:10:00+08:00"/>
              </w:rPr>
            </w:pPr>
            <w:ins w:id="19337" w:author="xh" w:date="2026-10-19T13:10:00+08:00">
              <w:r>
                <w:rPr>
                  <w:rFonts w:ascii="Times New Roman" w:hAnsi="Times New Roman" w:eastAsia="宋体"/>
                  <w:b w:val="0"/>
                  <w:sz w:val="18"/>
                </w:rPr>
                <w:t>10.31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38" w:author="xh" w:date="2026-10-19T13:10:00+08:00"/>
              </w:rPr>
            </w:pPr>
            <w:ins w:id="19339" w:author="xh" w:date="2026-10-19T13:10:00+08:00">
              <w:r>
                <w:rPr>
                  <w:rFonts w:ascii="Times New Roman" w:hAnsi="Times New Roman" w:eastAsia="宋体"/>
                  <w:b w:val="0"/>
                  <w:sz w:val="18"/>
                </w:rPr>
                <w:t>51.86</w:t>
              </w:r>
            </w:ins>
          </w:p>
        </w:tc>
      </w:tr>
      <w:tr>
        <w:trPr>
          <w:cantSplit/>
          <w:ins w:id="19256" w:author="xh" w:date="2026-10-19T13:10:0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40" w:author="xh" w:date="2026-10-19T13:10:00+08:00"/>
              </w:rPr>
            </w:pPr>
            <w:ins w:id="19341" w:author="xh" w:date="2026-10-19T13:10:00+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42" w:author="xh" w:date="2026-10-19T13:10:00+08:00"/>
              </w:rPr>
            </w:pPr>
            <w:ins w:id="19343" w:author="xh" w:date="2026-10-19T13:10:00+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44" w:author="xh" w:date="2026-10-19T13:10:00+08:00"/>
              </w:rPr>
            </w:pPr>
            <w:ins w:id="19345" w:author="xh" w:date="2026-10-19T13:10:00+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46" w:author="xh" w:date="2026-10-19T13:10:00+08:00"/>
              </w:rPr>
            </w:pPr>
            <w:ins w:id="19347" w:author="xh" w:date="2026-10-19T13:10:00+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48" w:author="xh" w:date="2026-10-19T13:10:00+08:00"/>
              </w:rPr>
            </w:pPr>
            <w:ins w:id="19349" w:author="xh" w:date="2026-10-19T13:10:0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50" w:author="xh" w:date="2026-10-19T13:10:00+08:00"/>
              </w:rPr>
            </w:pPr>
            <w:ins w:id="19351" w:author="xh" w:date="2026-10-19T13:10:00+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52" w:author="xh" w:date="2026-10-19T13:10:00+08:00"/>
              </w:rPr>
            </w:pPr>
            <w:ins w:id="19353" w:author="xh" w:date="2026-10-19T13:10:00+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54" w:author="xh" w:date="2026-10-19T13:10:00+08:00"/>
              </w:rPr>
            </w:pPr>
            <w:ins w:id="19355" w:author="xh" w:date="2026-10-19T13:10:00+08:00">
              <w:r>
                <w:rPr>
                  <w:rFonts w:ascii="Times New Roman" w:hAnsi="Times New Roman" w:eastAsia="宋体"/>
                  <w:b w:val="0"/>
                  <w:sz w:val="18"/>
                </w:rPr>
                <w:t>—</w:t>
              </w:r>
            </w:ins>
          </w:p>
        </w:tc>
      </w:tr>
      <w:tr>
        <w:trPr>
          <w:cantSplit/>
          <w:ins w:id="19257" w:author="xh" w:date="2026-10-19T13:10:0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56" w:author="xh" w:date="2026-10-19T13:10:00+08:00"/>
              </w:rPr>
            </w:pPr>
            <w:ins w:id="19357" w:author="xh" w:date="2026-10-19T13:10:00+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58" w:author="xh" w:date="2026-10-19T13:10:00+08:00"/>
              </w:rPr>
            </w:pPr>
            <w:ins w:id="19359" w:author="xh" w:date="2026-10-19T13:10:00+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60" w:author="xh" w:date="2026-10-19T13:10:00+08:00"/>
              </w:rPr>
            </w:pPr>
            <w:ins w:id="19361" w:author="xh" w:date="2026-10-19T13:10:00+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62" w:author="xh" w:date="2026-10-19T13:10:00+08:00"/>
              </w:rPr>
            </w:pPr>
            <w:ins w:id="19363" w:author="xh" w:date="2026-10-19T13:10:00+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64" w:author="xh" w:date="2026-10-19T13:10:00+08:00"/>
              </w:rPr>
            </w:pPr>
            <w:ins w:id="19365" w:author="xh" w:date="2026-10-19T13:10:0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66" w:author="xh" w:date="2026-10-19T13:10:00+08:00"/>
              </w:rPr>
            </w:pPr>
            <w:ins w:id="19367" w:author="xh" w:date="2026-10-19T13:10:0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68" w:author="xh" w:date="2026-10-19T13:10:00+08:00"/>
              </w:rPr>
            </w:pPr>
            <w:ins w:id="19369" w:author="xh" w:date="2026-10-19T13:10:0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70" w:author="xh" w:date="2026-10-19T13:10:00+08:00"/>
              </w:rPr>
            </w:pPr>
            <w:ins w:id="19371" w:author="xh" w:date="2026-10-19T13:10:00+08:00">
              <w:r>
                <w:rPr>
                  <w:rFonts w:ascii="Times New Roman" w:hAnsi="Times New Roman" w:eastAsia="宋体"/>
                  <w:b w:val="0"/>
                  <w:sz w:val="18"/>
                </w:rPr>
                <w:t>28.53</w:t>
              </w:r>
            </w:ins>
          </w:p>
        </w:tc>
      </w:tr>
      <w:tr>
        <w:trPr>
          <w:cantSplit/>
          <w:ins w:id="19258" w:author="xh" w:date="2026-10-19T13:10:0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72" w:author="xh" w:date="2026-10-19T13:10:00+08:00"/>
              </w:rPr>
            </w:pPr>
            <w:ins w:id="19373" w:author="xh" w:date="2026-10-19T13:10:00+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74" w:author="xh" w:date="2026-10-19T13:10:00+08:00"/>
              </w:rPr>
            </w:pPr>
            <w:ins w:id="19375" w:author="xh" w:date="2026-10-19T13:10:00+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76" w:author="xh" w:date="2026-10-19T13:10:00+08:00"/>
              </w:rPr>
            </w:pPr>
            <w:ins w:id="19377" w:author="xh" w:date="2026-10-19T13:10:00+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78" w:author="xh" w:date="2026-10-19T13:10:00+08:00"/>
              </w:rPr>
            </w:pPr>
            <w:ins w:id="19379" w:author="xh" w:date="2026-10-19T13:10:00+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80" w:author="xh" w:date="2026-10-19T13:10:00+08:00"/>
              </w:rPr>
            </w:pPr>
            <w:ins w:id="19381" w:author="xh" w:date="2026-10-19T13:10:0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82" w:author="xh" w:date="2026-10-19T13:10:00+08:00"/>
              </w:rPr>
            </w:pPr>
            <w:ins w:id="19383" w:author="xh" w:date="2026-10-19T13:10:0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84" w:author="xh" w:date="2026-10-19T13:10:00+08:00"/>
              </w:rPr>
            </w:pPr>
            <w:ins w:id="19385" w:author="xh" w:date="2026-10-19T13:10:0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386" w:author="xh" w:date="2026-10-19T13:10:00+08:00"/>
              </w:rPr>
            </w:pPr>
            <w:ins w:id="19387" w:author="xh" w:date="2026-10-19T13:10:00+08:00">
              <w:r>
                <w:rPr>
                  <w:rFonts w:ascii="Times New Roman" w:hAnsi="Times New Roman" w:eastAsia="宋体"/>
                  <w:b w:val="0"/>
                  <w:sz w:val="18"/>
                </w:rPr>
                <w:t>34.44</w:t>
              </w:r>
            </w:ins>
          </w:p>
        </w:tc>
      </w:tr>
      <w:tr>
        <w:trPr>
          <w:cantSplit/>
          <w:ins w:id="19259" w:author="xh" w:date="2026-10-19T13:10:00+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388" w:author="xh" w:date="2026-10-19T13:10:00+08:00"/>
              </w:rPr>
            </w:pPr>
            <w:ins w:id="19389" w:author="xh" w:date="2026-10-19T13:10:00+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390" w:author="xh" w:date="2026-10-19T13:10:00+08:00"/>
              </w:rPr>
            </w:pPr>
            <w:ins w:id="19391" w:author="xh" w:date="2026-10-19T13:10:00+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392" w:author="xh" w:date="2026-10-19T13:10:00+08:00"/>
              </w:rPr>
            </w:pPr>
            <w:ins w:id="19393" w:author="xh" w:date="2026-10-19T13:10:00+08:00">
              <w:r>
                <w:rPr>
                  <w:rFonts w:ascii="Times New Roman" w:hAnsi="Times New Roman" w:eastAsia="宋体"/>
                  <w:b w:val="0"/>
                  <w:sz w:val="18"/>
                </w:rPr>
                <w:t>40.00+50.00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394" w:author="xh" w:date="2026-10-19T13:10:00+08:00"/>
              </w:rPr>
            </w:pPr>
            <w:ins w:id="19395" w:author="xh" w:date="2026-10-19T13:10:00+08:00">
              <w:r>
                <w:rPr>
                  <w:rFonts w:ascii="Times New Roman" w:hAnsi="Times New Roman" w:eastAsia="宋体"/>
                  <w:b w:val="0"/>
                  <w:sz w:val="18"/>
                </w:rPr>
                <w:t>90.00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396" w:author="xh" w:date="2026-10-19T13:10:00+08:00"/>
              </w:rPr>
            </w:pPr>
            <w:ins w:id="19397" w:author="xh" w:date="2026-10-19T13:10:00+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398" w:author="xh" w:date="2026-10-19T13:10:00+08:00"/>
              </w:rPr>
            </w:pPr>
            <w:ins w:id="19399" w:author="xh" w:date="2026-10-19T13:10:00+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400" w:author="xh" w:date="2026-10-19T13:10:00+08:00"/>
              </w:rPr>
            </w:pPr>
            <w:ins w:id="19401" w:author="xh" w:date="2026-10-19T13:10:00+08:00">
              <w:r>
                <w:rPr>
                  <w:rFonts w:ascii="Times New Roman" w:hAnsi="Times New Roman" w:eastAsia="宋体"/>
                  <w:b w:val="0"/>
                  <w:sz w:val="18"/>
                </w:rPr>
                <w:t>3.92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402" w:author="xh" w:date="2026-10-19T13:10:00+08:00"/>
              </w:rPr>
            </w:pPr>
            <w:ins w:id="19403" w:author="xh" w:date="2026-10-19T13:10:00+08:00">
              <w:r>
                <w:rPr>
                  <w:rFonts w:ascii="Times New Roman" w:hAnsi="Times New Roman" w:eastAsia="宋体"/>
                  <w:b w:val="0"/>
                  <w:sz w:val="18"/>
                </w:rPr>
                <w:t>45.47</w:t>
              </w:r>
            </w:ins>
          </w:p>
        </w:tc>
      </w:tr>
    </w:tbl>
    <w:p w14:paraId="5589442E">
      <w:pPr>
        <w:pStyle w:val="2"/>
        <w:widowControl/>
        <w:spacing w:before="0" w:after="0" w:line="348" w:lineRule="exact"/>
        <w:ind w:firstLine="480"/>
        <w:jc w:val="both"/>
      </w:pPr>
      <w:r>
        <w:rPr>
          <w:rFonts w:ascii="Times New Roman" w:hAnsi="Times New Roman" w:eastAsia="方正仿宋_GBK"/>
          <w:b w:val="0"/>
          <w:sz w:val="24"/>
        </w:rPr>
        <w:t xml:space="preserve">20</w:t>
      </w:r>
      <w:ins w:id="19404" w:author="xh" w:date="2026-10-19T13:10:40+08:00">
        <w:r>
          <w:rPr>
            <w:rFonts w:ascii="Times New Roman" w:hAnsi="Times New Roman" w:eastAsia="方正仿宋_GBK"/>
            <w:b w:val="0"/>
            <w:sz w:val="24"/>
          </w:rPr>
          <w:t xml:space="preserve">3</w:t>
        </w:r>
      </w:ins>
      <w:del w:id="19405" w:author="xh" w:date="2026-10-19T13:10:40+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9406" w:author="xh" w:date="2026-10-19T13:10:40+08:00">
        <w:r>
          <w:rPr>
            <w:rFonts w:ascii="Times New Roman" w:hAnsi="Times New Roman" w:eastAsia="方正仿宋_GBK"/>
            <w:b w:val="0"/>
            <w:sz w:val="24"/>
          </w:rPr>
          <w:t xml:space="preserve">最大单台主变N-1后，弹性方案剩余主变容量为40.00 MVA，按0.95功率因数折算为38.00 MW。储能</w:t>
        </w:r>
      </w:ins>
      <w:del w:id="19407" w:author="xh" w:date="2026-10-19T13:10:40+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9408" w:author="xh" w:date="2026-10-19T13:10:40+08:00">
        <w:r>
          <w:rPr>
            <w:rFonts w:ascii="Times New Roman" w:hAnsi="Times New Roman" w:eastAsia="方正仿宋_GBK"/>
            <w:b w:val="0"/>
            <w:sz w:val="24"/>
          </w:rPr>
          <w:t xml:space="preserve">有效支撑功率为</w:t>
        </w:r>
      </w:ins>
      <w:del w:id="19409" w:author="xh" w:date="2026-10-19T13:10:40+08:00">
        <w:r>
          <w:rPr>
            <w:rFonts w:ascii="Times New Roman" w:hAnsi="Times New Roman" w:eastAsia="方正仿宋_GBK"/>
            <w:b w:val="0"/>
            <w:sz w:val="24"/>
          </w:rPr>
          <w:delText xml:space="preserve">峰值正常工况下，本站转出</w:delText>
        </w:r>
      </w:del>
      <w:r>
        <w:rPr>
          <w:rFonts w:ascii="Times New Roman" w:hAnsi="Times New Roman" w:eastAsia="方正仿宋_GBK"/>
          <w:b w:val="0"/>
          <w:sz w:val="24"/>
        </w:rPr>
        <w:t xml:space="preserve">0.00 MW、</w:t>
      </w:r>
      <w:ins w:id="19410" w:author="xh" w:date="2026-10-19T13:10:40+08:00">
        <w:r>
          <w:rPr>
            <w:rFonts w:ascii="Times New Roman" w:hAnsi="Times New Roman" w:eastAsia="方正仿宋_GBK"/>
            <w:b w:val="0"/>
            <w:sz w:val="24"/>
          </w:rPr>
          <w:t xml:space="preserve">反向有效吸收功率为</w:t>
        </w:r>
      </w:ins>
      <w:del w:id="19411" w:author="xh" w:date="2026-10-19T13:10:40+08:00">
        <w:r>
          <w:rPr>
            <w:rFonts w:ascii="Times New Roman" w:hAnsi="Times New Roman" w:eastAsia="方正仿宋_GBK"/>
            <w:b w:val="0"/>
            <w:sz w:val="24"/>
          </w:rPr>
          <w:delText xml:space="preserve">承接</w:delText>
        </w:r>
      </w:del>
      <w:r>
        <w:rPr>
          <w:rFonts w:ascii="Times New Roman" w:hAnsi="Times New Roman" w:eastAsia="方正仿宋_GBK"/>
          <w:b w:val="0"/>
          <w:sz w:val="24"/>
        </w:rPr>
        <w:t xml:space="preserve">0.00</w:t>
      </w:r>
      <w:ins w:id="19412" w:author="xh" w:date="2026-10-19T13:10:40+08:00">
        <w:r>
          <w:rPr>
            <w:rFonts w:ascii="Times New Roman" w:hAnsi="Times New Roman" w:eastAsia="方正仿宋_GBK"/>
            <w:b w:val="0"/>
            <w:sz w:val="24"/>
          </w:rPr>
          <w:t xml:space="preserve"> MW。全年本站故障工况中最小余量为2.69 MW。该小时按采用的固定区段预案，本站转出13.52 MW、承接2.48</w:t>
        </w:r>
      </w:ins>
      <w:r>
        <w:rPr>
          <w:rFonts w:ascii="Times New Roman" w:hAnsi="Times New Roman" w:eastAsia="方正仿宋_GBK"/>
          <w:b w:val="0"/>
          <w:sz w:val="24"/>
        </w:rPr>
        <w:t xml:space="preserve"> MW，转接后净负荷为</w:t>
      </w:r>
      <w:ins w:id="19413" w:author="xh" w:date="2026-10-19T13:10:40+08:00">
        <w:r>
          <w:rPr>
            <w:rFonts w:ascii="Times New Roman" w:hAnsi="Times New Roman" w:eastAsia="方正仿宋_GBK"/>
            <w:b w:val="0"/>
            <w:sz w:val="24"/>
          </w:rPr>
          <w:t xml:space="preserve">3</w:t>
        </w:r>
      </w:ins>
      <w:del w:id="19414" w:author="xh" w:date="2026-10-19T13:10:40+08:00">
        <w:r>
          <w:rPr>
            <w:rFonts w:ascii="Times New Roman" w:hAnsi="Times New Roman" w:eastAsia="方正仿宋_GBK"/>
            <w:b w:val="0"/>
            <w:sz w:val="24"/>
          </w:rPr>
          <w:delText xml:space="preserve">28.</w:delText>
        </w:r>
      </w:del>
      <w:r>
        <w:rPr>
          <w:rFonts w:ascii="Times New Roman" w:hAnsi="Times New Roman" w:eastAsia="方正仿宋_GBK"/>
          <w:b w:val="0"/>
          <w:sz w:val="24"/>
        </w:rPr>
        <w:t xml:space="preserve">5</w:t>
      </w:r>
      <w:del w:id="19415" w:author="xh" w:date="2026-10-19T13:10:40+08:00">
        <w:r>
          <w:rPr>
            <w:rFonts w:ascii="Times New Roman" w:hAnsi="Times New Roman" w:eastAsia="方正仿宋_GBK"/>
            <w:b w:val="0"/>
            <w:sz w:val="24"/>
          </w:rPr>
          <w:delText xml:space="preserve">3 MW，区域最低净负荷工况下为9</w:delText>
        </w:r>
      </w:del>
      <w:r>
        <w:rPr>
          <w:rFonts w:ascii="Times New Roman" w:hAnsi="Times New Roman" w:eastAsia="方正仿宋_GBK"/>
          <w:b w:val="0"/>
          <w:sz w:val="24"/>
        </w:rPr>
        <w:t xml:space="preserve">.3</w:t>
      </w:r>
      <w:ins w:id="19416" w:author="xh" w:date="2026-10-19T13:10:40+08:00">
        <w:r>
          <w:rPr>
            <w:rFonts w:ascii="Times New Roman" w:hAnsi="Times New Roman" w:eastAsia="方正仿宋_GBK"/>
            <w:b w:val="0"/>
            <w:sz w:val="24"/>
          </w:rPr>
          <w:t xml:space="preserve">1</w:t>
        </w:r>
      </w:ins>
      <w:del w:id="19417" w:author="xh" w:date="2026-10-19T13:10:40+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 MW。</w:t>
      </w:r>
      <w:ins w:id="19418" w:author="xh" w:date="2026-10-19T13:10:40+08:00">
        <w:r>
          <w:rPr>
            <w:rFonts w:ascii="Times New Roman" w:hAnsi="Times New Roman" w:eastAsia="方正仿宋_GBK"/>
            <w:b w:val="0"/>
            <w:sz w:val="24"/>
          </w:rPr>
          <w:t xml:space="preserve">其中与惠民变之间的主要通道承担11.59 MW净功率转接，使用既有通道。</w:t>
        </w:r>
      </w:ins>
    </w:p>
    <w:p w14:paraId="009CB1F5">
      <w:pPr>
        <w:pStyle w:val="2"/>
        <w:widowControl/>
        <w:spacing w:before="0" w:after="0" w:line="348" w:lineRule="exact"/>
        <w:ind w:firstLine="480"/>
        <w:jc w:val="both"/>
      </w:pPr>
      <w:ins w:id="19419" w:author="xh" w:date="2026-10-19T13:11:19+08:00">
        <w:r>
          <w:rPr>
            <w:rFonts w:ascii="Times New Roman" w:hAnsi="Times New Roman" w:eastAsia="方正仿宋_GBK"/>
            <w:b w:val="0"/>
            <w:sz w:val="24"/>
          </w:rPr>
          <w:t xml:space="preserve">两方案本站</w:t>
        </w:r>
      </w:ins>
      <w:del w:id="19420" w:author="xh" w:date="2026-10-19T13:11:19+08:00">
        <w:r>
          <w:rPr>
            <w:rFonts w:ascii="Times New Roman" w:hAnsi="Times New Roman" w:eastAsia="方正仿宋_GBK"/>
            <w:b w:val="0"/>
            <w:sz w:val="24"/>
          </w:rPr>
          <w:delText xml:space="preserve">按</w:delText>
        </w:r>
      </w:del>
      <w:r>
        <w:rPr>
          <w:rFonts w:ascii="Times New Roman" w:hAnsi="Times New Roman" w:eastAsia="方正仿宋_GBK"/>
          <w:b w:val="0"/>
          <w:sz w:val="24"/>
        </w:rPr>
        <w:t xml:space="preserve">最</w:t>
      </w:r>
      <w:ins w:id="19421" w:author="xh" w:date="2026-10-19T13:11:19+08:00">
        <w:r>
          <w:rPr>
            <w:rFonts w:ascii="Times New Roman" w:hAnsi="Times New Roman" w:eastAsia="方正仿宋_GBK"/>
            <w:b w:val="0"/>
            <w:sz w:val="24"/>
          </w:rPr>
          <w:t xml:space="preserve">终</w:t>
        </w:r>
      </w:ins>
      <w:del w:id="19422" w:author="xh" w:date="2026-10-19T13:11:19+08:00">
        <w:r>
          <w:rPr>
            <w:rFonts w:ascii="Times New Roman" w:hAnsi="Times New Roman" w:eastAsia="方正仿宋_GBK"/>
            <w:b w:val="0"/>
            <w:sz w:val="24"/>
          </w:rPr>
          <w:delText xml:space="preserve">大单台</w:delText>
        </w:r>
      </w:del>
      <w:r>
        <w:rPr>
          <w:rFonts w:ascii="Times New Roman" w:hAnsi="Times New Roman" w:eastAsia="方正仿宋_GBK"/>
          <w:b w:val="0"/>
          <w:sz w:val="24"/>
        </w:rPr>
        <w:t xml:space="preserve">主变</w:t>
      </w:r>
      <w:ins w:id="19423" w:author="xh" w:date="2026-10-19T13:11:19+08:00">
        <w:r>
          <w:rPr>
            <w:rFonts w:ascii="Times New Roman" w:hAnsi="Times New Roman" w:eastAsia="方正仿宋_GBK"/>
            <w:b w:val="0"/>
            <w:sz w:val="24"/>
          </w:rPr>
          <w:t xml:space="preserve">和</w:t>
        </w:r>
      </w:ins>
      <w:del w:id="19424" w:author="xh" w:date="2026-10-19T13:11:19+08:00">
        <w:r>
          <w:rPr>
            <w:rFonts w:ascii="Times New Roman" w:hAnsi="Times New Roman" w:eastAsia="方正仿宋_GBK"/>
            <w:b w:val="0"/>
            <w:sz w:val="24"/>
          </w:rPr>
          <w:delText xml:space="preserve">N-1校核，本站剩余容量为40.00 MVA，两代表工况重新转供后的本站净负荷分别为28.53 MW、9.38 MW，两方向最小容量余量为9.47 MW，正向</w:delText>
        </w:r>
      </w:del>
      <w:r>
        <w:rPr>
          <w:rFonts w:ascii="Times New Roman" w:hAnsi="Times New Roman" w:eastAsia="方正仿宋_GBK"/>
          <w:b w:val="0"/>
          <w:sz w:val="24"/>
        </w:rPr>
        <w:t xml:space="preserve">储能</w:t>
      </w:r>
      <w:ins w:id="19425" w:author="xh" w:date="2026-10-19T13:11:19+08:00">
        <w:r>
          <w:rPr>
            <w:rFonts w:ascii="Times New Roman" w:hAnsi="Times New Roman" w:eastAsia="方正仿宋_GBK"/>
            <w:b w:val="0"/>
            <w:sz w:val="24"/>
          </w:rPr>
          <w:t xml:space="preserve">规模相同，局部设备采用结果保持一致</w:t>
        </w:r>
      </w:ins>
      <w:del w:id="19426" w:author="xh" w:date="2026-10-19T13:11:19+08:00">
        <w:r>
          <w:rPr>
            <w:rFonts w:ascii="Times New Roman" w:hAnsi="Times New Roman" w:eastAsia="方正仿宋_GBK"/>
            <w:b w:val="0"/>
            <w:sz w:val="24"/>
          </w:rPr>
          <w:delText xml:space="preserve">有效支撑功率为0.00 MW</w:delText>
        </w:r>
      </w:del>
      <w:r>
        <w:rPr>
          <w:rFonts w:ascii="Times New Roman" w:hAnsi="Times New Roman" w:eastAsia="方正仿宋_GBK"/>
          <w:b w:val="0"/>
          <w:sz w:val="24"/>
        </w:rPr>
        <w:t xml:space="preserve">。</w:t>
      </w:r>
    </w:p>
    <w:p w14:paraId="5D8080AF">
      <w:pPr>
        <w:pStyle w:val="2"/>
        <w:widowControl/>
        <w:spacing w:before="0" w:after="0" w:line="348" w:lineRule="exact"/>
        <w:ind w:firstLine="480"/>
        <w:jc w:val="both"/>
        <w:rPr>
          <w:del w:id="19427" w:author="xh" w:date="2026-10-19T13:11:59+08:00"/>
        </w:rPr>
      </w:pPr>
      <w:del w:id="19428" w:author="xh" w:date="2026-10-19T13:11:59+08:00">
        <w:r>
          <w:rPr>
            <w:rFonts w:ascii="Times New Roman" w:hAnsi="Times New Roman" w:eastAsia="方正仿宋_GBK"/>
            <w:b w:val="0"/>
            <w:sz w:val="24"/>
          </w:rPr>
          <w:delText>四年校核截面中，本站绝对功率最大的工况出现在2023年，转接前为32.11 MW，主要表现为正向受电需求，该年设备在最大单台主变N-1后剩余容量为40.00 MVA。该工况本站由剩余主变满足承载要求。</w:delText>
        </w:r>
      </w:del>
    </w:p>
    <w:p w14:paraId="53DB096A">
      <w:pPr>
        <w:pStyle w:val="7"/>
        <w:keepNext/>
        <w:numPr>
          <w:ilvl w:val="0"/>
          <w:numId w:val="0"/>
        </w:numPr>
        <w:spacing w:before="160" w:after="120" w:line="360" w:lineRule="exact"/>
        <w:ind w:firstLine="0"/>
      </w:pPr>
      <w:bookmarkStart w:id="234" w:name="庞庄变规划分析"/>
      <w:r>
        <w:rPr>
          <w:rFonts w:ascii="Times New Roman" w:hAnsi="Times New Roman" w:eastAsia="方正仿宋_GBK"/>
          <w:b/>
          <w:sz w:val="24"/>
        </w:rPr>
        <w:t>庞庄变规划分析</w:t>
      </w:r>
      <w:bookmarkEnd w:id="234"/>
    </w:p>
    <w:p w14:paraId="74B691EC">
      <w:pPr>
        <w:pStyle w:val="115"/>
        <w:widowControl/>
        <w:spacing w:before="0" w:after="0" w:line="348" w:lineRule="exact"/>
        <w:ind w:firstLine="480"/>
        <w:jc w:val="both"/>
      </w:pPr>
      <w:r>
        <w:rPr>
          <w:rFonts w:ascii="Times New Roman" w:hAnsi="Times New Roman" w:eastAsia="方正仿宋_GBK"/>
          <w:b w:val="0"/>
          <w:sz w:val="24"/>
        </w:rPr>
        <w:t xml:space="preserve">该站</w:t>
      </w:r>
      <w:ins w:id="19429" w:author="xh" w:date="2026-10-19T13:12:38+08:00">
        <w:r>
          <w:rPr>
            <w:rFonts w:ascii="Times New Roman" w:hAnsi="Times New Roman" w:eastAsia="方正仿宋_GBK"/>
            <w:b w:val="0"/>
            <w:sz w:val="24"/>
          </w:rPr>
          <w:t xml:space="preserve">2021年</w:t>
        </w:r>
      </w:ins>
      <w:del w:id="19430" w:author="xh" w:date="2026-10-19T13:12:38+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主变组合为40</w:t>
      </w:r>
      <w:ins w:id="19431" w:author="xh" w:date="2026-10-19T13:12:38+08:00">
        <w:r>
          <w:rPr>
            <w:rFonts w:ascii="Times New Roman" w:hAnsi="Times New Roman" w:eastAsia="方正仿宋_GBK"/>
            <w:b w:val="0"/>
            <w:sz w:val="24"/>
          </w:rPr>
          <w:t xml:space="preserve">.00</w:t>
        </w:r>
      </w:ins>
      <w:r>
        <w:rPr>
          <w:rFonts w:ascii="Times New Roman" w:hAnsi="Times New Roman" w:eastAsia="方正仿宋_GBK"/>
          <w:b w:val="0"/>
          <w:sz w:val="24"/>
        </w:rPr>
        <w:t xml:space="preserve">+</w:t>
      </w:r>
      <w:ins w:id="19432" w:author="xh" w:date="2026-10-19T13:12:38+08:00">
        <w:r>
          <w:rPr>
            <w:rFonts w:ascii="Times New Roman" w:hAnsi="Times New Roman" w:eastAsia="方正仿宋_GBK"/>
            <w:b w:val="0"/>
            <w:sz w:val="24"/>
          </w:rPr>
          <w:t xml:space="preserve">50.0</w:t>
        </w:r>
      </w:ins>
      <w:del w:id="19433" w:author="xh" w:date="2026-10-19T13:12:38+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0 MVA</w:t>
      </w:r>
      <w:ins w:id="19434" w:author="xh" w:date="2026-10-19T13:12:38+08:00">
        <w:r>
          <w:rPr>
            <w:rFonts w:ascii="Times New Roman" w:hAnsi="Times New Roman" w:eastAsia="方正仿宋_GBK"/>
            <w:b w:val="0"/>
            <w:sz w:val="24"/>
          </w:rPr>
          <w:t xml:space="preserve">。</w:t>
        </w:r>
      </w:ins>
      <w:del w:id="19435" w:author="xh" w:date="2026-10-19T13:12:38+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19436" w:author="xh" w:date="2026-10-19T13:12:38+08:00">
        <w:r>
          <w:rPr>
            <w:rFonts w:ascii="Times New Roman" w:hAnsi="Times New Roman" w:eastAsia="方正仿宋_GBK"/>
            <w:b w:val="0"/>
            <w:sz w:val="24"/>
          </w:rPr>
          <w:t xml:space="preserve">2022—2035</w:t>
        </w:r>
      </w:ins>
      <w:del w:id="19437" w:author="xh" w:date="2026-10-19T13:12:38+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del w:id="19438" w:author="xh" w:date="2026-10-19T13:12:38+08:00">
        <w:r>
          <w:rPr>
            <w:rFonts w:ascii="Times New Roman" w:hAnsi="Times New Roman" w:eastAsia="方正仿宋_GBK"/>
            <w:b w:val="0"/>
            <w:sz w:val="24"/>
          </w:rPr>
          <w:delText xml:space="preserve">均</w:delText>
        </w:r>
      </w:del>
      <w:r>
        <w:rPr>
          <w:rFonts w:ascii="Times New Roman" w:hAnsi="Times New Roman" w:eastAsia="方正仿宋_GBK"/>
          <w:b w:val="0"/>
          <w:sz w:val="24"/>
        </w:rPr>
        <w:t xml:space="preserve">保留</w:t>
      </w:r>
      <w:ins w:id="19439" w:author="xh" w:date="2026-10-19T13:12:38+08:00">
        <w:r>
          <w:rPr>
            <w:rFonts w:ascii="Times New Roman" w:hAnsi="Times New Roman" w:eastAsia="方正仿宋_GBK"/>
            <w:b w:val="0"/>
            <w:sz w:val="24"/>
          </w:rPr>
          <w:t xml:space="preserve">初始主变</w:t>
        </w:r>
      </w:ins>
      <w:del w:id="19440" w:author="xh" w:date="2026-10-19T13:12:38+08:00">
        <w:r>
          <w:rPr>
            <w:rFonts w:ascii="Times New Roman" w:hAnsi="Times New Roman" w:eastAsia="方正仿宋_GBK"/>
            <w:b w:val="0"/>
            <w:sz w:val="24"/>
          </w:rPr>
          <w:delText xml:space="preserve">该</w:delText>
        </w:r>
      </w:del>
      <w:r>
        <w:rPr>
          <w:rFonts w:ascii="Times New Roman" w:hAnsi="Times New Roman" w:eastAsia="方正仿宋_GBK"/>
          <w:b w:val="0"/>
          <w:sz w:val="24"/>
        </w:rPr>
        <w:t xml:space="preserve">组合</w:t>
      </w:r>
      <w:del w:id="19441" w:author="xh" w:date="2026-10-19T13:12:38+08:00">
        <w:r>
          <w:rPr>
            <w:rFonts w:ascii="Times New Roman" w:hAnsi="Times New Roman" w:eastAsia="方正仿宋_GBK"/>
            <w:b w:val="0"/>
            <w:sz w:val="24"/>
          </w:rPr>
          <w:delText xml:space="preserve">，供电任务由主变及网络承担</w:delText>
        </w:r>
      </w:del>
      <w:r>
        <w:rPr>
          <w:rFonts w:ascii="Times New Roman" w:hAnsi="Times New Roman" w:eastAsia="方正仿宋_GBK"/>
          <w:b w:val="0"/>
          <w:sz w:val="24"/>
        </w:rPr>
        <w:t xml:space="preserve">。</w:t>
      </w:r>
      <w:ins w:id="19442" w:author="xh" w:date="2026-10-19T13:12:38+08:00">
        <w:r>
          <w:rPr>
            <w:rFonts w:ascii="Times New Roman" w:hAnsi="Times New Roman" w:eastAsia="方正仿宋_GBK"/>
            <w:b w:val="0"/>
            <w:sz w:val="24"/>
          </w:rPr>
          <w:t xml:space="preserve">本站弹性方案各年未新增储能。</w:t>
        </w:r>
      </w:ins>
    </w:p>
    <w:p w14:paraId="61E5E6F2">
      <w:pPr>
        <w:pStyle w:val="2"/>
        <w:widowControl/>
        <w:spacing w:before="0" w:after="0" w:line="348" w:lineRule="exact"/>
        <w:ind w:firstLine="480"/>
        <w:jc w:val="both"/>
      </w:pPr>
      <w:r>
        <w:rPr>
          <w:rFonts w:ascii="Times New Roman" w:hAnsi="Times New Roman" w:eastAsia="方正仿宋_GBK"/>
          <w:b w:val="0"/>
          <w:sz w:val="24"/>
        </w:rPr>
        <w:t xml:space="preserve">2025年</w:t>
      </w:r>
      <w:del w:id="19443" w:author="xh" w:date="2026-10-19T13:13:17+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最大正向、反向净负荷分别为11.20 MW、7.08 MW</w:t>
      </w:r>
      <w:ins w:id="19444" w:author="xh" w:date="2026-10-19T13:13:17+08:00">
        <w:r>
          <w:rPr>
            <w:rFonts w:ascii="Times New Roman" w:hAnsi="Times New Roman" w:eastAsia="方正仿宋_GBK"/>
            <w:b w:val="0"/>
            <w:sz w:val="24"/>
          </w:rPr>
          <w:t xml:space="preserve">，2035年分别为16.31 MW、24.51 MW</w:t>
        </w:r>
      </w:ins>
      <w:r>
        <w:rPr>
          <w:rFonts w:ascii="Times New Roman" w:hAnsi="Times New Roman" w:eastAsia="方正仿宋_GBK"/>
          <w:b w:val="0"/>
          <w:sz w:val="24"/>
        </w:rPr>
        <w:t xml:space="preserve">。</w:t>
      </w:r>
      <w:ins w:id="19445" w:author="xh" w:date="2026-10-19T13:13:17+08:00">
        <w:r>
          <w:rPr>
            <w:rFonts w:ascii="Times New Roman" w:hAnsi="Times New Roman" w:eastAsia="方正仿宋_GBK"/>
            <w:b w:val="0"/>
            <w:sz w:val="24"/>
          </w:rPr>
          <w:t xml:space="preserve">2035年</w:t>
        </w:r>
      </w:ins>
      <w:del w:id="19446" w:author="xh" w:date="2026-10-19T13:13:17+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9447" w:author="xh" w:date="2026-10-19T13:13:17+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ins w:id="19448" w:author="xh" w:date="2026-10-19T13:13:17+08:00">
        <w:r>
          <w:rPr>
            <w:rFonts w:ascii="Times New Roman" w:hAnsi="Times New Roman" w:eastAsia="方正仿宋_GBK"/>
            <w:b w:val="0"/>
            <w:sz w:val="24"/>
          </w:rPr>
          <w:t xml:space="preserve">9</w:t>
        </w:r>
      </w:ins>
      <w:del w:id="19449" w:author="xh" w:date="2026-10-19T13:13:17+08:00">
        <w:r>
          <w:rPr>
            <w:rFonts w:ascii="Times New Roman" w:hAnsi="Times New Roman" w:eastAsia="方正仿宋_GBK"/>
            <w:b w:val="0"/>
            <w:sz w:val="24"/>
          </w:rPr>
          <w:delText xml:space="preserve">为8</w:delText>
        </w:r>
      </w:del>
      <w:r>
        <w:rPr>
          <w:rFonts w:ascii="Times New Roman" w:hAnsi="Times New Roman" w:eastAsia="方正仿宋_GBK"/>
          <w:b w:val="0"/>
          <w:sz w:val="24"/>
        </w:rPr>
        <w:t xml:space="preserve">0.00 MVA、储能额定功率0.00 MW，弹性方案分别为</w:t>
      </w:r>
      <w:ins w:id="19450" w:author="xh" w:date="2026-10-19T13:13:17+08:00">
        <w:r>
          <w:rPr>
            <w:rFonts w:ascii="Times New Roman" w:hAnsi="Times New Roman" w:eastAsia="方正仿宋_GBK"/>
            <w:b w:val="0"/>
            <w:sz w:val="24"/>
          </w:rPr>
          <w:t xml:space="preserve">9</w:t>
        </w:r>
      </w:ins>
      <w:del w:id="19451" w:author="xh" w:date="2026-10-19T13:13:17+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0.00 MVA和0.00 MW</w:t>
      </w:r>
      <w:ins w:id="19452" w:author="xh" w:date="2026-10-19T13:13:17+08:00">
        <w:r>
          <w:rPr>
            <w:rFonts w:ascii="Times New Roman" w:hAnsi="Times New Roman" w:eastAsia="方正仿宋_GBK"/>
            <w:b w:val="0"/>
            <w:sz w:val="24"/>
          </w:rPr>
          <w:t xml:space="preserve">。</w:t>
        </w:r>
      </w:ins>
      <w:del w:id="19453" w:author="xh" w:date="2026-10-19T13:13:17+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19454" w:author="xh" w:date="2026-10-19T13:13:17+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19455" w:author="xh" w:date="2026-10-19T13:13:17+08:00">
        <w:r>
          <w:rPr>
            <w:rFonts w:ascii="Times New Roman" w:hAnsi="Times New Roman" w:eastAsia="方正仿宋_GBK"/>
            <w:b w:val="0"/>
            <w:sz w:val="24"/>
          </w:rPr>
          <w:delText xml:space="preserve">弹性方案按当年各站局部极值计算的站级负载率为15%。</w:delText>
        </w:r>
      </w:del>
    </w:p>
    <w:p w14:paraId="053B01A1">
      <w:pPr>
        <w:pStyle w:val="2"/>
        <w:keepNext/>
        <w:spacing w:before="120" w:after="80" w:line="280" w:lineRule="exact"/>
        <w:ind w:firstLine="0"/>
        <w:jc w:val="center"/>
      </w:pPr>
      <w:r>
        <w:rPr>
          <w:rFonts w:ascii="Times New Roman" w:hAnsi="Times New Roman" w:eastAsia="宋体"/>
          <w:b w:val="0"/>
          <w:sz w:val="21"/>
        </w:rPr>
        <w:t xml:space="preserve">表5-45 庞庄变</w:t>
      </w:r>
      <w:ins w:id="19456" w:author="xh" w:date="2026-10-19T13:13:57+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25185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9457" w:author="xh" w:date="2026-10-19T13:14:36+08:00"/>
        </w:trPr>
        <w:tc>
          <w:tcPr>
            <w:tcW w:w="1039" w:type="dxa"/>
            <w:tcMar>
              <w:left w:w="70" w:type="dxa"/>
              <w:right w:w="70" w:type="dxa"/>
            </w:tcMar>
            <w:vAlign w:val="center"/>
          </w:tcPr>
          <w:p w14:paraId="729C68AA">
            <w:pPr>
              <w:keepNext/>
              <w:spacing w:before="20" w:after="20" w:line="260" w:lineRule="exact"/>
              <w:ind w:left="0" w:leftChars="0" w:right="0" w:rightChars="0" w:firstLine="0" w:firstLineChars="0"/>
              <w:jc w:val="center"/>
              <w:rPr>
                <w:del w:id="19466" w:author="xh" w:date="2026-10-19T13:14:36+08:00"/>
              </w:rPr>
            </w:pPr>
            <w:del w:id="19467" w:author="xh" w:date="2026-10-19T13:14:36+08:00">
              <w:r>
                <w:rPr>
                  <w:rFonts w:ascii="Times New Roman" w:hAnsi="Times New Roman" w:eastAsia="宋体"/>
                  <w:b/>
                  <w:sz w:val="18"/>
                </w:rPr>
                <w:delText>方案</w:delText>
              </w:r>
            </w:del>
          </w:p>
        </w:tc>
        <w:tc>
          <w:tcPr>
            <w:tcW w:w="1039" w:type="dxa"/>
            <w:tcMar>
              <w:left w:w="70" w:type="dxa"/>
              <w:right w:w="70" w:type="dxa"/>
            </w:tcMar>
            <w:vAlign w:val="center"/>
          </w:tcPr>
          <w:p w14:paraId="4C388D00">
            <w:pPr>
              <w:keepNext/>
              <w:spacing w:before="20" w:after="20" w:line="260" w:lineRule="exact"/>
              <w:ind w:left="0" w:leftChars="0" w:right="0" w:rightChars="0" w:firstLine="0" w:firstLineChars="0"/>
              <w:jc w:val="center"/>
              <w:rPr>
                <w:del w:id="19468" w:author="xh" w:date="2026-10-19T13:14:36+08:00"/>
              </w:rPr>
            </w:pPr>
            <w:del w:id="19469" w:author="xh" w:date="2026-10-19T13:14:36+08:00">
              <w:r>
                <w:rPr>
                  <w:rFonts w:ascii="Times New Roman" w:hAnsi="Times New Roman" w:eastAsia="宋体"/>
                  <w:b/>
                  <w:sz w:val="18"/>
                </w:rPr>
                <w:delText>年份</w:delText>
              </w:r>
            </w:del>
          </w:p>
        </w:tc>
        <w:tc>
          <w:tcPr>
            <w:tcW w:w="1039" w:type="dxa"/>
            <w:tcMar>
              <w:left w:w="70" w:type="dxa"/>
              <w:right w:w="70" w:type="dxa"/>
            </w:tcMar>
            <w:vAlign w:val="center"/>
          </w:tcPr>
          <w:p w14:paraId="002F753E">
            <w:pPr>
              <w:keepNext/>
              <w:spacing w:before="20" w:after="20" w:line="260" w:lineRule="exact"/>
              <w:ind w:left="0" w:leftChars="0" w:right="0" w:rightChars="0" w:firstLine="0" w:firstLineChars="0"/>
              <w:jc w:val="center"/>
              <w:rPr>
                <w:del w:id="19470" w:author="xh" w:date="2026-10-19T13:14:36+08:00"/>
              </w:rPr>
            </w:pPr>
            <w:del w:id="19471" w:author="xh" w:date="2026-10-19T13:14:36+08:00">
              <w:r>
                <w:rPr>
                  <w:rFonts w:ascii="Times New Roman" w:hAnsi="Times New Roman" w:eastAsia="宋体"/>
                  <w:b/>
                  <w:sz w:val="18"/>
                </w:rPr>
                <w:delText>主变组合/MVA</w:delText>
              </w:r>
            </w:del>
          </w:p>
        </w:tc>
        <w:tc>
          <w:tcPr>
            <w:tcW w:w="1039" w:type="dxa"/>
            <w:tcMar>
              <w:left w:w="70" w:type="dxa"/>
              <w:right w:w="70" w:type="dxa"/>
            </w:tcMar>
            <w:vAlign w:val="center"/>
          </w:tcPr>
          <w:p w14:paraId="71A41EDE">
            <w:pPr>
              <w:keepNext/>
              <w:spacing w:before="20" w:after="20" w:line="260" w:lineRule="exact"/>
              <w:ind w:left="0" w:leftChars="0" w:right="0" w:rightChars="0" w:firstLine="0" w:firstLineChars="0"/>
              <w:jc w:val="center"/>
              <w:rPr>
                <w:del w:id="19472" w:author="xh" w:date="2026-10-19T13:14:36+08:00"/>
              </w:rPr>
            </w:pPr>
            <w:del w:id="19473" w:author="xh" w:date="2026-10-19T13:14:36+08:00">
              <w:r>
                <w:rPr>
                  <w:rFonts w:ascii="Times New Roman" w:hAnsi="Times New Roman" w:eastAsia="宋体"/>
                  <w:b/>
                  <w:sz w:val="18"/>
                </w:rPr>
                <w:delText>总容量/MVA</w:delText>
              </w:r>
            </w:del>
          </w:p>
        </w:tc>
        <w:tc>
          <w:tcPr>
            <w:tcW w:w="1039" w:type="dxa"/>
            <w:tcMar>
              <w:left w:w="70" w:type="dxa"/>
              <w:right w:w="70" w:type="dxa"/>
            </w:tcMar>
            <w:vAlign w:val="center"/>
          </w:tcPr>
          <w:p w14:paraId="07FA2D45">
            <w:pPr>
              <w:keepNext/>
              <w:spacing w:before="20" w:after="20" w:line="260" w:lineRule="exact"/>
              <w:ind w:left="0" w:leftChars="0" w:right="0" w:rightChars="0" w:firstLine="0" w:firstLineChars="0"/>
              <w:jc w:val="center"/>
              <w:rPr>
                <w:del w:id="19474" w:author="xh" w:date="2026-10-19T13:14:36+08:00"/>
              </w:rPr>
            </w:pPr>
            <w:del w:id="19475" w:author="xh" w:date="2026-10-19T13:14:36+08:00">
              <w:r>
                <w:rPr>
                  <w:rFonts w:ascii="Times New Roman" w:hAnsi="Times New Roman" w:eastAsia="宋体"/>
                  <w:b/>
                  <w:sz w:val="18"/>
                </w:rPr>
                <w:delText>储能额定功率/MW</w:delText>
              </w:r>
            </w:del>
          </w:p>
        </w:tc>
        <w:tc>
          <w:tcPr>
            <w:tcW w:w="1039" w:type="dxa"/>
            <w:tcMar>
              <w:left w:w="70" w:type="dxa"/>
              <w:right w:w="70" w:type="dxa"/>
            </w:tcMar>
            <w:vAlign w:val="center"/>
          </w:tcPr>
          <w:p w14:paraId="7737C3A1">
            <w:pPr>
              <w:keepNext/>
              <w:spacing w:before="20" w:after="20" w:line="260" w:lineRule="exact"/>
              <w:ind w:left="0" w:leftChars="0" w:right="0" w:rightChars="0" w:firstLine="0" w:firstLineChars="0"/>
              <w:jc w:val="center"/>
              <w:rPr>
                <w:del w:id="19476" w:author="xh" w:date="2026-10-19T13:14:36+08:00"/>
              </w:rPr>
            </w:pPr>
            <w:del w:id="19477" w:author="xh" w:date="2026-10-19T13:14:36+08:00">
              <w:r>
                <w:rPr>
                  <w:rFonts w:ascii="Times New Roman" w:hAnsi="Times New Roman" w:eastAsia="宋体"/>
                  <w:b/>
                  <w:sz w:val="18"/>
                </w:rPr>
                <w:delText>转出/MW</w:delText>
              </w:r>
            </w:del>
          </w:p>
        </w:tc>
        <w:tc>
          <w:tcPr>
            <w:tcW w:w="1039" w:type="dxa"/>
            <w:tcMar>
              <w:left w:w="70" w:type="dxa"/>
              <w:right w:w="70" w:type="dxa"/>
            </w:tcMar>
            <w:vAlign w:val="center"/>
          </w:tcPr>
          <w:p w14:paraId="6B8C3AAF">
            <w:pPr>
              <w:keepNext/>
              <w:spacing w:before="20" w:after="20" w:line="260" w:lineRule="exact"/>
              <w:ind w:left="0" w:leftChars="0" w:right="0" w:rightChars="0" w:firstLine="0" w:firstLineChars="0"/>
              <w:jc w:val="center"/>
              <w:rPr>
                <w:del w:id="19478" w:author="xh" w:date="2026-10-19T13:14:36+08:00"/>
              </w:rPr>
            </w:pPr>
            <w:del w:id="19479" w:author="xh" w:date="2026-10-19T13:14:36+08:00">
              <w:r>
                <w:rPr>
                  <w:rFonts w:ascii="Times New Roman" w:hAnsi="Times New Roman" w:eastAsia="宋体"/>
                  <w:b/>
                  <w:sz w:val="18"/>
                </w:rPr>
                <w:delText>承接/MW</w:delText>
              </w:r>
            </w:del>
          </w:p>
        </w:tc>
        <w:tc>
          <w:tcPr>
            <w:tcW w:w="1039" w:type="dxa"/>
            <w:tcMar>
              <w:left w:w="70" w:type="dxa"/>
              <w:right w:w="70" w:type="dxa"/>
            </w:tcMar>
            <w:vAlign w:val="center"/>
          </w:tcPr>
          <w:p w14:paraId="05CE123E">
            <w:pPr>
              <w:keepNext/>
              <w:spacing w:before="20" w:after="20" w:line="260" w:lineRule="exact"/>
              <w:ind w:left="0" w:leftChars="0" w:right="0" w:rightChars="0" w:firstLine="0" w:firstLineChars="0"/>
              <w:jc w:val="center"/>
              <w:rPr>
                <w:del w:id="19480" w:author="xh" w:date="2026-10-19T13:14:36+08:00"/>
              </w:rPr>
            </w:pPr>
            <w:del w:id="19481" w:author="xh" w:date="2026-10-19T13:14:36+08:00">
              <w:r>
                <w:rPr>
                  <w:rFonts w:ascii="Times New Roman" w:hAnsi="Times New Roman" w:eastAsia="宋体"/>
                  <w:b/>
                  <w:sz w:val="18"/>
                </w:rPr>
                <w:delText>转接后净负荷/MW</w:delText>
              </w:r>
            </w:del>
          </w:p>
        </w:tc>
      </w:tr>
      <w:tr w14:paraId="54EB64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458" w:author="xh" w:date="2026-10-19T13:14:36+08:00"/>
        </w:trPr>
        <w:tc>
          <w:tcPr>
            <w:tcW w:w="1039" w:type="dxa"/>
            <w:tcMar>
              <w:left w:w="70" w:type="dxa"/>
              <w:right w:w="70" w:type="dxa"/>
            </w:tcMar>
            <w:vAlign w:val="center"/>
          </w:tcPr>
          <w:p w14:paraId="4B83A25A">
            <w:pPr>
              <w:keepNext/>
              <w:spacing w:before="20" w:after="20" w:line="260" w:lineRule="exact"/>
              <w:ind w:left="0" w:leftChars="0" w:right="0" w:rightChars="0" w:firstLine="0" w:firstLineChars="0"/>
              <w:jc w:val="center"/>
              <w:rPr>
                <w:del w:id="19482" w:author="xh" w:date="2026-10-19T13:14:36+08:00"/>
              </w:rPr>
            </w:pPr>
            <w:del w:id="19483" w:author="xh" w:date="2026-10-19T13:14:36+08:00">
              <w:r>
                <w:rPr>
                  <w:rFonts w:ascii="Times New Roman" w:hAnsi="Times New Roman" w:eastAsia="宋体"/>
                  <w:b w:val="0"/>
                  <w:sz w:val="18"/>
                </w:rPr>
                <w:delText>刚性</w:delText>
              </w:r>
            </w:del>
          </w:p>
        </w:tc>
        <w:tc>
          <w:tcPr>
            <w:tcW w:w="1039" w:type="dxa"/>
            <w:tcMar>
              <w:left w:w="70" w:type="dxa"/>
              <w:right w:w="70" w:type="dxa"/>
            </w:tcMar>
            <w:vAlign w:val="center"/>
          </w:tcPr>
          <w:p w14:paraId="5334DC76">
            <w:pPr>
              <w:keepNext/>
              <w:spacing w:before="20" w:after="20" w:line="260" w:lineRule="exact"/>
              <w:ind w:left="0" w:leftChars="0" w:right="0" w:rightChars="0" w:firstLine="0" w:firstLineChars="0"/>
              <w:jc w:val="center"/>
              <w:rPr>
                <w:del w:id="19484" w:author="xh" w:date="2026-10-19T13:14:36+08:00"/>
              </w:rPr>
            </w:pPr>
            <w:del w:id="19485" w:author="xh" w:date="2026-10-19T13:14:36+08:00">
              <w:r>
                <w:rPr>
                  <w:rFonts w:ascii="Times New Roman" w:hAnsi="Times New Roman" w:eastAsia="宋体"/>
                  <w:b w:val="0"/>
                  <w:sz w:val="18"/>
                </w:rPr>
                <w:delText>2022</w:delText>
              </w:r>
            </w:del>
          </w:p>
        </w:tc>
        <w:tc>
          <w:tcPr>
            <w:tcW w:w="1039" w:type="dxa"/>
            <w:tcMar>
              <w:left w:w="70" w:type="dxa"/>
              <w:right w:w="70" w:type="dxa"/>
            </w:tcMar>
            <w:vAlign w:val="center"/>
          </w:tcPr>
          <w:p w14:paraId="27507D04">
            <w:pPr>
              <w:keepNext/>
              <w:spacing w:before="20" w:after="20" w:line="260" w:lineRule="exact"/>
              <w:ind w:left="0" w:leftChars="0" w:right="0" w:rightChars="0" w:firstLine="0" w:firstLineChars="0"/>
              <w:jc w:val="center"/>
              <w:rPr>
                <w:del w:id="19486" w:author="xh" w:date="2026-10-19T13:14:36+08:00"/>
              </w:rPr>
            </w:pPr>
            <w:del w:id="19487" w:author="xh" w:date="2026-10-19T13:14:36+08:00">
              <w:r>
                <w:rPr>
                  <w:rFonts w:ascii="Times New Roman" w:hAnsi="Times New Roman" w:eastAsia="宋体"/>
                  <w:b w:val="0"/>
                  <w:sz w:val="18"/>
                </w:rPr>
                <w:delText>40+40</w:delText>
              </w:r>
            </w:del>
          </w:p>
        </w:tc>
        <w:tc>
          <w:tcPr>
            <w:tcW w:w="1039" w:type="dxa"/>
            <w:tcMar>
              <w:left w:w="70" w:type="dxa"/>
              <w:right w:w="70" w:type="dxa"/>
            </w:tcMar>
            <w:vAlign w:val="center"/>
          </w:tcPr>
          <w:p w14:paraId="6D98BF84">
            <w:pPr>
              <w:keepNext/>
              <w:spacing w:before="20" w:after="20" w:line="260" w:lineRule="exact"/>
              <w:ind w:left="0" w:leftChars="0" w:right="0" w:rightChars="0" w:firstLine="0" w:firstLineChars="0"/>
              <w:jc w:val="center"/>
              <w:rPr>
                <w:del w:id="19488" w:author="xh" w:date="2026-10-19T13:14:36+08:00"/>
              </w:rPr>
            </w:pPr>
            <w:del w:id="19489" w:author="xh" w:date="2026-10-19T13:14:36+08:00">
              <w:r>
                <w:rPr>
                  <w:rFonts w:ascii="Times New Roman" w:hAnsi="Times New Roman" w:eastAsia="宋体"/>
                  <w:b w:val="0"/>
                  <w:sz w:val="18"/>
                </w:rPr>
                <w:delText>80.00</w:delText>
              </w:r>
            </w:del>
          </w:p>
        </w:tc>
        <w:tc>
          <w:tcPr>
            <w:tcW w:w="1039" w:type="dxa"/>
            <w:tcMar>
              <w:left w:w="70" w:type="dxa"/>
              <w:right w:w="70" w:type="dxa"/>
            </w:tcMar>
            <w:vAlign w:val="center"/>
          </w:tcPr>
          <w:p w14:paraId="16BC3520">
            <w:pPr>
              <w:keepNext/>
              <w:spacing w:before="20" w:after="20" w:line="260" w:lineRule="exact"/>
              <w:ind w:left="0" w:leftChars="0" w:right="0" w:rightChars="0" w:firstLine="0" w:firstLineChars="0"/>
              <w:jc w:val="center"/>
              <w:rPr>
                <w:del w:id="19490" w:author="xh" w:date="2026-10-19T13:14:36+08:00"/>
              </w:rPr>
            </w:pPr>
            <w:del w:id="19491"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3FF86C09">
            <w:pPr>
              <w:keepNext/>
              <w:spacing w:before="20" w:after="20" w:line="260" w:lineRule="exact"/>
              <w:ind w:left="0" w:leftChars="0" w:right="0" w:rightChars="0" w:firstLine="0" w:firstLineChars="0"/>
              <w:jc w:val="center"/>
              <w:rPr>
                <w:del w:id="19492" w:author="xh" w:date="2026-10-19T13:14:36+08:00"/>
              </w:rPr>
            </w:pPr>
            <w:del w:id="19493"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630AFECE">
            <w:pPr>
              <w:keepNext/>
              <w:spacing w:before="20" w:after="20" w:line="260" w:lineRule="exact"/>
              <w:ind w:left="0" w:leftChars="0" w:right="0" w:rightChars="0" w:firstLine="0" w:firstLineChars="0"/>
              <w:jc w:val="center"/>
              <w:rPr>
                <w:del w:id="19494" w:author="xh" w:date="2026-10-19T13:14:36+08:00"/>
              </w:rPr>
            </w:pPr>
            <w:del w:id="19495"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6285B97B">
            <w:pPr>
              <w:keepNext/>
              <w:spacing w:before="20" w:after="20" w:line="260" w:lineRule="exact"/>
              <w:ind w:left="0" w:leftChars="0" w:right="0" w:rightChars="0" w:firstLine="0" w:firstLineChars="0"/>
              <w:jc w:val="center"/>
              <w:rPr>
                <w:del w:id="19496" w:author="xh" w:date="2026-10-19T13:14:36+08:00"/>
              </w:rPr>
            </w:pPr>
            <w:del w:id="19497" w:author="xh" w:date="2026-10-19T13:14:36+08:00">
              <w:r>
                <w:rPr>
                  <w:rFonts w:ascii="Times New Roman" w:hAnsi="Times New Roman" w:eastAsia="宋体"/>
                  <w:b w:val="0"/>
                  <w:sz w:val="18"/>
                </w:rPr>
                <w:delText>8.91</w:delText>
              </w:r>
            </w:del>
          </w:p>
        </w:tc>
      </w:tr>
      <w:tr w14:paraId="10AF334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459" w:author="xh" w:date="2026-10-19T13:14:36+08:00"/>
        </w:trPr>
        <w:tc>
          <w:tcPr>
            <w:tcW w:w="1039" w:type="dxa"/>
            <w:tcMar>
              <w:left w:w="70" w:type="dxa"/>
              <w:right w:w="70" w:type="dxa"/>
            </w:tcMar>
            <w:vAlign w:val="center"/>
          </w:tcPr>
          <w:p w14:paraId="2A658FC7">
            <w:pPr>
              <w:keepNext/>
              <w:spacing w:before="20" w:after="20" w:line="260" w:lineRule="exact"/>
              <w:ind w:left="0" w:leftChars="0" w:right="0" w:rightChars="0" w:firstLine="0" w:firstLineChars="0"/>
              <w:jc w:val="center"/>
              <w:rPr>
                <w:del w:id="19498" w:author="xh" w:date="2026-10-19T13:14:36+08:00"/>
              </w:rPr>
            </w:pPr>
            <w:del w:id="19499" w:author="xh" w:date="2026-10-19T13:14:36+08:00">
              <w:r>
                <w:rPr>
                  <w:rFonts w:ascii="Times New Roman" w:hAnsi="Times New Roman" w:eastAsia="宋体"/>
                  <w:b w:val="0"/>
                  <w:sz w:val="18"/>
                </w:rPr>
                <w:delText>刚性</w:delText>
              </w:r>
            </w:del>
          </w:p>
        </w:tc>
        <w:tc>
          <w:tcPr>
            <w:tcW w:w="1039" w:type="dxa"/>
            <w:tcMar>
              <w:left w:w="70" w:type="dxa"/>
              <w:right w:w="70" w:type="dxa"/>
            </w:tcMar>
            <w:vAlign w:val="center"/>
          </w:tcPr>
          <w:p w14:paraId="3D505B2D">
            <w:pPr>
              <w:keepNext/>
              <w:spacing w:before="20" w:after="20" w:line="260" w:lineRule="exact"/>
              <w:ind w:left="0" w:leftChars="0" w:right="0" w:rightChars="0" w:firstLine="0" w:firstLineChars="0"/>
              <w:jc w:val="center"/>
              <w:rPr>
                <w:del w:id="19500" w:author="xh" w:date="2026-10-19T13:14:36+08:00"/>
              </w:rPr>
            </w:pPr>
            <w:del w:id="19501" w:author="xh" w:date="2026-10-19T13:14:36+08:00">
              <w:r>
                <w:rPr>
                  <w:rFonts w:ascii="Times New Roman" w:hAnsi="Times New Roman" w:eastAsia="宋体"/>
                  <w:b w:val="0"/>
                  <w:sz w:val="18"/>
                </w:rPr>
                <w:delText>2023</w:delText>
              </w:r>
            </w:del>
          </w:p>
        </w:tc>
        <w:tc>
          <w:tcPr>
            <w:tcW w:w="1039" w:type="dxa"/>
            <w:tcMar>
              <w:left w:w="70" w:type="dxa"/>
              <w:right w:w="70" w:type="dxa"/>
            </w:tcMar>
            <w:vAlign w:val="center"/>
          </w:tcPr>
          <w:p w14:paraId="5E2E2AAF">
            <w:pPr>
              <w:keepNext/>
              <w:spacing w:before="20" w:after="20" w:line="260" w:lineRule="exact"/>
              <w:ind w:left="0" w:leftChars="0" w:right="0" w:rightChars="0" w:firstLine="0" w:firstLineChars="0"/>
              <w:jc w:val="center"/>
              <w:rPr>
                <w:del w:id="19502" w:author="xh" w:date="2026-10-19T13:14:36+08:00"/>
              </w:rPr>
            </w:pPr>
            <w:del w:id="19503" w:author="xh" w:date="2026-10-19T13:14:36+08:00">
              <w:r>
                <w:rPr>
                  <w:rFonts w:ascii="Times New Roman" w:hAnsi="Times New Roman" w:eastAsia="宋体"/>
                  <w:b w:val="0"/>
                  <w:sz w:val="18"/>
                </w:rPr>
                <w:delText>40+40</w:delText>
              </w:r>
            </w:del>
          </w:p>
        </w:tc>
        <w:tc>
          <w:tcPr>
            <w:tcW w:w="1039" w:type="dxa"/>
            <w:tcMar>
              <w:left w:w="70" w:type="dxa"/>
              <w:right w:w="70" w:type="dxa"/>
            </w:tcMar>
            <w:vAlign w:val="center"/>
          </w:tcPr>
          <w:p w14:paraId="2FE51BF7">
            <w:pPr>
              <w:keepNext/>
              <w:spacing w:before="20" w:after="20" w:line="260" w:lineRule="exact"/>
              <w:ind w:left="0" w:leftChars="0" w:right="0" w:rightChars="0" w:firstLine="0" w:firstLineChars="0"/>
              <w:jc w:val="center"/>
              <w:rPr>
                <w:del w:id="19504" w:author="xh" w:date="2026-10-19T13:14:36+08:00"/>
              </w:rPr>
            </w:pPr>
            <w:del w:id="19505" w:author="xh" w:date="2026-10-19T13:14:36+08:00">
              <w:r>
                <w:rPr>
                  <w:rFonts w:ascii="Times New Roman" w:hAnsi="Times New Roman" w:eastAsia="宋体"/>
                  <w:b w:val="0"/>
                  <w:sz w:val="18"/>
                </w:rPr>
                <w:delText>80.00</w:delText>
              </w:r>
            </w:del>
          </w:p>
        </w:tc>
        <w:tc>
          <w:tcPr>
            <w:tcW w:w="1039" w:type="dxa"/>
            <w:tcMar>
              <w:left w:w="70" w:type="dxa"/>
              <w:right w:w="70" w:type="dxa"/>
            </w:tcMar>
            <w:vAlign w:val="center"/>
          </w:tcPr>
          <w:p w14:paraId="1F566F1B">
            <w:pPr>
              <w:keepNext/>
              <w:spacing w:before="20" w:after="20" w:line="260" w:lineRule="exact"/>
              <w:ind w:left="0" w:leftChars="0" w:right="0" w:rightChars="0" w:firstLine="0" w:firstLineChars="0"/>
              <w:jc w:val="center"/>
              <w:rPr>
                <w:del w:id="19506" w:author="xh" w:date="2026-10-19T13:14:36+08:00"/>
              </w:rPr>
            </w:pPr>
            <w:del w:id="19507"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510351C0">
            <w:pPr>
              <w:keepNext/>
              <w:spacing w:before="20" w:after="20" w:line="260" w:lineRule="exact"/>
              <w:ind w:left="0" w:leftChars="0" w:right="0" w:rightChars="0" w:firstLine="0" w:firstLineChars="0"/>
              <w:jc w:val="center"/>
              <w:rPr>
                <w:del w:id="19508" w:author="xh" w:date="2026-10-19T13:14:36+08:00"/>
              </w:rPr>
            </w:pPr>
            <w:del w:id="19509"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4FB3F6A8">
            <w:pPr>
              <w:keepNext/>
              <w:spacing w:before="20" w:after="20" w:line="260" w:lineRule="exact"/>
              <w:ind w:left="0" w:leftChars="0" w:right="0" w:rightChars="0" w:firstLine="0" w:firstLineChars="0"/>
              <w:jc w:val="center"/>
              <w:rPr>
                <w:del w:id="19510" w:author="xh" w:date="2026-10-19T13:14:36+08:00"/>
              </w:rPr>
            </w:pPr>
            <w:del w:id="19511"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47FAFF71">
            <w:pPr>
              <w:keepNext/>
              <w:spacing w:before="20" w:after="20" w:line="260" w:lineRule="exact"/>
              <w:ind w:left="0" w:leftChars="0" w:right="0" w:rightChars="0" w:firstLine="0" w:firstLineChars="0"/>
              <w:jc w:val="center"/>
              <w:rPr>
                <w:del w:id="19512" w:author="xh" w:date="2026-10-19T13:14:36+08:00"/>
              </w:rPr>
            </w:pPr>
            <w:del w:id="19513" w:author="xh" w:date="2026-10-19T13:14:36+08:00">
              <w:r>
                <w:rPr>
                  <w:rFonts w:ascii="Times New Roman" w:hAnsi="Times New Roman" w:eastAsia="宋体"/>
                  <w:b w:val="0"/>
                  <w:sz w:val="18"/>
                </w:rPr>
                <w:delText>9.59</w:delText>
              </w:r>
            </w:del>
          </w:p>
        </w:tc>
      </w:tr>
      <w:tr w14:paraId="46AA58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9460" w:author="xh" w:date="2026-10-19T13:14:36+08:00"/>
        </w:trPr>
        <w:tc>
          <w:tcPr>
            <w:tcW w:w="1039" w:type="dxa"/>
            <w:tcMar>
              <w:left w:w="70" w:type="dxa"/>
              <w:right w:w="70" w:type="dxa"/>
            </w:tcMar>
            <w:vAlign w:val="center"/>
          </w:tcPr>
          <w:p w14:paraId="19760806">
            <w:pPr>
              <w:keepNext/>
              <w:spacing w:before="20" w:after="20" w:line="260" w:lineRule="exact"/>
              <w:ind w:left="0" w:leftChars="0" w:right="0" w:rightChars="0" w:firstLine="0" w:firstLineChars="0"/>
              <w:jc w:val="center"/>
              <w:rPr>
                <w:del w:id="19514" w:author="xh" w:date="2026-10-19T13:14:36+08:00"/>
              </w:rPr>
            </w:pPr>
            <w:del w:id="19515" w:author="xh" w:date="2026-10-19T13:14:36+08:00">
              <w:r>
                <w:rPr>
                  <w:rFonts w:ascii="Times New Roman" w:hAnsi="Times New Roman" w:eastAsia="宋体"/>
                  <w:b w:val="0"/>
                  <w:sz w:val="18"/>
                </w:rPr>
                <w:delText>刚性</w:delText>
              </w:r>
            </w:del>
          </w:p>
        </w:tc>
        <w:tc>
          <w:tcPr>
            <w:tcW w:w="1039" w:type="dxa"/>
            <w:tcMar>
              <w:left w:w="70" w:type="dxa"/>
              <w:right w:w="70" w:type="dxa"/>
            </w:tcMar>
            <w:vAlign w:val="center"/>
          </w:tcPr>
          <w:p w14:paraId="5FE477B1">
            <w:pPr>
              <w:keepNext/>
              <w:spacing w:before="20" w:after="20" w:line="260" w:lineRule="exact"/>
              <w:ind w:left="0" w:leftChars="0" w:right="0" w:rightChars="0" w:firstLine="0" w:firstLineChars="0"/>
              <w:jc w:val="center"/>
              <w:rPr>
                <w:del w:id="19516" w:author="xh" w:date="2026-10-19T13:14:36+08:00"/>
              </w:rPr>
            </w:pPr>
            <w:del w:id="19517" w:author="xh" w:date="2026-10-19T13:14:36+08:00">
              <w:r>
                <w:rPr>
                  <w:rFonts w:ascii="Times New Roman" w:hAnsi="Times New Roman" w:eastAsia="宋体"/>
                  <w:b w:val="0"/>
                  <w:sz w:val="18"/>
                </w:rPr>
                <w:delText>2024</w:delText>
              </w:r>
            </w:del>
          </w:p>
        </w:tc>
        <w:tc>
          <w:tcPr>
            <w:tcW w:w="1039" w:type="dxa"/>
            <w:tcMar>
              <w:left w:w="70" w:type="dxa"/>
              <w:right w:w="70" w:type="dxa"/>
            </w:tcMar>
            <w:vAlign w:val="center"/>
          </w:tcPr>
          <w:p w14:paraId="36C0660F">
            <w:pPr>
              <w:keepNext/>
              <w:spacing w:before="20" w:after="20" w:line="260" w:lineRule="exact"/>
              <w:ind w:left="0" w:leftChars="0" w:right="0" w:rightChars="0" w:firstLine="0" w:firstLineChars="0"/>
              <w:jc w:val="center"/>
              <w:rPr>
                <w:del w:id="19518" w:author="xh" w:date="2026-10-19T13:14:36+08:00"/>
              </w:rPr>
            </w:pPr>
            <w:del w:id="19519" w:author="xh" w:date="2026-10-19T13:14:36+08:00">
              <w:r>
                <w:rPr>
                  <w:rFonts w:ascii="Times New Roman" w:hAnsi="Times New Roman" w:eastAsia="宋体"/>
                  <w:b w:val="0"/>
                  <w:sz w:val="18"/>
                </w:rPr>
                <w:delText>40+40</w:delText>
              </w:r>
            </w:del>
          </w:p>
        </w:tc>
        <w:tc>
          <w:tcPr>
            <w:tcW w:w="1039" w:type="dxa"/>
            <w:tcMar>
              <w:left w:w="70" w:type="dxa"/>
              <w:right w:w="70" w:type="dxa"/>
            </w:tcMar>
            <w:vAlign w:val="center"/>
          </w:tcPr>
          <w:p w14:paraId="49CB0785">
            <w:pPr>
              <w:keepNext/>
              <w:spacing w:before="20" w:after="20" w:line="260" w:lineRule="exact"/>
              <w:ind w:left="0" w:leftChars="0" w:right="0" w:rightChars="0" w:firstLine="0" w:firstLineChars="0"/>
              <w:jc w:val="center"/>
              <w:rPr>
                <w:del w:id="19520" w:author="xh" w:date="2026-10-19T13:14:36+08:00"/>
              </w:rPr>
            </w:pPr>
            <w:del w:id="19521" w:author="xh" w:date="2026-10-19T13:14:36+08:00">
              <w:r>
                <w:rPr>
                  <w:rFonts w:ascii="Times New Roman" w:hAnsi="Times New Roman" w:eastAsia="宋体"/>
                  <w:b w:val="0"/>
                  <w:sz w:val="18"/>
                </w:rPr>
                <w:delText>80.00</w:delText>
              </w:r>
            </w:del>
          </w:p>
        </w:tc>
        <w:tc>
          <w:tcPr>
            <w:tcW w:w="1039" w:type="dxa"/>
            <w:tcMar>
              <w:left w:w="70" w:type="dxa"/>
              <w:right w:w="70" w:type="dxa"/>
            </w:tcMar>
            <w:vAlign w:val="center"/>
          </w:tcPr>
          <w:p w14:paraId="434FBB8E">
            <w:pPr>
              <w:keepNext/>
              <w:spacing w:before="20" w:after="20" w:line="260" w:lineRule="exact"/>
              <w:ind w:left="0" w:leftChars="0" w:right="0" w:rightChars="0" w:firstLine="0" w:firstLineChars="0"/>
              <w:jc w:val="center"/>
              <w:rPr>
                <w:del w:id="19522" w:author="xh" w:date="2026-10-19T13:14:36+08:00"/>
              </w:rPr>
            </w:pPr>
            <w:del w:id="19523"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4D1CD96F">
            <w:pPr>
              <w:keepNext/>
              <w:spacing w:before="20" w:after="20" w:line="260" w:lineRule="exact"/>
              <w:ind w:left="0" w:leftChars="0" w:right="0" w:rightChars="0" w:firstLine="0" w:firstLineChars="0"/>
              <w:jc w:val="center"/>
              <w:rPr>
                <w:del w:id="19524" w:author="xh" w:date="2026-10-19T13:14:36+08:00"/>
              </w:rPr>
            </w:pPr>
            <w:del w:id="19525"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0F480C4D">
            <w:pPr>
              <w:keepNext/>
              <w:spacing w:before="20" w:after="20" w:line="260" w:lineRule="exact"/>
              <w:ind w:left="0" w:leftChars="0" w:right="0" w:rightChars="0" w:firstLine="0" w:firstLineChars="0"/>
              <w:jc w:val="center"/>
              <w:rPr>
                <w:del w:id="19526" w:author="xh" w:date="2026-10-19T13:14:36+08:00"/>
              </w:rPr>
            </w:pPr>
            <w:del w:id="19527"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00267DEC">
            <w:pPr>
              <w:keepNext/>
              <w:spacing w:before="20" w:after="20" w:line="260" w:lineRule="exact"/>
              <w:ind w:left="0" w:leftChars="0" w:right="0" w:rightChars="0" w:firstLine="0" w:firstLineChars="0"/>
              <w:jc w:val="center"/>
              <w:rPr>
                <w:del w:id="19528" w:author="xh" w:date="2026-10-19T13:14:36+08:00"/>
              </w:rPr>
            </w:pPr>
            <w:del w:id="19529" w:author="xh" w:date="2026-10-19T13:14:36+08:00">
              <w:r>
                <w:rPr>
                  <w:rFonts w:ascii="Times New Roman" w:hAnsi="Times New Roman" w:eastAsia="宋体"/>
                  <w:b w:val="0"/>
                  <w:sz w:val="18"/>
                </w:rPr>
                <w:delText>9.01</w:delText>
              </w:r>
            </w:del>
          </w:p>
        </w:tc>
      </w:tr>
      <w:tr w14:paraId="65A36D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461" w:author="xh" w:date="2026-10-19T13:14:36+08:00"/>
        </w:trPr>
        <w:tc>
          <w:tcPr>
            <w:tcW w:w="1039" w:type="dxa"/>
            <w:tcMar>
              <w:left w:w="70" w:type="dxa"/>
              <w:right w:w="70" w:type="dxa"/>
            </w:tcMar>
            <w:vAlign w:val="center"/>
          </w:tcPr>
          <w:p w14:paraId="21644D94">
            <w:pPr>
              <w:keepNext/>
              <w:spacing w:before="20" w:after="20" w:line="260" w:lineRule="exact"/>
              <w:ind w:left="0" w:leftChars="0" w:right="0" w:rightChars="0" w:firstLine="0" w:firstLineChars="0"/>
              <w:jc w:val="center"/>
              <w:rPr>
                <w:del w:id="19530" w:author="xh" w:date="2026-10-19T13:14:36+08:00"/>
              </w:rPr>
            </w:pPr>
            <w:del w:id="19531" w:author="xh" w:date="2026-10-19T13:14:36+08:00">
              <w:r>
                <w:rPr>
                  <w:rFonts w:ascii="Times New Roman" w:hAnsi="Times New Roman" w:eastAsia="宋体"/>
                  <w:b w:val="0"/>
                  <w:sz w:val="18"/>
                </w:rPr>
                <w:delText>刚性</w:delText>
              </w:r>
            </w:del>
          </w:p>
        </w:tc>
        <w:tc>
          <w:tcPr>
            <w:tcW w:w="1039" w:type="dxa"/>
            <w:tcMar>
              <w:left w:w="70" w:type="dxa"/>
              <w:right w:w="70" w:type="dxa"/>
            </w:tcMar>
            <w:vAlign w:val="center"/>
          </w:tcPr>
          <w:p w14:paraId="1994B5CD">
            <w:pPr>
              <w:keepNext/>
              <w:spacing w:before="20" w:after="20" w:line="260" w:lineRule="exact"/>
              <w:ind w:left="0" w:leftChars="0" w:right="0" w:rightChars="0" w:firstLine="0" w:firstLineChars="0"/>
              <w:jc w:val="center"/>
              <w:rPr>
                <w:del w:id="19532" w:author="xh" w:date="2026-10-19T13:14:36+08:00"/>
              </w:rPr>
            </w:pPr>
            <w:del w:id="19533" w:author="xh" w:date="2026-10-19T13:14:36+08:00">
              <w:r>
                <w:rPr>
                  <w:rFonts w:ascii="Times New Roman" w:hAnsi="Times New Roman" w:eastAsia="宋体"/>
                  <w:b w:val="0"/>
                  <w:sz w:val="18"/>
                </w:rPr>
                <w:delText>2025</w:delText>
              </w:r>
            </w:del>
          </w:p>
        </w:tc>
        <w:tc>
          <w:tcPr>
            <w:tcW w:w="1039" w:type="dxa"/>
            <w:tcMar>
              <w:left w:w="70" w:type="dxa"/>
              <w:right w:w="70" w:type="dxa"/>
            </w:tcMar>
            <w:vAlign w:val="center"/>
          </w:tcPr>
          <w:p w14:paraId="18678C0B">
            <w:pPr>
              <w:keepNext/>
              <w:spacing w:before="20" w:after="20" w:line="260" w:lineRule="exact"/>
              <w:ind w:left="0" w:leftChars="0" w:right="0" w:rightChars="0" w:firstLine="0" w:firstLineChars="0"/>
              <w:jc w:val="center"/>
              <w:rPr>
                <w:del w:id="19534" w:author="xh" w:date="2026-10-19T13:14:36+08:00"/>
              </w:rPr>
            </w:pPr>
            <w:del w:id="19535" w:author="xh" w:date="2026-10-19T13:14:36+08:00">
              <w:r>
                <w:rPr>
                  <w:rFonts w:ascii="Times New Roman" w:hAnsi="Times New Roman" w:eastAsia="宋体"/>
                  <w:b w:val="0"/>
                  <w:sz w:val="18"/>
                </w:rPr>
                <w:delText>40+40</w:delText>
              </w:r>
            </w:del>
          </w:p>
        </w:tc>
        <w:tc>
          <w:tcPr>
            <w:tcW w:w="1039" w:type="dxa"/>
            <w:tcMar>
              <w:left w:w="70" w:type="dxa"/>
              <w:right w:w="70" w:type="dxa"/>
            </w:tcMar>
            <w:vAlign w:val="center"/>
          </w:tcPr>
          <w:p w14:paraId="2B013E85">
            <w:pPr>
              <w:keepNext/>
              <w:spacing w:before="20" w:after="20" w:line="260" w:lineRule="exact"/>
              <w:ind w:left="0" w:leftChars="0" w:right="0" w:rightChars="0" w:firstLine="0" w:firstLineChars="0"/>
              <w:jc w:val="center"/>
              <w:rPr>
                <w:del w:id="19536" w:author="xh" w:date="2026-10-19T13:14:36+08:00"/>
              </w:rPr>
            </w:pPr>
            <w:del w:id="19537" w:author="xh" w:date="2026-10-19T13:14:36+08:00">
              <w:r>
                <w:rPr>
                  <w:rFonts w:ascii="Times New Roman" w:hAnsi="Times New Roman" w:eastAsia="宋体"/>
                  <w:b w:val="0"/>
                  <w:sz w:val="18"/>
                </w:rPr>
                <w:delText>80.00</w:delText>
              </w:r>
            </w:del>
          </w:p>
        </w:tc>
        <w:tc>
          <w:tcPr>
            <w:tcW w:w="1039" w:type="dxa"/>
            <w:tcMar>
              <w:left w:w="70" w:type="dxa"/>
              <w:right w:w="70" w:type="dxa"/>
            </w:tcMar>
            <w:vAlign w:val="center"/>
          </w:tcPr>
          <w:p w14:paraId="045E31C1">
            <w:pPr>
              <w:keepNext/>
              <w:spacing w:before="20" w:after="20" w:line="260" w:lineRule="exact"/>
              <w:ind w:left="0" w:leftChars="0" w:right="0" w:rightChars="0" w:firstLine="0" w:firstLineChars="0"/>
              <w:jc w:val="center"/>
              <w:rPr>
                <w:del w:id="19538" w:author="xh" w:date="2026-10-19T13:14:36+08:00"/>
              </w:rPr>
            </w:pPr>
            <w:del w:id="19539"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01BE6A8E">
            <w:pPr>
              <w:keepNext/>
              <w:spacing w:before="20" w:after="20" w:line="260" w:lineRule="exact"/>
              <w:ind w:left="0" w:leftChars="0" w:right="0" w:rightChars="0" w:firstLine="0" w:firstLineChars="0"/>
              <w:jc w:val="center"/>
              <w:rPr>
                <w:del w:id="19540" w:author="xh" w:date="2026-10-19T13:14:36+08:00"/>
              </w:rPr>
            </w:pPr>
            <w:del w:id="19541"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74DDD85C">
            <w:pPr>
              <w:keepNext/>
              <w:spacing w:before="20" w:after="20" w:line="260" w:lineRule="exact"/>
              <w:ind w:left="0" w:leftChars="0" w:right="0" w:rightChars="0" w:firstLine="0" w:firstLineChars="0"/>
              <w:jc w:val="center"/>
              <w:rPr>
                <w:del w:id="19542" w:author="xh" w:date="2026-10-19T13:14:36+08:00"/>
              </w:rPr>
            </w:pPr>
            <w:del w:id="19543"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72210C89">
            <w:pPr>
              <w:keepNext/>
              <w:spacing w:before="20" w:after="20" w:line="260" w:lineRule="exact"/>
              <w:ind w:left="0" w:leftChars="0" w:right="0" w:rightChars="0" w:firstLine="0" w:firstLineChars="0"/>
              <w:jc w:val="center"/>
              <w:rPr>
                <w:del w:id="19544" w:author="xh" w:date="2026-10-19T13:14:36+08:00"/>
              </w:rPr>
            </w:pPr>
            <w:del w:id="19545" w:author="xh" w:date="2026-10-19T13:14:36+08:00">
              <w:r>
                <w:rPr>
                  <w:rFonts w:ascii="Times New Roman" w:hAnsi="Times New Roman" w:eastAsia="宋体"/>
                  <w:b w:val="0"/>
                  <w:sz w:val="18"/>
                </w:rPr>
                <w:delText>9.50</w:delText>
              </w:r>
            </w:del>
          </w:p>
        </w:tc>
      </w:tr>
      <w:tr w14:paraId="05A3F7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462" w:author="xh" w:date="2026-10-19T13:14:36+08:00"/>
        </w:trPr>
        <w:tc>
          <w:tcPr>
            <w:tcW w:w="1039" w:type="dxa"/>
            <w:tcMar>
              <w:left w:w="70" w:type="dxa"/>
              <w:right w:w="70" w:type="dxa"/>
            </w:tcMar>
            <w:vAlign w:val="center"/>
          </w:tcPr>
          <w:p w14:paraId="2471543C">
            <w:pPr>
              <w:keepNext/>
              <w:spacing w:before="20" w:after="20" w:line="260" w:lineRule="exact"/>
              <w:ind w:left="0" w:leftChars="0" w:right="0" w:rightChars="0" w:firstLine="0" w:firstLineChars="0"/>
              <w:jc w:val="center"/>
              <w:rPr>
                <w:del w:id="19546" w:author="xh" w:date="2026-10-19T13:14:36+08:00"/>
              </w:rPr>
            </w:pPr>
            <w:del w:id="19547" w:author="xh" w:date="2026-10-19T13:14:36+08:00">
              <w:r>
                <w:rPr>
                  <w:rFonts w:ascii="Times New Roman" w:hAnsi="Times New Roman" w:eastAsia="宋体"/>
                  <w:b w:val="0"/>
                  <w:sz w:val="18"/>
                </w:rPr>
                <w:delText>弹性</w:delText>
              </w:r>
            </w:del>
          </w:p>
        </w:tc>
        <w:tc>
          <w:tcPr>
            <w:tcW w:w="1039" w:type="dxa"/>
            <w:tcMar>
              <w:left w:w="70" w:type="dxa"/>
              <w:right w:w="70" w:type="dxa"/>
            </w:tcMar>
            <w:vAlign w:val="center"/>
          </w:tcPr>
          <w:p w14:paraId="06FB3FDA">
            <w:pPr>
              <w:keepNext/>
              <w:spacing w:before="20" w:after="20" w:line="260" w:lineRule="exact"/>
              <w:ind w:left="0" w:leftChars="0" w:right="0" w:rightChars="0" w:firstLine="0" w:firstLineChars="0"/>
              <w:jc w:val="center"/>
              <w:rPr>
                <w:del w:id="19548" w:author="xh" w:date="2026-10-19T13:14:36+08:00"/>
              </w:rPr>
            </w:pPr>
            <w:del w:id="19549" w:author="xh" w:date="2026-10-19T13:14:36+08:00">
              <w:r>
                <w:rPr>
                  <w:rFonts w:ascii="Times New Roman" w:hAnsi="Times New Roman" w:eastAsia="宋体"/>
                  <w:b w:val="0"/>
                  <w:sz w:val="18"/>
                </w:rPr>
                <w:delText>2022</w:delText>
              </w:r>
            </w:del>
          </w:p>
        </w:tc>
        <w:tc>
          <w:tcPr>
            <w:tcW w:w="1039" w:type="dxa"/>
            <w:tcMar>
              <w:left w:w="70" w:type="dxa"/>
              <w:right w:w="70" w:type="dxa"/>
            </w:tcMar>
            <w:vAlign w:val="center"/>
          </w:tcPr>
          <w:p w14:paraId="23E3C8C0">
            <w:pPr>
              <w:keepNext/>
              <w:spacing w:before="20" w:after="20" w:line="260" w:lineRule="exact"/>
              <w:ind w:left="0" w:leftChars="0" w:right="0" w:rightChars="0" w:firstLine="0" w:firstLineChars="0"/>
              <w:jc w:val="center"/>
              <w:rPr>
                <w:del w:id="19550" w:author="xh" w:date="2026-10-19T13:14:36+08:00"/>
              </w:rPr>
            </w:pPr>
            <w:del w:id="19551" w:author="xh" w:date="2026-10-19T13:14:36+08:00">
              <w:r>
                <w:rPr>
                  <w:rFonts w:ascii="Times New Roman" w:hAnsi="Times New Roman" w:eastAsia="宋体"/>
                  <w:b w:val="0"/>
                  <w:sz w:val="18"/>
                </w:rPr>
                <w:delText>40+40</w:delText>
              </w:r>
            </w:del>
          </w:p>
        </w:tc>
        <w:tc>
          <w:tcPr>
            <w:tcW w:w="1039" w:type="dxa"/>
            <w:tcMar>
              <w:left w:w="70" w:type="dxa"/>
              <w:right w:w="70" w:type="dxa"/>
            </w:tcMar>
            <w:vAlign w:val="center"/>
          </w:tcPr>
          <w:p w14:paraId="116D9B6F">
            <w:pPr>
              <w:keepNext/>
              <w:spacing w:before="20" w:after="20" w:line="260" w:lineRule="exact"/>
              <w:ind w:left="0" w:leftChars="0" w:right="0" w:rightChars="0" w:firstLine="0" w:firstLineChars="0"/>
              <w:jc w:val="center"/>
              <w:rPr>
                <w:del w:id="19552" w:author="xh" w:date="2026-10-19T13:14:36+08:00"/>
              </w:rPr>
            </w:pPr>
            <w:del w:id="19553" w:author="xh" w:date="2026-10-19T13:14:36+08:00">
              <w:r>
                <w:rPr>
                  <w:rFonts w:ascii="Times New Roman" w:hAnsi="Times New Roman" w:eastAsia="宋体"/>
                  <w:b w:val="0"/>
                  <w:sz w:val="18"/>
                </w:rPr>
                <w:delText>80.00</w:delText>
              </w:r>
            </w:del>
          </w:p>
        </w:tc>
        <w:tc>
          <w:tcPr>
            <w:tcW w:w="1039" w:type="dxa"/>
            <w:tcMar>
              <w:left w:w="70" w:type="dxa"/>
              <w:right w:w="70" w:type="dxa"/>
            </w:tcMar>
            <w:vAlign w:val="center"/>
          </w:tcPr>
          <w:p w14:paraId="1C1D0921">
            <w:pPr>
              <w:keepNext/>
              <w:spacing w:before="20" w:after="20" w:line="260" w:lineRule="exact"/>
              <w:ind w:left="0" w:leftChars="0" w:right="0" w:rightChars="0" w:firstLine="0" w:firstLineChars="0"/>
              <w:jc w:val="center"/>
              <w:rPr>
                <w:del w:id="19554" w:author="xh" w:date="2026-10-19T13:14:36+08:00"/>
              </w:rPr>
            </w:pPr>
            <w:del w:id="19555"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615654BF">
            <w:pPr>
              <w:keepNext/>
              <w:spacing w:before="20" w:after="20" w:line="260" w:lineRule="exact"/>
              <w:ind w:left="0" w:leftChars="0" w:right="0" w:rightChars="0" w:firstLine="0" w:firstLineChars="0"/>
              <w:jc w:val="center"/>
              <w:rPr>
                <w:del w:id="19556" w:author="xh" w:date="2026-10-19T13:14:36+08:00"/>
              </w:rPr>
            </w:pPr>
            <w:del w:id="19557"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03033AD3">
            <w:pPr>
              <w:keepNext/>
              <w:spacing w:before="20" w:after="20" w:line="260" w:lineRule="exact"/>
              <w:ind w:left="0" w:leftChars="0" w:right="0" w:rightChars="0" w:firstLine="0" w:firstLineChars="0"/>
              <w:jc w:val="center"/>
              <w:rPr>
                <w:del w:id="19558" w:author="xh" w:date="2026-10-19T13:14:36+08:00"/>
              </w:rPr>
            </w:pPr>
            <w:del w:id="19559"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51401F24">
            <w:pPr>
              <w:keepNext/>
              <w:spacing w:before="20" w:after="20" w:line="260" w:lineRule="exact"/>
              <w:ind w:left="0" w:leftChars="0" w:right="0" w:rightChars="0" w:firstLine="0" w:firstLineChars="0"/>
              <w:jc w:val="center"/>
              <w:rPr>
                <w:del w:id="19560" w:author="xh" w:date="2026-10-19T13:14:36+08:00"/>
              </w:rPr>
            </w:pPr>
            <w:del w:id="19561" w:author="xh" w:date="2026-10-19T13:14:36+08:00">
              <w:r>
                <w:rPr>
                  <w:rFonts w:ascii="Times New Roman" w:hAnsi="Times New Roman" w:eastAsia="宋体"/>
                  <w:b w:val="0"/>
                  <w:sz w:val="18"/>
                </w:rPr>
                <w:delText>8.91</w:delText>
              </w:r>
            </w:del>
          </w:p>
        </w:tc>
      </w:tr>
      <w:tr w14:paraId="675ADE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463" w:author="xh" w:date="2026-10-19T13:14:36+08:00"/>
        </w:trPr>
        <w:tc>
          <w:tcPr>
            <w:tcW w:w="1039" w:type="dxa"/>
            <w:tcMar>
              <w:left w:w="70" w:type="dxa"/>
              <w:right w:w="70" w:type="dxa"/>
            </w:tcMar>
            <w:vAlign w:val="center"/>
          </w:tcPr>
          <w:p w14:paraId="60CB178D">
            <w:pPr>
              <w:keepNext/>
              <w:spacing w:before="20" w:after="20" w:line="260" w:lineRule="exact"/>
              <w:ind w:left="0" w:leftChars="0" w:right="0" w:rightChars="0" w:firstLine="0" w:firstLineChars="0"/>
              <w:jc w:val="center"/>
              <w:rPr>
                <w:del w:id="19562" w:author="xh" w:date="2026-10-19T13:14:36+08:00"/>
              </w:rPr>
            </w:pPr>
            <w:del w:id="19563" w:author="xh" w:date="2026-10-19T13:14:36+08:00">
              <w:r>
                <w:rPr>
                  <w:rFonts w:ascii="Times New Roman" w:hAnsi="Times New Roman" w:eastAsia="宋体"/>
                  <w:b w:val="0"/>
                  <w:sz w:val="18"/>
                </w:rPr>
                <w:delText>弹性</w:delText>
              </w:r>
            </w:del>
          </w:p>
        </w:tc>
        <w:tc>
          <w:tcPr>
            <w:tcW w:w="1039" w:type="dxa"/>
            <w:tcMar>
              <w:left w:w="70" w:type="dxa"/>
              <w:right w:w="70" w:type="dxa"/>
            </w:tcMar>
            <w:vAlign w:val="center"/>
          </w:tcPr>
          <w:p w14:paraId="178B6E38">
            <w:pPr>
              <w:keepNext/>
              <w:spacing w:before="20" w:after="20" w:line="260" w:lineRule="exact"/>
              <w:ind w:left="0" w:leftChars="0" w:right="0" w:rightChars="0" w:firstLine="0" w:firstLineChars="0"/>
              <w:jc w:val="center"/>
              <w:rPr>
                <w:del w:id="19564" w:author="xh" w:date="2026-10-19T13:14:36+08:00"/>
              </w:rPr>
            </w:pPr>
            <w:del w:id="19565" w:author="xh" w:date="2026-10-19T13:14:36+08:00">
              <w:r>
                <w:rPr>
                  <w:rFonts w:ascii="Times New Roman" w:hAnsi="Times New Roman" w:eastAsia="宋体"/>
                  <w:b w:val="0"/>
                  <w:sz w:val="18"/>
                </w:rPr>
                <w:delText>2023</w:delText>
              </w:r>
            </w:del>
          </w:p>
        </w:tc>
        <w:tc>
          <w:tcPr>
            <w:tcW w:w="1039" w:type="dxa"/>
            <w:tcMar>
              <w:left w:w="70" w:type="dxa"/>
              <w:right w:w="70" w:type="dxa"/>
            </w:tcMar>
            <w:vAlign w:val="center"/>
          </w:tcPr>
          <w:p w14:paraId="68F2A95A">
            <w:pPr>
              <w:keepNext/>
              <w:spacing w:before="20" w:after="20" w:line="260" w:lineRule="exact"/>
              <w:ind w:left="0" w:leftChars="0" w:right="0" w:rightChars="0" w:firstLine="0" w:firstLineChars="0"/>
              <w:jc w:val="center"/>
              <w:rPr>
                <w:del w:id="19566" w:author="xh" w:date="2026-10-19T13:14:36+08:00"/>
              </w:rPr>
            </w:pPr>
            <w:del w:id="19567" w:author="xh" w:date="2026-10-19T13:14:36+08:00">
              <w:r>
                <w:rPr>
                  <w:rFonts w:ascii="Times New Roman" w:hAnsi="Times New Roman" w:eastAsia="宋体"/>
                  <w:b w:val="0"/>
                  <w:sz w:val="18"/>
                </w:rPr>
                <w:delText>40+40</w:delText>
              </w:r>
            </w:del>
          </w:p>
        </w:tc>
        <w:tc>
          <w:tcPr>
            <w:tcW w:w="1039" w:type="dxa"/>
            <w:tcMar>
              <w:left w:w="70" w:type="dxa"/>
              <w:right w:w="70" w:type="dxa"/>
            </w:tcMar>
            <w:vAlign w:val="center"/>
          </w:tcPr>
          <w:p w14:paraId="2D25B617">
            <w:pPr>
              <w:keepNext/>
              <w:spacing w:before="20" w:after="20" w:line="260" w:lineRule="exact"/>
              <w:ind w:left="0" w:leftChars="0" w:right="0" w:rightChars="0" w:firstLine="0" w:firstLineChars="0"/>
              <w:jc w:val="center"/>
              <w:rPr>
                <w:del w:id="19568" w:author="xh" w:date="2026-10-19T13:14:36+08:00"/>
              </w:rPr>
            </w:pPr>
            <w:del w:id="19569" w:author="xh" w:date="2026-10-19T13:14:36+08:00">
              <w:r>
                <w:rPr>
                  <w:rFonts w:ascii="Times New Roman" w:hAnsi="Times New Roman" w:eastAsia="宋体"/>
                  <w:b w:val="0"/>
                  <w:sz w:val="18"/>
                </w:rPr>
                <w:delText>80.00</w:delText>
              </w:r>
            </w:del>
          </w:p>
        </w:tc>
        <w:tc>
          <w:tcPr>
            <w:tcW w:w="1039" w:type="dxa"/>
            <w:tcMar>
              <w:left w:w="70" w:type="dxa"/>
              <w:right w:w="70" w:type="dxa"/>
            </w:tcMar>
            <w:vAlign w:val="center"/>
          </w:tcPr>
          <w:p w14:paraId="0870EEE7">
            <w:pPr>
              <w:keepNext/>
              <w:spacing w:before="20" w:after="20" w:line="260" w:lineRule="exact"/>
              <w:ind w:left="0" w:leftChars="0" w:right="0" w:rightChars="0" w:firstLine="0" w:firstLineChars="0"/>
              <w:jc w:val="center"/>
              <w:rPr>
                <w:del w:id="19570" w:author="xh" w:date="2026-10-19T13:14:36+08:00"/>
              </w:rPr>
            </w:pPr>
            <w:del w:id="19571"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3737B8C1">
            <w:pPr>
              <w:keepNext/>
              <w:spacing w:before="20" w:after="20" w:line="260" w:lineRule="exact"/>
              <w:ind w:left="0" w:leftChars="0" w:right="0" w:rightChars="0" w:firstLine="0" w:firstLineChars="0"/>
              <w:jc w:val="center"/>
              <w:rPr>
                <w:del w:id="19572" w:author="xh" w:date="2026-10-19T13:14:36+08:00"/>
              </w:rPr>
            </w:pPr>
            <w:del w:id="19573"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51E16360">
            <w:pPr>
              <w:keepNext/>
              <w:spacing w:before="20" w:after="20" w:line="260" w:lineRule="exact"/>
              <w:ind w:left="0" w:leftChars="0" w:right="0" w:rightChars="0" w:firstLine="0" w:firstLineChars="0"/>
              <w:jc w:val="center"/>
              <w:rPr>
                <w:del w:id="19574" w:author="xh" w:date="2026-10-19T13:14:36+08:00"/>
              </w:rPr>
            </w:pPr>
            <w:del w:id="19575"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327C5B4E">
            <w:pPr>
              <w:keepNext/>
              <w:spacing w:before="20" w:after="20" w:line="260" w:lineRule="exact"/>
              <w:ind w:left="0" w:leftChars="0" w:right="0" w:rightChars="0" w:firstLine="0" w:firstLineChars="0"/>
              <w:jc w:val="center"/>
              <w:rPr>
                <w:del w:id="19576" w:author="xh" w:date="2026-10-19T13:14:36+08:00"/>
              </w:rPr>
            </w:pPr>
            <w:del w:id="19577" w:author="xh" w:date="2026-10-19T13:14:36+08:00">
              <w:r>
                <w:rPr>
                  <w:rFonts w:ascii="Times New Roman" w:hAnsi="Times New Roman" w:eastAsia="宋体"/>
                  <w:b w:val="0"/>
                  <w:sz w:val="18"/>
                </w:rPr>
                <w:delText>9.59</w:delText>
              </w:r>
            </w:del>
          </w:p>
        </w:tc>
      </w:tr>
      <w:tr w14:paraId="1CACF7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9464" w:author="xh" w:date="2026-10-19T13:14:36+08:00"/>
        </w:trPr>
        <w:tc>
          <w:tcPr>
            <w:tcW w:w="1039" w:type="dxa"/>
            <w:tcMar>
              <w:left w:w="70" w:type="dxa"/>
              <w:right w:w="70" w:type="dxa"/>
            </w:tcMar>
            <w:vAlign w:val="center"/>
          </w:tcPr>
          <w:p w14:paraId="2089428D">
            <w:pPr>
              <w:keepNext/>
              <w:spacing w:before="20" w:after="20" w:line="260" w:lineRule="exact"/>
              <w:ind w:left="0" w:leftChars="0" w:right="0" w:rightChars="0" w:firstLine="0" w:firstLineChars="0"/>
              <w:jc w:val="center"/>
              <w:rPr>
                <w:del w:id="19578" w:author="xh" w:date="2026-10-19T13:14:36+08:00"/>
              </w:rPr>
            </w:pPr>
            <w:del w:id="19579" w:author="xh" w:date="2026-10-19T13:14:36+08:00">
              <w:r>
                <w:rPr>
                  <w:rFonts w:ascii="Times New Roman" w:hAnsi="Times New Roman" w:eastAsia="宋体"/>
                  <w:b w:val="0"/>
                  <w:sz w:val="18"/>
                </w:rPr>
                <w:delText>弹性</w:delText>
              </w:r>
            </w:del>
          </w:p>
        </w:tc>
        <w:tc>
          <w:tcPr>
            <w:tcW w:w="1039" w:type="dxa"/>
            <w:tcMar>
              <w:left w:w="70" w:type="dxa"/>
              <w:right w:w="70" w:type="dxa"/>
            </w:tcMar>
            <w:vAlign w:val="center"/>
          </w:tcPr>
          <w:p w14:paraId="21375FFC">
            <w:pPr>
              <w:keepNext/>
              <w:spacing w:before="20" w:after="20" w:line="260" w:lineRule="exact"/>
              <w:ind w:left="0" w:leftChars="0" w:right="0" w:rightChars="0" w:firstLine="0" w:firstLineChars="0"/>
              <w:jc w:val="center"/>
              <w:rPr>
                <w:del w:id="19580" w:author="xh" w:date="2026-10-19T13:14:36+08:00"/>
              </w:rPr>
            </w:pPr>
            <w:del w:id="19581" w:author="xh" w:date="2026-10-19T13:14:36+08:00">
              <w:r>
                <w:rPr>
                  <w:rFonts w:ascii="Times New Roman" w:hAnsi="Times New Roman" w:eastAsia="宋体"/>
                  <w:b w:val="0"/>
                  <w:sz w:val="18"/>
                </w:rPr>
                <w:delText>2024</w:delText>
              </w:r>
            </w:del>
          </w:p>
        </w:tc>
        <w:tc>
          <w:tcPr>
            <w:tcW w:w="1039" w:type="dxa"/>
            <w:tcMar>
              <w:left w:w="70" w:type="dxa"/>
              <w:right w:w="70" w:type="dxa"/>
            </w:tcMar>
            <w:vAlign w:val="center"/>
          </w:tcPr>
          <w:p w14:paraId="12864E86">
            <w:pPr>
              <w:keepNext/>
              <w:spacing w:before="20" w:after="20" w:line="260" w:lineRule="exact"/>
              <w:ind w:left="0" w:leftChars="0" w:right="0" w:rightChars="0" w:firstLine="0" w:firstLineChars="0"/>
              <w:jc w:val="center"/>
              <w:rPr>
                <w:del w:id="19582" w:author="xh" w:date="2026-10-19T13:14:36+08:00"/>
              </w:rPr>
            </w:pPr>
            <w:del w:id="19583" w:author="xh" w:date="2026-10-19T13:14:36+08:00">
              <w:r>
                <w:rPr>
                  <w:rFonts w:ascii="Times New Roman" w:hAnsi="Times New Roman" w:eastAsia="宋体"/>
                  <w:b w:val="0"/>
                  <w:sz w:val="18"/>
                </w:rPr>
                <w:delText>40+40</w:delText>
              </w:r>
            </w:del>
          </w:p>
        </w:tc>
        <w:tc>
          <w:tcPr>
            <w:tcW w:w="1039" w:type="dxa"/>
            <w:tcMar>
              <w:left w:w="70" w:type="dxa"/>
              <w:right w:w="70" w:type="dxa"/>
            </w:tcMar>
            <w:vAlign w:val="center"/>
          </w:tcPr>
          <w:p w14:paraId="243D537E">
            <w:pPr>
              <w:keepNext/>
              <w:spacing w:before="20" w:after="20" w:line="260" w:lineRule="exact"/>
              <w:ind w:left="0" w:leftChars="0" w:right="0" w:rightChars="0" w:firstLine="0" w:firstLineChars="0"/>
              <w:jc w:val="center"/>
              <w:rPr>
                <w:del w:id="19584" w:author="xh" w:date="2026-10-19T13:14:36+08:00"/>
              </w:rPr>
            </w:pPr>
            <w:del w:id="19585" w:author="xh" w:date="2026-10-19T13:14:36+08:00">
              <w:r>
                <w:rPr>
                  <w:rFonts w:ascii="Times New Roman" w:hAnsi="Times New Roman" w:eastAsia="宋体"/>
                  <w:b w:val="0"/>
                  <w:sz w:val="18"/>
                </w:rPr>
                <w:delText>80.00</w:delText>
              </w:r>
            </w:del>
          </w:p>
        </w:tc>
        <w:tc>
          <w:tcPr>
            <w:tcW w:w="1039" w:type="dxa"/>
            <w:tcMar>
              <w:left w:w="70" w:type="dxa"/>
              <w:right w:w="70" w:type="dxa"/>
            </w:tcMar>
            <w:vAlign w:val="center"/>
          </w:tcPr>
          <w:p w14:paraId="421A663A">
            <w:pPr>
              <w:keepNext/>
              <w:spacing w:before="20" w:after="20" w:line="260" w:lineRule="exact"/>
              <w:ind w:left="0" w:leftChars="0" w:right="0" w:rightChars="0" w:firstLine="0" w:firstLineChars="0"/>
              <w:jc w:val="center"/>
              <w:rPr>
                <w:del w:id="19586" w:author="xh" w:date="2026-10-19T13:14:36+08:00"/>
              </w:rPr>
            </w:pPr>
            <w:del w:id="19587"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1C50BE83">
            <w:pPr>
              <w:keepNext/>
              <w:spacing w:before="20" w:after="20" w:line="260" w:lineRule="exact"/>
              <w:ind w:left="0" w:leftChars="0" w:right="0" w:rightChars="0" w:firstLine="0" w:firstLineChars="0"/>
              <w:jc w:val="center"/>
              <w:rPr>
                <w:del w:id="19588" w:author="xh" w:date="2026-10-19T13:14:36+08:00"/>
              </w:rPr>
            </w:pPr>
            <w:del w:id="19589"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05451B28">
            <w:pPr>
              <w:keepNext/>
              <w:spacing w:before="20" w:after="20" w:line="260" w:lineRule="exact"/>
              <w:ind w:left="0" w:leftChars="0" w:right="0" w:rightChars="0" w:firstLine="0" w:firstLineChars="0"/>
              <w:jc w:val="center"/>
              <w:rPr>
                <w:del w:id="19590" w:author="xh" w:date="2026-10-19T13:14:36+08:00"/>
              </w:rPr>
            </w:pPr>
            <w:del w:id="19591"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2A08CB59">
            <w:pPr>
              <w:keepNext/>
              <w:spacing w:before="20" w:after="20" w:line="260" w:lineRule="exact"/>
              <w:ind w:left="0" w:leftChars="0" w:right="0" w:rightChars="0" w:firstLine="0" w:firstLineChars="0"/>
              <w:jc w:val="center"/>
              <w:rPr>
                <w:del w:id="19592" w:author="xh" w:date="2026-10-19T13:14:36+08:00"/>
              </w:rPr>
            </w:pPr>
            <w:del w:id="19593" w:author="xh" w:date="2026-10-19T13:14:36+08:00">
              <w:r>
                <w:rPr>
                  <w:rFonts w:ascii="Times New Roman" w:hAnsi="Times New Roman" w:eastAsia="宋体"/>
                  <w:b w:val="0"/>
                  <w:sz w:val="18"/>
                </w:rPr>
                <w:delText>9.01</w:delText>
              </w:r>
            </w:del>
          </w:p>
        </w:tc>
      </w:tr>
      <w:tr w14:paraId="6DD1C1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465" w:author="xh" w:date="2026-10-19T13:14:36+08:00"/>
        </w:trPr>
        <w:tc>
          <w:tcPr>
            <w:tcW w:w="1039" w:type="dxa"/>
            <w:tcMar>
              <w:left w:w="70" w:type="dxa"/>
              <w:right w:w="70" w:type="dxa"/>
            </w:tcMar>
            <w:vAlign w:val="center"/>
          </w:tcPr>
          <w:p w14:paraId="5E465BD2">
            <w:pPr>
              <w:keepNext w:val="0"/>
              <w:spacing w:before="20" w:after="20" w:line="260" w:lineRule="exact"/>
              <w:ind w:left="0" w:leftChars="0" w:right="0" w:rightChars="0" w:firstLine="0" w:firstLineChars="0"/>
              <w:jc w:val="center"/>
              <w:rPr>
                <w:del w:id="19594" w:author="xh" w:date="2026-10-19T13:14:36+08:00"/>
              </w:rPr>
            </w:pPr>
            <w:del w:id="19595" w:author="xh" w:date="2026-10-19T13:14:36+08:00">
              <w:r>
                <w:rPr>
                  <w:rFonts w:ascii="Times New Roman" w:hAnsi="Times New Roman" w:eastAsia="宋体"/>
                  <w:b w:val="0"/>
                  <w:sz w:val="18"/>
                </w:rPr>
                <w:delText>弹性</w:delText>
              </w:r>
            </w:del>
          </w:p>
        </w:tc>
        <w:tc>
          <w:tcPr>
            <w:tcW w:w="1039" w:type="dxa"/>
            <w:tcMar>
              <w:left w:w="70" w:type="dxa"/>
              <w:right w:w="70" w:type="dxa"/>
            </w:tcMar>
            <w:vAlign w:val="center"/>
          </w:tcPr>
          <w:p w14:paraId="039D8F64">
            <w:pPr>
              <w:keepNext w:val="0"/>
              <w:spacing w:before="20" w:after="20" w:line="260" w:lineRule="exact"/>
              <w:ind w:left="0" w:leftChars="0" w:right="0" w:rightChars="0" w:firstLine="0" w:firstLineChars="0"/>
              <w:jc w:val="center"/>
              <w:rPr>
                <w:del w:id="19596" w:author="xh" w:date="2026-10-19T13:14:36+08:00"/>
              </w:rPr>
            </w:pPr>
            <w:del w:id="19597" w:author="xh" w:date="2026-10-19T13:14:36+08:00">
              <w:r>
                <w:rPr>
                  <w:rFonts w:ascii="Times New Roman" w:hAnsi="Times New Roman" w:eastAsia="宋体"/>
                  <w:b w:val="0"/>
                  <w:sz w:val="18"/>
                </w:rPr>
                <w:delText>2025</w:delText>
              </w:r>
            </w:del>
          </w:p>
        </w:tc>
        <w:tc>
          <w:tcPr>
            <w:tcW w:w="1039" w:type="dxa"/>
            <w:tcMar>
              <w:left w:w="70" w:type="dxa"/>
              <w:right w:w="70" w:type="dxa"/>
            </w:tcMar>
            <w:vAlign w:val="center"/>
          </w:tcPr>
          <w:p w14:paraId="1606E53A">
            <w:pPr>
              <w:keepNext w:val="0"/>
              <w:spacing w:before="20" w:after="20" w:line="260" w:lineRule="exact"/>
              <w:ind w:left="0" w:leftChars="0" w:right="0" w:rightChars="0" w:firstLine="0" w:firstLineChars="0"/>
              <w:jc w:val="center"/>
              <w:rPr>
                <w:del w:id="19598" w:author="xh" w:date="2026-10-19T13:14:36+08:00"/>
              </w:rPr>
            </w:pPr>
            <w:del w:id="19599" w:author="xh" w:date="2026-10-19T13:14:36+08:00">
              <w:r>
                <w:rPr>
                  <w:rFonts w:ascii="Times New Roman" w:hAnsi="Times New Roman" w:eastAsia="宋体"/>
                  <w:b w:val="0"/>
                  <w:sz w:val="18"/>
                </w:rPr>
                <w:delText>40+40</w:delText>
              </w:r>
            </w:del>
          </w:p>
        </w:tc>
        <w:tc>
          <w:tcPr>
            <w:tcW w:w="1039" w:type="dxa"/>
            <w:tcMar>
              <w:left w:w="70" w:type="dxa"/>
              <w:right w:w="70" w:type="dxa"/>
            </w:tcMar>
            <w:vAlign w:val="center"/>
          </w:tcPr>
          <w:p w14:paraId="5F74528B">
            <w:pPr>
              <w:keepNext w:val="0"/>
              <w:spacing w:before="20" w:after="20" w:line="260" w:lineRule="exact"/>
              <w:ind w:left="0" w:leftChars="0" w:right="0" w:rightChars="0" w:firstLine="0" w:firstLineChars="0"/>
              <w:jc w:val="center"/>
              <w:rPr>
                <w:del w:id="19600" w:author="xh" w:date="2026-10-19T13:14:36+08:00"/>
              </w:rPr>
            </w:pPr>
            <w:del w:id="19601" w:author="xh" w:date="2026-10-19T13:14:36+08:00">
              <w:r>
                <w:rPr>
                  <w:rFonts w:ascii="Times New Roman" w:hAnsi="Times New Roman" w:eastAsia="宋体"/>
                  <w:b w:val="0"/>
                  <w:sz w:val="18"/>
                </w:rPr>
                <w:delText>80.00</w:delText>
              </w:r>
            </w:del>
          </w:p>
        </w:tc>
        <w:tc>
          <w:tcPr>
            <w:tcW w:w="1039" w:type="dxa"/>
            <w:tcMar>
              <w:left w:w="70" w:type="dxa"/>
              <w:right w:w="70" w:type="dxa"/>
            </w:tcMar>
            <w:vAlign w:val="center"/>
          </w:tcPr>
          <w:p w14:paraId="3DCA6608">
            <w:pPr>
              <w:keepNext w:val="0"/>
              <w:spacing w:before="20" w:after="20" w:line="260" w:lineRule="exact"/>
              <w:ind w:left="0" w:leftChars="0" w:right="0" w:rightChars="0" w:firstLine="0" w:firstLineChars="0"/>
              <w:jc w:val="center"/>
              <w:rPr>
                <w:del w:id="19602" w:author="xh" w:date="2026-10-19T13:14:36+08:00"/>
              </w:rPr>
            </w:pPr>
            <w:del w:id="19603"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3E3436B7">
            <w:pPr>
              <w:keepNext w:val="0"/>
              <w:spacing w:before="20" w:after="20" w:line="260" w:lineRule="exact"/>
              <w:ind w:left="0" w:leftChars="0" w:right="0" w:rightChars="0" w:firstLine="0" w:firstLineChars="0"/>
              <w:jc w:val="center"/>
              <w:rPr>
                <w:del w:id="19604" w:author="xh" w:date="2026-10-19T13:14:36+08:00"/>
              </w:rPr>
            </w:pPr>
            <w:del w:id="19605"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7124D3BD">
            <w:pPr>
              <w:keepNext w:val="0"/>
              <w:spacing w:before="20" w:after="20" w:line="260" w:lineRule="exact"/>
              <w:ind w:left="0" w:leftChars="0" w:right="0" w:rightChars="0" w:firstLine="0" w:firstLineChars="0"/>
              <w:jc w:val="center"/>
              <w:rPr>
                <w:del w:id="19606" w:author="xh" w:date="2026-10-19T13:14:36+08:00"/>
              </w:rPr>
            </w:pPr>
            <w:del w:id="19607" w:author="xh" w:date="2026-10-19T13:14:36+08:00">
              <w:r>
                <w:rPr>
                  <w:rFonts w:ascii="Times New Roman" w:hAnsi="Times New Roman" w:eastAsia="宋体"/>
                  <w:b w:val="0"/>
                  <w:sz w:val="18"/>
                </w:rPr>
                <w:delText>0.00</w:delText>
              </w:r>
            </w:del>
          </w:p>
        </w:tc>
        <w:tc>
          <w:tcPr>
            <w:tcW w:w="1039" w:type="dxa"/>
            <w:tcMar>
              <w:left w:w="70" w:type="dxa"/>
              <w:right w:w="70" w:type="dxa"/>
            </w:tcMar>
            <w:vAlign w:val="center"/>
          </w:tcPr>
          <w:p w14:paraId="6C7B8E1A">
            <w:pPr>
              <w:keepNext w:val="0"/>
              <w:spacing w:before="20" w:after="20" w:line="260" w:lineRule="exact"/>
              <w:ind w:left="0" w:leftChars="0" w:right="0" w:rightChars="0" w:firstLine="0" w:firstLineChars="0"/>
              <w:jc w:val="center"/>
              <w:rPr>
                <w:del w:id="19608" w:author="xh" w:date="2026-10-19T13:14:36+08:00"/>
              </w:rPr>
            </w:pPr>
            <w:del w:id="19609" w:author="xh" w:date="2026-10-19T13:14:36+08:00">
              <w:r>
                <w:rPr>
                  <w:rFonts w:ascii="Times New Roman" w:hAnsi="Times New Roman" w:eastAsia="宋体"/>
                  <w:b w:val="0"/>
                  <w:sz w:val="18"/>
                </w:rPr>
                <w:delText>9.50</w:delText>
              </w:r>
            </w:del>
          </w:p>
        </w:tc>
      </w:tr>
      <w:tr>
        <w:trPr>
          <w:cantSplit/>
          <w:tblHeader/>
          <w:ins w:id="19610" w:author="xh" w:date="2026-10-19T13:14:3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19" w:author="xh" w:date="2026-10-19T13:14:36+08:00"/>
              </w:rPr>
            </w:pPr>
            <w:ins w:id="19620" w:author="xh" w:date="2026-10-19T13:14:36+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21" w:author="xh" w:date="2026-10-19T13:14:36+08:00"/>
              </w:rPr>
            </w:pPr>
            <w:ins w:id="19622" w:author="xh" w:date="2026-10-19T13:14:36+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23" w:author="xh" w:date="2026-10-19T13:14:36+08:00"/>
              </w:rPr>
            </w:pPr>
            <w:ins w:id="19624" w:author="xh" w:date="2026-10-19T13:14:36+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25" w:author="xh" w:date="2026-10-19T13:14:36+08:00"/>
              </w:rPr>
            </w:pPr>
            <w:ins w:id="19626" w:author="xh" w:date="2026-10-19T13:14:36+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27" w:author="xh" w:date="2026-10-19T13:14:36+08:00"/>
              </w:rPr>
            </w:pPr>
            <w:ins w:id="19628" w:author="xh" w:date="2026-10-19T13:14:36+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29" w:author="xh" w:date="2026-10-19T13:14:36+08:00"/>
              </w:rPr>
            </w:pPr>
            <w:ins w:id="19630" w:author="xh" w:date="2026-10-19T13:14:36+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31" w:author="xh" w:date="2026-10-19T13:14:36+08:00"/>
              </w:rPr>
            </w:pPr>
            <w:ins w:id="19632" w:author="xh" w:date="2026-10-19T13:14:36+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33" w:author="xh" w:date="2026-10-19T13:14:36+08:00"/>
              </w:rPr>
            </w:pPr>
            <w:ins w:id="19634" w:author="xh" w:date="2026-10-19T13:14:36+08:00">
              <w:r>
                <w:rPr>
                  <w:rFonts w:ascii="Times New Roman" w:hAnsi="Times New Roman" w:eastAsia="宋体"/>
                  <w:b/>
                  <w:sz w:val="18"/>
                </w:rPr>
                <w:t>转接后净负荷/MW</w:t>
              </w:r>
            </w:ins>
          </w:p>
        </w:tc>
      </w:tr>
      <w:tr>
        <w:trPr>
          <w:cantSplit/>
          <w:ins w:id="19611" w:author="xh" w:date="2026-10-19T13:14:3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35" w:author="xh" w:date="2026-10-19T13:14:36+08:00"/>
              </w:rPr>
            </w:pPr>
            <w:ins w:id="19636" w:author="xh" w:date="2026-10-19T13:14:36+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37" w:author="xh" w:date="2026-10-19T13:14:36+08:00"/>
              </w:rPr>
            </w:pPr>
            <w:ins w:id="19638" w:author="xh" w:date="2026-10-19T13:14:36+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39" w:author="xh" w:date="2026-10-19T13:14:36+08:00"/>
              </w:rPr>
            </w:pPr>
            <w:ins w:id="19640" w:author="xh" w:date="2026-10-19T13:14:36+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41" w:author="xh" w:date="2026-10-19T13:14:36+08:00"/>
              </w:rPr>
            </w:pPr>
            <w:ins w:id="19642" w:author="xh" w:date="2026-10-19T13:14:36+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43" w:author="xh" w:date="2026-10-19T13:14:36+08:00"/>
              </w:rPr>
            </w:pPr>
            <w:ins w:id="19644" w:author="xh" w:date="2026-10-19T13:14:3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45" w:author="xh" w:date="2026-10-19T13:14:36+08:00"/>
              </w:rPr>
            </w:pPr>
            <w:ins w:id="19646" w:author="xh" w:date="2026-10-19T13:14:36+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47" w:author="xh" w:date="2026-10-19T13:14:36+08:00"/>
              </w:rPr>
            </w:pPr>
            <w:ins w:id="19648" w:author="xh" w:date="2026-10-19T13:14:36+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49" w:author="xh" w:date="2026-10-19T13:14:36+08:00"/>
              </w:rPr>
            </w:pPr>
            <w:ins w:id="19650" w:author="xh" w:date="2026-10-19T13:14:36+08:00">
              <w:r>
                <w:rPr>
                  <w:rFonts w:ascii="Times New Roman" w:hAnsi="Times New Roman" w:eastAsia="宋体"/>
                  <w:b w:val="0"/>
                  <w:sz w:val="18"/>
                </w:rPr>
                <w:t>—</w:t>
              </w:r>
            </w:ins>
          </w:p>
        </w:tc>
      </w:tr>
      <w:tr>
        <w:trPr>
          <w:cantSplit/>
          <w:ins w:id="19612" w:author="xh" w:date="2026-10-19T13:14:3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51" w:author="xh" w:date="2026-10-19T13:14:36+08:00"/>
              </w:rPr>
            </w:pPr>
            <w:ins w:id="19652" w:author="xh" w:date="2026-10-19T13:14:36+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53" w:author="xh" w:date="2026-10-19T13:14:36+08:00"/>
              </w:rPr>
            </w:pPr>
            <w:ins w:id="19654" w:author="xh" w:date="2026-10-19T13:14:36+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55" w:author="xh" w:date="2026-10-19T13:14:36+08:00"/>
              </w:rPr>
            </w:pPr>
            <w:ins w:id="19656" w:author="xh" w:date="2026-10-19T13:14:36+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57" w:author="xh" w:date="2026-10-19T13:14:36+08:00"/>
              </w:rPr>
            </w:pPr>
            <w:ins w:id="19658" w:author="xh" w:date="2026-10-19T13:14:36+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59" w:author="xh" w:date="2026-10-19T13:14:36+08:00"/>
              </w:rPr>
            </w:pPr>
            <w:ins w:id="19660" w:author="xh" w:date="2026-10-19T13:14:3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61" w:author="xh" w:date="2026-10-19T13:14:36+08:00"/>
              </w:rPr>
            </w:pPr>
            <w:ins w:id="19662" w:author="xh" w:date="2026-10-19T13:14:3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63" w:author="xh" w:date="2026-10-19T13:14:36+08:00"/>
              </w:rPr>
            </w:pPr>
            <w:ins w:id="19664" w:author="xh" w:date="2026-10-19T13:14:36+08:00">
              <w:r>
                <w:rPr>
                  <w:rFonts w:ascii="Times New Roman" w:hAnsi="Times New Roman" w:eastAsia="宋体"/>
                  <w:b w:val="0"/>
                  <w:sz w:val="18"/>
                </w:rPr>
                <w:t>5.46</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65" w:author="xh" w:date="2026-10-19T13:14:36+08:00"/>
              </w:rPr>
            </w:pPr>
            <w:ins w:id="19666" w:author="xh" w:date="2026-10-19T13:14:36+08:00">
              <w:r>
                <w:rPr>
                  <w:rFonts w:ascii="Times New Roman" w:hAnsi="Times New Roman" w:eastAsia="宋体"/>
                  <w:b w:val="0"/>
                  <w:sz w:val="18"/>
                </w:rPr>
                <w:t>14.96</w:t>
              </w:r>
            </w:ins>
          </w:p>
        </w:tc>
      </w:tr>
      <w:tr>
        <w:trPr>
          <w:cantSplit/>
          <w:ins w:id="19613" w:author="xh" w:date="2026-10-19T13:14:3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67" w:author="xh" w:date="2026-10-19T13:14:36+08:00"/>
              </w:rPr>
            </w:pPr>
            <w:ins w:id="19668" w:author="xh" w:date="2026-10-19T13:14:36+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69" w:author="xh" w:date="2026-10-19T13:14:36+08:00"/>
              </w:rPr>
            </w:pPr>
            <w:ins w:id="19670" w:author="xh" w:date="2026-10-19T13:14:36+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71" w:author="xh" w:date="2026-10-19T13:14:36+08:00"/>
              </w:rPr>
            </w:pPr>
            <w:ins w:id="19672" w:author="xh" w:date="2026-10-19T13:14:36+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73" w:author="xh" w:date="2026-10-19T13:14:36+08:00"/>
              </w:rPr>
            </w:pPr>
            <w:ins w:id="19674" w:author="xh" w:date="2026-10-19T13:14:36+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75" w:author="xh" w:date="2026-10-19T13:14:36+08:00"/>
              </w:rPr>
            </w:pPr>
            <w:ins w:id="19676" w:author="xh" w:date="2026-10-19T13:14:3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77" w:author="xh" w:date="2026-10-19T13:14:36+08:00"/>
              </w:rPr>
            </w:pPr>
            <w:ins w:id="19678" w:author="xh" w:date="2026-10-19T13:14:3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79" w:author="xh" w:date="2026-10-19T13:14:36+08:00"/>
              </w:rPr>
            </w:pPr>
            <w:ins w:id="19680" w:author="xh" w:date="2026-10-19T13:14:36+08:00">
              <w:r>
                <w:rPr>
                  <w:rFonts w:ascii="Times New Roman" w:hAnsi="Times New Roman" w:eastAsia="宋体"/>
                  <w:b w:val="0"/>
                  <w:sz w:val="18"/>
                </w:rPr>
                <w:t>15.78</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81" w:author="xh" w:date="2026-10-19T13:14:36+08:00"/>
              </w:rPr>
            </w:pPr>
            <w:ins w:id="19682" w:author="xh" w:date="2026-10-19T13:14:36+08:00">
              <w:r>
                <w:rPr>
                  <w:rFonts w:ascii="Times New Roman" w:hAnsi="Times New Roman" w:eastAsia="宋体"/>
                  <w:b w:val="0"/>
                  <w:sz w:val="18"/>
                </w:rPr>
                <w:t>27.25</w:t>
              </w:r>
            </w:ins>
          </w:p>
        </w:tc>
      </w:tr>
      <w:tr>
        <w:trPr>
          <w:cantSplit/>
          <w:ins w:id="19614" w:author="xh" w:date="2026-10-19T13:14:3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83" w:author="xh" w:date="2026-10-19T13:14:36+08:00"/>
              </w:rPr>
            </w:pPr>
            <w:ins w:id="19684" w:author="xh" w:date="2026-10-19T13:14:36+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85" w:author="xh" w:date="2026-10-19T13:14:36+08:00"/>
              </w:rPr>
            </w:pPr>
            <w:ins w:id="19686" w:author="xh" w:date="2026-10-19T13:14:36+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87" w:author="xh" w:date="2026-10-19T13:14:36+08:00"/>
              </w:rPr>
            </w:pPr>
            <w:ins w:id="19688" w:author="xh" w:date="2026-10-19T13:14:36+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89" w:author="xh" w:date="2026-10-19T13:14:36+08:00"/>
              </w:rPr>
            </w:pPr>
            <w:ins w:id="19690" w:author="xh" w:date="2026-10-19T13:14:36+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91" w:author="xh" w:date="2026-10-19T13:14:36+08:00"/>
              </w:rPr>
            </w:pPr>
            <w:ins w:id="19692" w:author="xh" w:date="2026-10-19T13:14:3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93" w:author="xh" w:date="2026-10-19T13:14:36+08:00"/>
              </w:rPr>
            </w:pPr>
            <w:ins w:id="19694" w:author="xh" w:date="2026-10-19T13:14:3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95" w:author="xh" w:date="2026-10-19T13:14:36+08:00"/>
              </w:rPr>
            </w:pPr>
            <w:ins w:id="19696" w:author="xh" w:date="2026-10-19T13:14:36+08:00">
              <w:r>
                <w:rPr>
                  <w:rFonts w:ascii="Times New Roman" w:hAnsi="Times New Roman" w:eastAsia="宋体"/>
                  <w:b w:val="0"/>
                  <w:sz w:val="18"/>
                </w:rPr>
                <w:t>21.44</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97" w:author="xh" w:date="2026-10-19T13:14:36+08:00"/>
              </w:rPr>
            </w:pPr>
            <w:ins w:id="19698" w:author="xh" w:date="2026-10-19T13:14:36+08:00">
              <w:r>
                <w:rPr>
                  <w:rFonts w:ascii="Times New Roman" w:hAnsi="Times New Roman" w:eastAsia="宋体"/>
                  <w:b w:val="0"/>
                  <w:sz w:val="18"/>
                </w:rPr>
                <w:t>35.28</w:t>
              </w:r>
            </w:ins>
          </w:p>
        </w:tc>
      </w:tr>
      <w:tr>
        <w:trPr>
          <w:cantSplit/>
          <w:ins w:id="19615" w:author="xh" w:date="2026-10-19T13:14:3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699" w:author="xh" w:date="2026-10-19T13:14:36+08:00"/>
              </w:rPr>
            </w:pPr>
            <w:ins w:id="19700" w:author="xh" w:date="2026-10-19T13:14:36+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01" w:author="xh" w:date="2026-10-19T13:14:36+08:00"/>
              </w:rPr>
            </w:pPr>
            <w:ins w:id="19702" w:author="xh" w:date="2026-10-19T13:14:36+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03" w:author="xh" w:date="2026-10-19T13:14:36+08:00"/>
              </w:rPr>
            </w:pPr>
            <w:ins w:id="19704" w:author="xh" w:date="2026-10-19T13:14:36+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05" w:author="xh" w:date="2026-10-19T13:14:36+08:00"/>
              </w:rPr>
            </w:pPr>
            <w:ins w:id="19706" w:author="xh" w:date="2026-10-19T13:14:36+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07" w:author="xh" w:date="2026-10-19T13:14:36+08:00"/>
              </w:rPr>
            </w:pPr>
            <w:ins w:id="19708" w:author="xh" w:date="2026-10-19T13:14:3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09" w:author="xh" w:date="2026-10-19T13:14:36+08:00"/>
              </w:rPr>
            </w:pPr>
            <w:ins w:id="19710" w:author="xh" w:date="2026-10-19T13:14:36+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11" w:author="xh" w:date="2026-10-19T13:14:36+08:00"/>
              </w:rPr>
            </w:pPr>
            <w:ins w:id="19712" w:author="xh" w:date="2026-10-19T13:14:36+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13" w:author="xh" w:date="2026-10-19T13:14:36+08:00"/>
              </w:rPr>
            </w:pPr>
            <w:ins w:id="19714" w:author="xh" w:date="2026-10-19T13:14:36+08:00">
              <w:r>
                <w:rPr>
                  <w:rFonts w:ascii="Times New Roman" w:hAnsi="Times New Roman" w:eastAsia="宋体"/>
                  <w:b w:val="0"/>
                  <w:sz w:val="18"/>
                </w:rPr>
                <w:t>—</w:t>
              </w:r>
            </w:ins>
          </w:p>
        </w:tc>
      </w:tr>
      <w:tr>
        <w:trPr>
          <w:cantSplit/>
          <w:ins w:id="19616" w:author="xh" w:date="2026-10-19T13:14:3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15" w:author="xh" w:date="2026-10-19T13:14:36+08:00"/>
              </w:rPr>
            </w:pPr>
            <w:ins w:id="19716" w:author="xh" w:date="2026-10-19T13:14:36+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17" w:author="xh" w:date="2026-10-19T13:14:36+08:00"/>
              </w:rPr>
            </w:pPr>
            <w:ins w:id="19718" w:author="xh" w:date="2026-10-19T13:14:36+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19" w:author="xh" w:date="2026-10-19T13:14:36+08:00"/>
              </w:rPr>
            </w:pPr>
            <w:ins w:id="19720" w:author="xh" w:date="2026-10-19T13:14:36+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21" w:author="xh" w:date="2026-10-19T13:14:36+08:00"/>
              </w:rPr>
            </w:pPr>
            <w:ins w:id="19722" w:author="xh" w:date="2026-10-19T13:14:36+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23" w:author="xh" w:date="2026-10-19T13:14:36+08:00"/>
              </w:rPr>
            </w:pPr>
            <w:ins w:id="19724" w:author="xh" w:date="2026-10-19T13:14:3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25" w:author="xh" w:date="2026-10-19T13:14:36+08:00"/>
              </w:rPr>
            </w:pPr>
            <w:ins w:id="19726" w:author="xh" w:date="2026-10-19T13:14:3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27" w:author="xh" w:date="2026-10-19T13:14:36+08:00"/>
              </w:rPr>
            </w:pPr>
            <w:ins w:id="19728" w:author="xh" w:date="2026-10-19T13:14:3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29" w:author="xh" w:date="2026-10-19T13:14:36+08:00"/>
              </w:rPr>
            </w:pPr>
            <w:ins w:id="19730" w:author="xh" w:date="2026-10-19T13:14:36+08:00">
              <w:r>
                <w:rPr>
                  <w:rFonts w:ascii="Times New Roman" w:hAnsi="Times New Roman" w:eastAsia="宋体"/>
                  <w:b w:val="0"/>
                  <w:sz w:val="18"/>
                </w:rPr>
                <w:t>9.50</w:t>
              </w:r>
            </w:ins>
          </w:p>
        </w:tc>
      </w:tr>
      <w:tr>
        <w:trPr>
          <w:cantSplit/>
          <w:ins w:id="19617" w:author="xh" w:date="2026-10-19T13:14:3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31" w:author="xh" w:date="2026-10-19T13:14:36+08:00"/>
              </w:rPr>
            </w:pPr>
            <w:ins w:id="19732" w:author="xh" w:date="2026-10-19T13:14:36+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33" w:author="xh" w:date="2026-10-19T13:14:36+08:00"/>
              </w:rPr>
            </w:pPr>
            <w:ins w:id="19734" w:author="xh" w:date="2026-10-19T13:14:36+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35" w:author="xh" w:date="2026-10-19T13:14:36+08:00"/>
              </w:rPr>
            </w:pPr>
            <w:ins w:id="19736" w:author="xh" w:date="2026-10-19T13:14:36+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37" w:author="xh" w:date="2026-10-19T13:14:36+08:00"/>
              </w:rPr>
            </w:pPr>
            <w:ins w:id="19738" w:author="xh" w:date="2026-10-19T13:14:36+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39" w:author="xh" w:date="2026-10-19T13:14:36+08:00"/>
              </w:rPr>
            </w:pPr>
            <w:ins w:id="19740" w:author="xh" w:date="2026-10-19T13:14:3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41" w:author="xh" w:date="2026-10-19T13:14:36+08:00"/>
              </w:rPr>
            </w:pPr>
            <w:ins w:id="19742" w:author="xh" w:date="2026-10-19T13:14:3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43" w:author="xh" w:date="2026-10-19T13:14:36+08:00"/>
              </w:rPr>
            </w:pPr>
            <w:ins w:id="19744" w:author="xh" w:date="2026-10-19T13:14:36+08:00">
              <w:r>
                <w:rPr>
                  <w:rFonts w:ascii="Times New Roman" w:hAnsi="Times New Roman" w:eastAsia="宋体"/>
                  <w:b w:val="0"/>
                  <w:sz w:val="18"/>
                </w:rPr>
                <w:t>3.29</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745" w:author="xh" w:date="2026-10-19T13:14:36+08:00"/>
              </w:rPr>
            </w:pPr>
            <w:ins w:id="19746" w:author="xh" w:date="2026-10-19T13:14:36+08:00">
              <w:r>
                <w:rPr>
                  <w:rFonts w:ascii="Times New Roman" w:hAnsi="Times New Roman" w:eastAsia="宋体"/>
                  <w:b w:val="0"/>
                  <w:sz w:val="18"/>
                </w:rPr>
                <w:t>14.77</w:t>
              </w:r>
            </w:ins>
          </w:p>
        </w:tc>
      </w:tr>
      <w:tr>
        <w:trPr>
          <w:cantSplit/>
          <w:ins w:id="19618" w:author="xh" w:date="2026-10-19T13:14:36+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747" w:author="xh" w:date="2026-10-19T13:14:36+08:00"/>
              </w:rPr>
            </w:pPr>
            <w:ins w:id="19748" w:author="xh" w:date="2026-10-19T13:14:36+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749" w:author="xh" w:date="2026-10-19T13:14:36+08:00"/>
              </w:rPr>
            </w:pPr>
            <w:ins w:id="19750" w:author="xh" w:date="2026-10-19T13:14:36+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751" w:author="xh" w:date="2026-10-19T13:14:36+08:00"/>
              </w:rPr>
            </w:pPr>
            <w:ins w:id="19752" w:author="xh" w:date="2026-10-19T13:14:36+08:00">
              <w:r>
                <w:rPr>
                  <w:rFonts w:ascii="Times New Roman" w:hAnsi="Times New Roman" w:eastAsia="宋体"/>
                  <w:b w:val="0"/>
                  <w:sz w:val="18"/>
                </w:rPr>
                <w:t>40.00+50.00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753" w:author="xh" w:date="2026-10-19T13:14:36+08:00"/>
              </w:rPr>
            </w:pPr>
            <w:ins w:id="19754" w:author="xh" w:date="2026-10-19T13:14:36+08:00">
              <w:r>
                <w:rPr>
                  <w:rFonts w:ascii="Times New Roman" w:hAnsi="Times New Roman" w:eastAsia="宋体"/>
                  <w:b w:val="0"/>
                  <w:sz w:val="18"/>
                </w:rPr>
                <w:t>90.00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755" w:author="xh" w:date="2026-10-19T13:14:36+08:00"/>
              </w:rPr>
            </w:pPr>
            <w:ins w:id="19756" w:author="xh" w:date="2026-10-19T13:14:36+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757" w:author="xh" w:date="2026-10-19T13:14:36+08:00"/>
              </w:rPr>
            </w:pPr>
            <w:ins w:id="19758" w:author="xh" w:date="2026-10-19T13:14:36+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759" w:author="xh" w:date="2026-10-19T13:14:36+08:00"/>
              </w:rPr>
            </w:pPr>
            <w:ins w:id="19760" w:author="xh" w:date="2026-10-19T13:14:36+08:00">
              <w:r>
                <w:rPr>
                  <w:rFonts w:ascii="Times New Roman" w:hAnsi="Times New Roman" w:eastAsia="宋体"/>
                  <w:b w:val="0"/>
                  <w:sz w:val="18"/>
                </w:rPr>
                <w:t>19.87</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19761" w:author="xh" w:date="2026-10-19T13:14:36+08:00"/>
              </w:rPr>
            </w:pPr>
            <w:ins w:id="19762" w:author="xh" w:date="2026-10-19T13:14:36+08:00">
              <w:r>
                <w:rPr>
                  <w:rFonts w:ascii="Times New Roman" w:hAnsi="Times New Roman" w:eastAsia="宋体"/>
                  <w:b w:val="0"/>
                  <w:sz w:val="18"/>
                </w:rPr>
                <w:t>33.71</w:t>
              </w:r>
            </w:ins>
          </w:p>
        </w:tc>
      </w:tr>
    </w:tbl>
    <w:p w14:paraId="101491EC">
      <w:pPr>
        <w:pStyle w:val="2"/>
        <w:widowControl/>
        <w:spacing w:before="0" w:after="0" w:line="348" w:lineRule="exact"/>
        <w:ind w:firstLine="480"/>
        <w:jc w:val="both"/>
      </w:pPr>
      <w:r>
        <w:rPr>
          <w:rFonts w:ascii="Times New Roman" w:hAnsi="Times New Roman" w:eastAsia="方正仿宋_GBK"/>
          <w:b w:val="0"/>
          <w:sz w:val="24"/>
        </w:rPr>
        <w:t xml:space="preserve">20</w:t>
      </w:r>
      <w:ins w:id="19763" w:author="xh" w:date="2026-10-19T13:15:16+08:00">
        <w:r>
          <w:rPr>
            <w:rFonts w:ascii="Times New Roman" w:hAnsi="Times New Roman" w:eastAsia="方正仿宋_GBK"/>
            <w:b w:val="0"/>
            <w:sz w:val="24"/>
          </w:rPr>
          <w:t xml:space="preserve">3</w:t>
        </w:r>
      </w:ins>
      <w:del w:id="19764" w:author="xh" w:date="2026-10-19T13:15:16+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19765" w:author="xh" w:date="2026-10-19T13:15:16+08:00">
        <w:r>
          <w:rPr>
            <w:rFonts w:ascii="Times New Roman" w:hAnsi="Times New Roman" w:eastAsia="方正仿宋_GBK"/>
            <w:b w:val="0"/>
            <w:sz w:val="24"/>
          </w:rPr>
          <w:t xml:space="preserve">最大单台主变N-1后，弹性方案剩余主变容量为40.00 MVA，按0.95功率因数折算为38.00 MW。储能</w:t>
        </w:r>
      </w:ins>
      <w:del w:id="19766" w:author="xh" w:date="2026-10-19T13:15:16+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19767" w:author="xh" w:date="2026-10-19T13:15:16+08:00">
        <w:r>
          <w:rPr>
            <w:rFonts w:ascii="Times New Roman" w:hAnsi="Times New Roman" w:eastAsia="方正仿宋_GBK"/>
            <w:b w:val="0"/>
            <w:sz w:val="24"/>
          </w:rPr>
          <w:t xml:space="preserve">有效支撑功率为0.00 MW、反向有效吸收功率为0.00 MW。全年本站故障</w:t>
        </w:r>
      </w:ins>
      <w:del w:id="19768" w:author="xh" w:date="2026-10-19T13:15:16+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19769" w:author="xh" w:date="2026-10-19T13:15:16+08:00">
        <w:r>
          <w:rPr>
            <w:rFonts w:ascii="Times New Roman" w:hAnsi="Times New Roman" w:eastAsia="方正仿宋_GBK"/>
            <w:b w:val="0"/>
            <w:sz w:val="24"/>
          </w:rPr>
          <w:t xml:space="preserve">中最小余量为4.09 MW。该小时按采用的固定区段预案</w:t>
        </w:r>
      </w:ins>
      <w:del w:id="19770" w:author="xh" w:date="2026-10-19T13:15:16+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，本站转出0.00 MW、承接</w:t>
      </w:r>
      <w:ins w:id="19771" w:author="xh" w:date="2026-10-19T13:15:16+08:00">
        <w:r>
          <w:rPr>
            <w:rFonts w:ascii="Times New Roman" w:hAnsi="Times New Roman" w:eastAsia="方正仿宋_GBK"/>
            <w:b w:val="0"/>
            <w:sz w:val="24"/>
          </w:rPr>
          <w:t xml:space="preserve">19</w:t>
        </w:r>
      </w:ins>
      <w:del w:id="19772" w:author="xh" w:date="2026-10-19T13:15:16+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19773" w:author="xh" w:date="2026-10-19T13:15:16+08:00">
        <w:r>
          <w:rPr>
            <w:rFonts w:ascii="Times New Roman" w:hAnsi="Times New Roman" w:eastAsia="方正仿宋_GBK"/>
            <w:b w:val="0"/>
            <w:sz w:val="24"/>
          </w:rPr>
          <w:t xml:space="preserve">65</w:t>
        </w:r>
      </w:ins>
      <w:del w:id="19774" w:author="xh" w:date="2026-10-19T13:15:16+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MW，转接后净负荷为</w:t>
      </w:r>
      <w:ins w:id="19775" w:author="xh" w:date="2026-10-19T13:15:16+08:00">
        <w:r>
          <w:rPr>
            <w:rFonts w:ascii="Times New Roman" w:hAnsi="Times New Roman" w:eastAsia="方正仿宋_GBK"/>
            <w:b w:val="0"/>
            <w:sz w:val="24"/>
          </w:rPr>
          <w:t xml:space="preserve">33.</w:t>
        </w:r>
      </w:ins>
      <w:r>
        <w:rPr>
          <w:rFonts w:ascii="Times New Roman" w:hAnsi="Times New Roman" w:eastAsia="方正仿宋_GBK"/>
          <w:b w:val="0"/>
          <w:sz w:val="24"/>
        </w:rPr>
        <w:t xml:space="preserve">9</w:t>
      </w:r>
      <w:ins w:id="19776" w:author="xh" w:date="2026-10-19T13:15:16+08:00">
        <w:r>
          <w:rPr>
            <w:rFonts w:ascii="Times New Roman" w:hAnsi="Times New Roman" w:eastAsia="方正仿宋_GBK"/>
            <w:b w:val="0"/>
            <w:sz w:val="24"/>
          </w:rPr>
          <w:t xml:space="preserve">1</w:t>
        </w:r>
      </w:ins>
      <w:del w:id="19777" w:author="xh" w:date="2026-10-19T13:15:16+08:00">
        <w:r>
          <w:rPr>
            <w:rFonts w:ascii="Times New Roman" w:hAnsi="Times New Roman" w:eastAsia="方正仿宋_GBK"/>
            <w:b w:val="0"/>
            <w:sz w:val="24"/>
          </w:rPr>
          <w:delText xml:space="preserve">.50 MW，区域最低净负荷工况下为-6.87</w:delText>
        </w:r>
      </w:del>
      <w:r>
        <w:rPr>
          <w:rFonts w:ascii="Times New Roman" w:hAnsi="Times New Roman" w:eastAsia="方正仿宋_GBK"/>
          <w:b w:val="0"/>
          <w:sz w:val="24"/>
        </w:rPr>
        <w:t xml:space="preserve"> MW。</w:t>
      </w:r>
      <w:ins w:id="19778" w:author="xh" w:date="2026-10-19T13:15:16+08:00">
        <w:r>
          <w:rPr>
            <w:rFonts w:ascii="Times New Roman" w:hAnsi="Times New Roman" w:eastAsia="方正仿宋_GBK"/>
            <w:b w:val="0"/>
            <w:sz w:val="24"/>
          </w:rPr>
          <w:t xml:space="preserve">其中与西郊变之间的主要通道承担3.93 MW净功率转接，使用已投运新增联络。</w:t>
        </w:r>
      </w:ins>
    </w:p>
    <w:p w14:paraId="5053BE4C">
      <w:pPr>
        <w:pStyle w:val="2"/>
        <w:widowControl/>
        <w:spacing w:before="0" w:after="0" w:line="348" w:lineRule="exact"/>
        <w:ind w:firstLine="480"/>
        <w:jc w:val="both"/>
      </w:pPr>
      <w:ins w:id="19779" w:author="xh" w:date="2026-10-19T13:15:55+08:00">
        <w:r>
          <w:rPr>
            <w:rFonts w:ascii="Times New Roman" w:hAnsi="Times New Roman" w:eastAsia="方正仿宋_GBK"/>
            <w:b w:val="0"/>
            <w:sz w:val="24"/>
          </w:rPr>
          <w:t xml:space="preserve">两方案本站</w:t>
        </w:r>
      </w:ins>
      <w:del w:id="19780" w:author="xh" w:date="2026-10-19T13:15:55+08:00">
        <w:r>
          <w:rPr>
            <w:rFonts w:ascii="Times New Roman" w:hAnsi="Times New Roman" w:eastAsia="方正仿宋_GBK"/>
            <w:b w:val="0"/>
            <w:sz w:val="24"/>
          </w:rPr>
          <w:delText xml:space="preserve">按</w:delText>
        </w:r>
      </w:del>
      <w:r>
        <w:rPr>
          <w:rFonts w:ascii="Times New Roman" w:hAnsi="Times New Roman" w:eastAsia="方正仿宋_GBK"/>
          <w:b w:val="0"/>
          <w:sz w:val="24"/>
        </w:rPr>
        <w:t xml:space="preserve">最</w:t>
      </w:r>
      <w:ins w:id="19781" w:author="xh" w:date="2026-10-19T13:15:55+08:00">
        <w:r>
          <w:rPr>
            <w:rFonts w:ascii="Times New Roman" w:hAnsi="Times New Roman" w:eastAsia="方正仿宋_GBK"/>
            <w:b w:val="0"/>
            <w:sz w:val="24"/>
          </w:rPr>
          <w:t xml:space="preserve">终</w:t>
        </w:r>
      </w:ins>
      <w:del w:id="19782" w:author="xh" w:date="2026-10-19T13:15:55+08:00">
        <w:r>
          <w:rPr>
            <w:rFonts w:ascii="Times New Roman" w:hAnsi="Times New Roman" w:eastAsia="方正仿宋_GBK"/>
            <w:b w:val="0"/>
            <w:sz w:val="24"/>
          </w:rPr>
          <w:delText xml:space="preserve">大单台</w:delText>
        </w:r>
      </w:del>
      <w:r>
        <w:rPr>
          <w:rFonts w:ascii="Times New Roman" w:hAnsi="Times New Roman" w:eastAsia="方正仿宋_GBK"/>
          <w:b w:val="0"/>
          <w:sz w:val="24"/>
        </w:rPr>
        <w:t xml:space="preserve">主变</w:t>
      </w:r>
      <w:ins w:id="19783" w:author="xh" w:date="2026-10-19T13:15:55+08:00">
        <w:r>
          <w:rPr>
            <w:rFonts w:ascii="Times New Roman" w:hAnsi="Times New Roman" w:eastAsia="方正仿宋_GBK"/>
            <w:b w:val="0"/>
            <w:sz w:val="24"/>
          </w:rPr>
          <w:t xml:space="preserve">和</w:t>
        </w:r>
      </w:ins>
      <w:del w:id="19784" w:author="xh" w:date="2026-10-19T13:15:55+08:00">
        <w:r>
          <w:rPr>
            <w:rFonts w:ascii="Times New Roman" w:hAnsi="Times New Roman" w:eastAsia="方正仿宋_GBK"/>
            <w:b w:val="0"/>
            <w:sz w:val="24"/>
          </w:rPr>
          <w:delText xml:space="preserve">N-1校核，本站剩余容量为40.00 MVA，两代表工况重新转供后的本站净负荷分别为9.50 MW、-6.87 MW，两方向最小容量余量为28.50 MW，正向</w:delText>
        </w:r>
      </w:del>
      <w:r>
        <w:rPr>
          <w:rFonts w:ascii="Times New Roman" w:hAnsi="Times New Roman" w:eastAsia="方正仿宋_GBK"/>
          <w:b w:val="0"/>
          <w:sz w:val="24"/>
        </w:rPr>
        <w:t xml:space="preserve">储能</w:t>
      </w:r>
      <w:ins w:id="19785" w:author="xh" w:date="2026-10-19T13:15:55+08:00">
        <w:r>
          <w:rPr>
            <w:rFonts w:ascii="Times New Roman" w:hAnsi="Times New Roman" w:eastAsia="方正仿宋_GBK"/>
            <w:b w:val="0"/>
            <w:sz w:val="24"/>
          </w:rPr>
          <w:t xml:space="preserve">规模相同，局部设备采用结果保持一致</w:t>
        </w:r>
      </w:ins>
      <w:del w:id="19786" w:author="xh" w:date="2026-10-19T13:15:55+08:00">
        <w:r>
          <w:rPr>
            <w:rFonts w:ascii="Times New Roman" w:hAnsi="Times New Roman" w:eastAsia="方正仿宋_GBK"/>
            <w:b w:val="0"/>
            <w:sz w:val="24"/>
          </w:rPr>
          <w:delText xml:space="preserve">有效支撑功率为0.00 MW</w:delText>
        </w:r>
      </w:del>
      <w:r>
        <w:rPr>
          <w:rFonts w:ascii="Times New Roman" w:hAnsi="Times New Roman" w:eastAsia="方正仿宋_GBK"/>
          <w:b w:val="0"/>
          <w:sz w:val="24"/>
        </w:rPr>
        <w:t xml:space="preserve">。</w:t>
      </w:r>
    </w:p>
    <w:p w14:paraId="7C563DE7">
      <w:pPr>
        <w:pStyle w:val="2"/>
        <w:widowControl/>
        <w:spacing w:before="0" w:after="0" w:line="348" w:lineRule="exact"/>
        <w:ind w:firstLine="480"/>
        <w:jc w:val="both"/>
        <w:rPr>
          <w:del w:id="19787" w:author="xh" w:date="2026-10-19T13:16:34+08:00"/>
        </w:rPr>
      </w:pPr>
      <w:del w:id="19788" w:author="xh" w:date="2026-10-19T13:16:34+08:00">
        <w:r>
          <w:rPr>
            <w:rFonts w:ascii="Times New Roman" w:hAnsi="Times New Roman" w:eastAsia="方正仿宋_GBK"/>
            <w:b w:val="0"/>
            <w:sz w:val="24"/>
          </w:rPr>
          <w:delText>四年校核截面中，本站绝对功率最大的工况出现在2023年，转接前为11.30 MW，主要表现为正向受电需求，该年设备在最大单台主变N-1后剩余容量为40.00 MVA。该工况本站由剩余主变满足承载要求。</w:delText>
        </w:r>
      </w:del>
    </w:p>
    <w:p w14:paraId="7A7A5946">
      <w:pPr>
        <w:pStyle w:val="7"/>
        <w:keepNext/>
        <w:numPr>
          <w:ilvl w:val="0"/>
          <w:numId w:val="0"/>
        </w:numPr>
        <w:spacing w:before="160" w:after="120" w:line="360" w:lineRule="exact"/>
        <w:ind w:firstLine="0"/>
      </w:pPr>
      <w:bookmarkStart w:id="235" w:name="彭场变规划分析"/>
      <w:r>
        <w:rPr>
          <w:rFonts w:ascii="Times New Roman" w:hAnsi="Times New Roman" w:eastAsia="方正仿宋_GBK"/>
          <w:b/>
          <w:sz w:val="24"/>
        </w:rPr>
        <w:t>彭场变规划分析</w:t>
      </w:r>
      <w:bookmarkEnd w:id="235"/>
    </w:p>
    <w:p w14:paraId="3F7B9EFD">
      <w:pPr>
        <w:pStyle w:val="115"/>
        <w:widowControl/>
        <w:spacing w:before="0" w:after="0" w:line="348" w:lineRule="exact"/>
        <w:ind w:firstLine="480"/>
        <w:jc w:val="both"/>
      </w:pPr>
      <w:r>
        <w:rPr>
          <w:rFonts w:ascii="Times New Roman" w:hAnsi="Times New Roman" w:eastAsia="方正仿宋_GBK"/>
          <w:b w:val="0"/>
          <w:sz w:val="24"/>
        </w:rPr>
        <w:t xml:space="preserve">该站</w:t>
      </w:r>
      <w:ins w:id="19789" w:author="xh" w:date="2026-10-19T13:17:14+08:00">
        <w:r>
          <w:rPr>
            <w:rFonts w:ascii="Times New Roman" w:hAnsi="Times New Roman" w:eastAsia="方正仿宋_GBK"/>
            <w:b w:val="0"/>
            <w:sz w:val="24"/>
          </w:rPr>
          <w:t xml:space="preserve">2021年</w:t>
        </w:r>
      </w:ins>
      <w:del w:id="19790" w:author="xh" w:date="2026-10-19T13:17:14+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ins w:id="19791" w:author="xh" w:date="2026-10-19T13:17:14+08:00">
        <w:r>
          <w:rPr>
            <w:rFonts w:ascii="Times New Roman" w:hAnsi="Times New Roman" w:eastAsia="方正仿宋_GBK"/>
            <w:b w:val="0"/>
            <w:sz w:val="24"/>
          </w:rPr>
          <w:t xml:space="preserve">50.0</w:t>
        </w:r>
      </w:ins>
      <w:del w:id="19792" w:author="xh" w:date="2026-10-19T13:17:14+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0+5</w:t>
      </w:r>
      <w:ins w:id="19793" w:author="xh" w:date="2026-10-19T13:17:14+08:00">
        <w:r>
          <w:rPr>
            <w:rFonts w:ascii="Times New Roman" w:hAnsi="Times New Roman" w:eastAsia="方正仿宋_GBK"/>
            <w:b w:val="0"/>
            <w:sz w:val="24"/>
          </w:rPr>
          <w:t xml:space="preserve">0.0</w:t>
        </w:r>
      </w:ins>
      <w:r>
        <w:rPr>
          <w:rFonts w:ascii="Times New Roman" w:hAnsi="Times New Roman" w:eastAsia="方正仿宋_GBK"/>
          <w:b w:val="0"/>
          <w:sz w:val="24"/>
        </w:rPr>
        <w:t xml:space="preserve">0 MVA</w:t>
      </w:r>
      <w:ins w:id="19794" w:author="xh" w:date="2026-10-19T13:17:14+08:00">
        <w:r>
          <w:rPr>
            <w:rFonts w:ascii="Times New Roman" w:hAnsi="Times New Roman" w:eastAsia="方正仿宋_GBK"/>
            <w:b w:val="0"/>
            <w:sz w:val="24"/>
          </w:rPr>
          <w:t xml:space="preserve">。</w:t>
        </w:r>
      </w:ins>
      <w:del w:id="19795" w:author="xh" w:date="2026-10-19T13:17:14+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19796" w:author="xh" w:date="2026-10-19T13:17:14+08:00">
        <w:r>
          <w:rPr>
            <w:rFonts w:ascii="Times New Roman" w:hAnsi="Times New Roman" w:eastAsia="方正仿宋_GBK"/>
            <w:b w:val="0"/>
            <w:sz w:val="24"/>
          </w:rPr>
          <w:t xml:space="preserve">2035</w:t>
        </w:r>
      </w:ins>
      <w:del w:id="19797" w:author="xh" w:date="2026-10-19T13:17:14+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19798" w:author="xh" w:date="2026-10-19T13:17:14+08:00">
        <w:r>
          <w:rPr>
            <w:rFonts w:ascii="Times New Roman" w:hAnsi="Times New Roman" w:eastAsia="方正仿宋_GBK"/>
            <w:b w:val="0"/>
            <w:sz w:val="24"/>
          </w:rPr>
          <w:t xml:space="preserve">扩建第三台50.00 MVA</w:t>
        </w:r>
      </w:ins>
      <w:del w:id="19799" w:author="xh" w:date="2026-10-19T13:17:14+08:00">
        <w:r>
          <w:rPr>
            <w:rFonts w:ascii="Times New Roman" w:hAnsi="Times New Roman" w:eastAsia="方正仿宋_GBK"/>
            <w:b w:val="0"/>
            <w:sz w:val="24"/>
          </w:rPr>
          <w:delText xml:space="preserve">均保留该组合，供电任务由</w:delText>
        </w:r>
      </w:del>
      <w:r>
        <w:rPr>
          <w:rFonts w:ascii="Times New Roman" w:hAnsi="Times New Roman" w:eastAsia="方正仿宋_GBK"/>
          <w:b w:val="0"/>
          <w:sz w:val="24"/>
        </w:rPr>
        <w:t xml:space="preserve">主变</w:t>
      </w:r>
      <w:del w:id="19800" w:author="xh" w:date="2026-10-19T13:17:14+08:00">
        <w:r>
          <w:rPr>
            <w:rFonts w:ascii="Times New Roman" w:hAnsi="Times New Roman" w:eastAsia="方正仿宋_GBK"/>
            <w:b w:val="0"/>
            <w:sz w:val="24"/>
          </w:rPr>
          <w:delText xml:space="preserve">及网络承担</w:delText>
        </w:r>
      </w:del>
      <w:r>
        <w:rPr>
          <w:rFonts w:ascii="Times New Roman" w:hAnsi="Times New Roman" w:eastAsia="方正仿宋_GBK"/>
          <w:b w:val="0"/>
          <w:sz w:val="24"/>
        </w:rPr>
        <w:t xml:space="preserve">。</w:t>
      </w:r>
      <w:ins w:id="19801" w:author="xh" w:date="2026-10-19T13:17:14+08:00">
        <w:r>
          <w:rPr>
            <w:rFonts w:ascii="Times New Roman" w:hAnsi="Times New Roman" w:eastAsia="方正仿宋_GBK"/>
            <w:b w:val="0"/>
            <w:sz w:val="24"/>
          </w:rPr>
          <w:t xml:space="preserve">本站弹性方案各年未新增储能。</w:t>
        </w:r>
      </w:ins>
    </w:p>
    <w:p w14:paraId="5EE4CF74">
      <w:pPr>
        <w:pStyle w:val="2"/>
        <w:widowControl/>
        <w:spacing w:before="0" w:after="0" w:line="348" w:lineRule="exact"/>
        <w:ind w:firstLine="480"/>
        <w:jc w:val="both"/>
      </w:pPr>
      <w:r>
        <w:rPr>
          <w:rFonts w:ascii="Times New Roman" w:hAnsi="Times New Roman" w:eastAsia="方正仿宋_GBK"/>
          <w:b w:val="0"/>
          <w:sz w:val="24"/>
        </w:rPr>
        <w:t xml:space="preserve">2025年</w:t>
      </w:r>
      <w:del w:id="19802" w:author="xh" w:date="2026-10-19T13:17:53+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最大正向、反向净负荷分别为64.92 MW、0.00 MW</w:t>
      </w:r>
      <w:ins w:id="19803" w:author="xh" w:date="2026-10-19T13:17:53+08:00">
        <w:r>
          <w:rPr>
            <w:rFonts w:ascii="Times New Roman" w:hAnsi="Times New Roman" w:eastAsia="方正仿宋_GBK"/>
            <w:b w:val="0"/>
            <w:sz w:val="24"/>
          </w:rPr>
          <w:t xml:space="preserve">，2035年分别为94.53 MW、0.00 MW</w:t>
        </w:r>
      </w:ins>
      <w:r>
        <w:rPr>
          <w:rFonts w:ascii="Times New Roman" w:hAnsi="Times New Roman" w:eastAsia="方正仿宋_GBK"/>
          <w:b w:val="0"/>
          <w:sz w:val="24"/>
        </w:rPr>
        <w:t xml:space="preserve">。</w:t>
      </w:r>
      <w:ins w:id="19804" w:author="xh" w:date="2026-10-19T13:17:53+08:00">
        <w:r>
          <w:rPr>
            <w:rFonts w:ascii="Times New Roman" w:hAnsi="Times New Roman" w:eastAsia="方正仿宋_GBK"/>
            <w:b w:val="0"/>
            <w:sz w:val="24"/>
          </w:rPr>
          <w:t xml:space="preserve">2035年</w:t>
        </w:r>
      </w:ins>
      <w:del w:id="19805" w:author="xh" w:date="2026-10-19T13:17:53+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19806" w:author="xh" w:date="2026-10-19T13:17:53+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ins w:id="19807" w:author="xh" w:date="2026-10-19T13:17:53+08:00">
        <w:r>
          <w:rPr>
            <w:rFonts w:ascii="Times New Roman" w:hAnsi="Times New Roman" w:eastAsia="方正仿宋_GBK"/>
            <w:b w:val="0"/>
            <w:sz w:val="24"/>
          </w:rPr>
          <w:t xml:space="preserve">15</w:t>
        </w:r>
      </w:ins>
      <w:del w:id="19808" w:author="xh" w:date="2026-10-19T13:17:53+08:00">
        <w:r>
          <w:rPr>
            <w:rFonts w:ascii="Times New Roman" w:hAnsi="Times New Roman" w:eastAsia="方正仿宋_GBK"/>
            <w:b w:val="0"/>
            <w:sz w:val="24"/>
          </w:rPr>
          <w:delText xml:space="preserve">为9</w:delText>
        </w:r>
      </w:del>
      <w:r>
        <w:rPr>
          <w:rFonts w:ascii="Times New Roman" w:hAnsi="Times New Roman" w:eastAsia="方正仿宋_GBK"/>
          <w:b w:val="0"/>
          <w:sz w:val="24"/>
        </w:rPr>
        <w:t xml:space="preserve">0.00 MVA、储能额定功率0.00 MW，弹性方案分别为</w:t>
      </w:r>
      <w:ins w:id="19809" w:author="xh" w:date="2026-10-19T13:17:53+08:00">
        <w:r>
          <w:rPr>
            <w:rFonts w:ascii="Times New Roman" w:hAnsi="Times New Roman" w:eastAsia="方正仿宋_GBK"/>
            <w:b w:val="0"/>
            <w:sz w:val="24"/>
          </w:rPr>
          <w:t xml:space="preserve">15</w:t>
        </w:r>
      </w:ins>
      <w:del w:id="19810" w:author="xh" w:date="2026-10-19T13:17:53+08:00">
        <w:r>
          <w:rPr>
            <w:rFonts w:ascii="Times New Roman" w:hAnsi="Times New Roman" w:eastAsia="方正仿宋_GBK"/>
            <w:b w:val="0"/>
            <w:sz w:val="24"/>
          </w:rPr>
          <w:delText xml:space="preserve">9</w:delText>
        </w:r>
      </w:del>
      <w:r>
        <w:rPr>
          <w:rFonts w:ascii="Times New Roman" w:hAnsi="Times New Roman" w:eastAsia="方正仿宋_GBK"/>
          <w:b w:val="0"/>
          <w:sz w:val="24"/>
        </w:rPr>
        <w:t xml:space="preserve">0.00 MVA和0.00 MW</w:t>
      </w:r>
      <w:ins w:id="19811" w:author="xh" w:date="2026-10-19T13:17:53+08:00">
        <w:r>
          <w:rPr>
            <w:rFonts w:ascii="Times New Roman" w:hAnsi="Times New Roman" w:eastAsia="方正仿宋_GBK"/>
            <w:b w:val="0"/>
            <w:sz w:val="24"/>
          </w:rPr>
          <w:t xml:space="preserve">。</w:t>
        </w:r>
      </w:ins>
      <w:del w:id="19812" w:author="xh" w:date="2026-10-19T13:17:53+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19813" w:author="xh" w:date="2026-10-19T13:17:53+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19814" w:author="xh" w:date="2026-10-19T13:17:53+08:00">
        <w:r>
          <w:rPr>
            <w:rFonts w:ascii="Times New Roman" w:hAnsi="Times New Roman" w:eastAsia="方正仿宋_GBK"/>
            <w:b w:val="0"/>
            <w:sz w:val="24"/>
          </w:rPr>
          <w:delText xml:space="preserve">弹性方案按当年各站局部极值计算的站级负载率为76%。</w:delText>
        </w:r>
      </w:del>
    </w:p>
    <w:p w14:paraId="2678BE05">
      <w:pPr>
        <w:pStyle w:val="2"/>
        <w:keepNext/>
        <w:spacing w:before="120" w:after="80" w:line="280" w:lineRule="exact"/>
        <w:ind w:firstLine="0"/>
        <w:jc w:val="center"/>
      </w:pPr>
      <w:r>
        <w:rPr>
          <w:rFonts w:ascii="Times New Roman" w:hAnsi="Times New Roman" w:eastAsia="宋体"/>
          <w:b w:val="0"/>
          <w:sz w:val="21"/>
        </w:rPr>
        <w:t xml:space="preserve">表5-46 彭场变</w:t>
      </w:r>
      <w:ins w:id="19815" w:author="xh" w:date="2026-10-19T13:18:32+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E1566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19816" w:author="xh" w:date="2026-10-19T13:19:12+08:00"/>
        </w:trPr>
        <w:tc>
          <w:tcPr>
            <w:tcW w:w="1039" w:type="dxa"/>
            <w:tcMar>
              <w:left w:w="70" w:type="dxa"/>
              <w:right w:w="70" w:type="dxa"/>
            </w:tcMar>
            <w:vAlign w:val="center"/>
          </w:tcPr>
          <w:p w14:paraId="1A019D5B">
            <w:pPr>
              <w:keepNext/>
              <w:spacing w:before="20" w:after="20" w:line="260" w:lineRule="exact"/>
              <w:ind w:left="0" w:leftChars="0" w:right="0" w:rightChars="0" w:firstLine="0" w:firstLineChars="0"/>
              <w:jc w:val="center"/>
              <w:rPr>
                <w:del w:id="19825" w:author="xh" w:date="2026-10-19T13:19:12+08:00"/>
              </w:rPr>
            </w:pPr>
            <w:del w:id="19826" w:author="xh" w:date="2026-10-19T13:19:12+08:00">
              <w:r>
                <w:rPr>
                  <w:rFonts w:ascii="Times New Roman" w:hAnsi="Times New Roman" w:eastAsia="宋体"/>
                  <w:b/>
                  <w:sz w:val="18"/>
                </w:rPr>
                <w:delText>方案</w:delText>
              </w:r>
            </w:del>
          </w:p>
        </w:tc>
        <w:tc>
          <w:tcPr>
            <w:tcW w:w="1039" w:type="dxa"/>
            <w:tcMar>
              <w:left w:w="70" w:type="dxa"/>
              <w:right w:w="70" w:type="dxa"/>
            </w:tcMar>
            <w:vAlign w:val="center"/>
          </w:tcPr>
          <w:p w14:paraId="77060014">
            <w:pPr>
              <w:keepNext/>
              <w:spacing w:before="20" w:after="20" w:line="260" w:lineRule="exact"/>
              <w:ind w:left="0" w:leftChars="0" w:right="0" w:rightChars="0" w:firstLine="0" w:firstLineChars="0"/>
              <w:jc w:val="center"/>
              <w:rPr>
                <w:del w:id="19827" w:author="xh" w:date="2026-10-19T13:19:12+08:00"/>
              </w:rPr>
            </w:pPr>
            <w:del w:id="19828" w:author="xh" w:date="2026-10-19T13:19:12+08:00">
              <w:r>
                <w:rPr>
                  <w:rFonts w:ascii="Times New Roman" w:hAnsi="Times New Roman" w:eastAsia="宋体"/>
                  <w:b/>
                  <w:sz w:val="18"/>
                </w:rPr>
                <w:delText>年份</w:delText>
              </w:r>
            </w:del>
          </w:p>
        </w:tc>
        <w:tc>
          <w:tcPr>
            <w:tcW w:w="1039" w:type="dxa"/>
            <w:tcMar>
              <w:left w:w="70" w:type="dxa"/>
              <w:right w:w="70" w:type="dxa"/>
            </w:tcMar>
            <w:vAlign w:val="center"/>
          </w:tcPr>
          <w:p w14:paraId="1AE6397B">
            <w:pPr>
              <w:keepNext/>
              <w:spacing w:before="20" w:after="20" w:line="260" w:lineRule="exact"/>
              <w:ind w:left="0" w:leftChars="0" w:right="0" w:rightChars="0" w:firstLine="0" w:firstLineChars="0"/>
              <w:jc w:val="center"/>
              <w:rPr>
                <w:del w:id="19829" w:author="xh" w:date="2026-10-19T13:19:12+08:00"/>
              </w:rPr>
            </w:pPr>
            <w:del w:id="19830" w:author="xh" w:date="2026-10-19T13:19:12+08:00">
              <w:r>
                <w:rPr>
                  <w:rFonts w:ascii="Times New Roman" w:hAnsi="Times New Roman" w:eastAsia="宋体"/>
                  <w:b/>
                  <w:sz w:val="18"/>
                </w:rPr>
                <w:delText>主变组合/MVA</w:delText>
              </w:r>
            </w:del>
          </w:p>
        </w:tc>
        <w:tc>
          <w:tcPr>
            <w:tcW w:w="1039" w:type="dxa"/>
            <w:tcMar>
              <w:left w:w="70" w:type="dxa"/>
              <w:right w:w="70" w:type="dxa"/>
            </w:tcMar>
            <w:vAlign w:val="center"/>
          </w:tcPr>
          <w:p w14:paraId="07F5D1EF">
            <w:pPr>
              <w:keepNext/>
              <w:spacing w:before="20" w:after="20" w:line="260" w:lineRule="exact"/>
              <w:ind w:left="0" w:leftChars="0" w:right="0" w:rightChars="0" w:firstLine="0" w:firstLineChars="0"/>
              <w:jc w:val="center"/>
              <w:rPr>
                <w:del w:id="19831" w:author="xh" w:date="2026-10-19T13:19:12+08:00"/>
              </w:rPr>
            </w:pPr>
            <w:del w:id="19832" w:author="xh" w:date="2026-10-19T13:19:12+08:00">
              <w:r>
                <w:rPr>
                  <w:rFonts w:ascii="Times New Roman" w:hAnsi="Times New Roman" w:eastAsia="宋体"/>
                  <w:b/>
                  <w:sz w:val="18"/>
                </w:rPr>
                <w:delText>总容量/MVA</w:delText>
              </w:r>
            </w:del>
          </w:p>
        </w:tc>
        <w:tc>
          <w:tcPr>
            <w:tcW w:w="1039" w:type="dxa"/>
            <w:tcMar>
              <w:left w:w="70" w:type="dxa"/>
              <w:right w:w="70" w:type="dxa"/>
            </w:tcMar>
            <w:vAlign w:val="center"/>
          </w:tcPr>
          <w:p w14:paraId="0C701DE0">
            <w:pPr>
              <w:keepNext/>
              <w:spacing w:before="20" w:after="20" w:line="260" w:lineRule="exact"/>
              <w:ind w:left="0" w:leftChars="0" w:right="0" w:rightChars="0" w:firstLine="0" w:firstLineChars="0"/>
              <w:jc w:val="center"/>
              <w:rPr>
                <w:del w:id="19833" w:author="xh" w:date="2026-10-19T13:19:12+08:00"/>
              </w:rPr>
            </w:pPr>
            <w:del w:id="19834" w:author="xh" w:date="2026-10-19T13:19:12+08:00">
              <w:r>
                <w:rPr>
                  <w:rFonts w:ascii="Times New Roman" w:hAnsi="Times New Roman" w:eastAsia="宋体"/>
                  <w:b/>
                  <w:sz w:val="18"/>
                </w:rPr>
                <w:delText>储能额定功率/MW</w:delText>
              </w:r>
            </w:del>
          </w:p>
        </w:tc>
        <w:tc>
          <w:tcPr>
            <w:tcW w:w="1039" w:type="dxa"/>
            <w:tcMar>
              <w:left w:w="70" w:type="dxa"/>
              <w:right w:w="70" w:type="dxa"/>
            </w:tcMar>
            <w:vAlign w:val="center"/>
          </w:tcPr>
          <w:p w14:paraId="0555F42F">
            <w:pPr>
              <w:keepNext/>
              <w:spacing w:before="20" w:after="20" w:line="260" w:lineRule="exact"/>
              <w:ind w:left="0" w:leftChars="0" w:right="0" w:rightChars="0" w:firstLine="0" w:firstLineChars="0"/>
              <w:jc w:val="center"/>
              <w:rPr>
                <w:del w:id="19835" w:author="xh" w:date="2026-10-19T13:19:12+08:00"/>
              </w:rPr>
            </w:pPr>
            <w:del w:id="19836" w:author="xh" w:date="2026-10-19T13:19:12+08:00">
              <w:r>
                <w:rPr>
                  <w:rFonts w:ascii="Times New Roman" w:hAnsi="Times New Roman" w:eastAsia="宋体"/>
                  <w:b/>
                  <w:sz w:val="18"/>
                </w:rPr>
                <w:delText>转出/MW</w:delText>
              </w:r>
            </w:del>
          </w:p>
        </w:tc>
        <w:tc>
          <w:tcPr>
            <w:tcW w:w="1039" w:type="dxa"/>
            <w:tcMar>
              <w:left w:w="70" w:type="dxa"/>
              <w:right w:w="70" w:type="dxa"/>
            </w:tcMar>
            <w:vAlign w:val="center"/>
          </w:tcPr>
          <w:p w14:paraId="4E4C8CDF">
            <w:pPr>
              <w:keepNext/>
              <w:spacing w:before="20" w:after="20" w:line="260" w:lineRule="exact"/>
              <w:ind w:left="0" w:leftChars="0" w:right="0" w:rightChars="0" w:firstLine="0" w:firstLineChars="0"/>
              <w:jc w:val="center"/>
              <w:rPr>
                <w:del w:id="19837" w:author="xh" w:date="2026-10-19T13:19:12+08:00"/>
              </w:rPr>
            </w:pPr>
            <w:del w:id="19838" w:author="xh" w:date="2026-10-19T13:19:12+08:00">
              <w:r>
                <w:rPr>
                  <w:rFonts w:ascii="Times New Roman" w:hAnsi="Times New Roman" w:eastAsia="宋体"/>
                  <w:b/>
                  <w:sz w:val="18"/>
                </w:rPr>
                <w:delText>承接/MW</w:delText>
              </w:r>
            </w:del>
          </w:p>
        </w:tc>
        <w:tc>
          <w:tcPr>
            <w:tcW w:w="1039" w:type="dxa"/>
            <w:tcMar>
              <w:left w:w="70" w:type="dxa"/>
              <w:right w:w="70" w:type="dxa"/>
            </w:tcMar>
            <w:vAlign w:val="center"/>
          </w:tcPr>
          <w:p w14:paraId="2EFA980B">
            <w:pPr>
              <w:keepNext/>
              <w:spacing w:before="20" w:after="20" w:line="260" w:lineRule="exact"/>
              <w:ind w:left="0" w:leftChars="0" w:right="0" w:rightChars="0" w:firstLine="0" w:firstLineChars="0"/>
              <w:jc w:val="center"/>
              <w:rPr>
                <w:del w:id="19839" w:author="xh" w:date="2026-10-19T13:19:12+08:00"/>
              </w:rPr>
            </w:pPr>
            <w:del w:id="19840" w:author="xh" w:date="2026-10-19T13:19:12+08:00">
              <w:r>
                <w:rPr>
                  <w:rFonts w:ascii="Times New Roman" w:hAnsi="Times New Roman" w:eastAsia="宋体"/>
                  <w:b/>
                  <w:sz w:val="18"/>
                </w:rPr>
                <w:delText>转接后净负荷/MW</w:delText>
              </w:r>
            </w:del>
          </w:p>
        </w:tc>
      </w:tr>
      <w:tr w14:paraId="38566E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817" w:author="xh" w:date="2026-10-19T13:19:12+08:00"/>
        </w:trPr>
        <w:tc>
          <w:tcPr>
            <w:tcW w:w="1039" w:type="dxa"/>
            <w:tcMar>
              <w:left w:w="70" w:type="dxa"/>
              <w:right w:w="70" w:type="dxa"/>
            </w:tcMar>
            <w:vAlign w:val="center"/>
          </w:tcPr>
          <w:p w14:paraId="27531778">
            <w:pPr>
              <w:keepNext/>
              <w:spacing w:before="20" w:after="20" w:line="260" w:lineRule="exact"/>
              <w:ind w:left="0" w:leftChars="0" w:right="0" w:rightChars="0" w:firstLine="0" w:firstLineChars="0"/>
              <w:jc w:val="center"/>
              <w:rPr>
                <w:del w:id="19841" w:author="xh" w:date="2026-10-19T13:19:12+08:00"/>
              </w:rPr>
            </w:pPr>
            <w:del w:id="19842" w:author="xh" w:date="2026-10-19T13:19:12+08:00">
              <w:r>
                <w:rPr>
                  <w:rFonts w:ascii="Times New Roman" w:hAnsi="Times New Roman" w:eastAsia="宋体"/>
                  <w:b w:val="0"/>
                  <w:sz w:val="18"/>
                </w:rPr>
                <w:delText>刚性</w:delText>
              </w:r>
            </w:del>
          </w:p>
        </w:tc>
        <w:tc>
          <w:tcPr>
            <w:tcW w:w="1039" w:type="dxa"/>
            <w:tcMar>
              <w:left w:w="70" w:type="dxa"/>
              <w:right w:w="70" w:type="dxa"/>
            </w:tcMar>
            <w:vAlign w:val="center"/>
          </w:tcPr>
          <w:p w14:paraId="3B3DC0EC">
            <w:pPr>
              <w:keepNext/>
              <w:spacing w:before="20" w:after="20" w:line="260" w:lineRule="exact"/>
              <w:ind w:left="0" w:leftChars="0" w:right="0" w:rightChars="0" w:firstLine="0" w:firstLineChars="0"/>
              <w:jc w:val="center"/>
              <w:rPr>
                <w:del w:id="19843" w:author="xh" w:date="2026-10-19T13:19:12+08:00"/>
              </w:rPr>
            </w:pPr>
            <w:del w:id="19844" w:author="xh" w:date="2026-10-19T13:19:12+08:00">
              <w:r>
                <w:rPr>
                  <w:rFonts w:ascii="Times New Roman" w:hAnsi="Times New Roman" w:eastAsia="宋体"/>
                  <w:b w:val="0"/>
                  <w:sz w:val="18"/>
                </w:rPr>
                <w:delText>2022</w:delText>
              </w:r>
            </w:del>
          </w:p>
        </w:tc>
        <w:tc>
          <w:tcPr>
            <w:tcW w:w="1039" w:type="dxa"/>
            <w:tcMar>
              <w:left w:w="70" w:type="dxa"/>
              <w:right w:w="70" w:type="dxa"/>
            </w:tcMar>
            <w:vAlign w:val="center"/>
          </w:tcPr>
          <w:p w14:paraId="1D345A4C">
            <w:pPr>
              <w:keepNext/>
              <w:spacing w:before="20" w:after="20" w:line="260" w:lineRule="exact"/>
              <w:ind w:left="0" w:leftChars="0" w:right="0" w:rightChars="0" w:firstLine="0" w:firstLineChars="0"/>
              <w:jc w:val="center"/>
              <w:rPr>
                <w:del w:id="19845" w:author="xh" w:date="2026-10-19T13:19:12+08:00"/>
              </w:rPr>
            </w:pPr>
            <w:del w:id="19846" w:author="xh" w:date="2026-10-19T13:19:12+08:00">
              <w:r>
                <w:rPr>
                  <w:rFonts w:ascii="Times New Roman" w:hAnsi="Times New Roman" w:eastAsia="宋体"/>
                  <w:b w:val="0"/>
                  <w:sz w:val="18"/>
                </w:rPr>
                <w:delText>40+50</w:delText>
              </w:r>
            </w:del>
          </w:p>
        </w:tc>
        <w:tc>
          <w:tcPr>
            <w:tcW w:w="1039" w:type="dxa"/>
            <w:tcMar>
              <w:left w:w="70" w:type="dxa"/>
              <w:right w:w="70" w:type="dxa"/>
            </w:tcMar>
            <w:vAlign w:val="center"/>
          </w:tcPr>
          <w:p w14:paraId="21064B1A">
            <w:pPr>
              <w:keepNext/>
              <w:spacing w:before="20" w:after="20" w:line="260" w:lineRule="exact"/>
              <w:ind w:left="0" w:leftChars="0" w:right="0" w:rightChars="0" w:firstLine="0" w:firstLineChars="0"/>
              <w:jc w:val="center"/>
              <w:rPr>
                <w:del w:id="19847" w:author="xh" w:date="2026-10-19T13:19:12+08:00"/>
              </w:rPr>
            </w:pPr>
            <w:del w:id="19848" w:author="xh" w:date="2026-10-19T13:19:12+08:00">
              <w:r>
                <w:rPr>
                  <w:rFonts w:ascii="Times New Roman" w:hAnsi="Times New Roman" w:eastAsia="宋体"/>
                  <w:b w:val="0"/>
                  <w:sz w:val="18"/>
                </w:rPr>
                <w:delText>90.00</w:delText>
              </w:r>
            </w:del>
          </w:p>
        </w:tc>
        <w:tc>
          <w:tcPr>
            <w:tcW w:w="1039" w:type="dxa"/>
            <w:tcMar>
              <w:left w:w="70" w:type="dxa"/>
              <w:right w:w="70" w:type="dxa"/>
            </w:tcMar>
            <w:vAlign w:val="center"/>
          </w:tcPr>
          <w:p w14:paraId="3287D72E">
            <w:pPr>
              <w:keepNext/>
              <w:spacing w:before="20" w:after="20" w:line="260" w:lineRule="exact"/>
              <w:ind w:left="0" w:leftChars="0" w:right="0" w:rightChars="0" w:firstLine="0" w:firstLineChars="0"/>
              <w:jc w:val="center"/>
              <w:rPr>
                <w:del w:id="19849" w:author="xh" w:date="2026-10-19T13:19:12+08:00"/>
              </w:rPr>
            </w:pPr>
            <w:del w:id="19850"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2CC8C133">
            <w:pPr>
              <w:keepNext/>
              <w:spacing w:before="20" w:after="20" w:line="260" w:lineRule="exact"/>
              <w:ind w:left="0" w:leftChars="0" w:right="0" w:rightChars="0" w:firstLine="0" w:firstLineChars="0"/>
              <w:jc w:val="center"/>
              <w:rPr>
                <w:del w:id="19851" w:author="xh" w:date="2026-10-19T13:19:12+08:00"/>
              </w:rPr>
            </w:pPr>
            <w:del w:id="19852"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5EBD9C20">
            <w:pPr>
              <w:keepNext/>
              <w:spacing w:before="20" w:after="20" w:line="260" w:lineRule="exact"/>
              <w:ind w:left="0" w:leftChars="0" w:right="0" w:rightChars="0" w:firstLine="0" w:firstLineChars="0"/>
              <w:jc w:val="center"/>
              <w:rPr>
                <w:del w:id="19853" w:author="xh" w:date="2026-10-19T13:19:12+08:00"/>
              </w:rPr>
            </w:pPr>
            <w:del w:id="19854"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78FD34C9">
            <w:pPr>
              <w:keepNext/>
              <w:spacing w:before="20" w:after="20" w:line="260" w:lineRule="exact"/>
              <w:ind w:left="0" w:leftChars="0" w:right="0" w:rightChars="0" w:firstLine="0" w:firstLineChars="0"/>
              <w:jc w:val="center"/>
              <w:rPr>
                <w:del w:id="19855" w:author="xh" w:date="2026-10-19T13:19:12+08:00"/>
              </w:rPr>
            </w:pPr>
            <w:del w:id="19856" w:author="xh" w:date="2026-10-19T13:19:12+08:00">
              <w:r>
                <w:rPr>
                  <w:rFonts w:ascii="Times New Roman" w:hAnsi="Times New Roman" w:eastAsia="宋体"/>
                  <w:b w:val="0"/>
                  <w:sz w:val="18"/>
                </w:rPr>
                <w:delText>52.15</w:delText>
              </w:r>
            </w:del>
          </w:p>
        </w:tc>
      </w:tr>
      <w:tr w14:paraId="73F8EE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818" w:author="xh" w:date="2026-10-19T13:19:12+08:00"/>
        </w:trPr>
        <w:tc>
          <w:tcPr>
            <w:tcW w:w="1039" w:type="dxa"/>
            <w:tcMar>
              <w:left w:w="70" w:type="dxa"/>
              <w:right w:w="70" w:type="dxa"/>
            </w:tcMar>
            <w:vAlign w:val="center"/>
          </w:tcPr>
          <w:p w14:paraId="19BA22BB">
            <w:pPr>
              <w:keepNext/>
              <w:spacing w:before="20" w:after="20" w:line="260" w:lineRule="exact"/>
              <w:ind w:left="0" w:leftChars="0" w:right="0" w:rightChars="0" w:firstLine="0" w:firstLineChars="0"/>
              <w:jc w:val="center"/>
              <w:rPr>
                <w:del w:id="19857" w:author="xh" w:date="2026-10-19T13:19:12+08:00"/>
              </w:rPr>
            </w:pPr>
            <w:del w:id="19858" w:author="xh" w:date="2026-10-19T13:19:12+08:00">
              <w:r>
                <w:rPr>
                  <w:rFonts w:ascii="Times New Roman" w:hAnsi="Times New Roman" w:eastAsia="宋体"/>
                  <w:b w:val="0"/>
                  <w:sz w:val="18"/>
                </w:rPr>
                <w:delText>刚性</w:delText>
              </w:r>
            </w:del>
          </w:p>
        </w:tc>
        <w:tc>
          <w:tcPr>
            <w:tcW w:w="1039" w:type="dxa"/>
            <w:tcMar>
              <w:left w:w="70" w:type="dxa"/>
              <w:right w:w="70" w:type="dxa"/>
            </w:tcMar>
            <w:vAlign w:val="center"/>
          </w:tcPr>
          <w:p w14:paraId="07600D25">
            <w:pPr>
              <w:keepNext/>
              <w:spacing w:before="20" w:after="20" w:line="260" w:lineRule="exact"/>
              <w:ind w:left="0" w:leftChars="0" w:right="0" w:rightChars="0" w:firstLine="0" w:firstLineChars="0"/>
              <w:jc w:val="center"/>
              <w:rPr>
                <w:del w:id="19859" w:author="xh" w:date="2026-10-19T13:19:12+08:00"/>
              </w:rPr>
            </w:pPr>
            <w:del w:id="19860" w:author="xh" w:date="2026-10-19T13:19:12+08:00">
              <w:r>
                <w:rPr>
                  <w:rFonts w:ascii="Times New Roman" w:hAnsi="Times New Roman" w:eastAsia="宋体"/>
                  <w:b w:val="0"/>
                  <w:sz w:val="18"/>
                </w:rPr>
                <w:delText>2023</w:delText>
              </w:r>
            </w:del>
          </w:p>
        </w:tc>
        <w:tc>
          <w:tcPr>
            <w:tcW w:w="1039" w:type="dxa"/>
            <w:tcMar>
              <w:left w:w="70" w:type="dxa"/>
              <w:right w:w="70" w:type="dxa"/>
            </w:tcMar>
            <w:vAlign w:val="center"/>
          </w:tcPr>
          <w:p w14:paraId="0AB3D5EE">
            <w:pPr>
              <w:keepNext/>
              <w:spacing w:before="20" w:after="20" w:line="260" w:lineRule="exact"/>
              <w:ind w:left="0" w:leftChars="0" w:right="0" w:rightChars="0" w:firstLine="0" w:firstLineChars="0"/>
              <w:jc w:val="center"/>
              <w:rPr>
                <w:del w:id="19861" w:author="xh" w:date="2026-10-19T13:19:12+08:00"/>
              </w:rPr>
            </w:pPr>
            <w:del w:id="19862" w:author="xh" w:date="2026-10-19T13:19:12+08:00">
              <w:r>
                <w:rPr>
                  <w:rFonts w:ascii="Times New Roman" w:hAnsi="Times New Roman" w:eastAsia="宋体"/>
                  <w:b w:val="0"/>
                  <w:sz w:val="18"/>
                </w:rPr>
                <w:delText>40+50</w:delText>
              </w:r>
            </w:del>
          </w:p>
        </w:tc>
        <w:tc>
          <w:tcPr>
            <w:tcW w:w="1039" w:type="dxa"/>
            <w:tcMar>
              <w:left w:w="70" w:type="dxa"/>
              <w:right w:w="70" w:type="dxa"/>
            </w:tcMar>
            <w:vAlign w:val="center"/>
          </w:tcPr>
          <w:p w14:paraId="31E8658D">
            <w:pPr>
              <w:keepNext/>
              <w:spacing w:before="20" w:after="20" w:line="260" w:lineRule="exact"/>
              <w:ind w:left="0" w:leftChars="0" w:right="0" w:rightChars="0" w:firstLine="0" w:firstLineChars="0"/>
              <w:jc w:val="center"/>
              <w:rPr>
                <w:del w:id="19863" w:author="xh" w:date="2026-10-19T13:19:12+08:00"/>
              </w:rPr>
            </w:pPr>
            <w:del w:id="19864" w:author="xh" w:date="2026-10-19T13:19:12+08:00">
              <w:r>
                <w:rPr>
                  <w:rFonts w:ascii="Times New Roman" w:hAnsi="Times New Roman" w:eastAsia="宋体"/>
                  <w:b w:val="0"/>
                  <w:sz w:val="18"/>
                </w:rPr>
                <w:delText>90.00</w:delText>
              </w:r>
            </w:del>
          </w:p>
        </w:tc>
        <w:tc>
          <w:tcPr>
            <w:tcW w:w="1039" w:type="dxa"/>
            <w:tcMar>
              <w:left w:w="70" w:type="dxa"/>
              <w:right w:w="70" w:type="dxa"/>
            </w:tcMar>
            <w:vAlign w:val="center"/>
          </w:tcPr>
          <w:p w14:paraId="0EBAC72A">
            <w:pPr>
              <w:keepNext/>
              <w:spacing w:before="20" w:after="20" w:line="260" w:lineRule="exact"/>
              <w:ind w:left="0" w:leftChars="0" w:right="0" w:rightChars="0" w:firstLine="0" w:firstLineChars="0"/>
              <w:jc w:val="center"/>
              <w:rPr>
                <w:del w:id="19865" w:author="xh" w:date="2026-10-19T13:19:12+08:00"/>
              </w:rPr>
            </w:pPr>
            <w:del w:id="19866"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720D6AB9">
            <w:pPr>
              <w:keepNext/>
              <w:spacing w:before="20" w:after="20" w:line="260" w:lineRule="exact"/>
              <w:ind w:left="0" w:leftChars="0" w:right="0" w:rightChars="0" w:firstLine="0" w:firstLineChars="0"/>
              <w:jc w:val="center"/>
              <w:rPr>
                <w:del w:id="19867" w:author="xh" w:date="2026-10-19T13:19:12+08:00"/>
              </w:rPr>
            </w:pPr>
            <w:del w:id="19868"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3C3C83D6">
            <w:pPr>
              <w:keepNext/>
              <w:spacing w:before="20" w:after="20" w:line="260" w:lineRule="exact"/>
              <w:ind w:left="0" w:leftChars="0" w:right="0" w:rightChars="0" w:firstLine="0" w:firstLineChars="0"/>
              <w:jc w:val="center"/>
              <w:rPr>
                <w:del w:id="19869" w:author="xh" w:date="2026-10-19T13:19:12+08:00"/>
              </w:rPr>
            </w:pPr>
            <w:del w:id="19870"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0BB83063">
            <w:pPr>
              <w:keepNext/>
              <w:spacing w:before="20" w:after="20" w:line="260" w:lineRule="exact"/>
              <w:ind w:left="0" w:leftChars="0" w:right="0" w:rightChars="0" w:firstLine="0" w:firstLineChars="0"/>
              <w:jc w:val="center"/>
              <w:rPr>
                <w:del w:id="19871" w:author="xh" w:date="2026-10-19T13:19:12+08:00"/>
              </w:rPr>
            </w:pPr>
            <w:del w:id="19872" w:author="xh" w:date="2026-10-19T13:19:12+08:00">
              <w:r>
                <w:rPr>
                  <w:rFonts w:ascii="Times New Roman" w:hAnsi="Times New Roman" w:eastAsia="宋体"/>
                  <w:b w:val="0"/>
                  <w:sz w:val="18"/>
                </w:rPr>
                <w:delText>56.15</w:delText>
              </w:r>
            </w:del>
          </w:p>
        </w:tc>
      </w:tr>
      <w:tr w14:paraId="0982BF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9819" w:author="xh" w:date="2026-10-19T13:19:12+08:00"/>
        </w:trPr>
        <w:tc>
          <w:tcPr>
            <w:tcW w:w="1039" w:type="dxa"/>
            <w:tcMar>
              <w:left w:w="70" w:type="dxa"/>
              <w:right w:w="70" w:type="dxa"/>
            </w:tcMar>
            <w:vAlign w:val="center"/>
          </w:tcPr>
          <w:p w14:paraId="0500B470">
            <w:pPr>
              <w:keepNext/>
              <w:spacing w:before="20" w:after="20" w:line="260" w:lineRule="exact"/>
              <w:ind w:left="0" w:leftChars="0" w:right="0" w:rightChars="0" w:firstLine="0" w:firstLineChars="0"/>
              <w:jc w:val="center"/>
              <w:rPr>
                <w:del w:id="19873" w:author="xh" w:date="2026-10-19T13:19:12+08:00"/>
              </w:rPr>
            </w:pPr>
            <w:del w:id="19874" w:author="xh" w:date="2026-10-19T13:19:12+08:00">
              <w:r>
                <w:rPr>
                  <w:rFonts w:ascii="Times New Roman" w:hAnsi="Times New Roman" w:eastAsia="宋体"/>
                  <w:b w:val="0"/>
                  <w:sz w:val="18"/>
                </w:rPr>
                <w:delText>刚性</w:delText>
              </w:r>
            </w:del>
          </w:p>
        </w:tc>
        <w:tc>
          <w:tcPr>
            <w:tcW w:w="1039" w:type="dxa"/>
            <w:tcMar>
              <w:left w:w="70" w:type="dxa"/>
              <w:right w:w="70" w:type="dxa"/>
            </w:tcMar>
            <w:vAlign w:val="center"/>
          </w:tcPr>
          <w:p w14:paraId="43240B15">
            <w:pPr>
              <w:keepNext/>
              <w:spacing w:before="20" w:after="20" w:line="260" w:lineRule="exact"/>
              <w:ind w:left="0" w:leftChars="0" w:right="0" w:rightChars="0" w:firstLine="0" w:firstLineChars="0"/>
              <w:jc w:val="center"/>
              <w:rPr>
                <w:del w:id="19875" w:author="xh" w:date="2026-10-19T13:19:12+08:00"/>
              </w:rPr>
            </w:pPr>
            <w:del w:id="19876" w:author="xh" w:date="2026-10-19T13:19:12+08:00">
              <w:r>
                <w:rPr>
                  <w:rFonts w:ascii="Times New Roman" w:hAnsi="Times New Roman" w:eastAsia="宋体"/>
                  <w:b w:val="0"/>
                  <w:sz w:val="18"/>
                </w:rPr>
                <w:delText>2024</w:delText>
              </w:r>
            </w:del>
          </w:p>
        </w:tc>
        <w:tc>
          <w:tcPr>
            <w:tcW w:w="1039" w:type="dxa"/>
            <w:tcMar>
              <w:left w:w="70" w:type="dxa"/>
              <w:right w:w="70" w:type="dxa"/>
            </w:tcMar>
            <w:vAlign w:val="center"/>
          </w:tcPr>
          <w:p w14:paraId="77FDC6BA">
            <w:pPr>
              <w:keepNext/>
              <w:spacing w:before="20" w:after="20" w:line="260" w:lineRule="exact"/>
              <w:ind w:left="0" w:leftChars="0" w:right="0" w:rightChars="0" w:firstLine="0" w:firstLineChars="0"/>
              <w:jc w:val="center"/>
              <w:rPr>
                <w:del w:id="19877" w:author="xh" w:date="2026-10-19T13:19:12+08:00"/>
              </w:rPr>
            </w:pPr>
            <w:del w:id="19878" w:author="xh" w:date="2026-10-19T13:19:12+08:00">
              <w:r>
                <w:rPr>
                  <w:rFonts w:ascii="Times New Roman" w:hAnsi="Times New Roman" w:eastAsia="宋体"/>
                  <w:b w:val="0"/>
                  <w:sz w:val="18"/>
                </w:rPr>
                <w:delText>40+50</w:delText>
              </w:r>
            </w:del>
          </w:p>
        </w:tc>
        <w:tc>
          <w:tcPr>
            <w:tcW w:w="1039" w:type="dxa"/>
            <w:tcMar>
              <w:left w:w="70" w:type="dxa"/>
              <w:right w:w="70" w:type="dxa"/>
            </w:tcMar>
            <w:vAlign w:val="center"/>
          </w:tcPr>
          <w:p w14:paraId="30023823">
            <w:pPr>
              <w:keepNext/>
              <w:spacing w:before="20" w:after="20" w:line="260" w:lineRule="exact"/>
              <w:ind w:left="0" w:leftChars="0" w:right="0" w:rightChars="0" w:firstLine="0" w:firstLineChars="0"/>
              <w:jc w:val="center"/>
              <w:rPr>
                <w:del w:id="19879" w:author="xh" w:date="2026-10-19T13:19:12+08:00"/>
              </w:rPr>
            </w:pPr>
            <w:del w:id="19880" w:author="xh" w:date="2026-10-19T13:19:12+08:00">
              <w:r>
                <w:rPr>
                  <w:rFonts w:ascii="Times New Roman" w:hAnsi="Times New Roman" w:eastAsia="宋体"/>
                  <w:b w:val="0"/>
                  <w:sz w:val="18"/>
                </w:rPr>
                <w:delText>90.00</w:delText>
              </w:r>
            </w:del>
          </w:p>
        </w:tc>
        <w:tc>
          <w:tcPr>
            <w:tcW w:w="1039" w:type="dxa"/>
            <w:tcMar>
              <w:left w:w="70" w:type="dxa"/>
              <w:right w:w="70" w:type="dxa"/>
            </w:tcMar>
            <w:vAlign w:val="center"/>
          </w:tcPr>
          <w:p w14:paraId="1F7063FB">
            <w:pPr>
              <w:keepNext/>
              <w:spacing w:before="20" w:after="20" w:line="260" w:lineRule="exact"/>
              <w:ind w:left="0" w:leftChars="0" w:right="0" w:rightChars="0" w:firstLine="0" w:firstLineChars="0"/>
              <w:jc w:val="center"/>
              <w:rPr>
                <w:del w:id="19881" w:author="xh" w:date="2026-10-19T13:19:12+08:00"/>
              </w:rPr>
            </w:pPr>
            <w:del w:id="19882"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4AEB45B7">
            <w:pPr>
              <w:keepNext/>
              <w:spacing w:before="20" w:after="20" w:line="260" w:lineRule="exact"/>
              <w:ind w:left="0" w:leftChars="0" w:right="0" w:rightChars="0" w:firstLine="0" w:firstLineChars="0"/>
              <w:jc w:val="center"/>
              <w:rPr>
                <w:del w:id="19883" w:author="xh" w:date="2026-10-19T13:19:12+08:00"/>
              </w:rPr>
            </w:pPr>
            <w:del w:id="19884"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29B09BA3">
            <w:pPr>
              <w:keepNext/>
              <w:spacing w:before="20" w:after="20" w:line="260" w:lineRule="exact"/>
              <w:ind w:left="0" w:leftChars="0" w:right="0" w:rightChars="0" w:firstLine="0" w:firstLineChars="0"/>
              <w:jc w:val="center"/>
              <w:rPr>
                <w:del w:id="19885" w:author="xh" w:date="2026-10-19T13:19:12+08:00"/>
              </w:rPr>
            </w:pPr>
            <w:del w:id="19886"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5298A655">
            <w:pPr>
              <w:keepNext/>
              <w:spacing w:before="20" w:after="20" w:line="260" w:lineRule="exact"/>
              <w:ind w:left="0" w:leftChars="0" w:right="0" w:rightChars="0" w:firstLine="0" w:firstLineChars="0"/>
              <w:jc w:val="center"/>
              <w:rPr>
                <w:del w:id="19887" w:author="xh" w:date="2026-10-19T13:19:12+08:00"/>
              </w:rPr>
            </w:pPr>
            <w:del w:id="19888" w:author="xh" w:date="2026-10-19T13:19:12+08:00">
              <w:r>
                <w:rPr>
                  <w:rFonts w:ascii="Times New Roman" w:hAnsi="Times New Roman" w:eastAsia="宋体"/>
                  <w:b w:val="0"/>
                  <w:sz w:val="18"/>
                </w:rPr>
                <w:delText>52.77</w:delText>
              </w:r>
            </w:del>
          </w:p>
        </w:tc>
      </w:tr>
      <w:tr w14:paraId="3AEEA3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820" w:author="xh" w:date="2026-10-19T13:19:12+08:00"/>
        </w:trPr>
        <w:tc>
          <w:tcPr>
            <w:tcW w:w="1039" w:type="dxa"/>
            <w:tcMar>
              <w:left w:w="70" w:type="dxa"/>
              <w:right w:w="70" w:type="dxa"/>
            </w:tcMar>
            <w:vAlign w:val="center"/>
          </w:tcPr>
          <w:p w14:paraId="01861589">
            <w:pPr>
              <w:keepNext/>
              <w:spacing w:before="20" w:after="20" w:line="260" w:lineRule="exact"/>
              <w:ind w:left="0" w:leftChars="0" w:right="0" w:rightChars="0" w:firstLine="0" w:firstLineChars="0"/>
              <w:jc w:val="center"/>
              <w:rPr>
                <w:del w:id="19889" w:author="xh" w:date="2026-10-19T13:19:12+08:00"/>
              </w:rPr>
            </w:pPr>
            <w:del w:id="19890" w:author="xh" w:date="2026-10-19T13:19:12+08:00">
              <w:r>
                <w:rPr>
                  <w:rFonts w:ascii="Times New Roman" w:hAnsi="Times New Roman" w:eastAsia="宋体"/>
                  <w:b w:val="0"/>
                  <w:sz w:val="18"/>
                </w:rPr>
                <w:delText>刚性</w:delText>
              </w:r>
            </w:del>
          </w:p>
        </w:tc>
        <w:tc>
          <w:tcPr>
            <w:tcW w:w="1039" w:type="dxa"/>
            <w:tcMar>
              <w:left w:w="70" w:type="dxa"/>
              <w:right w:w="70" w:type="dxa"/>
            </w:tcMar>
            <w:vAlign w:val="center"/>
          </w:tcPr>
          <w:p w14:paraId="35AA3C12">
            <w:pPr>
              <w:keepNext/>
              <w:spacing w:before="20" w:after="20" w:line="260" w:lineRule="exact"/>
              <w:ind w:left="0" w:leftChars="0" w:right="0" w:rightChars="0" w:firstLine="0" w:firstLineChars="0"/>
              <w:jc w:val="center"/>
              <w:rPr>
                <w:del w:id="19891" w:author="xh" w:date="2026-10-19T13:19:12+08:00"/>
              </w:rPr>
            </w:pPr>
            <w:del w:id="19892" w:author="xh" w:date="2026-10-19T13:19:12+08:00">
              <w:r>
                <w:rPr>
                  <w:rFonts w:ascii="Times New Roman" w:hAnsi="Times New Roman" w:eastAsia="宋体"/>
                  <w:b w:val="0"/>
                  <w:sz w:val="18"/>
                </w:rPr>
                <w:delText>2025</w:delText>
              </w:r>
            </w:del>
          </w:p>
        </w:tc>
        <w:tc>
          <w:tcPr>
            <w:tcW w:w="1039" w:type="dxa"/>
            <w:tcMar>
              <w:left w:w="70" w:type="dxa"/>
              <w:right w:w="70" w:type="dxa"/>
            </w:tcMar>
            <w:vAlign w:val="center"/>
          </w:tcPr>
          <w:p w14:paraId="10BBC920">
            <w:pPr>
              <w:keepNext/>
              <w:spacing w:before="20" w:after="20" w:line="260" w:lineRule="exact"/>
              <w:ind w:left="0" w:leftChars="0" w:right="0" w:rightChars="0" w:firstLine="0" w:firstLineChars="0"/>
              <w:jc w:val="center"/>
              <w:rPr>
                <w:del w:id="19893" w:author="xh" w:date="2026-10-19T13:19:12+08:00"/>
              </w:rPr>
            </w:pPr>
            <w:del w:id="19894" w:author="xh" w:date="2026-10-19T13:19:12+08:00">
              <w:r>
                <w:rPr>
                  <w:rFonts w:ascii="Times New Roman" w:hAnsi="Times New Roman" w:eastAsia="宋体"/>
                  <w:b w:val="0"/>
                  <w:sz w:val="18"/>
                </w:rPr>
                <w:delText>40+50</w:delText>
              </w:r>
            </w:del>
          </w:p>
        </w:tc>
        <w:tc>
          <w:tcPr>
            <w:tcW w:w="1039" w:type="dxa"/>
            <w:tcMar>
              <w:left w:w="70" w:type="dxa"/>
              <w:right w:w="70" w:type="dxa"/>
            </w:tcMar>
            <w:vAlign w:val="center"/>
          </w:tcPr>
          <w:p w14:paraId="7B9FE7AC">
            <w:pPr>
              <w:keepNext/>
              <w:spacing w:before="20" w:after="20" w:line="260" w:lineRule="exact"/>
              <w:ind w:left="0" w:leftChars="0" w:right="0" w:rightChars="0" w:firstLine="0" w:firstLineChars="0"/>
              <w:jc w:val="center"/>
              <w:rPr>
                <w:del w:id="19895" w:author="xh" w:date="2026-10-19T13:19:12+08:00"/>
              </w:rPr>
            </w:pPr>
            <w:del w:id="19896" w:author="xh" w:date="2026-10-19T13:19:12+08:00">
              <w:r>
                <w:rPr>
                  <w:rFonts w:ascii="Times New Roman" w:hAnsi="Times New Roman" w:eastAsia="宋体"/>
                  <w:b w:val="0"/>
                  <w:sz w:val="18"/>
                </w:rPr>
                <w:delText>90.00</w:delText>
              </w:r>
            </w:del>
          </w:p>
        </w:tc>
        <w:tc>
          <w:tcPr>
            <w:tcW w:w="1039" w:type="dxa"/>
            <w:tcMar>
              <w:left w:w="70" w:type="dxa"/>
              <w:right w:w="70" w:type="dxa"/>
            </w:tcMar>
            <w:vAlign w:val="center"/>
          </w:tcPr>
          <w:p w14:paraId="240FC2D9">
            <w:pPr>
              <w:keepNext/>
              <w:spacing w:before="20" w:after="20" w:line="260" w:lineRule="exact"/>
              <w:ind w:left="0" w:leftChars="0" w:right="0" w:rightChars="0" w:firstLine="0" w:firstLineChars="0"/>
              <w:jc w:val="center"/>
              <w:rPr>
                <w:del w:id="19897" w:author="xh" w:date="2026-10-19T13:19:12+08:00"/>
              </w:rPr>
            </w:pPr>
            <w:del w:id="19898"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2EC97EF1">
            <w:pPr>
              <w:keepNext/>
              <w:spacing w:before="20" w:after="20" w:line="260" w:lineRule="exact"/>
              <w:ind w:left="0" w:leftChars="0" w:right="0" w:rightChars="0" w:firstLine="0" w:firstLineChars="0"/>
              <w:jc w:val="center"/>
              <w:rPr>
                <w:del w:id="19899" w:author="xh" w:date="2026-10-19T13:19:12+08:00"/>
              </w:rPr>
            </w:pPr>
            <w:del w:id="19900"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508F369A">
            <w:pPr>
              <w:keepNext/>
              <w:spacing w:before="20" w:after="20" w:line="260" w:lineRule="exact"/>
              <w:ind w:left="0" w:leftChars="0" w:right="0" w:rightChars="0" w:firstLine="0" w:firstLineChars="0"/>
              <w:jc w:val="center"/>
              <w:rPr>
                <w:del w:id="19901" w:author="xh" w:date="2026-10-19T13:19:12+08:00"/>
              </w:rPr>
            </w:pPr>
            <w:del w:id="19902"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1FBC9449">
            <w:pPr>
              <w:keepNext/>
              <w:spacing w:before="20" w:after="20" w:line="260" w:lineRule="exact"/>
              <w:ind w:left="0" w:leftChars="0" w:right="0" w:rightChars="0" w:firstLine="0" w:firstLineChars="0"/>
              <w:jc w:val="center"/>
              <w:rPr>
                <w:del w:id="19903" w:author="xh" w:date="2026-10-19T13:19:12+08:00"/>
              </w:rPr>
            </w:pPr>
            <w:del w:id="19904" w:author="xh" w:date="2026-10-19T13:19:12+08:00">
              <w:r>
                <w:rPr>
                  <w:rFonts w:ascii="Times New Roman" w:hAnsi="Times New Roman" w:eastAsia="宋体"/>
                  <w:b w:val="0"/>
                  <w:sz w:val="18"/>
                </w:rPr>
                <w:delText>55.66</w:delText>
              </w:r>
            </w:del>
          </w:p>
        </w:tc>
      </w:tr>
      <w:tr w14:paraId="102463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821" w:author="xh" w:date="2026-10-19T13:19:12+08:00"/>
        </w:trPr>
        <w:tc>
          <w:tcPr>
            <w:tcW w:w="1039" w:type="dxa"/>
            <w:tcMar>
              <w:left w:w="70" w:type="dxa"/>
              <w:right w:w="70" w:type="dxa"/>
            </w:tcMar>
            <w:vAlign w:val="center"/>
          </w:tcPr>
          <w:p w14:paraId="2371AD57">
            <w:pPr>
              <w:keepNext/>
              <w:spacing w:before="20" w:after="20" w:line="260" w:lineRule="exact"/>
              <w:ind w:left="0" w:leftChars="0" w:right="0" w:rightChars="0" w:firstLine="0" w:firstLineChars="0"/>
              <w:jc w:val="center"/>
              <w:rPr>
                <w:del w:id="19905" w:author="xh" w:date="2026-10-19T13:19:12+08:00"/>
              </w:rPr>
            </w:pPr>
            <w:del w:id="19906" w:author="xh" w:date="2026-10-19T13:19:12+08:00">
              <w:r>
                <w:rPr>
                  <w:rFonts w:ascii="Times New Roman" w:hAnsi="Times New Roman" w:eastAsia="宋体"/>
                  <w:b w:val="0"/>
                  <w:sz w:val="18"/>
                </w:rPr>
                <w:delText>弹性</w:delText>
              </w:r>
            </w:del>
          </w:p>
        </w:tc>
        <w:tc>
          <w:tcPr>
            <w:tcW w:w="1039" w:type="dxa"/>
            <w:tcMar>
              <w:left w:w="70" w:type="dxa"/>
              <w:right w:w="70" w:type="dxa"/>
            </w:tcMar>
            <w:vAlign w:val="center"/>
          </w:tcPr>
          <w:p w14:paraId="43A661D2">
            <w:pPr>
              <w:keepNext/>
              <w:spacing w:before="20" w:after="20" w:line="260" w:lineRule="exact"/>
              <w:ind w:left="0" w:leftChars="0" w:right="0" w:rightChars="0" w:firstLine="0" w:firstLineChars="0"/>
              <w:jc w:val="center"/>
              <w:rPr>
                <w:del w:id="19907" w:author="xh" w:date="2026-10-19T13:19:12+08:00"/>
              </w:rPr>
            </w:pPr>
            <w:del w:id="19908" w:author="xh" w:date="2026-10-19T13:19:12+08:00">
              <w:r>
                <w:rPr>
                  <w:rFonts w:ascii="Times New Roman" w:hAnsi="Times New Roman" w:eastAsia="宋体"/>
                  <w:b w:val="0"/>
                  <w:sz w:val="18"/>
                </w:rPr>
                <w:delText>2022</w:delText>
              </w:r>
            </w:del>
          </w:p>
        </w:tc>
        <w:tc>
          <w:tcPr>
            <w:tcW w:w="1039" w:type="dxa"/>
            <w:tcMar>
              <w:left w:w="70" w:type="dxa"/>
              <w:right w:w="70" w:type="dxa"/>
            </w:tcMar>
            <w:vAlign w:val="center"/>
          </w:tcPr>
          <w:p w14:paraId="362BBE83">
            <w:pPr>
              <w:keepNext/>
              <w:spacing w:before="20" w:after="20" w:line="260" w:lineRule="exact"/>
              <w:ind w:left="0" w:leftChars="0" w:right="0" w:rightChars="0" w:firstLine="0" w:firstLineChars="0"/>
              <w:jc w:val="center"/>
              <w:rPr>
                <w:del w:id="19909" w:author="xh" w:date="2026-10-19T13:19:12+08:00"/>
              </w:rPr>
            </w:pPr>
            <w:del w:id="19910" w:author="xh" w:date="2026-10-19T13:19:12+08:00">
              <w:r>
                <w:rPr>
                  <w:rFonts w:ascii="Times New Roman" w:hAnsi="Times New Roman" w:eastAsia="宋体"/>
                  <w:b w:val="0"/>
                  <w:sz w:val="18"/>
                </w:rPr>
                <w:delText>40+50</w:delText>
              </w:r>
            </w:del>
          </w:p>
        </w:tc>
        <w:tc>
          <w:tcPr>
            <w:tcW w:w="1039" w:type="dxa"/>
            <w:tcMar>
              <w:left w:w="70" w:type="dxa"/>
              <w:right w:w="70" w:type="dxa"/>
            </w:tcMar>
            <w:vAlign w:val="center"/>
          </w:tcPr>
          <w:p w14:paraId="66AA938A">
            <w:pPr>
              <w:keepNext/>
              <w:spacing w:before="20" w:after="20" w:line="260" w:lineRule="exact"/>
              <w:ind w:left="0" w:leftChars="0" w:right="0" w:rightChars="0" w:firstLine="0" w:firstLineChars="0"/>
              <w:jc w:val="center"/>
              <w:rPr>
                <w:del w:id="19911" w:author="xh" w:date="2026-10-19T13:19:12+08:00"/>
              </w:rPr>
            </w:pPr>
            <w:del w:id="19912" w:author="xh" w:date="2026-10-19T13:19:12+08:00">
              <w:r>
                <w:rPr>
                  <w:rFonts w:ascii="Times New Roman" w:hAnsi="Times New Roman" w:eastAsia="宋体"/>
                  <w:b w:val="0"/>
                  <w:sz w:val="18"/>
                </w:rPr>
                <w:delText>90.00</w:delText>
              </w:r>
            </w:del>
          </w:p>
        </w:tc>
        <w:tc>
          <w:tcPr>
            <w:tcW w:w="1039" w:type="dxa"/>
            <w:tcMar>
              <w:left w:w="70" w:type="dxa"/>
              <w:right w:w="70" w:type="dxa"/>
            </w:tcMar>
            <w:vAlign w:val="center"/>
          </w:tcPr>
          <w:p w14:paraId="114CBF0F">
            <w:pPr>
              <w:keepNext/>
              <w:spacing w:before="20" w:after="20" w:line="260" w:lineRule="exact"/>
              <w:ind w:left="0" w:leftChars="0" w:right="0" w:rightChars="0" w:firstLine="0" w:firstLineChars="0"/>
              <w:jc w:val="center"/>
              <w:rPr>
                <w:del w:id="19913" w:author="xh" w:date="2026-10-19T13:19:12+08:00"/>
              </w:rPr>
            </w:pPr>
            <w:del w:id="19914"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48CE29D4">
            <w:pPr>
              <w:keepNext/>
              <w:spacing w:before="20" w:after="20" w:line="260" w:lineRule="exact"/>
              <w:ind w:left="0" w:leftChars="0" w:right="0" w:rightChars="0" w:firstLine="0" w:firstLineChars="0"/>
              <w:jc w:val="center"/>
              <w:rPr>
                <w:del w:id="19915" w:author="xh" w:date="2026-10-19T13:19:12+08:00"/>
              </w:rPr>
            </w:pPr>
            <w:del w:id="19916"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2B507FA9">
            <w:pPr>
              <w:keepNext/>
              <w:spacing w:before="20" w:after="20" w:line="260" w:lineRule="exact"/>
              <w:ind w:left="0" w:leftChars="0" w:right="0" w:rightChars="0" w:firstLine="0" w:firstLineChars="0"/>
              <w:jc w:val="center"/>
              <w:rPr>
                <w:del w:id="19917" w:author="xh" w:date="2026-10-19T13:19:12+08:00"/>
              </w:rPr>
            </w:pPr>
            <w:del w:id="19918"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1A62BEAB">
            <w:pPr>
              <w:keepNext/>
              <w:spacing w:before="20" w:after="20" w:line="260" w:lineRule="exact"/>
              <w:ind w:left="0" w:leftChars="0" w:right="0" w:rightChars="0" w:firstLine="0" w:firstLineChars="0"/>
              <w:jc w:val="center"/>
              <w:rPr>
                <w:del w:id="19919" w:author="xh" w:date="2026-10-19T13:19:12+08:00"/>
              </w:rPr>
            </w:pPr>
            <w:del w:id="19920" w:author="xh" w:date="2026-10-19T13:19:12+08:00">
              <w:r>
                <w:rPr>
                  <w:rFonts w:ascii="Times New Roman" w:hAnsi="Times New Roman" w:eastAsia="宋体"/>
                  <w:b w:val="0"/>
                  <w:sz w:val="18"/>
                </w:rPr>
                <w:delText>52.15</w:delText>
              </w:r>
            </w:del>
          </w:p>
        </w:tc>
      </w:tr>
      <w:tr w14:paraId="729B9C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822" w:author="xh" w:date="2026-10-19T13:19:12+08:00"/>
        </w:trPr>
        <w:tc>
          <w:tcPr>
            <w:tcW w:w="1039" w:type="dxa"/>
            <w:tcMar>
              <w:left w:w="70" w:type="dxa"/>
              <w:right w:w="70" w:type="dxa"/>
            </w:tcMar>
            <w:vAlign w:val="center"/>
          </w:tcPr>
          <w:p w14:paraId="55340EC6">
            <w:pPr>
              <w:keepNext/>
              <w:spacing w:before="20" w:after="20" w:line="260" w:lineRule="exact"/>
              <w:ind w:left="0" w:leftChars="0" w:right="0" w:rightChars="0" w:firstLine="0" w:firstLineChars="0"/>
              <w:jc w:val="center"/>
              <w:rPr>
                <w:del w:id="19921" w:author="xh" w:date="2026-10-19T13:19:12+08:00"/>
              </w:rPr>
            </w:pPr>
            <w:del w:id="19922" w:author="xh" w:date="2026-10-19T13:19:12+08:00">
              <w:r>
                <w:rPr>
                  <w:rFonts w:ascii="Times New Roman" w:hAnsi="Times New Roman" w:eastAsia="宋体"/>
                  <w:b w:val="0"/>
                  <w:sz w:val="18"/>
                </w:rPr>
                <w:delText>弹性</w:delText>
              </w:r>
            </w:del>
          </w:p>
        </w:tc>
        <w:tc>
          <w:tcPr>
            <w:tcW w:w="1039" w:type="dxa"/>
            <w:tcMar>
              <w:left w:w="70" w:type="dxa"/>
              <w:right w:w="70" w:type="dxa"/>
            </w:tcMar>
            <w:vAlign w:val="center"/>
          </w:tcPr>
          <w:p w14:paraId="4FD10BC2">
            <w:pPr>
              <w:keepNext/>
              <w:spacing w:before="20" w:after="20" w:line="260" w:lineRule="exact"/>
              <w:ind w:left="0" w:leftChars="0" w:right="0" w:rightChars="0" w:firstLine="0" w:firstLineChars="0"/>
              <w:jc w:val="center"/>
              <w:rPr>
                <w:del w:id="19923" w:author="xh" w:date="2026-10-19T13:19:12+08:00"/>
              </w:rPr>
            </w:pPr>
            <w:del w:id="19924" w:author="xh" w:date="2026-10-19T13:19:12+08:00">
              <w:r>
                <w:rPr>
                  <w:rFonts w:ascii="Times New Roman" w:hAnsi="Times New Roman" w:eastAsia="宋体"/>
                  <w:b w:val="0"/>
                  <w:sz w:val="18"/>
                </w:rPr>
                <w:delText>2023</w:delText>
              </w:r>
            </w:del>
          </w:p>
        </w:tc>
        <w:tc>
          <w:tcPr>
            <w:tcW w:w="1039" w:type="dxa"/>
            <w:tcMar>
              <w:left w:w="70" w:type="dxa"/>
              <w:right w:w="70" w:type="dxa"/>
            </w:tcMar>
            <w:vAlign w:val="center"/>
          </w:tcPr>
          <w:p w14:paraId="0563CE1E">
            <w:pPr>
              <w:keepNext/>
              <w:spacing w:before="20" w:after="20" w:line="260" w:lineRule="exact"/>
              <w:ind w:left="0" w:leftChars="0" w:right="0" w:rightChars="0" w:firstLine="0" w:firstLineChars="0"/>
              <w:jc w:val="center"/>
              <w:rPr>
                <w:del w:id="19925" w:author="xh" w:date="2026-10-19T13:19:12+08:00"/>
              </w:rPr>
            </w:pPr>
            <w:del w:id="19926" w:author="xh" w:date="2026-10-19T13:19:12+08:00">
              <w:r>
                <w:rPr>
                  <w:rFonts w:ascii="Times New Roman" w:hAnsi="Times New Roman" w:eastAsia="宋体"/>
                  <w:b w:val="0"/>
                  <w:sz w:val="18"/>
                </w:rPr>
                <w:delText>40+50</w:delText>
              </w:r>
            </w:del>
          </w:p>
        </w:tc>
        <w:tc>
          <w:tcPr>
            <w:tcW w:w="1039" w:type="dxa"/>
            <w:tcMar>
              <w:left w:w="70" w:type="dxa"/>
              <w:right w:w="70" w:type="dxa"/>
            </w:tcMar>
            <w:vAlign w:val="center"/>
          </w:tcPr>
          <w:p w14:paraId="44E793DF">
            <w:pPr>
              <w:keepNext/>
              <w:spacing w:before="20" w:after="20" w:line="260" w:lineRule="exact"/>
              <w:ind w:left="0" w:leftChars="0" w:right="0" w:rightChars="0" w:firstLine="0" w:firstLineChars="0"/>
              <w:jc w:val="center"/>
              <w:rPr>
                <w:del w:id="19927" w:author="xh" w:date="2026-10-19T13:19:12+08:00"/>
              </w:rPr>
            </w:pPr>
            <w:del w:id="19928" w:author="xh" w:date="2026-10-19T13:19:12+08:00">
              <w:r>
                <w:rPr>
                  <w:rFonts w:ascii="Times New Roman" w:hAnsi="Times New Roman" w:eastAsia="宋体"/>
                  <w:b w:val="0"/>
                  <w:sz w:val="18"/>
                </w:rPr>
                <w:delText>90.00</w:delText>
              </w:r>
            </w:del>
          </w:p>
        </w:tc>
        <w:tc>
          <w:tcPr>
            <w:tcW w:w="1039" w:type="dxa"/>
            <w:tcMar>
              <w:left w:w="70" w:type="dxa"/>
              <w:right w:w="70" w:type="dxa"/>
            </w:tcMar>
            <w:vAlign w:val="center"/>
          </w:tcPr>
          <w:p w14:paraId="722C6858">
            <w:pPr>
              <w:keepNext/>
              <w:spacing w:before="20" w:after="20" w:line="260" w:lineRule="exact"/>
              <w:ind w:left="0" w:leftChars="0" w:right="0" w:rightChars="0" w:firstLine="0" w:firstLineChars="0"/>
              <w:jc w:val="center"/>
              <w:rPr>
                <w:del w:id="19929" w:author="xh" w:date="2026-10-19T13:19:12+08:00"/>
              </w:rPr>
            </w:pPr>
            <w:del w:id="19930"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7F9AEDCB">
            <w:pPr>
              <w:keepNext/>
              <w:spacing w:before="20" w:after="20" w:line="260" w:lineRule="exact"/>
              <w:ind w:left="0" w:leftChars="0" w:right="0" w:rightChars="0" w:firstLine="0" w:firstLineChars="0"/>
              <w:jc w:val="center"/>
              <w:rPr>
                <w:del w:id="19931" w:author="xh" w:date="2026-10-19T13:19:12+08:00"/>
              </w:rPr>
            </w:pPr>
            <w:del w:id="19932"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65098AE0">
            <w:pPr>
              <w:keepNext/>
              <w:spacing w:before="20" w:after="20" w:line="260" w:lineRule="exact"/>
              <w:ind w:left="0" w:leftChars="0" w:right="0" w:rightChars="0" w:firstLine="0" w:firstLineChars="0"/>
              <w:jc w:val="center"/>
              <w:rPr>
                <w:del w:id="19933" w:author="xh" w:date="2026-10-19T13:19:12+08:00"/>
              </w:rPr>
            </w:pPr>
            <w:del w:id="19934"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194B4A69">
            <w:pPr>
              <w:keepNext/>
              <w:spacing w:before="20" w:after="20" w:line="260" w:lineRule="exact"/>
              <w:ind w:left="0" w:leftChars="0" w:right="0" w:rightChars="0" w:firstLine="0" w:firstLineChars="0"/>
              <w:jc w:val="center"/>
              <w:rPr>
                <w:del w:id="19935" w:author="xh" w:date="2026-10-19T13:19:12+08:00"/>
              </w:rPr>
            </w:pPr>
            <w:del w:id="19936" w:author="xh" w:date="2026-10-19T13:19:12+08:00">
              <w:r>
                <w:rPr>
                  <w:rFonts w:ascii="Times New Roman" w:hAnsi="Times New Roman" w:eastAsia="宋体"/>
                  <w:b w:val="0"/>
                  <w:sz w:val="18"/>
                </w:rPr>
                <w:delText>56.15</w:delText>
              </w:r>
            </w:del>
          </w:p>
        </w:tc>
      </w:tr>
      <w:tr w14:paraId="732917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19823" w:author="xh" w:date="2026-10-19T13:19:12+08:00"/>
        </w:trPr>
        <w:tc>
          <w:tcPr>
            <w:tcW w:w="1039" w:type="dxa"/>
            <w:tcMar>
              <w:left w:w="70" w:type="dxa"/>
              <w:right w:w="70" w:type="dxa"/>
            </w:tcMar>
            <w:vAlign w:val="center"/>
          </w:tcPr>
          <w:p w14:paraId="0ADCF2A9">
            <w:pPr>
              <w:keepNext/>
              <w:spacing w:before="20" w:after="20" w:line="260" w:lineRule="exact"/>
              <w:ind w:left="0" w:leftChars="0" w:right="0" w:rightChars="0" w:firstLine="0" w:firstLineChars="0"/>
              <w:jc w:val="center"/>
              <w:rPr>
                <w:del w:id="19937" w:author="xh" w:date="2026-10-19T13:19:12+08:00"/>
              </w:rPr>
            </w:pPr>
            <w:del w:id="19938" w:author="xh" w:date="2026-10-19T13:19:12+08:00">
              <w:r>
                <w:rPr>
                  <w:rFonts w:ascii="Times New Roman" w:hAnsi="Times New Roman" w:eastAsia="宋体"/>
                  <w:b w:val="0"/>
                  <w:sz w:val="18"/>
                </w:rPr>
                <w:delText>弹性</w:delText>
              </w:r>
            </w:del>
          </w:p>
        </w:tc>
        <w:tc>
          <w:tcPr>
            <w:tcW w:w="1039" w:type="dxa"/>
            <w:tcMar>
              <w:left w:w="70" w:type="dxa"/>
              <w:right w:w="70" w:type="dxa"/>
            </w:tcMar>
            <w:vAlign w:val="center"/>
          </w:tcPr>
          <w:p w14:paraId="61BAA3F1">
            <w:pPr>
              <w:keepNext/>
              <w:spacing w:before="20" w:after="20" w:line="260" w:lineRule="exact"/>
              <w:ind w:left="0" w:leftChars="0" w:right="0" w:rightChars="0" w:firstLine="0" w:firstLineChars="0"/>
              <w:jc w:val="center"/>
              <w:rPr>
                <w:del w:id="19939" w:author="xh" w:date="2026-10-19T13:19:12+08:00"/>
              </w:rPr>
            </w:pPr>
            <w:del w:id="19940" w:author="xh" w:date="2026-10-19T13:19:12+08:00">
              <w:r>
                <w:rPr>
                  <w:rFonts w:ascii="Times New Roman" w:hAnsi="Times New Roman" w:eastAsia="宋体"/>
                  <w:b w:val="0"/>
                  <w:sz w:val="18"/>
                </w:rPr>
                <w:delText>2024</w:delText>
              </w:r>
            </w:del>
          </w:p>
        </w:tc>
        <w:tc>
          <w:tcPr>
            <w:tcW w:w="1039" w:type="dxa"/>
            <w:tcMar>
              <w:left w:w="70" w:type="dxa"/>
              <w:right w:w="70" w:type="dxa"/>
            </w:tcMar>
            <w:vAlign w:val="center"/>
          </w:tcPr>
          <w:p w14:paraId="6D443490">
            <w:pPr>
              <w:keepNext/>
              <w:spacing w:before="20" w:after="20" w:line="260" w:lineRule="exact"/>
              <w:ind w:left="0" w:leftChars="0" w:right="0" w:rightChars="0" w:firstLine="0" w:firstLineChars="0"/>
              <w:jc w:val="center"/>
              <w:rPr>
                <w:del w:id="19941" w:author="xh" w:date="2026-10-19T13:19:12+08:00"/>
              </w:rPr>
            </w:pPr>
            <w:del w:id="19942" w:author="xh" w:date="2026-10-19T13:19:12+08:00">
              <w:r>
                <w:rPr>
                  <w:rFonts w:ascii="Times New Roman" w:hAnsi="Times New Roman" w:eastAsia="宋体"/>
                  <w:b w:val="0"/>
                  <w:sz w:val="18"/>
                </w:rPr>
                <w:delText>40+50</w:delText>
              </w:r>
            </w:del>
          </w:p>
        </w:tc>
        <w:tc>
          <w:tcPr>
            <w:tcW w:w="1039" w:type="dxa"/>
            <w:tcMar>
              <w:left w:w="70" w:type="dxa"/>
              <w:right w:w="70" w:type="dxa"/>
            </w:tcMar>
            <w:vAlign w:val="center"/>
          </w:tcPr>
          <w:p w14:paraId="049DCA3F">
            <w:pPr>
              <w:keepNext/>
              <w:spacing w:before="20" w:after="20" w:line="260" w:lineRule="exact"/>
              <w:ind w:left="0" w:leftChars="0" w:right="0" w:rightChars="0" w:firstLine="0" w:firstLineChars="0"/>
              <w:jc w:val="center"/>
              <w:rPr>
                <w:del w:id="19943" w:author="xh" w:date="2026-10-19T13:19:12+08:00"/>
              </w:rPr>
            </w:pPr>
            <w:del w:id="19944" w:author="xh" w:date="2026-10-19T13:19:12+08:00">
              <w:r>
                <w:rPr>
                  <w:rFonts w:ascii="Times New Roman" w:hAnsi="Times New Roman" w:eastAsia="宋体"/>
                  <w:b w:val="0"/>
                  <w:sz w:val="18"/>
                </w:rPr>
                <w:delText>90.00</w:delText>
              </w:r>
            </w:del>
          </w:p>
        </w:tc>
        <w:tc>
          <w:tcPr>
            <w:tcW w:w="1039" w:type="dxa"/>
            <w:tcMar>
              <w:left w:w="70" w:type="dxa"/>
              <w:right w:w="70" w:type="dxa"/>
            </w:tcMar>
            <w:vAlign w:val="center"/>
          </w:tcPr>
          <w:p w14:paraId="0C14F0D3">
            <w:pPr>
              <w:keepNext/>
              <w:spacing w:before="20" w:after="20" w:line="260" w:lineRule="exact"/>
              <w:ind w:left="0" w:leftChars="0" w:right="0" w:rightChars="0" w:firstLine="0" w:firstLineChars="0"/>
              <w:jc w:val="center"/>
              <w:rPr>
                <w:del w:id="19945" w:author="xh" w:date="2026-10-19T13:19:12+08:00"/>
              </w:rPr>
            </w:pPr>
            <w:del w:id="19946"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21920D70">
            <w:pPr>
              <w:keepNext/>
              <w:spacing w:before="20" w:after="20" w:line="260" w:lineRule="exact"/>
              <w:ind w:left="0" w:leftChars="0" w:right="0" w:rightChars="0" w:firstLine="0" w:firstLineChars="0"/>
              <w:jc w:val="center"/>
              <w:rPr>
                <w:del w:id="19947" w:author="xh" w:date="2026-10-19T13:19:12+08:00"/>
              </w:rPr>
            </w:pPr>
            <w:del w:id="19948"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73877A7F">
            <w:pPr>
              <w:keepNext/>
              <w:spacing w:before="20" w:after="20" w:line="260" w:lineRule="exact"/>
              <w:ind w:left="0" w:leftChars="0" w:right="0" w:rightChars="0" w:firstLine="0" w:firstLineChars="0"/>
              <w:jc w:val="center"/>
              <w:rPr>
                <w:del w:id="19949" w:author="xh" w:date="2026-10-19T13:19:12+08:00"/>
              </w:rPr>
            </w:pPr>
            <w:del w:id="19950"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0BCAD388">
            <w:pPr>
              <w:keepNext/>
              <w:spacing w:before="20" w:after="20" w:line="260" w:lineRule="exact"/>
              <w:ind w:left="0" w:leftChars="0" w:right="0" w:rightChars="0" w:firstLine="0" w:firstLineChars="0"/>
              <w:jc w:val="center"/>
              <w:rPr>
                <w:del w:id="19951" w:author="xh" w:date="2026-10-19T13:19:12+08:00"/>
              </w:rPr>
            </w:pPr>
            <w:del w:id="19952" w:author="xh" w:date="2026-10-19T13:19:12+08:00">
              <w:r>
                <w:rPr>
                  <w:rFonts w:ascii="Times New Roman" w:hAnsi="Times New Roman" w:eastAsia="宋体"/>
                  <w:b w:val="0"/>
                  <w:sz w:val="18"/>
                </w:rPr>
                <w:delText>52.77</w:delText>
              </w:r>
            </w:del>
          </w:p>
        </w:tc>
      </w:tr>
      <w:tr w14:paraId="5D7B75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19824" w:author="xh" w:date="2026-10-19T13:19:12+08:00"/>
        </w:trPr>
        <w:tc>
          <w:tcPr>
            <w:tcW w:w="1039" w:type="dxa"/>
            <w:tcMar>
              <w:left w:w="70" w:type="dxa"/>
              <w:right w:w="70" w:type="dxa"/>
            </w:tcMar>
            <w:vAlign w:val="center"/>
          </w:tcPr>
          <w:p w14:paraId="5DD1C969">
            <w:pPr>
              <w:keepNext w:val="0"/>
              <w:spacing w:before="20" w:after="20" w:line="260" w:lineRule="exact"/>
              <w:ind w:left="0" w:leftChars="0" w:right="0" w:rightChars="0" w:firstLine="0" w:firstLineChars="0"/>
              <w:jc w:val="center"/>
              <w:rPr>
                <w:del w:id="19953" w:author="xh" w:date="2026-10-19T13:19:12+08:00"/>
              </w:rPr>
            </w:pPr>
            <w:del w:id="19954" w:author="xh" w:date="2026-10-19T13:19:12+08:00">
              <w:r>
                <w:rPr>
                  <w:rFonts w:ascii="Times New Roman" w:hAnsi="Times New Roman" w:eastAsia="宋体"/>
                  <w:b w:val="0"/>
                  <w:sz w:val="18"/>
                </w:rPr>
                <w:delText>弹性</w:delText>
              </w:r>
            </w:del>
          </w:p>
        </w:tc>
        <w:tc>
          <w:tcPr>
            <w:tcW w:w="1039" w:type="dxa"/>
            <w:tcMar>
              <w:left w:w="70" w:type="dxa"/>
              <w:right w:w="70" w:type="dxa"/>
            </w:tcMar>
            <w:vAlign w:val="center"/>
          </w:tcPr>
          <w:p w14:paraId="0DF1BD56">
            <w:pPr>
              <w:keepNext w:val="0"/>
              <w:spacing w:before="20" w:after="20" w:line="260" w:lineRule="exact"/>
              <w:ind w:left="0" w:leftChars="0" w:right="0" w:rightChars="0" w:firstLine="0" w:firstLineChars="0"/>
              <w:jc w:val="center"/>
              <w:rPr>
                <w:del w:id="19955" w:author="xh" w:date="2026-10-19T13:19:12+08:00"/>
              </w:rPr>
            </w:pPr>
            <w:del w:id="19956" w:author="xh" w:date="2026-10-19T13:19:12+08:00">
              <w:r>
                <w:rPr>
                  <w:rFonts w:ascii="Times New Roman" w:hAnsi="Times New Roman" w:eastAsia="宋体"/>
                  <w:b w:val="0"/>
                  <w:sz w:val="18"/>
                </w:rPr>
                <w:delText>2025</w:delText>
              </w:r>
            </w:del>
          </w:p>
        </w:tc>
        <w:tc>
          <w:tcPr>
            <w:tcW w:w="1039" w:type="dxa"/>
            <w:tcMar>
              <w:left w:w="70" w:type="dxa"/>
              <w:right w:w="70" w:type="dxa"/>
            </w:tcMar>
            <w:vAlign w:val="center"/>
          </w:tcPr>
          <w:p w14:paraId="4522AEFF">
            <w:pPr>
              <w:keepNext w:val="0"/>
              <w:spacing w:before="20" w:after="20" w:line="260" w:lineRule="exact"/>
              <w:ind w:left="0" w:leftChars="0" w:right="0" w:rightChars="0" w:firstLine="0" w:firstLineChars="0"/>
              <w:jc w:val="center"/>
              <w:rPr>
                <w:del w:id="19957" w:author="xh" w:date="2026-10-19T13:19:12+08:00"/>
              </w:rPr>
            </w:pPr>
            <w:del w:id="19958" w:author="xh" w:date="2026-10-19T13:19:12+08:00">
              <w:r>
                <w:rPr>
                  <w:rFonts w:ascii="Times New Roman" w:hAnsi="Times New Roman" w:eastAsia="宋体"/>
                  <w:b w:val="0"/>
                  <w:sz w:val="18"/>
                </w:rPr>
                <w:delText>40+50</w:delText>
              </w:r>
            </w:del>
          </w:p>
        </w:tc>
        <w:tc>
          <w:tcPr>
            <w:tcW w:w="1039" w:type="dxa"/>
            <w:tcMar>
              <w:left w:w="70" w:type="dxa"/>
              <w:right w:w="70" w:type="dxa"/>
            </w:tcMar>
            <w:vAlign w:val="center"/>
          </w:tcPr>
          <w:p w14:paraId="66D27A0D">
            <w:pPr>
              <w:keepNext w:val="0"/>
              <w:spacing w:before="20" w:after="20" w:line="260" w:lineRule="exact"/>
              <w:ind w:left="0" w:leftChars="0" w:right="0" w:rightChars="0" w:firstLine="0" w:firstLineChars="0"/>
              <w:jc w:val="center"/>
              <w:rPr>
                <w:del w:id="19959" w:author="xh" w:date="2026-10-19T13:19:12+08:00"/>
              </w:rPr>
            </w:pPr>
            <w:del w:id="19960" w:author="xh" w:date="2026-10-19T13:19:12+08:00">
              <w:r>
                <w:rPr>
                  <w:rFonts w:ascii="Times New Roman" w:hAnsi="Times New Roman" w:eastAsia="宋体"/>
                  <w:b w:val="0"/>
                  <w:sz w:val="18"/>
                </w:rPr>
                <w:delText>90.00</w:delText>
              </w:r>
            </w:del>
          </w:p>
        </w:tc>
        <w:tc>
          <w:tcPr>
            <w:tcW w:w="1039" w:type="dxa"/>
            <w:tcMar>
              <w:left w:w="70" w:type="dxa"/>
              <w:right w:w="70" w:type="dxa"/>
            </w:tcMar>
            <w:vAlign w:val="center"/>
          </w:tcPr>
          <w:p w14:paraId="61E6978E">
            <w:pPr>
              <w:keepNext w:val="0"/>
              <w:spacing w:before="20" w:after="20" w:line="260" w:lineRule="exact"/>
              <w:ind w:left="0" w:leftChars="0" w:right="0" w:rightChars="0" w:firstLine="0" w:firstLineChars="0"/>
              <w:jc w:val="center"/>
              <w:rPr>
                <w:del w:id="19961" w:author="xh" w:date="2026-10-19T13:19:12+08:00"/>
              </w:rPr>
            </w:pPr>
            <w:del w:id="19962"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25BCE475">
            <w:pPr>
              <w:keepNext w:val="0"/>
              <w:spacing w:before="20" w:after="20" w:line="260" w:lineRule="exact"/>
              <w:ind w:left="0" w:leftChars="0" w:right="0" w:rightChars="0" w:firstLine="0" w:firstLineChars="0"/>
              <w:jc w:val="center"/>
              <w:rPr>
                <w:del w:id="19963" w:author="xh" w:date="2026-10-19T13:19:12+08:00"/>
              </w:rPr>
            </w:pPr>
            <w:del w:id="19964"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6CAB038C">
            <w:pPr>
              <w:keepNext w:val="0"/>
              <w:spacing w:before="20" w:after="20" w:line="260" w:lineRule="exact"/>
              <w:ind w:left="0" w:leftChars="0" w:right="0" w:rightChars="0" w:firstLine="0" w:firstLineChars="0"/>
              <w:jc w:val="center"/>
              <w:rPr>
                <w:del w:id="19965" w:author="xh" w:date="2026-10-19T13:19:12+08:00"/>
              </w:rPr>
            </w:pPr>
            <w:del w:id="19966" w:author="xh" w:date="2026-10-19T13:19:12+08:00">
              <w:r>
                <w:rPr>
                  <w:rFonts w:ascii="Times New Roman" w:hAnsi="Times New Roman" w:eastAsia="宋体"/>
                  <w:b w:val="0"/>
                  <w:sz w:val="18"/>
                </w:rPr>
                <w:delText>0.00</w:delText>
              </w:r>
            </w:del>
          </w:p>
        </w:tc>
        <w:tc>
          <w:tcPr>
            <w:tcW w:w="1039" w:type="dxa"/>
            <w:tcMar>
              <w:left w:w="70" w:type="dxa"/>
              <w:right w:w="70" w:type="dxa"/>
            </w:tcMar>
            <w:vAlign w:val="center"/>
          </w:tcPr>
          <w:p w14:paraId="74D3AF17">
            <w:pPr>
              <w:keepNext w:val="0"/>
              <w:spacing w:before="20" w:after="20" w:line="260" w:lineRule="exact"/>
              <w:ind w:left="0" w:leftChars="0" w:right="0" w:rightChars="0" w:firstLine="0" w:firstLineChars="0"/>
              <w:jc w:val="center"/>
              <w:rPr>
                <w:del w:id="19967" w:author="xh" w:date="2026-10-19T13:19:12+08:00"/>
              </w:rPr>
            </w:pPr>
            <w:del w:id="19968" w:author="xh" w:date="2026-10-19T13:19:12+08:00">
              <w:r>
                <w:rPr>
                  <w:rFonts w:ascii="Times New Roman" w:hAnsi="Times New Roman" w:eastAsia="宋体"/>
                  <w:b w:val="0"/>
                  <w:sz w:val="18"/>
                </w:rPr>
                <w:delText>55.66</w:delText>
              </w:r>
            </w:del>
          </w:p>
        </w:tc>
      </w:tr>
      <w:tr>
        <w:trPr>
          <w:cantSplit/>
          <w:tblHeader/>
          <w:ins w:id="19969" w:author="xh" w:date="2026-10-19T13:19:1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978" w:author="xh" w:date="2026-10-19T13:19:12+08:00"/>
              </w:rPr>
            </w:pPr>
            <w:ins w:id="19979" w:author="xh" w:date="2026-10-19T13:19:12+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980" w:author="xh" w:date="2026-10-19T13:19:12+08:00"/>
              </w:rPr>
            </w:pPr>
            <w:ins w:id="19981" w:author="xh" w:date="2026-10-19T13:19:12+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982" w:author="xh" w:date="2026-10-19T13:19:12+08:00"/>
              </w:rPr>
            </w:pPr>
            <w:ins w:id="19983" w:author="xh" w:date="2026-10-19T13:19:12+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984" w:author="xh" w:date="2026-10-19T13:19:12+08:00"/>
              </w:rPr>
            </w:pPr>
            <w:ins w:id="19985" w:author="xh" w:date="2026-10-19T13:19:12+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986" w:author="xh" w:date="2026-10-19T13:19:12+08:00"/>
              </w:rPr>
            </w:pPr>
            <w:ins w:id="19987" w:author="xh" w:date="2026-10-19T13:19:12+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988" w:author="xh" w:date="2026-10-19T13:19:12+08:00"/>
              </w:rPr>
            </w:pPr>
            <w:ins w:id="19989" w:author="xh" w:date="2026-10-19T13:19:12+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990" w:author="xh" w:date="2026-10-19T13:19:12+08:00"/>
              </w:rPr>
            </w:pPr>
            <w:ins w:id="19991" w:author="xh" w:date="2026-10-19T13:19:12+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992" w:author="xh" w:date="2026-10-19T13:19:12+08:00"/>
              </w:rPr>
            </w:pPr>
            <w:ins w:id="19993" w:author="xh" w:date="2026-10-19T13:19:12+08:00">
              <w:r>
                <w:rPr>
                  <w:rFonts w:ascii="Times New Roman" w:hAnsi="Times New Roman" w:eastAsia="宋体"/>
                  <w:b/>
                  <w:sz w:val="18"/>
                </w:rPr>
                <w:t>转接后净负荷/MW</w:t>
              </w:r>
            </w:ins>
          </w:p>
        </w:tc>
      </w:tr>
      <w:tr>
        <w:trPr>
          <w:cantSplit/>
          <w:ins w:id="19970" w:author="xh" w:date="2026-10-19T13:19:1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994" w:author="xh" w:date="2026-10-19T13:19:12+08:00"/>
              </w:rPr>
            </w:pPr>
            <w:ins w:id="19995" w:author="xh" w:date="2026-10-19T13:19:12+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996" w:author="xh" w:date="2026-10-19T13:19:12+08:00"/>
              </w:rPr>
            </w:pPr>
            <w:ins w:id="19997" w:author="xh" w:date="2026-10-19T13:19:12+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19998" w:author="xh" w:date="2026-10-19T13:19:12+08:00"/>
              </w:rPr>
            </w:pPr>
            <w:ins w:id="19999" w:author="xh" w:date="2026-10-19T13:19:12+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00" w:author="xh" w:date="2026-10-19T13:19:12+08:00"/>
              </w:rPr>
            </w:pPr>
            <w:ins w:id="20001" w:author="xh" w:date="2026-10-19T13:19:12+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02" w:author="xh" w:date="2026-10-19T13:19:12+08:00"/>
              </w:rPr>
            </w:pPr>
            <w:ins w:id="20003" w:author="xh" w:date="2026-10-19T13:19:1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04" w:author="xh" w:date="2026-10-19T13:19:12+08:00"/>
              </w:rPr>
            </w:pPr>
            <w:ins w:id="20005" w:author="xh" w:date="2026-10-19T13:19:12+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06" w:author="xh" w:date="2026-10-19T13:19:12+08:00"/>
              </w:rPr>
            </w:pPr>
            <w:ins w:id="20007" w:author="xh" w:date="2026-10-19T13:19:12+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08" w:author="xh" w:date="2026-10-19T13:19:12+08:00"/>
              </w:rPr>
            </w:pPr>
            <w:ins w:id="20009" w:author="xh" w:date="2026-10-19T13:19:12+08:00">
              <w:r>
                <w:rPr>
                  <w:rFonts w:ascii="Times New Roman" w:hAnsi="Times New Roman" w:eastAsia="宋体"/>
                  <w:b w:val="0"/>
                  <w:sz w:val="18"/>
                </w:rPr>
                <w:t>—</w:t>
              </w:r>
            </w:ins>
          </w:p>
        </w:tc>
      </w:tr>
      <w:tr>
        <w:trPr>
          <w:cantSplit/>
          <w:ins w:id="19971" w:author="xh" w:date="2026-10-19T13:19:1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10" w:author="xh" w:date="2026-10-19T13:19:12+08:00"/>
              </w:rPr>
            </w:pPr>
            <w:ins w:id="20011" w:author="xh" w:date="2026-10-19T13:19:12+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12" w:author="xh" w:date="2026-10-19T13:19:12+08:00"/>
              </w:rPr>
            </w:pPr>
            <w:ins w:id="20013" w:author="xh" w:date="2026-10-19T13:19:12+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14" w:author="xh" w:date="2026-10-19T13:19:12+08:00"/>
              </w:rPr>
            </w:pPr>
            <w:ins w:id="20015" w:author="xh" w:date="2026-10-19T13:19:12+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16" w:author="xh" w:date="2026-10-19T13:19:12+08:00"/>
              </w:rPr>
            </w:pPr>
            <w:ins w:id="20017" w:author="xh" w:date="2026-10-19T13:19:12+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18" w:author="xh" w:date="2026-10-19T13:19:12+08:00"/>
              </w:rPr>
            </w:pPr>
            <w:ins w:id="20019" w:author="xh" w:date="2026-10-19T13:19:1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20" w:author="xh" w:date="2026-10-19T13:19:12+08:00"/>
              </w:rPr>
            </w:pPr>
            <w:ins w:id="20021" w:author="xh" w:date="2026-10-19T13:19:1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22" w:author="xh" w:date="2026-10-19T13:19:12+08:00"/>
              </w:rPr>
            </w:pPr>
            <w:ins w:id="20023" w:author="xh" w:date="2026-10-19T13:19:1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24" w:author="xh" w:date="2026-10-19T13:19:12+08:00"/>
              </w:rPr>
            </w:pPr>
            <w:ins w:id="20025" w:author="xh" w:date="2026-10-19T13:19:12+08:00">
              <w:r>
                <w:rPr>
                  <w:rFonts w:ascii="Times New Roman" w:hAnsi="Times New Roman" w:eastAsia="宋体"/>
                  <w:b w:val="0"/>
                  <w:sz w:val="18"/>
                </w:rPr>
                <w:t>55.66</w:t>
              </w:r>
            </w:ins>
          </w:p>
        </w:tc>
      </w:tr>
      <w:tr>
        <w:trPr>
          <w:cantSplit/>
          <w:ins w:id="19972" w:author="xh" w:date="2026-10-19T13:19:1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26" w:author="xh" w:date="2026-10-19T13:19:12+08:00"/>
              </w:rPr>
            </w:pPr>
            <w:ins w:id="20027" w:author="xh" w:date="2026-10-19T13:19:12+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28" w:author="xh" w:date="2026-10-19T13:19:12+08:00"/>
              </w:rPr>
            </w:pPr>
            <w:ins w:id="20029" w:author="xh" w:date="2026-10-19T13:19:12+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30" w:author="xh" w:date="2026-10-19T13:19:12+08:00"/>
              </w:rPr>
            </w:pPr>
            <w:ins w:id="20031" w:author="xh" w:date="2026-10-19T13:19:12+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32" w:author="xh" w:date="2026-10-19T13:19:12+08:00"/>
              </w:rPr>
            </w:pPr>
            <w:ins w:id="20033" w:author="xh" w:date="2026-10-19T13:19:12+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34" w:author="xh" w:date="2026-10-19T13:19:12+08:00"/>
              </w:rPr>
            </w:pPr>
            <w:ins w:id="20035" w:author="xh" w:date="2026-10-19T13:19:1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36" w:author="xh" w:date="2026-10-19T13:19:12+08:00"/>
              </w:rPr>
            </w:pPr>
            <w:ins w:id="20037" w:author="xh" w:date="2026-10-19T13:19:1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38" w:author="xh" w:date="2026-10-19T13:19:12+08:00"/>
              </w:rPr>
            </w:pPr>
            <w:ins w:id="20039" w:author="xh" w:date="2026-10-19T13:19:1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40" w:author="xh" w:date="2026-10-19T13:19:12+08:00"/>
              </w:rPr>
            </w:pPr>
            <w:ins w:id="20041" w:author="xh" w:date="2026-10-19T13:19:12+08:00">
              <w:r>
                <w:rPr>
                  <w:rFonts w:ascii="Times New Roman" w:hAnsi="Times New Roman" w:eastAsia="宋体"/>
                  <w:b w:val="0"/>
                  <w:sz w:val="18"/>
                </w:rPr>
                <w:t>67.18</w:t>
              </w:r>
            </w:ins>
          </w:p>
        </w:tc>
      </w:tr>
      <w:tr>
        <w:trPr>
          <w:cantSplit/>
          <w:ins w:id="19973" w:author="xh" w:date="2026-10-19T13:19:1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42" w:author="xh" w:date="2026-10-19T13:19:12+08:00"/>
              </w:rPr>
            </w:pPr>
            <w:ins w:id="20043" w:author="xh" w:date="2026-10-19T13:19:12+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44" w:author="xh" w:date="2026-10-19T13:19:12+08:00"/>
              </w:rPr>
            </w:pPr>
            <w:ins w:id="20045" w:author="xh" w:date="2026-10-19T13:19:12+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46" w:author="xh" w:date="2026-10-19T13:19:12+08:00"/>
              </w:rPr>
            </w:pPr>
            <w:ins w:id="20047" w:author="xh" w:date="2026-10-19T13:19:12+08:00">
              <w:r>
                <w:rPr>
                  <w:rFonts w:ascii="Times New Roman" w:hAnsi="Times New Roman" w:eastAsia="宋体"/>
                  <w:b w:val="0"/>
                  <w:sz w:val="18"/>
                </w:rPr>
                <w:t>50.00+50.00+50.00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48" w:author="xh" w:date="2026-10-19T13:19:12+08:00"/>
              </w:rPr>
            </w:pPr>
            <w:ins w:id="20049" w:author="xh" w:date="2026-10-19T13:19:12+08:00">
              <w:r>
                <w:rPr>
                  <w:rFonts w:ascii="Times New Roman" w:hAnsi="Times New Roman" w:eastAsia="宋体"/>
                  <w:b w:val="0"/>
                  <w:sz w:val="18"/>
                </w:rPr>
                <w:t>150.00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50" w:author="xh" w:date="2026-10-19T13:19:12+08:00"/>
              </w:rPr>
            </w:pPr>
            <w:ins w:id="20051" w:author="xh" w:date="2026-10-19T13:19:1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52" w:author="xh" w:date="2026-10-19T13:19:12+08:00"/>
              </w:rPr>
            </w:pPr>
            <w:ins w:id="20053" w:author="xh" w:date="2026-10-19T13:19:1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54" w:author="xh" w:date="2026-10-19T13:19:12+08:00"/>
              </w:rPr>
            </w:pPr>
            <w:ins w:id="20055" w:author="xh" w:date="2026-10-19T13:19:1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56" w:author="xh" w:date="2026-10-19T13:19:12+08:00"/>
              </w:rPr>
            </w:pPr>
            <w:ins w:id="20057" w:author="xh" w:date="2026-10-19T13:19:12+08:00">
              <w:r>
                <w:rPr>
                  <w:rFonts w:ascii="Times New Roman" w:hAnsi="Times New Roman" w:eastAsia="宋体"/>
                  <w:b w:val="0"/>
                  <w:sz w:val="18"/>
                </w:rPr>
                <w:t>81.05</w:t>
              </w:r>
            </w:ins>
          </w:p>
        </w:tc>
      </w:tr>
      <w:tr>
        <w:trPr>
          <w:cantSplit/>
          <w:ins w:id="19974" w:author="xh" w:date="2026-10-19T13:19:1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58" w:author="xh" w:date="2026-10-19T13:19:12+08:00"/>
              </w:rPr>
            </w:pPr>
            <w:ins w:id="20059" w:author="xh" w:date="2026-10-19T13:19:12+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60" w:author="xh" w:date="2026-10-19T13:19:12+08:00"/>
              </w:rPr>
            </w:pPr>
            <w:ins w:id="20061" w:author="xh" w:date="2026-10-19T13:19:12+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62" w:author="xh" w:date="2026-10-19T13:19:12+08:00"/>
              </w:rPr>
            </w:pPr>
            <w:ins w:id="20063" w:author="xh" w:date="2026-10-19T13:19:12+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64" w:author="xh" w:date="2026-10-19T13:19:12+08:00"/>
              </w:rPr>
            </w:pPr>
            <w:ins w:id="20065" w:author="xh" w:date="2026-10-19T13:19:12+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66" w:author="xh" w:date="2026-10-19T13:19:12+08:00"/>
              </w:rPr>
            </w:pPr>
            <w:ins w:id="20067" w:author="xh" w:date="2026-10-19T13:19:1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68" w:author="xh" w:date="2026-10-19T13:19:12+08:00"/>
              </w:rPr>
            </w:pPr>
            <w:ins w:id="20069" w:author="xh" w:date="2026-10-19T13:19:12+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70" w:author="xh" w:date="2026-10-19T13:19:12+08:00"/>
              </w:rPr>
            </w:pPr>
            <w:ins w:id="20071" w:author="xh" w:date="2026-10-19T13:19:12+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72" w:author="xh" w:date="2026-10-19T13:19:12+08:00"/>
              </w:rPr>
            </w:pPr>
            <w:ins w:id="20073" w:author="xh" w:date="2026-10-19T13:19:12+08:00">
              <w:r>
                <w:rPr>
                  <w:rFonts w:ascii="Times New Roman" w:hAnsi="Times New Roman" w:eastAsia="宋体"/>
                  <w:b w:val="0"/>
                  <w:sz w:val="18"/>
                </w:rPr>
                <w:t>—</w:t>
              </w:r>
            </w:ins>
          </w:p>
        </w:tc>
      </w:tr>
      <w:tr>
        <w:trPr>
          <w:cantSplit/>
          <w:ins w:id="19975" w:author="xh" w:date="2026-10-19T13:19:1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74" w:author="xh" w:date="2026-10-19T13:19:12+08:00"/>
              </w:rPr>
            </w:pPr>
            <w:ins w:id="20075" w:author="xh" w:date="2026-10-19T13:19:12+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76" w:author="xh" w:date="2026-10-19T13:19:12+08:00"/>
              </w:rPr>
            </w:pPr>
            <w:ins w:id="20077" w:author="xh" w:date="2026-10-19T13:19:12+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78" w:author="xh" w:date="2026-10-19T13:19:12+08:00"/>
              </w:rPr>
            </w:pPr>
            <w:ins w:id="20079" w:author="xh" w:date="2026-10-19T13:19:12+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80" w:author="xh" w:date="2026-10-19T13:19:12+08:00"/>
              </w:rPr>
            </w:pPr>
            <w:ins w:id="20081" w:author="xh" w:date="2026-10-19T13:19:12+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82" w:author="xh" w:date="2026-10-19T13:19:12+08:00"/>
              </w:rPr>
            </w:pPr>
            <w:ins w:id="20083" w:author="xh" w:date="2026-10-19T13:19:1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84" w:author="xh" w:date="2026-10-19T13:19:12+08:00"/>
              </w:rPr>
            </w:pPr>
            <w:ins w:id="20085" w:author="xh" w:date="2026-10-19T13:19:1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86" w:author="xh" w:date="2026-10-19T13:19:12+08:00"/>
              </w:rPr>
            </w:pPr>
            <w:ins w:id="20087" w:author="xh" w:date="2026-10-19T13:19:1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88" w:author="xh" w:date="2026-10-19T13:19:12+08:00"/>
              </w:rPr>
            </w:pPr>
            <w:ins w:id="20089" w:author="xh" w:date="2026-10-19T13:19:12+08:00">
              <w:r>
                <w:rPr>
                  <w:rFonts w:ascii="Times New Roman" w:hAnsi="Times New Roman" w:eastAsia="宋体"/>
                  <w:b w:val="0"/>
                  <w:sz w:val="18"/>
                </w:rPr>
                <w:t>55.66</w:t>
              </w:r>
            </w:ins>
          </w:p>
        </w:tc>
      </w:tr>
      <w:tr>
        <w:trPr>
          <w:cantSplit/>
          <w:ins w:id="19976" w:author="xh" w:date="2026-10-19T13:19:1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90" w:author="xh" w:date="2026-10-19T13:19:12+08:00"/>
              </w:rPr>
            </w:pPr>
            <w:ins w:id="20091" w:author="xh" w:date="2026-10-19T13:19:12+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92" w:author="xh" w:date="2026-10-19T13:19:12+08:00"/>
              </w:rPr>
            </w:pPr>
            <w:ins w:id="20093" w:author="xh" w:date="2026-10-19T13:19:12+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94" w:author="xh" w:date="2026-10-19T13:19:12+08:00"/>
              </w:rPr>
            </w:pPr>
            <w:ins w:id="20095" w:author="xh" w:date="2026-10-19T13:19:12+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96" w:author="xh" w:date="2026-10-19T13:19:12+08:00"/>
              </w:rPr>
            </w:pPr>
            <w:ins w:id="20097" w:author="xh" w:date="2026-10-19T13:19:12+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098" w:author="xh" w:date="2026-10-19T13:19:12+08:00"/>
              </w:rPr>
            </w:pPr>
            <w:ins w:id="20099" w:author="xh" w:date="2026-10-19T13:19:1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100" w:author="xh" w:date="2026-10-19T13:19:12+08:00"/>
              </w:rPr>
            </w:pPr>
            <w:ins w:id="20101" w:author="xh" w:date="2026-10-19T13:19:1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102" w:author="xh" w:date="2026-10-19T13:19:12+08:00"/>
              </w:rPr>
            </w:pPr>
            <w:ins w:id="20103" w:author="xh" w:date="2026-10-19T13:19:1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104" w:author="xh" w:date="2026-10-19T13:19:12+08:00"/>
              </w:rPr>
            </w:pPr>
            <w:ins w:id="20105" w:author="xh" w:date="2026-10-19T13:19:12+08:00">
              <w:r>
                <w:rPr>
                  <w:rFonts w:ascii="Times New Roman" w:hAnsi="Times New Roman" w:eastAsia="宋体"/>
                  <w:b w:val="0"/>
                  <w:sz w:val="18"/>
                </w:rPr>
                <w:t>67.18</w:t>
              </w:r>
            </w:ins>
          </w:p>
        </w:tc>
      </w:tr>
      <w:tr>
        <w:trPr>
          <w:cantSplit/>
          <w:ins w:id="19977" w:author="xh" w:date="2026-10-19T13:19:12+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106" w:author="xh" w:date="2026-10-19T13:19:12+08:00"/>
              </w:rPr>
            </w:pPr>
            <w:ins w:id="20107" w:author="xh" w:date="2026-10-19T13:19:12+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108" w:author="xh" w:date="2026-10-19T13:19:12+08:00"/>
              </w:rPr>
            </w:pPr>
            <w:ins w:id="20109" w:author="xh" w:date="2026-10-19T13:19:12+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110" w:author="xh" w:date="2026-10-19T13:19:12+08:00"/>
              </w:rPr>
            </w:pPr>
            <w:ins w:id="20111" w:author="xh" w:date="2026-10-19T13:19:12+08:00">
              <w:r>
                <w:rPr>
                  <w:rFonts w:ascii="Times New Roman" w:hAnsi="Times New Roman" w:eastAsia="宋体"/>
                  <w:b w:val="0"/>
                  <w:sz w:val="18"/>
                </w:rPr>
                <w:t>50.00+50.00+50.00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112" w:author="xh" w:date="2026-10-19T13:19:12+08:00"/>
              </w:rPr>
            </w:pPr>
            <w:ins w:id="20113" w:author="xh" w:date="2026-10-19T13:19:12+08:00">
              <w:r>
                <w:rPr>
                  <w:rFonts w:ascii="Times New Roman" w:hAnsi="Times New Roman" w:eastAsia="宋体"/>
                  <w:b w:val="0"/>
                  <w:sz w:val="18"/>
                </w:rPr>
                <w:t>150.00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114" w:author="xh" w:date="2026-10-19T13:19:12+08:00"/>
              </w:rPr>
            </w:pPr>
            <w:ins w:id="20115" w:author="xh" w:date="2026-10-19T13:19:12+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116" w:author="xh" w:date="2026-10-19T13:19:12+08:00"/>
              </w:rPr>
            </w:pPr>
            <w:ins w:id="20117" w:author="xh" w:date="2026-10-19T13:19:12+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118" w:author="xh" w:date="2026-10-19T13:19:12+08:00"/>
              </w:rPr>
            </w:pPr>
            <w:ins w:id="20119" w:author="xh" w:date="2026-10-19T13:19:12+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120" w:author="xh" w:date="2026-10-19T13:19:12+08:00"/>
              </w:rPr>
            </w:pPr>
            <w:ins w:id="20121" w:author="xh" w:date="2026-10-19T13:19:12+08:00">
              <w:r>
                <w:rPr>
                  <w:rFonts w:ascii="Times New Roman" w:hAnsi="Times New Roman" w:eastAsia="宋体"/>
                  <w:b w:val="0"/>
                  <w:sz w:val="18"/>
                </w:rPr>
                <w:t>81.05</w:t>
              </w:r>
            </w:ins>
          </w:p>
        </w:tc>
      </w:tr>
    </w:tbl>
    <w:p w14:paraId="45D24113">
      <w:pPr>
        <w:pStyle w:val="2"/>
        <w:widowControl/>
        <w:spacing w:before="0" w:after="0" w:line="348" w:lineRule="exact"/>
        <w:ind w:firstLine="480"/>
        <w:jc w:val="both"/>
      </w:pPr>
      <w:r>
        <w:rPr>
          <w:rFonts w:ascii="Times New Roman" w:hAnsi="Times New Roman" w:eastAsia="方正仿宋_GBK"/>
          <w:b w:val="0"/>
          <w:sz w:val="24"/>
        </w:rPr>
        <w:t xml:space="preserve">20</w:t>
      </w:r>
      <w:ins w:id="20122" w:author="xh" w:date="2026-10-19T13:19:51+08:00">
        <w:r>
          <w:rPr>
            <w:rFonts w:ascii="Times New Roman" w:hAnsi="Times New Roman" w:eastAsia="方正仿宋_GBK"/>
            <w:b w:val="0"/>
            <w:sz w:val="24"/>
          </w:rPr>
          <w:t xml:space="preserve">3</w:t>
        </w:r>
      </w:ins>
      <w:del w:id="20123" w:author="xh" w:date="2026-10-19T13:19:51+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20124" w:author="xh" w:date="2026-10-19T13:19:51+08:00">
        <w:r>
          <w:rPr>
            <w:rFonts w:ascii="Times New Roman" w:hAnsi="Times New Roman" w:eastAsia="方正仿宋_GBK"/>
            <w:b w:val="0"/>
            <w:sz w:val="24"/>
          </w:rPr>
          <w:t xml:space="preserve">最大单台主变N-1后，弹性方案剩余主变容量为100.00 MVA，按0.95功率因数折算为95.00 MW。储能</w:t>
        </w:r>
      </w:ins>
      <w:del w:id="20125" w:author="xh" w:date="2026-10-19T13:19:51+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20126" w:author="xh" w:date="2026-10-19T13:19:51+08:00">
        <w:r>
          <w:rPr>
            <w:rFonts w:ascii="Times New Roman" w:hAnsi="Times New Roman" w:eastAsia="方正仿宋_GBK"/>
            <w:b w:val="0"/>
            <w:sz w:val="24"/>
          </w:rPr>
          <w:t xml:space="preserve">有效支撑功率为</w:t>
        </w:r>
      </w:ins>
      <w:del w:id="20127" w:author="xh" w:date="2026-10-19T13:19:51+08:00">
        <w:r>
          <w:rPr>
            <w:rFonts w:ascii="Times New Roman" w:hAnsi="Times New Roman" w:eastAsia="方正仿宋_GBK"/>
            <w:b w:val="0"/>
            <w:sz w:val="24"/>
          </w:rPr>
          <w:delText xml:space="preserve">峰值正常工况下，本站转出</w:delText>
        </w:r>
      </w:del>
      <w:r>
        <w:rPr>
          <w:rFonts w:ascii="Times New Roman" w:hAnsi="Times New Roman" w:eastAsia="方正仿宋_GBK"/>
          <w:b w:val="0"/>
          <w:sz w:val="24"/>
        </w:rPr>
        <w:t xml:space="preserve">0.00 MW、</w:t>
      </w:r>
      <w:ins w:id="20128" w:author="xh" w:date="2026-10-19T13:19:51+08:00">
        <w:r>
          <w:rPr>
            <w:rFonts w:ascii="Times New Roman" w:hAnsi="Times New Roman" w:eastAsia="方正仿宋_GBK"/>
            <w:b w:val="0"/>
            <w:sz w:val="24"/>
          </w:rPr>
          <w:t xml:space="preserve">反向有效吸收功率为</w:t>
        </w:r>
      </w:ins>
      <w:del w:id="20129" w:author="xh" w:date="2026-10-19T13:19:51+08:00">
        <w:r>
          <w:rPr>
            <w:rFonts w:ascii="Times New Roman" w:hAnsi="Times New Roman" w:eastAsia="方正仿宋_GBK"/>
            <w:b w:val="0"/>
            <w:sz w:val="24"/>
          </w:rPr>
          <w:delText xml:space="preserve">承接</w:delText>
        </w:r>
      </w:del>
      <w:r>
        <w:rPr>
          <w:rFonts w:ascii="Times New Roman" w:hAnsi="Times New Roman" w:eastAsia="方正仿宋_GBK"/>
          <w:b w:val="0"/>
          <w:sz w:val="24"/>
        </w:rPr>
        <w:t xml:space="preserve">0.00 MW</w:t>
      </w:r>
      <w:ins w:id="20130" w:author="xh" w:date="2026-10-19T13:19:51+08:00">
        <w:r>
          <w:rPr>
            <w:rFonts w:ascii="Times New Roman" w:hAnsi="Times New Roman" w:eastAsia="方正仿宋_GBK"/>
            <w:b w:val="0"/>
            <w:sz w:val="24"/>
          </w:rPr>
          <w:t xml:space="preserve">。全年本站故障工况中最小余量为0.47 MW。该小时本站未</w:t>
        </w:r>
      </w:ins>
      <w:del w:id="20131" w:author="xh" w:date="2026-10-19T13:19:51+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转接</w:t>
      </w:r>
      <w:ins w:id="20132" w:author="xh" w:date="2026-10-19T13:19:51+08:00">
        <w:r>
          <w:rPr>
            <w:rFonts w:ascii="Times New Roman" w:hAnsi="Times New Roman" w:eastAsia="方正仿宋_GBK"/>
            <w:b w:val="0"/>
            <w:sz w:val="24"/>
          </w:rPr>
          <w:t xml:space="preserve">负荷，</w:t>
        </w:r>
      </w:ins>
      <w:del w:id="20133" w:author="xh" w:date="2026-10-19T13:19:51+08:00">
        <w:r>
          <w:rPr>
            <w:rFonts w:ascii="Times New Roman" w:hAnsi="Times New Roman" w:eastAsia="方正仿宋_GBK"/>
            <w:b w:val="0"/>
            <w:sz w:val="24"/>
          </w:rPr>
          <w:delText xml:space="preserve">后</w:delText>
        </w:r>
      </w:del>
      <w:r>
        <w:rPr>
          <w:rFonts w:ascii="Times New Roman" w:hAnsi="Times New Roman" w:eastAsia="方正仿宋_GBK"/>
          <w:b w:val="0"/>
          <w:sz w:val="24"/>
        </w:rPr>
        <w:t xml:space="preserve">净负荷为</w:t>
      </w:r>
      <w:ins w:id="20134" w:author="xh" w:date="2026-10-19T13:19:51+08:00">
        <w:r>
          <w:rPr>
            <w:rFonts w:ascii="Times New Roman" w:hAnsi="Times New Roman" w:eastAsia="方正仿宋_GBK"/>
            <w:b w:val="0"/>
            <w:sz w:val="24"/>
          </w:rPr>
          <w:t xml:space="preserve">94.</w:t>
        </w:r>
      </w:ins>
      <w:r>
        <w:rPr>
          <w:rFonts w:ascii="Times New Roman" w:hAnsi="Times New Roman" w:eastAsia="方正仿宋_GBK"/>
          <w:b w:val="0"/>
          <w:sz w:val="24"/>
        </w:rPr>
        <w:t xml:space="preserve">5</w:t>
      </w:r>
      <w:ins w:id="20135" w:author="xh" w:date="2026-10-19T13:19:51+08:00">
        <w:r>
          <w:rPr>
            <w:rFonts w:ascii="Times New Roman" w:hAnsi="Times New Roman" w:eastAsia="方正仿宋_GBK"/>
            <w:b w:val="0"/>
            <w:sz w:val="24"/>
          </w:rPr>
          <w:t xml:space="preserve">3</w:t>
        </w:r>
      </w:ins>
      <w:del w:id="20136" w:author="xh" w:date="2026-10-19T13:19:51+08:00">
        <w:r>
          <w:rPr>
            <w:rFonts w:ascii="Times New Roman" w:hAnsi="Times New Roman" w:eastAsia="方正仿宋_GBK"/>
            <w:b w:val="0"/>
            <w:sz w:val="24"/>
          </w:rPr>
          <w:delText xml:space="preserve">5.66 MW，区域最低净负荷工况下为7.76</w:delText>
        </w:r>
      </w:del>
      <w:r>
        <w:rPr>
          <w:rFonts w:ascii="Times New Roman" w:hAnsi="Times New Roman" w:eastAsia="方正仿宋_GBK"/>
          <w:b w:val="0"/>
          <w:sz w:val="24"/>
        </w:rPr>
        <w:t xml:space="preserve"> MW。</w:t>
      </w:r>
    </w:p>
    <w:p w14:paraId="7051C8C6">
      <w:pPr>
        <w:pStyle w:val="2"/>
        <w:widowControl/>
        <w:spacing w:before="0" w:after="0" w:line="348" w:lineRule="exact"/>
        <w:ind w:firstLine="480"/>
        <w:jc w:val="both"/>
      </w:pPr>
      <w:ins w:id="20137" w:author="xh" w:date="2026-10-19T13:20:31+08:00">
        <w:r>
          <w:rPr>
            <w:rFonts w:ascii="Times New Roman" w:hAnsi="Times New Roman" w:eastAsia="方正仿宋_GBK"/>
            <w:b w:val="0"/>
            <w:sz w:val="24"/>
          </w:rPr>
          <w:t xml:space="preserve">两方案本站</w:t>
        </w:r>
      </w:ins>
      <w:del w:id="20138" w:author="xh" w:date="2026-10-19T13:20:31+08:00">
        <w:r>
          <w:rPr>
            <w:rFonts w:ascii="Times New Roman" w:hAnsi="Times New Roman" w:eastAsia="方正仿宋_GBK"/>
            <w:b w:val="0"/>
            <w:sz w:val="24"/>
          </w:rPr>
          <w:delText xml:space="preserve">按</w:delText>
        </w:r>
      </w:del>
      <w:r>
        <w:rPr>
          <w:rFonts w:ascii="Times New Roman" w:hAnsi="Times New Roman" w:eastAsia="方正仿宋_GBK"/>
          <w:b w:val="0"/>
          <w:sz w:val="24"/>
        </w:rPr>
        <w:t xml:space="preserve">最</w:t>
      </w:r>
      <w:ins w:id="20139" w:author="xh" w:date="2026-10-19T13:20:31+08:00">
        <w:r>
          <w:rPr>
            <w:rFonts w:ascii="Times New Roman" w:hAnsi="Times New Roman" w:eastAsia="方正仿宋_GBK"/>
            <w:b w:val="0"/>
            <w:sz w:val="24"/>
          </w:rPr>
          <w:t xml:space="preserve">终</w:t>
        </w:r>
      </w:ins>
      <w:del w:id="20140" w:author="xh" w:date="2026-10-19T13:20:31+08:00">
        <w:r>
          <w:rPr>
            <w:rFonts w:ascii="Times New Roman" w:hAnsi="Times New Roman" w:eastAsia="方正仿宋_GBK"/>
            <w:b w:val="0"/>
            <w:sz w:val="24"/>
          </w:rPr>
          <w:delText xml:space="preserve">大单台</w:delText>
        </w:r>
      </w:del>
      <w:r>
        <w:rPr>
          <w:rFonts w:ascii="Times New Roman" w:hAnsi="Times New Roman" w:eastAsia="方正仿宋_GBK"/>
          <w:b w:val="0"/>
          <w:sz w:val="24"/>
        </w:rPr>
        <w:t xml:space="preserve">主变</w:t>
      </w:r>
      <w:ins w:id="20141" w:author="xh" w:date="2026-10-19T13:20:31+08:00">
        <w:r>
          <w:rPr>
            <w:rFonts w:ascii="Times New Roman" w:hAnsi="Times New Roman" w:eastAsia="方正仿宋_GBK"/>
            <w:b w:val="0"/>
            <w:sz w:val="24"/>
          </w:rPr>
          <w:t xml:space="preserve">和</w:t>
        </w:r>
      </w:ins>
      <w:del w:id="20142" w:author="xh" w:date="2026-10-19T13:20:31+08:00">
        <w:r>
          <w:rPr>
            <w:rFonts w:ascii="Times New Roman" w:hAnsi="Times New Roman" w:eastAsia="方正仿宋_GBK"/>
            <w:b w:val="0"/>
            <w:sz w:val="24"/>
          </w:rPr>
          <w:delText xml:space="preserve">N-1校核，本站剩余容量为40.00 MVA，两代表工况重新转供后的本站净负荷分别为38.00 MW、7.76 MW，两方向最小容量余量为0.00 MW，正向</w:delText>
        </w:r>
      </w:del>
      <w:r>
        <w:rPr>
          <w:rFonts w:ascii="Times New Roman" w:hAnsi="Times New Roman" w:eastAsia="方正仿宋_GBK"/>
          <w:b w:val="0"/>
          <w:sz w:val="24"/>
        </w:rPr>
        <w:t xml:space="preserve">储能</w:t>
      </w:r>
      <w:ins w:id="20143" w:author="xh" w:date="2026-10-19T13:20:31+08:00">
        <w:r>
          <w:rPr>
            <w:rFonts w:ascii="Times New Roman" w:hAnsi="Times New Roman" w:eastAsia="方正仿宋_GBK"/>
            <w:b w:val="0"/>
            <w:sz w:val="24"/>
          </w:rPr>
          <w:t xml:space="preserve">规模相同，局部设备采用结果保持一致</w:t>
        </w:r>
      </w:ins>
      <w:del w:id="20144" w:author="xh" w:date="2026-10-19T13:20:31+08:00">
        <w:r>
          <w:rPr>
            <w:rFonts w:ascii="Times New Roman" w:hAnsi="Times New Roman" w:eastAsia="方正仿宋_GBK"/>
            <w:b w:val="0"/>
            <w:sz w:val="24"/>
          </w:rPr>
          <w:delText xml:space="preserve">有效支撑功率为0.00 MW</w:delText>
        </w:r>
      </w:del>
      <w:r>
        <w:rPr>
          <w:rFonts w:ascii="Times New Roman" w:hAnsi="Times New Roman" w:eastAsia="方正仿宋_GBK"/>
          <w:b w:val="0"/>
          <w:sz w:val="24"/>
        </w:rPr>
        <w:t xml:space="preserve">。</w:t>
      </w:r>
    </w:p>
    <w:p w14:paraId="1C79622A">
      <w:pPr>
        <w:pStyle w:val="2"/>
        <w:widowControl/>
        <w:spacing w:before="0" w:after="0" w:line="348" w:lineRule="exact"/>
        <w:ind w:firstLine="480"/>
        <w:jc w:val="both"/>
        <w:rPr>
          <w:del w:id="20145" w:author="xh" w:date="2026-10-19T13:21:10+08:00"/>
        </w:rPr>
      </w:pPr>
      <w:del w:id="20146" w:author="xh" w:date="2026-10-19T13:21:10+08:00">
        <w:r>
          <w:rPr>
            <w:rFonts w:ascii="Times New Roman" w:hAnsi="Times New Roman" w:eastAsia="方正仿宋_GBK"/>
            <w:b w:val="0"/>
            <w:sz w:val="24"/>
          </w:rPr>
          <w:delText>四年校核截面中，本站绝对功率最大的工况出现在2023年，转接前为65.49 MW，主要表现为正向受电需求，该年设备在最大单台主变N-1后剩余容量为40.00 MVA。故障方式下本站转出27.49 MW、承接0.00 MW，其中与庆云桥变之间的主要转出功率为12.88 MW，转接后净负荷为38.00 MW。这一工况通过邻站分担本站故障后的正向负荷。</w:delText>
        </w:r>
      </w:del>
    </w:p>
    <w:p w14:paraId="61F78468">
      <w:pPr>
        <w:pStyle w:val="7"/>
        <w:keepNext/>
        <w:numPr>
          <w:ilvl w:val="0"/>
          <w:numId w:val="0"/>
        </w:numPr>
        <w:spacing w:before="160" w:after="120" w:line="360" w:lineRule="exact"/>
        <w:ind w:firstLine="0"/>
      </w:pPr>
      <w:bookmarkStart w:id="236" w:name="庆云桥变规划分析"/>
      <w:r>
        <w:rPr>
          <w:rFonts w:ascii="Times New Roman" w:hAnsi="Times New Roman" w:eastAsia="方正仿宋_GBK"/>
          <w:b/>
          <w:sz w:val="24"/>
        </w:rPr>
        <w:t>庆云桥变规划分析</w:t>
      </w:r>
      <w:bookmarkEnd w:id="236"/>
    </w:p>
    <w:p w14:paraId="00F0D991">
      <w:pPr>
        <w:pStyle w:val="115"/>
        <w:widowControl/>
        <w:spacing w:before="0" w:after="0" w:line="348" w:lineRule="exact"/>
        <w:ind w:firstLine="480"/>
        <w:jc w:val="both"/>
      </w:pPr>
      <w:r>
        <w:rPr>
          <w:rFonts w:ascii="Times New Roman" w:hAnsi="Times New Roman" w:eastAsia="方正仿宋_GBK"/>
          <w:b w:val="0"/>
          <w:sz w:val="24"/>
        </w:rPr>
        <w:t xml:space="preserve">该站</w:t>
      </w:r>
      <w:ins w:id="20147" w:author="xh" w:date="2026-10-19T13:21:49+08:00">
        <w:r>
          <w:rPr>
            <w:rFonts w:ascii="Times New Roman" w:hAnsi="Times New Roman" w:eastAsia="方正仿宋_GBK"/>
            <w:b w:val="0"/>
            <w:sz w:val="24"/>
          </w:rPr>
          <w:t xml:space="preserve">2021年</w:t>
        </w:r>
      </w:ins>
      <w:del w:id="20148" w:author="xh" w:date="2026-10-19T13:21:49+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主变组合为40</w:t>
      </w:r>
      <w:ins w:id="20149" w:author="xh" w:date="2026-10-19T13:21:49+08:00">
        <w:r>
          <w:rPr>
            <w:rFonts w:ascii="Times New Roman" w:hAnsi="Times New Roman" w:eastAsia="方正仿宋_GBK"/>
            <w:b w:val="0"/>
            <w:sz w:val="24"/>
          </w:rPr>
          <w:t xml:space="preserve">.00</w:t>
        </w:r>
      </w:ins>
      <w:r>
        <w:rPr>
          <w:rFonts w:ascii="Times New Roman" w:hAnsi="Times New Roman" w:eastAsia="方正仿宋_GBK"/>
          <w:b w:val="0"/>
          <w:sz w:val="24"/>
        </w:rPr>
        <w:t xml:space="preserve">+</w:t>
      </w:r>
      <w:ins w:id="20150" w:author="xh" w:date="2026-10-19T13:21:49+08:00">
        <w:r>
          <w:rPr>
            <w:rFonts w:ascii="Times New Roman" w:hAnsi="Times New Roman" w:eastAsia="方正仿宋_GBK"/>
            <w:b w:val="0"/>
            <w:sz w:val="24"/>
          </w:rPr>
          <w:t xml:space="preserve">50.0</w:t>
        </w:r>
      </w:ins>
      <w:del w:id="20151" w:author="xh" w:date="2026-10-19T13:21:49+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0 MVA</w:t>
      </w:r>
      <w:ins w:id="20152" w:author="xh" w:date="2026-10-19T13:21:49+08:00">
        <w:r>
          <w:rPr>
            <w:rFonts w:ascii="Times New Roman" w:hAnsi="Times New Roman" w:eastAsia="方正仿宋_GBK"/>
            <w:b w:val="0"/>
            <w:sz w:val="24"/>
          </w:rPr>
          <w:t xml:space="preserve">。</w:t>
        </w:r>
      </w:ins>
      <w:del w:id="20153" w:author="xh" w:date="2026-10-19T13:21:49+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20154" w:author="xh" w:date="2026-10-19T13:21:49+08:00">
        <w:r>
          <w:rPr>
            <w:rFonts w:ascii="Times New Roman" w:hAnsi="Times New Roman" w:eastAsia="方正仿宋_GBK"/>
            <w:b w:val="0"/>
            <w:sz w:val="24"/>
          </w:rPr>
          <w:t xml:space="preserve">2030</w:t>
        </w:r>
      </w:ins>
      <w:del w:id="20155" w:author="xh" w:date="2026-10-19T13:21:49+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20156" w:author="xh" w:date="2026-10-19T13:21:49+08:00">
        <w:r>
          <w:rPr>
            <w:rFonts w:ascii="Times New Roman" w:hAnsi="Times New Roman" w:eastAsia="方正仿宋_GBK"/>
            <w:b w:val="0"/>
            <w:sz w:val="24"/>
          </w:rPr>
          <w:t xml:space="preserve">40.00 MVA更换为50.00 MVA。储能按本地支撑需求分批增加</w:t>
        </w:r>
      </w:ins>
      <w:del w:id="20157" w:author="xh" w:date="2026-10-19T13:21:49+08:00">
        <w:r>
          <w:rPr>
            <w:rFonts w:ascii="Times New Roman" w:hAnsi="Times New Roman" w:eastAsia="方正仿宋_GBK"/>
            <w:b w:val="0"/>
            <w:sz w:val="24"/>
          </w:rPr>
          <w:delText xml:space="preserve">均保留该组合</w:delText>
        </w:r>
      </w:del>
      <w:r>
        <w:rPr>
          <w:rFonts w:ascii="Times New Roman" w:hAnsi="Times New Roman" w:eastAsia="方正仿宋_GBK"/>
          <w:b w:val="0"/>
          <w:sz w:val="24"/>
        </w:rPr>
        <w:t xml:space="preserve">，</w:t>
      </w:r>
      <w:ins w:id="20158" w:author="xh" w:date="2026-10-19T13:21:49+08:00">
        <w:r>
          <w:rPr>
            <w:rFonts w:ascii="Times New Roman" w:hAnsi="Times New Roman" w:eastAsia="方正仿宋_GBK"/>
            <w:b w:val="0"/>
            <w:sz w:val="24"/>
          </w:rPr>
          <w:t xml:space="preserve">新增额定功率为2035年1.40 MW</w:t>
        </w:r>
      </w:ins>
      <w:del w:id="20159" w:author="xh" w:date="2026-10-19T13:21:49+08:00">
        <w:r>
          <w:rPr>
            <w:rFonts w:ascii="Times New Roman" w:hAnsi="Times New Roman" w:eastAsia="方正仿宋_GBK"/>
            <w:b w:val="0"/>
            <w:sz w:val="24"/>
          </w:rPr>
          <w:delText xml:space="preserve">供电任务由主变及网络承担</w:delText>
        </w:r>
      </w:del>
      <w:r>
        <w:rPr>
          <w:rFonts w:ascii="Times New Roman" w:hAnsi="Times New Roman" w:eastAsia="方正仿宋_GBK"/>
          <w:b w:val="0"/>
          <w:sz w:val="24"/>
        </w:rPr>
        <w:t xml:space="preserve">。</w:t>
      </w:r>
    </w:p>
    <w:p w14:paraId="2458BFA2">
      <w:pPr>
        <w:pStyle w:val="2"/>
        <w:widowControl/>
        <w:spacing w:before="0" w:after="0" w:line="348" w:lineRule="exact"/>
        <w:ind w:firstLine="480"/>
        <w:jc w:val="both"/>
      </w:pPr>
      <w:r>
        <w:rPr>
          <w:rFonts w:ascii="Times New Roman" w:hAnsi="Times New Roman" w:eastAsia="方正仿宋_GBK"/>
          <w:b w:val="0"/>
          <w:sz w:val="24"/>
        </w:rPr>
        <w:t xml:space="preserve">2025年</w:t>
      </w:r>
      <w:del w:id="20160" w:author="xh" w:date="2026-10-19T13:22:29+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最大正向、反向净负荷分别为65.76 MW、0.00 MW</w:t>
      </w:r>
      <w:ins w:id="20161" w:author="xh" w:date="2026-10-19T13:22:29+08:00">
        <w:r>
          <w:rPr>
            <w:rFonts w:ascii="Times New Roman" w:hAnsi="Times New Roman" w:eastAsia="方正仿宋_GBK"/>
            <w:b w:val="0"/>
            <w:sz w:val="24"/>
          </w:rPr>
          <w:t xml:space="preserve">，2035年分别为95.76 MW、0.00 MW</w:t>
        </w:r>
      </w:ins>
      <w:r>
        <w:rPr>
          <w:rFonts w:ascii="Times New Roman" w:hAnsi="Times New Roman" w:eastAsia="方正仿宋_GBK"/>
          <w:b w:val="0"/>
          <w:sz w:val="24"/>
        </w:rPr>
        <w:t xml:space="preserve">。</w:t>
      </w:r>
      <w:ins w:id="20162" w:author="xh" w:date="2026-10-19T13:22:29+08:00">
        <w:r>
          <w:rPr>
            <w:rFonts w:ascii="Times New Roman" w:hAnsi="Times New Roman" w:eastAsia="方正仿宋_GBK"/>
            <w:b w:val="0"/>
            <w:sz w:val="24"/>
          </w:rPr>
          <w:t xml:space="preserve">2035年</w:t>
        </w:r>
      </w:ins>
      <w:del w:id="20163" w:author="xh" w:date="2026-10-19T13:22:29+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20164" w:author="xh" w:date="2026-10-19T13:22:29+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ins w:id="20165" w:author="xh" w:date="2026-10-19T13:22:29+08:00">
        <w:r>
          <w:rPr>
            <w:rFonts w:ascii="Times New Roman" w:hAnsi="Times New Roman" w:eastAsia="方正仿宋_GBK"/>
            <w:b w:val="0"/>
            <w:sz w:val="24"/>
          </w:rPr>
          <w:t xml:space="preserve">10</w:t>
        </w:r>
      </w:ins>
      <w:del w:id="20166" w:author="xh" w:date="2026-10-19T13:22:29+08:00">
        <w:r>
          <w:rPr>
            <w:rFonts w:ascii="Times New Roman" w:hAnsi="Times New Roman" w:eastAsia="方正仿宋_GBK"/>
            <w:b w:val="0"/>
            <w:sz w:val="24"/>
          </w:rPr>
          <w:delText xml:space="preserve">为8</w:delText>
        </w:r>
      </w:del>
      <w:r>
        <w:rPr>
          <w:rFonts w:ascii="Times New Roman" w:hAnsi="Times New Roman" w:eastAsia="方正仿宋_GBK"/>
          <w:b w:val="0"/>
          <w:sz w:val="24"/>
        </w:rPr>
        <w:t xml:space="preserve">0.00 MVA、储能额定功率0.</w:t>
      </w:r>
      <w:ins w:id="20167" w:author="xh" w:date="2026-10-19T13:22:29+08:00">
        <w:r>
          <w:rPr>
            <w:rFonts w:ascii="Times New Roman" w:hAnsi="Times New Roman" w:eastAsia="方正仿宋_GBK"/>
            <w:b w:val="0"/>
            <w:sz w:val="24"/>
          </w:rPr>
          <w:t xml:space="preserve">4</w:t>
        </w:r>
      </w:ins>
      <w:del w:id="20168" w:author="xh" w:date="2026-10-19T13:22:29+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MW，弹性方案分别为</w:t>
      </w:r>
      <w:ins w:id="20169" w:author="xh" w:date="2026-10-19T13:22:29+08:00">
        <w:r>
          <w:rPr>
            <w:rFonts w:ascii="Times New Roman" w:hAnsi="Times New Roman" w:eastAsia="方正仿宋_GBK"/>
            <w:b w:val="0"/>
            <w:sz w:val="24"/>
          </w:rPr>
          <w:t xml:space="preserve">10</w:t>
        </w:r>
      </w:ins>
      <w:del w:id="20170" w:author="xh" w:date="2026-10-19T13:22:29+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0.00 MVA和</w:t>
      </w:r>
      <w:ins w:id="20171" w:author="xh" w:date="2026-10-19T13:22:29+08:00">
        <w:r>
          <w:rPr>
            <w:rFonts w:ascii="Times New Roman" w:hAnsi="Times New Roman" w:eastAsia="方正仿宋_GBK"/>
            <w:b w:val="0"/>
            <w:sz w:val="24"/>
          </w:rPr>
          <w:t xml:space="preserve">1</w:t>
        </w:r>
      </w:ins>
      <w:del w:id="20172" w:author="xh" w:date="2026-10-19T13:22:29+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20173" w:author="xh" w:date="2026-10-19T13:22:29+08:00">
        <w:r>
          <w:rPr>
            <w:rFonts w:ascii="Times New Roman" w:hAnsi="Times New Roman" w:eastAsia="方正仿宋_GBK"/>
            <w:b w:val="0"/>
            <w:sz w:val="24"/>
          </w:rPr>
          <w:t xml:space="preserve">4</w:t>
        </w:r>
      </w:ins>
      <w:del w:id="20174" w:author="xh" w:date="2026-10-19T13:22:29+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w:t>
      </w:r>
      <w:ins w:id="20175" w:author="xh" w:date="2026-10-19T13:22:29+08:00">
        <w:r>
          <w:rPr>
            <w:rFonts w:ascii="Times New Roman" w:hAnsi="Times New Roman" w:eastAsia="方正仿宋_GBK"/>
            <w:b w:val="0"/>
            <w:sz w:val="24"/>
          </w:rPr>
          <w:t xml:space="preserve">。</w:t>
        </w:r>
      </w:ins>
      <w:del w:id="20176" w:author="xh" w:date="2026-10-19T13:22:29+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20177" w:author="xh" w:date="2026-10-19T13:22:29+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20178" w:author="xh" w:date="2026-10-19T13:22:29+08:00">
        <w:r>
          <w:rPr>
            <w:rFonts w:ascii="Times New Roman" w:hAnsi="Times New Roman" w:eastAsia="方正仿宋_GBK"/>
            <w:b w:val="0"/>
            <w:sz w:val="24"/>
          </w:rPr>
          <w:delText xml:space="preserve">弹性方案按当年各站局部极值计算的站级负载率为87%。</w:delText>
        </w:r>
      </w:del>
    </w:p>
    <w:p w14:paraId="6BB6B232">
      <w:pPr>
        <w:pStyle w:val="2"/>
        <w:keepNext/>
        <w:spacing w:before="120" w:after="80" w:line="280" w:lineRule="exact"/>
        <w:ind w:firstLine="0"/>
        <w:jc w:val="center"/>
      </w:pPr>
      <w:r>
        <w:rPr>
          <w:rFonts w:ascii="Times New Roman" w:hAnsi="Times New Roman" w:eastAsia="宋体"/>
          <w:b w:val="0"/>
          <w:sz w:val="21"/>
        </w:rPr>
        <w:t xml:space="preserve">表5-47 庆云桥变</w:t>
      </w:r>
      <w:ins w:id="20179" w:author="xh" w:date="2026-10-19T13:23:08+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4E3E66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20180" w:author="xh" w:date="2026-10-19T13:23:48+08:00"/>
        </w:trPr>
        <w:tc>
          <w:tcPr>
            <w:tcW w:w="1039" w:type="dxa"/>
            <w:tcMar>
              <w:left w:w="70" w:type="dxa"/>
              <w:right w:w="70" w:type="dxa"/>
            </w:tcMar>
            <w:vAlign w:val="center"/>
          </w:tcPr>
          <w:p w14:paraId="6983C93A">
            <w:pPr>
              <w:keepNext/>
              <w:spacing w:before="20" w:after="20" w:line="260" w:lineRule="exact"/>
              <w:ind w:left="0" w:leftChars="0" w:right="0" w:rightChars="0" w:firstLine="0" w:firstLineChars="0"/>
              <w:jc w:val="center"/>
              <w:rPr>
                <w:del w:id="20189" w:author="xh" w:date="2026-10-19T13:23:48+08:00"/>
              </w:rPr>
            </w:pPr>
            <w:del w:id="20190" w:author="xh" w:date="2026-10-19T13:23:48+08:00">
              <w:r>
                <w:rPr>
                  <w:rFonts w:ascii="Times New Roman" w:hAnsi="Times New Roman" w:eastAsia="宋体"/>
                  <w:b/>
                  <w:sz w:val="18"/>
                </w:rPr>
                <w:delText>方案</w:delText>
              </w:r>
            </w:del>
          </w:p>
        </w:tc>
        <w:tc>
          <w:tcPr>
            <w:tcW w:w="1039" w:type="dxa"/>
            <w:tcMar>
              <w:left w:w="70" w:type="dxa"/>
              <w:right w:w="70" w:type="dxa"/>
            </w:tcMar>
            <w:vAlign w:val="center"/>
          </w:tcPr>
          <w:p w14:paraId="11589EA9">
            <w:pPr>
              <w:keepNext/>
              <w:spacing w:before="20" w:after="20" w:line="260" w:lineRule="exact"/>
              <w:ind w:left="0" w:leftChars="0" w:right="0" w:rightChars="0" w:firstLine="0" w:firstLineChars="0"/>
              <w:jc w:val="center"/>
              <w:rPr>
                <w:del w:id="20191" w:author="xh" w:date="2026-10-19T13:23:48+08:00"/>
              </w:rPr>
            </w:pPr>
            <w:del w:id="20192" w:author="xh" w:date="2026-10-19T13:23:48+08:00">
              <w:r>
                <w:rPr>
                  <w:rFonts w:ascii="Times New Roman" w:hAnsi="Times New Roman" w:eastAsia="宋体"/>
                  <w:b/>
                  <w:sz w:val="18"/>
                </w:rPr>
                <w:delText>年份</w:delText>
              </w:r>
            </w:del>
          </w:p>
        </w:tc>
        <w:tc>
          <w:tcPr>
            <w:tcW w:w="1039" w:type="dxa"/>
            <w:tcMar>
              <w:left w:w="70" w:type="dxa"/>
              <w:right w:w="70" w:type="dxa"/>
            </w:tcMar>
            <w:vAlign w:val="center"/>
          </w:tcPr>
          <w:p w14:paraId="36F157CC">
            <w:pPr>
              <w:keepNext/>
              <w:spacing w:before="20" w:after="20" w:line="260" w:lineRule="exact"/>
              <w:ind w:left="0" w:leftChars="0" w:right="0" w:rightChars="0" w:firstLine="0" w:firstLineChars="0"/>
              <w:jc w:val="center"/>
              <w:rPr>
                <w:del w:id="20193" w:author="xh" w:date="2026-10-19T13:23:48+08:00"/>
              </w:rPr>
            </w:pPr>
            <w:del w:id="20194" w:author="xh" w:date="2026-10-19T13:23:48+08:00">
              <w:r>
                <w:rPr>
                  <w:rFonts w:ascii="Times New Roman" w:hAnsi="Times New Roman" w:eastAsia="宋体"/>
                  <w:b/>
                  <w:sz w:val="18"/>
                </w:rPr>
                <w:delText>主变组合/MVA</w:delText>
              </w:r>
            </w:del>
          </w:p>
        </w:tc>
        <w:tc>
          <w:tcPr>
            <w:tcW w:w="1039" w:type="dxa"/>
            <w:tcMar>
              <w:left w:w="70" w:type="dxa"/>
              <w:right w:w="70" w:type="dxa"/>
            </w:tcMar>
            <w:vAlign w:val="center"/>
          </w:tcPr>
          <w:p w14:paraId="63478D5A">
            <w:pPr>
              <w:keepNext/>
              <w:spacing w:before="20" w:after="20" w:line="260" w:lineRule="exact"/>
              <w:ind w:left="0" w:leftChars="0" w:right="0" w:rightChars="0" w:firstLine="0" w:firstLineChars="0"/>
              <w:jc w:val="center"/>
              <w:rPr>
                <w:del w:id="20195" w:author="xh" w:date="2026-10-19T13:23:48+08:00"/>
              </w:rPr>
            </w:pPr>
            <w:del w:id="20196" w:author="xh" w:date="2026-10-19T13:23:48+08:00">
              <w:r>
                <w:rPr>
                  <w:rFonts w:ascii="Times New Roman" w:hAnsi="Times New Roman" w:eastAsia="宋体"/>
                  <w:b/>
                  <w:sz w:val="18"/>
                </w:rPr>
                <w:delText>总容量/MVA</w:delText>
              </w:r>
            </w:del>
          </w:p>
        </w:tc>
        <w:tc>
          <w:tcPr>
            <w:tcW w:w="1039" w:type="dxa"/>
            <w:tcMar>
              <w:left w:w="70" w:type="dxa"/>
              <w:right w:w="70" w:type="dxa"/>
            </w:tcMar>
            <w:vAlign w:val="center"/>
          </w:tcPr>
          <w:p w14:paraId="356E49EE">
            <w:pPr>
              <w:keepNext/>
              <w:spacing w:before="20" w:after="20" w:line="260" w:lineRule="exact"/>
              <w:ind w:left="0" w:leftChars="0" w:right="0" w:rightChars="0" w:firstLine="0" w:firstLineChars="0"/>
              <w:jc w:val="center"/>
              <w:rPr>
                <w:del w:id="20197" w:author="xh" w:date="2026-10-19T13:23:48+08:00"/>
              </w:rPr>
            </w:pPr>
            <w:del w:id="20198" w:author="xh" w:date="2026-10-19T13:23:48+08:00">
              <w:r>
                <w:rPr>
                  <w:rFonts w:ascii="Times New Roman" w:hAnsi="Times New Roman" w:eastAsia="宋体"/>
                  <w:b/>
                  <w:sz w:val="18"/>
                </w:rPr>
                <w:delText>储能额定功率/MW</w:delText>
              </w:r>
            </w:del>
          </w:p>
        </w:tc>
        <w:tc>
          <w:tcPr>
            <w:tcW w:w="1039" w:type="dxa"/>
            <w:tcMar>
              <w:left w:w="70" w:type="dxa"/>
              <w:right w:w="70" w:type="dxa"/>
            </w:tcMar>
            <w:vAlign w:val="center"/>
          </w:tcPr>
          <w:p w14:paraId="22F8E69A">
            <w:pPr>
              <w:keepNext/>
              <w:spacing w:before="20" w:after="20" w:line="260" w:lineRule="exact"/>
              <w:ind w:left="0" w:leftChars="0" w:right="0" w:rightChars="0" w:firstLine="0" w:firstLineChars="0"/>
              <w:jc w:val="center"/>
              <w:rPr>
                <w:del w:id="20199" w:author="xh" w:date="2026-10-19T13:23:48+08:00"/>
              </w:rPr>
            </w:pPr>
            <w:del w:id="20200" w:author="xh" w:date="2026-10-19T13:23:48+08:00">
              <w:r>
                <w:rPr>
                  <w:rFonts w:ascii="Times New Roman" w:hAnsi="Times New Roman" w:eastAsia="宋体"/>
                  <w:b/>
                  <w:sz w:val="18"/>
                </w:rPr>
                <w:delText>转出/MW</w:delText>
              </w:r>
            </w:del>
          </w:p>
        </w:tc>
        <w:tc>
          <w:tcPr>
            <w:tcW w:w="1039" w:type="dxa"/>
            <w:tcMar>
              <w:left w:w="70" w:type="dxa"/>
              <w:right w:w="70" w:type="dxa"/>
            </w:tcMar>
            <w:vAlign w:val="center"/>
          </w:tcPr>
          <w:p w14:paraId="6CAED852">
            <w:pPr>
              <w:keepNext/>
              <w:spacing w:before="20" w:after="20" w:line="260" w:lineRule="exact"/>
              <w:ind w:left="0" w:leftChars="0" w:right="0" w:rightChars="0" w:firstLine="0" w:firstLineChars="0"/>
              <w:jc w:val="center"/>
              <w:rPr>
                <w:del w:id="20201" w:author="xh" w:date="2026-10-19T13:23:48+08:00"/>
              </w:rPr>
            </w:pPr>
            <w:del w:id="20202" w:author="xh" w:date="2026-10-19T13:23:48+08:00">
              <w:r>
                <w:rPr>
                  <w:rFonts w:ascii="Times New Roman" w:hAnsi="Times New Roman" w:eastAsia="宋体"/>
                  <w:b/>
                  <w:sz w:val="18"/>
                </w:rPr>
                <w:delText>承接/MW</w:delText>
              </w:r>
            </w:del>
          </w:p>
        </w:tc>
        <w:tc>
          <w:tcPr>
            <w:tcW w:w="1039" w:type="dxa"/>
            <w:tcMar>
              <w:left w:w="70" w:type="dxa"/>
              <w:right w:w="70" w:type="dxa"/>
            </w:tcMar>
            <w:vAlign w:val="center"/>
          </w:tcPr>
          <w:p w14:paraId="70591ABE">
            <w:pPr>
              <w:keepNext/>
              <w:spacing w:before="20" w:after="20" w:line="260" w:lineRule="exact"/>
              <w:ind w:left="0" w:leftChars="0" w:right="0" w:rightChars="0" w:firstLine="0" w:firstLineChars="0"/>
              <w:jc w:val="center"/>
              <w:rPr>
                <w:del w:id="20203" w:author="xh" w:date="2026-10-19T13:23:48+08:00"/>
              </w:rPr>
            </w:pPr>
            <w:del w:id="20204" w:author="xh" w:date="2026-10-19T13:23:48+08:00">
              <w:r>
                <w:rPr>
                  <w:rFonts w:ascii="Times New Roman" w:hAnsi="Times New Roman" w:eastAsia="宋体"/>
                  <w:b/>
                  <w:sz w:val="18"/>
                </w:rPr>
                <w:delText>转接后净负荷/MW</w:delText>
              </w:r>
            </w:del>
          </w:p>
        </w:tc>
      </w:tr>
      <w:tr w14:paraId="02B363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0181" w:author="xh" w:date="2026-10-19T13:23:48+08:00"/>
        </w:trPr>
        <w:tc>
          <w:tcPr>
            <w:tcW w:w="1039" w:type="dxa"/>
            <w:tcMar>
              <w:left w:w="70" w:type="dxa"/>
              <w:right w:w="70" w:type="dxa"/>
            </w:tcMar>
            <w:vAlign w:val="center"/>
          </w:tcPr>
          <w:p w14:paraId="0DA1953A">
            <w:pPr>
              <w:keepNext/>
              <w:spacing w:before="20" w:after="20" w:line="260" w:lineRule="exact"/>
              <w:ind w:left="0" w:leftChars="0" w:right="0" w:rightChars="0" w:firstLine="0" w:firstLineChars="0"/>
              <w:jc w:val="center"/>
              <w:rPr>
                <w:del w:id="20205" w:author="xh" w:date="2026-10-19T13:23:48+08:00"/>
              </w:rPr>
            </w:pPr>
            <w:del w:id="20206" w:author="xh" w:date="2026-10-19T13:23:48+08:00">
              <w:r>
                <w:rPr>
                  <w:rFonts w:ascii="Times New Roman" w:hAnsi="Times New Roman" w:eastAsia="宋体"/>
                  <w:b w:val="0"/>
                  <w:sz w:val="18"/>
                </w:rPr>
                <w:delText>刚性</w:delText>
              </w:r>
            </w:del>
          </w:p>
        </w:tc>
        <w:tc>
          <w:tcPr>
            <w:tcW w:w="1039" w:type="dxa"/>
            <w:tcMar>
              <w:left w:w="70" w:type="dxa"/>
              <w:right w:w="70" w:type="dxa"/>
            </w:tcMar>
            <w:vAlign w:val="center"/>
          </w:tcPr>
          <w:p w14:paraId="4BD39826">
            <w:pPr>
              <w:keepNext/>
              <w:spacing w:before="20" w:after="20" w:line="260" w:lineRule="exact"/>
              <w:ind w:left="0" w:leftChars="0" w:right="0" w:rightChars="0" w:firstLine="0" w:firstLineChars="0"/>
              <w:jc w:val="center"/>
              <w:rPr>
                <w:del w:id="20207" w:author="xh" w:date="2026-10-19T13:23:48+08:00"/>
              </w:rPr>
            </w:pPr>
            <w:del w:id="20208" w:author="xh" w:date="2026-10-19T13:23:48+08:00">
              <w:r>
                <w:rPr>
                  <w:rFonts w:ascii="Times New Roman" w:hAnsi="Times New Roman" w:eastAsia="宋体"/>
                  <w:b w:val="0"/>
                  <w:sz w:val="18"/>
                </w:rPr>
                <w:delText>2022</w:delText>
              </w:r>
            </w:del>
          </w:p>
        </w:tc>
        <w:tc>
          <w:tcPr>
            <w:tcW w:w="1039" w:type="dxa"/>
            <w:tcMar>
              <w:left w:w="70" w:type="dxa"/>
              <w:right w:w="70" w:type="dxa"/>
            </w:tcMar>
            <w:vAlign w:val="center"/>
          </w:tcPr>
          <w:p w14:paraId="348EA181">
            <w:pPr>
              <w:keepNext/>
              <w:spacing w:before="20" w:after="20" w:line="260" w:lineRule="exact"/>
              <w:ind w:left="0" w:leftChars="0" w:right="0" w:rightChars="0" w:firstLine="0" w:firstLineChars="0"/>
              <w:jc w:val="center"/>
              <w:rPr>
                <w:del w:id="20209" w:author="xh" w:date="2026-10-19T13:23:48+08:00"/>
              </w:rPr>
            </w:pPr>
            <w:del w:id="20210" w:author="xh" w:date="2026-10-19T13:23:48+08:00">
              <w:r>
                <w:rPr>
                  <w:rFonts w:ascii="Times New Roman" w:hAnsi="Times New Roman" w:eastAsia="宋体"/>
                  <w:b w:val="0"/>
                  <w:sz w:val="18"/>
                </w:rPr>
                <w:delText>40+40</w:delText>
              </w:r>
            </w:del>
          </w:p>
        </w:tc>
        <w:tc>
          <w:tcPr>
            <w:tcW w:w="1039" w:type="dxa"/>
            <w:tcMar>
              <w:left w:w="70" w:type="dxa"/>
              <w:right w:w="70" w:type="dxa"/>
            </w:tcMar>
            <w:vAlign w:val="center"/>
          </w:tcPr>
          <w:p w14:paraId="1BBAF9F2">
            <w:pPr>
              <w:keepNext/>
              <w:spacing w:before="20" w:after="20" w:line="260" w:lineRule="exact"/>
              <w:ind w:left="0" w:leftChars="0" w:right="0" w:rightChars="0" w:firstLine="0" w:firstLineChars="0"/>
              <w:jc w:val="center"/>
              <w:rPr>
                <w:del w:id="20211" w:author="xh" w:date="2026-10-19T13:23:48+08:00"/>
              </w:rPr>
            </w:pPr>
            <w:del w:id="20212" w:author="xh" w:date="2026-10-19T13:23:48+08:00">
              <w:r>
                <w:rPr>
                  <w:rFonts w:ascii="Times New Roman" w:hAnsi="Times New Roman" w:eastAsia="宋体"/>
                  <w:b w:val="0"/>
                  <w:sz w:val="18"/>
                </w:rPr>
                <w:delText>80.00</w:delText>
              </w:r>
            </w:del>
          </w:p>
        </w:tc>
        <w:tc>
          <w:tcPr>
            <w:tcW w:w="1039" w:type="dxa"/>
            <w:tcMar>
              <w:left w:w="70" w:type="dxa"/>
              <w:right w:w="70" w:type="dxa"/>
            </w:tcMar>
            <w:vAlign w:val="center"/>
          </w:tcPr>
          <w:p w14:paraId="48603881">
            <w:pPr>
              <w:keepNext/>
              <w:spacing w:before="20" w:after="20" w:line="260" w:lineRule="exact"/>
              <w:ind w:left="0" w:leftChars="0" w:right="0" w:rightChars="0" w:firstLine="0" w:firstLineChars="0"/>
              <w:jc w:val="center"/>
              <w:rPr>
                <w:del w:id="20213" w:author="xh" w:date="2026-10-19T13:23:48+08:00"/>
              </w:rPr>
            </w:pPr>
            <w:del w:id="20214"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414297CF">
            <w:pPr>
              <w:keepNext/>
              <w:spacing w:before="20" w:after="20" w:line="260" w:lineRule="exact"/>
              <w:ind w:left="0" w:leftChars="0" w:right="0" w:rightChars="0" w:firstLine="0" w:firstLineChars="0"/>
              <w:jc w:val="center"/>
              <w:rPr>
                <w:del w:id="20215" w:author="xh" w:date="2026-10-19T13:23:48+08:00"/>
              </w:rPr>
            </w:pPr>
            <w:del w:id="20216"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742F9507">
            <w:pPr>
              <w:keepNext/>
              <w:spacing w:before="20" w:after="20" w:line="260" w:lineRule="exact"/>
              <w:ind w:left="0" w:leftChars="0" w:right="0" w:rightChars="0" w:firstLine="0" w:firstLineChars="0"/>
              <w:jc w:val="center"/>
              <w:rPr>
                <w:del w:id="20217" w:author="xh" w:date="2026-10-19T13:23:48+08:00"/>
              </w:rPr>
            </w:pPr>
            <w:del w:id="20218"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58169166">
            <w:pPr>
              <w:keepNext/>
              <w:spacing w:before="20" w:after="20" w:line="260" w:lineRule="exact"/>
              <w:ind w:left="0" w:leftChars="0" w:right="0" w:rightChars="0" w:firstLine="0" w:firstLineChars="0"/>
              <w:jc w:val="center"/>
              <w:rPr>
                <w:del w:id="20219" w:author="xh" w:date="2026-10-19T13:23:48+08:00"/>
              </w:rPr>
            </w:pPr>
            <w:del w:id="20220" w:author="xh" w:date="2026-10-19T13:23:48+08:00">
              <w:r>
                <w:rPr>
                  <w:rFonts w:ascii="Times New Roman" w:hAnsi="Times New Roman" w:eastAsia="宋体"/>
                  <w:b w:val="0"/>
                  <w:sz w:val="18"/>
                </w:rPr>
                <w:delText>54.76</w:delText>
              </w:r>
            </w:del>
          </w:p>
        </w:tc>
      </w:tr>
      <w:tr w14:paraId="79E464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0182" w:author="xh" w:date="2026-10-19T13:23:48+08:00"/>
        </w:trPr>
        <w:tc>
          <w:tcPr>
            <w:tcW w:w="1039" w:type="dxa"/>
            <w:tcMar>
              <w:left w:w="70" w:type="dxa"/>
              <w:right w:w="70" w:type="dxa"/>
            </w:tcMar>
            <w:vAlign w:val="center"/>
          </w:tcPr>
          <w:p w14:paraId="1306FE63">
            <w:pPr>
              <w:keepNext/>
              <w:spacing w:before="20" w:after="20" w:line="260" w:lineRule="exact"/>
              <w:ind w:left="0" w:leftChars="0" w:right="0" w:rightChars="0" w:firstLine="0" w:firstLineChars="0"/>
              <w:jc w:val="center"/>
              <w:rPr>
                <w:del w:id="20221" w:author="xh" w:date="2026-10-19T13:23:48+08:00"/>
              </w:rPr>
            </w:pPr>
            <w:del w:id="20222" w:author="xh" w:date="2026-10-19T13:23:48+08:00">
              <w:r>
                <w:rPr>
                  <w:rFonts w:ascii="Times New Roman" w:hAnsi="Times New Roman" w:eastAsia="宋体"/>
                  <w:b w:val="0"/>
                  <w:sz w:val="18"/>
                </w:rPr>
                <w:delText>刚性</w:delText>
              </w:r>
            </w:del>
          </w:p>
        </w:tc>
        <w:tc>
          <w:tcPr>
            <w:tcW w:w="1039" w:type="dxa"/>
            <w:tcMar>
              <w:left w:w="70" w:type="dxa"/>
              <w:right w:w="70" w:type="dxa"/>
            </w:tcMar>
            <w:vAlign w:val="center"/>
          </w:tcPr>
          <w:p w14:paraId="0F3EA5D0">
            <w:pPr>
              <w:keepNext/>
              <w:spacing w:before="20" w:after="20" w:line="260" w:lineRule="exact"/>
              <w:ind w:left="0" w:leftChars="0" w:right="0" w:rightChars="0" w:firstLine="0" w:firstLineChars="0"/>
              <w:jc w:val="center"/>
              <w:rPr>
                <w:del w:id="20223" w:author="xh" w:date="2026-10-19T13:23:48+08:00"/>
              </w:rPr>
            </w:pPr>
            <w:del w:id="20224" w:author="xh" w:date="2026-10-19T13:23:48+08:00">
              <w:r>
                <w:rPr>
                  <w:rFonts w:ascii="Times New Roman" w:hAnsi="Times New Roman" w:eastAsia="宋体"/>
                  <w:b w:val="0"/>
                  <w:sz w:val="18"/>
                </w:rPr>
                <w:delText>2023</w:delText>
              </w:r>
            </w:del>
          </w:p>
        </w:tc>
        <w:tc>
          <w:tcPr>
            <w:tcW w:w="1039" w:type="dxa"/>
            <w:tcMar>
              <w:left w:w="70" w:type="dxa"/>
              <w:right w:w="70" w:type="dxa"/>
            </w:tcMar>
            <w:vAlign w:val="center"/>
          </w:tcPr>
          <w:p w14:paraId="471BEEA9">
            <w:pPr>
              <w:keepNext/>
              <w:spacing w:before="20" w:after="20" w:line="260" w:lineRule="exact"/>
              <w:ind w:left="0" w:leftChars="0" w:right="0" w:rightChars="0" w:firstLine="0" w:firstLineChars="0"/>
              <w:jc w:val="center"/>
              <w:rPr>
                <w:del w:id="20225" w:author="xh" w:date="2026-10-19T13:23:48+08:00"/>
              </w:rPr>
            </w:pPr>
            <w:del w:id="20226" w:author="xh" w:date="2026-10-19T13:23:48+08:00">
              <w:r>
                <w:rPr>
                  <w:rFonts w:ascii="Times New Roman" w:hAnsi="Times New Roman" w:eastAsia="宋体"/>
                  <w:b w:val="0"/>
                  <w:sz w:val="18"/>
                </w:rPr>
                <w:delText>40+40</w:delText>
              </w:r>
            </w:del>
          </w:p>
        </w:tc>
        <w:tc>
          <w:tcPr>
            <w:tcW w:w="1039" w:type="dxa"/>
            <w:tcMar>
              <w:left w:w="70" w:type="dxa"/>
              <w:right w:w="70" w:type="dxa"/>
            </w:tcMar>
            <w:vAlign w:val="center"/>
          </w:tcPr>
          <w:p w14:paraId="59EF3984">
            <w:pPr>
              <w:keepNext/>
              <w:spacing w:before="20" w:after="20" w:line="260" w:lineRule="exact"/>
              <w:ind w:left="0" w:leftChars="0" w:right="0" w:rightChars="0" w:firstLine="0" w:firstLineChars="0"/>
              <w:jc w:val="center"/>
              <w:rPr>
                <w:del w:id="20227" w:author="xh" w:date="2026-10-19T13:23:48+08:00"/>
              </w:rPr>
            </w:pPr>
            <w:del w:id="20228" w:author="xh" w:date="2026-10-19T13:23:48+08:00">
              <w:r>
                <w:rPr>
                  <w:rFonts w:ascii="Times New Roman" w:hAnsi="Times New Roman" w:eastAsia="宋体"/>
                  <w:b w:val="0"/>
                  <w:sz w:val="18"/>
                </w:rPr>
                <w:delText>80.00</w:delText>
              </w:r>
            </w:del>
          </w:p>
        </w:tc>
        <w:tc>
          <w:tcPr>
            <w:tcW w:w="1039" w:type="dxa"/>
            <w:tcMar>
              <w:left w:w="70" w:type="dxa"/>
              <w:right w:w="70" w:type="dxa"/>
            </w:tcMar>
            <w:vAlign w:val="center"/>
          </w:tcPr>
          <w:p w14:paraId="1B262EA5">
            <w:pPr>
              <w:keepNext/>
              <w:spacing w:before="20" w:after="20" w:line="260" w:lineRule="exact"/>
              <w:ind w:left="0" w:leftChars="0" w:right="0" w:rightChars="0" w:firstLine="0" w:firstLineChars="0"/>
              <w:jc w:val="center"/>
              <w:rPr>
                <w:del w:id="20229" w:author="xh" w:date="2026-10-19T13:23:48+08:00"/>
              </w:rPr>
            </w:pPr>
            <w:del w:id="20230"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6C4C2672">
            <w:pPr>
              <w:keepNext/>
              <w:spacing w:before="20" w:after="20" w:line="260" w:lineRule="exact"/>
              <w:ind w:left="0" w:leftChars="0" w:right="0" w:rightChars="0" w:firstLine="0" w:firstLineChars="0"/>
              <w:jc w:val="center"/>
              <w:rPr>
                <w:del w:id="20231" w:author="xh" w:date="2026-10-19T13:23:48+08:00"/>
              </w:rPr>
            </w:pPr>
            <w:del w:id="20232"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172C4E71">
            <w:pPr>
              <w:keepNext/>
              <w:spacing w:before="20" w:after="20" w:line="260" w:lineRule="exact"/>
              <w:ind w:left="0" w:leftChars="0" w:right="0" w:rightChars="0" w:firstLine="0" w:firstLineChars="0"/>
              <w:jc w:val="center"/>
              <w:rPr>
                <w:del w:id="20233" w:author="xh" w:date="2026-10-19T13:23:48+08:00"/>
              </w:rPr>
            </w:pPr>
            <w:del w:id="20234"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5567159D">
            <w:pPr>
              <w:keepNext/>
              <w:spacing w:before="20" w:after="20" w:line="260" w:lineRule="exact"/>
              <w:ind w:left="0" w:leftChars="0" w:right="0" w:rightChars="0" w:firstLine="0" w:firstLineChars="0"/>
              <w:jc w:val="center"/>
              <w:rPr>
                <w:del w:id="20235" w:author="xh" w:date="2026-10-19T13:23:48+08:00"/>
              </w:rPr>
            </w:pPr>
            <w:del w:id="20236" w:author="xh" w:date="2026-10-19T13:23:48+08:00">
              <w:r>
                <w:rPr>
                  <w:rFonts w:ascii="Times New Roman" w:hAnsi="Times New Roman" w:eastAsia="宋体"/>
                  <w:b w:val="0"/>
                  <w:sz w:val="18"/>
                </w:rPr>
                <w:delText>58.96</w:delText>
              </w:r>
            </w:del>
          </w:p>
        </w:tc>
      </w:tr>
      <w:tr w14:paraId="3A227D2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0183" w:author="xh" w:date="2026-10-19T13:23:48+08:00"/>
        </w:trPr>
        <w:tc>
          <w:tcPr>
            <w:tcW w:w="1039" w:type="dxa"/>
            <w:tcMar>
              <w:left w:w="70" w:type="dxa"/>
              <w:right w:w="70" w:type="dxa"/>
            </w:tcMar>
            <w:vAlign w:val="center"/>
          </w:tcPr>
          <w:p w14:paraId="51596719">
            <w:pPr>
              <w:keepNext/>
              <w:spacing w:before="20" w:after="20" w:line="260" w:lineRule="exact"/>
              <w:ind w:left="0" w:leftChars="0" w:right="0" w:rightChars="0" w:firstLine="0" w:firstLineChars="0"/>
              <w:jc w:val="center"/>
              <w:rPr>
                <w:del w:id="20237" w:author="xh" w:date="2026-10-19T13:23:48+08:00"/>
              </w:rPr>
            </w:pPr>
            <w:del w:id="20238" w:author="xh" w:date="2026-10-19T13:23:48+08:00">
              <w:r>
                <w:rPr>
                  <w:rFonts w:ascii="Times New Roman" w:hAnsi="Times New Roman" w:eastAsia="宋体"/>
                  <w:b w:val="0"/>
                  <w:sz w:val="18"/>
                </w:rPr>
                <w:delText>刚性</w:delText>
              </w:r>
            </w:del>
          </w:p>
        </w:tc>
        <w:tc>
          <w:tcPr>
            <w:tcW w:w="1039" w:type="dxa"/>
            <w:tcMar>
              <w:left w:w="70" w:type="dxa"/>
              <w:right w:w="70" w:type="dxa"/>
            </w:tcMar>
            <w:vAlign w:val="center"/>
          </w:tcPr>
          <w:p w14:paraId="05504F16">
            <w:pPr>
              <w:keepNext/>
              <w:spacing w:before="20" w:after="20" w:line="260" w:lineRule="exact"/>
              <w:ind w:left="0" w:leftChars="0" w:right="0" w:rightChars="0" w:firstLine="0" w:firstLineChars="0"/>
              <w:jc w:val="center"/>
              <w:rPr>
                <w:del w:id="20239" w:author="xh" w:date="2026-10-19T13:23:48+08:00"/>
              </w:rPr>
            </w:pPr>
            <w:del w:id="20240" w:author="xh" w:date="2026-10-19T13:23:48+08:00">
              <w:r>
                <w:rPr>
                  <w:rFonts w:ascii="Times New Roman" w:hAnsi="Times New Roman" w:eastAsia="宋体"/>
                  <w:b w:val="0"/>
                  <w:sz w:val="18"/>
                </w:rPr>
                <w:delText>2024</w:delText>
              </w:r>
            </w:del>
          </w:p>
        </w:tc>
        <w:tc>
          <w:tcPr>
            <w:tcW w:w="1039" w:type="dxa"/>
            <w:tcMar>
              <w:left w:w="70" w:type="dxa"/>
              <w:right w:w="70" w:type="dxa"/>
            </w:tcMar>
            <w:vAlign w:val="center"/>
          </w:tcPr>
          <w:p w14:paraId="45B66F66">
            <w:pPr>
              <w:keepNext/>
              <w:spacing w:before="20" w:after="20" w:line="260" w:lineRule="exact"/>
              <w:ind w:left="0" w:leftChars="0" w:right="0" w:rightChars="0" w:firstLine="0" w:firstLineChars="0"/>
              <w:jc w:val="center"/>
              <w:rPr>
                <w:del w:id="20241" w:author="xh" w:date="2026-10-19T13:23:48+08:00"/>
              </w:rPr>
            </w:pPr>
            <w:del w:id="20242" w:author="xh" w:date="2026-10-19T13:23:48+08:00">
              <w:r>
                <w:rPr>
                  <w:rFonts w:ascii="Times New Roman" w:hAnsi="Times New Roman" w:eastAsia="宋体"/>
                  <w:b w:val="0"/>
                  <w:sz w:val="18"/>
                </w:rPr>
                <w:delText>40+40</w:delText>
              </w:r>
            </w:del>
          </w:p>
        </w:tc>
        <w:tc>
          <w:tcPr>
            <w:tcW w:w="1039" w:type="dxa"/>
            <w:tcMar>
              <w:left w:w="70" w:type="dxa"/>
              <w:right w:w="70" w:type="dxa"/>
            </w:tcMar>
            <w:vAlign w:val="center"/>
          </w:tcPr>
          <w:p w14:paraId="429208A5">
            <w:pPr>
              <w:keepNext/>
              <w:spacing w:before="20" w:after="20" w:line="260" w:lineRule="exact"/>
              <w:ind w:left="0" w:leftChars="0" w:right="0" w:rightChars="0" w:firstLine="0" w:firstLineChars="0"/>
              <w:jc w:val="center"/>
              <w:rPr>
                <w:del w:id="20243" w:author="xh" w:date="2026-10-19T13:23:48+08:00"/>
              </w:rPr>
            </w:pPr>
            <w:del w:id="20244" w:author="xh" w:date="2026-10-19T13:23:48+08:00">
              <w:r>
                <w:rPr>
                  <w:rFonts w:ascii="Times New Roman" w:hAnsi="Times New Roman" w:eastAsia="宋体"/>
                  <w:b w:val="0"/>
                  <w:sz w:val="18"/>
                </w:rPr>
                <w:delText>80.00</w:delText>
              </w:r>
            </w:del>
          </w:p>
        </w:tc>
        <w:tc>
          <w:tcPr>
            <w:tcW w:w="1039" w:type="dxa"/>
            <w:tcMar>
              <w:left w:w="70" w:type="dxa"/>
              <w:right w:w="70" w:type="dxa"/>
            </w:tcMar>
            <w:vAlign w:val="center"/>
          </w:tcPr>
          <w:p w14:paraId="7AE715AA">
            <w:pPr>
              <w:keepNext/>
              <w:spacing w:before="20" w:after="20" w:line="260" w:lineRule="exact"/>
              <w:ind w:left="0" w:leftChars="0" w:right="0" w:rightChars="0" w:firstLine="0" w:firstLineChars="0"/>
              <w:jc w:val="center"/>
              <w:rPr>
                <w:del w:id="20245" w:author="xh" w:date="2026-10-19T13:23:48+08:00"/>
              </w:rPr>
            </w:pPr>
            <w:del w:id="20246"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3C8B554D">
            <w:pPr>
              <w:keepNext/>
              <w:spacing w:before="20" w:after="20" w:line="260" w:lineRule="exact"/>
              <w:ind w:left="0" w:leftChars="0" w:right="0" w:rightChars="0" w:firstLine="0" w:firstLineChars="0"/>
              <w:jc w:val="center"/>
              <w:rPr>
                <w:del w:id="20247" w:author="xh" w:date="2026-10-19T13:23:48+08:00"/>
              </w:rPr>
            </w:pPr>
            <w:del w:id="20248"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3E32C729">
            <w:pPr>
              <w:keepNext/>
              <w:spacing w:before="20" w:after="20" w:line="260" w:lineRule="exact"/>
              <w:ind w:left="0" w:leftChars="0" w:right="0" w:rightChars="0" w:firstLine="0" w:firstLineChars="0"/>
              <w:jc w:val="center"/>
              <w:rPr>
                <w:del w:id="20249" w:author="xh" w:date="2026-10-19T13:23:48+08:00"/>
              </w:rPr>
            </w:pPr>
            <w:del w:id="20250"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4E6425B0">
            <w:pPr>
              <w:keepNext/>
              <w:spacing w:before="20" w:after="20" w:line="260" w:lineRule="exact"/>
              <w:ind w:left="0" w:leftChars="0" w:right="0" w:rightChars="0" w:firstLine="0" w:firstLineChars="0"/>
              <w:jc w:val="center"/>
              <w:rPr>
                <w:del w:id="20251" w:author="xh" w:date="2026-10-19T13:23:48+08:00"/>
              </w:rPr>
            </w:pPr>
            <w:del w:id="20252" w:author="xh" w:date="2026-10-19T13:23:48+08:00">
              <w:r>
                <w:rPr>
                  <w:rFonts w:ascii="Times New Roman" w:hAnsi="Times New Roman" w:eastAsia="宋体"/>
                  <w:b w:val="0"/>
                  <w:sz w:val="18"/>
                </w:rPr>
                <w:delText>55.41</w:delText>
              </w:r>
            </w:del>
          </w:p>
        </w:tc>
      </w:tr>
      <w:tr w14:paraId="24434B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0184" w:author="xh" w:date="2026-10-19T13:23:48+08:00"/>
        </w:trPr>
        <w:tc>
          <w:tcPr>
            <w:tcW w:w="1039" w:type="dxa"/>
            <w:tcMar>
              <w:left w:w="70" w:type="dxa"/>
              <w:right w:w="70" w:type="dxa"/>
            </w:tcMar>
            <w:vAlign w:val="center"/>
          </w:tcPr>
          <w:p w14:paraId="43A1D082">
            <w:pPr>
              <w:keepNext/>
              <w:spacing w:before="20" w:after="20" w:line="260" w:lineRule="exact"/>
              <w:ind w:left="0" w:leftChars="0" w:right="0" w:rightChars="0" w:firstLine="0" w:firstLineChars="0"/>
              <w:jc w:val="center"/>
              <w:rPr>
                <w:del w:id="20253" w:author="xh" w:date="2026-10-19T13:23:48+08:00"/>
              </w:rPr>
            </w:pPr>
            <w:del w:id="20254" w:author="xh" w:date="2026-10-19T13:23:48+08:00">
              <w:r>
                <w:rPr>
                  <w:rFonts w:ascii="Times New Roman" w:hAnsi="Times New Roman" w:eastAsia="宋体"/>
                  <w:b w:val="0"/>
                  <w:sz w:val="18"/>
                </w:rPr>
                <w:delText>刚性</w:delText>
              </w:r>
            </w:del>
          </w:p>
        </w:tc>
        <w:tc>
          <w:tcPr>
            <w:tcW w:w="1039" w:type="dxa"/>
            <w:tcMar>
              <w:left w:w="70" w:type="dxa"/>
              <w:right w:w="70" w:type="dxa"/>
            </w:tcMar>
            <w:vAlign w:val="center"/>
          </w:tcPr>
          <w:p w14:paraId="698922B0">
            <w:pPr>
              <w:keepNext/>
              <w:spacing w:before="20" w:after="20" w:line="260" w:lineRule="exact"/>
              <w:ind w:left="0" w:leftChars="0" w:right="0" w:rightChars="0" w:firstLine="0" w:firstLineChars="0"/>
              <w:jc w:val="center"/>
              <w:rPr>
                <w:del w:id="20255" w:author="xh" w:date="2026-10-19T13:23:48+08:00"/>
              </w:rPr>
            </w:pPr>
            <w:del w:id="20256" w:author="xh" w:date="2026-10-19T13:23:48+08:00">
              <w:r>
                <w:rPr>
                  <w:rFonts w:ascii="Times New Roman" w:hAnsi="Times New Roman" w:eastAsia="宋体"/>
                  <w:b w:val="0"/>
                  <w:sz w:val="18"/>
                </w:rPr>
                <w:delText>2025</w:delText>
              </w:r>
            </w:del>
          </w:p>
        </w:tc>
        <w:tc>
          <w:tcPr>
            <w:tcW w:w="1039" w:type="dxa"/>
            <w:tcMar>
              <w:left w:w="70" w:type="dxa"/>
              <w:right w:w="70" w:type="dxa"/>
            </w:tcMar>
            <w:vAlign w:val="center"/>
          </w:tcPr>
          <w:p w14:paraId="0008684E">
            <w:pPr>
              <w:keepNext/>
              <w:spacing w:before="20" w:after="20" w:line="260" w:lineRule="exact"/>
              <w:ind w:left="0" w:leftChars="0" w:right="0" w:rightChars="0" w:firstLine="0" w:firstLineChars="0"/>
              <w:jc w:val="center"/>
              <w:rPr>
                <w:del w:id="20257" w:author="xh" w:date="2026-10-19T13:23:48+08:00"/>
              </w:rPr>
            </w:pPr>
            <w:del w:id="20258" w:author="xh" w:date="2026-10-19T13:23:48+08:00">
              <w:r>
                <w:rPr>
                  <w:rFonts w:ascii="Times New Roman" w:hAnsi="Times New Roman" w:eastAsia="宋体"/>
                  <w:b w:val="0"/>
                  <w:sz w:val="18"/>
                </w:rPr>
                <w:delText>40+40</w:delText>
              </w:r>
            </w:del>
          </w:p>
        </w:tc>
        <w:tc>
          <w:tcPr>
            <w:tcW w:w="1039" w:type="dxa"/>
            <w:tcMar>
              <w:left w:w="70" w:type="dxa"/>
              <w:right w:w="70" w:type="dxa"/>
            </w:tcMar>
            <w:vAlign w:val="center"/>
          </w:tcPr>
          <w:p w14:paraId="72E31B1A">
            <w:pPr>
              <w:keepNext/>
              <w:spacing w:before="20" w:after="20" w:line="260" w:lineRule="exact"/>
              <w:ind w:left="0" w:leftChars="0" w:right="0" w:rightChars="0" w:firstLine="0" w:firstLineChars="0"/>
              <w:jc w:val="center"/>
              <w:rPr>
                <w:del w:id="20259" w:author="xh" w:date="2026-10-19T13:23:48+08:00"/>
              </w:rPr>
            </w:pPr>
            <w:del w:id="20260" w:author="xh" w:date="2026-10-19T13:23:48+08:00">
              <w:r>
                <w:rPr>
                  <w:rFonts w:ascii="Times New Roman" w:hAnsi="Times New Roman" w:eastAsia="宋体"/>
                  <w:b w:val="0"/>
                  <w:sz w:val="18"/>
                </w:rPr>
                <w:delText>80.00</w:delText>
              </w:r>
            </w:del>
          </w:p>
        </w:tc>
        <w:tc>
          <w:tcPr>
            <w:tcW w:w="1039" w:type="dxa"/>
            <w:tcMar>
              <w:left w:w="70" w:type="dxa"/>
              <w:right w:w="70" w:type="dxa"/>
            </w:tcMar>
            <w:vAlign w:val="center"/>
          </w:tcPr>
          <w:p w14:paraId="18F21183">
            <w:pPr>
              <w:keepNext/>
              <w:spacing w:before="20" w:after="20" w:line="260" w:lineRule="exact"/>
              <w:ind w:left="0" w:leftChars="0" w:right="0" w:rightChars="0" w:firstLine="0" w:firstLineChars="0"/>
              <w:jc w:val="center"/>
              <w:rPr>
                <w:del w:id="20261" w:author="xh" w:date="2026-10-19T13:23:48+08:00"/>
              </w:rPr>
            </w:pPr>
            <w:del w:id="20262"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625AE3F5">
            <w:pPr>
              <w:keepNext/>
              <w:spacing w:before="20" w:after="20" w:line="260" w:lineRule="exact"/>
              <w:ind w:left="0" w:leftChars="0" w:right="0" w:rightChars="0" w:firstLine="0" w:firstLineChars="0"/>
              <w:jc w:val="center"/>
              <w:rPr>
                <w:del w:id="20263" w:author="xh" w:date="2026-10-19T13:23:48+08:00"/>
              </w:rPr>
            </w:pPr>
            <w:del w:id="20264"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38D39BFE">
            <w:pPr>
              <w:keepNext/>
              <w:spacing w:before="20" w:after="20" w:line="260" w:lineRule="exact"/>
              <w:ind w:left="0" w:leftChars="0" w:right="0" w:rightChars="0" w:firstLine="0" w:firstLineChars="0"/>
              <w:jc w:val="center"/>
              <w:rPr>
                <w:del w:id="20265" w:author="xh" w:date="2026-10-19T13:23:48+08:00"/>
              </w:rPr>
            </w:pPr>
            <w:del w:id="20266"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6F7BE326">
            <w:pPr>
              <w:keepNext/>
              <w:spacing w:before="20" w:after="20" w:line="260" w:lineRule="exact"/>
              <w:ind w:left="0" w:leftChars="0" w:right="0" w:rightChars="0" w:firstLine="0" w:firstLineChars="0"/>
              <w:jc w:val="center"/>
              <w:rPr>
                <w:del w:id="20267" w:author="xh" w:date="2026-10-19T13:23:48+08:00"/>
              </w:rPr>
            </w:pPr>
            <w:del w:id="20268" w:author="xh" w:date="2026-10-19T13:23:48+08:00">
              <w:r>
                <w:rPr>
                  <w:rFonts w:ascii="Times New Roman" w:hAnsi="Times New Roman" w:eastAsia="宋体"/>
                  <w:b w:val="0"/>
                  <w:sz w:val="18"/>
                </w:rPr>
                <w:delText>58.45</w:delText>
              </w:r>
            </w:del>
          </w:p>
        </w:tc>
      </w:tr>
      <w:tr w14:paraId="7AF014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0185" w:author="xh" w:date="2026-10-19T13:23:48+08:00"/>
        </w:trPr>
        <w:tc>
          <w:tcPr>
            <w:tcW w:w="1039" w:type="dxa"/>
            <w:tcMar>
              <w:left w:w="70" w:type="dxa"/>
              <w:right w:w="70" w:type="dxa"/>
            </w:tcMar>
            <w:vAlign w:val="center"/>
          </w:tcPr>
          <w:p w14:paraId="4DB8387D">
            <w:pPr>
              <w:keepNext/>
              <w:spacing w:before="20" w:after="20" w:line="260" w:lineRule="exact"/>
              <w:ind w:left="0" w:leftChars="0" w:right="0" w:rightChars="0" w:firstLine="0" w:firstLineChars="0"/>
              <w:jc w:val="center"/>
              <w:rPr>
                <w:del w:id="20269" w:author="xh" w:date="2026-10-19T13:23:48+08:00"/>
              </w:rPr>
            </w:pPr>
            <w:del w:id="20270" w:author="xh" w:date="2026-10-19T13:23:48+08:00">
              <w:r>
                <w:rPr>
                  <w:rFonts w:ascii="Times New Roman" w:hAnsi="Times New Roman" w:eastAsia="宋体"/>
                  <w:b w:val="0"/>
                  <w:sz w:val="18"/>
                </w:rPr>
                <w:delText>弹性</w:delText>
              </w:r>
            </w:del>
          </w:p>
        </w:tc>
        <w:tc>
          <w:tcPr>
            <w:tcW w:w="1039" w:type="dxa"/>
            <w:tcMar>
              <w:left w:w="70" w:type="dxa"/>
              <w:right w:w="70" w:type="dxa"/>
            </w:tcMar>
            <w:vAlign w:val="center"/>
          </w:tcPr>
          <w:p w14:paraId="742F1222">
            <w:pPr>
              <w:keepNext/>
              <w:spacing w:before="20" w:after="20" w:line="260" w:lineRule="exact"/>
              <w:ind w:left="0" w:leftChars="0" w:right="0" w:rightChars="0" w:firstLine="0" w:firstLineChars="0"/>
              <w:jc w:val="center"/>
              <w:rPr>
                <w:del w:id="20271" w:author="xh" w:date="2026-10-19T13:23:48+08:00"/>
              </w:rPr>
            </w:pPr>
            <w:del w:id="20272" w:author="xh" w:date="2026-10-19T13:23:48+08:00">
              <w:r>
                <w:rPr>
                  <w:rFonts w:ascii="Times New Roman" w:hAnsi="Times New Roman" w:eastAsia="宋体"/>
                  <w:b w:val="0"/>
                  <w:sz w:val="18"/>
                </w:rPr>
                <w:delText>2022</w:delText>
              </w:r>
            </w:del>
          </w:p>
        </w:tc>
        <w:tc>
          <w:tcPr>
            <w:tcW w:w="1039" w:type="dxa"/>
            <w:tcMar>
              <w:left w:w="70" w:type="dxa"/>
              <w:right w:w="70" w:type="dxa"/>
            </w:tcMar>
            <w:vAlign w:val="center"/>
          </w:tcPr>
          <w:p w14:paraId="6E260568">
            <w:pPr>
              <w:keepNext/>
              <w:spacing w:before="20" w:after="20" w:line="260" w:lineRule="exact"/>
              <w:ind w:left="0" w:leftChars="0" w:right="0" w:rightChars="0" w:firstLine="0" w:firstLineChars="0"/>
              <w:jc w:val="center"/>
              <w:rPr>
                <w:del w:id="20273" w:author="xh" w:date="2026-10-19T13:23:48+08:00"/>
              </w:rPr>
            </w:pPr>
            <w:del w:id="20274" w:author="xh" w:date="2026-10-19T13:23:48+08:00">
              <w:r>
                <w:rPr>
                  <w:rFonts w:ascii="Times New Roman" w:hAnsi="Times New Roman" w:eastAsia="宋体"/>
                  <w:b w:val="0"/>
                  <w:sz w:val="18"/>
                </w:rPr>
                <w:delText>40+40</w:delText>
              </w:r>
            </w:del>
          </w:p>
        </w:tc>
        <w:tc>
          <w:tcPr>
            <w:tcW w:w="1039" w:type="dxa"/>
            <w:tcMar>
              <w:left w:w="70" w:type="dxa"/>
              <w:right w:w="70" w:type="dxa"/>
            </w:tcMar>
            <w:vAlign w:val="center"/>
          </w:tcPr>
          <w:p w14:paraId="0E030586">
            <w:pPr>
              <w:keepNext/>
              <w:spacing w:before="20" w:after="20" w:line="260" w:lineRule="exact"/>
              <w:ind w:left="0" w:leftChars="0" w:right="0" w:rightChars="0" w:firstLine="0" w:firstLineChars="0"/>
              <w:jc w:val="center"/>
              <w:rPr>
                <w:del w:id="20275" w:author="xh" w:date="2026-10-19T13:23:48+08:00"/>
              </w:rPr>
            </w:pPr>
            <w:del w:id="20276" w:author="xh" w:date="2026-10-19T13:23:48+08:00">
              <w:r>
                <w:rPr>
                  <w:rFonts w:ascii="Times New Roman" w:hAnsi="Times New Roman" w:eastAsia="宋体"/>
                  <w:b w:val="0"/>
                  <w:sz w:val="18"/>
                </w:rPr>
                <w:delText>80.00</w:delText>
              </w:r>
            </w:del>
          </w:p>
        </w:tc>
        <w:tc>
          <w:tcPr>
            <w:tcW w:w="1039" w:type="dxa"/>
            <w:tcMar>
              <w:left w:w="70" w:type="dxa"/>
              <w:right w:w="70" w:type="dxa"/>
            </w:tcMar>
            <w:vAlign w:val="center"/>
          </w:tcPr>
          <w:p w14:paraId="18F435BE">
            <w:pPr>
              <w:keepNext/>
              <w:spacing w:before="20" w:after="20" w:line="260" w:lineRule="exact"/>
              <w:ind w:left="0" w:leftChars="0" w:right="0" w:rightChars="0" w:firstLine="0" w:firstLineChars="0"/>
              <w:jc w:val="center"/>
              <w:rPr>
                <w:del w:id="20277" w:author="xh" w:date="2026-10-19T13:23:48+08:00"/>
              </w:rPr>
            </w:pPr>
            <w:del w:id="20278"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42555E2A">
            <w:pPr>
              <w:keepNext/>
              <w:spacing w:before="20" w:after="20" w:line="260" w:lineRule="exact"/>
              <w:ind w:left="0" w:leftChars="0" w:right="0" w:rightChars="0" w:firstLine="0" w:firstLineChars="0"/>
              <w:jc w:val="center"/>
              <w:rPr>
                <w:del w:id="20279" w:author="xh" w:date="2026-10-19T13:23:48+08:00"/>
              </w:rPr>
            </w:pPr>
            <w:del w:id="20280"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1ADF0BF2">
            <w:pPr>
              <w:keepNext/>
              <w:spacing w:before="20" w:after="20" w:line="260" w:lineRule="exact"/>
              <w:ind w:left="0" w:leftChars="0" w:right="0" w:rightChars="0" w:firstLine="0" w:firstLineChars="0"/>
              <w:jc w:val="center"/>
              <w:rPr>
                <w:del w:id="20281" w:author="xh" w:date="2026-10-19T13:23:48+08:00"/>
              </w:rPr>
            </w:pPr>
            <w:del w:id="20282"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50D126BC">
            <w:pPr>
              <w:keepNext/>
              <w:spacing w:before="20" w:after="20" w:line="260" w:lineRule="exact"/>
              <w:ind w:left="0" w:leftChars="0" w:right="0" w:rightChars="0" w:firstLine="0" w:firstLineChars="0"/>
              <w:jc w:val="center"/>
              <w:rPr>
                <w:del w:id="20283" w:author="xh" w:date="2026-10-19T13:23:48+08:00"/>
              </w:rPr>
            </w:pPr>
            <w:del w:id="20284" w:author="xh" w:date="2026-10-19T13:23:48+08:00">
              <w:r>
                <w:rPr>
                  <w:rFonts w:ascii="Times New Roman" w:hAnsi="Times New Roman" w:eastAsia="宋体"/>
                  <w:b w:val="0"/>
                  <w:sz w:val="18"/>
                </w:rPr>
                <w:delText>54.76</w:delText>
              </w:r>
            </w:del>
          </w:p>
        </w:tc>
      </w:tr>
      <w:tr w14:paraId="42CC4E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0186" w:author="xh" w:date="2026-10-19T13:23:48+08:00"/>
        </w:trPr>
        <w:tc>
          <w:tcPr>
            <w:tcW w:w="1039" w:type="dxa"/>
            <w:tcMar>
              <w:left w:w="70" w:type="dxa"/>
              <w:right w:w="70" w:type="dxa"/>
            </w:tcMar>
            <w:vAlign w:val="center"/>
          </w:tcPr>
          <w:p w14:paraId="39F02A33">
            <w:pPr>
              <w:keepNext/>
              <w:spacing w:before="20" w:after="20" w:line="260" w:lineRule="exact"/>
              <w:ind w:left="0" w:leftChars="0" w:right="0" w:rightChars="0" w:firstLine="0" w:firstLineChars="0"/>
              <w:jc w:val="center"/>
              <w:rPr>
                <w:del w:id="20285" w:author="xh" w:date="2026-10-19T13:23:48+08:00"/>
              </w:rPr>
            </w:pPr>
            <w:del w:id="20286" w:author="xh" w:date="2026-10-19T13:23:48+08:00">
              <w:r>
                <w:rPr>
                  <w:rFonts w:ascii="Times New Roman" w:hAnsi="Times New Roman" w:eastAsia="宋体"/>
                  <w:b w:val="0"/>
                  <w:sz w:val="18"/>
                </w:rPr>
                <w:delText>弹性</w:delText>
              </w:r>
            </w:del>
          </w:p>
        </w:tc>
        <w:tc>
          <w:tcPr>
            <w:tcW w:w="1039" w:type="dxa"/>
            <w:tcMar>
              <w:left w:w="70" w:type="dxa"/>
              <w:right w:w="70" w:type="dxa"/>
            </w:tcMar>
            <w:vAlign w:val="center"/>
          </w:tcPr>
          <w:p w14:paraId="77A74469">
            <w:pPr>
              <w:keepNext/>
              <w:spacing w:before="20" w:after="20" w:line="260" w:lineRule="exact"/>
              <w:ind w:left="0" w:leftChars="0" w:right="0" w:rightChars="0" w:firstLine="0" w:firstLineChars="0"/>
              <w:jc w:val="center"/>
              <w:rPr>
                <w:del w:id="20287" w:author="xh" w:date="2026-10-19T13:23:48+08:00"/>
              </w:rPr>
            </w:pPr>
            <w:del w:id="20288" w:author="xh" w:date="2026-10-19T13:23:48+08:00">
              <w:r>
                <w:rPr>
                  <w:rFonts w:ascii="Times New Roman" w:hAnsi="Times New Roman" w:eastAsia="宋体"/>
                  <w:b w:val="0"/>
                  <w:sz w:val="18"/>
                </w:rPr>
                <w:delText>2023</w:delText>
              </w:r>
            </w:del>
          </w:p>
        </w:tc>
        <w:tc>
          <w:tcPr>
            <w:tcW w:w="1039" w:type="dxa"/>
            <w:tcMar>
              <w:left w:w="70" w:type="dxa"/>
              <w:right w:w="70" w:type="dxa"/>
            </w:tcMar>
            <w:vAlign w:val="center"/>
          </w:tcPr>
          <w:p w14:paraId="6BE8249B">
            <w:pPr>
              <w:keepNext/>
              <w:spacing w:before="20" w:after="20" w:line="260" w:lineRule="exact"/>
              <w:ind w:left="0" w:leftChars="0" w:right="0" w:rightChars="0" w:firstLine="0" w:firstLineChars="0"/>
              <w:jc w:val="center"/>
              <w:rPr>
                <w:del w:id="20289" w:author="xh" w:date="2026-10-19T13:23:48+08:00"/>
              </w:rPr>
            </w:pPr>
            <w:del w:id="20290" w:author="xh" w:date="2026-10-19T13:23:48+08:00">
              <w:r>
                <w:rPr>
                  <w:rFonts w:ascii="Times New Roman" w:hAnsi="Times New Roman" w:eastAsia="宋体"/>
                  <w:b w:val="0"/>
                  <w:sz w:val="18"/>
                </w:rPr>
                <w:delText>40+40</w:delText>
              </w:r>
            </w:del>
          </w:p>
        </w:tc>
        <w:tc>
          <w:tcPr>
            <w:tcW w:w="1039" w:type="dxa"/>
            <w:tcMar>
              <w:left w:w="70" w:type="dxa"/>
              <w:right w:w="70" w:type="dxa"/>
            </w:tcMar>
            <w:vAlign w:val="center"/>
          </w:tcPr>
          <w:p w14:paraId="330EC2D5">
            <w:pPr>
              <w:keepNext/>
              <w:spacing w:before="20" w:after="20" w:line="260" w:lineRule="exact"/>
              <w:ind w:left="0" w:leftChars="0" w:right="0" w:rightChars="0" w:firstLine="0" w:firstLineChars="0"/>
              <w:jc w:val="center"/>
              <w:rPr>
                <w:del w:id="20291" w:author="xh" w:date="2026-10-19T13:23:48+08:00"/>
              </w:rPr>
            </w:pPr>
            <w:del w:id="20292" w:author="xh" w:date="2026-10-19T13:23:48+08:00">
              <w:r>
                <w:rPr>
                  <w:rFonts w:ascii="Times New Roman" w:hAnsi="Times New Roman" w:eastAsia="宋体"/>
                  <w:b w:val="0"/>
                  <w:sz w:val="18"/>
                </w:rPr>
                <w:delText>80.00</w:delText>
              </w:r>
            </w:del>
          </w:p>
        </w:tc>
        <w:tc>
          <w:tcPr>
            <w:tcW w:w="1039" w:type="dxa"/>
            <w:tcMar>
              <w:left w:w="70" w:type="dxa"/>
              <w:right w:w="70" w:type="dxa"/>
            </w:tcMar>
            <w:vAlign w:val="center"/>
          </w:tcPr>
          <w:p w14:paraId="26A99BE1">
            <w:pPr>
              <w:keepNext/>
              <w:spacing w:before="20" w:after="20" w:line="260" w:lineRule="exact"/>
              <w:ind w:left="0" w:leftChars="0" w:right="0" w:rightChars="0" w:firstLine="0" w:firstLineChars="0"/>
              <w:jc w:val="center"/>
              <w:rPr>
                <w:del w:id="20293" w:author="xh" w:date="2026-10-19T13:23:48+08:00"/>
              </w:rPr>
            </w:pPr>
            <w:del w:id="20294"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5BBC1FB5">
            <w:pPr>
              <w:keepNext/>
              <w:spacing w:before="20" w:after="20" w:line="260" w:lineRule="exact"/>
              <w:ind w:left="0" w:leftChars="0" w:right="0" w:rightChars="0" w:firstLine="0" w:firstLineChars="0"/>
              <w:jc w:val="center"/>
              <w:rPr>
                <w:del w:id="20295" w:author="xh" w:date="2026-10-19T13:23:48+08:00"/>
              </w:rPr>
            </w:pPr>
            <w:del w:id="20296"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259BDAB3">
            <w:pPr>
              <w:keepNext/>
              <w:spacing w:before="20" w:after="20" w:line="260" w:lineRule="exact"/>
              <w:ind w:left="0" w:leftChars="0" w:right="0" w:rightChars="0" w:firstLine="0" w:firstLineChars="0"/>
              <w:jc w:val="center"/>
              <w:rPr>
                <w:del w:id="20297" w:author="xh" w:date="2026-10-19T13:23:48+08:00"/>
              </w:rPr>
            </w:pPr>
            <w:del w:id="20298"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1AF727AD">
            <w:pPr>
              <w:keepNext/>
              <w:spacing w:before="20" w:after="20" w:line="260" w:lineRule="exact"/>
              <w:ind w:left="0" w:leftChars="0" w:right="0" w:rightChars="0" w:firstLine="0" w:firstLineChars="0"/>
              <w:jc w:val="center"/>
              <w:rPr>
                <w:del w:id="20299" w:author="xh" w:date="2026-10-19T13:23:48+08:00"/>
              </w:rPr>
            </w:pPr>
            <w:del w:id="20300" w:author="xh" w:date="2026-10-19T13:23:48+08:00">
              <w:r>
                <w:rPr>
                  <w:rFonts w:ascii="Times New Roman" w:hAnsi="Times New Roman" w:eastAsia="宋体"/>
                  <w:b w:val="0"/>
                  <w:sz w:val="18"/>
                </w:rPr>
                <w:delText>58.96</w:delText>
              </w:r>
            </w:del>
          </w:p>
        </w:tc>
      </w:tr>
      <w:tr w14:paraId="3C2974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0187" w:author="xh" w:date="2026-10-19T13:23:48+08:00"/>
        </w:trPr>
        <w:tc>
          <w:tcPr>
            <w:tcW w:w="1039" w:type="dxa"/>
            <w:tcMar>
              <w:left w:w="70" w:type="dxa"/>
              <w:right w:w="70" w:type="dxa"/>
            </w:tcMar>
            <w:vAlign w:val="center"/>
          </w:tcPr>
          <w:p w14:paraId="0A83CED7">
            <w:pPr>
              <w:keepNext/>
              <w:spacing w:before="20" w:after="20" w:line="260" w:lineRule="exact"/>
              <w:ind w:left="0" w:leftChars="0" w:right="0" w:rightChars="0" w:firstLine="0" w:firstLineChars="0"/>
              <w:jc w:val="center"/>
              <w:rPr>
                <w:del w:id="20301" w:author="xh" w:date="2026-10-19T13:23:48+08:00"/>
              </w:rPr>
            </w:pPr>
            <w:del w:id="20302" w:author="xh" w:date="2026-10-19T13:23:48+08:00">
              <w:r>
                <w:rPr>
                  <w:rFonts w:ascii="Times New Roman" w:hAnsi="Times New Roman" w:eastAsia="宋体"/>
                  <w:b w:val="0"/>
                  <w:sz w:val="18"/>
                </w:rPr>
                <w:delText>弹性</w:delText>
              </w:r>
            </w:del>
          </w:p>
        </w:tc>
        <w:tc>
          <w:tcPr>
            <w:tcW w:w="1039" w:type="dxa"/>
            <w:tcMar>
              <w:left w:w="70" w:type="dxa"/>
              <w:right w:w="70" w:type="dxa"/>
            </w:tcMar>
            <w:vAlign w:val="center"/>
          </w:tcPr>
          <w:p w14:paraId="40331283">
            <w:pPr>
              <w:keepNext/>
              <w:spacing w:before="20" w:after="20" w:line="260" w:lineRule="exact"/>
              <w:ind w:left="0" w:leftChars="0" w:right="0" w:rightChars="0" w:firstLine="0" w:firstLineChars="0"/>
              <w:jc w:val="center"/>
              <w:rPr>
                <w:del w:id="20303" w:author="xh" w:date="2026-10-19T13:23:48+08:00"/>
              </w:rPr>
            </w:pPr>
            <w:del w:id="20304" w:author="xh" w:date="2026-10-19T13:23:48+08:00">
              <w:r>
                <w:rPr>
                  <w:rFonts w:ascii="Times New Roman" w:hAnsi="Times New Roman" w:eastAsia="宋体"/>
                  <w:b w:val="0"/>
                  <w:sz w:val="18"/>
                </w:rPr>
                <w:delText>2024</w:delText>
              </w:r>
            </w:del>
          </w:p>
        </w:tc>
        <w:tc>
          <w:tcPr>
            <w:tcW w:w="1039" w:type="dxa"/>
            <w:tcMar>
              <w:left w:w="70" w:type="dxa"/>
              <w:right w:w="70" w:type="dxa"/>
            </w:tcMar>
            <w:vAlign w:val="center"/>
          </w:tcPr>
          <w:p w14:paraId="4FFC8B7B">
            <w:pPr>
              <w:keepNext/>
              <w:spacing w:before="20" w:after="20" w:line="260" w:lineRule="exact"/>
              <w:ind w:left="0" w:leftChars="0" w:right="0" w:rightChars="0" w:firstLine="0" w:firstLineChars="0"/>
              <w:jc w:val="center"/>
              <w:rPr>
                <w:del w:id="20305" w:author="xh" w:date="2026-10-19T13:23:48+08:00"/>
              </w:rPr>
            </w:pPr>
            <w:del w:id="20306" w:author="xh" w:date="2026-10-19T13:23:48+08:00">
              <w:r>
                <w:rPr>
                  <w:rFonts w:ascii="Times New Roman" w:hAnsi="Times New Roman" w:eastAsia="宋体"/>
                  <w:b w:val="0"/>
                  <w:sz w:val="18"/>
                </w:rPr>
                <w:delText>40+40</w:delText>
              </w:r>
            </w:del>
          </w:p>
        </w:tc>
        <w:tc>
          <w:tcPr>
            <w:tcW w:w="1039" w:type="dxa"/>
            <w:tcMar>
              <w:left w:w="70" w:type="dxa"/>
              <w:right w:w="70" w:type="dxa"/>
            </w:tcMar>
            <w:vAlign w:val="center"/>
          </w:tcPr>
          <w:p w14:paraId="1AF7FDBE">
            <w:pPr>
              <w:keepNext/>
              <w:spacing w:before="20" w:after="20" w:line="260" w:lineRule="exact"/>
              <w:ind w:left="0" w:leftChars="0" w:right="0" w:rightChars="0" w:firstLine="0" w:firstLineChars="0"/>
              <w:jc w:val="center"/>
              <w:rPr>
                <w:del w:id="20307" w:author="xh" w:date="2026-10-19T13:23:48+08:00"/>
              </w:rPr>
            </w:pPr>
            <w:del w:id="20308" w:author="xh" w:date="2026-10-19T13:23:48+08:00">
              <w:r>
                <w:rPr>
                  <w:rFonts w:ascii="Times New Roman" w:hAnsi="Times New Roman" w:eastAsia="宋体"/>
                  <w:b w:val="0"/>
                  <w:sz w:val="18"/>
                </w:rPr>
                <w:delText>80.00</w:delText>
              </w:r>
            </w:del>
          </w:p>
        </w:tc>
        <w:tc>
          <w:tcPr>
            <w:tcW w:w="1039" w:type="dxa"/>
            <w:tcMar>
              <w:left w:w="70" w:type="dxa"/>
              <w:right w:w="70" w:type="dxa"/>
            </w:tcMar>
            <w:vAlign w:val="center"/>
          </w:tcPr>
          <w:p w14:paraId="0E2BB0EE">
            <w:pPr>
              <w:keepNext/>
              <w:spacing w:before="20" w:after="20" w:line="260" w:lineRule="exact"/>
              <w:ind w:left="0" w:leftChars="0" w:right="0" w:rightChars="0" w:firstLine="0" w:firstLineChars="0"/>
              <w:jc w:val="center"/>
              <w:rPr>
                <w:del w:id="20309" w:author="xh" w:date="2026-10-19T13:23:48+08:00"/>
              </w:rPr>
            </w:pPr>
            <w:del w:id="20310"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36D31092">
            <w:pPr>
              <w:keepNext/>
              <w:spacing w:before="20" w:after="20" w:line="260" w:lineRule="exact"/>
              <w:ind w:left="0" w:leftChars="0" w:right="0" w:rightChars="0" w:firstLine="0" w:firstLineChars="0"/>
              <w:jc w:val="center"/>
              <w:rPr>
                <w:del w:id="20311" w:author="xh" w:date="2026-10-19T13:23:48+08:00"/>
              </w:rPr>
            </w:pPr>
            <w:del w:id="20312"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546F1BB7">
            <w:pPr>
              <w:keepNext/>
              <w:spacing w:before="20" w:after="20" w:line="260" w:lineRule="exact"/>
              <w:ind w:left="0" w:leftChars="0" w:right="0" w:rightChars="0" w:firstLine="0" w:firstLineChars="0"/>
              <w:jc w:val="center"/>
              <w:rPr>
                <w:del w:id="20313" w:author="xh" w:date="2026-10-19T13:23:48+08:00"/>
              </w:rPr>
            </w:pPr>
            <w:del w:id="20314"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36DAEB3F">
            <w:pPr>
              <w:keepNext/>
              <w:spacing w:before="20" w:after="20" w:line="260" w:lineRule="exact"/>
              <w:ind w:left="0" w:leftChars="0" w:right="0" w:rightChars="0" w:firstLine="0" w:firstLineChars="0"/>
              <w:jc w:val="center"/>
              <w:rPr>
                <w:del w:id="20315" w:author="xh" w:date="2026-10-19T13:23:48+08:00"/>
              </w:rPr>
            </w:pPr>
            <w:del w:id="20316" w:author="xh" w:date="2026-10-19T13:23:48+08:00">
              <w:r>
                <w:rPr>
                  <w:rFonts w:ascii="Times New Roman" w:hAnsi="Times New Roman" w:eastAsia="宋体"/>
                  <w:b w:val="0"/>
                  <w:sz w:val="18"/>
                </w:rPr>
                <w:delText>55.41</w:delText>
              </w:r>
            </w:del>
          </w:p>
        </w:tc>
      </w:tr>
      <w:tr w14:paraId="2C6B99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0188" w:author="xh" w:date="2026-10-19T13:23:48+08:00"/>
        </w:trPr>
        <w:tc>
          <w:tcPr>
            <w:tcW w:w="1039" w:type="dxa"/>
            <w:tcMar>
              <w:left w:w="70" w:type="dxa"/>
              <w:right w:w="70" w:type="dxa"/>
            </w:tcMar>
            <w:vAlign w:val="center"/>
          </w:tcPr>
          <w:p w14:paraId="13AE67F6">
            <w:pPr>
              <w:keepNext w:val="0"/>
              <w:spacing w:before="20" w:after="20" w:line="260" w:lineRule="exact"/>
              <w:ind w:left="0" w:leftChars="0" w:right="0" w:rightChars="0" w:firstLine="0" w:firstLineChars="0"/>
              <w:jc w:val="center"/>
              <w:rPr>
                <w:del w:id="20317" w:author="xh" w:date="2026-10-19T13:23:48+08:00"/>
              </w:rPr>
            </w:pPr>
            <w:del w:id="20318" w:author="xh" w:date="2026-10-19T13:23:48+08:00">
              <w:r>
                <w:rPr>
                  <w:rFonts w:ascii="Times New Roman" w:hAnsi="Times New Roman" w:eastAsia="宋体"/>
                  <w:b w:val="0"/>
                  <w:sz w:val="18"/>
                </w:rPr>
                <w:delText>弹性</w:delText>
              </w:r>
            </w:del>
          </w:p>
        </w:tc>
        <w:tc>
          <w:tcPr>
            <w:tcW w:w="1039" w:type="dxa"/>
            <w:tcMar>
              <w:left w:w="70" w:type="dxa"/>
              <w:right w:w="70" w:type="dxa"/>
            </w:tcMar>
            <w:vAlign w:val="center"/>
          </w:tcPr>
          <w:p w14:paraId="6759E5D6">
            <w:pPr>
              <w:keepNext w:val="0"/>
              <w:spacing w:before="20" w:after="20" w:line="260" w:lineRule="exact"/>
              <w:ind w:left="0" w:leftChars="0" w:right="0" w:rightChars="0" w:firstLine="0" w:firstLineChars="0"/>
              <w:jc w:val="center"/>
              <w:rPr>
                <w:del w:id="20319" w:author="xh" w:date="2026-10-19T13:23:48+08:00"/>
              </w:rPr>
            </w:pPr>
            <w:del w:id="20320" w:author="xh" w:date="2026-10-19T13:23:48+08:00">
              <w:r>
                <w:rPr>
                  <w:rFonts w:ascii="Times New Roman" w:hAnsi="Times New Roman" w:eastAsia="宋体"/>
                  <w:b w:val="0"/>
                  <w:sz w:val="18"/>
                </w:rPr>
                <w:delText>2025</w:delText>
              </w:r>
            </w:del>
          </w:p>
        </w:tc>
        <w:tc>
          <w:tcPr>
            <w:tcW w:w="1039" w:type="dxa"/>
            <w:tcMar>
              <w:left w:w="70" w:type="dxa"/>
              <w:right w:w="70" w:type="dxa"/>
            </w:tcMar>
            <w:vAlign w:val="center"/>
          </w:tcPr>
          <w:p w14:paraId="0951FE81">
            <w:pPr>
              <w:keepNext w:val="0"/>
              <w:spacing w:before="20" w:after="20" w:line="260" w:lineRule="exact"/>
              <w:ind w:left="0" w:leftChars="0" w:right="0" w:rightChars="0" w:firstLine="0" w:firstLineChars="0"/>
              <w:jc w:val="center"/>
              <w:rPr>
                <w:del w:id="20321" w:author="xh" w:date="2026-10-19T13:23:48+08:00"/>
              </w:rPr>
            </w:pPr>
            <w:del w:id="20322" w:author="xh" w:date="2026-10-19T13:23:48+08:00">
              <w:r>
                <w:rPr>
                  <w:rFonts w:ascii="Times New Roman" w:hAnsi="Times New Roman" w:eastAsia="宋体"/>
                  <w:b w:val="0"/>
                  <w:sz w:val="18"/>
                </w:rPr>
                <w:delText>40+40</w:delText>
              </w:r>
            </w:del>
          </w:p>
        </w:tc>
        <w:tc>
          <w:tcPr>
            <w:tcW w:w="1039" w:type="dxa"/>
            <w:tcMar>
              <w:left w:w="70" w:type="dxa"/>
              <w:right w:w="70" w:type="dxa"/>
            </w:tcMar>
            <w:vAlign w:val="center"/>
          </w:tcPr>
          <w:p w14:paraId="5F038CDA">
            <w:pPr>
              <w:keepNext w:val="0"/>
              <w:spacing w:before="20" w:after="20" w:line="260" w:lineRule="exact"/>
              <w:ind w:left="0" w:leftChars="0" w:right="0" w:rightChars="0" w:firstLine="0" w:firstLineChars="0"/>
              <w:jc w:val="center"/>
              <w:rPr>
                <w:del w:id="20323" w:author="xh" w:date="2026-10-19T13:23:48+08:00"/>
              </w:rPr>
            </w:pPr>
            <w:del w:id="20324" w:author="xh" w:date="2026-10-19T13:23:48+08:00">
              <w:r>
                <w:rPr>
                  <w:rFonts w:ascii="Times New Roman" w:hAnsi="Times New Roman" w:eastAsia="宋体"/>
                  <w:b w:val="0"/>
                  <w:sz w:val="18"/>
                </w:rPr>
                <w:delText>80.00</w:delText>
              </w:r>
            </w:del>
          </w:p>
        </w:tc>
        <w:tc>
          <w:tcPr>
            <w:tcW w:w="1039" w:type="dxa"/>
            <w:tcMar>
              <w:left w:w="70" w:type="dxa"/>
              <w:right w:w="70" w:type="dxa"/>
            </w:tcMar>
            <w:vAlign w:val="center"/>
          </w:tcPr>
          <w:p w14:paraId="705800EE">
            <w:pPr>
              <w:keepNext w:val="0"/>
              <w:spacing w:before="20" w:after="20" w:line="260" w:lineRule="exact"/>
              <w:ind w:left="0" w:leftChars="0" w:right="0" w:rightChars="0" w:firstLine="0" w:firstLineChars="0"/>
              <w:jc w:val="center"/>
              <w:rPr>
                <w:del w:id="20325" w:author="xh" w:date="2026-10-19T13:23:48+08:00"/>
              </w:rPr>
            </w:pPr>
            <w:del w:id="20326"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5C0D090A">
            <w:pPr>
              <w:keepNext w:val="0"/>
              <w:spacing w:before="20" w:after="20" w:line="260" w:lineRule="exact"/>
              <w:ind w:left="0" w:leftChars="0" w:right="0" w:rightChars="0" w:firstLine="0" w:firstLineChars="0"/>
              <w:jc w:val="center"/>
              <w:rPr>
                <w:del w:id="20327" w:author="xh" w:date="2026-10-19T13:23:48+08:00"/>
              </w:rPr>
            </w:pPr>
            <w:del w:id="20328"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6CD4D22F">
            <w:pPr>
              <w:keepNext w:val="0"/>
              <w:spacing w:before="20" w:after="20" w:line="260" w:lineRule="exact"/>
              <w:ind w:left="0" w:leftChars="0" w:right="0" w:rightChars="0" w:firstLine="0" w:firstLineChars="0"/>
              <w:jc w:val="center"/>
              <w:rPr>
                <w:del w:id="20329" w:author="xh" w:date="2026-10-19T13:23:48+08:00"/>
              </w:rPr>
            </w:pPr>
            <w:del w:id="20330" w:author="xh" w:date="2026-10-19T13:23:48+08:00">
              <w:r>
                <w:rPr>
                  <w:rFonts w:ascii="Times New Roman" w:hAnsi="Times New Roman" w:eastAsia="宋体"/>
                  <w:b w:val="0"/>
                  <w:sz w:val="18"/>
                </w:rPr>
                <w:delText>0.00</w:delText>
              </w:r>
            </w:del>
          </w:p>
        </w:tc>
        <w:tc>
          <w:tcPr>
            <w:tcW w:w="1039" w:type="dxa"/>
            <w:tcMar>
              <w:left w:w="70" w:type="dxa"/>
              <w:right w:w="70" w:type="dxa"/>
            </w:tcMar>
            <w:vAlign w:val="center"/>
          </w:tcPr>
          <w:p w14:paraId="0F5485A3">
            <w:pPr>
              <w:keepNext w:val="0"/>
              <w:spacing w:before="20" w:after="20" w:line="260" w:lineRule="exact"/>
              <w:ind w:left="0" w:leftChars="0" w:right="0" w:rightChars="0" w:firstLine="0" w:firstLineChars="0"/>
              <w:jc w:val="center"/>
              <w:rPr>
                <w:del w:id="20331" w:author="xh" w:date="2026-10-19T13:23:48+08:00"/>
              </w:rPr>
            </w:pPr>
            <w:del w:id="20332" w:author="xh" w:date="2026-10-19T13:23:48+08:00">
              <w:r>
                <w:rPr>
                  <w:rFonts w:ascii="Times New Roman" w:hAnsi="Times New Roman" w:eastAsia="宋体"/>
                  <w:b w:val="0"/>
                  <w:sz w:val="18"/>
                </w:rPr>
                <w:delText>58.45</w:delText>
              </w:r>
            </w:del>
          </w:p>
        </w:tc>
      </w:tr>
      <w:tr>
        <w:trPr>
          <w:cantSplit/>
          <w:tblHeader/>
          <w:ins w:id="20333" w:author="xh" w:date="2026-10-19T13:23:4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42" w:author="xh" w:date="2026-10-19T13:23:48+08:00"/>
              </w:rPr>
            </w:pPr>
            <w:ins w:id="20343" w:author="xh" w:date="2026-10-19T13:23:48+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44" w:author="xh" w:date="2026-10-19T13:23:48+08:00"/>
              </w:rPr>
            </w:pPr>
            <w:ins w:id="20345" w:author="xh" w:date="2026-10-19T13:23:48+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46" w:author="xh" w:date="2026-10-19T13:23:48+08:00"/>
              </w:rPr>
            </w:pPr>
            <w:ins w:id="20347" w:author="xh" w:date="2026-10-19T13:23:48+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48" w:author="xh" w:date="2026-10-19T13:23:48+08:00"/>
              </w:rPr>
            </w:pPr>
            <w:ins w:id="20349" w:author="xh" w:date="2026-10-19T13:23:48+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50" w:author="xh" w:date="2026-10-19T13:23:48+08:00"/>
              </w:rPr>
            </w:pPr>
            <w:ins w:id="20351" w:author="xh" w:date="2026-10-19T13:23:48+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52" w:author="xh" w:date="2026-10-19T13:23:48+08:00"/>
              </w:rPr>
            </w:pPr>
            <w:ins w:id="20353" w:author="xh" w:date="2026-10-19T13:23:48+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54" w:author="xh" w:date="2026-10-19T13:23:48+08:00"/>
              </w:rPr>
            </w:pPr>
            <w:ins w:id="20355" w:author="xh" w:date="2026-10-19T13:23:48+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56" w:author="xh" w:date="2026-10-19T13:23:48+08:00"/>
              </w:rPr>
            </w:pPr>
            <w:ins w:id="20357" w:author="xh" w:date="2026-10-19T13:23:48+08:00">
              <w:r>
                <w:rPr>
                  <w:rFonts w:ascii="Times New Roman" w:hAnsi="Times New Roman" w:eastAsia="宋体"/>
                  <w:b/>
                  <w:sz w:val="18"/>
                </w:rPr>
                <w:t>转接后净负荷/MW</w:t>
              </w:r>
            </w:ins>
          </w:p>
        </w:tc>
      </w:tr>
      <w:tr>
        <w:trPr>
          <w:cantSplit/>
          <w:ins w:id="20334" w:author="xh" w:date="2026-10-19T13:23:4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58" w:author="xh" w:date="2026-10-19T13:23:48+08:00"/>
              </w:rPr>
            </w:pPr>
            <w:ins w:id="20359" w:author="xh" w:date="2026-10-19T13:23:48+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60" w:author="xh" w:date="2026-10-19T13:23:48+08:00"/>
              </w:rPr>
            </w:pPr>
            <w:ins w:id="20361" w:author="xh" w:date="2026-10-19T13:23:48+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62" w:author="xh" w:date="2026-10-19T13:23:48+08:00"/>
              </w:rPr>
            </w:pPr>
            <w:ins w:id="20363" w:author="xh" w:date="2026-10-19T13:23:48+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64" w:author="xh" w:date="2026-10-19T13:23:48+08:00"/>
              </w:rPr>
            </w:pPr>
            <w:ins w:id="20365" w:author="xh" w:date="2026-10-19T13:23:48+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66" w:author="xh" w:date="2026-10-19T13:23:48+08:00"/>
              </w:rPr>
            </w:pPr>
            <w:ins w:id="20367" w:author="xh" w:date="2026-10-19T13:23:4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68" w:author="xh" w:date="2026-10-19T13:23:48+08:00"/>
              </w:rPr>
            </w:pPr>
            <w:ins w:id="20369" w:author="xh" w:date="2026-10-19T13:23:48+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70" w:author="xh" w:date="2026-10-19T13:23:48+08:00"/>
              </w:rPr>
            </w:pPr>
            <w:ins w:id="20371" w:author="xh" w:date="2026-10-19T13:23:48+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72" w:author="xh" w:date="2026-10-19T13:23:48+08:00"/>
              </w:rPr>
            </w:pPr>
            <w:ins w:id="20373" w:author="xh" w:date="2026-10-19T13:23:48+08:00">
              <w:r>
                <w:rPr>
                  <w:rFonts w:ascii="Times New Roman" w:hAnsi="Times New Roman" w:eastAsia="宋体"/>
                  <w:b w:val="0"/>
                  <w:sz w:val="18"/>
                </w:rPr>
                <w:t>—</w:t>
              </w:r>
            </w:ins>
          </w:p>
        </w:tc>
      </w:tr>
      <w:tr>
        <w:trPr>
          <w:cantSplit/>
          <w:ins w:id="20335" w:author="xh" w:date="2026-10-19T13:23:4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74" w:author="xh" w:date="2026-10-19T13:23:48+08:00"/>
              </w:rPr>
            </w:pPr>
            <w:ins w:id="20375" w:author="xh" w:date="2026-10-19T13:23:48+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76" w:author="xh" w:date="2026-10-19T13:23:48+08:00"/>
              </w:rPr>
            </w:pPr>
            <w:ins w:id="20377" w:author="xh" w:date="2026-10-19T13:23:48+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78" w:author="xh" w:date="2026-10-19T13:23:48+08:00"/>
              </w:rPr>
            </w:pPr>
            <w:ins w:id="20379" w:author="xh" w:date="2026-10-19T13:23:48+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80" w:author="xh" w:date="2026-10-19T13:23:48+08:00"/>
              </w:rPr>
            </w:pPr>
            <w:ins w:id="20381" w:author="xh" w:date="2026-10-19T13:23:48+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82" w:author="xh" w:date="2026-10-19T13:23:48+08:00"/>
              </w:rPr>
            </w:pPr>
            <w:ins w:id="20383" w:author="xh" w:date="2026-10-19T13:23:4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84" w:author="xh" w:date="2026-10-19T13:23:48+08:00"/>
              </w:rPr>
            </w:pPr>
            <w:ins w:id="20385" w:author="xh" w:date="2026-10-19T13:23:4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86" w:author="xh" w:date="2026-10-19T13:23:48+08:00"/>
              </w:rPr>
            </w:pPr>
            <w:ins w:id="20387" w:author="xh" w:date="2026-10-19T13:23:4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88" w:author="xh" w:date="2026-10-19T13:23:48+08:00"/>
              </w:rPr>
            </w:pPr>
            <w:ins w:id="20389" w:author="xh" w:date="2026-10-19T13:23:48+08:00">
              <w:r>
                <w:rPr>
                  <w:rFonts w:ascii="Times New Roman" w:hAnsi="Times New Roman" w:eastAsia="宋体"/>
                  <w:b w:val="0"/>
                  <w:sz w:val="18"/>
                </w:rPr>
                <w:t>58.45</w:t>
              </w:r>
            </w:ins>
          </w:p>
        </w:tc>
      </w:tr>
      <w:tr>
        <w:trPr>
          <w:cantSplit/>
          <w:ins w:id="20336" w:author="xh" w:date="2026-10-19T13:23:4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90" w:author="xh" w:date="2026-10-19T13:23:48+08:00"/>
              </w:rPr>
            </w:pPr>
            <w:ins w:id="20391" w:author="xh" w:date="2026-10-19T13:23:48+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92" w:author="xh" w:date="2026-10-19T13:23:48+08:00"/>
              </w:rPr>
            </w:pPr>
            <w:ins w:id="20393" w:author="xh" w:date="2026-10-19T13:23:48+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94" w:author="xh" w:date="2026-10-19T13:23:48+08:00"/>
              </w:rPr>
            </w:pPr>
            <w:ins w:id="20395" w:author="xh" w:date="2026-10-19T13:23:48+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96" w:author="xh" w:date="2026-10-19T13:23:48+08:00"/>
              </w:rPr>
            </w:pPr>
            <w:ins w:id="20397" w:author="xh" w:date="2026-10-19T13:23:48+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398" w:author="xh" w:date="2026-10-19T13:23:48+08:00"/>
              </w:rPr>
            </w:pPr>
            <w:ins w:id="20399" w:author="xh" w:date="2026-10-19T13:23:48+08:00">
              <w:r>
                <w:rPr>
                  <w:rFonts w:ascii="Times New Roman" w:hAnsi="Times New Roman" w:eastAsia="宋体"/>
                  <w:b w:val="0"/>
                  <w:sz w:val="18"/>
                </w:rPr>
                <w:t>0.10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00" w:author="xh" w:date="2026-10-19T13:23:48+08:00"/>
              </w:rPr>
            </w:pPr>
            <w:ins w:id="20401" w:author="xh" w:date="2026-10-19T13:23:48+08:00">
              <w:r>
                <w:rPr>
                  <w:rFonts w:ascii="Times New Roman" w:hAnsi="Times New Roman" w:eastAsia="宋体"/>
                  <w:b w:val="0"/>
                  <w:sz w:val="18"/>
                </w:rPr>
                <w:t>2.94</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02" w:author="xh" w:date="2026-10-19T13:23:48+08:00"/>
              </w:rPr>
            </w:pPr>
            <w:ins w:id="20403" w:author="xh" w:date="2026-10-19T13:23:4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04" w:author="xh" w:date="2026-10-19T13:23:48+08:00"/>
              </w:rPr>
            </w:pPr>
            <w:ins w:id="20405" w:author="xh" w:date="2026-10-19T13:23:48+08:00">
              <w:r>
                <w:rPr>
                  <w:rFonts w:ascii="Times New Roman" w:hAnsi="Times New Roman" w:eastAsia="宋体"/>
                  <w:b w:val="0"/>
                  <w:sz w:val="18"/>
                </w:rPr>
                <w:t>67.61</w:t>
              </w:r>
            </w:ins>
          </w:p>
        </w:tc>
      </w:tr>
      <w:tr>
        <w:trPr>
          <w:cantSplit/>
          <w:ins w:id="20337" w:author="xh" w:date="2026-10-19T13:23:4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06" w:author="xh" w:date="2026-10-19T13:23:48+08:00"/>
              </w:rPr>
            </w:pPr>
            <w:ins w:id="20407" w:author="xh" w:date="2026-10-19T13:23:48+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08" w:author="xh" w:date="2026-10-19T13:23:48+08:00"/>
              </w:rPr>
            </w:pPr>
            <w:ins w:id="20409" w:author="xh" w:date="2026-10-19T13:23:48+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10" w:author="xh" w:date="2026-10-19T13:23:48+08:00"/>
              </w:rPr>
            </w:pPr>
            <w:ins w:id="20411" w:author="xh" w:date="2026-10-19T13:23:48+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12" w:author="xh" w:date="2026-10-19T13:23:48+08:00"/>
              </w:rPr>
            </w:pPr>
            <w:ins w:id="20413" w:author="xh" w:date="2026-10-19T13:23:48+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14" w:author="xh" w:date="2026-10-19T13:23:48+08:00"/>
              </w:rPr>
            </w:pPr>
            <w:ins w:id="20415" w:author="xh" w:date="2026-10-19T13:23:48+08:00">
              <w:r>
                <w:rPr>
                  <w:rFonts w:ascii="Times New Roman" w:hAnsi="Times New Roman" w:eastAsia="宋体"/>
                  <w:b w:val="0"/>
                  <w:sz w:val="18"/>
                </w:rPr>
                <w:t>0.40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16" w:author="xh" w:date="2026-10-19T13:23:48+08:00"/>
              </w:rPr>
            </w:pPr>
            <w:ins w:id="20417" w:author="xh" w:date="2026-10-19T13:23:48+08:00">
              <w:r>
                <w:rPr>
                  <w:rFonts w:ascii="Times New Roman" w:hAnsi="Times New Roman" w:eastAsia="宋体"/>
                  <w:b w:val="0"/>
                  <w:sz w:val="18"/>
                </w:rPr>
                <w:t>7.09</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18" w:author="xh" w:date="2026-10-19T13:23:48+08:00"/>
              </w:rPr>
            </w:pPr>
            <w:ins w:id="20419" w:author="xh" w:date="2026-10-19T13:23:48+08:00">
              <w:r>
                <w:rPr>
                  <w:rFonts w:ascii="Times New Roman" w:hAnsi="Times New Roman" w:eastAsia="宋体"/>
                  <w:b w:val="0"/>
                  <w:sz w:val="18"/>
                </w:rPr>
                <w:t>5.96</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20" w:author="xh" w:date="2026-10-19T13:23:48+08:00"/>
              </w:rPr>
            </w:pPr>
            <w:ins w:id="20421" w:author="xh" w:date="2026-10-19T13:23:48+08:00">
              <w:r>
                <w:rPr>
                  <w:rFonts w:ascii="Times New Roman" w:hAnsi="Times New Roman" w:eastAsia="宋体"/>
                  <w:b w:val="0"/>
                  <w:sz w:val="18"/>
                </w:rPr>
                <w:t>83.98</w:t>
              </w:r>
            </w:ins>
          </w:p>
        </w:tc>
      </w:tr>
      <w:tr>
        <w:trPr>
          <w:cantSplit/>
          <w:ins w:id="20338" w:author="xh" w:date="2026-10-19T13:23:4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22" w:author="xh" w:date="2026-10-19T13:23:48+08:00"/>
              </w:rPr>
            </w:pPr>
            <w:ins w:id="20423" w:author="xh" w:date="2026-10-19T13:23:48+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24" w:author="xh" w:date="2026-10-19T13:23:48+08:00"/>
              </w:rPr>
            </w:pPr>
            <w:ins w:id="20425" w:author="xh" w:date="2026-10-19T13:23:48+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26" w:author="xh" w:date="2026-10-19T13:23:48+08:00"/>
              </w:rPr>
            </w:pPr>
            <w:ins w:id="20427" w:author="xh" w:date="2026-10-19T13:23:48+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28" w:author="xh" w:date="2026-10-19T13:23:48+08:00"/>
              </w:rPr>
            </w:pPr>
            <w:ins w:id="20429" w:author="xh" w:date="2026-10-19T13:23:48+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30" w:author="xh" w:date="2026-10-19T13:23:48+08:00"/>
              </w:rPr>
            </w:pPr>
            <w:ins w:id="20431" w:author="xh" w:date="2026-10-19T13:23:4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32" w:author="xh" w:date="2026-10-19T13:23:48+08:00"/>
              </w:rPr>
            </w:pPr>
            <w:ins w:id="20433" w:author="xh" w:date="2026-10-19T13:23:48+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34" w:author="xh" w:date="2026-10-19T13:23:48+08:00"/>
              </w:rPr>
            </w:pPr>
            <w:ins w:id="20435" w:author="xh" w:date="2026-10-19T13:23:48+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36" w:author="xh" w:date="2026-10-19T13:23:48+08:00"/>
              </w:rPr>
            </w:pPr>
            <w:ins w:id="20437" w:author="xh" w:date="2026-10-19T13:23:48+08:00">
              <w:r>
                <w:rPr>
                  <w:rFonts w:ascii="Times New Roman" w:hAnsi="Times New Roman" w:eastAsia="宋体"/>
                  <w:b w:val="0"/>
                  <w:sz w:val="18"/>
                </w:rPr>
                <w:t>—</w:t>
              </w:r>
            </w:ins>
          </w:p>
        </w:tc>
      </w:tr>
      <w:tr>
        <w:trPr>
          <w:cantSplit/>
          <w:ins w:id="20339" w:author="xh" w:date="2026-10-19T13:23:4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38" w:author="xh" w:date="2026-10-19T13:23:48+08:00"/>
              </w:rPr>
            </w:pPr>
            <w:ins w:id="20439" w:author="xh" w:date="2026-10-19T13:23:48+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40" w:author="xh" w:date="2026-10-19T13:23:48+08:00"/>
              </w:rPr>
            </w:pPr>
            <w:ins w:id="20441" w:author="xh" w:date="2026-10-19T13:23:48+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42" w:author="xh" w:date="2026-10-19T13:23:48+08:00"/>
              </w:rPr>
            </w:pPr>
            <w:ins w:id="20443" w:author="xh" w:date="2026-10-19T13:23:48+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44" w:author="xh" w:date="2026-10-19T13:23:48+08:00"/>
              </w:rPr>
            </w:pPr>
            <w:ins w:id="20445" w:author="xh" w:date="2026-10-19T13:23:48+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46" w:author="xh" w:date="2026-10-19T13:23:48+08:00"/>
              </w:rPr>
            </w:pPr>
            <w:ins w:id="20447" w:author="xh" w:date="2026-10-19T13:23:4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48" w:author="xh" w:date="2026-10-19T13:23:48+08:00"/>
              </w:rPr>
            </w:pPr>
            <w:ins w:id="20449" w:author="xh" w:date="2026-10-19T13:23:4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50" w:author="xh" w:date="2026-10-19T13:23:48+08:00"/>
              </w:rPr>
            </w:pPr>
            <w:ins w:id="20451" w:author="xh" w:date="2026-10-19T13:23:4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52" w:author="xh" w:date="2026-10-19T13:23:48+08:00"/>
              </w:rPr>
            </w:pPr>
            <w:ins w:id="20453" w:author="xh" w:date="2026-10-19T13:23:48+08:00">
              <w:r>
                <w:rPr>
                  <w:rFonts w:ascii="Times New Roman" w:hAnsi="Times New Roman" w:eastAsia="宋体"/>
                  <w:b w:val="0"/>
                  <w:sz w:val="18"/>
                </w:rPr>
                <w:t>58.45</w:t>
              </w:r>
            </w:ins>
          </w:p>
        </w:tc>
      </w:tr>
      <w:tr>
        <w:trPr>
          <w:cantSplit/>
          <w:ins w:id="20340" w:author="xh" w:date="2026-10-19T13:23:4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54" w:author="xh" w:date="2026-10-19T13:23:48+08:00"/>
              </w:rPr>
            </w:pPr>
            <w:ins w:id="20455" w:author="xh" w:date="2026-10-19T13:23:48+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56" w:author="xh" w:date="2026-10-19T13:23:48+08:00"/>
              </w:rPr>
            </w:pPr>
            <w:ins w:id="20457" w:author="xh" w:date="2026-10-19T13:23:48+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58" w:author="xh" w:date="2026-10-19T13:23:48+08:00"/>
              </w:rPr>
            </w:pPr>
            <w:ins w:id="20459" w:author="xh" w:date="2026-10-19T13:23:48+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60" w:author="xh" w:date="2026-10-19T13:23:48+08:00"/>
              </w:rPr>
            </w:pPr>
            <w:ins w:id="20461" w:author="xh" w:date="2026-10-19T13:23:48+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62" w:author="xh" w:date="2026-10-19T13:23:48+08:00"/>
              </w:rPr>
            </w:pPr>
            <w:ins w:id="20463" w:author="xh" w:date="2026-10-19T13:23:4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64" w:author="xh" w:date="2026-10-19T13:23:48+08:00"/>
              </w:rPr>
            </w:pPr>
            <w:ins w:id="20465" w:author="xh" w:date="2026-10-19T13:23:4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66" w:author="xh" w:date="2026-10-19T13:23:48+08:00"/>
              </w:rPr>
            </w:pPr>
            <w:ins w:id="20467" w:author="xh" w:date="2026-10-19T13:23:4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468" w:author="xh" w:date="2026-10-19T13:23:48+08:00"/>
              </w:rPr>
            </w:pPr>
            <w:ins w:id="20469" w:author="xh" w:date="2026-10-19T13:23:48+08:00">
              <w:r>
                <w:rPr>
                  <w:rFonts w:ascii="Times New Roman" w:hAnsi="Times New Roman" w:eastAsia="宋体"/>
                  <w:b w:val="0"/>
                  <w:sz w:val="18"/>
                </w:rPr>
                <w:t>70.55</w:t>
              </w:r>
            </w:ins>
          </w:p>
        </w:tc>
      </w:tr>
      <w:tr>
        <w:trPr>
          <w:cantSplit/>
          <w:ins w:id="20341" w:author="xh" w:date="2026-10-19T13:23:48+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470" w:author="xh" w:date="2026-10-19T13:23:48+08:00"/>
              </w:rPr>
            </w:pPr>
            <w:ins w:id="20471" w:author="xh" w:date="2026-10-19T13:23:48+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472" w:author="xh" w:date="2026-10-19T13:23:48+08:00"/>
              </w:rPr>
            </w:pPr>
            <w:ins w:id="20473" w:author="xh" w:date="2026-10-19T13:23:48+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474" w:author="xh" w:date="2026-10-19T13:23:48+08:00"/>
              </w:rPr>
            </w:pPr>
            <w:ins w:id="20475" w:author="xh" w:date="2026-10-19T13:23:48+08:00">
              <w:r>
                <w:rPr>
                  <w:rFonts w:ascii="Times New Roman" w:hAnsi="Times New Roman" w:eastAsia="宋体"/>
                  <w:b w:val="0"/>
                  <w:sz w:val="18"/>
                </w:rPr>
                <w:t>50.00+50.00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476" w:author="xh" w:date="2026-10-19T13:23:48+08:00"/>
              </w:rPr>
            </w:pPr>
            <w:ins w:id="20477" w:author="xh" w:date="2026-10-19T13:23:48+08:00">
              <w:r>
                <w:rPr>
                  <w:rFonts w:ascii="Times New Roman" w:hAnsi="Times New Roman" w:eastAsia="宋体"/>
                  <w:b w:val="0"/>
                  <w:sz w:val="18"/>
                </w:rPr>
                <w:t>100.00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478" w:author="xh" w:date="2026-10-19T13:23:48+08:00"/>
              </w:rPr>
            </w:pPr>
            <w:ins w:id="20479" w:author="xh" w:date="2026-10-19T13:23:48+08:00">
              <w:r>
                <w:rPr>
                  <w:rFonts w:ascii="Times New Roman" w:hAnsi="Times New Roman" w:eastAsia="宋体"/>
                  <w:b w:val="0"/>
                  <w:sz w:val="18"/>
                </w:rPr>
                <w:t>1.40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480" w:author="xh" w:date="2026-10-19T13:23:48+08:00"/>
              </w:rPr>
            </w:pPr>
            <w:ins w:id="20481" w:author="xh" w:date="2026-10-19T13:23:48+08:00">
              <w:r>
                <w:rPr>
                  <w:rFonts w:ascii="Times New Roman" w:hAnsi="Times New Roman" w:eastAsia="宋体"/>
                  <w:b w:val="0"/>
                  <w:sz w:val="18"/>
                </w:rPr>
                <w:t>3.55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482" w:author="xh" w:date="2026-10-19T13:23:48+08:00"/>
              </w:rPr>
            </w:pPr>
            <w:ins w:id="20483" w:author="xh" w:date="2026-10-19T13:23:48+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484" w:author="xh" w:date="2026-10-19T13:23:48+08:00"/>
              </w:rPr>
            </w:pPr>
            <w:ins w:id="20485" w:author="xh" w:date="2026-10-19T13:23:48+08:00">
              <w:r>
                <w:rPr>
                  <w:rFonts w:ascii="Times New Roman" w:hAnsi="Times New Roman" w:eastAsia="宋体"/>
                  <w:b w:val="0"/>
                  <w:sz w:val="18"/>
                </w:rPr>
                <w:t>81.56</w:t>
              </w:r>
            </w:ins>
          </w:p>
        </w:tc>
      </w:tr>
    </w:tbl>
    <w:p w14:paraId="07869E8A">
      <w:pPr>
        <w:pStyle w:val="2"/>
        <w:widowControl/>
        <w:spacing w:before="0" w:after="0" w:line="348" w:lineRule="exact"/>
        <w:ind w:firstLine="480"/>
        <w:jc w:val="both"/>
      </w:pPr>
      <w:r>
        <w:rPr>
          <w:rFonts w:ascii="Times New Roman" w:hAnsi="Times New Roman" w:eastAsia="方正仿宋_GBK"/>
          <w:b w:val="0"/>
          <w:sz w:val="24"/>
        </w:rPr>
        <w:t xml:space="preserve">20</w:t>
      </w:r>
      <w:ins w:id="20486" w:author="xh" w:date="2026-10-19T13:24:27+08:00">
        <w:r>
          <w:rPr>
            <w:rFonts w:ascii="Times New Roman" w:hAnsi="Times New Roman" w:eastAsia="方正仿宋_GBK"/>
            <w:b w:val="0"/>
            <w:sz w:val="24"/>
          </w:rPr>
          <w:t xml:space="preserve">3</w:t>
        </w:r>
      </w:ins>
      <w:del w:id="20487" w:author="xh" w:date="2026-10-19T13:24:27+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20488" w:author="xh" w:date="2026-10-19T13:24:27+08:00">
        <w:r>
          <w:rPr>
            <w:rFonts w:ascii="Times New Roman" w:hAnsi="Times New Roman" w:eastAsia="方正仿宋_GBK"/>
            <w:b w:val="0"/>
            <w:sz w:val="24"/>
          </w:rPr>
          <w:t xml:space="preserve">最大单台主变N-1后，弹性方案剩余主变容量为50.00 MVA，按0.95功率因数折算为47.50 MW。储能</w:t>
        </w:r>
      </w:ins>
      <w:del w:id="20489" w:author="xh" w:date="2026-10-19T13:24:27+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20490" w:author="xh" w:date="2026-10-19T13:24:27+08:00">
        <w:r>
          <w:rPr>
            <w:rFonts w:ascii="Times New Roman" w:hAnsi="Times New Roman" w:eastAsia="方正仿宋_GBK"/>
            <w:b w:val="0"/>
            <w:sz w:val="24"/>
          </w:rPr>
          <w:t xml:space="preserve">有效支撑功率为0.38 MW、反向有效吸收功率为1.40 MW。全年本站故障</w:t>
        </w:r>
      </w:ins>
      <w:del w:id="20491" w:author="xh" w:date="2026-10-19T13:24:27+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20492" w:author="xh" w:date="2026-10-19T13:24:27+08:00">
        <w:r>
          <w:rPr>
            <w:rFonts w:ascii="Times New Roman" w:hAnsi="Times New Roman" w:eastAsia="方正仿宋_GBK"/>
            <w:b w:val="0"/>
            <w:sz w:val="24"/>
          </w:rPr>
          <w:t xml:space="preserve">中最小余量为0.00 MW。该小时按采用的固定区段预案</w:t>
        </w:r>
      </w:ins>
      <w:del w:id="20493" w:author="xh" w:date="2026-10-19T13:24:27+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20494" w:author="xh" w:date="2026-10-19T13:24:27+08:00">
        <w:r>
          <w:rPr>
            <w:rFonts w:ascii="Times New Roman" w:hAnsi="Times New Roman" w:eastAsia="方正仿宋_GBK"/>
            <w:b w:val="0"/>
            <w:sz w:val="24"/>
          </w:rPr>
          <w:t xml:space="preserve">47</w:t>
        </w:r>
      </w:ins>
      <w:del w:id="20495" w:author="xh" w:date="2026-10-19T13:24:27+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20496" w:author="xh" w:date="2026-10-19T13:24:27+08:00">
        <w:r>
          <w:rPr>
            <w:rFonts w:ascii="Times New Roman" w:hAnsi="Times New Roman" w:eastAsia="方正仿宋_GBK"/>
            <w:b w:val="0"/>
            <w:sz w:val="24"/>
          </w:rPr>
          <w:t xml:space="preserve">88</w:t>
        </w:r>
      </w:ins>
      <w:del w:id="20497" w:author="xh" w:date="2026-10-19T13:24:27+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MW、承接0.00 MW，转接后净负荷为</w:t>
      </w:r>
      <w:del w:id="20498" w:author="xh" w:date="2026-10-19T13:24:27+08:00">
        <w:r>
          <w:rPr>
            <w:rFonts w:ascii="Times New Roman" w:hAnsi="Times New Roman" w:eastAsia="方正仿宋_GBK"/>
            <w:b w:val="0"/>
            <w:sz w:val="24"/>
          </w:rPr>
          <w:delText xml:space="preserve">58.</w:delText>
        </w:r>
      </w:del>
      <w:r>
        <w:rPr>
          <w:rFonts w:ascii="Times New Roman" w:hAnsi="Times New Roman" w:eastAsia="方正仿宋_GBK"/>
          <w:b w:val="0"/>
          <w:sz w:val="24"/>
        </w:rPr>
        <w:t xml:space="preserve">4</w:t>
      </w:r>
      <w:del w:id="20499" w:author="xh" w:date="2026-10-19T13:24:27+08:00">
        <w:r>
          <w:rPr>
            <w:rFonts w:ascii="Times New Roman" w:hAnsi="Times New Roman" w:eastAsia="方正仿宋_GBK"/>
            <w:b w:val="0"/>
            <w:sz w:val="24"/>
          </w:rPr>
          <w:delText xml:space="preserve">5 MW，区域最低净负荷工况下为1</w:delText>
        </w:r>
      </w:del>
      <w:r>
        <w:rPr>
          <w:rFonts w:ascii="Times New Roman" w:hAnsi="Times New Roman" w:eastAsia="方正仿宋_GBK"/>
          <w:b w:val="0"/>
          <w:sz w:val="24"/>
        </w:rPr>
        <w:t xml:space="preserve">7.8</w:t>
      </w:r>
      <w:ins w:id="20500" w:author="xh" w:date="2026-10-19T13:24:27+08:00">
        <w:r>
          <w:rPr>
            <w:rFonts w:ascii="Times New Roman" w:hAnsi="Times New Roman" w:eastAsia="方正仿宋_GBK"/>
            <w:b w:val="0"/>
            <w:sz w:val="24"/>
          </w:rPr>
          <w:t xml:space="preserve">8</w:t>
        </w:r>
      </w:ins>
      <w:del w:id="20501" w:author="xh" w:date="2026-10-19T13:24:27+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 MW。</w:t>
      </w:r>
      <w:ins w:id="20502" w:author="xh" w:date="2026-10-19T13:24:27+08:00">
        <w:r>
          <w:rPr>
            <w:rFonts w:ascii="Times New Roman" w:hAnsi="Times New Roman" w:eastAsia="方正仿宋_GBK"/>
            <w:b w:val="0"/>
            <w:sz w:val="24"/>
          </w:rPr>
          <w:t xml:space="preserve">其中与彭场变之间的主要通道承担11.97 MW净功率转接，使用既有通道。</w:t>
        </w:r>
      </w:ins>
    </w:p>
    <w:p w14:paraId="10DADF07">
      <w:pPr>
        <w:pStyle w:val="2"/>
        <w:widowControl/>
        <w:spacing w:before="0" w:after="0" w:line="348" w:lineRule="exact"/>
        <w:ind w:firstLine="480"/>
        <w:jc w:val="both"/>
      </w:pPr>
      <w:ins w:id="20503" w:author="xh" w:date="2026-10-19T13:25:06+08:00">
        <w:r>
          <w:rPr>
            <w:rFonts w:ascii="Times New Roman" w:hAnsi="Times New Roman" w:eastAsia="方正仿宋_GBK"/>
            <w:b w:val="0"/>
            <w:sz w:val="24"/>
          </w:rPr>
          <w:t xml:space="preserve">两方案</w:t>
        </w:r>
      </w:ins>
      <w:del w:id="20504" w:author="xh" w:date="2026-10-19T13:25:06+08:00">
        <w:r>
          <w:rPr>
            <w:rFonts w:ascii="Times New Roman" w:hAnsi="Times New Roman" w:eastAsia="方正仿宋_GBK"/>
            <w:b w:val="0"/>
            <w:sz w:val="24"/>
          </w:rPr>
          <w:delText xml:space="preserve">按最大单台主变N-1校核，</w:delText>
        </w:r>
      </w:del>
      <w:r>
        <w:rPr>
          <w:rFonts w:ascii="Times New Roman" w:hAnsi="Times New Roman" w:eastAsia="方正仿宋_GBK"/>
          <w:b w:val="0"/>
          <w:sz w:val="24"/>
        </w:rPr>
        <w:t xml:space="preserve">本站</w:t>
      </w:r>
      <w:ins w:id="20505" w:author="xh" w:date="2026-10-19T13:25:06+08:00">
        <w:r>
          <w:rPr>
            <w:rFonts w:ascii="Times New Roman" w:hAnsi="Times New Roman" w:eastAsia="方正仿宋_GBK"/>
            <w:b w:val="0"/>
            <w:sz w:val="24"/>
          </w:rPr>
          <w:t xml:space="preserve">储能额定功率相差</w:t>
        </w:r>
      </w:ins>
      <w:del w:id="20506" w:author="xh" w:date="2026-10-19T13:25:06+08:00">
        <w:r>
          <w:rPr>
            <w:rFonts w:ascii="Times New Roman" w:hAnsi="Times New Roman" w:eastAsia="方正仿宋_GBK"/>
            <w:b w:val="0"/>
            <w:sz w:val="24"/>
          </w:rPr>
          <w:delText xml:space="preserve">剩余容量为40.00 MVA，两代表工况重新转供后的本站净负荷分别为38.00 MW、</w:delText>
        </w:r>
      </w:del>
      <w:r>
        <w:rPr>
          <w:rFonts w:ascii="Times New Roman" w:hAnsi="Times New Roman" w:eastAsia="方正仿宋_GBK"/>
          <w:b w:val="0"/>
          <w:sz w:val="24"/>
        </w:rPr>
        <w:t xml:space="preserve">1</w:t>
      </w:r>
      <w:del w:id="20507" w:author="xh" w:date="2026-10-19T13:25:06+08:00">
        <w:r>
          <w:rPr>
            <w:rFonts w:ascii="Times New Roman" w:hAnsi="Times New Roman" w:eastAsia="方正仿宋_GBK"/>
            <w:b w:val="0"/>
            <w:sz w:val="24"/>
          </w:rPr>
          <w:delText xml:space="preserve">7.85 MW，两方向最小容量余量为0</w:delText>
        </w:r>
      </w:del>
      <w:r>
        <w:rPr>
          <w:rFonts w:ascii="Times New Roman" w:hAnsi="Times New Roman" w:eastAsia="方正仿宋_GBK"/>
          <w:b w:val="0"/>
          <w:sz w:val="24"/>
        </w:rPr>
        <w:t xml:space="preserve">.00 MW，</w:t>
      </w:r>
      <w:ins w:id="20508" w:author="xh" w:date="2026-10-19T13:25:06+08:00">
        <w:r>
          <w:rPr>
            <w:rFonts w:ascii="Times New Roman" w:hAnsi="Times New Roman" w:eastAsia="方正仿宋_GBK"/>
            <w:b w:val="0"/>
            <w:sz w:val="24"/>
          </w:rPr>
          <w:t xml:space="preserve">差额与所列主变组合及年度固定转接任务共同形成局部供电安排</w:t>
        </w:r>
      </w:ins>
      <w:del w:id="20509" w:author="xh" w:date="2026-10-19T13:25:06+08:00">
        <w:r>
          <w:rPr>
            <w:rFonts w:ascii="Times New Roman" w:hAnsi="Times New Roman" w:eastAsia="方正仿宋_GBK"/>
            <w:b w:val="0"/>
            <w:sz w:val="24"/>
          </w:rPr>
          <w:delText xml:space="preserve">正向储能有效支撑功率为0.00 MW</w:delText>
        </w:r>
      </w:del>
      <w:r>
        <w:rPr>
          <w:rFonts w:ascii="Times New Roman" w:hAnsi="Times New Roman" w:eastAsia="方正仿宋_GBK"/>
          <w:b w:val="0"/>
          <w:sz w:val="24"/>
        </w:rPr>
        <w:t xml:space="preserve">。</w:t>
      </w:r>
    </w:p>
    <w:p w14:paraId="09574D80">
      <w:pPr>
        <w:pStyle w:val="2"/>
        <w:widowControl/>
        <w:spacing w:before="0" w:after="0" w:line="348" w:lineRule="exact"/>
        <w:ind w:firstLine="480"/>
        <w:jc w:val="both"/>
        <w:rPr>
          <w:del w:id="20510" w:author="xh" w:date="2026-10-19T13:25:46+08:00"/>
        </w:rPr>
      </w:pPr>
      <w:del w:id="20511" w:author="xh" w:date="2026-10-19T13:25:46+08:00">
        <w:r>
          <w:rPr>
            <w:rFonts w:ascii="Times New Roman" w:hAnsi="Times New Roman" w:eastAsia="方正仿宋_GBK"/>
            <w:b w:val="0"/>
            <w:sz w:val="24"/>
          </w:rPr>
          <w:delText>四年校核截面中，本站绝对功率最大的工况出现在2023年，转接前为66.34 MW，主要表现为正向受电需求，该年设备在最大单台主变N-1后剩余容量为40.00 MVA。故障方式下本站转出28.34 MW、承接0.00 MW，其中与古彭变之间的主要转出功率为27.51 MW，转接后净负荷为38.00 MW。这一工况通过邻站分担本站故障后的正向负荷。</w:delText>
        </w:r>
      </w:del>
    </w:p>
    <w:p w14:paraId="18A2B38D">
      <w:pPr>
        <w:pStyle w:val="7"/>
        <w:keepNext/>
        <w:numPr>
          <w:ilvl w:val="0"/>
          <w:numId w:val="0"/>
        </w:numPr>
        <w:spacing w:before="160" w:after="120" w:line="360" w:lineRule="exact"/>
        <w:ind w:firstLine="0"/>
      </w:pPr>
      <w:bookmarkStart w:id="237" w:name="山南变规划分析"/>
      <w:r>
        <w:rPr>
          <w:rFonts w:ascii="Times New Roman" w:hAnsi="Times New Roman" w:eastAsia="方正仿宋_GBK"/>
          <w:b/>
          <w:sz w:val="24"/>
        </w:rPr>
        <w:t>山南变规划分析</w:t>
      </w:r>
      <w:bookmarkEnd w:id="237"/>
    </w:p>
    <w:p w14:paraId="7B65AF63">
      <w:pPr>
        <w:pStyle w:val="115"/>
        <w:widowControl/>
        <w:spacing w:before="0" w:after="0" w:line="348" w:lineRule="exact"/>
        <w:ind w:firstLine="480"/>
        <w:jc w:val="both"/>
      </w:pPr>
      <w:r>
        <w:rPr>
          <w:rFonts w:ascii="Times New Roman" w:hAnsi="Times New Roman" w:eastAsia="方正仿宋_GBK"/>
          <w:b w:val="0"/>
          <w:sz w:val="24"/>
        </w:rPr>
        <w:t xml:space="preserve">该站</w:t>
      </w:r>
      <w:ins w:id="20512" w:author="xh" w:date="2026-10-19T13:26:25+08:00">
        <w:r>
          <w:rPr>
            <w:rFonts w:ascii="Times New Roman" w:hAnsi="Times New Roman" w:eastAsia="方正仿宋_GBK"/>
            <w:b w:val="0"/>
            <w:sz w:val="24"/>
          </w:rPr>
          <w:t xml:space="preserve">2021年</w:t>
        </w:r>
      </w:ins>
      <w:del w:id="20513" w:author="xh" w:date="2026-10-19T13:26:25+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主变组合为40</w:t>
      </w:r>
      <w:ins w:id="20514" w:author="xh" w:date="2026-10-19T13:26:25+08:00">
        <w:r>
          <w:rPr>
            <w:rFonts w:ascii="Times New Roman" w:hAnsi="Times New Roman" w:eastAsia="方正仿宋_GBK"/>
            <w:b w:val="0"/>
            <w:sz w:val="24"/>
          </w:rPr>
          <w:t xml:space="preserve">.00</w:t>
        </w:r>
      </w:ins>
      <w:r>
        <w:rPr>
          <w:rFonts w:ascii="Times New Roman" w:hAnsi="Times New Roman" w:eastAsia="方正仿宋_GBK"/>
          <w:b w:val="0"/>
          <w:sz w:val="24"/>
        </w:rPr>
        <w:t xml:space="preserve">+</w:t>
      </w:r>
      <w:ins w:id="20515" w:author="xh" w:date="2026-10-19T13:26:25+08:00">
        <w:r>
          <w:rPr>
            <w:rFonts w:ascii="Times New Roman" w:hAnsi="Times New Roman" w:eastAsia="方正仿宋_GBK"/>
            <w:b w:val="0"/>
            <w:sz w:val="24"/>
          </w:rPr>
          <w:t xml:space="preserve">50.0</w:t>
        </w:r>
      </w:ins>
      <w:del w:id="20516" w:author="xh" w:date="2026-10-19T13:26:25+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0 MVA</w:t>
      </w:r>
      <w:ins w:id="20517" w:author="xh" w:date="2026-10-19T13:26:25+08:00">
        <w:r>
          <w:rPr>
            <w:rFonts w:ascii="Times New Roman" w:hAnsi="Times New Roman" w:eastAsia="方正仿宋_GBK"/>
            <w:b w:val="0"/>
            <w:sz w:val="24"/>
          </w:rPr>
          <w:t xml:space="preserve">。</w:t>
        </w:r>
      </w:ins>
      <w:del w:id="20518" w:author="xh" w:date="2026-10-19T13:26:25+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20519" w:author="xh" w:date="2026-10-19T13:26:25+08:00">
        <w:r>
          <w:rPr>
            <w:rFonts w:ascii="Times New Roman" w:hAnsi="Times New Roman" w:eastAsia="方正仿宋_GBK"/>
            <w:b w:val="0"/>
            <w:sz w:val="24"/>
          </w:rPr>
          <w:t xml:space="preserve">2022—2035</w:t>
        </w:r>
      </w:ins>
      <w:del w:id="20520" w:author="xh" w:date="2026-10-19T13:26:25+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del w:id="20521" w:author="xh" w:date="2026-10-19T13:26:25+08:00">
        <w:r>
          <w:rPr>
            <w:rFonts w:ascii="Times New Roman" w:hAnsi="Times New Roman" w:eastAsia="方正仿宋_GBK"/>
            <w:b w:val="0"/>
            <w:sz w:val="24"/>
          </w:rPr>
          <w:delText xml:space="preserve">均</w:delText>
        </w:r>
      </w:del>
      <w:r>
        <w:rPr>
          <w:rFonts w:ascii="Times New Roman" w:hAnsi="Times New Roman" w:eastAsia="方正仿宋_GBK"/>
          <w:b w:val="0"/>
          <w:sz w:val="24"/>
        </w:rPr>
        <w:t xml:space="preserve">保留</w:t>
      </w:r>
      <w:ins w:id="20522" w:author="xh" w:date="2026-10-19T13:26:25+08:00">
        <w:r>
          <w:rPr>
            <w:rFonts w:ascii="Times New Roman" w:hAnsi="Times New Roman" w:eastAsia="方正仿宋_GBK"/>
            <w:b w:val="0"/>
            <w:sz w:val="24"/>
          </w:rPr>
          <w:t xml:space="preserve">初始主变</w:t>
        </w:r>
      </w:ins>
      <w:del w:id="20523" w:author="xh" w:date="2026-10-19T13:26:25+08:00">
        <w:r>
          <w:rPr>
            <w:rFonts w:ascii="Times New Roman" w:hAnsi="Times New Roman" w:eastAsia="方正仿宋_GBK"/>
            <w:b w:val="0"/>
            <w:sz w:val="24"/>
          </w:rPr>
          <w:delText xml:space="preserve">该</w:delText>
        </w:r>
      </w:del>
      <w:r>
        <w:rPr>
          <w:rFonts w:ascii="Times New Roman" w:hAnsi="Times New Roman" w:eastAsia="方正仿宋_GBK"/>
          <w:b w:val="0"/>
          <w:sz w:val="24"/>
        </w:rPr>
        <w:t xml:space="preserve">组合</w:t>
      </w:r>
      <w:del w:id="20524" w:author="xh" w:date="2026-10-19T13:26:25+08:00">
        <w:r>
          <w:rPr>
            <w:rFonts w:ascii="Times New Roman" w:hAnsi="Times New Roman" w:eastAsia="方正仿宋_GBK"/>
            <w:b w:val="0"/>
            <w:sz w:val="24"/>
          </w:rPr>
          <w:delText xml:space="preserve">，供电任务由主变及网络承担</w:delText>
        </w:r>
      </w:del>
      <w:r>
        <w:rPr>
          <w:rFonts w:ascii="Times New Roman" w:hAnsi="Times New Roman" w:eastAsia="方正仿宋_GBK"/>
          <w:b w:val="0"/>
          <w:sz w:val="24"/>
        </w:rPr>
        <w:t xml:space="preserve">。</w:t>
      </w:r>
      <w:ins w:id="20525" w:author="xh" w:date="2026-10-19T13:26:25+08:00">
        <w:r>
          <w:rPr>
            <w:rFonts w:ascii="Times New Roman" w:hAnsi="Times New Roman" w:eastAsia="方正仿宋_GBK"/>
            <w:b w:val="0"/>
            <w:sz w:val="24"/>
          </w:rPr>
          <w:t xml:space="preserve">本站弹性方案各年未新增储能。</w:t>
        </w:r>
      </w:ins>
    </w:p>
    <w:p w14:paraId="0BFDDB04">
      <w:pPr>
        <w:pStyle w:val="2"/>
        <w:widowControl/>
        <w:spacing w:before="0" w:after="0" w:line="348" w:lineRule="exact"/>
        <w:ind w:firstLine="480"/>
        <w:jc w:val="both"/>
      </w:pPr>
      <w:r>
        <w:rPr>
          <w:rFonts w:ascii="Times New Roman" w:hAnsi="Times New Roman" w:eastAsia="方正仿宋_GBK"/>
          <w:b w:val="0"/>
          <w:sz w:val="24"/>
        </w:rPr>
        <w:t xml:space="preserve">2025年</w:t>
      </w:r>
      <w:del w:id="20526" w:author="xh" w:date="2026-10-19T13:27:05+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最大正向、反向净负荷分别为5.80 MW、0.00 MW</w:t>
      </w:r>
      <w:ins w:id="20527" w:author="xh" w:date="2026-10-19T13:27:05+08:00">
        <w:r>
          <w:rPr>
            <w:rFonts w:ascii="Times New Roman" w:hAnsi="Times New Roman" w:eastAsia="方正仿宋_GBK"/>
            <w:b w:val="0"/>
            <w:sz w:val="24"/>
          </w:rPr>
          <w:t xml:space="preserve">，2035年分别为8.45 MW、0.35 MW</w:t>
        </w:r>
      </w:ins>
      <w:r>
        <w:rPr>
          <w:rFonts w:ascii="Times New Roman" w:hAnsi="Times New Roman" w:eastAsia="方正仿宋_GBK"/>
          <w:b w:val="0"/>
          <w:sz w:val="24"/>
        </w:rPr>
        <w:t xml:space="preserve">。</w:t>
      </w:r>
      <w:ins w:id="20528" w:author="xh" w:date="2026-10-19T13:27:05+08:00">
        <w:r>
          <w:rPr>
            <w:rFonts w:ascii="Times New Roman" w:hAnsi="Times New Roman" w:eastAsia="方正仿宋_GBK"/>
            <w:b w:val="0"/>
            <w:sz w:val="24"/>
          </w:rPr>
          <w:t xml:space="preserve">2035年</w:t>
        </w:r>
      </w:ins>
      <w:del w:id="20529" w:author="xh" w:date="2026-10-19T13:27:05+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20530" w:author="xh" w:date="2026-10-19T13:27:05+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ins w:id="20531" w:author="xh" w:date="2026-10-19T13:27:05+08:00">
        <w:r>
          <w:rPr>
            <w:rFonts w:ascii="Times New Roman" w:hAnsi="Times New Roman" w:eastAsia="方正仿宋_GBK"/>
            <w:b w:val="0"/>
            <w:sz w:val="24"/>
          </w:rPr>
          <w:t xml:space="preserve">9</w:t>
        </w:r>
      </w:ins>
      <w:del w:id="20532" w:author="xh" w:date="2026-10-19T13:27:05+08:00">
        <w:r>
          <w:rPr>
            <w:rFonts w:ascii="Times New Roman" w:hAnsi="Times New Roman" w:eastAsia="方正仿宋_GBK"/>
            <w:b w:val="0"/>
            <w:sz w:val="24"/>
          </w:rPr>
          <w:delText xml:space="preserve">为8</w:delText>
        </w:r>
      </w:del>
      <w:r>
        <w:rPr>
          <w:rFonts w:ascii="Times New Roman" w:hAnsi="Times New Roman" w:eastAsia="方正仿宋_GBK"/>
          <w:b w:val="0"/>
          <w:sz w:val="24"/>
        </w:rPr>
        <w:t xml:space="preserve">0.00 MVA、储能额定功率0.00 MW，弹性方案分别为</w:t>
      </w:r>
      <w:ins w:id="20533" w:author="xh" w:date="2026-10-19T13:27:05+08:00">
        <w:r>
          <w:rPr>
            <w:rFonts w:ascii="Times New Roman" w:hAnsi="Times New Roman" w:eastAsia="方正仿宋_GBK"/>
            <w:b w:val="0"/>
            <w:sz w:val="24"/>
          </w:rPr>
          <w:t xml:space="preserve">9</w:t>
        </w:r>
      </w:ins>
      <w:del w:id="20534" w:author="xh" w:date="2026-10-19T13:27:05+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0.00 MVA和0.00 MW</w:t>
      </w:r>
      <w:ins w:id="20535" w:author="xh" w:date="2026-10-19T13:27:05+08:00">
        <w:r>
          <w:rPr>
            <w:rFonts w:ascii="Times New Roman" w:hAnsi="Times New Roman" w:eastAsia="方正仿宋_GBK"/>
            <w:b w:val="0"/>
            <w:sz w:val="24"/>
          </w:rPr>
          <w:t xml:space="preserve">。</w:t>
        </w:r>
      </w:ins>
      <w:del w:id="20536" w:author="xh" w:date="2026-10-19T13:27:05+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20537" w:author="xh" w:date="2026-10-19T13:27:05+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20538" w:author="xh" w:date="2026-10-19T13:27:05+08:00">
        <w:r>
          <w:rPr>
            <w:rFonts w:ascii="Times New Roman" w:hAnsi="Times New Roman" w:eastAsia="方正仿宋_GBK"/>
            <w:b w:val="0"/>
            <w:sz w:val="24"/>
          </w:rPr>
          <w:delText xml:space="preserve">弹性方案按当年各站局部极值计算的站级负载率为8%。</w:delText>
        </w:r>
      </w:del>
    </w:p>
    <w:p w14:paraId="26354784">
      <w:pPr>
        <w:pStyle w:val="2"/>
        <w:keepNext/>
        <w:spacing w:before="120" w:after="80" w:line="280" w:lineRule="exact"/>
        <w:ind w:firstLine="0"/>
        <w:jc w:val="center"/>
      </w:pPr>
      <w:r>
        <w:rPr>
          <w:rFonts w:ascii="Times New Roman" w:hAnsi="Times New Roman" w:eastAsia="宋体"/>
          <w:b w:val="0"/>
          <w:sz w:val="21"/>
        </w:rPr>
        <w:t xml:space="preserve">表5-48 山南变</w:t>
      </w:r>
      <w:ins w:id="20539" w:author="xh" w:date="2026-10-19T13:27:44+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09555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20540" w:author="xh" w:date="2026-10-19T13:28:23+08:00"/>
        </w:trPr>
        <w:tc>
          <w:tcPr>
            <w:tcW w:w="1039" w:type="dxa"/>
            <w:tcMar>
              <w:left w:w="70" w:type="dxa"/>
              <w:right w:w="70" w:type="dxa"/>
            </w:tcMar>
            <w:vAlign w:val="center"/>
          </w:tcPr>
          <w:p w14:paraId="210EB3A9">
            <w:pPr>
              <w:keepNext/>
              <w:spacing w:before="20" w:after="20" w:line="260" w:lineRule="exact"/>
              <w:ind w:left="0" w:leftChars="0" w:right="0" w:rightChars="0" w:firstLine="0" w:firstLineChars="0"/>
              <w:jc w:val="center"/>
              <w:rPr>
                <w:del w:id="20549" w:author="xh" w:date="2026-10-19T13:28:23+08:00"/>
              </w:rPr>
            </w:pPr>
            <w:del w:id="20550" w:author="xh" w:date="2026-10-19T13:28:23+08:00">
              <w:r>
                <w:rPr>
                  <w:rFonts w:ascii="Times New Roman" w:hAnsi="Times New Roman" w:eastAsia="宋体"/>
                  <w:b/>
                  <w:sz w:val="18"/>
                </w:rPr>
                <w:delText>方案</w:delText>
              </w:r>
            </w:del>
          </w:p>
        </w:tc>
        <w:tc>
          <w:tcPr>
            <w:tcW w:w="1039" w:type="dxa"/>
            <w:tcMar>
              <w:left w:w="70" w:type="dxa"/>
              <w:right w:w="70" w:type="dxa"/>
            </w:tcMar>
            <w:vAlign w:val="center"/>
          </w:tcPr>
          <w:p w14:paraId="67EB3A8E">
            <w:pPr>
              <w:keepNext/>
              <w:spacing w:before="20" w:after="20" w:line="260" w:lineRule="exact"/>
              <w:ind w:left="0" w:leftChars="0" w:right="0" w:rightChars="0" w:firstLine="0" w:firstLineChars="0"/>
              <w:jc w:val="center"/>
              <w:rPr>
                <w:del w:id="20551" w:author="xh" w:date="2026-10-19T13:28:23+08:00"/>
              </w:rPr>
            </w:pPr>
            <w:del w:id="20552" w:author="xh" w:date="2026-10-19T13:28:23+08:00">
              <w:r>
                <w:rPr>
                  <w:rFonts w:ascii="Times New Roman" w:hAnsi="Times New Roman" w:eastAsia="宋体"/>
                  <w:b/>
                  <w:sz w:val="18"/>
                </w:rPr>
                <w:delText>年份</w:delText>
              </w:r>
            </w:del>
          </w:p>
        </w:tc>
        <w:tc>
          <w:tcPr>
            <w:tcW w:w="1039" w:type="dxa"/>
            <w:tcMar>
              <w:left w:w="70" w:type="dxa"/>
              <w:right w:w="70" w:type="dxa"/>
            </w:tcMar>
            <w:vAlign w:val="center"/>
          </w:tcPr>
          <w:p w14:paraId="2CB6CA43">
            <w:pPr>
              <w:keepNext/>
              <w:spacing w:before="20" w:after="20" w:line="260" w:lineRule="exact"/>
              <w:ind w:left="0" w:leftChars="0" w:right="0" w:rightChars="0" w:firstLine="0" w:firstLineChars="0"/>
              <w:jc w:val="center"/>
              <w:rPr>
                <w:del w:id="20553" w:author="xh" w:date="2026-10-19T13:28:23+08:00"/>
              </w:rPr>
            </w:pPr>
            <w:del w:id="20554" w:author="xh" w:date="2026-10-19T13:28:23+08:00">
              <w:r>
                <w:rPr>
                  <w:rFonts w:ascii="Times New Roman" w:hAnsi="Times New Roman" w:eastAsia="宋体"/>
                  <w:b/>
                  <w:sz w:val="18"/>
                </w:rPr>
                <w:delText>主变组合/MVA</w:delText>
              </w:r>
            </w:del>
          </w:p>
        </w:tc>
        <w:tc>
          <w:tcPr>
            <w:tcW w:w="1039" w:type="dxa"/>
            <w:tcMar>
              <w:left w:w="70" w:type="dxa"/>
              <w:right w:w="70" w:type="dxa"/>
            </w:tcMar>
            <w:vAlign w:val="center"/>
          </w:tcPr>
          <w:p w14:paraId="717E0C04">
            <w:pPr>
              <w:keepNext/>
              <w:spacing w:before="20" w:after="20" w:line="260" w:lineRule="exact"/>
              <w:ind w:left="0" w:leftChars="0" w:right="0" w:rightChars="0" w:firstLine="0" w:firstLineChars="0"/>
              <w:jc w:val="center"/>
              <w:rPr>
                <w:del w:id="20555" w:author="xh" w:date="2026-10-19T13:28:23+08:00"/>
              </w:rPr>
            </w:pPr>
            <w:del w:id="20556" w:author="xh" w:date="2026-10-19T13:28:23+08:00">
              <w:r>
                <w:rPr>
                  <w:rFonts w:ascii="Times New Roman" w:hAnsi="Times New Roman" w:eastAsia="宋体"/>
                  <w:b/>
                  <w:sz w:val="18"/>
                </w:rPr>
                <w:delText>总容量/MVA</w:delText>
              </w:r>
            </w:del>
          </w:p>
        </w:tc>
        <w:tc>
          <w:tcPr>
            <w:tcW w:w="1039" w:type="dxa"/>
            <w:tcMar>
              <w:left w:w="70" w:type="dxa"/>
              <w:right w:w="70" w:type="dxa"/>
            </w:tcMar>
            <w:vAlign w:val="center"/>
          </w:tcPr>
          <w:p w14:paraId="6505AE83">
            <w:pPr>
              <w:keepNext/>
              <w:spacing w:before="20" w:after="20" w:line="260" w:lineRule="exact"/>
              <w:ind w:left="0" w:leftChars="0" w:right="0" w:rightChars="0" w:firstLine="0" w:firstLineChars="0"/>
              <w:jc w:val="center"/>
              <w:rPr>
                <w:del w:id="20557" w:author="xh" w:date="2026-10-19T13:28:23+08:00"/>
              </w:rPr>
            </w:pPr>
            <w:del w:id="20558" w:author="xh" w:date="2026-10-19T13:28:23+08:00">
              <w:r>
                <w:rPr>
                  <w:rFonts w:ascii="Times New Roman" w:hAnsi="Times New Roman" w:eastAsia="宋体"/>
                  <w:b/>
                  <w:sz w:val="18"/>
                </w:rPr>
                <w:delText>储能额定功率/MW</w:delText>
              </w:r>
            </w:del>
          </w:p>
        </w:tc>
        <w:tc>
          <w:tcPr>
            <w:tcW w:w="1039" w:type="dxa"/>
            <w:tcMar>
              <w:left w:w="70" w:type="dxa"/>
              <w:right w:w="70" w:type="dxa"/>
            </w:tcMar>
            <w:vAlign w:val="center"/>
          </w:tcPr>
          <w:p w14:paraId="20703A20">
            <w:pPr>
              <w:keepNext/>
              <w:spacing w:before="20" w:after="20" w:line="260" w:lineRule="exact"/>
              <w:ind w:left="0" w:leftChars="0" w:right="0" w:rightChars="0" w:firstLine="0" w:firstLineChars="0"/>
              <w:jc w:val="center"/>
              <w:rPr>
                <w:del w:id="20559" w:author="xh" w:date="2026-10-19T13:28:23+08:00"/>
              </w:rPr>
            </w:pPr>
            <w:del w:id="20560" w:author="xh" w:date="2026-10-19T13:28:23+08:00">
              <w:r>
                <w:rPr>
                  <w:rFonts w:ascii="Times New Roman" w:hAnsi="Times New Roman" w:eastAsia="宋体"/>
                  <w:b/>
                  <w:sz w:val="18"/>
                </w:rPr>
                <w:delText>转出/MW</w:delText>
              </w:r>
            </w:del>
          </w:p>
        </w:tc>
        <w:tc>
          <w:tcPr>
            <w:tcW w:w="1039" w:type="dxa"/>
            <w:tcMar>
              <w:left w:w="70" w:type="dxa"/>
              <w:right w:w="70" w:type="dxa"/>
            </w:tcMar>
            <w:vAlign w:val="center"/>
          </w:tcPr>
          <w:p w14:paraId="7A1CA619">
            <w:pPr>
              <w:keepNext/>
              <w:spacing w:before="20" w:after="20" w:line="260" w:lineRule="exact"/>
              <w:ind w:left="0" w:leftChars="0" w:right="0" w:rightChars="0" w:firstLine="0" w:firstLineChars="0"/>
              <w:jc w:val="center"/>
              <w:rPr>
                <w:del w:id="20561" w:author="xh" w:date="2026-10-19T13:28:23+08:00"/>
              </w:rPr>
            </w:pPr>
            <w:del w:id="20562" w:author="xh" w:date="2026-10-19T13:28:23+08:00">
              <w:r>
                <w:rPr>
                  <w:rFonts w:ascii="Times New Roman" w:hAnsi="Times New Roman" w:eastAsia="宋体"/>
                  <w:b/>
                  <w:sz w:val="18"/>
                </w:rPr>
                <w:delText>承接/MW</w:delText>
              </w:r>
            </w:del>
          </w:p>
        </w:tc>
        <w:tc>
          <w:tcPr>
            <w:tcW w:w="1039" w:type="dxa"/>
            <w:tcMar>
              <w:left w:w="70" w:type="dxa"/>
              <w:right w:w="70" w:type="dxa"/>
            </w:tcMar>
            <w:vAlign w:val="center"/>
          </w:tcPr>
          <w:p w14:paraId="028B5C0B">
            <w:pPr>
              <w:keepNext/>
              <w:spacing w:before="20" w:after="20" w:line="260" w:lineRule="exact"/>
              <w:ind w:left="0" w:leftChars="0" w:right="0" w:rightChars="0" w:firstLine="0" w:firstLineChars="0"/>
              <w:jc w:val="center"/>
              <w:rPr>
                <w:del w:id="20563" w:author="xh" w:date="2026-10-19T13:28:23+08:00"/>
              </w:rPr>
            </w:pPr>
            <w:del w:id="20564" w:author="xh" w:date="2026-10-19T13:28:23+08:00">
              <w:r>
                <w:rPr>
                  <w:rFonts w:ascii="Times New Roman" w:hAnsi="Times New Roman" w:eastAsia="宋体"/>
                  <w:b/>
                  <w:sz w:val="18"/>
                </w:rPr>
                <w:delText>转接后净负荷/MW</w:delText>
              </w:r>
            </w:del>
          </w:p>
        </w:tc>
      </w:tr>
      <w:tr w14:paraId="5A2FF4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0541" w:author="xh" w:date="2026-10-19T13:28:23+08:00"/>
        </w:trPr>
        <w:tc>
          <w:tcPr>
            <w:tcW w:w="1039" w:type="dxa"/>
            <w:tcMar>
              <w:left w:w="70" w:type="dxa"/>
              <w:right w:w="70" w:type="dxa"/>
            </w:tcMar>
            <w:vAlign w:val="center"/>
          </w:tcPr>
          <w:p w14:paraId="56E45DB1">
            <w:pPr>
              <w:keepNext/>
              <w:spacing w:before="20" w:after="20" w:line="260" w:lineRule="exact"/>
              <w:ind w:left="0" w:leftChars="0" w:right="0" w:rightChars="0" w:firstLine="0" w:firstLineChars="0"/>
              <w:jc w:val="center"/>
              <w:rPr>
                <w:del w:id="20565" w:author="xh" w:date="2026-10-19T13:28:23+08:00"/>
              </w:rPr>
            </w:pPr>
            <w:del w:id="20566" w:author="xh" w:date="2026-10-19T13:28:23+08:00">
              <w:r>
                <w:rPr>
                  <w:rFonts w:ascii="Times New Roman" w:hAnsi="Times New Roman" w:eastAsia="宋体"/>
                  <w:b w:val="0"/>
                  <w:sz w:val="18"/>
                </w:rPr>
                <w:delText>刚性</w:delText>
              </w:r>
            </w:del>
          </w:p>
        </w:tc>
        <w:tc>
          <w:tcPr>
            <w:tcW w:w="1039" w:type="dxa"/>
            <w:tcMar>
              <w:left w:w="70" w:type="dxa"/>
              <w:right w:w="70" w:type="dxa"/>
            </w:tcMar>
            <w:vAlign w:val="center"/>
          </w:tcPr>
          <w:p w14:paraId="306DC78C">
            <w:pPr>
              <w:keepNext/>
              <w:spacing w:before="20" w:after="20" w:line="260" w:lineRule="exact"/>
              <w:ind w:left="0" w:leftChars="0" w:right="0" w:rightChars="0" w:firstLine="0" w:firstLineChars="0"/>
              <w:jc w:val="center"/>
              <w:rPr>
                <w:del w:id="20567" w:author="xh" w:date="2026-10-19T13:28:23+08:00"/>
              </w:rPr>
            </w:pPr>
            <w:del w:id="20568" w:author="xh" w:date="2026-10-19T13:28:23+08:00">
              <w:r>
                <w:rPr>
                  <w:rFonts w:ascii="Times New Roman" w:hAnsi="Times New Roman" w:eastAsia="宋体"/>
                  <w:b w:val="0"/>
                  <w:sz w:val="18"/>
                </w:rPr>
                <w:delText>2022</w:delText>
              </w:r>
            </w:del>
          </w:p>
        </w:tc>
        <w:tc>
          <w:tcPr>
            <w:tcW w:w="1039" w:type="dxa"/>
            <w:tcMar>
              <w:left w:w="70" w:type="dxa"/>
              <w:right w:w="70" w:type="dxa"/>
            </w:tcMar>
            <w:vAlign w:val="center"/>
          </w:tcPr>
          <w:p w14:paraId="07500B40">
            <w:pPr>
              <w:keepNext/>
              <w:spacing w:before="20" w:after="20" w:line="260" w:lineRule="exact"/>
              <w:ind w:left="0" w:leftChars="0" w:right="0" w:rightChars="0" w:firstLine="0" w:firstLineChars="0"/>
              <w:jc w:val="center"/>
              <w:rPr>
                <w:del w:id="20569" w:author="xh" w:date="2026-10-19T13:28:23+08:00"/>
              </w:rPr>
            </w:pPr>
            <w:del w:id="20570" w:author="xh" w:date="2026-10-19T13:28:23+08:00">
              <w:r>
                <w:rPr>
                  <w:rFonts w:ascii="Times New Roman" w:hAnsi="Times New Roman" w:eastAsia="宋体"/>
                  <w:b w:val="0"/>
                  <w:sz w:val="18"/>
                </w:rPr>
                <w:delText>40+40</w:delText>
              </w:r>
            </w:del>
          </w:p>
        </w:tc>
        <w:tc>
          <w:tcPr>
            <w:tcW w:w="1039" w:type="dxa"/>
            <w:tcMar>
              <w:left w:w="70" w:type="dxa"/>
              <w:right w:w="70" w:type="dxa"/>
            </w:tcMar>
            <w:vAlign w:val="center"/>
          </w:tcPr>
          <w:p w14:paraId="2F890015">
            <w:pPr>
              <w:keepNext/>
              <w:spacing w:before="20" w:after="20" w:line="260" w:lineRule="exact"/>
              <w:ind w:left="0" w:leftChars="0" w:right="0" w:rightChars="0" w:firstLine="0" w:firstLineChars="0"/>
              <w:jc w:val="center"/>
              <w:rPr>
                <w:del w:id="20571" w:author="xh" w:date="2026-10-19T13:28:23+08:00"/>
              </w:rPr>
            </w:pPr>
            <w:del w:id="20572" w:author="xh" w:date="2026-10-19T13:28:23+08:00">
              <w:r>
                <w:rPr>
                  <w:rFonts w:ascii="Times New Roman" w:hAnsi="Times New Roman" w:eastAsia="宋体"/>
                  <w:b w:val="0"/>
                  <w:sz w:val="18"/>
                </w:rPr>
                <w:delText>80.00</w:delText>
              </w:r>
            </w:del>
          </w:p>
        </w:tc>
        <w:tc>
          <w:tcPr>
            <w:tcW w:w="1039" w:type="dxa"/>
            <w:tcMar>
              <w:left w:w="70" w:type="dxa"/>
              <w:right w:w="70" w:type="dxa"/>
            </w:tcMar>
            <w:vAlign w:val="center"/>
          </w:tcPr>
          <w:p w14:paraId="15EDB3D7">
            <w:pPr>
              <w:keepNext/>
              <w:spacing w:before="20" w:after="20" w:line="260" w:lineRule="exact"/>
              <w:ind w:left="0" w:leftChars="0" w:right="0" w:rightChars="0" w:firstLine="0" w:firstLineChars="0"/>
              <w:jc w:val="center"/>
              <w:rPr>
                <w:del w:id="20573" w:author="xh" w:date="2026-10-19T13:28:23+08:00"/>
              </w:rPr>
            </w:pPr>
            <w:del w:id="20574"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40DE8A0D">
            <w:pPr>
              <w:keepNext/>
              <w:spacing w:before="20" w:after="20" w:line="260" w:lineRule="exact"/>
              <w:ind w:left="0" w:leftChars="0" w:right="0" w:rightChars="0" w:firstLine="0" w:firstLineChars="0"/>
              <w:jc w:val="center"/>
              <w:rPr>
                <w:del w:id="20575" w:author="xh" w:date="2026-10-19T13:28:23+08:00"/>
              </w:rPr>
            </w:pPr>
            <w:del w:id="20576"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3269C3FB">
            <w:pPr>
              <w:keepNext/>
              <w:spacing w:before="20" w:after="20" w:line="260" w:lineRule="exact"/>
              <w:ind w:left="0" w:leftChars="0" w:right="0" w:rightChars="0" w:firstLine="0" w:firstLineChars="0"/>
              <w:jc w:val="center"/>
              <w:rPr>
                <w:del w:id="20577" w:author="xh" w:date="2026-10-19T13:28:23+08:00"/>
              </w:rPr>
            </w:pPr>
            <w:del w:id="20578"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0342C073">
            <w:pPr>
              <w:keepNext/>
              <w:spacing w:before="20" w:after="20" w:line="260" w:lineRule="exact"/>
              <w:ind w:left="0" w:leftChars="0" w:right="0" w:rightChars="0" w:firstLine="0" w:firstLineChars="0"/>
              <w:jc w:val="center"/>
              <w:rPr>
                <w:del w:id="20579" w:author="xh" w:date="2026-10-19T13:28:23+08:00"/>
              </w:rPr>
            </w:pPr>
            <w:del w:id="20580" w:author="xh" w:date="2026-10-19T13:28:23+08:00">
              <w:r>
                <w:rPr>
                  <w:rFonts w:ascii="Times New Roman" w:hAnsi="Times New Roman" w:eastAsia="宋体"/>
                  <w:b w:val="0"/>
                  <w:sz w:val="18"/>
                </w:rPr>
                <w:delText>5.44</w:delText>
              </w:r>
            </w:del>
          </w:p>
        </w:tc>
      </w:tr>
      <w:tr w14:paraId="0D1DF2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0542" w:author="xh" w:date="2026-10-19T13:28:23+08:00"/>
        </w:trPr>
        <w:tc>
          <w:tcPr>
            <w:tcW w:w="1039" w:type="dxa"/>
            <w:tcMar>
              <w:left w:w="70" w:type="dxa"/>
              <w:right w:w="70" w:type="dxa"/>
            </w:tcMar>
            <w:vAlign w:val="center"/>
          </w:tcPr>
          <w:p w14:paraId="3EF59C33">
            <w:pPr>
              <w:keepNext/>
              <w:spacing w:before="20" w:after="20" w:line="260" w:lineRule="exact"/>
              <w:ind w:left="0" w:leftChars="0" w:right="0" w:rightChars="0" w:firstLine="0" w:firstLineChars="0"/>
              <w:jc w:val="center"/>
              <w:rPr>
                <w:del w:id="20581" w:author="xh" w:date="2026-10-19T13:28:23+08:00"/>
              </w:rPr>
            </w:pPr>
            <w:del w:id="20582" w:author="xh" w:date="2026-10-19T13:28:23+08:00">
              <w:r>
                <w:rPr>
                  <w:rFonts w:ascii="Times New Roman" w:hAnsi="Times New Roman" w:eastAsia="宋体"/>
                  <w:b w:val="0"/>
                  <w:sz w:val="18"/>
                </w:rPr>
                <w:delText>刚性</w:delText>
              </w:r>
            </w:del>
          </w:p>
        </w:tc>
        <w:tc>
          <w:tcPr>
            <w:tcW w:w="1039" w:type="dxa"/>
            <w:tcMar>
              <w:left w:w="70" w:type="dxa"/>
              <w:right w:w="70" w:type="dxa"/>
            </w:tcMar>
            <w:vAlign w:val="center"/>
          </w:tcPr>
          <w:p w14:paraId="68DC0C80">
            <w:pPr>
              <w:keepNext/>
              <w:spacing w:before="20" w:after="20" w:line="260" w:lineRule="exact"/>
              <w:ind w:left="0" w:leftChars="0" w:right="0" w:rightChars="0" w:firstLine="0" w:firstLineChars="0"/>
              <w:jc w:val="center"/>
              <w:rPr>
                <w:del w:id="20583" w:author="xh" w:date="2026-10-19T13:28:23+08:00"/>
              </w:rPr>
            </w:pPr>
            <w:del w:id="20584" w:author="xh" w:date="2026-10-19T13:28:23+08:00">
              <w:r>
                <w:rPr>
                  <w:rFonts w:ascii="Times New Roman" w:hAnsi="Times New Roman" w:eastAsia="宋体"/>
                  <w:b w:val="0"/>
                  <w:sz w:val="18"/>
                </w:rPr>
                <w:delText>2023</w:delText>
              </w:r>
            </w:del>
          </w:p>
        </w:tc>
        <w:tc>
          <w:tcPr>
            <w:tcW w:w="1039" w:type="dxa"/>
            <w:tcMar>
              <w:left w:w="70" w:type="dxa"/>
              <w:right w:w="70" w:type="dxa"/>
            </w:tcMar>
            <w:vAlign w:val="center"/>
          </w:tcPr>
          <w:p w14:paraId="40E50F67">
            <w:pPr>
              <w:keepNext/>
              <w:spacing w:before="20" w:after="20" w:line="260" w:lineRule="exact"/>
              <w:ind w:left="0" w:leftChars="0" w:right="0" w:rightChars="0" w:firstLine="0" w:firstLineChars="0"/>
              <w:jc w:val="center"/>
              <w:rPr>
                <w:del w:id="20585" w:author="xh" w:date="2026-10-19T13:28:23+08:00"/>
              </w:rPr>
            </w:pPr>
            <w:del w:id="20586" w:author="xh" w:date="2026-10-19T13:28:23+08:00">
              <w:r>
                <w:rPr>
                  <w:rFonts w:ascii="Times New Roman" w:hAnsi="Times New Roman" w:eastAsia="宋体"/>
                  <w:b w:val="0"/>
                  <w:sz w:val="18"/>
                </w:rPr>
                <w:delText>40+40</w:delText>
              </w:r>
            </w:del>
          </w:p>
        </w:tc>
        <w:tc>
          <w:tcPr>
            <w:tcW w:w="1039" w:type="dxa"/>
            <w:tcMar>
              <w:left w:w="70" w:type="dxa"/>
              <w:right w:w="70" w:type="dxa"/>
            </w:tcMar>
            <w:vAlign w:val="center"/>
          </w:tcPr>
          <w:p w14:paraId="09CE15F2">
            <w:pPr>
              <w:keepNext/>
              <w:spacing w:before="20" w:after="20" w:line="260" w:lineRule="exact"/>
              <w:ind w:left="0" w:leftChars="0" w:right="0" w:rightChars="0" w:firstLine="0" w:firstLineChars="0"/>
              <w:jc w:val="center"/>
              <w:rPr>
                <w:del w:id="20587" w:author="xh" w:date="2026-10-19T13:28:23+08:00"/>
              </w:rPr>
            </w:pPr>
            <w:del w:id="20588" w:author="xh" w:date="2026-10-19T13:28:23+08:00">
              <w:r>
                <w:rPr>
                  <w:rFonts w:ascii="Times New Roman" w:hAnsi="Times New Roman" w:eastAsia="宋体"/>
                  <w:b w:val="0"/>
                  <w:sz w:val="18"/>
                </w:rPr>
                <w:delText>80.00</w:delText>
              </w:r>
            </w:del>
          </w:p>
        </w:tc>
        <w:tc>
          <w:tcPr>
            <w:tcW w:w="1039" w:type="dxa"/>
            <w:tcMar>
              <w:left w:w="70" w:type="dxa"/>
              <w:right w:w="70" w:type="dxa"/>
            </w:tcMar>
            <w:vAlign w:val="center"/>
          </w:tcPr>
          <w:p w14:paraId="1B8460B4">
            <w:pPr>
              <w:keepNext/>
              <w:spacing w:before="20" w:after="20" w:line="260" w:lineRule="exact"/>
              <w:ind w:left="0" w:leftChars="0" w:right="0" w:rightChars="0" w:firstLine="0" w:firstLineChars="0"/>
              <w:jc w:val="center"/>
              <w:rPr>
                <w:del w:id="20589" w:author="xh" w:date="2026-10-19T13:28:23+08:00"/>
              </w:rPr>
            </w:pPr>
            <w:del w:id="20590"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294504A1">
            <w:pPr>
              <w:keepNext/>
              <w:spacing w:before="20" w:after="20" w:line="260" w:lineRule="exact"/>
              <w:ind w:left="0" w:leftChars="0" w:right="0" w:rightChars="0" w:firstLine="0" w:firstLineChars="0"/>
              <w:jc w:val="center"/>
              <w:rPr>
                <w:del w:id="20591" w:author="xh" w:date="2026-10-19T13:28:23+08:00"/>
              </w:rPr>
            </w:pPr>
            <w:del w:id="20592"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68161743">
            <w:pPr>
              <w:keepNext/>
              <w:spacing w:before="20" w:after="20" w:line="260" w:lineRule="exact"/>
              <w:ind w:left="0" w:leftChars="0" w:right="0" w:rightChars="0" w:firstLine="0" w:firstLineChars="0"/>
              <w:jc w:val="center"/>
              <w:rPr>
                <w:del w:id="20593" w:author="xh" w:date="2026-10-19T13:28:23+08:00"/>
              </w:rPr>
            </w:pPr>
            <w:del w:id="20594"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3D7C9A7E">
            <w:pPr>
              <w:keepNext/>
              <w:spacing w:before="20" w:after="20" w:line="260" w:lineRule="exact"/>
              <w:ind w:left="0" w:leftChars="0" w:right="0" w:rightChars="0" w:firstLine="0" w:firstLineChars="0"/>
              <w:jc w:val="center"/>
              <w:rPr>
                <w:del w:id="20595" w:author="xh" w:date="2026-10-19T13:28:23+08:00"/>
              </w:rPr>
            </w:pPr>
            <w:del w:id="20596" w:author="xh" w:date="2026-10-19T13:28:23+08:00">
              <w:r>
                <w:rPr>
                  <w:rFonts w:ascii="Times New Roman" w:hAnsi="Times New Roman" w:eastAsia="宋体"/>
                  <w:b w:val="0"/>
                  <w:sz w:val="18"/>
                </w:rPr>
                <w:delText>5.85</w:delText>
              </w:r>
            </w:del>
          </w:p>
        </w:tc>
      </w:tr>
      <w:tr w14:paraId="37AFA1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0543" w:author="xh" w:date="2026-10-19T13:28:23+08:00"/>
        </w:trPr>
        <w:tc>
          <w:tcPr>
            <w:tcW w:w="1039" w:type="dxa"/>
            <w:tcMar>
              <w:left w:w="70" w:type="dxa"/>
              <w:right w:w="70" w:type="dxa"/>
            </w:tcMar>
            <w:vAlign w:val="center"/>
          </w:tcPr>
          <w:p w14:paraId="1531A6CD">
            <w:pPr>
              <w:keepNext/>
              <w:spacing w:before="20" w:after="20" w:line="260" w:lineRule="exact"/>
              <w:ind w:left="0" w:leftChars="0" w:right="0" w:rightChars="0" w:firstLine="0" w:firstLineChars="0"/>
              <w:jc w:val="center"/>
              <w:rPr>
                <w:del w:id="20597" w:author="xh" w:date="2026-10-19T13:28:23+08:00"/>
              </w:rPr>
            </w:pPr>
            <w:del w:id="20598" w:author="xh" w:date="2026-10-19T13:28:23+08:00">
              <w:r>
                <w:rPr>
                  <w:rFonts w:ascii="Times New Roman" w:hAnsi="Times New Roman" w:eastAsia="宋体"/>
                  <w:b w:val="0"/>
                  <w:sz w:val="18"/>
                </w:rPr>
                <w:delText>刚性</w:delText>
              </w:r>
            </w:del>
          </w:p>
        </w:tc>
        <w:tc>
          <w:tcPr>
            <w:tcW w:w="1039" w:type="dxa"/>
            <w:tcMar>
              <w:left w:w="70" w:type="dxa"/>
              <w:right w:w="70" w:type="dxa"/>
            </w:tcMar>
            <w:vAlign w:val="center"/>
          </w:tcPr>
          <w:p w14:paraId="420B2CE4">
            <w:pPr>
              <w:keepNext/>
              <w:spacing w:before="20" w:after="20" w:line="260" w:lineRule="exact"/>
              <w:ind w:left="0" w:leftChars="0" w:right="0" w:rightChars="0" w:firstLine="0" w:firstLineChars="0"/>
              <w:jc w:val="center"/>
              <w:rPr>
                <w:del w:id="20599" w:author="xh" w:date="2026-10-19T13:28:23+08:00"/>
              </w:rPr>
            </w:pPr>
            <w:del w:id="20600" w:author="xh" w:date="2026-10-19T13:28:23+08:00">
              <w:r>
                <w:rPr>
                  <w:rFonts w:ascii="Times New Roman" w:hAnsi="Times New Roman" w:eastAsia="宋体"/>
                  <w:b w:val="0"/>
                  <w:sz w:val="18"/>
                </w:rPr>
                <w:delText>2024</w:delText>
              </w:r>
            </w:del>
          </w:p>
        </w:tc>
        <w:tc>
          <w:tcPr>
            <w:tcW w:w="1039" w:type="dxa"/>
            <w:tcMar>
              <w:left w:w="70" w:type="dxa"/>
              <w:right w:w="70" w:type="dxa"/>
            </w:tcMar>
            <w:vAlign w:val="center"/>
          </w:tcPr>
          <w:p w14:paraId="54E58DDA">
            <w:pPr>
              <w:keepNext/>
              <w:spacing w:before="20" w:after="20" w:line="260" w:lineRule="exact"/>
              <w:ind w:left="0" w:leftChars="0" w:right="0" w:rightChars="0" w:firstLine="0" w:firstLineChars="0"/>
              <w:jc w:val="center"/>
              <w:rPr>
                <w:del w:id="20601" w:author="xh" w:date="2026-10-19T13:28:23+08:00"/>
              </w:rPr>
            </w:pPr>
            <w:del w:id="20602" w:author="xh" w:date="2026-10-19T13:28:23+08:00">
              <w:r>
                <w:rPr>
                  <w:rFonts w:ascii="Times New Roman" w:hAnsi="Times New Roman" w:eastAsia="宋体"/>
                  <w:b w:val="0"/>
                  <w:sz w:val="18"/>
                </w:rPr>
                <w:delText>40+40</w:delText>
              </w:r>
            </w:del>
          </w:p>
        </w:tc>
        <w:tc>
          <w:tcPr>
            <w:tcW w:w="1039" w:type="dxa"/>
            <w:tcMar>
              <w:left w:w="70" w:type="dxa"/>
              <w:right w:w="70" w:type="dxa"/>
            </w:tcMar>
            <w:vAlign w:val="center"/>
          </w:tcPr>
          <w:p w14:paraId="25FCBADF">
            <w:pPr>
              <w:keepNext/>
              <w:spacing w:before="20" w:after="20" w:line="260" w:lineRule="exact"/>
              <w:ind w:left="0" w:leftChars="0" w:right="0" w:rightChars="0" w:firstLine="0" w:firstLineChars="0"/>
              <w:jc w:val="center"/>
              <w:rPr>
                <w:del w:id="20603" w:author="xh" w:date="2026-10-19T13:28:23+08:00"/>
              </w:rPr>
            </w:pPr>
            <w:del w:id="20604" w:author="xh" w:date="2026-10-19T13:28:23+08:00">
              <w:r>
                <w:rPr>
                  <w:rFonts w:ascii="Times New Roman" w:hAnsi="Times New Roman" w:eastAsia="宋体"/>
                  <w:b w:val="0"/>
                  <w:sz w:val="18"/>
                </w:rPr>
                <w:delText>80.00</w:delText>
              </w:r>
            </w:del>
          </w:p>
        </w:tc>
        <w:tc>
          <w:tcPr>
            <w:tcW w:w="1039" w:type="dxa"/>
            <w:tcMar>
              <w:left w:w="70" w:type="dxa"/>
              <w:right w:w="70" w:type="dxa"/>
            </w:tcMar>
            <w:vAlign w:val="center"/>
          </w:tcPr>
          <w:p w14:paraId="7D7D5A07">
            <w:pPr>
              <w:keepNext/>
              <w:spacing w:before="20" w:after="20" w:line="260" w:lineRule="exact"/>
              <w:ind w:left="0" w:leftChars="0" w:right="0" w:rightChars="0" w:firstLine="0" w:firstLineChars="0"/>
              <w:jc w:val="center"/>
              <w:rPr>
                <w:del w:id="20605" w:author="xh" w:date="2026-10-19T13:28:23+08:00"/>
              </w:rPr>
            </w:pPr>
            <w:del w:id="20606"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7584053F">
            <w:pPr>
              <w:keepNext/>
              <w:spacing w:before="20" w:after="20" w:line="260" w:lineRule="exact"/>
              <w:ind w:left="0" w:leftChars="0" w:right="0" w:rightChars="0" w:firstLine="0" w:firstLineChars="0"/>
              <w:jc w:val="center"/>
              <w:rPr>
                <w:del w:id="20607" w:author="xh" w:date="2026-10-19T13:28:23+08:00"/>
              </w:rPr>
            </w:pPr>
            <w:del w:id="20608"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45C6BF41">
            <w:pPr>
              <w:keepNext/>
              <w:spacing w:before="20" w:after="20" w:line="260" w:lineRule="exact"/>
              <w:ind w:left="0" w:leftChars="0" w:right="0" w:rightChars="0" w:firstLine="0" w:firstLineChars="0"/>
              <w:jc w:val="center"/>
              <w:rPr>
                <w:del w:id="20609" w:author="xh" w:date="2026-10-19T13:28:23+08:00"/>
              </w:rPr>
            </w:pPr>
            <w:del w:id="20610"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5B95F803">
            <w:pPr>
              <w:keepNext/>
              <w:spacing w:before="20" w:after="20" w:line="260" w:lineRule="exact"/>
              <w:ind w:left="0" w:leftChars="0" w:right="0" w:rightChars="0" w:firstLine="0" w:firstLineChars="0"/>
              <w:jc w:val="center"/>
              <w:rPr>
                <w:del w:id="20611" w:author="xh" w:date="2026-10-19T13:28:23+08:00"/>
              </w:rPr>
            </w:pPr>
            <w:del w:id="20612" w:author="xh" w:date="2026-10-19T13:28:23+08:00">
              <w:r>
                <w:rPr>
                  <w:rFonts w:ascii="Times New Roman" w:hAnsi="Times New Roman" w:eastAsia="宋体"/>
                  <w:b w:val="0"/>
                  <w:sz w:val="18"/>
                </w:rPr>
                <w:delText>5.50</w:delText>
              </w:r>
            </w:del>
          </w:p>
        </w:tc>
      </w:tr>
      <w:tr w14:paraId="44978E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0544" w:author="xh" w:date="2026-10-19T13:28:23+08:00"/>
        </w:trPr>
        <w:tc>
          <w:tcPr>
            <w:tcW w:w="1039" w:type="dxa"/>
            <w:tcMar>
              <w:left w:w="70" w:type="dxa"/>
              <w:right w:w="70" w:type="dxa"/>
            </w:tcMar>
            <w:vAlign w:val="center"/>
          </w:tcPr>
          <w:p w14:paraId="3BB1FCCD">
            <w:pPr>
              <w:keepNext/>
              <w:spacing w:before="20" w:after="20" w:line="260" w:lineRule="exact"/>
              <w:ind w:left="0" w:leftChars="0" w:right="0" w:rightChars="0" w:firstLine="0" w:firstLineChars="0"/>
              <w:jc w:val="center"/>
              <w:rPr>
                <w:del w:id="20613" w:author="xh" w:date="2026-10-19T13:28:23+08:00"/>
              </w:rPr>
            </w:pPr>
            <w:del w:id="20614" w:author="xh" w:date="2026-10-19T13:28:23+08:00">
              <w:r>
                <w:rPr>
                  <w:rFonts w:ascii="Times New Roman" w:hAnsi="Times New Roman" w:eastAsia="宋体"/>
                  <w:b w:val="0"/>
                  <w:sz w:val="18"/>
                </w:rPr>
                <w:delText>刚性</w:delText>
              </w:r>
            </w:del>
          </w:p>
        </w:tc>
        <w:tc>
          <w:tcPr>
            <w:tcW w:w="1039" w:type="dxa"/>
            <w:tcMar>
              <w:left w:w="70" w:type="dxa"/>
              <w:right w:w="70" w:type="dxa"/>
            </w:tcMar>
            <w:vAlign w:val="center"/>
          </w:tcPr>
          <w:p w14:paraId="05CAA4C9">
            <w:pPr>
              <w:keepNext/>
              <w:spacing w:before="20" w:after="20" w:line="260" w:lineRule="exact"/>
              <w:ind w:left="0" w:leftChars="0" w:right="0" w:rightChars="0" w:firstLine="0" w:firstLineChars="0"/>
              <w:jc w:val="center"/>
              <w:rPr>
                <w:del w:id="20615" w:author="xh" w:date="2026-10-19T13:28:23+08:00"/>
              </w:rPr>
            </w:pPr>
            <w:del w:id="20616" w:author="xh" w:date="2026-10-19T13:28:23+08:00">
              <w:r>
                <w:rPr>
                  <w:rFonts w:ascii="Times New Roman" w:hAnsi="Times New Roman" w:eastAsia="宋体"/>
                  <w:b w:val="0"/>
                  <w:sz w:val="18"/>
                </w:rPr>
                <w:delText>2025</w:delText>
              </w:r>
            </w:del>
          </w:p>
        </w:tc>
        <w:tc>
          <w:tcPr>
            <w:tcW w:w="1039" w:type="dxa"/>
            <w:tcMar>
              <w:left w:w="70" w:type="dxa"/>
              <w:right w:w="70" w:type="dxa"/>
            </w:tcMar>
            <w:vAlign w:val="center"/>
          </w:tcPr>
          <w:p w14:paraId="12600041">
            <w:pPr>
              <w:keepNext/>
              <w:spacing w:before="20" w:after="20" w:line="260" w:lineRule="exact"/>
              <w:ind w:left="0" w:leftChars="0" w:right="0" w:rightChars="0" w:firstLine="0" w:firstLineChars="0"/>
              <w:jc w:val="center"/>
              <w:rPr>
                <w:del w:id="20617" w:author="xh" w:date="2026-10-19T13:28:23+08:00"/>
              </w:rPr>
            </w:pPr>
            <w:del w:id="20618" w:author="xh" w:date="2026-10-19T13:28:23+08:00">
              <w:r>
                <w:rPr>
                  <w:rFonts w:ascii="Times New Roman" w:hAnsi="Times New Roman" w:eastAsia="宋体"/>
                  <w:b w:val="0"/>
                  <w:sz w:val="18"/>
                </w:rPr>
                <w:delText>40+40</w:delText>
              </w:r>
            </w:del>
          </w:p>
        </w:tc>
        <w:tc>
          <w:tcPr>
            <w:tcW w:w="1039" w:type="dxa"/>
            <w:tcMar>
              <w:left w:w="70" w:type="dxa"/>
              <w:right w:w="70" w:type="dxa"/>
            </w:tcMar>
            <w:vAlign w:val="center"/>
          </w:tcPr>
          <w:p w14:paraId="154F85F9">
            <w:pPr>
              <w:keepNext/>
              <w:spacing w:before="20" w:after="20" w:line="260" w:lineRule="exact"/>
              <w:ind w:left="0" w:leftChars="0" w:right="0" w:rightChars="0" w:firstLine="0" w:firstLineChars="0"/>
              <w:jc w:val="center"/>
              <w:rPr>
                <w:del w:id="20619" w:author="xh" w:date="2026-10-19T13:28:23+08:00"/>
              </w:rPr>
            </w:pPr>
            <w:del w:id="20620" w:author="xh" w:date="2026-10-19T13:28:23+08:00">
              <w:r>
                <w:rPr>
                  <w:rFonts w:ascii="Times New Roman" w:hAnsi="Times New Roman" w:eastAsia="宋体"/>
                  <w:b w:val="0"/>
                  <w:sz w:val="18"/>
                </w:rPr>
                <w:delText>80.00</w:delText>
              </w:r>
            </w:del>
          </w:p>
        </w:tc>
        <w:tc>
          <w:tcPr>
            <w:tcW w:w="1039" w:type="dxa"/>
            <w:tcMar>
              <w:left w:w="70" w:type="dxa"/>
              <w:right w:w="70" w:type="dxa"/>
            </w:tcMar>
            <w:vAlign w:val="center"/>
          </w:tcPr>
          <w:p w14:paraId="61F9E56D">
            <w:pPr>
              <w:keepNext/>
              <w:spacing w:before="20" w:after="20" w:line="260" w:lineRule="exact"/>
              <w:ind w:left="0" w:leftChars="0" w:right="0" w:rightChars="0" w:firstLine="0" w:firstLineChars="0"/>
              <w:jc w:val="center"/>
              <w:rPr>
                <w:del w:id="20621" w:author="xh" w:date="2026-10-19T13:28:23+08:00"/>
              </w:rPr>
            </w:pPr>
            <w:del w:id="20622"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4392C0FE">
            <w:pPr>
              <w:keepNext/>
              <w:spacing w:before="20" w:after="20" w:line="260" w:lineRule="exact"/>
              <w:ind w:left="0" w:leftChars="0" w:right="0" w:rightChars="0" w:firstLine="0" w:firstLineChars="0"/>
              <w:jc w:val="center"/>
              <w:rPr>
                <w:del w:id="20623" w:author="xh" w:date="2026-10-19T13:28:23+08:00"/>
              </w:rPr>
            </w:pPr>
            <w:del w:id="20624"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65B85D9D">
            <w:pPr>
              <w:keepNext/>
              <w:spacing w:before="20" w:after="20" w:line="260" w:lineRule="exact"/>
              <w:ind w:left="0" w:leftChars="0" w:right="0" w:rightChars="0" w:firstLine="0" w:firstLineChars="0"/>
              <w:jc w:val="center"/>
              <w:rPr>
                <w:del w:id="20625" w:author="xh" w:date="2026-10-19T13:28:23+08:00"/>
              </w:rPr>
            </w:pPr>
            <w:del w:id="20626"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78F644E2">
            <w:pPr>
              <w:keepNext/>
              <w:spacing w:before="20" w:after="20" w:line="260" w:lineRule="exact"/>
              <w:ind w:left="0" w:leftChars="0" w:right="0" w:rightChars="0" w:firstLine="0" w:firstLineChars="0"/>
              <w:jc w:val="center"/>
              <w:rPr>
                <w:del w:id="20627" w:author="xh" w:date="2026-10-19T13:28:23+08:00"/>
              </w:rPr>
            </w:pPr>
            <w:del w:id="20628" w:author="xh" w:date="2026-10-19T13:28:23+08:00">
              <w:r>
                <w:rPr>
                  <w:rFonts w:ascii="Times New Roman" w:hAnsi="Times New Roman" w:eastAsia="宋体"/>
                  <w:b w:val="0"/>
                  <w:sz w:val="18"/>
                </w:rPr>
                <w:delText>5.80</w:delText>
              </w:r>
            </w:del>
          </w:p>
        </w:tc>
      </w:tr>
      <w:tr w14:paraId="707E87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0545" w:author="xh" w:date="2026-10-19T13:28:23+08:00"/>
        </w:trPr>
        <w:tc>
          <w:tcPr>
            <w:tcW w:w="1039" w:type="dxa"/>
            <w:tcMar>
              <w:left w:w="70" w:type="dxa"/>
              <w:right w:w="70" w:type="dxa"/>
            </w:tcMar>
            <w:vAlign w:val="center"/>
          </w:tcPr>
          <w:p w14:paraId="6CE89C3B">
            <w:pPr>
              <w:keepNext/>
              <w:spacing w:before="20" w:after="20" w:line="260" w:lineRule="exact"/>
              <w:ind w:left="0" w:leftChars="0" w:right="0" w:rightChars="0" w:firstLine="0" w:firstLineChars="0"/>
              <w:jc w:val="center"/>
              <w:rPr>
                <w:del w:id="20629" w:author="xh" w:date="2026-10-19T13:28:23+08:00"/>
              </w:rPr>
            </w:pPr>
            <w:del w:id="20630" w:author="xh" w:date="2026-10-19T13:28:23+08:00">
              <w:r>
                <w:rPr>
                  <w:rFonts w:ascii="Times New Roman" w:hAnsi="Times New Roman" w:eastAsia="宋体"/>
                  <w:b w:val="0"/>
                  <w:sz w:val="18"/>
                </w:rPr>
                <w:delText>弹性</w:delText>
              </w:r>
            </w:del>
          </w:p>
        </w:tc>
        <w:tc>
          <w:tcPr>
            <w:tcW w:w="1039" w:type="dxa"/>
            <w:tcMar>
              <w:left w:w="70" w:type="dxa"/>
              <w:right w:w="70" w:type="dxa"/>
            </w:tcMar>
            <w:vAlign w:val="center"/>
          </w:tcPr>
          <w:p w14:paraId="757D9E70">
            <w:pPr>
              <w:keepNext/>
              <w:spacing w:before="20" w:after="20" w:line="260" w:lineRule="exact"/>
              <w:ind w:left="0" w:leftChars="0" w:right="0" w:rightChars="0" w:firstLine="0" w:firstLineChars="0"/>
              <w:jc w:val="center"/>
              <w:rPr>
                <w:del w:id="20631" w:author="xh" w:date="2026-10-19T13:28:23+08:00"/>
              </w:rPr>
            </w:pPr>
            <w:del w:id="20632" w:author="xh" w:date="2026-10-19T13:28:23+08:00">
              <w:r>
                <w:rPr>
                  <w:rFonts w:ascii="Times New Roman" w:hAnsi="Times New Roman" w:eastAsia="宋体"/>
                  <w:b w:val="0"/>
                  <w:sz w:val="18"/>
                </w:rPr>
                <w:delText>2022</w:delText>
              </w:r>
            </w:del>
          </w:p>
        </w:tc>
        <w:tc>
          <w:tcPr>
            <w:tcW w:w="1039" w:type="dxa"/>
            <w:tcMar>
              <w:left w:w="70" w:type="dxa"/>
              <w:right w:w="70" w:type="dxa"/>
            </w:tcMar>
            <w:vAlign w:val="center"/>
          </w:tcPr>
          <w:p w14:paraId="5738B467">
            <w:pPr>
              <w:keepNext/>
              <w:spacing w:before="20" w:after="20" w:line="260" w:lineRule="exact"/>
              <w:ind w:left="0" w:leftChars="0" w:right="0" w:rightChars="0" w:firstLine="0" w:firstLineChars="0"/>
              <w:jc w:val="center"/>
              <w:rPr>
                <w:del w:id="20633" w:author="xh" w:date="2026-10-19T13:28:23+08:00"/>
              </w:rPr>
            </w:pPr>
            <w:del w:id="20634" w:author="xh" w:date="2026-10-19T13:28:23+08:00">
              <w:r>
                <w:rPr>
                  <w:rFonts w:ascii="Times New Roman" w:hAnsi="Times New Roman" w:eastAsia="宋体"/>
                  <w:b w:val="0"/>
                  <w:sz w:val="18"/>
                </w:rPr>
                <w:delText>40+40</w:delText>
              </w:r>
            </w:del>
          </w:p>
        </w:tc>
        <w:tc>
          <w:tcPr>
            <w:tcW w:w="1039" w:type="dxa"/>
            <w:tcMar>
              <w:left w:w="70" w:type="dxa"/>
              <w:right w:w="70" w:type="dxa"/>
            </w:tcMar>
            <w:vAlign w:val="center"/>
          </w:tcPr>
          <w:p w14:paraId="11854AD2">
            <w:pPr>
              <w:keepNext/>
              <w:spacing w:before="20" w:after="20" w:line="260" w:lineRule="exact"/>
              <w:ind w:left="0" w:leftChars="0" w:right="0" w:rightChars="0" w:firstLine="0" w:firstLineChars="0"/>
              <w:jc w:val="center"/>
              <w:rPr>
                <w:del w:id="20635" w:author="xh" w:date="2026-10-19T13:28:23+08:00"/>
              </w:rPr>
            </w:pPr>
            <w:del w:id="20636" w:author="xh" w:date="2026-10-19T13:28:23+08:00">
              <w:r>
                <w:rPr>
                  <w:rFonts w:ascii="Times New Roman" w:hAnsi="Times New Roman" w:eastAsia="宋体"/>
                  <w:b w:val="0"/>
                  <w:sz w:val="18"/>
                </w:rPr>
                <w:delText>80.00</w:delText>
              </w:r>
            </w:del>
          </w:p>
        </w:tc>
        <w:tc>
          <w:tcPr>
            <w:tcW w:w="1039" w:type="dxa"/>
            <w:tcMar>
              <w:left w:w="70" w:type="dxa"/>
              <w:right w:w="70" w:type="dxa"/>
            </w:tcMar>
            <w:vAlign w:val="center"/>
          </w:tcPr>
          <w:p w14:paraId="28A11DA7">
            <w:pPr>
              <w:keepNext/>
              <w:spacing w:before="20" w:after="20" w:line="260" w:lineRule="exact"/>
              <w:ind w:left="0" w:leftChars="0" w:right="0" w:rightChars="0" w:firstLine="0" w:firstLineChars="0"/>
              <w:jc w:val="center"/>
              <w:rPr>
                <w:del w:id="20637" w:author="xh" w:date="2026-10-19T13:28:23+08:00"/>
              </w:rPr>
            </w:pPr>
            <w:del w:id="20638"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08271219">
            <w:pPr>
              <w:keepNext/>
              <w:spacing w:before="20" w:after="20" w:line="260" w:lineRule="exact"/>
              <w:ind w:left="0" w:leftChars="0" w:right="0" w:rightChars="0" w:firstLine="0" w:firstLineChars="0"/>
              <w:jc w:val="center"/>
              <w:rPr>
                <w:del w:id="20639" w:author="xh" w:date="2026-10-19T13:28:23+08:00"/>
              </w:rPr>
            </w:pPr>
            <w:del w:id="20640"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44329A48">
            <w:pPr>
              <w:keepNext/>
              <w:spacing w:before="20" w:after="20" w:line="260" w:lineRule="exact"/>
              <w:ind w:left="0" w:leftChars="0" w:right="0" w:rightChars="0" w:firstLine="0" w:firstLineChars="0"/>
              <w:jc w:val="center"/>
              <w:rPr>
                <w:del w:id="20641" w:author="xh" w:date="2026-10-19T13:28:23+08:00"/>
              </w:rPr>
            </w:pPr>
            <w:del w:id="20642"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1DC909F7">
            <w:pPr>
              <w:keepNext/>
              <w:spacing w:before="20" w:after="20" w:line="260" w:lineRule="exact"/>
              <w:ind w:left="0" w:leftChars="0" w:right="0" w:rightChars="0" w:firstLine="0" w:firstLineChars="0"/>
              <w:jc w:val="center"/>
              <w:rPr>
                <w:del w:id="20643" w:author="xh" w:date="2026-10-19T13:28:23+08:00"/>
              </w:rPr>
            </w:pPr>
            <w:del w:id="20644" w:author="xh" w:date="2026-10-19T13:28:23+08:00">
              <w:r>
                <w:rPr>
                  <w:rFonts w:ascii="Times New Roman" w:hAnsi="Times New Roman" w:eastAsia="宋体"/>
                  <w:b w:val="0"/>
                  <w:sz w:val="18"/>
                </w:rPr>
                <w:delText>5.44</w:delText>
              </w:r>
            </w:del>
          </w:p>
        </w:tc>
      </w:tr>
      <w:tr w14:paraId="76CFD0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0546" w:author="xh" w:date="2026-10-19T13:28:23+08:00"/>
        </w:trPr>
        <w:tc>
          <w:tcPr>
            <w:tcW w:w="1039" w:type="dxa"/>
            <w:tcMar>
              <w:left w:w="70" w:type="dxa"/>
              <w:right w:w="70" w:type="dxa"/>
            </w:tcMar>
            <w:vAlign w:val="center"/>
          </w:tcPr>
          <w:p w14:paraId="4512C5E5">
            <w:pPr>
              <w:keepNext/>
              <w:spacing w:before="20" w:after="20" w:line="260" w:lineRule="exact"/>
              <w:ind w:left="0" w:leftChars="0" w:right="0" w:rightChars="0" w:firstLine="0" w:firstLineChars="0"/>
              <w:jc w:val="center"/>
              <w:rPr>
                <w:del w:id="20645" w:author="xh" w:date="2026-10-19T13:28:23+08:00"/>
              </w:rPr>
            </w:pPr>
            <w:del w:id="20646" w:author="xh" w:date="2026-10-19T13:28:23+08:00">
              <w:r>
                <w:rPr>
                  <w:rFonts w:ascii="Times New Roman" w:hAnsi="Times New Roman" w:eastAsia="宋体"/>
                  <w:b w:val="0"/>
                  <w:sz w:val="18"/>
                </w:rPr>
                <w:delText>弹性</w:delText>
              </w:r>
            </w:del>
          </w:p>
        </w:tc>
        <w:tc>
          <w:tcPr>
            <w:tcW w:w="1039" w:type="dxa"/>
            <w:tcMar>
              <w:left w:w="70" w:type="dxa"/>
              <w:right w:w="70" w:type="dxa"/>
            </w:tcMar>
            <w:vAlign w:val="center"/>
          </w:tcPr>
          <w:p w14:paraId="3F2060F6">
            <w:pPr>
              <w:keepNext/>
              <w:spacing w:before="20" w:after="20" w:line="260" w:lineRule="exact"/>
              <w:ind w:left="0" w:leftChars="0" w:right="0" w:rightChars="0" w:firstLine="0" w:firstLineChars="0"/>
              <w:jc w:val="center"/>
              <w:rPr>
                <w:del w:id="20647" w:author="xh" w:date="2026-10-19T13:28:23+08:00"/>
              </w:rPr>
            </w:pPr>
            <w:del w:id="20648" w:author="xh" w:date="2026-10-19T13:28:23+08:00">
              <w:r>
                <w:rPr>
                  <w:rFonts w:ascii="Times New Roman" w:hAnsi="Times New Roman" w:eastAsia="宋体"/>
                  <w:b w:val="0"/>
                  <w:sz w:val="18"/>
                </w:rPr>
                <w:delText>2023</w:delText>
              </w:r>
            </w:del>
          </w:p>
        </w:tc>
        <w:tc>
          <w:tcPr>
            <w:tcW w:w="1039" w:type="dxa"/>
            <w:tcMar>
              <w:left w:w="70" w:type="dxa"/>
              <w:right w:w="70" w:type="dxa"/>
            </w:tcMar>
            <w:vAlign w:val="center"/>
          </w:tcPr>
          <w:p w14:paraId="7485F4C1">
            <w:pPr>
              <w:keepNext/>
              <w:spacing w:before="20" w:after="20" w:line="260" w:lineRule="exact"/>
              <w:ind w:left="0" w:leftChars="0" w:right="0" w:rightChars="0" w:firstLine="0" w:firstLineChars="0"/>
              <w:jc w:val="center"/>
              <w:rPr>
                <w:del w:id="20649" w:author="xh" w:date="2026-10-19T13:28:23+08:00"/>
              </w:rPr>
            </w:pPr>
            <w:del w:id="20650" w:author="xh" w:date="2026-10-19T13:28:23+08:00">
              <w:r>
                <w:rPr>
                  <w:rFonts w:ascii="Times New Roman" w:hAnsi="Times New Roman" w:eastAsia="宋体"/>
                  <w:b w:val="0"/>
                  <w:sz w:val="18"/>
                </w:rPr>
                <w:delText>40+40</w:delText>
              </w:r>
            </w:del>
          </w:p>
        </w:tc>
        <w:tc>
          <w:tcPr>
            <w:tcW w:w="1039" w:type="dxa"/>
            <w:tcMar>
              <w:left w:w="70" w:type="dxa"/>
              <w:right w:w="70" w:type="dxa"/>
            </w:tcMar>
            <w:vAlign w:val="center"/>
          </w:tcPr>
          <w:p w14:paraId="7B776766">
            <w:pPr>
              <w:keepNext/>
              <w:spacing w:before="20" w:after="20" w:line="260" w:lineRule="exact"/>
              <w:ind w:left="0" w:leftChars="0" w:right="0" w:rightChars="0" w:firstLine="0" w:firstLineChars="0"/>
              <w:jc w:val="center"/>
              <w:rPr>
                <w:del w:id="20651" w:author="xh" w:date="2026-10-19T13:28:23+08:00"/>
              </w:rPr>
            </w:pPr>
            <w:del w:id="20652" w:author="xh" w:date="2026-10-19T13:28:23+08:00">
              <w:r>
                <w:rPr>
                  <w:rFonts w:ascii="Times New Roman" w:hAnsi="Times New Roman" w:eastAsia="宋体"/>
                  <w:b w:val="0"/>
                  <w:sz w:val="18"/>
                </w:rPr>
                <w:delText>80.00</w:delText>
              </w:r>
            </w:del>
          </w:p>
        </w:tc>
        <w:tc>
          <w:tcPr>
            <w:tcW w:w="1039" w:type="dxa"/>
            <w:tcMar>
              <w:left w:w="70" w:type="dxa"/>
              <w:right w:w="70" w:type="dxa"/>
            </w:tcMar>
            <w:vAlign w:val="center"/>
          </w:tcPr>
          <w:p w14:paraId="44FB072E">
            <w:pPr>
              <w:keepNext/>
              <w:spacing w:before="20" w:after="20" w:line="260" w:lineRule="exact"/>
              <w:ind w:left="0" w:leftChars="0" w:right="0" w:rightChars="0" w:firstLine="0" w:firstLineChars="0"/>
              <w:jc w:val="center"/>
              <w:rPr>
                <w:del w:id="20653" w:author="xh" w:date="2026-10-19T13:28:23+08:00"/>
              </w:rPr>
            </w:pPr>
            <w:del w:id="20654"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2BC30FF6">
            <w:pPr>
              <w:keepNext/>
              <w:spacing w:before="20" w:after="20" w:line="260" w:lineRule="exact"/>
              <w:ind w:left="0" w:leftChars="0" w:right="0" w:rightChars="0" w:firstLine="0" w:firstLineChars="0"/>
              <w:jc w:val="center"/>
              <w:rPr>
                <w:del w:id="20655" w:author="xh" w:date="2026-10-19T13:28:23+08:00"/>
              </w:rPr>
            </w:pPr>
            <w:del w:id="20656"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481067F5">
            <w:pPr>
              <w:keepNext/>
              <w:spacing w:before="20" w:after="20" w:line="260" w:lineRule="exact"/>
              <w:ind w:left="0" w:leftChars="0" w:right="0" w:rightChars="0" w:firstLine="0" w:firstLineChars="0"/>
              <w:jc w:val="center"/>
              <w:rPr>
                <w:del w:id="20657" w:author="xh" w:date="2026-10-19T13:28:23+08:00"/>
              </w:rPr>
            </w:pPr>
            <w:del w:id="20658"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133C64D3">
            <w:pPr>
              <w:keepNext/>
              <w:spacing w:before="20" w:after="20" w:line="260" w:lineRule="exact"/>
              <w:ind w:left="0" w:leftChars="0" w:right="0" w:rightChars="0" w:firstLine="0" w:firstLineChars="0"/>
              <w:jc w:val="center"/>
              <w:rPr>
                <w:del w:id="20659" w:author="xh" w:date="2026-10-19T13:28:23+08:00"/>
              </w:rPr>
            </w:pPr>
            <w:del w:id="20660" w:author="xh" w:date="2026-10-19T13:28:23+08:00">
              <w:r>
                <w:rPr>
                  <w:rFonts w:ascii="Times New Roman" w:hAnsi="Times New Roman" w:eastAsia="宋体"/>
                  <w:b w:val="0"/>
                  <w:sz w:val="18"/>
                </w:rPr>
                <w:delText>5.85</w:delText>
              </w:r>
            </w:del>
          </w:p>
        </w:tc>
      </w:tr>
      <w:tr w14:paraId="4728D6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0547" w:author="xh" w:date="2026-10-19T13:28:23+08:00"/>
        </w:trPr>
        <w:tc>
          <w:tcPr>
            <w:tcW w:w="1039" w:type="dxa"/>
            <w:tcMar>
              <w:left w:w="70" w:type="dxa"/>
              <w:right w:w="70" w:type="dxa"/>
            </w:tcMar>
            <w:vAlign w:val="center"/>
          </w:tcPr>
          <w:p w14:paraId="240FCDB8">
            <w:pPr>
              <w:keepNext/>
              <w:spacing w:before="20" w:after="20" w:line="260" w:lineRule="exact"/>
              <w:ind w:left="0" w:leftChars="0" w:right="0" w:rightChars="0" w:firstLine="0" w:firstLineChars="0"/>
              <w:jc w:val="center"/>
              <w:rPr>
                <w:del w:id="20661" w:author="xh" w:date="2026-10-19T13:28:23+08:00"/>
              </w:rPr>
            </w:pPr>
            <w:del w:id="20662" w:author="xh" w:date="2026-10-19T13:28:23+08:00">
              <w:r>
                <w:rPr>
                  <w:rFonts w:ascii="Times New Roman" w:hAnsi="Times New Roman" w:eastAsia="宋体"/>
                  <w:b w:val="0"/>
                  <w:sz w:val="18"/>
                </w:rPr>
                <w:delText>弹性</w:delText>
              </w:r>
            </w:del>
          </w:p>
        </w:tc>
        <w:tc>
          <w:tcPr>
            <w:tcW w:w="1039" w:type="dxa"/>
            <w:tcMar>
              <w:left w:w="70" w:type="dxa"/>
              <w:right w:w="70" w:type="dxa"/>
            </w:tcMar>
            <w:vAlign w:val="center"/>
          </w:tcPr>
          <w:p w14:paraId="62F5D8F8">
            <w:pPr>
              <w:keepNext/>
              <w:spacing w:before="20" w:after="20" w:line="260" w:lineRule="exact"/>
              <w:ind w:left="0" w:leftChars="0" w:right="0" w:rightChars="0" w:firstLine="0" w:firstLineChars="0"/>
              <w:jc w:val="center"/>
              <w:rPr>
                <w:del w:id="20663" w:author="xh" w:date="2026-10-19T13:28:23+08:00"/>
              </w:rPr>
            </w:pPr>
            <w:del w:id="20664" w:author="xh" w:date="2026-10-19T13:28:23+08:00">
              <w:r>
                <w:rPr>
                  <w:rFonts w:ascii="Times New Roman" w:hAnsi="Times New Roman" w:eastAsia="宋体"/>
                  <w:b w:val="0"/>
                  <w:sz w:val="18"/>
                </w:rPr>
                <w:delText>2024</w:delText>
              </w:r>
            </w:del>
          </w:p>
        </w:tc>
        <w:tc>
          <w:tcPr>
            <w:tcW w:w="1039" w:type="dxa"/>
            <w:tcMar>
              <w:left w:w="70" w:type="dxa"/>
              <w:right w:w="70" w:type="dxa"/>
            </w:tcMar>
            <w:vAlign w:val="center"/>
          </w:tcPr>
          <w:p w14:paraId="5CDA10C7">
            <w:pPr>
              <w:keepNext/>
              <w:spacing w:before="20" w:after="20" w:line="260" w:lineRule="exact"/>
              <w:ind w:left="0" w:leftChars="0" w:right="0" w:rightChars="0" w:firstLine="0" w:firstLineChars="0"/>
              <w:jc w:val="center"/>
              <w:rPr>
                <w:del w:id="20665" w:author="xh" w:date="2026-10-19T13:28:23+08:00"/>
              </w:rPr>
            </w:pPr>
            <w:del w:id="20666" w:author="xh" w:date="2026-10-19T13:28:23+08:00">
              <w:r>
                <w:rPr>
                  <w:rFonts w:ascii="Times New Roman" w:hAnsi="Times New Roman" w:eastAsia="宋体"/>
                  <w:b w:val="0"/>
                  <w:sz w:val="18"/>
                </w:rPr>
                <w:delText>40+40</w:delText>
              </w:r>
            </w:del>
          </w:p>
        </w:tc>
        <w:tc>
          <w:tcPr>
            <w:tcW w:w="1039" w:type="dxa"/>
            <w:tcMar>
              <w:left w:w="70" w:type="dxa"/>
              <w:right w:w="70" w:type="dxa"/>
            </w:tcMar>
            <w:vAlign w:val="center"/>
          </w:tcPr>
          <w:p w14:paraId="79444269">
            <w:pPr>
              <w:keepNext/>
              <w:spacing w:before="20" w:after="20" w:line="260" w:lineRule="exact"/>
              <w:ind w:left="0" w:leftChars="0" w:right="0" w:rightChars="0" w:firstLine="0" w:firstLineChars="0"/>
              <w:jc w:val="center"/>
              <w:rPr>
                <w:del w:id="20667" w:author="xh" w:date="2026-10-19T13:28:23+08:00"/>
              </w:rPr>
            </w:pPr>
            <w:del w:id="20668" w:author="xh" w:date="2026-10-19T13:28:23+08:00">
              <w:r>
                <w:rPr>
                  <w:rFonts w:ascii="Times New Roman" w:hAnsi="Times New Roman" w:eastAsia="宋体"/>
                  <w:b w:val="0"/>
                  <w:sz w:val="18"/>
                </w:rPr>
                <w:delText>80.00</w:delText>
              </w:r>
            </w:del>
          </w:p>
        </w:tc>
        <w:tc>
          <w:tcPr>
            <w:tcW w:w="1039" w:type="dxa"/>
            <w:tcMar>
              <w:left w:w="70" w:type="dxa"/>
              <w:right w:w="70" w:type="dxa"/>
            </w:tcMar>
            <w:vAlign w:val="center"/>
          </w:tcPr>
          <w:p w14:paraId="5E1A66AB">
            <w:pPr>
              <w:keepNext/>
              <w:spacing w:before="20" w:after="20" w:line="260" w:lineRule="exact"/>
              <w:ind w:left="0" w:leftChars="0" w:right="0" w:rightChars="0" w:firstLine="0" w:firstLineChars="0"/>
              <w:jc w:val="center"/>
              <w:rPr>
                <w:del w:id="20669" w:author="xh" w:date="2026-10-19T13:28:23+08:00"/>
              </w:rPr>
            </w:pPr>
            <w:del w:id="20670"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1D40D1C8">
            <w:pPr>
              <w:keepNext/>
              <w:spacing w:before="20" w:after="20" w:line="260" w:lineRule="exact"/>
              <w:ind w:left="0" w:leftChars="0" w:right="0" w:rightChars="0" w:firstLine="0" w:firstLineChars="0"/>
              <w:jc w:val="center"/>
              <w:rPr>
                <w:del w:id="20671" w:author="xh" w:date="2026-10-19T13:28:23+08:00"/>
              </w:rPr>
            </w:pPr>
            <w:del w:id="20672"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1FC693F9">
            <w:pPr>
              <w:keepNext/>
              <w:spacing w:before="20" w:after="20" w:line="260" w:lineRule="exact"/>
              <w:ind w:left="0" w:leftChars="0" w:right="0" w:rightChars="0" w:firstLine="0" w:firstLineChars="0"/>
              <w:jc w:val="center"/>
              <w:rPr>
                <w:del w:id="20673" w:author="xh" w:date="2026-10-19T13:28:23+08:00"/>
              </w:rPr>
            </w:pPr>
            <w:del w:id="20674"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563CEB3E">
            <w:pPr>
              <w:keepNext/>
              <w:spacing w:before="20" w:after="20" w:line="260" w:lineRule="exact"/>
              <w:ind w:left="0" w:leftChars="0" w:right="0" w:rightChars="0" w:firstLine="0" w:firstLineChars="0"/>
              <w:jc w:val="center"/>
              <w:rPr>
                <w:del w:id="20675" w:author="xh" w:date="2026-10-19T13:28:23+08:00"/>
              </w:rPr>
            </w:pPr>
            <w:del w:id="20676" w:author="xh" w:date="2026-10-19T13:28:23+08:00">
              <w:r>
                <w:rPr>
                  <w:rFonts w:ascii="Times New Roman" w:hAnsi="Times New Roman" w:eastAsia="宋体"/>
                  <w:b w:val="0"/>
                  <w:sz w:val="18"/>
                </w:rPr>
                <w:delText>5.50</w:delText>
              </w:r>
            </w:del>
          </w:p>
        </w:tc>
      </w:tr>
      <w:tr w14:paraId="2C0905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0548" w:author="xh" w:date="2026-10-19T13:28:23+08:00"/>
        </w:trPr>
        <w:tc>
          <w:tcPr>
            <w:tcW w:w="1039" w:type="dxa"/>
            <w:tcMar>
              <w:left w:w="70" w:type="dxa"/>
              <w:right w:w="70" w:type="dxa"/>
            </w:tcMar>
            <w:vAlign w:val="center"/>
          </w:tcPr>
          <w:p w14:paraId="445DEE1B">
            <w:pPr>
              <w:keepNext w:val="0"/>
              <w:spacing w:before="20" w:after="20" w:line="260" w:lineRule="exact"/>
              <w:ind w:left="0" w:leftChars="0" w:right="0" w:rightChars="0" w:firstLine="0" w:firstLineChars="0"/>
              <w:jc w:val="center"/>
              <w:rPr>
                <w:del w:id="20677" w:author="xh" w:date="2026-10-19T13:28:23+08:00"/>
              </w:rPr>
            </w:pPr>
            <w:del w:id="20678" w:author="xh" w:date="2026-10-19T13:28:23+08:00">
              <w:r>
                <w:rPr>
                  <w:rFonts w:ascii="Times New Roman" w:hAnsi="Times New Roman" w:eastAsia="宋体"/>
                  <w:b w:val="0"/>
                  <w:sz w:val="18"/>
                </w:rPr>
                <w:delText>弹性</w:delText>
              </w:r>
            </w:del>
          </w:p>
        </w:tc>
        <w:tc>
          <w:tcPr>
            <w:tcW w:w="1039" w:type="dxa"/>
            <w:tcMar>
              <w:left w:w="70" w:type="dxa"/>
              <w:right w:w="70" w:type="dxa"/>
            </w:tcMar>
            <w:vAlign w:val="center"/>
          </w:tcPr>
          <w:p w14:paraId="47CED898">
            <w:pPr>
              <w:keepNext w:val="0"/>
              <w:spacing w:before="20" w:after="20" w:line="260" w:lineRule="exact"/>
              <w:ind w:left="0" w:leftChars="0" w:right="0" w:rightChars="0" w:firstLine="0" w:firstLineChars="0"/>
              <w:jc w:val="center"/>
              <w:rPr>
                <w:del w:id="20679" w:author="xh" w:date="2026-10-19T13:28:23+08:00"/>
              </w:rPr>
            </w:pPr>
            <w:del w:id="20680" w:author="xh" w:date="2026-10-19T13:28:23+08:00">
              <w:r>
                <w:rPr>
                  <w:rFonts w:ascii="Times New Roman" w:hAnsi="Times New Roman" w:eastAsia="宋体"/>
                  <w:b w:val="0"/>
                  <w:sz w:val="18"/>
                </w:rPr>
                <w:delText>2025</w:delText>
              </w:r>
            </w:del>
          </w:p>
        </w:tc>
        <w:tc>
          <w:tcPr>
            <w:tcW w:w="1039" w:type="dxa"/>
            <w:tcMar>
              <w:left w:w="70" w:type="dxa"/>
              <w:right w:w="70" w:type="dxa"/>
            </w:tcMar>
            <w:vAlign w:val="center"/>
          </w:tcPr>
          <w:p w14:paraId="058E348D">
            <w:pPr>
              <w:keepNext w:val="0"/>
              <w:spacing w:before="20" w:after="20" w:line="260" w:lineRule="exact"/>
              <w:ind w:left="0" w:leftChars="0" w:right="0" w:rightChars="0" w:firstLine="0" w:firstLineChars="0"/>
              <w:jc w:val="center"/>
              <w:rPr>
                <w:del w:id="20681" w:author="xh" w:date="2026-10-19T13:28:23+08:00"/>
              </w:rPr>
            </w:pPr>
            <w:del w:id="20682" w:author="xh" w:date="2026-10-19T13:28:23+08:00">
              <w:r>
                <w:rPr>
                  <w:rFonts w:ascii="Times New Roman" w:hAnsi="Times New Roman" w:eastAsia="宋体"/>
                  <w:b w:val="0"/>
                  <w:sz w:val="18"/>
                </w:rPr>
                <w:delText>40+40</w:delText>
              </w:r>
            </w:del>
          </w:p>
        </w:tc>
        <w:tc>
          <w:tcPr>
            <w:tcW w:w="1039" w:type="dxa"/>
            <w:tcMar>
              <w:left w:w="70" w:type="dxa"/>
              <w:right w:w="70" w:type="dxa"/>
            </w:tcMar>
            <w:vAlign w:val="center"/>
          </w:tcPr>
          <w:p w14:paraId="15A453BD">
            <w:pPr>
              <w:keepNext w:val="0"/>
              <w:spacing w:before="20" w:after="20" w:line="260" w:lineRule="exact"/>
              <w:ind w:left="0" w:leftChars="0" w:right="0" w:rightChars="0" w:firstLine="0" w:firstLineChars="0"/>
              <w:jc w:val="center"/>
              <w:rPr>
                <w:del w:id="20683" w:author="xh" w:date="2026-10-19T13:28:23+08:00"/>
              </w:rPr>
            </w:pPr>
            <w:del w:id="20684" w:author="xh" w:date="2026-10-19T13:28:23+08:00">
              <w:r>
                <w:rPr>
                  <w:rFonts w:ascii="Times New Roman" w:hAnsi="Times New Roman" w:eastAsia="宋体"/>
                  <w:b w:val="0"/>
                  <w:sz w:val="18"/>
                </w:rPr>
                <w:delText>80.00</w:delText>
              </w:r>
            </w:del>
          </w:p>
        </w:tc>
        <w:tc>
          <w:tcPr>
            <w:tcW w:w="1039" w:type="dxa"/>
            <w:tcMar>
              <w:left w:w="70" w:type="dxa"/>
              <w:right w:w="70" w:type="dxa"/>
            </w:tcMar>
            <w:vAlign w:val="center"/>
          </w:tcPr>
          <w:p w14:paraId="4455BC49">
            <w:pPr>
              <w:keepNext w:val="0"/>
              <w:spacing w:before="20" w:after="20" w:line="260" w:lineRule="exact"/>
              <w:ind w:left="0" w:leftChars="0" w:right="0" w:rightChars="0" w:firstLine="0" w:firstLineChars="0"/>
              <w:jc w:val="center"/>
              <w:rPr>
                <w:del w:id="20685" w:author="xh" w:date="2026-10-19T13:28:23+08:00"/>
              </w:rPr>
            </w:pPr>
            <w:del w:id="20686"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467DA546">
            <w:pPr>
              <w:keepNext w:val="0"/>
              <w:spacing w:before="20" w:after="20" w:line="260" w:lineRule="exact"/>
              <w:ind w:left="0" w:leftChars="0" w:right="0" w:rightChars="0" w:firstLine="0" w:firstLineChars="0"/>
              <w:jc w:val="center"/>
              <w:rPr>
                <w:del w:id="20687" w:author="xh" w:date="2026-10-19T13:28:23+08:00"/>
              </w:rPr>
            </w:pPr>
            <w:del w:id="20688"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403E8CAA">
            <w:pPr>
              <w:keepNext w:val="0"/>
              <w:spacing w:before="20" w:after="20" w:line="260" w:lineRule="exact"/>
              <w:ind w:left="0" w:leftChars="0" w:right="0" w:rightChars="0" w:firstLine="0" w:firstLineChars="0"/>
              <w:jc w:val="center"/>
              <w:rPr>
                <w:del w:id="20689" w:author="xh" w:date="2026-10-19T13:28:23+08:00"/>
              </w:rPr>
            </w:pPr>
            <w:del w:id="20690" w:author="xh" w:date="2026-10-19T13:28:23+08:00">
              <w:r>
                <w:rPr>
                  <w:rFonts w:ascii="Times New Roman" w:hAnsi="Times New Roman" w:eastAsia="宋体"/>
                  <w:b w:val="0"/>
                  <w:sz w:val="18"/>
                </w:rPr>
                <w:delText>0.00</w:delText>
              </w:r>
            </w:del>
          </w:p>
        </w:tc>
        <w:tc>
          <w:tcPr>
            <w:tcW w:w="1039" w:type="dxa"/>
            <w:tcMar>
              <w:left w:w="70" w:type="dxa"/>
              <w:right w:w="70" w:type="dxa"/>
            </w:tcMar>
            <w:vAlign w:val="center"/>
          </w:tcPr>
          <w:p w14:paraId="333A2473">
            <w:pPr>
              <w:keepNext w:val="0"/>
              <w:spacing w:before="20" w:after="20" w:line="260" w:lineRule="exact"/>
              <w:ind w:left="0" w:leftChars="0" w:right="0" w:rightChars="0" w:firstLine="0" w:firstLineChars="0"/>
              <w:jc w:val="center"/>
              <w:rPr>
                <w:del w:id="20691" w:author="xh" w:date="2026-10-19T13:28:23+08:00"/>
              </w:rPr>
            </w:pPr>
            <w:del w:id="20692" w:author="xh" w:date="2026-10-19T13:28:23+08:00">
              <w:r>
                <w:rPr>
                  <w:rFonts w:ascii="Times New Roman" w:hAnsi="Times New Roman" w:eastAsia="宋体"/>
                  <w:b w:val="0"/>
                  <w:sz w:val="18"/>
                </w:rPr>
                <w:delText>5.80</w:delText>
              </w:r>
            </w:del>
          </w:p>
        </w:tc>
      </w:tr>
      <w:tr>
        <w:trPr>
          <w:cantSplit/>
          <w:tblHeader/>
          <w:ins w:id="20693" w:author="xh" w:date="2026-10-19T13:28:2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02" w:author="xh" w:date="2026-10-19T13:28:23+08:00"/>
              </w:rPr>
            </w:pPr>
            <w:ins w:id="20703" w:author="xh" w:date="2026-10-19T13:28:23+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04" w:author="xh" w:date="2026-10-19T13:28:23+08:00"/>
              </w:rPr>
            </w:pPr>
            <w:ins w:id="20705" w:author="xh" w:date="2026-10-19T13:28:23+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06" w:author="xh" w:date="2026-10-19T13:28:23+08:00"/>
              </w:rPr>
            </w:pPr>
            <w:ins w:id="20707" w:author="xh" w:date="2026-10-19T13:28:23+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08" w:author="xh" w:date="2026-10-19T13:28:23+08:00"/>
              </w:rPr>
            </w:pPr>
            <w:ins w:id="20709" w:author="xh" w:date="2026-10-19T13:28:23+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10" w:author="xh" w:date="2026-10-19T13:28:23+08:00"/>
              </w:rPr>
            </w:pPr>
            <w:ins w:id="20711" w:author="xh" w:date="2026-10-19T13:28:23+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12" w:author="xh" w:date="2026-10-19T13:28:23+08:00"/>
              </w:rPr>
            </w:pPr>
            <w:ins w:id="20713" w:author="xh" w:date="2026-10-19T13:28:23+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14" w:author="xh" w:date="2026-10-19T13:28:23+08:00"/>
              </w:rPr>
            </w:pPr>
            <w:ins w:id="20715" w:author="xh" w:date="2026-10-19T13:28:23+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16" w:author="xh" w:date="2026-10-19T13:28:23+08:00"/>
              </w:rPr>
            </w:pPr>
            <w:ins w:id="20717" w:author="xh" w:date="2026-10-19T13:28:23+08:00">
              <w:r>
                <w:rPr>
                  <w:rFonts w:ascii="Times New Roman" w:hAnsi="Times New Roman" w:eastAsia="宋体"/>
                  <w:b/>
                  <w:sz w:val="18"/>
                </w:rPr>
                <w:t>转接后净负荷/MW</w:t>
              </w:r>
            </w:ins>
          </w:p>
        </w:tc>
      </w:tr>
      <w:tr>
        <w:trPr>
          <w:cantSplit/>
          <w:ins w:id="20694" w:author="xh" w:date="2026-10-19T13:28:2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18" w:author="xh" w:date="2026-10-19T13:28:23+08:00"/>
              </w:rPr>
            </w:pPr>
            <w:ins w:id="20719" w:author="xh" w:date="2026-10-19T13:28:23+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20" w:author="xh" w:date="2026-10-19T13:28:23+08:00"/>
              </w:rPr>
            </w:pPr>
            <w:ins w:id="20721" w:author="xh" w:date="2026-10-19T13:28:23+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22" w:author="xh" w:date="2026-10-19T13:28:23+08:00"/>
              </w:rPr>
            </w:pPr>
            <w:ins w:id="20723" w:author="xh" w:date="2026-10-19T13:28:23+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24" w:author="xh" w:date="2026-10-19T13:28:23+08:00"/>
              </w:rPr>
            </w:pPr>
            <w:ins w:id="20725" w:author="xh" w:date="2026-10-19T13:28:23+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26" w:author="xh" w:date="2026-10-19T13:28:23+08:00"/>
              </w:rPr>
            </w:pPr>
            <w:ins w:id="20727" w:author="xh" w:date="2026-10-19T13:28:2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28" w:author="xh" w:date="2026-10-19T13:28:23+08:00"/>
              </w:rPr>
            </w:pPr>
            <w:ins w:id="20729" w:author="xh" w:date="2026-10-19T13:28:23+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30" w:author="xh" w:date="2026-10-19T13:28:23+08:00"/>
              </w:rPr>
            </w:pPr>
            <w:ins w:id="20731" w:author="xh" w:date="2026-10-19T13:28:23+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32" w:author="xh" w:date="2026-10-19T13:28:23+08:00"/>
              </w:rPr>
            </w:pPr>
            <w:ins w:id="20733" w:author="xh" w:date="2026-10-19T13:28:23+08:00">
              <w:r>
                <w:rPr>
                  <w:rFonts w:ascii="Times New Roman" w:hAnsi="Times New Roman" w:eastAsia="宋体"/>
                  <w:b w:val="0"/>
                  <w:sz w:val="18"/>
                </w:rPr>
                <w:t>—</w:t>
              </w:r>
            </w:ins>
          </w:p>
        </w:tc>
      </w:tr>
      <w:tr>
        <w:trPr>
          <w:cantSplit/>
          <w:ins w:id="20695" w:author="xh" w:date="2026-10-19T13:28:2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34" w:author="xh" w:date="2026-10-19T13:28:23+08:00"/>
              </w:rPr>
            </w:pPr>
            <w:ins w:id="20735" w:author="xh" w:date="2026-10-19T13:28:23+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36" w:author="xh" w:date="2026-10-19T13:28:23+08:00"/>
              </w:rPr>
            </w:pPr>
            <w:ins w:id="20737" w:author="xh" w:date="2026-10-19T13:28:23+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38" w:author="xh" w:date="2026-10-19T13:28:23+08:00"/>
              </w:rPr>
            </w:pPr>
            <w:ins w:id="20739" w:author="xh" w:date="2026-10-19T13:28:23+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40" w:author="xh" w:date="2026-10-19T13:28:23+08:00"/>
              </w:rPr>
            </w:pPr>
            <w:ins w:id="20741" w:author="xh" w:date="2026-10-19T13:28:23+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42" w:author="xh" w:date="2026-10-19T13:28:23+08:00"/>
              </w:rPr>
            </w:pPr>
            <w:ins w:id="20743" w:author="xh" w:date="2026-10-19T13:28:2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44" w:author="xh" w:date="2026-10-19T13:28:23+08:00"/>
              </w:rPr>
            </w:pPr>
            <w:ins w:id="20745" w:author="xh" w:date="2026-10-19T13:28:2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46" w:author="xh" w:date="2026-10-19T13:28:23+08:00"/>
              </w:rPr>
            </w:pPr>
            <w:ins w:id="20747" w:author="xh" w:date="2026-10-19T13:28:23+08:00">
              <w:r>
                <w:rPr>
                  <w:rFonts w:ascii="Times New Roman" w:hAnsi="Times New Roman" w:eastAsia="宋体"/>
                  <w:b w:val="0"/>
                  <w:sz w:val="18"/>
                </w:rPr>
                <w:t>2.69</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48" w:author="xh" w:date="2026-10-19T13:28:23+08:00"/>
              </w:rPr>
            </w:pPr>
            <w:ins w:id="20749" w:author="xh" w:date="2026-10-19T13:28:23+08:00">
              <w:r>
                <w:rPr>
                  <w:rFonts w:ascii="Times New Roman" w:hAnsi="Times New Roman" w:eastAsia="宋体"/>
                  <w:b w:val="0"/>
                  <w:sz w:val="18"/>
                </w:rPr>
                <w:t>8.49</w:t>
              </w:r>
            </w:ins>
          </w:p>
        </w:tc>
      </w:tr>
      <w:tr>
        <w:trPr>
          <w:cantSplit/>
          <w:ins w:id="20696" w:author="xh" w:date="2026-10-19T13:28:2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50" w:author="xh" w:date="2026-10-19T13:28:23+08:00"/>
              </w:rPr>
            </w:pPr>
            <w:ins w:id="20751" w:author="xh" w:date="2026-10-19T13:28:23+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52" w:author="xh" w:date="2026-10-19T13:28:23+08:00"/>
              </w:rPr>
            </w:pPr>
            <w:ins w:id="20753" w:author="xh" w:date="2026-10-19T13:28:23+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54" w:author="xh" w:date="2026-10-19T13:28:23+08:00"/>
              </w:rPr>
            </w:pPr>
            <w:ins w:id="20755" w:author="xh" w:date="2026-10-19T13:28:23+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56" w:author="xh" w:date="2026-10-19T13:28:23+08:00"/>
              </w:rPr>
            </w:pPr>
            <w:ins w:id="20757" w:author="xh" w:date="2026-10-19T13:28:23+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58" w:author="xh" w:date="2026-10-19T13:28:23+08:00"/>
              </w:rPr>
            </w:pPr>
            <w:ins w:id="20759" w:author="xh" w:date="2026-10-19T13:28:2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60" w:author="xh" w:date="2026-10-19T13:28:23+08:00"/>
              </w:rPr>
            </w:pPr>
            <w:ins w:id="20761" w:author="xh" w:date="2026-10-19T13:28:2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62" w:author="xh" w:date="2026-10-19T13:28:23+08:00"/>
              </w:rPr>
            </w:pPr>
            <w:ins w:id="20763" w:author="xh" w:date="2026-10-19T13:28:23+08:00">
              <w:r>
                <w:rPr>
                  <w:rFonts w:ascii="Times New Roman" w:hAnsi="Times New Roman" w:eastAsia="宋体"/>
                  <w:b w:val="0"/>
                  <w:sz w:val="18"/>
                </w:rPr>
                <w:t>14.18</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64" w:author="xh" w:date="2026-10-19T13:28:23+08:00"/>
              </w:rPr>
            </w:pPr>
            <w:ins w:id="20765" w:author="xh" w:date="2026-10-19T13:28:23+08:00">
              <w:r>
                <w:rPr>
                  <w:rFonts w:ascii="Times New Roman" w:hAnsi="Times New Roman" w:eastAsia="宋体"/>
                  <w:b w:val="0"/>
                  <w:sz w:val="18"/>
                </w:rPr>
                <w:t>21.18</w:t>
              </w:r>
            </w:ins>
          </w:p>
        </w:tc>
      </w:tr>
      <w:tr>
        <w:trPr>
          <w:cantSplit/>
          <w:ins w:id="20697" w:author="xh" w:date="2026-10-19T13:28:2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66" w:author="xh" w:date="2026-10-19T13:28:23+08:00"/>
              </w:rPr>
            </w:pPr>
            <w:ins w:id="20767" w:author="xh" w:date="2026-10-19T13:28:23+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68" w:author="xh" w:date="2026-10-19T13:28:23+08:00"/>
              </w:rPr>
            </w:pPr>
            <w:ins w:id="20769" w:author="xh" w:date="2026-10-19T13:28:23+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70" w:author="xh" w:date="2026-10-19T13:28:23+08:00"/>
              </w:rPr>
            </w:pPr>
            <w:ins w:id="20771" w:author="xh" w:date="2026-10-19T13:28:23+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72" w:author="xh" w:date="2026-10-19T13:28:23+08:00"/>
              </w:rPr>
            </w:pPr>
            <w:ins w:id="20773" w:author="xh" w:date="2026-10-19T13:28:23+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74" w:author="xh" w:date="2026-10-19T13:28:23+08:00"/>
              </w:rPr>
            </w:pPr>
            <w:ins w:id="20775" w:author="xh" w:date="2026-10-19T13:28:2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76" w:author="xh" w:date="2026-10-19T13:28:23+08:00"/>
              </w:rPr>
            </w:pPr>
            <w:ins w:id="20777" w:author="xh" w:date="2026-10-19T13:28:2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78" w:author="xh" w:date="2026-10-19T13:28:23+08:00"/>
              </w:rPr>
            </w:pPr>
            <w:ins w:id="20779" w:author="xh" w:date="2026-10-19T13:28:23+08:00">
              <w:r>
                <w:rPr>
                  <w:rFonts w:ascii="Times New Roman" w:hAnsi="Times New Roman" w:eastAsia="宋体"/>
                  <w:b w:val="0"/>
                  <w:sz w:val="18"/>
                </w:rPr>
                <w:t>16.92</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80" w:author="xh" w:date="2026-10-19T13:28:23+08:00"/>
              </w:rPr>
            </w:pPr>
            <w:ins w:id="20781" w:author="xh" w:date="2026-10-19T13:28:23+08:00">
              <w:r>
                <w:rPr>
                  <w:rFonts w:ascii="Times New Roman" w:hAnsi="Times New Roman" w:eastAsia="宋体"/>
                  <w:b w:val="0"/>
                  <w:sz w:val="18"/>
                </w:rPr>
                <w:t>25.37</w:t>
              </w:r>
            </w:ins>
          </w:p>
        </w:tc>
      </w:tr>
      <w:tr>
        <w:trPr>
          <w:cantSplit/>
          <w:ins w:id="20698" w:author="xh" w:date="2026-10-19T13:28:2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82" w:author="xh" w:date="2026-10-19T13:28:23+08:00"/>
              </w:rPr>
            </w:pPr>
            <w:ins w:id="20783" w:author="xh" w:date="2026-10-19T13:28:23+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84" w:author="xh" w:date="2026-10-19T13:28:23+08:00"/>
              </w:rPr>
            </w:pPr>
            <w:ins w:id="20785" w:author="xh" w:date="2026-10-19T13:28:23+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86" w:author="xh" w:date="2026-10-19T13:28:23+08:00"/>
              </w:rPr>
            </w:pPr>
            <w:ins w:id="20787" w:author="xh" w:date="2026-10-19T13:28:23+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88" w:author="xh" w:date="2026-10-19T13:28:23+08:00"/>
              </w:rPr>
            </w:pPr>
            <w:ins w:id="20789" w:author="xh" w:date="2026-10-19T13:28:23+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90" w:author="xh" w:date="2026-10-19T13:28:23+08:00"/>
              </w:rPr>
            </w:pPr>
            <w:ins w:id="20791" w:author="xh" w:date="2026-10-19T13:28:2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92" w:author="xh" w:date="2026-10-19T13:28:23+08:00"/>
              </w:rPr>
            </w:pPr>
            <w:ins w:id="20793" w:author="xh" w:date="2026-10-19T13:28:23+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94" w:author="xh" w:date="2026-10-19T13:28:23+08:00"/>
              </w:rPr>
            </w:pPr>
            <w:ins w:id="20795" w:author="xh" w:date="2026-10-19T13:28:23+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96" w:author="xh" w:date="2026-10-19T13:28:23+08:00"/>
              </w:rPr>
            </w:pPr>
            <w:ins w:id="20797" w:author="xh" w:date="2026-10-19T13:28:23+08:00">
              <w:r>
                <w:rPr>
                  <w:rFonts w:ascii="Times New Roman" w:hAnsi="Times New Roman" w:eastAsia="宋体"/>
                  <w:b w:val="0"/>
                  <w:sz w:val="18"/>
                </w:rPr>
                <w:t>—</w:t>
              </w:r>
            </w:ins>
          </w:p>
        </w:tc>
      </w:tr>
      <w:tr>
        <w:trPr>
          <w:cantSplit/>
          <w:ins w:id="20699" w:author="xh" w:date="2026-10-19T13:28:2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798" w:author="xh" w:date="2026-10-19T13:28:23+08:00"/>
              </w:rPr>
            </w:pPr>
            <w:ins w:id="20799" w:author="xh" w:date="2026-10-19T13:28:23+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800" w:author="xh" w:date="2026-10-19T13:28:23+08:00"/>
              </w:rPr>
            </w:pPr>
            <w:ins w:id="20801" w:author="xh" w:date="2026-10-19T13:28:23+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802" w:author="xh" w:date="2026-10-19T13:28:23+08:00"/>
              </w:rPr>
            </w:pPr>
            <w:ins w:id="20803" w:author="xh" w:date="2026-10-19T13:28:23+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804" w:author="xh" w:date="2026-10-19T13:28:23+08:00"/>
              </w:rPr>
            </w:pPr>
            <w:ins w:id="20805" w:author="xh" w:date="2026-10-19T13:28:23+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806" w:author="xh" w:date="2026-10-19T13:28:23+08:00"/>
              </w:rPr>
            </w:pPr>
            <w:ins w:id="20807" w:author="xh" w:date="2026-10-19T13:28:2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808" w:author="xh" w:date="2026-10-19T13:28:23+08:00"/>
              </w:rPr>
            </w:pPr>
            <w:ins w:id="20809" w:author="xh" w:date="2026-10-19T13:28:2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810" w:author="xh" w:date="2026-10-19T13:28:23+08:00"/>
              </w:rPr>
            </w:pPr>
            <w:ins w:id="20811" w:author="xh" w:date="2026-10-19T13:28:2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812" w:author="xh" w:date="2026-10-19T13:28:23+08:00"/>
              </w:rPr>
            </w:pPr>
            <w:ins w:id="20813" w:author="xh" w:date="2026-10-19T13:28:23+08:00">
              <w:r>
                <w:rPr>
                  <w:rFonts w:ascii="Times New Roman" w:hAnsi="Times New Roman" w:eastAsia="宋体"/>
                  <w:b w:val="0"/>
                  <w:sz w:val="18"/>
                </w:rPr>
                <w:t>5.80</w:t>
              </w:r>
            </w:ins>
          </w:p>
        </w:tc>
      </w:tr>
      <w:tr>
        <w:trPr>
          <w:cantSplit/>
          <w:ins w:id="20700" w:author="xh" w:date="2026-10-19T13:28:23+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814" w:author="xh" w:date="2026-10-19T13:28:23+08:00"/>
              </w:rPr>
            </w:pPr>
            <w:ins w:id="20815" w:author="xh" w:date="2026-10-19T13:28:23+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816" w:author="xh" w:date="2026-10-19T13:28:23+08:00"/>
              </w:rPr>
            </w:pPr>
            <w:ins w:id="20817" w:author="xh" w:date="2026-10-19T13:28:23+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818" w:author="xh" w:date="2026-10-19T13:28:23+08:00"/>
              </w:rPr>
            </w:pPr>
            <w:ins w:id="20819" w:author="xh" w:date="2026-10-19T13:28:23+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820" w:author="xh" w:date="2026-10-19T13:28:23+08:00"/>
              </w:rPr>
            </w:pPr>
            <w:ins w:id="20821" w:author="xh" w:date="2026-10-19T13:28:23+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822" w:author="xh" w:date="2026-10-19T13:28:23+08:00"/>
              </w:rPr>
            </w:pPr>
            <w:ins w:id="20823" w:author="xh" w:date="2026-10-19T13:28:2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824" w:author="xh" w:date="2026-10-19T13:28:23+08:00"/>
              </w:rPr>
            </w:pPr>
            <w:ins w:id="20825" w:author="xh" w:date="2026-10-19T13:28:23+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826" w:author="xh" w:date="2026-10-19T13:28:23+08:00"/>
              </w:rPr>
            </w:pPr>
            <w:ins w:id="20827" w:author="xh" w:date="2026-10-19T13:28:23+08:00">
              <w:r>
                <w:rPr>
                  <w:rFonts w:ascii="Times New Roman" w:hAnsi="Times New Roman" w:eastAsia="宋体"/>
                  <w:b w:val="0"/>
                  <w:sz w:val="18"/>
                </w:rPr>
                <w:t>1.63</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0828" w:author="xh" w:date="2026-10-19T13:28:23+08:00"/>
              </w:rPr>
            </w:pPr>
            <w:ins w:id="20829" w:author="xh" w:date="2026-10-19T13:28:23+08:00">
              <w:r>
                <w:rPr>
                  <w:rFonts w:ascii="Times New Roman" w:hAnsi="Times New Roman" w:eastAsia="宋体"/>
                  <w:b w:val="0"/>
                  <w:sz w:val="18"/>
                </w:rPr>
                <w:t>8.63</w:t>
              </w:r>
            </w:ins>
          </w:p>
        </w:tc>
      </w:tr>
      <w:tr>
        <w:trPr>
          <w:cantSplit/>
          <w:ins w:id="20701" w:author="xh" w:date="2026-10-19T13:28:23+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830" w:author="xh" w:date="2026-10-19T13:28:23+08:00"/>
              </w:rPr>
            </w:pPr>
            <w:ins w:id="20831" w:author="xh" w:date="2026-10-19T13:28:23+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832" w:author="xh" w:date="2026-10-19T13:28:23+08:00"/>
              </w:rPr>
            </w:pPr>
            <w:ins w:id="20833" w:author="xh" w:date="2026-10-19T13:28:23+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834" w:author="xh" w:date="2026-10-19T13:28:23+08:00"/>
              </w:rPr>
            </w:pPr>
            <w:ins w:id="20835" w:author="xh" w:date="2026-10-19T13:28:23+08:00">
              <w:r>
                <w:rPr>
                  <w:rFonts w:ascii="Times New Roman" w:hAnsi="Times New Roman" w:eastAsia="宋体"/>
                  <w:b w:val="0"/>
                  <w:sz w:val="18"/>
                </w:rPr>
                <w:t>40.00+50.00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836" w:author="xh" w:date="2026-10-19T13:28:23+08:00"/>
              </w:rPr>
            </w:pPr>
            <w:ins w:id="20837" w:author="xh" w:date="2026-10-19T13:28:23+08:00">
              <w:r>
                <w:rPr>
                  <w:rFonts w:ascii="Times New Roman" w:hAnsi="Times New Roman" w:eastAsia="宋体"/>
                  <w:b w:val="0"/>
                  <w:sz w:val="18"/>
                </w:rPr>
                <w:t>90.00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838" w:author="xh" w:date="2026-10-19T13:28:23+08:00"/>
              </w:rPr>
            </w:pPr>
            <w:ins w:id="20839" w:author="xh" w:date="2026-10-19T13:28:23+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840" w:author="xh" w:date="2026-10-19T13:28:23+08:00"/>
              </w:rPr>
            </w:pPr>
            <w:ins w:id="20841" w:author="xh" w:date="2026-10-19T13:28:23+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842" w:author="xh" w:date="2026-10-19T13:28:23+08:00"/>
              </w:rPr>
            </w:pPr>
            <w:ins w:id="20843" w:author="xh" w:date="2026-10-19T13:28:23+08:00">
              <w:r>
                <w:rPr>
                  <w:rFonts w:ascii="Times New Roman" w:hAnsi="Times New Roman" w:eastAsia="宋体"/>
                  <w:b w:val="0"/>
                  <w:sz w:val="18"/>
                </w:rPr>
                <w:t>7.84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0844" w:author="xh" w:date="2026-10-19T13:28:23+08:00"/>
              </w:rPr>
            </w:pPr>
            <w:ins w:id="20845" w:author="xh" w:date="2026-10-19T13:28:23+08:00">
              <w:r>
                <w:rPr>
                  <w:rFonts w:ascii="Times New Roman" w:hAnsi="Times New Roman" w:eastAsia="宋体"/>
                  <w:b w:val="0"/>
                  <w:sz w:val="18"/>
                </w:rPr>
                <w:t>16.29</w:t>
              </w:r>
            </w:ins>
          </w:p>
        </w:tc>
      </w:tr>
    </w:tbl>
    <w:p w14:paraId="146BCF50">
      <w:pPr>
        <w:pStyle w:val="2"/>
        <w:widowControl/>
        <w:spacing w:before="0" w:after="0" w:line="348" w:lineRule="exact"/>
        <w:ind w:firstLine="480"/>
        <w:jc w:val="both"/>
      </w:pPr>
      <w:r>
        <w:rPr>
          <w:rFonts w:ascii="Times New Roman" w:hAnsi="Times New Roman" w:eastAsia="方正仿宋_GBK"/>
          <w:b w:val="0"/>
          <w:sz w:val="24"/>
        </w:rPr>
        <w:t xml:space="preserve">20</w:t>
      </w:r>
      <w:ins w:id="20846" w:author="xh" w:date="2026-10-19T13:29:03+08:00">
        <w:r>
          <w:rPr>
            <w:rFonts w:ascii="Times New Roman" w:hAnsi="Times New Roman" w:eastAsia="方正仿宋_GBK"/>
            <w:b w:val="0"/>
            <w:sz w:val="24"/>
          </w:rPr>
          <w:t xml:space="preserve">3</w:t>
        </w:r>
      </w:ins>
      <w:del w:id="20847" w:author="xh" w:date="2026-10-19T13:29:03+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20848" w:author="xh" w:date="2026-10-19T13:29:03+08:00">
        <w:r>
          <w:rPr>
            <w:rFonts w:ascii="Times New Roman" w:hAnsi="Times New Roman" w:eastAsia="方正仿宋_GBK"/>
            <w:b w:val="0"/>
            <w:sz w:val="24"/>
          </w:rPr>
          <w:t xml:space="preserve">最大单台主变N-1后，弹性方案剩余主变容量为40.00 MVA，按0.95功率因数折算为38.00 MW。储能</w:t>
        </w:r>
      </w:ins>
      <w:del w:id="20849" w:author="xh" w:date="2026-10-19T13:29:03+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20850" w:author="xh" w:date="2026-10-19T13:29:03+08:00">
        <w:r>
          <w:rPr>
            <w:rFonts w:ascii="Times New Roman" w:hAnsi="Times New Roman" w:eastAsia="方正仿宋_GBK"/>
            <w:b w:val="0"/>
            <w:sz w:val="24"/>
          </w:rPr>
          <w:t xml:space="preserve">有效支撑功率为0.00 MW、反向有效吸收功率为0.00 MW。全年本站故障</w:t>
        </w:r>
      </w:ins>
      <w:del w:id="20851" w:author="xh" w:date="2026-10-19T13:29:03+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20852" w:author="xh" w:date="2026-10-19T13:29:03+08:00">
        <w:r>
          <w:rPr>
            <w:rFonts w:ascii="Times New Roman" w:hAnsi="Times New Roman" w:eastAsia="方正仿宋_GBK"/>
            <w:b w:val="0"/>
            <w:sz w:val="24"/>
          </w:rPr>
          <w:t xml:space="preserve">中最小余量为21.71 MW。该小时按采用的固定区段预案</w:t>
        </w:r>
      </w:ins>
      <w:del w:id="20853" w:author="xh" w:date="2026-10-19T13:29:03+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，本站转出0.00 MW、承接</w:t>
      </w:r>
      <w:ins w:id="20854" w:author="xh" w:date="2026-10-19T13:29:03+08:00">
        <w:r>
          <w:rPr>
            <w:rFonts w:ascii="Times New Roman" w:hAnsi="Times New Roman" w:eastAsia="方正仿宋_GBK"/>
            <w:b w:val="0"/>
            <w:sz w:val="24"/>
          </w:rPr>
          <w:t xml:space="preserve">7</w:t>
        </w:r>
      </w:ins>
      <w:del w:id="20855" w:author="xh" w:date="2026-10-19T13:29:03+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20856" w:author="xh" w:date="2026-10-19T13:29:03+08:00">
        <w:r>
          <w:rPr>
            <w:rFonts w:ascii="Times New Roman" w:hAnsi="Times New Roman" w:eastAsia="方正仿宋_GBK"/>
            <w:b w:val="0"/>
            <w:sz w:val="24"/>
          </w:rPr>
          <w:t xml:space="preserve">84</w:t>
        </w:r>
      </w:ins>
      <w:del w:id="20857" w:author="xh" w:date="2026-10-19T13:29:03+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MW，转接后净负荷为</w:t>
      </w:r>
      <w:ins w:id="20858" w:author="xh" w:date="2026-10-19T13:29:03+08:00">
        <w:r>
          <w:rPr>
            <w:rFonts w:ascii="Times New Roman" w:hAnsi="Times New Roman" w:eastAsia="方正仿宋_GBK"/>
            <w:b w:val="0"/>
            <w:sz w:val="24"/>
          </w:rPr>
          <w:t xml:space="preserve">16</w:t>
        </w:r>
      </w:ins>
      <w:del w:id="20859" w:author="xh" w:date="2026-10-19T13:29:03+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w:t>
      </w:r>
      <w:ins w:id="20860" w:author="xh" w:date="2026-10-19T13:29:03+08:00">
        <w:r>
          <w:rPr>
            <w:rFonts w:ascii="Times New Roman" w:hAnsi="Times New Roman" w:eastAsia="方正仿宋_GBK"/>
            <w:b w:val="0"/>
            <w:sz w:val="24"/>
          </w:rPr>
          <w:t xml:space="preserve">29</w:t>
        </w:r>
      </w:ins>
      <w:del w:id="20861" w:author="xh" w:date="2026-10-19T13:29:03+08:00">
        <w:r>
          <w:rPr>
            <w:rFonts w:ascii="Times New Roman" w:hAnsi="Times New Roman" w:eastAsia="方正仿宋_GBK"/>
            <w:b w:val="0"/>
            <w:sz w:val="24"/>
          </w:rPr>
          <w:delText xml:space="preserve">80 MW，区域最低净负荷工况下为0.64</w:delText>
        </w:r>
      </w:del>
      <w:r>
        <w:rPr>
          <w:rFonts w:ascii="Times New Roman" w:hAnsi="Times New Roman" w:eastAsia="方正仿宋_GBK"/>
          <w:b w:val="0"/>
          <w:sz w:val="24"/>
        </w:rPr>
        <w:t xml:space="preserve"> MW。</w:t>
      </w:r>
      <w:ins w:id="20862" w:author="xh" w:date="2026-10-19T13:29:03+08:00">
        <w:r>
          <w:rPr>
            <w:rFonts w:ascii="Times New Roman" w:hAnsi="Times New Roman" w:eastAsia="方正仿宋_GBK"/>
            <w:b w:val="0"/>
            <w:sz w:val="24"/>
          </w:rPr>
          <w:t xml:space="preserve">其中与统一变之间的主要通道承担3.92 MW净功率转接，使用已投运新增联络。</w:t>
        </w:r>
      </w:ins>
    </w:p>
    <w:p w14:paraId="3171B6A7">
      <w:pPr>
        <w:pStyle w:val="2"/>
        <w:widowControl/>
        <w:spacing w:before="0" w:after="0" w:line="348" w:lineRule="exact"/>
        <w:ind w:firstLine="480"/>
        <w:jc w:val="both"/>
      </w:pPr>
      <w:ins w:id="20863" w:author="xh" w:date="2026-10-19T13:29:42+08:00">
        <w:r>
          <w:rPr>
            <w:rFonts w:ascii="Times New Roman" w:hAnsi="Times New Roman" w:eastAsia="方正仿宋_GBK"/>
            <w:b w:val="0"/>
            <w:sz w:val="24"/>
          </w:rPr>
          <w:t xml:space="preserve">两方案本站</w:t>
        </w:r>
      </w:ins>
      <w:del w:id="20864" w:author="xh" w:date="2026-10-19T13:29:42+08:00">
        <w:r>
          <w:rPr>
            <w:rFonts w:ascii="Times New Roman" w:hAnsi="Times New Roman" w:eastAsia="方正仿宋_GBK"/>
            <w:b w:val="0"/>
            <w:sz w:val="24"/>
          </w:rPr>
          <w:delText xml:space="preserve">按</w:delText>
        </w:r>
      </w:del>
      <w:r>
        <w:rPr>
          <w:rFonts w:ascii="Times New Roman" w:hAnsi="Times New Roman" w:eastAsia="方正仿宋_GBK"/>
          <w:b w:val="0"/>
          <w:sz w:val="24"/>
        </w:rPr>
        <w:t xml:space="preserve">最</w:t>
      </w:r>
      <w:ins w:id="20865" w:author="xh" w:date="2026-10-19T13:29:42+08:00">
        <w:r>
          <w:rPr>
            <w:rFonts w:ascii="Times New Roman" w:hAnsi="Times New Roman" w:eastAsia="方正仿宋_GBK"/>
            <w:b w:val="0"/>
            <w:sz w:val="24"/>
          </w:rPr>
          <w:t xml:space="preserve">终</w:t>
        </w:r>
      </w:ins>
      <w:del w:id="20866" w:author="xh" w:date="2026-10-19T13:29:42+08:00">
        <w:r>
          <w:rPr>
            <w:rFonts w:ascii="Times New Roman" w:hAnsi="Times New Roman" w:eastAsia="方正仿宋_GBK"/>
            <w:b w:val="0"/>
            <w:sz w:val="24"/>
          </w:rPr>
          <w:delText xml:space="preserve">大单台</w:delText>
        </w:r>
      </w:del>
      <w:r>
        <w:rPr>
          <w:rFonts w:ascii="Times New Roman" w:hAnsi="Times New Roman" w:eastAsia="方正仿宋_GBK"/>
          <w:b w:val="0"/>
          <w:sz w:val="24"/>
        </w:rPr>
        <w:t xml:space="preserve">主变</w:t>
      </w:r>
      <w:ins w:id="20867" w:author="xh" w:date="2026-10-19T13:29:42+08:00">
        <w:r>
          <w:rPr>
            <w:rFonts w:ascii="Times New Roman" w:hAnsi="Times New Roman" w:eastAsia="方正仿宋_GBK"/>
            <w:b w:val="0"/>
            <w:sz w:val="24"/>
          </w:rPr>
          <w:t xml:space="preserve">和</w:t>
        </w:r>
      </w:ins>
      <w:del w:id="20868" w:author="xh" w:date="2026-10-19T13:29:42+08:00">
        <w:r>
          <w:rPr>
            <w:rFonts w:ascii="Times New Roman" w:hAnsi="Times New Roman" w:eastAsia="方正仿宋_GBK"/>
            <w:b w:val="0"/>
            <w:sz w:val="24"/>
          </w:rPr>
          <w:delText xml:space="preserve">N-1校核，本站剩余容量为40.00 MVA，两代表工况重新转供后的本站净负荷分别为5.80 MW、0.64 MW，两方向最小容量余量为32.20 MW，正向</w:delText>
        </w:r>
      </w:del>
      <w:r>
        <w:rPr>
          <w:rFonts w:ascii="Times New Roman" w:hAnsi="Times New Roman" w:eastAsia="方正仿宋_GBK"/>
          <w:b w:val="0"/>
          <w:sz w:val="24"/>
        </w:rPr>
        <w:t xml:space="preserve">储能</w:t>
      </w:r>
      <w:ins w:id="20869" w:author="xh" w:date="2026-10-19T13:29:42+08:00">
        <w:r>
          <w:rPr>
            <w:rFonts w:ascii="Times New Roman" w:hAnsi="Times New Roman" w:eastAsia="方正仿宋_GBK"/>
            <w:b w:val="0"/>
            <w:sz w:val="24"/>
          </w:rPr>
          <w:t xml:space="preserve">规模相同，局部设备采用结果保持一致</w:t>
        </w:r>
      </w:ins>
      <w:del w:id="20870" w:author="xh" w:date="2026-10-19T13:29:42+08:00">
        <w:r>
          <w:rPr>
            <w:rFonts w:ascii="Times New Roman" w:hAnsi="Times New Roman" w:eastAsia="方正仿宋_GBK"/>
            <w:b w:val="0"/>
            <w:sz w:val="24"/>
          </w:rPr>
          <w:delText xml:space="preserve">有效支撑功率为0.00 MW</w:delText>
        </w:r>
      </w:del>
      <w:r>
        <w:rPr>
          <w:rFonts w:ascii="Times New Roman" w:hAnsi="Times New Roman" w:eastAsia="方正仿宋_GBK"/>
          <w:b w:val="0"/>
          <w:sz w:val="24"/>
        </w:rPr>
        <w:t xml:space="preserve">。</w:t>
      </w:r>
    </w:p>
    <w:p w14:paraId="7E46C91F">
      <w:pPr>
        <w:pStyle w:val="2"/>
        <w:widowControl/>
        <w:spacing w:before="0" w:after="0" w:line="348" w:lineRule="exact"/>
        <w:ind w:firstLine="480"/>
        <w:jc w:val="both"/>
        <w:rPr>
          <w:del w:id="20871" w:author="xh" w:date="2026-10-19T13:30:22+08:00"/>
        </w:rPr>
      </w:pPr>
      <w:del w:id="20872" w:author="xh" w:date="2026-10-19T13:30:22+08:00">
        <w:r>
          <w:rPr>
            <w:rFonts w:ascii="Times New Roman" w:hAnsi="Times New Roman" w:eastAsia="方正仿宋_GBK"/>
            <w:b w:val="0"/>
            <w:sz w:val="24"/>
          </w:rPr>
          <w:delText>四年校核截面中，本站绝对功率最大的工况出现在2023年，转接前为5.85 MW，主要表现为正向受电需求，该年设备在最大单台主变N-1后剩余容量为40.00 MVA。该工况本站由剩余主变满足承载要求。</w:delText>
        </w:r>
      </w:del>
    </w:p>
    <w:p w14:paraId="70A9F059">
      <w:pPr>
        <w:pStyle w:val="7"/>
        <w:keepNext/>
        <w:numPr>
          <w:ilvl w:val="0"/>
          <w:numId w:val="0"/>
        </w:numPr>
        <w:spacing w:before="160" w:after="120" w:line="360" w:lineRule="exact"/>
        <w:ind w:firstLine="0"/>
      </w:pPr>
      <w:bookmarkStart w:id="238" w:name="升辉变规划分析"/>
      <w:r>
        <w:rPr>
          <w:rFonts w:ascii="Times New Roman" w:hAnsi="Times New Roman" w:eastAsia="方正仿宋_GBK"/>
          <w:b/>
          <w:sz w:val="24"/>
        </w:rPr>
        <w:t>升辉变规划分析</w:t>
      </w:r>
      <w:bookmarkEnd w:id="238"/>
    </w:p>
    <w:p w14:paraId="4F085457">
      <w:pPr>
        <w:pStyle w:val="115"/>
        <w:widowControl/>
        <w:spacing w:before="0" w:after="0" w:line="348" w:lineRule="exact"/>
        <w:ind w:firstLine="480"/>
        <w:jc w:val="both"/>
      </w:pPr>
      <w:r>
        <w:rPr>
          <w:rFonts w:ascii="Times New Roman" w:hAnsi="Times New Roman" w:eastAsia="方正仿宋_GBK"/>
          <w:b w:val="0"/>
          <w:sz w:val="24"/>
        </w:rPr>
        <w:t xml:space="preserve">该站</w:t>
      </w:r>
      <w:ins w:id="20873" w:author="xh" w:date="2026-10-19T13:31:01+08:00">
        <w:r>
          <w:rPr>
            <w:rFonts w:ascii="Times New Roman" w:hAnsi="Times New Roman" w:eastAsia="方正仿宋_GBK"/>
            <w:b w:val="0"/>
            <w:sz w:val="24"/>
          </w:rPr>
          <w:t xml:space="preserve">2021年</w:t>
        </w:r>
      </w:ins>
      <w:del w:id="20874" w:author="xh" w:date="2026-10-19T13:31:01+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主变组合为80</w:t>
      </w:r>
      <w:ins w:id="20875" w:author="xh" w:date="2026-10-19T13:31:01+08:00">
        <w:r>
          <w:rPr>
            <w:rFonts w:ascii="Times New Roman" w:hAnsi="Times New Roman" w:eastAsia="方正仿宋_GBK"/>
            <w:b w:val="0"/>
            <w:sz w:val="24"/>
          </w:rPr>
          <w:t xml:space="preserve">.00</w:t>
        </w:r>
      </w:ins>
      <w:r>
        <w:rPr>
          <w:rFonts w:ascii="Times New Roman" w:hAnsi="Times New Roman" w:eastAsia="方正仿宋_GBK"/>
          <w:b w:val="0"/>
          <w:sz w:val="24"/>
        </w:rPr>
        <w:t xml:space="preserve">+8</w:t>
      </w:r>
      <w:ins w:id="20876" w:author="xh" w:date="2026-10-19T13:31:01+08:00">
        <w:r>
          <w:rPr>
            <w:rFonts w:ascii="Times New Roman" w:hAnsi="Times New Roman" w:eastAsia="方正仿宋_GBK"/>
            <w:b w:val="0"/>
            <w:sz w:val="24"/>
          </w:rPr>
          <w:t xml:space="preserve">0.0</w:t>
        </w:r>
      </w:ins>
      <w:r>
        <w:rPr>
          <w:rFonts w:ascii="Times New Roman" w:hAnsi="Times New Roman" w:eastAsia="方正仿宋_GBK"/>
          <w:b w:val="0"/>
          <w:sz w:val="24"/>
        </w:rPr>
        <w:t xml:space="preserve">0 MVA</w:t>
      </w:r>
      <w:ins w:id="20877" w:author="xh" w:date="2026-10-19T13:31:01+08:00">
        <w:r>
          <w:rPr>
            <w:rFonts w:ascii="Times New Roman" w:hAnsi="Times New Roman" w:eastAsia="方正仿宋_GBK"/>
            <w:b w:val="0"/>
            <w:sz w:val="24"/>
          </w:rPr>
          <w:t xml:space="preserve">。</w:t>
        </w:r>
      </w:ins>
      <w:del w:id="20878" w:author="xh" w:date="2026-10-19T13:31:01+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20879" w:author="xh" w:date="2026-10-19T13:31:01+08:00">
        <w:r>
          <w:rPr>
            <w:rFonts w:ascii="Times New Roman" w:hAnsi="Times New Roman" w:eastAsia="方正仿宋_GBK"/>
            <w:b w:val="0"/>
            <w:sz w:val="24"/>
          </w:rPr>
          <w:t xml:space="preserve">2022—2035</w:t>
        </w:r>
      </w:ins>
      <w:del w:id="20880" w:author="xh" w:date="2026-10-19T13:31:01+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del w:id="20881" w:author="xh" w:date="2026-10-19T13:31:01+08:00">
        <w:r>
          <w:rPr>
            <w:rFonts w:ascii="Times New Roman" w:hAnsi="Times New Roman" w:eastAsia="方正仿宋_GBK"/>
            <w:b w:val="0"/>
            <w:sz w:val="24"/>
          </w:rPr>
          <w:delText xml:space="preserve">均</w:delText>
        </w:r>
      </w:del>
      <w:r>
        <w:rPr>
          <w:rFonts w:ascii="Times New Roman" w:hAnsi="Times New Roman" w:eastAsia="方正仿宋_GBK"/>
          <w:b w:val="0"/>
          <w:sz w:val="24"/>
        </w:rPr>
        <w:t xml:space="preserve">保留</w:t>
      </w:r>
      <w:ins w:id="20882" w:author="xh" w:date="2026-10-19T13:31:01+08:00">
        <w:r>
          <w:rPr>
            <w:rFonts w:ascii="Times New Roman" w:hAnsi="Times New Roman" w:eastAsia="方正仿宋_GBK"/>
            <w:b w:val="0"/>
            <w:sz w:val="24"/>
          </w:rPr>
          <w:t xml:space="preserve">初始主变</w:t>
        </w:r>
      </w:ins>
      <w:del w:id="20883" w:author="xh" w:date="2026-10-19T13:31:01+08:00">
        <w:r>
          <w:rPr>
            <w:rFonts w:ascii="Times New Roman" w:hAnsi="Times New Roman" w:eastAsia="方正仿宋_GBK"/>
            <w:b w:val="0"/>
            <w:sz w:val="24"/>
          </w:rPr>
          <w:delText xml:space="preserve">该</w:delText>
        </w:r>
      </w:del>
      <w:r>
        <w:rPr>
          <w:rFonts w:ascii="Times New Roman" w:hAnsi="Times New Roman" w:eastAsia="方正仿宋_GBK"/>
          <w:b w:val="0"/>
          <w:sz w:val="24"/>
        </w:rPr>
        <w:t xml:space="preserve">组合</w:t>
      </w:r>
      <w:del w:id="20884" w:author="xh" w:date="2026-10-19T13:31:01+08:00">
        <w:r>
          <w:rPr>
            <w:rFonts w:ascii="Times New Roman" w:hAnsi="Times New Roman" w:eastAsia="方正仿宋_GBK"/>
            <w:b w:val="0"/>
            <w:sz w:val="24"/>
          </w:rPr>
          <w:delText xml:space="preserve">，供电任务由主变及网络承担</w:delText>
        </w:r>
      </w:del>
      <w:r>
        <w:rPr>
          <w:rFonts w:ascii="Times New Roman" w:hAnsi="Times New Roman" w:eastAsia="方正仿宋_GBK"/>
          <w:b w:val="0"/>
          <w:sz w:val="24"/>
        </w:rPr>
        <w:t xml:space="preserve">。</w:t>
      </w:r>
      <w:ins w:id="20885" w:author="xh" w:date="2026-10-19T13:31:01+08:00">
        <w:r>
          <w:rPr>
            <w:rFonts w:ascii="Times New Roman" w:hAnsi="Times New Roman" w:eastAsia="方正仿宋_GBK"/>
            <w:b w:val="0"/>
            <w:sz w:val="24"/>
          </w:rPr>
          <w:t xml:space="preserve">本站弹性方案各年未新增储能。</w:t>
        </w:r>
      </w:ins>
    </w:p>
    <w:p w14:paraId="30D7FC94">
      <w:pPr>
        <w:pStyle w:val="2"/>
        <w:widowControl/>
        <w:spacing w:before="0" w:after="0" w:line="348" w:lineRule="exact"/>
        <w:ind w:firstLine="480"/>
        <w:jc w:val="both"/>
      </w:pPr>
      <w:r>
        <w:rPr>
          <w:rFonts w:ascii="Times New Roman" w:hAnsi="Times New Roman" w:eastAsia="方正仿宋_GBK"/>
          <w:b w:val="0"/>
          <w:sz w:val="24"/>
        </w:rPr>
        <w:t xml:space="preserve">2025年</w:t>
      </w:r>
      <w:del w:id="20886" w:author="xh" w:date="2026-10-19T13:31:40+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最大正向、反向净负荷分别为38.35 MW、0.00 MW</w:t>
      </w:r>
      <w:ins w:id="20887" w:author="xh" w:date="2026-10-19T13:31:40+08:00">
        <w:r>
          <w:rPr>
            <w:rFonts w:ascii="Times New Roman" w:hAnsi="Times New Roman" w:eastAsia="方正仿宋_GBK"/>
            <w:b w:val="0"/>
            <w:sz w:val="24"/>
          </w:rPr>
          <w:t xml:space="preserve">，2035年分别为55.84 MW、0.00 MW</w:t>
        </w:r>
      </w:ins>
      <w:r>
        <w:rPr>
          <w:rFonts w:ascii="Times New Roman" w:hAnsi="Times New Roman" w:eastAsia="方正仿宋_GBK"/>
          <w:b w:val="0"/>
          <w:sz w:val="24"/>
        </w:rPr>
        <w:t xml:space="preserve">。</w:t>
      </w:r>
      <w:ins w:id="20888" w:author="xh" w:date="2026-10-19T13:31:40+08:00">
        <w:r>
          <w:rPr>
            <w:rFonts w:ascii="Times New Roman" w:hAnsi="Times New Roman" w:eastAsia="方正仿宋_GBK"/>
            <w:b w:val="0"/>
            <w:sz w:val="24"/>
          </w:rPr>
          <w:t xml:space="preserve">2035年</w:t>
        </w:r>
      </w:ins>
      <w:del w:id="20889" w:author="xh" w:date="2026-10-19T13:31:40+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20890" w:author="xh" w:date="2026-10-19T13:31:40+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20891" w:author="xh" w:date="2026-10-19T13:31:40+08:00">
        <w:r>
          <w:rPr>
            <w:rFonts w:ascii="Times New Roman" w:hAnsi="Times New Roman" w:eastAsia="方正仿宋_GBK"/>
            <w:b w:val="0"/>
            <w:sz w:val="24"/>
          </w:rPr>
          <w:delText xml:space="preserve">为</w:delText>
        </w:r>
      </w:del>
      <w:r>
        <w:rPr>
          <w:rFonts w:ascii="Times New Roman" w:hAnsi="Times New Roman" w:eastAsia="方正仿宋_GBK"/>
          <w:b w:val="0"/>
          <w:sz w:val="24"/>
        </w:rPr>
        <w:t xml:space="preserve">160.00 MVA、储能额定功率0.00 MW，弹性方案分别为160.00 MVA和0.00 MW</w:t>
      </w:r>
      <w:ins w:id="20892" w:author="xh" w:date="2026-10-19T13:31:40+08:00">
        <w:r>
          <w:rPr>
            <w:rFonts w:ascii="Times New Roman" w:hAnsi="Times New Roman" w:eastAsia="方正仿宋_GBK"/>
            <w:b w:val="0"/>
            <w:sz w:val="24"/>
          </w:rPr>
          <w:t xml:space="preserve">。</w:t>
        </w:r>
      </w:ins>
      <w:del w:id="20893" w:author="xh" w:date="2026-10-19T13:31:40+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20894" w:author="xh" w:date="2026-10-19T13:31:40+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20895" w:author="xh" w:date="2026-10-19T13:31:40+08:00">
        <w:r>
          <w:rPr>
            <w:rFonts w:ascii="Times New Roman" w:hAnsi="Times New Roman" w:eastAsia="方正仿宋_GBK"/>
            <w:b w:val="0"/>
            <w:sz w:val="24"/>
          </w:rPr>
          <w:delText xml:space="preserve">弹性方案按当年各站局部极值计算的站级负载率为25%。</w:delText>
        </w:r>
      </w:del>
    </w:p>
    <w:p w14:paraId="196BDC08">
      <w:pPr>
        <w:pStyle w:val="2"/>
        <w:keepNext/>
        <w:spacing w:before="120" w:after="80" w:line="280" w:lineRule="exact"/>
        <w:ind w:firstLine="0"/>
        <w:jc w:val="center"/>
      </w:pPr>
      <w:r>
        <w:rPr>
          <w:rFonts w:ascii="Times New Roman" w:hAnsi="Times New Roman" w:eastAsia="宋体"/>
          <w:b w:val="0"/>
          <w:sz w:val="21"/>
        </w:rPr>
        <w:t xml:space="preserve">表5-49 升辉变</w:t>
      </w:r>
      <w:ins w:id="20896" w:author="xh" w:date="2026-10-19T13:32:20+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AE433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20897" w:author="xh" w:date="2026-10-19T13:32:59+08:00"/>
        </w:trPr>
        <w:tc>
          <w:tcPr>
            <w:tcW w:w="1039" w:type="dxa"/>
            <w:tcMar>
              <w:left w:w="70" w:type="dxa"/>
              <w:right w:w="70" w:type="dxa"/>
            </w:tcMar>
            <w:vAlign w:val="center"/>
          </w:tcPr>
          <w:p w14:paraId="326D2D8B">
            <w:pPr>
              <w:keepNext/>
              <w:spacing w:before="20" w:after="20" w:line="260" w:lineRule="exact"/>
              <w:ind w:left="0" w:leftChars="0" w:right="0" w:rightChars="0" w:firstLine="0" w:firstLineChars="0"/>
              <w:jc w:val="center"/>
              <w:rPr>
                <w:del w:id="20906" w:author="xh" w:date="2026-10-19T13:32:59+08:00"/>
              </w:rPr>
            </w:pPr>
            <w:del w:id="20907" w:author="xh" w:date="2026-10-19T13:32:59+08:00">
              <w:r>
                <w:rPr>
                  <w:rFonts w:ascii="Times New Roman" w:hAnsi="Times New Roman" w:eastAsia="宋体"/>
                  <w:b/>
                  <w:sz w:val="18"/>
                </w:rPr>
                <w:delText>方案</w:delText>
              </w:r>
            </w:del>
          </w:p>
        </w:tc>
        <w:tc>
          <w:tcPr>
            <w:tcW w:w="1039" w:type="dxa"/>
            <w:tcMar>
              <w:left w:w="70" w:type="dxa"/>
              <w:right w:w="70" w:type="dxa"/>
            </w:tcMar>
            <w:vAlign w:val="center"/>
          </w:tcPr>
          <w:p w14:paraId="038CD4A1">
            <w:pPr>
              <w:keepNext/>
              <w:spacing w:before="20" w:after="20" w:line="260" w:lineRule="exact"/>
              <w:ind w:left="0" w:leftChars="0" w:right="0" w:rightChars="0" w:firstLine="0" w:firstLineChars="0"/>
              <w:jc w:val="center"/>
              <w:rPr>
                <w:del w:id="20908" w:author="xh" w:date="2026-10-19T13:32:59+08:00"/>
              </w:rPr>
            </w:pPr>
            <w:del w:id="20909" w:author="xh" w:date="2026-10-19T13:32:59+08:00">
              <w:r>
                <w:rPr>
                  <w:rFonts w:ascii="Times New Roman" w:hAnsi="Times New Roman" w:eastAsia="宋体"/>
                  <w:b/>
                  <w:sz w:val="18"/>
                </w:rPr>
                <w:delText>年份</w:delText>
              </w:r>
            </w:del>
          </w:p>
        </w:tc>
        <w:tc>
          <w:tcPr>
            <w:tcW w:w="1039" w:type="dxa"/>
            <w:tcMar>
              <w:left w:w="70" w:type="dxa"/>
              <w:right w:w="70" w:type="dxa"/>
            </w:tcMar>
            <w:vAlign w:val="center"/>
          </w:tcPr>
          <w:p w14:paraId="624794DA">
            <w:pPr>
              <w:keepNext/>
              <w:spacing w:before="20" w:after="20" w:line="260" w:lineRule="exact"/>
              <w:ind w:left="0" w:leftChars="0" w:right="0" w:rightChars="0" w:firstLine="0" w:firstLineChars="0"/>
              <w:jc w:val="center"/>
              <w:rPr>
                <w:del w:id="20910" w:author="xh" w:date="2026-10-19T13:32:59+08:00"/>
              </w:rPr>
            </w:pPr>
            <w:del w:id="20911" w:author="xh" w:date="2026-10-19T13:32:59+08:00">
              <w:r>
                <w:rPr>
                  <w:rFonts w:ascii="Times New Roman" w:hAnsi="Times New Roman" w:eastAsia="宋体"/>
                  <w:b/>
                  <w:sz w:val="18"/>
                </w:rPr>
                <w:delText>主变组合/MVA</w:delText>
              </w:r>
            </w:del>
          </w:p>
        </w:tc>
        <w:tc>
          <w:tcPr>
            <w:tcW w:w="1039" w:type="dxa"/>
            <w:tcMar>
              <w:left w:w="70" w:type="dxa"/>
              <w:right w:w="70" w:type="dxa"/>
            </w:tcMar>
            <w:vAlign w:val="center"/>
          </w:tcPr>
          <w:p w14:paraId="22C6D940">
            <w:pPr>
              <w:keepNext/>
              <w:spacing w:before="20" w:after="20" w:line="260" w:lineRule="exact"/>
              <w:ind w:left="0" w:leftChars="0" w:right="0" w:rightChars="0" w:firstLine="0" w:firstLineChars="0"/>
              <w:jc w:val="center"/>
              <w:rPr>
                <w:del w:id="20912" w:author="xh" w:date="2026-10-19T13:32:59+08:00"/>
              </w:rPr>
            </w:pPr>
            <w:del w:id="20913" w:author="xh" w:date="2026-10-19T13:32:59+08:00">
              <w:r>
                <w:rPr>
                  <w:rFonts w:ascii="Times New Roman" w:hAnsi="Times New Roman" w:eastAsia="宋体"/>
                  <w:b/>
                  <w:sz w:val="18"/>
                </w:rPr>
                <w:delText>总容量/MVA</w:delText>
              </w:r>
            </w:del>
          </w:p>
        </w:tc>
        <w:tc>
          <w:tcPr>
            <w:tcW w:w="1039" w:type="dxa"/>
            <w:tcMar>
              <w:left w:w="70" w:type="dxa"/>
              <w:right w:w="70" w:type="dxa"/>
            </w:tcMar>
            <w:vAlign w:val="center"/>
          </w:tcPr>
          <w:p w14:paraId="75FF3ECB">
            <w:pPr>
              <w:keepNext/>
              <w:spacing w:before="20" w:after="20" w:line="260" w:lineRule="exact"/>
              <w:ind w:left="0" w:leftChars="0" w:right="0" w:rightChars="0" w:firstLine="0" w:firstLineChars="0"/>
              <w:jc w:val="center"/>
              <w:rPr>
                <w:del w:id="20914" w:author="xh" w:date="2026-10-19T13:32:59+08:00"/>
              </w:rPr>
            </w:pPr>
            <w:del w:id="20915" w:author="xh" w:date="2026-10-19T13:32:59+08:00">
              <w:r>
                <w:rPr>
                  <w:rFonts w:ascii="Times New Roman" w:hAnsi="Times New Roman" w:eastAsia="宋体"/>
                  <w:b/>
                  <w:sz w:val="18"/>
                </w:rPr>
                <w:delText>储能额定功率/MW</w:delText>
              </w:r>
            </w:del>
          </w:p>
        </w:tc>
        <w:tc>
          <w:tcPr>
            <w:tcW w:w="1039" w:type="dxa"/>
            <w:tcMar>
              <w:left w:w="70" w:type="dxa"/>
              <w:right w:w="70" w:type="dxa"/>
            </w:tcMar>
            <w:vAlign w:val="center"/>
          </w:tcPr>
          <w:p w14:paraId="7274AB3B">
            <w:pPr>
              <w:keepNext/>
              <w:spacing w:before="20" w:after="20" w:line="260" w:lineRule="exact"/>
              <w:ind w:left="0" w:leftChars="0" w:right="0" w:rightChars="0" w:firstLine="0" w:firstLineChars="0"/>
              <w:jc w:val="center"/>
              <w:rPr>
                <w:del w:id="20916" w:author="xh" w:date="2026-10-19T13:32:59+08:00"/>
              </w:rPr>
            </w:pPr>
            <w:del w:id="20917" w:author="xh" w:date="2026-10-19T13:32:59+08:00">
              <w:r>
                <w:rPr>
                  <w:rFonts w:ascii="Times New Roman" w:hAnsi="Times New Roman" w:eastAsia="宋体"/>
                  <w:b/>
                  <w:sz w:val="18"/>
                </w:rPr>
                <w:delText>转出/MW</w:delText>
              </w:r>
            </w:del>
          </w:p>
        </w:tc>
        <w:tc>
          <w:tcPr>
            <w:tcW w:w="1039" w:type="dxa"/>
            <w:tcMar>
              <w:left w:w="70" w:type="dxa"/>
              <w:right w:w="70" w:type="dxa"/>
            </w:tcMar>
            <w:vAlign w:val="center"/>
          </w:tcPr>
          <w:p w14:paraId="361DED96">
            <w:pPr>
              <w:keepNext/>
              <w:spacing w:before="20" w:after="20" w:line="260" w:lineRule="exact"/>
              <w:ind w:left="0" w:leftChars="0" w:right="0" w:rightChars="0" w:firstLine="0" w:firstLineChars="0"/>
              <w:jc w:val="center"/>
              <w:rPr>
                <w:del w:id="20918" w:author="xh" w:date="2026-10-19T13:32:59+08:00"/>
              </w:rPr>
            </w:pPr>
            <w:del w:id="20919" w:author="xh" w:date="2026-10-19T13:32:59+08:00">
              <w:r>
                <w:rPr>
                  <w:rFonts w:ascii="Times New Roman" w:hAnsi="Times New Roman" w:eastAsia="宋体"/>
                  <w:b/>
                  <w:sz w:val="18"/>
                </w:rPr>
                <w:delText>承接/MW</w:delText>
              </w:r>
            </w:del>
          </w:p>
        </w:tc>
        <w:tc>
          <w:tcPr>
            <w:tcW w:w="1039" w:type="dxa"/>
            <w:tcMar>
              <w:left w:w="70" w:type="dxa"/>
              <w:right w:w="70" w:type="dxa"/>
            </w:tcMar>
            <w:vAlign w:val="center"/>
          </w:tcPr>
          <w:p w14:paraId="13C9C9C7">
            <w:pPr>
              <w:keepNext/>
              <w:spacing w:before="20" w:after="20" w:line="260" w:lineRule="exact"/>
              <w:ind w:left="0" w:leftChars="0" w:right="0" w:rightChars="0" w:firstLine="0" w:firstLineChars="0"/>
              <w:jc w:val="center"/>
              <w:rPr>
                <w:del w:id="20920" w:author="xh" w:date="2026-10-19T13:32:59+08:00"/>
              </w:rPr>
            </w:pPr>
            <w:del w:id="20921" w:author="xh" w:date="2026-10-19T13:32:59+08:00">
              <w:r>
                <w:rPr>
                  <w:rFonts w:ascii="Times New Roman" w:hAnsi="Times New Roman" w:eastAsia="宋体"/>
                  <w:b/>
                  <w:sz w:val="18"/>
                </w:rPr>
                <w:delText>转接后净负荷/MW</w:delText>
              </w:r>
            </w:del>
          </w:p>
        </w:tc>
      </w:tr>
      <w:tr w14:paraId="269B16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0898" w:author="xh" w:date="2026-10-19T13:32:59+08:00"/>
        </w:trPr>
        <w:tc>
          <w:tcPr>
            <w:tcW w:w="1039" w:type="dxa"/>
            <w:tcMar>
              <w:left w:w="70" w:type="dxa"/>
              <w:right w:w="70" w:type="dxa"/>
            </w:tcMar>
            <w:vAlign w:val="center"/>
          </w:tcPr>
          <w:p w14:paraId="187E4FEA">
            <w:pPr>
              <w:keepNext/>
              <w:spacing w:before="20" w:after="20" w:line="260" w:lineRule="exact"/>
              <w:ind w:left="0" w:leftChars="0" w:right="0" w:rightChars="0" w:firstLine="0" w:firstLineChars="0"/>
              <w:jc w:val="center"/>
              <w:rPr>
                <w:del w:id="20922" w:author="xh" w:date="2026-10-19T13:32:59+08:00"/>
              </w:rPr>
            </w:pPr>
            <w:del w:id="20923" w:author="xh" w:date="2026-10-19T13:32:59+08:00">
              <w:r>
                <w:rPr>
                  <w:rFonts w:ascii="Times New Roman" w:hAnsi="Times New Roman" w:eastAsia="宋体"/>
                  <w:b w:val="0"/>
                  <w:sz w:val="18"/>
                </w:rPr>
                <w:delText>刚性</w:delText>
              </w:r>
            </w:del>
          </w:p>
        </w:tc>
        <w:tc>
          <w:tcPr>
            <w:tcW w:w="1039" w:type="dxa"/>
            <w:tcMar>
              <w:left w:w="70" w:type="dxa"/>
              <w:right w:w="70" w:type="dxa"/>
            </w:tcMar>
            <w:vAlign w:val="center"/>
          </w:tcPr>
          <w:p w14:paraId="67DECB61">
            <w:pPr>
              <w:keepNext/>
              <w:spacing w:before="20" w:after="20" w:line="260" w:lineRule="exact"/>
              <w:ind w:left="0" w:leftChars="0" w:right="0" w:rightChars="0" w:firstLine="0" w:firstLineChars="0"/>
              <w:jc w:val="center"/>
              <w:rPr>
                <w:del w:id="20924" w:author="xh" w:date="2026-10-19T13:32:59+08:00"/>
              </w:rPr>
            </w:pPr>
            <w:del w:id="20925" w:author="xh" w:date="2026-10-19T13:32:59+08:00">
              <w:r>
                <w:rPr>
                  <w:rFonts w:ascii="Times New Roman" w:hAnsi="Times New Roman" w:eastAsia="宋体"/>
                  <w:b w:val="0"/>
                  <w:sz w:val="18"/>
                </w:rPr>
                <w:delText>2022</w:delText>
              </w:r>
            </w:del>
          </w:p>
        </w:tc>
        <w:tc>
          <w:tcPr>
            <w:tcW w:w="1039" w:type="dxa"/>
            <w:tcMar>
              <w:left w:w="70" w:type="dxa"/>
              <w:right w:w="70" w:type="dxa"/>
            </w:tcMar>
            <w:vAlign w:val="center"/>
          </w:tcPr>
          <w:p w14:paraId="30DFA653">
            <w:pPr>
              <w:keepNext/>
              <w:spacing w:before="20" w:after="20" w:line="260" w:lineRule="exact"/>
              <w:ind w:left="0" w:leftChars="0" w:right="0" w:rightChars="0" w:firstLine="0" w:firstLineChars="0"/>
              <w:jc w:val="center"/>
              <w:rPr>
                <w:del w:id="20926" w:author="xh" w:date="2026-10-19T13:32:59+08:00"/>
              </w:rPr>
            </w:pPr>
            <w:del w:id="20927" w:author="xh" w:date="2026-10-19T13:32:59+08:00">
              <w:r>
                <w:rPr>
                  <w:rFonts w:ascii="Times New Roman" w:hAnsi="Times New Roman" w:eastAsia="宋体"/>
                  <w:b w:val="0"/>
                  <w:sz w:val="18"/>
                </w:rPr>
                <w:delText>80+80</w:delText>
              </w:r>
            </w:del>
          </w:p>
        </w:tc>
        <w:tc>
          <w:tcPr>
            <w:tcW w:w="1039" w:type="dxa"/>
            <w:tcMar>
              <w:left w:w="70" w:type="dxa"/>
              <w:right w:w="70" w:type="dxa"/>
            </w:tcMar>
            <w:vAlign w:val="center"/>
          </w:tcPr>
          <w:p w14:paraId="3D42A555">
            <w:pPr>
              <w:keepNext/>
              <w:spacing w:before="20" w:after="20" w:line="260" w:lineRule="exact"/>
              <w:ind w:left="0" w:leftChars="0" w:right="0" w:rightChars="0" w:firstLine="0" w:firstLineChars="0"/>
              <w:jc w:val="center"/>
              <w:rPr>
                <w:del w:id="20928" w:author="xh" w:date="2026-10-19T13:32:59+08:00"/>
              </w:rPr>
            </w:pPr>
            <w:del w:id="20929" w:author="xh" w:date="2026-10-19T13:32:59+08:00">
              <w:r>
                <w:rPr>
                  <w:rFonts w:ascii="Times New Roman" w:hAnsi="Times New Roman" w:eastAsia="宋体"/>
                  <w:b w:val="0"/>
                  <w:sz w:val="18"/>
                </w:rPr>
                <w:delText>160.00</w:delText>
              </w:r>
            </w:del>
          </w:p>
        </w:tc>
        <w:tc>
          <w:tcPr>
            <w:tcW w:w="1039" w:type="dxa"/>
            <w:tcMar>
              <w:left w:w="70" w:type="dxa"/>
              <w:right w:w="70" w:type="dxa"/>
            </w:tcMar>
            <w:vAlign w:val="center"/>
          </w:tcPr>
          <w:p w14:paraId="3B19726A">
            <w:pPr>
              <w:keepNext/>
              <w:spacing w:before="20" w:after="20" w:line="260" w:lineRule="exact"/>
              <w:ind w:left="0" w:leftChars="0" w:right="0" w:rightChars="0" w:firstLine="0" w:firstLineChars="0"/>
              <w:jc w:val="center"/>
              <w:rPr>
                <w:del w:id="20930" w:author="xh" w:date="2026-10-19T13:32:59+08:00"/>
              </w:rPr>
            </w:pPr>
            <w:del w:id="20931"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1E91FDA5">
            <w:pPr>
              <w:keepNext/>
              <w:spacing w:before="20" w:after="20" w:line="260" w:lineRule="exact"/>
              <w:ind w:left="0" w:leftChars="0" w:right="0" w:rightChars="0" w:firstLine="0" w:firstLineChars="0"/>
              <w:jc w:val="center"/>
              <w:rPr>
                <w:del w:id="20932" w:author="xh" w:date="2026-10-19T13:32:59+08:00"/>
              </w:rPr>
            </w:pPr>
            <w:del w:id="20933"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434CBCC9">
            <w:pPr>
              <w:keepNext/>
              <w:spacing w:before="20" w:after="20" w:line="260" w:lineRule="exact"/>
              <w:ind w:left="0" w:leftChars="0" w:right="0" w:rightChars="0" w:firstLine="0" w:firstLineChars="0"/>
              <w:jc w:val="center"/>
              <w:rPr>
                <w:del w:id="20934" w:author="xh" w:date="2026-10-19T13:32:59+08:00"/>
              </w:rPr>
            </w:pPr>
            <w:del w:id="20935"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2809A99A">
            <w:pPr>
              <w:keepNext/>
              <w:spacing w:before="20" w:after="20" w:line="260" w:lineRule="exact"/>
              <w:ind w:left="0" w:leftChars="0" w:right="0" w:rightChars="0" w:firstLine="0" w:firstLineChars="0"/>
              <w:jc w:val="center"/>
              <w:rPr>
                <w:del w:id="20936" w:author="xh" w:date="2026-10-19T13:32:59+08:00"/>
              </w:rPr>
            </w:pPr>
            <w:del w:id="20937" w:author="xh" w:date="2026-10-19T13:32:59+08:00">
              <w:r>
                <w:rPr>
                  <w:rFonts w:ascii="Times New Roman" w:hAnsi="Times New Roman" w:eastAsia="宋体"/>
                  <w:b w:val="0"/>
                  <w:sz w:val="18"/>
                </w:rPr>
                <w:delText>26.75</w:delText>
              </w:r>
            </w:del>
          </w:p>
        </w:tc>
      </w:tr>
      <w:tr w14:paraId="42C927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0899" w:author="xh" w:date="2026-10-19T13:32:59+08:00"/>
        </w:trPr>
        <w:tc>
          <w:tcPr>
            <w:tcW w:w="1039" w:type="dxa"/>
            <w:tcMar>
              <w:left w:w="70" w:type="dxa"/>
              <w:right w:w="70" w:type="dxa"/>
            </w:tcMar>
            <w:vAlign w:val="center"/>
          </w:tcPr>
          <w:p w14:paraId="5CA545E9">
            <w:pPr>
              <w:keepNext/>
              <w:spacing w:before="20" w:after="20" w:line="260" w:lineRule="exact"/>
              <w:ind w:left="0" w:leftChars="0" w:right="0" w:rightChars="0" w:firstLine="0" w:firstLineChars="0"/>
              <w:jc w:val="center"/>
              <w:rPr>
                <w:del w:id="20938" w:author="xh" w:date="2026-10-19T13:32:59+08:00"/>
              </w:rPr>
            </w:pPr>
            <w:del w:id="20939" w:author="xh" w:date="2026-10-19T13:32:59+08:00">
              <w:r>
                <w:rPr>
                  <w:rFonts w:ascii="Times New Roman" w:hAnsi="Times New Roman" w:eastAsia="宋体"/>
                  <w:b w:val="0"/>
                  <w:sz w:val="18"/>
                </w:rPr>
                <w:delText>刚性</w:delText>
              </w:r>
            </w:del>
          </w:p>
        </w:tc>
        <w:tc>
          <w:tcPr>
            <w:tcW w:w="1039" w:type="dxa"/>
            <w:tcMar>
              <w:left w:w="70" w:type="dxa"/>
              <w:right w:w="70" w:type="dxa"/>
            </w:tcMar>
            <w:vAlign w:val="center"/>
          </w:tcPr>
          <w:p w14:paraId="598C7255">
            <w:pPr>
              <w:keepNext/>
              <w:spacing w:before="20" w:after="20" w:line="260" w:lineRule="exact"/>
              <w:ind w:left="0" w:leftChars="0" w:right="0" w:rightChars="0" w:firstLine="0" w:firstLineChars="0"/>
              <w:jc w:val="center"/>
              <w:rPr>
                <w:del w:id="20940" w:author="xh" w:date="2026-10-19T13:32:59+08:00"/>
              </w:rPr>
            </w:pPr>
            <w:del w:id="20941" w:author="xh" w:date="2026-10-19T13:32:59+08:00">
              <w:r>
                <w:rPr>
                  <w:rFonts w:ascii="Times New Roman" w:hAnsi="Times New Roman" w:eastAsia="宋体"/>
                  <w:b w:val="0"/>
                  <w:sz w:val="18"/>
                </w:rPr>
                <w:delText>2023</w:delText>
              </w:r>
            </w:del>
          </w:p>
        </w:tc>
        <w:tc>
          <w:tcPr>
            <w:tcW w:w="1039" w:type="dxa"/>
            <w:tcMar>
              <w:left w:w="70" w:type="dxa"/>
              <w:right w:w="70" w:type="dxa"/>
            </w:tcMar>
            <w:vAlign w:val="center"/>
          </w:tcPr>
          <w:p w14:paraId="1E386A74">
            <w:pPr>
              <w:keepNext/>
              <w:spacing w:before="20" w:after="20" w:line="260" w:lineRule="exact"/>
              <w:ind w:left="0" w:leftChars="0" w:right="0" w:rightChars="0" w:firstLine="0" w:firstLineChars="0"/>
              <w:jc w:val="center"/>
              <w:rPr>
                <w:del w:id="20942" w:author="xh" w:date="2026-10-19T13:32:59+08:00"/>
              </w:rPr>
            </w:pPr>
            <w:del w:id="20943" w:author="xh" w:date="2026-10-19T13:32:59+08:00">
              <w:r>
                <w:rPr>
                  <w:rFonts w:ascii="Times New Roman" w:hAnsi="Times New Roman" w:eastAsia="宋体"/>
                  <w:b w:val="0"/>
                  <w:sz w:val="18"/>
                </w:rPr>
                <w:delText>80+80</w:delText>
              </w:r>
            </w:del>
          </w:p>
        </w:tc>
        <w:tc>
          <w:tcPr>
            <w:tcW w:w="1039" w:type="dxa"/>
            <w:tcMar>
              <w:left w:w="70" w:type="dxa"/>
              <w:right w:w="70" w:type="dxa"/>
            </w:tcMar>
            <w:vAlign w:val="center"/>
          </w:tcPr>
          <w:p w14:paraId="15DF86B6">
            <w:pPr>
              <w:keepNext/>
              <w:spacing w:before="20" w:after="20" w:line="260" w:lineRule="exact"/>
              <w:ind w:left="0" w:leftChars="0" w:right="0" w:rightChars="0" w:firstLine="0" w:firstLineChars="0"/>
              <w:jc w:val="center"/>
              <w:rPr>
                <w:del w:id="20944" w:author="xh" w:date="2026-10-19T13:32:59+08:00"/>
              </w:rPr>
            </w:pPr>
            <w:del w:id="20945" w:author="xh" w:date="2026-10-19T13:32:59+08:00">
              <w:r>
                <w:rPr>
                  <w:rFonts w:ascii="Times New Roman" w:hAnsi="Times New Roman" w:eastAsia="宋体"/>
                  <w:b w:val="0"/>
                  <w:sz w:val="18"/>
                </w:rPr>
                <w:delText>160.00</w:delText>
              </w:r>
            </w:del>
          </w:p>
        </w:tc>
        <w:tc>
          <w:tcPr>
            <w:tcW w:w="1039" w:type="dxa"/>
            <w:tcMar>
              <w:left w:w="70" w:type="dxa"/>
              <w:right w:w="70" w:type="dxa"/>
            </w:tcMar>
            <w:vAlign w:val="center"/>
          </w:tcPr>
          <w:p w14:paraId="72BECD21">
            <w:pPr>
              <w:keepNext/>
              <w:spacing w:before="20" w:after="20" w:line="260" w:lineRule="exact"/>
              <w:ind w:left="0" w:leftChars="0" w:right="0" w:rightChars="0" w:firstLine="0" w:firstLineChars="0"/>
              <w:jc w:val="center"/>
              <w:rPr>
                <w:del w:id="20946" w:author="xh" w:date="2026-10-19T13:32:59+08:00"/>
              </w:rPr>
            </w:pPr>
            <w:del w:id="20947"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2280818F">
            <w:pPr>
              <w:keepNext/>
              <w:spacing w:before="20" w:after="20" w:line="260" w:lineRule="exact"/>
              <w:ind w:left="0" w:leftChars="0" w:right="0" w:rightChars="0" w:firstLine="0" w:firstLineChars="0"/>
              <w:jc w:val="center"/>
              <w:rPr>
                <w:del w:id="20948" w:author="xh" w:date="2026-10-19T13:32:59+08:00"/>
              </w:rPr>
            </w:pPr>
            <w:del w:id="20949"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0060AB4E">
            <w:pPr>
              <w:keepNext/>
              <w:spacing w:before="20" w:after="20" w:line="260" w:lineRule="exact"/>
              <w:ind w:left="0" w:leftChars="0" w:right="0" w:rightChars="0" w:firstLine="0" w:firstLineChars="0"/>
              <w:jc w:val="center"/>
              <w:rPr>
                <w:del w:id="20950" w:author="xh" w:date="2026-10-19T13:32:59+08:00"/>
              </w:rPr>
            </w:pPr>
            <w:del w:id="20951"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6B7D840F">
            <w:pPr>
              <w:keepNext/>
              <w:spacing w:before="20" w:after="20" w:line="260" w:lineRule="exact"/>
              <w:ind w:left="0" w:leftChars="0" w:right="0" w:rightChars="0" w:firstLine="0" w:firstLineChars="0"/>
              <w:jc w:val="center"/>
              <w:rPr>
                <w:del w:id="20952" w:author="xh" w:date="2026-10-19T13:32:59+08:00"/>
              </w:rPr>
            </w:pPr>
            <w:del w:id="20953" w:author="xh" w:date="2026-10-19T13:32:59+08:00">
              <w:r>
                <w:rPr>
                  <w:rFonts w:ascii="Times New Roman" w:hAnsi="Times New Roman" w:eastAsia="宋体"/>
                  <w:b w:val="0"/>
                  <w:sz w:val="18"/>
                </w:rPr>
                <w:delText>28.80</w:delText>
              </w:r>
            </w:del>
          </w:p>
        </w:tc>
      </w:tr>
      <w:tr w14:paraId="5D6A9C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0900" w:author="xh" w:date="2026-10-19T13:32:59+08:00"/>
        </w:trPr>
        <w:tc>
          <w:tcPr>
            <w:tcW w:w="1039" w:type="dxa"/>
            <w:tcMar>
              <w:left w:w="70" w:type="dxa"/>
              <w:right w:w="70" w:type="dxa"/>
            </w:tcMar>
            <w:vAlign w:val="center"/>
          </w:tcPr>
          <w:p w14:paraId="5387A16B">
            <w:pPr>
              <w:keepNext/>
              <w:spacing w:before="20" w:after="20" w:line="260" w:lineRule="exact"/>
              <w:ind w:left="0" w:leftChars="0" w:right="0" w:rightChars="0" w:firstLine="0" w:firstLineChars="0"/>
              <w:jc w:val="center"/>
              <w:rPr>
                <w:del w:id="20954" w:author="xh" w:date="2026-10-19T13:32:59+08:00"/>
              </w:rPr>
            </w:pPr>
            <w:del w:id="20955" w:author="xh" w:date="2026-10-19T13:32:59+08:00">
              <w:r>
                <w:rPr>
                  <w:rFonts w:ascii="Times New Roman" w:hAnsi="Times New Roman" w:eastAsia="宋体"/>
                  <w:b w:val="0"/>
                  <w:sz w:val="18"/>
                </w:rPr>
                <w:delText>刚性</w:delText>
              </w:r>
            </w:del>
          </w:p>
        </w:tc>
        <w:tc>
          <w:tcPr>
            <w:tcW w:w="1039" w:type="dxa"/>
            <w:tcMar>
              <w:left w:w="70" w:type="dxa"/>
              <w:right w:w="70" w:type="dxa"/>
            </w:tcMar>
            <w:vAlign w:val="center"/>
          </w:tcPr>
          <w:p w14:paraId="08C1FE2A">
            <w:pPr>
              <w:keepNext/>
              <w:spacing w:before="20" w:after="20" w:line="260" w:lineRule="exact"/>
              <w:ind w:left="0" w:leftChars="0" w:right="0" w:rightChars="0" w:firstLine="0" w:firstLineChars="0"/>
              <w:jc w:val="center"/>
              <w:rPr>
                <w:del w:id="20956" w:author="xh" w:date="2026-10-19T13:32:59+08:00"/>
              </w:rPr>
            </w:pPr>
            <w:del w:id="20957" w:author="xh" w:date="2026-10-19T13:32:59+08:00">
              <w:r>
                <w:rPr>
                  <w:rFonts w:ascii="Times New Roman" w:hAnsi="Times New Roman" w:eastAsia="宋体"/>
                  <w:b w:val="0"/>
                  <w:sz w:val="18"/>
                </w:rPr>
                <w:delText>2024</w:delText>
              </w:r>
            </w:del>
          </w:p>
        </w:tc>
        <w:tc>
          <w:tcPr>
            <w:tcW w:w="1039" w:type="dxa"/>
            <w:tcMar>
              <w:left w:w="70" w:type="dxa"/>
              <w:right w:w="70" w:type="dxa"/>
            </w:tcMar>
            <w:vAlign w:val="center"/>
          </w:tcPr>
          <w:p w14:paraId="6272B237">
            <w:pPr>
              <w:keepNext/>
              <w:spacing w:before="20" w:after="20" w:line="260" w:lineRule="exact"/>
              <w:ind w:left="0" w:leftChars="0" w:right="0" w:rightChars="0" w:firstLine="0" w:firstLineChars="0"/>
              <w:jc w:val="center"/>
              <w:rPr>
                <w:del w:id="20958" w:author="xh" w:date="2026-10-19T13:32:59+08:00"/>
              </w:rPr>
            </w:pPr>
            <w:del w:id="20959" w:author="xh" w:date="2026-10-19T13:32:59+08:00">
              <w:r>
                <w:rPr>
                  <w:rFonts w:ascii="Times New Roman" w:hAnsi="Times New Roman" w:eastAsia="宋体"/>
                  <w:b w:val="0"/>
                  <w:sz w:val="18"/>
                </w:rPr>
                <w:delText>80+80</w:delText>
              </w:r>
            </w:del>
          </w:p>
        </w:tc>
        <w:tc>
          <w:tcPr>
            <w:tcW w:w="1039" w:type="dxa"/>
            <w:tcMar>
              <w:left w:w="70" w:type="dxa"/>
              <w:right w:w="70" w:type="dxa"/>
            </w:tcMar>
            <w:vAlign w:val="center"/>
          </w:tcPr>
          <w:p w14:paraId="790B6DED">
            <w:pPr>
              <w:keepNext/>
              <w:spacing w:before="20" w:after="20" w:line="260" w:lineRule="exact"/>
              <w:ind w:left="0" w:leftChars="0" w:right="0" w:rightChars="0" w:firstLine="0" w:firstLineChars="0"/>
              <w:jc w:val="center"/>
              <w:rPr>
                <w:del w:id="20960" w:author="xh" w:date="2026-10-19T13:32:59+08:00"/>
              </w:rPr>
            </w:pPr>
            <w:del w:id="20961" w:author="xh" w:date="2026-10-19T13:32:59+08:00">
              <w:r>
                <w:rPr>
                  <w:rFonts w:ascii="Times New Roman" w:hAnsi="Times New Roman" w:eastAsia="宋体"/>
                  <w:b w:val="0"/>
                  <w:sz w:val="18"/>
                </w:rPr>
                <w:delText>160.00</w:delText>
              </w:r>
            </w:del>
          </w:p>
        </w:tc>
        <w:tc>
          <w:tcPr>
            <w:tcW w:w="1039" w:type="dxa"/>
            <w:tcMar>
              <w:left w:w="70" w:type="dxa"/>
              <w:right w:w="70" w:type="dxa"/>
            </w:tcMar>
            <w:vAlign w:val="center"/>
          </w:tcPr>
          <w:p w14:paraId="6BE9678B">
            <w:pPr>
              <w:keepNext/>
              <w:spacing w:before="20" w:after="20" w:line="260" w:lineRule="exact"/>
              <w:ind w:left="0" w:leftChars="0" w:right="0" w:rightChars="0" w:firstLine="0" w:firstLineChars="0"/>
              <w:jc w:val="center"/>
              <w:rPr>
                <w:del w:id="20962" w:author="xh" w:date="2026-10-19T13:32:59+08:00"/>
              </w:rPr>
            </w:pPr>
            <w:del w:id="20963"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4251A924">
            <w:pPr>
              <w:keepNext/>
              <w:spacing w:before="20" w:after="20" w:line="260" w:lineRule="exact"/>
              <w:ind w:left="0" w:leftChars="0" w:right="0" w:rightChars="0" w:firstLine="0" w:firstLineChars="0"/>
              <w:jc w:val="center"/>
              <w:rPr>
                <w:del w:id="20964" w:author="xh" w:date="2026-10-19T13:32:59+08:00"/>
              </w:rPr>
            </w:pPr>
            <w:del w:id="20965"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7A3ECDDD">
            <w:pPr>
              <w:keepNext/>
              <w:spacing w:before="20" w:after="20" w:line="260" w:lineRule="exact"/>
              <w:ind w:left="0" w:leftChars="0" w:right="0" w:rightChars="0" w:firstLine="0" w:firstLineChars="0"/>
              <w:jc w:val="center"/>
              <w:rPr>
                <w:del w:id="20966" w:author="xh" w:date="2026-10-19T13:32:59+08:00"/>
              </w:rPr>
            </w:pPr>
            <w:del w:id="20967"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7745101A">
            <w:pPr>
              <w:keepNext/>
              <w:spacing w:before="20" w:after="20" w:line="260" w:lineRule="exact"/>
              <w:ind w:left="0" w:leftChars="0" w:right="0" w:rightChars="0" w:firstLine="0" w:firstLineChars="0"/>
              <w:jc w:val="center"/>
              <w:rPr>
                <w:del w:id="20968" w:author="xh" w:date="2026-10-19T13:32:59+08:00"/>
              </w:rPr>
            </w:pPr>
            <w:del w:id="20969" w:author="xh" w:date="2026-10-19T13:32:59+08:00">
              <w:r>
                <w:rPr>
                  <w:rFonts w:ascii="Times New Roman" w:hAnsi="Times New Roman" w:eastAsia="宋体"/>
                  <w:b w:val="0"/>
                  <w:sz w:val="18"/>
                </w:rPr>
                <w:delText>27.07</w:delText>
              </w:r>
            </w:del>
          </w:p>
        </w:tc>
      </w:tr>
      <w:tr w14:paraId="30B88C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0901" w:author="xh" w:date="2026-10-19T13:32:59+08:00"/>
        </w:trPr>
        <w:tc>
          <w:tcPr>
            <w:tcW w:w="1039" w:type="dxa"/>
            <w:tcMar>
              <w:left w:w="70" w:type="dxa"/>
              <w:right w:w="70" w:type="dxa"/>
            </w:tcMar>
            <w:vAlign w:val="center"/>
          </w:tcPr>
          <w:p w14:paraId="78E881F0">
            <w:pPr>
              <w:keepNext/>
              <w:spacing w:before="20" w:after="20" w:line="260" w:lineRule="exact"/>
              <w:ind w:left="0" w:leftChars="0" w:right="0" w:rightChars="0" w:firstLine="0" w:firstLineChars="0"/>
              <w:jc w:val="center"/>
              <w:rPr>
                <w:del w:id="20970" w:author="xh" w:date="2026-10-19T13:32:59+08:00"/>
              </w:rPr>
            </w:pPr>
            <w:del w:id="20971" w:author="xh" w:date="2026-10-19T13:32:59+08:00">
              <w:r>
                <w:rPr>
                  <w:rFonts w:ascii="Times New Roman" w:hAnsi="Times New Roman" w:eastAsia="宋体"/>
                  <w:b w:val="0"/>
                  <w:sz w:val="18"/>
                </w:rPr>
                <w:delText>刚性</w:delText>
              </w:r>
            </w:del>
          </w:p>
        </w:tc>
        <w:tc>
          <w:tcPr>
            <w:tcW w:w="1039" w:type="dxa"/>
            <w:tcMar>
              <w:left w:w="70" w:type="dxa"/>
              <w:right w:w="70" w:type="dxa"/>
            </w:tcMar>
            <w:vAlign w:val="center"/>
          </w:tcPr>
          <w:p w14:paraId="723F1394">
            <w:pPr>
              <w:keepNext/>
              <w:spacing w:before="20" w:after="20" w:line="260" w:lineRule="exact"/>
              <w:ind w:left="0" w:leftChars="0" w:right="0" w:rightChars="0" w:firstLine="0" w:firstLineChars="0"/>
              <w:jc w:val="center"/>
              <w:rPr>
                <w:del w:id="20972" w:author="xh" w:date="2026-10-19T13:32:59+08:00"/>
              </w:rPr>
            </w:pPr>
            <w:del w:id="20973" w:author="xh" w:date="2026-10-19T13:32:59+08:00">
              <w:r>
                <w:rPr>
                  <w:rFonts w:ascii="Times New Roman" w:hAnsi="Times New Roman" w:eastAsia="宋体"/>
                  <w:b w:val="0"/>
                  <w:sz w:val="18"/>
                </w:rPr>
                <w:delText>2025</w:delText>
              </w:r>
            </w:del>
          </w:p>
        </w:tc>
        <w:tc>
          <w:tcPr>
            <w:tcW w:w="1039" w:type="dxa"/>
            <w:tcMar>
              <w:left w:w="70" w:type="dxa"/>
              <w:right w:w="70" w:type="dxa"/>
            </w:tcMar>
            <w:vAlign w:val="center"/>
          </w:tcPr>
          <w:p w14:paraId="7E5B6934">
            <w:pPr>
              <w:keepNext/>
              <w:spacing w:before="20" w:after="20" w:line="260" w:lineRule="exact"/>
              <w:ind w:left="0" w:leftChars="0" w:right="0" w:rightChars="0" w:firstLine="0" w:firstLineChars="0"/>
              <w:jc w:val="center"/>
              <w:rPr>
                <w:del w:id="20974" w:author="xh" w:date="2026-10-19T13:32:59+08:00"/>
              </w:rPr>
            </w:pPr>
            <w:del w:id="20975" w:author="xh" w:date="2026-10-19T13:32:59+08:00">
              <w:r>
                <w:rPr>
                  <w:rFonts w:ascii="Times New Roman" w:hAnsi="Times New Roman" w:eastAsia="宋体"/>
                  <w:b w:val="0"/>
                  <w:sz w:val="18"/>
                </w:rPr>
                <w:delText>80+80</w:delText>
              </w:r>
            </w:del>
          </w:p>
        </w:tc>
        <w:tc>
          <w:tcPr>
            <w:tcW w:w="1039" w:type="dxa"/>
            <w:tcMar>
              <w:left w:w="70" w:type="dxa"/>
              <w:right w:w="70" w:type="dxa"/>
            </w:tcMar>
            <w:vAlign w:val="center"/>
          </w:tcPr>
          <w:p w14:paraId="5E152362">
            <w:pPr>
              <w:keepNext/>
              <w:spacing w:before="20" w:after="20" w:line="260" w:lineRule="exact"/>
              <w:ind w:left="0" w:leftChars="0" w:right="0" w:rightChars="0" w:firstLine="0" w:firstLineChars="0"/>
              <w:jc w:val="center"/>
              <w:rPr>
                <w:del w:id="20976" w:author="xh" w:date="2026-10-19T13:32:59+08:00"/>
              </w:rPr>
            </w:pPr>
            <w:del w:id="20977" w:author="xh" w:date="2026-10-19T13:32:59+08:00">
              <w:r>
                <w:rPr>
                  <w:rFonts w:ascii="Times New Roman" w:hAnsi="Times New Roman" w:eastAsia="宋体"/>
                  <w:b w:val="0"/>
                  <w:sz w:val="18"/>
                </w:rPr>
                <w:delText>160.00</w:delText>
              </w:r>
            </w:del>
          </w:p>
        </w:tc>
        <w:tc>
          <w:tcPr>
            <w:tcW w:w="1039" w:type="dxa"/>
            <w:tcMar>
              <w:left w:w="70" w:type="dxa"/>
              <w:right w:w="70" w:type="dxa"/>
            </w:tcMar>
            <w:vAlign w:val="center"/>
          </w:tcPr>
          <w:p w14:paraId="04A6DD8C">
            <w:pPr>
              <w:keepNext/>
              <w:spacing w:before="20" w:after="20" w:line="260" w:lineRule="exact"/>
              <w:ind w:left="0" w:leftChars="0" w:right="0" w:rightChars="0" w:firstLine="0" w:firstLineChars="0"/>
              <w:jc w:val="center"/>
              <w:rPr>
                <w:del w:id="20978" w:author="xh" w:date="2026-10-19T13:32:59+08:00"/>
              </w:rPr>
            </w:pPr>
            <w:del w:id="20979"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1F39435A">
            <w:pPr>
              <w:keepNext/>
              <w:spacing w:before="20" w:after="20" w:line="260" w:lineRule="exact"/>
              <w:ind w:left="0" w:leftChars="0" w:right="0" w:rightChars="0" w:firstLine="0" w:firstLineChars="0"/>
              <w:jc w:val="center"/>
              <w:rPr>
                <w:del w:id="20980" w:author="xh" w:date="2026-10-19T13:32:59+08:00"/>
              </w:rPr>
            </w:pPr>
            <w:del w:id="20981"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4AD9F068">
            <w:pPr>
              <w:keepNext/>
              <w:spacing w:before="20" w:after="20" w:line="260" w:lineRule="exact"/>
              <w:ind w:left="0" w:leftChars="0" w:right="0" w:rightChars="0" w:firstLine="0" w:firstLineChars="0"/>
              <w:jc w:val="center"/>
              <w:rPr>
                <w:del w:id="20982" w:author="xh" w:date="2026-10-19T13:32:59+08:00"/>
              </w:rPr>
            </w:pPr>
            <w:del w:id="20983"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12AA5D75">
            <w:pPr>
              <w:keepNext/>
              <w:spacing w:before="20" w:after="20" w:line="260" w:lineRule="exact"/>
              <w:ind w:left="0" w:leftChars="0" w:right="0" w:rightChars="0" w:firstLine="0" w:firstLineChars="0"/>
              <w:jc w:val="center"/>
              <w:rPr>
                <w:del w:id="20984" w:author="xh" w:date="2026-10-19T13:32:59+08:00"/>
              </w:rPr>
            </w:pPr>
            <w:del w:id="20985" w:author="xh" w:date="2026-10-19T13:32:59+08:00">
              <w:r>
                <w:rPr>
                  <w:rFonts w:ascii="Times New Roman" w:hAnsi="Times New Roman" w:eastAsia="宋体"/>
                  <w:b w:val="0"/>
                  <w:sz w:val="18"/>
                </w:rPr>
                <w:delText>28.55</w:delText>
              </w:r>
            </w:del>
          </w:p>
        </w:tc>
      </w:tr>
      <w:tr w14:paraId="2E2181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0902" w:author="xh" w:date="2026-10-19T13:32:59+08:00"/>
        </w:trPr>
        <w:tc>
          <w:tcPr>
            <w:tcW w:w="1039" w:type="dxa"/>
            <w:tcMar>
              <w:left w:w="70" w:type="dxa"/>
              <w:right w:w="70" w:type="dxa"/>
            </w:tcMar>
            <w:vAlign w:val="center"/>
          </w:tcPr>
          <w:p w14:paraId="0318B032">
            <w:pPr>
              <w:keepNext/>
              <w:spacing w:before="20" w:after="20" w:line="260" w:lineRule="exact"/>
              <w:ind w:left="0" w:leftChars="0" w:right="0" w:rightChars="0" w:firstLine="0" w:firstLineChars="0"/>
              <w:jc w:val="center"/>
              <w:rPr>
                <w:del w:id="20986" w:author="xh" w:date="2026-10-19T13:32:59+08:00"/>
              </w:rPr>
            </w:pPr>
            <w:del w:id="20987" w:author="xh" w:date="2026-10-19T13:32:59+08:00">
              <w:r>
                <w:rPr>
                  <w:rFonts w:ascii="Times New Roman" w:hAnsi="Times New Roman" w:eastAsia="宋体"/>
                  <w:b w:val="0"/>
                  <w:sz w:val="18"/>
                </w:rPr>
                <w:delText>弹性</w:delText>
              </w:r>
            </w:del>
          </w:p>
        </w:tc>
        <w:tc>
          <w:tcPr>
            <w:tcW w:w="1039" w:type="dxa"/>
            <w:tcMar>
              <w:left w:w="70" w:type="dxa"/>
              <w:right w:w="70" w:type="dxa"/>
            </w:tcMar>
            <w:vAlign w:val="center"/>
          </w:tcPr>
          <w:p w14:paraId="5D11A081">
            <w:pPr>
              <w:keepNext/>
              <w:spacing w:before="20" w:after="20" w:line="260" w:lineRule="exact"/>
              <w:ind w:left="0" w:leftChars="0" w:right="0" w:rightChars="0" w:firstLine="0" w:firstLineChars="0"/>
              <w:jc w:val="center"/>
              <w:rPr>
                <w:del w:id="20988" w:author="xh" w:date="2026-10-19T13:32:59+08:00"/>
              </w:rPr>
            </w:pPr>
            <w:del w:id="20989" w:author="xh" w:date="2026-10-19T13:32:59+08:00">
              <w:r>
                <w:rPr>
                  <w:rFonts w:ascii="Times New Roman" w:hAnsi="Times New Roman" w:eastAsia="宋体"/>
                  <w:b w:val="0"/>
                  <w:sz w:val="18"/>
                </w:rPr>
                <w:delText>2022</w:delText>
              </w:r>
            </w:del>
          </w:p>
        </w:tc>
        <w:tc>
          <w:tcPr>
            <w:tcW w:w="1039" w:type="dxa"/>
            <w:tcMar>
              <w:left w:w="70" w:type="dxa"/>
              <w:right w:w="70" w:type="dxa"/>
            </w:tcMar>
            <w:vAlign w:val="center"/>
          </w:tcPr>
          <w:p w14:paraId="30D8ACF0">
            <w:pPr>
              <w:keepNext/>
              <w:spacing w:before="20" w:after="20" w:line="260" w:lineRule="exact"/>
              <w:ind w:left="0" w:leftChars="0" w:right="0" w:rightChars="0" w:firstLine="0" w:firstLineChars="0"/>
              <w:jc w:val="center"/>
              <w:rPr>
                <w:del w:id="20990" w:author="xh" w:date="2026-10-19T13:32:59+08:00"/>
              </w:rPr>
            </w:pPr>
            <w:del w:id="20991" w:author="xh" w:date="2026-10-19T13:32:59+08:00">
              <w:r>
                <w:rPr>
                  <w:rFonts w:ascii="Times New Roman" w:hAnsi="Times New Roman" w:eastAsia="宋体"/>
                  <w:b w:val="0"/>
                  <w:sz w:val="18"/>
                </w:rPr>
                <w:delText>80+80</w:delText>
              </w:r>
            </w:del>
          </w:p>
        </w:tc>
        <w:tc>
          <w:tcPr>
            <w:tcW w:w="1039" w:type="dxa"/>
            <w:tcMar>
              <w:left w:w="70" w:type="dxa"/>
              <w:right w:w="70" w:type="dxa"/>
            </w:tcMar>
            <w:vAlign w:val="center"/>
          </w:tcPr>
          <w:p w14:paraId="07D49721">
            <w:pPr>
              <w:keepNext/>
              <w:spacing w:before="20" w:after="20" w:line="260" w:lineRule="exact"/>
              <w:ind w:left="0" w:leftChars="0" w:right="0" w:rightChars="0" w:firstLine="0" w:firstLineChars="0"/>
              <w:jc w:val="center"/>
              <w:rPr>
                <w:del w:id="20992" w:author="xh" w:date="2026-10-19T13:32:59+08:00"/>
              </w:rPr>
            </w:pPr>
            <w:del w:id="20993" w:author="xh" w:date="2026-10-19T13:32:59+08:00">
              <w:r>
                <w:rPr>
                  <w:rFonts w:ascii="Times New Roman" w:hAnsi="Times New Roman" w:eastAsia="宋体"/>
                  <w:b w:val="0"/>
                  <w:sz w:val="18"/>
                </w:rPr>
                <w:delText>160.00</w:delText>
              </w:r>
            </w:del>
          </w:p>
        </w:tc>
        <w:tc>
          <w:tcPr>
            <w:tcW w:w="1039" w:type="dxa"/>
            <w:tcMar>
              <w:left w:w="70" w:type="dxa"/>
              <w:right w:w="70" w:type="dxa"/>
            </w:tcMar>
            <w:vAlign w:val="center"/>
          </w:tcPr>
          <w:p w14:paraId="3BD41C7B">
            <w:pPr>
              <w:keepNext/>
              <w:spacing w:before="20" w:after="20" w:line="260" w:lineRule="exact"/>
              <w:ind w:left="0" w:leftChars="0" w:right="0" w:rightChars="0" w:firstLine="0" w:firstLineChars="0"/>
              <w:jc w:val="center"/>
              <w:rPr>
                <w:del w:id="20994" w:author="xh" w:date="2026-10-19T13:32:59+08:00"/>
              </w:rPr>
            </w:pPr>
            <w:del w:id="20995"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10EEEF16">
            <w:pPr>
              <w:keepNext/>
              <w:spacing w:before="20" w:after="20" w:line="260" w:lineRule="exact"/>
              <w:ind w:left="0" w:leftChars="0" w:right="0" w:rightChars="0" w:firstLine="0" w:firstLineChars="0"/>
              <w:jc w:val="center"/>
              <w:rPr>
                <w:del w:id="20996" w:author="xh" w:date="2026-10-19T13:32:59+08:00"/>
              </w:rPr>
            </w:pPr>
            <w:del w:id="20997"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49A915B4">
            <w:pPr>
              <w:keepNext/>
              <w:spacing w:before="20" w:after="20" w:line="260" w:lineRule="exact"/>
              <w:ind w:left="0" w:leftChars="0" w:right="0" w:rightChars="0" w:firstLine="0" w:firstLineChars="0"/>
              <w:jc w:val="center"/>
              <w:rPr>
                <w:del w:id="20998" w:author="xh" w:date="2026-10-19T13:32:59+08:00"/>
              </w:rPr>
            </w:pPr>
            <w:del w:id="20999"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6FF0B710">
            <w:pPr>
              <w:keepNext/>
              <w:spacing w:before="20" w:after="20" w:line="260" w:lineRule="exact"/>
              <w:ind w:left="0" w:leftChars="0" w:right="0" w:rightChars="0" w:firstLine="0" w:firstLineChars="0"/>
              <w:jc w:val="center"/>
              <w:rPr>
                <w:del w:id="21000" w:author="xh" w:date="2026-10-19T13:32:59+08:00"/>
              </w:rPr>
            </w:pPr>
            <w:del w:id="21001" w:author="xh" w:date="2026-10-19T13:32:59+08:00">
              <w:r>
                <w:rPr>
                  <w:rFonts w:ascii="Times New Roman" w:hAnsi="Times New Roman" w:eastAsia="宋体"/>
                  <w:b w:val="0"/>
                  <w:sz w:val="18"/>
                </w:rPr>
                <w:delText>26.75</w:delText>
              </w:r>
            </w:del>
          </w:p>
        </w:tc>
      </w:tr>
      <w:tr w14:paraId="731948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0903" w:author="xh" w:date="2026-10-19T13:32:59+08:00"/>
        </w:trPr>
        <w:tc>
          <w:tcPr>
            <w:tcW w:w="1039" w:type="dxa"/>
            <w:tcMar>
              <w:left w:w="70" w:type="dxa"/>
              <w:right w:w="70" w:type="dxa"/>
            </w:tcMar>
            <w:vAlign w:val="center"/>
          </w:tcPr>
          <w:p w14:paraId="547D5059">
            <w:pPr>
              <w:keepNext/>
              <w:spacing w:before="20" w:after="20" w:line="260" w:lineRule="exact"/>
              <w:ind w:left="0" w:leftChars="0" w:right="0" w:rightChars="0" w:firstLine="0" w:firstLineChars="0"/>
              <w:jc w:val="center"/>
              <w:rPr>
                <w:del w:id="21002" w:author="xh" w:date="2026-10-19T13:32:59+08:00"/>
              </w:rPr>
            </w:pPr>
            <w:del w:id="21003" w:author="xh" w:date="2026-10-19T13:32:59+08:00">
              <w:r>
                <w:rPr>
                  <w:rFonts w:ascii="Times New Roman" w:hAnsi="Times New Roman" w:eastAsia="宋体"/>
                  <w:b w:val="0"/>
                  <w:sz w:val="18"/>
                </w:rPr>
                <w:delText>弹性</w:delText>
              </w:r>
            </w:del>
          </w:p>
        </w:tc>
        <w:tc>
          <w:tcPr>
            <w:tcW w:w="1039" w:type="dxa"/>
            <w:tcMar>
              <w:left w:w="70" w:type="dxa"/>
              <w:right w:w="70" w:type="dxa"/>
            </w:tcMar>
            <w:vAlign w:val="center"/>
          </w:tcPr>
          <w:p w14:paraId="60115522">
            <w:pPr>
              <w:keepNext/>
              <w:spacing w:before="20" w:after="20" w:line="260" w:lineRule="exact"/>
              <w:ind w:left="0" w:leftChars="0" w:right="0" w:rightChars="0" w:firstLine="0" w:firstLineChars="0"/>
              <w:jc w:val="center"/>
              <w:rPr>
                <w:del w:id="21004" w:author="xh" w:date="2026-10-19T13:32:59+08:00"/>
              </w:rPr>
            </w:pPr>
            <w:del w:id="21005" w:author="xh" w:date="2026-10-19T13:32:59+08:00">
              <w:r>
                <w:rPr>
                  <w:rFonts w:ascii="Times New Roman" w:hAnsi="Times New Roman" w:eastAsia="宋体"/>
                  <w:b w:val="0"/>
                  <w:sz w:val="18"/>
                </w:rPr>
                <w:delText>2023</w:delText>
              </w:r>
            </w:del>
          </w:p>
        </w:tc>
        <w:tc>
          <w:tcPr>
            <w:tcW w:w="1039" w:type="dxa"/>
            <w:tcMar>
              <w:left w:w="70" w:type="dxa"/>
              <w:right w:w="70" w:type="dxa"/>
            </w:tcMar>
            <w:vAlign w:val="center"/>
          </w:tcPr>
          <w:p w14:paraId="1514D319">
            <w:pPr>
              <w:keepNext/>
              <w:spacing w:before="20" w:after="20" w:line="260" w:lineRule="exact"/>
              <w:ind w:left="0" w:leftChars="0" w:right="0" w:rightChars="0" w:firstLine="0" w:firstLineChars="0"/>
              <w:jc w:val="center"/>
              <w:rPr>
                <w:del w:id="21006" w:author="xh" w:date="2026-10-19T13:32:59+08:00"/>
              </w:rPr>
            </w:pPr>
            <w:del w:id="21007" w:author="xh" w:date="2026-10-19T13:32:59+08:00">
              <w:r>
                <w:rPr>
                  <w:rFonts w:ascii="Times New Roman" w:hAnsi="Times New Roman" w:eastAsia="宋体"/>
                  <w:b w:val="0"/>
                  <w:sz w:val="18"/>
                </w:rPr>
                <w:delText>80+80</w:delText>
              </w:r>
            </w:del>
          </w:p>
        </w:tc>
        <w:tc>
          <w:tcPr>
            <w:tcW w:w="1039" w:type="dxa"/>
            <w:tcMar>
              <w:left w:w="70" w:type="dxa"/>
              <w:right w:w="70" w:type="dxa"/>
            </w:tcMar>
            <w:vAlign w:val="center"/>
          </w:tcPr>
          <w:p w14:paraId="79E1DAD7">
            <w:pPr>
              <w:keepNext/>
              <w:spacing w:before="20" w:after="20" w:line="260" w:lineRule="exact"/>
              <w:ind w:left="0" w:leftChars="0" w:right="0" w:rightChars="0" w:firstLine="0" w:firstLineChars="0"/>
              <w:jc w:val="center"/>
              <w:rPr>
                <w:del w:id="21008" w:author="xh" w:date="2026-10-19T13:32:59+08:00"/>
              </w:rPr>
            </w:pPr>
            <w:del w:id="21009" w:author="xh" w:date="2026-10-19T13:32:59+08:00">
              <w:r>
                <w:rPr>
                  <w:rFonts w:ascii="Times New Roman" w:hAnsi="Times New Roman" w:eastAsia="宋体"/>
                  <w:b w:val="0"/>
                  <w:sz w:val="18"/>
                </w:rPr>
                <w:delText>160.00</w:delText>
              </w:r>
            </w:del>
          </w:p>
        </w:tc>
        <w:tc>
          <w:tcPr>
            <w:tcW w:w="1039" w:type="dxa"/>
            <w:tcMar>
              <w:left w:w="70" w:type="dxa"/>
              <w:right w:w="70" w:type="dxa"/>
            </w:tcMar>
            <w:vAlign w:val="center"/>
          </w:tcPr>
          <w:p w14:paraId="609CAE9C">
            <w:pPr>
              <w:keepNext/>
              <w:spacing w:before="20" w:after="20" w:line="260" w:lineRule="exact"/>
              <w:ind w:left="0" w:leftChars="0" w:right="0" w:rightChars="0" w:firstLine="0" w:firstLineChars="0"/>
              <w:jc w:val="center"/>
              <w:rPr>
                <w:del w:id="21010" w:author="xh" w:date="2026-10-19T13:32:59+08:00"/>
              </w:rPr>
            </w:pPr>
            <w:del w:id="21011"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74A704C0">
            <w:pPr>
              <w:keepNext/>
              <w:spacing w:before="20" w:after="20" w:line="260" w:lineRule="exact"/>
              <w:ind w:left="0" w:leftChars="0" w:right="0" w:rightChars="0" w:firstLine="0" w:firstLineChars="0"/>
              <w:jc w:val="center"/>
              <w:rPr>
                <w:del w:id="21012" w:author="xh" w:date="2026-10-19T13:32:59+08:00"/>
              </w:rPr>
            </w:pPr>
            <w:del w:id="21013"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44CB1BCC">
            <w:pPr>
              <w:keepNext/>
              <w:spacing w:before="20" w:after="20" w:line="260" w:lineRule="exact"/>
              <w:ind w:left="0" w:leftChars="0" w:right="0" w:rightChars="0" w:firstLine="0" w:firstLineChars="0"/>
              <w:jc w:val="center"/>
              <w:rPr>
                <w:del w:id="21014" w:author="xh" w:date="2026-10-19T13:32:59+08:00"/>
              </w:rPr>
            </w:pPr>
            <w:del w:id="21015"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69CE61F0">
            <w:pPr>
              <w:keepNext/>
              <w:spacing w:before="20" w:after="20" w:line="260" w:lineRule="exact"/>
              <w:ind w:left="0" w:leftChars="0" w:right="0" w:rightChars="0" w:firstLine="0" w:firstLineChars="0"/>
              <w:jc w:val="center"/>
              <w:rPr>
                <w:del w:id="21016" w:author="xh" w:date="2026-10-19T13:32:59+08:00"/>
              </w:rPr>
            </w:pPr>
            <w:del w:id="21017" w:author="xh" w:date="2026-10-19T13:32:59+08:00">
              <w:r>
                <w:rPr>
                  <w:rFonts w:ascii="Times New Roman" w:hAnsi="Times New Roman" w:eastAsia="宋体"/>
                  <w:b w:val="0"/>
                  <w:sz w:val="18"/>
                </w:rPr>
                <w:delText>28.80</w:delText>
              </w:r>
            </w:del>
          </w:p>
        </w:tc>
      </w:tr>
      <w:tr w14:paraId="1BE3EC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0904" w:author="xh" w:date="2026-10-19T13:32:59+08:00"/>
        </w:trPr>
        <w:tc>
          <w:tcPr>
            <w:tcW w:w="1039" w:type="dxa"/>
            <w:tcMar>
              <w:left w:w="70" w:type="dxa"/>
              <w:right w:w="70" w:type="dxa"/>
            </w:tcMar>
            <w:vAlign w:val="center"/>
          </w:tcPr>
          <w:p w14:paraId="43EB061D">
            <w:pPr>
              <w:keepNext/>
              <w:spacing w:before="20" w:after="20" w:line="260" w:lineRule="exact"/>
              <w:ind w:left="0" w:leftChars="0" w:right="0" w:rightChars="0" w:firstLine="0" w:firstLineChars="0"/>
              <w:jc w:val="center"/>
              <w:rPr>
                <w:del w:id="21018" w:author="xh" w:date="2026-10-19T13:32:59+08:00"/>
              </w:rPr>
            </w:pPr>
            <w:del w:id="21019" w:author="xh" w:date="2026-10-19T13:32:59+08:00">
              <w:r>
                <w:rPr>
                  <w:rFonts w:ascii="Times New Roman" w:hAnsi="Times New Roman" w:eastAsia="宋体"/>
                  <w:b w:val="0"/>
                  <w:sz w:val="18"/>
                </w:rPr>
                <w:delText>弹性</w:delText>
              </w:r>
            </w:del>
          </w:p>
        </w:tc>
        <w:tc>
          <w:tcPr>
            <w:tcW w:w="1039" w:type="dxa"/>
            <w:tcMar>
              <w:left w:w="70" w:type="dxa"/>
              <w:right w:w="70" w:type="dxa"/>
            </w:tcMar>
            <w:vAlign w:val="center"/>
          </w:tcPr>
          <w:p w14:paraId="70DFA099">
            <w:pPr>
              <w:keepNext/>
              <w:spacing w:before="20" w:after="20" w:line="260" w:lineRule="exact"/>
              <w:ind w:left="0" w:leftChars="0" w:right="0" w:rightChars="0" w:firstLine="0" w:firstLineChars="0"/>
              <w:jc w:val="center"/>
              <w:rPr>
                <w:del w:id="21020" w:author="xh" w:date="2026-10-19T13:32:59+08:00"/>
              </w:rPr>
            </w:pPr>
            <w:del w:id="21021" w:author="xh" w:date="2026-10-19T13:32:59+08:00">
              <w:r>
                <w:rPr>
                  <w:rFonts w:ascii="Times New Roman" w:hAnsi="Times New Roman" w:eastAsia="宋体"/>
                  <w:b w:val="0"/>
                  <w:sz w:val="18"/>
                </w:rPr>
                <w:delText>2024</w:delText>
              </w:r>
            </w:del>
          </w:p>
        </w:tc>
        <w:tc>
          <w:tcPr>
            <w:tcW w:w="1039" w:type="dxa"/>
            <w:tcMar>
              <w:left w:w="70" w:type="dxa"/>
              <w:right w:w="70" w:type="dxa"/>
            </w:tcMar>
            <w:vAlign w:val="center"/>
          </w:tcPr>
          <w:p w14:paraId="2C0F4822">
            <w:pPr>
              <w:keepNext/>
              <w:spacing w:before="20" w:after="20" w:line="260" w:lineRule="exact"/>
              <w:ind w:left="0" w:leftChars="0" w:right="0" w:rightChars="0" w:firstLine="0" w:firstLineChars="0"/>
              <w:jc w:val="center"/>
              <w:rPr>
                <w:del w:id="21022" w:author="xh" w:date="2026-10-19T13:32:59+08:00"/>
              </w:rPr>
            </w:pPr>
            <w:del w:id="21023" w:author="xh" w:date="2026-10-19T13:32:59+08:00">
              <w:r>
                <w:rPr>
                  <w:rFonts w:ascii="Times New Roman" w:hAnsi="Times New Roman" w:eastAsia="宋体"/>
                  <w:b w:val="0"/>
                  <w:sz w:val="18"/>
                </w:rPr>
                <w:delText>80+80</w:delText>
              </w:r>
            </w:del>
          </w:p>
        </w:tc>
        <w:tc>
          <w:tcPr>
            <w:tcW w:w="1039" w:type="dxa"/>
            <w:tcMar>
              <w:left w:w="70" w:type="dxa"/>
              <w:right w:w="70" w:type="dxa"/>
            </w:tcMar>
            <w:vAlign w:val="center"/>
          </w:tcPr>
          <w:p w14:paraId="0BEB2632">
            <w:pPr>
              <w:keepNext/>
              <w:spacing w:before="20" w:after="20" w:line="260" w:lineRule="exact"/>
              <w:ind w:left="0" w:leftChars="0" w:right="0" w:rightChars="0" w:firstLine="0" w:firstLineChars="0"/>
              <w:jc w:val="center"/>
              <w:rPr>
                <w:del w:id="21024" w:author="xh" w:date="2026-10-19T13:32:59+08:00"/>
              </w:rPr>
            </w:pPr>
            <w:del w:id="21025" w:author="xh" w:date="2026-10-19T13:32:59+08:00">
              <w:r>
                <w:rPr>
                  <w:rFonts w:ascii="Times New Roman" w:hAnsi="Times New Roman" w:eastAsia="宋体"/>
                  <w:b w:val="0"/>
                  <w:sz w:val="18"/>
                </w:rPr>
                <w:delText>160.00</w:delText>
              </w:r>
            </w:del>
          </w:p>
        </w:tc>
        <w:tc>
          <w:tcPr>
            <w:tcW w:w="1039" w:type="dxa"/>
            <w:tcMar>
              <w:left w:w="70" w:type="dxa"/>
              <w:right w:w="70" w:type="dxa"/>
            </w:tcMar>
            <w:vAlign w:val="center"/>
          </w:tcPr>
          <w:p w14:paraId="23008ADA">
            <w:pPr>
              <w:keepNext/>
              <w:spacing w:before="20" w:after="20" w:line="260" w:lineRule="exact"/>
              <w:ind w:left="0" w:leftChars="0" w:right="0" w:rightChars="0" w:firstLine="0" w:firstLineChars="0"/>
              <w:jc w:val="center"/>
              <w:rPr>
                <w:del w:id="21026" w:author="xh" w:date="2026-10-19T13:32:59+08:00"/>
              </w:rPr>
            </w:pPr>
            <w:del w:id="21027"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1C1249E1">
            <w:pPr>
              <w:keepNext/>
              <w:spacing w:before="20" w:after="20" w:line="260" w:lineRule="exact"/>
              <w:ind w:left="0" w:leftChars="0" w:right="0" w:rightChars="0" w:firstLine="0" w:firstLineChars="0"/>
              <w:jc w:val="center"/>
              <w:rPr>
                <w:del w:id="21028" w:author="xh" w:date="2026-10-19T13:32:59+08:00"/>
              </w:rPr>
            </w:pPr>
            <w:del w:id="21029"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0575A41B">
            <w:pPr>
              <w:keepNext/>
              <w:spacing w:before="20" w:after="20" w:line="260" w:lineRule="exact"/>
              <w:ind w:left="0" w:leftChars="0" w:right="0" w:rightChars="0" w:firstLine="0" w:firstLineChars="0"/>
              <w:jc w:val="center"/>
              <w:rPr>
                <w:del w:id="21030" w:author="xh" w:date="2026-10-19T13:32:59+08:00"/>
              </w:rPr>
            </w:pPr>
            <w:del w:id="21031"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04E7C141">
            <w:pPr>
              <w:keepNext/>
              <w:spacing w:before="20" w:after="20" w:line="260" w:lineRule="exact"/>
              <w:ind w:left="0" w:leftChars="0" w:right="0" w:rightChars="0" w:firstLine="0" w:firstLineChars="0"/>
              <w:jc w:val="center"/>
              <w:rPr>
                <w:del w:id="21032" w:author="xh" w:date="2026-10-19T13:32:59+08:00"/>
              </w:rPr>
            </w:pPr>
            <w:del w:id="21033" w:author="xh" w:date="2026-10-19T13:32:59+08:00">
              <w:r>
                <w:rPr>
                  <w:rFonts w:ascii="Times New Roman" w:hAnsi="Times New Roman" w:eastAsia="宋体"/>
                  <w:b w:val="0"/>
                  <w:sz w:val="18"/>
                </w:rPr>
                <w:delText>27.07</w:delText>
              </w:r>
            </w:del>
          </w:p>
        </w:tc>
      </w:tr>
      <w:tr w14:paraId="44C699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0905" w:author="xh" w:date="2026-10-19T13:32:59+08:00"/>
        </w:trPr>
        <w:tc>
          <w:tcPr>
            <w:tcW w:w="1039" w:type="dxa"/>
            <w:tcMar>
              <w:left w:w="70" w:type="dxa"/>
              <w:right w:w="70" w:type="dxa"/>
            </w:tcMar>
            <w:vAlign w:val="center"/>
          </w:tcPr>
          <w:p w14:paraId="24ADC1C3">
            <w:pPr>
              <w:keepNext w:val="0"/>
              <w:spacing w:before="20" w:after="20" w:line="260" w:lineRule="exact"/>
              <w:ind w:left="0" w:leftChars="0" w:right="0" w:rightChars="0" w:firstLine="0" w:firstLineChars="0"/>
              <w:jc w:val="center"/>
              <w:rPr>
                <w:del w:id="21034" w:author="xh" w:date="2026-10-19T13:32:59+08:00"/>
              </w:rPr>
            </w:pPr>
            <w:del w:id="21035" w:author="xh" w:date="2026-10-19T13:32:59+08:00">
              <w:r>
                <w:rPr>
                  <w:rFonts w:ascii="Times New Roman" w:hAnsi="Times New Roman" w:eastAsia="宋体"/>
                  <w:b w:val="0"/>
                  <w:sz w:val="18"/>
                </w:rPr>
                <w:delText>弹性</w:delText>
              </w:r>
            </w:del>
          </w:p>
        </w:tc>
        <w:tc>
          <w:tcPr>
            <w:tcW w:w="1039" w:type="dxa"/>
            <w:tcMar>
              <w:left w:w="70" w:type="dxa"/>
              <w:right w:w="70" w:type="dxa"/>
            </w:tcMar>
            <w:vAlign w:val="center"/>
          </w:tcPr>
          <w:p w14:paraId="123A5293">
            <w:pPr>
              <w:keepNext w:val="0"/>
              <w:spacing w:before="20" w:after="20" w:line="260" w:lineRule="exact"/>
              <w:ind w:left="0" w:leftChars="0" w:right="0" w:rightChars="0" w:firstLine="0" w:firstLineChars="0"/>
              <w:jc w:val="center"/>
              <w:rPr>
                <w:del w:id="21036" w:author="xh" w:date="2026-10-19T13:32:59+08:00"/>
              </w:rPr>
            </w:pPr>
            <w:del w:id="21037" w:author="xh" w:date="2026-10-19T13:32:59+08:00">
              <w:r>
                <w:rPr>
                  <w:rFonts w:ascii="Times New Roman" w:hAnsi="Times New Roman" w:eastAsia="宋体"/>
                  <w:b w:val="0"/>
                  <w:sz w:val="18"/>
                </w:rPr>
                <w:delText>2025</w:delText>
              </w:r>
            </w:del>
          </w:p>
        </w:tc>
        <w:tc>
          <w:tcPr>
            <w:tcW w:w="1039" w:type="dxa"/>
            <w:tcMar>
              <w:left w:w="70" w:type="dxa"/>
              <w:right w:w="70" w:type="dxa"/>
            </w:tcMar>
            <w:vAlign w:val="center"/>
          </w:tcPr>
          <w:p w14:paraId="333B6081">
            <w:pPr>
              <w:keepNext w:val="0"/>
              <w:spacing w:before="20" w:after="20" w:line="260" w:lineRule="exact"/>
              <w:ind w:left="0" w:leftChars="0" w:right="0" w:rightChars="0" w:firstLine="0" w:firstLineChars="0"/>
              <w:jc w:val="center"/>
              <w:rPr>
                <w:del w:id="21038" w:author="xh" w:date="2026-10-19T13:32:59+08:00"/>
              </w:rPr>
            </w:pPr>
            <w:del w:id="21039" w:author="xh" w:date="2026-10-19T13:32:59+08:00">
              <w:r>
                <w:rPr>
                  <w:rFonts w:ascii="Times New Roman" w:hAnsi="Times New Roman" w:eastAsia="宋体"/>
                  <w:b w:val="0"/>
                  <w:sz w:val="18"/>
                </w:rPr>
                <w:delText>80+80</w:delText>
              </w:r>
            </w:del>
          </w:p>
        </w:tc>
        <w:tc>
          <w:tcPr>
            <w:tcW w:w="1039" w:type="dxa"/>
            <w:tcMar>
              <w:left w:w="70" w:type="dxa"/>
              <w:right w:w="70" w:type="dxa"/>
            </w:tcMar>
            <w:vAlign w:val="center"/>
          </w:tcPr>
          <w:p w14:paraId="3B2CBC31">
            <w:pPr>
              <w:keepNext w:val="0"/>
              <w:spacing w:before="20" w:after="20" w:line="260" w:lineRule="exact"/>
              <w:ind w:left="0" w:leftChars="0" w:right="0" w:rightChars="0" w:firstLine="0" w:firstLineChars="0"/>
              <w:jc w:val="center"/>
              <w:rPr>
                <w:del w:id="21040" w:author="xh" w:date="2026-10-19T13:32:59+08:00"/>
              </w:rPr>
            </w:pPr>
            <w:del w:id="21041" w:author="xh" w:date="2026-10-19T13:32:59+08:00">
              <w:r>
                <w:rPr>
                  <w:rFonts w:ascii="Times New Roman" w:hAnsi="Times New Roman" w:eastAsia="宋体"/>
                  <w:b w:val="0"/>
                  <w:sz w:val="18"/>
                </w:rPr>
                <w:delText>160.00</w:delText>
              </w:r>
            </w:del>
          </w:p>
        </w:tc>
        <w:tc>
          <w:tcPr>
            <w:tcW w:w="1039" w:type="dxa"/>
            <w:tcMar>
              <w:left w:w="70" w:type="dxa"/>
              <w:right w:w="70" w:type="dxa"/>
            </w:tcMar>
            <w:vAlign w:val="center"/>
          </w:tcPr>
          <w:p w14:paraId="5857EC3E">
            <w:pPr>
              <w:keepNext w:val="0"/>
              <w:spacing w:before="20" w:after="20" w:line="260" w:lineRule="exact"/>
              <w:ind w:left="0" w:leftChars="0" w:right="0" w:rightChars="0" w:firstLine="0" w:firstLineChars="0"/>
              <w:jc w:val="center"/>
              <w:rPr>
                <w:del w:id="21042" w:author="xh" w:date="2026-10-19T13:32:59+08:00"/>
              </w:rPr>
            </w:pPr>
            <w:del w:id="21043"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49929543">
            <w:pPr>
              <w:keepNext w:val="0"/>
              <w:spacing w:before="20" w:after="20" w:line="260" w:lineRule="exact"/>
              <w:ind w:left="0" w:leftChars="0" w:right="0" w:rightChars="0" w:firstLine="0" w:firstLineChars="0"/>
              <w:jc w:val="center"/>
              <w:rPr>
                <w:del w:id="21044" w:author="xh" w:date="2026-10-19T13:32:59+08:00"/>
              </w:rPr>
            </w:pPr>
            <w:del w:id="21045"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0DC63523">
            <w:pPr>
              <w:keepNext w:val="0"/>
              <w:spacing w:before="20" w:after="20" w:line="260" w:lineRule="exact"/>
              <w:ind w:left="0" w:leftChars="0" w:right="0" w:rightChars="0" w:firstLine="0" w:firstLineChars="0"/>
              <w:jc w:val="center"/>
              <w:rPr>
                <w:del w:id="21046" w:author="xh" w:date="2026-10-19T13:32:59+08:00"/>
              </w:rPr>
            </w:pPr>
            <w:del w:id="21047" w:author="xh" w:date="2026-10-19T13:32:59+08:00">
              <w:r>
                <w:rPr>
                  <w:rFonts w:ascii="Times New Roman" w:hAnsi="Times New Roman" w:eastAsia="宋体"/>
                  <w:b w:val="0"/>
                  <w:sz w:val="18"/>
                </w:rPr>
                <w:delText>0.00</w:delText>
              </w:r>
            </w:del>
          </w:p>
        </w:tc>
        <w:tc>
          <w:tcPr>
            <w:tcW w:w="1039" w:type="dxa"/>
            <w:tcMar>
              <w:left w:w="70" w:type="dxa"/>
              <w:right w:w="70" w:type="dxa"/>
            </w:tcMar>
            <w:vAlign w:val="center"/>
          </w:tcPr>
          <w:p w14:paraId="608C0848">
            <w:pPr>
              <w:keepNext w:val="0"/>
              <w:spacing w:before="20" w:after="20" w:line="260" w:lineRule="exact"/>
              <w:ind w:left="0" w:leftChars="0" w:right="0" w:rightChars="0" w:firstLine="0" w:firstLineChars="0"/>
              <w:jc w:val="center"/>
              <w:rPr>
                <w:del w:id="21048" w:author="xh" w:date="2026-10-19T13:32:59+08:00"/>
              </w:rPr>
            </w:pPr>
            <w:del w:id="21049" w:author="xh" w:date="2026-10-19T13:32:59+08:00">
              <w:r>
                <w:rPr>
                  <w:rFonts w:ascii="Times New Roman" w:hAnsi="Times New Roman" w:eastAsia="宋体"/>
                  <w:b w:val="0"/>
                  <w:sz w:val="18"/>
                </w:rPr>
                <w:delText>28.55</w:delText>
              </w:r>
            </w:del>
          </w:p>
        </w:tc>
      </w:tr>
      <w:tr>
        <w:trPr>
          <w:cantSplit/>
          <w:tblHeader/>
          <w:ins w:id="21050" w:author="xh" w:date="2026-10-19T13:32:5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059" w:author="xh" w:date="2026-10-19T13:32:59+08:00"/>
              </w:rPr>
            </w:pPr>
            <w:ins w:id="21060" w:author="xh" w:date="2026-10-19T13:32:59+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061" w:author="xh" w:date="2026-10-19T13:32:59+08:00"/>
              </w:rPr>
            </w:pPr>
            <w:ins w:id="21062" w:author="xh" w:date="2026-10-19T13:32:59+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063" w:author="xh" w:date="2026-10-19T13:32:59+08:00"/>
              </w:rPr>
            </w:pPr>
            <w:ins w:id="21064" w:author="xh" w:date="2026-10-19T13:32:59+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065" w:author="xh" w:date="2026-10-19T13:32:59+08:00"/>
              </w:rPr>
            </w:pPr>
            <w:ins w:id="21066" w:author="xh" w:date="2026-10-19T13:32:59+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067" w:author="xh" w:date="2026-10-19T13:32:59+08:00"/>
              </w:rPr>
            </w:pPr>
            <w:ins w:id="21068" w:author="xh" w:date="2026-10-19T13:32:59+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069" w:author="xh" w:date="2026-10-19T13:32:59+08:00"/>
              </w:rPr>
            </w:pPr>
            <w:ins w:id="21070" w:author="xh" w:date="2026-10-19T13:32:59+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071" w:author="xh" w:date="2026-10-19T13:32:59+08:00"/>
              </w:rPr>
            </w:pPr>
            <w:ins w:id="21072" w:author="xh" w:date="2026-10-19T13:32:59+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073" w:author="xh" w:date="2026-10-19T13:32:59+08:00"/>
              </w:rPr>
            </w:pPr>
            <w:ins w:id="21074" w:author="xh" w:date="2026-10-19T13:32:59+08:00">
              <w:r>
                <w:rPr>
                  <w:rFonts w:ascii="Times New Roman" w:hAnsi="Times New Roman" w:eastAsia="宋体"/>
                  <w:b/>
                  <w:sz w:val="18"/>
                </w:rPr>
                <w:t>转接后净负荷/MW</w:t>
              </w:r>
            </w:ins>
          </w:p>
        </w:tc>
      </w:tr>
      <w:tr>
        <w:trPr>
          <w:cantSplit/>
          <w:ins w:id="21051" w:author="xh" w:date="2026-10-19T13:32:5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075" w:author="xh" w:date="2026-10-19T13:32:59+08:00"/>
              </w:rPr>
            </w:pPr>
            <w:ins w:id="21076" w:author="xh" w:date="2026-10-19T13:32:59+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077" w:author="xh" w:date="2026-10-19T13:32:59+08:00"/>
              </w:rPr>
            </w:pPr>
            <w:ins w:id="21078" w:author="xh" w:date="2026-10-19T13:32:59+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079" w:author="xh" w:date="2026-10-19T13:32:59+08:00"/>
              </w:rPr>
            </w:pPr>
            <w:ins w:id="21080" w:author="xh" w:date="2026-10-19T13:32:59+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081" w:author="xh" w:date="2026-10-19T13:32:59+08:00"/>
              </w:rPr>
            </w:pPr>
            <w:ins w:id="21082" w:author="xh" w:date="2026-10-19T13:32:59+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083" w:author="xh" w:date="2026-10-19T13:32:59+08:00"/>
              </w:rPr>
            </w:pPr>
            <w:ins w:id="21084" w:author="xh" w:date="2026-10-19T13:32:5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085" w:author="xh" w:date="2026-10-19T13:32:59+08:00"/>
              </w:rPr>
            </w:pPr>
            <w:ins w:id="21086" w:author="xh" w:date="2026-10-19T13:32:59+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087" w:author="xh" w:date="2026-10-19T13:32:59+08:00"/>
              </w:rPr>
            </w:pPr>
            <w:ins w:id="21088" w:author="xh" w:date="2026-10-19T13:32:59+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089" w:author="xh" w:date="2026-10-19T13:32:59+08:00"/>
              </w:rPr>
            </w:pPr>
            <w:ins w:id="21090" w:author="xh" w:date="2026-10-19T13:32:59+08:00">
              <w:r>
                <w:rPr>
                  <w:rFonts w:ascii="Times New Roman" w:hAnsi="Times New Roman" w:eastAsia="宋体"/>
                  <w:b w:val="0"/>
                  <w:sz w:val="18"/>
                </w:rPr>
                <w:t>—</w:t>
              </w:r>
            </w:ins>
          </w:p>
        </w:tc>
      </w:tr>
      <w:tr>
        <w:trPr>
          <w:cantSplit/>
          <w:ins w:id="21052" w:author="xh" w:date="2026-10-19T13:32:5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091" w:author="xh" w:date="2026-10-19T13:32:59+08:00"/>
              </w:rPr>
            </w:pPr>
            <w:ins w:id="21092" w:author="xh" w:date="2026-10-19T13:32:59+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093" w:author="xh" w:date="2026-10-19T13:32:59+08:00"/>
              </w:rPr>
            </w:pPr>
            <w:ins w:id="21094" w:author="xh" w:date="2026-10-19T13:32:59+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095" w:author="xh" w:date="2026-10-19T13:32:59+08:00"/>
              </w:rPr>
            </w:pPr>
            <w:ins w:id="21096" w:author="xh" w:date="2026-10-19T13:32:59+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097" w:author="xh" w:date="2026-10-19T13:32:59+08:00"/>
              </w:rPr>
            </w:pPr>
            <w:ins w:id="21098" w:author="xh" w:date="2026-10-19T13:32:59+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099" w:author="xh" w:date="2026-10-19T13:32:59+08:00"/>
              </w:rPr>
            </w:pPr>
            <w:ins w:id="21100" w:author="xh" w:date="2026-10-19T13:32:5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01" w:author="xh" w:date="2026-10-19T13:32:59+08:00"/>
              </w:rPr>
            </w:pPr>
            <w:ins w:id="21102" w:author="xh" w:date="2026-10-19T13:32:5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03" w:author="xh" w:date="2026-10-19T13:32:59+08:00"/>
              </w:rPr>
            </w:pPr>
            <w:ins w:id="21104" w:author="xh" w:date="2026-10-19T13:32:59+08:00">
              <w:r>
                <w:rPr>
                  <w:rFonts w:ascii="Times New Roman" w:hAnsi="Times New Roman" w:eastAsia="宋体"/>
                  <w:b w:val="0"/>
                  <w:sz w:val="18"/>
                </w:rPr>
                <w:t>5.39</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05" w:author="xh" w:date="2026-10-19T13:32:59+08:00"/>
              </w:rPr>
            </w:pPr>
            <w:ins w:id="21106" w:author="xh" w:date="2026-10-19T13:32:59+08:00">
              <w:r>
                <w:rPr>
                  <w:rFonts w:ascii="Times New Roman" w:hAnsi="Times New Roman" w:eastAsia="宋体"/>
                  <w:b w:val="0"/>
                  <w:sz w:val="18"/>
                </w:rPr>
                <w:t>33.93</w:t>
              </w:r>
            </w:ins>
          </w:p>
        </w:tc>
      </w:tr>
      <w:tr>
        <w:trPr>
          <w:cantSplit/>
          <w:ins w:id="21053" w:author="xh" w:date="2026-10-19T13:32:5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07" w:author="xh" w:date="2026-10-19T13:32:59+08:00"/>
              </w:rPr>
            </w:pPr>
            <w:ins w:id="21108" w:author="xh" w:date="2026-10-19T13:32:59+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09" w:author="xh" w:date="2026-10-19T13:32:59+08:00"/>
              </w:rPr>
            </w:pPr>
            <w:ins w:id="21110" w:author="xh" w:date="2026-10-19T13:32:59+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11" w:author="xh" w:date="2026-10-19T13:32:59+08:00"/>
              </w:rPr>
            </w:pPr>
            <w:ins w:id="21112" w:author="xh" w:date="2026-10-19T13:32:59+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13" w:author="xh" w:date="2026-10-19T13:32:59+08:00"/>
              </w:rPr>
            </w:pPr>
            <w:ins w:id="21114" w:author="xh" w:date="2026-10-19T13:32:59+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15" w:author="xh" w:date="2026-10-19T13:32:59+08:00"/>
              </w:rPr>
            </w:pPr>
            <w:ins w:id="21116" w:author="xh" w:date="2026-10-19T13:32:5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17" w:author="xh" w:date="2026-10-19T13:32:59+08:00"/>
              </w:rPr>
            </w:pPr>
            <w:ins w:id="21118" w:author="xh" w:date="2026-10-19T13:32:5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19" w:author="xh" w:date="2026-10-19T13:32:59+08:00"/>
              </w:rPr>
            </w:pPr>
            <w:ins w:id="21120" w:author="xh" w:date="2026-10-19T13:32:59+08:00">
              <w:r>
                <w:rPr>
                  <w:rFonts w:ascii="Times New Roman" w:hAnsi="Times New Roman" w:eastAsia="宋体"/>
                  <w:b w:val="0"/>
                  <w:sz w:val="18"/>
                </w:rPr>
                <w:t>16.00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21" w:author="xh" w:date="2026-10-19T13:32:59+08:00"/>
              </w:rPr>
            </w:pPr>
            <w:ins w:id="21122" w:author="xh" w:date="2026-10-19T13:32:59+08:00">
              <w:r>
                <w:rPr>
                  <w:rFonts w:ascii="Times New Roman" w:hAnsi="Times New Roman" w:eastAsia="宋体"/>
                  <w:b w:val="0"/>
                  <w:sz w:val="18"/>
                </w:rPr>
                <w:t>50.46</w:t>
              </w:r>
            </w:ins>
          </w:p>
        </w:tc>
      </w:tr>
      <w:tr>
        <w:trPr>
          <w:cantSplit/>
          <w:ins w:id="21054" w:author="xh" w:date="2026-10-19T13:32:5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23" w:author="xh" w:date="2026-10-19T13:32:59+08:00"/>
              </w:rPr>
            </w:pPr>
            <w:ins w:id="21124" w:author="xh" w:date="2026-10-19T13:32:59+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25" w:author="xh" w:date="2026-10-19T13:32:59+08:00"/>
              </w:rPr>
            </w:pPr>
            <w:ins w:id="21126" w:author="xh" w:date="2026-10-19T13:32:59+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27" w:author="xh" w:date="2026-10-19T13:32:59+08:00"/>
              </w:rPr>
            </w:pPr>
            <w:ins w:id="21128" w:author="xh" w:date="2026-10-19T13:32:59+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29" w:author="xh" w:date="2026-10-19T13:32:59+08:00"/>
              </w:rPr>
            </w:pPr>
            <w:ins w:id="21130" w:author="xh" w:date="2026-10-19T13:32:59+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31" w:author="xh" w:date="2026-10-19T13:32:59+08:00"/>
              </w:rPr>
            </w:pPr>
            <w:ins w:id="21132" w:author="xh" w:date="2026-10-19T13:32:5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33" w:author="xh" w:date="2026-10-19T13:32:59+08:00"/>
              </w:rPr>
            </w:pPr>
            <w:ins w:id="21134" w:author="xh" w:date="2026-10-19T13:32:5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35" w:author="xh" w:date="2026-10-19T13:32:59+08:00"/>
              </w:rPr>
            </w:pPr>
            <w:ins w:id="21136" w:author="xh" w:date="2026-10-19T13:32:59+08:00">
              <w:r>
                <w:rPr>
                  <w:rFonts w:ascii="Times New Roman" w:hAnsi="Times New Roman" w:eastAsia="宋体"/>
                  <w:b w:val="0"/>
                  <w:sz w:val="18"/>
                </w:rPr>
                <w:t>22.92</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37" w:author="xh" w:date="2026-10-19T13:32:59+08:00"/>
              </w:rPr>
            </w:pPr>
            <w:ins w:id="21138" w:author="xh" w:date="2026-10-19T13:32:59+08:00">
              <w:r>
                <w:rPr>
                  <w:rFonts w:ascii="Times New Roman" w:hAnsi="Times New Roman" w:eastAsia="宋体"/>
                  <w:b w:val="0"/>
                  <w:sz w:val="18"/>
                </w:rPr>
                <w:t>64.49</w:t>
              </w:r>
            </w:ins>
          </w:p>
        </w:tc>
      </w:tr>
      <w:tr>
        <w:trPr>
          <w:cantSplit/>
          <w:ins w:id="21055" w:author="xh" w:date="2026-10-19T13:32:5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39" w:author="xh" w:date="2026-10-19T13:32:59+08:00"/>
              </w:rPr>
            </w:pPr>
            <w:ins w:id="21140" w:author="xh" w:date="2026-10-19T13:32:59+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41" w:author="xh" w:date="2026-10-19T13:32:59+08:00"/>
              </w:rPr>
            </w:pPr>
            <w:ins w:id="21142" w:author="xh" w:date="2026-10-19T13:32:59+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43" w:author="xh" w:date="2026-10-19T13:32:59+08:00"/>
              </w:rPr>
            </w:pPr>
            <w:ins w:id="21144" w:author="xh" w:date="2026-10-19T13:32:59+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45" w:author="xh" w:date="2026-10-19T13:32:59+08:00"/>
              </w:rPr>
            </w:pPr>
            <w:ins w:id="21146" w:author="xh" w:date="2026-10-19T13:32:59+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47" w:author="xh" w:date="2026-10-19T13:32:59+08:00"/>
              </w:rPr>
            </w:pPr>
            <w:ins w:id="21148" w:author="xh" w:date="2026-10-19T13:32:5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49" w:author="xh" w:date="2026-10-19T13:32:59+08:00"/>
              </w:rPr>
            </w:pPr>
            <w:ins w:id="21150" w:author="xh" w:date="2026-10-19T13:32:59+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51" w:author="xh" w:date="2026-10-19T13:32:59+08:00"/>
              </w:rPr>
            </w:pPr>
            <w:ins w:id="21152" w:author="xh" w:date="2026-10-19T13:32:59+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53" w:author="xh" w:date="2026-10-19T13:32:59+08:00"/>
              </w:rPr>
            </w:pPr>
            <w:ins w:id="21154" w:author="xh" w:date="2026-10-19T13:32:59+08:00">
              <w:r>
                <w:rPr>
                  <w:rFonts w:ascii="Times New Roman" w:hAnsi="Times New Roman" w:eastAsia="宋体"/>
                  <w:b w:val="0"/>
                  <w:sz w:val="18"/>
                </w:rPr>
                <w:t>—</w:t>
              </w:r>
            </w:ins>
          </w:p>
        </w:tc>
      </w:tr>
      <w:tr>
        <w:trPr>
          <w:cantSplit/>
          <w:ins w:id="21056" w:author="xh" w:date="2026-10-19T13:32:5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55" w:author="xh" w:date="2026-10-19T13:32:59+08:00"/>
              </w:rPr>
            </w:pPr>
            <w:ins w:id="21156" w:author="xh" w:date="2026-10-19T13:32:59+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57" w:author="xh" w:date="2026-10-19T13:32:59+08:00"/>
              </w:rPr>
            </w:pPr>
            <w:ins w:id="21158" w:author="xh" w:date="2026-10-19T13:32:59+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59" w:author="xh" w:date="2026-10-19T13:32:59+08:00"/>
              </w:rPr>
            </w:pPr>
            <w:ins w:id="21160" w:author="xh" w:date="2026-10-19T13:32:59+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61" w:author="xh" w:date="2026-10-19T13:32:59+08:00"/>
              </w:rPr>
            </w:pPr>
            <w:ins w:id="21162" w:author="xh" w:date="2026-10-19T13:32:59+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63" w:author="xh" w:date="2026-10-19T13:32:59+08:00"/>
              </w:rPr>
            </w:pPr>
            <w:ins w:id="21164" w:author="xh" w:date="2026-10-19T13:32:5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65" w:author="xh" w:date="2026-10-19T13:32:59+08:00"/>
              </w:rPr>
            </w:pPr>
            <w:ins w:id="21166" w:author="xh" w:date="2026-10-19T13:32:5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67" w:author="xh" w:date="2026-10-19T13:32:59+08:00"/>
              </w:rPr>
            </w:pPr>
            <w:ins w:id="21168" w:author="xh" w:date="2026-10-19T13:32:59+08:00">
              <w:r>
                <w:rPr>
                  <w:rFonts w:ascii="Times New Roman" w:hAnsi="Times New Roman" w:eastAsia="宋体"/>
                  <w:b w:val="0"/>
                  <w:sz w:val="18"/>
                </w:rPr>
                <w:t>2.69</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69" w:author="xh" w:date="2026-10-19T13:32:59+08:00"/>
              </w:rPr>
            </w:pPr>
            <w:ins w:id="21170" w:author="xh" w:date="2026-10-19T13:32:59+08:00">
              <w:r>
                <w:rPr>
                  <w:rFonts w:ascii="Times New Roman" w:hAnsi="Times New Roman" w:eastAsia="宋体"/>
                  <w:b w:val="0"/>
                  <w:sz w:val="18"/>
                </w:rPr>
                <w:t>31.24</w:t>
              </w:r>
            </w:ins>
          </w:p>
        </w:tc>
      </w:tr>
      <w:tr>
        <w:trPr>
          <w:cantSplit/>
          <w:ins w:id="21057" w:author="xh" w:date="2026-10-19T13:32:59+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71" w:author="xh" w:date="2026-10-19T13:32:59+08:00"/>
              </w:rPr>
            </w:pPr>
            <w:ins w:id="21172" w:author="xh" w:date="2026-10-19T13:32:59+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73" w:author="xh" w:date="2026-10-19T13:32:59+08:00"/>
              </w:rPr>
            </w:pPr>
            <w:ins w:id="21174" w:author="xh" w:date="2026-10-19T13:32:59+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75" w:author="xh" w:date="2026-10-19T13:32:59+08:00"/>
              </w:rPr>
            </w:pPr>
            <w:ins w:id="21176" w:author="xh" w:date="2026-10-19T13:32:59+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77" w:author="xh" w:date="2026-10-19T13:32:59+08:00"/>
              </w:rPr>
            </w:pPr>
            <w:ins w:id="21178" w:author="xh" w:date="2026-10-19T13:32:59+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79" w:author="xh" w:date="2026-10-19T13:32:59+08:00"/>
              </w:rPr>
            </w:pPr>
            <w:ins w:id="21180" w:author="xh" w:date="2026-10-19T13:32:5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81" w:author="xh" w:date="2026-10-19T13:32:59+08:00"/>
              </w:rPr>
            </w:pPr>
            <w:ins w:id="21182" w:author="xh" w:date="2026-10-19T13:32:59+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83" w:author="xh" w:date="2026-10-19T13:32:59+08:00"/>
              </w:rPr>
            </w:pPr>
            <w:ins w:id="21184" w:author="xh" w:date="2026-10-19T13:32:59+08:00">
              <w:r>
                <w:rPr>
                  <w:rFonts w:ascii="Times New Roman" w:hAnsi="Times New Roman" w:eastAsia="宋体"/>
                  <w:b w:val="0"/>
                  <w:sz w:val="18"/>
                </w:rPr>
                <w:t>3.25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185" w:author="xh" w:date="2026-10-19T13:32:59+08:00"/>
              </w:rPr>
            </w:pPr>
            <w:ins w:id="21186" w:author="xh" w:date="2026-10-19T13:32:59+08:00">
              <w:r>
                <w:rPr>
                  <w:rFonts w:ascii="Times New Roman" w:hAnsi="Times New Roman" w:eastAsia="宋体"/>
                  <w:b w:val="0"/>
                  <w:sz w:val="18"/>
                </w:rPr>
                <w:t>37.71</w:t>
              </w:r>
            </w:ins>
          </w:p>
        </w:tc>
      </w:tr>
      <w:tr>
        <w:trPr>
          <w:cantSplit/>
          <w:ins w:id="21058" w:author="xh" w:date="2026-10-19T13:32:59+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187" w:author="xh" w:date="2026-10-19T13:32:59+08:00"/>
              </w:rPr>
            </w:pPr>
            <w:ins w:id="21188" w:author="xh" w:date="2026-10-19T13:32:59+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189" w:author="xh" w:date="2026-10-19T13:32:59+08:00"/>
              </w:rPr>
            </w:pPr>
            <w:ins w:id="21190" w:author="xh" w:date="2026-10-19T13:32:59+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191" w:author="xh" w:date="2026-10-19T13:32:59+08:00"/>
              </w:rPr>
            </w:pPr>
            <w:ins w:id="21192" w:author="xh" w:date="2026-10-19T13:32:59+08:00">
              <w:r>
                <w:rPr>
                  <w:rFonts w:ascii="Times New Roman" w:hAnsi="Times New Roman" w:eastAsia="宋体"/>
                  <w:b w:val="0"/>
                  <w:sz w:val="18"/>
                </w:rPr>
                <w:t>80.00+80.00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193" w:author="xh" w:date="2026-10-19T13:32:59+08:00"/>
              </w:rPr>
            </w:pPr>
            <w:ins w:id="21194" w:author="xh" w:date="2026-10-19T13:32:59+08:00">
              <w:r>
                <w:rPr>
                  <w:rFonts w:ascii="Times New Roman" w:hAnsi="Times New Roman" w:eastAsia="宋体"/>
                  <w:b w:val="0"/>
                  <w:sz w:val="18"/>
                </w:rPr>
                <w:t>160.00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195" w:author="xh" w:date="2026-10-19T13:32:59+08:00"/>
              </w:rPr>
            </w:pPr>
            <w:ins w:id="21196" w:author="xh" w:date="2026-10-19T13:32:5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197" w:author="xh" w:date="2026-10-19T13:32:59+08:00"/>
              </w:rPr>
            </w:pPr>
            <w:ins w:id="21198" w:author="xh" w:date="2026-10-19T13:32:59+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199" w:author="xh" w:date="2026-10-19T13:32:59+08:00"/>
              </w:rPr>
            </w:pPr>
            <w:ins w:id="21200" w:author="xh" w:date="2026-10-19T13:32:59+08:00">
              <w:r>
                <w:rPr>
                  <w:rFonts w:ascii="Times New Roman" w:hAnsi="Times New Roman" w:eastAsia="宋体"/>
                  <w:b w:val="0"/>
                  <w:sz w:val="18"/>
                </w:rPr>
                <w:t>19.00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201" w:author="xh" w:date="2026-10-19T13:32:59+08:00"/>
              </w:rPr>
            </w:pPr>
            <w:ins w:id="21202" w:author="xh" w:date="2026-10-19T13:32:59+08:00">
              <w:r>
                <w:rPr>
                  <w:rFonts w:ascii="Times New Roman" w:hAnsi="Times New Roman" w:eastAsia="宋体"/>
                  <w:b w:val="0"/>
                  <w:sz w:val="18"/>
                </w:rPr>
                <w:t>60.57</w:t>
              </w:r>
            </w:ins>
          </w:p>
        </w:tc>
      </w:tr>
    </w:tbl>
    <w:p w14:paraId="3AF4D185">
      <w:pPr>
        <w:pStyle w:val="2"/>
        <w:widowControl/>
        <w:spacing w:before="0" w:after="0" w:line="348" w:lineRule="exact"/>
        <w:ind w:firstLine="480"/>
        <w:jc w:val="both"/>
      </w:pPr>
      <w:r>
        <w:rPr>
          <w:rFonts w:ascii="Times New Roman" w:hAnsi="Times New Roman" w:eastAsia="方正仿宋_GBK"/>
          <w:b w:val="0"/>
          <w:sz w:val="24"/>
        </w:rPr>
        <w:t xml:space="preserve">20</w:t>
      </w:r>
      <w:ins w:id="21203" w:author="xh" w:date="2026-10-19T13:33:39+08:00">
        <w:r>
          <w:rPr>
            <w:rFonts w:ascii="Times New Roman" w:hAnsi="Times New Roman" w:eastAsia="方正仿宋_GBK"/>
            <w:b w:val="0"/>
            <w:sz w:val="24"/>
          </w:rPr>
          <w:t xml:space="preserve">3</w:t>
        </w:r>
      </w:ins>
      <w:del w:id="21204" w:author="xh" w:date="2026-10-19T13:33:39+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21205" w:author="xh" w:date="2026-10-19T13:33:39+08:00">
        <w:r>
          <w:rPr>
            <w:rFonts w:ascii="Times New Roman" w:hAnsi="Times New Roman" w:eastAsia="方正仿宋_GBK"/>
            <w:b w:val="0"/>
            <w:sz w:val="24"/>
          </w:rPr>
          <w:t xml:space="preserve">最大单台主变N-1后，弹性方案剩余主变容量为80.00 MVA，按0.95功率因数折算为76.00 MW。储能</w:t>
        </w:r>
      </w:ins>
      <w:del w:id="21206" w:author="xh" w:date="2026-10-19T13:33:39+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21207" w:author="xh" w:date="2026-10-19T13:33:39+08:00">
        <w:r>
          <w:rPr>
            <w:rFonts w:ascii="Times New Roman" w:hAnsi="Times New Roman" w:eastAsia="方正仿宋_GBK"/>
            <w:b w:val="0"/>
            <w:sz w:val="24"/>
          </w:rPr>
          <w:t xml:space="preserve">有效支撑功率为0.00 MW、反向有效吸收功率为0.00 MW。全年本站故障</w:t>
        </w:r>
      </w:ins>
      <w:del w:id="21208" w:author="xh" w:date="2026-10-19T13:33:39+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21209" w:author="xh" w:date="2026-10-19T13:33:39+08:00">
        <w:r>
          <w:rPr>
            <w:rFonts w:ascii="Times New Roman" w:hAnsi="Times New Roman" w:eastAsia="方正仿宋_GBK"/>
            <w:b w:val="0"/>
            <w:sz w:val="24"/>
          </w:rPr>
          <w:t xml:space="preserve">中最小余量为1.62 MW。该小时按采用的固定区段预案</w:t>
        </w:r>
      </w:ins>
      <w:del w:id="21210" w:author="xh" w:date="2026-10-19T13:33:39+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，本站转出0.00 MW、承接</w:t>
      </w:r>
      <w:ins w:id="21211" w:author="xh" w:date="2026-10-19T13:33:39+08:00">
        <w:r>
          <w:rPr>
            <w:rFonts w:ascii="Times New Roman" w:hAnsi="Times New Roman" w:eastAsia="方正仿宋_GBK"/>
            <w:b w:val="0"/>
            <w:sz w:val="24"/>
          </w:rPr>
          <w:t xml:space="preserve">19</w:t>
        </w:r>
      </w:ins>
      <w:del w:id="21212" w:author="xh" w:date="2026-10-19T13:33:39+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21213" w:author="xh" w:date="2026-10-19T13:33:39+08:00">
        <w:r>
          <w:rPr>
            <w:rFonts w:ascii="Times New Roman" w:hAnsi="Times New Roman" w:eastAsia="方正仿宋_GBK"/>
            <w:b w:val="0"/>
            <w:sz w:val="24"/>
          </w:rPr>
          <w:t xml:space="preserve">23</w:t>
        </w:r>
      </w:ins>
      <w:del w:id="21214" w:author="xh" w:date="2026-10-19T13:33:39+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MW，转接后净负荷为</w:t>
      </w:r>
      <w:ins w:id="21215" w:author="xh" w:date="2026-10-19T13:33:39+08:00">
        <w:r>
          <w:rPr>
            <w:rFonts w:ascii="Times New Roman" w:hAnsi="Times New Roman" w:eastAsia="方正仿宋_GBK"/>
            <w:b w:val="0"/>
            <w:sz w:val="24"/>
          </w:rPr>
          <w:t xml:space="preserve">74.3</w:t>
        </w:r>
      </w:ins>
      <w:del w:id="21216" w:author="xh" w:date="2026-10-19T13:33:39+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8</w:t>
      </w:r>
      <w:del w:id="21217" w:author="xh" w:date="2026-10-19T13:33:39+08:00">
        <w:r>
          <w:rPr>
            <w:rFonts w:ascii="Times New Roman" w:hAnsi="Times New Roman" w:eastAsia="方正仿宋_GBK"/>
            <w:b w:val="0"/>
            <w:sz w:val="24"/>
          </w:rPr>
          <w:delText xml:space="preserve">.55 MW，区域最低净负荷工况下为11.59</w:delText>
        </w:r>
      </w:del>
      <w:r>
        <w:rPr>
          <w:rFonts w:ascii="Times New Roman" w:hAnsi="Times New Roman" w:eastAsia="方正仿宋_GBK"/>
          <w:b w:val="0"/>
          <w:sz w:val="24"/>
        </w:rPr>
        <w:t xml:space="preserve"> MW。</w:t>
      </w:r>
      <w:ins w:id="21218" w:author="xh" w:date="2026-10-19T13:33:39+08:00">
        <w:r>
          <w:rPr>
            <w:rFonts w:ascii="Times New Roman" w:hAnsi="Times New Roman" w:eastAsia="方正仿宋_GBK"/>
            <w:b w:val="0"/>
            <w:sz w:val="24"/>
          </w:rPr>
          <w:t xml:space="preserve">其中与翟山变之间的主要通道承担3.98 MW净功率转接，使用已投运新增联络。</w:t>
        </w:r>
      </w:ins>
    </w:p>
    <w:p w14:paraId="5F065048">
      <w:pPr>
        <w:pStyle w:val="2"/>
        <w:widowControl/>
        <w:spacing w:before="0" w:after="0" w:line="348" w:lineRule="exact"/>
        <w:ind w:firstLine="480"/>
        <w:jc w:val="both"/>
      </w:pPr>
      <w:ins w:id="21219" w:author="xh" w:date="2026-10-19T13:34:18+08:00">
        <w:r>
          <w:rPr>
            <w:rFonts w:ascii="Times New Roman" w:hAnsi="Times New Roman" w:eastAsia="方正仿宋_GBK"/>
            <w:b w:val="0"/>
            <w:sz w:val="24"/>
          </w:rPr>
          <w:t xml:space="preserve">两方案本站</w:t>
        </w:r>
      </w:ins>
      <w:del w:id="21220" w:author="xh" w:date="2026-10-19T13:34:18+08:00">
        <w:r>
          <w:rPr>
            <w:rFonts w:ascii="Times New Roman" w:hAnsi="Times New Roman" w:eastAsia="方正仿宋_GBK"/>
            <w:b w:val="0"/>
            <w:sz w:val="24"/>
          </w:rPr>
          <w:delText xml:space="preserve">按</w:delText>
        </w:r>
      </w:del>
      <w:r>
        <w:rPr>
          <w:rFonts w:ascii="Times New Roman" w:hAnsi="Times New Roman" w:eastAsia="方正仿宋_GBK"/>
          <w:b w:val="0"/>
          <w:sz w:val="24"/>
        </w:rPr>
        <w:t xml:space="preserve">最</w:t>
      </w:r>
      <w:ins w:id="21221" w:author="xh" w:date="2026-10-19T13:34:18+08:00">
        <w:r>
          <w:rPr>
            <w:rFonts w:ascii="Times New Roman" w:hAnsi="Times New Roman" w:eastAsia="方正仿宋_GBK"/>
            <w:b w:val="0"/>
            <w:sz w:val="24"/>
          </w:rPr>
          <w:t xml:space="preserve">终</w:t>
        </w:r>
      </w:ins>
      <w:del w:id="21222" w:author="xh" w:date="2026-10-19T13:34:18+08:00">
        <w:r>
          <w:rPr>
            <w:rFonts w:ascii="Times New Roman" w:hAnsi="Times New Roman" w:eastAsia="方正仿宋_GBK"/>
            <w:b w:val="0"/>
            <w:sz w:val="24"/>
          </w:rPr>
          <w:delText xml:space="preserve">大单台</w:delText>
        </w:r>
      </w:del>
      <w:r>
        <w:rPr>
          <w:rFonts w:ascii="Times New Roman" w:hAnsi="Times New Roman" w:eastAsia="方正仿宋_GBK"/>
          <w:b w:val="0"/>
          <w:sz w:val="24"/>
        </w:rPr>
        <w:t xml:space="preserve">主变</w:t>
      </w:r>
      <w:ins w:id="21223" w:author="xh" w:date="2026-10-19T13:34:18+08:00">
        <w:r>
          <w:rPr>
            <w:rFonts w:ascii="Times New Roman" w:hAnsi="Times New Roman" w:eastAsia="方正仿宋_GBK"/>
            <w:b w:val="0"/>
            <w:sz w:val="24"/>
          </w:rPr>
          <w:t xml:space="preserve">和</w:t>
        </w:r>
      </w:ins>
      <w:del w:id="21224" w:author="xh" w:date="2026-10-19T13:34:18+08:00">
        <w:r>
          <w:rPr>
            <w:rFonts w:ascii="Times New Roman" w:hAnsi="Times New Roman" w:eastAsia="方正仿宋_GBK"/>
            <w:b w:val="0"/>
            <w:sz w:val="24"/>
          </w:rPr>
          <w:delText xml:space="preserve">N-1校核，本站剩余容量为80.00 MVA，两代表工况重新转供后的本站净负荷分别为28.55 MW、11.59 MW，两方向最小容量余量为47.45 MW，正向</w:delText>
        </w:r>
      </w:del>
      <w:r>
        <w:rPr>
          <w:rFonts w:ascii="Times New Roman" w:hAnsi="Times New Roman" w:eastAsia="方正仿宋_GBK"/>
          <w:b w:val="0"/>
          <w:sz w:val="24"/>
        </w:rPr>
        <w:t xml:space="preserve">储能</w:t>
      </w:r>
      <w:ins w:id="21225" w:author="xh" w:date="2026-10-19T13:34:18+08:00">
        <w:r>
          <w:rPr>
            <w:rFonts w:ascii="Times New Roman" w:hAnsi="Times New Roman" w:eastAsia="方正仿宋_GBK"/>
            <w:b w:val="0"/>
            <w:sz w:val="24"/>
          </w:rPr>
          <w:t xml:space="preserve">规模相同，局部设备采用结果保持一致</w:t>
        </w:r>
      </w:ins>
      <w:del w:id="21226" w:author="xh" w:date="2026-10-19T13:34:18+08:00">
        <w:r>
          <w:rPr>
            <w:rFonts w:ascii="Times New Roman" w:hAnsi="Times New Roman" w:eastAsia="方正仿宋_GBK"/>
            <w:b w:val="0"/>
            <w:sz w:val="24"/>
          </w:rPr>
          <w:delText xml:space="preserve">有效支撑功率为0.00 MW</w:delText>
        </w:r>
      </w:del>
      <w:r>
        <w:rPr>
          <w:rFonts w:ascii="Times New Roman" w:hAnsi="Times New Roman" w:eastAsia="方正仿宋_GBK"/>
          <w:b w:val="0"/>
          <w:sz w:val="24"/>
        </w:rPr>
        <w:t xml:space="preserve">。</w:t>
      </w:r>
    </w:p>
    <w:p w14:paraId="3E0F7CB5">
      <w:pPr>
        <w:pStyle w:val="2"/>
        <w:widowControl/>
        <w:spacing w:before="0" w:after="0" w:line="348" w:lineRule="exact"/>
        <w:ind w:firstLine="480"/>
        <w:jc w:val="both"/>
        <w:rPr>
          <w:del w:id="21227" w:author="xh" w:date="2026-10-19T13:34:57+08:00"/>
        </w:rPr>
      </w:pPr>
      <w:del w:id="21228" w:author="xh" w:date="2026-10-19T13:34:57+08:00">
        <w:r>
          <w:rPr>
            <w:rFonts w:ascii="Times New Roman" w:hAnsi="Times New Roman" w:eastAsia="方正仿宋_GBK"/>
            <w:b w:val="0"/>
            <w:sz w:val="24"/>
          </w:rPr>
          <w:delText>四年校核截面中，本站绝对功率最大的工况出现在2023年，转接前为38.68 MW，主要表现为正向受电需求，该年设备在最大单台主变N-1后剩余容量为80.00 MVA。该工况本站由剩余主变满足承载要求。</w:delText>
        </w:r>
      </w:del>
    </w:p>
    <w:p w14:paraId="1BFA9FD4">
      <w:pPr>
        <w:pStyle w:val="7"/>
        <w:keepNext/>
        <w:numPr>
          <w:ilvl w:val="0"/>
          <w:numId w:val="0"/>
        </w:numPr>
        <w:spacing w:before="160" w:after="120" w:line="360" w:lineRule="exact"/>
        <w:ind w:firstLine="0"/>
      </w:pPr>
      <w:bookmarkStart w:id="239" w:name="石桥变规划分析"/>
      <w:r>
        <w:rPr>
          <w:rFonts w:ascii="Times New Roman" w:hAnsi="Times New Roman" w:eastAsia="方正仿宋_GBK"/>
          <w:b/>
          <w:sz w:val="24"/>
        </w:rPr>
        <w:t>石桥变规划分析</w:t>
      </w:r>
      <w:bookmarkEnd w:id="239"/>
    </w:p>
    <w:p w14:paraId="7EDD5B2F">
      <w:pPr>
        <w:pStyle w:val="115"/>
        <w:widowControl/>
        <w:spacing w:before="0" w:after="0" w:line="348" w:lineRule="exact"/>
        <w:ind w:firstLine="480"/>
        <w:jc w:val="both"/>
      </w:pPr>
      <w:r>
        <w:rPr>
          <w:rFonts w:ascii="Times New Roman" w:hAnsi="Times New Roman" w:eastAsia="方正仿宋_GBK"/>
          <w:b w:val="0"/>
          <w:sz w:val="24"/>
        </w:rPr>
        <w:t xml:space="preserve">该站</w:t>
      </w:r>
      <w:ins w:id="21229" w:author="xh" w:date="2026-10-19T13:35:37+08:00">
        <w:r>
          <w:rPr>
            <w:rFonts w:ascii="Times New Roman" w:hAnsi="Times New Roman" w:eastAsia="方正仿宋_GBK"/>
            <w:b w:val="0"/>
            <w:sz w:val="24"/>
          </w:rPr>
          <w:t xml:space="preserve">2021年主变组合为80.00+80.00 MVA。弹性方案2022—2035年保留</w:t>
        </w:r>
      </w:ins>
      <w:r>
        <w:rPr>
          <w:rFonts w:ascii="Times New Roman" w:hAnsi="Times New Roman" w:eastAsia="方正仿宋_GBK"/>
          <w:b w:val="0"/>
          <w:sz w:val="24"/>
        </w:rPr>
        <w:t xml:space="preserve">初始主变组合</w:t>
      </w:r>
      <w:ins w:id="21230" w:author="xh" w:date="2026-10-19T13:35:37+08:00">
        <w:r>
          <w:rPr>
            <w:rFonts w:ascii="Times New Roman" w:hAnsi="Times New Roman" w:eastAsia="方正仿宋_GBK"/>
            <w:b w:val="0"/>
            <w:sz w:val="24"/>
          </w:rPr>
          <w:t xml:space="preserve">。储能按本地支撑需求分批增加，新增额定功率</w:t>
        </w:r>
      </w:ins>
      <w:r>
        <w:rPr>
          <w:rFonts w:ascii="Times New Roman" w:hAnsi="Times New Roman" w:eastAsia="方正仿宋_GBK"/>
          <w:b w:val="0"/>
          <w:sz w:val="24"/>
        </w:rPr>
        <w:t xml:space="preserve">为</w:t>
      </w:r>
      <w:ins w:id="21231" w:author="xh" w:date="2026-10-19T13:35:37+08:00">
        <w:r>
          <w:rPr>
            <w:rFonts w:ascii="Times New Roman" w:hAnsi="Times New Roman" w:eastAsia="方正仿宋_GBK"/>
            <w:b w:val="0"/>
            <w:sz w:val="24"/>
          </w:rPr>
          <w:t xml:space="preserve">20</w:t>
        </w:r>
      </w:ins>
      <w:del w:id="21232" w:author="xh" w:date="2026-10-19T13:35:37+08:00">
        <w:r>
          <w:rPr>
            <w:rFonts w:ascii="Times New Roman" w:hAnsi="Times New Roman" w:eastAsia="方正仿宋_GBK"/>
            <w:b w:val="0"/>
            <w:sz w:val="24"/>
          </w:rPr>
          <w:delText xml:space="preserve">6</w:delText>
        </w:r>
      </w:del>
      <w:r>
        <w:rPr>
          <w:rFonts w:ascii="Times New Roman" w:hAnsi="Times New Roman" w:eastAsia="方正仿宋_GBK"/>
          <w:b w:val="0"/>
          <w:sz w:val="24"/>
        </w:rPr>
        <w:t xml:space="preserve">3</w:t>
      </w:r>
      <w:ins w:id="21233" w:author="xh" w:date="2026-10-19T13:35:37+08:00">
        <w:r>
          <w:rPr>
            <w:rFonts w:ascii="Times New Roman" w:hAnsi="Times New Roman" w:eastAsia="方正仿宋_GBK"/>
            <w:b w:val="0"/>
            <w:sz w:val="24"/>
          </w:rPr>
          <w:t xml:space="preserve">2年0.9</w:t>
        </w:r>
      </w:ins>
      <w:del w:id="21234" w:author="xh" w:date="2026-10-19T13:35:37+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0 M</w:t>
      </w:r>
      <w:ins w:id="21235" w:author="xh" w:date="2026-10-19T13:35:37+08:00">
        <w:r>
          <w:rPr>
            <w:rFonts w:ascii="Times New Roman" w:hAnsi="Times New Roman" w:eastAsia="方正仿宋_GBK"/>
            <w:b w:val="0"/>
            <w:sz w:val="24"/>
          </w:rPr>
          <w:t xml:space="preserve">W</w:t>
        </w:r>
      </w:ins>
      <w:del w:id="21236" w:author="xh" w:date="2026-10-19T13:35:37+08:00">
        <w:r>
          <w:rPr>
            <w:rFonts w:ascii="Times New Roman" w:hAnsi="Times New Roman" w:eastAsia="方正仿宋_GBK"/>
            <w:b w:val="0"/>
            <w:sz w:val="24"/>
          </w:rPr>
          <w:delText xml:space="preserve">VA，弹性方案四年均保留该组合，供电任务由主变及网络承担</w:delText>
        </w:r>
      </w:del>
      <w:r>
        <w:rPr>
          <w:rFonts w:ascii="Times New Roman" w:hAnsi="Times New Roman" w:eastAsia="方正仿宋_GBK"/>
          <w:b w:val="0"/>
          <w:sz w:val="24"/>
        </w:rPr>
        <w:t xml:space="preserve">。</w:t>
      </w:r>
    </w:p>
    <w:p w14:paraId="37CA03E8">
      <w:pPr>
        <w:pStyle w:val="2"/>
        <w:widowControl/>
        <w:spacing w:before="0" w:after="0" w:line="348" w:lineRule="exact"/>
        <w:ind w:firstLine="480"/>
        <w:jc w:val="both"/>
      </w:pPr>
      <w:r>
        <w:rPr>
          <w:rFonts w:ascii="Times New Roman" w:hAnsi="Times New Roman" w:eastAsia="方正仿宋_GBK"/>
          <w:b w:val="0"/>
          <w:sz w:val="24"/>
        </w:rPr>
        <w:t xml:space="preserve">2025年</w:t>
      </w:r>
      <w:del w:id="21237" w:author="xh" w:date="2026-10-19T13:36:16+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最大正向、反向净负荷分别为110.02 MW、10.95 MW</w:t>
      </w:r>
      <w:ins w:id="21238" w:author="xh" w:date="2026-10-19T13:36:16+08:00">
        <w:r>
          <w:rPr>
            <w:rFonts w:ascii="Times New Roman" w:hAnsi="Times New Roman" w:eastAsia="方正仿宋_GBK"/>
            <w:b w:val="0"/>
            <w:sz w:val="24"/>
          </w:rPr>
          <w:t xml:space="preserve">，2035年分别为160.20 MW、87.97 MW</w:t>
        </w:r>
      </w:ins>
      <w:r>
        <w:rPr>
          <w:rFonts w:ascii="Times New Roman" w:hAnsi="Times New Roman" w:eastAsia="方正仿宋_GBK"/>
          <w:b w:val="0"/>
          <w:sz w:val="24"/>
        </w:rPr>
        <w:t xml:space="preserve">。</w:t>
      </w:r>
      <w:ins w:id="21239" w:author="xh" w:date="2026-10-19T13:36:16+08:00">
        <w:r>
          <w:rPr>
            <w:rFonts w:ascii="Times New Roman" w:hAnsi="Times New Roman" w:eastAsia="方正仿宋_GBK"/>
            <w:b w:val="0"/>
            <w:sz w:val="24"/>
          </w:rPr>
          <w:t xml:space="preserve">2035年</w:t>
        </w:r>
      </w:ins>
      <w:del w:id="21240" w:author="xh" w:date="2026-10-19T13:36:16+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21241" w:author="xh" w:date="2026-10-19T13:36:16+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21242" w:author="xh" w:date="2026-10-19T13:36:16+08:00">
        <w:r>
          <w:rPr>
            <w:rFonts w:ascii="Times New Roman" w:hAnsi="Times New Roman" w:eastAsia="方正仿宋_GBK"/>
            <w:b w:val="0"/>
            <w:sz w:val="24"/>
          </w:rPr>
          <w:delText xml:space="preserve">为</w:delText>
        </w:r>
      </w:del>
      <w:r>
        <w:rPr>
          <w:rFonts w:ascii="Times New Roman" w:hAnsi="Times New Roman" w:eastAsia="方正仿宋_GBK"/>
          <w:b w:val="0"/>
          <w:sz w:val="24"/>
        </w:rPr>
        <w:t xml:space="preserve">1</w:t>
      </w:r>
      <w:ins w:id="21243" w:author="xh" w:date="2026-10-19T13:36:16+08:00">
        <w:r>
          <w:rPr>
            <w:rFonts w:ascii="Times New Roman" w:hAnsi="Times New Roman" w:eastAsia="方正仿宋_GBK"/>
            <w:b w:val="0"/>
            <w:sz w:val="24"/>
          </w:rPr>
          <w:t xml:space="preserve">60</w:t>
        </w:r>
      </w:ins>
      <w:del w:id="21244" w:author="xh" w:date="2026-10-19T13:36:16+08:00">
        <w:r>
          <w:rPr>
            <w:rFonts w:ascii="Times New Roman" w:hAnsi="Times New Roman" w:eastAsia="方正仿宋_GBK"/>
            <w:b w:val="0"/>
            <w:sz w:val="24"/>
          </w:rPr>
          <w:delText xml:space="preserve">43</w:delText>
        </w:r>
      </w:del>
      <w:r>
        <w:rPr>
          <w:rFonts w:ascii="Times New Roman" w:hAnsi="Times New Roman" w:eastAsia="方正仿宋_GBK"/>
          <w:b w:val="0"/>
          <w:sz w:val="24"/>
        </w:rPr>
        <w:t xml:space="preserve">.00 MVA、储能额定功率0.00 MW，弹性方案分别为1</w:t>
      </w:r>
      <w:ins w:id="21245" w:author="xh" w:date="2026-10-19T13:36:16+08:00">
        <w:r>
          <w:rPr>
            <w:rFonts w:ascii="Times New Roman" w:hAnsi="Times New Roman" w:eastAsia="方正仿宋_GBK"/>
            <w:b w:val="0"/>
            <w:sz w:val="24"/>
          </w:rPr>
          <w:t xml:space="preserve">60</w:t>
        </w:r>
      </w:ins>
      <w:del w:id="21246" w:author="xh" w:date="2026-10-19T13:36:16+08:00">
        <w:r>
          <w:rPr>
            <w:rFonts w:ascii="Times New Roman" w:hAnsi="Times New Roman" w:eastAsia="方正仿宋_GBK"/>
            <w:b w:val="0"/>
            <w:sz w:val="24"/>
          </w:rPr>
          <w:delText xml:space="preserve">43</w:delText>
        </w:r>
      </w:del>
      <w:r>
        <w:rPr>
          <w:rFonts w:ascii="Times New Roman" w:hAnsi="Times New Roman" w:eastAsia="方正仿宋_GBK"/>
          <w:b w:val="0"/>
          <w:sz w:val="24"/>
        </w:rPr>
        <w:t xml:space="preserve">.00 MVA和0.</w:t>
      </w:r>
      <w:ins w:id="21247" w:author="xh" w:date="2026-10-19T13:36:16+08:00">
        <w:r>
          <w:rPr>
            <w:rFonts w:ascii="Times New Roman" w:hAnsi="Times New Roman" w:eastAsia="方正仿宋_GBK"/>
            <w:b w:val="0"/>
            <w:sz w:val="24"/>
          </w:rPr>
          <w:t xml:space="preserve">9</w:t>
        </w:r>
      </w:ins>
      <w:del w:id="21248" w:author="xh" w:date="2026-10-19T13:36:16+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w:t>
      </w:r>
      <w:ins w:id="21249" w:author="xh" w:date="2026-10-19T13:36:16+08:00">
        <w:r>
          <w:rPr>
            <w:rFonts w:ascii="Times New Roman" w:hAnsi="Times New Roman" w:eastAsia="方正仿宋_GBK"/>
            <w:b w:val="0"/>
            <w:sz w:val="24"/>
          </w:rPr>
          <w:t xml:space="preserve">。</w:t>
        </w:r>
      </w:ins>
      <w:del w:id="21250" w:author="xh" w:date="2026-10-19T13:36:16+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21251" w:author="xh" w:date="2026-10-19T13:36:16+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21252" w:author="xh" w:date="2026-10-19T13:36:16+08:00">
        <w:r>
          <w:rPr>
            <w:rFonts w:ascii="Times New Roman" w:hAnsi="Times New Roman" w:eastAsia="方正仿宋_GBK"/>
            <w:b w:val="0"/>
            <w:sz w:val="24"/>
          </w:rPr>
          <w:delText xml:space="preserve">弹性方案按当年各站局部极值计算的站级负载率为81%。</w:delText>
        </w:r>
      </w:del>
    </w:p>
    <w:p w14:paraId="279E51C8">
      <w:pPr>
        <w:pStyle w:val="2"/>
        <w:keepNext/>
        <w:spacing w:before="120" w:after="80" w:line="280" w:lineRule="exact"/>
        <w:ind w:firstLine="0"/>
        <w:jc w:val="center"/>
      </w:pPr>
      <w:r>
        <w:rPr>
          <w:rFonts w:ascii="Times New Roman" w:hAnsi="Times New Roman" w:eastAsia="宋体"/>
          <w:b w:val="0"/>
          <w:sz w:val="21"/>
        </w:rPr>
        <w:t xml:space="preserve">表5-50 石桥变</w:t>
      </w:r>
      <w:ins w:id="21253" w:author="xh" w:date="2026-10-19T13:36:56+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AB78D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21254" w:author="xh" w:date="2026-10-19T13:37:35+08:00"/>
        </w:trPr>
        <w:tc>
          <w:tcPr>
            <w:tcW w:w="1039" w:type="dxa"/>
            <w:tcMar>
              <w:left w:w="70" w:type="dxa"/>
              <w:right w:w="70" w:type="dxa"/>
            </w:tcMar>
            <w:vAlign w:val="center"/>
          </w:tcPr>
          <w:p w14:paraId="3C48DB46">
            <w:pPr>
              <w:keepNext/>
              <w:spacing w:before="20" w:after="20" w:line="260" w:lineRule="exact"/>
              <w:ind w:left="0" w:leftChars="0" w:right="0" w:rightChars="0" w:firstLine="0" w:firstLineChars="0"/>
              <w:jc w:val="center"/>
              <w:rPr>
                <w:del w:id="21263" w:author="xh" w:date="2026-10-19T13:37:35+08:00"/>
              </w:rPr>
            </w:pPr>
            <w:del w:id="21264" w:author="xh" w:date="2026-10-19T13:37:35+08:00">
              <w:r>
                <w:rPr>
                  <w:rFonts w:ascii="Times New Roman" w:hAnsi="Times New Roman" w:eastAsia="宋体"/>
                  <w:b/>
                  <w:sz w:val="18"/>
                </w:rPr>
                <w:delText>方案</w:delText>
              </w:r>
            </w:del>
          </w:p>
        </w:tc>
        <w:tc>
          <w:tcPr>
            <w:tcW w:w="1039" w:type="dxa"/>
            <w:tcMar>
              <w:left w:w="70" w:type="dxa"/>
              <w:right w:w="70" w:type="dxa"/>
            </w:tcMar>
            <w:vAlign w:val="center"/>
          </w:tcPr>
          <w:p w14:paraId="47745310">
            <w:pPr>
              <w:keepNext/>
              <w:spacing w:before="20" w:after="20" w:line="260" w:lineRule="exact"/>
              <w:ind w:left="0" w:leftChars="0" w:right="0" w:rightChars="0" w:firstLine="0" w:firstLineChars="0"/>
              <w:jc w:val="center"/>
              <w:rPr>
                <w:del w:id="21265" w:author="xh" w:date="2026-10-19T13:37:35+08:00"/>
              </w:rPr>
            </w:pPr>
            <w:del w:id="21266" w:author="xh" w:date="2026-10-19T13:37:35+08:00">
              <w:r>
                <w:rPr>
                  <w:rFonts w:ascii="Times New Roman" w:hAnsi="Times New Roman" w:eastAsia="宋体"/>
                  <w:b/>
                  <w:sz w:val="18"/>
                </w:rPr>
                <w:delText>年份</w:delText>
              </w:r>
            </w:del>
          </w:p>
        </w:tc>
        <w:tc>
          <w:tcPr>
            <w:tcW w:w="1039" w:type="dxa"/>
            <w:tcMar>
              <w:left w:w="70" w:type="dxa"/>
              <w:right w:w="70" w:type="dxa"/>
            </w:tcMar>
            <w:vAlign w:val="center"/>
          </w:tcPr>
          <w:p w14:paraId="7BC6E6EB">
            <w:pPr>
              <w:keepNext/>
              <w:spacing w:before="20" w:after="20" w:line="260" w:lineRule="exact"/>
              <w:ind w:left="0" w:leftChars="0" w:right="0" w:rightChars="0" w:firstLine="0" w:firstLineChars="0"/>
              <w:jc w:val="center"/>
              <w:rPr>
                <w:del w:id="21267" w:author="xh" w:date="2026-10-19T13:37:35+08:00"/>
              </w:rPr>
            </w:pPr>
            <w:del w:id="21268" w:author="xh" w:date="2026-10-19T13:37:35+08:00">
              <w:r>
                <w:rPr>
                  <w:rFonts w:ascii="Times New Roman" w:hAnsi="Times New Roman" w:eastAsia="宋体"/>
                  <w:b/>
                  <w:sz w:val="18"/>
                </w:rPr>
                <w:delText>主变组合/MVA</w:delText>
              </w:r>
            </w:del>
          </w:p>
        </w:tc>
        <w:tc>
          <w:tcPr>
            <w:tcW w:w="1039" w:type="dxa"/>
            <w:tcMar>
              <w:left w:w="70" w:type="dxa"/>
              <w:right w:w="70" w:type="dxa"/>
            </w:tcMar>
            <w:vAlign w:val="center"/>
          </w:tcPr>
          <w:p w14:paraId="50EB81EF">
            <w:pPr>
              <w:keepNext/>
              <w:spacing w:before="20" w:after="20" w:line="260" w:lineRule="exact"/>
              <w:ind w:left="0" w:leftChars="0" w:right="0" w:rightChars="0" w:firstLine="0" w:firstLineChars="0"/>
              <w:jc w:val="center"/>
              <w:rPr>
                <w:del w:id="21269" w:author="xh" w:date="2026-10-19T13:37:35+08:00"/>
              </w:rPr>
            </w:pPr>
            <w:del w:id="21270" w:author="xh" w:date="2026-10-19T13:37:35+08:00">
              <w:r>
                <w:rPr>
                  <w:rFonts w:ascii="Times New Roman" w:hAnsi="Times New Roman" w:eastAsia="宋体"/>
                  <w:b/>
                  <w:sz w:val="18"/>
                </w:rPr>
                <w:delText>总容量/MVA</w:delText>
              </w:r>
            </w:del>
          </w:p>
        </w:tc>
        <w:tc>
          <w:tcPr>
            <w:tcW w:w="1039" w:type="dxa"/>
            <w:tcMar>
              <w:left w:w="70" w:type="dxa"/>
              <w:right w:w="70" w:type="dxa"/>
            </w:tcMar>
            <w:vAlign w:val="center"/>
          </w:tcPr>
          <w:p w14:paraId="7B213ED0">
            <w:pPr>
              <w:keepNext/>
              <w:spacing w:before="20" w:after="20" w:line="260" w:lineRule="exact"/>
              <w:ind w:left="0" w:leftChars="0" w:right="0" w:rightChars="0" w:firstLine="0" w:firstLineChars="0"/>
              <w:jc w:val="center"/>
              <w:rPr>
                <w:del w:id="21271" w:author="xh" w:date="2026-10-19T13:37:35+08:00"/>
              </w:rPr>
            </w:pPr>
            <w:del w:id="21272" w:author="xh" w:date="2026-10-19T13:37:35+08:00">
              <w:r>
                <w:rPr>
                  <w:rFonts w:ascii="Times New Roman" w:hAnsi="Times New Roman" w:eastAsia="宋体"/>
                  <w:b/>
                  <w:sz w:val="18"/>
                </w:rPr>
                <w:delText>储能额定功率/MW</w:delText>
              </w:r>
            </w:del>
          </w:p>
        </w:tc>
        <w:tc>
          <w:tcPr>
            <w:tcW w:w="1039" w:type="dxa"/>
            <w:tcMar>
              <w:left w:w="70" w:type="dxa"/>
              <w:right w:w="70" w:type="dxa"/>
            </w:tcMar>
            <w:vAlign w:val="center"/>
          </w:tcPr>
          <w:p w14:paraId="68F1A871">
            <w:pPr>
              <w:keepNext/>
              <w:spacing w:before="20" w:after="20" w:line="260" w:lineRule="exact"/>
              <w:ind w:left="0" w:leftChars="0" w:right="0" w:rightChars="0" w:firstLine="0" w:firstLineChars="0"/>
              <w:jc w:val="center"/>
              <w:rPr>
                <w:del w:id="21273" w:author="xh" w:date="2026-10-19T13:37:35+08:00"/>
              </w:rPr>
            </w:pPr>
            <w:del w:id="21274" w:author="xh" w:date="2026-10-19T13:37:35+08:00">
              <w:r>
                <w:rPr>
                  <w:rFonts w:ascii="Times New Roman" w:hAnsi="Times New Roman" w:eastAsia="宋体"/>
                  <w:b/>
                  <w:sz w:val="18"/>
                </w:rPr>
                <w:delText>转出/MW</w:delText>
              </w:r>
            </w:del>
          </w:p>
        </w:tc>
        <w:tc>
          <w:tcPr>
            <w:tcW w:w="1039" w:type="dxa"/>
            <w:tcMar>
              <w:left w:w="70" w:type="dxa"/>
              <w:right w:w="70" w:type="dxa"/>
            </w:tcMar>
            <w:vAlign w:val="center"/>
          </w:tcPr>
          <w:p w14:paraId="71FCB96B">
            <w:pPr>
              <w:keepNext/>
              <w:spacing w:before="20" w:after="20" w:line="260" w:lineRule="exact"/>
              <w:ind w:left="0" w:leftChars="0" w:right="0" w:rightChars="0" w:firstLine="0" w:firstLineChars="0"/>
              <w:jc w:val="center"/>
              <w:rPr>
                <w:del w:id="21275" w:author="xh" w:date="2026-10-19T13:37:35+08:00"/>
              </w:rPr>
            </w:pPr>
            <w:del w:id="21276" w:author="xh" w:date="2026-10-19T13:37:35+08:00">
              <w:r>
                <w:rPr>
                  <w:rFonts w:ascii="Times New Roman" w:hAnsi="Times New Roman" w:eastAsia="宋体"/>
                  <w:b/>
                  <w:sz w:val="18"/>
                </w:rPr>
                <w:delText>承接/MW</w:delText>
              </w:r>
            </w:del>
          </w:p>
        </w:tc>
        <w:tc>
          <w:tcPr>
            <w:tcW w:w="1039" w:type="dxa"/>
            <w:tcMar>
              <w:left w:w="70" w:type="dxa"/>
              <w:right w:w="70" w:type="dxa"/>
            </w:tcMar>
            <w:vAlign w:val="center"/>
          </w:tcPr>
          <w:p w14:paraId="2FC9F27F">
            <w:pPr>
              <w:keepNext/>
              <w:spacing w:before="20" w:after="20" w:line="260" w:lineRule="exact"/>
              <w:ind w:left="0" w:leftChars="0" w:right="0" w:rightChars="0" w:firstLine="0" w:firstLineChars="0"/>
              <w:jc w:val="center"/>
              <w:rPr>
                <w:del w:id="21277" w:author="xh" w:date="2026-10-19T13:37:35+08:00"/>
              </w:rPr>
            </w:pPr>
            <w:del w:id="21278" w:author="xh" w:date="2026-10-19T13:37:35+08:00">
              <w:r>
                <w:rPr>
                  <w:rFonts w:ascii="Times New Roman" w:hAnsi="Times New Roman" w:eastAsia="宋体"/>
                  <w:b/>
                  <w:sz w:val="18"/>
                </w:rPr>
                <w:delText>转接后净负荷/MW</w:delText>
              </w:r>
            </w:del>
          </w:p>
        </w:tc>
      </w:tr>
      <w:tr w14:paraId="79150C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255" w:author="xh" w:date="2026-10-19T13:37:35+08:00"/>
        </w:trPr>
        <w:tc>
          <w:tcPr>
            <w:tcW w:w="1039" w:type="dxa"/>
            <w:tcMar>
              <w:left w:w="70" w:type="dxa"/>
              <w:right w:w="70" w:type="dxa"/>
            </w:tcMar>
            <w:vAlign w:val="center"/>
          </w:tcPr>
          <w:p w14:paraId="7F1091F4">
            <w:pPr>
              <w:keepNext/>
              <w:spacing w:before="20" w:after="20" w:line="260" w:lineRule="exact"/>
              <w:ind w:left="0" w:leftChars="0" w:right="0" w:rightChars="0" w:firstLine="0" w:firstLineChars="0"/>
              <w:jc w:val="center"/>
              <w:rPr>
                <w:del w:id="21279" w:author="xh" w:date="2026-10-19T13:37:35+08:00"/>
              </w:rPr>
            </w:pPr>
            <w:del w:id="21280" w:author="xh" w:date="2026-10-19T13:37:35+08:00">
              <w:r>
                <w:rPr>
                  <w:rFonts w:ascii="Times New Roman" w:hAnsi="Times New Roman" w:eastAsia="宋体"/>
                  <w:b w:val="0"/>
                  <w:sz w:val="18"/>
                </w:rPr>
                <w:delText>刚性</w:delText>
              </w:r>
            </w:del>
          </w:p>
        </w:tc>
        <w:tc>
          <w:tcPr>
            <w:tcW w:w="1039" w:type="dxa"/>
            <w:tcMar>
              <w:left w:w="70" w:type="dxa"/>
              <w:right w:w="70" w:type="dxa"/>
            </w:tcMar>
            <w:vAlign w:val="center"/>
          </w:tcPr>
          <w:p w14:paraId="541CD5A8">
            <w:pPr>
              <w:keepNext/>
              <w:spacing w:before="20" w:after="20" w:line="260" w:lineRule="exact"/>
              <w:ind w:left="0" w:leftChars="0" w:right="0" w:rightChars="0" w:firstLine="0" w:firstLineChars="0"/>
              <w:jc w:val="center"/>
              <w:rPr>
                <w:del w:id="21281" w:author="xh" w:date="2026-10-19T13:37:35+08:00"/>
              </w:rPr>
            </w:pPr>
            <w:del w:id="21282" w:author="xh" w:date="2026-10-19T13:37:35+08:00">
              <w:r>
                <w:rPr>
                  <w:rFonts w:ascii="Times New Roman" w:hAnsi="Times New Roman" w:eastAsia="宋体"/>
                  <w:b w:val="0"/>
                  <w:sz w:val="18"/>
                </w:rPr>
                <w:delText>2022</w:delText>
              </w:r>
            </w:del>
          </w:p>
        </w:tc>
        <w:tc>
          <w:tcPr>
            <w:tcW w:w="1039" w:type="dxa"/>
            <w:tcMar>
              <w:left w:w="70" w:type="dxa"/>
              <w:right w:w="70" w:type="dxa"/>
            </w:tcMar>
            <w:vAlign w:val="center"/>
          </w:tcPr>
          <w:p w14:paraId="5AF60718">
            <w:pPr>
              <w:keepNext/>
              <w:spacing w:before="20" w:after="20" w:line="260" w:lineRule="exact"/>
              <w:ind w:left="0" w:leftChars="0" w:right="0" w:rightChars="0" w:firstLine="0" w:firstLineChars="0"/>
              <w:jc w:val="center"/>
              <w:rPr>
                <w:del w:id="21283" w:author="xh" w:date="2026-10-19T13:37:35+08:00"/>
              </w:rPr>
            </w:pPr>
            <w:del w:id="21284" w:author="xh" w:date="2026-10-19T13:37:35+08:00">
              <w:r>
                <w:rPr>
                  <w:rFonts w:ascii="Times New Roman" w:hAnsi="Times New Roman" w:eastAsia="宋体"/>
                  <w:b w:val="0"/>
                  <w:sz w:val="18"/>
                </w:rPr>
                <w:delText>63+80</w:delText>
              </w:r>
            </w:del>
          </w:p>
        </w:tc>
        <w:tc>
          <w:tcPr>
            <w:tcW w:w="1039" w:type="dxa"/>
            <w:tcMar>
              <w:left w:w="70" w:type="dxa"/>
              <w:right w:w="70" w:type="dxa"/>
            </w:tcMar>
            <w:vAlign w:val="center"/>
          </w:tcPr>
          <w:p w14:paraId="5BA6E880">
            <w:pPr>
              <w:keepNext/>
              <w:spacing w:before="20" w:after="20" w:line="260" w:lineRule="exact"/>
              <w:ind w:left="0" w:leftChars="0" w:right="0" w:rightChars="0" w:firstLine="0" w:firstLineChars="0"/>
              <w:jc w:val="center"/>
              <w:rPr>
                <w:del w:id="21285" w:author="xh" w:date="2026-10-19T13:37:35+08:00"/>
              </w:rPr>
            </w:pPr>
            <w:del w:id="21286" w:author="xh" w:date="2026-10-19T13:37:35+08:00">
              <w:r>
                <w:rPr>
                  <w:rFonts w:ascii="Times New Roman" w:hAnsi="Times New Roman" w:eastAsia="宋体"/>
                  <w:b w:val="0"/>
                  <w:sz w:val="18"/>
                </w:rPr>
                <w:delText>143.00</w:delText>
              </w:r>
            </w:del>
          </w:p>
        </w:tc>
        <w:tc>
          <w:tcPr>
            <w:tcW w:w="1039" w:type="dxa"/>
            <w:tcMar>
              <w:left w:w="70" w:type="dxa"/>
              <w:right w:w="70" w:type="dxa"/>
            </w:tcMar>
            <w:vAlign w:val="center"/>
          </w:tcPr>
          <w:p w14:paraId="753F383E">
            <w:pPr>
              <w:keepNext/>
              <w:spacing w:before="20" w:after="20" w:line="260" w:lineRule="exact"/>
              <w:ind w:left="0" w:leftChars="0" w:right="0" w:rightChars="0" w:firstLine="0" w:firstLineChars="0"/>
              <w:jc w:val="center"/>
              <w:rPr>
                <w:del w:id="21287" w:author="xh" w:date="2026-10-19T13:37:35+08:00"/>
              </w:rPr>
            </w:pPr>
            <w:del w:id="21288"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307B0300">
            <w:pPr>
              <w:keepNext/>
              <w:spacing w:before="20" w:after="20" w:line="260" w:lineRule="exact"/>
              <w:ind w:left="0" w:leftChars="0" w:right="0" w:rightChars="0" w:firstLine="0" w:firstLineChars="0"/>
              <w:jc w:val="center"/>
              <w:rPr>
                <w:del w:id="21289" w:author="xh" w:date="2026-10-19T13:37:35+08:00"/>
              </w:rPr>
            </w:pPr>
            <w:del w:id="21290"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3C46A6F2">
            <w:pPr>
              <w:keepNext/>
              <w:spacing w:before="20" w:after="20" w:line="260" w:lineRule="exact"/>
              <w:ind w:left="0" w:leftChars="0" w:right="0" w:rightChars="0" w:firstLine="0" w:firstLineChars="0"/>
              <w:jc w:val="center"/>
              <w:rPr>
                <w:del w:id="21291" w:author="xh" w:date="2026-10-19T13:37:35+08:00"/>
              </w:rPr>
            </w:pPr>
            <w:del w:id="21292"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0A124E87">
            <w:pPr>
              <w:keepNext/>
              <w:spacing w:before="20" w:after="20" w:line="260" w:lineRule="exact"/>
              <w:ind w:left="0" w:leftChars="0" w:right="0" w:rightChars="0" w:firstLine="0" w:firstLineChars="0"/>
              <w:jc w:val="center"/>
              <w:rPr>
                <w:del w:id="21293" w:author="xh" w:date="2026-10-19T13:37:35+08:00"/>
              </w:rPr>
            </w:pPr>
            <w:del w:id="21294" w:author="xh" w:date="2026-10-19T13:37:35+08:00">
              <w:r>
                <w:rPr>
                  <w:rFonts w:ascii="Times New Roman" w:hAnsi="Times New Roman" w:eastAsia="宋体"/>
                  <w:b w:val="0"/>
                  <w:sz w:val="18"/>
                </w:rPr>
                <w:delText>97.17</w:delText>
              </w:r>
            </w:del>
          </w:p>
        </w:tc>
      </w:tr>
      <w:tr w14:paraId="34DC98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256" w:author="xh" w:date="2026-10-19T13:37:35+08:00"/>
        </w:trPr>
        <w:tc>
          <w:tcPr>
            <w:tcW w:w="1039" w:type="dxa"/>
            <w:tcMar>
              <w:left w:w="70" w:type="dxa"/>
              <w:right w:w="70" w:type="dxa"/>
            </w:tcMar>
            <w:vAlign w:val="center"/>
          </w:tcPr>
          <w:p w14:paraId="3D869543">
            <w:pPr>
              <w:keepNext/>
              <w:spacing w:before="20" w:after="20" w:line="260" w:lineRule="exact"/>
              <w:ind w:left="0" w:leftChars="0" w:right="0" w:rightChars="0" w:firstLine="0" w:firstLineChars="0"/>
              <w:jc w:val="center"/>
              <w:rPr>
                <w:del w:id="21295" w:author="xh" w:date="2026-10-19T13:37:35+08:00"/>
              </w:rPr>
            </w:pPr>
            <w:del w:id="21296" w:author="xh" w:date="2026-10-19T13:37:35+08:00">
              <w:r>
                <w:rPr>
                  <w:rFonts w:ascii="Times New Roman" w:hAnsi="Times New Roman" w:eastAsia="宋体"/>
                  <w:b w:val="0"/>
                  <w:sz w:val="18"/>
                </w:rPr>
                <w:delText>刚性</w:delText>
              </w:r>
            </w:del>
          </w:p>
        </w:tc>
        <w:tc>
          <w:tcPr>
            <w:tcW w:w="1039" w:type="dxa"/>
            <w:tcMar>
              <w:left w:w="70" w:type="dxa"/>
              <w:right w:w="70" w:type="dxa"/>
            </w:tcMar>
            <w:vAlign w:val="center"/>
          </w:tcPr>
          <w:p w14:paraId="192EA4A2">
            <w:pPr>
              <w:keepNext/>
              <w:spacing w:before="20" w:after="20" w:line="260" w:lineRule="exact"/>
              <w:ind w:left="0" w:leftChars="0" w:right="0" w:rightChars="0" w:firstLine="0" w:firstLineChars="0"/>
              <w:jc w:val="center"/>
              <w:rPr>
                <w:del w:id="21297" w:author="xh" w:date="2026-10-19T13:37:35+08:00"/>
              </w:rPr>
            </w:pPr>
            <w:del w:id="21298" w:author="xh" w:date="2026-10-19T13:37:35+08:00">
              <w:r>
                <w:rPr>
                  <w:rFonts w:ascii="Times New Roman" w:hAnsi="Times New Roman" w:eastAsia="宋体"/>
                  <w:b w:val="0"/>
                  <w:sz w:val="18"/>
                </w:rPr>
                <w:delText>2023</w:delText>
              </w:r>
            </w:del>
          </w:p>
        </w:tc>
        <w:tc>
          <w:tcPr>
            <w:tcW w:w="1039" w:type="dxa"/>
            <w:tcMar>
              <w:left w:w="70" w:type="dxa"/>
              <w:right w:w="70" w:type="dxa"/>
            </w:tcMar>
            <w:vAlign w:val="center"/>
          </w:tcPr>
          <w:p w14:paraId="2616EDBC">
            <w:pPr>
              <w:keepNext/>
              <w:spacing w:before="20" w:after="20" w:line="260" w:lineRule="exact"/>
              <w:ind w:left="0" w:leftChars="0" w:right="0" w:rightChars="0" w:firstLine="0" w:firstLineChars="0"/>
              <w:jc w:val="center"/>
              <w:rPr>
                <w:del w:id="21299" w:author="xh" w:date="2026-10-19T13:37:35+08:00"/>
              </w:rPr>
            </w:pPr>
            <w:del w:id="21300" w:author="xh" w:date="2026-10-19T13:37:35+08:00">
              <w:r>
                <w:rPr>
                  <w:rFonts w:ascii="Times New Roman" w:hAnsi="Times New Roman" w:eastAsia="宋体"/>
                  <w:b w:val="0"/>
                  <w:sz w:val="18"/>
                </w:rPr>
                <w:delText>63+80</w:delText>
              </w:r>
            </w:del>
          </w:p>
        </w:tc>
        <w:tc>
          <w:tcPr>
            <w:tcW w:w="1039" w:type="dxa"/>
            <w:tcMar>
              <w:left w:w="70" w:type="dxa"/>
              <w:right w:w="70" w:type="dxa"/>
            </w:tcMar>
            <w:vAlign w:val="center"/>
          </w:tcPr>
          <w:p w14:paraId="14BAE378">
            <w:pPr>
              <w:keepNext/>
              <w:spacing w:before="20" w:after="20" w:line="260" w:lineRule="exact"/>
              <w:ind w:left="0" w:leftChars="0" w:right="0" w:rightChars="0" w:firstLine="0" w:firstLineChars="0"/>
              <w:jc w:val="center"/>
              <w:rPr>
                <w:del w:id="21301" w:author="xh" w:date="2026-10-19T13:37:35+08:00"/>
              </w:rPr>
            </w:pPr>
            <w:del w:id="21302" w:author="xh" w:date="2026-10-19T13:37:35+08:00">
              <w:r>
                <w:rPr>
                  <w:rFonts w:ascii="Times New Roman" w:hAnsi="Times New Roman" w:eastAsia="宋体"/>
                  <w:b w:val="0"/>
                  <w:sz w:val="18"/>
                </w:rPr>
                <w:delText>143.00</w:delText>
              </w:r>
            </w:del>
          </w:p>
        </w:tc>
        <w:tc>
          <w:tcPr>
            <w:tcW w:w="1039" w:type="dxa"/>
            <w:tcMar>
              <w:left w:w="70" w:type="dxa"/>
              <w:right w:w="70" w:type="dxa"/>
            </w:tcMar>
            <w:vAlign w:val="center"/>
          </w:tcPr>
          <w:p w14:paraId="77784562">
            <w:pPr>
              <w:keepNext/>
              <w:spacing w:before="20" w:after="20" w:line="260" w:lineRule="exact"/>
              <w:ind w:left="0" w:leftChars="0" w:right="0" w:rightChars="0" w:firstLine="0" w:firstLineChars="0"/>
              <w:jc w:val="center"/>
              <w:rPr>
                <w:del w:id="21303" w:author="xh" w:date="2026-10-19T13:37:35+08:00"/>
              </w:rPr>
            </w:pPr>
            <w:del w:id="21304"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1E732AC6">
            <w:pPr>
              <w:keepNext/>
              <w:spacing w:before="20" w:after="20" w:line="260" w:lineRule="exact"/>
              <w:ind w:left="0" w:leftChars="0" w:right="0" w:rightChars="0" w:firstLine="0" w:firstLineChars="0"/>
              <w:jc w:val="center"/>
              <w:rPr>
                <w:del w:id="21305" w:author="xh" w:date="2026-10-19T13:37:35+08:00"/>
              </w:rPr>
            </w:pPr>
            <w:del w:id="21306"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6EAACAF3">
            <w:pPr>
              <w:keepNext/>
              <w:spacing w:before="20" w:after="20" w:line="260" w:lineRule="exact"/>
              <w:ind w:left="0" w:leftChars="0" w:right="0" w:rightChars="0" w:firstLine="0" w:firstLineChars="0"/>
              <w:jc w:val="center"/>
              <w:rPr>
                <w:del w:id="21307" w:author="xh" w:date="2026-10-19T13:37:35+08:00"/>
              </w:rPr>
            </w:pPr>
            <w:del w:id="21308"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0AA8098F">
            <w:pPr>
              <w:keepNext/>
              <w:spacing w:before="20" w:after="20" w:line="260" w:lineRule="exact"/>
              <w:ind w:left="0" w:leftChars="0" w:right="0" w:rightChars="0" w:firstLine="0" w:firstLineChars="0"/>
              <w:jc w:val="center"/>
              <w:rPr>
                <w:del w:id="21309" w:author="xh" w:date="2026-10-19T13:37:35+08:00"/>
              </w:rPr>
            </w:pPr>
            <w:del w:id="21310" w:author="xh" w:date="2026-10-19T13:37:35+08:00">
              <w:r>
                <w:rPr>
                  <w:rFonts w:ascii="Times New Roman" w:hAnsi="Times New Roman" w:eastAsia="宋体"/>
                  <w:b w:val="0"/>
                  <w:sz w:val="18"/>
                </w:rPr>
                <w:delText>104.62</w:delText>
              </w:r>
            </w:del>
          </w:p>
        </w:tc>
      </w:tr>
      <w:tr w14:paraId="089F4F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1257" w:author="xh" w:date="2026-10-19T13:37:35+08:00"/>
        </w:trPr>
        <w:tc>
          <w:tcPr>
            <w:tcW w:w="1039" w:type="dxa"/>
            <w:tcMar>
              <w:left w:w="70" w:type="dxa"/>
              <w:right w:w="70" w:type="dxa"/>
            </w:tcMar>
            <w:vAlign w:val="center"/>
          </w:tcPr>
          <w:p w14:paraId="1143485A">
            <w:pPr>
              <w:keepNext/>
              <w:spacing w:before="20" w:after="20" w:line="260" w:lineRule="exact"/>
              <w:ind w:left="0" w:leftChars="0" w:right="0" w:rightChars="0" w:firstLine="0" w:firstLineChars="0"/>
              <w:jc w:val="center"/>
              <w:rPr>
                <w:del w:id="21311" w:author="xh" w:date="2026-10-19T13:37:35+08:00"/>
              </w:rPr>
            </w:pPr>
            <w:del w:id="21312" w:author="xh" w:date="2026-10-19T13:37:35+08:00">
              <w:r>
                <w:rPr>
                  <w:rFonts w:ascii="Times New Roman" w:hAnsi="Times New Roman" w:eastAsia="宋体"/>
                  <w:b w:val="0"/>
                  <w:sz w:val="18"/>
                </w:rPr>
                <w:delText>刚性</w:delText>
              </w:r>
            </w:del>
          </w:p>
        </w:tc>
        <w:tc>
          <w:tcPr>
            <w:tcW w:w="1039" w:type="dxa"/>
            <w:tcMar>
              <w:left w:w="70" w:type="dxa"/>
              <w:right w:w="70" w:type="dxa"/>
            </w:tcMar>
            <w:vAlign w:val="center"/>
          </w:tcPr>
          <w:p w14:paraId="66631631">
            <w:pPr>
              <w:keepNext/>
              <w:spacing w:before="20" w:after="20" w:line="260" w:lineRule="exact"/>
              <w:ind w:left="0" w:leftChars="0" w:right="0" w:rightChars="0" w:firstLine="0" w:firstLineChars="0"/>
              <w:jc w:val="center"/>
              <w:rPr>
                <w:del w:id="21313" w:author="xh" w:date="2026-10-19T13:37:35+08:00"/>
              </w:rPr>
            </w:pPr>
            <w:del w:id="21314" w:author="xh" w:date="2026-10-19T13:37:35+08:00">
              <w:r>
                <w:rPr>
                  <w:rFonts w:ascii="Times New Roman" w:hAnsi="Times New Roman" w:eastAsia="宋体"/>
                  <w:b w:val="0"/>
                  <w:sz w:val="18"/>
                </w:rPr>
                <w:delText>2024</w:delText>
              </w:r>
            </w:del>
          </w:p>
        </w:tc>
        <w:tc>
          <w:tcPr>
            <w:tcW w:w="1039" w:type="dxa"/>
            <w:tcMar>
              <w:left w:w="70" w:type="dxa"/>
              <w:right w:w="70" w:type="dxa"/>
            </w:tcMar>
            <w:vAlign w:val="center"/>
          </w:tcPr>
          <w:p w14:paraId="07B39141">
            <w:pPr>
              <w:keepNext/>
              <w:spacing w:before="20" w:after="20" w:line="260" w:lineRule="exact"/>
              <w:ind w:left="0" w:leftChars="0" w:right="0" w:rightChars="0" w:firstLine="0" w:firstLineChars="0"/>
              <w:jc w:val="center"/>
              <w:rPr>
                <w:del w:id="21315" w:author="xh" w:date="2026-10-19T13:37:35+08:00"/>
              </w:rPr>
            </w:pPr>
            <w:del w:id="21316" w:author="xh" w:date="2026-10-19T13:37:35+08:00">
              <w:r>
                <w:rPr>
                  <w:rFonts w:ascii="Times New Roman" w:hAnsi="Times New Roman" w:eastAsia="宋体"/>
                  <w:b w:val="0"/>
                  <w:sz w:val="18"/>
                </w:rPr>
                <w:delText>63+80</w:delText>
              </w:r>
            </w:del>
          </w:p>
        </w:tc>
        <w:tc>
          <w:tcPr>
            <w:tcW w:w="1039" w:type="dxa"/>
            <w:tcMar>
              <w:left w:w="70" w:type="dxa"/>
              <w:right w:w="70" w:type="dxa"/>
            </w:tcMar>
            <w:vAlign w:val="center"/>
          </w:tcPr>
          <w:p w14:paraId="78DC22E3">
            <w:pPr>
              <w:keepNext/>
              <w:spacing w:before="20" w:after="20" w:line="260" w:lineRule="exact"/>
              <w:ind w:left="0" w:leftChars="0" w:right="0" w:rightChars="0" w:firstLine="0" w:firstLineChars="0"/>
              <w:jc w:val="center"/>
              <w:rPr>
                <w:del w:id="21317" w:author="xh" w:date="2026-10-19T13:37:35+08:00"/>
              </w:rPr>
            </w:pPr>
            <w:del w:id="21318" w:author="xh" w:date="2026-10-19T13:37:35+08:00">
              <w:r>
                <w:rPr>
                  <w:rFonts w:ascii="Times New Roman" w:hAnsi="Times New Roman" w:eastAsia="宋体"/>
                  <w:b w:val="0"/>
                  <w:sz w:val="18"/>
                </w:rPr>
                <w:delText>143.00</w:delText>
              </w:r>
            </w:del>
          </w:p>
        </w:tc>
        <w:tc>
          <w:tcPr>
            <w:tcW w:w="1039" w:type="dxa"/>
            <w:tcMar>
              <w:left w:w="70" w:type="dxa"/>
              <w:right w:w="70" w:type="dxa"/>
            </w:tcMar>
            <w:vAlign w:val="center"/>
          </w:tcPr>
          <w:p w14:paraId="0EA4AD04">
            <w:pPr>
              <w:keepNext/>
              <w:spacing w:before="20" w:after="20" w:line="260" w:lineRule="exact"/>
              <w:ind w:left="0" w:leftChars="0" w:right="0" w:rightChars="0" w:firstLine="0" w:firstLineChars="0"/>
              <w:jc w:val="center"/>
              <w:rPr>
                <w:del w:id="21319" w:author="xh" w:date="2026-10-19T13:37:35+08:00"/>
              </w:rPr>
            </w:pPr>
            <w:del w:id="21320"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05D6C16D">
            <w:pPr>
              <w:keepNext/>
              <w:spacing w:before="20" w:after="20" w:line="260" w:lineRule="exact"/>
              <w:ind w:left="0" w:leftChars="0" w:right="0" w:rightChars="0" w:firstLine="0" w:firstLineChars="0"/>
              <w:jc w:val="center"/>
              <w:rPr>
                <w:del w:id="21321" w:author="xh" w:date="2026-10-19T13:37:35+08:00"/>
              </w:rPr>
            </w:pPr>
            <w:del w:id="21322"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464775A2">
            <w:pPr>
              <w:keepNext/>
              <w:spacing w:before="20" w:after="20" w:line="260" w:lineRule="exact"/>
              <w:ind w:left="0" w:leftChars="0" w:right="0" w:rightChars="0" w:firstLine="0" w:firstLineChars="0"/>
              <w:jc w:val="center"/>
              <w:rPr>
                <w:del w:id="21323" w:author="xh" w:date="2026-10-19T13:37:35+08:00"/>
              </w:rPr>
            </w:pPr>
            <w:del w:id="21324"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0406157A">
            <w:pPr>
              <w:keepNext/>
              <w:spacing w:before="20" w:after="20" w:line="260" w:lineRule="exact"/>
              <w:ind w:left="0" w:leftChars="0" w:right="0" w:rightChars="0" w:firstLine="0" w:firstLineChars="0"/>
              <w:jc w:val="center"/>
              <w:rPr>
                <w:del w:id="21325" w:author="xh" w:date="2026-10-19T13:37:35+08:00"/>
              </w:rPr>
            </w:pPr>
            <w:del w:id="21326" w:author="xh" w:date="2026-10-19T13:37:35+08:00">
              <w:r>
                <w:rPr>
                  <w:rFonts w:ascii="Times New Roman" w:hAnsi="Times New Roman" w:eastAsia="宋体"/>
                  <w:b w:val="0"/>
                  <w:sz w:val="18"/>
                </w:rPr>
                <w:delText>98.32</w:delText>
              </w:r>
            </w:del>
          </w:p>
        </w:tc>
      </w:tr>
      <w:tr w14:paraId="161696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258" w:author="xh" w:date="2026-10-19T13:37:35+08:00"/>
        </w:trPr>
        <w:tc>
          <w:tcPr>
            <w:tcW w:w="1039" w:type="dxa"/>
            <w:tcMar>
              <w:left w:w="70" w:type="dxa"/>
              <w:right w:w="70" w:type="dxa"/>
            </w:tcMar>
            <w:vAlign w:val="center"/>
          </w:tcPr>
          <w:p w14:paraId="65E7ED8C">
            <w:pPr>
              <w:keepNext/>
              <w:spacing w:before="20" w:after="20" w:line="260" w:lineRule="exact"/>
              <w:ind w:left="0" w:leftChars="0" w:right="0" w:rightChars="0" w:firstLine="0" w:firstLineChars="0"/>
              <w:jc w:val="center"/>
              <w:rPr>
                <w:del w:id="21327" w:author="xh" w:date="2026-10-19T13:37:35+08:00"/>
              </w:rPr>
            </w:pPr>
            <w:del w:id="21328" w:author="xh" w:date="2026-10-19T13:37:35+08:00">
              <w:r>
                <w:rPr>
                  <w:rFonts w:ascii="Times New Roman" w:hAnsi="Times New Roman" w:eastAsia="宋体"/>
                  <w:b w:val="0"/>
                  <w:sz w:val="18"/>
                </w:rPr>
                <w:delText>刚性</w:delText>
              </w:r>
            </w:del>
          </w:p>
        </w:tc>
        <w:tc>
          <w:tcPr>
            <w:tcW w:w="1039" w:type="dxa"/>
            <w:tcMar>
              <w:left w:w="70" w:type="dxa"/>
              <w:right w:w="70" w:type="dxa"/>
            </w:tcMar>
            <w:vAlign w:val="center"/>
          </w:tcPr>
          <w:p w14:paraId="7DB00C7D">
            <w:pPr>
              <w:keepNext/>
              <w:spacing w:before="20" w:after="20" w:line="260" w:lineRule="exact"/>
              <w:ind w:left="0" w:leftChars="0" w:right="0" w:rightChars="0" w:firstLine="0" w:firstLineChars="0"/>
              <w:jc w:val="center"/>
              <w:rPr>
                <w:del w:id="21329" w:author="xh" w:date="2026-10-19T13:37:35+08:00"/>
              </w:rPr>
            </w:pPr>
            <w:del w:id="21330" w:author="xh" w:date="2026-10-19T13:37:35+08:00">
              <w:r>
                <w:rPr>
                  <w:rFonts w:ascii="Times New Roman" w:hAnsi="Times New Roman" w:eastAsia="宋体"/>
                  <w:b w:val="0"/>
                  <w:sz w:val="18"/>
                </w:rPr>
                <w:delText>2025</w:delText>
              </w:r>
            </w:del>
          </w:p>
        </w:tc>
        <w:tc>
          <w:tcPr>
            <w:tcW w:w="1039" w:type="dxa"/>
            <w:tcMar>
              <w:left w:w="70" w:type="dxa"/>
              <w:right w:w="70" w:type="dxa"/>
            </w:tcMar>
            <w:vAlign w:val="center"/>
          </w:tcPr>
          <w:p w14:paraId="2EFE69BB">
            <w:pPr>
              <w:keepNext/>
              <w:spacing w:before="20" w:after="20" w:line="260" w:lineRule="exact"/>
              <w:ind w:left="0" w:leftChars="0" w:right="0" w:rightChars="0" w:firstLine="0" w:firstLineChars="0"/>
              <w:jc w:val="center"/>
              <w:rPr>
                <w:del w:id="21331" w:author="xh" w:date="2026-10-19T13:37:35+08:00"/>
              </w:rPr>
            </w:pPr>
            <w:del w:id="21332" w:author="xh" w:date="2026-10-19T13:37:35+08:00">
              <w:r>
                <w:rPr>
                  <w:rFonts w:ascii="Times New Roman" w:hAnsi="Times New Roman" w:eastAsia="宋体"/>
                  <w:b w:val="0"/>
                  <w:sz w:val="18"/>
                </w:rPr>
                <w:delText>63+80</w:delText>
              </w:r>
            </w:del>
          </w:p>
        </w:tc>
        <w:tc>
          <w:tcPr>
            <w:tcW w:w="1039" w:type="dxa"/>
            <w:tcMar>
              <w:left w:w="70" w:type="dxa"/>
              <w:right w:w="70" w:type="dxa"/>
            </w:tcMar>
            <w:vAlign w:val="center"/>
          </w:tcPr>
          <w:p w14:paraId="18F43EFF">
            <w:pPr>
              <w:keepNext/>
              <w:spacing w:before="20" w:after="20" w:line="260" w:lineRule="exact"/>
              <w:ind w:left="0" w:leftChars="0" w:right="0" w:rightChars="0" w:firstLine="0" w:firstLineChars="0"/>
              <w:jc w:val="center"/>
              <w:rPr>
                <w:del w:id="21333" w:author="xh" w:date="2026-10-19T13:37:35+08:00"/>
              </w:rPr>
            </w:pPr>
            <w:del w:id="21334" w:author="xh" w:date="2026-10-19T13:37:35+08:00">
              <w:r>
                <w:rPr>
                  <w:rFonts w:ascii="Times New Roman" w:hAnsi="Times New Roman" w:eastAsia="宋体"/>
                  <w:b w:val="0"/>
                  <w:sz w:val="18"/>
                </w:rPr>
                <w:delText>143.00</w:delText>
              </w:r>
            </w:del>
          </w:p>
        </w:tc>
        <w:tc>
          <w:tcPr>
            <w:tcW w:w="1039" w:type="dxa"/>
            <w:tcMar>
              <w:left w:w="70" w:type="dxa"/>
              <w:right w:w="70" w:type="dxa"/>
            </w:tcMar>
            <w:vAlign w:val="center"/>
          </w:tcPr>
          <w:p w14:paraId="4DF689FC">
            <w:pPr>
              <w:keepNext/>
              <w:spacing w:before="20" w:after="20" w:line="260" w:lineRule="exact"/>
              <w:ind w:left="0" w:leftChars="0" w:right="0" w:rightChars="0" w:firstLine="0" w:firstLineChars="0"/>
              <w:jc w:val="center"/>
              <w:rPr>
                <w:del w:id="21335" w:author="xh" w:date="2026-10-19T13:37:35+08:00"/>
              </w:rPr>
            </w:pPr>
            <w:del w:id="21336"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7A69C7B6">
            <w:pPr>
              <w:keepNext/>
              <w:spacing w:before="20" w:after="20" w:line="260" w:lineRule="exact"/>
              <w:ind w:left="0" w:leftChars="0" w:right="0" w:rightChars="0" w:firstLine="0" w:firstLineChars="0"/>
              <w:jc w:val="center"/>
              <w:rPr>
                <w:del w:id="21337" w:author="xh" w:date="2026-10-19T13:37:35+08:00"/>
              </w:rPr>
            </w:pPr>
            <w:del w:id="21338"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790FC14E">
            <w:pPr>
              <w:keepNext/>
              <w:spacing w:before="20" w:after="20" w:line="260" w:lineRule="exact"/>
              <w:ind w:left="0" w:leftChars="0" w:right="0" w:rightChars="0" w:firstLine="0" w:firstLineChars="0"/>
              <w:jc w:val="center"/>
              <w:rPr>
                <w:del w:id="21339" w:author="xh" w:date="2026-10-19T13:37:35+08:00"/>
              </w:rPr>
            </w:pPr>
            <w:del w:id="21340"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717C0D50">
            <w:pPr>
              <w:keepNext/>
              <w:spacing w:before="20" w:after="20" w:line="260" w:lineRule="exact"/>
              <w:ind w:left="0" w:leftChars="0" w:right="0" w:rightChars="0" w:firstLine="0" w:firstLineChars="0"/>
              <w:jc w:val="center"/>
              <w:rPr>
                <w:del w:id="21341" w:author="xh" w:date="2026-10-19T13:37:35+08:00"/>
              </w:rPr>
            </w:pPr>
            <w:del w:id="21342" w:author="xh" w:date="2026-10-19T13:37:35+08:00">
              <w:r>
                <w:rPr>
                  <w:rFonts w:ascii="Times New Roman" w:hAnsi="Times New Roman" w:eastAsia="宋体"/>
                  <w:b w:val="0"/>
                  <w:sz w:val="18"/>
                </w:rPr>
                <w:delText>103.71</w:delText>
              </w:r>
            </w:del>
          </w:p>
        </w:tc>
      </w:tr>
      <w:tr w14:paraId="56E613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259" w:author="xh" w:date="2026-10-19T13:37:35+08:00"/>
        </w:trPr>
        <w:tc>
          <w:tcPr>
            <w:tcW w:w="1039" w:type="dxa"/>
            <w:tcMar>
              <w:left w:w="70" w:type="dxa"/>
              <w:right w:w="70" w:type="dxa"/>
            </w:tcMar>
            <w:vAlign w:val="center"/>
          </w:tcPr>
          <w:p w14:paraId="02E8391F">
            <w:pPr>
              <w:keepNext/>
              <w:spacing w:before="20" w:after="20" w:line="260" w:lineRule="exact"/>
              <w:ind w:left="0" w:leftChars="0" w:right="0" w:rightChars="0" w:firstLine="0" w:firstLineChars="0"/>
              <w:jc w:val="center"/>
              <w:rPr>
                <w:del w:id="21343" w:author="xh" w:date="2026-10-19T13:37:35+08:00"/>
              </w:rPr>
            </w:pPr>
            <w:del w:id="21344" w:author="xh" w:date="2026-10-19T13:37:35+08:00">
              <w:r>
                <w:rPr>
                  <w:rFonts w:ascii="Times New Roman" w:hAnsi="Times New Roman" w:eastAsia="宋体"/>
                  <w:b w:val="0"/>
                  <w:sz w:val="18"/>
                </w:rPr>
                <w:delText>弹性</w:delText>
              </w:r>
            </w:del>
          </w:p>
        </w:tc>
        <w:tc>
          <w:tcPr>
            <w:tcW w:w="1039" w:type="dxa"/>
            <w:tcMar>
              <w:left w:w="70" w:type="dxa"/>
              <w:right w:w="70" w:type="dxa"/>
            </w:tcMar>
            <w:vAlign w:val="center"/>
          </w:tcPr>
          <w:p w14:paraId="59EE41EA">
            <w:pPr>
              <w:keepNext/>
              <w:spacing w:before="20" w:after="20" w:line="260" w:lineRule="exact"/>
              <w:ind w:left="0" w:leftChars="0" w:right="0" w:rightChars="0" w:firstLine="0" w:firstLineChars="0"/>
              <w:jc w:val="center"/>
              <w:rPr>
                <w:del w:id="21345" w:author="xh" w:date="2026-10-19T13:37:35+08:00"/>
              </w:rPr>
            </w:pPr>
            <w:del w:id="21346" w:author="xh" w:date="2026-10-19T13:37:35+08:00">
              <w:r>
                <w:rPr>
                  <w:rFonts w:ascii="Times New Roman" w:hAnsi="Times New Roman" w:eastAsia="宋体"/>
                  <w:b w:val="0"/>
                  <w:sz w:val="18"/>
                </w:rPr>
                <w:delText>2022</w:delText>
              </w:r>
            </w:del>
          </w:p>
        </w:tc>
        <w:tc>
          <w:tcPr>
            <w:tcW w:w="1039" w:type="dxa"/>
            <w:tcMar>
              <w:left w:w="70" w:type="dxa"/>
              <w:right w:w="70" w:type="dxa"/>
            </w:tcMar>
            <w:vAlign w:val="center"/>
          </w:tcPr>
          <w:p w14:paraId="0DA020C8">
            <w:pPr>
              <w:keepNext/>
              <w:spacing w:before="20" w:after="20" w:line="260" w:lineRule="exact"/>
              <w:ind w:left="0" w:leftChars="0" w:right="0" w:rightChars="0" w:firstLine="0" w:firstLineChars="0"/>
              <w:jc w:val="center"/>
              <w:rPr>
                <w:del w:id="21347" w:author="xh" w:date="2026-10-19T13:37:35+08:00"/>
              </w:rPr>
            </w:pPr>
            <w:del w:id="21348" w:author="xh" w:date="2026-10-19T13:37:35+08:00">
              <w:r>
                <w:rPr>
                  <w:rFonts w:ascii="Times New Roman" w:hAnsi="Times New Roman" w:eastAsia="宋体"/>
                  <w:b w:val="0"/>
                  <w:sz w:val="18"/>
                </w:rPr>
                <w:delText>63+80</w:delText>
              </w:r>
            </w:del>
          </w:p>
        </w:tc>
        <w:tc>
          <w:tcPr>
            <w:tcW w:w="1039" w:type="dxa"/>
            <w:tcMar>
              <w:left w:w="70" w:type="dxa"/>
              <w:right w:w="70" w:type="dxa"/>
            </w:tcMar>
            <w:vAlign w:val="center"/>
          </w:tcPr>
          <w:p w14:paraId="53BC8AAD">
            <w:pPr>
              <w:keepNext/>
              <w:spacing w:before="20" w:after="20" w:line="260" w:lineRule="exact"/>
              <w:ind w:left="0" w:leftChars="0" w:right="0" w:rightChars="0" w:firstLine="0" w:firstLineChars="0"/>
              <w:jc w:val="center"/>
              <w:rPr>
                <w:del w:id="21349" w:author="xh" w:date="2026-10-19T13:37:35+08:00"/>
              </w:rPr>
            </w:pPr>
            <w:del w:id="21350" w:author="xh" w:date="2026-10-19T13:37:35+08:00">
              <w:r>
                <w:rPr>
                  <w:rFonts w:ascii="Times New Roman" w:hAnsi="Times New Roman" w:eastAsia="宋体"/>
                  <w:b w:val="0"/>
                  <w:sz w:val="18"/>
                </w:rPr>
                <w:delText>143.00</w:delText>
              </w:r>
            </w:del>
          </w:p>
        </w:tc>
        <w:tc>
          <w:tcPr>
            <w:tcW w:w="1039" w:type="dxa"/>
            <w:tcMar>
              <w:left w:w="70" w:type="dxa"/>
              <w:right w:w="70" w:type="dxa"/>
            </w:tcMar>
            <w:vAlign w:val="center"/>
          </w:tcPr>
          <w:p w14:paraId="3539836D">
            <w:pPr>
              <w:keepNext/>
              <w:spacing w:before="20" w:after="20" w:line="260" w:lineRule="exact"/>
              <w:ind w:left="0" w:leftChars="0" w:right="0" w:rightChars="0" w:firstLine="0" w:firstLineChars="0"/>
              <w:jc w:val="center"/>
              <w:rPr>
                <w:del w:id="21351" w:author="xh" w:date="2026-10-19T13:37:35+08:00"/>
              </w:rPr>
            </w:pPr>
            <w:del w:id="21352"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359917AB">
            <w:pPr>
              <w:keepNext/>
              <w:spacing w:before="20" w:after="20" w:line="260" w:lineRule="exact"/>
              <w:ind w:left="0" w:leftChars="0" w:right="0" w:rightChars="0" w:firstLine="0" w:firstLineChars="0"/>
              <w:jc w:val="center"/>
              <w:rPr>
                <w:del w:id="21353" w:author="xh" w:date="2026-10-19T13:37:35+08:00"/>
              </w:rPr>
            </w:pPr>
            <w:del w:id="21354"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1152596C">
            <w:pPr>
              <w:keepNext/>
              <w:spacing w:before="20" w:after="20" w:line="260" w:lineRule="exact"/>
              <w:ind w:left="0" w:leftChars="0" w:right="0" w:rightChars="0" w:firstLine="0" w:firstLineChars="0"/>
              <w:jc w:val="center"/>
              <w:rPr>
                <w:del w:id="21355" w:author="xh" w:date="2026-10-19T13:37:35+08:00"/>
              </w:rPr>
            </w:pPr>
            <w:del w:id="21356"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63E9CC58">
            <w:pPr>
              <w:keepNext/>
              <w:spacing w:before="20" w:after="20" w:line="260" w:lineRule="exact"/>
              <w:ind w:left="0" w:leftChars="0" w:right="0" w:rightChars="0" w:firstLine="0" w:firstLineChars="0"/>
              <w:jc w:val="center"/>
              <w:rPr>
                <w:del w:id="21357" w:author="xh" w:date="2026-10-19T13:37:35+08:00"/>
              </w:rPr>
            </w:pPr>
            <w:del w:id="21358" w:author="xh" w:date="2026-10-19T13:37:35+08:00">
              <w:r>
                <w:rPr>
                  <w:rFonts w:ascii="Times New Roman" w:hAnsi="Times New Roman" w:eastAsia="宋体"/>
                  <w:b w:val="0"/>
                  <w:sz w:val="18"/>
                </w:rPr>
                <w:delText>97.17</w:delText>
              </w:r>
            </w:del>
          </w:p>
        </w:tc>
      </w:tr>
      <w:tr w14:paraId="0A4A81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260" w:author="xh" w:date="2026-10-19T13:37:35+08:00"/>
        </w:trPr>
        <w:tc>
          <w:tcPr>
            <w:tcW w:w="1039" w:type="dxa"/>
            <w:tcMar>
              <w:left w:w="70" w:type="dxa"/>
              <w:right w:w="70" w:type="dxa"/>
            </w:tcMar>
            <w:vAlign w:val="center"/>
          </w:tcPr>
          <w:p w14:paraId="655C0004">
            <w:pPr>
              <w:keepNext/>
              <w:spacing w:before="20" w:after="20" w:line="260" w:lineRule="exact"/>
              <w:ind w:left="0" w:leftChars="0" w:right="0" w:rightChars="0" w:firstLine="0" w:firstLineChars="0"/>
              <w:jc w:val="center"/>
              <w:rPr>
                <w:del w:id="21359" w:author="xh" w:date="2026-10-19T13:37:35+08:00"/>
              </w:rPr>
            </w:pPr>
            <w:del w:id="21360" w:author="xh" w:date="2026-10-19T13:37:35+08:00">
              <w:r>
                <w:rPr>
                  <w:rFonts w:ascii="Times New Roman" w:hAnsi="Times New Roman" w:eastAsia="宋体"/>
                  <w:b w:val="0"/>
                  <w:sz w:val="18"/>
                </w:rPr>
                <w:delText>弹性</w:delText>
              </w:r>
            </w:del>
          </w:p>
        </w:tc>
        <w:tc>
          <w:tcPr>
            <w:tcW w:w="1039" w:type="dxa"/>
            <w:tcMar>
              <w:left w:w="70" w:type="dxa"/>
              <w:right w:w="70" w:type="dxa"/>
            </w:tcMar>
            <w:vAlign w:val="center"/>
          </w:tcPr>
          <w:p w14:paraId="711B46F0">
            <w:pPr>
              <w:keepNext/>
              <w:spacing w:before="20" w:after="20" w:line="260" w:lineRule="exact"/>
              <w:ind w:left="0" w:leftChars="0" w:right="0" w:rightChars="0" w:firstLine="0" w:firstLineChars="0"/>
              <w:jc w:val="center"/>
              <w:rPr>
                <w:del w:id="21361" w:author="xh" w:date="2026-10-19T13:37:35+08:00"/>
              </w:rPr>
            </w:pPr>
            <w:del w:id="21362" w:author="xh" w:date="2026-10-19T13:37:35+08:00">
              <w:r>
                <w:rPr>
                  <w:rFonts w:ascii="Times New Roman" w:hAnsi="Times New Roman" w:eastAsia="宋体"/>
                  <w:b w:val="0"/>
                  <w:sz w:val="18"/>
                </w:rPr>
                <w:delText>2023</w:delText>
              </w:r>
            </w:del>
          </w:p>
        </w:tc>
        <w:tc>
          <w:tcPr>
            <w:tcW w:w="1039" w:type="dxa"/>
            <w:tcMar>
              <w:left w:w="70" w:type="dxa"/>
              <w:right w:w="70" w:type="dxa"/>
            </w:tcMar>
            <w:vAlign w:val="center"/>
          </w:tcPr>
          <w:p w14:paraId="7E9C6D31">
            <w:pPr>
              <w:keepNext/>
              <w:spacing w:before="20" w:after="20" w:line="260" w:lineRule="exact"/>
              <w:ind w:left="0" w:leftChars="0" w:right="0" w:rightChars="0" w:firstLine="0" w:firstLineChars="0"/>
              <w:jc w:val="center"/>
              <w:rPr>
                <w:del w:id="21363" w:author="xh" w:date="2026-10-19T13:37:35+08:00"/>
              </w:rPr>
            </w:pPr>
            <w:del w:id="21364" w:author="xh" w:date="2026-10-19T13:37:35+08:00">
              <w:r>
                <w:rPr>
                  <w:rFonts w:ascii="Times New Roman" w:hAnsi="Times New Roman" w:eastAsia="宋体"/>
                  <w:b w:val="0"/>
                  <w:sz w:val="18"/>
                </w:rPr>
                <w:delText>63+80</w:delText>
              </w:r>
            </w:del>
          </w:p>
        </w:tc>
        <w:tc>
          <w:tcPr>
            <w:tcW w:w="1039" w:type="dxa"/>
            <w:tcMar>
              <w:left w:w="70" w:type="dxa"/>
              <w:right w:w="70" w:type="dxa"/>
            </w:tcMar>
            <w:vAlign w:val="center"/>
          </w:tcPr>
          <w:p w14:paraId="39F11AE3">
            <w:pPr>
              <w:keepNext/>
              <w:spacing w:before="20" w:after="20" w:line="260" w:lineRule="exact"/>
              <w:ind w:left="0" w:leftChars="0" w:right="0" w:rightChars="0" w:firstLine="0" w:firstLineChars="0"/>
              <w:jc w:val="center"/>
              <w:rPr>
                <w:del w:id="21365" w:author="xh" w:date="2026-10-19T13:37:35+08:00"/>
              </w:rPr>
            </w:pPr>
            <w:del w:id="21366" w:author="xh" w:date="2026-10-19T13:37:35+08:00">
              <w:r>
                <w:rPr>
                  <w:rFonts w:ascii="Times New Roman" w:hAnsi="Times New Roman" w:eastAsia="宋体"/>
                  <w:b w:val="0"/>
                  <w:sz w:val="18"/>
                </w:rPr>
                <w:delText>143.00</w:delText>
              </w:r>
            </w:del>
          </w:p>
        </w:tc>
        <w:tc>
          <w:tcPr>
            <w:tcW w:w="1039" w:type="dxa"/>
            <w:tcMar>
              <w:left w:w="70" w:type="dxa"/>
              <w:right w:w="70" w:type="dxa"/>
            </w:tcMar>
            <w:vAlign w:val="center"/>
          </w:tcPr>
          <w:p w14:paraId="7FF12C06">
            <w:pPr>
              <w:keepNext/>
              <w:spacing w:before="20" w:after="20" w:line="260" w:lineRule="exact"/>
              <w:ind w:left="0" w:leftChars="0" w:right="0" w:rightChars="0" w:firstLine="0" w:firstLineChars="0"/>
              <w:jc w:val="center"/>
              <w:rPr>
                <w:del w:id="21367" w:author="xh" w:date="2026-10-19T13:37:35+08:00"/>
              </w:rPr>
            </w:pPr>
            <w:del w:id="21368"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66837DE2">
            <w:pPr>
              <w:keepNext/>
              <w:spacing w:before="20" w:after="20" w:line="260" w:lineRule="exact"/>
              <w:ind w:left="0" w:leftChars="0" w:right="0" w:rightChars="0" w:firstLine="0" w:firstLineChars="0"/>
              <w:jc w:val="center"/>
              <w:rPr>
                <w:del w:id="21369" w:author="xh" w:date="2026-10-19T13:37:35+08:00"/>
              </w:rPr>
            </w:pPr>
            <w:del w:id="21370"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3849C4CF">
            <w:pPr>
              <w:keepNext/>
              <w:spacing w:before="20" w:after="20" w:line="260" w:lineRule="exact"/>
              <w:ind w:left="0" w:leftChars="0" w:right="0" w:rightChars="0" w:firstLine="0" w:firstLineChars="0"/>
              <w:jc w:val="center"/>
              <w:rPr>
                <w:del w:id="21371" w:author="xh" w:date="2026-10-19T13:37:35+08:00"/>
              </w:rPr>
            </w:pPr>
            <w:del w:id="21372"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578C5A0D">
            <w:pPr>
              <w:keepNext/>
              <w:spacing w:before="20" w:after="20" w:line="260" w:lineRule="exact"/>
              <w:ind w:left="0" w:leftChars="0" w:right="0" w:rightChars="0" w:firstLine="0" w:firstLineChars="0"/>
              <w:jc w:val="center"/>
              <w:rPr>
                <w:del w:id="21373" w:author="xh" w:date="2026-10-19T13:37:35+08:00"/>
              </w:rPr>
            </w:pPr>
            <w:del w:id="21374" w:author="xh" w:date="2026-10-19T13:37:35+08:00">
              <w:r>
                <w:rPr>
                  <w:rFonts w:ascii="Times New Roman" w:hAnsi="Times New Roman" w:eastAsia="宋体"/>
                  <w:b w:val="0"/>
                  <w:sz w:val="18"/>
                </w:rPr>
                <w:delText>104.62</w:delText>
              </w:r>
            </w:del>
          </w:p>
        </w:tc>
      </w:tr>
      <w:tr w14:paraId="64C575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1261" w:author="xh" w:date="2026-10-19T13:37:35+08:00"/>
        </w:trPr>
        <w:tc>
          <w:tcPr>
            <w:tcW w:w="1039" w:type="dxa"/>
            <w:tcMar>
              <w:left w:w="70" w:type="dxa"/>
              <w:right w:w="70" w:type="dxa"/>
            </w:tcMar>
            <w:vAlign w:val="center"/>
          </w:tcPr>
          <w:p w14:paraId="204FCDD1">
            <w:pPr>
              <w:keepNext/>
              <w:spacing w:before="20" w:after="20" w:line="260" w:lineRule="exact"/>
              <w:ind w:left="0" w:leftChars="0" w:right="0" w:rightChars="0" w:firstLine="0" w:firstLineChars="0"/>
              <w:jc w:val="center"/>
              <w:rPr>
                <w:del w:id="21375" w:author="xh" w:date="2026-10-19T13:37:35+08:00"/>
              </w:rPr>
            </w:pPr>
            <w:del w:id="21376" w:author="xh" w:date="2026-10-19T13:37:35+08:00">
              <w:r>
                <w:rPr>
                  <w:rFonts w:ascii="Times New Roman" w:hAnsi="Times New Roman" w:eastAsia="宋体"/>
                  <w:b w:val="0"/>
                  <w:sz w:val="18"/>
                </w:rPr>
                <w:delText>弹性</w:delText>
              </w:r>
            </w:del>
          </w:p>
        </w:tc>
        <w:tc>
          <w:tcPr>
            <w:tcW w:w="1039" w:type="dxa"/>
            <w:tcMar>
              <w:left w:w="70" w:type="dxa"/>
              <w:right w:w="70" w:type="dxa"/>
            </w:tcMar>
            <w:vAlign w:val="center"/>
          </w:tcPr>
          <w:p w14:paraId="61DD2C7C">
            <w:pPr>
              <w:keepNext/>
              <w:spacing w:before="20" w:after="20" w:line="260" w:lineRule="exact"/>
              <w:ind w:left="0" w:leftChars="0" w:right="0" w:rightChars="0" w:firstLine="0" w:firstLineChars="0"/>
              <w:jc w:val="center"/>
              <w:rPr>
                <w:del w:id="21377" w:author="xh" w:date="2026-10-19T13:37:35+08:00"/>
              </w:rPr>
            </w:pPr>
            <w:del w:id="21378" w:author="xh" w:date="2026-10-19T13:37:35+08:00">
              <w:r>
                <w:rPr>
                  <w:rFonts w:ascii="Times New Roman" w:hAnsi="Times New Roman" w:eastAsia="宋体"/>
                  <w:b w:val="0"/>
                  <w:sz w:val="18"/>
                </w:rPr>
                <w:delText>2024</w:delText>
              </w:r>
            </w:del>
          </w:p>
        </w:tc>
        <w:tc>
          <w:tcPr>
            <w:tcW w:w="1039" w:type="dxa"/>
            <w:tcMar>
              <w:left w:w="70" w:type="dxa"/>
              <w:right w:w="70" w:type="dxa"/>
            </w:tcMar>
            <w:vAlign w:val="center"/>
          </w:tcPr>
          <w:p w14:paraId="28BAE5A4">
            <w:pPr>
              <w:keepNext/>
              <w:spacing w:before="20" w:after="20" w:line="260" w:lineRule="exact"/>
              <w:ind w:left="0" w:leftChars="0" w:right="0" w:rightChars="0" w:firstLine="0" w:firstLineChars="0"/>
              <w:jc w:val="center"/>
              <w:rPr>
                <w:del w:id="21379" w:author="xh" w:date="2026-10-19T13:37:35+08:00"/>
              </w:rPr>
            </w:pPr>
            <w:del w:id="21380" w:author="xh" w:date="2026-10-19T13:37:35+08:00">
              <w:r>
                <w:rPr>
                  <w:rFonts w:ascii="Times New Roman" w:hAnsi="Times New Roman" w:eastAsia="宋体"/>
                  <w:b w:val="0"/>
                  <w:sz w:val="18"/>
                </w:rPr>
                <w:delText>63+80</w:delText>
              </w:r>
            </w:del>
          </w:p>
        </w:tc>
        <w:tc>
          <w:tcPr>
            <w:tcW w:w="1039" w:type="dxa"/>
            <w:tcMar>
              <w:left w:w="70" w:type="dxa"/>
              <w:right w:w="70" w:type="dxa"/>
            </w:tcMar>
            <w:vAlign w:val="center"/>
          </w:tcPr>
          <w:p w14:paraId="7777FEE5">
            <w:pPr>
              <w:keepNext/>
              <w:spacing w:before="20" w:after="20" w:line="260" w:lineRule="exact"/>
              <w:ind w:left="0" w:leftChars="0" w:right="0" w:rightChars="0" w:firstLine="0" w:firstLineChars="0"/>
              <w:jc w:val="center"/>
              <w:rPr>
                <w:del w:id="21381" w:author="xh" w:date="2026-10-19T13:37:35+08:00"/>
              </w:rPr>
            </w:pPr>
            <w:del w:id="21382" w:author="xh" w:date="2026-10-19T13:37:35+08:00">
              <w:r>
                <w:rPr>
                  <w:rFonts w:ascii="Times New Roman" w:hAnsi="Times New Roman" w:eastAsia="宋体"/>
                  <w:b w:val="0"/>
                  <w:sz w:val="18"/>
                </w:rPr>
                <w:delText>143.00</w:delText>
              </w:r>
            </w:del>
          </w:p>
        </w:tc>
        <w:tc>
          <w:tcPr>
            <w:tcW w:w="1039" w:type="dxa"/>
            <w:tcMar>
              <w:left w:w="70" w:type="dxa"/>
              <w:right w:w="70" w:type="dxa"/>
            </w:tcMar>
            <w:vAlign w:val="center"/>
          </w:tcPr>
          <w:p w14:paraId="185CDA7F">
            <w:pPr>
              <w:keepNext/>
              <w:spacing w:before="20" w:after="20" w:line="260" w:lineRule="exact"/>
              <w:ind w:left="0" w:leftChars="0" w:right="0" w:rightChars="0" w:firstLine="0" w:firstLineChars="0"/>
              <w:jc w:val="center"/>
              <w:rPr>
                <w:del w:id="21383" w:author="xh" w:date="2026-10-19T13:37:35+08:00"/>
              </w:rPr>
            </w:pPr>
            <w:del w:id="21384"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0E605813">
            <w:pPr>
              <w:keepNext/>
              <w:spacing w:before="20" w:after="20" w:line="260" w:lineRule="exact"/>
              <w:ind w:left="0" w:leftChars="0" w:right="0" w:rightChars="0" w:firstLine="0" w:firstLineChars="0"/>
              <w:jc w:val="center"/>
              <w:rPr>
                <w:del w:id="21385" w:author="xh" w:date="2026-10-19T13:37:35+08:00"/>
              </w:rPr>
            </w:pPr>
            <w:del w:id="21386"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7C85BA0D">
            <w:pPr>
              <w:keepNext/>
              <w:spacing w:before="20" w:after="20" w:line="260" w:lineRule="exact"/>
              <w:ind w:left="0" w:leftChars="0" w:right="0" w:rightChars="0" w:firstLine="0" w:firstLineChars="0"/>
              <w:jc w:val="center"/>
              <w:rPr>
                <w:del w:id="21387" w:author="xh" w:date="2026-10-19T13:37:35+08:00"/>
              </w:rPr>
            </w:pPr>
            <w:del w:id="21388"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725EBFA1">
            <w:pPr>
              <w:keepNext/>
              <w:spacing w:before="20" w:after="20" w:line="260" w:lineRule="exact"/>
              <w:ind w:left="0" w:leftChars="0" w:right="0" w:rightChars="0" w:firstLine="0" w:firstLineChars="0"/>
              <w:jc w:val="center"/>
              <w:rPr>
                <w:del w:id="21389" w:author="xh" w:date="2026-10-19T13:37:35+08:00"/>
              </w:rPr>
            </w:pPr>
            <w:del w:id="21390" w:author="xh" w:date="2026-10-19T13:37:35+08:00">
              <w:r>
                <w:rPr>
                  <w:rFonts w:ascii="Times New Roman" w:hAnsi="Times New Roman" w:eastAsia="宋体"/>
                  <w:b w:val="0"/>
                  <w:sz w:val="18"/>
                </w:rPr>
                <w:delText>98.32</w:delText>
              </w:r>
            </w:del>
          </w:p>
        </w:tc>
      </w:tr>
      <w:tr w14:paraId="62C72E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262" w:author="xh" w:date="2026-10-19T13:37:35+08:00"/>
        </w:trPr>
        <w:tc>
          <w:tcPr>
            <w:tcW w:w="1039" w:type="dxa"/>
            <w:tcMar>
              <w:left w:w="70" w:type="dxa"/>
              <w:right w:w="70" w:type="dxa"/>
            </w:tcMar>
            <w:vAlign w:val="center"/>
          </w:tcPr>
          <w:p w14:paraId="10EB5202">
            <w:pPr>
              <w:keepNext w:val="0"/>
              <w:spacing w:before="20" w:after="20" w:line="260" w:lineRule="exact"/>
              <w:ind w:left="0" w:leftChars="0" w:right="0" w:rightChars="0" w:firstLine="0" w:firstLineChars="0"/>
              <w:jc w:val="center"/>
              <w:rPr>
                <w:del w:id="21391" w:author="xh" w:date="2026-10-19T13:37:35+08:00"/>
              </w:rPr>
            </w:pPr>
            <w:del w:id="21392" w:author="xh" w:date="2026-10-19T13:37:35+08:00">
              <w:r>
                <w:rPr>
                  <w:rFonts w:ascii="Times New Roman" w:hAnsi="Times New Roman" w:eastAsia="宋体"/>
                  <w:b w:val="0"/>
                  <w:sz w:val="18"/>
                </w:rPr>
                <w:delText>弹性</w:delText>
              </w:r>
            </w:del>
          </w:p>
        </w:tc>
        <w:tc>
          <w:tcPr>
            <w:tcW w:w="1039" w:type="dxa"/>
            <w:tcMar>
              <w:left w:w="70" w:type="dxa"/>
              <w:right w:w="70" w:type="dxa"/>
            </w:tcMar>
            <w:vAlign w:val="center"/>
          </w:tcPr>
          <w:p w14:paraId="659CE6FC">
            <w:pPr>
              <w:keepNext w:val="0"/>
              <w:spacing w:before="20" w:after="20" w:line="260" w:lineRule="exact"/>
              <w:ind w:left="0" w:leftChars="0" w:right="0" w:rightChars="0" w:firstLine="0" w:firstLineChars="0"/>
              <w:jc w:val="center"/>
              <w:rPr>
                <w:del w:id="21393" w:author="xh" w:date="2026-10-19T13:37:35+08:00"/>
              </w:rPr>
            </w:pPr>
            <w:del w:id="21394" w:author="xh" w:date="2026-10-19T13:37:35+08:00">
              <w:r>
                <w:rPr>
                  <w:rFonts w:ascii="Times New Roman" w:hAnsi="Times New Roman" w:eastAsia="宋体"/>
                  <w:b w:val="0"/>
                  <w:sz w:val="18"/>
                </w:rPr>
                <w:delText>2025</w:delText>
              </w:r>
            </w:del>
          </w:p>
        </w:tc>
        <w:tc>
          <w:tcPr>
            <w:tcW w:w="1039" w:type="dxa"/>
            <w:tcMar>
              <w:left w:w="70" w:type="dxa"/>
              <w:right w:w="70" w:type="dxa"/>
            </w:tcMar>
            <w:vAlign w:val="center"/>
          </w:tcPr>
          <w:p w14:paraId="71C1F21D">
            <w:pPr>
              <w:keepNext w:val="0"/>
              <w:spacing w:before="20" w:after="20" w:line="260" w:lineRule="exact"/>
              <w:ind w:left="0" w:leftChars="0" w:right="0" w:rightChars="0" w:firstLine="0" w:firstLineChars="0"/>
              <w:jc w:val="center"/>
              <w:rPr>
                <w:del w:id="21395" w:author="xh" w:date="2026-10-19T13:37:35+08:00"/>
              </w:rPr>
            </w:pPr>
            <w:del w:id="21396" w:author="xh" w:date="2026-10-19T13:37:35+08:00">
              <w:r>
                <w:rPr>
                  <w:rFonts w:ascii="Times New Roman" w:hAnsi="Times New Roman" w:eastAsia="宋体"/>
                  <w:b w:val="0"/>
                  <w:sz w:val="18"/>
                </w:rPr>
                <w:delText>63+80</w:delText>
              </w:r>
            </w:del>
          </w:p>
        </w:tc>
        <w:tc>
          <w:tcPr>
            <w:tcW w:w="1039" w:type="dxa"/>
            <w:tcMar>
              <w:left w:w="70" w:type="dxa"/>
              <w:right w:w="70" w:type="dxa"/>
            </w:tcMar>
            <w:vAlign w:val="center"/>
          </w:tcPr>
          <w:p w14:paraId="66CE4BD5">
            <w:pPr>
              <w:keepNext w:val="0"/>
              <w:spacing w:before="20" w:after="20" w:line="260" w:lineRule="exact"/>
              <w:ind w:left="0" w:leftChars="0" w:right="0" w:rightChars="0" w:firstLine="0" w:firstLineChars="0"/>
              <w:jc w:val="center"/>
              <w:rPr>
                <w:del w:id="21397" w:author="xh" w:date="2026-10-19T13:37:35+08:00"/>
              </w:rPr>
            </w:pPr>
            <w:del w:id="21398" w:author="xh" w:date="2026-10-19T13:37:35+08:00">
              <w:r>
                <w:rPr>
                  <w:rFonts w:ascii="Times New Roman" w:hAnsi="Times New Roman" w:eastAsia="宋体"/>
                  <w:b w:val="0"/>
                  <w:sz w:val="18"/>
                </w:rPr>
                <w:delText>143.00</w:delText>
              </w:r>
            </w:del>
          </w:p>
        </w:tc>
        <w:tc>
          <w:tcPr>
            <w:tcW w:w="1039" w:type="dxa"/>
            <w:tcMar>
              <w:left w:w="70" w:type="dxa"/>
              <w:right w:w="70" w:type="dxa"/>
            </w:tcMar>
            <w:vAlign w:val="center"/>
          </w:tcPr>
          <w:p w14:paraId="4B3FF421">
            <w:pPr>
              <w:keepNext w:val="0"/>
              <w:spacing w:before="20" w:after="20" w:line="260" w:lineRule="exact"/>
              <w:ind w:left="0" w:leftChars="0" w:right="0" w:rightChars="0" w:firstLine="0" w:firstLineChars="0"/>
              <w:jc w:val="center"/>
              <w:rPr>
                <w:del w:id="21399" w:author="xh" w:date="2026-10-19T13:37:35+08:00"/>
              </w:rPr>
            </w:pPr>
            <w:del w:id="21400"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73B09A6F">
            <w:pPr>
              <w:keepNext w:val="0"/>
              <w:spacing w:before="20" w:after="20" w:line="260" w:lineRule="exact"/>
              <w:ind w:left="0" w:leftChars="0" w:right="0" w:rightChars="0" w:firstLine="0" w:firstLineChars="0"/>
              <w:jc w:val="center"/>
              <w:rPr>
                <w:del w:id="21401" w:author="xh" w:date="2026-10-19T13:37:35+08:00"/>
              </w:rPr>
            </w:pPr>
            <w:del w:id="21402"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1D667357">
            <w:pPr>
              <w:keepNext w:val="0"/>
              <w:spacing w:before="20" w:after="20" w:line="260" w:lineRule="exact"/>
              <w:ind w:left="0" w:leftChars="0" w:right="0" w:rightChars="0" w:firstLine="0" w:firstLineChars="0"/>
              <w:jc w:val="center"/>
              <w:rPr>
                <w:del w:id="21403" w:author="xh" w:date="2026-10-19T13:37:35+08:00"/>
              </w:rPr>
            </w:pPr>
            <w:del w:id="21404" w:author="xh" w:date="2026-10-19T13:37:35+08:00">
              <w:r>
                <w:rPr>
                  <w:rFonts w:ascii="Times New Roman" w:hAnsi="Times New Roman" w:eastAsia="宋体"/>
                  <w:b w:val="0"/>
                  <w:sz w:val="18"/>
                </w:rPr>
                <w:delText>0.00</w:delText>
              </w:r>
            </w:del>
          </w:p>
        </w:tc>
        <w:tc>
          <w:tcPr>
            <w:tcW w:w="1039" w:type="dxa"/>
            <w:tcMar>
              <w:left w:w="70" w:type="dxa"/>
              <w:right w:w="70" w:type="dxa"/>
            </w:tcMar>
            <w:vAlign w:val="center"/>
          </w:tcPr>
          <w:p w14:paraId="089B8389">
            <w:pPr>
              <w:keepNext w:val="0"/>
              <w:spacing w:before="20" w:after="20" w:line="260" w:lineRule="exact"/>
              <w:ind w:left="0" w:leftChars="0" w:right="0" w:rightChars="0" w:firstLine="0" w:firstLineChars="0"/>
              <w:jc w:val="center"/>
              <w:rPr>
                <w:del w:id="21405" w:author="xh" w:date="2026-10-19T13:37:35+08:00"/>
              </w:rPr>
            </w:pPr>
            <w:del w:id="21406" w:author="xh" w:date="2026-10-19T13:37:35+08:00">
              <w:r>
                <w:rPr>
                  <w:rFonts w:ascii="Times New Roman" w:hAnsi="Times New Roman" w:eastAsia="宋体"/>
                  <w:b w:val="0"/>
                  <w:sz w:val="18"/>
                </w:rPr>
                <w:delText>103.71</w:delText>
              </w:r>
            </w:del>
          </w:p>
        </w:tc>
      </w:tr>
      <w:tr>
        <w:trPr>
          <w:cantSplit/>
          <w:tblHeader/>
          <w:ins w:id="21407" w:author="xh" w:date="2026-10-19T13:37:3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16" w:author="xh" w:date="2026-10-19T13:37:35+08:00"/>
              </w:rPr>
            </w:pPr>
            <w:ins w:id="21417" w:author="xh" w:date="2026-10-19T13:37:35+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18" w:author="xh" w:date="2026-10-19T13:37:35+08:00"/>
              </w:rPr>
            </w:pPr>
            <w:ins w:id="21419" w:author="xh" w:date="2026-10-19T13:37:35+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20" w:author="xh" w:date="2026-10-19T13:37:35+08:00"/>
              </w:rPr>
            </w:pPr>
            <w:ins w:id="21421" w:author="xh" w:date="2026-10-19T13:37:35+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22" w:author="xh" w:date="2026-10-19T13:37:35+08:00"/>
              </w:rPr>
            </w:pPr>
            <w:ins w:id="21423" w:author="xh" w:date="2026-10-19T13:37:35+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24" w:author="xh" w:date="2026-10-19T13:37:35+08:00"/>
              </w:rPr>
            </w:pPr>
            <w:ins w:id="21425" w:author="xh" w:date="2026-10-19T13:37:35+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26" w:author="xh" w:date="2026-10-19T13:37:35+08:00"/>
              </w:rPr>
            </w:pPr>
            <w:ins w:id="21427" w:author="xh" w:date="2026-10-19T13:37:35+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28" w:author="xh" w:date="2026-10-19T13:37:35+08:00"/>
              </w:rPr>
            </w:pPr>
            <w:ins w:id="21429" w:author="xh" w:date="2026-10-19T13:37:35+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30" w:author="xh" w:date="2026-10-19T13:37:35+08:00"/>
              </w:rPr>
            </w:pPr>
            <w:ins w:id="21431" w:author="xh" w:date="2026-10-19T13:37:35+08:00">
              <w:r>
                <w:rPr>
                  <w:rFonts w:ascii="Times New Roman" w:hAnsi="Times New Roman" w:eastAsia="宋体"/>
                  <w:b/>
                  <w:sz w:val="18"/>
                </w:rPr>
                <w:t>转接后净负荷/MW</w:t>
              </w:r>
            </w:ins>
          </w:p>
        </w:tc>
      </w:tr>
      <w:tr>
        <w:trPr>
          <w:cantSplit/>
          <w:ins w:id="21408" w:author="xh" w:date="2026-10-19T13:37:3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32" w:author="xh" w:date="2026-10-19T13:37:35+08:00"/>
              </w:rPr>
            </w:pPr>
            <w:ins w:id="21433" w:author="xh" w:date="2026-10-19T13:37:35+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34" w:author="xh" w:date="2026-10-19T13:37:35+08:00"/>
              </w:rPr>
            </w:pPr>
            <w:ins w:id="21435" w:author="xh" w:date="2026-10-19T13:37:35+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36" w:author="xh" w:date="2026-10-19T13:37:35+08:00"/>
              </w:rPr>
            </w:pPr>
            <w:ins w:id="21437" w:author="xh" w:date="2026-10-19T13:37:35+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38" w:author="xh" w:date="2026-10-19T13:37:35+08:00"/>
              </w:rPr>
            </w:pPr>
            <w:ins w:id="21439" w:author="xh" w:date="2026-10-19T13:37:35+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40" w:author="xh" w:date="2026-10-19T13:37:35+08:00"/>
              </w:rPr>
            </w:pPr>
            <w:ins w:id="21441" w:author="xh" w:date="2026-10-19T13:37:3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42" w:author="xh" w:date="2026-10-19T13:37:35+08:00"/>
              </w:rPr>
            </w:pPr>
            <w:ins w:id="21443" w:author="xh" w:date="2026-10-19T13:37:35+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44" w:author="xh" w:date="2026-10-19T13:37:35+08:00"/>
              </w:rPr>
            </w:pPr>
            <w:ins w:id="21445" w:author="xh" w:date="2026-10-19T13:37:35+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46" w:author="xh" w:date="2026-10-19T13:37:35+08:00"/>
              </w:rPr>
            </w:pPr>
            <w:ins w:id="21447" w:author="xh" w:date="2026-10-19T13:37:35+08:00">
              <w:r>
                <w:rPr>
                  <w:rFonts w:ascii="Times New Roman" w:hAnsi="Times New Roman" w:eastAsia="宋体"/>
                  <w:b w:val="0"/>
                  <w:sz w:val="18"/>
                </w:rPr>
                <w:t>—</w:t>
              </w:r>
            </w:ins>
          </w:p>
        </w:tc>
      </w:tr>
      <w:tr>
        <w:trPr>
          <w:cantSplit/>
          <w:ins w:id="21409" w:author="xh" w:date="2026-10-19T13:37:3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48" w:author="xh" w:date="2026-10-19T13:37:35+08:00"/>
              </w:rPr>
            </w:pPr>
            <w:ins w:id="21449" w:author="xh" w:date="2026-10-19T13:37:35+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50" w:author="xh" w:date="2026-10-19T13:37:35+08:00"/>
              </w:rPr>
            </w:pPr>
            <w:ins w:id="21451" w:author="xh" w:date="2026-10-19T13:37:35+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52" w:author="xh" w:date="2026-10-19T13:37:35+08:00"/>
              </w:rPr>
            </w:pPr>
            <w:ins w:id="21453" w:author="xh" w:date="2026-10-19T13:37:35+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54" w:author="xh" w:date="2026-10-19T13:37:35+08:00"/>
              </w:rPr>
            </w:pPr>
            <w:ins w:id="21455" w:author="xh" w:date="2026-10-19T13:37:35+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56" w:author="xh" w:date="2026-10-19T13:37:35+08:00"/>
              </w:rPr>
            </w:pPr>
            <w:ins w:id="21457" w:author="xh" w:date="2026-10-19T13:37:3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58" w:author="xh" w:date="2026-10-19T13:37:35+08:00"/>
              </w:rPr>
            </w:pPr>
            <w:ins w:id="21459" w:author="xh" w:date="2026-10-19T13:37:3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60" w:author="xh" w:date="2026-10-19T13:37:35+08:00"/>
              </w:rPr>
            </w:pPr>
            <w:ins w:id="21461" w:author="xh" w:date="2026-10-19T13:37:3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62" w:author="xh" w:date="2026-10-19T13:37:35+08:00"/>
              </w:rPr>
            </w:pPr>
            <w:ins w:id="21463" w:author="xh" w:date="2026-10-19T13:37:35+08:00">
              <w:r>
                <w:rPr>
                  <w:rFonts w:ascii="Times New Roman" w:hAnsi="Times New Roman" w:eastAsia="宋体"/>
                  <w:b w:val="0"/>
                  <w:sz w:val="18"/>
                </w:rPr>
                <w:t>103.71</w:t>
              </w:r>
            </w:ins>
          </w:p>
        </w:tc>
      </w:tr>
      <w:tr>
        <w:trPr>
          <w:cantSplit/>
          <w:ins w:id="21410" w:author="xh" w:date="2026-10-19T13:37:3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64" w:author="xh" w:date="2026-10-19T13:37:35+08:00"/>
              </w:rPr>
            </w:pPr>
            <w:ins w:id="21465" w:author="xh" w:date="2026-10-19T13:37:35+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66" w:author="xh" w:date="2026-10-19T13:37:35+08:00"/>
              </w:rPr>
            </w:pPr>
            <w:ins w:id="21467" w:author="xh" w:date="2026-10-19T13:37:35+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68" w:author="xh" w:date="2026-10-19T13:37:35+08:00"/>
              </w:rPr>
            </w:pPr>
            <w:ins w:id="21469" w:author="xh" w:date="2026-10-19T13:37:35+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70" w:author="xh" w:date="2026-10-19T13:37:35+08:00"/>
              </w:rPr>
            </w:pPr>
            <w:ins w:id="21471" w:author="xh" w:date="2026-10-19T13:37:35+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72" w:author="xh" w:date="2026-10-19T13:37:35+08:00"/>
              </w:rPr>
            </w:pPr>
            <w:ins w:id="21473" w:author="xh" w:date="2026-10-19T13:37:3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74" w:author="xh" w:date="2026-10-19T13:37:35+08:00"/>
              </w:rPr>
            </w:pPr>
            <w:ins w:id="21475" w:author="xh" w:date="2026-10-19T13:37:3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76" w:author="xh" w:date="2026-10-19T13:37:35+08:00"/>
              </w:rPr>
            </w:pPr>
            <w:ins w:id="21477" w:author="xh" w:date="2026-10-19T13:37:3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78" w:author="xh" w:date="2026-10-19T13:37:35+08:00"/>
              </w:rPr>
            </w:pPr>
            <w:ins w:id="21479" w:author="xh" w:date="2026-10-19T13:37:35+08:00">
              <w:r>
                <w:rPr>
                  <w:rFonts w:ascii="Times New Roman" w:hAnsi="Times New Roman" w:eastAsia="宋体"/>
                  <w:b w:val="0"/>
                  <w:sz w:val="18"/>
                </w:rPr>
                <w:t>125.18</w:t>
              </w:r>
            </w:ins>
          </w:p>
        </w:tc>
      </w:tr>
      <w:tr>
        <w:trPr>
          <w:cantSplit/>
          <w:ins w:id="21411" w:author="xh" w:date="2026-10-19T13:37:3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80" w:author="xh" w:date="2026-10-19T13:37:35+08:00"/>
              </w:rPr>
            </w:pPr>
            <w:ins w:id="21481" w:author="xh" w:date="2026-10-19T13:37:35+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82" w:author="xh" w:date="2026-10-19T13:37:35+08:00"/>
              </w:rPr>
            </w:pPr>
            <w:ins w:id="21483" w:author="xh" w:date="2026-10-19T13:37:35+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84" w:author="xh" w:date="2026-10-19T13:37:35+08:00"/>
              </w:rPr>
            </w:pPr>
            <w:ins w:id="21485" w:author="xh" w:date="2026-10-19T13:37:35+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86" w:author="xh" w:date="2026-10-19T13:37:35+08:00"/>
              </w:rPr>
            </w:pPr>
            <w:ins w:id="21487" w:author="xh" w:date="2026-10-19T13:37:35+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88" w:author="xh" w:date="2026-10-19T13:37:35+08:00"/>
              </w:rPr>
            </w:pPr>
            <w:ins w:id="21489" w:author="xh" w:date="2026-10-19T13:37:3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90" w:author="xh" w:date="2026-10-19T13:37:35+08:00"/>
              </w:rPr>
            </w:pPr>
            <w:ins w:id="21491" w:author="xh" w:date="2026-10-19T13:37:35+08:00">
              <w:r>
                <w:rPr>
                  <w:rFonts w:ascii="Times New Roman" w:hAnsi="Times New Roman" w:eastAsia="宋体"/>
                  <w:b w:val="0"/>
                  <w:sz w:val="18"/>
                </w:rPr>
                <w:t>9.10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92" w:author="xh" w:date="2026-10-19T13:37:35+08:00"/>
              </w:rPr>
            </w:pPr>
            <w:ins w:id="21493" w:author="xh" w:date="2026-10-19T13:37:35+08:00">
              <w:r>
                <w:rPr>
                  <w:rFonts w:ascii="Times New Roman" w:hAnsi="Times New Roman" w:eastAsia="宋体"/>
                  <w:b w:val="0"/>
                  <w:sz w:val="18"/>
                </w:rPr>
                <w:t>0.66</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94" w:author="xh" w:date="2026-10-19T13:37:35+08:00"/>
              </w:rPr>
            </w:pPr>
            <w:ins w:id="21495" w:author="xh" w:date="2026-10-19T13:37:35+08:00">
              <w:r>
                <w:rPr>
                  <w:rFonts w:ascii="Times New Roman" w:hAnsi="Times New Roman" w:eastAsia="宋体"/>
                  <w:b w:val="0"/>
                  <w:sz w:val="18"/>
                </w:rPr>
                <w:t>142.58</w:t>
              </w:r>
            </w:ins>
          </w:p>
        </w:tc>
      </w:tr>
      <w:tr>
        <w:trPr>
          <w:cantSplit/>
          <w:ins w:id="21412" w:author="xh" w:date="2026-10-19T13:37:3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96" w:author="xh" w:date="2026-10-19T13:37:35+08:00"/>
              </w:rPr>
            </w:pPr>
            <w:ins w:id="21497" w:author="xh" w:date="2026-10-19T13:37:35+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498" w:author="xh" w:date="2026-10-19T13:37:35+08:00"/>
              </w:rPr>
            </w:pPr>
            <w:ins w:id="21499" w:author="xh" w:date="2026-10-19T13:37:35+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500" w:author="xh" w:date="2026-10-19T13:37:35+08:00"/>
              </w:rPr>
            </w:pPr>
            <w:ins w:id="21501" w:author="xh" w:date="2026-10-19T13:37:35+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502" w:author="xh" w:date="2026-10-19T13:37:35+08:00"/>
              </w:rPr>
            </w:pPr>
            <w:ins w:id="21503" w:author="xh" w:date="2026-10-19T13:37:35+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504" w:author="xh" w:date="2026-10-19T13:37:35+08:00"/>
              </w:rPr>
            </w:pPr>
            <w:ins w:id="21505" w:author="xh" w:date="2026-10-19T13:37:3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506" w:author="xh" w:date="2026-10-19T13:37:35+08:00"/>
              </w:rPr>
            </w:pPr>
            <w:ins w:id="21507" w:author="xh" w:date="2026-10-19T13:37:35+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508" w:author="xh" w:date="2026-10-19T13:37:35+08:00"/>
              </w:rPr>
            </w:pPr>
            <w:ins w:id="21509" w:author="xh" w:date="2026-10-19T13:37:35+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510" w:author="xh" w:date="2026-10-19T13:37:35+08:00"/>
              </w:rPr>
            </w:pPr>
            <w:ins w:id="21511" w:author="xh" w:date="2026-10-19T13:37:35+08:00">
              <w:r>
                <w:rPr>
                  <w:rFonts w:ascii="Times New Roman" w:hAnsi="Times New Roman" w:eastAsia="宋体"/>
                  <w:b w:val="0"/>
                  <w:sz w:val="18"/>
                </w:rPr>
                <w:t>—</w:t>
              </w:r>
            </w:ins>
          </w:p>
        </w:tc>
      </w:tr>
      <w:tr>
        <w:trPr>
          <w:cantSplit/>
          <w:ins w:id="21413" w:author="xh" w:date="2026-10-19T13:37:3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512" w:author="xh" w:date="2026-10-19T13:37:35+08:00"/>
              </w:rPr>
            </w:pPr>
            <w:ins w:id="21513" w:author="xh" w:date="2026-10-19T13:37:35+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514" w:author="xh" w:date="2026-10-19T13:37:35+08:00"/>
              </w:rPr>
            </w:pPr>
            <w:ins w:id="21515" w:author="xh" w:date="2026-10-19T13:37:35+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516" w:author="xh" w:date="2026-10-19T13:37:35+08:00"/>
              </w:rPr>
            </w:pPr>
            <w:ins w:id="21517" w:author="xh" w:date="2026-10-19T13:37:35+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518" w:author="xh" w:date="2026-10-19T13:37:35+08:00"/>
              </w:rPr>
            </w:pPr>
            <w:ins w:id="21519" w:author="xh" w:date="2026-10-19T13:37:35+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520" w:author="xh" w:date="2026-10-19T13:37:35+08:00"/>
              </w:rPr>
            </w:pPr>
            <w:ins w:id="21521" w:author="xh" w:date="2026-10-19T13:37:3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522" w:author="xh" w:date="2026-10-19T13:37:35+08:00"/>
              </w:rPr>
            </w:pPr>
            <w:ins w:id="21523" w:author="xh" w:date="2026-10-19T13:37:3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524" w:author="xh" w:date="2026-10-19T13:37:35+08:00"/>
              </w:rPr>
            </w:pPr>
            <w:ins w:id="21525" w:author="xh" w:date="2026-10-19T13:37:3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526" w:author="xh" w:date="2026-10-19T13:37:35+08:00"/>
              </w:rPr>
            </w:pPr>
            <w:ins w:id="21527" w:author="xh" w:date="2026-10-19T13:37:35+08:00">
              <w:r>
                <w:rPr>
                  <w:rFonts w:ascii="Times New Roman" w:hAnsi="Times New Roman" w:eastAsia="宋体"/>
                  <w:b w:val="0"/>
                  <w:sz w:val="18"/>
                </w:rPr>
                <w:t>103.71</w:t>
              </w:r>
            </w:ins>
          </w:p>
        </w:tc>
      </w:tr>
      <w:tr>
        <w:trPr>
          <w:cantSplit/>
          <w:ins w:id="21414" w:author="xh" w:date="2026-10-19T13:37:35+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528" w:author="xh" w:date="2026-10-19T13:37:35+08:00"/>
              </w:rPr>
            </w:pPr>
            <w:ins w:id="21529" w:author="xh" w:date="2026-10-19T13:37:35+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530" w:author="xh" w:date="2026-10-19T13:37:35+08:00"/>
              </w:rPr>
            </w:pPr>
            <w:ins w:id="21531" w:author="xh" w:date="2026-10-19T13:37:35+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532" w:author="xh" w:date="2026-10-19T13:37:35+08:00"/>
              </w:rPr>
            </w:pPr>
            <w:ins w:id="21533" w:author="xh" w:date="2026-10-19T13:37:35+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534" w:author="xh" w:date="2026-10-19T13:37:35+08:00"/>
              </w:rPr>
            </w:pPr>
            <w:ins w:id="21535" w:author="xh" w:date="2026-10-19T13:37:35+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536" w:author="xh" w:date="2026-10-19T13:37:35+08:00"/>
              </w:rPr>
            </w:pPr>
            <w:ins w:id="21537" w:author="xh" w:date="2026-10-19T13:37:3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538" w:author="xh" w:date="2026-10-19T13:37:35+08:00"/>
              </w:rPr>
            </w:pPr>
            <w:ins w:id="21539" w:author="xh" w:date="2026-10-19T13:37:3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540" w:author="xh" w:date="2026-10-19T13:37:35+08:00"/>
              </w:rPr>
            </w:pPr>
            <w:ins w:id="21541" w:author="xh" w:date="2026-10-19T13:37:35+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542" w:author="xh" w:date="2026-10-19T13:37:35+08:00"/>
              </w:rPr>
            </w:pPr>
            <w:ins w:id="21543" w:author="xh" w:date="2026-10-19T13:37:35+08:00">
              <w:r>
                <w:rPr>
                  <w:rFonts w:ascii="Times New Roman" w:hAnsi="Times New Roman" w:eastAsia="宋体"/>
                  <w:b w:val="0"/>
                  <w:sz w:val="18"/>
                </w:rPr>
                <w:t>125.18</w:t>
              </w:r>
            </w:ins>
          </w:p>
        </w:tc>
      </w:tr>
      <w:tr>
        <w:trPr>
          <w:cantSplit/>
          <w:ins w:id="21415" w:author="xh" w:date="2026-10-19T13:37:35+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544" w:author="xh" w:date="2026-10-19T13:37:35+08:00"/>
              </w:rPr>
            </w:pPr>
            <w:ins w:id="21545" w:author="xh" w:date="2026-10-19T13:37:35+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546" w:author="xh" w:date="2026-10-19T13:37:35+08:00"/>
              </w:rPr>
            </w:pPr>
            <w:ins w:id="21547" w:author="xh" w:date="2026-10-19T13:37:35+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548" w:author="xh" w:date="2026-10-19T13:37:35+08:00"/>
              </w:rPr>
            </w:pPr>
            <w:ins w:id="21549" w:author="xh" w:date="2026-10-19T13:37:35+08:00">
              <w:r>
                <w:rPr>
                  <w:rFonts w:ascii="Times New Roman" w:hAnsi="Times New Roman" w:eastAsia="宋体"/>
                  <w:b w:val="0"/>
                  <w:sz w:val="18"/>
                </w:rPr>
                <w:t>80.00+80.00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550" w:author="xh" w:date="2026-10-19T13:37:35+08:00"/>
              </w:rPr>
            </w:pPr>
            <w:ins w:id="21551" w:author="xh" w:date="2026-10-19T13:37:35+08:00">
              <w:r>
                <w:rPr>
                  <w:rFonts w:ascii="Times New Roman" w:hAnsi="Times New Roman" w:eastAsia="宋体"/>
                  <w:b w:val="0"/>
                  <w:sz w:val="18"/>
                </w:rPr>
                <w:t>160.00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552" w:author="xh" w:date="2026-10-19T13:37:35+08:00"/>
              </w:rPr>
            </w:pPr>
            <w:ins w:id="21553" w:author="xh" w:date="2026-10-19T13:37:35+08:00">
              <w:r>
                <w:rPr>
                  <w:rFonts w:ascii="Times New Roman" w:hAnsi="Times New Roman" w:eastAsia="宋体"/>
                  <w:b w:val="0"/>
                  <w:sz w:val="18"/>
                </w:rPr>
                <w:t>0.90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554" w:author="xh" w:date="2026-10-19T13:37:35+08:00"/>
              </w:rPr>
            </w:pPr>
            <w:ins w:id="21555" w:author="xh" w:date="2026-10-19T13:37:35+08:00">
              <w:r>
                <w:rPr>
                  <w:rFonts w:ascii="Times New Roman" w:hAnsi="Times New Roman" w:eastAsia="宋体"/>
                  <w:b w:val="0"/>
                  <w:sz w:val="18"/>
                </w:rPr>
                <w:t>10.92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556" w:author="xh" w:date="2026-10-19T13:37:35+08:00"/>
              </w:rPr>
            </w:pPr>
            <w:ins w:id="21557" w:author="xh" w:date="2026-10-19T13:37:35+08:00">
              <w:r>
                <w:rPr>
                  <w:rFonts w:ascii="Times New Roman" w:hAnsi="Times New Roman" w:eastAsia="宋体"/>
                  <w:b w:val="0"/>
                  <w:sz w:val="18"/>
                </w:rPr>
                <w:t>1.31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558" w:author="xh" w:date="2026-10-19T13:37:35+08:00"/>
              </w:rPr>
            </w:pPr>
            <w:ins w:id="21559" w:author="xh" w:date="2026-10-19T13:37:35+08:00">
              <w:r>
                <w:rPr>
                  <w:rFonts w:ascii="Times New Roman" w:hAnsi="Times New Roman" w:eastAsia="宋体"/>
                  <w:b w:val="0"/>
                  <w:sz w:val="18"/>
                </w:rPr>
                <w:t>141.41</w:t>
              </w:r>
            </w:ins>
          </w:p>
        </w:tc>
      </w:tr>
    </w:tbl>
    <w:p w14:paraId="2B996F56">
      <w:pPr>
        <w:pStyle w:val="2"/>
        <w:widowControl/>
        <w:spacing w:before="0" w:after="0" w:line="348" w:lineRule="exact"/>
        <w:ind w:firstLine="480"/>
        <w:jc w:val="both"/>
      </w:pPr>
      <w:r>
        <w:rPr>
          <w:rFonts w:ascii="Times New Roman" w:hAnsi="Times New Roman" w:eastAsia="方正仿宋_GBK"/>
          <w:b w:val="0"/>
          <w:sz w:val="24"/>
        </w:rPr>
        <w:t xml:space="preserve">20</w:t>
      </w:r>
      <w:ins w:id="21560" w:author="xh" w:date="2026-10-19T13:38:14+08:00">
        <w:r>
          <w:rPr>
            <w:rFonts w:ascii="Times New Roman" w:hAnsi="Times New Roman" w:eastAsia="方正仿宋_GBK"/>
            <w:b w:val="0"/>
            <w:sz w:val="24"/>
          </w:rPr>
          <w:t xml:space="preserve">35年最大单台主变N-1后，弹性方案剩余主变容量为80.00 MVA，按0.95功率因数折算为76.00 MW。储能正向有效支撑功率为0.</w:t>
        </w:r>
      </w:ins>
      <w:r>
        <w:rPr>
          <w:rFonts w:ascii="Times New Roman" w:hAnsi="Times New Roman" w:eastAsia="方正仿宋_GBK"/>
          <w:b w:val="0"/>
          <w:sz w:val="24"/>
        </w:rPr>
        <w:t xml:space="preserve">25</w:t>
      </w:r>
      <w:ins w:id="21561" w:author="xh" w:date="2026-10-19T13:38:14+08:00">
        <w:r>
          <w:rPr>
            <w:rFonts w:ascii="Times New Roman" w:hAnsi="Times New Roman" w:eastAsia="方正仿宋_GBK"/>
            <w:b w:val="0"/>
            <w:sz w:val="24"/>
          </w:rPr>
          <w:t xml:space="preserve"> MW、反向有效吸收功率为0.90 MW。全</w:t>
        </w:r>
      </w:ins>
      <w:r>
        <w:rPr>
          <w:rFonts w:ascii="Times New Roman" w:hAnsi="Times New Roman" w:eastAsia="方正仿宋_GBK"/>
          <w:b w:val="0"/>
          <w:sz w:val="24"/>
        </w:rPr>
        <w:t xml:space="preserve">年</w:t>
      </w:r>
      <w:ins w:id="21562" w:author="xh" w:date="2026-10-19T13:38:14+08:00">
        <w:r>
          <w:rPr>
            <w:rFonts w:ascii="Times New Roman" w:hAnsi="Times New Roman" w:eastAsia="方正仿宋_GBK"/>
            <w:b w:val="0"/>
            <w:sz w:val="24"/>
          </w:rPr>
          <w:t xml:space="preserve">本站故障</w:t>
        </w:r>
      </w:ins>
      <w:del w:id="21563" w:author="xh" w:date="2026-10-19T13:38:14+08:00">
        <w:r>
          <w:rPr>
            <w:rFonts w:ascii="Times New Roman" w:hAnsi="Times New Roman" w:eastAsia="方正仿宋_GBK"/>
            <w:b w:val="0"/>
            <w:sz w:val="24"/>
          </w:rPr>
          <w:delText xml:space="preserve">区域正向峰值正常</w:delText>
        </w:r>
      </w:del>
      <w:r>
        <w:rPr>
          <w:rFonts w:ascii="Times New Roman" w:hAnsi="Times New Roman" w:eastAsia="方正仿宋_GBK"/>
          <w:b w:val="0"/>
          <w:sz w:val="24"/>
        </w:rPr>
        <w:t xml:space="preserve">工况</w:t>
      </w:r>
      <w:ins w:id="21564" w:author="xh" w:date="2026-10-19T13:38:14+08:00">
        <w:r>
          <w:rPr>
            <w:rFonts w:ascii="Times New Roman" w:hAnsi="Times New Roman" w:eastAsia="方正仿宋_GBK"/>
            <w:b w:val="0"/>
            <w:sz w:val="24"/>
          </w:rPr>
          <w:t xml:space="preserve">中最小余量为0.23 MW。该小时按采用的固定区段预案</w:t>
        </w:r>
      </w:ins>
      <w:del w:id="21565" w:author="xh" w:date="2026-10-19T13:38:14+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21566" w:author="xh" w:date="2026-10-19T13:38:14+08:00">
        <w:r>
          <w:rPr>
            <w:rFonts w:ascii="Times New Roman" w:hAnsi="Times New Roman" w:eastAsia="方正仿宋_GBK"/>
            <w:b w:val="0"/>
            <w:sz w:val="24"/>
          </w:rPr>
          <w:t xml:space="preserve">84</w:t>
        </w:r>
      </w:ins>
      <w:del w:id="21567" w:author="xh" w:date="2026-10-19T13:38:14+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21568" w:author="xh" w:date="2026-10-19T13:38:14+08:00">
        <w:r>
          <w:rPr>
            <w:rFonts w:ascii="Times New Roman" w:hAnsi="Times New Roman" w:eastAsia="方正仿宋_GBK"/>
            <w:b w:val="0"/>
            <w:sz w:val="24"/>
          </w:rPr>
          <w:t xml:space="preserve">93</w:t>
        </w:r>
      </w:ins>
      <w:del w:id="21569" w:author="xh" w:date="2026-10-19T13:38:14+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MW、承接0.</w:t>
      </w:r>
      <w:ins w:id="21570" w:author="xh" w:date="2026-10-19T13:38:14+08:00">
        <w:r>
          <w:rPr>
            <w:rFonts w:ascii="Times New Roman" w:hAnsi="Times New Roman" w:eastAsia="方正仿宋_GBK"/>
            <w:b w:val="0"/>
            <w:sz w:val="24"/>
          </w:rPr>
          <w:t xml:space="preserve">74</w:t>
        </w:r>
      </w:ins>
      <w:del w:id="21571" w:author="xh" w:date="2026-10-19T13:38:14+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MW，转接后净负荷为</w:t>
      </w:r>
      <w:ins w:id="21572" w:author="xh" w:date="2026-10-19T13:38:14+08:00">
        <w:r>
          <w:rPr>
            <w:rFonts w:ascii="Times New Roman" w:hAnsi="Times New Roman" w:eastAsia="方正仿宋_GBK"/>
            <w:b w:val="0"/>
            <w:sz w:val="24"/>
          </w:rPr>
          <w:t xml:space="preserve">76.</w:t>
        </w:r>
      </w:ins>
      <w:del w:id="21573" w:author="xh" w:date="2026-10-19T13:38:14+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0</w:t>
      </w:r>
      <w:del w:id="21574" w:author="xh" w:date="2026-10-19T13:38:14+08:00">
        <w:r>
          <w:rPr>
            <w:rFonts w:ascii="Times New Roman" w:hAnsi="Times New Roman" w:eastAsia="方正仿宋_GBK"/>
            <w:b w:val="0"/>
            <w:sz w:val="24"/>
          </w:rPr>
          <w:delText xml:space="preserve">3.71 MW，区域最低净负荷工况下为2.9</w:delText>
        </w:r>
      </w:del>
      <w:r>
        <w:rPr>
          <w:rFonts w:ascii="Times New Roman" w:hAnsi="Times New Roman" w:eastAsia="方正仿宋_GBK"/>
          <w:b w:val="0"/>
          <w:sz w:val="24"/>
        </w:rPr>
        <w:t xml:space="preserve">1 MW。</w:t>
      </w:r>
      <w:ins w:id="21575" w:author="xh" w:date="2026-10-19T13:38:14+08:00">
        <w:r>
          <w:rPr>
            <w:rFonts w:ascii="Times New Roman" w:hAnsi="Times New Roman" w:eastAsia="方正仿宋_GBK"/>
            <w:b w:val="0"/>
            <w:sz w:val="24"/>
          </w:rPr>
          <w:t xml:space="preserve">其中与奎山变之间的主要通道承担15.44 MW净功率转接，使用既有通道。</w:t>
        </w:r>
      </w:ins>
    </w:p>
    <w:p w14:paraId="6714821D">
      <w:pPr>
        <w:pStyle w:val="2"/>
        <w:widowControl/>
        <w:spacing w:before="0" w:after="0" w:line="348" w:lineRule="exact"/>
        <w:ind w:firstLine="480"/>
        <w:jc w:val="both"/>
      </w:pPr>
      <w:ins w:id="21576" w:author="xh" w:date="2026-10-19T13:38:54+08:00">
        <w:r>
          <w:rPr>
            <w:rFonts w:ascii="Times New Roman" w:hAnsi="Times New Roman" w:eastAsia="方正仿宋_GBK"/>
            <w:b w:val="0"/>
            <w:sz w:val="24"/>
          </w:rPr>
          <w:t xml:space="preserve">两方案</w:t>
        </w:r>
      </w:ins>
      <w:del w:id="21577" w:author="xh" w:date="2026-10-19T13:38:54+08:00">
        <w:r>
          <w:rPr>
            <w:rFonts w:ascii="Times New Roman" w:hAnsi="Times New Roman" w:eastAsia="方正仿宋_GBK"/>
            <w:b w:val="0"/>
            <w:sz w:val="24"/>
          </w:rPr>
          <w:delText xml:space="preserve">按最大单台主变N-1校核，</w:delText>
        </w:r>
      </w:del>
      <w:r>
        <w:rPr>
          <w:rFonts w:ascii="Times New Roman" w:hAnsi="Times New Roman" w:eastAsia="方正仿宋_GBK"/>
          <w:b w:val="0"/>
          <w:sz w:val="24"/>
        </w:rPr>
        <w:t xml:space="preserve">本站</w:t>
      </w:r>
      <w:ins w:id="21578" w:author="xh" w:date="2026-10-19T13:38:54+08:00">
        <w:r>
          <w:rPr>
            <w:rFonts w:ascii="Times New Roman" w:hAnsi="Times New Roman" w:eastAsia="方正仿宋_GBK"/>
            <w:b w:val="0"/>
            <w:sz w:val="24"/>
          </w:rPr>
          <w:t xml:space="preserve">储能额定功率相差</w:t>
        </w:r>
      </w:ins>
      <w:del w:id="21579" w:author="xh" w:date="2026-10-19T13:38:54+08:00">
        <w:r>
          <w:rPr>
            <w:rFonts w:ascii="Times New Roman" w:hAnsi="Times New Roman" w:eastAsia="方正仿宋_GBK"/>
            <w:b w:val="0"/>
            <w:sz w:val="24"/>
          </w:rPr>
          <w:delText xml:space="preserve">剩余容量为63.</w:delText>
        </w:r>
      </w:del>
      <w:r>
        <w:rPr>
          <w:rFonts w:ascii="Times New Roman" w:hAnsi="Times New Roman" w:eastAsia="方正仿宋_GBK"/>
          <w:b w:val="0"/>
          <w:sz w:val="24"/>
        </w:rPr>
        <w:t xml:space="preserve">0</w:t>
      </w:r>
      <w:del w:id="21580" w:author="xh" w:date="2026-10-19T13:38:54+08:00">
        <w:r>
          <w:rPr>
            <w:rFonts w:ascii="Times New Roman" w:hAnsi="Times New Roman" w:eastAsia="方正仿宋_GBK"/>
            <w:b w:val="0"/>
            <w:sz w:val="24"/>
          </w:rPr>
          <w:delText xml:space="preserve">0 MVA，两代表工况重新转供后的本站净负荷分别为59.85 MW、2</w:delText>
        </w:r>
      </w:del>
      <w:r>
        <w:rPr>
          <w:rFonts w:ascii="Times New Roman" w:hAnsi="Times New Roman" w:eastAsia="方正仿宋_GBK"/>
          <w:b w:val="0"/>
          <w:sz w:val="24"/>
        </w:rPr>
        <w:t xml:space="preserve">.9</w:t>
      </w:r>
      <w:del w:id="21581" w:author="xh" w:date="2026-10-19T13:38:54+08:00">
        <w:r>
          <w:rPr>
            <w:rFonts w:ascii="Times New Roman" w:hAnsi="Times New Roman" w:eastAsia="方正仿宋_GBK"/>
            <w:b w:val="0"/>
            <w:sz w:val="24"/>
          </w:rPr>
          <w:delText xml:space="preserve">1 MW，两方向最小容量余量为0.0</w:delText>
        </w:r>
      </w:del>
      <w:r>
        <w:rPr>
          <w:rFonts w:ascii="Times New Roman" w:hAnsi="Times New Roman" w:eastAsia="方正仿宋_GBK"/>
          <w:b w:val="0"/>
          <w:sz w:val="24"/>
        </w:rPr>
        <w:t xml:space="preserve">0 MW，</w:t>
      </w:r>
      <w:ins w:id="21582" w:author="xh" w:date="2026-10-19T13:38:54+08:00">
        <w:r>
          <w:rPr>
            <w:rFonts w:ascii="Times New Roman" w:hAnsi="Times New Roman" w:eastAsia="方正仿宋_GBK"/>
            <w:b w:val="0"/>
            <w:sz w:val="24"/>
          </w:rPr>
          <w:t xml:space="preserve">差额与所列主变组合及年度固定转接任务共同形成局部供电安排</w:t>
        </w:r>
      </w:ins>
      <w:del w:id="21583" w:author="xh" w:date="2026-10-19T13:38:54+08:00">
        <w:r>
          <w:rPr>
            <w:rFonts w:ascii="Times New Roman" w:hAnsi="Times New Roman" w:eastAsia="方正仿宋_GBK"/>
            <w:b w:val="0"/>
            <w:sz w:val="24"/>
          </w:rPr>
          <w:delText xml:space="preserve">正向储能有效支撑功率为0.00 MW</w:delText>
        </w:r>
      </w:del>
      <w:r>
        <w:rPr>
          <w:rFonts w:ascii="Times New Roman" w:hAnsi="Times New Roman" w:eastAsia="方正仿宋_GBK"/>
          <w:b w:val="0"/>
          <w:sz w:val="24"/>
        </w:rPr>
        <w:t xml:space="preserve">。</w:t>
      </w:r>
    </w:p>
    <w:p w14:paraId="5BB6FFCB">
      <w:pPr>
        <w:pStyle w:val="2"/>
        <w:widowControl/>
        <w:spacing w:before="0" w:after="0" w:line="348" w:lineRule="exact"/>
        <w:ind w:firstLine="480"/>
        <w:jc w:val="both"/>
        <w:rPr>
          <w:del w:id="21584" w:author="xh" w:date="2026-10-19T13:39:33+08:00"/>
        </w:rPr>
      </w:pPr>
      <w:del w:id="21585" w:author="xh" w:date="2026-10-19T13:39:33+08:00">
        <w:r>
          <w:rPr>
            <w:rFonts w:ascii="Times New Roman" w:hAnsi="Times New Roman" w:eastAsia="方正仿宋_GBK"/>
            <w:b w:val="0"/>
            <w:sz w:val="24"/>
          </w:rPr>
          <w:delText>四年校核截面中，本站绝对功率最大的工况出现在2023年，转接前为110.98 MW，主要表现为正向受电需求，该年设备在最大单台主变N-1后剩余容量为63.00 MVA。故障方式下本站转出51.13 MW、承接0.00 MW，其中与刘湾变之间的主要转出功率为19.00 MW，转接后净负荷为59.85 MW。这一工况通过邻站分担本站故障后的正向负荷。</w:delText>
        </w:r>
      </w:del>
    </w:p>
    <w:p w14:paraId="60704513">
      <w:pPr>
        <w:pStyle w:val="7"/>
        <w:keepNext/>
        <w:numPr>
          <w:ilvl w:val="0"/>
          <w:numId w:val="0"/>
        </w:numPr>
        <w:spacing w:before="160" w:after="120" w:line="360" w:lineRule="exact"/>
        <w:ind w:firstLine="0"/>
      </w:pPr>
      <w:bookmarkStart w:id="240" w:name="拾屯变规划分析"/>
      <w:r>
        <w:rPr>
          <w:rFonts w:ascii="Times New Roman" w:hAnsi="Times New Roman" w:eastAsia="方正仿宋_GBK"/>
          <w:b/>
          <w:sz w:val="24"/>
        </w:rPr>
        <w:t>拾屯变规划分析</w:t>
      </w:r>
      <w:bookmarkEnd w:id="240"/>
    </w:p>
    <w:p w14:paraId="2B0EF70E">
      <w:pPr>
        <w:pStyle w:val="115"/>
        <w:widowControl/>
        <w:spacing w:before="0" w:after="0" w:line="348" w:lineRule="exact"/>
        <w:ind w:firstLine="480"/>
        <w:jc w:val="both"/>
      </w:pPr>
      <w:r>
        <w:rPr>
          <w:rFonts w:ascii="Times New Roman" w:hAnsi="Times New Roman" w:eastAsia="方正仿宋_GBK"/>
          <w:b w:val="0"/>
          <w:sz w:val="24"/>
        </w:rPr>
        <w:t xml:space="preserve">该站</w:t>
      </w:r>
      <w:ins w:id="21586" w:author="xh" w:date="2026-10-19T13:40:13+08:00">
        <w:r>
          <w:rPr>
            <w:rFonts w:ascii="Times New Roman" w:hAnsi="Times New Roman" w:eastAsia="方正仿宋_GBK"/>
            <w:b w:val="0"/>
            <w:sz w:val="24"/>
          </w:rPr>
          <w:t xml:space="preserve">2021年</w:t>
        </w:r>
      </w:ins>
      <w:del w:id="21587" w:author="xh" w:date="2026-10-19T13:40:13+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主变组合为40</w:t>
      </w:r>
      <w:ins w:id="21588" w:author="xh" w:date="2026-10-19T13:40:13+08:00">
        <w:r>
          <w:rPr>
            <w:rFonts w:ascii="Times New Roman" w:hAnsi="Times New Roman" w:eastAsia="方正仿宋_GBK"/>
            <w:b w:val="0"/>
            <w:sz w:val="24"/>
          </w:rPr>
          <w:t xml:space="preserve">.00</w:t>
        </w:r>
      </w:ins>
      <w:r>
        <w:rPr>
          <w:rFonts w:ascii="Times New Roman" w:hAnsi="Times New Roman" w:eastAsia="方正仿宋_GBK"/>
          <w:b w:val="0"/>
          <w:sz w:val="24"/>
        </w:rPr>
        <w:t xml:space="preserve">+</w:t>
      </w:r>
      <w:ins w:id="21589" w:author="xh" w:date="2026-10-19T13:40:13+08:00">
        <w:r>
          <w:rPr>
            <w:rFonts w:ascii="Times New Roman" w:hAnsi="Times New Roman" w:eastAsia="方正仿宋_GBK"/>
            <w:b w:val="0"/>
            <w:sz w:val="24"/>
          </w:rPr>
          <w:t xml:space="preserve">50.0</w:t>
        </w:r>
      </w:ins>
      <w:del w:id="21590" w:author="xh" w:date="2026-10-19T13:40:13+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0 MVA</w:t>
      </w:r>
      <w:ins w:id="21591" w:author="xh" w:date="2026-10-19T13:40:13+08:00">
        <w:r>
          <w:rPr>
            <w:rFonts w:ascii="Times New Roman" w:hAnsi="Times New Roman" w:eastAsia="方正仿宋_GBK"/>
            <w:b w:val="0"/>
            <w:sz w:val="24"/>
          </w:rPr>
          <w:t xml:space="preserve">。</w:t>
        </w:r>
      </w:ins>
      <w:del w:id="21592" w:author="xh" w:date="2026-10-19T13:40:13+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21593" w:author="xh" w:date="2026-10-19T13:40:13+08:00">
        <w:r>
          <w:rPr>
            <w:rFonts w:ascii="Times New Roman" w:hAnsi="Times New Roman" w:eastAsia="方正仿宋_GBK"/>
            <w:b w:val="0"/>
            <w:sz w:val="24"/>
          </w:rPr>
          <w:t xml:space="preserve">2029</w:t>
        </w:r>
      </w:ins>
      <w:del w:id="21594" w:author="xh" w:date="2026-10-19T13:40:13+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21595" w:author="xh" w:date="2026-10-19T13:40:13+08:00">
        <w:r>
          <w:rPr>
            <w:rFonts w:ascii="Times New Roman" w:hAnsi="Times New Roman" w:eastAsia="方正仿宋_GBK"/>
            <w:b w:val="0"/>
            <w:sz w:val="24"/>
          </w:rPr>
          <w:t xml:space="preserve">40.00 MVA更换为50.00 MVA；2032年50.00 MVA更换为63.00 MVA。储能按本地支撑需求分批增加</w:t>
        </w:r>
      </w:ins>
      <w:del w:id="21596" w:author="xh" w:date="2026-10-19T13:40:13+08:00">
        <w:r>
          <w:rPr>
            <w:rFonts w:ascii="Times New Roman" w:hAnsi="Times New Roman" w:eastAsia="方正仿宋_GBK"/>
            <w:b w:val="0"/>
            <w:sz w:val="24"/>
          </w:rPr>
          <w:delText xml:space="preserve">均保留该组合</w:delText>
        </w:r>
      </w:del>
      <w:r>
        <w:rPr>
          <w:rFonts w:ascii="Times New Roman" w:hAnsi="Times New Roman" w:eastAsia="方正仿宋_GBK"/>
          <w:b w:val="0"/>
          <w:sz w:val="24"/>
        </w:rPr>
        <w:t xml:space="preserve">，</w:t>
      </w:r>
      <w:ins w:id="21597" w:author="xh" w:date="2026-10-19T13:40:13+08:00">
        <w:r>
          <w:rPr>
            <w:rFonts w:ascii="Times New Roman" w:hAnsi="Times New Roman" w:eastAsia="方正仿宋_GBK"/>
            <w:b w:val="0"/>
            <w:sz w:val="24"/>
          </w:rPr>
          <w:t xml:space="preserve">新增额定功率为2035年0.20 MW</w:t>
        </w:r>
      </w:ins>
      <w:del w:id="21598" w:author="xh" w:date="2026-10-19T13:40:13+08:00">
        <w:r>
          <w:rPr>
            <w:rFonts w:ascii="Times New Roman" w:hAnsi="Times New Roman" w:eastAsia="方正仿宋_GBK"/>
            <w:b w:val="0"/>
            <w:sz w:val="24"/>
          </w:rPr>
          <w:delText xml:space="preserve">供电任务由主变及网络承担</w:delText>
        </w:r>
      </w:del>
      <w:r>
        <w:rPr>
          <w:rFonts w:ascii="Times New Roman" w:hAnsi="Times New Roman" w:eastAsia="方正仿宋_GBK"/>
          <w:b w:val="0"/>
          <w:sz w:val="24"/>
        </w:rPr>
        <w:t xml:space="preserve">。</w:t>
      </w:r>
    </w:p>
    <w:p w14:paraId="069E4306">
      <w:pPr>
        <w:pStyle w:val="2"/>
        <w:widowControl/>
        <w:spacing w:before="0" w:after="0" w:line="348" w:lineRule="exact"/>
        <w:ind w:firstLine="480"/>
        <w:jc w:val="both"/>
      </w:pPr>
      <w:r>
        <w:rPr>
          <w:rFonts w:ascii="Times New Roman" w:hAnsi="Times New Roman" w:eastAsia="方正仿宋_GBK"/>
          <w:b w:val="0"/>
          <w:sz w:val="24"/>
        </w:rPr>
        <w:t xml:space="preserve">2025年</w:t>
      </w:r>
      <w:del w:id="21599" w:author="xh" w:date="2026-10-19T13:40:52+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最大正向、反向净负荷分别为73.47 MW、0.00 MW</w:t>
      </w:r>
      <w:ins w:id="21600" w:author="xh" w:date="2026-10-19T13:40:52+08:00">
        <w:r>
          <w:rPr>
            <w:rFonts w:ascii="Times New Roman" w:hAnsi="Times New Roman" w:eastAsia="方正仿宋_GBK"/>
            <w:b w:val="0"/>
            <w:sz w:val="24"/>
          </w:rPr>
          <w:t xml:space="preserve">，2035年分别为106.98 MW、20.31 MW</w:t>
        </w:r>
      </w:ins>
      <w:r>
        <w:rPr>
          <w:rFonts w:ascii="Times New Roman" w:hAnsi="Times New Roman" w:eastAsia="方正仿宋_GBK"/>
          <w:b w:val="0"/>
          <w:sz w:val="24"/>
        </w:rPr>
        <w:t xml:space="preserve">。</w:t>
      </w:r>
      <w:ins w:id="21601" w:author="xh" w:date="2026-10-19T13:40:52+08:00">
        <w:r>
          <w:rPr>
            <w:rFonts w:ascii="Times New Roman" w:hAnsi="Times New Roman" w:eastAsia="方正仿宋_GBK"/>
            <w:b w:val="0"/>
            <w:sz w:val="24"/>
          </w:rPr>
          <w:t xml:space="preserve">2035年</w:t>
        </w:r>
      </w:ins>
      <w:del w:id="21602" w:author="xh" w:date="2026-10-19T13:40:52+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21603" w:author="xh" w:date="2026-10-19T13:40:52+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ins w:id="21604" w:author="xh" w:date="2026-10-19T13:40:52+08:00">
        <w:r>
          <w:rPr>
            <w:rFonts w:ascii="Times New Roman" w:hAnsi="Times New Roman" w:eastAsia="方正仿宋_GBK"/>
            <w:b w:val="0"/>
            <w:sz w:val="24"/>
          </w:rPr>
          <w:t xml:space="preserve">15</w:t>
        </w:r>
      </w:ins>
      <w:del w:id="21605" w:author="xh" w:date="2026-10-19T13:40:52+08:00">
        <w:r>
          <w:rPr>
            <w:rFonts w:ascii="Times New Roman" w:hAnsi="Times New Roman" w:eastAsia="方正仿宋_GBK"/>
            <w:b w:val="0"/>
            <w:sz w:val="24"/>
          </w:rPr>
          <w:delText xml:space="preserve">为8</w:delText>
        </w:r>
      </w:del>
      <w:r>
        <w:rPr>
          <w:rFonts w:ascii="Times New Roman" w:hAnsi="Times New Roman" w:eastAsia="方正仿宋_GBK"/>
          <w:b w:val="0"/>
          <w:sz w:val="24"/>
        </w:rPr>
        <w:t xml:space="preserve">0.00 MVA、储能额定功率</w:t>
      </w:r>
      <w:ins w:id="21606" w:author="xh" w:date="2026-10-19T13:40:52+08:00">
        <w:r>
          <w:rPr>
            <w:rFonts w:ascii="Times New Roman" w:hAnsi="Times New Roman" w:eastAsia="方正仿宋_GBK"/>
            <w:b w:val="0"/>
            <w:sz w:val="24"/>
          </w:rPr>
          <w:t xml:space="preserve">2</w:t>
        </w:r>
      </w:ins>
      <w:del w:id="21607" w:author="xh" w:date="2026-10-19T13:40:52+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21608" w:author="xh" w:date="2026-10-19T13:40:52+08:00">
        <w:r>
          <w:rPr>
            <w:rFonts w:ascii="Times New Roman" w:hAnsi="Times New Roman" w:eastAsia="方正仿宋_GBK"/>
            <w:b w:val="0"/>
            <w:sz w:val="24"/>
          </w:rPr>
          <w:t xml:space="preserve">9</w:t>
        </w:r>
      </w:ins>
      <w:del w:id="21609" w:author="xh" w:date="2026-10-19T13:40:52+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MW，弹性方案分别为</w:t>
      </w:r>
      <w:ins w:id="21610" w:author="xh" w:date="2026-10-19T13:40:52+08:00">
        <w:r>
          <w:rPr>
            <w:rFonts w:ascii="Times New Roman" w:hAnsi="Times New Roman" w:eastAsia="方正仿宋_GBK"/>
            <w:b w:val="0"/>
            <w:sz w:val="24"/>
          </w:rPr>
          <w:t xml:space="preserve">113</w:t>
        </w:r>
      </w:ins>
      <w:del w:id="21611" w:author="xh" w:date="2026-10-19T13:40:52+08:00">
        <w:r>
          <w:rPr>
            <w:rFonts w:ascii="Times New Roman" w:hAnsi="Times New Roman" w:eastAsia="方正仿宋_GBK"/>
            <w:b w:val="0"/>
            <w:sz w:val="24"/>
          </w:rPr>
          <w:delText xml:space="preserve">80</w:delText>
        </w:r>
      </w:del>
      <w:r>
        <w:rPr>
          <w:rFonts w:ascii="Times New Roman" w:hAnsi="Times New Roman" w:eastAsia="方正仿宋_GBK"/>
          <w:b w:val="0"/>
          <w:sz w:val="24"/>
        </w:rPr>
        <w:t xml:space="preserve">.00 MVA和0.</w:t>
      </w:r>
      <w:ins w:id="21612" w:author="xh" w:date="2026-10-19T13:40:52+08:00">
        <w:r>
          <w:rPr>
            <w:rFonts w:ascii="Times New Roman" w:hAnsi="Times New Roman" w:eastAsia="方正仿宋_GBK"/>
            <w:b w:val="0"/>
            <w:sz w:val="24"/>
          </w:rPr>
          <w:t xml:space="preserve">2</w:t>
        </w:r>
      </w:ins>
      <w:del w:id="21613" w:author="xh" w:date="2026-10-19T13:40:52+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w:t>
      </w:r>
      <w:ins w:id="21614" w:author="xh" w:date="2026-10-19T13:40:52+08:00">
        <w:r>
          <w:rPr>
            <w:rFonts w:ascii="Times New Roman" w:hAnsi="Times New Roman" w:eastAsia="方正仿宋_GBK"/>
            <w:b w:val="0"/>
            <w:sz w:val="24"/>
          </w:rPr>
          <w:t xml:space="preserve">。弹性</w:t>
        </w:r>
      </w:ins>
      <w:del w:id="21615" w:author="xh" w:date="2026-10-19T13:40:52+08:00">
        <w:r>
          <w:rPr>
            <w:rFonts w:ascii="Times New Roman" w:hAnsi="Times New Roman" w:eastAsia="方正仿宋_GBK"/>
            <w:b w:val="0"/>
            <w:sz w:val="24"/>
          </w:rPr>
          <w:delText xml:space="preserve">，两类</w:delText>
        </w:r>
      </w:del>
      <w:r>
        <w:rPr>
          <w:rFonts w:ascii="Times New Roman" w:hAnsi="Times New Roman" w:eastAsia="方正仿宋_GBK"/>
          <w:b w:val="0"/>
          <w:sz w:val="24"/>
        </w:rPr>
        <w:t xml:space="preserve">方案本站主变</w:t>
      </w:r>
      <w:del w:id="21616" w:author="xh" w:date="2026-10-19T13:40:52+08:00">
        <w:r>
          <w:rPr>
            <w:rFonts w:ascii="Times New Roman" w:hAnsi="Times New Roman" w:eastAsia="方正仿宋_GBK"/>
            <w:b w:val="0"/>
            <w:sz w:val="24"/>
          </w:rPr>
          <w:delText xml:space="preserve">总</w:delText>
        </w:r>
      </w:del>
      <w:r>
        <w:rPr>
          <w:rFonts w:ascii="Times New Roman" w:hAnsi="Times New Roman" w:eastAsia="方正仿宋_GBK"/>
          <w:b w:val="0"/>
          <w:sz w:val="24"/>
        </w:rPr>
        <w:t xml:space="preserve">容量</w:t>
      </w:r>
      <w:ins w:id="21617" w:author="xh" w:date="2026-10-19T13:40:52+08:00">
        <w:r>
          <w:rPr>
            <w:rFonts w:ascii="Times New Roman" w:hAnsi="Times New Roman" w:eastAsia="方正仿宋_GBK"/>
            <w:b w:val="0"/>
            <w:sz w:val="24"/>
          </w:rPr>
          <w:t xml:space="preserve">较刚性减少37.00 MVA</w:t>
        </w:r>
      </w:ins>
      <w:del w:id="21618" w:author="xh" w:date="2026-10-19T13:40:52+08:00">
        <w:r>
          <w:rPr>
            <w:rFonts w:ascii="Times New Roman" w:hAnsi="Times New Roman" w:eastAsia="方正仿宋_GBK"/>
            <w:b w:val="0"/>
            <w:sz w:val="24"/>
          </w:rPr>
          <w:delText xml:space="preserve">相同</w:delText>
        </w:r>
      </w:del>
      <w:r>
        <w:rPr>
          <w:rFonts w:ascii="Times New Roman" w:hAnsi="Times New Roman" w:eastAsia="方正仿宋_GBK"/>
          <w:b w:val="0"/>
          <w:sz w:val="24"/>
        </w:rPr>
        <w:t xml:space="preserve">。</w:t>
      </w:r>
      <w:del w:id="21619" w:author="xh" w:date="2026-10-19T13:40:52+08:00">
        <w:r>
          <w:rPr>
            <w:rFonts w:ascii="Times New Roman" w:hAnsi="Times New Roman" w:eastAsia="方正仿宋_GBK"/>
            <w:b w:val="0"/>
            <w:sz w:val="24"/>
          </w:rPr>
          <w:delText xml:space="preserve">弹性方案按当年各站局部极值计算的站级负载率为97%。</w:delText>
        </w:r>
      </w:del>
    </w:p>
    <w:p w14:paraId="2206A419">
      <w:pPr>
        <w:pStyle w:val="2"/>
        <w:keepNext/>
        <w:spacing w:before="120" w:after="80" w:line="280" w:lineRule="exact"/>
        <w:ind w:firstLine="0"/>
        <w:jc w:val="center"/>
      </w:pPr>
      <w:r>
        <w:rPr>
          <w:rFonts w:ascii="Times New Roman" w:hAnsi="Times New Roman" w:eastAsia="宋体"/>
          <w:b w:val="0"/>
          <w:sz w:val="21"/>
        </w:rPr>
        <w:t xml:space="preserve">表5-51 拾屯变</w:t>
      </w:r>
      <w:ins w:id="21620" w:author="xh" w:date="2026-10-19T13:41:31+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495BC4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21621" w:author="xh" w:date="2026-10-19T13:42:11+08:00"/>
        </w:trPr>
        <w:tc>
          <w:tcPr>
            <w:tcW w:w="1039" w:type="dxa"/>
            <w:tcMar>
              <w:left w:w="70" w:type="dxa"/>
              <w:right w:w="70" w:type="dxa"/>
            </w:tcMar>
            <w:vAlign w:val="center"/>
          </w:tcPr>
          <w:p w14:paraId="793A652F">
            <w:pPr>
              <w:keepNext/>
              <w:spacing w:before="20" w:after="20" w:line="260" w:lineRule="exact"/>
              <w:ind w:left="0" w:leftChars="0" w:right="0" w:rightChars="0" w:firstLine="0" w:firstLineChars="0"/>
              <w:jc w:val="center"/>
              <w:rPr>
                <w:del w:id="21630" w:author="xh" w:date="2026-10-19T13:42:11+08:00"/>
              </w:rPr>
            </w:pPr>
            <w:del w:id="21631" w:author="xh" w:date="2026-10-19T13:42:11+08:00">
              <w:r>
                <w:rPr>
                  <w:rFonts w:ascii="Times New Roman" w:hAnsi="Times New Roman" w:eastAsia="宋体"/>
                  <w:b/>
                  <w:sz w:val="18"/>
                </w:rPr>
                <w:delText>方案</w:delText>
              </w:r>
            </w:del>
          </w:p>
        </w:tc>
        <w:tc>
          <w:tcPr>
            <w:tcW w:w="1039" w:type="dxa"/>
            <w:tcMar>
              <w:left w:w="70" w:type="dxa"/>
              <w:right w:w="70" w:type="dxa"/>
            </w:tcMar>
            <w:vAlign w:val="center"/>
          </w:tcPr>
          <w:p w14:paraId="284C2CB5">
            <w:pPr>
              <w:keepNext/>
              <w:spacing w:before="20" w:after="20" w:line="260" w:lineRule="exact"/>
              <w:ind w:left="0" w:leftChars="0" w:right="0" w:rightChars="0" w:firstLine="0" w:firstLineChars="0"/>
              <w:jc w:val="center"/>
              <w:rPr>
                <w:del w:id="21632" w:author="xh" w:date="2026-10-19T13:42:11+08:00"/>
              </w:rPr>
            </w:pPr>
            <w:del w:id="21633" w:author="xh" w:date="2026-10-19T13:42:11+08:00">
              <w:r>
                <w:rPr>
                  <w:rFonts w:ascii="Times New Roman" w:hAnsi="Times New Roman" w:eastAsia="宋体"/>
                  <w:b/>
                  <w:sz w:val="18"/>
                </w:rPr>
                <w:delText>年份</w:delText>
              </w:r>
            </w:del>
          </w:p>
        </w:tc>
        <w:tc>
          <w:tcPr>
            <w:tcW w:w="1039" w:type="dxa"/>
            <w:tcMar>
              <w:left w:w="70" w:type="dxa"/>
              <w:right w:w="70" w:type="dxa"/>
            </w:tcMar>
            <w:vAlign w:val="center"/>
          </w:tcPr>
          <w:p w14:paraId="53AA5417">
            <w:pPr>
              <w:keepNext/>
              <w:spacing w:before="20" w:after="20" w:line="260" w:lineRule="exact"/>
              <w:ind w:left="0" w:leftChars="0" w:right="0" w:rightChars="0" w:firstLine="0" w:firstLineChars="0"/>
              <w:jc w:val="center"/>
              <w:rPr>
                <w:del w:id="21634" w:author="xh" w:date="2026-10-19T13:42:11+08:00"/>
              </w:rPr>
            </w:pPr>
            <w:del w:id="21635" w:author="xh" w:date="2026-10-19T13:42:11+08:00">
              <w:r>
                <w:rPr>
                  <w:rFonts w:ascii="Times New Roman" w:hAnsi="Times New Roman" w:eastAsia="宋体"/>
                  <w:b/>
                  <w:sz w:val="18"/>
                </w:rPr>
                <w:delText>主变组合/MVA</w:delText>
              </w:r>
            </w:del>
          </w:p>
        </w:tc>
        <w:tc>
          <w:tcPr>
            <w:tcW w:w="1039" w:type="dxa"/>
            <w:tcMar>
              <w:left w:w="70" w:type="dxa"/>
              <w:right w:w="70" w:type="dxa"/>
            </w:tcMar>
            <w:vAlign w:val="center"/>
          </w:tcPr>
          <w:p w14:paraId="6F6308A6">
            <w:pPr>
              <w:keepNext/>
              <w:spacing w:before="20" w:after="20" w:line="260" w:lineRule="exact"/>
              <w:ind w:left="0" w:leftChars="0" w:right="0" w:rightChars="0" w:firstLine="0" w:firstLineChars="0"/>
              <w:jc w:val="center"/>
              <w:rPr>
                <w:del w:id="21636" w:author="xh" w:date="2026-10-19T13:42:11+08:00"/>
              </w:rPr>
            </w:pPr>
            <w:del w:id="21637" w:author="xh" w:date="2026-10-19T13:42:11+08:00">
              <w:r>
                <w:rPr>
                  <w:rFonts w:ascii="Times New Roman" w:hAnsi="Times New Roman" w:eastAsia="宋体"/>
                  <w:b/>
                  <w:sz w:val="18"/>
                </w:rPr>
                <w:delText>总容量/MVA</w:delText>
              </w:r>
            </w:del>
          </w:p>
        </w:tc>
        <w:tc>
          <w:tcPr>
            <w:tcW w:w="1039" w:type="dxa"/>
            <w:tcMar>
              <w:left w:w="70" w:type="dxa"/>
              <w:right w:w="70" w:type="dxa"/>
            </w:tcMar>
            <w:vAlign w:val="center"/>
          </w:tcPr>
          <w:p w14:paraId="24694EB7">
            <w:pPr>
              <w:keepNext/>
              <w:spacing w:before="20" w:after="20" w:line="260" w:lineRule="exact"/>
              <w:ind w:left="0" w:leftChars="0" w:right="0" w:rightChars="0" w:firstLine="0" w:firstLineChars="0"/>
              <w:jc w:val="center"/>
              <w:rPr>
                <w:del w:id="21638" w:author="xh" w:date="2026-10-19T13:42:11+08:00"/>
              </w:rPr>
            </w:pPr>
            <w:del w:id="21639" w:author="xh" w:date="2026-10-19T13:42:11+08:00">
              <w:r>
                <w:rPr>
                  <w:rFonts w:ascii="Times New Roman" w:hAnsi="Times New Roman" w:eastAsia="宋体"/>
                  <w:b/>
                  <w:sz w:val="18"/>
                </w:rPr>
                <w:delText>储能额定功率/MW</w:delText>
              </w:r>
            </w:del>
          </w:p>
        </w:tc>
        <w:tc>
          <w:tcPr>
            <w:tcW w:w="1039" w:type="dxa"/>
            <w:tcMar>
              <w:left w:w="70" w:type="dxa"/>
              <w:right w:w="70" w:type="dxa"/>
            </w:tcMar>
            <w:vAlign w:val="center"/>
          </w:tcPr>
          <w:p w14:paraId="0EAA51F8">
            <w:pPr>
              <w:keepNext/>
              <w:spacing w:before="20" w:after="20" w:line="260" w:lineRule="exact"/>
              <w:ind w:left="0" w:leftChars="0" w:right="0" w:rightChars="0" w:firstLine="0" w:firstLineChars="0"/>
              <w:jc w:val="center"/>
              <w:rPr>
                <w:del w:id="21640" w:author="xh" w:date="2026-10-19T13:42:11+08:00"/>
              </w:rPr>
            </w:pPr>
            <w:del w:id="21641" w:author="xh" w:date="2026-10-19T13:42:11+08:00">
              <w:r>
                <w:rPr>
                  <w:rFonts w:ascii="Times New Roman" w:hAnsi="Times New Roman" w:eastAsia="宋体"/>
                  <w:b/>
                  <w:sz w:val="18"/>
                </w:rPr>
                <w:delText>转出/MW</w:delText>
              </w:r>
            </w:del>
          </w:p>
        </w:tc>
        <w:tc>
          <w:tcPr>
            <w:tcW w:w="1039" w:type="dxa"/>
            <w:tcMar>
              <w:left w:w="70" w:type="dxa"/>
              <w:right w:w="70" w:type="dxa"/>
            </w:tcMar>
            <w:vAlign w:val="center"/>
          </w:tcPr>
          <w:p w14:paraId="23FEBC49">
            <w:pPr>
              <w:keepNext/>
              <w:spacing w:before="20" w:after="20" w:line="260" w:lineRule="exact"/>
              <w:ind w:left="0" w:leftChars="0" w:right="0" w:rightChars="0" w:firstLine="0" w:firstLineChars="0"/>
              <w:jc w:val="center"/>
              <w:rPr>
                <w:del w:id="21642" w:author="xh" w:date="2026-10-19T13:42:11+08:00"/>
              </w:rPr>
            </w:pPr>
            <w:del w:id="21643" w:author="xh" w:date="2026-10-19T13:42:11+08:00">
              <w:r>
                <w:rPr>
                  <w:rFonts w:ascii="Times New Roman" w:hAnsi="Times New Roman" w:eastAsia="宋体"/>
                  <w:b/>
                  <w:sz w:val="18"/>
                </w:rPr>
                <w:delText>承接/MW</w:delText>
              </w:r>
            </w:del>
          </w:p>
        </w:tc>
        <w:tc>
          <w:tcPr>
            <w:tcW w:w="1039" w:type="dxa"/>
            <w:tcMar>
              <w:left w:w="70" w:type="dxa"/>
              <w:right w:w="70" w:type="dxa"/>
            </w:tcMar>
            <w:vAlign w:val="center"/>
          </w:tcPr>
          <w:p w14:paraId="582CFEEF">
            <w:pPr>
              <w:keepNext/>
              <w:spacing w:before="20" w:after="20" w:line="260" w:lineRule="exact"/>
              <w:ind w:left="0" w:leftChars="0" w:right="0" w:rightChars="0" w:firstLine="0" w:firstLineChars="0"/>
              <w:jc w:val="center"/>
              <w:rPr>
                <w:del w:id="21644" w:author="xh" w:date="2026-10-19T13:42:11+08:00"/>
              </w:rPr>
            </w:pPr>
            <w:del w:id="21645" w:author="xh" w:date="2026-10-19T13:42:11+08:00">
              <w:r>
                <w:rPr>
                  <w:rFonts w:ascii="Times New Roman" w:hAnsi="Times New Roman" w:eastAsia="宋体"/>
                  <w:b/>
                  <w:sz w:val="18"/>
                </w:rPr>
                <w:delText>转接后净负荷/MW</w:delText>
              </w:r>
            </w:del>
          </w:p>
        </w:tc>
      </w:tr>
      <w:tr w14:paraId="1B1F51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622" w:author="xh" w:date="2026-10-19T13:42:11+08:00"/>
        </w:trPr>
        <w:tc>
          <w:tcPr>
            <w:tcW w:w="1039" w:type="dxa"/>
            <w:tcMar>
              <w:left w:w="70" w:type="dxa"/>
              <w:right w:w="70" w:type="dxa"/>
            </w:tcMar>
            <w:vAlign w:val="center"/>
          </w:tcPr>
          <w:p w14:paraId="124C06C1">
            <w:pPr>
              <w:keepNext/>
              <w:spacing w:before="20" w:after="20" w:line="260" w:lineRule="exact"/>
              <w:ind w:left="0" w:leftChars="0" w:right="0" w:rightChars="0" w:firstLine="0" w:firstLineChars="0"/>
              <w:jc w:val="center"/>
              <w:rPr>
                <w:del w:id="21646" w:author="xh" w:date="2026-10-19T13:42:11+08:00"/>
              </w:rPr>
            </w:pPr>
            <w:del w:id="21647" w:author="xh" w:date="2026-10-19T13:42:11+08:00">
              <w:r>
                <w:rPr>
                  <w:rFonts w:ascii="Times New Roman" w:hAnsi="Times New Roman" w:eastAsia="宋体"/>
                  <w:b w:val="0"/>
                  <w:sz w:val="18"/>
                </w:rPr>
                <w:delText>刚性</w:delText>
              </w:r>
            </w:del>
          </w:p>
        </w:tc>
        <w:tc>
          <w:tcPr>
            <w:tcW w:w="1039" w:type="dxa"/>
            <w:tcMar>
              <w:left w:w="70" w:type="dxa"/>
              <w:right w:w="70" w:type="dxa"/>
            </w:tcMar>
            <w:vAlign w:val="center"/>
          </w:tcPr>
          <w:p w14:paraId="57B2B1E8">
            <w:pPr>
              <w:keepNext/>
              <w:spacing w:before="20" w:after="20" w:line="260" w:lineRule="exact"/>
              <w:ind w:left="0" w:leftChars="0" w:right="0" w:rightChars="0" w:firstLine="0" w:firstLineChars="0"/>
              <w:jc w:val="center"/>
              <w:rPr>
                <w:del w:id="21648" w:author="xh" w:date="2026-10-19T13:42:11+08:00"/>
              </w:rPr>
            </w:pPr>
            <w:del w:id="21649" w:author="xh" w:date="2026-10-19T13:42:11+08:00">
              <w:r>
                <w:rPr>
                  <w:rFonts w:ascii="Times New Roman" w:hAnsi="Times New Roman" w:eastAsia="宋体"/>
                  <w:b w:val="0"/>
                  <w:sz w:val="18"/>
                </w:rPr>
                <w:delText>2022</w:delText>
              </w:r>
            </w:del>
          </w:p>
        </w:tc>
        <w:tc>
          <w:tcPr>
            <w:tcW w:w="1039" w:type="dxa"/>
            <w:tcMar>
              <w:left w:w="70" w:type="dxa"/>
              <w:right w:w="70" w:type="dxa"/>
            </w:tcMar>
            <w:vAlign w:val="center"/>
          </w:tcPr>
          <w:p w14:paraId="37BC913C">
            <w:pPr>
              <w:keepNext/>
              <w:spacing w:before="20" w:after="20" w:line="260" w:lineRule="exact"/>
              <w:ind w:left="0" w:leftChars="0" w:right="0" w:rightChars="0" w:firstLine="0" w:firstLineChars="0"/>
              <w:jc w:val="center"/>
              <w:rPr>
                <w:del w:id="21650" w:author="xh" w:date="2026-10-19T13:42:11+08:00"/>
              </w:rPr>
            </w:pPr>
            <w:del w:id="21651" w:author="xh" w:date="2026-10-19T13:42:11+08:00">
              <w:r>
                <w:rPr>
                  <w:rFonts w:ascii="Times New Roman" w:hAnsi="Times New Roman" w:eastAsia="宋体"/>
                  <w:b w:val="0"/>
                  <w:sz w:val="18"/>
                </w:rPr>
                <w:delText>40+40</w:delText>
              </w:r>
            </w:del>
          </w:p>
        </w:tc>
        <w:tc>
          <w:tcPr>
            <w:tcW w:w="1039" w:type="dxa"/>
            <w:tcMar>
              <w:left w:w="70" w:type="dxa"/>
              <w:right w:w="70" w:type="dxa"/>
            </w:tcMar>
            <w:vAlign w:val="center"/>
          </w:tcPr>
          <w:p w14:paraId="3A7CB121">
            <w:pPr>
              <w:keepNext/>
              <w:spacing w:before="20" w:after="20" w:line="260" w:lineRule="exact"/>
              <w:ind w:left="0" w:leftChars="0" w:right="0" w:rightChars="0" w:firstLine="0" w:firstLineChars="0"/>
              <w:jc w:val="center"/>
              <w:rPr>
                <w:del w:id="21652" w:author="xh" w:date="2026-10-19T13:42:11+08:00"/>
              </w:rPr>
            </w:pPr>
            <w:del w:id="21653" w:author="xh" w:date="2026-10-19T13:42:11+08:00">
              <w:r>
                <w:rPr>
                  <w:rFonts w:ascii="Times New Roman" w:hAnsi="Times New Roman" w:eastAsia="宋体"/>
                  <w:b w:val="0"/>
                  <w:sz w:val="18"/>
                </w:rPr>
                <w:delText>80.00</w:delText>
              </w:r>
            </w:del>
          </w:p>
        </w:tc>
        <w:tc>
          <w:tcPr>
            <w:tcW w:w="1039" w:type="dxa"/>
            <w:tcMar>
              <w:left w:w="70" w:type="dxa"/>
              <w:right w:w="70" w:type="dxa"/>
            </w:tcMar>
            <w:vAlign w:val="center"/>
          </w:tcPr>
          <w:p w14:paraId="04C0C642">
            <w:pPr>
              <w:keepNext/>
              <w:spacing w:before="20" w:after="20" w:line="260" w:lineRule="exact"/>
              <w:ind w:left="0" w:leftChars="0" w:right="0" w:rightChars="0" w:firstLine="0" w:firstLineChars="0"/>
              <w:jc w:val="center"/>
              <w:rPr>
                <w:del w:id="21654" w:author="xh" w:date="2026-10-19T13:42:11+08:00"/>
              </w:rPr>
            </w:pPr>
            <w:del w:id="21655"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01589405">
            <w:pPr>
              <w:keepNext/>
              <w:spacing w:before="20" w:after="20" w:line="260" w:lineRule="exact"/>
              <w:ind w:left="0" w:leftChars="0" w:right="0" w:rightChars="0" w:firstLine="0" w:firstLineChars="0"/>
              <w:jc w:val="center"/>
              <w:rPr>
                <w:del w:id="21656" w:author="xh" w:date="2026-10-19T13:42:11+08:00"/>
              </w:rPr>
            </w:pPr>
            <w:del w:id="21657"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34EEE003">
            <w:pPr>
              <w:keepNext/>
              <w:spacing w:before="20" w:after="20" w:line="260" w:lineRule="exact"/>
              <w:ind w:left="0" w:leftChars="0" w:right="0" w:rightChars="0" w:firstLine="0" w:firstLineChars="0"/>
              <w:jc w:val="center"/>
              <w:rPr>
                <w:del w:id="21658" w:author="xh" w:date="2026-10-19T13:42:11+08:00"/>
              </w:rPr>
            </w:pPr>
            <w:del w:id="21659"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78E22B2A">
            <w:pPr>
              <w:keepNext/>
              <w:spacing w:before="20" w:after="20" w:line="260" w:lineRule="exact"/>
              <w:ind w:left="0" w:leftChars="0" w:right="0" w:rightChars="0" w:firstLine="0" w:firstLineChars="0"/>
              <w:jc w:val="center"/>
              <w:rPr>
                <w:del w:id="21660" w:author="xh" w:date="2026-10-19T13:42:11+08:00"/>
              </w:rPr>
            </w:pPr>
            <w:del w:id="21661" w:author="xh" w:date="2026-10-19T13:42:11+08:00">
              <w:r>
                <w:rPr>
                  <w:rFonts w:ascii="Times New Roman" w:hAnsi="Times New Roman" w:eastAsia="宋体"/>
                  <w:b w:val="0"/>
                  <w:sz w:val="18"/>
                </w:rPr>
                <w:delText>67.70</w:delText>
              </w:r>
            </w:del>
          </w:p>
        </w:tc>
      </w:tr>
      <w:tr w14:paraId="46B9F9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623" w:author="xh" w:date="2026-10-19T13:42:11+08:00"/>
        </w:trPr>
        <w:tc>
          <w:tcPr>
            <w:tcW w:w="1039" w:type="dxa"/>
            <w:tcMar>
              <w:left w:w="70" w:type="dxa"/>
              <w:right w:w="70" w:type="dxa"/>
            </w:tcMar>
            <w:vAlign w:val="center"/>
          </w:tcPr>
          <w:p w14:paraId="4E01AA6D">
            <w:pPr>
              <w:keepNext/>
              <w:spacing w:before="20" w:after="20" w:line="260" w:lineRule="exact"/>
              <w:ind w:left="0" w:leftChars="0" w:right="0" w:rightChars="0" w:firstLine="0" w:firstLineChars="0"/>
              <w:jc w:val="center"/>
              <w:rPr>
                <w:del w:id="21662" w:author="xh" w:date="2026-10-19T13:42:11+08:00"/>
              </w:rPr>
            </w:pPr>
            <w:del w:id="21663" w:author="xh" w:date="2026-10-19T13:42:11+08:00">
              <w:r>
                <w:rPr>
                  <w:rFonts w:ascii="Times New Roman" w:hAnsi="Times New Roman" w:eastAsia="宋体"/>
                  <w:b w:val="0"/>
                  <w:sz w:val="18"/>
                </w:rPr>
                <w:delText>刚性</w:delText>
              </w:r>
            </w:del>
          </w:p>
        </w:tc>
        <w:tc>
          <w:tcPr>
            <w:tcW w:w="1039" w:type="dxa"/>
            <w:tcMar>
              <w:left w:w="70" w:type="dxa"/>
              <w:right w:w="70" w:type="dxa"/>
            </w:tcMar>
            <w:vAlign w:val="center"/>
          </w:tcPr>
          <w:p w14:paraId="08038814">
            <w:pPr>
              <w:keepNext/>
              <w:spacing w:before="20" w:after="20" w:line="260" w:lineRule="exact"/>
              <w:ind w:left="0" w:leftChars="0" w:right="0" w:rightChars="0" w:firstLine="0" w:firstLineChars="0"/>
              <w:jc w:val="center"/>
              <w:rPr>
                <w:del w:id="21664" w:author="xh" w:date="2026-10-19T13:42:11+08:00"/>
              </w:rPr>
            </w:pPr>
            <w:del w:id="21665" w:author="xh" w:date="2026-10-19T13:42:11+08:00">
              <w:r>
                <w:rPr>
                  <w:rFonts w:ascii="Times New Roman" w:hAnsi="Times New Roman" w:eastAsia="宋体"/>
                  <w:b w:val="0"/>
                  <w:sz w:val="18"/>
                </w:rPr>
                <w:delText>2023</w:delText>
              </w:r>
            </w:del>
          </w:p>
        </w:tc>
        <w:tc>
          <w:tcPr>
            <w:tcW w:w="1039" w:type="dxa"/>
            <w:tcMar>
              <w:left w:w="70" w:type="dxa"/>
              <w:right w:w="70" w:type="dxa"/>
            </w:tcMar>
            <w:vAlign w:val="center"/>
          </w:tcPr>
          <w:p w14:paraId="1ED195CE">
            <w:pPr>
              <w:keepNext/>
              <w:spacing w:before="20" w:after="20" w:line="260" w:lineRule="exact"/>
              <w:ind w:left="0" w:leftChars="0" w:right="0" w:rightChars="0" w:firstLine="0" w:firstLineChars="0"/>
              <w:jc w:val="center"/>
              <w:rPr>
                <w:del w:id="21666" w:author="xh" w:date="2026-10-19T13:42:11+08:00"/>
              </w:rPr>
            </w:pPr>
            <w:del w:id="21667" w:author="xh" w:date="2026-10-19T13:42:11+08:00">
              <w:r>
                <w:rPr>
                  <w:rFonts w:ascii="Times New Roman" w:hAnsi="Times New Roman" w:eastAsia="宋体"/>
                  <w:b w:val="0"/>
                  <w:sz w:val="18"/>
                </w:rPr>
                <w:delText>40+40</w:delText>
              </w:r>
            </w:del>
          </w:p>
        </w:tc>
        <w:tc>
          <w:tcPr>
            <w:tcW w:w="1039" w:type="dxa"/>
            <w:tcMar>
              <w:left w:w="70" w:type="dxa"/>
              <w:right w:w="70" w:type="dxa"/>
            </w:tcMar>
            <w:vAlign w:val="center"/>
          </w:tcPr>
          <w:p w14:paraId="6DF6C505">
            <w:pPr>
              <w:keepNext/>
              <w:spacing w:before="20" w:after="20" w:line="260" w:lineRule="exact"/>
              <w:ind w:left="0" w:leftChars="0" w:right="0" w:rightChars="0" w:firstLine="0" w:firstLineChars="0"/>
              <w:jc w:val="center"/>
              <w:rPr>
                <w:del w:id="21668" w:author="xh" w:date="2026-10-19T13:42:11+08:00"/>
              </w:rPr>
            </w:pPr>
            <w:del w:id="21669" w:author="xh" w:date="2026-10-19T13:42:11+08:00">
              <w:r>
                <w:rPr>
                  <w:rFonts w:ascii="Times New Roman" w:hAnsi="Times New Roman" w:eastAsia="宋体"/>
                  <w:b w:val="0"/>
                  <w:sz w:val="18"/>
                </w:rPr>
                <w:delText>80.00</w:delText>
              </w:r>
            </w:del>
          </w:p>
        </w:tc>
        <w:tc>
          <w:tcPr>
            <w:tcW w:w="1039" w:type="dxa"/>
            <w:tcMar>
              <w:left w:w="70" w:type="dxa"/>
              <w:right w:w="70" w:type="dxa"/>
            </w:tcMar>
            <w:vAlign w:val="center"/>
          </w:tcPr>
          <w:p w14:paraId="44849E6D">
            <w:pPr>
              <w:keepNext/>
              <w:spacing w:before="20" w:after="20" w:line="260" w:lineRule="exact"/>
              <w:ind w:left="0" w:leftChars="0" w:right="0" w:rightChars="0" w:firstLine="0" w:firstLineChars="0"/>
              <w:jc w:val="center"/>
              <w:rPr>
                <w:del w:id="21670" w:author="xh" w:date="2026-10-19T13:42:11+08:00"/>
              </w:rPr>
            </w:pPr>
            <w:del w:id="21671"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30839422">
            <w:pPr>
              <w:keepNext/>
              <w:spacing w:before="20" w:after="20" w:line="260" w:lineRule="exact"/>
              <w:ind w:left="0" w:leftChars="0" w:right="0" w:rightChars="0" w:firstLine="0" w:firstLineChars="0"/>
              <w:jc w:val="center"/>
              <w:rPr>
                <w:del w:id="21672" w:author="xh" w:date="2026-10-19T13:42:11+08:00"/>
              </w:rPr>
            </w:pPr>
            <w:del w:id="21673"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234CC09C">
            <w:pPr>
              <w:keepNext/>
              <w:spacing w:before="20" w:after="20" w:line="260" w:lineRule="exact"/>
              <w:ind w:left="0" w:leftChars="0" w:right="0" w:rightChars="0" w:firstLine="0" w:firstLineChars="0"/>
              <w:jc w:val="center"/>
              <w:rPr>
                <w:del w:id="21674" w:author="xh" w:date="2026-10-19T13:42:11+08:00"/>
              </w:rPr>
            </w:pPr>
            <w:del w:id="21675"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3064AD60">
            <w:pPr>
              <w:keepNext/>
              <w:spacing w:before="20" w:after="20" w:line="260" w:lineRule="exact"/>
              <w:ind w:left="0" w:leftChars="0" w:right="0" w:rightChars="0" w:firstLine="0" w:firstLineChars="0"/>
              <w:jc w:val="center"/>
              <w:rPr>
                <w:del w:id="21676" w:author="xh" w:date="2026-10-19T13:42:11+08:00"/>
              </w:rPr>
            </w:pPr>
            <w:del w:id="21677" w:author="xh" w:date="2026-10-19T13:42:11+08:00">
              <w:r>
                <w:rPr>
                  <w:rFonts w:ascii="Times New Roman" w:hAnsi="Times New Roman" w:eastAsia="宋体"/>
                  <w:b w:val="0"/>
                  <w:sz w:val="18"/>
                </w:rPr>
                <w:delText>72.89</w:delText>
              </w:r>
            </w:del>
          </w:p>
        </w:tc>
      </w:tr>
      <w:tr w14:paraId="002167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1624" w:author="xh" w:date="2026-10-19T13:42:11+08:00"/>
        </w:trPr>
        <w:tc>
          <w:tcPr>
            <w:tcW w:w="1039" w:type="dxa"/>
            <w:tcMar>
              <w:left w:w="70" w:type="dxa"/>
              <w:right w:w="70" w:type="dxa"/>
            </w:tcMar>
            <w:vAlign w:val="center"/>
          </w:tcPr>
          <w:p w14:paraId="25B659E4">
            <w:pPr>
              <w:keepNext/>
              <w:spacing w:before="20" w:after="20" w:line="260" w:lineRule="exact"/>
              <w:ind w:left="0" w:leftChars="0" w:right="0" w:rightChars="0" w:firstLine="0" w:firstLineChars="0"/>
              <w:jc w:val="center"/>
              <w:rPr>
                <w:del w:id="21678" w:author="xh" w:date="2026-10-19T13:42:11+08:00"/>
              </w:rPr>
            </w:pPr>
            <w:del w:id="21679" w:author="xh" w:date="2026-10-19T13:42:11+08:00">
              <w:r>
                <w:rPr>
                  <w:rFonts w:ascii="Times New Roman" w:hAnsi="Times New Roman" w:eastAsia="宋体"/>
                  <w:b w:val="0"/>
                  <w:sz w:val="18"/>
                </w:rPr>
                <w:delText>刚性</w:delText>
              </w:r>
            </w:del>
          </w:p>
        </w:tc>
        <w:tc>
          <w:tcPr>
            <w:tcW w:w="1039" w:type="dxa"/>
            <w:tcMar>
              <w:left w:w="70" w:type="dxa"/>
              <w:right w:w="70" w:type="dxa"/>
            </w:tcMar>
            <w:vAlign w:val="center"/>
          </w:tcPr>
          <w:p w14:paraId="47518386">
            <w:pPr>
              <w:keepNext/>
              <w:spacing w:before="20" w:after="20" w:line="260" w:lineRule="exact"/>
              <w:ind w:left="0" w:leftChars="0" w:right="0" w:rightChars="0" w:firstLine="0" w:firstLineChars="0"/>
              <w:jc w:val="center"/>
              <w:rPr>
                <w:del w:id="21680" w:author="xh" w:date="2026-10-19T13:42:11+08:00"/>
              </w:rPr>
            </w:pPr>
            <w:del w:id="21681" w:author="xh" w:date="2026-10-19T13:42:11+08:00">
              <w:r>
                <w:rPr>
                  <w:rFonts w:ascii="Times New Roman" w:hAnsi="Times New Roman" w:eastAsia="宋体"/>
                  <w:b w:val="0"/>
                  <w:sz w:val="18"/>
                </w:rPr>
                <w:delText>2024</w:delText>
              </w:r>
            </w:del>
          </w:p>
        </w:tc>
        <w:tc>
          <w:tcPr>
            <w:tcW w:w="1039" w:type="dxa"/>
            <w:tcMar>
              <w:left w:w="70" w:type="dxa"/>
              <w:right w:w="70" w:type="dxa"/>
            </w:tcMar>
            <w:vAlign w:val="center"/>
          </w:tcPr>
          <w:p w14:paraId="79C13959">
            <w:pPr>
              <w:keepNext/>
              <w:spacing w:before="20" w:after="20" w:line="260" w:lineRule="exact"/>
              <w:ind w:left="0" w:leftChars="0" w:right="0" w:rightChars="0" w:firstLine="0" w:firstLineChars="0"/>
              <w:jc w:val="center"/>
              <w:rPr>
                <w:del w:id="21682" w:author="xh" w:date="2026-10-19T13:42:11+08:00"/>
              </w:rPr>
            </w:pPr>
            <w:del w:id="21683" w:author="xh" w:date="2026-10-19T13:42:11+08:00">
              <w:r>
                <w:rPr>
                  <w:rFonts w:ascii="Times New Roman" w:hAnsi="Times New Roman" w:eastAsia="宋体"/>
                  <w:b w:val="0"/>
                  <w:sz w:val="18"/>
                </w:rPr>
                <w:delText>40+40</w:delText>
              </w:r>
            </w:del>
          </w:p>
        </w:tc>
        <w:tc>
          <w:tcPr>
            <w:tcW w:w="1039" w:type="dxa"/>
            <w:tcMar>
              <w:left w:w="70" w:type="dxa"/>
              <w:right w:w="70" w:type="dxa"/>
            </w:tcMar>
            <w:vAlign w:val="center"/>
          </w:tcPr>
          <w:p w14:paraId="092EFCC5">
            <w:pPr>
              <w:keepNext/>
              <w:spacing w:before="20" w:after="20" w:line="260" w:lineRule="exact"/>
              <w:ind w:left="0" w:leftChars="0" w:right="0" w:rightChars="0" w:firstLine="0" w:firstLineChars="0"/>
              <w:jc w:val="center"/>
              <w:rPr>
                <w:del w:id="21684" w:author="xh" w:date="2026-10-19T13:42:11+08:00"/>
              </w:rPr>
            </w:pPr>
            <w:del w:id="21685" w:author="xh" w:date="2026-10-19T13:42:11+08:00">
              <w:r>
                <w:rPr>
                  <w:rFonts w:ascii="Times New Roman" w:hAnsi="Times New Roman" w:eastAsia="宋体"/>
                  <w:b w:val="0"/>
                  <w:sz w:val="18"/>
                </w:rPr>
                <w:delText>80.00</w:delText>
              </w:r>
            </w:del>
          </w:p>
        </w:tc>
        <w:tc>
          <w:tcPr>
            <w:tcW w:w="1039" w:type="dxa"/>
            <w:tcMar>
              <w:left w:w="70" w:type="dxa"/>
              <w:right w:w="70" w:type="dxa"/>
            </w:tcMar>
            <w:vAlign w:val="center"/>
          </w:tcPr>
          <w:p w14:paraId="34BBEBE8">
            <w:pPr>
              <w:keepNext/>
              <w:spacing w:before="20" w:after="20" w:line="260" w:lineRule="exact"/>
              <w:ind w:left="0" w:leftChars="0" w:right="0" w:rightChars="0" w:firstLine="0" w:firstLineChars="0"/>
              <w:jc w:val="center"/>
              <w:rPr>
                <w:del w:id="21686" w:author="xh" w:date="2026-10-19T13:42:11+08:00"/>
              </w:rPr>
            </w:pPr>
            <w:del w:id="21687"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6944B804">
            <w:pPr>
              <w:keepNext/>
              <w:spacing w:before="20" w:after="20" w:line="260" w:lineRule="exact"/>
              <w:ind w:left="0" w:leftChars="0" w:right="0" w:rightChars="0" w:firstLine="0" w:firstLineChars="0"/>
              <w:jc w:val="center"/>
              <w:rPr>
                <w:del w:id="21688" w:author="xh" w:date="2026-10-19T13:42:11+08:00"/>
              </w:rPr>
            </w:pPr>
            <w:del w:id="21689"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30341201">
            <w:pPr>
              <w:keepNext/>
              <w:spacing w:before="20" w:after="20" w:line="260" w:lineRule="exact"/>
              <w:ind w:left="0" w:leftChars="0" w:right="0" w:rightChars="0" w:firstLine="0" w:firstLineChars="0"/>
              <w:jc w:val="center"/>
              <w:rPr>
                <w:del w:id="21690" w:author="xh" w:date="2026-10-19T13:42:11+08:00"/>
              </w:rPr>
            </w:pPr>
            <w:del w:id="21691"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781D0020">
            <w:pPr>
              <w:keepNext/>
              <w:spacing w:before="20" w:after="20" w:line="260" w:lineRule="exact"/>
              <w:ind w:left="0" w:leftChars="0" w:right="0" w:rightChars="0" w:firstLine="0" w:firstLineChars="0"/>
              <w:jc w:val="center"/>
              <w:rPr>
                <w:del w:id="21692" w:author="xh" w:date="2026-10-19T13:42:11+08:00"/>
              </w:rPr>
            </w:pPr>
            <w:del w:id="21693" w:author="xh" w:date="2026-10-19T13:42:11+08:00">
              <w:r>
                <w:rPr>
                  <w:rFonts w:ascii="Times New Roman" w:hAnsi="Times New Roman" w:eastAsia="宋体"/>
                  <w:b w:val="0"/>
                  <w:sz w:val="18"/>
                </w:rPr>
                <w:delText>68.50</w:delText>
              </w:r>
            </w:del>
          </w:p>
        </w:tc>
      </w:tr>
      <w:tr w14:paraId="2456C6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625" w:author="xh" w:date="2026-10-19T13:42:11+08:00"/>
        </w:trPr>
        <w:tc>
          <w:tcPr>
            <w:tcW w:w="1039" w:type="dxa"/>
            <w:tcMar>
              <w:left w:w="70" w:type="dxa"/>
              <w:right w:w="70" w:type="dxa"/>
            </w:tcMar>
            <w:vAlign w:val="center"/>
          </w:tcPr>
          <w:p w14:paraId="1E3DDC00">
            <w:pPr>
              <w:keepNext/>
              <w:spacing w:before="20" w:after="20" w:line="260" w:lineRule="exact"/>
              <w:ind w:left="0" w:leftChars="0" w:right="0" w:rightChars="0" w:firstLine="0" w:firstLineChars="0"/>
              <w:jc w:val="center"/>
              <w:rPr>
                <w:del w:id="21694" w:author="xh" w:date="2026-10-19T13:42:11+08:00"/>
              </w:rPr>
            </w:pPr>
            <w:del w:id="21695" w:author="xh" w:date="2026-10-19T13:42:11+08:00">
              <w:r>
                <w:rPr>
                  <w:rFonts w:ascii="Times New Roman" w:hAnsi="Times New Roman" w:eastAsia="宋体"/>
                  <w:b w:val="0"/>
                  <w:sz w:val="18"/>
                </w:rPr>
                <w:delText>刚性</w:delText>
              </w:r>
            </w:del>
          </w:p>
        </w:tc>
        <w:tc>
          <w:tcPr>
            <w:tcW w:w="1039" w:type="dxa"/>
            <w:tcMar>
              <w:left w:w="70" w:type="dxa"/>
              <w:right w:w="70" w:type="dxa"/>
            </w:tcMar>
            <w:vAlign w:val="center"/>
          </w:tcPr>
          <w:p w14:paraId="70F8D9C3">
            <w:pPr>
              <w:keepNext/>
              <w:spacing w:before="20" w:after="20" w:line="260" w:lineRule="exact"/>
              <w:ind w:left="0" w:leftChars="0" w:right="0" w:rightChars="0" w:firstLine="0" w:firstLineChars="0"/>
              <w:jc w:val="center"/>
              <w:rPr>
                <w:del w:id="21696" w:author="xh" w:date="2026-10-19T13:42:11+08:00"/>
              </w:rPr>
            </w:pPr>
            <w:del w:id="21697" w:author="xh" w:date="2026-10-19T13:42:11+08:00">
              <w:r>
                <w:rPr>
                  <w:rFonts w:ascii="Times New Roman" w:hAnsi="Times New Roman" w:eastAsia="宋体"/>
                  <w:b w:val="0"/>
                  <w:sz w:val="18"/>
                </w:rPr>
                <w:delText>2025</w:delText>
              </w:r>
            </w:del>
          </w:p>
        </w:tc>
        <w:tc>
          <w:tcPr>
            <w:tcW w:w="1039" w:type="dxa"/>
            <w:tcMar>
              <w:left w:w="70" w:type="dxa"/>
              <w:right w:w="70" w:type="dxa"/>
            </w:tcMar>
            <w:vAlign w:val="center"/>
          </w:tcPr>
          <w:p w14:paraId="6A2D309F">
            <w:pPr>
              <w:keepNext/>
              <w:spacing w:before="20" w:after="20" w:line="260" w:lineRule="exact"/>
              <w:ind w:left="0" w:leftChars="0" w:right="0" w:rightChars="0" w:firstLine="0" w:firstLineChars="0"/>
              <w:jc w:val="center"/>
              <w:rPr>
                <w:del w:id="21698" w:author="xh" w:date="2026-10-19T13:42:11+08:00"/>
              </w:rPr>
            </w:pPr>
            <w:del w:id="21699" w:author="xh" w:date="2026-10-19T13:42:11+08:00">
              <w:r>
                <w:rPr>
                  <w:rFonts w:ascii="Times New Roman" w:hAnsi="Times New Roman" w:eastAsia="宋体"/>
                  <w:b w:val="0"/>
                  <w:sz w:val="18"/>
                </w:rPr>
                <w:delText>40+40</w:delText>
              </w:r>
            </w:del>
          </w:p>
        </w:tc>
        <w:tc>
          <w:tcPr>
            <w:tcW w:w="1039" w:type="dxa"/>
            <w:tcMar>
              <w:left w:w="70" w:type="dxa"/>
              <w:right w:w="70" w:type="dxa"/>
            </w:tcMar>
            <w:vAlign w:val="center"/>
          </w:tcPr>
          <w:p w14:paraId="0E128321">
            <w:pPr>
              <w:keepNext/>
              <w:spacing w:before="20" w:after="20" w:line="260" w:lineRule="exact"/>
              <w:ind w:left="0" w:leftChars="0" w:right="0" w:rightChars="0" w:firstLine="0" w:firstLineChars="0"/>
              <w:jc w:val="center"/>
              <w:rPr>
                <w:del w:id="21700" w:author="xh" w:date="2026-10-19T13:42:11+08:00"/>
              </w:rPr>
            </w:pPr>
            <w:del w:id="21701" w:author="xh" w:date="2026-10-19T13:42:11+08:00">
              <w:r>
                <w:rPr>
                  <w:rFonts w:ascii="Times New Roman" w:hAnsi="Times New Roman" w:eastAsia="宋体"/>
                  <w:b w:val="0"/>
                  <w:sz w:val="18"/>
                </w:rPr>
                <w:delText>80.00</w:delText>
              </w:r>
            </w:del>
          </w:p>
        </w:tc>
        <w:tc>
          <w:tcPr>
            <w:tcW w:w="1039" w:type="dxa"/>
            <w:tcMar>
              <w:left w:w="70" w:type="dxa"/>
              <w:right w:w="70" w:type="dxa"/>
            </w:tcMar>
            <w:vAlign w:val="center"/>
          </w:tcPr>
          <w:p w14:paraId="604848C5">
            <w:pPr>
              <w:keepNext/>
              <w:spacing w:before="20" w:after="20" w:line="260" w:lineRule="exact"/>
              <w:ind w:left="0" w:leftChars="0" w:right="0" w:rightChars="0" w:firstLine="0" w:firstLineChars="0"/>
              <w:jc w:val="center"/>
              <w:rPr>
                <w:del w:id="21702" w:author="xh" w:date="2026-10-19T13:42:11+08:00"/>
              </w:rPr>
            </w:pPr>
            <w:del w:id="21703"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5F2135CD">
            <w:pPr>
              <w:keepNext/>
              <w:spacing w:before="20" w:after="20" w:line="260" w:lineRule="exact"/>
              <w:ind w:left="0" w:leftChars="0" w:right="0" w:rightChars="0" w:firstLine="0" w:firstLineChars="0"/>
              <w:jc w:val="center"/>
              <w:rPr>
                <w:del w:id="21704" w:author="xh" w:date="2026-10-19T13:42:11+08:00"/>
              </w:rPr>
            </w:pPr>
            <w:del w:id="21705"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41007613">
            <w:pPr>
              <w:keepNext/>
              <w:spacing w:before="20" w:after="20" w:line="260" w:lineRule="exact"/>
              <w:ind w:left="0" w:leftChars="0" w:right="0" w:rightChars="0" w:firstLine="0" w:firstLineChars="0"/>
              <w:jc w:val="center"/>
              <w:rPr>
                <w:del w:id="21706" w:author="xh" w:date="2026-10-19T13:42:11+08:00"/>
              </w:rPr>
            </w:pPr>
            <w:del w:id="21707"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4FADFE12">
            <w:pPr>
              <w:keepNext/>
              <w:spacing w:before="20" w:after="20" w:line="260" w:lineRule="exact"/>
              <w:ind w:left="0" w:leftChars="0" w:right="0" w:rightChars="0" w:firstLine="0" w:firstLineChars="0"/>
              <w:jc w:val="center"/>
              <w:rPr>
                <w:del w:id="21708" w:author="xh" w:date="2026-10-19T13:42:11+08:00"/>
              </w:rPr>
            </w:pPr>
            <w:del w:id="21709" w:author="xh" w:date="2026-10-19T13:42:11+08:00">
              <w:r>
                <w:rPr>
                  <w:rFonts w:ascii="Times New Roman" w:hAnsi="Times New Roman" w:eastAsia="宋体"/>
                  <w:b w:val="0"/>
                  <w:sz w:val="18"/>
                </w:rPr>
                <w:delText>72.26</w:delText>
              </w:r>
            </w:del>
          </w:p>
        </w:tc>
      </w:tr>
      <w:tr w14:paraId="19E1B8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626" w:author="xh" w:date="2026-10-19T13:42:11+08:00"/>
        </w:trPr>
        <w:tc>
          <w:tcPr>
            <w:tcW w:w="1039" w:type="dxa"/>
            <w:tcMar>
              <w:left w:w="70" w:type="dxa"/>
              <w:right w:w="70" w:type="dxa"/>
            </w:tcMar>
            <w:vAlign w:val="center"/>
          </w:tcPr>
          <w:p w14:paraId="2885642A">
            <w:pPr>
              <w:keepNext/>
              <w:spacing w:before="20" w:after="20" w:line="260" w:lineRule="exact"/>
              <w:ind w:left="0" w:leftChars="0" w:right="0" w:rightChars="0" w:firstLine="0" w:firstLineChars="0"/>
              <w:jc w:val="center"/>
              <w:rPr>
                <w:del w:id="21710" w:author="xh" w:date="2026-10-19T13:42:11+08:00"/>
              </w:rPr>
            </w:pPr>
            <w:del w:id="21711" w:author="xh" w:date="2026-10-19T13:42:11+08:00">
              <w:r>
                <w:rPr>
                  <w:rFonts w:ascii="Times New Roman" w:hAnsi="Times New Roman" w:eastAsia="宋体"/>
                  <w:b w:val="0"/>
                  <w:sz w:val="18"/>
                </w:rPr>
                <w:delText>弹性</w:delText>
              </w:r>
            </w:del>
          </w:p>
        </w:tc>
        <w:tc>
          <w:tcPr>
            <w:tcW w:w="1039" w:type="dxa"/>
            <w:tcMar>
              <w:left w:w="70" w:type="dxa"/>
              <w:right w:w="70" w:type="dxa"/>
            </w:tcMar>
            <w:vAlign w:val="center"/>
          </w:tcPr>
          <w:p w14:paraId="5B343ADC">
            <w:pPr>
              <w:keepNext/>
              <w:spacing w:before="20" w:after="20" w:line="260" w:lineRule="exact"/>
              <w:ind w:left="0" w:leftChars="0" w:right="0" w:rightChars="0" w:firstLine="0" w:firstLineChars="0"/>
              <w:jc w:val="center"/>
              <w:rPr>
                <w:del w:id="21712" w:author="xh" w:date="2026-10-19T13:42:11+08:00"/>
              </w:rPr>
            </w:pPr>
            <w:del w:id="21713" w:author="xh" w:date="2026-10-19T13:42:11+08:00">
              <w:r>
                <w:rPr>
                  <w:rFonts w:ascii="Times New Roman" w:hAnsi="Times New Roman" w:eastAsia="宋体"/>
                  <w:b w:val="0"/>
                  <w:sz w:val="18"/>
                </w:rPr>
                <w:delText>2022</w:delText>
              </w:r>
            </w:del>
          </w:p>
        </w:tc>
        <w:tc>
          <w:tcPr>
            <w:tcW w:w="1039" w:type="dxa"/>
            <w:tcMar>
              <w:left w:w="70" w:type="dxa"/>
              <w:right w:w="70" w:type="dxa"/>
            </w:tcMar>
            <w:vAlign w:val="center"/>
          </w:tcPr>
          <w:p w14:paraId="5CD4D3B3">
            <w:pPr>
              <w:keepNext/>
              <w:spacing w:before="20" w:after="20" w:line="260" w:lineRule="exact"/>
              <w:ind w:left="0" w:leftChars="0" w:right="0" w:rightChars="0" w:firstLine="0" w:firstLineChars="0"/>
              <w:jc w:val="center"/>
              <w:rPr>
                <w:del w:id="21714" w:author="xh" w:date="2026-10-19T13:42:11+08:00"/>
              </w:rPr>
            </w:pPr>
            <w:del w:id="21715" w:author="xh" w:date="2026-10-19T13:42:11+08:00">
              <w:r>
                <w:rPr>
                  <w:rFonts w:ascii="Times New Roman" w:hAnsi="Times New Roman" w:eastAsia="宋体"/>
                  <w:b w:val="0"/>
                  <w:sz w:val="18"/>
                </w:rPr>
                <w:delText>40+40</w:delText>
              </w:r>
            </w:del>
          </w:p>
        </w:tc>
        <w:tc>
          <w:tcPr>
            <w:tcW w:w="1039" w:type="dxa"/>
            <w:tcMar>
              <w:left w:w="70" w:type="dxa"/>
              <w:right w:w="70" w:type="dxa"/>
            </w:tcMar>
            <w:vAlign w:val="center"/>
          </w:tcPr>
          <w:p w14:paraId="32EB02F3">
            <w:pPr>
              <w:keepNext/>
              <w:spacing w:before="20" w:after="20" w:line="260" w:lineRule="exact"/>
              <w:ind w:left="0" w:leftChars="0" w:right="0" w:rightChars="0" w:firstLine="0" w:firstLineChars="0"/>
              <w:jc w:val="center"/>
              <w:rPr>
                <w:del w:id="21716" w:author="xh" w:date="2026-10-19T13:42:11+08:00"/>
              </w:rPr>
            </w:pPr>
            <w:del w:id="21717" w:author="xh" w:date="2026-10-19T13:42:11+08:00">
              <w:r>
                <w:rPr>
                  <w:rFonts w:ascii="Times New Roman" w:hAnsi="Times New Roman" w:eastAsia="宋体"/>
                  <w:b w:val="0"/>
                  <w:sz w:val="18"/>
                </w:rPr>
                <w:delText>80.00</w:delText>
              </w:r>
            </w:del>
          </w:p>
        </w:tc>
        <w:tc>
          <w:tcPr>
            <w:tcW w:w="1039" w:type="dxa"/>
            <w:tcMar>
              <w:left w:w="70" w:type="dxa"/>
              <w:right w:w="70" w:type="dxa"/>
            </w:tcMar>
            <w:vAlign w:val="center"/>
          </w:tcPr>
          <w:p w14:paraId="7A757D72">
            <w:pPr>
              <w:keepNext/>
              <w:spacing w:before="20" w:after="20" w:line="260" w:lineRule="exact"/>
              <w:ind w:left="0" w:leftChars="0" w:right="0" w:rightChars="0" w:firstLine="0" w:firstLineChars="0"/>
              <w:jc w:val="center"/>
              <w:rPr>
                <w:del w:id="21718" w:author="xh" w:date="2026-10-19T13:42:11+08:00"/>
              </w:rPr>
            </w:pPr>
            <w:del w:id="21719"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637BC60D">
            <w:pPr>
              <w:keepNext/>
              <w:spacing w:before="20" w:after="20" w:line="260" w:lineRule="exact"/>
              <w:ind w:left="0" w:leftChars="0" w:right="0" w:rightChars="0" w:firstLine="0" w:firstLineChars="0"/>
              <w:jc w:val="center"/>
              <w:rPr>
                <w:del w:id="21720" w:author="xh" w:date="2026-10-19T13:42:11+08:00"/>
              </w:rPr>
            </w:pPr>
            <w:del w:id="21721"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3D49E0E6">
            <w:pPr>
              <w:keepNext/>
              <w:spacing w:before="20" w:after="20" w:line="260" w:lineRule="exact"/>
              <w:ind w:left="0" w:leftChars="0" w:right="0" w:rightChars="0" w:firstLine="0" w:firstLineChars="0"/>
              <w:jc w:val="center"/>
              <w:rPr>
                <w:del w:id="21722" w:author="xh" w:date="2026-10-19T13:42:11+08:00"/>
              </w:rPr>
            </w:pPr>
            <w:del w:id="21723"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4E7183FE">
            <w:pPr>
              <w:keepNext/>
              <w:spacing w:before="20" w:after="20" w:line="260" w:lineRule="exact"/>
              <w:ind w:left="0" w:leftChars="0" w:right="0" w:rightChars="0" w:firstLine="0" w:firstLineChars="0"/>
              <w:jc w:val="center"/>
              <w:rPr>
                <w:del w:id="21724" w:author="xh" w:date="2026-10-19T13:42:11+08:00"/>
              </w:rPr>
            </w:pPr>
            <w:del w:id="21725" w:author="xh" w:date="2026-10-19T13:42:11+08:00">
              <w:r>
                <w:rPr>
                  <w:rFonts w:ascii="Times New Roman" w:hAnsi="Times New Roman" w:eastAsia="宋体"/>
                  <w:b w:val="0"/>
                  <w:sz w:val="18"/>
                </w:rPr>
                <w:delText>67.70</w:delText>
              </w:r>
            </w:del>
          </w:p>
        </w:tc>
      </w:tr>
      <w:tr w14:paraId="244F1C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627" w:author="xh" w:date="2026-10-19T13:42:11+08:00"/>
        </w:trPr>
        <w:tc>
          <w:tcPr>
            <w:tcW w:w="1039" w:type="dxa"/>
            <w:tcMar>
              <w:left w:w="70" w:type="dxa"/>
              <w:right w:w="70" w:type="dxa"/>
            </w:tcMar>
            <w:vAlign w:val="center"/>
          </w:tcPr>
          <w:p w14:paraId="2E8B9FE3">
            <w:pPr>
              <w:keepNext/>
              <w:spacing w:before="20" w:after="20" w:line="260" w:lineRule="exact"/>
              <w:ind w:left="0" w:leftChars="0" w:right="0" w:rightChars="0" w:firstLine="0" w:firstLineChars="0"/>
              <w:jc w:val="center"/>
              <w:rPr>
                <w:del w:id="21726" w:author="xh" w:date="2026-10-19T13:42:11+08:00"/>
              </w:rPr>
            </w:pPr>
            <w:del w:id="21727" w:author="xh" w:date="2026-10-19T13:42:11+08:00">
              <w:r>
                <w:rPr>
                  <w:rFonts w:ascii="Times New Roman" w:hAnsi="Times New Roman" w:eastAsia="宋体"/>
                  <w:b w:val="0"/>
                  <w:sz w:val="18"/>
                </w:rPr>
                <w:delText>弹性</w:delText>
              </w:r>
            </w:del>
          </w:p>
        </w:tc>
        <w:tc>
          <w:tcPr>
            <w:tcW w:w="1039" w:type="dxa"/>
            <w:tcMar>
              <w:left w:w="70" w:type="dxa"/>
              <w:right w:w="70" w:type="dxa"/>
            </w:tcMar>
            <w:vAlign w:val="center"/>
          </w:tcPr>
          <w:p w14:paraId="23A3FFC7">
            <w:pPr>
              <w:keepNext/>
              <w:spacing w:before="20" w:after="20" w:line="260" w:lineRule="exact"/>
              <w:ind w:left="0" w:leftChars="0" w:right="0" w:rightChars="0" w:firstLine="0" w:firstLineChars="0"/>
              <w:jc w:val="center"/>
              <w:rPr>
                <w:del w:id="21728" w:author="xh" w:date="2026-10-19T13:42:11+08:00"/>
              </w:rPr>
            </w:pPr>
            <w:del w:id="21729" w:author="xh" w:date="2026-10-19T13:42:11+08:00">
              <w:r>
                <w:rPr>
                  <w:rFonts w:ascii="Times New Roman" w:hAnsi="Times New Roman" w:eastAsia="宋体"/>
                  <w:b w:val="0"/>
                  <w:sz w:val="18"/>
                </w:rPr>
                <w:delText>2023</w:delText>
              </w:r>
            </w:del>
          </w:p>
        </w:tc>
        <w:tc>
          <w:tcPr>
            <w:tcW w:w="1039" w:type="dxa"/>
            <w:tcMar>
              <w:left w:w="70" w:type="dxa"/>
              <w:right w:w="70" w:type="dxa"/>
            </w:tcMar>
            <w:vAlign w:val="center"/>
          </w:tcPr>
          <w:p w14:paraId="5B7A2392">
            <w:pPr>
              <w:keepNext/>
              <w:spacing w:before="20" w:after="20" w:line="260" w:lineRule="exact"/>
              <w:ind w:left="0" w:leftChars="0" w:right="0" w:rightChars="0" w:firstLine="0" w:firstLineChars="0"/>
              <w:jc w:val="center"/>
              <w:rPr>
                <w:del w:id="21730" w:author="xh" w:date="2026-10-19T13:42:11+08:00"/>
              </w:rPr>
            </w:pPr>
            <w:del w:id="21731" w:author="xh" w:date="2026-10-19T13:42:11+08:00">
              <w:r>
                <w:rPr>
                  <w:rFonts w:ascii="Times New Roman" w:hAnsi="Times New Roman" w:eastAsia="宋体"/>
                  <w:b w:val="0"/>
                  <w:sz w:val="18"/>
                </w:rPr>
                <w:delText>40+40</w:delText>
              </w:r>
            </w:del>
          </w:p>
        </w:tc>
        <w:tc>
          <w:tcPr>
            <w:tcW w:w="1039" w:type="dxa"/>
            <w:tcMar>
              <w:left w:w="70" w:type="dxa"/>
              <w:right w:w="70" w:type="dxa"/>
            </w:tcMar>
            <w:vAlign w:val="center"/>
          </w:tcPr>
          <w:p w14:paraId="4D041DC2">
            <w:pPr>
              <w:keepNext/>
              <w:spacing w:before="20" w:after="20" w:line="260" w:lineRule="exact"/>
              <w:ind w:left="0" w:leftChars="0" w:right="0" w:rightChars="0" w:firstLine="0" w:firstLineChars="0"/>
              <w:jc w:val="center"/>
              <w:rPr>
                <w:del w:id="21732" w:author="xh" w:date="2026-10-19T13:42:11+08:00"/>
              </w:rPr>
            </w:pPr>
            <w:del w:id="21733" w:author="xh" w:date="2026-10-19T13:42:11+08:00">
              <w:r>
                <w:rPr>
                  <w:rFonts w:ascii="Times New Roman" w:hAnsi="Times New Roman" w:eastAsia="宋体"/>
                  <w:b w:val="0"/>
                  <w:sz w:val="18"/>
                </w:rPr>
                <w:delText>80.00</w:delText>
              </w:r>
            </w:del>
          </w:p>
        </w:tc>
        <w:tc>
          <w:tcPr>
            <w:tcW w:w="1039" w:type="dxa"/>
            <w:tcMar>
              <w:left w:w="70" w:type="dxa"/>
              <w:right w:w="70" w:type="dxa"/>
            </w:tcMar>
            <w:vAlign w:val="center"/>
          </w:tcPr>
          <w:p w14:paraId="21694598">
            <w:pPr>
              <w:keepNext/>
              <w:spacing w:before="20" w:after="20" w:line="260" w:lineRule="exact"/>
              <w:ind w:left="0" w:leftChars="0" w:right="0" w:rightChars="0" w:firstLine="0" w:firstLineChars="0"/>
              <w:jc w:val="center"/>
              <w:rPr>
                <w:del w:id="21734" w:author="xh" w:date="2026-10-19T13:42:11+08:00"/>
              </w:rPr>
            </w:pPr>
            <w:del w:id="21735"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7731C1D2">
            <w:pPr>
              <w:keepNext/>
              <w:spacing w:before="20" w:after="20" w:line="260" w:lineRule="exact"/>
              <w:ind w:left="0" w:leftChars="0" w:right="0" w:rightChars="0" w:firstLine="0" w:firstLineChars="0"/>
              <w:jc w:val="center"/>
              <w:rPr>
                <w:del w:id="21736" w:author="xh" w:date="2026-10-19T13:42:11+08:00"/>
              </w:rPr>
            </w:pPr>
            <w:del w:id="21737"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56C6F780">
            <w:pPr>
              <w:keepNext/>
              <w:spacing w:before="20" w:after="20" w:line="260" w:lineRule="exact"/>
              <w:ind w:left="0" w:leftChars="0" w:right="0" w:rightChars="0" w:firstLine="0" w:firstLineChars="0"/>
              <w:jc w:val="center"/>
              <w:rPr>
                <w:del w:id="21738" w:author="xh" w:date="2026-10-19T13:42:11+08:00"/>
              </w:rPr>
            </w:pPr>
            <w:del w:id="21739"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12C14A35">
            <w:pPr>
              <w:keepNext/>
              <w:spacing w:before="20" w:after="20" w:line="260" w:lineRule="exact"/>
              <w:ind w:left="0" w:leftChars="0" w:right="0" w:rightChars="0" w:firstLine="0" w:firstLineChars="0"/>
              <w:jc w:val="center"/>
              <w:rPr>
                <w:del w:id="21740" w:author="xh" w:date="2026-10-19T13:42:11+08:00"/>
              </w:rPr>
            </w:pPr>
            <w:del w:id="21741" w:author="xh" w:date="2026-10-19T13:42:11+08:00">
              <w:r>
                <w:rPr>
                  <w:rFonts w:ascii="Times New Roman" w:hAnsi="Times New Roman" w:eastAsia="宋体"/>
                  <w:b w:val="0"/>
                  <w:sz w:val="18"/>
                </w:rPr>
                <w:delText>72.89</w:delText>
              </w:r>
            </w:del>
          </w:p>
        </w:tc>
      </w:tr>
      <w:tr w14:paraId="472097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1628" w:author="xh" w:date="2026-10-19T13:42:11+08:00"/>
        </w:trPr>
        <w:tc>
          <w:tcPr>
            <w:tcW w:w="1039" w:type="dxa"/>
            <w:tcMar>
              <w:left w:w="70" w:type="dxa"/>
              <w:right w:w="70" w:type="dxa"/>
            </w:tcMar>
            <w:vAlign w:val="center"/>
          </w:tcPr>
          <w:p w14:paraId="1020CF06">
            <w:pPr>
              <w:keepNext/>
              <w:spacing w:before="20" w:after="20" w:line="260" w:lineRule="exact"/>
              <w:ind w:left="0" w:leftChars="0" w:right="0" w:rightChars="0" w:firstLine="0" w:firstLineChars="0"/>
              <w:jc w:val="center"/>
              <w:rPr>
                <w:del w:id="21742" w:author="xh" w:date="2026-10-19T13:42:11+08:00"/>
              </w:rPr>
            </w:pPr>
            <w:del w:id="21743" w:author="xh" w:date="2026-10-19T13:42:11+08:00">
              <w:r>
                <w:rPr>
                  <w:rFonts w:ascii="Times New Roman" w:hAnsi="Times New Roman" w:eastAsia="宋体"/>
                  <w:b w:val="0"/>
                  <w:sz w:val="18"/>
                </w:rPr>
                <w:delText>弹性</w:delText>
              </w:r>
            </w:del>
          </w:p>
        </w:tc>
        <w:tc>
          <w:tcPr>
            <w:tcW w:w="1039" w:type="dxa"/>
            <w:tcMar>
              <w:left w:w="70" w:type="dxa"/>
              <w:right w:w="70" w:type="dxa"/>
            </w:tcMar>
            <w:vAlign w:val="center"/>
          </w:tcPr>
          <w:p w14:paraId="5CA746C7">
            <w:pPr>
              <w:keepNext/>
              <w:spacing w:before="20" w:after="20" w:line="260" w:lineRule="exact"/>
              <w:ind w:left="0" w:leftChars="0" w:right="0" w:rightChars="0" w:firstLine="0" w:firstLineChars="0"/>
              <w:jc w:val="center"/>
              <w:rPr>
                <w:del w:id="21744" w:author="xh" w:date="2026-10-19T13:42:11+08:00"/>
              </w:rPr>
            </w:pPr>
            <w:del w:id="21745" w:author="xh" w:date="2026-10-19T13:42:11+08:00">
              <w:r>
                <w:rPr>
                  <w:rFonts w:ascii="Times New Roman" w:hAnsi="Times New Roman" w:eastAsia="宋体"/>
                  <w:b w:val="0"/>
                  <w:sz w:val="18"/>
                </w:rPr>
                <w:delText>2024</w:delText>
              </w:r>
            </w:del>
          </w:p>
        </w:tc>
        <w:tc>
          <w:tcPr>
            <w:tcW w:w="1039" w:type="dxa"/>
            <w:tcMar>
              <w:left w:w="70" w:type="dxa"/>
              <w:right w:w="70" w:type="dxa"/>
            </w:tcMar>
            <w:vAlign w:val="center"/>
          </w:tcPr>
          <w:p w14:paraId="748EE602">
            <w:pPr>
              <w:keepNext/>
              <w:spacing w:before="20" w:after="20" w:line="260" w:lineRule="exact"/>
              <w:ind w:left="0" w:leftChars="0" w:right="0" w:rightChars="0" w:firstLine="0" w:firstLineChars="0"/>
              <w:jc w:val="center"/>
              <w:rPr>
                <w:del w:id="21746" w:author="xh" w:date="2026-10-19T13:42:11+08:00"/>
              </w:rPr>
            </w:pPr>
            <w:del w:id="21747" w:author="xh" w:date="2026-10-19T13:42:11+08:00">
              <w:r>
                <w:rPr>
                  <w:rFonts w:ascii="Times New Roman" w:hAnsi="Times New Roman" w:eastAsia="宋体"/>
                  <w:b w:val="0"/>
                  <w:sz w:val="18"/>
                </w:rPr>
                <w:delText>40+40</w:delText>
              </w:r>
            </w:del>
          </w:p>
        </w:tc>
        <w:tc>
          <w:tcPr>
            <w:tcW w:w="1039" w:type="dxa"/>
            <w:tcMar>
              <w:left w:w="70" w:type="dxa"/>
              <w:right w:w="70" w:type="dxa"/>
            </w:tcMar>
            <w:vAlign w:val="center"/>
          </w:tcPr>
          <w:p w14:paraId="1795F875">
            <w:pPr>
              <w:keepNext/>
              <w:spacing w:before="20" w:after="20" w:line="260" w:lineRule="exact"/>
              <w:ind w:left="0" w:leftChars="0" w:right="0" w:rightChars="0" w:firstLine="0" w:firstLineChars="0"/>
              <w:jc w:val="center"/>
              <w:rPr>
                <w:del w:id="21748" w:author="xh" w:date="2026-10-19T13:42:11+08:00"/>
              </w:rPr>
            </w:pPr>
            <w:del w:id="21749" w:author="xh" w:date="2026-10-19T13:42:11+08:00">
              <w:r>
                <w:rPr>
                  <w:rFonts w:ascii="Times New Roman" w:hAnsi="Times New Roman" w:eastAsia="宋体"/>
                  <w:b w:val="0"/>
                  <w:sz w:val="18"/>
                </w:rPr>
                <w:delText>80.00</w:delText>
              </w:r>
            </w:del>
          </w:p>
        </w:tc>
        <w:tc>
          <w:tcPr>
            <w:tcW w:w="1039" w:type="dxa"/>
            <w:tcMar>
              <w:left w:w="70" w:type="dxa"/>
              <w:right w:w="70" w:type="dxa"/>
            </w:tcMar>
            <w:vAlign w:val="center"/>
          </w:tcPr>
          <w:p w14:paraId="2EBD845B">
            <w:pPr>
              <w:keepNext/>
              <w:spacing w:before="20" w:after="20" w:line="260" w:lineRule="exact"/>
              <w:ind w:left="0" w:leftChars="0" w:right="0" w:rightChars="0" w:firstLine="0" w:firstLineChars="0"/>
              <w:jc w:val="center"/>
              <w:rPr>
                <w:del w:id="21750" w:author="xh" w:date="2026-10-19T13:42:11+08:00"/>
              </w:rPr>
            </w:pPr>
            <w:del w:id="21751"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5E3DB3ED">
            <w:pPr>
              <w:keepNext/>
              <w:spacing w:before="20" w:after="20" w:line="260" w:lineRule="exact"/>
              <w:ind w:left="0" w:leftChars="0" w:right="0" w:rightChars="0" w:firstLine="0" w:firstLineChars="0"/>
              <w:jc w:val="center"/>
              <w:rPr>
                <w:del w:id="21752" w:author="xh" w:date="2026-10-19T13:42:11+08:00"/>
              </w:rPr>
            </w:pPr>
            <w:del w:id="21753"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3EFD2740">
            <w:pPr>
              <w:keepNext/>
              <w:spacing w:before="20" w:after="20" w:line="260" w:lineRule="exact"/>
              <w:ind w:left="0" w:leftChars="0" w:right="0" w:rightChars="0" w:firstLine="0" w:firstLineChars="0"/>
              <w:jc w:val="center"/>
              <w:rPr>
                <w:del w:id="21754" w:author="xh" w:date="2026-10-19T13:42:11+08:00"/>
              </w:rPr>
            </w:pPr>
            <w:del w:id="21755"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7B30C898">
            <w:pPr>
              <w:keepNext/>
              <w:spacing w:before="20" w:after="20" w:line="260" w:lineRule="exact"/>
              <w:ind w:left="0" w:leftChars="0" w:right="0" w:rightChars="0" w:firstLine="0" w:firstLineChars="0"/>
              <w:jc w:val="center"/>
              <w:rPr>
                <w:del w:id="21756" w:author="xh" w:date="2026-10-19T13:42:11+08:00"/>
              </w:rPr>
            </w:pPr>
            <w:del w:id="21757" w:author="xh" w:date="2026-10-19T13:42:11+08:00">
              <w:r>
                <w:rPr>
                  <w:rFonts w:ascii="Times New Roman" w:hAnsi="Times New Roman" w:eastAsia="宋体"/>
                  <w:b w:val="0"/>
                  <w:sz w:val="18"/>
                </w:rPr>
                <w:delText>68.50</w:delText>
              </w:r>
            </w:del>
          </w:p>
        </w:tc>
      </w:tr>
      <w:tr w14:paraId="7CA19F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629" w:author="xh" w:date="2026-10-19T13:42:11+08:00"/>
        </w:trPr>
        <w:tc>
          <w:tcPr>
            <w:tcW w:w="1039" w:type="dxa"/>
            <w:tcMar>
              <w:left w:w="70" w:type="dxa"/>
              <w:right w:w="70" w:type="dxa"/>
            </w:tcMar>
            <w:vAlign w:val="center"/>
          </w:tcPr>
          <w:p w14:paraId="4824245E">
            <w:pPr>
              <w:keepNext w:val="0"/>
              <w:spacing w:before="20" w:after="20" w:line="260" w:lineRule="exact"/>
              <w:ind w:left="0" w:leftChars="0" w:right="0" w:rightChars="0" w:firstLine="0" w:firstLineChars="0"/>
              <w:jc w:val="center"/>
              <w:rPr>
                <w:del w:id="21758" w:author="xh" w:date="2026-10-19T13:42:11+08:00"/>
              </w:rPr>
            </w:pPr>
            <w:del w:id="21759" w:author="xh" w:date="2026-10-19T13:42:11+08:00">
              <w:r>
                <w:rPr>
                  <w:rFonts w:ascii="Times New Roman" w:hAnsi="Times New Roman" w:eastAsia="宋体"/>
                  <w:b w:val="0"/>
                  <w:sz w:val="18"/>
                </w:rPr>
                <w:delText>弹性</w:delText>
              </w:r>
            </w:del>
          </w:p>
        </w:tc>
        <w:tc>
          <w:tcPr>
            <w:tcW w:w="1039" w:type="dxa"/>
            <w:tcMar>
              <w:left w:w="70" w:type="dxa"/>
              <w:right w:w="70" w:type="dxa"/>
            </w:tcMar>
            <w:vAlign w:val="center"/>
          </w:tcPr>
          <w:p w14:paraId="59818B1F">
            <w:pPr>
              <w:keepNext w:val="0"/>
              <w:spacing w:before="20" w:after="20" w:line="260" w:lineRule="exact"/>
              <w:ind w:left="0" w:leftChars="0" w:right="0" w:rightChars="0" w:firstLine="0" w:firstLineChars="0"/>
              <w:jc w:val="center"/>
              <w:rPr>
                <w:del w:id="21760" w:author="xh" w:date="2026-10-19T13:42:11+08:00"/>
              </w:rPr>
            </w:pPr>
            <w:del w:id="21761" w:author="xh" w:date="2026-10-19T13:42:11+08:00">
              <w:r>
                <w:rPr>
                  <w:rFonts w:ascii="Times New Roman" w:hAnsi="Times New Roman" w:eastAsia="宋体"/>
                  <w:b w:val="0"/>
                  <w:sz w:val="18"/>
                </w:rPr>
                <w:delText>2025</w:delText>
              </w:r>
            </w:del>
          </w:p>
        </w:tc>
        <w:tc>
          <w:tcPr>
            <w:tcW w:w="1039" w:type="dxa"/>
            <w:tcMar>
              <w:left w:w="70" w:type="dxa"/>
              <w:right w:w="70" w:type="dxa"/>
            </w:tcMar>
            <w:vAlign w:val="center"/>
          </w:tcPr>
          <w:p w14:paraId="3A453618">
            <w:pPr>
              <w:keepNext w:val="0"/>
              <w:spacing w:before="20" w:after="20" w:line="260" w:lineRule="exact"/>
              <w:ind w:left="0" w:leftChars="0" w:right="0" w:rightChars="0" w:firstLine="0" w:firstLineChars="0"/>
              <w:jc w:val="center"/>
              <w:rPr>
                <w:del w:id="21762" w:author="xh" w:date="2026-10-19T13:42:11+08:00"/>
              </w:rPr>
            </w:pPr>
            <w:del w:id="21763" w:author="xh" w:date="2026-10-19T13:42:11+08:00">
              <w:r>
                <w:rPr>
                  <w:rFonts w:ascii="Times New Roman" w:hAnsi="Times New Roman" w:eastAsia="宋体"/>
                  <w:b w:val="0"/>
                  <w:sz w:val="18"/>
                </w:rPr>
                <w:delText>40+40</w:delText>
              </w:r>
            </w:del>
          </w:p>
        </w:tc>
        <w:tc>
          <w:tcPr>
            <w:tcW w:w="1039" w:type="dxa"/>
            <w:tcMar>
              <w:left w:w="70" w:type="dxa"/>
              <w:right w:w="70" w:type="dxa"/>
            </w:tcMar>
            <w:vAlign w:val="center"/>
          </w:tcPr>
          <w:p w14:paraId="70F421BC">
            <w:pPr>
              <w:keepNext w:val="0"/>
              <w:spacing w:before="20" w:after="20" w:line="260" w:lineRule="exact"/>
              <w:ind w:left="0" w:leftChars="0" w:right="0" w:rightChars="0" w:firstLine="0" w:firstLineChars="0"/>
              <w:jc w:val="center"/>
              <w:rPr>
                <w:del w:id="21764" w:author="xh" w:date="2026-10-19T13:42:11+08:00"/>
              </w:rPr>
            </w:pPr>
            <w:del w:id="21765" w:author="xh" w:date="2026-10-19T13:42:11+08:00">
              <w:r>
                <w:rPr>
                  <w:rFonts w:ascii="Times New Roman" w:hAnsi="Times New Roman" w:eastAsia="宋体"/>
                  <w:b w:val="0"/>
                  <w:sz w:val="18"/>
                </w:rPr>
                <w:delText>80.00</w:delText>
              </w:r>
            </w:del>
          </w:p>
        </w:tc>
        <w:tc>
          <w:tcPr>
            <w:tcW w:w="1039" w:type="dxa"/>
            <w:tcMar>
              <w:left w:w="70" w:type="dxa"/>
              <w:right w:w="70" w:type="dxa"/>
            </w:tcMar>
            <w:vAlign w:val="center"/>
          </w:tcPr>
          <w:p w14:paraId="389AC39F">
            <w:pPr>
              <w:keepNext w:val="0"/>
              <w:spacing w:before="20" w:after="20" w:line="260" w:lineRule="exact"/>
              <w:ind w:left="0" w:leftChars="0" w:right="0" w:rightChars="0" w:firstLine="0" w:firstLineChars="0"/>
              <w:jc w:val="center"/>
              <w:rPr>
                <w:del w:id="21766" w:author="xh" w:date="2026-10-19T13:42:11+08:00"/>
              </w:rPr>
            </w:pPr>
            <w:del w:id="21767"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330FD31E">
            <w:pPr>
              <w:keepNext w:val="0"/>
              <w:spacing w:before="20" w:after="20" w:line="260" w:lineRule="exact"/>
              <w:ind w:left="0" w:leftChars="0" w:right="0" w:rightChars="0" w:firstLine="0" w:firstLineChars="0"/>
              <w:jc w:val="center"/>
              <w:rPr>
                <w:del w:id="21768" w:author="xh" w:date="2026-10-19T13:42:11+08:00"/>
              </w:rPr>
            </w:pPr>
            <w:del w:id="21769"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5DCD9023">
            <w:pPr>
              <w:keepNext w:val="0"/>
              <w:spacing w:before="20" w:after="20" w:line="260" w:lineRule="exact"/>
              <w:ind w:left="0" w:leftChars="0" w:right="0" w:rightChars="0" w:firstLine="0" w:firstLineChars="0"/>
              <w:jc w:val="center"/>
              <w:rPr>
                <w:del w:id="21770" w:author="xh" w:date="2026-10-19T13:42:11+08:00"/>
              </w:rPr>
            </w:pPr>
            <w:del w:id="21771" w:author="xh" w:date="2026-10-19T13:42:11+08:00">
              <w:r>
                <w:rPr>
                  <w:rFonts w:ascii="Times New Roman" w:hAnsi="Times New Roman" w:eastAsia="宋体"/>
                  <w:b w:val="0"/>
                  <w:sz w:val="18"/>
                </w:rPr>
                <w:delText>0.00</w:delText>
              </w:r>
            </w:del>
          </w:p>
        </w:tc>
        <w:tc>
          <w:tcPr>
            <w:tcW w:w="1039" w:type="dxa"/>
            <w:tcMar>
              <w:left w:w="70" w:type="dxa"/>
              <w:right w:w="70" w:type="dxa"/>
            </w:tcMar>
            <w:vAlign w:val="center"/>
          </w:tcPr>
          <w:p w14:paraId="296E65A5">
            <w:pPr>
              <w:keepNext w:val="0"/>
              <w:spacing w:before="20" w:after="20" w:line="260" w:lineRule="exact"/>
              <w:ind w:left="0" w:leftChars="0" w:right="0" w:rightChars="0" w:firstLine="0" w:firstLineChars="0"/>
              <w:jc w:val="center"/>
              <w:rPr>
                <w:del w:id="21772" w:author="xh" w:date="2026-10-19T13:42:11+08:00"/>
              </w:rPr>
            </w:pPr>
            <w:del w:id="21773" w:author="xh" w:date="2026-10-19T13:42:11+08:00">
              <w:r>
                <w:rPr>
                  <w:rFonts w:ascii="Times New Roman" w:hAnsi="Times New Roman" w:eastAsia="宋体"/>
                  <w:b w:val="0"/>
                  <w:sz w:val="18"/>
                </w:rPr>
                <w:delText>72.26</w:delText>
              </w:r>
            </w:del>
          </w:p>
        </w:tc>
      </w:tr>
      <w:tr>
        <w:trPr>
          <w:cantSplit/>
          <w:tblHeader/>
          <w:ins w:id="21774" w:author="xh" w:date="2026-10-19T13:42:1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783" w:author="xh" w:date="2026-10-19T13:42:11+08:00"/>
              </w:rPr>
            </w:pPr>
            <w:ins w:id="21784" w:author="xh" w:date="2026-10-19T13:42:11+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785" w:author="xh" w:date="2026-10-19T13:42:11+08:00"/>
              </w:rPr>
            </w:pPr>
            <w:ins w:id="21786" w:author="xh" w:date="2026-10-19T13:42:11+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787" w:author="xh" w:date="2026-10-19T13:42:11+08:00"/>
              </w:rPr>
            </w:pPr>
            <w:ins w:id="21788" w:author="xh" w:date="2026-10-19T13:42:11+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789" w:author="xh" w:date="2026-10-19T13:42:11+08:00"/>
              </w:rPr>
            </w:pPr>
            <w:ins w:id="21790" w:author="xh" w:date="2026-10-19T13:42:11+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791" w:author="xh" w:date="2026-10-19T13:42:11+08:00"/>
              </w:rPr>
            </w:pPr>
            <w:ins w:id="21792" w:author="xh" w:date="2026-10-19T13:42:11+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793" w:author="xh" w:date="2026-10-19T13:42:11+08:00"/>
              </w:rPr>
            </w:pPr>
            <w:ins w:id="21794" w:author="xh" w:date="2026-10-19T13:42:11+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795" w:author="xh" w:date="2026-10-19T13:42:11+08:00"/>
              </w:rPr>
            </w:pPr>
            <w:ins w:id="21796" w:author="xh" w:date="2026-10-19T13:42:11+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797" w:author="xh" w:date="2026-10-19T13:42:11+08:00"/>
              </w:rPr>
            </w:pPr>
            <w:ins w:id="21798" w:author="xh" w:date="2026-10-19T13:42:11+08:00">
              <w:r>
                <w:rPr>
                  <w:rFonts w:ascii="Times New Roman" w:hAnsi="Times New Roman" w:eastAsia="宋体"/>
                  <w:b/>
                  <w:sz w:val="18"/>
                </w:rPr>
                <w:t>转接后净负荷/MW</w:t>
              </w:r>
            </w:ins>
          </w:p>
        </w:tc>
      </w:tr>
      <w:tr>
        <w:trPr>
          <w:cantSplit/>
          <w:ins w:id="21775" w:author="xh" w:date="2026-10-19T13:42:1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799" w:author="xh" w:date="2026-10-19T13:42:11+08:00"/>
              </w:rPr>
            </w:pPr>
            <w:ins w:id="21800" w:author="xh" w:date="2026-10-19T13:42:11+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01" w:author="xh" w:date="2026-10-19T13:42:11+08:00"/>
              </w:rPr>
            </w:pPr>
            <w:ins w:id="21802" w:author="xh" w:date="2026-10-19T13:42:11+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03" w:author="xh" w:date="2026-10-19T13:42:11+08:00"/>
              </w:rPr>
            </w:pPr>
            <w:ins w:id="21804" w:author="xh" w:date="2026-10-19T13:42:11+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05" w:author="xh" w:date="2026-10-19T13:42:11+08:00"/>
              </w:rPr>
            </w:pPr>
            <w:ins w:id="21806" w:author="xh" w:date="2026-10-19T13:42:11+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07" w:author="xh" w:date="2026-10-19T13:42:11+08:00"/>
              </w:rPr>
            </w:pPr>
            <w:ins w:id="21808" w:author="xh" w:date="2026-10-19T13:42:1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09" w:author="xh" w:date="2026-10-19T13:42:11+08:00"/>
              </w:rPr>
            </w:pPr>
            <w:ins w:id="21810" w:author="xh" w:date="2026-10-19T13:42:11+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11" w:author="xh" w:date="2026-10-19T13:42:11+08:00"/>
              </w:rPr>
            </w:pPr>
            <w:ins w:id="21812" w:author="xh" w:date="2026-10-19T13:42:11+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13" w:author="xh" w:date="2026-10-19T13:42:11+08:00"/>
              </w:rPr>
            </w:pPr>
            <w:ins w:id="21814" w:author="xh" w:date="2026-10-19T13:42:11+08:00">
              <w:r>
                <w:rPr>
                  <w:rFonts w:ascii="Times New Roman" w:hAnsi="Times New Roman" w:eastAsia="宋体"/>
                  <w:b w:val="0"/>
                  <w:sz w:val="18"/>
                </w:rPr>
                <w:t>—</w:t>
              </w:r>
            </w:ins>
          </w:p>
        </w:tc>
      </w:tr>
      <w:tr>
        <w:trPr>
          <w:cantSplit/>
          <w:ins w:id="21776" w:author="xh" w:date="2026-10-19T13:42:1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15" w:author="xh" w:date="2026-10-19T13:42:11+08:00"/>
              </w:rPr>
            </w:pPr>
            <w:ins w:id="21816" w:author="xh" w:date="2026-10-19T13:42:11+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17" w:author="xh" w:date="2026-10-19T13:42:11+08:00"/>
              </w:rPr>
            </w:pPr>
            <w:ins w:id="21818" w:author="xh" w:date="2026-10-19T13:42:11+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19" w:author="xh" w:date="2026-10-19T13:42:11+08:00"/>
              </w:rPr>
            </w:pPr>
            <w:ins w:id="21820" w:author="xh" w:date="2026-10-19T13:42:11+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21" w:author="xh" w:date="2026-10-19T13:42:11+08:00"/>
              </w:rPr>
            </w:pPr>
            <w:ins w:id="21822" w:author="xh" w:date="2026-10-19T13:42:11+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23" w:author="xh" w:date="2026-10-19T13:42:11+08:00"/>
              </w:rPr>
            </w:pPr>
            <w:ins w:id="21824" w:author="xh" w:date="2026-10-19T13:42:1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25" w:author="xh" w:date="2026-10-19T13:42:11+08:00"/>
              </w:rPr>
            </w:pPr>
            <w:ins w:id="21826" w:author="xh" w:date="2026-10-19T13:42:1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27" w:author="xh" w:date="2026-10-19T13:42:11+08:00"/>
              </w:rPr>
            </w:pPr>
            <w:ins w:id="21828" w:author="xh" w:date="2026-10-19T13:42:1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29" w:author="xh" w:date="2026-10-19T13:42:11+08:00"/>
              </w:rPr>
            </w:pPr>
            <w:ins w:id="21830" w:author="xh" w:date="2026-10-19T13:42:11+08:00">
              <w:r>
                <w:rPr>
                  <w:rFonts w:ascii="Times New Roman" w:hAnsi="Times New Roman" w:eastAsia="宋体"/>
                  <w:b w:val="0"/>
                  <w:sz w:val="18"/>
                </w:rPr>
                <w:t>72.26</w:t>
              </w:r>
            </w:ins>
          </w:p>
        </w:tc>
      </w:tr>
      <w:tr>
        <w:trPr>
          <w:cantSplit/>
          <w:ins w:id="21777" w:author="xh" w:date="2026-10-19T13:42:1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31" w:author="xh" w:date="2026-10-19T13:42:11+08:00"/>
              </w:rPr>
            </w:pPr>
            <w:ins w:id="21832" w:author="xh" w:date="2026-10-19T13:42:11+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33" w:author="xh" w:date="2026-10-19T13:42:11+08:00"/>
              </w:rPr>
            </w:pPr>
            <w:ins w:id="21834" w:author="xh" w:date="2026-10-19T13:42:11+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35" w:author="xh" w:date="2026-10-19T13:42:11+08:00"/>
              </w:rPr>
            </w:pPr>
            <w:ins w:id="21836" w:author="xh" w:date="2026-10-19T13:42:11+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37" w:author="xh" w:date="2026-10-19T13:42:11+08:00"/>
              </w:rPr>
            </w:pPr>
            <w:ins w:id="21838" w:author="xh" w:date="2026-10-19T13:42:11+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39" w:author="xh" w:date="2026-10-19T13:42:11+08:00"/>
              </w:rPr>
            </w:pPr>
            <w:ins w:id="21840" w:author="xh" w:date="2026-10-19T13:42:11+08:00">
              <w:r>
                <w:rPr>
                  <w:rFonts w:ascii="Times New Roman" w:hAnsi="Times New Roman" w:eastAsia="宋体"/>
                  <w:b w:val="0"/>
                  <w:sz w:val="18"/>
                </w:rPr>
                <w:t>2.90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41" w:author="xh" w:date="2026-10-19T13:42:11+08:00"/>
              </w:rPr>
            </w:pPr>
            <w:ins w:id="21842" w:author="xh" w:date="2026-10-19T13:42:11+08:00">
              <w:r>
                <w:rPr>
                  <w:rFonts w:ascii="Times New Roman" w:hAnsi="Times New Roman" w:eastAsia="宋体"/>
                  <w:b w:val="0"/>
                  <w:sz w:val="18"/>
                </w:rPr>
                <w:t>4.85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43" w:author="xh" w:date="2026-10-19T13:42:11+08:00"/>
              </w:rPr>
            </w:pPr>
            <w:ins w:id="21844" w:author="xh" w:date="2026-10-19T13:42:11+08:00">
              <w:r>
                <w:rPr>
                  <w:rFonts w:ascii="Times New Roman" w:hAnsi="Times New Roman" w:eastAsia="宋体"/>
                  <w:b w:val="0"/>
                  <w:sz w:val="18"/>
                </w:rPr>
                <w:t>1.30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45" w:author="xh" w:date="2026-10-19T13:42:11+08:00"/>
              </w:rPr>
            </w:pPr>
            <w:ins w:id="21846" w:author="xh" w:date="2026-10-19T13:42:11+08:00">
              <w:r>
                <w:rPr>
                  <w:rFonts w:ascii="Times New Roman" w:hAnsi="Times New Roman" w:eastAsia="宋体"/>
                  <w:b w:val="0"/>
                  <w:sz w:val="18"/>
                </w:rPr>
                <w:t>83.67</w:t>
              </w:r>
            </w:ins>
          </w:p>
        </w:tc>
      </w:tr>
      <w:tr>
        <w:trPr>
          <w:cantSplit/>
          <w:ins w:id="21778" w:author="xh" w:date="2026-10-19T13:42:1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47" w:author="xh" w:date="2026-10-19T13:42:11+08:00"/>
              </w:rPr>
            </w:pPr>
            <w:ins w:id="21848" w:author="xh" w:date="2026-10-19T13:42:11+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49" w:author="xh" w:date="2026-10-19T13:42:11+08:00"/>
              </w:rPr>
            </w:pPr>
            <w:ins w:id="21850" w:author="xh" w:date="2026-10-19T13:42:11+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51" w:author="xh" w:date="2026-10-19T13:42:11+08:00"/>
              </w:rPr>
            </w:pPr>
            <w:ins w:id="21852" w:author="xh" w:date="2026-10-19T13:42:11+08:00">
              <w:r>
                <w:rPr>
                  <w:rFonts w:ascii="Times New Roman" w:hAnsi="Times New Roman" w:eastAsia="宋体"/>
                  <w:b w:val="0"/>
                  <w:sz w:val="18"/>
                </w:rPr>
                <w:t>50.00+50.00+50.00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53" w:author="xh" w:date="2026-10-19T13:42:11+08:00"/>
              </w:rPr>
            </w:pPr>
            <w:ins w:id="21854" w:author="xh" w:date="2026-10-19T13:42:11+08:00">
              <w:r>
                <w:rPr>
                  <w:rFonts w:ascii="Times New Roman" w:hAnsi="Times New Roman" w:eastAsia="宋体"/>
                  <w:b w:val="0"/>
                  <w:sz w:val="18"/>
                </w:rPr>
                <w:t>150.00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55" w:author="xh" w:date="2026-10-19T13:42:11+08:00"/>
              </w:rPr>
            </w:pPr>
            <w:ins w:id="21856" w:author="xh" w:date="2026-10-19T13:42:11+08:00">
              <w:r>
                <w:rPr>
                  <w:rFonts w:ascii="Times New Roman" w:hAnsi="Times New Roman" w:eastAsia="宋体"/>
                  <w:b w:val="0"/>
                  <w:sz w:val="18"/>
                </w:rPr>
                <w:t>2.90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57" w:author="xh" w:date="2026-10-19T13:42:11+08:00"/>
              </w:rPr>
            </w:pPr>
            <w:ins w:id="21858" w:author="xh" w:date="2026-10-19T13:42:1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59" w:author="xh" w:date="2026-10-19T13:42:11+08:00"/>
              </w:rPr>
            </w:pPr>
            <w:ins w:id="21860" w:author="xh" w:date="2026-10-19T13:42:11+08:00">
              <w:r>
                <w:rPr>
                  <w:rFonts w:ascii="Times New Roman" w:hAnsi="Times New Roman" w:eastAsia="宋体"/>
                  <w:b w:val="0"/>
                  <w:sz w:val="18"/>
                </w:rPr>
                <w:t>10.05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61" w:author="xh" w:date="2026-10-19T13:42:11+08:00"/>
              </w:rPr>
            </w:pPr>
            <w:ins w:id="21862" w:author="xh" w:date="2026-10-19T13:42:11+08:00">
              <w:r>
                <w:rPr>
                  <w:rFonts w:ascii="Times New Roman" w:hAnsi="Times New Roman" w:eastAsia="宋体"/>
                  <w:b w:val="0"/>
                  <w:sz w:val="18"/>
                </w:rPr>
                <w:t>115.26</w:t>
              </w:r>
            </w:ins>
          </w:p>
        </w:tc>
      </w:tr>
      <w:tr>
        <w:trPr>
          <w:cantSplit/>
          <w:ins w:id="21779" w:author="xh" w:date="2026-10-19T13:42:1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63" w:author="xh" w:date="2026-10-19T13:42:11+08:00"/>
              </w:rPr>
            </w:pPr>
            <w:ins w:id="21864" w:author="xh" w:date="2026-10-19T13:42:11+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65" w:author="xh" w:date="2026-10-19T13:42:11+08:00"/>
              </w:rPr>
            </w:pPr>
            <w:ins w:id="21866" w:author="xh" w:date="2026-10-19T13:42:11+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67" w:author="xh" w:date="2026-10-19T13:42:11+08:00"/>
              </w:rPr>
            </w:pPr>
            <w:ins w:id="21868" w:author="xh" w:date="2026-10-19T13:42:11+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69" w:author="xh" w:date="2026-10-19T13:42:11+08:00"/>
              </w:rPr>
            </w:pPr>
            <w:ins w:id="21870" w:author="xh" w:date="2026-10-19T13:42:11+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71" w:author="xh" w:date="2026-10-19T13:42:11+08:00"/>
              </w:rPr>
            </w:pPr>
            <w:ins w:id="21872" w:author="xh" w:date="2026-10-19T13:42:1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73" w:author="xh" w:date="2026-10-19T13:42:11+08:00"/>
              </w:rPr>
            </w:pPr>
            <w:ins w:id="21874" w:author="xh" w:date="2026-10-19T13:42:11+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75" w:author="xh" w:date="2026-10-19T13:42:11+08:00"/>
              </w:rPr>
            </w:pPr>
            <w:ins w:id="21876" w:author="xh" w:date="2026-10-19T13:42:11+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77" w:author="xh" w:date="2026-10-19T13:42:11+08:00"/>
              </w:rPr>
            </w:pPr>
            <w:ins w:id="21878" w:author="xh" w:date="2026-10-19T13:42:11+08:00">
              <w:r>
                <w:rPr>
                  <w:rFonts w:ascii="Times New Roman" w:hAnsi="Times New Roman" w:eastAsia="宋体"/>
                  <w:b w:val="0"/>
                  <w:sz w:val="18"/>
                </w:rPr>
                <w:t>—</w:t>
              </w:r>
            </w:ins>
          </w:p>
        </w:tc>
      </w:tr>
      <w:tr>
        <w:trPr>
          <w:cantSplit/>
          <w:ins w:id="21780" w:author="xh" w:date="2026-10-19T13:42:1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79" w:author="xh" w:date="2026-10-19T13:42:11+08:00"/>
              </w:rPr>
            </w:pPr>
            <w:ins w:id="21880" w:author="xh" w:date="2026-10-19T13:42:11+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81" w:author="xh" w:date="2026-10-19T13:42:11+08:00"/>
              </w:rPr>
            </w:pPr>
            <w:ins w:id="21882" w:author="xh" w:date="2026-10-19T13:42:11+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83" w:author="xh" w:date="2026-10-19T13:42:11+08:00"/>
              </w:rPr>
            </w:pPr>
            <w:ins w:id="21884" w:author="xh" w:date="2026-10-19T13:42:11+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85" w:author="xh" w:date="2026-10-19T13:42:11+08:00"/>
              </w:rPr>
            </w:pPr>
            <w:ins w:id="21886" w:author="xh" w:date="2026-10-19T13:42:11+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87" w:author="xh" w:date="2026-10-19T13:42:11+08:00"/>
              </w:rPr>
            </w:pPr>
            <w:ins w:id="21888" w:author="xh" w:date="2026-10-19T13:42:1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89" w:author="xh" w:date="2026-10-19T13:42:11+08:00"/>
              </w:rPr>
            </w:pPr>
            <w:ins w:id="21890" w:author="xh" w:date="2026-10-19T13:42:1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91" w:author="xh" w:date="2026-10-19T13:42:11+08:00"/>
              </w:rPr>
            </w:pPr>
            <w:ins w:id="21892" w:author="xh" w:date="2026-10-19T13:42:1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93" w:author="xh" w:date="2026-10-19T13:42:11+08:00"/>
              </w:rPr>
            </w:pPr>
            <w:ins w:id="21894" w:author="xh" w:date="2026-10-19T13:42:11+08:00">
              <w:r>
                <w:rPr>
                  <w:rFonts w:ascii="Times New Roman" w:hAnsi="Times New Roman" w:eastAsia="宋体"/>
                  <w:b w:val="0"/>
                  <w:sz w:val="18"/>
                </w:rPr>
                <w:t>72.26</w:t>
              </w:r>
            </w:ins>
          </w:p>
        </w:tc>
      </w:tr>
      <w:tr>
        <w:trPr>
          <w:cantSplit/>
          <w:ins w:id="21781" w:author="xh" w:date="2026-10-19T13:42:1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95" w:author="xh" w:date="2026-10-19T13:42:11+08:00"/>
              </w:rPr>
            </w:pPr>
            <w:ins w:id="21896" w:author="xh" w:date="2026-10-19T13:42:11+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97" w:author="xh" w:date="2026-10-19T13:42:11+08:00"/>
              </w:rPr>
            </w:pPr>
            <w:ins w:id="21898" w:author="xh" w:date="2026-10-19T13:42:11+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899" w:author="xh" w:date="2026-10-19T13:42:11+08:00"/>
              </w:rPr>
            </w:pPr>
            <w:ins w:id="21900" w:author="xh" w:date="2026-10-19T13:42:11+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901" w:author="xh" w:date="2026-10-19T13:42:11+08:00"/>
              </w:rPr>
            </w:pPr>
            <w:ins w:id="21902" w:author="xh" w:date="2026-10-19T13:42:11+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903" w:author="xh" w:date="2026-10-19T13:42:11+08:00"/>
              </w:rPr>
            </w:pPr>
            <w:ins w:id="21904" w:author="xh" w:date="2026-10-19T13:42:1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905" w:author="xh" w:date="2026-10-19T13:42:11+08:00"/>
              </w:rPr>
            </w:pPr>
            <w:ins w:id="21906" w:author="xh" w:date="2026-10-19T13:42:1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907" w:author="xh" w:date="2026-10-19T13:42:11+08:00"/>
              </w:rPr>
            </w:pPr>
            <w:ins w:id="21908" w:author="xh" w:date="2026-10-19T13:42:1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1909" w:author="xh" w:date="2026-10-19T13:42:11+08:00"/>
              </w:rPr>
            </w:pPr>
            <w:ins w:id="21910" w:author="xh" w:date="2026-10-19T13:42:11+08:00">
              <w:r>
                <w:rPr>
                  <w:rFonts w:ascii="Times New Roman" w:hAnsi="Times New Roman" w:eastAsia="宋体"/>
                  <w:b w:val="0"/>
                  <w:sz w:val="18"/>
                </w:rPr>
                <w:t>87.21</w:t>
              </w:r>
            </w:ins>
          </w:p>
        </w:tc>
      </w:tr>
      <w:tr>
        <w:trPr>
          <w:cantSplit/>
          <w:ins w:id="21782" w:author="xh" w:date="2026-10-19T13:42:11+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911" w:author="xh" w:date="2026-10-19T13:42:11+08:00"/>
              </w:rPr>
            </w:pPr>
            <w:ins w:id="21912" w:author="xh" w:date="2026-10-19T13:42:11+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913" w:author="xh" w:date="2026-10-19T13:42:11+08:00"/>
              </w:rPr>
            </w:pPr>
            <w:ins w:id="21914" w:author="xh" w:date="2026-10-19T13:42:11+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915" w:author="xh" w:date="2026-10-19T13:42:11+08:00"/>
              </w:rPr>
            </w:pPr>
            <w:ins w:id="21916" w:author="xh" w:date="2026-10-19T13:42:11+08:00">
              <w:r>
                <w:rPr>
                  <w:rFonts w:ascii="Times New Roman" w:hAnsi="Times New Roman" w:eastAsia="宋体"/>
                  <w:b w:val="0"/>
                  <w:sz w:val="18"/>
                </w:rPr>
                <w:t>50.00+63.00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917" w:author="xh" w:date="2026-10-19T13:42:11+08:00"/>
              </w:rPr>
            </w:pPr>
            <w:ins w:id="21918" w:author="xh" w:date="2026-10-19T13:42:11+08:00">
              <w:r>
                <w:rPr>
                  <w:rFonts w:ascii="Times New Roman" w:hAnsi="Times New Roman" w:eastAsia="宋体"/>
                  <w:b w:val="0"/>
                  <w:sz w:val="18"/>
                </w:rPr>
                <w:t>113.00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919" w:author="xh" w:date="2026-10-19T13:42:11+08:00"/>
              </w:rPr>
            </w:pPr>
            <w:ins w:id="21920" w:author="xh" w:date="2026-10-19T13:42:11+08:00">
              <w:r>
                <w:rPr>
                  <w:rFonts w:ascii="Times New Roman" w:hAnsi="Times New Roman" w:eastAsia="宋体"/>
                  <w:b w:val="0"/>
                  <w:sz w:val="18"/>
                </w:rPr>
                <w:t>0.20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921" w:author="xh" w:date="2026-10-19T13:42:11+08:00"/>
              </w:rPr>
            </w:pPr>
            <w:ins w:id="21922" w:author="xh" w:date="2026-10-19T13:42:11+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923" w:author="xh" w:date="2026-10-19T13:42:11+08:00"/>
              </w:rPr>
            </w:pPr>
            <w:ins w:id="21924" w:author="xh" w:date="2026-10-19T13:42:11+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1925" w:author="xh" w:date="2026-10-19T13:42:11+08:00"/>
              </w:rPr>
            </w:pPr>
            <w:ins w:id="21926" w:author="xh" w:date="2026-10-19T13:42:11+08:00">
              <w:r>
                <w:rPr>
                  <w:rFonts w:ascii="Times New Roman" w:hAnsi="Times New Roman" w:eastAsia="宋体"/>
                  <w:b w:val="0"/>
                  <w:sz w:val="18"/>
                </w:rPr>
                <w:t>105.22</w:t>
              </w:r>
            </w:ins>
          </w:p>
        </w:tc>
      </w:tr>
    </w:tbl>
    <w:p w14:paraId="5C591A1E">
      <w:pPr>
        <w:pStyle w:val="2"/>
        <w:widowControl/>
        <w:spacing w:before="0" w:after="0" w:line="348" w:lineRule="exact"/>
        <w:ind w:firstLine="480"/>
        <w:jc w:val="both"/>
      </w:pPr>
      <w:r>
        <w:rPr>
          <w:rFonts w:ascii="Times New Roman" w:hAnsi="Times New Roman" w:eastAsia="方正仿宋_GBK"/>
          <w:b w:val="0"/>
          <w:sz w:val="24"/>
        </w:rPr>
        <w:t xml:space="preserve">20</w:t>
      </w:r>
      <w:ins w:id="21927" w:author="xh" w:date="2026-10-19T13:42:50+08:00">
        <w:r>
          <w:rPr>
            <w:rFonts w:ascii="Times New Roman" w:hAnsi="Times New Roman" w:eastAsia="方正仿宋_GBK"/>
            <w:b w:val="0"/>
            <w:sz w:val="24"/>
          </w:rPr>
          <w:t xml:space="preserve">3</w:t>
        </w:r>
      </w:ins>
      <w:del w:id="21928" w:author="xh" w:date="2026-10-19T13:42:50+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21929" w:author="xh" w:date="2026-10-19T13:42:50+08:00">
        <w:r>
          <w:rPr>
            <w:rFonts w:ascii="Times New Roman" w:hAnsi="Times New Roman" w:eastAsia="方正仿宋_GBK"/>
            <w:b w:val="0"/>
            <w:sz w:val="24"/>
          </w:rPr>
          <w:t xml:space="preserve">最大单台主变N-1后，弹性方案剩余主变容量为50.00 MVA，按0.95功率因数折算为47.50 MW。储能</w:t>
        </w:r>
      </w:ins>
      <w:del w:id="21930" w:author="xh" w:date="2026-10-19T13:42:50+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21931" w:author="xh" w:date="2026-10-19T13:42:50+08:00">
        <w:r>
          <w:rPr>
            <w:rFonts w:ascii="Times New Roman" w:hAnsi="Times New Roman" w:eastAsia="方正仿宋_GBK"/>
            <w:b w:val="0"/>
            <w:sz w:val="24"/>
          </w:rPr>
          <w:t xml:space="preserve">有效支撑功率为0.05 MW、反向有效吸收功率为0.20 MW。全年本站故障</w:t>
        </w:r>
      </w:ins>
      <w:del w:id="21932" w:author="xh" w:date="2026-10-19T13:42:50+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21933" w:author="xh" w:date="2026-10-19T13:42:50+08:00">
        <w:r>
          <w:rPr>
            <w:rFonts w:ascii="Times New Roman" w:hAnsi="Times New Roman" w:eastAsia="方正仿宋_GBK"/>
            <w:b w:val="0"/>
            <w:sz w:val="24"/>
          </w:rPr>
          <w:t xml:space="preserve">中最小余量为0.01 MW。该小时按采用的固定区段预案</w:t>
        </w:r>
      </w:ins>
      <w:del w:id="21934" w:author="xh" w:date="2026-10-19T13:42:50+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21935" w:author="xh" w:date="2026-10-19T13:42:50+08:00">
        <w:r>
          <w:rPr>
            <w:rFonts w:ascii="Times New Roman" w:hAnsi="Times New Roman" w:eastAsia="方正仿宋_GBK"/>
            <w:b w:val="0"/>
            <w:sz w:val="24"/>
          </w:rPr>
          <w:t xml:space="preserve">59</w:t>
        </w:r>
      </w:ins>
      <w:del w:id="21936" w:author="xh" w:date="2026-10-19T13:42:50+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21937" w:author="xh" w:date="2026-10-19T13:42:50+08:00">
        <w:r>
          <w:rPr>
            <w:rFonts w:ascii="Times New Roman" w:hAnsi="Times New Roman" w:eastAsia="方正仿宋_GBK"/>
            <w:b w:val="0"/>
            <w:sz w:val="24"/>
          </w:rPr>
          <w:t xml:space="preserve">43</w:t>
        </w:r>
      </w:ins>
      <w:del w:id="21938" w:author="xh" w:date="2026-10-19T13:42:50+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MW、承接0.00 MW，转接后净负荷为</w:t>
      </w:r>
      <w:ins w:id="21939" w:author="xh" w:date="2026-10-19T13:42:50+08:00">
        <w:r>
          <w:rPr>
            <w:rFonts w:ascii="Times New Roman" w:hAnsi="Times New Roman" w:eastAsia="方正仿宋_GBK"/>
            <w:b w:val="0"/>
            <w:sz w:val="24"/>
          </w:rPr>
          <w:t xml:space="preserve">4</w:t>
        </w:r>
      </w:ins>
      <w:r>
        <w:rPr>
          <w:rFonts w:ascii="Times New Roman" w:hAnsi="Times New Roman" w:eastAsia="方正仿宋_GBK"/>
          <w:b w:val="0"/>
          <w:sz w:val="24"/>
        </w:rPr>
        <w:t xml:space="preserve">7</w:t>
      </w:r>
      <w:del w:id="21940" w:author="xh" w:date="2026-10-19T13:42:50+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w:t>
      </w:r>
      <w:ins w:id="21941" w:author="xh" w:date="2026-10-19T13:42:50+08:00">
        <w:r>
          <w:rPr>
            <w:rFonts w:ascii="Times New Roman" w:hAnsi="Times New Roman" w:eastAsia="方正仿宋_GBK"/>
            <w:b w:val="0"/>
            <w:sz w:val="24"/>
          </w:rPr>
          <w:t xml:space="preserve">55</w:t>
        </w:r>
      </w:ins>
      <w:del w:id="21942" w:author="xh" w:date="2026-10-19T13:42:50+08:00">
        <w:r>
          <w:rPr>
            <w:rFonts w:ascii="Times New Roman" w:hAnsi="Times New Roman" w:eastAsia="方正仿宋_GBK"/>
            <w:b w:val="0"/>
            <w:sz w:val="24"/>
          </w:rPr>
          <w:delText xml:space="preserve">26 MW，区域最低净负荷工况下为4.74</w:delText>
        </w:r>
      </w:del>
      <w:r>
        <w:rPr>
          <w:rFonts w:ascii="Times New Roman" w:hAnsi="Times New Roman" w:eastAsia="方正仿宋_GBK"/>
          <w:b w:val="0"/>
          <w:sz w:val="24"/>
        </w:rPr>
        <w:t xml:space="preserve"> MW。</w:t>
      </w:r>
      <w:ins w:id="21943" w:author="xh" w:date="2026-10-19T13:42:50+08:00">
        <w:r>
          <w:rPr>
            <w:rFonts w:ascii="Times New Roman" w:hAnsi="Times New Roman" w:eastAsia="方正仿宋_GBK"/>
            <w:b w:val="0"/>
            <w:sz w:val="24"/>
          </w:rPr>
          <w:t xml:space="preserve">其中与刘湾变之间的主要通道承担13.87 MW净功率转接，使用既有通道。</w:t>
        </w:r>
      </w:ins>
    </w:p>
    <w:p w14:paraId="3ADBEAFA">
      <w:pPr>
        <w:pStyle w:val="2"/>
        <w:widowControl/>
        <w:spacing w:before="0" w:after="0" w:line="348" w:lineRule="exact"/>
        <w:ind w:firstLine="480"/>
        <w:jc w:val="both"/>
      </w:pPr>
      <w:ins w:id="21944" w:author="xh" w:date="2026-10-19T13:43:30+08:00">
        <w:r>
          <w:rPr>
            <w:rFonts w:ascii="Times New Roman" w:hAnsi="Times New Roman" w:eastAsia="方正仿宋_GBK"/>
            <w:b w:val="0"/>
            <w:sz w:val="24"/>
          </w:rPr>
          <w:t xml:space="preserve">刚性方案在本站采用第三</w:t>
        </w:r>
      </w:ins>
      <w:del w:id="21945" w:author="xh" w:date="2026-10-19T13:43:30+08:00">
        <w:r>
          <w:rPr>
            <w:rFonts w:ascii="Times New Roman" w:hAnsi="Times New Roman" w:eastAsia="方正仿宋_GBK"/>
            <w:b w:val="0"/>
            <w:sz w:val="24"/>
          </w:rPr>
          <w:delText xml:space="preserve">按最大单</w:delText>
        </w:r>
      </w:del>
      <w:r>
        <w:rPr>
          <w:rFonts w:ascii="Times New Roman" w:hAnsi="Times New Roman" w:eastAsia="方正仿宋_GBK"/>
          <w:b w:val="0"/>
          <w:sz w:val="24"/>
        </w:rPr>
        <w:t xml:space="preserve">台主变</w:t>
      </w:r>
      <w:del w:id="21946" w:author="xh" w:date="2026-10-19T13:43:30+08:00">
        <w:r>
          <w:rPr>
            <w:rFonts w:ascii="Times New Roman" w:hAnsi="Times New Roman" w:eastAsia="方正仿宋_GBK"/>
            <w:b w:val="0"/>
            <w:sz w:val="24"/>
          </w:rPr>
          <w:delText xml:space="preserve">N-1校核</w:delText>
        </w:r>
      </w:del>
      <w:r>
        <w:rPr>
          <w:rFonts w:ascii="Times New Roman" w:hAnsi="Times New Roman" w:eastAsia="方正仿宋_GBK"/>
          <w:b w:val="0"/>
          <w:sz w:val="24"/>
        </w:rPr>
        <w:t xml:space="preserve">，</w:t>
      </w:r>
      <w:ins w:id="21947" w:author="xh" w:date="2026-10-19T13:43:30+08:00">
        <w:r>
          <w:rPr>
            <w:rFonts w:ascii="Times New Roman" w:hAnsi="Times New Roman" w:eastAsia="方正仿宋_GBK"/>
            <w:b w:val="0"/>
            <w:sz w:val="24"/>
          </w:rPr>
          <w:t xml:space="preserve">弹性方案保留两台结构，</w:t>
        </w:r>
      </w:ins>
      <w:del w:id="21948" w:author="xh" w:date="2026-10-19T13:43:30+08:00">
        <w:r>
          <w:rPr>
            <w:rFonts w:ascii="Times New Roman" w:hAnsi="Times New Roman" w:eastAsia="方正仿宋_GBK"/>
            <w:b w:val="0"/>
            <w:sz w:val="24"/>
          </w:rPr>
          <w:delText xml:space="preserve">本站剩余</w:delText>
        </w:r>
      </w:del>
      <w:r>
        <w:rPr>
          <w:rFonts w:ascii="Times New Roman" w:hAnsi="Times New Roman" w:eastAsia="方正仿宋_GBK"/>
          <w:b w:val="0"/>
          <w:sz w:val="24"/>
        </w:rPr>
        <w:t xml:space="preserve">容量</w:t>
      </w:r>
      <w:ins w:id="21949" w:author="xh" w:date="2026-10-19T13:43:30+08:00">
        <w:r>
          <w:rPr>
            <w:rFonts w:ascii="Times New Roman" w:hAnsi="Times New Roman" w:eastAsia="方正仿宋_GBK"/>
            <w:b w:val="0"/>
            <w:sz w:val="24"/>
          </w:rPr>
          <w:t xml:space="preserve">与配储差异需结合可用通道及邻</w:t>
        </w:r>
      </w:ins>
      <w:del w:id="21950" w:author="xh" w:date="2026-10-19T13:43:30+08:00">
        <w:r>
          <w:rPr>
            <w:rFonts w:ascii="Times New Roman" w:hAnsi="Times New Roman" w:eastAsia="方正仿宋_GBK"/>
            <w:b w:val="0"/>
            <w:sz w:val="24"/>
          </w:rPr>
          <w:delText xml:space="preserve">为40.00 MVA，两代表工况重新转供后的本</w:delText>
        </w:r>
      </w:del>
      <w:r>
        <w:rPr>
          <w:rFonts w:ascii="Times New Roman" w:hAnsi="Times New Roman" w:eastAsia="方正仿宋_GBK"/>
          <w:b w:val="0"/>
          <w:sz w:val="24"/>
        </w:rPr>
        <w:t xml:space="preserve">站</w:t>
      </w:r>
      <w:del w:id="21951" w:author="xh" w:date="2026-10-19T13:43:30+08:00">
        <w:r>
          <w:rPr>
            <w:rFonts w:ascii="Times New Roman" w:hAnsi="Times New Roman" w:eastAsia="方正仿宋_GBK"/>
            <w:b w:val="0"/>
            <w:sz w:val="24"/>
          </w:rPr>
          <w:delText xml:space="preserve">净负荷分别为38.00 MW、4.74 MW，两方向最小容量余量为0.00 MW，正向储能有效</w:delText>
        </w:r>
      </w:del>
      <w:r>
        <w:rPr>
          <w:rFonts w:ascii="Times New Roman" w:hAnsi="Times New Roman" w:eastAsia="方正仿宋_GBK"/>
          <w:b w:val="0"/>
          <w:sz w:val="24"/>
        </w:rPr>
        <w:t xml:space="preserve">支</w:t>
      </w:r>
      <w:ins w:id="21952" w:author="xh" w:date="2026-10-19T13:43:30+08:00">
        <w:r>
          <w:rPr>
            <w:rFonts w:ascii="Times New Roman" w:hAnsi="Times New Roman" w:eastAsia="方正仿宋_GBK"/>
            <w:b w:val="0"/>
            <w:sz w:val="24"/>
          </w:rPr>
          <w:t xml:space="preserve">援判断</w:t>
        </w:r>
      </w:ins>
      <w:del w:id="21953" w:author="xh" w:date="2026-10-19T13:43:30+08:00">
        <w:r>
          <w:rPr>
            <w:rFonts w:ascii="Times New Roman" w:hAnsi="Times New Roman" w:eastAsia="方正仿宋_GBK"/>
            <w:b w:val="0"/>
            <w:sz w:val="24"/>
          </w:rPr>
          <w:delText xml:space="preserve">撑功率为0.00 MW</w:delText>
        </w:r>
      </w:del>
      <w:r>
        <w:rPr>
          <w:rFonts w:ascii="Times New Roman" w:hAnsi="Times New Roman" w:eastAsia="方正仿宋_GBK"/>
          <w:b w:val="0"/>
          <w:sz w:val="24"/>
        </w:rPr>
        <w:t xml:space="preserve">。</w:t>
      </w:r>
    </w:p>
    <w:p w14:paraId="3497E30F">
      <w:pPr>
        <w:pStyle w:val="2"/>
        <w:widowControl/>
        <w:spacing w:before="0" w:after="0" w:line="348" w:lineRule="exact"/>
        <w:ind w:firstLine="480"/>
        <w:jc w:val="both"/>
        <w:rPr>
          <w:del w:id="21954" w:author="xh" w:date="2026-10-19T13:44:09+08:00"/>
        </w:rPr>
      </w:pPr>
      <w:del w:id="21955" w:author="xh" w:date="2026-10-19T13:44:09+08:00">
        <w:r>
          <w:rPr>
            <w:rFonts w:ascii="Times New Roman" w:hAnsi="Times New Roman" w:eastAsia="方正仿宋_GBK"/>
            <w:b w:val="0"/>
            <w:sz w:val="24"/>
          </w:rPr>
          <w:delText>四年校核截面中，本站绝对功率最大的工况出现在2023年，转接前为74.11 MW，主要表现为正向受电需求，该年设备在最大单台主变N-1后剩余容量为40.00 MVA。故障方式下本站转出36.11 MW、承接0.00 MW，其中与彭场变之间的主要转出功率为25.50 MW，转接后净负荷为38.00 MW。这一工况通过邻站分担本站故障后的正向负荷。</w:delText>
        </w:r>
      </w:del>
    </w:p>
    <w:p w14:paraId="1E15503B">
      <w:pPr>
        <w:pStyle w:val="7"/>
        <w:keepNext/>
        <w:numPr>
          <w:ilvl w:val="0"/>
          <w:numId w:val="0"/>
        </w:numPr>
        <w:spacing w:before="160" w:after="120" w:line="360" w:lineRule="exact"/>
        <w:ind w:firstLine="0"/>
      </w:pPr>
      <w:bookmarkStart w:id="241" w:name="统一变规划分析"/>
      <w:r>
        <w:rPr>
          <w:rFonts w:ascii="Times New Roman" w:hAnsi="Times New Roman" w:eastAsia="方正仿宋_GBK"/>
          <w:b/>
          <w:sz w:val="24"/>
        </w:rPr>
        <w:t>统一变规划分析</w:t>
      </w:r>
      <w:bookmarkEnd w:id="241"/>
    </w:p>
    <w:p w14:paraId="7F99FFA0">
      <w:pPr>
        <w:pStyle w:val="115"/>
        <w:widowControl/>
        <w:spacing w:before="0" w:after="0" w:line="348" w:lineRule="exact"/>
        <w:ind w:firstLine="480"/>
        <w:jc w:val="both"/>
      </w:pPr>
      <w:r>
        <w:rPr>
          <w:rFonts w:ascii="Times New Roman" w:hAnsi="Times New Roman" w:eastAsia="方正仿宋_GBK"/>
          <w:b w:val="0"/>
          <w:sz w:val="24"/>
        </w:rPr>
        <w:t xml:space="preserve">该站</w:t>
      </w:r>
      <w:ins w:id="21956" w:author="xh" w:date="2026-10-19T13:44:48+08:00">
        <w:r>
          <w:rPr>
            <w:rFonts w:ascii="Times New Roman" w:hAnsi="Times New Roman" w:eastAsia="方正仿宋_GBK"/>
            <w:b w:val="0"/>
            <w:sz w:val="24"/>
          </w:rPr>
          <w:t xml:space="preserve">2021年</w:t>
        </w:r>
      </w:ins>
      <w:del w:id="21957" w:author="xh" w:date="2026-10-19T13:44:48+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主变组合为40</w:t>
      </w:r>
      <w:ins w:id="21958" w:author="xh" w:date="2026-10-19T13:44:48+08:00">
        <w:r>
          <w:rPr>
            <w:rFonts w:ascii="Times New Roman" w:hAnsi="Times New Roman" w:eastAsia="方正仿宋_GBK"/>
            <w:b w:val="0"/>
            <w:sz w:val="24"/>
          </w:rPr>
          <w:t xml:space="preserve">.00</w:t>
        </w:r>
      </w:ins>
      <w:r>
        <w:rPr>
          <w:rFonts w:ascii="Times New Roman" w:hAnsi="Times New Roman" w:eastAsia="方正仿宋_GBK"/>
          <w:b w:val="0"/>
          <w:sz w:val="24"/>
        </w:rPr>
        <w:t xml:space="preserve">+</w:t>
      </w:r>
      <w:ins w:id="21959" w:author="xh" w:date="2026-10-19T13:44:48+08:00">
        <w:r>
          <w:rPr>
            <w:rFonts w:ascii="Times New Roman" w:hAnsi="Times New Roman" w:eastAsia="方正仿宋_GBK"/>
            <w:b w:val="0"/>
            <w:sz w:val="24"/>
          </w:rPr>
          <w:t xml:space="preserve">50.0</w:t>
        </w:r>
      </w:ins>
      <w:del w:id="21960" w:author="xh" w:date="2026-10-19T13:44:48+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0 MVA</w:t>
      </w:r>
      <w:ins w:id="21961" w:author="xh" w:date="2026-10-19T13:44:48+08:00">
        <w:r>
          <w:rPr>
            <w:rFonts w:ascii="Times New Roman" w:hAnsi="Times New Roman" w:eastAsia="方正仿宋_GBK"/>
            <w:b w:val="0"/>
            <w:sz w:val="24"/>
          </w:rPr>
          <w:t xml:space="preserve">。</w:t>
        </w:r>
      </w:ins>
      <w:del w:id="21962" w:author="xh" w:date="2026-10-19T13:44:48+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21963" w:author="xh" w:date="2026-10-19T13:44:48+08:00">
        <w:r>
          <w:rPr>
            <w:rFonts w:ascii="Times New Roman" w:hAnsi="Times New Roman" w:eastAsia="方正仿宋_GBK"/>
            <w:b w:val="0"/>
            <w:sz w:val="24"/>
          </w:rPr>
          <w:t xml:space="preserve">2023</w:t>
        </w:r>
      </w:ins>
      <w:del w:id="21964" w:author="xh" w:date="2026-10-19T13:44:48+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21965" w:author="xh" w:date="2026-10-19T13:44:48+08:00">
        <w:r>
          <w:rPr>
            <w:rFonts w:ascii="Times New Roman" w:hAnsi="Times New Roman" w:eastAsia="方正仿宋_GBK"/>
            <w:b w:val="0"/>
            <w:sz w:val="24"/>
          </w:rPr>
          <w:t xml:space="preserve">40.00 MVA更换为50.00 MVA；2027年50.00 MVA更换为63.00 MVA。储能按本地支撑需求分批增加</w:t>
        </w:r>
      </w:ins>
      <w:del w:id="21966" w:author="xh" w:date="2026-10-19T13:44:48+08:00">
        <w:r>
          <w:rPr>
            <w:rFonts w:ascii="Times New Roman" w:hAnsi="Times New Roman" w:eastAsia="方正仿宋_GBK"/>
            <w:b w:val="0"/>
            <w:sz w:val="24"/>
          </w:rPr>
          <w:delText xml:space="preserve">均保留该组合</w:delText>
        </w:r>
      </w:del>
      <w:r>
        <w:rPr>
          <w:rFonts w:ascii="Times New Roman" w:hAnsi="Times New Roman" w:eastAsia="方正仿宋_GBK"/>
          <w:b w:val="0"/>
          <w:sz w:val="24"/>
        </w:rPr>
        <w:t xml:space="preserve">，</w:t>
      </w:r>
      <w:ins w:id="21967" w:author="xh" w:date="2026-10-19T13:44:48+08:00">
        <w:r>
          <w:rPr>
            <w:rFonts w:ascii="Times New Roman" w:hAnsi="Times New Roman" w:eastAsia="方正仿宋_GBK"/>
            <w:b w:val="0"/>
            <w:sz w:val="24"/>
          </w:rPr>
          <w:t xml:space="preserve">新增额定功率为2031年3.10 MW、2032年2.90 MW</w:t>
        </w:r>
      </w:ins>
      <w:del w:id="21968" w:author="xh" w:date="2026-10-19T13:44:48+08:00">
        <w:r>
          <w:rPr>
            <w:rFonts w:ascii="Times New Roman" w:hAnsi="Times New Roman" w:eastAsia="方正仿宋_GBK"/>
            <w:b w:val="0"/>
            <w:sz w:val="24"/>
          </w:rPr>
          <w:delText xml:space="preserve">供电任务由主变及网络承担</w:delText>
        </w:r>
      </w:del>
      <w:r>
        <w:rPr>
          <w:rFonts w:ascii="Times New Roman" w:hAnsi="Times New Roman" w:eastAsia="方正仿宋_GBK"/>
          <w:b w:val="0"/>
          <w:sz w:val="24"/>
        </w:rPr>
        <w:t xml:space="preserve">。</w:t>
      </w:r>
    </w:p>
    <w:p w14:paraId="46AAD0B8">
      <w:pPr>
        <w:pStyle w:val="2"/>
        <w:widowControl/>
        <w:spacing w:before="0" w:after="0" w:line="348" w:lineRule="exact"/>
        <w:ind w:firstLine="480"/>
        <w:jc w:val="both"/>
      </w:pPr>
      <w:r>
        <w:rPr>
          <w:rFonts w:ascii="Times New Roman" w:hAnsi="Times New Roman" w:eastAsia="方正仿宋_GBK"/>
          <w:b w:val="0"/>
          <w:sz w:val="24"/>
        </w:rPr>
        <w:t xml:space="preserve">2025年</w:t>
      </w:r>
      <w:del w:id="21969" w:author="xh" w:date="2026-10-19T13:45:28+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最大正向、反向净负荷分别为92.94 MW、0.00 MW</w:t>
      </w:r>
      <w:ins w:id="21970" w:author="xh" w:date="2026-10-19T13:45:28+08:00">
        <w:r>
          <w:rPr>
            <w:rFonts w:ascii="Times New Roman" w:hAnsi="Times New Roman" w:eastAsia="方正仿宋_GBK"/>
            <w:b w:val="0"/>
            <w:sz w:val="24"/>
          </w:rPr>
          <w:t xml:space="preserve">，2035年分别为135.34 MW、0.00 MW</w:t>
        </w:r>
      </w:ins>
      <w:r>
        <w:rPr>
          <w:rFonts w:ascii="Times New Roman" w:hAnsi="Times New Roman" w:eastAsia="方正仿宋_GBK"/>
          <w:b w:val="0"/>
          <w:sz w:val="24"/>
        </w:rPr>
        <w:t xml:space="preserve">。</w:t>
      </w:r>
      <w:ins w:id="21971" w:author="xh" w:date="2026-10-19T13:45:28+08:00">
        <w:r>
          <w:rPr>
            <w:rFonts w:ascii="Times New Roman" w:hAnsi="Times New Roman" w:eastAsia="方正仿宋_GBK"/>
            <w:b w:val="0"/>
            <w:sz w:val="24"/>
          </w:rPr>
          <w:t xml:space="preserve">2035年</w:t>
        </w:r>
      </w:ins>
      <w:del w:id="21972" w:author="xh" w:date="2026-10-19T13:45:28+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21973" w:author="xh" w:date="2026-10-19T13:45:28+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ins w:id="21974" w:author="xh" w:date="2026-10-19T13:45:28+08:00">
        <w:r>
          <w:rPr>
            <w:rFonts w:ascii="Times New Roman" w:hAnsi="Times New Roman" w:eastAsia="方正仿宋_GBK"/>
            <w:b w:val="0"/>
            <w:sz w:val="24"/>
          </w:rPr>
          <w:t xml:space="preserve">13</w:t>
        </w:r>
      </w:ins>
      <w:del w:id="21975" w:author="xh" w:date="2026-10-19T13:45:28+08:00">
        <w:r>
          <w:rPr>
            <w:rFonts w:ascii="Times New Roman" w:hAnsi="Times New Roman" w:eastAsia="方正仿宋_GBK"/>
            <w:b w:val="0"/>
            <w:sz w:val="24"/>
          </w:rPr>
          <w:delText xml:space="preserve">为8</w:delText>
        </w:r>
      </w:del>
      <w:r>
        <w:rPr>
          <w:rFonts w:ascii="Times New Roman" w:hAnsi="Times New Roman" w:eastAsia="方正仿宋_GBK"/>
          <w:b w:val="0"/>
          <w:sz w:val="24"/>
        </w:rPr>
        <w:t xml:space="preserve">0.00 MVA、储能额定功率0.00 MW，弹性方案分别为</w:t>
      </w:r>
      <w:ins w:id="21976" w:author="xh" w:date="2026-10-19T13:45:28+08:00">
        <w:r>
          <w:rPr>
            <w:rFonts w:ascii="Times New Roman" w:hAnsi="Times New Roman" w:eastAsia="方正仿宋_GBK"/>
            <w:b w:val="0"/>
            <w:sz w:val="24"/>
          </w:rPr>
          <w:t xml:space="preserve">113</w:t>
        </w:r>
      </w:ins>
      <w:del w:id="21977" w:author="xh" w:date="2026-10-19T13:45:28+08:00">
        <w:r>
          <w:rPr>
            <w:rFonts w:ascii="Times New Roman" w:hAnsi="Times New Roman" w:eastAsia="方正仿宋_GBK"/>
            <w:b w:val="0"/>
            <w:sz w:val="24"/>
          </w:rPr>
          <w:delText xml:space="preserve">80</w:delText>
        </w:r>
      </w:del>
      <w:r>
        <w:rPr>
          <w:rFonts w:ascii="Times New Roman" w:hAnsi="Times New Roman" w:eastAsia="方正仿宋_GBK"/>
          <w:b w:val="0"/>
          <w:sz w:val="24"/>
        </w:rPr>
        <w:t xml:space="preserve">.00 MVA和</w:t>
      </w:r>
      <w:ins w:id="21978" w:author="xh" w:date="2026-10-19T13:45:28+08:00">
        <w:r>
          <w:rPr>
            <w:rFonts w:ascii="Times New Roman" w:hAnsi="Times New Roman" w:eastAsia="方正仿宋_GBK"/>
            <w:b w:val="0"/>
            <w:sz w:val="24"/>
          </w:rPr>
          <w:t xml:space="preserve">6</w:t>
        </w:r>
      </w:ins>
      <w:del w:id="21979" w:author="xh" w:date="2026-10-19T13:45:28+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.00 MW</w:t>
      </w:r>
      <w:ins w:id="21980" w:author="xh" w:date="2026-10-19T13:45:28+08:00">
        <w:r>
          <w:rPr>
            <w:rFonts w:ascii="Times New Roman" w:hAnsi="Times New Roman" w:eastAsia="方正仿宋_GBK"/>
            <w:b w:val="0"/>
            <w:sz w:val="24"/>
          </w:rPr>
          <w:t xml:space="preserve">。弹性</w:t>
        </w:r>
      </w:ins>
      <w:del w:id="21981" w:author="xh" w:date="2026-10-19T13:45:28+08:00">
        <w:r>
          <w:rPr>
            <w:rFonts w:ascii="Times New Roman" w:hAnsi="Times New Roman" w:eastAsia="方正仿宋_GBK"/>
            <w:b w:val="0"/>
            <w:sz w:val="24"/>
          </w:rPr>
          <w:delText xml:space="preserve">，两类</w:delText>
        </w:r>
      </w:del>
      <w:r>
        <w:rPr>
          <w:rFonts w:ascii="Times New Roman" w:hAnsi="Times New Roman" w:eastAsia="方正仿宋_GBK"/>
          <w:b w:val="0"/>
          <w:sz w:val="24"/>
        </w:rPr>
        <w:t xml:space="preserve">方案本站主变</w:t>
      </w:r>
      <w:del w:id="21982" w:author="xh" w:date="2026-10-19T13:45:28+08:00">
        <w:r>
          <w:rPr>
            <w:rFonts w:ascii="Times New Roman" w:hAnsi="Times New Roman" w:eastAsia="方正仿宋_GBK"/>
            <w:b w:val="0"/>
            <w:sz w:val="24"/>
          </w:rPr>
          <w:delText xml:space="preserve">总</w:delText>
        </w:r>
      </w:del>
      <w:r>
        <w:rPr>
          <w:rFonts w:ascii="Times New Roman" w:hAnsi="Times New Roman" w:eastAsia="方正仿宋_GBK"/>
          <w:b w:val="0"/>
          <w:sz w:val="24"/>
        </w:rPr>
        <w:t xml:space="preserve">容量</w:t>
      </w:r>
      <w:ins w:id="21983" w:author="xh" w:date="2026-10-19T13:45:28+08:00">
        <w:r>
          <w:rPr>
            <w:rFonts w:ascii="Times New Roman" w:hAnsi="Times New Roman" w:eastAsia="方正仿宋_GBK"/>
            <w:b w:val="0"/>
            <w:sz w:val="24"/>
          </w:rPr>
          <w:t xml:space="preserve">较刚性减少17.00 MVA</w:t>
        </w:r>
      </w:ins>
      <w:del w:id="21984" w:author="xh" w:date="2026-10-19T13:45:28+08:00">
        <w:r>
          <w:rPr>
            <w:rFonts w:ascii="Times New Roman" w:hAnsi="Times New Roman" w:eastAsia="方正仿宋_GBK"/>
            <w:b w:val="0"/>
            <w:sz w:val="24"/>
          </w:rPr>
          <w:delText xml:space="preserve">相同</w:delText>
        </w:r>
      </w:del>
      <w:r>
        <w:rPr>
          <w:rFonts w:ascii="Times New Roman" w:hAnsi="Times New Roman" w:eastAsia="方正仿宋_GBK"/>
          <w:b w:val="0"/>
          <w:sz w:val="24"/>
        </w:rPr>
        <w:t xml:space="preserve">。</w:t>
      </w:r>
      <w:del w:id="21985" w:author="xh" w:date="2026-10-19T13:45:28+08:00">
        <w:r>
          <w:rPr>
            <w:rFonts w:ascii="Times New Roman" w:hAnsi="Times New Roman" w:eastAsia="方正仿宋_GBK"/>
            <w:b w:val="0"/>
            <w:sz w:val="24"/>
          </w:rPr>
          <w:delText xml:space="preserve">弹性方案按当年各站局部极值计算的站级负载率为122%。</w:delText>
        </w:r>
      </w:del>
    </w:p>
    <w:p w14:paraId="19E7D0EB">
      <w:pPr>
        <w:pStyle w:val="2"/>
        <w:keepNext/>
        <w:spacing w:before="120" w:after="80" w:line="280" w:lineRule="exact"/>
        <w:ind w:firstLine="0"/>
        <w:jc w:val="center"/>
      </w:pPr>
      <w:r>
        <w:rPr>
          <w:rFonts w:ascii="Times New Roman" w:hAnsi="Times New Roman" w:eastAsia="宋体"/>
          <w:b w:val="0"/>
          <w:sz w:val="21"/>
        </w:rPr>
        <w:t xml:space="preserve">表5-52 统一变</w:t>
      </w:r>
      <w:ins w:id="21986" w:author="xh" w:date="2026-10-19T13:46:07+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08656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21987" w:author="xh" w:date="2026-10-19T13:46:47+08:00"/>
        </w:trPr>
        <w:tc>
          <w:tcPr>
            <w:tcW w:w="1039" w:type="dxa"/>
            <w:tcMar>
              <w:left w:w="70" w:type="dxa"/>
              <w:right w:w="70" w:type="dxa"/>
            </w:tcMar>
            <w:vAlign w:val="center"/>
          </w:tcPr>
          <w:p w14:paraId="59C45E42">
            <w:pPr>
              <w:keepNext/>
              <w:spacing w:before="20" w:after="20" w:line="260" w:lineRule="exact"/>
              <w:ind w:left="0" w:leftChars="0" w:right="0" w:rightChars="0" w:firstLine="0" w:firstLineChars="0"/>
              <w:jc w:val="center"/>
              <w:rPr>
                <w:del w:id="21996" w:author="xh" w:date="2026-10-19T13:46:47+08:00"/>
              </w:rPr>
            </w:pPr>
            <w:del w:id="21997" w:author="xh" w:date="2026-10-19T13:46:47+08:00">
              <w:r>
                <w:rPr>
                  <w:rFonts w:ascii="Times New Roman" w:hAnsi="Times New Roman" w:eastAsia="宋体"/>
                  <w:b/>
                  <w:sz w:val="18"/>
                </w:rPr>
                <w:delText>方案</w:delText>
              </w:r>
            </w:del>
          </w:p>
        </w:tc>
        <w:tc>
          <w:tcPr>
            <w:tcW w:w="1039" w:type="dxa"/>
            <w:tcMar>
              <w:left w:w="70" w:type="dxa"/>
              <w:right w:w="70" w:type="dxa"/>
            </w:tcMar>
            <w:vAlign w:val="center"/>
          </w:tcPr>
          <w:p w14:paraId="117F060C">
            <w:pPr>
              <w:keepNext/>
              <w:spacing w:before="20" w:after="20" w:line="260" w:lineRule="exact"/>
              <w:ind w:left="0" w:leftChars="0" w:right="0" w:rightChars="0" w:firstLine="0" w:firstLineChars="0"/>
              <w:jc w:val="center"/>
              <w:rPr>
                <w:del w:id="21998" w:author="xh" w:date="2026-10-19T13:46:47+08:00"/>
              </w:rPr>
            </w:pPr>
            <w:del w:id="21999" w:author="xh" w:date="2026-10-19T13:46:47+08:00">
              <w:r>
                <w:rPr>
                  <w:rFonts w:ascii="Times New Roman" w:hAnsi="Times New Roman" w:eastAsia="宋体"/>
                  <w:b/>
                  <w:sz w:val="18"/>
                </w:rPr>
                <w:delText>年份</w:delText>
              </w:r>
            </w:del>
          </w:p>
        </w:tc>
        <w:tc>
          <w:tcPr>
            <w:tcW w:w="1039" w:type="dxa"/>
            <w:tcMar>
              <w:left w:w="70" w:type="dxa"/>
              <w:right w:w="70" w:type="dxa"/>
            </w:tcMar>
            <w:vAlign w:val="center"/>
          </w:tcPr>
          <w:p w14:paraId="65094C23">
            <w:pPr>
              <w:keepNext/>
              <w:spacing w:before="20" w:after="20" w:line="260" w:lineRule="exact"/>
              <w:ind w:left="0" w:leftChars="0" w:right="0" w:rightChars="0" w:firstLine="0" w:firstLineChars="0"/>
              <w:jc w:val="center"/>
              <w:rPr>
                <w:del w:id="22000" w:author="xh" w:date="2026-10-19T13:46:47+08:00"/>
              </w:rPr>
            </w:pPr>
            <w:del w:id="22001" w:author="xh" w:date="2026-10-19T13:46:47+08:00">
              <w:r>
                <w:rPr>
                  <w:rFonts w:ascii="Times New Roman" w:hAnsi="Times New Roman" w:eastAsia="宋体"/>
                  <w:b/>
                  <w:sz w:val="18"/>
                </w:rPr>
                <w:delText>主变组合/MVA</w:delText>
              </w:r>
            </w:del>
          </w:p>
        </w:tc>
        <w:tc>
          <w:tcPr>
            <w:tcW w:w="1039" w:type="dxa"/>
            <w:tcMar>
              <w:left w:w="70" w:type="dxa"/>
              <w:right w:w="70" w:type="dxa"/>
            </w:tcMar>
            <w:vAlign w:val="center"/>
          </w:tcPr>
          <w:p w14:paraId="16FD913A">
            <w:pPr>
              <w:keepNext/>
              <w:spacing w:before="20" w:after="20" w:line="260" w:lineRule="exact"/>
              <w:ind w:left="0" w:leftChars="0" w:right="0" w:rightChars="0" w:firstLine="0" w:firstLineChars="0"/>
              <w:jc w:val="center"/>
              <w:rPr>
                <w:del w:id="22002" w:author="xh" w:date="2026-10-19T13:46:47+08:00"/>
              </w:rPr>
            </w:pPr>
            <w:del w:id="22003" w:author="xh" w:date="2026-10-19T13:46:47+08:00">
              <w:r>
                <w:rPr>
                  <w:rFonts w:ascii="Times New Roman" w:hAnsi="Times New Roman" w:eastAsia="宋体"/>
                  <w:b/>
                  <w:sz w:val="18"/>
                </w:rPr>
                <w:delText>总容量/MVA</w:delText>
              </w:r>
            </w:del>
          </w:p>
        </w:tc>
        <w:tc>
          <w:tcPr>
            <w:tcW w:w="1039" w:type="dxa"/>
            <w:tcMar>
              <w:left w:w="70" w:type="dxa"/>
              <w:right w:w="70" w:type="dxa"/>
            </w:tcMar>
            <w:vAlign w:val="center"/>
          </w:tcPr>
          <w:p w14:paraId="0482E6B1">
            <w:pPr>
              <w:keepNext/>
              <w:spacing w:before="20" w:after="20" w:line="260" w:lineRule="exact"/>
              <w:ind w:left="0" w:leftChars="0" w:right="0" w:rightChars="0" w:firstLine="0" w:firstLineChars="0"/>
              <w:jc w:val="center"/>
              <w:rPr>
                <w:del w:id="22004" w:author="xh" w:date="2026-10-19T13:46:47+08:00"/>
              </w:rPr>
            </w:pPr>
            <w:del w:id="22005" w:author="xh" w:date="2026-10-19T13:46:47+08:00">
              <w:r>
                <w:rPr>
                  <w:rFonts w:ascii="Times New Roman" w:hAnsi="Times New Roman" w:eastAsia="宋体"/>
                  <w:b/>
                  <w:sz w:val="18"/>
                </w:rPr>
                <w:delText>储能额定功率/MW</w:delText>
              </w:r>
            </w:del>
          </w:p>
        </w:tc>
        <w:tc>
          <w:tcPr>
            <w:tcW w:w="1039" w:type="dxa"/>
            <w:tcMar>
              <w:left w:w="70" w:type="dxa"/>
              <w:right w:w="70" w:type="dxa"/>
            </w:tcMar>
            <w:vAlign w:val="center"/>
          </w:tcPr>
          <w:p w14:paraId="4B0E5E7B">
            <w:pPr>
              <w:keepNext/>
              <w:spacing w:before="20" w:after="20" w:line="260" w:lineRule="exact"/>
              <w:ind w:left="0" w:leftChars="0" w:right="0" w:rightChars="0" w:firstLine="0" w:firstLineChars="0"/>
              <w:jc w:val="center"/>
              <w:rPr>
                <w:del w:id="22006" w:author="xh" w:date="2026-10-19T13:46:47+08:00"/>
              </w:rPr>
            </w:pPr>
            <w:del w:id="22007" w:author="xh" w:date="2026-10-19T13:46:47+08:00">
              <w:r>
                <w:rPr>
                  <w:rFonts w:ascii="Times New Roman" w:hAnsi="Times New Roman" w:eastAsia="宋体"/>
                  <w:b/>
                  <w:sz w:val="18"/>
                </w:rPr>
                <w:delText>转出/MW</w:delText>
              </w:r>
            </w:del>
          </w:p>
        </w:tc>
        <w:tc>
          <w:tcPr>
            <w:tcW w:w="1039" w:type="dxa"/>
            <w:tcMar>
              <w:left w:w="70" w:type="dxa"/>
              <w:right w:w="70" w:type="dxa"/>
            </w:tcMar>
            <w:vAlign w:val="center"/>
          </w:tcPr>
          <w:p w14:paraId="28606FDA">
            <w:pPr>
              <w:keepNext/>
              <w:spacing w:before="20" w:after="20" w:line="260" w:lineRule="exact"/>
              <w:ind w:left="0" w:leftChars="0" w:right="0" w:rightChars="0" w:firstLine="0" w:firstLineChars="0"/>
              <w:jc w:val="center"/>
              <w:rPr>
                <w:del w:id="22008" w:author="xh" w:date="2026-10-19T13:46:47+08:00"/>
              </w:rPr>
            </w:pPr>
            <w:del w:id="22009" w:author="xh" w:date="2026-10-19T13:46:47+08:00">
              <w:r>
                <w:rPr>
                  <w:rFonts w:ascii="Times New Roman" w:hAnsi="Times New Roman" w:eastAsia="宋体"/>
                  <w:b/>
                  <w:sz w:val="18"/>
                </w:rPr>
                <w:delText>承接/MW</w:delText>
              </w:r>
            </w:del>
          </w:p>
        </w:tc>
        <w:tc>
          <w:tcPr>
            <w:tcW w:w="1039" w:type="dxa"/>
            <w:tcMar>
              <w:left w:w="70" w:type="dxa"/>
              <w:right w:w="70" w:type="dxa"/>
            </w:tcMar>
            <w:vAlign w:val="center"/>
          </w:tcPr>
          <w:p w14:paraId="6B0C2583">
            <w:pPr>
              <w:keepNext/>
              <w:spacing w:before="20" w:after="20" w:line="260" w:lineRule="exact"/>
              <w:ind w:left="0" w:leftChars="0" w:right="0" w:rightChars="0" w:firstLine="0" w:firstLineChars="0"/>
              <w:jc w:val="center"/>
              <w:rPr>
                <w:del w:id="22010" w:author="xh" w:date="2026-10-19T13:46:47+08:00"/>
              </w:rPr>
            </w:pPr>
            <w:del w:id="22011" w:author="xh" w:date="2026-10-19T13:46:47+08:00">
              <w:r>
                <w:rPr>
                  <w:rFonts w:ascii="Times New Roman" w:hAnsi="Times New Roman" w:eastAsia="宋体"/>
                  <w:b/>
                  <w:sz w:val="18"/>
                </w:rPr>
                <w:delText>转接后净负荷/MW</w:delText>
              </w:r>
            </w:del>
          </w:p>
        </w:tc>
      </w:tr>
      <w:tr w14:paraId="510079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988" w:author="xh" w:date="2026-10-19T13:46:47+08:00"/>
        </w:trPr>
        <w:tc>
          <w:tcPr>
            <w:tcW w:w="1039" w:type="dxa"/>
            <w:tcMar>
              <w:left w:w="70" w:type="dxa"/>
              <w:right w:w="70" w:type="dxa"/>
            </w:tcMar>
            <w:vAlign w:val="center"/>
          </w:tcPr>
          <w:p w14:paraId="2965BEBD">
            <w:pPr>
              <w:keepNext/>
              <w:spacing w:before="20" w:after="20" w:line="260" w:lineRule="exact"/>
              <w:ind w:left="0" w:leftChars="0" w:right="0" w:rightChars="0" w:firstLine="0" w:firstLineChars="0"/>
              <w:jc w:val="center"/>
              <w:rPr>
                <w:del w:id="22012" w:author="xh" w:date="2026-10-19T13:46:47+08:00"/>
              </w:rPr>
            </w:pPr>
            <w:del w:id="22013" w:author="xh" w:date="2026-10-19T13:46:47+08:00">
              <w:r>
                <w:rPr>
                  <w:rFonts w:ascii="Times New Roman" w:hAnsi="Times New Roman" w:eastAsia="宋体"/>
                  <w:b w:val="0"/>
                  <w:sz w:val="18"/>
                </w:rPr>
                <w:delText>刚性</w:delText>
              </w:r>
            </w:del>
          </w:p>
        </w:tc>
        <w:tc>
          <w:tcPr>
            <w:tcW w:w="1039" w:type="dxa"/>
            <w:tcMar>
              <w:left w:w="70" w:type="dxa"/>
              <w:right w:w="70" w:type="dxa"/>
            </w:tcMar>
            <w:vAlign w:val="center"/>
          </w:tcPr>
          <w:p w14:paraId="04251096">
            <w:pPr>
              <w:keepNext/>
              <w:spacing w:before="20" w:after="20" w:line="260" w:lineRule="exact"/>
              <w:ind w:left="0" w:leftChars="0" w:right="0" w:rightChars="0" w:firstLine="0" w:firstLineChars="0"/>
              <w:jc w:val="center"/>
              <w:rPr>
                <w:del w:id="22014" w:author="xh" w:date="2026-10-19T13:46:47+08:00"/>
              </w:rPr>
            </w:pPr>
            <w:del w:id="22015" w:author="xh" w:date="2026-10-19T13:46:47+08:00">
              <w:r>
                <w:rPr>
                  <w:rFonts w:ascii="Times New Roman" w:hAnsi="Times New Roman" w:eastAsia="宋体"/>
                  <w:b w:val="0"/>
                  <w:sz w:val="18"/>
                </w:rPr>
                <w:delText>2022</w:delText>
              </w:r>
            </w:del>
          </w:p>
        </w:tc>
        <w:tc>
          <w:tcPr>
            <w:tcW w:w="1039" w:type="dxa"/>
            <w:tcMar>
              <w:left w:w="70" w:type="dxa"/>
              <w:right w:w="70" w:type="dxa"/>
            </w:tcMar>
            <w:vAlign w:val="center"/>
          </w:tcPr>
          <w:p w14:paraId="2CF5A06E">
            <w:pPr>
              <w:keepNext/>
              <w:spacing w:before="20" w:after="20" w:line="260" w:lineRule="exact"/>
              <w:ind w:left="0" w:leftChars="0" w:right="0" w:rightChars="0" w:firstLine="0" w:firstLineChars="0"/>
              <w:jc w:val="center"/>
              <w:rPr>
                <w:del w:id="22016" w:author="xh" w:date="2026-10-19T13:46:47+08:00"/>
              </w:rPr>
            </w:pPr>
            <w:del w:id="22017" w:author="xh" w:date="2026-10-19T13:46:47+08:00">
              <w:r>
                <w:rPr>
                  <w:rFonts w:ascii="Times New Roman" w:hAnsi="Times New Roman" w:eastAsia="宋体"/>
                  <w:b w:val="0"/>
                  <w:sz w:val="18"/>
                </w:rPr>
                <w:delText>40+40</w:delText>
              </w:r>
            </w:del>
          </w:p>
        </w:tc>
        <w:tc>
          <w:tcPr>
            <w:tcW w:w="1039" w:type="dxa"/>
            <w:tcMar>
              <w:left w:w="70" w:type="dxa"/>
              <w:right w:w="70" w:type="dxa"/>
            </w:tcMar>
            <w:vAlign w:val="center"/>
          </w:tcPr>
          <w:p w14:paraId="49DC8AAF">
            <w:pPr>
              <w:keepNext/>
              <w:spacing w:before="20" w:after="20" w:line="260" w:lineRule="exact"/>
              <w:ind w:left="0" w:leftChars="0" w:right="0" w:rightChars="0" w:firstLine="0" w:firstLineChars="0"/>
              <w:jc w:val="center"/>
              <w:rPr>
                <w:del w:id="22018" w:author="xh" w:date="2026-10-19T13:46:47+08:00"/>
              </w:rPr>
            </w:pPr>
            <w:del w:id="22019" w:author="xh" w:date="2026-10-19T13:46:47+08:00">
              <w:r>
                <w:rPr>
                  <w:rFonts w:ascii="Times New Roman" w:hAnsi="Times New Roman" w:eastAsia="宋体"/>
                  <w:b w:val="0"/>
                  <w:sz w:val="18"/>
                </w:rPr>
                <w:delText>80.00</w:delText>
              </w:r>
            </w:del>
          </w:p>
        </w:tc>
        <w:tc>
          <w:tcPr>
            <w:tcW w:w="1039" w:type="dxa"/>
            <w:tcMar>
              <w:left w:w="70" w:type="dxa"/>
              <w:right w:w="70" w:type="dxa"/>
            </w:tcMar>
            <w:vAlign w:val="center"/>
          </w:tcPr>
          <w:p w14:paraId="4A40A6B5">
            <w:pPr>
              <w:keepNext/>
              <w:spacing w:before="20" w:after="20" w:line="260" w:lineRule="exact"/>
              <w:ind w:left="0" w:leftChars="0" w:right="0" w:rightChars="0" w:firstLine="0" w:firstLineChars="0"/>
              <w:jc w:val="center"/>
              <w:rPr>
                <w:del w:id="22020" w:author="xh" w:date="2026-10-19T13:46:47+08:00"/>
              </w:rPr>
            </w:pPr>
            <w:del w:id="22021" w:author="xh" w:date="2026-10-19T13:46:47+08:00">
              <w:r>
                <w:rPr>
                  <w:rFonts w:ascii="Times New Roman" w:hAnsi="Times New Roman" w:eastAsia="宋体"/>
                  <w:b w:val="0"/>
                  <w:sz w:val="18"/>
                </w:rPr>
                <w:delText>0.00</w:delText>
              </w:r>
            </w:del>
          </w:p>
        </w:tc>
        <w:tc>
          <w:tcPr>
            <w:tcW w:w="1039" w:type="dxa"/>
            <w:tcMar>
              <w:left w:w="70" w:type="dxa"/>
              <w:right w:w="70" w:type="dxa"/>
            </w:tcMar>
            <w:vAlign w:val="center"/>
          </w:tcPr>
          <w:p w14:paraId="7DB5D104">
            <w:pPr>
              <w:keepNext/>
              <w:spacing w:before="20" w:after="20" w:line="260" w:lineRule="exact"/>
              <w:ind w:left="0" w:leftChars="0" w:right="0" w:rightChars="0" w:firstLine="0" w:firstLineChars="0"/>
              <w:jc w:val="center"/>
              <w:rPr>
                <w:del w:id="22022" w:author="xh" w:date="2026-10-19T13:46:47+08:00"/>
              </w:rPr>
            </w:pPr>
            <w:del w:id="22023" w:author="xh" w:date="2026-10-19T13:46:47+08:00">
              <w:r>
                <w:rPr>
                  <w:rFonts w:ascii="Times New Roman" w:hAnsi="Times New Roman" w:eastAsia="宋体"/>
                  <w:b w:val="0"/>
                  <w:sz w:val="18"/>
                </w:rPr>
                <w:delText>9.78</w:delText>
              </w:r>
            </w:del>
          </w:p>
        </w:tc>
        <w:tc>
          <w:tcPr>
            <w:tcW w:w="1039" w:type="dxa"/>
            <w:tcMar>
              <w:left w:w="70" w:type="dxa"/>
              <w:right w:w="70" w:type="dxa"/>
            </w:tcMar>
            <w:vAlign w:val="center"/>
          </w:tcPr>
          <w:p w14:paraId="417EFE98">
            <w:pPr>
              <w:keepNext/>
              <w:spacing w:before="20" w:after="20" w:line="260" w:lineRule="exact"/>
              <w:ind w:left="0" w:leftChars="0" w:right="0" w:rightChars="0" w:firstLine="0" w:firstLineChars="0"/>
              <w:jc w:val="center"/>
              <w:rPr>
                <w:del w:id="22024" w:author="xh" w:date="2026-10-19T13:46:47+08:00"/>
              </w:rPr>
            </w:pPr>
            <w:del w:id="22025" w:author="xh" w:date="2026-10-19T13:46:47+08:00">
              <w:r>
                <w:rPr>
                  <w:rFonts w:ascii="Times New Roman" w:hAnsi="Times New Roman" w:eastAsia="宋体"/>
                  <w:b w:val="0"/>
                  <w:sz w:val="18"/>
                </w:rPr>
                <w:delText>0.00</w:delText>
              </w:r>
            </w:del>
          </w:p>
        </w:tc>
        <w:tc>
          <w:tcPr>
            <w:tcW w:w="1039" w:type="dxa"/>
            <w:tcMar>
              <w:left w:w="70" w:type="dxa"/>
              <w:right w:w="70" w:type="dxa"/>
            </w:tcMar>
            <w:vAlign w:val="center"/>
          </w:tcPr>
          <w:p w14:paraId="1AE1EDC9">
            <w:pPr>
              <w:keepNext/>
              <w:spacing w:before="20" w:after="20" w:line="260" w:lineRule="exact"/>
              <w:ind w:left="0" w:leftChars="0" w:right="0" w:rightChars="0" w:firstLine="0" w:firstLineChars="0"/>
              <w:jc w:val="center"/>
              <w:rPr>
                <w:del w:id="22026" w:author="xh" w:date="2026-10-19T13:46:47+08:00"/>
              </w:rPr>
            </w:pPr>
            <w:del w:id="22027" w:author="xh" w:date="2026-10-19T13:46:47+08:00">
              <w:r>
                <w:rPr>
                  <w:rFonts w:ascii="Times New Roman" w:hAnsi="Times New Roman" w:eastAsia="宋体"/>
                  <w:b w:val="0"/>
                  <w:sz w:val="18"/>
                </w:rPr>
                <w:delText>76.00</w:delText>
              </w:r>
            </w:del>
          </w:p>
        </w:tc>
      </w:tr>
      <w:tr w14:paraId="55E5E6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989" w:author="xh" w:date="2026-10-19T13:46:47+08:00"/>
        </w:trPr>
        <w:tc>
          <w:tcPr>
            <w:tcW w:w="1039" w:type="dxa"/>
            <w:tcMar>
              <w:left w:w="70" w:type="dxa"/>
              <w:right w:w="70" w:type="dxa"/>
            </w:tcMar>
            <w:vAlign w:val="center"/>
          </w:tcPr>
          <w:p w14:paraId="4C8C8FC3">
            <w:pPr>
              <w:keepNext/>
              <w:spacing w:before="20" w:after="20" w:line="260" w:lineRule="exact"/>
              <w:ind w:left="0" w:leftChars="0" w:right="0" w:rightChars="0" w:firstLine="0" w:firstLineChars="0"/>
              <w:jc w:val="center"/>
              <w:rPr>
                <w:del w:id="22028" w:author="xh" w:date="2026-10-19T13:46:47+08:00"/>
              </w:rPr>
            </w:pPr>
            <w:del w:id="22029" w:author="xh" w:date="2026-10-19T13:46:47+08:00">
              <w:r>
                <w:rPr>
                  <w:rFonts w:ascii="Times New Roman" w:hAnsi="Times New Roman" w:eastAsia="宋体"/>
                  <w:b w:val="0"/>
                  <w:sz w:val="18"/>
                </w:rPr>
                <w:delText>刚性</w:delText>
              </w:r>
            </w:del>
          </w:p>
        </w:tc>
        <w:tc>
          <w:tcPr>
            <w:tcW w:w="1039" w:type="dxa"/>
            <w:tcMar>
              <w:left w:w="70" w:type="dxa"/>
              <w:right w:w="70" w:type="dxa"/>
            </w:tcMar>
            <w:vAlign w:val="center"/>
          </w:tcPr>
          <w:p w14:paraId="0DB759AE">
            <w:pPr>
              <w:keepNext/>
              <w:spacing w:before="20" w:after="20" w:line="260" w:lineRule="exact"/>
              <w:ind w:left="0" w:leftChars="0" w:right="0" w:rightChars="0" w:firstLine="0" w:firstLineChars="0"/>
              <w:jc w:val="center"/>
              <w:rPr>
                <w:del w:id="22030" w:author="xh" w:date="2026-10-19T13:46:47+08:00"/>
              </w:rPr>
            </w:pPr>
            <w:del w:id="22031" w:author="xh" w:date="2026-10-19T13:46:47+08:00">
              <w:r>
                <w:rPr>
                  <w:rFonts w:ascii="Times New Roman" w:hAnsi="Times New Roman" w:eastAsia="宋体"/>
                  <w:b w:val="0"/>
                  <w:sz w:val="18"/>
                </w:rPr>
                <w:delText>2023</w:delText>
              </w:r>
            </w:del>
          </w:p>
        </w:tc>
        <w:tc>
          <w:tcPr>
            <w:tcW w:w="1039" w:type="dxa"/>
            <w:tcMar>
              <w:left w:w="70" w:type="dxa"/>
              <w:right w:w="70" w:type="dxa"/>
            </w:tcMar>
            <w:vAlign w:val="center"/>
          </w:tcPr>
          <w:p w14:paraId="658444E2">
            <w:pPr>
              <w:keepNext/>
              <w:spacing w:before="20" w:after="20" w:line="260" w:lineRule="exact"/>
              <w:ind w:left="0" w:leftChars="0" w:right="0" w:rightChars="0" w:firstLine="0" w:firstLineChars="0"/>
              <w:jc w:val="center"/>
              <w:rPr>
                <w:del w:id="22032" w:author="xh" w:date="2026-10-19T13:46:47+08:00"/>
              </w:rPr>
            </w:pPr>
            <w:del w:id="22033" w:author="xh" w:date="2026-10-19T13:46:47+08:00">
              <w:r>
                <w:rPr>
                  <w:rFonts w:ascii="Times New Roman" w:hAnsi="Times New Roman" w:eastAsia="宋体"/>
                  <w:b w:val="0"/>
                  <w:sz w:val="18"/>
                </w:rPr>
                <w:delText>40+40</w:delText>
              </w:r>
            </w:del>
          </w:p>
        </w:tc>
        <w:tc>
          <w:tcPr>
            <w:tcW w:w="1039" w:type="dxa"/>
            <w:tcMar>
              <w:left w:w="70" w:type="dxa"/>
              <w:right w:w="70" w:type="dxa"/>
            </w:tcMar>
            <w:vAlign w:val="center"/>
          </w:tcPr>
          <w:p w14:paraId="5C945A23">
            <w:pPr>
              <w:keepNext/>
              <w:spacing w:before="20" w:after="20" w:line="260" w:lineRule="exact"/>
              <w:ind w:left="0" w:leftChars="0" w:right="0" w:rightChars="0" w:firstLine="0" w:firstLineChars="0"/>
              <w:jc w:val="center"/>
              <w:rPr>
                <w:del w:id="22034" w:author="xh" w:date="2026-10-19T13:46:47+08:00"/>
              </w:rPr>
            </w:pPr>
            <w:del w:id="22035" w:author="xh" w:date="2026-10-19T13:46:47+08:00">
              <w:r>
                <w:rPr>
                  <w:rFonts w:ascii="Times New Roman" w:hAnsi="Times New Roman" w:eastAsia="宋体"/>
                  <w:b w:val="0"/>
                  <w:sz w:val="18"/>
                </w:rPr>
                <w:delText>80.00</w:delText>
              </w:r>
            </w:del>
          </w:p>
        </w:tc>
        <w:tc>
          <w:tcPr>
            <w:tcW w:w="1039" w:type="dxa"/>
            <w:tcMar>
              <w:left w:w="70" w:type="dxa"/>
              <w:right w:w="70" w:type="dxa"/>
            </w:tcMar>
            <w:vAlign w:val="center"/>
          </w:tcPr>
          <w:p w14:paraId="51E09665">
            <w:pPr>
              <w:keepNext/>
              <w:spacing w:before="20" w:after="20" w:line="260" w:lineRule="exact"/>
              <w:ind w:left="0" w:leftChars="0" w:right="0" w:rightChars="0" w:firstLine="0" w:firstLineChars="0"/>
              <w:jc w:val="center"/>
              <w:rPr>
                <w:del w:id="22036" w:author="xh" w:date="2026-10-19T13:46:47+08:00"/>
              </w:rPr>
            </w:pPr>
            <w:del w:id="22037" w:author="xh" w:date="2026-10-19T13:46:47+08:00">
              <w:r>
                <w:rPr>
                  <w:rFonts w:ascii="Times New Roman" w:hAnsi="Times New Roman" w:eastAsia="宋体"/>
                  <w:b w:val="0"/>
                  <w:sz w:val="18"/>
                </w:rPr>
                <w:delText>0.00</w:delText>
              </w:r>
            </w:del>
          </w:p>
        </w:tc>
        <w:tc>
          <w:tcPr>
            <w:tcW w:w="1039" w:type="dxa"/>
            <w:tcMar>
              <w:left w:w="70" w:type="dxa"/>
              <w:right w:w="70" w:type="dxa"/>
            </w:tcMar>
            <w:vAlign w:val="center"/>
          </w:tcPr>
          <w:p w14:paraId="19E01689">
            <w:pPr>
              <w:keepNext/>
              <w:spacing w:before="20" w:after="20" w:line="260" w:lineRule="exact"/>
              <w:ind w:left="0" w:leftChars="0" w:right="0" w:rightChars="0" w:firstLine="0" w:firstLineChars="0"/>
              <w:jc w:val="center"/>
              <w:rPr>
                <w:del w:id="22038" w:author="xh" w:date="2026-10-19T13:46:47+08:00"/>
              </w:rPr>
            </w:pPr>
            <w:del w:id="22039" w:author="xh" w:date="2026-10-19T13:46:47+08:00">
              <w:r>
                <w:rPr>
                  <w:rFonts w:ascii="Times New Roman" w:hAnsi="Times New Roman" w:eastAsia="宋体"/>
                  <w:b w:val="0"/>
                  <w:sz w:val="18"/>
                </w:rPr>
                <w:delText>16.36</w:delText>
              </w:r>
            </w:del>
          </w:p>
        </w:tc>
        <w:tc>
          <w:tcPr>
            <w:tcW w:w="1039" w:type="dxa"/>
            <w:tcMar>
              <w:left w:w="70" w:type="dxa"/>
              <w:right w:w="70" w:type="dxa"/>
            </w:tcMar>
            <w:vAlign w:val="center"/>
          </w:tcPr>
          <w:p w14:paraId="1787E34C">
            <w:pPr>
              <w:keepNext/>
              <w:spacing w:before="20" w:after="20" w:line="260" w:lineRule="exact"/>
              <w:ind w:left="0" w:leftChars="0" w:right="0" w:rightChars="0" w:firstLine="0" w:firstLineChars="0"/>
              <w:jc w:val="center"/>
              <w:rPr>
                <w:del w:id="22040" w:author="xh" w:date="2026-10-19T13:46:47+08:00"/>
              </w:rPr>
            </w:pPr>
            <w:del w:id="22041" w:author="xh" w:date="2026-10-19T13:46:47+08:00">
              <w:r>
                <w:rPr>
                  <w:rFonts w:ascii="Times New Roman" w:hAnsi="Times New Roman" w:eastAsia="宋体"/>
                  <w:b w:val="0"/>
                  <w:sz w:val="18"/>
                </w:rPr>
                <w:delText>0.00</w:delText>
              </w:r>
            </w:del>
          </w:p>
        </w:tc>
        <w:tc>
          <w:tcPr>
            <w:tcW w:w="1039" w:type="dxa"/>
            <w:tcMar>
              <w:left w:w="70" w:type="dxa"/>
              <w:right w:w="70" w:type="dxa"/>
            </w:tcMar>
            <w:vAlign w:val="center"/>
          </w:tcPr>
          <w:p w14:paraId="587B0AE3">
            <w:pPr>
              <w:keepNext/>
              <w:spacing w:before="20" w:after="20" w:line="260" w:lineRule="exact"/>
              <w:ind w:left="0" w:leftChars="0" w:right="0" w:rightChars="0" w:firstLine="0" w:firstLineChars="0"/>
              <w:jc w:val="center"/>
              <w:rPr>
                <w:del w:id="22042" w:author="xh" w:date="2026-10-19T13:46:47+08:00"/>
              </w:rPr>
            </w:pPr>
            <w:del w:id="22043" w:author="xh" w:date="2026-10-19T13:46:47+08:00">
              <w:r>
                <w:rPr>
                  <w:rFonts w:ascii="Times New Roman" w:hAnsi="Times New Roman" w:eastAsia="宋体"/>
                  <w:b w:val="0"/>
                  <w:sz w:val="18"/>
                </w:rPr>
                <w:delText>76.00</w:delText>
              </w:r>
            </w:del>
          </w:p>
        </w:tc>
      </w:tr>
      <w:tr w14:paraId="2ED427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1990" w:author="xh" w:date="2026-10-19T13:46:47+08:00"/>
        </w:trPr>
        <w:tc>
          <w:tcPr>
            <w:tcW w:w="1039" w:type="dxa"/>
            <w:tcMar>
              <w:left w:w="70" w:type="dxa"/>
              <w:right w:w="70" w:type="dxa"/>
            </w:tcMar>
            <w:vAlign w:val="center"/>
          </w:tcPr>
          <w:p w14:paraId="430DEFDA">
            <w:pPr>
              <w:keepNext/>
              <w:spacing w:before="20" w:after="20" w:line="260" w:lineRule="exact"/>
              <w:ind w:left="0" w:leftChars="0" w:right="0" w:rightChars="0" w:firstLine="0" w:firstLineChars="0"/>
              <w:jc w:val="center"/>
              <w:rPr>
                <w:del w:id="22044" w:author="xh" w:date="2026-10-19T13:46:47+08:00"/>
              </w:rPr>
            </w:pPr>
            <w:del w:id="22045" w:author="xh" w:date="2026-10-19T13:46:47+08:00">
              <w:r>
                <w:rPr>
                  <w:rFonts w:ascii="Times New Roman" w:hAnsi="Times New Roman" w:eastAsia="宋体"/>
                  <w:b w:val="0"/>
                  <w:sz w:val="18"/>
                </w:rPr>
                <w:delText>刚性</w:delText>
              </w:r>
            </w:del>
          </w:p>
        </w:tc>
        <w:tc>
          <w:tcPr>
            <w:tcW w:w="1039" w:type="dxa"/>
            <w:tcMar>
              <w:left w:w="70" w:type="dxa"/>
              <w:right w:w="70" w:type="dxa"/>
            </w:tcMar>
            <w:vAlign w:val="center"/>
          </w:tcPr>
          <w:p w14:paraId="71BB6F3C">
            <w:pPr>
              <w:keepNext/>
              <w:spacing w:before="20" w:after="20" w:line="260" w:lineRule="exact"/>
              <w:ind w:left="0" w:leftChars="0" w:right="0" w:rightChars="0" w:firstLine="0" w:firstLineChars="0"/>
              <w:jc w:val="center"/>
              <w:rPr>
                <w:del w:id="22046" w:author="xh" w:date="2026-10-19T13:46:47+08:00"/>
              </w:rPr>
            </w:pPr>
            <w:del w:id="22047" w:author="xh" w:date="2026-10-19T13:46:47+08:00">
              <w:r>
                <w:rPr>
                  <w:rFonts w:ascii="Times New Roman" w:hAnsi="Times New Roman" w:eastAsia="宋体"/>
                  <w:b w:val="0"/>
                  <w:sz w:val="18"/>
                </w:rPr>
                <w:delText>2024</w:delText>
              </w:r>
            </w:del>
          </w:p>
        </w:tc>
        <w:tc>
          <w:tcPr>
            <w:tcW w:w="1039" w:type="dxa"/>
            <w:tcMar>
              <w:left w:w="70" w:type="dxa"/>
              <w:right w:w="70" w:type="dxa"/>
            </w:tcMar>
            <w:vAlign w:val="center"/>
          </w:tcPr>
          <w:p w14:paraId="5B9EF2A1">
            <w:pPr>
              <w:keepNext/>
              <w:spacing w:before="20" w:after="20" w:line="260" w:lineRule="exact"/>
              <w:ind w:left="0" w:leftChars="0" w:right="0" w:rightChars="0" w:firstLine="0" w:firstLineChars="0"/>
              <w:jc w:val="center"/>
              <w:rPr>
                <w:del w:id="22048" w:author="xh" w:date="2026-10-19T13:46:47+08:00"/>
              </w:rPr>
            </w:pPr>
            <w:del w:id="22049" w:author="xh" w:date="2026-10-19T13:46:47+08:00">
              <w:r>
                <w:rPr>
                  <w:rFonts w:ascii="Times New Roman" w:hAnsi="Times New Roman" w:eastAsia="宋体"/>
                  <w:b w:val="0"/>
                  <w:sz w:val="18"/>
                </w:rPr>
                <w:delText>40+40</w:delText>
              </w:r>
            </w:del>
          </w:p>
        </w:tc>
        <w:tc>
          <w:tcPr>
            <w:tcW w:w="1039" w:type="dxa"/>
            <w:tcMar>
              <w:left w:w="70" w:type="dxa"/>
              <w:right w:w="70" w:type="dxa"/>
            </w:tcMar>
            <w:vAlign w:val="center"/>
          </w:tcPr>
          <w:p w14:paraId="56CCD96E">
            <w:pPr>
              <w:keepNext/>
              <w:spacing w:before="20" w:after="20" w:line="260" w:lineRule="exact"/>
              <w:ind w:left="0" w:leftChars="0" w:right="0" w:rightChars="0" w:firstLine="0" w:firstLineChars="0"/>
              <w:jc w:val="center"/>
              <w:rPr>
                <w:del w:id="22050" w:author="xh" w:date="2026-10-19T13:46:47+08:00"/>
              </w:rPr>
            </w:pPr>
            <w:del w:id="22051" w:author="xh" w:date="2026-10-19T13:46:47+08:00">
              <w:r>
                <w:rPr>
                  <w:rFonts w:ascii="Times New Roman" w:hAnsi="Times New Roman" w:eastAsia="宋体"/>
                  <w:b w:val="0"/>
                  <w:sz w:val="18"/>
                </w:rPr>
                <w:delText>80.00</w:delText>
              </w:r>
            </w:del>
          </w:p>
        </w:tc>
        <w:tc>
          <w:tcPr>
            <w:tcW w:w="1039" w:type="dxa"/>
            <w:tcMar>
              <w:left w:w="70" w:type="dxa"/>
              <w:right w:w="70" w:type="dxa"/>
            </w:tcMar>
            <w:vAlign w:val="center"/>
          </w:tcPr>
          <w:p w14:paraId="79AAE3FA">
            <w:pPr>
              <w:keepNext/>
              <w:spacing w:before="20" w:after="20" w:line="260" w:lineRule="exact"/>
              <w:ind w:left="0" w:leftChars="0" w:right="0" w:rightChars="0" w:firstLine="0" w:firstLineChars="0"/>
              <w:jc w:val="center"/>
              <w:rPr>
                <w:del w:id="22052" w:author="xh" w:date="2026-10-19T13:46:47+08:00"/>
              </w:rPr>
            </w:pPr>
            <w:del w:id="22053" w:author="xh" w:date="2026-10-19T13:46:47+08:00">
              <w:r>
                <w:rPr>
                  <w:rFonts w:ascii="Times New Roman" w:hAnsi="Times New Roman" w:eastAsia="宋体"/>
                  <w:b w:val="0"/>
                  <w:sz w:val="18"/>
                </w:rPr>
                <w:delText>0.00</w:delText>
              </w:r>
            </w:del>
          </w:p>
        </w:tc>
        <w:tc>
          <w:tcPr>
            <w:tcW w:w="1039" w:type="dxa"/>
            <w:tcMar>
              <w:left w:w="70" w:type="dxa"/>
              <w:right w:w="70" w:type="dxa"/>
            </w:tcMar>
            <w:vAlign w:val="center"/>
          </w:tcPr>
          <w:p w14:paraId="39A6E44C">
            <w:pPr>
              <w:keepNext/>
              <w:spacing w:before="20" w:after="20" w:line="260" w:lineRule="exact"/>
              <w:ind w:left="0" w:leftChars="0" w:right="0" w:rightChars="0" w:firstLine="0" w:firstLineChars="0"/>
              <w:jc w:val="center"/>
              <w:rPr>
                <w:del w:id="22054" w:author="xh" w:date="2026-10-19T13:46:47+08:00"/>
              </w:rPr>
            </w:pPr>
            <w:del w:id="22055" w:author="xh" w:date="2026-10-19T13:46:47+08:00">
              <w:r>
                <w:rPr>
                  <w:rFonts w:ascii="Times New Roman" w:hAnsi="Times New Roman" w:eastAsia="宋体"/>
                  <w:b w:val="0"/>
                  <w:sz w:val="18"/>
                </w:rPr>
                <w:delText>10.80</w:delText>
              </w:r>
            </w:del>
          </w:p>
        </w:tc>
        <w:tc>
          <w:tcPr>
            <w:tcW w:w="1039" w:type="dxa"/>
            <w:tcMar>
              <w:left w:w="70" w:type="dxa"/>
              <w:right w:w="70" w:type="dxa"/>
            </w:tcMar>
            <w:vAlign w:val="center"/>
          </w:tcPr>
          <w:p w14:paraId="5B8AC814">
            <w:pPr>
              <w:keepNext/>
              <w:spacing w:before="20" w:after="20" w:line="260" w:lineRule="exact"/>
              <w:ind w:left="0" w:leftChars="0" w:right="0" w:rightChars="0" w:firstLine="0" w:firstLineChars="0"/>
              <w:jc w:val="center"/>
              <w:rPr>
                <w:del w:id="22056" w:author="xh" w:date="2026-10-19T13:46:47+08:00"/>
              </w:rPr>
            </w:pPr>
            <w:del w:id="22057" w:author="xh" w:date="2026-10-19T13:46:47+08:00">
              <w:r>
                <w:rPr>
                  <w:rFonts w:ascii="Times New Roman" w:hAnsi="Times New Roman" w:eastAsia="宋体"/>
                  <w:b w:val="0"/>
                  <w:sz w:val="18"/>
                </w:rPr>
                <w:delText>0.00</w:delText>
              </w:r>
            </w:del>
          </w:p>
        </w:tc>
        <w:tc>
          <w:tcPr>
            <w:tcW w:w="1039" w:type="dxa"/>
            <w:tcMar>
              <w:left w:w="70" w:type="dxa"/>
              <w:right w:w="70" w:type="dxa"/>
            </w:tcMar>
            <w:vAlign w:val="center"/>
          </w:tcPr>
          <w:p w14:paraId="5830BCEF">
            <w:pPr>
              <w:keepNext/>
              <w:spacing w:before="20" w:after="20" w:line="260" w:lineRule="exact"/>
              <w:ind w:left="0" w:leftChars="0" w:right="0" w:rightChars="0" w:firstLine="0" w:firstLineChars="0"/>
              <w:jc w:val="center"/>
              <w:rPr>
                <w:del w:id="22058" w:author="xh" w:date="2026-10-19T13:46:47+08:00"/>
              </w:rPr>
            </w:pPr>
            <w:del w:id="22059" w:author="xh" w:date="2026-10-19T13:46:47+08:00">
              <w:r>
                <w:rPr>
                  <w:rFonts w:ascii="Times New Roman" w:hAnsi="Times New Roman" w:eastAsia="宋体"/>
                  <w:b w:val="0"/>
                  <w:sz w:val="18"/>
                </w:rPr>
                <w:delText>76.00</w:delText>
              </w:r>
            </w:del>
          </w:p>
        </w:tc>
      </w:tr>
      <w:tr w14:paraId="4B73A6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991" w:author="xh" w:date="2026-10-19T13:46:47+08:00"/>
        </w:trPr>
        <w:tc>
          <w:tcPr>
            <w:tcW w:w="1039" w:type="dxa"/>
            <w:tcMar>
              <w:left w:w="70" w:type="dxa"/>
              <w:right w:w="70" w:type="dxa"/>
            </w:tcMar>
            <w:vAlign w:val="center"/>
          </w:tcPr>
          <w:p w14:paraId="3FCE18B8">
            <w:pPr>
              <w:keepNext/>
              <w:spacing w:before="20" w:after="20" w:line="260" w:lineRule="exact"/>
              <w:ind w:left="0" w:leftChars="0" w:right="0" w:rightChars="0" w:firstLine="0" w:firstLineChars="0"/>
              <w:jc w:val="center"/>
              <w:rPr>
                <w:del w:id="22060" w:author="xh" w:date="2026-10-19T13:46:47+08:00"/>
              </w:rPr>
            </w:pPr>
            <w:del w:id="22061" w:author="xh" w:date="2026-10-19T13:46:47+08:00">
              <w:r>
                <w:rPr>
                  <w:rFonts w:ascii="Times New Roman" w:hAnsi="Times New Roman" w:eastAsia="宋体"/>
                  <w:b w:val="0"/>
                  <w:sz w:val="18"/>
                </w:rPr>
                <w:delText>刚性</w:delText>
              </w:r>
            </w:del>
          </w:p>
        </w:tc>
        <w:tc>
          <w:tcPr>
            <w:tcW w:w="1039" w:type="dxa"/>
            <w:tcMar>
              <w:left w:w="70" w:type="dxa"/>
              <w:right w:w="70" w:type="dxa"/>
            </w:tcMar>
            <w:vAlign w:val="center"/>
          </w:tcPr>
          <w:p w14:paraId="1BD30DF3">
            <w:pPr>
              <w:keepNext/>
              <w:spacing w:before="20" w:after="20" w:line="260" w:lineRule="exact"/>
              <w:ind w:left="0" w:leftChars="0" w:right="0" w:rightChars="0" w:firstLine="0" w:firstLineChars="0"/>
              <w:jc w:val="center"/>
              <w:rPr>
                <w:del w:id="22062" w:author="xh" w:date="2026-10-19T13:46:47+08:00"/>
              </w:rPr>
            </w:pPr>
            <w:del w:id="22063" w:author="xh" w:date="2026-10-19T13:46:47+08:00">
              <w:r>
                <w:rPr>
                  <w:rFonts w:ascii="Times New Roman" w:hAnsi="Times New Roman" w:eastAsia="宋体"/>
                  <w:b w:val="0"/>
                  <w:sz w:val="18"/>
                </w:rPr>
                <w:delText>2025</w:delText>
              </w:r>
            </w:del>
          </w:p>
        </w:tc>
        <w:tc>
          <w:tcPr>
            <w:tcW w:w="1039" w:type="dxa"/>
            <w:tcMar>
              <w:left w:w="70" w:type="dxa"/>
              <w:right w:w="70" w:type="dxa"/>
            </w:tcMar>
            <w:vAlign w:val="center"/>
          </w:tcPr>
          <w:p w14:paraId="2C49B28D">
            <w:pPr>
              <w:keepNext/>
              <w:spacing w:before="20" w:after="20" w:line="260" w:lineRule="exact"/>
              <w:ind w:left="0" w:leftChars="0" w:right="0" w:rightChars="0" w:firstLine="0" w:firstLineChars="0"/>
              <w:jc w:val="center"/>
              <w:rPr>
                <w:del w:id="22064" w:author="xh" w:date="2026-10-19T13:46:47+08:00"/>
              </w:rPr>
            </w:pPr>
            <w:del w:id="22065" w:author="xh" w:date="2026-10-19T13:46:47+08:00">
              <w:r>
                <w:rPr>
                  <w:rFonts w:ascii="Times New Roman" w:hAnsi="Times New Roman" w:eastAsia="宋体"/>
                  <w:b w:val="0"/>
                  <w:sz w:val="18"/>
                </w:rPr>
                <w:delText>40+40</w:delText>
              </w:r>
            </w:del>
          </w:p>
        </w:tc>
        <w:tc>
          <w:tcPr>
            <w:tcW w:w="1039" w:type="dxa"/>
            <w:tcMar>
              <w:left w:w="70" w:type="dxa"/>
              <w:right w:w="70" w:type="dxa"/>
            </w:tcMar>
            <w:vAlign w:val="center"/>
          </w:tcPr>
          <w:p w14:paraId="63315B75">
            <w:pPr>
              <w:keepNext/>
              <w:spacing w:before="20" w:after="20" w:line="260" w:lineRule="exact"/>
              <w:ind w:left="0" w:leftChars="0" w:right="0" w:rightChars="0" w:firstLine="0" w:firstLineChars="0"/>
              <w:jc w:val="center"/>
              <w:rPr>
                <w:del w:id="22066" w:author="xh" w:date="2026-10-19T13:46:47+08:00"/>
              </w:rPr>
            </w:pPr>
            <w:del w:id="22067" w:author="xh" w:date="2026-10-19T13:46:47+08:00">
              <w:r>
                <w:rPr>
                  <w:rFonts w:ascii="Times New Roman" w:hAnsi="Times New Roman" w:eastAsia="宋体"/>
                  <w:b w:val="0"/>
                  <w:sz w:val="18"/>
                </w:rPr>
                <w:delText>80.00</w:delText>
              </w:r>
            </w:del>
          </w:p>
        </w:tc>
        <w:tc>
          <w:tcPr>
            <w:tcW w:w="1039" w:type="dxa"/>
            <w:tcMar>
              <w:left w:w="70" w:type="dxa"/>
              <w:right w:w="70" w:type="dxa"/>
            </w:tcMar>
            <w:vAlign w:val="center"/>
          </w:tcPr>
          <w:p w14:paraId="6E1AAE12">
            <w:pPr>
              <w:keepNext/>
              <w:spacing w:before="20" w:after="20" w:line="260" w:lineRule="exact"/>
              <w:ind w:left="0" w:leftChars="0" w:right="0" w:rightChars="0" w:firstLine="0" w:firstLineChars="0"/>
              <w:jc w:val="center"/>
              <w:rPr>
                <w:del w:id="22068" w:author="xh" w:date="2026-10-19T13:46:47+08:00"/>
              </w:rPr>
            </w:pPr>
            <w:del w:id="22069" w:author="xh" w:date="2026-10-19T13:46:47+08:00">
              <w:r>
                <w:rPr>
                  <w:rFonts w:ascii="Times New Roman" w:hAnsi="Times New Roman" w:eastAsia="宋体"/>
                  <w:b w:val="0"/>
                  <w:sz w:val="18"/>
                </w:rPr>
                <w:delText>0.00</w:delText>
              </w:r>
            </w:del>
          </w:p>
        </w:tc>
        <w:tc>
          <w:tcPr>
            <w:tcW w:w="1039" w:type="dxa"/>
            <w:tcMar>
              <w:left w:w="70" w:type="dxa"/>
              <w:right w:w="70" w:type="dxa"/>
            </w:tcMar>
            <w:vAlign w:val="center"/>
          </w:tcPr>
          <w:p w14:paraId="593BED3B">
            <w:pPr>
              <w:keepNext/>
              <w:spacing w:before="20" w:after="20" w:line="260" w:lineRule="exact"/>
              <w:ind w:left="0" w:leftChars="0" w:right="0" w:rightChars="0" w:firstLine="0" w:firstLineChars="0"/>
              <w:jc w:val="center"/>
              <w:rPr>
                <w:del w:id="22070" w:author="xh" w:date="2026-10-19T13:46:47+08:00"/>
              </w:rPr>
            </w:pPr>
            <w:del w:id="22071" w:author="xh" w:date="2026-10-19T13:46:47+08:00">
              <w:r>
                <w:rPr>
                  <w:rFonts w:ascii="Times New Roman" w:hAnsi="Times New Roman" w:eastAsia="宋体"/>
                  <w:b w:val="0"/>
                  <w:sz w:val="18"/>
                </w:rPr>
                <w:delText>15.55</w:delText>
              </w:r>
            </w:del>
          </w:p>
        </w:tc>
        <w:tc>
          <w:tcPr>
            <w:tcW w:w="1039" w:type="dxa"/>
            <w:tcMar>
              <w:left w:w="70" w:type="dxa"/>
              <w:right w:w="70" w:type="dxa"/>
            </w:tcMar>
            <w:vAlign w:val="center"/>
          </w:tcPr>
          <w:p w14:paraId="60CCD73A">
            <w:pPr>
              <w:keepNext/>
              <w:spacing w:before="20" w:after="20" w:line="260" w:lineRule="exact"/>
              <w:ind w:left="0" w:leftChars="0" w:right="0" w:rightChars="0" w:firstLine="0" w:firstLineChars="0"/>
              <w:jc w:val="center"/>
              <w:rPr>
                <w:del w:id="22072" w:author="xh" w:date="2026-10-19T13:46:47+08:00"/>
              </w:rPr>
            </w:pPr>
            <w:del w:id="22073" w:author="xh" w:date="2026-10-19T13:46:47+08:00">
              <w:r>
                <w:rPr>
                  <w:rFonts w:ascii="Times New Roman" w:hAnsi="Times New Roman" w:eastAsia="宋体"/>
                  <w:b w:val="0"/>
                  <w:sz w:val="18"/>
                </w:rPr>
                <w:delText>0.00</w:delText>
              </w:r>
            </w:del>
          </w:p>
        </w:tc>
        <w:tc>
          <w:tcPr>
            <w:tcW w:w="1039" w:type="dxa"/>
            <w:tcMar>
              <w:left w:w="70" w:type="dxa"/>
              <w:right w:w="70" w:type="dxa"/>
            </w:tcMar>
            <w:vAlign w:val="center"/>
          </w:tcPr>
          <w:p w14:paraId="25AD51D8">
            <w:pPr>
              <w:keepNext/>
              <w:spacing w:before="20" w:after="20" w:line="260" w:lineRule="exact"/>
              <w:ind w:left="0" w:leftChars="0" w:right="0" w:rightChars="0" w:firstLine="0" w:firstLineChars="0"/>
              <w:jc w:val="center"/>
              <w:rPr>
                <w:del w:id="22074" w:author="xh" w:date="2026-10-19T13:46:47+08:00"/>
              </w:rPr>
            </w:pPr>
            <w:del w:id="22075" w:author="xh" w:date="2026-10-19T13:46:47+08:00">
              <w:r>
                <w:rPr>
                  <w:rFonts w:ascii="Times New Roman" w:hAnsi="Times New Roman" w:eastAsia="宋体"/>
                  <w:b w:val="0"/>
                  <w:sz w:val="18"/>
                </w:rPr>
                <w:delText>76.00</w:delText>
              </w:r>
            </w:del>
          </w:p>
        </w:tc>
      </w:tr>
      <w:tr w14:paraId="7B8035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992" w:author="xh" w:date="2026-10-19T13:46:47+08:00"/>
        </w:trPr>
        <w:tc>
          <w:tcPr>
            <w:tcW w:w="1039" w:type="dxa"/>
            <w:tcMar>
              <w:left w:w="70" w:type="dxa"/>
              <w:right w:w="70" w:type="dxa"/>
            </w:tcMar>
            <w:vAlign w:val="center"/>
          </w:tcPr>
          <w:p w14:paraId="782A7478">
            <w:pPr>
              <w:keepNext/>
              <w:spacing w:before="20" w:after="20" w:line="260" w:lineRule="exact"/>
              <w:ind w:left="0" w:leftChars="0" w:right="0" w:rightChars="0" w:firstLine="0" w:firstLineChars="0"/>
              <w:jc w:val="center"/>
              <w:rPr>
                <w:del w:id="22076" w:author="xh" w:date="2026-10-19T13:46:47+08:00"/>
              </w:rPr>
            </w:pPr>
            <w:del w:id="22077" w:author="xh" w:date="2026-10-19T13:46:47+08:00">
              <w:r>
                <w:rPr>
                  <w:rFonts w:ascii="Times New Roman" w:hAnsi="Times New Roman" w:eastAsia="宋体"/>
                  <w:b w:val="0"/>
                  <w:sz w:val="18"/>
                </w:rPr>
                <w:delText>弹性</w:delText>
              </w:r>
            </w:del>
          </w:p>
        </w:tc>
        <w:tc>
          <w:tcPr>
            <w:tcW w:w="1039" w:type="dxa"/>
            <w:tcMar>
              <w:left w:w="70" w:type="dxa"/>
              <w:right w:w="70" w:type="dxa"/>
            </w:tcMar>
            <w:vAlign w:val="center"/>
          </w:tcPr>
          <w:p w14:paraId="13AFB71C">
            <w:pPr>
              <w:keepNext/>
              <w:spacing w:before="20" w:after="20" w:line="260" w:lineRule="exact"/>
              <w:ind w:left="0" w:leftChars="0" w:right="0" w:rightChars="0" w:firstLine="0" w:firstLineChars="0"/>
              <w:jc w:val="center"/>
              <w:rPr>
                <w:del w:id="22078" w:author="xh" w:date="2026-10-19T13:46:47+08:00"/>
              </w:rPr>
            </w:pPr>
            <w:del w:id="22079" w:author="xh" w:date="2026-10-19T13:46:47+08:00">
              <w:r>
                <w:rPr>
                  <w:rFonts w:ascii="Times New Roman" w:hAnsi="Times New Roman" w:eastAsia="宋体"/>
                  <w:b w:val="0"/>
                  <w:sz w:val="18"/>
                </w:rPr>
                <w:delText>2022</w:delText>
              </w:r>
            </w:del>
          </w:p>
        </w:tc>
        <w:tc>
          <w:tcPr>
            <w:tcW w:w="1039" w:type="dxa"/>
            <w:tcMar>
              <w:left w:w="70" w:type="dxa"/>
              <w:right w:w="70" w:type="dxa"/>
            </w:tcMar>
            <w:vAlign w:val="center"/>
          </w:tcPr>
          <w:p w14:paraId="22C9BC37">
            <w:pPr>
              <w:keepNext/>
              <w:spacing w:before="20" w:after="20" w:line="260" w:lineRule="exact"/>
              <w:ind w:left="0" w:leftChars="0" w:right="0" w:rightChars="0" w:firstLine="0" w:firstLineChars="0"/>
              <w:jc w:val="center"/>
              <w:rPr>
                <w:del w:id="22080" w:author="xh" w:date="2026-10-19T13:46:47+08:00"/>
              </w:rPr>
            </w:pPr>
            <w:del w:id="22081" w:author="xh" w:date="2026-10-19T13:46:47+08:00">
              <w:r>
                <w:rPr>
                  <w:rFonts w:ascii="Times New Roman" w:hAnsi="Times New Roman" w:eastAsia="宋体"/>
                  <w:b w:val="0"/>
                  <w:sz w:val="18"/>
                </w:rPr>
                <w:delText>40+40</w:delText>
              </w:r>
            </w:del>
          </w:p>
        </w:tc>
        <w:tc>
          <w:tcPr>
            <w:tcW w:w="1039" w:type="dxa"/>
            <w:tcMar>
              <w:left w:w="70" w:type="dxa"/>
              <w:right w:w="70" w:type="dxa"/>
            </w:tcMar>
            <w:vAlign w:val="center"/>
          </w:tcPr>
          <w:p w14:paraId="3A548633">
            <w:pPr>
              <w:keepNext/>
              <w:spacing w:before="20" w:after="20" w:line="260" w:lineRule="exact"/>
              <w:ind w:left="0" w:leftChars="0" w:right="0" w:rightChars="0" w:firstLine="0" w:firstLineChars="0"/>
              <w:jc w:val="center"/>
              <w:rPr>
                <w:del w:id="22082" w:author="xh" w:date="2026-10-19T13:46:47+08:00"/>
              </w:rPr>
            </w:pPr>
            <w:del w:id="22083" w:author="xh" w:date="2026-10-19T13:46:47+08:00">
              <w:r>
                <w:rPr>
                  <w:rFonts w:ascii="Times New Roman" w:hAnsi="Times New Roman" w:eastAsia="宋体"/>
                  <w:b w:val="0"/>
                  <w:sz w:val="18"/>
                </w:rPr>
                <w:delText>80.00</w:delText>
              </w:r>
            </w:del>
          </w:p>
        </w:tc>
        <w:tc>
          <w:tcPr>
            <w:tcW w:w="1039" w:type="dxa"/>
            <w:tcMar>
              <w:left w:w="70" w:type="dxa"/>
              <w:right w:w="70" w:type="dxa"/>
            </w:tcMar>
            <w:vAlign w:val="center"/>
          </w:tcPr>
          <w:p w14:paraId="3DF05808">
            <w:pPr>
              <w:keepNext/>
              <w:spacing w:before="20" w:after="20" w:line="260" w:lineRule="exact"/>
              <w:ind w:left="0" w:leftChars="0" w:right="0" w:rightChars="0" w:firstLine="0" w:firstLineChars="0"/>
              <w:jc w:val="center"/>
              <w:rPr>
                <w:del w:id="22084" w:author="xh" w:date="2026-10-19T13:46:47+08:00"/>
              </w:rPr>
            </w:pPr>
            <w:del w:id="22085" w:author="xh" w:date="2026-10-19T13:46:47+08:00">
              <w:r>
                <w:rPr>
                  <w:rFonts w:ascii="Times New Roman" w:hAnsi="Times New Roman" w:eastAsia="宋体"/>
                  <w:b w:val="0"/>
                  <w:sz w:val="18"/>
                </w:rPr>
                <w:delText>0.00</w:delText>
              </w:r>
            </w:del>
          </w:p>
        </w:tc>
        <w:tc>
          <w:tcPr>
            <w:tcW w:w="1039" w:type="dxa"/>
            <w:tcMar>
              <w:left w:w="70" w:type="dxa"/>
              <w:right w:w="70" w:type="dxa"/>
            </w:tcMar>
            <w:vAlign w:val="center"/>
          </w:tcPr>
          <w:p w14:paraId="126F35D4">
            <w:pPr>
              <w:keepNext/>
              <w:spacing w:before="20" w:after="20" w:line="260" w:lineRule="exact"/>
              <w:ind w:left="0" w:leftChars="0" w:right="0" w:rightChars="0" w:firstLine="0" w:firstLineChars="0"/>
              <w:jc w:val="center"/>
              <w:rPr>
                <w:del w:id="22086" w:author="xh" w:date="2026-10-19T13:46:47+08:00"/>
              </w:rPr>
            </w:pPr>
            <w:del w:id="22087" w:author="xh" w:date="2026-10-19T13:46:47+08:00">
              <w:r>
                <w:rPr>
                  <w:rFonts w:ascii="Times New Roman" w:hAnsi="Times New Roman" w:eastAsia="宋体"/>
                  <w:b w:val="0"/>
                  <w:sz w:val="18"/>
                </w:rPr>
                <w:delText>9.78</w:delText>
              </w:r>
            </w:del>
          </w:p>
        </w:tc>
        <w:tc>
          <w:tcPr>
            <w:tcW w:w="1039" w:type="dxa"/>
            <w:tcMar>
              <w:left w:w="70" w:type="dxa"/>
              <w:right w:w="70" w:type="dxa"/>
            </w:tcMar>
            <w:vAlign w:val="center"/>
          </w:tcPr>
          <w:p w14:paraId="470ABFBB">
            <w:pPr>
              <w:keepNext/>
              <w:spacing w:before="20" w:after="20" w:line="260" w:lineRule="exact"/>
              <w:ind w:left="0" w:leftChars="0" w:right="0" w:rightChars="0" w:firstLine="0" w:firstLineChars="0"/>
              <w:jc w:val="center"/>
              <w:rPr>
                <w:del w:id="22088" w:author="xh" w:date="2026-10-19T13:46:47+08:00"/>
              </w:rPr>
            </w:pPr>
            <w:del w:id="22089" w:author="xh" w:date="2026-10-19T13:46:47+08:00">
              <w:r>
                <w:rPr>
                  <w:rFonts w:ascii="Times New Roman" w:hAnsi="Times New Roman" w:eastAsia="宋体"/>
                  <w:b w:val="0"/>
                  <w:sz w:val="18"/>
                </w:rPr>
                <w:delText>0.00</w:delText>
              </w:r>
            </w:del>
          </w:p>
        </w:tc>
        <w:tc>
          <w:tcPr>
            <w:tcW w:w="1039" w:type="dxa"/>
            <w:tcMar>
              <w:left w:w="70" w:type="dxa"/>
              <w:right w:w="70" w:type="dxa"/>
            </w:tcMar>
            <w:vAlign w:val="center"/>
          </w:tcPr>
          <w:p w14:paraId="67CD728A">
            <w:pPr>
              <w:keepNext/>
              <w:spacing w:before="20" w:after="20" w:line="260" w:lineRule="exact"/>
              <w:ind w:left="0" w:leftChars="0" w:right="0" w:rightChars="0" w:firstLine="0" w:firstLineChars="0"/>
              <w:jc w:val="center"/>
              <w:rPr>
                <w:del w:id="22090" w:author="xh" w:date="2026-10-19T13:46:47+08:00"/>
              </w:rPr>
            </w:pPr>
            <w:del w:id="22091" w:author="xh" w:date="2026-10-19T13:46:47+08:00">
              <w:r>
                <w:rPr>
                  <w:rFonts w:ascii="Times New Roman" w:hAnsi="Times New Roman" w:eastAsia="宋体"/>
                  <w:b w:val="0"/>
                  <w:sz w:val="18"/>
                </w:rPr>
                <w:delText>76.00</w:delText>
              </w:r>
            </w:del>
          </w:p>
        </w:tc>
      </w:tr>
      <w:tr w14:paraId="38F366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993" w:author="xh" w:date="2026-10-19T13:46:47+08:00"/>
        </w:trPr>
        <w:tc>
          <w:tcPr>
            <w:tcW w:w="1039" w:type="dxa"/>
            <w:tcMar>
              <w:left w:w="70" w:type="dxa"/>
              <w:right w:w="70" w:type="dxa"/>
            </w:tcMar>
            <w:vAlign w:val="center"/>
          </w:tcPr>
          <w:p w14:paraId="7F547DD1">
            <w:pPr>
              <w:keepNext/>
              <w:spacing w:before="20" w:after="20" w:line="260" w:lineRule="exact"/>
              <w:ind w:left="0" w:leftChars="0" w:right="0" w:rightChars="0" w:firstLine="0" w:firstLineChars="0"/>
              <w:jc w:val="center"/>
              <w:rPr>
                <w:del w:id="22092" w:author="xh" w:date="2026-10-19T13:46:47+08:00"/>
              </w:rPr>
            </w:pPr>
            <w:del w:id="22093" w:author="xh" w:date="2026-10-19T13:46:47+08:00">
              <w:r>
                <w:rPr>
                  <w:rFonts w:ascii="Times New Roman" w:hAnsi="Times New Roman" w:eastAsia="宋体"/>
                  <w:b w:val="0"/>
                  <w:sz w:val="18"/>
                </w:rPr>
                <w:delText>弹性</w:delText>
              </w:r>
            </w:del>
          </w:p>
        </w:tc>
        <w:tc>
          <w:tcPr>
            <w:tcW w:w="1039" w:type="dxa"/>
            <w:tcMar>
              <w:left w:w="70" w:type="dxa"/>
              <w:right w:w="70" w:type="dxa"/>
            </w:tcMar>
            <w:vAlign w:val="center"/>
          </w:tcPr>
          <w:p w14:paraId="3085FD28">
            <w:pPr>
              <w:keepNext/>
              <w:spacing w:before="20" w:after="20" w:line="260" w:lineRule="exact"/>
              <w:ind w:left="0" w:leftChars="0" w:right="0" w:rightChars="0" w:firstLine="0" w:firstLineChars="0"/>
              <w:jc w:val="center"/>
              <w:rPr>
                <w:del w:id="22094" w:author="xh" w:date="2026-10-19T13:46:47+08:00"/>
              </w:rPr>
            </w:pPr>
            <w:del w:id="22095" w:author="xh" w:date="2026-10-19T13:46:47+08:00">
              <w:r>
                <w:rPr>
                  <w:rFonts w:ascii="Times New Roman" w:hAnsi="Times New Roman" w:eastAsia="宋体"/>
                  <w:b w:val="0"/>
                  <w:sz w:val="18"/>
                </w:rPr>
                <w:delText>2023</w:delText>
              </w:r>
            </w:del>
          </w:p>
        </w:tc>
        <w:tc>
          <w:tcPr>
            <w:tcW w:w="1039" w:type="dxa"/>
            <w:tcMar>
              <w:left w:w="70" w:type="dxa"/>
              <w:right w:w="70" w:type="dxa"/>
            </w:tcMar>
            <w:vAlign w:val="center"/>
          </w:tcPr>
          <w:p w14:paraId="36C9DA63">
            <w:pPr>
              <w:keepNext/>
              <w:spacing w:before="20" w:after="20" w:line="260" w:lineRule="exact"/>
              <w:ind w:left="0" w:leftChars="0" w:right="0" w:rightChars="0" w:firstLine="0" w:firstLineChars="0"/>
              <w:jc w:val="center"/>
              <w:rPr>
                <w:del w:id="22096" w:author="xh" w:date="2026-10-19T13:46:47+08:00"/>
              </w:rPr>
            </w:pPr>
            <w:del w:id="22097" w:author="xh" w:date="2026-10-19T13:46:47+08:00">
              <w:r>
                <w:rPr>
                  <w:rFonts w:ascii="Times New Roman" w:hAnsi="Times New Roman" w:eastAsia="宋体"/>
                  <w:b w:val="0"/>
                  <w:sz w:val="18"/>
                </w:rPr>
                <w:delText>40+40</w:delText>
              </w:r>
            </w:del>
          </w:p>
        </w:tc>
        <w:tc>
          <w:tcPr>
            <w:tcW w:w="1039" w:type="dxa"/>
            <w:tcMar>
              <w:left w:w="70" w:type="dxa"/>
              <w:right w:w="70" w:type="dxa"/>
            </w:tcMar>
            <w:vAlign w:val="center"/>
          </w:tcPr>
          <w:p w14:paraId="2EFA544E">
            <w:pPr>
              <w:keepNext/>
              <w:spacing w:before="20" w:after="20" w:line="260" w:lineRule="exact"/>
              <w:ind w:left="0" w:leftChars="0" w:right="0" w:rightChars="0" w:firstLine="0" w:firstLineChars="0"/>
              <w:jc w:val="center"/>
              <w:rPr>
                <w:del w:id="22098" w:author="xh" w:date="2026-10-19T13:46:47+08:00"/>
              </w:rPr>
            </w:pPr>
            <w:del w:id="22099" w:author="xh" w:date="2026-10-19T13:46:47+08:00">
              <w:r>
                <w:rPr>
                  <w:rFonts w:ascii="Times New Roman" w:hAnsi="Times New Roman" w:eastAsia="宋体"/>
                  <w:b w:val="0"/>
                  <w:sz w:val="18"/>
                </w:rPr>
                <w:delText>80.00</w:delText>
              </w:r>
            </w:del>
          </w:p>
        </w:tc>
        <w:tc>
          <w:tcPr>
            <w:tcW w:w="1039" w:type="dxa"/>
            <w:tcMar>
              <w:left w:w="70" w:type="dxa"/>
              <w:right w:w="70" w:type="dxa"/>
            </w:tcMar>
            <w:vAlign w:val="center"/>
          </w:tcPr>
          <w:p w14:paraId="30310395">
            <w:pPr>
              <w:keepNext/>
              <w:spacing w:before="20" w:after="20" w:line="260" w:lineRule="exact"/>
              <w:ind w:left="0" w:leftChars="0" w:right="0" w:rightChars="0" w:firstLine="0" w:firstLineChars="0"/>
              <w:jc w:val="center"/>
              <w:rPr>
                <w:del w:id="22100" w:author="xh" w:date="2026-10-19T13:46:47+08:00"/>
              </w:rPr>
            </w:pPr>
            <w:del w:id="22101" w:author="xh" w:date="2026-10-19T13:46:47+08:00">
              <w:r>
                <w:rPr>
                  <w:rFonts w:ascii="Times New Roman" w:hAnsi="Times New Roman" w:eastAsia="宋体"/>
                  <w:b w:val="0"/>
                  <w:sz w:val="18"/>
                </w:rPr>
                <w:delText>0.00</w:delText>
              </w:r>
            </w:del>
          </w:p>
        </w:tc>
        <w:tc>
          <w:tcPr>
            <w:tcW w:w="1039" w:type="dxa"/>
            <w:tcMar>
              <w:left w:w="70" w:type="dxa"/>
              <w:right w:w="70" w:type="dxa"/>
            </w:tcMar>
            <w:vAlign w:val="center"/>
          </w:tcPr>
          <w:p w14:paraId="3CA83223">
            <w:pPr>
              <w:keepNext/>
              <w:spacing w:before="20" w:after="20" w:line="260" w:lineRule="exact"/>
              <w:ind w:left="0" w:leftChars="0" w:right="0" w:rightChars="0" w:firstLine="0" w:firstLineChars="0"/>
              <w:jc w:val="center"/>
              <w:rPr>
                <w:del w:id="22102" w:author="xh" w:date="2026-10-19T13:46:47+08:00"/>
              </w:rPr>
            </w:pPr>
            <w:del w:id="22103" w:author="xh" w:date="2026-10-19T13:46:47+08:00">
              <w:r>
                <w:rPr>
                  <w:rFonts w:ascii="Times New Roman" w:hAnsi="Times New Roman" w:eastAsia="宋体"/>
                  <w:b w:val="0"/>
                  <w:sz w:val="18"/>
                </w:rPr>
                <w:delText>16.36</w:delText>
              </w:r>
            </w:del>
          </w:p>
        </w:tc>
        <w:tc>
          <w:tcPr>
            <w:tcW w:w="1039" w:type="dxa"/>
            <w:tcMar>
              <w:left w:w="70" w:type="dxa"/>
              <w:right w:w="70" w:type="dxa"/>
            </w:tcMar>
            <w:vAlign w:val="center"/>
          </w:tcPr>
          <w:p w14:paraId="522DC58B">
            <w:pPr>
              <w:keepNext/>
              <w:spacing w:before="20" w:after="20" w:line="260" w:lineRule="exact"/>
              <w:ind w:left="0" w:leftChars="0" w:right="0" w:rightChars="0" w:firstLine="0" w:firstLineChars="0"/>
              <w:jc w:val="center"/>
              <w:rPr>
                <w:del w:id="22104" w:author="xh" w:date="2026-10-19T13:46:47+08:00"/>
              </w:rPr>
            </w:pPr>
            <w:del w:id="22105" w:author="xh" w:date="2026-10-19T13:46:47+08:00">
              <w:r>
                <w:rPr>
                  <w:rFonts w:ascii="Times New Roman" w:hAnsi="Times New Roman" w:eastAsia="宋体"/>
                  <w:b w:val="0"/>
                  <w:sz w:val="18"/>
                </w:rPr>
                <w:delText>0.00</w:delText>
              </w:r>
            </w:del>
          </w:p>
        </w:tc>
        <w:tc>
          <w:tcPr>
            <w:tcW w:w="1039" w:type="dxa"/>
            <w:tcMar>
              <w:left w:w="70" w:type="dxa"/>
              <w:right w:w="70" w:type="dxa"/>
            </w:tcMar>
            <w:vAlign w:val="center"/>
          </w:tcPr>
          <w:p w14:paraId="7C7FF391">
            <w:pPr>
              <w:keepNext/>
              <w:spacing w:before="20" w:after="20" w:line="260" w:lineRule="exact"/>
              <w:ind w:left="0" w:leftChars="0" w:right="0" w:rightChars="0" w:firstLine="0" w:firstLineChars="0"/>
              <w:jc w:val="center"/>
              <w:rPr>
                <w:del w:id="22106" w:author="xh" w:date="2026-10-19T13:46:47+08:00"/>
              </w:rPr>
            </w:pPr>
            <w:del w:id="22107" w:author="xh" w:date="2026-10-19T13:46:47+08:00">
              <w:r>
                <w:rPr>
                  <w:rFonts w:ascii="Times New Roman" w:hAnsi="Times New Roman" w:eastAsia="宋体"/>
                  <w:b w:val="0"/>
                  <w:sz w:val="18"/>
                </w:rPr>
                <w:delText>76.00</w:delText>
              </w:r>
            </w:del>
          </w:p>
        </w:tc>
      </w:tr>
      <w:tr w14:paraId="5DEBB1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1994" w:author="xh" w:date="2026-10-19T13:46:47+08:00"/>
        </w:trPr>
        <w:tc>
          <w:tcPr>
            <w:tcW w:w="1039" w:type="dxa"/>
            <w:tcMar>
              <w:left w:w="70" w:type="dxa"/>
              <w:right w:w="70" w:type="dxa"/>
            </w:tcMar>
            <w:vAlign w:val="center"/>
          </w:tcPr>
          <w:p w14:paraId="53401046">
            <w:pPr>
              <w:keepNext/>
              <w:spacing w:before="20" w:after="20" w:line="260" w:lineRule="exact"/>
              <w:ind w:left="0" w:leftChars="0" w:right="0" w:rightChars="0" w:firstLine="0" w:firstLineChars="0"/>
              <w:jc w:val="center"/>
              <w:rPr>
                <w:del w:id="22108" w:author="xh" w:date="2026-10-19T13:46:47+08:00"/>
              </w:rPr>
            </w:pPr>
            <w:del w:id="22109" w:author="xh" w:date="2026-10-19T13:46:47+08:00">
              <w:r>
                <w:rPr>
                  <w:rFonts w:ascii="Times New Roman" w:hAnsi="Times New Roman" w:eastAsia="宋体"/>
                  <w:b w:val="0"/>
                  <w:sz w:val="18"/>
                </w:rPr>
                <w:delText>弹性</w:delText>
              </w:r>
            </w:del>
          </w:p>
        </w:tc>
        <w:tc>
          <w:tcPr>
            <w:tcW w:w="1039" w:type="dxa"/>
            <w:tcMar>
              <w:left w:w="70" w:type="dxa"/>
              <w:right w:w="70" w:type="dxa"/>
            </w:tcMar>
            <w:vAlign w:val="center"/>
          </w:tcPr>
          <w:p w14:paraId="1F8FA9A2">
            <w:pPr>
              <w:keepNext/>
              <w:spacing w:before="20" w:after="20" w:line="260" w:lineRule="exact"/>
              <w:ind w:left="0" w:leftChars="0" w:right="0" w:rightChars="0" w:firstLine="0" w:firstLineChars="0"/>
              <w:jc w:val="center"/>
              <w:rPr>
                <w:del w:id="22110" w:author="xh" w:date="2026-10-19T13:46:47+08:00"/>
              </w:rPr>
            </w:pPr>
            <w:del w:id="22111" w:author="xh" w:date="2026-10-19T13:46:47+08:00">
              <w:r>
                <w:rPr>
                  <w:rFonts w:ascii="Times New Roman" w:hAnsi="Times New Roman" w:eastAsia="宋体"/>
                  <w:b w:val="0"/>
                  <w:sz w:val="18"/>
                </w:rPr>
                <w:delText>2024</w:delText>
              </w:r>
            </w:del>
          </w:p>
        </w:tc>
        <w:tc>
          <w:tcPr>
            <w:tcW w:w="1039" w:type="dxa"/>
            <w:tcMar>
              <w:left w:w="70" w:type="dxa"/>
              <w:right w:w="70" w:type="dxa"/>
            </w:tcMar>
            <w:vAlign w:val="center"/>
          </w:tcPr>
          <w:p w14:paraId="52360130">
            <w:pPr>
              <w:keepNext/>
              <w:spacing w:before="20" w:after="20" w:line="260" w:lineRule="exact"/>
              <w:ind w:left="0" w:leftChars="0" w:right="0" w:rightChars="0" w:firstLine="0" w:firstLineChars="0"/>
              <w:jc w:val="center"/>
              <w:rPr>
                <w:del w:id="22112" w:author="xh" w:date="2026-10-19T13:46:47+08:00"/>
              </w:rPr>
            </w:pPr>
            <w:del w:id="22113" w:author="xh" w:date="2026-10-19T13:46:47+08:00">
              <w:r>
                <w:rPr>
                  <w:rFonts w:ascii="Times New Roman" w:hAnsi="Times New Roman" w:eastAsia="宋体"/>
                  <w:b w:val="0"/>
                  <w:sz w:val="18"/>
                </w:rPr>
                <w:delText>40+40</w:delText>
              </w:r>
            </w:del>
          </w:p>
        </w:tc>
        <w:tc>
          <w:tcPr>
            <w:tcW w:w="1039" w:type="dxa"/>
            <w:tcMar>
              <w:left w:w="70" w:type="dxa"/>
              <w:right w:w="70" w:type="dxa"/>
            </w:tcMar>
            <w:vAlign w:val="center"/>
          </w:tcPr>
          <w:p w14:paraId="0A0B9F56">
            <w:pPr>
              <w:keepNext/>
              <w:spacing w:before="20" w:after="20" w:line="260" w:lineRule="exact"/>
              <w:ind w:left="0" w:leftChars="0" w:right="0" w:rightChars="0" w:firstLine="0" w:firstLineChars="0"/>
              <w:jc w:val="center"/>
              <w:rPr>
                <w:del w:id="22114" w:author="xh" w:date="2026-10-19T13:46:47+08:00"/>
              </w:rPr>
            </w:pPr>
            <w:del w:id="22115" w:author="xh" w:date="2026-10-19T13:46:47+08:00">
              <w:r>
                <w:rPr>
                  <w:rFonts w:ascii="Times New Roman" w:hAnsi="Times New Roman" w:eastAsia="宋体"/>
                  <w:b w:val="0"/>
                  <w:sz w:val="18"/>
                </w:rPr>
                <w:delText>80.00</w:delText>
              </w:r>
            </w:del>
          </w:p>
        </w:tc>
        <w:tc>
          <w:tcPr>
            <w:tcW w:w="1039" w:type="dxa"/>
            <w:tcMar>
              <w:left w:w="70" w:type="dxa"/>
              <w:right w:w="70" w:type="dxa"/>
            </w:tcMar>
            <w:vAlign w:val="center"/>
          </w:tcPr>
          <w:p w14:paraId="54CBE633">
            <w:pPr>
              <w:keepNext/>
              <w:spacing w:before="20" w:after="20" w:line="260" w:lineRule="exact"/>
              <w:ind w:left="0" w:leftChars="0" w:right="0" w:rightChars="0" w:firstLine="0" w:firstLineChars="0"/>
              <w:jc w:val="center"/>
              <w:rPr>
                <w:del w:id="22116" w:author="xh" w:date="2026-10-19T13:46:47+08:00"/>
              </w:rPr>
            </w:pPr>
            <w:del w:id="22117" w:author="xh" w:date="2026-10-19T13:46:47+08:00">
              <w:r>
                <w:rPr>
                  <w:rFonts w:ascii="Times New Roman" w:hAnsi="Times New Roman" w:eastAsia="宋体"/>
                  <w:b w:val="0"/>
                  <w:sz w:val="18"/>
                </w:rPr>
                <w:delText>0.00</w:delText>
              </w:r>
            </w:del>
          </w:p>
        </w:tc>
        <w:tc>
          <w:tcPr>
            <w:tcW w:w="1039" w:type="dxa"/>
            <w:tcMar>
              <w:left w:w="70" w:type="dxa"/>
              <w:right w:w="70" w:type="dxa"/>
            </w:tcMar>
            <w:vAlign w:val="center"/>
          </w:tcPr>
          <w:p w14:paraId="33608BE2">
            <w:pPr>
              <w:keepNext/>
              <w:spacing w:before="20" w:after="20" w:line="260" w:lineRule="exact"/>
              <w:ind w:left="0" w:leftChars="0" w:right="0" w:rightChars="0" w:firstLine="0" w:firstLineChars="0"/>
              <w:jc w:val="center"/>
              <w:rPr>
                <w:del w:id="22118" w:author="xh" w:date="2026-10-19T13:46:47+08:00"/>
              </w:rPr>
            </w:pPr>
            <w:del w:id="22119" w:author="xh" w:date="2026-10-19T13:46:47+08:00">
              <w:r>
                <w:rPr>
                  <w:rFonts w:ascii="Times New Roman" w:hAnsi="Times New Roman" w:eastAsia="宋体"/>
                  <w:b w:val="0"/>
                  <w:sz w:val="18"/>
                </w:rPr>
                <w:delText>10.80</w:delText>
              </w:r>
            </w:del>
          </w:p>
        </w:tc>
        <w:tc>
          <w:tcPr>
            <w:tcW w:w="1039" w:type="dxa"/>
            <w:tcMar>
              <w:left w:w="70" w:type="dxa"/>
              <w:right w:w="70" w:type="dxa"/>
            </w:tcMar>
            <w:vAlign w:val="center"/>
          </w:tcPr>
          <w:p w14:paraId="7075C4C7">
            <w:pPr>
              <w:keepNext/>
              <w:spacing w:before="20" w:after="20" w:line="260" w:lineRule="exact"/>
              <w:ind w:left="0" w:leftChars="0" w:right="0" w:rightChars="0" w:firstLine="0" w:firstLineChars="0"/>
              <w:jc w:val="center"/>
              <w:rPr>
                <w:del w:id="22120" w:author="xh" w:date="2026-10-19T13:46:47+08:00"/>
              </w:rPr>
            </w:pPr>
            <w:del w:id="22121" w:author="xh" w:date="2026-10-19T13:46:47+08:00">
              <w:r>
                <w:rPr>
                  <w:rFonts w:ascii="Times New Roman" w:hAnsi="Times New Roman" w:eastAsia="宋体"/>
                  <w:b w:val="0"/>
                  <w:sz w:val="18"/>
                </w:rPr>
                <w:delText>0.00</w:delText>
              </w:r>
            </w:del>
          </w:p>
        </w:tc>
        <w:tc>
          <w:tcPr>
            <w:tcW w:w="1039" w:type="dxa"/>
            <w:tcMar>
              <w:left w:w="70" w:type="dxa"/>
              <w:right w:w="70" w:type="dxa"/>
            </w:tcMar>
            <w:vAlign w:val="center"/>
          </w:tcPr>
          <w:p w14:paraId="6B020E5C">
            <w:pPr>
              <w:keepNext/>
              <w:spacing w:before="20" w:after="20" w:line="260" w:lineRule="exact"/>
              <w:ind w:left="0" w:leftChars="0" w:right="0" w:rightChars="0" w:firstLine="0" w:firstLineChars="0"/>
              <w:jc w:val="center"/>
              <w:rPr>
                <w:del w:id="22122" w:author="xh" w:date="2026-10-19T13:46:47+08:00"/>
              </w:rPr>
            </w:pPr>
            <w:del w:id="22123" w:author="xh" w:date="2026-10-19T13:46:47+08:00">
              <w:r>
                <w:rPr>
                  <w:rFonts w:ascii="Times New Roman" w:hAnsi="Times New Roman" w:eastAsia="宋体"/>
                  <w:b w:val="0"/>
                  <w:sz w:val="18"/>
                </w:rPr>
                <w:delText>76.00</w:delText>
              </w:r>
            </w:del>
          </w:p>
        </w:tc>
      </w:tr>
      <w:tr w14:paraId="27F55B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1995" w:author="xh" w:date="2026-10-19T13:46:47+08:00"/>
        </w:trPr>
        <w:tc>
          <w:tcPr>
            <w:tcW w:w="1039" w:type="dxa"/>
            <w:tcMar>
              <w:left w:w="70" w:type="dxa"/>
              <w:right w:w="70" w:type="dxa"/>
            </w:tcMar>
            <w:vAlign w:val="center"/>
          </w:tcPr>
          <w:p w14:paraId="4CFB0A05">
            <w:pPr>
              <w:keepNext w:val="0"/>
              <w:spacing w:before="20" w:after="20" w:line="260" w:lineRule="exact"/>
              <w:ind w:left="0" w:leftChars="0" w:right="0" w:rightChars="0" w:firstLine="0" w:firstLineChars="0"/>
              <w:jc w:val="center"/>
              <w:rPr>
                <w:del w:id="22124" w:author="xh" w:date="2026-10-19T13:46:47+08:00"/>
              </w:rPr>
            </w:pPr>
            <w:del w:id="22125" w:author="xh" w:date="2026-10-19T13:46:47+08:00">
              <w:r>
                <w:rPr>
                  <w:rFonts w:ascii="Times New Roman" w:hAnsi="Times New Roman" w:eastAsia="宋体"/>
                  <w:b w:val="0"/>
                  <w:sz w:val="18"/>
                </w:rPr>
                <w:delText>弹性</w:delText>
              </w:r>
            </w:del>
          </w:p>
        </w:tc>
        <w:tc>
          <w:tcPr>
            <w:tcW w:w="1039" w:type="dxa"/>
            <w:tcMar>
              <w:left w:w="70" w:type="dxa"/>
              <w:right w:w="70" w:type="dxa"/>
            </w:tcMar>
            <w:vAlign w:val="center"/>
          </w:tcPr>
          <w:p w14:paraId="61C8C687">
            <w:pPr>
              <w:keepNext w:val="0"/>
              <w:spacing w:before="20" w:after="20" w:line="260" w:lineRule="exact"/>
              <w:ind w:left="0" w:leftChars="0" w:right="0" w:rightChars="0" w:firstLine="0" w:firstLineChars="0"/>
              <w:jc w:val="center"/>
              <w:rPr>
                <w:del w:id="22126" w:author="xh" w:date="2026-10-19T13:46:47+08:00"/>
              </w:rPr>
            </w:pPr>
            <w:del w:id="22127" w:author="xh" w:date="2026-10-19T13:46:47+08:00">
              <w:r>
                <w:rPr>
                  <w:rFonts w:ascii="Times New Roman" w:hAnsi="Times New Roman" w:eastAsia="宋体"/>
                  <w:b w:val="0"/>
                  <w:sz w:val="18"/>
                </w:rPr>
                <w:delText>2025</w:delText>
              </w:r>
            </w:del>
          </w:p>
        </w:tc>
        <w:tc>
          <w:tcPr>
            <w:tcW w:w="1039" w:type="dxa"/>
            <w:tcMar>
              <w:left w:w="70" w:type="dxa"/>
              <w:right w:w="70" w:type="dxa"/>
            </w:tcMar>
            <w:vAlign w:val="center"/>
          </w:tcPr>
          <w:p w14:paraId="5F2F911F">
            <w:pPr>
              <w:keepNext w:val="0"/>
              <w:spacing w:before="20" w:after="20" w:line="260" w:lineRule="exact"/>
              <w:ind w:left="0" w:leftChars="0" w:right="0" w:rightChars="0" w:firstLine="0" w:firstLineChars="0"/>
              <w:jc w:val="center"/>
              <w:rPr>
                <w:del w:id="22128" w:author="xh" w:date="2026-10-19T13:46:47+08:00"/>
              </w:rPr>
            </w:pPr>
            <w:del w:id="22129" w:author="xh" w:date="2026-10-19T13:46:47+08:00">
              <w:r>
                <w:rPr>
                  <w:rFonts w:ascii="Times New Roman" w:hAnsi="Times New Roman" w:eastAsia="宋体"/>
                  <w:b w:val="0"/>
                  <w:sz w:val="18"/>
                </w:rPr>
                <w:delText>40+40</w:delText>
              </w:r>
            </w:del>
          </w:p>
        </w:tc>
        <w:tc>
          <w:tcPr>
            <w:tcW w:w="1039" w:type="dxa"/>
            <w:tcMar>
              <w:left w:w="70" w:type="dxa"/>
              <w:right w:w="70" w:type="dxa"/>
            </w:tcMar>
            <w:vAlign w:val="center"/>
          </w:tcPr>
          <w:p w14:paraId="35A2C83D">
            <w:pPr>
              <w:keepNext w:val="0"/>
              <w:spacing w:before="20" w:after="20" w:line="260" w:lineRule="exact"/>
              <w:ind w:left="0" w:leftChars="0" w:right="0" w:rightChars="0" w:firstLine="0" w:firstLineChars="0"/>
              <w:jc w:val="center"/>
              <w:rPr>
                <w:del w:id="22130" w:author="xh" w:date="2026-10-19T13:46:47+08:00"/>
              </w:rPr>
            </w:pPr>
            <w:del w:id="22131" w:author="xh" w:date="2026-10-19T13:46:47+08:00">
              <w:r>
                <w:rPr>
                  <w:rFonts w:ascii="Times New Roman" w:hAnsi="Times New Roman" w:eastAsia="宋体"/>
                  <w:b w:val="0"/>
                  <w:sz w:val="18"/>
                </w:rPr>
                <w:delText>80.00</w:delText>
              </w:r>
            </w:del>
          </w:p>
        </w:tc>
        <w:tc>
          <w:tcPr>
            <w:tcW w:w="1039" w:type="dxa"/>
            <w:tcMar>
              <w:left w:w="70" w:type="dxa"/>
              <w:right w:w="70" w:type="dxa"/>
            </w:tcMar>
            <w:vAlign w:val="center"/>
          </w:tcPr>
          <w:p w14:paraId="6FCA9A2F">
            <w:pPr>
              <w:keepNext w:val="0"/>
              <w:spacing w:before="20" w:after="20" w:line="260" w:lineRule="exact"/>
              <w:ind w:left="0" w:leftChars="0" w:right="0" w:rightChars="0" w:firstLine="0" w:firstLineChars="0"/>
              <w:jc w:val="center"/>
              <w:rPr>
                <w:del w:id="22132" w:author="xh" w:date="2026-10-19T13:46:47+08:00"/>
              </w:rPr>
            </w:pPr>
            <w:del w:id="22133" w:author="xh" w:date="2026-10-19T13:46:47+08:00">
              <w:r>
                <w:rPr>
                  <w:rFonts w:ascii="Times New Roman" w:hAnsi="Times New Roman" w:eastAsia="宋体"/>
                  <w:b w:val="0"/>
                  <w:sz w:val="18"/>
                </w:rPr>
                <w:delText>0.00</w:delText>
              </w:r>
            </w:del>
          </w:p>
        </w:tc>
        <w:tc>
          <w:tcPr>
            <w:tcW w:w="1039" w:type="dxa"/>
            <w:tcMar>
              <w:left w:w="70" w:type="dxa"/>
              <w:right w:w="70" w:type="dxa"/>
            </w:tcMar>
            <w:vAlign w:val="center"/>
          </w:tcPr>
          <w:p w14:paraId="4EB91BF1">
            <w:pPr>
              <w:keepNext w:val="0"/>
              <w:spacing w:before="20" w:after="20" w:line="260" w:lineRule="exact"/>
              <w:ind w:left="0" w:leftChars="0" w:right="0" w:rightChars="0" w:firstLine="0" w:firstLineChars="0"/>
              <w:jc w:val="center"/>
              <w:rPr>
                <w:del w:id="22134" w:author="xh" w:date="2026-10-19T13:46:47+08:00"/>
              </w:rPr>
            </w:pPr>
            <w:del w:id="22135" w:author="xh" w:date="2026-10-19T13:46:47+08:00">
              <w:r>
                <w:rPr>
                  <w:rFonts w:ascii="Times New Roman" w:hAnsi="Times New Roman" w:eastAsia="宋体"/>
                  <w:b w:val="0"/>
                  <w:sz w:val="18"/>
                </w:rPr>
                <w:delText>15.55</w:delText>
              </w:r>
            </w:del>
          </w:p>
        </w:tc>
        <w:tc>
          <w:tcPr>
            <w:tcW w:w="1039" w:type="dxa"/>
            <w:tcMar>
              <w:left w:w="70" w:type="dxa"/>
              <w:right w:w="70" w:type="dxa"/>
            </w:tcMar>
            <w:vAlign w:val="center"/>
          </w:tcPr>
          <w:p w14:paraId="4D61E1F0">
            <w:pPr>
              <w:keepNext w:val="0"/>
              <w:spacing w:before="20" w:after="20" w:line="260" w:lineRule="exact"/>
              <w:ind w:left="0" w:leftChars="0" w:right="0" w:rightChars="0" w:firstLine="0" w:firstLineChars="0"/>
              <w:jc w:val="center"/>
              <w:rPr>
                <w:del w:id="22136" w:author="xh" w:date="2026-10-19T13:46:47+08:00"/>
              </w:rPr>
            </w:pPr>
            <w:del w:id="22137" w:author="xh" w:date="2026-10-19T13:46:47+08:00">
              <w:r>
                <w:rPr>
                  <w:rFonts w:ascii="Times New Roman" w:hAnsi="Times New Roman" w:eastAsia="宋体"/>
                  <w:b w:val="0"/>
                  <w:sz w:val="18"/>
                </w:rPr>
                <w:delText>0.00</w:delText>
              </w:r>
            </w:del>
          </w:p>
        </w:tc>
        <w:tc>
          <w:tcPr>
            <w:tcW w:w="1039" w:type="dxa"/>
            <w:tcMar>
              <w:left w:w="70" w:type="dxa"/>
              <w:right w:w="70" w:type="dxa"/>
            </w:tcMar>
            <w:vAlign w:val="center"/>
          </w:tcPr>
          <w:p w14:paraId="2446F926">
            <w:pPr>
              <w:keepNext w:val="0"/>
              <w:spacing w:before="20" w:after="20" w:line="260" w:lineRule="exact"/>
              <w:ind w:left="0" w:leftChars="0" w:right="0" w:rightChars="0" w:firstLine="0" w:firstLineChars="0"/>
              <w:jc w:val="center"/>
              <w:rPr>
                <w:del w:id="22138" w:author="xh" w:date="2026-10-19T13:46:47+08:00"/>
              </w:rPr>
            </w:pPr>
            <w:del w:id="22139" w:author="xh" w:date="2026-10-19T13:46:47+08:00">
              <w:r>
                <w:rPr>
                  <w:rFonts w:ascii="Times New Roman" w:hAnsi="Times New Roman" w:eastAsia="宋体"/>
                  <w:b w:val="0"/>
                  <w:sz w:val="18"/>
                </w:rPr>
                <w:delText>76.00</w:delText>
              </w:r>
            </w:del>
          </w:p>
        </w:tc>
      </w:tr>
      <w:tr>
        <w:trPr>
          <w:cantSplit/>
          <w:tblHeader/>
          <w:ins w:id="22140" w:author="xh" w:date="2026-10-19T13:46:4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49" w:author="xh" w:date="2026-10-19T13:46:47+08:00"/>
              </w:rPr>
            </w:pPr>
            <w:ins w:id="22150" w:author="xh" w:date="2026-10-19T13:46:47+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51" w:author="xh" w:date="2026-10-19T13:46:47+08:00"/>
              </w:rPr>
            </w:pPr>
            <w:ins w:id="22152" w:author="xh" w:date="2026-10-19T13:46:47+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53" w:author="xh" w:date="2026-10-19T13:46:47+08:00"/>
              </w:rPr>
            </w:pPr>
            <w:ins w:id="22154" w:author="xh" w:date="2026-10-19T13:46:47+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55" w:author="xh" w:date="2026-10-19T13:46:47+08:00"/>
              </w:rPr>
            </w:pPr>
            <w:ins w:id="22156" w:author="xh" w:date="2026-10-19T13:46:47+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57" w:author="xh" w:date="2026-10-19T13:46:47+08:00"/>
              </w:rPr>
            </w:pPr>
            <w:ins w:id="22158" w:author="xh" w:date="2026-10-19T13:46:47+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59" w:author="xh" w:date="2026-10-19T13:46:47+08:00"/>
              </w:rPr>
            </w:pPr>
            <w:ins w:id="22160" w:author="xh" w:date="2026-10-19T13:46:47+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61" w:author="xh" w:date="2026-10-19T13:46:47+08:00"/>
              </w:rPr>
            </w:pPr>
            <w:ins w:id="22162" w:author="xh" w:date="2026-10-19T13:46:47+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63" w:author="xh" w:date="2026-10-19T13:46:47+08:00"/>
              </w:rPr>
            </w:pPr>
            <w:ins w:id="22164" w:author="xh" w:date="2026-10-19T13:46:47+08:00">
              <w:r>
                <w:rPr>
                  <w:rFonts w:ascii="Times New Roman" w:hAnsi="Times New Roman" w:eastAsia="宋体"/>
                  <w:b/>
                  <w:sz w:val="18"/>
                </w:rPr>
                <w:t>转接后净负荷/MW</w:t>
              </w:r>
            </w:ins>
          </w:p>
        </w:tc>
      </w:tr>
      <w:tr>
        <w:trPr>
          <w:cantSplit/>
          <w:ins w:id="22141" w:author="xh" w:date="2026-10-19T13:46:4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65" w:author="xh" w:date="2026-10-19T13:46:47+08:00"/>
              </w:rPr>
            </w:pPr>
            <w:ins w:id="22166" w:author="xh" w:date="2026-10-19T13:46:47+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67" w:author="xh" w:date="2026-10-19T13:46:47+08:00"/>
              </w:rPr>
            </w:pPr>
            <w:ins w:id="22168" w:author="xh" w:date="2026-10-19T13:46:47+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69" w:author="xh" w:date="2026-10-19T13:46:47+08:00"/>
              </w:rPr>
            </w:pPr>
            <w:ins w:id="22170" w:author="xh" w:date="2026-10-19T13:46:47+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71" w:author="xh" w:date="2026-10-19T13:46:47+08:00"/>
              </w:rPr>
            </w:pPr>
            <w:ins w:id="22172" w:author="xh" w:date="2026-10-19T13:46:47+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73" w:author="xh" w:date="2026-10-19T13:46:47+08:00"/>
              </w:rPr>
            </w:pPr>
            <w:ins w:id="22174" w:author="xh" w:date="2026-10-19T13:46:4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75" w:author="xh" w:date="2026-10-19T13:46:47+08:00"/>
              </w:rPr>
            </w:pPr>
            <w:ins w:id="22176" w:author="xh" w:date="2026-10-19T13:46:47+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77" w:author="xh" w:date="2026-10-19T13:46:47+08:00"/>
              </w:rPr>
            </w:pPr>
            <w:ins w:id="22178" w:author="xh" w:date="2026-10-19T13:46:47+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79" w:author="xh" w:date="2026-10-19T13:46:47+08:00"/>
              </w:rPr>
            </w:pPr>
            <w:ins w:id="22180" w:author="xh" w:date="2026-10-19T13:46:47+08:00">
              <w:r>
                <w:rPr>
                  <w:rFonts w:ascii="Times New Roman" w:hAnsi="Times New Roman" w:eastAsia="宋体"/>
                  <w:b w:val="0"/>
                  <w:sz w:val="18"/>
                </w:rPr>
                <w:t>—</w:t>
              </w:r>
            </w:ins>
          </w:p>
        </w:tc>
      </w:tr>
      <w:tr>
        <w:trPr>
          <w:cantSplit/>
          <w:ins w:id="22142" w:author="xh" w:date="2026-10-19T13:46:4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81" w:author="xh" w:date="2026-10-19T13:46:47+08:00"/>
              </w:rPr>
            </w:pPr>
            <w:ins w:id="22182" w:author="xh" w:date="2026-10-19T13:46:47+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83" w:author="xh" w:date="2026-10-19T13:46:47+08:00"/>
              </w:rPr>
            </w:pPr>
            <w:ins w:id="22184" w:author="xh" w:date="2026-10-19T13:46:47+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85" w:author="xh" w:date="2026-10-19T13:46:47+08:00"/>
              </w:rPr>
            </w:pPr>
            <w:ins w:id="22186" w:author="xh" w:date="2026-10-19T13:46:47+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87" w:author="xh" w:date="2026-10-19T13:46:47+08:00"/>
              </w:rPr>
            </w:pPr>
            <w:ins w:id="22188" w:author="xh" w:date="2026-10-19T13:46:47+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89" w:author="xh" w:date="2026-10-19T13:46:47+08:00"/>
              </w:rPr>
            </w:pPr>
            <w:ins w:id="22190" w:author="xh" w:date="2026-10-19T13:46:4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91" w:author="xh" w:date="2026-10-19T13:46:47+08:00"/>
              </w:rPr>
            </w:pPr>
            <w:ins w:id="22192" w:author="xh" w:date="2026-10-19T13:46:47+08:00">
              <w:r>
                <w:rPr>
                  <w:rFonts w:ascii="Times New Roman" w:hAnsi="Times New Roman" w:eastAsia="宋体"/>
                  <w:b w:val="0"/>
                  <w:sz w:val="18"/>
                </w:rPr>
                <w:t>8.08</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93" w:author="xh" w:date="2026-10-19T13:46:47+08:00"/>
              </w:rPr>
            </w:pPr>
            <w:ins w:id="22194" w:author="xh" w:date="2026-10-19T13:46:4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95" w:author="xh" w:date="2026-10-19T13:46:47+08:00"/>
              </w:rPr>
            </w:pPr>
            <w:ins w:id="22196" w:author="xh" w:date="2026-10-19T13:46:47+08:00">
              <w:r>
                <w:rPr>
                  <w:rFonts w:ascii="Times New Roman" w:hAnsi="Times New Roman" w:eastAsia="宋体"/>
                  <w:b w:val="0"/>
                  <w:sz w:val="18"/>
                </w:rPr>
                <w:t>83.48</w:t>
              </w:r>
            </w:ins>
          </w:p>
        </w:tc>
      </w:tr>
      <w:tr>
        <w:trPr>
          <w:cantSplit/>
          <w:ins w:id="22143" w:author="xh" w:date="2026-10-19T13:46:4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97" w:author="xh" w:date="2026-10-19T13:46:47+08:00"/>
              </w:rPr>
            </w:pPr>
            <w:ins w:id="22198" w:author="xh" w:date="2026-10-19T13:46:47+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199" w:author="xh" w:date="2026-10-19T13:46:47+08:00"/>
              </w:rPr>
            </w:pPr>
            <w:ins w:id="22200" w:author="xh" w:date="2026-10-19T13:46:47+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01" w:author="xh" w:date="2026-10-19T13:46:47+08:00"/>
              </w:rPr>
            </w:pPr>
            <w:ins w:id="22202" w:author="xh" w:date="2026-10-19T13:46:47+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03" w:author="xh" w:date="2026-10-19T13:46:47+08:00"/>
              </w:rPr>
            </w:pPr>
            <w:ins w:id="22204" w:author="xh" w:date="2026-10-19T13:46:47+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05" w:author="xh" w:date="2026-10-19T13:46:47+08:00"/>
              </w:rPr>
            </w:pPr>
            <w:ins w:id="22206" w:author="xh" w:date="2026-10-19T13:46:4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07" w:author="xh" w:date="2026-10-19T13:46:47+08:00"/>
              </w:rPr>
            </w:pPr>
            <w:ins w:id="22208" w:author="xh" w:date="2026-10-19T13:46:47+08:00">
              <w:r>
                <w:rPr>
                  <w:rFonts w:ascii="Times New Roman" w:hAnsi="Times New Roman" w:eastAsia="宋体"/>
                  <w:b w:val="0"/>
                  <w:sz w:val="18"/>
                </w:rPr>
                <w:t>22.75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09" w:author="xh" w:date="2026-10-19T13:46:47+08:00"/>
              </w:rPr>
            </w:pPr>
            <w:ins w:id="22210" w:author="xh" w:date="2026-10-19T13:46:4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11" w:author="xh" w:date="2026-10-19T13:46:47+08:00"/>
              </w:rPr>
            </w:pPr>
            <w:ins w:id="22212" w:author="xh" w:date="2026-10-19T13:46:47+08:00">
              <w:r>
                <w:rPr>
                  <w:rFonts w:ascii="Times New Roman" w:hAnsi="Times New Roman" w:eastAsia="宋体"/>
                  <w:b w:val="0"/>
                  <w:sz w:val="18"/>
                </w:rPr>
                <w:t>87.76</w:t>
              </w:r>
            </w:ins>
          </w:p>
        </w:tc>
      </w:tr>
      <w:tr>
        <w:trPr>
          <w:cantSplit/>
          <w:ins w:id="22144" w:author="xh" w:date="2026-10-19T13:46:4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13" w:author="xh" w:date="2026-10-19T13:46:47+08:00"/>
              </w:rPr>
            </w:pPr>
            <w:ins w:id="22214" w:author="xh" w:date="2026-10-19T13:46:47+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15" w:author="xh" w:date="2026-10-19T13:46:47+08:00"/>
              </w:rPr>
            </w:pPr>
            <w:ins w:id="22216" w:author="xh" w:date="2026-10-19T13:46:47+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17" w:author="xh" w:date="2026-10-19T13:46:47+08:00"/>
              </w:rPr>
            </w:pPr>
            <w:ins w:id="22218" w:author="xh" w:date="2026-10-19T13:46:47+08:00">
              <w:r>
                <w:rPr>
                  <w:rFonts w:ascii="Times New Roman" w:hAnsi="Times New Roman" w:eastAsia="宋体"/>
                  <w:b w:val="0"/>
                  <w:sz w:val="18"/>
                </w:rPr>
                <w:t>50.00+80.00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19" w:author="xh" w:date="2026-10-19T13:46:47+08:00"/>
              </w:rPr>
            </w:pPr>
            <w:ins w:id="22220" w:author="xh" w:date="2026-10-19T13:46:47+08:00">
              <w:r>
                <w:rPr>
                  <w:rFonts w:ascii="Times New Roman" w:hAnsi="Times New Roman" w:eastAsia="宋体"/>
                  <w:b w:val="0"/>
                  <w:sz w:val="18"/>
                </w:rPr>
                <w:t>130.00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21" w:author="xh" w:date="2026-10-19T13:46:47+08:00"/>
              </w:rPr>
            </w:pPr>
            <w:ins w:id="22222" w:author="xh" w:date="2026-10-19T13:46:4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23" w:author="xh" w:date="2026-10-19T13:46:47+08:00"/>
              </w:rPr>
            </w:pPr>
            <w:ins w:id="22224" w:author="xh" w:date="2026-10-19T13:46:47+08:00">
              <w:r>
                <w:rPr>
                  <w:rFonts w:ascii="Times New Roman" w:hAnsi="Times New Roman" w:eastAsia="宋体"/>
                  <w:b w:val="0"/>
                  <w:sz w:val="18"/>
                </w:rPr>
                <w:t>27.45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25" w:author="xh" w:date="2026-10-19T13:46:47+08:00"/>
              </w:rPr>
            </w:pPr>
            <w:ins w:id="22226" w:author="xh" w:date="2026-10-19T13:46:4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27" w:author="xh" w:date="2026-10-19T13:46:47+08:00"/>
              </w:rPr>
            </w:pPr>
            <w:ins w:id="22228" w:author="xh" w:date="2026-10-19T13:46:47+08:00">
              <w:r>
                <w:rPr>
                  <w:rFonts w:ascii="Times New Roman" w:hAnsi="Times New Roman" w:eastAsia="宋体"/>
                  <w:b w:val="0"/>
                  <w:sz w:val="18"/>
                </w:rPr>
                <w:t>105.87</w:t>
              </w:r>
            </w:ins>
          </w:p>
        </w:tc>
      </w:tr>
      <w:tr>
        <w:trPr>
          <w:cantSplit/>
          <w:ins w:id="22145" w:author="xh" w:date="2026-10-19T13:46:4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29" w:author="xh" w:date="2026-10-19T13:46:47+08:00"/>
              </w:rPr>
            </w:pPr>
            <w:ins w:id="22230" w:author="xh" w:date="2026-10-19T13:46:47+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31" w:author="xh" w:date="2026-10-19T13:46:47+08:00"/>
              </w:rPr>
            </w:pPr>
            <w:ins w:id="22232" w:author="xh" w:date="2026-10-19T13:46:47+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33" w:author="xh" w:date="2026-10-19T13:46:47+08:00"/>
              </w:rPr>
            </w:pPr>
            <w:ins w:id="22234" w:author="xh" w:date="2026-10-19T13:46:47+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35" w:author="xh" w:date="2026-10-19T13:46:47+08:00"/>
              </w:rPr>
            </w:pPr>
            <w:ins w:id="22236" w:author="xh" w:date="2026-10-19T13:46:47+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37" w:author="xh" w:date="2026-10-19T13:46:47+08:00"/>
              </w:rPr>
            </w:pPr>
            <w:ins w:id="22238" w:author="xh" w:date="2026-10-19T13:46:4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39" w:author="xh" w:date="2026-10-19T13:46:47+08:00"/>
              </w:rPr>
            </w:pPr>
            <w:ins w:id="22240" w:author="xh" w:date="2026-10-19T13:46:47+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41" w:author="xh" w:date="2026-10-19T13:46:47+08:00"/>
              </w:rPr>
            </w:pPr>
            <w:ins w:id="22242" w:author="xh" w:date="2026-10-19T13:46:47+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43" w:author="xh" w:date="2026-10-19T13:46:47+08:00"/>
              </w:rPr>
            </w:pPr>
            <w:ins w:id="22244" w:author="xh" w:date="2026-10-19T13:46:47+08:00">
              <w:r>
                <w:rPr>
                  <w:rFonts w:ascii="Times New Roman" w:hAnsi="Times New Roman" w:eastAsia="宋体"/>
                  <w:b w:val="0"/>
                  <w:sz w:val="18"/>
                </w:rPr>
                <w:t>—</w:t>
              </w:r>
            </w:ins>
          </w:p>
        </w:tc>
      </w:tr>
      <w:tr>
        <w:trPr>
          <w:cantSplit/>
          <w:ins w:id="22146" w:author="xh" w:date="2026-10-19T13:46:4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45" w:author="xh" w:date="2026-10-19T13:46:47+08:00"/>
              </w:rPr>
            </w:pPr>
            <w:ins w:id="22246" w:author="xh" w:date="2026-10-19T13:46:47+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47" w:author="xh" w:date="2026-10-19T13:46:47+08:00"/>
              </w:rPr>
            </w:pPr>
            <w:ins w:id="22248" w:author="xh" w:date="2026-10-19T13:46:47+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49" w:author="xh" w:date="2026-10-19T13:46:47+08:00"/>
              </w:rPr>
            </w:pPr>
            <w:ins w:id="22250" w:author="xh" w:date="2026-10-19T13:46:47+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51" w:author="xh" w:date="2026-10-19T13:46:47+08:00"/>
              </w:rPr>
            </w:pPr>
            <w:ins w:id="22252" w:author="xh" w:date="2026-10-19T13:46:47+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53" w:author="xh" w:date="2026-10-19T13:46:47+08:00"/>
              </w:rPr>
            </w:pPr>
            <w:ins w:id="22254" w:author="xh" w:date="2026-10-19T13:46:4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55" w:author="xh" w:date="2026-10-19T13:46:47+08:00"/>
              </w:rPr>
            </w:pPr>
            <w:ins w:id="22256" w:author="xh" w:date="2026-10-19T13:46:47+08:00">
              <w:r>
                <w:rPr>
                  <w:rFonts w:ascii="Times New Roman" w:hAnsi="Times New Roman" w:eastAsia="宋体"/>
                  <w:b w:val="0"/>
                  <w:sz w:val="18"/>
                </w:rPr>
                <w:t>2.69</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57" w:author="xh" w:date="2026-10-19T13:46:47+08:00"/>
              </w:rPr>
            </w:pPr>
            <w:ins w:id="22258" w:author="xh" w:date="2026-10-19T13:46:4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59" w:author="xh" w:date="2026-10-19T13:46:47+08:00"/>
              </w:rPr>
            </w:pPr>
            <w:ins w:id="22260" w:author="xh" w:date="2026-10-19T13:46:47+08:00">
              <w:r>
                <w:rPr>
                  <w:rFonts w:ascii="Times New Roman" w:hAnsi="Times New Roman" w:eastAsia="宋体"/>
                  <w:b w:val="0"/>
                  <w:sz w:val="18"/>
                </w:rPr>
                <w:t>88.86</w:t>
              </w:r>
            </w:ins>
          </w:p>
        </w:tc>
      </w:tr>
      <w:tr>
        <w:trPr>
          <w:cantSplit/>
          <w:ins w:id="22147" w:author="xh" w:date="2026-10-19T13:46:47+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61" w:author="xh" w:date="2026-10-19T13:46:47+08:00"/>
              </w:rPr>
            </w:pPr>
            <w:ins w:id="22262" w:author="xh" w:date="2026-10-19T13:46:47+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63" w:author="xh" w:date="2026-10-19T13:46:47+08:00"/>
              </w:rPr>
            </w:pPr>
            <w:ins w:id="22264" w:author="xh" w:date="2026-10-19T13:46:47+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65" w:author="xh" w:date="2026-10-19T13:46:47+08:00"/>
              </w:rPr>
            </w:pPr>
            <w:ins w:id="22266" w:author="xh" w:date="2026-10-19T13:46:47+08:00">
              <w:r>
                <w:rPr>
                  <w:rFonts w:ascii="Times New Roman" w:hAnsi="Times New Roman" w:eastAsia="宋体"/>
                  <w:b w:val="0"/>
                  <w:sz w:val="18"/>
                </w:rPr>
                <w:t>50.00+63.00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67" w:author="xh" w:date="2026-10-19T13:46:47+08:00"/>
              </w:rPr>
            </w:pPr>
            <w:ins w:id="22268" w:author="xh" w:date="2026-10-19T13:46:47+08:00">
              <w:r>
                <w:rPr>
                  <w:rFonts w:ascii="Times New Roman" w:hAnsi="Times New Roman" w:eastAsia="宋体"/>
                  <w:b w:val="0"/>
                  <w:sz w:val="18"/>
                </w:rPr>
                <w:t>113.00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69" w:author="xh" w:date="2026-10-19T13:46:47+08:00"/>
              </w:rPr>
            </w:pPr>
            <w:ins w:id="22270" w:author="xh" w:date="2026-10-19T13:46:4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71" w:author="xh" w:date="2026-10-19T13:46:47+08:00"/>
              </w:rPr>
            </w:pPr>
            <w:ins w:id="22272" w:author="xh" w:date="2026-10-19T13:46:47+08:00">
              <w:r>
                <w:rPr>
                  <w:rFonts w:ascii="Times New Roman" w:hAnsi="Times New Roman" w:eastAsia="宋体"/>
                  <w:b w:val="0"/>
                  <w:sz w:val="18"/>
                </w:rPr>
                <w:t>4.88</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73" w:author="xh" w:date="2026-10-19T13:46:47+08:00"/>
              </w:rPr>
            </w:pPr>
            <w:ins w:id="22274" w:author="xh" w:date="2026-10-19T13:46:47+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275" w:author="xh" w:date="2026-10-19T13:46:47+08:00"/>
              </w:rPr>
            </w:pPr>
            <w:ins w:id="22276" w:author="xh" w:date="2026-10-19T13:46:47+08:00">
              <w:r>
                <w:rPr>
                  <w:rFonts w:ascii="Times New Roman" w:hAnsi="Times New Roman" w:eastAsia="宋体"/>
                  <w:b w:val="0"/>
                  <w:sz w:val="18"/>
                </w:rPr>
                <w:t>105.63</w:t>
              </w:r>
            </w:ins>
          </w:p>
        </w:tc>
      </w:tr>
      <w:tr>
        <w:trPr>
          <w:cantSplit/>
          <w:ins w:id="22148" w:author="xh" w:date="2026-10-19T13:46:47+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2277" w:author="xh" w:date="2026-10-19T13:46:47+08:00"/>
              </w:rPr>
            </w:pPr>
            <w:ins w:id="22278" w:author="xh" w:date="2026-10-19T13:46:47+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2279" w:author="xh" w:date="2026-10-19T13:46:47+08:00"/>
              </w:rPr>
            </w:pPr>
            <w:ins w:id="22280" w:author="xh" w:date="2026-10-19T13:46:47+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2281" w:author="xh" w:date="2026-10-19T13:46:47+08:00"/>
              </w:rPr>
            </w:pPr>
            <w:ins w:id="22282" w:author="xh" w:date="2026-10-19T13:46:47+08:00">
              <w:r>
                <w:rPr>
                  <w:rFonts w:ascii="Times New Roman" w:hAnsi="Times New Roman" w:eastAsia="宋体"/>
                  <w:b w:val="0"/>
                  <w:sz w:val="18"/>
                </w:rPr>
                <w:t>50.00+63.00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2283" w:author="xh" w:date="2026-10-19T13:46:47+08:00"/>
              </w:rPr>
            </w:pPr>
            <w:ins w:id="22284" w:author="xh" w:date="2026-10-19T13:46:47+08:00">
              <w:r>
                <w:rPr>
                  <w:rFonts w:ascii="Times New Roman" w:hAnsi="Times New Roman" w:eastAsia="宋体"/>
                  <w:b w:val="0"/>
                  <w:sz w:val="18"/>
                </w:rPr>
                <w:t>113.00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2285" w:author="xh" w:date="2026-10-19T13:46:47+08:00"/>
              </w:rPr>
            </w:pPr>
            <w:ins w:id="22286" w:author="xh" w:date="2026-10-19T13:46:47+08:00">
              <w:r>
                <w:rPr>
                  <w:rFonts w:ascii="Times New Roman" w:hAnsi="Times New Roman" w:eastAsia="宋体"/>
                  <w:b w:val="0"/>
                  <w:sz w:val="18"/>
                </w:rPr>
                <w:t>6.00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2287" w:author="xh" w:date="2026-10-19T13:46:47+08:00"/>
              </w:rPr>
            </w:pPr>
            <w:ins w:id="22288" w:author="xh" w:date="2026-10-19T13:46:47+08:00">
              <w:r>
                <w:rPr>
                  <w:rFonts w:ascii="Times New Roman" w:hAnsi="Times New Roman" w:eastAsia="宋体"/>
                  <w:b w:val="0"/>
                  <w:sz w:val="18"/>
                </w:rPr>
                <w:t>27.45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2289" w:author="xh" w:date="2026-10-19T13:46:47+08:00"/>
              </w:rPr>
            </w:pPr>
            <w:ins w:id="22290" w:author="xh" w:date="2026-10-19T13:46:47+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2291" w:author="xh" w:date="2026-10-19T13:46:47+08:00"/>
              </w:rPr>
            </w:pPr>
            <w:ins w:id="22292" w:author="xh" w:date="2026-10-19T13:46:47+08:00">
              <w:r>
                <w:rPr>
                  <w:rFonts w:ascii="Times New Roman" w:hAnsi="Times New Roman" w:eastAsia="宋体"/>
                  <w:b w:val="0"/>
                  <w:sz w:val="18"/>
                </w:rPr>
                <w:t>105.87</w:t>
              </w:r>
            </w:ins>
          </w:p>
        </w:tc>
      </w:tr>
    </w:tbl>
    <w:p w14:paraId="704BC2EE">
      <w:pPr>
        <w:pStyle w:val="2"/>
        <w:widowControl/>
        <w:spacing w:before="0" w:after="0" w:line="348" w:lineRule="exact"/>
        <w:ind w:firstLine="480"/>
        <w:jc w:val="both"/>
      </w:pPr>
      <w:r>
        <w:rPr>
          <w:rFonts w:ascii="Times New Roman" w:hAnsi="Times New Roman" w:eastAsia="方正仿宋_GBK"/>
          <w:b w:val="0"/>
          <w:sz w:val="24"/>
        </w:rPr>
        <w:t xml:space="preserve">20</w:t>
      </w:r>
      <w:ins w:id="22293" w:author="xh" w:date="2026-10-19T13:47:26+08:00">
        <w:r>
          <w:rPr>
            <w:rFonts w:ascii="Times New Roman" w:hAnsi="Times New Roman" w:eastAsia="方正仿宋_GBK"/>
            <w:b w:val="0"/>
            <w:sz w:val="24"/>
          </w:rPr>
          <w:t xml:space="preserve">3</w:t>
        </w:r>
      </w:ins>
      <w:del w:id="22294" w:author="xh" w:date="2026-10-19T13:47:26+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22295" w:author="xh" w:date="2026-10-19T13:47:26+08:00">
        <w:r>
          <w:rPr>
            <w:rFonts w:ascii="Times New Roman" w:hAnsi="Times New Roman" w:eastAsia="方正仿宋_GBK"/>
            <w:b w:val="0"/>
            <w:sz w:val="24"/>
          </w:rPr>
          <w:t xml:space="preserve">最大单台主变N-1后，弹性方案剩余主变容量为50.00 MVA，按0.95功率因数折算为47.50 MW。储能</w:t>
        </w:r>
      </w:ins>
      <w:del w:id="22296" w:author="xh" w:date="2026-10-19T13:47:26+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22297" w:author="xh" w:date="2026-10-19T13:47:26+08:00">
        <w:r>
          <w:rPr>
            <w:rFonts w:ascii="Times New Roman" w:hAnsi="Times New Roman" w:eastAsia="方正仿宋_GBK"/>
            <w:b w:val="0"/>
            <w:sz w:val="24"/>
          </w:rPr>
          <w:t xml:space="preserve">有效支撑功率为1.63 MW、反向有效吸收功率为6.00 MW。全年本站故障</w:t>
        </w:r>
      </w:ins>
      <w:del w:id="22298" w:author="xh" w:date="2026-10-19T13:47:26+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22299" w:author="xh" w:date="2026-10-19T13:47:26+08:00">
        <w:r>
          <w:rPr>
            <w:rFonts w:ascii="Times New Roman" w:hAnsi="Times New Roman" w:eastAsia="方正仿宋_GBK"/>
            <w:b w:val="0"/>
            <w:sz w:val="24"/>
          </w:rPr>
          <w:t xml:space="preserve">中最小余量为1.37 MW。该小时按采用的固定区段预案</w:t>
        </w:r>
      </w:ins>
      <w:del w:id="22300" w:author="xh" w:date="2026-10-19T13:47:26+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22301" w:author="xh" w:date="2026-10-19T13:47:26+08:00">
        <w:r>
          <w:rPr>
            <w:rFonts w:ascii="Times New Roman" w:hAnsi="Times New Roman" w:eastAsia="方正仿宋_GBK"/>
            <w:b w:val="0"/>
            <w:sz w:val="24"/>
          </w:rPr>
          <w:t xml:space="preserve">87</w:t>
        </w:r>
      </w:ins>
      <w:del w:id="22302" w:author="xh" w:date="2026-10-19T13:47:26+08:00">
        <w:r>
          <w:rPr>
            <w:rFonts w:ascii="Times New Roman" w:hAnsi="Times New Roman" w:eastAsia="方正仿宋_GBK"/>
            <w:b w:val="0"/>
            <w:sz w:val="24"/>
          </w:rPr>
          <w:delText xml:space="preserve">15</w:delText>
        </w:r>
      </w:del>
      <w:r>
        <w:rPr>
          <w:rFonts w:ascii="Times New Roman" w:hAnsi="Times New Roman" w:eastAsia="方正仿宋_GBK"/>
          <w:b w:val="0"/>
          <w:sz w:val="24"/>
        </w:rPr>
        <w:t xml:space="preserve">.5</w:t>
      </w:r>
      <w:ins w:id="22303" w:author="xh" w:date="2026-10-19T13:47:26+08:00">
        <w:r>
          <w:rPr>
            <w:rFonts w:ascii="Times New Roman" w:hAnsi="Times New Roman" w:eastAsia="方正仿宋_GBK"/>
            <w:b w:val="0"/>
            <w:sz w:val="24"/>
          </w:rPr>
          <w:t xml:space="preserve">7</w:t>
        </w:r>
      </w:ins>
      <w:del w:id="22304" w:author="xh" w:date="2026-10-19T13:47:26+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 MW、承接0.00 MW，转接后净负荷为</w:t>
      </w:r>
      <w:ins w:id="22305" w:author="xh" w:date="2026-10-19T13:47:26+08:00">
        <w:r>
          <w:rPr>
            <w:rFonts w:ascii="Times New Roman" w:hAnsi="Times New Roman" w:eastAsia="方正仿宋_GBK"/>
            <w:b w:val="0"/>
            <w:sz w:val="24"/>
          </w:rPr>
          <w:t xml:space="preserve">4</w:t>
        </w:r>
      </w:ins>
      <w:r>
        <w:rPr>
          <w:rFonts w:ascii="Times New Roman" w:hAnsi="Times New Roman" w:eastAsia="方正仿宋_GBK"/>
          <w:b w:val="0"/>
          <w:sz w:val="24"/>
        </w:rPr>
        <w:t xml:space="preserve">7</w:t>
      </w:r>
      <w:del w:id="22306" w:author="xh" w:date="2026-10-19T13:47:26+08:00">
        <w:r>
          <w:rPr>
            <w:rFonts w:ascii="Times New Roman" w:hAnsi="Times New Roman" w:eastAsia="方正仿宋_GBK"/>
            <w:b w:val="0"/>
            <w:sz w:val="24"/>
          </w:rPr>
          <w:delText xml:space="preserve">6</w:delText>
        </w:r>
      </w:del>
      <w:r>
        <w:rPr>
          <w:rFonts w:ascii="Times New Roman" w:hAnsi="Times New Roman" w:eastAsia="方正仿宋_GBK"/>
          <w:b w:val="0"/>
          <w:sz w:val="24"/>
        </w:rPr>
        <w:t xml:space="preserve">.</w:t>
      </w:r>
      <w:ins w:id="22307" w:author="xh" w:date="2026-10-19T13:47:26+08:00">
        <w:r>
          <w:rPr>
            <w:rFonts w:ascii="Times New Roman" w:hAnsi="Times New Roman" w:eastAsia="方正仿宋_GBK"/>
            <w:b w:val="0"/>
            <w:sz w:val="24"/>
          </w:rPr>
          <w:t xml:space="preserve">77</w:t>
        </w:r>
      </w:ins>
      <w:del w:id="22308" w:author="xh" w:date="2026-10-19T13:47:26+08:00">
        <w:r>
          <w:rPr>
            <w:rFonts w:ascii="Times New Roman" w:hAnsi="Times New Roman" w:eastAsia="方正仿宋_GBK"/>
            <w:b w:val="0"/>
            <w:sz w:val="24"/>
          </w:rPr>
          <w:delText xml:space="preserve">00 MW，区域最低净负荷工况下为14.84</w:delText>
        </w:r>
      </w:del>
      <w:r>
        <w:rPr>
          <w:rFonts w:ascii="Times New Roman" w:hAnsi="Times New Roman" w:eastAsia="方正仿宋_GBK"/>
          <w:b w:val="0"/>
          <w:sz w:val="24"/>
        </w:rPr>
        <w:t xml:space="preserve"> MW。</w:t>
      </w:r>
      <w:ins w:id="22309" w:author="xh" w:date="2026-10-19T13:47:26+08:00">
        <w:r>
          <w:rPr>
            <w:rFonts w:ascii="Times New Roman" w:hAnsi="Times New Roman" w:eastAsia="方正仿宋_GBK"/>
            <w:b w:val="0"/>
            <w:sz w:val="24"/>
          </w:rPr>
          <w:t xml:space="preserve">其中与翟山变之间的主要通道承担15.92 MW净功率转接，使用既有通道。</w:t>
        </w:r>
      </w:ins>
    </w:p>
    <w:p w14:paraId="7DBD0223">
      <w:pPr>
        <w:pStyle w:val="2"/>
        <w:widowControl/>
        <w:spacing w:before="0" w:after="0" w:line="348" w:lineRule="exact"/>
        <w:ind w:firstLine="480"/>
        <w:jc w:val="both"/>
      </w:pPr>
      <w:ins w:id="22310" w:author="xh" w:date="2026-10-19T13:48:05+08:00">
        <w:r>
          <w:rPr>
            <w:rFonts w:ascii="Times New Roman" w:hAnsi="Times New Roman" w:eastAsia="方正仿宋_GBK"/>
            <w:b w:val="0"/>
            <w:sz w:val="24"/>
          </w:rPr>
          <w:t xml:space="preserve">两方案</w:t>
        </w:r>
      </w:ins>
      <w:del w:id="22311" w:author="xh" w:date="2026-10-19T13:48:05+08:00">
        <w:r>
          <w:rPr>
            <w:rFonts w:ascii="Times New Roman" w:hAnsi="Times New Roman" w:eastAsia="方正仿宋_GBK"/>
            <w:b w:val="0"/>
            <w:sz w:val="24"/>
          </w:rPr>
          <w:delText xml:space="preserve">按最大单台主变N-1校核，</w:delText>
        </w:r>
      </w:del>
      <w:r>
        <w:rPr>
          <w:rFonts w:ascii="Times New Roman" w:hAnsi="Times New Roman" w:eastAsia="方正仿宋_GBK"/>
          <w:b w:val="0"/>
          <w:sz w:val="24"/>
        </w:rPr>
        <w:t xml:space="preserve">本站</w:t>
      </w:r>
      <w:ins w:id="22312" w:author="xh" w:date="2026-10-19T13:48:05+08:00">
        <w:r>
          <w:rPr>
            <w:rFonts w:ascii="Times New Roman" w:hAnsi="Times New Roman" w:eastAsia="方正仿宋_GBK"/>
            <w:b w:val="0"/>
            <w:sz w:val="24"/>
          </w:rPr>
          <w:t xml:space="preserve">储能额定功率相差6</w:t>
        </w:r>
      </w:ins>
      <w:del w:id="22313" w:author="xh" w:date="2026-10-19T13:48:05+08:00">
        <w:r>
          <w:rPr>
            <w:rFonts w:ascii="Times New Roman" w:hAnsi="Times New Roman" w:eastAsia="方正仿宋_GBK"/>
            <w:b w:val="0"/>
            <w:sz w:val="24"/>
          </w:rPr>
          <w:delText xml:space="preserve">剩余容量为40.00 MVA，两代表工况重新转供后的本站净负荷分别为38.00 MW、14.84 MW，两方向最小容量余量为0</w:delText>
        </w:r>
      </w:del>
      <w:r>
        <w:rPr>
          <w:rFonts w:ascii="Times New Roman" w:hAnsi="Times New Roman" w:eastAsia="方正仿宋_GBK"/>
          <w:b w:val="0"/>
          <w:sz w:val="24"/>
        </w:rPr>
        <w:t xml:space="preserve">.00 MW，</w:t>
      </w:r>
      <w:ins w:id="22314" w:author="xh" w:date="2026-10-19T13:48:05+08:00">
        <w:r>
          <w:rPr>
            <w:rFonts w:ascii="Times New Roman" w:hAnsi="Times New Roman" w:eastAsia="方正仿宋_GBK"/>
            <w:b w:val="0"/>
            <w:sz w:val="24"/>
          </w:rPr>
          <w:t xml:space="preserve">差额与所列主变组合及年度固定转接任务共同形成局部供电安排</w:t>
        </w:r>
      </w:ins>
      <w:del w:id="22315" w:author="xh" w:date="2026-10-19T13:48:05+08:00">
        <w:r>
          <w:rPr>
            <w:rFonts w:ascii="Times New Roman" w:hAnsi="Times New Roman" w:eastAsia="方正仿宋_GBK"/>
            <w:b w:val="0"/>
            <w:sz w:val="24"/>
          </w:rPr>
          <w:delText xml:space="preserve">正向储能有效支撑功率为0.00 MW</w:delText>
        </w:r>
      </w:del>
      <w:r>
        <w:rPr>
          <w:rFonts w:ascii="Times New Roman" w:hAnsi="Times New Roman" w:eastAsia="方正仿宋_GBK"/>
          <w:b w:val="0"/>
          <w:sz w:val="24"/>
        </w:rPr>
        <w:t xml:space="preserve">。</w:t>
      </w:r>
    </w:p>
    <w:p w14:paraId="7D73334B">
      <w:pPr>
        <w:pStyle w:val="2"/>
        <w:widowControl/>
        <w:spacing w:before="0" w:after="0" w:line="348" w:lineRule="exact"/>
        <w:ind w:firstLine="480"/>
        <w:jc w:val="both"/>
        <w:rPr>
          <w:del w:id="22316" w:author="xh" w:date="2026-10-19T13:48:45+08:00"/>
        </w:rPr>
      </w:pPr>
      <w:del w:id="22317" w:author="xh" w:date="2026-10-19T13:48:45+08:00">
        <w:r>
          <w:rPr>
            <w:rFonts w:ascii="Times New Roman" w:hAnsi="Times New Roman" w:eastAsia="方正仿宋_GBK"/>
            <w:b w:val="0"/>
            <w:sz w:val="24"/>
          </w:rPr>
          <w:delText>四年校核截面中，本站绝对功率最大的工况出现在2023年，转接前为93.76 MW，主要表现为正向受电需求，该年设备在最大单台主变N-1后剩余容量为40.00 MVA。故障方式下本站转出55.76 MW、承接0.00 MW，其中与奎山变之间的主要转出功率为32.73 MW，转接后净负荷为38.00 MW。这一工况通过邻站分担本站故障后的正向负荷。</w:delText>
        </w:r>
      </w:del>
    </w:p>
    <w:p w14:paraId="73B50CF8">
      <w:pPr>
        <w:pStyle w:val="7"/>
        <w:keepNext/>
        <w:numPr>
          <w:ilvl w:val="0"/>
          <w:numId w:val="0"/>
        </w:numPr>
        <w:spacing w:before="160" w:after="120" w:line="360" w:lineRule="exact"/>
        <w:ind w:firstLine="0"/>
      </w:pPr>
      <w:bookmarkStart w:id="242" w:name="吴庄变规划分析"/>
      <w:r>
        <w:rPr>
          <w:rFonts w:ascii="Times New Roman" w:hAnsi="Times New Roman" w:eastAsia="方正仿宋_GBK"/>
          <w:b/>
          <w:sz w:val="24"/>
        </w:rPr>
        <w:t>吴庄变规划分析</w:t>
      </w:r>
      <w:bookmarkEnd w:id="242"/>
    </w:p>
    <w:p w14:paraId="3EAC4392">
      <w:pPr>
        <w:pStyle w:val="115"/>
        <w:widowControl/>
        <w:spacing w:before="0" w:after="0" w:line="348" w:lineRule="exact"/>
        <w:ind w:firstLine="480"/>
        <w:jc w:val="both"/>
      </w:pPr>
      <w:r>
        <w:rPr>
          <w:rFonts w:ascii="Times New Roman" w:hAnsi="Times New Roman" w:eastAsia="方正仿宋_GBK"/>
          <w:b w:val="0"/>
          <w:sz w:val="24"/>
        </w:rPr>
        <w:t xml:space="preserve">该站</w:t>
      </w:r>
      <w:ins w:id="22318" w:author="xh" w:date="2026-10-19T13:49:24+08:00">
        <w:r>
          <w:rPr>
            <w:rFonts w:ascii="Times New Roman" w:hAnsi="Times New Roman" w:eastAsia="方正仿宋_GBK"/>
            <w:b w:val="0"/>
            <w:sz w:val="24"/>
          </w:rPr>
          <w:t xml:space="preserve">2021年</w:t>
        </w:r>
      </w:ins>
      <w:del w:id="22319" w:author="xh" w:date="2026-10-19T13:49:24+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w:t>
      </w:r>
      <w:ins w:id="22320" w:author="xh" w:date="2026-10-19T13:49:24+08:00">
        <w:r>
          <w:rPr>
            <w:rFonts w:ascii="Times New Roman" w:hAnsi="Times New Roman" w:eastAsia="方正仿宋_GBK"/>
            <w:b w:val="0"/>
            <w:sz w:val="24"/>
          </w:rPr>
          <w:t xml:space="preserve">63.0</w:t>
        </w:r>
      </w:ins>
      <w:del w:id="22321" w:author="xh" w:date="2026-10-19T13:49:24+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0+8</w:t>
      </w:r>
      <w:ins w:id="22322" w:author="xh" w:date="2026-10-19T13:49:24+08:00">
        <w:r>
          <w:rPr>
            <w:rFonts w:ascii="Times New Roman" w:hAnsi="Times New Roman" w:eastAsia="方正仿宋_GBK"/>
            <w:b w:val="0"/>
            <w:sz w:val="24"/>
          </w:rPr>
          <w:t xml:space="preserve">0.0</w:t>
        </w:r>
      </w:ins>
      <w:r>
        <w:rPr>
          <w:rFonts w:ascii="Times New Roman" w:hAnsi="Times New Roman" w:eastAsia="方正仿宋_GBK"/>
          <w:b w:val="0"/>
          <w:sz w:val="24"/>
        </w:rPr>
        <w:t xml:space="preserve">0 MVA</w:t>
      </w:r>
      <w:ins w:id="22323" w:author="xh" w:date="2026-10-19T13:49:24+08:00">
        <w:r>
          <w:rPr>
            <w:rFonts w:ascii="Times New Roman" w:hAnsi="Times New Roman" w:eastAsia="方正仿宋_GBK"/>
            <w:b w:val="0"/>
            <w:sz w:val="24"/>
          </w:rPr>
          <w:t xml:space="preserve">。</w:t>
        </w:r>
      </w:ins>
      <w:del w:id="22324" w:author="xh" w:date="2026-10-19T13:49:24+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22325" w:author="xh" w:date="2026-10-19T13:49:24+08:00">
        <w:r>
          <w:rPr>
            <w:rFonts w:ascii="Times New Roman" w:hAnsi="Times New Roman" w:eastAsia="方正仿宋_GBK"/>
            <w:b w:val="0"/>
            <w:sz w:val="24"/>
          </w:rPr>
          <w:t xml:space="preserve">2030</w:t>
        </w:r>
      </w:ins>
      <w:del w:id="22326" w:author="xh" w:date="2026-10-19T13:49:24+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22327" w:author="xh" w:date="2026-10-19T13:49:24+08:00">
        <w:r>
          <w:rPr>
            <w:rFonts w:ascii="Times New Roman" w:hAnsi="Times New Roman" w:eastAsia="方正仿宋_GBK"/>
            <w:b w:val="0"/>
            <w:sz w:val="24"/>
          </w:rPr>
          <w:t xml:space="preserve">63.00 MVA更换为80.00 MVA。储能按本地支撑需求分批增加</w:t>
        </w:r>
      </w:ins>
      <w:del w:id="22328" w:author="xh" w:date="2026-10-19T13:49:24+08:00">
        <w:r>
          <w:rPr>
            <w:rFonts w:ascii="Times New Roman" w:hAnsi="Times New Roman" w:eastAsia="方正仿宋_GBK"/>
            <w:b w:val="0"/>
            <w:sz w:val="24"/>
          </w:rPr>
          <w:delText xml:space="preserve">均保留该组合</w:delText>
        </w:r>
      </w:del>
      <w:r>
        <w:rPr>
          <w:rFonts w:ascii="Times New Roman" w:hAnsi="Times New Roman" w:eastAsia="方正仿宋_GBK"/>
          <w:b w:val="0"/>
          <w:sz w:val="24"/>
        </w:rPr>
        <w:t xml:space="preserve">，</w:t>
      </w:r>
      <w:ins w:id="22329" w:author="xh" w:date="2026-10-19T13:49:24+08:00">
        <w:r>
          <w:rPr>
            <w:rFonts w:ascii="Times New Roman" w:hAnsi="Times New Roman" w:eastAsia="方正仿宋_GBK"/>
            <w:b w:val="0"/>
            <w:sz w:val="24"/>
          </w:rPr>
          <w:t xml:space="preserve">新增额定功率为2034年0.90 MW、2035年2.70 MW</w:t>
        </w:r>
      </w:ins>
      <w:del w:id="22330" w:author="xh" w:date="2026-10-19T13:49:24+08:00">
        <w:r>
          <w:rPr>
            <w:rFonts w:ascii="Times New Roman" w:hAnsi="Times New Roman" w:eastAsia="方正仿宋_GBK"/>
            <w:b w:val="0"/>
            <w:sz w:val="24"/>
          </w:rPr>
          <w:delText xml:space="preserve">供电任务由主变及网络承担</w:delText>
        </w:r>
      </w:del>
      <w:r>
        <w:rPr>
          <w:rFonts w:ascii="Times New Roman" w:hAnsi="Times New Roman" w:eastAsia="方正仿宋_GBK"/>
          <w:b w:val="0"/>
          <w:sz w:val="24"/>
        </w:rPr>
        <w:t xml:space="preserve">。</w:t>
      </w:r>
    </w:p>
    <w:p w14:paraId="499F6F6F">
      <w:pPr>
        <w:pStyle w:val="2"/>
        <w:widowControl/>
        <w:spacing w:before="0" w:after="0" w:line="348" w:lineRule="exact"/>
        <w:ind w:firstLine="480"/>
        <w:jc w:val="both"/>
      </w:pPr>
      <w:r>
        <w:rPr>
          <w:rFonts w:ascii="Times New Roman" w:hAnsi="Times New Roman" w:eastAsia="方正仿宋_GBK"/>
          <w:b w:val="0"/>
          <w:sz w:val="24"/>
        </w:rPr>
        <w:t xml:space="preserve">2025年</w:t>
      </w:r>
      <w:del w:id="22331" w:author="xh" w:date="2026-10-19T13:50:04+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最大正向、反向净负荷分别为103.02 MW、0.00 MW</w:t>
      </w:r>
      <w:ins w:id="22332" w:author="xh" w:date="2026-10-19T13:50:04+08:00">
        <w:r>
          <w:rPr>
            <w:rFonts w:ascii="Times New Roman" w:hAnsi="Times New Roman" w:eastAsia="方正仿宋_GBK"/>
            <w:b w:val="0"/>
            <w:sz w:val="24"/>
          </w:rPr>
          <w:t xml:space="preserve">，2035年分别为150.01 MW、0.00 MW</w:t>
        </w:r>
      </w:ins>
      <w:r>
        <w:rPr>
          <w:rFonts w:ascii="Times New Roman" w:hAnsi="Times New Roman" w:eastAsia="方正仿宋_GBK"/>
          <w:b w:val="0"/>
          <w:sz w:val="24"/>
        </w:rPr>
        <w:t xml:space="preserve">。</w:t>
      </w:r>
      <w:ins w:id="22333" w:author="xh" w:date="2026-10-19T13:50:04+08:00">
        <w:r>
          <w:rPr>
            <w:rFonts w:ascii="Times New Roman" w:hAnsi="Times New Roman" w:eastAsia="方正仿宋_GBK"/>
            <w:b w:val="0"/>
            <w:sz w:val="24"/>
          </w:rPr>
          <w:t xml:space="preserve">2035年</w:t>
        </w:r>
      </w:ins>
      <w:del w:id="22334" w:author="xh" w:date="2026-10-19T13:50:04+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22335" w:author="xh" w:date="2026-10-19T13:50:04+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22336" w:author="xh" w:date="2026-10-19T13:50:04+08:00">
        <w:r>
          <w:rPr>
            <w:rFonts w:ascii="Times New Roman" w:hAnsi="Times New Roman" w:eastAsia="方正仿宋_GBK"/>
            <w:b w:val="0"/>
            <w:sz w:val="24"/>
          </w:rPr>
          <w:delText xml:space="preserve">为</w:delText>
        </w:r>
      </w:del>
      <w:r>
        <w:rPr>
          <w:rFonts w:ascii="Times New Roman" w:hAnsi="Times New Roman" w:eastAsia="方正仿宋_GBK"/>
          <w:b w:val="0"/>
          <w:sz w:val="24"/>
        </w:rPr>
        <w:t xml:space="preserve">1</w:t>
      </w:r>
      <w:ins w:id="22337" w:author="xh" w:date="2026-10-19T13:50:04+08:00">
        <w:r>
          <w:rPr>
            <w:rFonts w:ascii="Times New Roman" w:hAnsi="Times New Roman" w:eastAsia="方正仿宋_GBK"/>
            <w:b w:val="0"/>
            <w:sz w:val="24"/>
          </w:rPr>
          <w:t xml:space="preserve">6</w:t>
        </w:r>
      </w:ins>
      <w:del w:id="22338" w:author="xh" w:date="2026-10-19T13:50:04+08:00">
        <w:r>
          <w:rPr>
            <w:rFonts w:ascii="Times New Roman" w:hAnsi="Times New Roman" w:eastAsia="方正仿宋_GBK"/>
            <w:b w:val="0"/>
            <w:sz w:val="24"/>
          </w:rPr>
          <w:delText xml:space="preserve">3</w:delText>
        </w:r>
      </w:del>
      <w:r>
        <w:rPr>
          <w:rFonts w:ascii="Times New Roman" w:hAnsi="Times New Roman" w:eastAsia="方正仿宋_GBK"/>
          <w:b w:val="0"/>
          <w:sz w:val="24"/>
        </w:rPr>
        <w:t xml:space="preserve">0.00 MVA、储能额定功率0.00 MW，弹性方案分别为1</w:t>
      </w:r>
      <w:ins w:id="22339" w:author="xh" w:date="2026-10-19T13:50:04+08:00">
        <w:r>
          <w:rPr>
            <w:rFonts w:ascii="Times New Roman" w:hAnsi="Times New Roman" w:eastAsia="方正仿宋_GBK"/>
            <w:b w:val="0"/>
            <w:sz w:val="24"/>
          </w:rPr>
          <w:t xml:space="preserve">6</w:t>
        </w:r>
      </w:ins>
      <w:del w:id="22340" w:author="xh" w:date="2026-10-19T13:50:04+08:00">
        <w:r>
          <w:rPr>
            <w:rFonts w:ascii="Times New Roman" w:hAnsi="Times New Roman" w:eastAsia="方正仿宋_GBK"/>
            <w:b w:val="0"/>
            <w:sz w:val="24"/>
          </w:rPr>
          <w:delText xml:space="preserve">3</w:delText>
        </w:r>
      </w:del>
      <w:r>
        <w:rPr>
          <w:rFonts w:ascii="Times New Roman" w:hAnsi="Times New Roman" w:eastAsia="方正仿宋_GBK"/>
          <w:b w:val="0"/>
          <w:sz w:val="24"/>
        </w:rPr>
        <w:t xml:space="preserve">0.00 MVA和</w:t>
      </w:r>
      <w:ins w:id="22341" w:author="xh" w:date="2026-10-19T13:50:04+08:00">
        <w:r>
          <w:rPr>
            <w:rFonts w:ascii="Times New Roman" w:hAnsi="Times New Roman" w:eastAsia="方正仿宋_GBK"/>
            <w:b w:val="0"/>
            <w:sz w:val="24"/>
          </w:rPr>
          <w:t xml:space="preserve">3</w:t>
        </w:r>
      </w:ins>
      <w:del w:id="22342" w:author="xh" w:date="2026-10-19T13:50:04+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22343" w:author="xh" w:date="2026-10-19T13:50:04+08:00">
        <w:r>
          <w:rPr>
            <w:rFonts w:ascii="Times New Roman" w:hAnsi="Times New Roman" w:eastAsia="方正仿宋_GBK"/>
            <w:b w:val="0"/>
            <w:sz w:val="24"/>
          </w:rPr>
          <w:t xml:space="preserve">6</w:t>
        </w:r>
      </w:ins>
      <w:del w:id="22344" w:author="xh" w:date="2026-10-19T13:50:04+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 MW</w:t>
      </w:r>
      <w:ins w:id="22345" w:author="xh" w:date="2026-10-19T13:50:04+08:00">
        <w:r>
          <w:rPr>
            <w:rFonts w:ascii="Times New Roman" w:hAnsi="Times New Roman" w:eastAsia="方正仿宋_GBK"/>
            <w:b w:val="0"/>
            <w:sz w:val="24"/>
          </w:rPr>
          <w:t xml:space="preserve">。</w:t>
        </w:r>
      </w:ins>
      <w:del w:id="22346" w:author="xh" w:date="2026-10-19T13:50:04+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22347" w:author="xh" w:date="2026-10-19T13:50:04+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22348" w:author="xh" w:date="2026-10-19T13:50:04+08:00">
        <w:r>
          <w:rPr>
            <w:rFonts w:ascii="Times New Roman" w:hAnsi="Times New Roman" w:eastAsia="方正仿宋_GBK"/>
            <w:b w:val="0"/>
            <w:sz w:val="24"/>
          </w:rPr>
          <w:delText xml:space="preserve">弹性方案按当年各站局部极值计算的站级负载率为83%。</w:delText>
        </w:r>
      </w:del>
    </w:p>
    <w:p w14:paraId="218F1598">
      <w:pPr>
        <w:pStyle w:val="2"/>
        <w:keepNext/>
        <w:spacing w:before="120" w:after="80" w:line="280" w:lineRule="exact"/>
        <w:ind w:firstLine="0"/>
        <w:jc w:val="center"/>
      </w:pPr>
      <w:r>
        <w:rPr>
          <w:rFonts w:ascii="Times New Roman" w:hAnsi="Times New Roman" w:eastAsia="宋体"/>
          <w:b w:val="0"/>
          <w:sz w:val="21"/>
        </w:rPr>
        <w:t xml:space="preserve">表5-53 吴庄变</w:t>
      </w:r>
      <w:ins w:id="22349" w:author="xh" w:date="2026-10-19T13:50:43+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A59E7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22350" w:author="xh" w:date="2026-10-19T13:51:22+08:00"/>
        </w:trPr>
        <w:tc>
          <w:tcPr>
            <w:tcW w:w="1039" w:type="dxa"/>
            <w:tcMar>
              <w:left w:w="70" w:type="dxa"/>
              <w:right w:w="70" w:type="dxa"/>
            </w:tcMar>
            <w:vAlign w:val="center"/>
          </w:tcPr>
          <w:p w14:paraId="395D2FD5">
            <w:pPr>
              <w:keepNext/>
              <w:spacing w:before="20" w:after="20" w:line="260" w:lineRule="exact"/>
              <w:ind w:left="0" w:leftChars="0" w:right="0" w:rightChars="0" w:firstLine="0" w:firstLineChars="0"/>
              <w:jc w:val="center"/>
              <w:rPr>
                <w:del w:id="22359" w:author="xh" w:date="2026-10-19T13:51:22+08:00"/>
              </w:rPr>
            </w:pPr>
            <w:del w:id="22360" w:author="xh" w:date="2026-10-19T13:51:22+08:00">
              <w:r>
                <w:rPr>
                  <w:rFonts w:ascii="Times New Roman" w:hAnsi="Times New Roman" w:eastAsia="宋体"/>
                  <w:b/>
                  <w:sz w:val="18"/>
                </w:rPr>
                <w:delText>方案</w:delText>
              </w:r>
            </w:del>
          </w:p>
        </w:tc>
        <w:tc>
          <w:tcPr>
            <w:tcW w:w="1039" w:type="dxa"/>
            <w:tcMar>
              <w:left w:w="70" w:type="dxa"/>
              <w:right w:w="70" w:type="dxa"/>
            </w:tcMar>
            <w:vAlign w:val="center"/>
          </w:tcPr>
          <w:p w14:paraId="49768B33">
            <w:pPr>
              <w:keepNext/>
              <w:spacing w:before="20" w:after="20" w:line="260" w:lineRule="exact"/>
              <w:ind w:left="0" w:leftChars="0" w:right="0" w:rightChars="0" w:firstLine="0" w:firstLineChars="0"/>
              <w:jc w:val="center"/>
              <w:rPr>
                <w:del w:id="22361" w:author="xh" w:date="2026-10-19T13:51:22+08:00"/>
              </w:rPr>
            </w:pPr>
            <w:del w:id="22362" w:author="xh" w:date="2026-10-19T13:51:22+08:00">
              <w:r>
                <w:rPr>
                  <w:rFonts w:ascii="Times New Roman" w:hAnsi="Times New Roman" w:eastAsia="宋体"/>
                  <w:b/>
                  <w:sz w:val="18"/>
                </w:rPr>
                <w:delText>年份</w:delText>
              </w:r>
            </w:del>
          </w:p>
        </w:tc>
        <w:tc>
          <w:tcPr>
            <w:tcW w:w="1039" w:type="dxa"/>
            <w:tcMar>
              <w:left w:w="70" w:type="dxa"/>
              <w:right w:w="70" w:type="dxa"/>
            </w:tcMar>
            <w:vAlign w:val="center"/>
          </w:tcPr>
          <w:p w14:paraId="3ECD3B48">
            <w:pPr>
              <w:keepNext/>
              <w:spacing w:before="20" w:after="20" w:line="260" w:lineRule="exact"/>
              <w:ind w:left="0" w:leftChars="0" w:right="0" w:rightChars="0" w:firstLine="0" w:firstLineChars="0"/>
              <w:jc w:val="center"/>
              <w:rPr>
                <w:del w:id="22363" w:author="xh" w:date="2026-10-19T13:51:22+08:00"/>
              </w:rPr>
            </w:pPr>
            <w:del w:id="22364" w:author="xh" w:date="2026-10-19T13:51:22+08:00">
              <w:r>
                <w:rPr>
                  <w:rFonts w:ascii="Times New Roman" w:hAnsi="Times New Roman" w:eastAsia="宋体"/>
                  <w:b/>
                  <w:sz w:val="18"/>
                </w:rPr>
                <w:delText>主变组合/MVA</w:delText>
              </w:r>
            </w:del>
          </w:p>
        </w:tc>
        <w:tc>
          <w:tcPr>
            <w:tcW w:w="1039" w:type="dxa"/>
            <w:tcMar>
              <w:left w:w="70" w:type="dxa"/>
              <w:right w:w="70" w:type="dxa"/>
            </w:tcMar>
            <w:vAlign w:val="center"/>
          </w:tcPr>
          <w:p w14:paraId="34B3FB86">
            <w:pPr>
              <w:keepNext/>
              <w:spacing w:before="20" w:after="20" w:line="260" w:lineRule="exact"/>
              <w:ind w:left="0" w:leftChars="0" w:right="0" w:rightChars="0" w:firstLine="0" w:firstLineChars="0"/>
              <w:jc w:val="center"/>
              <w:rPr>
                <w:del w:id="22365" w:author="xh" w:date="2026-10-19T13:51:22+08:00"/>
              </w:rPr>
            </w:pPr>
            <w:del w:id="22366" w:author="xh" w:date="2026-10-19T13:51:22+08:00">
              <w:r>
                <w:rPr>
                  <w:rFonts w:ascii="Times New Roman" w:hAnsi="Times New Roman" w:eastAsia="宋体"/>
                  <w:b/>
                  <w:sz w:val="18"/>
                </w:rPr>
                <w:delText>总容量/MVA</w:delText>
              </w:r>
            </w:del>
          </w:p>
        </w:tc>
        <w:tc>
          <w:tcPr>
            <w:tcW w:w="1039" w:type="dxa"/>
            <w:tcMar>
              <w:left w:w="70" w:type="dxa"/>
              <w:right w:w="70" w:type="dxa"/>
            </w:tcMar>
            <w:vAlign w:val="center"/>
          </w:tcPr>
          <w:p w14:paraId="4164B3D6">
            <w:pPr>
              <w:keepNext/>
              <w:spacing w:before="20" w:after="20" w:line="260" w:lineRule="exact"/>
              <w:ind w:left="0" w:leftChars="0" w:right="0" w:rightChars="0" w:firstLine="0" w:firstLineChars="0"/>
              <w:jc w:val="center"/>
              <w:rPr>
                <w:del w:id="22367" w:author="xh" w:date="2026-10-19T13:51:22+08:00"/>
              </w:rPr>
            </w:pPr>
            <w:del w:id="22368" w:author="xh" w:date="2026-10-19T13:51:22+08:00">
              <w:r>
                <w:rPr>
                  <w:rFonts w:ascii="Times New Roman" w:hAnsi="Times New Roman" w:eastAsia="宋体"/>
                  <w:b/>
                  <w:sz w:val="18"/>
                </w:rPr>
                <w:delText>储能额定功率/MW</w:delText>
              </w:r>
            </w:del>
          </w:p>
        </w:tc>
        <w:tc>
          <w:tcPr>
            <w:tcW w:w="1039" w:type="dxa"/>
            <w:tcMar>
              <w:left w:w="70" w:type="dxa"/>
              <w:right w:w="70" w:type="dxa"/>
            </w:tcMar>
            <w:vAlign w:val="center"/>
          </w:tcPr>
          <w:p w14:paraId="591A7681">
            <w:pPr>
              <w:keepNext/>
              <w:spacing w:before="20" w:after="20" w:line="260" w:lineRule="exact"/>
              <w:ind w:left="0" w:leftChars="0" w:right="0" w:rightChars="0" w:firstLine="0" w:firstLineChars="0"/>
              <w:jc w:val="center"/>
              <w:rPr>
                <w:del w:id="22369" w:author="xh" w:date="2026-10-19T13:51:22+08:00"/>
              </w:rPr>
            </w:pPr>
            <w:del w:id="22370" w:author="xh" w:date="2026-10-19T13:51:22+08:00">
              <w:r>
                <w:rPr>
                  <w:rFonts w:ascii="Times New Roman" w:hAnsi="Times New Roman" w:eastAsia="宋体"/>
                  <w:b/>
                  <w:sz w:val="18"/>
                </w:rPr>
                <w:delText>转出/MW</w:delText>
              </w:r>
            </w:del>
          </w:p>
        </w:tc>
        <w:tc>
          <w:tcPr>
            <w:tcW w:w="1039" w:type="dxa"/>
            <w:tcMar>
              <w:left w:w="70" w:type="dxa"/>
              <w:right w:w="70" w:type="dxa"/>
            </w:tcMar>
            <w:vAlign w:val="center"/>
          </w:tcPr>
          <w:p w14:paraId="2E33E446">
            <w:pPr>
              <w:keepNext/>
              <w:spacing w:before="20" w:after="20" w:line="260" w:lineRule="exact"/>
              <w:ind w:left="0" w:leftChars="0" w:right="0" w:rightChars="0" w:firstLine="0" w:firstLineChars="0"/>
              <w:jc w:val="center"/>
              <w:rPr>
                <w:del w:id="22371" w:author="xh" w:date="2026-10-19T13:51:22+08:00"/>
              </w:rPr>
            </w:pPr>
            <w:del w:id="22372" w:author="xh" w:date="2026-10-19T13:51:22+08:00">
              <w:r>
                <w:rPr>
                  <w:rFonts w:ascii="Times New Roman" w:hAnsi="Times New Roman" w:eastAsia="宋体"/>
                  <w:b/>
                  <w:sz w:val="18"/>
                </w:rPr>
                <w:delText>承接/MW</w:delText>
              </w:r>
            </w:del>
          </w:p>
        </w:tc>
        <w:tc>
          <w:tcPr>
            <w:tcW w:w="1039" w:type="dxa"/>
            <w:tcMar>
              <w:left w:w="70" w:type="dxa"/>
              <w:right w:w="70" w:type="dxa"/>
            </w:tcMar>
            <w:vAlign w:val="center"/>
          </w:tcPr>
          <w:p w14:paraId="181EA687">
            <w:pPr>
              <w:keepNext/>
              <w:spacing w:before="20" w:after="20" w:line="260" w:lineRule="exact"/>
              <w:ind w:left="0" w:leftChars="0" w:right="0" w:rightChars="0" w:firstLine="0" w:firstLineChars="0"/>
              <w:jc w:val="center"/>
              <w:rPr>
                <w:del w:id="22373" w:author="xh" w:date="2026-10-19T13:51:22+08:00"/>
              </w:rPr>
            </w:pPr>
            <w:del w:id="22374" w:author="xh" w:date="2026-10-19T13:51:22+08:00">
              <w:r>
                <w:rPr>
                  <w:rFonts w:ascii="Times New Roman" w:hAnsi="Times New Roman" w:eastAsia="宋体"/>
                  <w:b/>
                  <w:sz w:val="18"/>
                </w:rPr>
                <w:delText>转接后净负荷/MW</w:delText>
              </w:r>
            </w:del>
          </w:p>
        </w:tc>
      </w:tr>
      <w:tr w14:paraId="1DACB6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2351" w:author="xh" w:date="2026-10-19T13:51:22+08:00"/>
        </w:trPr>
        <w:tc>
          <w:tcPr>
            <w:tcW w:w="1039" w:type="dxa"/>
            <w:tcMar>
              <w:left w:w="70" w:type="dxa"/>
              <w:right w:w="70" w:type="dxa"/>
            </w:tcMar>
            <w:vAlign w:val="center"/>
          </w:tcPr>
          <w:p w14:paraId="6B6054FC">
            <w:pPr>
              <w:keepNext/>
              <w:spacing w:before="20" w:after="20" w:line="260" w:lineRule="exact"/>
              <w:ind w:left="0" w:leftChars="0" w:right="0" w:rightChars="0" w:firstLine="0" w:firstLineChars="0"/>
              <w:jc w:val="center"/>
              <w:rPr>
                <w:del w:id="22375" w:author="xh" w:date="2026-10-19T13:51:22+08:00"/>
              </w:rPr>
            </w:pPr>
            <w:del w:id="22376" w:author="xh" w:date="2026-10-19T13:51:22+08:00">
              <w:r>
                <w:rPr>
                  <w:rFonts w:ascii="Times New Roman" w:hAnsi="Times New Roman" w:eastAsia="宋体"/>
                  <w:b w:val="0"/>
                  <w:sz w:val="18"/>
                </w:rPr>
                <w:delText>刚性</w:delText>
              </w:r>
            </w:del>
          </w:p>
        </w:tc>
        <w:tc>
          <w:tcPr>
            <w:tcW w:w="1039" w:type="dxa"/>
            <w:tcMar>
              <w:left w:w="70" w:type="dxa"/>
              <w:right w:w="70" w:type="dxa"/>
            </w:tcMar>
            <w:vAlign w:val="center"/>
          </w:tcPr>
          <w:p w14:paraId="56BC9C77">
            <w:pPr>
              <w:keepNext/>
              <w:spacing w:before="20" w:after="20" w:line="260" w:lineRule="exact"/>
              <w:ind w:left="0" w:leftChars="0" w:right="0" w:rightChars="0" w:firstLine="0" w:firstLineChars="0"/>
              <w:jc w:val="center"/>
              <w:rPr>
                <w:del w:id="22377" w:author="xh" w:date="2026-10-19T13:51:22+08:00"/>
              </w:rPr>
            </w:pPr>
            <w:del w:id="22378" w:author="xh" w:date="2026-10-19T13:51:22+08:00">
              <w:r>
                <w:rPr>
                  <w:rFonts w:ascii="Times New Roman" w:hAnsi="Times New Roman" w:eastAsia="宋体"/>
                  <w:b w:val="0"/>
                  <w:sz w:val="18"/>
                </w:rPr>
                <w:delText>2022</w:delText>
              </w:r>
            </w:del>
          </w:p>
        </w:tc>
        <w:tc>
          <w:tcPr>
            <w:tcW w:w="1039" w:type="dxa"/>
            <w:tcMar>
              <w:left w:w="70" w:type="dxa"/>
              <w:right w:w="70" w:type="dxa"/>
            </w:tcMar>
            <w:vAlign w:val="center"/>
          </w:tcPr>
          <w:p w14:paraId="53500A3B">
            <w:pPr>
              <w:keepNext/>
              <w:spacing w:before="20" w:after="20" w:line="260" w:lineRule="exact"/>
              <w:ind w:left="0" w:leftChars="0" w:right="0" w:rightChars="0" w:firstLine="0" w:firstLineChars="0"/>
              <w:jc w:val="center"/>
              <w:rPr>
                <w:del w:id="22379" w:author="xh" w:date="2026-10-19T13:51:22+08:00"/>
              </w:rPr>
            </w:pPr>
            <w:del w:id="22380" w:author="xh" w:date="2026-10-19T13:51:22+08:00">
              <w:r>
                <w:rPr>
                  <w:rFonts w:ascii="Times New Roman" w:hAnsi="Times New Roman" w:eastAsia="宋体"/>
                  <w:b w:val="0"/>
                  <w:sz w:val="18"/>
                </w:rPr>
                <w:delText>50+80</w:delText>
              </w:r>
            </w:del>
          </w:p>
        </w:tc>
        <w:tc>
          <w:tcPr>
            <w:tcW w:w="1039" w:type="dxa"/>
            <w:tcMar>
              <w:left w:w="70" w:type="dxa"/>
              <w:right w:w="70" w:type="dxa"/>
            </w:tcMar>
            <w:vAlign w:val="center"/>
          </w:tcPr>
          <w:p w14:paraId="491E9BA5">
            <w:pPr>
              <w:keepNext/>
              <w:spacing w:before="20" w:after="20" w:line="260" w:lineRule="exact"/>
              <w:ind w:left="0" w:leftChars="0" w:right="0" w:rightChars="0" w:firstLine="0" w:firstLineChars="0"/>
              <w:jc w:val="center"/>
              <w:rPr>
                <w:del w:id="22381" w:author="xh" w:date="2026-10-19T13:51:22+08:00"/>
              </w:rPr>
            </w:pPr>
            <w:del w:id="22382" w:author="xh" w:date="2026-10-19T13:51:22+08:00">
              <w:r>
                <w:rPr>
                  <w:rFonts w:ascii="Times New Roman" w:hAnsi="Times New Roman" w:eastAsia="宋体"/>
                  <w:b w:val="0"/>
                  <w:sz w:val="18"/>
                </w:rPr>
                <w:delText>130.00</w:delText>
              </w:r>
            </w:del>
          </w:p>
        </w:tc>
        <w:tc>
          <w:tcPr>
            <w:tcW w:w="1039" w:type="dxa"/>
            <w:tcMar>
              <w:left w:w="70" w:type="dxa"/>
              <w:right w:w="70" w:type="dxa"/>
            </w:tcMar>
            <w:vAlign w:val="center"/>
          </w:tcPr>
          <w:p w14:paraId="7AFDF616">
            <w:pPr>
              <w:keepNext/>
              <w:spacing w:before="20" w:after="20" w:line="260" w:lineRule="exact"/>
              <w:ind w:left="0" w:leftChars="0" w:right="0" w:rightChars="0" w:firstLine="0" w:firstLineChars="0"/>
              <w:jc w:val="center"/>
              <w:rPr>
                <w:del w:id="22383" w:author="xh" w:date="2026-10-19T13:51:22+08:00"/>
              </w:rPr>
            </w:pPr>
            <w:del w:id="22384"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65475BB4">
            <w:pPr>
              <w:keepNext/>
              <w:spacing w:before="20" w:after="20" w:line="260" w:lineRule="exact"/>
              <w:ind w:left="0" w:leftChars="0" w:right="0" w:rightChars="0" w:firstLine="0" w:firstLineChars="0"/>
              <w:jc w:val="center"/>
              <w:rPr>
                <w:del w:id="22385" w:author="xh" w:date="2026-10-19T13:51:22+08:00"/>
              </w:rPr>
            </w:pPr>
            <w:del w:id="22386"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408AEFED">
            <w:pPr>
              <w:keepNext/>
              <w:spacing w:before="20" w:after="20" w:line="260" w:lineRule="exact"/>
              <w:ind w:left="0" w:leftChars="0" w:right="0" w:rightChars="0" w:firstLine="0" w:firstLineChars="0"/>
              <w:jc w:val="center"/>
              <w:rPr>
                <w:del w:id="22387" w:author="xh" w:date="2026-10-19T13:51:22+08:00"/>
              </w:rPr>
            </w:pPr>
            <w:del w:id="22388"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60D9B5D7">
            <w:pPr>
              <w:keepNext/>
              <w:spacing w:before="20" w:after="20" w:line="260" w:lineRule="exact"/>
              <w:ind w:left="0" w:leftChars="0" w:right="0" w:rightChars="0" w:firstLine="0" w:firstLineChars="0"/>
              <w:jc w:val="center"/>
              <w:rPr>
                <w:del w:id="22389" w:author="xh" w:date="2026-10-19T13:51:22+08:00"/>
              </w:rPr>
            </w:pPr>
            <w:del w:id="22390" w:author="xh" w:date="2026-10-19T13:51:22+08:00">
              <w:r>
                <w:rPr>
                  <w:rFonts w:ascii="Times New Roman" w:hAnsi="Times New Roman" w:eastAsia="宋体"/>
                  <w:b w:val="0"/>
                  <w:sz w:val="18"/>
                </w:rPr>
                <w:delText>90.39</w:delText>
              </w:r>
            </w:del>
          </w:p>
        </w:tc>
      </w:tr>
      <w:tr w14:paraId="2A88A1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2352" w:author="xh" w:date="2026-10-19T13:51:22+08:00"/>
        </w:trPr>
        <w:tc>
          <w:tcPr>
            <w:tcW w:w="1039" w:type="dxa"/>
            <w:tcMar>
              <w:left w:w="70" w:type="dxa"/>
              <w:right w:w="70" w:type="dxa"/>
            </w:tcMar>
            <w:vAlign w:val="center"/>
          </w:tcPr>
          <w:p w14:paraId="74452AF2">
            <w:pPr>
              <w:keepNext/>
              <w:spacing w:before="20" w:after="20" w:line="260" w:lineRule="exact"/>
              <w:ind w:left="0" w:leftChars="0" w:right="0" w:rightChars="0" w:firstLine="0" w:firstLineChars="0"/>
              <w:jc w:val="center"/>
              <w:rPr>
                <w:del w:id="22391" w:author="xh" w:date="2026-10-19T13:51:22+08:00"/>
              </w:rPr>
            </w:pPr>
            <w:del w:id="22392" w:author="xh" w:date="2026-10-19T13:51:22+08:00">
              <w:r>
                <w:rPr>
                  <w:rFonts w:ascii="Times New Roman" w:hAnsi="Times New Roman" w:eastAsia="宋体"/>
                  <w:b w:val="0"/>
                  <w:sz w:val="18"/>
                </w:rPr>
                <w:delText>刚性</w:delText>
              </w:r>
            </w:del>
          </w:p>
        </w:tc>
        <w:tc>
          <w:tcPr>
            <w:tcW w:w="1039" w:type="dxa"/>
            <w:tcMar>
              <w:left w:w="70" w:type="dxa"/>
              <w:right w:w="70" w:type="dxa"/>
            </w:tcMar>
            <w:vAlign w:val="center"/>
          </w:tcPr>
          <w:p w14:paraId="32477FBA">
            <w:pPr>
              <w:keepNext/>
              <w:spacing w:before="20" w:after="20" w:line="260" w:lineRule="exact"/>
              <w:ind w:left="0" w:leftChars="0" w:right="0" w:rightChars="0" w:firstLine="0" w:firstLineChars="0"/>
              <w:jc w:val="center"/>
              <w:rPr>
                <w:del w:id="22393" w:author="xh" w:date="2026-10-19T13:51:22+08:00"/>
              </w:rPr>
            </w:pPr>
            <w:del w:id="22394" w:author="xh" w:date="2026-10-19T13:51:22+08:00">
              <w:r>
                <w:rPr>
                  <w:rFonts w:ascii="Times New Roman" w:hAnsi="Times New Roman" w:eastAsia="宋体"/>
                  <w:b w:val="0"/>
                  <w:sz w:val="18"/>
                </w:rPr>
                <w:delText>2023</w:delText>
              </w:r>
            </w:del>
          </w:p>
        </w:tc>
        <w:tc>
          <w:tcPr>
            <w:tcW w:w="1039" w:type="dxa"/>
            <w:tcMar>
              <w:left w:w="70" w:type="dxa"/>
              <w:right w:w="70" w:type="dxa"/>
            </w:tcMar>
            <w:vAlign w:val="center"/>
          </w:tcPr>
          <w:p w14:paraId="49FE3B0A">
            <w:pPr>
              <w:keepNext/>
              <w:spacing w:before="20" w:after="20" w:line="260" w:lineRule="exact"/>
              <w:ind w:left="0" w:leftChars="0" w:right="0" w:rightChars="0" w:firstLine="0" w:firstLineChars="0"/>
              <w:jc w:val="center"/>
              <w:rPr>
                <w:del w:id="22395" w:author="xh" w:date="2026-10-19T13:51:22+08:00"/>
              </w:rPr>
            </w:pPr>
            <w:del w:id="22396" w:author="xh" w:date="2026-10-19T13:51:22+08:00">
              <w:r>
                <w:rPr>
                  <w:rFonts w:ascii="Times New Roman" w:hAnsi="Times New Roman" w:eastAsia="宋体"/>
                  <w:b w:val="0"/>
                  <w:sz w:val="18"/>
                </w:rPr>
                <w:delText>50+80</w:delText>
              </w:r>
            </w:del>
          </w:p>
        </w:tc>
        <w:tc>
          <w:tcPr>
            <w:tcW w:w="1039" w:type="dxa"/>
            <w:tcMar>
              <w:left w:w="70" w:type="dxa"/>
              <w:right w:w="70" w:type="dxa"/>
            </w:tcMar>
            <w:vAlign w:val="center"/>
          </w:tcPr>
          <w:p w14:paraId="290A1921">
            <w:pPr>
              <w:keepNext/>
              <w:spacing w:before="20" w:after="20" w:line="260" w:lineRule="exact"/>
              <w:ind w:left="0" w:leftChars="0" w:right="0" w:rightChars="0" w:firstLine="0" w:firstLineChars="0"/>
              <w:jc w:val="center"/>
              <w:rPr>
                <w:del w:id="22397" w:author="xh" w:date="2026-10-19T13:51:22+08:00"/>
              </w:rPr>
            </w:pPr>
            <w:del w:id="22398" w:author="xh" w:date="2026-10-19T13:51:22+08:00">
              <w:r>
                <w:rPr>
                  <w:rFonts w:ascii="Times New Roman" w:hAnsi="Times New Roman" w:eastAsia="宋体"/>
                  <w:b w:val="0"/>
                  <w:sz w:val="18"/>
                </w:rPr>
                <w:delText>130.00</w:delText>
              </w:r>
            </w:del>
          </w:p>
        </w:tc>
        <w:tc>
          <w:tcPr>
            <w:tcW w:w="1039" w:type="dxa"/>
            <w:tcMar>
              <w:left w:w="70" w:type="dxa"/>
              <w:right w:w="70" w:type="dxa"/>
            </w:tcMar>
            <w:vAlign w:val="center"/>
          </w:tcPr>
          <w:p w14:paraId="6ED9A346">
            <w:pPr>
              <w:keepNext/>
              <w:spacing w:before="20" w:after="20" w:line="260" w:lineRule="exact"/>
              <w:ind w:left="0" w:leftChars="0" w:right="0" w:rightChars="0" w:firstLine="0" w:firstLineChars="0"/>
              <w:jc w:val="center"/>
              <w:rPr>
                <w:del w:id="22399" w:author="xh" w:date="2026-10-19T13:51:22+08:00"/>
              </w:rPr>
            </w:pPr>
            <w:del w:id="22400"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7483B193">
            <w:pPr>
              <w:keepNext/>
              <w:spacing w:before="20" w:after="20" w:line="260" w:lineRule="exact"/>
              <w:ind w:left="0" w:leftChars="0" w:right="0" w:rightChars="0" w:firstLine="0" w:firstLineChars="0"/>
              <w:jc w:val="center"/>
              <w:rPr>
                <w:del w:id="22401" w:author="xh" w:date="2026-10-19T13:51:22+08:00"/>
              </w:rPr>
            </w:pPr>
            <w:del w:id="22402"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391BE359">
            <w:pPr>
              <w:keepNext/>
              <w:spacing w:before="20" w:after="20" w:line="260" w:lineRule="exact"/>
              <w:ind w:left="0" w:leftChars="0" w:right="0" w:rightChars="0" w:firstLine="0" w:firstLineChars="0"/>
              <w:jc w:val="center"/>
              <w:rPr>
                <w:del w:id="22403" w:author="xh" w:date="2026-10-19T13:51:22+08:00"/>
              </w:rPr>
            </w:pPr>
            <w:del w:id="22404"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45BA6C6F">
            <w:pPr>
              <w:keepNext/>
              <w:spacing w:before="20" w:after="20" w:line="260" w:lineRule="exact"/>
              <w:ind w:left="0" w:leftChars="0" w:right="0" w:rightChars="0" w:firstLine="0" w:firstLineChars="0"/>
              <w:jc w:val="center"/>
              <w:rPr>
                <w:del w:id="22405" w:author="xh" w:date="2026-10-19T13:51:22+08:00"/>
              </w:rPr>
            </w:pPr>
            <w:del w:id="22406" w:author="xh" w:date="2026-10-19T13:51:22+08:00">
              <w:r>
                <w:rPr>
                  <w:rFonts w:ascii="Times New Roman" w:hAnsi="Times New Roman" w:eastAsia="宋体"/>
                  <w:b w:val="0"/>
                  <w:sz w:val="18"/>
                </w:rPr>
                <w:delText>97.32</w:delText>
              </w:r>
            </w:del>
          </w:p>
        </w:tc>
      </w:tr>
      <w:tr w14:paraId="6BBC89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2353" w:author="xh" w:date="2026-10-19T13:51:22+08:00"/>
        </w:trPr>
        <w:tc>
          <w:tcPr>
            <w:tcW w:w="1039" w:type="dxa"/>
            <w:tcMar>
              <w:left w:w="70" w:type="dxa"/>
              <w:right w:w="70" w:type="dxa"/>
            </w:tcMar>
            <w:vAlign w:val="center"/>
          </w:tcPr>
          <w:p w14:paraId="59891B46">
            <w:pPr>
              <w:keepNext/>
              <w:spacing w:before="20" w:after="20" w:line="260" w:lineRule="exact"/>
              <w:ind w:left="0" w:leftChars="0" w:right="0" w:rightChars="0" w:firstLine="0" w:firstLineChars="0"/>
              <w:jc w:val="center"/>
              <w:rPr>
                <w:del w:id="22407" w:author="xh" w:date="2026-10-19T13:51:22+08:00"/>
              </w:rPr>
            </w:pPr>
            <w:del w:id="22408" w:author="xh" w:date="2026-10-19T13:51:22+08:00">
              <w:r>
                <w:rPr>
                  <w:rFonts w:ascii="Times New Roman" w:hAnsi="Times New Roman" w:eastAsia="宋体"/>
                  <w:b w:val="0"/>
                  <w:sz w:val="18"/>
                </w:rPr>
                <w:delText>刚性</w:delText>
              </w:r>
            </w:del>
          </w:p>
        </w:tc>
        <w:tc>
          <w:tcPr>
            <w:tcW w:w="1039" w:type="dxa"/>
            <w:tcMar>
              <w:left w:w="70" w:type="dxa"/>
              <w:right w:w="70" w:type="dxa"/>
            </w:tcMar>
            <w:vAlign w:val="center"/>
          </w:tcPr>
          <w:p w14:paraId="7E282EBF">
            <w:pPr>
              <w:keepNext/>
              <w:spacing w:before="20" w:after="20" w:line="260" w:lineRule="exact"/>
              <w:ind w:left="0" w:leftChars="0" w:right="0" w:rightChars="0" w:firstLine="0" w:firstLineChars="0"/>
              <w:jc w:val="center"/>
              <w:rPr>
                <w:del w:id="22409" w:author="xh" w:date="2026-10-19T13:51:22+08:00"/>
              </w:rPr>
            </w:pPr>
            <w:del w:id="22410" w:author="xh" w:date="2026-10-19T13:51:22+08:00">
              <w:r>
                <w:rPr>
                  <w:rFonts w:ascii="Times New Roman" w:hAnsi="Times New Roman" w:eastAsia="宋体"/>
                  <w:b w:val="0"/>
                  <w:sz w:val="18"/>
                </w:rPr>
                <w:delText>2024</w:delText>
              </w:r>
            </w:del>
          </w:p>
        </w:tc>
        <w:tc>
          <w:tcPr>
            <w:tcW w:w="1039" w:type="dxa"/>
            <w:tcMar>
              <w:left w:w="70" w:type="dxa"/>
              <w:right w:w="70" w:type="dxa"/>
            </w:tcMar>
            <w:vAlign w:val="center"/>
          </w:tcPr>
          <w:p w14:paraId="522BE3E9">
            <w:pPr>
              <w:keepNext/>
              <w:spacing w:before="20" w:after="20" w:line="260" w:lineRule="exact"/>
              <w:ind w:left="0" w:leftChars="0" w:right="0" w:rightChars="0" w:firstLine="0" w:firstLineChars="0"/>
              <w:jc w:val="center"/>
              <w:rPr>
                <w:del w:id="22411" w:author="xh" w:date="2026-10-19T13:51:22+08:00"/>
              </w:rPr>
            </w:pPr>
            <w:del w:id="22412" w:author="xh" w:date="2026-10-19T13:51:22+08:00">
              <w:r>
                <w:rPr>
                  <w:rFonts w:ascii="Times New Roman" w:hAnsi="Times New Roman" w:eastAsia="宋体"/>
                  <w:b w:val="0"/>
                  <w:sz w:val="18"/>
                </w:rPr>
                <w:delText>50+80</w:delText>
              </w:r>
            </w:del>
          </w:p>
        </w:tc>
        <w:tc>
          <w:tcPr>
            <w:tcW w:w="1039" w:type="dxa"/>
            <w:tcMar>
              <w:left w:w="70" w:type="dxa"/>
              <w:right w:w="70" w:type="dxa"/>
            </w:tcMar>
            <w:vAlign w:val="center"/>
          </w:tcPr>
          <w:p w14:paraId="70081CEB">
            <w:pPr>
              <w:keepNext/>
              <w:spacing w:before="20" w:after="20" w:line="260" w:lineRule="exact"/>
              <w:ind w:left="0" w:leftChars="0" w:right="0" w:rightChars="0" w:firstLine="0" w:firstLineChars="0"/>
              <w:jc w:val="center"/>
              <w:rPr>
                <w:del w:id="22413" w:author="xh" w:date="2026-10-19T13:51:22+08:00"/>
              </w:rPr>
            </w:pPr>
            <w:del w:id="22414" w:author="xh" w:date="2026-10-19T13:51:22+08:00">
              <w:r>
                <w:rPr>
                  <w:rFonts w:ascii="Times New Roman" w:hAnsi="Times New Roman" w:eastAsia="宋体"/>
                  <w:b w:val="0"/>
                  <w:sz w:val="18"/>
                </w:rPr>
                <w:delText>130.00</w:delText>
              </w:r>
            </w:del>
          </w:p>
        </w:tc>
        <w:tc>
          <w:tcPr>
            <w:tcW w:w="1039" w:type="dxa"/>
            <w:tcMar>
              <w:left w:w="70" w:type="dxa"/>
              <w:right w:w="70" w:type="dxa"/>
            </w:tcMar>
            <w:vAlign w:val="center"/>
          </w:tcPr>
          <w:p w14:paraId="11567218">
            <w:pPr>
              <w:keepNext/>
              <w:spacing w:before="20" w:after="20" w:line="260" w:lineRule="exact"/>
              <w:ind w:left="0" w:leftChars="0" w:right="0" w:rightChars="0" w:firstLine="0" w:firstLineChars="0"/>
              <w:jc w:val="center"/>
              <w:rPr>
                <w:del w:id="22415" w:author="xh" w:date="2026-10-19T13:51:22+08:00"/>
              </w:rPr>
            </w:pPr>
            <w:del w:id="22416"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72C79EC8">
            <w:pPr>
              <w:keepNext/>
              <w:spacing w:before="20" w:after="20" w:line="260" w:lineRule="exact"/>
              <w:ind w:left="0" w:leftChars="0" w:right="0" w:rightChars="0" w:firstLine="0" w:firstLineChars="0"/>
              <w:jc w:val="center"/>
              <w:rPr>
                <w:del w:id="22417" w:author="xh" w:date="2026-10-19T13:51:22+08:00"/>
              </w:rPr>
            </w:pPr>
            <w:del w:id="22418"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040C940D">
            <w:pPr>
              <w:keepNext/>
              <w:spacing w:before="20" w:after="20" w:line="260" w:lineRule="exact"/>
              <w:ind w:left="0" w:leftChars="0" w:right="0" w:rightChars="0" w:firstLine="0" w:firstLineChars="0"/>
              <w:jc w:val="center"/>
              <w:rPr>
                <w:del w:id="22419" w:author="xh" w:date="2026-10-19T13:51:22+08:00"/>
              </w:rPr>
            </w:pPr>
            <w:del w:id="22420"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51B5AB9F">
            <w:pPr>
              <w:keepNext/>
              <w:spacing w:before="20" w:after="20" w:line="260" w:lineRule="exact"/>
              <w:ind w:left="0" w:leftChars="0" w:right="0" w:rightChars="0" w:firstLine="0" w:firstLineChars="0"/>
              <w:jc w:val="center"/>
              <w:rPr>
                <w:del w:id="22421" w:author="xh" w:date="2026-10-19T13:51:22+08:00"/>
              </w:rPr>
            </w:pPr>
            <w:del w:id="22422" w:author="xh" w:date="2026-10-19T13:51:22+08:00">
              <w:r>
                <w:rPr>
                  <w:rFonts w:ascii="Times New Roman" w:hAnsi="Times New Roman" w:eastAsia="宋体"/>
                  <w:b w:val="0"/>
                  <w:sz w:val="18"/>
                </w:rPr>
                <w:delText>91.46</w:delText>
              </w:r>
            </w:del>
          </w:p>
        </w:tc>
      </w:tr>
      <w:tr w14:paraId="0B1065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2354" w:author="xh" w:date="2026-10-19T13:51:22+08:00"/>
        </w:trPr>
        <w:tc>
          <w:tcPr>
            <w:tcW w:w="1039" w:type="dxa"/>
            <w:tcMar>
              <w:left w:w="70" w:type="dxa"/>
              <w:right w:w="70" w:type="dxa"/>
            </w:tcMar>
            <w:vAlign w:val="center"/>
          </w:tcPr>
          <w:p w14:paraId="53A58644">
            <w:pPr>
              <w:keepNext/>
              <w:spacing w:before="20" w:after="20" w:line="260" w:lineRule="exact"/>
              <w:ind w:left="0" w:leftChars="0" w:right="0" w:rightChars="0" w:firstLine="0" w:firstLineChars="0"/>
              <w:jc w:val="center"/>
              <w:rPr>
                <w:del w:id="22423" w:author="xh" w:date="2026-10-19T13:51:22+08:00"/>
              </w:rPr>
            </w:pPr>
            <w:del w:id="22424" w:author="xh" w:date="2026-10-19T13:51:22+08:00">
              <w:r>
                <w:rPr>
                  <w:rFonts w:ascii="Times New Roman" w:hAnsi="Times New Roman" w:eastAsia="宋体"/>
                  <w:b w:val="0"/>
                  <w:sz w:val="18"/>
                </w:rPr>
                <w:delText>刚性</w:delText>
              </w:r>
            </w:del>
          </w:p>
        </w:tc>
        <w:tc>
          <w:tcPr>
            <w:tcW w:w="1039" w:type="dxa"/>
            <w:tcMar>
              <w:left w:w="70" w:type="dxa"/>
              <w:right w:w="70" w:type="dxa"/>
            </w:tcMar>
            <w:vAlign w:val="center"/>
          </w:tcPr>
          <w:p w14:paraId="1052FC96">
            <w:pPr>
              <w:keepNext/>
              <w:spacing w:before="20" w:after="20" w:line="260" w:lineRule="exact"/>
              <w:ind w:left="0" w:leftChars="0" w:right="0" w:rightChars="0" w:firstLine="0" w:firstLineChars="0"/>
              <w:jc w:val="center"/>
              <w:rPr>
                <w:del w:id="22425" w:author="xh" w:date="2026-10-19T13:51:22+08:00"/>
              </w:rPr>
            </w:pPr>
            <w:del w:id="22426" w:author="xh" w:date="2026-10-19T13:51:22+08:00">
              <w:r>
                <w:rPr>
                  <w:rFonts w:ascii="Times New Roman" w:hAnsi="Times New Roman" w:eastAsia="宋体"/>
                  <w:b w:val="0"/>
                  <w:sz w:val="18"/>
                </w:rPr>
                <w:delText>2025</w:delText>
              </w:r>
            </w:del>
          </w:p>
        </w:tc>
        <w:tc>
          <w:tcPr>
            <w:tcW w:w="1039" w:type="dxa"/>
            <w:tcMar>
              <w:left w:w="70" w:type="dxa"/>
              <w:right w:w="70" w:type="dxa"/>
            </w:tcMar>
            <w:vAlign w:val="center"/>
          </w:tcPr>
          <w:p w14:paraId="3A31B3B8">
            <w:pPr>
              <w:keepNext/>
              <w:spacing w:before="20" w:after="20" w:line="260" w:lineRule="exact"/>
              <w:ind w:left="0" w:leftChars="0" w:right="0" w:rightChars="0" w:firstLine="0" w:firstLineChars="0"/>
              <w:jc w:val="center"/>
              <w:rPr>
                <w:del w:id="22427" w:author="xh" w:date="2026-10-19T13:51:22+08:00"/>
              </w:rPr>
            </w:pPr>
            <w:del w:id="22428" w:author="xh" w:date="2026-10-19T13:51:22+08:00">
              <w:r>
                <w:rPr>
                  <w:rFonts w:ascii="Times New Roman" w:hAnsi="Times New Roman" w:eastAsia="宋体"/>
                  <w:b w:val="0"/>
                  <w:sz w:val="18"/>
                </w:rPr>
                <w:delText>50+80</w:delText>
              </w:r>
            </w:del>
          </w:p>
        </w:tc>
        <w:tc>
          <w:tcPr>
            <w:tcW w:w="1039" w:type="dxa"/>
            <w:tcMar>
              <w:left w:w="70" w:type="dxa"/>
              <w:right w:w="70" w:type="dxa"/>
            </w:tcMar>
            <w:vAlign w:val="center"/>
          </w:tcPr>
          <w:p w14:paraId="0B256406">
            <w:pPr>
              <w:keepNext/>
              <w:spacing w:before="20" w:after="20" w:line="260" w:lineRule="exact"/>
              <w:ind w:left="0" w:leftChars="0" w:right="0" w:rightChars="0" w:firstLine="0" w:firstLineChars="0"/>
              <w:jc w:val="center"/>
              <w:rPr>
                <w:del w:id="22429" w:author="xh" w:date="2026-10-19T13:51:22+08:00"/>
              </w:rPr>
            </w:pPr>
            <w:del w:id="22430" w:author="xh" w:date="2026-10-19T13:51:22+08:00">
              <w:r>
                <w:rPr>
                  <w:rFonts w:ascii="Times New Roman" w:hAnsi="Times New Roman" w:eastAsia="宋体"/>
                  <w:b w:val="0"/>
                  <w:sz w:val="18"/>
                </w:rPr>
                <w:delText>130.00</w:delText>
              </w:r>
            </w:del>
          </w:p>
        </w:tc>
        <w:tc>
          <w:tcPr>
            <w:tcW w:w="1039" w:type="dxa"/>
            <w:tcMar>
              <w:left w:w="70" w:type="dxa"/>
              <w:right w:w="70" w:type="dxa"/>
            </w:tcMar>
            <w:vAlign w:val="center"/>
          </w:tcPr>
          <w:p w14:paraId="7C97DA74">
            <w:pPr>
              <w:keepNext/>
              <w:spacing w:before="20" w:after="20" w:line="260" w:lineRule="exact"/>
              <w:ind w:left="0" w:leftChars="0" w:right="0" w:rightChars="0" w:firstLine="0" w:firstLineChars="0"/>
              <w:jc w:val="center"/>
              <w:rPr>
                <w:del w:id="22431" w:author="xh" w:date="2026-10-19T13:51:22+08:00"/>
              </w:rPr>
            </w:pPr>
            <w:del w:id="22432"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47DB127C">
            <w:pPr>
              <w:keepNext/>
              <w:spacing w:before="20" w:after="20" w:line="260" w:lineRule="exact"/>
              <w:ind w:left="0" w:leftChars="0" w:right="0" w:rightChars="0" w:firstLine="0" w:firstLineChars="0"/>
              <w:jc w:val="center"/>
              <w:rPr>
                <w:del w:id="22433" w:author="xh" w:date="2026-10-19T13:51:22+08:00"/>
              </w:rPr>
            </w:pPr>
            <w:del w:id="22434"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2E628386">
            <w:pPr>
              <w:keepNext/>
              <w:spacing w:before="20" w:after="20" w:line="260" w:lineRule="exact"/>
              <w:ind w:left="0" w:leftChars="0" w:right="0" w:rightChars="0" w:firstLine="0" w:firstLineChars="0"/>
              <w:jc w:val="center"/>
              <w:rPr>
                <w:del w:id="22435" w:author="xh" w:date="2026-10-19T13:51:22+08:00"/>
              </w:rPr>
            </w:pPr>
            <w:del w:id="22436"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415394C7">
            <w:pPr>
              <w:keepNext/>
              <w:spacing w:before="20" w:after="20" w:line="260" w:lineRule="exact"/>
              <w:ind w:left="0" w:leftChars="0" w:right="0" w:rightChars="0" w:firstLine="0" w:firstLineChars="0"/>
              <w:jc w:val="center"/>
              <w:rPr>
                <w:del w:id="22437" w:author="xh" w:date="2026-10-19T13:51:22+08:00"/>
              </w:rPr>
            </w:pPr>
            <w:del w:id="22438" w:author="xh" w:date="2026-10-19T13:51:22+08:00">
              <w:r>
                <w:rPr>
                  <w:rFonts w:ascii="Times New Roman" w:hAnsi="Times New Roman" w:eastAsia="宋体"/>
                  <w:b w:val="0"/>
                  <w:sz w:val="18"/>
                </w:rPr>
                <w:delText>96.47</w:delText>
              </w:r>
            </w:del>
          </w:p>
        </w:tc>
      </w:tr>
      <w:tr w14:paraId="56FA7E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2355" w:author="xh" w:date="2026-10-19T13:51:22+08:00"/>
        </w:trPr>
        <w:tc>
          <w:tcPr>
            <w:tcW w:w="1039" w:type="dxa"/>
            <w:tcMar>
              <w:left w:w="70" w:type="dxa"/>
              <w:right w:w="70" w:type="dxa"/>
            </w:tcMar>
            <w:vAlign w:val="center"/>
          </w:tcPr>
          <w:p w14:paraId="11B7716E">
            <w:pPr>
              <w:keepNext/>
              <w:spacing w:before="20" w:after="20" w:line="260" w:lineRule="exact"/>
              <w:ind w:left="0" w:leftChars="0" w:right="0" w:rightChars="0" w:firstLine="0" w:firstLineChars="0"/>
              <w:jc w:val="center"/>
              <w:rPr>
                <w:del w:id="22439" w:author="xh" w:date="2026-10-19T13:51:22+08:00"/>
              </w:rPr>
            </w:pPr>
            <w:del w:id="22440" w:author="xh" w:date="2026-10-19T13:51:22+08:00">
              <w:r>
                <w:rPr>
                  <w:rFonts w:ascii="Times New Roman" w:hAnsi="Times New Roman" w:eastAsia="宋体"/>
                  <w:b w:val="0"/>
                  <w:sz w:val="18"/>
                </w:rPr>
                <w:delText>弹性</w:delText>
              </w:r>
            </w:del>
          </w:p>
        </w:tc>
        <w:tc>
          <w:tcPr>
            <w:tcW w:w="1039" w:type="dxa"/>
            <w:tcMar>
              <w:left w:w="70" w:type="dxa"/>
              <w:right w:w="70" w:type="dxa"/>
            </w:tcMar>
            <w:vAlign w:val="center"/>
          </w:tcPr>
          <w:p w14:paraId="6B020ADF">
            <w:pPr>
              <w:keepNext/>
              <w:spacing w:before="20" w:after="20" w:line="260" w:lineRule="exact"/>
              <w:ind w:left="0" w:leftChars="0" w:right="0" w:rightChars="0" w:firstLine="0" w:firstLineChars="0"/>
              <w:jc w:val="center"/>
              <w:rPr>
                <w:del w:id="22441" w:author="xh" w:date="2026-10-19T13:51:22+08:00"/>
              </w:rPr>
            </w:pPr>
            <w:del w:id="22442" w:author="xh" w:date="2026-10-19T13:51:22+08:00">
              <w:r>
                <w:rPr>
                  <w:rFonts w:ascii="Times New Roman" w:hAnsi="Times New Roman" w:eastAsia="宋体"/>
                  <w:b w:val="0"/>
                  <w:sz w:val="18"/>
                </w:rPr>
                <w:delText>2022</w:delText>
              </w:r>
            </w:del>
          </w:p>
        </w:tc>
        <w:tc>
          <w:tcPr>
            <w:tcW w:w="1039" w:type="dxa"/>
            <w:tcMar>
              <w:left w:w="70" w:type="dxa"/>
              <w:right w:w="70" w:type="dxa"/>
            </w:tcMar>
            <w:vAlign w:val="center"/>
          </w:tcPr>
          <w:p w14:paraId="126CE68D">
            <w:pPr>
              <w:keepNext/>
              <w:spacing w:before="20" w:after="20" w:line="260" w:lineRule="exact"/>
              <w:ind w:left="0" w:leftChars="0" w:right="0" w:rightChars="0" w:firstLine="0" w:firstLineChars="0"/>
              <w:jc w:val="center"/>
              <w:rPr>
                <w:del w:id="22443" w:author="xh" w:date="2026-10-19T13:51:22+08:00"/>
              </w:rPr>
            </w:pPr>
            <w:del w:id="22444" w:author="xh" w:date="2026-10-19T13:51:22+08:00">
              <w:r>
                <w:rPr>
                  <w:rFonts w:ascii="Times New Roman" w:hAnsi="Times New Roman" w:eastAsia="宋体"/>
                  <w:b w:val="0"/>
                  <w:sz w:val="18"/>
                </w:rPr>
                <w:delText>50+80</w:delText>
              </w:r>
            </w:del>
          </w:p>
        </w:tc>
        <w:tc>
          <w:tcPr>
            <w:tcW w:w="1039" w:type="dxa"/>
            <w:tcMar>
              <w:left w:w="70" w:type="dxa"/>
              <w:right w:w="70" w:type="dxa"/>
            </w:tcMar>
            <w:vAlign w:val="center"/>
          </w:tcPr>
          <w:p w14:paraId="4E37E3DA">
            <w:pPr>
              <w:keepNext/>
              <w:spacing w:before="20" w:after="20" w:line="260" w:lineRule="exact"/>
              <w:ind w:left="0" w:leftChars="0" w:right="0" w:rightChars="0" w:firstLine="0" w:firstLineChars="0"/>
              <w:jc w:val="center"/>
              <w:rPr>
                <w:del w:id="22445" w:author="xh" w:date="2026-10-19T13:51:22+08:00"/>
              </w:rPr>
            </w:pPr>
            <w:del w:id="22446" w:author="xh" w:date="2026-10-19T13:51:22+08:00">
              <w:r>
                <w:rPr>
                  <w:rFonts w:ascii="Times New Roman" w:hAnsi="Times New Roman" w:eastAsia="宋体"/>
                  <w:b w:val="0"/>
                  <w:sz w:val="18"/>
                </w:rPr>
                <w:delText>130.00</w:delText>
              </w:r>
            </w:del>
          </w:p>
        </w:tc>
        <w:tc>
          <w:tcPr>
            <w:tcW w:w="1039" w:type="dxa"/>
            <w:tcMar>
              <w:left w:w="70" w:type="dxa"/>
              <w:right w:w="70" w:type="dxa"/>
            </w:tcMar>
            <w:vAlign w:val="center"/>
          </w:tcPr>
          <w:p w14:paraId="355FC225">
            <w:pPr>
              <w:keepNext/>
              <w:spacing w:before="20" w:after="20" w:line="260" w:lineRule="exact"/>
              <w:ind w:left="0" w:leftChars="0" w:right="0" w:rightChars="0" w:firstLine="0" w:firstLineChars="0"/>
              <w:jc w:val="center"/>
              <w:rPr>
                <w:del w:id="22447" w:author="xh" w:date="2026-10-19T13:51:22+08:00"/>
              </w:rPr>
            </w:pPr>
            <w:del w:id="22448"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4A6643E5">
            <w:pPr>
              <w:keepNext/>
              <w:spacing w:before="20" w:after="20" w:line="260" w:lineRule="exact"/>
              <w:ind w:left="0" w:leftChars="0" w:right="0" w:rightChars="0" w:firstLine="0" w:firstLineChars="0"/>
              <w:jc w:val="center"/>
              <w:rPr>
                <w:del w:id="22449" w:author="xh" w:date="2026-10-19T13:51:22+08:00"/>
              </w:rPr>
            </w:pPr>
            <w:del w:id="22450"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1FCACF06">
            <w:pPr>
              <w:keepNext/>
              <w:spacing w:before="20" w:after="20" w:line="260" w:lineRule="exact"/>
              <w:ind w:left="0" w:leftChars="0" w:right="0" w:rightChars="0" w:firstLine="0" w:firstLineChars="0"/>
              <w:jc w:val="center"/>
              <w:rPr>
                <w:del w:id="22451" w:author="xh" w:date="2026-10-19T13:51:22+08:00"/>
              </w:rPr>
            </w:pPr>
            <w:del w:id="22452"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3F7FAD1A">
            <w:pPr>
              <w:keepNext/>
              <w:spacing w:before="20" w:after="20" w:line="260" w:lineRule="exact"/>
              <w:ind w:left="0" w:leftChars="0" w:right="0" w:rightChars="0" w:firstLine="0" w:firstLineChars="0"/>
              <w:jc w:val="center"/>
              <w:rPr>
                <w:del w:id="22453" w:author="xh" w:date="2026-10-19T13:51:22+08:00"/>
              </w:rPr>
            </w:pPr>
            <w:del w:id="22454" w:author="xh" w:date="2026-10-19T13:51:22+08:00">
              <w:r>
                <w:rPr>
                  <w:rFonts w:ascii="Times New Roman" w:hAnsi="Times New Roman" w:eastAsia="宋体"/>
                  <w:b w:val="0"/>
                  <w:sz w:val="18"/>
                </w:rPr>
                <w:delText>90.39</w:delText>
              </w:r>
            </w:del>
          </w:p>
        </w:tc>
      </w:tr>
      <w:tr w14:paraId="42D96D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2356" w:author="xh" w:date="2026-10-19T13:51:22+08:00"/>
        </w:trPr>
        <w:tc>
          <w:tcPr>
            <w:tcW w:w="1039" w:type="dxa"/>
            <w:tcMar>
              <w:left w:w="70" w:type="dxa"/>
              <w:right w:w="70" w:type="dxa"/>
            </w:tcMar>
            <w:vAlign w:val="center"/>
          </w:tcPr>
          <w:p w14:paraId="4697F018">
            <w:pPr>
              <w:keepNext/>
              <w:spacing w:before="20" w:after="20" w:line="260" w:lineRule="exact"/>
              <w:ind w:left="0" w:leftChars="0" w:right="0" w:rightChars="0" w:firstLine="0" w:firstLineChars="0"/>
              <w:jc w:val="center"/>
              <w:rPr>
                <w:del w:id="22455" w:author="xh" w:date="2026-10-19T13:51:22+08:00"/>
              </w:rPr>
            </w:pPr>
            <w:del w:id="22456" w:author="xh" w:date="2026-10-19T13:51:22+08:00">
              <w:r>
                <w:rPr>
                  <w:rFonts w:ascii="Times New Roman" w:hAnsi="Times New Roman" w:eastAsia="宋体"/>
                  <w:b w:val="0"/>
                  <w:sz w:val="18"/>
                </w:rPr>
                <w:delText>弹性</w:delText>
              </w:r>
            </w:del>
          </w:p>
        </w:tc>
        <w:tc>
          <w:tcPr>
            <w:tcW w:w="1039" w:type="dxa"/>
            <w:tcMar>
              <w:left w:w="70" w:type="dxa"/>
              <w:right w:w="70" w:type="dxa"/>
            </w:tcMar>
            <w:vAlign w:val="center"/>
          </w:tcPr>
          <w:p w14:paraId="7D18F87A">
            <w:pPr>
              <w:keepNext/>
              <w:spacing w:before="20" w:after="20" w:line="260" w:lineRule="exact"/>
              <w:ind w:left="0" w:leftChars="0" w:right="0" w:rightChars="0" w:firstLine="0" w:firstLineChars="0"/>
              <w:jc w:val="center"/>
              <w:rPr>
                <w:del w:id="22457" w:author="xh" w:date="2026-10-19T13:51:22+08:00"/>
              </w:rPr>
            </w:pPr>
            <w:del w:id="22458" w:author="xh" w:date="2026-10-19T13:51:22+08:00">
              <w:r>
                <w:rPr>
                  <w:rFonts w:ascii="Times New Roman" w:hAnsi="Times New Roman" w:eastAsia="宋体"/>
                  <w:b w:val="0"/>
                  <w:sz w:val="18"/>
                </w:rPr>
                <w:delText>2023</w:delText>
              </w:r>
            </w:del>
          </w:p>
        </w:tc>
        <w:tc>
          <w:tcPr>
            <w:tcW w:w="1039" w:type="dxa"/>
            <w:tcMar>
              <w:left w:w="70" w:type="dxa"/>
              <w:right w:w="70" w:type="dxa"/>
            </w:tcMar>
            <w:vAlign w:val="center"/>
          </w:tcPr>
          <w:p w14:paraId="5744F763">
            <w:pPr>
              <w:keepNext/>
              <w:spacing w:before="20" w:after="20" w:line="260" w:lineRule="exact"/>
              <w:ind w:left="0" w:leftChars="0" w:right="0" w:rightChars="0" w:firstLine="0" w:firstLineChars="0"/>
              <w:jc w:val="center"/>
              <w:rPr>
                <w:del w:id="22459" w:author="xh" w:date="2026-10-19T13:51:22+08:00"/>
              </w:rPr>
            </w:pPr>
            <w:del w:id="22460" w:author="xh" w:date="2026-10-19T13:51:22+08:00">
              <w:r>
                <w:rPr>
                  <w:rFonts w:ascii="Times New Roman" w:hAnsi="Times New Roman" w:eastAsia="宋体"/>
                  <w:b w:val="0"/>
                  <w:sz w:val="18"/>
                </w:rPr>
                <w:delText>50+80</w:delText>
              </w:r>
            </w:del>
          </w:p>
        </w:tc>
        <w:tc>
          <w:tcPr>
            <w:tcW w:w="1039" w:type="dxa"/>
            <w:tcMar>
              <w:left w:w="70" w:type="dxa"/>
              <w:right w:w="70" w:type="dxa"/>
            </w:tcMar>
            <w:vAlign w:val="center"/>
          </w:tcPr>
          <w:p w14:paraId="5BD5B5C5">
            <w:pPr>
              <w:keepNext/>
              <w:spacing w:before="20" w:after="20" w:line="260" w:lineRule="exact"/>
              <w:ind w:left="0" w:leftChars="0" w:right="0" w:rightChars="0" w:firstLine="0" w:firstLineChars="0"/>
              <w:jc w:val="center"/>
              <w:rPr>
                <w:del w:id="22461" w:author="xh" w:date="2026-10-19T13:51:22+08:00"/>
              </w:rPr>
            </w:pPr>
            <w:del w:id="22462" w:author="xh" w:date="2026-10-19T13:51:22+08:00">
              <w:r>
                <w:rPr>
                  <w:rFonts w:ascii="Times New Roman" w:hAnsi="Times New Roman" w:eastAsia="宋体"/>
                  <w:b w:val="0"/>
                  <w:sz w:val="18"/>
                </w:rPr>
                <w:delText>130.00</w:delText>
              </w:r>
            </w:del>
          </w:p>
        </w:tc>
        <w:tc>
          <w:tcPr>
            <w:tcW w:w="1039" w:type="dxa"/>
            <w:tcMar>
              <w:left w:w="70" w:type="dxa"/>
              <w:right w:w="70" w:type="dxa"/>
            </w:tcMar>
            <w:vAlign w:val="center"/>
          </w:tcPr>
          <w:p w14:paraId="1F4FEC20">
            <w:pPr>
              <w:keepNext/>
              <w:spacing w:before="20" w:after="20" w:line="260" w:lineRule="exact"/>
              <w:ind w:left="0" w:leftChars="0" w:right="0" w:rightChars="0" w:firstLine="0" w:firstLineChars="0"/>
              <w:jc w:val="center"/>
              <w:rPr>
                <w:del w:id="22463" w:author="xh" w:date="2026-10-19T13:51:22+08:00"/>
              </w:rPr>
            </w:pPr>
            <w:del w:id="22464"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0BC1F23A">
            <w:pPr>
              <w:keepNext/>
              <w:spacing w:before="20" w:after="20" w:line="260" w:lineRule="exact"/>
              <w:ind w:left="0" w:leftChars="0" w:right="0" w:rightChars="0" w:firstLine="0" w:firstLineChars="0"/>
              <w:jc w:val="center"/>
              <w:rPr>
                <w:del w:id="22465" w:author="xh" w:date="2026-10-19T13:51:22+08:00"/>
              </w:rPr>
            </w:pPr>
            <w:del w:id="22466"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7372CCAA">
            <w:pPr>
              <w:keepNext/>
              <w:spacing w:before="20" w:after="20" w:line="260" w:lineRule="exact"/>
              <w:ind w:left="0" w:leftChars="0" w:right="0" w:rightChars="0" w:firstLine="0" w:firstLineChars="0"/>
              <w:jc w:val="center"/>
              <w:rPr>
                <w:del w:id="22467" w:author="xh" w:date="2026-10-19T13:51:22+08:00"/>
              </w:rPr>
            </w:pPr>
            <w:del w:id="22468"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1B1648DB">
            <w:pPr>
              <w:keepNext/>
              <w:spacing w:before="20" w:after="20" w:line="260" w:lineRule="exact"/>
              <w:ind w:left="0" w:leftChars="0" w:right="0" w:rightChars="0" w:firstLine="0" w:firstLineChars="0"/>
              <w:jc w:val="center"/>
              <w:rPr>
                <w:del w:id="22469" w:author="xh" w:date="2026-10-19T13:51:22+08:00"/>
              </w:rPr>
            </w:pPr>
            <w:del w:id="22470" w:author="xh" w:date="2026-10-19T13:51:22+08:00">
              <w:r>
                <w:rPr>
                  <w:rFonts w:ascii="Times New Roman" w:hAnsi="Times New Roman" w:eastAsia="宋体"/>
                  <w:b w:val="0"/>
                  <w:sz w:val="18"/>
                </w:rPr>
                <w:delText>97.32</w:delText>
              </w:r>
            </w:del>
          </w:p>
        </w:tc>
      </w:tr>
      <w:tr w14:paraId="05CD29A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2357" w:author="xh" w:date="2026-10-19T13:51:22+08:00"/>
        </w:trPr>
        <w:tc>
          <w:tcPr>
            <w:tcW w:w="1039" w:type="dxa"/>
            <w:tcMar>
              <w:left w:w="70" w:type="dxa"/>
              <w:right w:w="70" w:type="dxa"/>
            </w:tcMar>
            <w:vAlign w:val="center"/>
          </w:tcPr>
          <w:p w14:paraId="2EAF28DB">
            <w:pPr>
              <w:keepNext/>
              <w:spacing w:before="20" w:after="20" w:line="260" w:lineRule="exact"/>
              <w:ind w:left="0" w:leftChars="0" w:right="0" w:rightChars="0" w:firstLine="0" w:firstLineChars="0"/>
              <w:jc w:val="center"/>
              <w:rPr>
                <w:del w:id="22471" w:author="xh" w:date="2026-10-19T13:51:22+08:00"/>
              </w:rPr>
            </w:pPr>
            <w:del w:id="22472" w:author="xh" w:date="2026-10-19T13:51:22+08:00">
              <w:r>
                <w:rPr>
                  <w:rFonts w:ascii="Times New Roman" w:hAnsi="Times New Roman" w:eastAsia="宋体"/>
                  <w:b w:val="0"/>
                  <w:sz w:val="18"/>
                </w:rPr>
                <w:delText>弹性</w:delText>
              </w:r>
            </w:del>
          </w:p>
        </w:tc>
        <w:tc>
          <w:tcPr>
            <w:tcW w:w="1039" w:type="dxa"/>
            <w:tcMar>
              <w:left w:w="70" w:type="dxa"/>
              <w:right w:w="70" w:type="dxa"/>
            </w:tcMar>
            <w:vAlign w:val="center"/>
          </w:tcPr>
          <w:p w14:paraId="5557B433">
            <w:pPr>
              <w:keepNext/>
              <w:spacing w:before="20" w:after="20" w:line="260" w:lineRule="exact"/>
              <w:ind w:left="0" w:leftChars="0" w:right="0" w:rightChars="0" w:firstLine="0" w:firstLineChars="0"/>
              <w:jc w:val="center"/>
              <w:rPr>
                <w:del w:id="22473" w:author="xh" w:date="2026-10-19T13:51:22+08:00"/>
              </w:rPr>
            </w:pPr>
            <w:del w:id="22474" w:author="xh" w:date="2026-10-19T13:51:22+08:00">
              <w:r>
                <w:rPr>
                  <w:rFonts w:ascii="Times New Roman" w:hAnsi="Times New Roman" w:eastAsia="宋体"/>
                  <w:b w:val="0"/>
                  <w:sz w:val="18"/>
                </w:rPr>
                <w:delText>2024</w:delText>
              </w:r>
            </w:del>
          </w:p>
        </w:tc>
        <w:tc>
          <w:tcPr>
            <w:tcW w:w="1039" w:type="dxa"/>
            <w:tcMar>
              <w:left w:w="70" w:type="dxa"/>
              <w:right w:w="70" w:type="dxa"/>
            </w:tcMar>
            <w:vAlign w:val="center"/>
          </w:tcPr>
          <w:p w14:paraId="744EC8A6">
            <w:pPr>
              <w:keepNext/>
              <w:spacing w:before="20" w:after="20" w:line="260" w:lineRule="exact"/>
              <w:ind w:left="0" w:leftChars="0" w:right="0" w:rightChars="0" w:firstLine="0" w:firstLineChars="0"/>
              <w:jc w:val="center"/>
              <w:rPr>
                <w:del w:id="22475" w:author="xh" w:date="2026-10-19T13:51:22+08:00"/>
              </w:rPr>
            </w:pPr>
            <w:del w:id="22476" w:author="xh" w:date="2026-10-19T13:51:22+08:00">
              <w:r>
                <w:rPr>
                  <w:rFonts w:ascii="Times New Roman" w:hAnsi="Times New Roman" w:eastAsia="宋体"/>
                  <w:b w:val="0"/>
                  <w:sz w:val="18"/>
                </w:rPr>
                <w:delText>50+80</w:delText>
              </w:r>
            </w:del>
          </w:p>
        </w:tc>
        <w:tc>
          <w:tcPr>
            <w:tcW w:w="1039" w:type="dxa"/>
            <w:tcMar>
              <w:left w:w="70" w:type="dxa"/>
              <w:right w:w="70" w:type="dxa"/>
            </w:tcMar>
            <w:vAlign w:val="center"/>
          </w:tcPr>
          <w:p w14:paraId="76863281">
            <w:pPr>
              <w:keepNext/>
              <w:spacing w:before="20" w:after="20" w:line="260" w:lineRule="exact"/>
              <w:ind w:left="0" w:leftChars="0" w:right="0" w:rightChars="0" w:firstLine="0" w:firstLineChars="0"/>
              <w:jc w:val="center"/>
              <w:rPr>
                <w:del w:id="22477" w:author="xh" w:date="2026-10-19T13:51:22+08:00"/>
              </w:rPr>
            </w:pPr>
            <w:del w:id="22478" w:author="xh" w:date="2026-10-19T13:51:22+08:00">
              <w:r>
                <w:rPr>
                  <w:rFonts w:ascii="Times New Roman" w:hAnsi="Times New Roman" w:eastAsia="宋体"/>
                  <w:b w:val="0"/>
                  <w:sz w:val="18"/>
                </w:rPr>
                <w:delText>130.00</w:delText>
              </w:r>
            </w:del>
          </w:p>
        </w:tc>
        <w:tc>
          <w:tcPr>
            <w:tcW w:w="1039" w:type="dxa"/>
            <w:tcMar>
              <w:left w:w="70" w:type="dxa"/>
              <w:right w:w="70" w:type="dxa"/>
            </w:tcMar>
            <w:vAlign w:val="center"/>
          </w:tcPr>
          <w:p w14:paraId="709DF1CC">
            <w:pPr>
              <w:keepNext/>
              <w:spacing w:before="20" w:after="20" w:line="260" w:lineRule="exact"/>
              <w:ind w:left="0" w:leftChars="0" w:right="0" w:rightChars="0" w:firstLine="0" w:firstLineChars="0"/>
              <w:jc w:val="center"/>
              <w:rPr>
                <w:del w:id="22479" w:author="xh" w:date="2026-10-19T13:51:22+08:00"/>
              </w:rPr>
            </w:pPr>
            <w:del w:id="22480"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73A95E26">
            <w:pPr>
              <w:keepNext/>
              <w:spacing w:before="20" w:after="20" w:line="260" w:lineRule="exact"/>
              <w:ind w:left="0" w:leftChars="0" w:right="0" w:rightChars="0" w:firstLine="0" w:firstLineChars="0"/>
              <w:jc w:val="center"/>
              <w:rPr>
                <w:del w:id="22481" w:author="xh" w:date="2026-10-19T13:51:22+08:00"/>
              </w:rPr>
            </w:pPr>
            <w:del w:id="22482"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42625FDB">
            <w:pPr>
              <w:keepNext/>
              <w:spacing w:before="20" w:after="20" w:line="260" w:lineRule="exact"/>
              <w:ind w:left="0" w:leftChars="0" w:right="0" w:rightChars="0" w:firstLine="0" w:firstLineChars="0"/>
              <w:jc w:val="center"/>
              <w:rPr>
                <w:del w:id="22483" w:author="xh" w:date="2026-10-19T13:51:22+08:00"/>
              </w:rPr>
            </w:pPr>
            <w:del w:id="22484"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3AA2C311">
            <w:pPr>
              <w:keepNext/>
              <w:spacing w:before="20" w:after="20" w:line="260" w:lineRule="exact"/>
              <w:ind w:left="0" w:leftChars="0" w:right="0" w:rightChars="0" w:firstLine="0" w:firstLineChars="0"/>
              <w:jc w:val="center"/>
              <w:rPr>
                <w:del w:id="22485" w:author="xh" w:date="2026-10-19T13:51:22+08:00"/>
              </w:rPr>
            </w:pPr>
            <w:del w:id="22486" w:author="xh" w:date="2026-10-19T13:51:22+08:00">
              <w:r>
                <w:rPr>
                  <w:rFonts w:ascii="Times New Roman" w:hAnsi="Times New Roman" w:eastAsia="宋体"/>
                  <w:b w:val="0"/>
                  <w:sz w:val="18"/>
                </w:rPr>
                <w:delText>91.46</w:delText>
              </w:r>
            </w:del>
          </w:p>
        </w:tc>
      </w:tr>
      <w:tr w14:paraId="5D7457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2358" w:author="xh" w:date="2026-10-19T13:51:22+08:00"/>
        </w:trPr>
        <w:tc>
          <w:tcPr>
            <w:tcW w:w="1039" w:type="dxa"/>
            <w:tcMar>
              <w:left w:w="70" w:type="dxa"/>
              <w:right w:w="70" w:type="dxa"/>
            </w:tcMar>
            <w:vAlign w:val="center"/>
          </w:tcPr>
          <w:p w14:paraId="5E6DD378">
            <w:pPr>
              <w:keepNext w:val="0"/>
              <w:spacing w:before="20" w:after="20" w:line="260" w:lineRule="exact"/>
              <w:ind w:left="0" w:leftChars="0" w:right="0" w:rightChars="0" w:firstLine="0" w:firstLineChars="0"/>
              <w:jc w:val="center"/>
              <w:rPr>
                <w:del w:id="22487" w:author="xh" w:date="2026-10-19T13:51:22+08:00"/>
              </w:rPr>
            </w:pPr>
            <w:del w:id="22488" w:author="xh" w:date="2026-10-19T13:51:22+08:00">
              <w:r>
                <w:rPr>
                  <w:rFonts w:ascii="Times New Roman" w:hAnsi="Times New Roman" w:eastAsia="宋体"/>
                  <w:b w:val="0"/>
                  <w:sz w:val="18"/>
                </w:rPr>
                <w:delText>弹性</w:delText>
              </w:r>
            </w:del>
          </w:p>
        </w:tc>
        <w:tc>
          <w:tcPr>
            <w:tcW w:w="1039" w:type="dxa"/>
            <w:tcMar>
              <w:left w:w="70" w:type="dxa"/>
              <w:right w:w="70" w:type="dxa"/>
            </w:tcMar>
            <w:vAlign w:val="center"/>
          </w:tcPr>
          <w:p w14:paraId="73FC676A">
            <w:pPr>
              <w:keepNext w:val="0"/>
              <w:spacing w:before="20" w:after="20" w:line="260" w:lineRule="exact"/>
              <w:ind w:left="0" w:leftChars="0" w:right="0" w:rightChars="0" w:firstLine="0" w:firstLineChars="0"/>
              <w:jc w:val="center"/>
              <w:rPr>
                <w:del w:id="22489" w:author="xh" w:date="2026-10-19T13:51:22+08:00"/>
              </w:rPr>
            </w:pPr>
            <w:del w:id="22490" w:author="xh" w:date="2026-10-19T13:51:22+08:00">
              <w:r>
                <w:rPr>
                  <w:rFonts w:ascii="Times New Roman" w:hAnsi="Times New Roman" w:eastAsia="宋体"/>
                  <w:b w:val="0"/>
                  <w:sz w:val="18"/>
                </w:rPr>
                <w:delText>2025</w:delText>
              </w:r>
            </w:del>
          </w:p>
        </w:tc>
        <w:tc>
          <w:tcPr>
            <w:tcW w:w="1039" w:type="dxa"/>
            <w:tcMar>
              <w:left w:w="70" w:type="dxa"/>
              <w:right w:w="70" w:type="dxa"/>
            </w:tcMar>
            <w:vAlign w:val="center"/>
          </w:tcPr>
          <w:p w14:paraId="07A11DCE">
            <w:pPr>
              <w:keepNext w:val="0"/>
              <w:spacing w:before="20" w:after="20" w:line="260" w:lineRule="exact"/>
              <w:ind w:left="0" w:leftChars="0" w:right="0" w:rightChars="0" w:firstLine="0" w:firstLineChars="0"/>
              <w:jc w:val="center"/>
              <w:rPr>
                <w:del w:id="22491" w:author="xh" w:date="2026-10-19T13:51:22+08:00"/>
              </w:rPr>
            </w:pPr>
            <w:del w:id="22492" w:author="xh" w:date="2026-10-19T13:51:22+08:00">
              <w:r>
                <w:rPr>
                  <w:rFonts w:ascii="Times New Roman" w:hAnsi="Times New Roman" w:eastAsia="宋体"/>
                  <w:b w:val="0"/>
                  <w:sz w:val="18"/>
                </w:rPr>
                <w:delText>50+80</w:delText>
              </w:r>
            </w:del>
          </w:p>
        </w:tc>
        <w:tc>
          <w:tcPr>
            <w:tcW w:w="1039" w:type="dxa"/>
            <w:tcMar>
              <w:left w:w="70" w:type="dxa"/>
              <w:right w:w="70" w:type="dxa"/>
            </w:tcMar>
            <w:vAlign w:val="center"/>
          </w:tcPr>
          <w:p w14:paraId="00EBD7F0">
            <w:pPr>
              <w:keepNext w:val="0"/>
              <w:spacing w:before="20" w:after="20" w:line="260" w:lineRule="exact"/>
              <w:ind w:left="0" w:leftChars="0" w:right="0" w:rightChars="0" w:firstLine="0" w:firstLineChars="0"/>
              <w:jc w:val="center"/>
              <w:rPr>
                <w:del w:id="22493" w:author="xh" w:date="2026-10-19T13:51:22+08:00"/>
              </w:rPr>
            </w:pPr>
            <w:del w:id="22494" w:author="xh" w:date="2026-10-19T13:51:22+08:00">
              <w:r>
                <w:rPr>
                  <w:rFonts w:ascii="Times New Roman" w:hAnsi="Times New Roman" w:eastAsia="宋体"/>
                  <w:b w:val="0"/>
                  <w:sz w:val="18"/>
                </w:rPr>
                <w:delText>130.00</w:delText>
              </w:r>
            </w:del>
          </w:p>
        </w:tc>
        <w:tc>
          <w:tcPr>
            <w:tcW w:w="1039" w:type="dxa"/>
            <w:tcMar>
              <w:left w:w="70" w:type="dxa"/>
              <w:right w:w="70" w:type="dxa"/>
            </w:tcMar>
            <w:vAlign w:val="center"/>
          </w:tcPr>
          <w:p w14:paraId="714DA80D">
            <w:pPr>
              <w:keepNext w:val="0"/>
              <w:spacing w:before="20" w:after="20" w:line="260" w:lineRule="exact"/>
              <w:ind w:left="0" w:leftChars="0" w:right="0" w:rightChars="0" w:firstLine="0" w:firstLineChars="0"/>
              <w:jc w:val="center"/>
              <w:rPr>
                <w:del w:id="22495" w:author="xh" w:date="2026-10-19T13:51:22+08:00"/>
              </w:rPr>
            </w:pPr>
            <w:del w:id="22496"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406D6036">
            <w:pPr>
              <w:keepNext w:val="0"/>
              <w:spacing w:before="20" w:after="20" w:line="260" w:lineRule="exact"/>
              <w:ind w:left="0" w:leftChars="0" w:right="0" w:rightChars="0" w:firstLine="0" w:firstLineChars="0"/>
              <w:jc w:val="center"/>
              <w:rPr>
                <w:del w:id="22497" w:author="xh" w:date="2026-10-19T13:51:22+08:00"/>
              </w:rPr>
            </w:pPr>
            <w:del w:id="22498"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28B39344">
            <w:pPr>
              <w:keepNext w:val="0"/>
              <w:spacing w:before="20" w:after="20" w:line="260" w:lineRule="exact"/>
              <w:ind w:left="0" w:leftChars="0" w:right="0" w:rightChars="0" w:firstLine="0" w:firstLineChars="0"/>
              <w:jc w:val="center"/>
              <w:rPr>
                <w:del w:id="22499" w:author="xh" w:date="2026-10-19T13:51:22+08:00"/>
              </w:rPr>
            </w:pPr>
            <w:del w:id="22500" w:author="xh" w:date="2026-10-19T13:51:22+08:00">
              <w:r>
                <w:rPr>
                  <w:rFonts w:ascii="Times New Roman" w:hAnsi="Times New Roman" w:eastAsia="宋体"/>
                  <w:b w:val="0"/>
                  <w:sz w:val="18"/>
                </w:rPr>
                <w:delText>0.00</w:delText>
              </w:r>
            </w:del>
          </w:p>
        </w:tc>
        <w:tc>
          <w:tcPr>
            <w:tcW w:w="1039" w:type="dxa"/>
            <w:tcMar>
              <w:left w:w="70" w:type="dxa"/>
              <w:right w:w="70" w:type="dxa"/>
            </w:tcMar>
            <w:vAlign w:val="center"/>
          </w:tcPr>
          <w:p w14:paraId="22BF4C39">
            <w:pPr>
              <w:keepNext w:val="0"/>
              <w:spacing w:before="20" w:after="20" w:line="260" w:lineRule="exact"/>
              <w:ind w:left="0" w:leftChars="0" w:right="0" w:rightChars="0" w:firstLine="0" w:firstLineChars="0"/>
              <w:jc w:val="center"/>
              <w:rPr>
                <w:del w:id="22501" w:author="xh" w:date="2026-10-19T13:51:22+08:00"/>
              </w:rPr>
            </w:pPr>
            <w:del w:id="22502" w:author="xh" w:date="2026-10-19T13:51:22+08:00">
              <w:r>
                <w:rPr>
                  <w:rFonts w:ascii="Times New Roman" w:hAnsi="Times New Roman" w:eastAsia="宋体"/>
                  <w:b w:val="0"/>
                  <w:sz w:val="18"/>
                </w:rPr>
                <w:delText>96.47</w:delText>
              </w:r>
            </w:del>
          </w:p>
        </w:tc>
      </w:tr>
      <w:tr>
        <w:trPr>
          <w:cantSplit/>
          <w:tblHeader/>
          <w:ins w:id="22503" w:author="xh" w:date="2026-10-19T13:51:2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12" w:author="xh" w:date="2026-10-19T13:51:22+08:00"/>
              </w:rPr>
            </w:pPr>
            <w:ins w:id="22513" w:author="xh" w:date="2026-10-19T13:51:22+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14" w:author="xh" w:date="2026-10-19T13:51:22+08:00"/>
              </w:rPr>
            </w:pPr>
            <w:ins w:id="22515" w:author="xh" w:date="2026-10-19T13:51:22+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16" w:author="xh" w:date="2026-10-19T13:51:22+08:00"/>
              </w:rPr>
            </w:pPr>
            <w:ins w:id="22517" w:author="xh" w:date="2026-10-19T13:51:22+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18" w:author="xh" w:date="2026-10-19T13:51:22+08:00"/>
              </w:rPr>
            </w:pPr>
            <w:ins w:id="22519" w:author="xh" w:date="2026-10-19T13:51:22+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20" w:author="xh" w:date="2026-10-19T13:51:22+08:00"/>
              </w:rPr>
            </w:pPr>
            <w:ins w:id="22521" w:author="xh" w:date="2026-10-19T13:51:22+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22" w:author="xh" w:date="2026-10-19T13:51:22+08:00"/>
              </w:rPr>
            </w:pPr>
            <w:ins w:id="22523" w:author="xh" w:date="2026-10-19T13:51:22+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24" w:author="xh" w:date="2026-10-19T13:51:22+08:00"/>
              </w:rPr>
            </w:pPr>
            <w:ins w:id="22525" w:author="xh" w:date="2026-10-19T13:51:22+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26" w:author="xh" w:date="2026-10-19T13:51:22+08:00"/>
              </w:rPr>
            </w:pPr>
            <w:ins w:id="22527" w:author="xh" w:date="2026-10-19T13:51:22+08:00">
              <w:r>
                <w:rPr>
                  <w:rFonts w:ascii="Times New Roman" w:hAnsi="Times New Roman" w:eastAsia="宋体"/>
                  <w:b/>
                  <w:sz w:val="18"/>
                </w:rPr>
                <w:t>转接后净负荷/MW</w:t>
              </w:r>
            </w:ins>
          </w:p>
        </w:tc>
      </w:tr>
      <w:tr>
        <w:trPr>
          <w:cantSplit/>
          <w:ins w:id="22504" w:author="xh" w:date="2026-10-19T13:51:2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28" w:author="xh" w:date="2026-10-19T13:51:22+08:00"/>
              </w:rPr>
            </w:pPr>
            <w:ins w:id="22529" w:author="xh" w:date="2026-10-19T13:51:22+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30" w:author="xh" w:date="2026-10-19T13:51:22+08:00"/>
              </w:rPr>
            </w:pPr>
            <w:ins w:id="22531" w:author="xh" w:date="2026-10-19T13:51:22+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32" w:author="xh" w:date="2026-10-19T13:51:22+08:00"/>
              </w:rPr>
            </w:pPr>
            <w:ins w:id="22533" w:author="xh" w:date="2026-10-19T13:51:22+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34" w:author="xh" w:date="2026-10-19T13:51:22+08:00"/>
              </w:rPr>
            </w:pPr>
            <w:ins w:id="22535" w:author="xh" w:date="2026-10-19T13:51:22+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36" w:author="xh" w:date="2026-10-19T13:51:22+08:00"/>
              </w:rPr>
            </w:pPr>
            <w:ins w:id="22537" w:author="xh" w:date="2026-10-19T13:51:2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38" w:author="xh" w:date="2026-10-19T13:51:22+08:00"/>
              </w:rPr>
            </w:pPr>
            <w:ins w:id="22539" w:author="xh" w:date="2026-10-19T13:51:22+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40" w:author="xh" w:date="2026-10-19T13:51:22+08:00"/>
              </w:rPr>
            </w:pPr>
            <w:ins w:id="22541" w:author="xh" w:date="2026-10-19T13:51:22+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42" w:author="xh" w:date="2026-10-19T13:51:22+08:00"/>
              </w:rPr>
            </w:pPr>
            <w:ins w:id="22543" w:author="xh" w:date="2026-10-19T13:51:22+08:00">
              <w:r>
                <w:rPr>
                  <w:rFonts w:ascii="Times New Roman" w:hAnsi="Times New Roman" w:eastAsia="宋体"/>
                  <w:b w:val="0"/>
                  <w:sz w:val="18"/>
                </w:rPr>
                <w:t>—</w:t>
              </w:r>
            </w:ins>
          </w:p>
        </w:tc>
      </w:tr>
      <w:tr>
        <w:trPr>
          <w:cantSplit/>
          <w:ins w:id="22505" w:author="xh" w:date="2026-10-19T13:51:2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44" w:author="xh" w:date="2026-10-19T13:51:22+08:00"/>
              </w:rPr>
            </w:pPr>
            <w:ins w:id="22545" w:author="xh" w:date="2026-10-19T13:51:22+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46" w:author="xh" w:date="2026-10-19T13:51:22+08:00"/>
              </w:rPr>
            </w:pPr>
            <w:ins w:id="22547" w:author="xh" w:date="2026-10-19T13:51:22+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48" w:author="xh" w:date="2026-10-19T13:51:22+08:00"/>
              </w:rPr>
            </w:pPr>
            <w:ins w:id="22549" w:author="xh" w:date="2026-10-19T13:51:22+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50" w:author="xh" w:date="2026-10-19T13:51:22+08:00"/>
              </w:rPr>
            </w:pPr>
            <w:ins w:id="22551" w:author="xh" w:date="2026-10-19T13:51:22+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52" w:author="xh" w:date="2026-10-19T13:51:22+08:00"/>
              </w:rPr>
            </w:pPr>
            <w:ins w:id="22553" w:author="xh" w:date="2026-10-19T13:51:2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54" w:author="xh" w:date="2026-10-19T13:51:22+08:00"/>
              </w:rPr>
            </w:pPr>
            <w:ins w:id="22555" w:author="xh" w:date="2026-10-19T13:51:2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56" w:author="xh" w:date="2026-10-19T13:51:22+08:00"/>
              </w:rPr>
            </w:pPr>
            <w:ins w:id="22557" w:author="xh" w:date="2026-10-19T13:51:2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58" w:author="xh" w:date="2026-10-19T13:51:22+08:00"/>
              </w:rPr>
            </w:pPr>
            <w:ins w:id="22559" w:author="xh" w:date="2026-10-19T13:51:22+08:00">
              <w:r>
                <w:rPr>
                  <w:rFonts w:ascii="Times New Roman" w:hAnsi="Times New Roman" w:eastAsia="宋体"/>
                  <w:b w:val="0"/>
                  <w:sz w:val="18"/>
                </w:rPr>
                <w:t>96.47</w:t>
              </w:r>
            </w:ins>
          </w:p>
        </w:tc>
      </w:tr>
      <w:tr>
        <w:trPr>
          <w:cantSplit/>
          <w:ins w:id="22506" w:author="xh" w:date="2026-10-19T13:51:2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60" w:author="xh" w:date="2026-10-19T13:51:22+08:00"/>
              </w:rPr>
            </w:pPr>
            <w:ins w:id="22561" w:author="xh" w:date="2026-10-19T13:51:22+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62" w:author="xh" w:date="2026-10-19T13:51:22+08:00"/>
              </w:rPr>
            </w:pPr>
            <w:ins w:id="22563" w:author="xh" w:date="2026-10-19T13:51:22+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64" w:author="xh" w:date="2026-10-19T13:51:22+08:00"/>
              </w:rPr>
            </w:pPr>
            <w:ins w:id="22565" w:author="xh" w:date="2026-10-19T13:51:22+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66" w:author="xh" w:date="2026-10-19T13:51:22+08:00"/>
              </w:rPr>
            </w:pPr>
            <w:ins w:id="22567" w:author="xh" w:date="2026-10-19T13:51:22+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68" w:author="xh" w:date="2026-10-19T13:51:22+08:00"/>
              </w:rPr>
            </w:pPr>
            <w:ins w:id="22569" w:author="xh" w:date="2026-10-19T13:51:2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70" w:author="xh" w:date="2026-10-19T13:51:22+08:00"/>
              </w:rPr>
            </w:pPr>
            <w:ins w:id="22571" w:author="xh" w:date="2026-10-19T13:51:2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72" w:author="xh" w:date="2026-10-19T13:51:22+08:00"/>
              </w:rPr>
            </w:pPr>
            <w:ins w:id="22573" w:author="xh" w:date="2026-10-19T13:51:2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74" w:author="xh" w:date="2026-10-19T13:51:22+08:00"/>
              </w:rPr>
            </w:pPr>
            <w:ins w:id="22575" w:author="xh" w:date="2026-10-19T13:51:22+08:00">
              <w:r>
                <w:rPr>
                  <w:rFonts w:ascii="Times New Roman" w:hAnsi="Times New Roman" w:eastAsia="宋体"/>
                  <w:b w:val="0"/>
                  <w:sz w:val="18"/>
                </w:rPr>
                <w:t>116.45</w:t>
              </w:r>
            </w:ins>
          </w:p>
        </w:tc>
      </w:tr>
      <w:tr>
        <w:trPr>
          <w:cantSplit/>
          <w:ins w:id="22507" w:author="xh" w:date="2026-10-19T13:51:2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76" w:author="xh" w:date="2026-10-19T13:51:22+08:00"/>
              </w:rPr>
            </w:pPr>
            <w:ins w:id="22577" w:author="xh" w:date="2026-10-19T13:51:22+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78" w:author="xh" w:date="2026-10-19T13:51:22+08:00"/>
              </w:rPr>
            </w:pPr>
            <w:ins w:id="22579" w:author="xh" w:date="2026-10-19T13:51:22+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80" w:author="xh" w:date="2026-10-19T13:51:22+08:00"/>
              </w:rPr>
            </w:pPr>
            <w:ins w:id="22581" w:author="xh" w:date="2026-10-19T13:51:22+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82" w:author="xh" w:date="2026-10-19T13:51:22+08:00"/>
              </w:rPr>
            </w:pPr>
            <w:ins w:id="22583" w:author="xh" w:date="2026-10-19T13:51:22+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84" w:author="xh" w:date="2026-10-19T13:51:22+08:00"/>
              </w:rPr>
            </w:pPr>
            <w:ins w:id="22585" w:author="xh" w:date="2026-10-19T13:51:2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86" w:author="xh" w:date="2026-10-19T13:51:22+08:00"/>
              </w:rPr>
            </w:pPr>
            <w:ins w:id="22587" w:author="xh" w:date="2026-10-19T13:51:22+08:00">
              <w:r>
                <w:rPr>
                  <w:rFonts w:ascii="Times New Roman" w:hAnsi="Times New Roman" w:eastAsia="宋体"/>
                  <w:b w:val="0"/>
                  <w:sz w:val="18"/>
                </w:rPr>
                <w:t>1.85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88" w:author="xh" w:date="2026-10-19T13:51:22+08:00"/>
              </w:rPr>
            </w:pPr>
            <w:ins w:id="22589" w:author="xh" w:date="2026-10-19T13:51:2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90" w:author="xh" w:date="2026-10-19T13:51:22+08:00"/>
              </w:rPr>
            </w:pPr>
            <w:ins w:id="22591" w:author="xh" w:date="2026-10-19T13:51:22+08:00">
              <w:r>
                <w:rPr>
                  <w:rFonts w:ascii="Times New Roman" w:hAnsi="Times New Roman" w:eastAsia="宋体"/>
                  <w:b w:val="0"/>
                  <w:sz w:val="18"/>
                </w:rPr>
                <w:t>138.63</w:t>
              </w:r>
            </w:ins>
          </w:p>
        </w:tc>
      </w:tr>
      <w:tr>
        <w:trPr>
          <w:cantSplit/>
          <w:ins w:id="22508" w:author="xh" w:date="2026-10-19T13:51:2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92" w:author="xh" w:date="2026-10-19T13:51:22+08:00"/>
              </w:rPr>
            </w:pPr>
            <w:ins w:id="22593" w:author="xh" w:date="2026-10-19T13:51:22+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94" w:author="xh" w:date="2026-10-19T13:51:22+08:00"/>
              </w:rPr>
            </w:pPr>
            <w:ins w:id="22595" w:author="xh" w:date="2026-10-19T13:51:22+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96" w:author="xh" w:date="2026-10-19T13:51:22+08:00"/>
              </w:rPr>
            </w:pPr>
            <w:ins w:id="22597" w:author="xh" w:date="2026-10-19T13:51:22+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598" w:author="xh" w:date="2026-10-19T13:51:22+08:00"/>
              </w:rPr>
            </w:pPr>
            <w:ins w:id="22599" w:author="xh" w:date="2026-10-19T13:51:22+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600" w:author="xh" w:date="2026-10-19T13:51:22+08:00"/>
              </w:rPr>
            </w:pPr>
            <w:ins w:id="22601" w:author="xh" w:date="2026-10-19T13:51:2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602" w:author="xh" w:date="2026-10-19T13:51:22+08:00"/>
              </w:rPr>
            </w:pPr>
            <w:ins w:id="22603" w:author="xh" w:date="2026-10-19T13:51:22+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604" w:author="xh" w:date="2026-10-19T13:51:22+08:00"/>
              </w:rPr>
            </w:pPr>
            <w:ins w:id="22605" w:author="xh" w:date="2026-10-19T13:51:22+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606" w:author="xh" w:date="2026-10-19T13:51:22+08:00"/>
              </w:rPr>
            </w:pPr>
            <w:ins w:id="22607" w:author="xh" w:date="2026-10-19T13:51:22+08:00">
              <w:r>
                <w:rPr>
                  <w:rFonts w:ascii="Times New Roman" w:hAnsi="Times New Roman" w:eastAsia="宋体"/>
                  <w:b w:val="0"/>
                  <w:sz w:val="18"/>
                </w:rPr>
                <w:t>—</w:t>
              </w:r>
            </w:ins>
          </w:p>
        </w:tc>
      </w:tr>
      <w:tr>
        <w:trPr>
          <w:cantSplit/>
          <w:ins w:id="22509" w:author="xh" w:date="2026-10-19T13:51:2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608" w:author="xh" w:date="2026-10-19T13:51:22+08:00"/>
              </w:rPr>
            </w:pPr>
            <w:ins w:id="22609" w:author="xh" w:date="2026-10-19T13:51:22+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610" w:author="xh" w:date="2026-10-19T13:51:22+08:00"/>
              </w:rPr>
            </w:pPr>
            <w:ins w:id="22611" w:author="xh" w:date="2026-10-19T13:51:22+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612" w:author="xh" w:date="2026-10-19T13:51:22+08:00"/>
              </w:rPr>
            </w:pPr>
            <w:ins w:id="22613" w:author="xh" w:date="2026-10-19T13:51:22+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614" w:author="xh" w:date="2026-10-19T13:51:22+08:00"/>
              </w:rPr>
            </w:pPr>
            <w:ins w:id="22615" w:author="xh" w:date="2026-10-19T13:51:22+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616" w:author="xh" w:date="2026-10-19T13:51:22+08:00"/>
              </w:rPr>
            </w:pPr>
            <w:ins w:id="22617" w:author="xh" w:date="2026-10-19T13:51:2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618" w:author="xh" w:date="2026-10-19T13:51:22+08:00"/>
              </w:rPr>
            </w:pPr>
            <w:ins w:id="22619" w:author="xh" w:date="2026-10-19T13:51:2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620" w:author="xh" w:date="2026-10-19T13:51:22+08:00"/>
              </w:rPr>
            </w:pPr>
            <w:ins w:id="22621" w:author="xh" w:date="2026-10-19T13:51:2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622" w:author="xh" w:date="2026-10-19T13:51:22+08:00"/>
              </w:rPr>
            </w:pPr>
            <w:ins w:id="22623" w:author="xh" w:date="2026-10-19T13:51:22+08:00">
              <w:r>
                <w:rPr>
                  <w:rFonts w:ascii="Times New Roman" w:hAnsi="Times New Roman" w:eastAsia="宋体"/>
                  <w:b w:val="0"/>
                  <w:sz w:val="18"/>
                </w:rPr>
                <w:t>96.47</w:t>
              </w:r>
            </w:ins>
          </w:p>
        </w:tc>
      </w:tr>
      <w:tr>
        <w:trPr>
          <w:cantSplit/>
          <w:ins w:id="22510" w:author="xh" w:date="2026-10-19T13:51:22+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624" w:author="xh" w:date="2026-10-19T13:51:22+08:00"/>
              </w:rPr>
            </w:pPr>
            <w:ins w:id="22625" w:author="xh" w:date="2026-10-19T13:51:22+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626" w:author="xh" w:date="2026-10-19T13:51:22+08:00"/>
              </w:rPr>
            </w:pPr>
            <w:ins w:id="22627" w:author="xh" w:date="2026-10-19T13:51:22+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628" w:author="xh" w:date="2026-10-19T13:51:22+08:00"/>
              </w:rPr>
            </w:pPr>
            <w:ins w:id="22629" w:author="xh" w:date="2026-10-19T13:51:22+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630" w:author="xh" w:date="2026-10-19T13:51:22+08:00"/>
              </w:rPr>
            </w:pPr>
            <w:ins w:id="22631" w:author="xh" w:date="2026-10-19T13:51:22+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632" w:author="xh" w:date="2026-10-19T13:51:22+08:00"/>
              </w:rPr>
            </w:pPr>
            <w:ins w:id="22633" w:author="xh" w:date="2026-10-19T13:51:2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634" w:author="xh" w:date="2026-10-19T13:51:22+08:00"/>
              </w:rPr>
            </w:pPr>
            <w:ins w:id="22635" w:author="xh" w:date="2026-10-19T13:51:2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636" w:author="xh" w:date="2026-10-19T13:51:22+08:00"/>
              </w:rPr>
            </w:pPr>
            <w:ins w:id="22637" w:author="xh" w:date="2026-10-19T13:51:22+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638" w:author="xh" w:date="2026-10-19T13:51:22+08:00"/>
              </w:rPr>
            </w:pPr>
            <w:ins w:id="22639" w:author="xh" w:date="2026-10-19T13:51:22+08:00">
              <w:r>
                <w:rPr>
                  <w:rFonts w:ascii="Times New Roman" w:hAnsi="Times New Roman" w:eastAsia="宋体"/>
                  <w:b w:val="0"/>
                  <w:sz w:val="18"/>
                </w:rPr>
                <w:t>116.45</w:t>
              </w:r>
            </w:ins>
          </w:p>
        </w:tc>
      </w:tr>
      <w:tr>
        <w:trPr>
          <w:cantSplit/>
          <w:ins w:id="22511" w:author="xh" w:date="2026-10-19T13:51:22+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2640" w:author="xh" w:date="2026-10-19T13:51:22+08:00"/>
              </w:rPr>
            </w:pPr>
            <w:ins w:id="22641" w:author="xh" w:date="2026-10-19T13:51:22+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2642" w:author="xh" w:date="2026-10-19T13:51:22+08:00"/>
              </w:rPr>
            </w:pPr>
            <w:ins w:id="22643" w:author="xh" w:date="2026-10-19T13:51:22+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2644" w:author="xh" w:date="2026-10-19T13:51:22+08:00"/>
              </w:rPr>
            </w:pPr>
            <w:ins w:id="22645" w:author="xh" w:date="2026-10-19T13:51:22+08:00">
              <w:r>
                <w:rPr>
                  <w:rFonts w:ascii="Times New Roman" w:hAnsi="Times New Roman" w:eastAsia="宋体"/>
                  <w:b w:val="0"/>
                  <w:sz w:val="18"/>
                </w:rPr>
                <w:t>80.00+80.00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2646" w:author="xh" w:date="2026-10-19T13:51:22+08:00"/>
              </w:rPr>
            </w:pPr>
            <w:ins w:id="22647" w:author="xh" w:date="2026-10-19T13:51:22+08:00">
              <w:r>
                <w:rPr>
                  <w:rFonts w:ascii="Times New Roman" w:hAnsi="Times New Roman" w:eastAsia="宋体"/>
                  <w:b w:val="0"/>
                  <w:sz w:val="18"/>
                </w:rPr>
                <w:t>160.00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2648" w:author="xh" w:date="2026-10-19T13:51:22+08:00"/>
              </w:rPr>
            </w:pPr>
            <w:ins w:id="22649" w:author="xh" w:date="2026-10-19T13:51:22+08:00">
              <w:r>
                <w:rPr>
                  <w:rFonts w:ascii="Times New Roman" w:hAnsi="Times New Roman" w:eastAsia="宋体"/>
                  <w:b w:val="0"/>
                  <w:sz w:val="18"/>
                </w:rPr>
                <w:t>3.60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2650" w:author="xh" w:date="2026-10-19T13:51:22+08:00"/>
              </w:rPr>
            </w:pPr>
            <w:ins w:id="22651" w:author="xh" w:date="2026-10-19T13:51:22+08:00">
              <w:r>
                <w:rPr>
                  <w:rFonts w:ascii="Times New Roman" w:hAnsi="Times New Roman" w:eastAsia="宋体"/>
                  <w:b w:val="0"/>
                  <w:sz w:val="18"/>
                </w:rPr>
                <w:t>3.70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2652" w:author="xh" w:date="2026-10-19T13:51:22+08:00"/>
              </w:rPr>
            </w:pPr>
            <w:ins w:id="22653" w:author="xh" w:date="2026-10-19T13:51:22+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2654" w:author="xh" w:date="2026-10-19T13:51:22+08:00"/>
              </w:rPr>
            </w:pPr>
            <w:ins w:id="22655" w:author="xh" w:date="2026-10-19T13:51:22+08:00">
              <w:r>
                <w:rPr>
                  <w:rFonts w:ascii="Times New Roman" w:hAnsi="Times New Roman" w:eastAsia="宋体"/>
                  <w:b w:val="0"/>
                  <w:sz w:val="18"/>
                </w:rPr>
                <w:t>136.78</w:t>
              </w:r>
            </w:ins>
          </w:p>
        </w:tc>
      </w:tr>
    </w:tbl>
    <w:p w14:paraId="340A268F">
      <w:pPr>
        <w:pStyle w:val="2"/>
        <w:widowControl/>
        <w:spacing w:before="0" w:after="0" w:line="348" w:lineRule="exact"/>
        <w:ind w:firstLine="480"/>
        <w:jc w:val="both"/>
      </w:pPr>
      <w:r>
        <w:rPr>
          <w:rFonts w:ascii="Times New Roman" w:hAnsi="Times New Roman" w:eastAsia="方正仿宋_GBK"/>
          <w:b w:val="0"/>
          <w:sz w:val="24"/>
        </w:rPr>
        <w:t xml:space="preserve">20</w:t>
      </w:r>
      <w:ins w:id="22656" w:author="xh" w:date="2026-10-19T13:52:02+08:00">
        <w:r>
          <w:rPr>
            <w:rFonts w:ascii="Times New Roman" w:hAnsi="Times New Roman" w:eastAsia="方正仿宋_GBK"/>
            <w:b w:val="0"/>
            <w:sz w:val="24"/>
          </w:rPr>
          <w:t xml:space="preserve">3</w:t>
        </w:r>
      </w:ins>
      <w:del w:id="22657" w:author="xh" w:date="2026-10-19T13:52:02+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22658" w:author="xh" w:date="2026-10-19T13:52:02+08:00">
        <w:r>
          <w:rPr>
            <w:rFonts w:ascii="Times New Roman" w:hAnsi="Times New Roman" w:eastAsia="方正仿宋_GBK"/>
            <w:b w:val="0"/>
            <w:sz w:val="24"/>
          </w:rPr>
          <w:t xml:space="preserve">最大单台主变N-1后，弹性方案剩余主变容量为80.00 MVA，按0.95功率因数折算为76.00 MW。储能</w:t>
        </w:r>
      </w:ins>
      <w:del w:id="22659" w:author="xh" w:date="2026-10-19T13:52:02+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22660" w:author="xh" w:date="2026-10-19T13:52:02+08:00">
        <w:r>
          <w:rPr>
            <w:rFonts w:ascii="Times New Roman" w:hAnsi="Times New Roman" w:eastAsia="方正仿宋_GBK"/>
            <w:b w:val="0"/>
            <w:sz w:val="24"/>
          </w:rPr>
          <w:t xml:space="preserve">有效支撑功率为0.98 MW、反向有效吸收功率为3.60 MW。全年本站故障</w:t>
        </w:r>
      </w:ins>
      <w:del w:id="22661" w:author="xh" w:date="2026-10-19T13:52:02+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22662" w:author="xh" w:date="2026-10-19T13:52:02+08:00">
        <w:r>
          <w:rPr>
            <w:rFonts w:ascii="Times New Roman" w:hAnsi="Times New Roman" w:eastAsia="方正仿宋_GBK"/>
            <w:b w:val="0"/>
            <w:sz w:val="24"/>
          </w:rPr>
          <w:t xml:space="preserve">中最小余量为0.00 MW。该小时按采用的固定区段预案</w:t>
        </w:r>
      </w:ins>
      <w:del w:id="22663" w:author="xh" w:date="2026-10-19T13:52:02+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22664" w:author="xh" w:date="2026-10-19T13:52:02+08:00">
        <w:r>
          <w:rPr>
            <w:rFonts w:ascii="Times New Roman" w:hAnsi="Times New Roman" w:eastAsia="方正仿宋_GBK"/>
            <w:b w:val="0"/>
            <w:sz w:val="24"/>
          </w:rPr>
          <w:t xml:space="preserve">73</w:t>
        </w:r>
      </w:ins>
      <w:del w:id="22665" w:author="xh" w:date="2026-10-19T13:52:02+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.0</w:t>
      </w:r>
      <w:ins w:id="22666" w:author="xh" w:date="2026-10-19T13:52:02+08:00">
        <w:r>
          <w:rPr>
            <w:rFonts w:ascii="Times New Roman" w:hAnsi="Times New Roman" w:eastAsia="方正仿宋_GBK"/>
            <w:b w:val="0"/>
            <w:sz w:val="24"/>
          </w:rPr>
          <w:t xml:space="preserve">3</w:t>
        </w:r>
      </w:ins>
      <w:del w:id="22667" w:author="xh" w:date="2026-10-19T13:52:02+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 MW、承接0.00 MW，转接后净负荷为</w:t>
      </w:r>
      <w:ins w:id="22668" w:author="xh" w:date="2026-10-19T13:52:02+08:00">
        <w:r>
          <w:rPr>
            <w:rFonts w:ascii="Times New Roman" w:hAnsi="Times New Roman" w:eastAsia="方正仿宋_GBK"/>
            <w:b w:val="0"/>
            <w:sz w:val="24"/>
          </w:rPr>
          <w:t xml:space="preserve">7</w:t>
        </w:r>
      </w:ins>
      <w:del w:id="22669" w:author="xh" w:date="2026-10-19T13:52:02+08:00">
        <w:r>
          <w:rPr>
            <w:rFonts w:ascii="Times New Roman" w:hAnsi="Times New Roman" w:eastAsia="方正仿宋_GBK"/>
            <w:b w:val="0"/>
            <w:sz w:val="24"/>
          </w:rPr>
          <w:delText xml:space="preserve">9</w:delText>
        </w:r>
      </w:del>
      <w:r>
        <w:rPr>
          <w:rFonts w:ascii="Times New Roman" w:hAnsi="Times New Roman" w:eastAsia="方正仿宋_GBK"/>
          <w:b w:val="0"/>
          <w:sz w:val="24"/>
        </w:rPr>
        <w:t xml:space="preserve">6.</w:t>
      </w:r>
      <w:ins w:id="22670" w:author="xh" w:date="2026-10-19T13:52:02+08:00">
        <w:r>
          <w:rPr>
            <w:rFonts w:ascii="Times New Roman" w:hAnsi="Times New Roman" w:eastAsia="方正仿宋_GBK"/>
            <w:b w:val="0"/>
            <w:sz w:val="24"/>
          </w:rPr>
          <w:t xml:space="preserve">98</w:t>
        </w:r>
      </w:ins>
      <w:del w:id="22671" w:author="xh" w:date="2026-10-19T13:52:02+08:00">
        <w:r>
          <w:rPr>
            <w:rFonts w:ascii="Times New Roman" w:hAnsi="Times New Roman" w:eastAsia="方正仿宋_GBK"/>
            <w:b w:val="0"/>
            <w:sz w:val="24"/>
          </w:rPr>
          <w:delText xml:space="preserve">47 MW，区域最低净负荷工况下为31.10</w:delText>
        </w:r>
      </w:del>
      <w:r>
        <w:rPr>
          <w:rFonts w:ascii="Times New Roman" w:hAnsi="Times New Roman" w:eastAsia="方正仿宋_GBK"/>
          <w:b w:val="0"/>
          <w:sz w:val="24"/>
        </w:rPr>
        <w:t xml:space="preserve"> MW。</w:t>
      </w:r>
      <w:ins w:id="22672" w:author="xh" w:date="2026-10-19T13:52:02+08:00">
        <w:r>
          <w:rPr>
            <w:rFonts w:ascii="Times New Roman" w:hAnsi="Times New Roman" w:eastAsia="方正仿宋_GBK"/>
            <w:b w:val="0"/>
            <w:sz w:val="24"/>
          </w:rPr>
          <w:t xml:space="preserve">其中与古彭变之间的主要通道承担13.82 MW净功率转接，使用既有通道。</w:t>
        </w:r>
      </w:ins>
    </w:p>
    <w:p w14:paraId="4D6E40D5">
      <w:pPr>
        <w:pStyle w:val="2"/>
        <w:widowControl/>
        <w:spacing w:before="0" w:after="0" w:line="348" w:lineRule="exact"/>
        <w:ind w:firstLine="480"/>
        <w:jc w:val="both"/>
      </w:pPr>
      <w:ins w:id="22673" w:author="xh" w:date="2026-10-19T13:52:41+08:00">
        <w:r>
          <w:rPr>
            <w:rFonts w:ascii="Times New Roman" w:hAnsi="Times New Roman" w:eastAsia="方正仿宋_GBK"/>
            <w:b w:val="0"/>
            <w:sz w:val="24"/>
          </w:rPr>
          <w:t xml:space="preserve">两方案</w:t>
        </w:r>
      </w:ins>
      <w:del w:id="22674" w:author="xh" w:date="2026-10-19T13:52:41+08:00">
        <w:r>
          <w:rPr>
            <w:rFonts w:ascii="Times New Roman" w:hAnsi="Times New Roman" w:eastAsia="方正仿宋_GBK"/>
            <w:b w:val="0"/>
            <w:sz w:val="24"/>
          </w:rPr>
          <w:delText xml:space="preserve">按最大单台主变N-1校核，</w:delText>
        </w:r>
      </w:del>
      <w:r>
        <w:rPr>
          <w:rFonts w:ascii="Times New Roman" w:hAnsi="Times New Roman" w:eastAsia="方正仿宋_GBK"/>
          <w:b w:val="0"/>
          <w:sz w:val="24"/>
        </w:rPr>
        <w:t xml:space="preserve">本站</w:t>
      </w:r>
      <w:ins w:id="22675" w:author="xh" w:date="2026-10-19T13:52:41+08:00">
        <w:r>
          <w:rPr>
            <w:rFonts w:ascii="Times New Roman" w:hAnsi="Times New Roman" w:eastAsia="方正仿宋_GBK"/>
            <w:b w:val="0"/>
            <w:sz w:val="24"/>
          </w:rPr>
          <w:t xml:space="preserve">储能额定功率相差3</w:t>
        </w:r>
      </w:ins>
      <w:del w:id="22676" w:author="xh" w:date="2026-10-19T13:52:41+08:00">
        <w:r>
          <w:rPr>
            <w:rFonts w:ascii="Times New Roman" w:hAnsi="Times New Roman" w:eastAsia="方正仿宋_GBK"/>
            <w:b w:val="0"/>
            <w:sz w:val="24"/>
          </w:rPr>
          <w:delText xml:space="preserve">剩余容量为50</w:delText>
        </w:r>
      </w:del>
      <w:r>
        <w:rPr>
          <w:rFonts w:ascii="Times New Roman" w:hAnsi="Times New Roman" w:eastAsia="方正仿宋_GBK"/>
          <w:b w:val="0"/>
          <w:sz w:val="24"/>
        </w:rPr>
        <w:t xml:space="preserve">.</w:t>
      </w:r>
      <w:ins w:id="22677" w:author="xh" w:date="2026-10-19T13:52:41+08:00">
        <w:r>
          <w:rPr>
            <w:rFonts w:ascii="Times New Roman" w:hAnsi="Times New Roman" w:eastAsia="方正仿宋_GBK"/>
            <w:b w:val="0"/>
            <w:sz w:val="24"/>
          </w:rPr>
          <w:t xml:space="preserve">6</w:t>
        </w:r>
      </w:ins>
      <w:del w:id="22678" w:author="xh" w:date="2026-10-19T13:52:41+08:00">
        <w:r>
          <w:rPr>
            <w:rFonts w:ascii="Times New Roman" w:hAnsi="Times New Roman" w:eastAsia="方正仿宋_GBK"/>
            <w:b w:val="0"/>
            <w:sz w:val="24"/>
          </w:rPr>
          <w:delText xml:space="preserve">00 MVA，两代表工况重新转供后的本站净负荷分别为47.50 MW、31.1</w:delText>
        </w:r>
      </w:del>
      <w:r>
        <w:rPr>
          <w:rFonts w:ascii="Times New Roman" w:hAnsi="Times New Roman" w:eastAsia="方正仿宋_GBK"/>
          <w:b w:val="0"/>
          <w:sz w:val="24"/>
        </w:rPr>
        <w:t xml:space="preserve">0 MW，</w:t>
      </w:r>
      <w:ins w:id="22679" w:author="xh" w:date="2026-10-19T13:52:41+08:00">
        <w:r>
          <w:rPr>
            <w:rFonts w:ascii="Times New Roman" w:hAnsi="Times New Roman" w:eastAsia="方正仿宋_GBK"/>
            <w:b w:val="0"/>
            <w:sz w:val="24"/>
          </w:rPr>
          <w:t xml:space="preserve">差额与所列主变组合及年度固定转接任务共同形成局部供电安排</w:t>
        </w:r>
      </w:ins>
      <w:del w:id="22680" w:author="xh" w:date="2026-10-19T13:52:41+08:00">
        <w:r>
          <w:rPr>
            <w:rFonts w:ascii="Times New Roman" w:hAnsi="Times New Roman" w:eastAsia="方正仿宋_GBK"/>
            <w:b w:val="0"/>
            <w:sz w:val="24"/>
          </w:rPr>
          <w:delText xml:space="preserve">两方向最小容量余量为0.00 MW，正向储能有效支撑功率为0.00 MW</w:delText>
        </w:r>
      </w:del>
      <w:r>
        <w:rPr>
          <w:rFonts w:ascii="Times New Roman" w:hAnsi="Times New Roman" w:eastAsia="方正仿宋_GBK"/>
          <w:b w:val="0"/>
          <w:sz w:val="24"/>
        </w:rPr>
        <w:t xml:space="preserve">。</w:t>
      </w:r>
    </w:p>
    <w:p w14:paraId="0972A65B">
      <w:pPr>
        <w:pStyle w:val="2"/>
        <w:widowControl/>
        <w:spacing w:before="0" w:after="0" w:line="348" w:lineRule="exact"/>
        <w:ind w:firstLine="480"/>
        <w:jc w:val="both"/>
        <w:rPr>
          <w:del w:id="22681" w:author="xh" w:date="2026-10-19T13:53:21+08:00"/>
        </w:rPr>
      </w:pPr>
      <w:del w:id="22682" w:author="xh" w:date="2026-10-19T13:53:21+08:00">
        <w:r>
          <w:rPr>
            <w:rFonts w:ascii="Times New Roman" w:hAnsi="Times New Roman" w:eastAsia="方正仿宋_GBK"/>
            <w:b w:val="0"/>
            <w:sz w:val="24"/>
          </w:rPr>
          <w:delText>四年校核截面中，本站绝对功率最大的工况出现在2023年，转接前为103.92 MW，主要表现为正向受电需求，该年设备在最大单台主变N-1后剩余容量为50.00 MVA。故障方式下本站转出56.42 MW、承接0.00 MW，其中与夹河变之间的主要转出功率为21.11 MW，转接后净负荷为47.50 MW。这一工况通过邻站分担本站故障后的正向负荷。</w:delText>
        </w:r>
      </w:del>
    </w:p>
    <w:p w14:paraId="661180FC">
      <w:pPr>
        <w:pStyle w:val="7"/>
        <w:keepNext/>
        <w:numPr>
          <w:ilvl w:val="0"/>
          <w:numId w:val="0"/>
        </w:numPr>
        <w:spacing w:before="160" w:after="120" w:line="360" w:lineRule="exact"/>
        <w:ind w:firstLine="0"/>
      </w:pPr>
      <w:bookmarkStart w:id="243" w:name="西郊变规划分析"/>
      <w:r>
        <w:rPr>
          <w:rFonts w:ascii="Times New Roman" w:hAnsi="Times New Roman" w:eastAsia="方正仿宋_GBK"/>
          <w:b/>
          <w:sz w:val="24"/>
        </w:rPr>
        <w:t>西郊变规划分析</w:t>
      </w:r>
      <w:bookmarkEnd w:id="243"/>
    </w:p>
    <w:p w14:paraId="32DDDA9B">
      <w:pPr>
        <w:pStyle w:val="115"/>
        <w:widowControl/>
        <w:spacing w:before="0" w:after="0" w:line="348" w:lineRule="exact"/>
        <w:ind w:firstLine="480"/>
        <w:jc w:val="both"/>
      </w:pPr>
      <w:r>
        <w:rPr>
          <w:rFonts w:ascii="Times New Roman" w:hAnsi="Times New Roman" w:eastAsia="方正仿宋_GBK"/>
          <w:b w:val="0"/>
          <w:sz w:val="24"/>
        </w:rPr>
        <w:t xml:space="preserve">该站</w:t>
      </w:r>
      <w:ins w:id="22683" w:author="xh" w:date="2026-10-19T13:54:00+08:00">
        <w:r>
          <w:rPr>
            <w:rFonts w:ascii="Times New Roman" w:hAnsi="Times New Roman" w:eastAsia="方正仿宋_GBK"/>
            <w:b w:val="0"/>
            <w:sz w:val="24"/>
          </w:rPr>
          <w:t xml:space="preserve">2021年</w:t>
        </w:r>
      </w:ins>
      <w:del w:id="22684" w:author="xh" w:date="2026-10-19T13:54:00+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主变组合为63</w:t>
      </w:r>
      <w:ins w:id="22685" w:author="xh" w:date="2026-10-19T13:54:00+08:00">
        <w:r>
          <w:rPr>
            <w:rFonts w:ascii="Times New Roman" w:hAnsi="Times New Roman" w:eastAsia="方正仿宋_GBK"/>
            <w:b w:val="0"/>
            <w:sz w:val="24"/>
          </w:rPr>
          <w:t xml:space="preserve">.00</w:t>
        </w:r>
      </w:ins>
      <w:r>
        <w:rPr>
          <w:rFonts w:ascii="Times New Roman" w:hAnsi="Times New Roman" w:eastAsia="方正仿宋_GBK"/>
          <w:b w:val="0"/>
          <w:sz w:val="24"/>
        </w:rPr>
        <w:t xml:space="preserve">+63</w:t>
      </w:r>
      <w:ins w:id="22686" w:author="xh" w:date="2026-10-19T13:54:00+08:00">
        <w:r>
          <w:rPr>
            <w:rFonts w:ascii="Times New Roman" w:hAnsi="Times New Roman" w:eastAsia="方正仿宋_GBK"/>
            <w:b w:val="0"/>
            <w:sz w:val="24"/>
          </w:rPr>
          <w:t xml:space="preserve">.00</w:t>
        </w:r>
      </w:ins>
      <w:r>
        <w:rPr>
          <w:rFonts w:ascii="Times New Roman" w:hAnsi="Times New Roman" w:eastAsia="方正仿宋_GBK"/>
          <w:b w:val="0"/>
          <w:sz w:val="24"/>
        </w:rPr>
        <w:t xml:space="preserve"> MVA</w:t>
      </w:r>
      <w:ins w:id="22687" w:author="xh" w:date="2026-10-19T13:54:00+08:00">
        <w:r>
          <w:rPr>
            <w:rFonts w:ascii="Times New Roman" w:hAnsi="Times New Roman" w:eastAsia="方正仿宋_GBK"/>
            <w:b w:val="0"/>
            <w:sz w:val="24"/>
          </w:rPr>
          <w:t xml:space="preserve">。</w:t>
        </w:r>
      </w:ins>
      <w:del w:id="22688" w:author="xh" w:date="2026-10-19T13:54:00+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22689" w:author="xh" w:date="2026-10-19T13:54:00+08:00">
        <w:r>
          <w:rPr>
            <w:rFonts w:ascii="Times New Roman" w:hAnsi="Times New Roman" w:eastAsia="方正仿宋_GBK"/>
            <w:b w:val="0"/>
            <w:sz w:val="24"/>
          </w:rPr>
          <w:t xml:space="preserve">2023</w:t>
        </w:r>
      </w:ins>
      <w:del w:id="22690" w:author="xh" w:date="2026-10-19T13:54:00+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22691" w:author="xh" w:date="2026-10-19T13:54:00+08:00">
        <w:r>
          <w:rPr>
            <w:rFonts w:ascii="Times New Roman" w:hAnsi="Times New Roman" w:eastAsia="方正仿宋_GBK"/>
            <w:b w:val="0"/>
            <w:sz w:val="24"/>
          </w:rPr>
          <w:t xml:space="preserve">63.00 MVA更换为80.00 MVA；2027年63.00 MVA更换为80.00 MVA</w:t>
        </w:r>
      </w:ins>
      <w:del w:id="22692" w:author="xh" w:date="2026-10-19T13:54:00+08:00">
        <w:r>
          <w:rPr>
            <w:rFonts w:ascii="Times New Roman" w:hAnsi="Times New Roman" w:eastAsia="方正仿宋_GBK"/>
            <w:b w:val="0"/>
            <w:sz w:val="24"/>
          </w:rPr>
          <w:delText xml:space="preserve">均保留该组合，供电任务由主变及网络承担</w:delText>
        </w:r>
      </w:del>
      <w:r>
        <w:rPr>
          <w:rFonts w:ascii="Times New Roman" w:hAnsi="Times New Roman" w:eastAsia="方正仿宋_GBK"/>
          <w:b w:val="0"/>
          <w:sz w:val="24"/>
        </w:rPr>
        <w:t xml:space="preserve">。</w:t>
      </w:r>
      <w:ins w:id="22693" w:author="xh" w:date="2026-10-19T13:54:00+08:00">
        <w:r>
          <w:rPr>
            <w:rFonts w:ascii="Times New Roman" w:hAnsi="Times New Roman" w:eastAsia="方正仿宋_GBK"/>
            <w:b w:val="0"/>
            <w:sz w:val="24"/>
          </w:rPr>
          <w:t xml:space="preserve">本站弹性方案各年未新增储能。</w:t>
        </w:r>
      </w:ins>
    </w:p>
    <w:p w14:paraId="68C6DAFD">
      <w:pPr>
        <w:pStyle w:val="2"/>
        <w:widowControl/>
        <w:spacing w:before="0" w:after="0" w:line="348" w:lineRule="exact"/>
        <w:ind w:firstLine="480"/>
        <w:jc w:val="both"/>
      </w:pPr>
      <w:r>
        <w:rPr>
          <w:rFonts w:ascii="Times New Roman" w:hAnsi="Times New Roman" w:eastAsia="方正仿宋_GBK"/>
          <w:b w:val="0"/>
          <w:sz w:val="24"/>
        </w:rPr>
        <w:t xml:space="preserve">2025年</w:t>
      </w:r>
      <w:del w:id="22694" w:author="xh" w:date="2026-10-19T13:54:39+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最大正向、反向净负荷分别为128.27 MW、0.00 MW</w:t>
      </w:r>
      <w:ins w:id="22695" w:author="xh" w:date="2026-10-19T13:54:39+08:00">
        <w:r>
          <w:rPr>
            <w:rFonts w:ascii="Times New Roman" w:hAnsi="Times New Roman" w:eastAsia="方正仿宋_GBK"/>
            <w:b w:val="0"/>
            <w:sz w:val="24"/>
          </w:rPr>
          <w:t xml:space="preserve">，2035年分别为186.78 MW、0.00 MW</w:t>
        </w:r>
      </w:ins>
      <w:r>
        <w:rPr>
          <w:rFonts w:ascii="Times New Roman" w:hAnsi="Times New Roman" w:eastAsia="方正仿宋_GBK"/>
          <w:b w:val="0"/>
          <w:sz w:val="24"/>
        </w:rPr>
        <w:t xml:space="preserve">。</w:t>
      </w:r>
      <w:ins w:id="22696" w:author="xh" w:date="2026-10-19T13:54:39+08:00">
        <w:r>
          <w:rPr>
            <w:rFonts w:ascii="Times New Roman" w:hAnsi="Times New Roman" w:eastAsia="方正仿宋_GBK"/>
            <w:b w:val="0"/>
            <w:sz w:val="24"/>
          </w:rPr>
          <w:t xml:space="preserve">2035年</w:t>
        </w:r>
      </w:ins>
      <w:del w:id="22697" w:author="xh" w:date="2026-10-19T13:54:39+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22698" w:author="xh" w:date="2026-10-19T13:54:39+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22699" w:author="xh" w:date="2026-10-19T13:54:39+08:00">
        <w:r>
          <w:rPr>
            <w:rFonts w:ascii="Times New Roman" w:hAnsi="Times New Roman" w:eastAsia="方正仿宋_GBK"/>
            <w:b w:val="0"/>
            <w:sz w:val="24"/>
          </w:rPr>
          <w:delText xml:space="preserve">为</w:delText>
        </w:r>
      </w:del>
      <w:r>
        <w:rPr>
          <w:rFonts w:ascii="Times New Roman" w:hAnsi="Times New Roman" w:eastAsia="方正仿宋_GBK"/>
          <w:b w:val="0"/>
          <w:sz w:val="24"/>
        </w:rPr>
        <w:t xml:space="preserve">1</w:t>
      </w:r>
      <w:del w:id="22700" w:author="xh" w:date="2026-10-19T13:54:39+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6</w:t>
      </w:r>
      <w:ins w:id="22701" w:author="xh" w:date="2026-10-19T13:54:39+08:00">
        <w:r>
          <w:rPr>
            <w:rFonts w:ascii="Times New Roman" w:hAnsi="Times New Roman" w:eastAsia="方正仿宋_GBK"/>
            <w:b w:val="0"/>
            <w:sz w:val="24"/>
          </w:rPr>
          <w:t xml:space="preserve">0</w:t>
        </w:r>
      </w:ins>
      <w:r>
        <w:rPr>
          <w:rFonts w:ascii="Times New Roman" w:hAnsi="Times New Roman" w:eastAsia="方正仿宋_GBK"/>
          <w:b w:val="0"/>
          <w:sz w:val="24"/>
        </w:rPr>
        <w:t xml:space="preserve">.00 MVA、储能额定功率0.00 MW，弹性方案分别为1</w:t>
      </w:r>
      <w:del w:id="22702" w:author="xh" w:date="2026-10-19T13:54:39+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6</w:t>
      </w:r>
      <w:ins w:id="22703" w:author="xh" w:date="2026-10-19T13:54:39+08:00">
        <w:r>
          <w:rPr>
            <w:rFonts w:ascii="Times New Roman" w:hAnsi="Times New Roman" w:eastAsia="方正仿宋_GBK"/>
            <w:b w:val="0"/>
            <w:sz w:val="24"/>
          </w:rPr>
          <w:t xml:space="preserve">0</w:t>
        </w:r>
      </w:ins>
      <w:r>
        <w:rPr>
          <w:rFonts w:ascii="Times New Roman" w:hAnsi="Times New Roman" w:eastAsia="方正仿宋_GBK"/>
          <w:b w:val="0"/>
          <w:sz w:val="24"/>
        </w:rPr>
        <w:t xml:space="preserve">.00 MVA和0.00 MW</w:t>
      </w:r>
      <w:ins w:id="22704" w:author="xh" w:date="2026-10-19T13:54:39+08:00">
        <w:r>
          <w:rPr>
            <w:rFonts w:ascii="Times New Roman" w:hAnsi="Times New Roman" w:eastAsia="方正仿宋_GBK"/>
            <w:b w:val="0"/>
            <w:sz w:val="24"/>
          </w:rPr>
          <w:t xml:space="preserve">。</w:t>
        </w:r>
      </w:ins>
      <w:del w:id="22705" w:author="xh" w:date="2026-10-19T13:54:39+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22706" w:author="xh" w:date="2026-10-19T13:54:39+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22707" w:author="xh" w:date="2026-10-19T13:54:39+08:00">
        <w:r>
          <w:rPr>
            <w:rFonts w:ascii="Times New Roman" w:hAnsi="Times New Roman" w:eastAsia="方正仿宋_GBK"/>
            <w:b w:val="0"/>
            <w:sz w:val="24"/>
          </w:rPr>
          <w:delText xml:space="preserve">弹性方案按当年各站局部极值计算的站级负载率为107%。</w:delText>
        </w:r>
      </w:del>
    </w:p>
    <w:p w14:paraId="7B6E89FD">
      <w:pPr>
        <w:pStyle w:val="2"/>
        <w:keepNext/>
        <w:spacing w:before="120" w:after="80" w:line="280" w:lineRule="exact"/>
        <w:ind w:firstLine="0"/>
        <w:jc w:val="center"/>
      </w:pPr>
      <w:r>
        <w:rPr>
          <w:rFonts w:ascii="Times New Roman" w:hAnsi="Times New Roman" w:eastAsia="宋体"/>
          <w:b w:val="0"/>
          <w:sz w:val="21"/>
        </w:rPr>
        <w:t xml:space="preserve">表5-54 西郊变</w:t>
      </w:r>
      <w:ins w:id="22708" w:author="xh" w:date="2026-10-19T13:55:19+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E8B6E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22709" w:author="xh" w:date="2026-10-19T13:55:58+08:00"/>
        </w:trPr>
        <w:tc>
          <w:tcPr>
            <w:tcW w:w="1039" w:type="dxa"/>
            <w:tcMar>
              <w:left w:w="70" w:type="dxa"/>
              <w:right w:w="70" w:type="dxa"/>
            </w:tcMar>
            <w:vAlign w:val="center"/>
          </w:tcPr>
          <w:p w14:paraId="4AB98605">
            <w:pPr>
              <w:keepNext/>
              <w:spacing w:before="20" w:after="20" w:line="260" w:lineRule="exact"/>
              <w:ind w:left="0" w:leftChars="0" w:right="0" w:rightChars="0" w:firstLine="0" w:firstLineChars="0"/>
              <w:jc w:val="center"/>
              <w:rPr>
                <w:del w:id="22718" w:author="xh" w:date="2026-10-19T13:55:58+08:00"/>
              </w:rPr>
            </w:pPr>
            <w:del w:id="22719" w:author="xh" w:date="2026-10-19T13:55:58+08:00">
              <w:r>
                <w:rPr>
                  <w:rFonts w:ascii="Times New Roman" w:hAnsi="Times New Roman" w:eastAsia="宋体"/>
                  <w:b/>
                  <w:sz w:val="18"/>
                </w:rPr>
                <w:delText>方案</w:delText>
              </w:r>
            </w:del>
          </w:p>
        </w:tc>
        <w:tc>
          <w:tcPr>
            <w:tcW w:w="1039" w:type="dxa"/>
            <w:tcMar>
              <w:left w:w="70" w:type="dxa"/>
              <w:right w:w="70" w:type="dxa"/>
            </w:tcMar>
            <w:vAlign w:val="center"/>
          </w:tcPr>
          <w:p w14:paraId="78ED9871">
            <w:pPr>
              <w:keepNext/>
              <w:spacing w:before="20" w:after="20" w:line="260" w:lineRule="exact"/>
              <w:ind w:left="0" w:leftChars="0" w:right="0" w:rightChars="0" w:firstLine="0" w:firstLineChars="0"/>
              <w:jc w:val="center"/>
              <w:rPr>
                <w:del w:id="22720" w:author="xh" w:date="2026-10-19T13:55:58+08:00"/>
              </w:rPr>
            </w:pPr>
            <w:del w:id="22721" w:author="xh" w:date="2026-10-19T13:55:58+08:00">
              <w:r>
                <w:rPr>
                  <w:rFonts w:ascii="Times New Roman" w:hAnsi="Times New Roman" w:eastAsia="宋体"/>
                  <w:b/>
                  <w:sz w:val="18"/>
                </w:rPr>
                <w:delText>年份</w:delText>
              </w:r>
            </w:del>
          </w:p>
        </w:tc>
        <w:tc>
          <w:tcPr>
            <w:tcW w:w="1039" w:type="dxa"/>
            <w:tcMar>
              <w:left w:w="70" w:type="dxa"/>
              <w:right w:w="70" w:type="dxa"/>
            </w:tcMar>
            <w:vAlign w:val="center"/>
          </w:tcPr>
          <w:p w14:paraId="1EB05F4A">
            <w:pPr>
              <w:keepNext/>
              <w:spacing w:before="20" w:after="20" w:line="260" w:lineRule="exact"/>
              <w:ind w:left="0" w:leftChars="0" w:right="0" w:rightChars="0" w:firstLine="0" w:firstLineChars="0"/>
              <w:jc w:val="center"/>
              <w:rPr>
                <w:del w:id="22722" w:author="xh" w:date="2026-10-19T13:55:58+08:00"/>
              </w:rPr>
            </w:pPr>
            <w:del w:id="22723" w:author="xh" w:date="2026-10-19T13:55:58+08:00">
              <w:r>
                <w:rPr>
                  <w:rFonts w:ascii="Times New Roman" w:hAnsi="Times New Roman" w:eastAsia="宋体"/>
                  <w:b/>
                  <w:sz w:val="18"/>
                </w:rPr>
                <w:delText>主变组合/MVA</w:delText>
              </w:r>
            </w:del>
          </w:p>
        </w:tc>
        <w:tc>
          <w:tcPr>
            <w:tcW w:w="1039" w:type="dxa"/>
            <w:tcMar>
              <w:left w:w="70" w:type="dxa"/>
              <w:right w:w="70" w:type="dxa"/>
            </w:tcMar>
            <w:vAlign w:val="center"/>
          </w:tcPr>
          <w:p w14:paraId="0D4C171F">
            <w:pPr>
              <w:keepNext/>
              <w:spacing w:before="20" w:after="20" w:line="260" w:lineRule="exact"/>
              <w:ind w:left="0" w:leftChars="0" w:right="0" w:rightChars="0" w:firstLine="0" w:firstLineChars="0"/>
              <w:jc w:val="center"/>
              <w:rPr>
                <w:del w:id="22724" w:author="xh" w:date="2026-10-19T13:55:58+08:00"/>
              </w:rPr>
            </w:pPr>
            <w:del w:id="22725" w:author="xh" w:date="2026-10-19T13:55:58+08:00">
              <w:r>
                <w:rPr>
                  <w:rFonts w:ascii="Times New Roman" w:hAnsi="Times New Roman" w:eastAsia="宋体"/>
                  <w:b/>
                  <w:sz w:val="18"/>
                </w:rPr>
                <w:delText>总容量/MVA</w:delText>
              </w:r>
            </w:del>
          </w:p>
        </w:tc>
        <w:tc>
          <w:tcPr>
            <w:tcW w:w="1039" w:type="dxa"/>
            <w:tcMar>
              <w:left w:w="70" w:type="dxa"/>
              <w:right w:w="70" w:type="dxa"/>
            </w:tcMar>
            <w:vAlign w:val="center"/>
          </w:tcPr>
          <w:p w14:paraId="4C9AF50A">
            <w:pPr>
              <w:keepNext/>
              <w:spacing w:before="20" w:after="20" w:line="260" w:lineRule="exact"/>
              <w:ind w:left="0" w:leftChars="0" w:right="0" w:rightChars="0" w:firstLine="0" w:firstLineChars="0"/>
              <w:jc w:val="center"/>
              <w:rPr>
                <w:del w:id="22726" w:author="xh" w:date="2026-10-19T13:55:58+08:00"/>
              </w:rPr>
            </w:pPr>
            <w:del w:id="22727" w:author="xh" w:date="2026-10-19T13:55:58+08:00">
              <w:r>
                <w:rPr>
                  <w:rFonts w:ascii="Times New Roman" w:hAnsi="Times New Roman" w:eastAsia="宋体"/>
                  <w:b/>
                  <w:sz w:val="18"/>
                </w:rPr>
                <w:delText>储能额定功率/MW</w:delText>
              </w:r>
            </w:del>
          </w:p>
        </w:tc>
        <w:tc>
          <w:tcPr>
            <w:tcW w:w="1039" w:type="dxa"/>
            <w:tcMar>
              <w:left w:w="70" w:type="dxa"/>
              <w:right w:w="70" w:type="dxa"/>
            </w:tcMar>
            <w:vAlign w:val="center"/>
          </w:tcPr>
          <w:p w14:paraId="48BF29A1">
            <w:pPr>
              <w:keepNext/>
              <w:spacing w:before="20" w:after="20" w:line="260" w:lineRule="exact"/>
              <w:ind w:left="0" w:leftChars="0" w:right="0" w:rightChars="0" w:firstLine="0" w:firstLineChars="0"/>
              <w:jc w:val="center"/>
              <w:rPr>
                <w:del w:id="22728" w:author="xh" w:date="2026-10-19T13:55:58+08:00"/>
              </w:rPr>
            </w:pPr>
            <w:del w:id="22729" w:author="xh" w:date="2026-10-19T13:55:58+08:00">
              <w:r>
                <w:rPr>
                  <w:rFonts w:ascii="Times New Roman" w:hAnsi="Times New Roman" w:eastAsia="宋体"/>
                  <w:b/>
                  <w:sz w:val="18"/>
                </w:rPr>
                <w:delText>转出/MW</w:delText>
              </w:r>
            </w:del>
          </w:p>
        </w:tc>
        <w:tc>
          <w:tcPr>
            <w:tcW w:w="1039" w:type="dxa"/>
            <w:tcMar>
              <w:left w:w="70" w:type="dxa"/>
              <w:right w:w="70" w:type="dxa"/>
            </w:tcMar>
            <w:vAlign w:val="center"/>
          </w:tcPr>
          <w:p w14:paraId="41F8B19E">
            <w:pPr>
              <w:keepNext/>
              <w:spacing w:before="20" w:after="20" w:line="260" w:lineRule="exact"/>
              <w:ind w:left="0" w:leftChars="0" w:right="0" w:rightChars="0" w:firstLine="0" w:firstLineChars="0"/>
              <w:jc w:val="center"/>
              <w:rPr>
                <w:del w:id="22730" w:author="xh" w:date="2026-10-19T13:55:58+08:00"/>
              </w:rPr>
            </w:pPr>
            <w:del w:id="22731" w:author="xh" w:date="2026-10-19T13:55:58+08:00">
              <w:r>
                <w:rPr>
                  <w:rFonts w:ascii="Times New Roman" w:hAnsi="Times New Roman" w:eastAsia="宋体"/>
                  <w:b/>
                  <w:sz w:val="18"/>
                </w:rPr>
                <w:delText>承接/MW</w:delText>
              </w:r>
            </w:del>
          </w:p>
        </w:tc>
        <w:tc>
          <w:tcPr>
            <w:tcW w:w="1039" w:type="dxa"/>
            <w:tcMar>
              <w:left w:w="70" w:type="dxa"/>
              <w:right w:w="70" w:type="dxa"/>
            </w:tcMar>
            <w:vAlign w:val="center"/>
          </w:tcPr>
          <w:p w14:paraId="41F9B76E">
            <w:pPr>
              <w:keepNext/>
              <w:spacing w:before="20" w:after="20" w:line="260" w:lineRule="exact"/>
              <w:ind w:left="0" w:leftChars="0" w:right="0" w:rightChars="0" w:firstLine="0" w:firstLineChars="0"/>
              <w:jc w:val="center"/>
              <w:rPr>
                <w:del w:id="22732" w:author="xh" w:date="2026-10-19T13:55:58+08:00"/>
              </w:rPr>
            </w:pPr>
            <w:del w:id="22733" w:author="xh" w:date="2026-10-19T13:55:58+08:00">
              <w:r>
                <w:rPr>
                  <w:rFonts w:ascii="Times New Roman" w:hAnsi="Times New Roman" w:eastAsia="宋体"/>
                  <w:b/>
                  <w:sz w:val="18"/>
                </w:rPr>
                <w:delText>转接后净负荷/MW</w:delText>
              </w:r>
            </w:del>
          </w:p>
        </w:tc>
      </w:tr>
      <w:tr w14:paraId="49B48B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2710" w:author="xh" w:date="2026-10-19T13:55:58+08:00"/>
        </w:trPr>
        <w:tc>
          <w:tcPr>
            <w:tcW w:w="1039" w:type="dxa"/>
            <w:tcMar>
              <w:left w:w="70" w:type="dxa"/>
              <w:right w:w="70" w:type="dxa"/>
            </w:tcMar>
            <w:vAlign w:val="center"/>
          </w:tcPr>
          <w:p w14:paraId="509824F2">
            <w:pPr>
              <w:keepNext/>
              <w:spacing w:before="20" w:after="20" w:line="260" w:lineRule="exact"/>
              <w:ind w:left="0" w:leftChars="0" w:right="0" w:rightChars="0" w:firstLine="0" w:firstLineChars="0"/>
              <w:jc w:val="center"/>
              <w:rPr>
                <w:del w:id="22734" w:author="xh" w:date="2026-10-19T13:55:58+08:00"/>
              </w:rPr>
            </w:pPr>
            <w:del w:id="22735" w:author="xh" w:date="2026-10-19T13:55:58+08:00">
              <w:r>
                <w:rPr>
                  <w:rFonts w:ascii="Times New Roman" w:hAnsi="Times New Roman" w:eastAsia="宋体"/>
                  <w:b w:val="0"/>
                  <w:sz w:val="18"/>
                </w:rPr>
                <w:delText>刚性</w:delText>
              </w:r>
            </w:del>
          </w:p>
        </w:tc>
        <w:tc>
          <w:tcPr>
            <w:tcW w:w="1039" w:type="dxa"/>
            <w:tcMar>
              <w:left w:w="70" w:type="dxa"/>
              <w:right w:w="70" w:type="dxa"/>
            </w:tcMar>
            <w:vAlign w:val="center"/>
          </w:tcPr>
          <w:p w14:paraId="3C9116AC">
            <w:pPr>
              <w:keepNext/>
              <w:spacing w:before="20" w:after="20" w:line="260" w:lineRule="exact"/>
              <w:ind w:left="0" w:leftChars="0" w:right="0" w:rightChars="0" w:firstLine="0" w:firstLineChars="0"/>
              <w:jc w:val="center"/>
              <w:rPr>
                <w:del w:id="22736" w:author="xh" w:date="2026-10-19T13:55:58+08:00"/>
              </w:rPr>
            </w:pPr>
            <w:del w:id="22737" w:author="xh" w:date="2026-10-19T13:55:58+08:00">
              <w:r>
                <w:rPr>
                  <w:rFonts w:ascii="Times New Roman" w:hAnsi="Times New Roman" w:eastAsia="宋体"/>
                  <w:b w:val="0"/>
                  <w:sz w:val="18"/>
                </w:rPr>
                <w:delText>2022</w:delText>
              </w:r>
            </w:del>
          </w:p>
        </w:tc>
        <w:tc>
          <w:tcPr>
            <w:tcW w:w="1039" w:type="dxa"/>
            <w:tcMar>
              <w:left w:w="70" w:type="dxa"/>
              <w:right w:w="70" w:type="dxa"/>
            </w:tcMar>
            <w:vAlign w:val="center"/>
          </w:tcPr>
          <w:p w14:paraId="1BB9498E">
            <w:pPr>
              <w:keepNext/>
              <w:spacing w:before="20" w:after="20" w:line="260" w:lineRule="exact"/>
              <w:ind w:left="0" w:leftChars="0" w:right="0" w:rightChars="0" w:firstLine="0" w:firstLineChars="0"/>
              <w:jc w:val="center"/>
              <w:rPr>
                <w:del w:id="22738" w:author="xh" w:date="2026-10-19T13:55:58+08:00"/>
              </w:rPr>
            </w:pPr>
            <w:del w:id="22739" w:author="xh" w:date="2026-10-19T13:55:58+08:00">
              <w:r>
                <w:rPr>
                  <w:rFonts w:ascii="Times New Roman" w:hAnsi="Times New Roman" w:eastAsia="宋体"/>
                  <w:b w:val="0"/>
                  <w:sz w:val="18"/>
                </w:rPr>
                <w:delText>63+63</w:delText>
              </w:r>
            </w:del>
          </w:p>
        </w:tc>
        <w:tc>
          <w:tcPr>
            <w:tcW w:w="1039" w:type="dxa"/>
            <w:tcMar>
              <w:left w:w="70" w:type="dxa"/>
              <w:right w:w="70" w:type="dxa"/>
            </w:tcMar>
            <w:vAlign w:val="center"/>
          </w:tcPr>
          <w:p w14:paraId="366D64D0">
            <w:pPr>
              <w:keepNext/>
              <w:spacing w:before="20" w:after="20" w:line="260" w:lineRule="exact"/>
              <w:ind w:left="0" w:leftChars="0" w:right="0" w:rightChars="0" w:firstLine="0" w:firstLineChars="0"/>
              <w:jc w:val="center"/>
              <w:rPr>
                <w:del w:id="22740" w:author="xh" w:date="2026-10-19T13:55:58+08:00"/>
              </w:rPr>
            </w:pPr>
            <w:del w:id="22741" w:author="xh" w:date="2026-10-19T13:55:58+08:00">
              <w:r>
                <w:rPr>
                  <w:rFonts w:ascii="Times New Roman" w:hAnsi="Times New Roman" w:eastAsia="宋体"/>
                  <w:b w:val="0"/>
                  <w:sz w:val="18"/>
                </w:rPr>
                <w:delText>126.00</w:delText>
              </w:r>
            </w:del>
          </w:p>
        </w:tc>
        <w:tc>
          <w:tcPr>
            <w:tcW w:w="1039" w:type="dxa"/>
            <w:tcMar>
              <w:left w:w="70" w:type="dxa"/>
              <w:right w:w="70" w:type="dxa"/>
            </w:tcMar>
            <w:vAlign w:val="center"/>
          </w:tcPr>
          <w:p w14:paraId="1AD73559">
            <w:pPr>
              <w:keepNext/>
              <w:spacing w:before="20" w:after="20" w:line="260" w:lineRule="exact"/>
              <w:ind w:left="0" w:leftChars="0" w:right="0" w:rightChars="0" w:firstLine="0" w:firstLineChars="0"/>
              <w:jc w:val="center"/>
              <w:rPr>
                <w:del w:id="22742" w:author="xh" w:date="2026-10-19T13:55:58+08:00"/>
              </w:rPr>
            </w:pPr>
            <w:del w:id="22743" w:author="xh" w:date="2026-10-19T13:55:58+08:00">
              <w:r>
                <w:rPr>
                  <w:rFonts w:ascii="Times New Roman" w:hAnsi="Times New Roman" w:eastAsia="宋体"/>
                  <w:b w:val="0"/>
                  <w:sz w:val="18"/>
                </w:rPr>
                <w:delText>0.00</w:delText>
              </w:r>
            </w:del>
          </w:p>
        </w:tc>
        <w:tc>
          <w:tcPr>
            <w:tcW w:w="1039" w:type="dxa"/>
            <w:tcMar>
              <w:left w:w="70" w:type="dxa"/>
              <w:right w:w="70" w:type="dxa"/>
            </w:tcMar>
            <w:vAlign w:val="center"/>
          </w:tcPr>
          <w:p w14:paraId="7DC2255F">
            <w:pPr>
              <w:keepNext/>
              <w:spacing w:before="20" w:after="20" w:line="260" w:lineRule="exact"/>
              <w:ind w:left="0" w:leftChars="0" w:right="0" w:rightChars="0" w:firstLine="0" w:firstLineChars="0"/>
              <w:jc w:val="center"/>
              <w:rPr>
                <w:del w:id="22744" w:author="xh" w:date="2026-10-19T13:55:58+08:00"/>
              </w:rPr>
            </w:pPr>
            <w:del w:id="22745" w:author="xh" w:date="2026-10-19T13:55:58+08:00">
              <w:r>
                <w:rPr>
                  <w:rFonts w:ascii="Times New Roman" w:hAnsi="Times New Roman" w:eastAsia="宋体"/>
                  <w:b w:val="0"/>
                  <w:sz w:val="18"/>
                </w:rPr>
                <w:delText>0.48</w:delText>
              </w:r>
            </w:del>
          </w:p>
        </w:tc>
        <w:tc>
          <w:tcPr>
            <w:tcW w:w="1039" w:type="dxa"/>
            <w:tcMar>
              <w:left w:w="70" w:type="dxa"/>
              <w:right w:w="70" w:type="dxa"/>
            </w:tcMar>
            <w:vAlign w:val="center"/>
          </w:tcPr>
          <w:p w14:paraId="6CEBA170">
            <w:pPr>
              <w:keepNext/>
              <w:spacing w:before="20" w:after="20" w:line="260" w:lineRule="exact"/>
              <w:ind w:left="0" w:leftChars="0" w:right="0" w:rightChars="0" w:firstLine="0" w:firstLineChars="0"/>
              <w:jc w:val="center"/>
              <w:rPr>
                <w:del w:id="22746" w:author="xh" w:date="2026-10-19T13:55:58+08:00"/>
              </w:rPr>
            </w:pPr>
            <w:del w:id="22747" w:author="xh" w:date="2026-10-19T13:55:58+08:00">
              <w:r>
                <w:rPr>
                  <w:rFonts w:ascii="Times New Roman" w:hAnsi="Times New Roman" w:eastAsia="宋体"/>
                  <w:b w:val="0"/>
                  <w:sz w:val="18"/>
                </w:rPr>
                <w:delText>0.00</w:delText>
              </w:r>
            </w:del>
          </w:p>
        </w:tc>
        <w:tc>
          <w:tcPr>
            <w:tcW w:w="1039" w:type="dxa"/>
            <w:tcMar>
              <w:left w:w="70" w:type="dxa"/>
              <w:right w:w="70" w:type="dxa"/>
            </w:tcMar>
            <w:vAlign w:val="center"/>
          </w:tcPr>
          <w:p w14:paraId="65AF843C">
            <w:pPr>
              <w:keepNext/>
              <w:spacing w:before="20" w:after="20" w:line="260" w:lineRule="exact"/>
              <w:ind w:left="0" w:leftChars="0" w:right="0" w:rightChars="0" w:firstLine="0" w:firstLineChars="0"/>
              <w:jc w:val="center"/>
              <w:rPr>
                <w:del w:id="22748" w:author="xh" w:date="2026-10-19T13:55:58+08:00"/>
              </w:rPr>
            </w:pPr>
            <w:del w:id="22749" w:author="xh" w:date="2026-10-19T13:55:58+08:00">
              <w:r>
                <w:rPr>
                  <w:rFonts w:ascii="Times New Roman" w:hAnsi="Times New Roman" w:eastAsia="宋体"/>
                  <w:b w:val="0"/>
                  <w:sz w:val="18"/>
                </w:rPr>
                <w:delText>119.70</w:delText>
              </w:r>
            </w:del>
          </w:p>
        </w:tc>
      </w:tr>
      <w:tr w14:paraId="7FC750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2711" w:author="xh" w:date="2026-10-19T13:55:58+08:00"/>
        </w:trPr>
        <w:tc>
          <w:tcPr>
            <w:tcW w:w="1039" w:type="dxa"/>
            <w:tcMar>
              <w:left w:w="70" w:type="dxa"/>
              <w:right w:w="70" w:type="dxa"/>
            </w:tcMar>
            <w:vAlign w:val="center"/>
          </w:tcPr>
          <w:p w14:paraId="64823379">
            <w:pPr>
              <w:keepNext/>
              <w:spacing w:before="20" w:after="20" w:line="260" w:lineRule="exact"/>
              <w:ind w:left="0" w:leftChars="0" w:right="0" w:rightChars="0" w:firstLine="0" w:firstLineChars="0"/>
              <w:jc w:val="center"/>
              <w:rPr>
                <w:del w:id="22750" w:author="xh" w:date="2026-10-19T13:55:58+08:00"/>
              </w:rPr>
            </w:pPr>
            <w:del w:id="22751" w:author="xh" w:date="2026-10-19T13:55:58+08:00">
              <w:r>
                <w:rPr>
                  <w:rFonts w:ascii="Times New Roman" w:hAnsi="Times New Roman" w:eastAsia="宋体"/>
                  <w:b w:val="0"/>
                  <w:sz w:val="18"/>
                </w:rPr>
                <w:delText>刚性</w:delText>
              </w:r>
            </w:del>
          </w:p>
        </w:tc>
        <w:tc>
          <w:tcPr>
            <w:tcW w:w="1039" w:type="dxa"/>
            <w:tcMar>
              <w:left w:w="70" w:type="dxa"/>
              <w:right w:w="70" w:type="dxa"/>
            </w:tcMar>
            <w:vAlign w:val="center"/>
          </w:tcPr>
          <w:p w14:paraId="7EBA455B">
            <w:pPr>
              <w:keepNext/>
              <w:spacing w:before="20" w:after="20" w:line="260" w:lineRule="exact"/>
              <w:ind w:left="0" w:leftChars="0" w:right="0" w:rightChars="0" w:firstLine="0" w:firstLineChars="0"/>
              <w:jc w:val="center"/>
              <w:rPr>
                <w:del w:id="22752" w:author="xh" w:date="2026-10-19T13:55:58+08:00"/>
              </w:rPr>
            </w:pPr>
            <w:del w:id="22753" w:author="xh" w:date="2026-10-19T13:55:58+08:00">
              <w:r>
                <w:rPr>
                  <w:rFonts w:ascii="Times New Roman" w:hAnsi="Times New Roman" w:eastAsia="宋体"/>
                  <w:b w:val="0"/>
                  <w:sz w:val="18"/>
                </w:rPr>
                <w:delText>2023</w:delText>
              </w:r>
            </w:del>
          </w:p>
        </w:tc>
        <w:tc>
          <w:tcPr>
            <w:tcW w:w="1039" w:type="dxa"/>
            <w:tcMar>
              <w:left w:w="70" w:type="dxa"/>
              <w:right w:w="70" w:type="dxa"/>
            </w:tcMar>
            <w:vAlign w:val="center"/>
          </w:tcPr>
          <w:p w14:paraId="72E2B866">
            <w:pPr>
              <w:keepNext/>
              <w:spacing w:before="20" w:after="20" w:line="260" w:lineRule="exact"/>
              <w:ind w:left="0" w:leftChars="0" w:right="0" w:rightChars="0" w:firstLine="0" w:firstLineChars="0"/>
              <w:jc w:val="center"/>
              <w:rPr>
                <w:del w:id="22754" w:author="xh" w:date="2026-10-19T13:55:58+08:00"/>
              </w:rPr>
            </w:pPr>
            <w:del w:id="22755" w:author="xh" w:date="2026-10-19T13:55:58+08:00">
              <w:r>
                <w:rPr>
                  <w:rFonts w:ascii="Times New Roman" w:hAnsi="Times New Roman" w:eastAsia="宋体"/>
                  <w:b w:val="0"/>
                  <w:sz w:val="18"/>
                </w:rPr>
                <w:delText>63+63</w:delText>
              </w:r>
            </w:del>
          </w:p>
        </w:tc>
        <w:tc>
          <w:tcPr>
            <w:tcW w:w="1039" w:type="dxa"/>
            <w:tcMar>
              <w:left w:w="70" w:type="dxa"/>
              <w:right w:w="70" w:type="dxa"/>
            </w:tcMar>
            <w:vAlign w:val="center"/>
          </w:tcPr>
          <w:p w14:paraId="6C1905A0">
            <w:pPr>
              <w:keepNext/>
              <w:spacing w:before="20" w:after="20" w:line="260" w:lineRule="exact"/>
              <w:ind w:left="0" w:leftChars="0" w:right="0" w:rightChars="0" w:firstLine="0" w:firstLineChars="0"/>
              <w:jc w:val="center"/>
              <w:rPr>
                <w:del w:id="22756" w:author="xh" w:date="2026-10-19T13:55:58+08:00"/>
              </w:rPr>
            </w:pPr>
            <w:del w:id="22757" w:author="xh" w:date="2026-10-19T13:55:58+08:00">
              <w:r>
                <w:rPr>
                  <w:rFonts w:ascii="Times New Roman" w:hAnsi="Times New Roman" w:eastAsia="宋体"/>
                  <w:b w:val="0"/>
                  <w:sz w:val="18"/>
                </w:rPr>
                <w:delText>126.00</w:delText>
              </w:r>
            </w:del>
          </w:p>
        </w:tc>
        <w:tc>
          <w:tcPr>
            <w:tcW w:w="1039" w:type="dxa"/>
            <w:tcMar>
              <w:left w:w="70" w:type="dxa"/>
              <w:right w:w="70" w:type="dxa"/>
            </w:tcMar>
            <w:vAlign w:val="center"/>
          </w:tcPr>
          <w:p w14:paraId="567732D9">
            <w:pPr>
              <w:keepNext/>
              <w:spacing w:before="20" w:after="20" w:line="260" w:lineRule="exact"/>
              <w:ind w:left="0" w:leftChars="0" w:right="0" w:rightChars="0" w:firstLine="0" w:firstLineChars="0"/>
              <w:jc w:val="center"/>
              <w:rPr>
                <w:del w:id="22758" w:author="xh" w:date="2026-10-19T13:55:58+08:00"/>
              </w:rPr>
            </w:pPr>
            <w:del w:id="22759" w:author="xh" w:date="2026-10-19T13:55:58+08:00">
              <w:r>
                <w:rPr>
                  <w:rFonts w:ascii="Times New Roman" w:hAnsi="Times New Roman" w:eastAsia="宋体"/>
                  <w:b w:val="0"/>
                  <w:sz w:val="18"/>
                </w:rPr>
                <w:delText>0.00</w:delText>
              </w:r>
            </w:del>
          </w:p>
        </w:tc>
        <w:tc>
          <w:tcPr>
            <w:tcW w:w="1039" w:type="dxa"/>
            <w:tcMar>
              <w:left w:w="70" w:type="dxa"/>
              <w:right w:w="70" w:type="dxa"/>
            </w:tcMar>
            <w:vAlign w:val="center"/>
          </w:tcPr>
          <w:p w14:paraId="31CF1C17">
            <w:pPr>
              <w:keepNext/>
              <w:spacing w:before="20" w:after="20" w:line="260" w:lineRule="exact"/>
              <w:ind w:left="0" w:leftChars="0" w:right="0" w:rightChars="0" w:firstLine="0" w:firstLineChars="0"/>
              <w:jc w:val="center"/>
              <w:rPr>
                <w:del w:id="22760" w:author="xh" w:date="2026-10-19T13:55:58+08:00"/>
              </w:rPr>
            </w:pPr>
            <w:del w:id="22761" w:author="xh" w:date="2026-10-19T13:55:58+08:00">
              <w:r>
                <w:rPr>
                  <w:rFonts w:ascii="Times New Roman" w:hAnsi="Times New Roman" w:eastAsia="宋体"/>
                  <w:b w:val="0"/>
                  <w:sz w:val="18"/>
                </w:rPr>
                <w:delText>9.69</w:delText>
              </w:r>
            </w:del>
          </w:p>
        </w:tc>
        <w:tc>
          <w:tcPr>
            <w:tcW w:w="1039" w:type="dxa"/>
            <w:tcMar>
              <w:left w:w="70" w:type="dxa"/>
              <w:right w:w="70" w:type="dxa"/>
            </w:tcMar>
            <w:vAlign w:val="center"/>
          </w:tcPr>
          <w:p w14:paraId="7FB58F69">
            <w:pPr>
              <w:keepNext/>
              <w:spacing w:before="20" w:after="20" w:line="260" w:lineRule="exact"/>
              <w:ind w:left="0" w:leftChars="0" w:right="0" w:rightChars="0" w:firstLine="0" w:firstLineChars="0"/>
              <w:jc w:val="center"/>
              <w:rPr>
                <w:del w:id="22762" w:author="xh" w:date="2026-10-19T13:55:58+08:00"/>
              </w:rPr>
            </w:pPr>
            <w:del w:id="22763" w:author="xh" w:date="2026-10-19T13:55:58+08:00">
              <w:r>
                <w:rPr>
                  <w:rFonts w:ascii="Times New Roman" w:hAnsi="Times New Roman" w:eastAsia="宋体"/>
                  <w:b w:val="0"/>
                  <w:sz w:val="18"/>
                </w:rPr>
                <w:delText>0.00</w:delText>
              </w:r>
            </w:del>
          </w:p>
        </w:tc>
        <w:tc>
          <w:tcPr>
            <w:tcW w:w="1039" w:type="dxa"/>
            <w:tcMar>
              <w:left w:w="70" w:type="dxa"/>
              <w:right w:w="70" w:type="dxa"/>
            </w:tcMar>
            <w:vAlign w:val="center"/>
          </w:tcPr>
          <w:p w14:paraId="4A4325D7">
            <w:pPr>
              <w:keepNext/>
              <w:spacing w:before="20" w:after="20" w:line="260" w:lineRule="exact"/>
              <w:ind w:left="0" w:leftChars="0" w:right="0" w:rightChars="0" w:firstLine="0" w:firstLineChars="0"/>
              <w:jc w:val="center"/>
              <w:rPr>
                <w:del w:id="22764" w:author="xh" w:date="2026-10-19T13:55:58+08:00"/>
              </w:rPr>
            </w:pPr>
            <w:del w:id="22765" w:author="xh" w:date="2026-10-19T13:55:58+08:00">
              <w:r>
                <w:rPr>
                  <w:rFonts w:ascii="Times New Roman" w:hAnsi="Times New Roman" w:eastAsia="宋体"/>
                  <w:b w:val="0"/>
                  <w:sz w:val="18"/>
                </w:rPr>
                <w:delText>119.70</w:delText>
              </w:r>
            </w:del>
          </w:p>
        </w:tc>
      </w:tr>
      <w:tr w14:paraId="71F46F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2712" w:author="xh" w:date="2026-10-19T13:55:58+08:00"/>
        </w:trPr>
        <w:tc>
          <w:tcPr>
            <w:tcW w:w="1039" w:type="dxa"/>
            <w:tcMar>
              <w:left w:w="70" w:type="dxa"/>
              <w:right w:w="70" w:type="dxa"/>
            </w:tcMar>
            <w:vAlign w:val="center"/>
          </w:tcPr>
          <w:p w14:paraId="6D4FFD18">
            <w:pPr>
              <w:keepNext/>
              <w:spacing w:before="20" w:after="20" w:line="260" w:lineRule="exact"/>
              <w:ind w:left="0" w:leftChars="0" w:right="0" w:rightChars="0" w:firstLine="0" w:firstLineChars="0"/>
              <w:jc w:val="center"/>
              <w:rPr>
                <w:del w:id="22766" w:author="xh" w:date="2026-10-19T13:55:58+08:00"/>
              </w:rPr>
            </w:pPr>
            <w:del w:id="22767" w:author="xh" w:date="2026-10-19T13:55:58+08:00">
              <w:r>
                <w:rPr>
                  <w:rFonts w:ascii="Times New Roman" w:hAnsi="Times New Roman" w:eastAsia="宋体"/>
                  <w:b w:val="0"/>
                  <w:sz w:val="18"/>
                </w:rPr>
                <w:delText>刚性</w:delText>
              </w:r>
            </w:del>
          </w:p>
        </w:tc>
        <w:tc>
          <w:tcPr>
            <w:tcW w:w="1039" w:type="dxa"/>
            <w:tcMar>
              <w:left w:w="70" w:type="dxa"/>
              <w:right w:w="70" w:type="dxa"/>
            </w:tcMar>
            <w:vAlign w:val="center"/>
          </w:tcPr>
          <w:p w14:paraId="4622F90B">
            <w:pPr>
              <w:keepNext/>
              <w:spacing w:before="20" w:after="20" w:line="260" w:lineRule="exact"/>
              <w:ind w:left="0" w:leftChars="0" w:right="0" w:rightChars="0" w:firstLine="0" w:firstLineChars="0"/>
              <w:jc w:val="center"/>
              <w:rPr>
                <w:del w:id="22768" w:author="xh" w:date="2026-10-19T13:55:58+08:00"/>
              </w:rPr>
            </w:pPr>
            <w:del w:id="22769" w:author="xh" w:date="2026-10-19T13:55:58+08:00">
              <w:r>
                <w:rPr>
                  <w:rFonts w:ascii="Times New Roman" w:hAnsi="Times New Roman" w:eastAsia="宋体"/>
                  <w:b w:val="0"/>
                  <w:sz w:val="18"/>
                </w:rPr>
                <w:delText>2024</w:delText>
              </w:r>
            </w:del>
          </w:p>
        </w:tc>
        <w:tc>
          <w:tcPr>
            <w:tcW w:w="1039" w:type="dxa"/>
            <w:tcMar>
              <w:left w:w="70" w:type="dxa"/>
              <w:right w:w="70" w:type="dxa"/>
            </w:tcMar>
            <w:vAlign w:val="center"/>
          </w:tcPr>
          <w:p w14:paraId="1BE4376D">
            <w:pPr>
              <w:keepNext/>
              <w:spacing w:before="20" w:after="20" w:line="260" w:lineRule="exact"/>
              <w:ind w:left="0" w:leftChars="0" w:right="0" w:rightChars="0" w:firstLine="0" w:firstLineChars="0"/>
              <w:jc w:val="center"/>
              <w:rPr>
                <w:del w:id="22770" w:author="xh" w:date="2026-10-19T13:55:58+08:00"/>
              </w:rPr>
            </w:pPr>
            <w:del w:id="22771" w:author="xh" w:date="2026-10-19T13:55:58+08:00">
              <w:r>
                <w:rPr>
                  <w:rFonts w:ascii="Times New Roman" w:hAnsi="Times New Roman" w:eastAsia="宋体"/>
                  <w:b w:val="0"/>
                  <w:sz w:val="18"/>
                </w:rPr>
                <w:delText>63+63</w:delText>
              </w:r>
            </w:del>
          </w:p>
        </w:tc>
        <w:tc>
          <w:tcPr>
            <w:tcW w:w="1039" w:type="dxa"/>
            <w:tcMar>
              <w:left w:w="70" w:type="dxa"/>
              <w:right w:w="70" w:type="dxa"/>
            </w:tcMar>
            <w:vAlign w:val="center"/>
          </w:tcPr>
          <w:p w14:paraId="6476D965">
            <w:pPr>
              <w:keepNext/>
              <w:spacing w:before="20" w:after="20" w:line="260" w:lineRule="exact"/>
              <w:ind w:left="0" w:leftChars="0" w:right="0" w:rightChars="0" w:firstLine="0" w:firstLineChars="0"/>
              <w:jc w:val="center"/>
              <w:rPr>
                <w:del w:id="22772" w:author="xh" w:date="2026-10-19T13:55:58+08:00"/>
              </w:rPr>
            </w:pPr>
            <w:del w:id="22773" w:author="xh" w:date="2026-10-19T13:55:58+08:00">
              <w:r>
                <w:rPr>
                  <w:rFonts w:ascii="Times New Roman" w:hAnsi="Times New Roman" w:eastAsia="宋体"/>
                  <w:b w:val="0"/>
                  <w:sz w:val="18"/>
                </w:rPr>
                <w:delText>126.00</w:delText>
              </w:r>
            </w:del>
          </w:p>
        </w:tc>
        <w:tc>
          <w:tcPr>
            <w:tcW w:w="1039" w:type="dxa"/>
            <w:tcMar>
              <w:left w:w="70" w:type="dxa"/>
              <w:right w:w="70" w:type="dxa"/>
            </w:tcMar>
            <w:vAlign w:val="center"/>
          </w:tcPr>
          <w:p w14:paraId="2C367815">
            <w:pPr>
              <w:keepNext/>
              <w:spacing w:before="20" w:after="20" w:line="260" w:lineRule="exact"/>
              <w:ind w:left="0" w:leftChars="0" w:right="0" w:rightChars="0" w:firstLine="0" w:firstLineChars="0"/>
              <w:jc w:val="center"/>
              <w:rPr>
                <w:del w:id="22774" w:author="xh" w:date="2026-10-19T13:55:58+08:00"/>
              </w:rPr>
            </w:pPr>
            <w:del w:id="22775" w:author="xh" w:date="2026-10-19T13:55:58+08:00">
              <w:r>
                <w:rPr>
                  <w:rFonts w:ascii="Times New Roman" w:hAnsi="Times New Roman" w:eastAsia="宋体"/>
                  <w:b w:val="0"/>
                  <w:sz w:val="18"/>
                </w:rPr>
                <w:delText>0.00</w:delText>
              </w:r>
            </w:del>
          </w:p>
        </w:tc>
        <w:tc>
          <w:tcPr>
            <w:tcW w:w="1039" w:type="dxa"/>
            <w:tcMar>
              <w:left w:w="70" w:type="dxa"/>
              <w:right w:w="70" w:type="dxa"/>
            </w:tcMar>
            <w:vAlign w:val="center"/>
          </w:tcPr>
          <w:p w14:paraId="6A303F4F">
            <w:pPr>
              <w:keepNext/>
              <w:spacing w:before="20" w:after="20" w:line="260" w:lineRule="exact"/>
              <w:ind w:left="0" w:leftChars="0" w:right="0" w:rightChars="0" w:firstLine="0" w:firstLineChars="0"/>
              <w:jc w:val="center"/>
              <w:rPr>
                <w:del w:id="22776" w:author="xh" w:date="2026-10-19T13:55:58+08:00"/>
              </w:rPr>
            </w:pPr>
            <w:del w:id="22777" w:author="xh" w:date="2026-10-19T13:55:58+08:00">
              <w:r>
                <w:rPr>
                  <w:rFonts w:ascii="Times New Roman" w:hAnsi="Times New Roman" w:eastAsia="宋体"/>
                  <w:b w:val="0"/>
                  <w:sz w:val="18"/>
                </w:rPr>
                <w:delText>1.91</w:delText>
              </w:r>
            </w:del>
          </w:p>
        </w:tc>
        <w:tc>
          <w:tcPr>
            <w:tcW w:w="1039" w:type="dxa"/>
            <w:tcMar>
              <w:left w:w="70" w:type="dxa"/>
              <w:right w:w="70" w:type="dxa"/>
            </w:tcMar>
            <w:vAlign w:val="center"/>
          </w:tcPr>
          <w:p w14:paraId="1424B0A0">
            <w:pPr>
              <w:keepNext/>
              <w:spacing w:before="20" w:after="20" w:line="260" w:lineRule="exact"/>
              <w:ind w:left="0" w:leftChars="0" w:right="0" w:rightChars="0" w:firstLine="0" w:firstLineChars="0"/>
              <w:jc w:val="center"/>
              <w:rPr>
                <w:del w:id="22778" w:author="xh" w:date="2026-10-19T13:55:58+08:00"/>
              </w:rPr>
            </w:pPr>
            <w:del w:id="22779" w:author="xh" w:date="2026-10-19T13:55:58+08:00">
              <w:r>
                <w:rPr>
                  <w:rFonts w:ascii="Times New Roman" w:hAnsi="Times New Roman" w:eastAsia="宋体"/>
                  <w:b w:val="0"/>
                  <w:sz w:val="18"/>
                </w:rPr>
                <w:delText>0.00</w:delText>
              </w:r>
            </w:del>
          </w:p>
        </w:tc>
        <w:tc>
          <w:tcPr>
            <w:tcW w:w="1039" w:type="dxa"/>
            <w:tcMar>
              <w:left w:w="70" w:type="dxa"/>
              <w:right w:w="70" w:type="dxa"/>
            </w:tcMar>
            <w:vAlign w:val="center"/>
          </w:tcPr>
          <w:p w14:paraId="74FBCF85">
            <w:pPr>
              <w:keepNext/>
              <w:spacing w:before="20" w:after="20" w:line="260" w:lineRule="exact"/>
              <w:ind w:left="0" w:leftChars="0" w:right="0" w:rightChars="0" w:firstLine="0" w:firstLineChars="0"/>
              <w:jc w:val="center"/>
              <w:rPr>
                <w:del w:id="22780" w:author="xh" w:date="2026-10-19T13:55:58+08:00"/>
              </w:rPr>
            </w:pPr>
            <w:del w:id="22781" w:author="xh" w:date="2026-10-19T13:55:58+08:00">
              <w:r>
                <w:rPr>
                  <w:rFonts w:ascii="Times New Roman" w:hAnsi="Times New Roman" w:eastAsia="宋体"/>
                  <w:b w:val="0"/>
                  <w:sz w:val="18"/>
                </w:rPr>
                <w:delText>119.70</w:delText>
              </w:r>
            </w:del>
          </w:p>
        </w:tc>
      </w:tr>
      <w:tr w14:paraId="28D27A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2713" w:author="xh" w:date="2026-10-19T13:55:58+08:00"/>
        </w:trPr>
        <w:tc>
          <w:tcPr>
            <w:tcW w:w="1039" w:type="dxa"/>
            <w:tcMar>
              <w:left w:w="70" w:type="dxa"/>
              <w:right w:w="70" w:type="dxa"/>
            </w:tcMar>
            <w:vAlign w:val="center"/>
          </w:tcPr>
          <w:p w14:paraId="5A2A96EC">
            <w:pPr>
              <w:keepNext/>
              <w:spacing w:before="20" w:after="20" w:line="260" w:lineRule="exact"/>
              <w:ind w:left="0" w:leftChars="0" w:right="0" w:rightChars="0" w:firstLine="0" w:firstLineChars="0"/>
              <w:jc w:val="center"/>
              <w:rPr>
                <w:del w:id="22782" w:author="xh" w:date="2026-10-19T13:55:58+08:00"/>
              </w:rPr>
            </w:pPr>
            <w:del w:id="22783" w:author="xh" w:date="2026-10-19T13:55:58+08:00">
              <w:r>
                <w:rPr>
                  <w:rFonts w:ascii="Times New Roman" w:hAnsi="Times New Roman" w:eastAsia="宋体"/>
                  <w:b w:val="0"/>
                  <w:sz w:val="18"/>
                </w:rPr>
                <w:delText>刚性</w:delText>
              </w:r>
            </w:del>
          </w:p>
        </w:tc>
        <w:tc>
          <w:tcPr>
            <w:tcW w:w="1039" w:type="dxa"/>
            <w:tcMar>
              <w:left w:w="70" w:type="dxa"/>
              <w:right w:w="70" w:type="dxa"/>
            </w:tcMar>
            <w:vAlign w:val="center"/>
          </w:tcPr>
          <w:p w14:paraId="165AC87F">
            <w:pPr>
              <w:keepNext/>
              <w:spacing w:before="20" w:after="20" w:line="260" w:lineRule="exact"/>
              <w:ind w:left="0" w:leftChars="0" w:right="0" w:rightChars="0" w:firstLine="0" w:firstLineChars="0"/>
              <w:jc w:val="center"/>
              <w:rPr>
                <w:del w:id="22784" w:author="xh" w:date="2026-10-19T13:55:58+08:00"/>
              </w:rPr>
            </w:pPr>
            <w:del w:id="22785" w:author="xh" w:date="2026-10-19T13:55:58+08:00">
              <w:r>
                <w:rPr>
                  <w:rFonts w:ascii="Times New Roman" w:hAnsi="Times New Roman" w:eastAsia="宋体"/>
                  <w:b w:val="0"/>
                  <w:sz w:val="18"/>
                </w:rPr>
                <w:delText>2025</w:delText>
              </w:r>
            </w:del>
          </w:p>
        </w:tc>
        <w:tc>
          <w:tcPr>
            <w:tcW w:w="1039" w:type="dxa"/>
            <w:tcMar>
              <w:left w:w="70" w:type="dxa"/>
              <w:right w:w="70" w:type="dxa"/>
            </w:tcMar>
            <w:vAlign w:val="center"/>
          </w:tcPr>
          <w:p w14:paraId="77FB7B5F">
            <w:pPr>
              <w:keepNext/>
              <w:spacing w:before="20" w:after="20" w:line="260" w:lineRule="exact"/>
              <w:ind w:left="0" w:leftChars="0" w:right="0" w:rightChars="0" w:firstLine="0" w:firstLineChars="0"/>
              <w:jc w:val="center"/>
              <w:rPr>
                <w:del w:id="22786" w:author="xh" w:date="2026-10-19T13:55:58+08:00"/>
              </w:rPr>
            </w:pPr>
            <w:del w:id="22787" w:author="xh" w:date="2026-10-19T13:55:58+08:00">
              <w:r>
                <w:rPr>
                  <w:rFonts w:ascii="Times New Roman" w:hAnsi="Times New Roman" w:eastAsia="宋体"/>
                  <w:b w:val="0"/>
                  <w:sz w:val="18"/>
                </w:rPr>
                <w:delText>63+63</w:delText>
              </w:r>
            </w:del>
          </w:p>
        </w:tc>
        <w:tc>
          <w:tcPr>
            <w:tcW w:w="1039" w:type="dxa"/>
            <w:tcMar>
              <w:left w:w="70" w:type="dxa"/>
              <w:right w:w="70" w:type="dxa"/>
            </w:tcMar>
            <w:vAlign w:val="center"/>
          </w:tcPr>
          <w:p w14:paraId="4CAE9185">
            <w:pPr>
              <w:keepNext/>
              <w:spacing w:before="20" w:after="20" w:line="260" w:lineRule="exact"/>
              <w:ind w:left="0" w:leftChars="0" w:right="0" w:rightChars="0" w:firstLine="0" w:firstLineChars="0"/>
              <w:jc w:val="center"/>
              <w:rPr>
                <w:del w:id="22788" w:author="xh" w:date="2026-10-19T13:55:58+08:00"/>
              </w:rPr>
            </w:pPr>
            <w:del w:id="22789" w:author="xh" w:date="2026-10-19T13:55:58+08:00">
              <w:r>
                <w:rPr>
                  <w:rFonts w:ascii="Times New Roman" w:hAnsi="Times New Roman" w:eastAsia="宋体"/>
                  <w:b w:val="0"/>
                  <w:sz w:val="18"/>
                </w:rPr>
                <w:delText>126.00</w:delText>
              </w:r>
            </w:del>
          </w:p>
        </w:tc>
        <w:tc>
          <w:tcPr>
            <w:tcW w:w="1039" w:type="dxa"/>
            <w:tcMar>
              <w:left w:w="70" w:type="dxa"/>
              <w:right w:w="70" w:type="dxa"/>
            </w:tcMar>
            <w:vAlign w:val="center"/>
          </w:tcPr>
          <w:p w14:paraId="7A01E200">
            <w:pPr>
              <w:keepNext/>
              <w:spacing w:before="20" w:after="20" w:line="260" w:lineRule="exact"/>
              <w:ind w:left="0" w:leftChars="0" w:right="0" w:rightChars="0" w:firstLine="0" w:firstLineChars="0"/>
              <w:jc w:val="center"/>
              <w:rPr>
                <w:del w:id="22790" w:author="xh" w:date="2026-10-19T13:55:58+08:00"/>
              </w:rPr>
            </w:pPr>
            <w:del w:id="22791" w:author="xh" w:date="2026-10-19T13:55:58+08:00">
              <w:r>
                <w:rPr>
                  <w:rFonts w:ascii="Times New Roman" w:hAnsi="Times New Roman" w:eastAsia="宋体"/>
                  <w:b w:val="0"/>
                  <w:sz w:val="18"/>
                </w:rPr>
                <w:delText>0.00</w:delText>
              </w:r>
            </w:del>
          </w:p>
        </w:tc>
        <w:tc>
          <w:tcPr>
            <w:tcW w:w="1039" w:type="dxa"/>
            <w:tcMar>
              <w:left w:w="70" w:type="dxa"/>
              <w:right w:w="70" w:type="dxa"/>
            </w:tcMar>
            <w:vAlign w:val="center"/>
          </w:tcPr>
          <w:p w14:paraId="5835D56D">
            <w:pPr>
              <w:keepNext/>
              <w:spacing w:before="20" w:after="20" w:line="260" w:lineRule="exact"/>
              <w:ind w:left="0" w:leftChars="0" w:right="0" w:rightChars="0" w:firstLine="0" w:firstLineChars="0"/>
              <w:jc w:val="center"/>
              <w:rPr>
                <w:del w:id="22792" w:author="xh" w:date="2026-10-19T13:55:58+08:00"/>
              </w:rPr>
            </w:pPr>
            <w:del w:id="22793" w:author="xh" w:date="2026-10-19T13:55:58+08:00">
              <w:r>
                <w:rPr>
                  <w:rFonts w:ascii="Times New Roman" w:hAnsi="Times New Roman" w:eastAsia="宋体"/>
                  <w:b w:val="0"/>
                  <w:sz w:val="18"/>
                </w:rPr>
                <w:delText>8.57</w:delText>
              </w:r>
            </w:del>
          </w:p>
        </w:tc>
        <w:tc>
          <w:tcPr>
            <w:tcW w:w="1039" w:type="dxa"/>
            <w:tcMar>
              <w:left w:w="70" w:type="dxa"/>
              <w:right w:w="70" w:type="dxa"/>
            </w:tcMar>
            <w:vAlign w:val="center"/>
          </w:tcPr>
          <w:p w14:paraId="2E7B7D8A">
            <w:pPr>
              <w:keepNext/>
              <w:spacing w:before="20" w:after="20" w:line="260" w:lineRule="exact"/>
              <w:ind w:left="0" w:leftChars="0" w:right="0" w:rightChars="0" w:firstLine="0" w:firstLineChars="0"/>
              <w:jc w:val="center"/>
              <w:rPr>
                <w:del w:id="22794" w:author="xh" w:date="2026-10-19T13:55:58+08:00"/>
              </w:rPr>
            </w:pPr>
            <w:del w:id="22795" w:author="xh" w:date="2026-10-19T13:55:58+08:00">
              <w:r>
                <w:rPr>
                  <w:rFonts w:ascii="Times New Roman" w:hAnsi="Times New Roman" w:eastAsia="宋体"/>
                  <w:b w:val="0"/>
                  <w:sz w:val="18"/>
                </w:rPr>
                <w:delText>0.00</w:delText>
              </w:r>
            </w:del>
          </w:p>
        </w:tc>
        <w:tc>
          <w:tcPr>
            <w:tcW w:w="1039" w:type="dxa"/>
            <w:tcMar>
              <w:left w:w="70" w:type="dxa"/>
              <w:right w:w="70" w:type="dxa"/>
            </w:tcMar>
            <w:vAlign w:val="center"/>
          </w:tcPr>
          <w:p w14:paraId="3E9E6A0A">
            <w:pPr>
              <w:keepNext/>
              <w:spacing w:before="20" w:after="20" w:line="260" w:lineRule="exact"/>
              <w:ind w:left="0" w:leftChars="0" w:right="0" w:rightChars="0" w:firstLine="0" w:firstLineChars="0"/>
              <w:jc w:val="center"/>
              <w:rPr>
                <w:del w:id="22796" w:author="xh" w:date="2026-10-19T13:55:58+08:00"/>
              </w:rPr>
            </w:pPr>
            <w:del w:id="22797" w:author="xh" w:date="2026-10-19T13:55:58+08:00">
              <w:r>
                <w:rPr>
                  <w:rFonts w:ascii="Times New Roman" w:hAnsi="Times New Roman" w:eastAsia="宋体"/>
                  <w:b w:val="0"/>
                  <w:sz w:val="18"/>
                </w:rPr>
                <w:delText>119.70</w:delText>
              </w:r>
            </w:del>
          </w:p>
        </w:tc>
      </w:tr>
      <w:tr w14:paraId="304AFA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2714" w:author="xh" w:date="2026-10-19T13:55:58+08:00"/>
        </w:trPr>
        <w:tc>
          <w:tcPr>
            <w:tcW w:w="1039" w:type="dxa"/>
            <w:tcMar>
              <w:left w:w="70" w:type="dxa"/>
              <w:right w:w="70" w:type="dxa"/>
            </w:tcMar>
            <w:vAlign w:val="center"/>
          </w:tcPr>
          <w:p w14:paraId="25C05F56">
            <w:pPr>
              <w:keepNext/>
              <w:spacing w:before="20" w:after="20" w:line="260" w:lineRule="exact"/>
              <w:ind w:left="0" w:leftChars="0" w:right="0" w:rightChars="0" w:firstLine="0" w:firstLineChars="0"/>
              <w:jc w:val="center"/>
              <w:rPr>
                <w:del w:id="22798" w:author="xh" w:date="2026-10-19T13:55:58+08:00"/>
              </w:rPr>
            </w:pPr>
            <w:del w:id="22799" w:author="xh" w:date="2026-10-19T13:55:58+08:00">
              <w:r>
                <w:rPr>
                  <w:rFonts w:ascii="Times New Roman" w:hAnsi="Times New Roman" w:eastAsia="宋体"/>
                  <w:b w:val="0"/>
                  <w:sz w:val="18"/>
                </w:rPr>
                <w:delText>弹性</w:delText>
              </w:r>
            </w:del>
          </w:p>
        </w:tc>
        <w:tc>
          <w:tcPr>
            <w:tcW w:w="1039" w:type="dxa"/>
            <w:tcMar>
              <w:left w:w="70" w:type="dxa"/>
              <w:right w:w="70" w:type="dxa"/>
            </w:tcMar>
            <w:vAlign w:val="center"/>
          </w:tcPr>
          <w:p w14:paraId="6B6C7C74">
            <w:pPr>
              <w:keepNext/>
              <w:spacing w:before="20" w:after="20" w:line="260" w:lineRule="exact"/>
              <w:ind w:left="0" w:leftChars="0" w:right="0" w:rightChars="0" w:firstLine="0" w:firstLineChars="0"/>
              <w:jc w:val="center"/>
              <w:rPr>
                <w:del w:id="22800" w:author="xh" w:date="2026-10-19T13:55:58+08:00"/>
              </w:rPr>
            </w:pPr>
            <w:del w:id="22801" w:author="xh" w:date="2026-10-19T13:55:58+08:00">
              <w:r>
                <w:rPr>
                  <w:rFonts w:ascii="Times New Roman" w:hAnsi="Times New Roman" w:eastAsia="宋体"/>
                  <w:b w:val="0"/>
                  <w:sz w:val="18"/>
                </w:rPr>
                <w:delText>2022</w:delText>
              </w:r>
            </w:del>
          </w:p>
        </w:tc>
        <w:tc>
          <w:tcPr>
            <w:tcW w:w="1039" w:type="dxa"/>
            <w:tcMar>
              <w:left w:w="70" w:type="dxa"/>
              <w:right w:w="70" w:type="dxa"/>
            </w:tcMar>
            <w:vAlign w:val="center"/>
          </w:tcPr>
          <w:p w14:paraId="72350775">
            <w:pPr>
              <w:keepNext/>
              <w:spacing w:before="20" w:after="20" w:line="260" w:lineRule="exact"/>
              <w:ind w:left="0" w:leftChars="0" w:right="0" w:rightChars="0" w:firstLine="0" w:firstLineChars="0"/>
              <w:jc w:val="center"/>
              <w:rPr>
                <w:del w:id="22802" w:author="xh" w:date="2026-10-19T13:55:58+08:00"/>
              </w:rPr>
            </w:pPr>
            <w:del w:id="22803" w:author="xh" w:date="2026-10-19T13:55:58+08:00">
              <w:r>
                <w:rPr>
                  <w:rFonts w:ascii="Times New Roman" w:hAnsi="Times New Roman" w:eastAsia="宋体"/>
                  <w:b w:val="0"/>
                  <w:sz w:val="18"/>
                </w:rPr>
                <w:delText>63+63</w:delText>
              </w:r>
            </w:del>
          </w:p>
        </w:tc>
        <w:tc>
          <w:tcPr>
            <w:tcW w:w="1039" w:type="dxa"/>
            <w:tcMar>
              <w:left w:w="70" w:type="dxa"/>
              <w:right w:w="70" w:type="dxa"/>
            </w:tcMar>
            <w:vAlign w:val="center"/>
          </w:tcPr>
          <w:p w14:paraId="36FC3122">
            <w:pPr>
              <w:keepNext/>
              <w:spacing w:before="20" w:after="20" w:line="260" w:lineRule="exact"/>
              <w:ind w:left="0" w:leftChars="0" w:right="0" w:rightChars="0" w:firstLine="0" w:firstLineChars="0"/>
              <w:jc w:val="center"/>
              <w:rPr>
                <w:del w:id="22804" w:author="xh" w:date="2026-10-19T13:55:58+08:00"/>
              </w:rPr>
            </w:pPr>
            <w:del w:id="22805" w:author="xh" w:date="2026-10-19T13:55:58+08:00">
              <w:r>
                <w:rPr>
                  <w:rFonts w:ascii="Times New Roman" w:hAnsi="Times New Roman" w:eastAsia="宋体"/>
                  <w:b w:val="0"/>
                  <w:sz w:val="18"/>
                </w:rPr>
                <w:delText>126.00</w:delText>
              </w:r>
            </w:del>
          </w:p>
        </w:tc>
        <w:tc>
          <w:tcPr>
            <w:tcW w:w="1039" w:type="dxa"/>
            <w:tcMar>
              <w:left w:w="70" w:type="dxa"/>
              <w:right w:w="70" w:type="dxa"/>
            </w:tcMar>
            <w:vAlign w:val="center"/>
          </w:tcPr>
          <w:p w14:paraId="006175B7">
            <w:pPr>
              <w:keepNext/>
              <w:spacing w:before="20" w:after="20" w:line="260" w:lineRule="exact"/>
              <w:ind w:left="0" w:leftChars="0" w:right="0" w:rightChars="0" w:firstLine="0" w:firstLineChars="0"/>
              <w:jc w:val="center"/>
              <w:rPr>
                <w:del w:id="22806" w:author="xh" w:date="2026-10-19T13:55:58+08:00"/>
              </w:rPr>
            </w:pPr>
            <w:del w:id="22807" w:author="xh" w:date="2026-10-19T13:55:58+08:00">
              <w:r>
                <w:rPr>
                  <w:rFonts w:ascii="Times New Roman" w:hAnsi="Times New Roman" w:eastAsia="宋体"/>
                  <w:b w:val="0"/>
                  <w:sz w:val="18"/>
                </w:rPr>
                <w:delText>0.00</w:delText>
              </w:r>
            </w:del>
          </w:p>
        </w:tc>
        <w:tc>
          <w:tcPr>
            <w:tcW w:w="1039" w:type="dxa"/>
            <w:tcMar>
              <w:left w:w="70" w:type="dxa"/>
              <w:right w:w="70" w:type="dxa"/>
            </w:tcMar>
            <w:vAlign w:val="center"/>
          </w:tcPr>
          <w:p w14:paraId="3A1CA235">
            <w:pPr>
              <w:keepNext/>
              <w:spacing w:before="20" w:after="20" w:line="260" w:lineRule="exact"/>
              <w:ind w:left="0" w:leftChars="0" w:right="0" w:rightChars="0" w:firstLine="0" w:firstLineChars="0"/>
              <w:jc w:val="center"/>
              <w:rPr>
                <w:del w:id="22808" w:author="xh" w:date="2026-10-19T13:55:58+08:00"/>
              </w:rPr>
            </w:pPr>
            <w:del w:id="22809" w:author="xh" w:date="2026-10-19T13:55:58+08:00">
              <w:r>
                <w:rPr>
                  <w:rFonts w:ascii="Times New Roman" w:hAnsi="Times New Roman" w:eastAsia="宋体"/>
                  <w:b w:val="0"/>
                  <w:sz w:val="18"/>
                </w:rPr>
                <w:delText>0.48</w:delText>
              </w:r>
            </w:del>
          </w:p>
        </w:tc>
        <w:tc>
          <w:tcPr>
            <w:tcW w:w="1039" w:type="dxa"/>
            <w:tcMar>
              <w:left w:w="70" w:type="dxa"/>
              <w:right w:w="70" w:type="dxa"/>
            </w:tcMar>
            <w:vAlign w:val="center"/>
          </w:tcPr>
          <w:p w14:paraId="310C1AD1">
            <w:pPr>
              <w:keepNext/>
              <w:spacing w:before="20" w:after="20" w:line="260" w:lineRule="exact"/>
              <w:ind w:left="0" w:leftChars="0" w:right="0" w:rightChars="0" w:firstLine="0" w:firstLineChars="0"/>
              <w:jc w:val="center"/>
              <w:rPr>
                <w:del w:id="22810" w:author="xh" w:date="2026-10-19T13:55:58+08:00"/>
              </w:rPr>
            </w:pPr>
            <w:del w:id="22811" w:author="xh" w:date="2026-10-19T13:55:58+08:00">
              <w:r>
                <w:rPr>
                  <w:rFonts w:ascii="Times New Roman" w:hAnsi="Times New Roman" w:eastAsia="宋体"/>
                  <w:b w:val="0"/>
                  <w:sz w:val="18"/>
                </w:rPr>
                <w:delText>0.00</w:delText>
              </w:r>
            </w:del>
          </w:p>
        </w:tc>
        <w:tc>
          <w:tcPr>
            <w:tcW w:w="1039" w:type="dxa"/>
            <w:tcMar>
              <w:left w:w="70" w:type="dxa"/>
              <w:right w:w="70" w:type="dxa"/>
            </w:tcMar>
            <w:vAlign w:val="center"/>
          </w:tcPr>
          <w:p w14:paraId="0CAE7676">
            <w:pPr>
              <w:keepNext/>
              <w:spacing w:before="20" w:after="20" w:line="260" w:lineRule="exact"/>
              <w:ind w:left="0" w:leftChars="0" w:right="0" w:rightChars="0" w:firstLine="0" w:firstLineChars="0"/>
              <w:jc w:val="center"/>
              <w:rPr>
                <w:del w:id="22812" w:author="xh" w:date="2026-10-19T13:55:58+08:00"/>
              </w:rPr>
            </w:pPr>
            <w:del w:id="22813" w:author="xh" w:date="2026-10-19T13:55:58+08:00">
              <w:r>
                <w:rPr>
                  <w:rFonts w:ascii="Times New Roman" w:hAnsi="Times New Roman" w:eastAsia="宋体"/>
                  <w:b w:val="0"/>
                  <w:sz w:val="18"/>
                </w:rPr>
                <w:delText>119.70</w:delText>
              </w:r>
            </w:del>
          </w:p>
        </w:tc>
      </w:tr>
      <w:tr w14:paraId="3014B5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2715" w:author="xh" w:date="2026-10-19T13:55:58+08:00"/>
        </w:trPr>
        <w:tc>
          <w:tcPr>
            <w:tcW w:w="1039" w:type="dxa"/>
            <w:tcMar>
              <w:left w:w="70" w:type="dxa"/>
              <w:right w:w="70" w:type="dxa"/>
            </w:tcMar>
            <w:vAlign w:val="center"/>
          </w:tcPr>
          <w:p w14:paraId="76DA95B9">
            <w:pPr>
              <w:keepNext/>
              <w:spacing w:before="20" w:after="20" w:line="260" w:lineRule="exact"/>
              <w:ind w:left="0" w:leftChars="0" w:right="0" w:rightChars="0" w:firstLine="0" w:firstLineChars="0"/>
              <w:jc w:val="center"/>
              <w:rPr>
                <w:del w:id="22814" w:author="xh" w:date="2026-10-19T13:55:58+08:00"/>
              </w:rPr>
            </w:pPr>
            <w:del w:id="22815" w:author="xh" w:date="2026-10-19T13:55:58+08:00">
              <w:r>
                <w:rPr>
                  <w:rFonts w:ascii="Times New Roman" w:hAnsi="Times New Roman" w:eastAsia="宋体"/>
                  <w:b w:val="0"/>
                  <w:sz w:val="18"/>
                </w:rPr>
                <w:delText>弹性</w:delText>
              </w:r>
            </w:del>
          </w:p>
        </w:tc>
        <w:tc>
          <w:tcPr>
            <w:tcW w:w="1039" w:type="dxa"/>
            <w:tcMar>
              <w:left w:w="70" w:type="dxa"/>
              <w:right w:w="70" w:type="dxa"/>
            </w:tcMar>
            <w:vAlign w:val="center"/>
          </w:tcPr>
          <w:p w14:paraId="25164263">
            <w:pPr>
              <w:keepNext/>
              <w:spacing w:before="20" w:after="20" w:line="260" w:lineRule="exact"/>
              <w:ind w:left="0" w:leftChars="0" w:right="0" w:rightChars="0" w:firstLine="0" w:firstLineChars="0"/>
              <w:jc w:val="center"/>
              <w:rPr>
                <w:del w:id="22816" w:author="xh" w:date="2026-10-19T13:55:58+08:00"/>
              </w:rPr>
            </w:pPr>
            <w:del w:id="22817" w:author="xh" w:date="2026-10-19T13:55:58+08:00">
              <w:r>
                <w:rPr>
                  <w:rFonts w:ascii="Times New Roman" w:hAnsi="Times New Roman" w:eastAsia="宋体"/>
                  <w:b w:val="0"/>
                  <w:sz w:val="18"/>
                </w:rPr>
                <w:delText>2023</w:delText>
              </w:r>
            </w:del>
          </w:p>
        </w:tc>
        <w:tc>
          <w:tcPr>
            <w:tcW w:w="1039" w:type="dxa"/>
            <w:tcMar>
              <w:left w:w="70" w:type="dxa"/>
              <w:right w:w="70" w:type="dxa"/>
            </w:tcMar>
            <w:vAlign w:val="center"/>
          </w:tcPr>
          <w:p w14:paraId="1295AD4A">
            <w:pPr>
              <w:keepNext/>
              <w:spacing w:before="20" w:after="20" w:line="260" w:lineRule="exact"/>
              <w:ind w:left="0" w:leftChars="0" w:right="0" w:rightChars="0" w:firstLine="0" w:firstLineChars="0"/>
              <w:jc w:val="center"/>
              <w:rPr>
                <w:del w:id="22818" w:author="xh" w:date="2026-10-19T13:55:58+08:00"/>
              </w:rPr>
            </w:pPr>
            <w:del w:id="22819" w:author="xh" w:date="2026-10-19T13:55:58+08:00">
              <w:r>
                <w:rPr>
                  <w:rFonts w:ascii="Times New Roman" w:hAnsi="Times New Roman" w:eastAsia="宋体"/>
                  <w:b w:val="0"/>
                  <w:sz w:val="18"/>
                </w:rPr>
                <w:delText>63+63</w:delText>
              </w:r>
            </w:del>
          </w:p>
        </w:tc>
        <w:tc>
          <w:tcPr>
            <w:tcW w:w="1039" w:type="dxa"/>
            <w:tcMar>
              <w:left w:w="70" w:type="dxa"/>
              <w:right w:w="70" w:type="dxa"/>
            </w:tcMar>
            <w:vAlign w:val="center"/>
          </w:tcPr>
          <w:p w14:paraId="51410011">
            <w:pPr>
              <w:keepNext/>
              <w:spacing w:before="20" w:after="20" w:line="260" w:lineRule="exact"/>
              <w:ind w:left="0" w:leftChars="0" w:right="0" w:rightChars="0" w:firstLine="0" w:firstLineChars="0"/>
              <w:jc w:val="center"/>
              <w:rPr>
                <w:del w:id="22820" w:author="xh" w:date="2026-10-19T13:55:58+08:00"/>
              </w:rPr>
            </w:pPr>
            <w:del w:id="22821" w:author="xh" w:date="2026-10-19T13:55:58+08:00">
              <w:r>
                <w:rPr>
                  <w:rFonts w:ascii="Times New Roman" w:hAnsi="Times New Roman" w:eastAsia="宋体"/>
                  <w:b w:val="0"/>
                  <w:sz w:val="18"/>
                </w:rPr>
                <w:delText>126.00</w:delText>
              </w:r>
            </w:del>
          </w:p>
        </w:tc>
        <w:tc>
          <w:tcPr>
            <w:tcW w:w="1039" w:type="dxa"/>
            <w:tcMar>
              <w:left w:w="70" w:type="dxa"/>
              <w:right w:w="70" w:type="dxa"/>
            </w:tcMar>
            <w:vAlign w:val="center"/>
          </w:tcPr>
          <w:p w14:paraId="478ADFEC">
            <w:pPr>
              <w:keepNext/>
              <w:spacing w:before="20" w:after="20" w:line="260" w:lineRule="exact"/>
              <w:ind w:left="0" w:leftChars="0" w:right="0" w:rightChars="0" w:firstLine="0" w:firstLineChars="0"/>
              <w:jc w:val="center"/>
              <w:rPr>
                <w:del w:id="22822" w:author="xh" w:date="2026-10-19T13:55:58+08:00"/>
              </w:rPr>
            </w:pPr>
            <w:del w:id="22823" w:author="xh" w:date="2026-10-19T13:55:58+08:00">
              <w:r>
                <w:rPr>
                  <w:rFonts w:ascii="Times New Roman" w:hAnsi="Times New Roman" w:eastAsia="宋体"/>
                  <w:b w:val="0"/>
                  <w:sz w:val="18"/>
                </w:rPr>
                <w:delText>0.00</w:delText>
              </w:r>
            </w:del>
          </w:p>
        </w:tc>
        <w:tc>
          <w:tcPr>
            <w:tcW w:w="1039" w:type="dxa"/>
            <w:tcMar>
              <w:left w:w="70" w:type="dxa"/>
              <w:right w:w="70" w:type="dxa"/>
            </w:tcMar>
            <w:vAlign w:val="center"/>
          </w:tcPr>
          <w:p w14:paraId="2925FD63">
            <w:pPr>
              <w:keepNext/>
              <w:spacing w:before="20" w:after="20" w:line="260" w:lineRule="exact"/>
              <w:ind w:left="0" w:leftChars="0" w:right="0" w:rightChars="0" w:firstLine="0" w:firstLineChars="0"/>
              <w:jc w:val="center"/>
              <w:rPr>
                <w:del w:id="22824" w:author="xh" w:date="2026-10-19T13:55:58+08:00"/>
              </w:rPr>
            </w:pPr>
            <w:del w:id="22825" w:author="xh" w:date="2026-10-19T13:55:58+08:00">
              <w:r>
                <w:rPr>
                  <w:rFonts w:ascii="Times New Roman" w:hAnsi="Times New Roman" w:eastAsia="宋体"/>
                  <w:b w:val="0"/>
                  <w:sz w:val="18"/>
                </w:rPr>
                <w:delText>9.69</w:delText>
              </w:r>
            </w:del>
          </w:p>
        </w:tc>
        <w:tc>
          <w:tcPr>
            <w:tcW w:w="1039" w:type="dxa"/>
            <w:tcMar>
              <w:left w:w="70" w:type="dxa"/>
              <w:right w:w="70" w:type="dxa"/>
            </w:tcMar>
            <w:vAlign w:val="center"/>
          </w:tcPr>
          <w:p w14:paraId="4358655E">
            <w:pPr>
              <w:keepNext/>
              <w:spacing w:before="20" w:after="20" w:line="260" w:lineRule="exact"/>
              <w:ind w:left="0" w:leftChars="0" w:right="0" w:rightChars="0" w:firstLine="0" w:firstLineChars="0"/>
              <w:jc w:val="center"/>
              <w:rPr>
                <w:del w:id="22826" w:author="xh" w:date="2026-10-19T13:55:58+08:00"/>
              </w:rPr>
            </w:pPr>
            <w:del w:id="22827" w:author="xh" w:date="2026-10-19T13:55:58+08:00">
              <w:r>
                <w:rPr>
                  <w:rFonts w:ascii="Times New Roman" w:hAnsi="Times New Roman" w:eastAsia="宋体"/>
                  <w:b w:val="0"/>
                  <w:sz w:val="18"/>
                </w:rPr>
                <w:delText>0.00</w:delText>
              </w:r>
            </w:del>
          </w:p>
        </w:tc>
        <w:tc>
          <w:tcPr>
            <w:tcW w:w="1039" w:type="dxa"/>
            <w:tcMar>
              <w:left w:w="70" w:type="dxa"/>
              <w:right w:w="70" w:type="dxa"/>
            </w:tcMar>
            <w:vAlign w:val="center"/>
          </w:tcPr>
          <w:p w14:paraId="535A0D81">
            <w:pPr>
              <w:keepNext/>
              <w:spacing w:before="20" w:after="20" w:line="260" w:lineRule="exact"/>
              <w:ind w:left="0" w:leftChars="0" w:right="0" w:rightChars="0" w:firstLine="0" w:firstLineChars="0"/>
              <w:jc w:val="center"/>
              <w:rPr>
                <w:del w:id="22828" w:author="xh" w:date="2026-10-19T13:55:58+08:00"/>
              </w:rPr>
            </w:pPr>
            <w:del w:id="22829" w:author="xh" w:date="2026-10-19T13:55:58+08:00">
              <w:r>
                <w:rPr>
                  <w:rFonts w:ascii="Times New Roman" w:hAnsi="Times New Roman" w:eastAsia="宋体"/>
                  <w:b w:val="0"/>
                  <w:sz w:val="18"/>
                </w:rPr>
                <w:delText>119.70</w:delText>
              </w:r>
            </w:del>
          </w:p>
        </w:tc>
      </w:tr>
      <w:tr w14:paraId="0C5FB5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2716" w:author="xh" w:date="2026-10-19T13:55:58+08:00"/>
        </w:trPr>
        <w:tc>
          <w:tcPr>
            <w:tcW w:w="1039" w:type="dxa"/>
            <w:tcMar>
              <w:left w:w="70" w:type="dxa"/>
              <w:right w:w="70" w:type="dxa"/>
            </w:tcMar>
            <w:vAlign w:val="center"/>
          </w:tcPr>
          <w:p w14:paraId="04E8389F">
            <w:pPr>
              <w:keepNext/>
              <w:spacing w:before="20" w:after="20" w:line="260" w:lineRule="exact"/>
              <w:ind w:left="0" w:leftChars="0" w:right="0" w:rightChars="0" w:firstLine="0" w:firstLineChars="0"/>
              <w:jc w:val="center"/>
              <w:rPr>
                <w:del w:id="22830" w:author="xh" w:date="2026-10-19T13:55:58+08:00"/>
              </w:rPr>
            </w:pPr>
            <w:del w:id="22831" w:author="xh" w:date="2026-10-19T13:55:58+08:00">
              <w:r>
                <w:rPr>
                  <w:rFonts w:ascii="Times New Roman" w:hAnsi="Times New Roman" w:eastAsia="宋体"/>
                  <w:b w:val="0"/>
                  <w:sz w:val="18"/>
                </w:rPr>
                <w:delText>弹性</w:delText>
              </w:r>
            </w:del>
          </w:p>
        </w:tc>
        <w:tc>
          <w:tcPr>
            <w:tcW w:w="1039" w:type="dxa"/>
            <w:tcMar>
              <w:left w:w="70" w:type="dxa"/>
              <w:right w:w="70" w:type="dxa"/>
            </w:tcMar>
            <w:vAlign w:val="center"/>
          </w:tcPr>
          <w:p w14:paraId="5B76E791">
            <w:pPr>
              <w:keepNext/>
              <w:spacing w:before="20" w:after="20" w:line="260" w:lineRule="exact"/>
              <w:ind w:left="0" w:leftChars="0" w:right="0" w:rightChars="0" w:firstLine="0" w:firstLineChars="0"/>
              <w:jc w:val="center"/>
              <w:rPr>
                <w:del w:id="22832" w:author="xh" w:date="2026-10-19T13:55:58+08:00"/>
              </w:rPr>
            </w:pPr>
            <w:del w:id="22833" w:author="xh" w:date="2026-10-19T13:55:58+08:00">
              <w:r>
                <w:rPr>
                  <w:rFonts w:ascii="Times New Roman" w:hAnsi="Times New Roman" w:eastAsia="宋体"/>
                  <w:b w:val="0"/>
                  <w:sz w:val="18"/>
                </w:rPr>
                <w:delText>2024</w:delText>
              </w:r>
            </w:del>
          </w:p>
        </w:tc>
        <w:tc>
          <w:tcPr>
            <w:tcW w:w="1039" w:type="dxa"/>
            <w:tcMar>
              <w:left w:w="70" w:type="dxa"/>
              <w:right w:w="70" w:type="dxa"/>
            </w:tcMar>
            <w:vAlign w:val="center"/>
          </w:tcPr>
          <w:p w14:paraId="6A446F68">
            <w:pPr>
              <w:keepNext/>
              <w:spacing w:before="20" w:after="20" w:line="260" w:lineRule="exact"/>
              <w:ind w:left="0" w:leftChars="0" w:right="0" w:rightChars="0" w:firstLine="0" w:firstLineChars="0"/>
              <w:jc w:val="center"/>
              <w:rPr>
                <w:del w:id="22834" w:author="xh" w:date="2026-10-19T13:55:58+08:00"/>
              </w:rPr>
            </w:pPr>
            <w:del w:id="22835" w:author="xh" w:date="2026-10-19T13:55:58+08:00">
              <w:r>
                <w:rPr>
                  <w:rFonts w:ascii="Times New Roman" w:hAnsi="Times New Roman" w:eastAsia="宋体"/>
                  <w:b w:val="0"/>
                  <w:sz w:val="18"/>
                </w:rPr>
                <w:delText>63+63</w:delText>
              </w:r>
            </w:del>
          </w:p>
        </w:tc>
        <w:tc>
          <w:tcPr>
            <w:tcW w:w="1039" w:type="dxa"/>
            <w:tcMar>
              <w:left w:w="70" w:type="dxa"/>
              <w:right w:w="70" w:type="dxa"/>
            </w:tcMar>
            <w:vAlign w:val="center"/>
          </w:tcPr>
          <w:p w14:paraId="2B8F2AAF">
            <w:pPr>
              <w:keepNext/>
              <w:spacing w:before="20" w:after="20" w:line="260" w:lineRule="exact"/>
              <w:ind w:left="0" w:leftChars="0" w:right="0" w:rightChars="0" w:firstLine="0" w:firstLineChars="0"/>
              <w:jc w:val="center"/>
              <w:rPr>
                <w:del w:id="22836" w:author="xh" w:date="2026-10-19T13:55:58+08:00"/>
              </w:rPr>
            </w:pPr>
            <w:del w:id="22837" w:author="xh" w:date="2026-10-19T13:55:58+08:00">
              <w:r>
                <w:rPr>
                  <w:rFonts w:ascii="Times New Roman" w:hAnsi="Times New Roman" w:eastAsia="宋体"/>
                  <w:b w:val="0"/>
                  <w:sz w:val="18"/>
                </w:rPr>
                <w:delText>126.00</w:delText>
              </w:r>
            </w:del>
          </w:p>
        </w:tc>
        <w:tc>
          <w:tcPr>
            <w:tcW w:w="1039" w:type="dxa"/>
            <w:tcMar>
              <w:left w:w="70" w:type="dxa"/>
              <w:right w:w="70" w:type="dxa"/>
            </w:tcMar>
            <w:vAlign w:val="center"/>
          </w:tcPr>
          <w:p w14:paraId="207AAAD5">
            <w:pPr>
              <w:keepNext/>
              <w:spacing w:before="20" w:after="20" w:line="260" w:lineRule="exact"/>
              <w:ind w:left="0" w:leftChars="0" w:right="0" w:rightChars="0" w:firstLine="0" w:firstLineChars="0"/>
              <w:jc w:val="center"/>
              <w:rPr>
                <w:del w:id="22838" w:author="xh" w:date="2026-10-19T13:55:58+08:00"/>
              </w:rPr>
            </w:pPr>
            <w:del w:id="22839" w:author="xh" w:date="2026-10-19T13:55:58+08:00">
              <w:r>
                <w:rPr>
                  <w:rFonts w:ascii="Times New Roman" w:hAnsi="Times New Roman" w:eastAsia="宋体"/>
                  <w:b w:val="0"/>
                  <w:sz w:val="18"/>
                </w:rPr>
                <w:delText>0.00</w:delText>
              </w:r>
            </w:del>
          </w:p>
        </w:tc>
        <w:tc>
          <w:tcPr>
            <w:tcW w:w="1039" w:type="dxa"/>
            <w:tcMar>
              <w:left w:w="70" w:type="dxa"/>
              <w:right w:w="70" w:type="dxa"/>
            </w:tcMar>
            <w:vAlign w:val="center"/>
          </w:tcPr>
          <w:p w14:paraId="7D88427E">
            <w:pPr>
              <w:keepNext/>
              <w:spacing w:before="20" w:after="20" w:line="260" w:lineRule="exact"/>
              <w:ind w:left="0" w:leftChars="0" w:right="0" w:rightChars="0" w:firstLine="0" w:firstLineChars="0"/>
              <w:jc w:val="center"/>
              <w:rPr>
                <w:del w:id="22840" w:author="xh" w:date="2026-10-19T13:55:58+08:00"/>
              </w:rPr>
            </w:pPr>
            <w:del w:id="22841" w:author="xh" w:date="2026-10-19T13:55:58+08:00">
              <w:r>
                <w:rPr>
                  <w:rFonts w:ascii="Times New Roman" w:hAnsi="Times New Roman" w:eastAsia="宋体"/>
                  <w:b w:val="0"/>
                  <w:sz w:val="18"/>
                </w:rPr>
                <w:delText>1.91</w:delText>
              </w:r>
            </w:del>
          </w:p>
        </w:tc>
        <w:tc>
          <w:tcPr>
            <w:tcW w:w="1039" w:type="dxa"/>
            <w:tcMar>
              <w:left w:w="70" w:type="dxa"/>
              <w:right w:w="70" w:type="dxa"/>
            </w:tcMar>
            <w:vAlign w:val="center"/>
          </w:tcPr>
          <w:p w14:paraId="443F62BA">
            <w:pPr>
              <w:keepNext/>
              <w:spacing w:before="20" w:after="20" w:line="260" w:lineRule="exact"/>
              <w:ind w:left="0" w:leftChars="0" w:right="0" w:rightChars="0" w:firstLine="0" w:firstLineChars="0"/>
              <w:jc w:val="center"/>
              <w:rPr>
                <w:del w:id="22842" w:author="xh" w:date="2026-10-19T13:55:58+08:00"/>
              </w:rPr>
            </w:pPr>
            <w:del w:id="22843" w:author="xh" w:date="2026-10-19T13:55:58+08:00">
              <w:r>
                <w:rPr>
                  <w:rFonts w:ascii="Times New Roman" w:hAnsi="Times New Roman" w:eastAsia="宋体"/>
                  <w:b w:val="0"/>
                  <w:sz w:val="18"/>
                </w:rPr>
                <w:delText>0.00</w:delText>
              </w:r>
            </w:del>
          </w:p>
        </w:tc>
        <w:tc>
          <w:tcPr>
            <w:tcW w:w="1039" w:type="dxa"/>
            <w:tcMar>
              <w:left w:w="70" w:type="dxa"/>
              <w:right w:w="70" w:type="dxa"/>
            </w:tcMar>
            <w:vAlign w:val="center"/>
          </w:tcPr>
          <w:p w14:paraId="4949BE0B">
            <w:pPr>
              <w:keepNext/>
              <w:spacing w:before="20" w:after="20" w:line="260" w:lineRule="exact"/>
              <w:ind w:left="0" w:leftChars="0" w:right="0" w:rightChars="0" w:firstLine="0" w:firstLineChars="0"/>
              <w:jc w:val="center"/>
              <w:rPr>
                <w:del w:id="22844" w:author="xh" w:date="2026-10-19T13:55:58+08:00"/>
              </w:rPr>
            </w:pPr>
            <w:del w:id="22845" w:author="xh" w:date="2026-10-19T13:55:58+08:00">
              <w:r>
                <w:rPr>
                  <w:rFonts w:ascii="Times New Roman" w:hAnsi="Times New Roman" w:eastAsia="宋体"/>
                  <w:b w:val="0"/>
                  <w:sz w:val="18"/>
                </w:rPr>
                <w:delText>119.70</w:delText>
              </w:r>
            </w:del>
          </w:p>
        </w:tc>
      </w:tr>
      <w:tr w14:paraId="5DC4C5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2717" w:author="xh" w:date="2026-10-19T13:55:58+08:00"/>
        </w:trPr>
        <w:tc>
          <w:tcPr>
            <w:tcW w:w="1039" w:type="dxa"/>
            <w:tcMar>
              <w:left w:w="70" w:type="dxa"/>
              <w:right w:w="70" w:type="dxa"/>
            </w:tcMar>
            <w:vAlign w:val="center"/>
          </w:tcPr>
          <w:p w14:paraId="07219DDE">
            <w:pPr>
              <w:keepNext w:val="0"/>
              <w:spacing w:before="20" w:after="20" w:line="260" w:lineRule="exact"/>
              <w:ind w:left="0" w:leftChars="0" w:right="0" w:rightChars="0" w:firstLine="0" w:firstLineChars="0"/>
              <w:jc w:val="center"/>
              <w:rPr>
                <w:del w:id="22846" w:author="xh" w:date="2026-10-19T13:55:58+08:00"/>
              </w:rPr>
            </w:pPr>
            <w:del w:id="22847" w:author="xh" w:date="2026-10-19T13:55:58+08:00">
              <w:r>
                <w:rPr>
                  <w:rFonts w:ascii="Times New Roman" w:hAnsi="Times New Roman" w:eastAsia="宋体"/>
                  <w:b w:val="0"/>
                  <w:sz w:val="18"/>
                </w:rPr>
                <w:delText>弹性</w:delText>
              </w:r>
            </w:del>
          </w:p>
        </w:tc>
        <w:tc>
          <w:tcPr>
            <w:tcW w:w="1039" w:type="dxa"/>
            <w:tcMar>
              <w:left w:w="70" w:type="dxa"/>
              <w:right w:w="70" w:type="dxa"/>
            </w:tcMar>
            <w:vAlign w:val="center"/>
          </w:tcPr>
          <w:p w14:paraId="6B89405B">
            <w:pPr>
              <w:keepNext w:val="0"/>
              <w:spacing w:before="20" w:after="20" w:line="260" w:lineRule="exact"/>
              <w:ind w:left="0" w:leftChars="0" w:right="0" w:rightChars="0" w:firstLine="0" w:firstLineChars="0"/>
              <w:jc w:val="center"/>
              <w:rPr>
                <w:del w:id="22848" w:author="xh" w:date="2026-10-19T13:55:58+08:00"/>
              </w:rPr>
            </w:pPr>
            <w:del w:id="22849" w:author="xh" w:date="2026-10-19T13:55:58+08:00">
              <w:r>
                <w:rPr>
                  <w:rFonts w:ascii="Times New Roman" w:hAnsi="Times New Roman" w:eastAsia="宋体"/>
                  <w:b w:val="0"/>
                  <w:sz w:val="18"/>
                </w:rPr>
                <w:delText>2025</w:delText>
              </w:r>
            </w:del>
          </w:p>
        </w:tc>
        <w:tc>
          <w:tcPr>
            <w:tcW w:w="1039" w:type="dxa"/>
            <w:tcMar>
              <w:left w:w="70" w:type="dxa"/>
              <w:right w:w="70" w:type="dxa"/>
            </w:tcMar>
            <w:vAlign w:val="center"/>
          </w:tcPr>
          <w:p w14:paraId="666C19EE">
            <w:pPr>
              <w:keepNext w:val="0"/>
              <w:spacing w:before="20" w:after="20" w:line="260" w:lineRule="exact"/>
              <w:ind w:left="0" w:leftChars="0" w:right="0" w:rightChars="0" w:firstLine="0" w:firstLineChars="0"/>
              <w:jc w:val="center"/>
              <w:rPr>
                <w:del w:id="22850" w:author="xh" w:date="2026-10-19T13:55:58+08:00"/>
              </w:rPr>
            </w:pPr>
            <w:del w:id="22851" w:author="xh" w:date="2026-10-19T13:55:58+08:00">
              <w:r>
                <w:rPr>
                  <w:rFonts w:ascii="Times New Roman" w:hAnsi="Times New Roman" w:eastAsia="宋体"/>
                  <w:b w:val="0"/>
                  <w:sz w:val="18"/>
                </w:rPr>
                <w:delText>63+63</w:delText>
              </w:r>
            </w:del>
          </w:p>
        </w:tc>
        <w:tc>
          <w:tcPr>
            <w:tcW w:w="1039" w:type="dxa"/>
            <w:tcMar>
              <w:left w:w="70" w:type="dxa"/>
              <w:right w:w="70" w:type="dxa"/>
            </w:tcMar>
            <w:vAlign w:val="center"/>
          </w:tcPr>
          <w:p w14:paraId="4C0F1A89">
            <w:pPr>
              <w:keepNext w:val="0"/>
              <w:spacing w:before="20" w:after="20" w:line="260" w:lineRule="exact"/>
              <w:ind w:left="0" w:leftChars="0" w:right="0" w:rightChars="0" w:firstLine="0" w:firstLineChars="0"/>
              <w:jc w:val="center"/>
              <w:rPr>
                <w:del w:id="22852" w:author="xh" w:date="2026-10-19T13:55:58+08:00"/>
              </w:rPr>
            </w:pPr>
            <w:del w:id="22853" w:author="xh" w:date="2026-10-19T13:55:58+08:00">
              <w:r>
                <w:rPr>
                  <w:rFonts w:ascii="Times New Roman" w:hAnsi="Times New Roman" w:eastAsia="宋体"/>
                  <w:b w:val="0"/>
                  <w:sz w:val="18"/>
                </w:rPr>
                <w:delText>126.00</w:delText>
              </w:r>
            </w:del>
          </w:p>
        </w:tc>
        <w:tc>
          <w:tcPr>
            <w:tcW w:w="1039" w:type="dxa"/>
            <w:tcMar>
              <w:left w:w="70" w:type="dxa"/>
              <w:right w:w="70" w:type="dxa"/>
            </w:tcMar>
            <w:vAlign w:val="center"/>
          </w:tcPr>
          <w:p w14:paraId="0B7E61D9">
            <w:pPr>
              <w:keepNext w:val="0"/>
              <w:spacing w:before="20" w:after="20" w:line="260" w:lineRule="exact"/>
              <w:ind w:left="0" w:leftChars="0" w:right="0" w:rightChars="0" w:firstLine="0" w:firstLineChars="0"/>
              <w:jc w:val="center"/>
              <w:rPr>
                <w:del w:id="22854" w:author="xh" w:date="2026-10-19T13:55:58+08:00"/>
              </w:rPr>
            </w:pPr>
            <w:del w:id="22855" w:author="xh" w:date="2026-10-19T13:55:58+08:00">
              <w:r>
                <w:rPr>
                  <w:rFonts w:ascii="Times New Roman" w:hAnsi="Times New Roman" w:eastAsia="宋体"/>
                  <w:b w:val="0"/>
                  <w:sz w:val="18"/>
                </w:rPr>
                <w:delText>0.00</w:delText>
              </w:r>
            </w:del>
          </w:p>
        </w:tc>
        <w:tc>
          <w:tcPr>
            <w:tcW w:w="1039" w:type="dxa"/>
            <w:tcMar>
              <w:left w:w="70" w:type="dxa"/>
              <w:right w:w="70" w:type="dxa"/>
            </w:tcMar>
            <w:vAlign w:val="center"/>
          </w:tcPr>
          <w:p w14:paraId="010AE604">
            <w:pPr>
              <w:keepNext w:val="0"/>
              <w:spacing w:before="20" w:after="20" w:line="260" w:lineRule="exact"/>
              <w:ind w:left="0" w:leftChars="0" w:right="0" w:rightChars="0" w:firstLine="0" w:firstLineChars="0"/>
              <w:jc w:val="center"/>
              <w:rPr>
                <w:del w:id="22856" w:author="xh" w:date="2026-10-19T13:55:58+08:00"/>
              </w:rPr>
            </w:pPr>
            <w:del w:id="22857" w:author="xh" w:date="2026-10-19T13:55:58+08:00">
              <w:r>
                <w:rPr>
                  <w:rFonts w:ascii="Times New Roman" w:hAnsi="Times New Roman" w:eastAsia="宋体"/>
                  <w:b w:val="0"/>
                  <w:sz w:val="18"/>
                </w:rPr>
                <w:delText>8.57</w:delText>
              </w:r>
            </w:del>
          </w:p>
        </w:tc>
        <w:tc>
          <w:tcPr>
            <w:tcW w:w="1039" w:type="dxa"/>
            <w:tcMar>
              <w:left w:w="70" w:type="dxa"/>
              <w:right w:w="70" w:type="dxa"/>
            </w:tcMar>
            <w:vAlign w:val="center"/>
          </w:tcPr>
          <w:p w14:paraId="7E878C32">
            <w:pPr>
              <w:keepNext w:val="0"/>
              <w:spacing w:before="20" w:after="20" w:line="260" w:lineRule="exact"/>
              <w:ind w:left="0" w:leftChars="0" w:right="0" w:rightChars="0" w:firstLine="0" w:firstLineChars="0"/>
              <w:jc w:val="center"/>
              <w:rPr>
                <w:del w:id="22858" w:author="xh" w:date="2026-10-19T13:55:58+08:00"/>
              </w:rPr>
            </w:pPr>
            <w:del w:id="22859" w:author="xh" w:date="2026-10-19T13:55:58+08:00">
              <w:r>
                <w:rPr>
                  <w:rFonts w:ascii="Times New Roman" w:hAnsi="Times New Roman" w:eastAsia="宋体"/>
                  <w:b w:val="0"/>
                  <w:sz w:val="18"/>
                </w:rPr>
                <w:delText>0.00</w:delText>
              </w:r>
            </w:del>
          </w:p>
        </w:tc>
        <w:tc>
          <w:tcPr>
            <w:tcW w:w="1039" w:type="dxa"/>
            <w:tcMar>
              <w:left w:w="70" w:type="dxa"/>
              <w:right w:w="70" w:type="dxa"/>
            </w:tcMar>
            <w:vAlign w:val="center"/>
          </w:tcPr>
          <w:p w14:paraId="669BF1B7">
            <w:pPr>
              <w:keepNext w:val="0"/>
              <w:spacing w:before="20" w:after="20" w:line="260" w:lineRule="exact"/>
              <w:ind w:left="0" w:leftChars="0" w:right="0" w:rightChars="0" w:firstLine="0" w:firstLineChars="0"/>
              <w:jc w:val="center"/>
              <w:rPr>
                <w:del w:id="22860" w:author="xh" w:date="2026-10-19T13:55:58+08:00"/>
              </w:rPr>
            </w:pPr>
            <w:del w:id="22861" w:author="xh" w:date="2026-10-19T13:55:58+08:00">
              <w:r>
                <w:rPr>
                  <w:rFonts w:ascii="Times New Roman" w:hAnsi="Times New Roman" w:eastAsia="宋体"/>
                  <w:b w:val="0"/>
                  <w:sz w:val="18"/>
                </w:rPr>
                <w:delText>119.70</w:delText>
              </w:r>
            </w:del>
          </w:p>
        </w:tc>
      </w:tr>
      <w:tr>
        <w:trPr>
          <w:cantSplit/>
          <w:tblHeader/>
          <w:ins w:id="22862" w:author="xh" w:date="2026-10-19T13:55:5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871" w:author="xh" w:date="2026-10-19T13:55:58+08:00"/>
              </w:rPr>
            </w:pPr>
            <w:ins w:id="22872" w:author="xh" w:date="2026-10-19T13:55:58+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873" w:author="xh" w:date="2026-10-19T13:55:58+08:00"/>
              </w:rPr>
            </w:pPr>
            <w:ins w:id="22874" w:author="xh" w:date="2026-10-19T13:55:58+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875" w:author="xh" w:date="2026-10-19T13:55:58+08:00"/>
              </w:rPr>
            </w:pPr>
            <w:ins w:id="22876" w:author="xh" w:date="2026-10-19T13:55:58+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877" w:author="xh" w:date="2026-10-19T13:55:58+08:00"/>
              </w:rPr>
            </w:pPr>
            <w:ins w:id="22878" w:author="xh" w:date="2026-10-19T13:55:58+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879" w:author="xh" w:date="2026-10-19T13:55:58+08:00"/>
              </w:rPr>
            </w:pPr>
            <w:ins w:id="22880" w:author="xh" w:date="2026-10-19T13:55:58+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881" w:author="xh" w:date="2026-10-19T13:55:58+08:00"/>
              </w:rPr>
            </w:pPr>
            <w:ins w:id="22882" w:author="xh" w:date="2026-10-19T13:55:58+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883" w:author="xh" w:date="2026-10-19T13:55:58+08:00"/>
              </w:rPr>
            </w:pPr>
            <w:ins w:id="22884" w:author="xh" w:date="2026-10-19T13:55:58+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885" w:author="xh" w:date="2026-10-19T13:55:58+08:00"/>
              </w:rPr>
            </w:pPr>
            <w:ins w:id="22886" w:author="xh" w:date="2026-10-19T13:55:58+08:00">
              <w:r>
                <w:rPr>
                  <w:rFonts w:ascii="Times New Roman" w:hAnsi="Times New Roman" w:eastAsia="宋体"/>
                  <w:b/>
                  <w:sz w:val="18"/>
                </w:rPr>
                <w:t>转接后净负荷/MW</w:t>
              </w:r>
            </w:ins>
          </w:p>
        </w:tc>
      </w:tr>
      <w:tr>
        <w:trPr>
          <w:cantSplit/>
          <w:ins w:id="22863" w:author="xh" w:date="2026-10-19T13:55:5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887" w:author="xh" w:date="2026-10-19T13:55:58+08:00"/>
              </w:rPr>
            </w:pPr>
            <w:ins w:id="22888" w:author="xh" w:date="2026-10-19T13:55:58+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889" w:author="xh" w:date="2026-10-19T13:55:58+08:00"/>
              </w:rPr>
            </w:pPr>
            <w:ins w:id="22890" w:author="xh" w:date="2026-10-19T13:55:58+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891" w:author="xh" w:date="2026-10-19T13:55:58+08:00"/>
              </w:rPr>
            </w:pPr>
            <w:ins w:id="22892" w:author="xh" w:date="2026-10-19T13:55:58+08:00">
              <w:r>
                <w:rPr>
                  <w:rFonts w:ascii="Times New Roman" w:hAnsi="Times New Roman" w:eastAsia="宋体"/>
                  <w:b w:val="0"/>
                  <w:sz w:val="18"/>
                </w:rPr>
                <w:t>63.00+63.00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893" w:author="xh" w:date="2026-10-19T13:55:58+08:00"/>
              </w:rPr>
            </w:pPr>
            <w:ins w:id="22894" w:author="xh" w:date="2026-10-19T13:55:58+08:00">
              <w:r>
                <w:rPr>
                  <w:rFonts w:ascii="Times New Roman" w:hAnsi="Times New Roman" w:eastAsia="宋体"/>
                  <w:b w:val="0"/>
                  <w:sz w:val="18"/>
                </w:rPr>
                <w:t>126.00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895" w:author="xh" w:date="2026-10-19T13:55:58+08:00"/>
              </w:rPr>
            </w:pPr>
            <w:ins w:id="22896" w:author="xh" w:date="2026-10-19T13:55:5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897" w:author="xh" w:date="2026-10-19T13:55:58+08:00"/>
              </w:rPr>
            </w:pPr>
            <w:ins w:id="22898" w:author="xh" w:date="2026-10-19T13:55:58+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899" w:author="xh" w:date="2026-10-19T13:55:58+08:00"/>
              </w:rPr>
            </w:pPr>
            <w:ins w:id="22900" w:author="xh" w:date="2026-10-19T13:55:58+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01" w:author="xh" w:date="2026-10-19T13:55:58+08:00"/>
              </w:rPr>
            </w:pPr>
            <w:ins w:id="22902" w:author="xh" w:date="2026-10-19T13:55:58+08:00">
              <w:r>
                <w:rPr>
                  <w:rFonts w:ascii="Times New Roman" w:hAnsi="Times New Roman" w:eastAsia="宋体"/>
                  <w:b w:val="0"/>
                  <w:sz w:val="18"/>
                </w:rPr>
                <w:t>—</w:t>
              </w:r>
            </w:ins>
          </w:p>
        </w:tc>
      </w:tr>
      <w:tr>
        <w:trPr>
          <w:cantSplit/>
          <w:ins w:id="22864" w:author="xh" w:date="2026-10-19T13:55:5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03" w:author="xh" w:date="2026-10-19T13:55:58+08:00"/>
              </w:rPr>
            </w:pPr>
            <w:ins w:id="22904" w:author="xh" w:date="2026-10-19T13:55:58+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05" w:author="xh" w:date="2026-10-19T13:55:58+08:00"/>
              </w:rPr>
            </w:pPr>
            <w:ins w:id="22906" w:author="xh" w:date="2026-10-19T13:55:58+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07" w:author="xh" w:date="2026-10-19T13:55:58+08:00"/>
              </w:rPr>
            </w:pPr>
            <w:ins w:id="22908" w:author="xh" w:date="2026-10-19T13:55:58+08:00">
              <w:r>
                <w:rPr>
                  <w:rFonts w:ascii="Times New Roman" w:hAnsi="Times New Roman" w:eastAsia="宋体"/>
                  <w:b w:val="0"/>
                  <w:sz w:val="18"/>
                </w:rPr>
                <w:t>63.00+63.00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09" w:author="xh" w:date="2026-10-19T13:55:58+08:00"/>
              </w:rPr>
            </w:pPr>
            <w:ins w:id="22910" w:author="xh" w:date="2026-10-19T13:55:58+08:00">
              <w:r>
                <w:rPr>
                  <w:rFonts w:ascii="Times New Roman" w:hAnsi="Times New Roman" w:eastAsia="宋体"/>
                  <w:b w:val="0"/>
                  <w:sz w:val="18"/>
                </w:rPr>
                <w:t>126.00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11" w:author="xh" w:date="2026-10-19T13:55:58+08:00"/>
              </w:rPr>
            </w:pPr>
            <w:ins w:id="22912" w:author="xh" w:date="2026-10-19T13:55:5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13" w:author="xh" w:date="2026-10-19T13:55:58+08:00"/>
              </w:rPr>
            </w:pPr>
            <w:ins w:id="22914" w:author="xh" w:date="2026-10-19T13:55:58+08:00">
              <w:r>
                <w:rPr>
                  <w:rFonts w:ascii="Times New Roman" w:hAnsi="Times New Roman" w:eastAsia="宋体"/>
                  <w:b w:val="0"/>
                  <w:sz w:val="18"/>
                </w:rPr>
                <w:t>10.92</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15" w:author="xh" w:date="2026-10-19T13:55:58+08:00"/>
              </w:rPr>
            </w:pPr>
            <w:ins w:id="22916" w:author="xh" w:date="2026-10-19T13:55:5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17" w:author="xh" w:date="2026-10-19T13:55:58+08:00"/>
              </w:rPr>
            </w:pPr>
            <w:ins w:id="22918" w:author="xh" w:date="2026-10-19T13:55:58+08:00">
              <w:r>
                <w:rPr>
                  <w:rFonts w:ascii="Times New Roman" w:hAnsi="Times New Roman" w:eastAsia="宋体"/>
                  <w:b w:val="0"/>
                  <w:sz w:val="18"/>
                </w:rPr>
                <w:t>117.35</w:t>
              </w:r>
            </w:ins>
          </w:p>
        </w:tc>
      </w:tr>
      <w:tr>
        <w:trPr>
          <w:cantSplit/>
          <w:ins w:id="22865" w:author="xh" w:date="2026-10-19T13:55:5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19" w:author="xh" w:date="2026-10-19T13:55:58+08:00"/>
              </w:rPr>
            </w:pPr>
            <w:ins w:id="22920" w:author="xh" w:date="2026-10-19T13:55:58+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21" w:author="xh" w:date="2026-10-19T13:55:58+08:00"/>
              </w:rPr>
            </w:pPr>
            <w:ins w:id="22922" w:author="xh" w:date="2026-10-19T13:55:58+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23" w:author="xh" w:date="2026-10-19T13:55:58+08:00"/>
              </w:rPr>
            </w:pPr>
            <w:ins w:id="22924" w:author="xh" w:date="2026-10-19T13:55:58+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25" w:author="xh" w:date="2026-10-19T13:55:58+08:00"/>
              </w:rPr>
            </w:pPr>
            <w:ins w:id="22926" w:author="xh" w:date="2026-10-19T13:55:58+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27" w:author="xh" w:date="2026-10-19T13:55:58+08:00"/>
              </w:rPr>
            </w:pPr>
            <w:ins w:id="22928" w:author="xh" w:date="2026-10-19T13:55:5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29" w:author="xh" w:date="2026-10-19T13:55:58+08:00"/>
              </w:rPr>
            </w:pPr>
            <w:ins w:id="22930" w:author="xh" w:date="2026-10-19T13:55:58+08:00">
              <w:r>
                <w:rPr>
                  <w:rFonts w:ascii="Times New Roman" w:hAnsi="Times New Roman" w:eastAsia="宋体"/>
                  <w:b w:val="0"/>
                  <w:sz w:val="18"/>
                </w:rPr>
                <w:t>19.76</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31" w:author="xh" w:date="2026-10-19T13:55:58+08:00"/>
              </w:rPr>
            </w:pPr>
            <w:ins w:id="22932" w:author="xh" w:date="2026-10-19T13:55:5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33" w:author="xh" w:date="2026-10-19T13:55:58+08:00"/>
              </w:rPr>
            </w:pPr>
            <w:ins w:id="22934" w:author="xh" w:date="2026-10-19T13:55:58+08:00">
              <w:r>
                <w:rPr>
                  <w:rFonts w:ascii="Times New Roman" w:hAnsi="Times New Roman" w:eastAsia="宋体"/>
                  <w:b w:val="0"/>
                  <w:sz w:val="18"/>
                </w:rPr>
                <w:t>135.06</w:t>
              </w:r>
            </w:ins>
          </w:p>
        </w:tc>
      </w:tr>
      <w:tr>
        <w:trPr>
          <w:cantSplit/>
          <w:ins w:id="22866" w:author="xh" w:date="2026-10-19T13:55:5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35" w:author="xh" w:date="2026-10-19T13:55:58+08:00"/>
              </w:rPr>
            </w:pPr>
            <w:ins w:id="22936" w:author="xh" w:date="2026-10-19T13:55:58+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37" w:author="xh" w:date="2026-10-19T13:55:58+08:00"/>
              </w:rPr>
            </w:pPr>
            <w:ins w:id="22938" w:author="xh" w:date="2026-10-19T13:55:58+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39" w:author="xh" w:date="2026-10-19T13:55:58+08:00"/>
              </w:rPr>
            </w:pPr>
            <w:ins w:id="22940" w:author="xh" w:date="2026-10-19T13:55:58+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41" w:author="xh" w:date="2026-10-19T13:55:58+08:00"/>
              </w:rPr>
            </w:pPr>
            <w:ins w:id="22942" w:author="xh" w:date="2026-10-19T13:55:58+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43" w:author="xh" w:date="2026-10-19T13:55:58+08:00"/>
              </w:rPr>
            </w:pPr>
            <w:ins w:id="22944" w:author="xh" w:date="2026-10-19T13:55:5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45" w:author="xh" w:date="2026-10-19T13:55:58+08:00"/>
              </w:rPr>
            </w:pPr>
            <w:ins w:id="22946" w:author="xh" w:date="2026-10-19T13:55:58+08:00">
              <w:r>
                <w:rPr>
                  <w:rFonts w:ascii="Times New Roman" w:hAnsi="Times New Roman" w:eastAsia="宋体"/>
                  <w:b w:val="0"/>
                  <w:sz w:val="18"/>
                </w:rPr>
                <w:t>37.75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47" w:author="xh" w:date="2026-10-19T13:55:58+08:00"/>
              </w:rPr>
            </w:pPr>
            <w:ins w:id="22948" w:author="xh" w:date="2026-10-19T13:55:5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49" w:author="xh" w:date="2026-10-19T13:55:58+08:00"/>
              </w:rPr>
            </w:pPr>
            <w:ins w:id="22950" w:author="xh" w:date="2026-10-19T13:55:58+08:00">
              <w:r>
                <w:rPr>
                  <w:rFonts w:ascii="Times New Roman" w:hAnsi="Times New Roman" w:eastAsia="宋体"/>
                  <w:b w:val="0"/>
                  <w:sz w:val="18"/>
                </w:rPr>
                <w:t>149.02</w:t>
              </w:r>
            </w:ins>
          </w:p>
        </w:tc>
      </w:tr>
      <w:tr>
        <w:trPr>
          <w:cantSplit/>
          <w:ins w:id="22867" w:author="xh" w:date="2026-10-19T13:55:5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51" w:author="xh" w:date="2026-10-19T13:55:58+08:00"/>
              </w:rPr>
            </w:pPr>
            <w:ins w:id="22952" w:author="xh" w:date="2026-10-19T13:55:58+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53" w:author="xh" w:date="2026-10-19T13:55:58+08:00"/>
              </w:rPr>
            </w:pPr>
            <w:ins w:id="22954" w:author="xh" w:date="2026-10-19T13:55:58+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55" w:author="xh" w:date="2026-10-19T13:55:58+08:00"/>
              </w:rPr>
            </w:pPr>
            <w:ins w:id="22956" w:author="xh" w:date="2026-10-19T13:55:58+08:00">
              <w:r>
                <w:rPr>
                  <w:rFonts w:ascii="Times New Roman" w:hAnsi="Times New Roman" w:eastAsia="宋体"/>
                  <w:b w:val="0"/>
                  <w:sz w:val="18"/>
                </w:rPr>
                <w:t>63.00+63.00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57" w:author="xh" w:date="2026-10-19T13:55:58+08:00"/>
              </w:rPr>
            </w:pPr>
            <w:ins w:id="22958" w:author="xh" w:date="2026-10-19T13:55:58+08:00">
              <w:r>
                <w:rPr>
                  <w:rFonts w:ascii="Times New Roman" w:hAnsi="Times New Roman" w:eastAsia="宋体"/>
                  <w:b w:val="0"/>
                  <w:sz w:val="18"/>
                </w:rPr>
                <w:t>126.00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59" w:author="xh" w:date="2026-10-19T13:55:58+08:00"/>
              </w:rPr>
            </w:pPr>
            <w:ins w:id="22960" w:author="xh" w:date="2026-10-19T13:55:5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61" w:author="xh" w:date="2026-10-19T13:55:58+08:00"/>
              </w:rPr>
            </w:pPr>
            <w:ins w:id="22962" w:author="xh" w:date="2026-10-19T13:55:58+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63" w:author="xh" w:date="2026-10-19T13:55:58+08:00"/>
              </w:rPr>
            </w:pPr>
            <w:ins w:id="22964" w:author="xh" w:date="2026-10-19T13:55:58+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65" w:author="xh" w:date="2026-10-19T13:55:58+08:00"/>
              </w:rPr>
            </w:pPr>
            <w:ins w:id="22966" w:author="xh" w:date="2026-10-19T13:55:58+08:00">
              <w:r>
                <w:rPr>
                  <w:rFonts w:ascii="Times New Roman" w:hAnsi="Times New Roman" w:eastAsia="宋体"/>
                  <w:b w:val="0"/>
                  <w:sz w:val="18"/>
                </w:rPr>
                <w:t>—</w:t>
              </w:r>
            </w:ins>
          </w:p>
        </w:tc>
      </w:tr>
      <w:tr>
        <w:trPr>
          <w:cantSplit/>
          <w:ins w:id="22868" w:author="xh" w:date="2026-10-19T13:55:5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67" w:author="xh" w:date="2026-10-19T13:55:58+08:00"/>
              </w:rPr>
            </w:pPr>
            <w:ins w:id="22968" w:author="xh" w:date="2026-10-19T13:55:58+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69" w:author="xh" w:date="2026-10-19T13:55:58+08:00"/>
              </w:rPr>
            </w:pPr>
            <w:ins w:id="22970" w:author="xh" w:date="2026-10-19T13:55:58+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71" w:author="xh" w:date="2026-10-19T13:55:58+08:00"/>
              </w:rPr>
            </w:pPr>
            <w:ins w:id="22972" w:author="xh" w:date="2026-10-19T13:55:58+08:00">
              <w:r>
                <w:rPr>
                  <w:rFonts w:ascii="Times New Roman" w:hAnsi="Times New Roman" w:eastAsia="宋体"/>
                  <w:b w:val="0"/>
                  <w:sz w:val="18"/>
                </w:rPr>
                <w:t>63.00+80.00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73" w:author="xh" w:date="2026-10-19T13:55:58+08:00"/>
              </w:rPr>
            </w:pPr>
            <w:ins w:id="22974" w:author="xh" w:date="2026-10-19T13:55:58+08:00">
              <w:r>
                <w:rPr>
                  <w:rFonts w:ascii="Times New Roman" w:hAnsi="Times New Roman" w:eastAsia="宋体"/>
                  <w:b w:val="0"/>
                  <w:sz w:val="18"/>
                </w:rPr>
                <w:t>143.00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75" w:author="xh" w:date="2026-10-19T13:55:58+08:00"/>
              </w:rPr>
            </w:pPr>
            <w:ins w:id="22976" w:author="xh" w:date="2026-10-19T13:55:5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77" w:author="xh" w:date="2026-10-19T13:55:58+08:00"/>
              </w:rPr>
            </w:pPr>
            <w:ins w:id="22978" w:author="xh" w:date="2026-10-19T13:55:5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79" w:author="xh" w:date="2026-10-19T13:55:58+08:00"/>
              </w:rPr>
            </w:pPr>
            <w:ins w:id="22980" w:author="xh" w:date="2026-10-19T13:55:5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81" w:author="xh" w:date="2026-10-19T13:55:58+08:00"/>
              </w:rPr>
            </w:pPr>
            <w:ins w:id="22982" w:author="xh" w:date="2026-10-19T13:55:58+08:00">
              <w:r>
                <w:rPr>
                  <w:rFonts w:ascii="Times New Roman" w:hAnsi="Times New Roman" w:eastAsia="宋体"/>
                  <w:b w:val="0"/>
                  <w:sz w:val="18"/>
                </w:rPr>
                <w:t>128.27</w:t>
              </w:r>
            </w:ins>
          </w:p>
        </w:tc>
      </w:tr>
      <w:tr>
        <w:trPr>
          <w:cantSplit/>
          <w:ins w:id="22869" w:author="xh" w:date="2026-10-19T13:55:58+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83" w:author="xh" w:date="2026-10-19T13:55:58+08:00"/>
              </w:rPr>
            </w:pPr>
            <w:ins w:id="22984" w:author="xh" w:date="2026-10-19T13:55:58+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85" w:author="xh" w:date="2026-10-19T13:55:58+08:00"/>
              </w:rPr>
            </w:pPr>
            <w:ins w:id="22986" w:author="xh" w:date="2026-10-19T13:55:58+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87" w:author="xh" w:date="2026-10-19T13:55:58+08:00"/>
              </w:rPr>
            </w:pPr>
            <w:ins w:id="22988" w:author="xh" w:date="2026-10-19T13:55:58+08:00">
              <w:r>
                <w:rPr>
                  <w:rFonts w:ascii="Times New Roman" w:hAnsi="Times New Roman" w:eastAsia="宋体"/>
                  <w:b w:val="0"/>
                  <w:sz w:val="18"/>
                </w:rPr>
                <w:t>80.00+80.00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89" w:author="xh" w:date="2026-10-19T13:55:58+08:00"/>
              </w:rPr>
            </w:pPr>
            <w:ins w:id="22990" w:author="xh" w:date="2026-10-19T13:55:58+08:00">
              <w:r>
                <w:rPr>
                  <w:rFonts w:ascii="Times New Roman" w:hAnsi="Times New Roman" w:eastAsia="宋体"/>
                  <w:b w:val="0"/>
                  <w:sz w:val="18"/>
                </w:rPr>
                <w:t>160.00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91" w:author="xh" w:date="2026-10-19T13:55:58+08:00"/>
              </w:rPr>
            </w:pPr>
            <w:ins w:id="22992" w:author="xh" w:date="2026-10-19T13:55:5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93" w:author="xh" w:date="2026-10-19T13:55:58+08:00"/>
              </w:rPr>
            </w:pPr>
            <w:ins w:id="22994" w:author="xh" w:date="2026-10-19T13:55:58+08:00">
              <w:r>
                <w:rPr>
                  <w:rFonts w:ascii="Times New Roman" w:hAnsi="Times New Roman" w:eastAsia="宋体"/>
                  <w:b w:val="0"/>
                  <w:sz w:val="18"/>
                </w:rPr>
                <w:t>3.29</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95" w:author="xh" w:date="2026-10-19T13:55:58+08:00"/>
              </w:rPr>
            </w:pPr>
            <w:ins w:id="22996" w:author="xh" w:date="2026-10-19T13:55:58+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2997" w:author="xh" w:date="2026-10-19T13:55:58+08:00"/>
              </w:rPr>
            </w:pPr>
            <w:ins w:id="22998" w:author="xh" w:date="2026-10-19T13:55:58+08:00">
              <w:r>
                <w:rPr>
                  <w:rFonts w:ascii="Times New Roman" w:hAnsi="Times New Roman" w:eastAsia="宋体"/>
                  <w:b w:val="0"/>
                  <w:sz w:val="18"/>
                </w:rPr>
                <w:t>151.53</w:t>
              </w:r>
            </w:ins>
          </w:p>
        </w:tc>
      </w:tr>
      <w:tr>
        <w:trPr>
          <w:cantSplit/>
          <w:ins w:id="22870" w:author="xh" w:date="2026-10-19T13:55:58+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2999" w:author="xh" w:date="2026-10-19T13:55:58+08:00"/>
              </w:rPr>
            </w:pPr>
            <w:ins w:id="23000" w:author="xh" w:date="2026-10-19T13:55:58+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001" w:author="xh" w:date="2026-10-19T13:55:58+08:00"/>
              </w:rPr>
            </w:pPr>
            <w:ins w:id="23002" w:author="xh" w:date="2026-10-19T13:55:58+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003" w:author="xh" w:date="2026-10-19T13:55:58+08:00"/>
              </w:rPr>
            </w:pPr>
            <w:ins w:id="23004" w:author="xh" w:date="2026-10-19T13:55:58+08:00">
              <w:r>
                <w:rPr>
                  <w:rFonts w:ascii="Times New Roman" w:hAnsi="Times New Roman" w:eastAsia="宋体"/>
                  <w:b w:val="0"/>
                  <w:sz w:val="18"/>
                </w:rPr>
                <w:t>80.00+80.00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005" w:author="xh" w:date="2026-10-19T13:55:58+08:00"/>
              </w:rPr>
            </w:pPr>
            <w:ins w:id="23006" w:author="xh" w:date="2026-10-19T13:55:58+08:00">
              <w:r>
                <w:rPr>
                  <w:rFonts w:ascii="Times New Roman" w:hAnsi="Times New Roman" w:eastAsia="宋体"/>
                  <w:b w:val="0"/>
                  <w:sz w:val="18"/>
                </w:rPr>
                <w:t>160.00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007" w:author="xh" w:date="2026-10-19T13:55:58+08:00"/>
              </w:rPr>
            </w:pPr>
            <w:ins w:id="23008" w:author="xh" w:date="2026-10-19T13:55:58+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009" w:author="xh" w:date="2026-10-19T13:55:58+08:00"/>
              </w:rPr>
            </w:pPr>
            <w:ins w:id="23010" w:author="xh" w:date="2026-10-19T13:55:58+08:00">
              <w:r>
                <w:rPr>
                  <w:rFonts w:ascii="Times New Roman" w:hAnsi="Times New Roman" w:eastAsia="宋体"/>
                  <w:b w:val="0"/>
                  <w:sz w:val="18"/>
                </w:rPr>
                <w:t>35.77</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011" w:author="xh" w:date="2026-10-19T13:55:58+08:00"/>
              </w:rPr>
            </w:pPr>
            <w:ins w:id="23012" w:author="xh" w:date="2026-10-19T13:55:58+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013" w:author="xh" w:date="2026-10-19T13:55:58+08:00"/>
              </w:rPr>
            </w:pPr>
            <w:ins w:id="23014" w:author="xh" w:date="2026-10-19T13:55:58+08:00">
              <w:r>
                <w:rPr>
                  <w:rFonts w:ascii="Times New Roman" w:hAnsi="Times New Roman" w:eastAsia="宋体"/>
                  <w:b w:val="0"/>
                  <w:sz w:val="18"/>
                </w:rPr>
                <w:t>151.01</w:t>
              </w:r>
            </w:ins>
          </w:p>
        </w:tc>
      </w:tr>
    </w:tbl>
    <w:p w14:paraId="011431DF">
      <w:pPr>
        <w:pStyle w:val="2"/>
        <w:widowControl/>
        <w:spacing w:before="0" w:after="0" w:line="348" w:lineRule="exact"/>
        <w:ind w:firstLine="480"/>
        <w:jc w:val="both"/>
      </w:pPr>
      <w:r>
        <w:rPr>
          <w:rFonts w:ascii="Times New Roman" w:hAnsi="Times New Roman" w:eastAsia="方正仿宋_GBK"/>
          <w:b w:val="0"/>
          <w:sz w:val="24"/>
        </w:rPr>
        <w:t xml:space="preserve">20</w:t>
      </w:r>
      <w:ins w:id="23015" w:author="xh" w:date="2026-10-19T13:56:38+08:00">
        <w:r>
          <w:rPr>
            <w:rFonts w:ascii="Times New Roman" w:hAnsi="Times New Roman" w:eastAsia="方正仿宋_GBK"/>
            <w:b w:val="0"/>
            <w:sz w:val="24"/>
          </w:rPr>
          <w:t xml:space="preserve">3</w:t>
        </w:r>
      </w:ins>
      <w:del w:id="23016" w:author="xh" w:date="2026-10-19T13:56:38+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23017" w:author="xh" w:date="2026-10-19T13:56:38+08:00">
        <w:r>
          <w:rPr>
            <w:rFonts w:ascii="Times New Roman" w:hAnsi="Times New Roman" w:eastAsia="方正仿宋_GBK"/>
            <w:b w:val="0"/>
            <w:sz w:val="24"/>
          </w:rPr>
          <w:t xml:space="preserve">最大单台主变N-1后，弹性方案剩余主变容量为80.00 MVA，按0.95功率因数折算为76.00 MW。储能</w:t>
        </w:r>
      </w:ins>
      <w:del w:id="23018" w:author="xh" w:date="2026-10-19T13:56:38+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23019" w:author="xh" w:date="2026-10-19T13:56:38+08:00">
        <w:r>
          <w:rPr>
            <w:rFonts w:ascii="Times New Roman" w:hAnsi="Times New Roman" w:eastAsia="方正仿宋_GBK"/>
            <w:b w:val="0"/>
            <w:sz w:val="24"/>
          </w:rPr>
          <w:t xml:space="preserve">有效支撑功率为0.00 MW、反向有效吸收功率为0.00 MW。全年本站故障</w:t>
        </w:r>
      </w:ins>
      <w:del w:id="23020" w:author="xh" w:date="2026-10-19T13:56:38+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23021" w:author="xh" w:date="2026-10-19T13:56:38+08:00">
        <w:r>
          <w:rPr>
            <w:rFonts w:ascii="Times New Roman" w:hAnsi="Times New Roman" w:eastAsia="方正仿宋_GBK"/>
            <w:b w:val="0"/>
            <w:sz w:val="24"/>
          </w:rPr>
          <w:t xml:space="preserve">中最小余量为0.49 MW。该小时按采用的固定区段预案</w:t>
        </w:r>
      </w:ins>
      <w:del w:id="23022" w:author="xh" w:date="2026-10-19T13:56:38+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23023" w:author="xh" w:date="2026-10-19T13:56:38+08:00">
        <w:r>
          <w:rPr>
            <w:rFonts w:ascii="Times New Roman" w:hAnsi="Times New Roman" w:eastAsia="方正仿宋_GBK"/>
            <w:b w:val="0"/>
            <w:sz w:val="24"/>
          </w:rPr>
          <w:t xml:space="preserve">111</w:t>
        </w:r>
      </w:ins>
      <w:del w:id="23024" w:author="xh" w:date="2026-10-19T13:56:38+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w:t>
      </w:r>
      <w:ins w:id="23025" w:author="xh" w:date="2026-10-19T13:56:38+08:00">
        <w:r>
          <w:rPr>
            <w:rFonts w:ascii="Times New Roman" w:hAnsi="Times New Roman" w:eastAsia="方正仿宋_GBK"/>
            <w:b w:val="0"/>
            <w:sz w:val="24"/>
          </w:rPr>
          <w:t xml:space="preserve">2</w:t>
        </w:r>
      </w:ins>
      <w:del w:id="23026" w:author="xh" w:date="2026-10-19T13:56:38+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7 MW、承接0.00 MW，转接后净负荷为</w:t>
      </w:r>
      <w:ins w:id="23027" w:author="xh" w:date="2026-10-19T13:56:38+08:00">
        <w:r>
          <w:rPr>
            <w:rFonts w:ascii="Times New Roman" w:hAnsi="Times New Roman" w:eastAsia="方正仿宋_GBK"/>
            <w:b w:val="0"/>
            <w:sz w:val="24"/>
          </w:rPr>
          <w:t xml:space="preserve">75.5</w:t>
        </w:r>
      </w:ins>
      <w:r>
        <w:rPr>
          <w:rFonts w:ascii="Times New Roman" w:hAnsi="Times New Roman" w:eastAsia="方正仿宋_GBK"/>
          <w:b w:val="0"/>
          <w:sz w:val="24"/>
        </w:rPr>
        <w:t xml:space="preserve">1</w:t>
      </w:r>
      <w:del w:id="23028" w:author="xh" w:date="2026-10-19T13:56:38+08:00">
        <w:r>
          <w:rPr>
            <w:rFonts w:ascii="Times New Roman" w:hAnsi="Times New Roman" w:eastAsia="方正仿宋_GBK"/>
            <w:b w:val="0"/>
            <w:sz w:val="24"/>
          </w:rPr>
          <w:delText xml:space="preserve">19.70 MW，区域最低净负荷工况下为32.04</w:delText>
        </w:r>
      </w:del>
      <w:r>
        <w:rPr>
          <w:rFonts w:ascii="Times New Roman" w:hAnsi="Times New Roman" w:eastAsia="方正仿宋_GBK"/>
          <w:b w:val="0"/>
          <w:sz w:val="24"/>
        </w:rPr>
        <w:t xml:space="preserve"> MW。</w:t>
      </w:r>
      <w:ins w:id="23029" w:author="xh" w:date="2026-10-19T13:56:38+08:00">
        <w:r>
          <w:rPr>
            <w:rFonts w:ascii="Times New Roman" w:hAnsi="Times New Roman" w:eastAsia="方正仿宋_GBK"/>
            <w:b w:val="0"/>
            <w:sz w:val="24"/>
          </w:rPr>
          <w:t xml:space="preserve">其中与古彭变之间的主要通道承担13.91 MW净功率转接，使用既有通道。</w:t>
        </w:r>
      </w:ins>
    </w:p>
    <w:p w14:paraId="07ED6E53">
      <w:pPr>
        <w:pStyle w:val="2"/>
        <w:widowControl/>
        <w:spacing w:before="0" w:after="0" w:line="348" w:lineRule="exact"/>
        <w:ind w:firstLine="480"/>
        <w:jc w:val="both"/>
      </w:pPr>
      <w:ins w:id="23030" w:author="xh" w:date="2026-10-19T13:57:17+08:00">
        <w:r>
          <w:rPr>
            <w:rFonts w:ascii="Times New Roman" w:hAnsi="Times New Roman" w:eastAsia="方正仿宋_GBK"/>
            <w:b w:val="0"/>
            <w:sz w:val="24"/>
          </w:rPr>
          <w:t xml:space="preserve">两方案本站</w:t>
        </w:r>
      </w:ins>
      <w:del w:id="23031" w:author="xh" w:date="2026-10-19T13:57:17+08:00">
        <w:r>
          <w:rPr>
            <w:rFonts w:ascii="Times New Roman" w:hAnsi="Times New Roman" w:eastAsia="方正仿宋_GBK"/>
            <w:b w:val="0"/>
            <w:sz w:val="24"/>
          </w:rPr>
          <w:delText xml:space="preserve">按</w:delText>
        </w:r>
      </w:del>
      <w:r>
        <w:rPr>
          <w:rFonts w:ascii="Times New Roman" w:hAnsi="Times New Roman" w:eastAsia="方正仿宋_GBK"/>
          <w:b w:val="0"/>
          <w:sz w:val="24"/>
        </w:rPr>
        <w:t xml:space="preserve">最</w:t>
      </w:r>
      <w:ins w:id="23032" w:author="xh" w:date="2026-10-19T13:57:17+08:00">
        <w:r>
          <w:rPr>
            <w:rFonts w:ascii="Times New Roman" w:hAnsi="Times New Roman" w:eastAsia="方正仿宋_GBK"/>
            <w:b w:val="0"/>
            <w:sz w:val="24"/>
          </w:rPr>
          <w:t xml:space="preserve">终</w:t>
        </w:r>
      </w:ins>
      <w:del w:id="23033" w:author="xh" w:date="2026-10-19T13:57:17+08:00">
        <w:r>
          <w:rPr>
            <w:rFonts w:ascii="Times New Roman" w:hAnsi="Times New Roman" w:eastAsia="方正仿宋_GBK"/>
            <w:b w:val="0"/>
            <w:sz w:val="24"/>
          </w:rPr>
          <w:delText xml:space="preserve">大单台</w:delText>
        </w:r>
      </w:del>
      <w:r>
        <w:rPr>
          <w:rFonts w:ascii="Times New Roman" w:hAnsi="Times New Roman" w:eastAsia="方正仿宋_GBK"/>
          <w:b w:val="0"/>
          <w:sz w:val="24"/>
        </w:rPr>
        <w:t xml:space="preserve">主变</w:t>
      </w:r>
      <w:ins w:id="23034" w:author="xh" w:date="2026-10-19T13:57:17+08:00">
        <w:r>
          <w:rPr>
            <w:rFonts w:ascii="Times New Roman" w:hAnsi="Times New Roman" w:eastAsia="方正仿宋_GBK"/>
            <w:b w:val="0"/>
            <w:sz w:val="24"/>
          </w:rPr>
          <w:t xml:space="preserve">和</w:t>
        </w:r>
      </w:ins>
      <w:del w:id="23035" w:author="xh" w:date="2026-10-19T13:57:17+08:00">
        <w:r>
          <w:rPr>
            <w:rFonts w:ascii="Times New Roman" w:hAnsi="Times New Roman" w:eastAsia="方正仿宋_GBK"/>
            <w:b w:val="0"/>
            <w:sz w:val="24"/>
          </w:rPr>
          <w:delText xml:space="preserve">N-1校核，本站剩余容量为63.00 MVA，两代表工况重新转供后的本站净负荷分别为59.85 MW、32.04 MW，两方向最小容量余量为0.00 MW，正向</w:delText>
        </w:r>
      </w:del>
      <w:r>
        <w:rPr>
          <w:rFonts w:ascii="Times New Roman" w:hAnsi="Times New Roman" w:eastAsia="方正仿宋_GBK"/>
          <w:b w:val="0"/>
          <w:sz w:val="24"/>
        </w:rPr>
        <w:t xml:space="preserve">储能</w:t>
      </w:r>
      <w:ins w:id="23036" w:author="xh" w:date="2026-10-19T13:57:17+08:00">
        <w:r>
          <w:rPr>
            <w:rFonts w:ascii="Times New Roman" w:hAnsi="Times New Roman" w:eastAsia="方正仿宋_GBK"/>
            <w:b w:val="0"/>
            <w:sz w:val="24"/>
          </w:rPr>
          <w:t xml:space="preserve">规模相同，局部设备采用结果保持一致</w:t>
        </w:r>
      </w:ins>
      <w:del w:id="23037" w:author="xh" w:date="2026-10-19T13:57:17+08:00">
        <w:r>
          <w:rPr>
            <w:rFonts w:ascii="Times New Roman" w:hAnsi="Times New Roman" w:eastAsia="方正仿宋_GBK"/>
            <w:b w:val="0"/>
            <w:sz w:val="24"/>
          </w:rPr>
          <w:delText xml:space="preserve">有效支撑功率为0.00 MW</w:delText>
        </w:r>
      </w:del>
      <w:r>
        <w:rPr>
          <w:rFonts w:ascii="Times New Roman" w:hAnsi="Times New Roman" w:eastAsia="方正仿宋_GBK"/>
          <w:b w:val="0"/>
          <w:sz w:val="24"/>
        </w:rPr>
        <w:t xml:space="preserve">。</w:t>
      </w:r>
    </w:p>
    <w:p w14:paraId="1DEDEB35">
      <w:pPr>
        <w:pStyle w:val="2"/>
        <w:widowControl/>
        <w:spacing w:before="0" w:after="0" w:line="348" w:lineRule="exact"/>
        <w:ind w:firstLine="480"/>
        <w:jc w:val="both"/>
        <w:rPr>
          <w:del w:id="23038" w:author="xh" w:date="2026-10-19T13:57:56+08:00"/>
        </w:rPr>
      </w:pPr>
      <w:del w:id="23039" w:author="xh" w:date="2026-10-19T13:57:56+08:00">
        <w:r>
          <w:rPr>
            <w:rFonts w:ascii="Times New Roman" w:hAnsi="Times New Roman" w:eastAsia="方正仿宋_GBK"/>
            <w:b w:val="0"/>
            <w:sz w:val="24"/>
          </w:rPr>
          <w:delText>四年校核截面中，本站绝对功率最大的工况出现在2023年，转接前为129.39 MW，主要表现为正向受电需求，该年设备在最大单台主变N-1后剩余容量为63.00 MVA。故障方式下本站转出69.54 MW、承接0.00 MW，其中与开元变之间的主要转出功率为25.77 MW，转接后净负荷为59.85 MW。这一工况通过邻站分担本站故障后的正向负荷。</w:delText>
        </w:r>
      </w:del>
    </w:p>
    <w:p w14:paraId="2F3A807A">
      <w:pPr>
        <w:pStyle w:val="7"/>
        <w:keepNext/>
        <w:numPr>
          <w:ilvl w:val="0"/>
          <w:numId w:val="0"/>
        </w:numPr>
        <w:spacing w:before="160" w:after="120" w:line="360" w:lineRule="exact"/>
        <w:ind w:firstLine="0"/>
      </w:pPr>
      <w:bookmarkStart w:id="244" w:name="祥和变规划分析"/>
      <w:r>
        <w:rPr>
          <w:rFonts w:ascii="Times New Roman" w:hAnsi="Times New Roman" w:eastAsia="方正仿宋_GBK"/>
          <w:b/>
          <w:sz w:val="24"/>
        </w:rPr>
        <w:t>祥和变规划分析</w:t>
      </w:r>
      <w:bookmarkEnd w:id="244"/>
    </w:p>
    <w:p w14:paraId="4F617823">
      <w:pPr>
        <w:pStyle w:val="115"/>
        <w:widowControl/>
        <w:spacing w:before="0" w:after="0" w:line="348" w:lineRule="exact"/>
        <w:ind w:firstLine="480"/>
        <w:jc w:val="both"/>
      </w:pPr>
      <w:r>
        <w:rPr>
          <w:rFonts w:ascii="Times New Roman" w:hAnsi="Times New Roman" w:eastAsia="方正仿宋_GBK"/>
          <w:b w:val="0"/>
          <w:sz w:val="24"/>
        </w:rPr>
        <w:t xml:space="preserve">该站</w:t>
      </w:r>
      <w:ins w:id="23040" w:author="xh" w:date="2026-10-19T13:58:36+08:00">
        <w:r>
          <w:rPr>
            <w:rFonts w:ascii="Times New Roman" w:hAnsi="Times New Roman" w:eastAsia="方正仿宋_GBK"/>
            <w:b w:val="0"/>
            <w:sz w:val="24"/>
          </w:rPr>
          <w:t xml:space="preserve">2021年主变组合为50.00+50.00 MVA。弹性方案2022—2035年保留</w:t>
        </w:r>
      </w:ins>
      <w:r>
        <w:rPr>
          <w:rFonts w:ascii="Times New Roman" w:hAnsi="Times New Roman" w:eastAsia="方正仿宋_GBK"/>
          <w:b w:val="0"/>
          <w:sz w:val="24"/>
        </w:rPr>
        <w:t xml:space="preserve">初始主变组合</w:t>
      </w:r>
      <w:ins w:id="23041" w:author="xh" w:date="2026-10-19T13:58:36+08:00">
        <w:r>
          <w:rPr>
            <w:rFonts w:ascii="Times New Roman" w:hAnsi="Times New Roman" w:eastAsia="方正仿宋_GBK"/>
            <w:b w:val="0"/>
            <w:sz w:val="24"/>
          </w:rPr>
          <w:t xml:space="preserve">。本站</w:t>
        </w:r>
      </w:ins>
      <w:del w:id="23042" w:author="xh" w:date="2026-10-19T13:58:36+08:00">
        <w:r>
          <w:rPr>
            <w:rFonts w:ascii="Times New Roman" w:hAnsi="Times New Roman" w:eastAsia="方正仿宋_GBK"/>
            <w:b w:val="0"/>
            <w:sz w:val="24"/>
          </w:rPr>
          <w:delText xml:space="preserve">为40+50 MVA，</w:delText>
        </w:r>
      </w:del>
      <w:r>
        <w:rPr>
          <w:rFonts w:ascii="Times New Roman" w:hAnsi="Times New Roman" w:eastAsia="方正仿宋_GBK"/>
          <w:b w:val="0"/>
          <w:sz w:val="24"/>
        </w:rPr>
        <w:t xml:space="preserve">弹性方案</w:t>
      </w:r>
      <w:ins w:id="23043" w:author="xh" w:date="2026-10-19T13:58:36+08:00">
        <w:r>
          <w:rPr>
            <w:rFonts w:ascii="Times New Roman" w:hAnsi="Times New Roman" w:eastAsia="方正仿宋_GBK"/>
            <w:b w:val="0"/>
            <w:sz w:val="24"/>
          </w:rPr>
          <w:t xml:space="preserve">各</w:t>
        </w:r>
      </w:ins>
      <w:del w:id="23044" w:author="xh" w:date="2026-10-19T13:58:36+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23045" w:author="xh" w:date="2026-10-19T13:58:36+08:00">
        <w:r>
          <w:rPr>
            <w:rFonts w:ascii="Times New Roman" w:hAnsi="Times New Roman" w:eastAsia="方正仿宋_GBK"/>
            <w:b w:val="0"/>
            <w:sz w:val="24"/>
          </w:rPr>
          <w:t xml:space="preserve">未新增储能</w:t>
        </w:r>
      </w:ins>
      <w:del w:id="23046" w:author="xh" w:date="2026-10-19T13:58:36+08:00">
        <w:r>
          <w:rPr>
            <w:rFonts w:ascii="Times New Roman" w:hAnsi="Times New Roman" w:eastAsia="方正仿宋_GBK"/>
            <w:b w:val="0"/>
            <w:sz w:val="24"/>
          </w:rPr>
          <w:delText xml:space="preserve">均保留该组合，供电任务由主变及网络承担</w:delText>
        </w:r>
      </w:del>
      <w:r>
        <w:rPr>
          <w:rFonts w:ascii="Times New Roman" w:hAnsi="Times New Roman" w:eastAsia="方正仿宋_GBK"/>
          <w:b w:val="0"/>
          <w:sz w:val="24"/>
        </w:rPr>
        <w:t xml:space="preserve">。</w:t>
      </w:r>
    </w:p>
    <w:p w14:paraId="77F2FA88">
      <w:pPr>
        <w:pStyle w:val="2"/>
        <w:widowControl/>
        <w:spacing w:before="0" w:after="0" w:line="348" w:lineRule="exact"/>
        <w:ind w:firstLine="480"/>
        <w:jc w:val="both"/>
      </w:pPr>
      <w:r>
        <w:rPr>
          <w:rFonts w:ascii="Times New Roman" w:hAnsi="Times New Roman" w:eastAsia="方正仿宋_GBK"/>
          <w:b w:val="0"/>
          <w:sz w:val="24"/>
        </w:rPr>
        <w:t xml:space="preserve">2025年</w:t>
      </w:r>
      <w:del w:id="23047" w:author="xh" w:date="2026-10-19T13:59:15+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最大正向、反向净负荷分别为19.37 MW、0.00 MW</w:t>
      </w:r>
      <w:ins w:id="23048" w:author="xh" w:date="2026-10-19T13:59:15+08:00">
        <w:r>
          <w:rPr>
            <w:rFonts w:ascii="Times New Roman" w:hAnsi="Times New Roman" w:eastAsia="方正仿宋_GBK"/>
            <w:b w:val="0"/>
            <w:sz w:val="24"/>
          </w:rPr>
          <w:t xml:space="preserve">，2035年分别为28.21 MW、0.00 MW</w:t>
        </w:r>
      </w:ins>
      <w:r>
        <w:rPr>
          <w:rFonts w:ascii="Times New Roman" w:hAnsi="Times New Roman" w:eastAsia="方正仿宋_GBK"/>
          <w:b w:val="0"/>
          <w:sz w:val="24"/>
        </w:rPr>
        <w:t xml:space="preserve">。</w:t>
      </w:r>
      <w:ins w:id="23049" w:author="xh" w:date="2026-10-19T13:59:15+08:00">
        <w:r>
          <w:rPr>
            <w:rFonts w:ascii="Times New Roman" w:hAnsi="Times New Roman" w:eastAsia="方正仿宋_GBK"/>
            <w:b w:val="0"/>
            <w:sz w:val="24"/>
          </w:rPr>
          <w:t xml:space="preserve">2035年</w:t>
        </w:r>
      </w:ins>
      <w:del w:id="23050" w:author="xh" w:date="2026-10-19T13:59:15+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23051" w:author="xh" w:date="2026-10-19T13:59:15+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ins w:id="23052" w:author="xh" w:date="2026-10-19T13:59:15+08:00">
        <w:r>
          <w:rPr>
            <w:rFonts w:ascii="Times New Roman" w:hAnsi="Times New Roman" w:eastAsia="方正仿宋_GBK"/>
            <w:b w:val="0"/>
            <w:sz w:val="24"/>
          </w:rPr>
          <w:t xml:space="preserve">10</w:t>
        </w:r>
      </w:ins>
      <w:del w:id="23053" w:author="xh" w:date="2026-10-19T13:59:15+08:00">
        <w:r>
          <w:rPr>
            <w:rFonts w:ascii="Times New Roman" w:hAnsi="Times New Roman" w:eastAsia="方正仿宋_GBK"/>
            <w:b w:val="0"/>
            <w:sz w:val="24"/>
          </w:rPr>
          <w:delText xml:space="preserve">为9</w:delText>
        </w:r>
      </w:del>
      <w:r>
        <w:rPr>
          <w:rFonts w:ascii="Times New Roman" w:hAnsi="Times New Roman" w:eastAsia="方正仿宋_GBK"/>
          <w:b w:val="0"/>
          <w:sz w:val="24"/>
        </w:rPr>
        <w:t xml:space="preserve">0.00 MVA、储能额定功率0.00 MW，弹性方案分别为</w:t>
      </w:r>
      <w:ins w:id="23054" w:author="xh" w:date="2026-10-19T13:59:15+08:00">
        <w:r>
          <w:rPr>
            <w:rFonts w:ascii="Times New Roman" w:hAnsi="Times New Roman" w:eastAsia="方正仿宋_GBK"/>
            <w:b w:val="0"/>
            <w:sz w:val="24"/>
          </w:rPr>
          <w:t xml:space="preserve">10</w:t>
        </w:r>
      </w:ins>
      <w:del w:id="23055" w:author="xh" w:date="2026-10-19T13:59:15+08:00">
        <w:r>
          <w:rPr>
            <w:rFonts w:ascii="Times New Roman" w:hAnsi="Times New Roman" w:eastAsia="方正仿宋_GBK"/>
            <w:b w:val="0"/>
            <w:sz w:val="24"/>
          </w:rPr>
          <w:delText xml:space="preserve">9</w:delText>
        </w:r>
      </w:del>
      <w:r>
        <w:rPr>
          <w:rFonts w:ascii="Times New Roman" w:hAnsi="Times New Roman" w:eastAsia="方正仿宋_GBK"/>
          <w:b w:val="0"/>
          <w:sz w:val="24"/>
        </w:rPr>
        <w:t xml:space="preserve">0.00 MVA和0.00 MW</w:t>
      </w:r>
      <w:ins w:id="23056" w:author="xh" w:date="2026-10-19T13:59:15+08:00">
        <w:r>
          <w:rPr>
            <w:rFonts w:ascii="Times New Roman" w:hAnsi="Times New Roman" w:eastAsia="方正仿宋_GBK"/>
            <w:b w:val="0"/>
            <w:sz w:val="24"/>
          </w:rPr>
          <w:t xml:space="preserve">。</w:t>
        </w:r>
      </w:ins>
      <w:del w:id="23057" w:author="xh" w:date="2026-10-19T13:59:15+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23058" w:author="xh" w:date="2026-10-19T13:59:15+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23059" w:author="xh" w:date="2026-10-19T13:59:15+08:00">
        <w:r>
          <w:rPr>
            <w:rFonts w:ascii="Times New Roman" w:hAnsi="Times New Roman" w:eastAsia="方正仿宋_GBK"/>
            <w:b w:val="0"/>
            <w:sz w:val="24"/>
          </w:rPr>
          <w:delText xml:space="preserve">弹性方案按当年各站局部极值计算的站级负载率为23%。</w:delText>
        </w:r>
      </w:del>
    </w:p>
    <w:p w14:paraId="67919555">
      <w:pPr>
        <w:pStyle w:val="2"/>
        <w:keepNext/>
        <w:spacing w:before="120" w:after="80" w:line="280" w:lineRule="exact"/>
        <w:ind w:firstLine="0"/>
        <w:jc w:val="center"/>
      </w:pPr>
      <w:r>
        <w:rPr>
          <w:rFonts w:ascii="Times New Roman" w:hAnsi="Times New Roman" w:eastAsia="宋体"/>
          <w:b w:val="0"/>
          <w:sz w:val="21"/>
        </w:rPr>
        <w:t xml:space="preserve">表5-55 祥和变</w:t>
      </w:r>
      <w:ins w:id="23060" w:author="xh" w:date="2026-10-19T13:59:55+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C48A1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23061" w:author="xh" w:date="2026-10-19T14:00:34+08:00"/>
        </w:trPr>
        <w:tc>
          <w:tcPr>
            <w:tcW w:w="1039" w:type="dxa"/>
            <w:tcMar>
              <w:left w:w="70" w:type="dxa"/>
              <w:right w:w="70" w:type="dxa"/>
            </w:tcMar>
            <w:vAlign w:val="center"/>
          </w:tcPr>
          <w:p w14:paraId="16567514">
            <w:pPr>
              <w:keepNext/>
              <w:spacing w:before="20" w:after="20" w:line="260" w:lineRule="exact"/>
              <w:ind w:left="0" w:leftChars="0" w:right="0" w:rightChars="0" w:firstLine="0" w:firstLineChars="0"/>
              <w:jc w:val="center"/>
              <w:rPr>
                <w:del w:id="23070" w:author="xh" w:date="2026-10-19T14:00:34+08:00"/>
              </w:rPr>
            </w:pPr>
            <w:del w:id="23071" w:author="xh" w:date="2026-10-19T14:00:34+08:00">
              <w:r>
                <w:rPr>
                  <w:rFonts w:ascii="Times New Roman" w:hAnsi="Times New Roman" w:eastAsia="宋体"/>
                  <w:b/>
                  <w:sz w:val="18"/>
                </w:rPr>
                <w:delText>方案</w:delText>
              </w:r>
            </w:del>
          </w:p>
        </w:tc>
        <w:tc>
          <w:tcPr>
            <w:tcW w:w="1039" w:type="dxa"/>
            <w:tcMar>
              <w:left w:w="70" w:type="dxa"/>
              <w:right w:w="70" w:type="dxa"/>
            </w:tcMar>
            <w:vAlign w:val="center"/>
          </w:tcPr>
          <w:p w14:paraId="7A897269">
            <w:pPr>
              <w:keepNext/>
              <w:spacing w:before="20" w:after="20" w:line="260" w:lineRule="exact"/>
              <w:ind w:left="0" w:leftChars="0" w:right="0" w:rightChars="0" w:firstLine="0" w:firstLineChars="0"/>
              <w:jc w:val="center"/>
              <w:rPr>
                <w:del w:id="23072" w:author="xh" w:date="2026-10-19T14:00:34+08:00"/>
              </w:rPr>
            </w:pPr>
            <w:del w:id="23073" w:author="xh" w:date="2026-10-19T14:00:34+08:00">
              <w:r>
                <w:rPr>
                  <w:rFonts w:ascii="Times New Roman" w:hAnsi="Times New Roman" w:eastAsia="宋体"/>
                  <w:b/>
                  <w:sz w:val="18"/>
                </w:rPr>
                <w:delText>年份</w:delText>
              </w:r>
            </w:del>
          </w:p>
        </w:tc>
        <w:tc>
          <w:tcPr>
            <w:tcW w:w="1039" w:type="dxa"/>
            <w:tcMar>
              <w:left w:w="70" w:type="dxa"/>
              <w:right w:w="70" w:type="dxa"/>
            </w:tcMar>
            <w:vAlign w:val="center"/>
          </w:tcPr>
          <w:p w14:paraId="3D4DCF21">
            <w:pPr>
              <w:keepNext/>
              <w:spacing w:before="20" w:after="20" w:line="260" w:lineRule="exact"/>
              <w:ind w:left="0" w:leftChars="0" w:right="0" w:rightChars="0" w:firstLine="0" w:firstLineChars="0"/>
              <w:jc w:val="center"/>
              <w:rPr>
                <w:del w:id="23074" w:author="xh" w:date="2026-10-19T14:00:34+08:00"/>
              </w:rPr>
            </w:pPr>
            <w:del w:id="23075" w:author="xh" w:date="2026-10-19T14:00:34+08:00">
              <w:r>
                <w:rPr>
                  <w:rFonts w:ascii="Times New Roman" w:hAnsi="Times New Roman" w:eastAsia="宋体"/>
                  <w:b/>
                  <w:sz w:val="18"/>
                </w:rPr>
                <w:delText>主变组合/MVA</w:delText>
              </w:r>
            </w:del>
          </w:p>
        </w:tc>
        <w:tc>
          <w:tcPr>
            <w:tcW w:w="1039" w:type="dxa"/>
            <w:tcMar>
              <w:left w:w="70" w:type="dxa"/>
              <w:right w:w="70" w:type="dxa"/>
            </w:tcMar>
            <w:vAlign w:val="center"/>
          </w:tcPr>
          <w:p w14:paraId="6C42B15C">
            <w:pPr>
              <w:keepNext/>
              <w:spacing w:before="20" w:after="20" w:line="260" w:lineRule="exact"/>
              <w:ind w:left="0" w:leftChars="0" w:right="0" w:rightChars="0" w:firstLine="0" w:firstLineChars="0"/>
              <w:jc w:val="center"/>
              <w:rPr>
                <w:del w:id="23076" w:author="xh" w:date="2026-10-19T14:00:34+08:00"/>
              </w:rPr>
            </w:pPr>
            <w:del w:id="23077" w:author="xh" w:date="2026-10-19T14:00:34+08:00">
              <w:r>
                <w:rPr>
                  <w:rFonts w:ascii="Times New Roman" w:hAnsi="Times New Roman" w:eastAsia="宋体"/>
                  <w:b/>
                  <w:sz w:val="18"/>
                </w:rPr>
                <w:delText>总容量/MVA</w:delText>
              </w:r>
            </w:del>
          </w:p>
        </w:tc>
        <w:tc>
          <w:tcPr>
            <w:tcW w:w="1039" w:type="dxa"/>
            <w:tcMar>
              <w:left w:w="70" w:type="dxa"/>
              <w:right w:w="70" w:type="dxa"/>
            </w:tcMar>
            <w:vAlign w:val="center"/>
          </w:tcPr>
          <w:p w14:paraId="556CA262">
            <w:pPr>
              <w:keepNext/>
              <w:spacing w:before="20" w:after="20" w:line="260" w:lineRule="exact"/>
              <w:ind w:left="0" w:leftChars="0" w:right="0" w:rightChars="0" w:firstLine="0" w:firstLineChars="0"/>
              <w:jc w:val="center"/>
              <w:rPr>
                <w:del w:id="23078" w:author="xh" w:date="2026-10-19T14:00:34+08:00"/>
              </w:rPr>
            </w:pPr>
            <w:del w:id="23079" w:author="xh" w:date="2026-10-19T14:00:34+08:00">
              <w:r>
                <w:rPr>
                  <w:rFonts w:ascii="Times New Roman" w:hAnsi="Times New Roman" w:eastAsia="宋体"/>
                  <w:b/>
                  <w:sz w:val="18"/>
                </w:rPr>
                <w:delText>储能额定功率/MW</w:delText>
              </w:r>
            </w:del>
          </w:p>
        </w:tc>
        <w:tc>
          <w:tcPr>
            <w:tcW w:w="1039" w:type="dxa"/>
            <w:tcMar>
              <w:left w:w="70" w:type="dxa"/>
              <w:right w:w="70" w:type="dxa"/>
            </w:tcMar>
            <w:vAlign w:val="center"/>
          </w:tcPr>
          <w:p w14:paraId="412BF700">
            <w:pPr>
              <w:keepNext/>
              <w:spacing w:before="20" w:after="20" w:line="260" w:lineRule="exact"/>
              <w:ind w:left="0" w:leftChars="0" w:right="0" w:rightChars="0" w:firstLine="0" w:firstLineChars="0"/>
              <w:jc w:val="center"/>
              <w:rPr>
                <w:del w:id="23080" w:author="xh" w:date="2026-10-19T14:00:34+08:00"/>
              </w:rPr>
            </w:pPr>
            <w:del w:id="23081" w:author="xh" w:date="2026-10-19T14:00:34+08:00">
              <w:r>
                <w:rPr>
                  <w:rFonts w:ascii="Times New Roman" w:hAnsi="Times New Roman" w:eastAsia="宋体"/>
                  <w:b/>
                  <w:sz w:val="18"/>
                </w:rPr>
                <w:delText>转出/MW</w:delText>
              </w:r>
            </w:del>
          </w:p>
        </w:tc>
        <w:tc>
          <w:tcPr>
            <w:tcW w:w="1039" w:type="dxa"/>
            <w:tcMar>
              <w:left w:w="70" w:type="dxa"/>
              <w:right w:w="70" w:type="dxa"/>
            </w:tcMar>
            <w:vAlign w:val="center"/>
          </w:tcPr>
          <w:p w14:paraId="55BA3777">
            <w:pPr>
              <w:keepNext/>
              <w:spacing w:before="20" w:after="20" w:line="260" w:lineRule="exact"/>
              <w:ind w:left="0" w:leftChars="0" w:right="0" w:rightChars="0" w:firstLine="0" w:firstLineChars="0"/>
              <w:jc w:val="center"/>
              <w:rPr>
                <w:del w:id="23082" w:author="xh" w:date="2026-10-19T14:00:34+08:00"/>
              </w:rPr>
            </w:pPr>
            <w:del w:id="23083" w:author="xh" w:date="2026-10-19T14:00:34+08:00">
              <w:r>
                <w:rPr>
                  <w:rFonts w:ascii="Times New Roman" w:hAnsi="Times New Roman" w:eastAsia="宋体"/>
                  <w:b/>
                  <w:sz w:val="18"/>
                </w:rPr>
                <w:delText>承接/MW</w:delText>
              </w:r>
            </w:del>
          </w:p>
        </w:tc>
        <w:tc>
          <w:tcPr>
            <w:tcW w:w="1039" w:type="dxa"/>
            <w:tcMar>
              <w:left w:w="70" w:type="dxa"/>
              <w:right w:w="70" w:type="dxa"/>
            </w:tcMar>
            <w:vAlign w:val="center"/>
          </w:tcPr>
          <w:p w14:paraId="368A4550">
            <w:pPr>
              <w:keepNext/>
              <w:spacing w:before="20" w:after="20" w:line="260" w:lineRule="exact"/>
              <w:ind w:left="0" w:leftChars="0" w:right="0" w:rightChars="0" w:firstLine="0" w:firstLineChars="0"/>
              <w:jc w:val="center"/>
              <w:rPr>
                <w:del w:id="23084" w:author="xh" w:date="2026-10-19T14:00:34+08:00"/>
              </w:rPr>
            </w:pPr>
            <w:del w:id="23085" w:author="xh" w:date="2026-10-19T14:00:34+08:00">
              <w:r>
                <w:rPr>
                  <w:rFonts w:ascii="Times New Roman" w:hAnsi="Times New Roman" w:eastAsia="宋体"/>
                  <w:b/>
                  <w:sz w:val="18"/>
                </w:rPr>
                <w:delText>转接后净负荷/MW</w:delText>
              </w:r>
            </w:del>
          </w:p>
        </w:tc>
      </w:tr>
      <w:tr w14:paraId="746313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3062" w:author="xh" w:date="2026-10-19T14:00:34+08:00"/>
        </w:trPr>
        <w:tc>
          <w:tcPr>
            <w:tcW w:w="1039" w:type="dxa"/>
            <w:tcMar>
              <w:left w:w="70" w:type="dxa"/>
              <w:right w:w="70" w:type="dxa"/>
            </w:tcMar>
            <w:vAlign w:val="center"/>
          </w:tcPr>
          <w:p w14:paraId="21733B41">
            <w:pPr>
              <w:keepNext/>
              <w:spacing w:before="20" w:after="20" w:line="260" w:lineRule="exact"/>
              <w:ind w:left="0" w:leftChars="0" w:right="0" w:rightChars="0" w:firstLine="0" w:firstLineChars="0"/>
              <w:jc w:val="center"/>
              <w:rPr>
                <w:del w:id="23086" w:author="xh" w:date="2026-10-19T14:00:34+08:00"/>
              </w:rPr>
            </w:pPr>
            <w:del w:id="23087" w:author="xh" w:date="2026-10-19T14:00:34+08:00">
              <w:r>
                <w:rPr>
                  <w:rFonts w:ascii="Times New Roman" w:hAnsi="Times New Roman" w:eastAsia="宋体"/>
                  <w:b w:val="0"/>
                  <w:sz w:val="18"/>
                </w:rPr>
                <w:delText>刚性</w:delText>
              </w:r>
            </w:del>
          </w:p>
        </w:tc>
        <w:tc>
          <w:tcPr>
            <w:tcW w:w="1039" w:type="dxa"/>
            <w:tcMar>
              <w:left w:w="70" w:type="dxa"/>
              <w:right w:w="70" w:type="dxa"/>
            </w:tcMar>
            <w:vAlign w:val="center"/>
          </w:tcPr>
          <w:p w14:paraId="301DC683">
            <w:pPr>
              <w:keepNext/>
              <w:spacing w:before="20" w:after="20" w:line="260" w:lineRule="exact"/>
              <w:ind w:left="0" w:leftChars="0" w:right="0" w:rightChars="0" w:firstLine="0" w:firstLineChars="0"/>
              <w:jc w:val="center"/>
              <w:rPr>
                <w:del w:id="23088" w:author="xh" w:date="2026-10-19T14:00:34+08:00"/>
              </w:rPr>
            </w:pPr>
            <w:del w:id="23089" w:author="xh" w:date="2026-10-19T14:00:34+08:00">
              <w:r>
                <w:rPr>
                  <w:rFonts w:ascii="Times New Roman" w:hAnsi="Times New Roman" w:eastAsia="宋体"/>
                  <w:b w:val="0"/>
                  <w:sz w:val="18"/>
                </w:rPr>
                <w:delText>2022</w:delText>
              </w:r>
            </w:del>
          </w:p>
        </w:tc>
        <w:tc>
          <w:tcPr>
            <w:tcW w:w="1039" w:type="dxa"/>
            <w:tcMar>
              <w:left w:w="70" w:type="dxa"/>
              <w:right w:w="70" w:type="dxa"/>
            </w:tcMar>
            <w:vAlign w:val="center"/>
          </w:tcPr>
          <w:p w14:paraId="2EEE677F">
            <w:pPr>
              <w:keepNext/>
              <w:spacing w:before="20" w:after="20" w:line="260" w:lineRule="exact"/>
              <w:ind w:left="0" w:leftChars="0" w:right="0" w:rightChars="0" w:firstLine="0" w:firstLineChars="0"/>
              <w:jc w:val="center"/>
              <w:rPr>
                <w:del w:id="23090" w:author="xh" w:date="2026-10-19T14:00:34+08:00"/>
              </w:rPr>
            </w:pPr>
            <w:del w:id="23091" w:author="xh" w:date="2026-10-19T14:00:34+08:00">
              <w:r>
                <w:rPr>
                  <w:rFonts w:ascii="Times New Roman" w:hAnsi="Times New Roman" w:eastAsia="宋体"/>
                  <w:b w:val="0"/>
                  <w:sz w:val="18"/>
                </w:rPr>
                <w:delText>40+50</w:delText>
              </w:r>
            </w:del>
          </w:p>
        </w:tc>
        <w:tc>
          <w:tcPr>
            <w:tcW w:w="1039" w:type="dxa"/>
            <w:tcMar>
              <w:left w:w="70" w:type="dxa"/>
              <w:right w:w="70" w:type="dxa"/>
            </w:tcMar>
            <w:vAlign w:val="center"/>
          </w:tcPr>
          <w:p w14:paraId="2125E093">
            <w:pPr>
              <w:keepNext/>
              <w:spacing w:before="20" w:after="20" w:line="260" w:lineRule="exact"/>
              <w:ind w:left="0" w:leftChars="0" w:right="0" w:rightChars="0" w:firstLine="0" w:firstLineChars="0"/>
              <w:jc w:val="center"/>
              <w:rPr>
                <w:del w:id="23092" w:author="xh" w:date="2026-10-19T14:00:34+08:00"/>
              </w:rPr>
            </w:pPr>
            <w:del w:id="23093" w:author="xh" w:date="2026-10-19T14:00:34+08:00">
              <w:r>
                <w:rPr>
                  <w:rFonts w:ascii="Times New Roman" w:hAnsi="Times New Roman" w:eastAsia="宋体"/>
                  <w:b w:val="0"/>
                  <w:sz w:val="18"/>
                </w:rPr>
                <w:delText>90.00</w:delText>
              </w:r>
            </w:del>
          </w:p>
        </w:tc>
        <w:tc>
          <w:tcPr>
            <w:tcW w:w="1039" w:type="dxa"/>
            <w:tcMar>
              <w:left w:w="70" w:type="dxa"/>
              <w:right w:w="70" w:type="dxa"/>
            </w:tcMar>
            <w:vAlign w:val="center"/>
          </w:tcPr>
          <w:p w14:paraId="36495663">
            <w:pPr>
              <w:keepNext/>
              <w:spacing w:before="20" w:after="20" w:line="260" w:lineRule="exact"/>
              <w:ind w:left="0" w:leftChars="0" w:right="0" w:rightChars="0" w:firstLine="0" w:firstLineChars="0"/>
              <w:jc w:val="center"/>
              <w:rPr>
                <w:del w:id="23094" w:author="xh" w:date="2026-10-19T14:00:34+08:00"/>
              </w:rPr>
            </w:pPr>
            <w:del w:id="23095"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7DE8A152">
            <w:pPr>
              <w:keepNext/>
              <w:spacing w:before="20" w:after="20" w:line="260" w:lineRule="exact"/>
              <w:ind w:left="0" w:leftChars="0" w:right="0" w:rightChars="0" w:firstLine="0" w:firstLineChars="0"/>
              <w:jc w:val="center"/>
              <w:rPr>
                <w:del w:id="23096" w:author="xh" w:date="2026-10-19T14:00:34+08:00"/>
              </w:rPr>
            </w:pPr>
            <w:del w:id="23097"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3424B108">
            <w:pPr>
              <w:keepNext/>
              <w:spacing w:before="20" w:after="20" w:line="260" w:lineRule="exact"/>
              <w:ind w:left="0" w:leftChars="0" w:right="0" w:rightChars="0" w:firstLine="0" w:firstLineChars="0"/>
              <w:jc w:val="center"/>
              <w:rPr>
                <w:del w:id="23098" w:author="xh" w:date="2026-10-19T14:00:34+08:00"/>
              </w:rPr>
            </w:pPr>
            <w:del w:id="23099"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2D975851">
            <w:pPr>
              <w:keepNext/>
              <w:spacing w:before="20" w:after="20" w:line="260" w:lineRule="exact"/>
              <w:ind w:left="0" w:leftChars="0" w:right="0" w:rightChars="0" w:firstLine="0" w:firstLineChars="0"/>
              <w:jc w:val="center"/>
              <w:rPr>
                <w:del w:id="23100" w:author="xh" w:date="2026-10-19T14:00:34+08:00"/>
              </w:rPr>
            </w:pPr>
            <w:del w:id="23101" w:author="xh" w:date="2026-10-19T14:00:34+08:00">
              <w:r>
                <w:rPr>
                  <w:rFonts w:ascii="Times New Roman" w:hAnsi="Times New Roman" w:eastAsia="宋体"/>
                  <w:b w:val="0"/>
                  <w:sz w:val="18"/>
                </w:rPr>
                <w:delText>18.12</w:delText>
              </w:r>
            </w:del>
          </w:p>
        </w:tc>
      </w:tr>
      <w:tr w14:paraId="7E8A9A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3063" w:author="xh" w:date="2026-10-19T14:00:34+08:00"/>
        </w:trPr>
        <w:tc>
          <w:tcPr>
            <w:tcW w:w="1039" w:type="dxa"/>
            <w:tcMar>
              <w:left w:w="70" w:type="dxa"/>
              <w:right w:w="70" w:type="dxa"/>
            </w:tcMar>
            <w:vAlign w:val="center"/>
          </w:tcPr>
          <w:p w14:paraId="350D6C18">
            <w:pPr>
              <w:keepNext/>
              <w:spacing w:before="20" w:after="20" w:line="260" w:lineRule="exact"/>
              <w:ind w:left="0" w:leftChars="0" w:right="0" w:rightChars="0" w:firstLine="0" w:firstLineChars="0"/>
              <w:jc w:val="center"/>
              <w:rPr>
                <w:del w:id="23102" w:author="xh" w:date="2026-10-19T14:00:34+08:00"/>
              </w:rPr>
            </w:pPr>
            <w:del w:id="23103" w:author="xh" w:date="2026-10-19T14:00:34+08:00">
              <w:r>
                <w:rPr>
                  <w:rFonts w:ascii="Times New Roman" w:hAnsi="Times New Roman" w:eastAsia="宋体"/>
                  <w:b w:val="0"/>
                  <w:sz w:val="18"/>
                </w:rPr>
                <w:delText>刚性</w:delText>
              </w:r>
            </w:del>
          </w:p>
        </w:tc>
        <w:tc>
          <w:tcPr>
            <w:tcW w:w="1039" w:type="dxa"/>
            <w:tcMar>
              <w:left w:w="70" w:type="dxa"/>
              <w:right w:w="70" w:type="dxa"/>
            </w:tcMar>
            <w:vAlign w:val="center"/>
          </w:tcPr>
          <w:p w14:paraId="0EB69975">
            <w:pPr>
              <w:keepNext/>
              <w:spacing w:before="20" w:after="20" w:line="260" w:lineRule="exact"/>
              <w:ind w:left="0" w:leftChars="0" w:right="0" w:rightChars="0" w:firstLine="0" w:firstLineChars="0"/>
              <w:jc w:val="center"/>
              <w:rPr>
                <w:del w:id="23104" w:author="xh" w:date="2026-10-19T14:00:34+08:00"/>
              </w:rPr>
            </w:pPr>
            <w:del w:id="23105" w:author="xh" w:date="2026-10-19T14:00:34+08:00">
              <w:r>
                <w:rPr>
                  <w:rFonts w:ascii="Times New Roman" w:hAnsi="Times New Roman" w:eastAsia="宋体"/>
                  <w:b w:val="0"/>
                  <w:sz w:val="18"/>
                </w:rPr>
                <w:delText>2023</w:delText>
              </w:r>
            </w:del>
          </w:p>
        </w:tc>
        <w:tc>
          <w:tcPr>
            <w:tcW w:w="1039" w:type="dxa"/>
            <w:tcMar>
              <w:left w:w="70" w:type="dxa"/>
              <w:right w:w="70" w:type="dxa"/>
            </w:tcMar>
            <w:vAlign w:val="center"/>
          </w:tcPr>
          <w:p w14:paraId="10B4646A">
            <w:pPr>
              <w:keepNext/>
              <w:spacing w:before="20" w:after="20" w:line="260" w:lineRule="exact"/>
              <w:ind w:left="0" w:leftChars="0" w:right="0" w:rightChars="0" w:firstLine="0" w:firstLineChars="0"/>
              <w:jc w:val="center"/>
              <w:rPr>
                <w:del w:id="23106" w:author="xh" w:date="2026-10-19T14:00:34+08:00"/>
              </w:rPr>
            </w:pPr>
            <w:del w:id="23107" w:author="xh" w:date="2026-10-19T14:00:34+08:00">
              <w:r>
                <w:rPr>
                  <w:rFonts w:ascii="Times New Roman" w:hAnsi="Times New Roman" w:eastAsia="宋体"/>
                  <w:b w:val="0"/>
                  <w:sz w:val="18"/>
                </w:rPr>
                <w:delText>40+50</w:delText>
              </w:r>
            </w:del>
          </w:p>
        </w:tc>
        <w:tc>
          <w:tcPr>
            <w:tcW w:w="1039" w:type="dxa"/>
            <w:tcMar>
              <w:left w:w="70" w:type="dxa"/>
              <w:right w:w="70" w:type="dxa"/>
            </w:tcMar>
            <w:vAlign w:val="center"/>
          </w:tcPr>
          <w:p w14:paraId="2F4A5316">
            <w:pPr>
              <w:keepNext/>
              <w:spacing w:before="20" w:after="20" w:line="260" w:lineRule="exact"/>
              <w:ind w:left="0" w:leftChars="0" w:right="0" w:rightChars="0" w:firstLine="0" w:firstLineChars="0"/>
              <w:jc w:val="center"/>
              <w:rPr>
                <w:del w:id="23108" w:author="xh" w:date="2026-10-19T14:00:34+08:00"/>
              </w:rPr>
            </w:pPr>
            <w:del w:id="23109" w:author="xh" w:date="2026-10-19T14:00:34+08:00">
              <w:r>
                <w:rPr>
                  <w:rFonts w:ascii="Times New Roman" w:hAnsi="Times New Roman" w:eastAsia="宋体"/>
                  <w:b w:val="0"/>
                  <w:sz w:val="18"/>
                </w:rPr>
                <w:delText>90.00</w:delText>
              </w:r>
            </w:del>
          </w:p>
        </w:tc>
        <w:tc>
          <w:tcPr>
            <w:tcW w:w="1039" w:type="dxa"/>
            <w:tcMar>
              <w:left w:w="70" w:type="dxa"/>
              <w:right w:w="70" w:type="dxa"/>
            </w:tcMar>
            <w:vAlign w:val="center"/>
          </w:tcPr>
          <w:p w14:paraId="3543EDD7">
            <w:pPr>
              <w:keepNext/>
              <w:spacing w:before="20" w:after="20" w:line="260" w:lineRule="exact"/>
              <w:ind w:left="0" w:leftChars="0" w:right="0" w:rightChars="0" w:firstLine="0" w:firstLineChars="0"/>
              <w:jc w:val="center"/>
              <w:rPr>
                <w:del w:id="23110" w:author="xh" w:date="2026-10-19T14:00:34+08:00"/>
              </w:rPr>
            </w:pPr>
            <w:del w:id="23111"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28CA1BB3">
            <w:pPr>
              <w:keepNext/>
              <w:spacing w:before="20" w:after="20" w:line="260" w:lineRule="exact"/>
              <w:ind w:left="0" w:leftChars="0" w:right="0" w:rightChars="0" w:firstLine="0" w:firstLineChars="0"/>
              <w:jc w:val="center"/>
              <w:rPr>
                <w:del w:id="23112" w:author="xh" w:date="2026-10-19T14:00:34+08:00"/>
              </w:rPr>
            </w:pPr>
            <w:del w:id="23113"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70E57F51">
            <w:pPr>
              <w:keepNext/>
              <w:spacing w:before="20" w:after="20" w:line="260" w:lineRule="exact"/>
              <w:ind w:left="0" w:leftChars="0" w:right="0" w:rightChars="0" w:firstLine="0" w:firstLineChars="0"/>
              <w:jc w:val="center"/>
              <w:rPr>
                <w:del w:id="23114" w:author="xh" w:date="2026-10-19T14:00:34+08:00"/>
              </w:rPr>
            </w:pPr>
            <w:del w:id="23115"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41553CFB">
            <w:pPr>
              <w:keepNext/>
              <w:spacing w:before="20" w:after="20" w:line="260" w:lineRule="exact"/>
              <w:ind w:left="0" w:leftChars="0" w:right="0" w:rightChars="0" w:firstLine="0" w:firstLineChars="0"/>
              <w:jc w:val="center"/>
              <w:rPr>
                <w:del w:id="23116" w:author="xh" w:date="2026-10-19T14:00:34+08:00"/>
              </w:rPr>
            </w:pPr>
            <w:del w:id="23117" w:author="xh" w:date="2026-10-19T14:00:34+08:00">
              <w:r>
                <w:rPr>
                  <w:rFonts w:ascii="Times New Roman" w:hAnsi="Times New Roman" w:eastAsia="宋体"/>
                  <w:b w:val="0"/>
                  <w:sz w:val="18"/>
                </w:rPr>
                <w:delText>19.51</w:delText>
              </w:r>
            </w:del>
          </w:p>
        </w:tc>
      </w:tr>
      <w:tr w14:paraId="711F7D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3064" w:author="xh" w:date="2026-10-19T14:00:34+08:00"/>
        </w:trPr>
        <w:tc>
          <w:tcPr>
            <w:tcW w:w="1039" w:type="dxa"/>
            <w:tcMar>
              <w:left w:w="70" w:type="dxa"/>
              <w:right w:w="70" w:type="dxa"/>
            </w:tcMar>
            <w:vAlign w:val="center"/>
          </w:tcPr>
          <w:p w14:paraId="2B8449B4">
            <w:pPr>
              <w:keepNext/>
              <w:spacing w:before="20" w:after="20" w:line="260" w:lineRule="exact"/>
              <w:ind w:left="0" w:leftChars="0" w:right="0" w:rightChars="0" w:firstLine="0" w:firstLineChars="0"/>
              <w:jc w:val="center"/>
              <w:rPr>
                <w:del w:id="23118" w:author="xh" w:date="2026-10-19T14:00:34+08:00"/>
              </w:rPr>
            </w:pPr>
            <w:del w:id="23119" w:author="xh" w:date="2026-10-19T14:00:34+08:00">
              <w:r>
                <w:rPr>
                  <w:rFonts w:ascii="Times New Roman" w:hAnsi="Times New Roman" w:eastAsia="宋体"/>
                  <w:b w:val="0"/>
                  <w:sz w:val="18"/>
                </w:rPr>
                <w:delText>刚性</w:delText>
              </w:r>
            </w:del>
          </w:p>
        </w:tc>
        <w:tc>
          <w:tcPr>
            <w:tcW w:w="1039" w:type="dxa"/>
            <w:tcMar>
              <w:left w:w="70" w:type="dxa"/>
              <w:right w:w="70" w:type="dxa"/>
            </w:tcMar>
            <w:vAlign w:val="center"/>
          </w:tcPr>
          <w:p w14:paraId="07D3FA78">
            <w:pPr>
              <w:keepNext/>
              <w:spacing w:before="20" w:after="20" w:line="260" w:lineRule="exact"/>
              <w:ind w:left="0" w:leftChars="0" w:right="0" w:rightChars="0" w:firstLine="0" w:firstLineChars="0"/>
              <w:jc w:val="center"/>
              <w:rPr>
                <w:del w:id="23120" w:author="xh" w:date="2026-10-19T14:00:34+08:00"/>
              </w:rPr>
            </w:pPr>
            <w:del w:id="23121" w:author="xh" w:date="2026-10-19T14:00:34+08:00">
              <w:r>
                <w:rPr>
                  <w:rFonts w:ascii="Times New Roman" w:hAnsi="Times New Roman" w:eastAsia="宋体"/>
                  <w:b w:val="0"/>
                  <w:sz w:val="18"/>
                </w:rPr>
                <w:delText>2024</w:delText>
              </w:r>
            </w:del>
          </w:p>
        </w:tc>
        <w:tc>
          <w:tcPr>
            <w:tcW w:w="1039" w:type="dxa"/>
            <w:tcMar>
              <w:left w:w="70" w:type="dxa"/>
              <w:right w:w="70" w:type="dxa"/>
            </w:tcMar>
            <w:vAlign w:val="center"/>
          </w:tcPr>
          <w:p w14:paraId="2ABC09A5">
            <w:pPr>
              <w:keepNext/>
              <w:spacing w:before="20" w:after="20" w:line="260" w:lineRule="exact"/>
              <w:ind w:left="0" w:leftChars="0" w:right="0" w:rightChars="0" w:firstLine="0" w:firstLineChars="0"/>
              <w:jc w:val="center"/>
              <w:rPr>
                <w:del w:id="23122" w:author="xh" w:date="2026-10-19T14:00:34+08:00"/>
              </w:rPr>
            </w:pPr>
            <w:del w:id="23123" w:author="xh" w:date="2026-10-19T14:00:34+08:00">
              <w:r>
                <w:rPr>
                  <w:rFonts w:ascii="Times New Roman" w:hAnsi="Times New Roman" w:eastAsia="宋体"/>
                  <w:b w:val="0"/>
                  <w:sz w:val="18"/>
                </w:rPr>
                <w:delText>40+50</w:delText>
              </w:r>
            </w:del>
          </w:p>
        </w:tc>
        <w:tc>
          <w:tcPr>
            <w:tcW w:w="1039" w:type="dxa"/>
            <w:tcMar>
              <w:left w:w="70" w:type="dxa"/>
              <w:right w:w="70" w:type="dxa"/>
            </w:tcMar>
            <w:vAlign w:val="center"/>
          </w:tcPr>
          <w:p w14:paraId="1B9CC083">
            <w:pPr>
              <w:keepNext/>
              <w:spacing w:before="20" w:after="20" w:line="260" w:lineRule="exact"/>
              <w:ind w:left="0" w:leftChars="0" w:right="0" w:rightChars="0" w:firstLine="0" w:firstLineChars="0"/>
              <w:jc w:val="center"/>
              <w:rPr>
                <w:del w:id="23124" w:author="xh" w:date="2026-10-19T14:00:34+08:00"/>
              </w:rPr>
            </w:pPr>
            <w:del w:id="23125" w:author="xh" w:date="2026-10-19T14:00:34+08:00">
              <w:r>
                <w:rPr>
                  <w:rFonts w:ascii="Times New Roman" w:hAnsi="Times New Roman" w:eastAsia="宋体"/>
                  <w:b w:val="0"/>
                  <w:sz w:val="18"/>
                </w:rPr>
                <w:delText>90.00</w:delText>
              </w:r>
            </w:del>
          </w:p>
        </w:tc>
        <w:tc>
          <w:tcPr>
            <w:tcW w:w="1039" w:type="dxa"/>
            <w:tcMar>
              <w:left w:w="70" w:type="dxa"/>
              <w:right w:w="70" w:type="dxa"/>
            </w:tcMar>
            <w:vAlign w:val="center"/>
          </w:tcPr>
          <w:p w14:paraId="13720730">
            <w:pPr>
              <w:keepNext/>
              <w:spacing w:before="20" w:after="20" w:line="260" w:lineRule="exact"/>
              <w:ind w:left="0" w:leftChars="0" w:right="0" w:rightChars="0" w:firstLine="0" w:firstLineChars="0"/>
              <w:jc w:val="center"/>
              <w:rPr>
                <w:del w:id="23126" w:author="xh" w:date="2026-10-19T14:00:34+08:00"/>
              </w:rPr>
            </w:pPr>
            <w:del w:id="23127"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7010AAA1">
            <w:pPr>
              <w:keepNext/>
              <w:spacing w:before="20" w:after="20" w:line="260" w:lineRule="exact"/>
              <w:ind w:left="0" w:leftChars="0" w:right="0" w:rightChars="0" w:firstLine="0" w:firstLineChars="0"/>
              <w:jc w:val="center"/>
              <w:rPr>
                <w:del w:id="23128" w:author="xh" w:date="2026-10-19T14:00:34+08:00"/>
              </w:rPr>
            </w:pPr>
            <w:del w:id="23129"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62D3A757">
            <w:pPr>
              <w:keepNext/>
              <w:spacing w:before="20" w:after="20" w:line="260" w:lineRule="exact"/>
              <w:ind w:left="0" w:leftChars="0" w:right="0" w:rightChars="0" w:firstLine="0" w:firstLineChars="0"/>
              <w:jc w:val="center"/>
              <w:rPr>
                <w:del w:id="23130" w:author="xh" w:date="2026-10-19T14:00:34+08:00"/>
              </w:rPr>
            </w:pPr>
            <w:del w:id="23131"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5784A786">
            <w:pPr>
              <w:keepNext/>
              <w:spacing w:before="20" w:after="20" w:line="260" w:lineRule="exact"/>
              <w:ind w:left="0" w:leftChars="0" w:right="0" w:rightChars="0" w:firstLine="0" w:firstLineChars="0"/>
              <w:jc w:val="center"/>
              <w:rPr>
                <w:del w:id="23132" w:author="xh" w:date="2026-10-19T14:00:34+08:00"/>
              </w:rPr>
            </w:pPr>
            <w:del w:id="23133" w:author="xh" w:date="2026-10-19T14:00:34+08:00">
              <w:r>
                <w:rPr>
                  <w:rFonts w:ascii="Times New Roman" w:hAnsi="Times New Roman" w:eastAsia="宋体"/>
                  <w:b w:val="0"/>
                  <w:sz w:val="18"/>
                </w:rPr>
                <w:delText>18.34</w:delText>
              </w:r>
            </w:del>
          </w:p>
        </w:tc>
      </w:tr>
      <w:tr w14:paraId="7CE49F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3065" w:author="xh" w:date="2026-10-19T14:00:34+08:00"/>
        </w:trPr>
        <w:tc>
          <w:tcPr>
            <w:tcW w:w="1039" w:type="dxa"/>
            <w:tcMar>
              <w:left w:w="70" w:type="dxa"/>
              <w:right w:w="70" w:type="dxa"/>
            </w:tcMar>
            <w:vAlign w:val="center"/>
          </w:tcPr>
          <w:p w14:paraId="61767BA0">
            <w:pPr>
              <w:keepNext/>
              <w:spacing w:before="20" w:after="20" w:line="260" w:lineRule="exact"/>
              <w:ind w:left="0" w:leftChars="0" w:right="0" w:rightChars="0" w:firstLine="0" w:firstLineChars="0"/>
              <w:jc w:val="center"/>
              <w:rPr>
                <w:del w:id="23134" w:author="xh" w:date="2026-10-19T14:00:34+08:00"/>
              </w:rPr>
            </w:pPr>
            <w:del w:id="23135" w:author="xh" w:date="2026-10-19T14:00:34+08:00">
              <w:r>
                <w:rPr>
                  <w:rFonts w:ascii="Times New Roman" w:hAnsi="Times New Roman" w:eastAsia="宋体"/>
                  <w:b w:val="0"/>
                  <w:sz w:val="18"/>
                </w:rPr>
                <w:delText>刚性</w:delText>
              </w:r>
            </w:del>
          </w:p>
        </w:tc>
        <w:tc>
          <w:tcPr>
            <w:tcW w:w="1039" w:type="dxa"/>
            <w:tcMar>
              <w:left w:w="70" w:type="dxa"/>
              <w:right w:w="70" w:type="dxa"/>
            </w:tcMar>
            <w:vAlign w:val="center"/>
          </w:tcPr>
          <w:p w14:paraId="554E9305">
            <w:pPr>
              <w:keepNext/>
              <w:spacing w:before="20" w:after="20" w:line="260" w:lineRule="exact"/>
              <w:ind w:left="0" w:leftChars="0" w:right="0" w:rightChars="0" w:firstLine="0" w:firstLineChars="0"/>
              <w:jc w:val="center"/>
              <w:rPr>
                <w:del w:id="23136" w:author="xh" w:date="2026-10-19T14:00:34+08:00"/>
              </w:rPr>
            </w:pPr>
            <w:del w:id="23137" w:author="xh" w:date="2026-10-19T14:00:34+08:00">
              <w:r>
                <w:rPr>
                  <w:rFonts w:ascii="Times New Roman" w:hAnsi="Times New Roman" w:eastAsia="宋体"/>
                  <w:b w:val="0"/>
                  <w:sz w:val="18"/>
                </w:rPr>
                <w:delText>2025</w:delText>
              </w:r>
            </w:del>
          </w:p>
        </w:tc>
        <w:tc>
          <w:tcPr>
            <w:tcW w:w="1039" w:type="dxa"/>
            <w:tcMar>
              <w:left w:w="70" w:type="dxa"/>
              <w:right w:w="70" w:type="dxa"/>
            </w:tcMar>
            <w:vAlign w:val="center"/>
          </w:tcPr>
          <w:p w14:paraId="35266C8D">
            <w:pPr>
              <w:keepNext/>
              <w:spacing w:before="20" w:after="20" w:line="260" w:lineRule="exact"/>
              <w:ind w:left="0" w:leftChars="0" w:right="0" w:rightChars="0" w:firstLine="0" w:firstLineChars="0"/>
              <w:jc w:val="center"/>
              <w:rPr>
                <w:del w:id="23138" w:author="xh" w:date="2026-10-19T14:00:34+08:00"/>
              </w:rPr>
            </w:pPr>
            <w:del w:id="23139" w:author="xh" w:date="2026-10-19T14:00:34+08:00">
              <w:r>
                <w:rPr>
                  <w:rFonts w:ascii="Times New Roman" w:hAnsi="Times New Roman" w:eastAsia="宋体"/>
                  <w:b w:val="0"/>
                  <w:sz w:val="18"/>
                </w:rPr>
                <w:delText>40+50</w:delText>
              </w:r>
            </w:del>
          </w:p>
        </w:tc>
        <w:tc>
          <w:tcPr>
            <w:tcW w:w="1039" w:type="dxa"/>
            <w:tcMar>
              <w:left w:w="70" w:type="dxa"/>
              <w:right w:w="70" w:type="dxa"/>
            </w:tcMar>
            <w:vAlign w:val="center"/>
          </w:tcPr>
          <w:p w14:paraId="4DDDDC2C">
            <w:pPr>
              <w:keepNext/>
              <w:spacing w:before="20" w:after="20" w:line="260" w:lineRule="exact"/>
              <w:ind w:left="0" w:leftChars="0" w:right="0" w:rightChars="0" w:firstLine="0" w:firstLineChars="0"/>
              <w:jc w:val="center"/>
              <w:rPr>
                <w:del w:id="23140" w:author="xh" w:date="2026-10-19T14:00:34+08:00"/>
              </w:rPr>
            </w:pPr>
            <w:del w:id="23141" w:author="xh" w:date="2026-10-19T14:00:34+08:00">
              <w:r>
                <w:rPr>
                  <w:rFonts w:ascii="Times New Roman" w:hAnsi="Times New Roman" w:eastAsia="宋体"/>
                  <w:b w:val="0"/>
                  <w:sz w:val="18"/>
                </w:rPr>
                <w:delText>90.00</w:delText>
              </w:r>
            </w:del>
          </w:p>
        </w:tc>
        <w:tc>
          <w:tcPr>
            <w:tcW w:w="1039" w:type="dxa"/>
            <w:tcMar>
              <w:left w:w="70" w:type="dxa"/>
              <w:right w:w="70" w:type="dxa"/>
            </w:tcMar>
            <w:vAlign w:val="center"/>
          </w:tcPr>
          <w:p w14:paraId="274B85DA">
            <w:pPr>
              <w:keepNext/>
              <w:spacing w:before="20" w:after="20" w:line="260" w:lineRule="exact"/>
              <w:ind w:left="0" w:leftChars="0" w:right="0" w:rightChars="0" w:firstLine="0" w:firstLineChars="0"/>
              <w:jc w:val="center"/>
              <w:rPr>
                <w:del w:id="23142" w:author="xh" w:date="2026-10-19T14:00:34+08:00"/>
              </w:rPr>
            </w:pPr>
            <w:del w:id="23143"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71A9C8E0">
            <w:pPr>
              <w:keepNext/>
              <w:spacing w:before="20" w:after="20" w:line="260" w:lineRule="exact"/>
              <w:ind w:left="0" w:leftChars="0" w:right="0" w:rightChars="0" w:firstLine="0" w:firstLineChars="0"/>
              <w:jc w:val="center"/>
              <w:rPr>
                <w:del w:id="23144" w:author="xh" w:date="2026-10-19T14:00:34+08:00"/>
              </w:rPr>
            </w:pPr>
            <w:del w:id="23145"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5656E3F8">
            <w:pPr>
              <w:keepNext/>
              <w:spacing w:before="20" w:after="20" w:line="260" w:lineRule="exact"/>
              <w:ind w:left="0" w:leftChars="0" w:right="0" w:rightChars="0" w:firstLine="0" w:firstLineChars="0"/>
              <w:jc w:val="center"/>
              <w:rPr>
                <w:del w:id="23146" w:author="xh" w:date="2026-10-19T14:00:34+08:00"/>
              </w:rPr>
            </w:pPr>
            <w:del w:id="23147"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6289F7D1">
            <w:pPr>
              <w:keepNext/>
              <w:spacing w:before="20" w:after="20" w:line="260" w:lineRule="exact"/>
              <w:ind w:left="0" w:leftChars="0" w:right="0" w:rightChars="0" w:firstLine="0" w:firstLineChars="0"/>
              <w:jc w:val="center"/>
              <w:rPr>
                <w:del w:id="23148" w:author="xh" w:date="2026-10-19T14:00:34+08:00"/>
              </w:rPr>
            </w:pPr>
            <w:del w:id="23149" w:author="xh" w:date="2026-10-19T14:00:34+08:00">
              <w:r>
                <w:rPr>
                  <w:rFonts w:ascii="Times New Roman" w:hAnsi="Times New Roman" w:eastAsia="宋体"/>
                  <w:b w:val="0"/>
                  <w:sz w:val="18"/>
                </w:rPr>
                <w:delText>19.35</w:delText>
              </w:r>
            </w:del>
          </w:p>
        </w:tc>
      </w:tr>
      <w:tr w14:paraId="18E668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3066" w:author="xh" w:date="2026-10-19T14:00:34+08:00"/>
        </w:trPr>
        <w:tc>
          <w:tcPr>
            <w:tcW w:w="1039" w:type="dxa"/>
            <w:tcMar>
              <w:left w:w="70" w:type="dxa"/>
              <w:right w:w="70" w:type="dxa"/>
            </w:tcMar>
            <w:vAlign w:val="center"/>
          </w:tcPr>
          <w:p w14:paraId="4D33E53D">
            <w:pPr>
              <w:keepNext/>
              <w:spacing w:before="20" w:after="20" w:line="260" w:lineRule="exact"/>
              <w:ind w:left="0" w:leftChars="0" w:right="0" w:rightChars="0" w:firstLine="0" w:firstLineChars="0"/>
              <w:jc w:val="center"/>
              <w:rPr>
                <w:del w:id="23150" w:author="xh" w:date="2026-10-19T14:00:34+08:00"/>
              </w:rPr>
            </w:pPr>
            <w:del w:id="23151" w:author="xh" w:date="2026-10-19T14:00:34+08:00">
              <w:r>
                <w:rPr>
                  <w:rFonts w:ascii="Times New Roman" w:hAnsi="Times New Roman" w:eastAsia="宋体"/>
                  <w:b w:val="0"/>
                  <w:sz w:val="18"/>
                </w:rPr>
                <w:delText>弹性</w:delText>
              </w:r>
            </w:del>
          </w:p>
        </w:tc>
        <w:tc>
          <w:tcPr>
            <w:tcW w:w="1039" w:type="dxa"/>
            <w:tcMar>
              <w:left w:w="70" w:type="dxa"/>
              <w:right w:w="70" w:type="dxa"/>
            </w:tcMar>
            <w:vAlign w:val="center"/>
          </w:tcPr>
          <w:p w14:paraId="3454F213">
            <w:pPr>
              <w:keepNext/>
              <w:spacing w:before="20" w:after="20" w:line="260" w:lineRule="exact"/>
              <w:ind w:left="0" w:leftChars="0" w:right="0" w:rightChars="0" w:firstLine="0" w:firstLineChars="0"/>
              <w:jc w:val="center"/>
              <w:rPr>
                <w:del w:id="23152" w:author="xh" w:date="2026-10-19T14:00:34+08:00"/>
              </w:rPr>
            </w:pPr>
            <w:del w:id="23153" w:author="xh" w:date="2026-10-19T14:00:34+08:00">
              <w:r>
                <w:rPr>
                  <w:rFonts w:ascii="Times New Roman" w:hAnsi="Times New Roman" w:eastAsia="宋体"/>
                  <w:b w:val="0"/>
                  <w:sz w:val="18"/>
                </w:rPr>
                <w:delText>2022</w:delText>
              </w:r>
            </w:del>
          </w:p>
        </w:tc>
        <w:tc>
          <w:tcPr>
            <w:tcW w:w="1039" w:type="dxa"/>
            <w:tcMar>
              <w:left w:w="70" w:type="dxa"/>
              <w:right w:w="70" w:type="dxa"/>
            </w:tcMar>
            <w:vAlign w:val="center"/>
          </w:tcPr>
          <w:p w14:paraId="200CBAAA">
            <w:pPr>
              <w:keepNext/>
              <w:spacing w:before="20" w:after="20" w:line="260" w:lineRule="exact"/>
              <w:ind w:left="0" w:leftChars="0" w:right="0" w:rightChars="0" w:firstLine="0" w:firstLineChars="0"/>
              <w:jc w:val="center"/>
              <w:rPr>
                <w:del w:id="23154" w:author="xh" w:date="2026-10-19T14:00:34+08:00"/>
              </w:rPr>
            </w:pPr>
            <w:del w:id="23155" w:author="xh" w:date="2026-10-19T14:00:34+08:00">
              <w:r>
                <w:rPr>
                  <w:rFonts w:ascii="Times New Roman" w:hAnsi="Times New Roman" w:eastAsia="宋体"/>
                  <w:b w:val="0"/>
                  <w:sz w:val="18"/>
                </w:rPr>
                <w:delText>40+50</w:delText>
              </w:r>
            </w:del>
          </w:p>
        </w:tc>
        <w:tc>
          <w:tcPr>
            <w:tcW w:w="1039" w:type="dxa"/>
            <w:tcMar>
              <w:left w:w="70" w:type="dxa"/>
              <w:right w:w="70" w:type="dxa"/>
            </w:tcMar>
            <w:vAlign w:val="center"/>
          </w:tcPr>
          <w:p w14:paraId="20AE36B1">
            <w:pPr>
              <w:keepNext/>
              <w:spacing w:before="20" w:after="20" w:line="260" w:lineRule="exact"/>
              <w:ind w:left="0" w:leftChars="0" w:right="0" w:rightChars="0" w:firstLine="0" w:firstLineChars="0"/>
              <w:jc w:val="center"/>
              <w:rPr>
                <w:del w:id="23156" w:author="xh" w:date="2026-10-19T14:00:34+08:00"/>
              </w:rPr>
            </w:pPr>
            <w:del w:id="23157" w:author="xh" w:date="2026-10-19T14:00:34+08:00">
              <w:r>
                <w:rPr>
                  <w:rFonts w:ascii="Times New Roman" w:hAnsi="Times New Roman" w:eastAsia="宋体"/>
                  <w:b w:val="0"/>
                  <w:sz w:val="18"/>
                </w:rPr>
                <w:delText>90.00</w:delText>
              </w:r>
            </w:del>
          </w:p>
        </w:tc>
        <w:tc>
          <w:tcPr>
            <w:tcW w:w="1039" w:type="dxa"/>
            <w:tcMar>
              <w:left w:w="70" w:type="dxa"/>
              <w:right w:w="70" w:type="dxa"/>
            </w:tcMar>
            <w:vAlign w:val="center"/>
          </w:tcPr>
          <w:p w14:paraId="1856E766">
            <w:pPr>
              <w:keepNext/>
              <w:spacing w:before="20" w:after="20" w:line="260" w:lineRule="exact"/>
              <w:ind w:left="0" w:leftChars="0" w:right="0" w:rightChars="0" w:firstLine="0" w:firstLineChars="0"/>
              <w:jc w:val="center"/>
              <w:rPr>
                <w:del w:id="23158" w:author="xh" w:date="2026-10-19T14:00:34+08:00"/>
              </w:rPr>
            </w:pPr>
            <w:del w:id="23159"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1A3D7943">
            <w:pPr>
              <w:keepNext/>
              <w:spacing w:before="20" w:after="20" w:line="260" w:lineRule="exact"/>
              <w:ind w:left="0" w:leftChars="0" w:right="0" w:rightChars="0" w:firstLine="0" w:firstLineChars="0"/>
              <w:jc w:val="center"/>
              <w:rPr>
                <w:del w:id="23160" w:author="xh" w:date="2026-10-19T14:00:34+08:00"/>
              </w:rPr>
            </w:pPr>
            <w:del w:id="23161"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5D625396">
            <w:pPr>
              <w:keepNext/>
              <w:spacing w:before="20" w:after="20" w:line="260" w:lineRule="exact"/>
              <w:ind w:left="0" w:leftChars="0" w:right="0" w:rightChars="0" w:firstLine="0" w:firstLineChars="0"/>
              <w:jc w:val="center"/>
              <w:rPr>
                <w:del w:id="23162" w:author="xh" w:date="2026-10-19T14:00:34+08:00"/>
              </w:rPr>
            </w:pPr>
            <w:del w:id="23163"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2FF5AD9A">
            <w:pPr>
              <w:keepNext/>
              <w:spacing w:before="20" w:after="20" w:line="260" w:lineRule="exact"/>
              <w:ind w:left="0" w:leftChars="0" w:right="0" w:rightChars="0" w:firstLine="0" w:firstLineChars="0"/>
              <w:jc w:val="center"/>
              <w:rPr>
                <w:del w:id="23164" w:author="xh" w:date="2026-10-19T14:00:34+08:00"/>
              </w:rPr>
            </w:pPr>
            <w:del w:id="23165" w:author="xh" w:date="2026-10-19T14:00:34+08:00">
              <w:r>
                <w:rPr>
                  <w:rFonts w:ascii="Times New Roman" w:hAnsi="Times New Roman" w:eastAsia="宋体"/>
                  <w:b w:val="0"/>
                  <w:sz w:val="18"/>
                </w:rPr>
                <w:delText>18.12</w:delText>
              </w:r>
            </w:del>
          </w:p>
        </w:tc>
      </w:tr>
      <w:tr w14:paraId="1FB629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3067" w:author="xh" w:date="2026-10-19T14:00:34+08:00"/>
        </w:trPr>
        <w:tc>
          <w:tcPr>
            <w:tcW w:w="1039" w:type="dxa"/>
            <w:tcMar>
              <w:left w:w="70" w:type="dxa"/>
              <w:right w:w="70" w:type="dxa"/>
            </w:tcMar>
            <w:vAlign w:val="center"/>
          </w:tcPr>
          <w:p w14:paraId="143A58F9">
            <w:pPr>
              <w:keepNext/>
              <w:spacing w:before="20" w:after="20" w:line="260" w:lineRule="exact"/>
              <w:ind w:left="0" w:leftChars="0" w:right="0" w:rightChars="0" w:firstLine="0" w:firstLineChars="0"/>
              <w:jc w:val="center"/>
              <w:rPr>
                <w:del w:id="23166" w:author="xh" w:date="2026-10-19T14:00:34+08:00"/>
              </w:rPr>
            </w:pPr>
            <w:del w:id="23167" w:author="xh" w:date="2026-10-19T14:00:34+08:00">
              <w:r>
                <w:rPr>
                  <w:rFonts w:ascii="Times New Roman" w:hAnsi="Times New Roman" w:eastAsia="宋体"/>
                  <w:b w:val="0"/>
                  <w:sz w:val="18"/>
                </w:rPr>
                <w:delText>弹性</w:delText>
              </w:r>
            </w:del>
          </w:p>
        </w:tc>
        <w:tc>
          <w:tcPr>
            <w:tcW w:w="1039" w:type="dxa"/>
            <w:tcMar>
              <w:left w:w="70" w:type="dxa"/>
              <w:right w:w="70" w:type="dxa"/>
            </w:tcMar>
            <w:vAlign w:val="center"/>
          </w:tcPr>
          <w:p w14:paraId="69CD4D49">
            <w:pPr>
              <w:keepNext/>
              <w:spacing w:before="20" w:after="20" w:line="260" w:lineRule="exact"/>
              <w:ind w:left="0" w:leftChars="0" w:right="0" w:rightChars="0" w:firstLine="0" w:firstLineChars="0"/>
              <w:jc w:val="center"/>
              <w:rPr>
                <w:del w:id="23168" w:author="xh" w:date="2026-10-19T14:00:34+08:00"/>
              </w:rPr>
            </w:pPr>
            <w:del w:id="23169" w:author="xh" w:date="2026-10-19T14:00:34+08:00">
              <w:r>
                <w:rPr>
                  <w:rFonts w:ascii="Times New Roman" w:hAnsi="Times New Roman" w:eastAsia="宋体"/>
                  <w:b w:val="0"/>
                  <w:sz w:val="18"/>
                </w:rPr>
                <w:delText>2023</w:delText>
              </w:r>
            </w:del>
          </w:p>
        </w:tc>
        <w:tc>
          <w:tcPr>
            <w:tcW w:w="1039" w:type="dxa"/>
            <w:tcMar>
              <w:left w:w="70" w:type="dxa"/>
              <w:right w:w="70" w:type="dxa"/>
            </w:tcMar>
            <w:vAlign w:val="center"/>
          </w:tcPr>
          <w:p w14:paraId="6EA97BC7">
            <w:pPr>
              <w:keepNext/>
              <w:spacing w:before="20" w:after="20" w:line="260" w:lineRule="exact"/>
              <w:ind w:left="0" w:leftChars="0" w:right="0" w:rightChars="0" w:firstLine="0" w:firstLineChars="0"/>
              <w:jc w:val="center"/>
              <w:rPr>
                <w:del w:id="23170" w:author="xh" w:date="2026-10-19T14:00:34+08:00"/>
              </w:rPr>
            </w:pPr>
            <w:del w:id="23171" w:author="xh" w:date="2026-10-19T14:00:34+08:00">
              <w:r>
                <w:rPr>
                  <w:rFonts w:ascii="Times New Roman" w:hAnsi="Times New Roman" w:eastAsia="宋体"/>
                  <w:b w:val="0"/>
                  <w:sz w:val="18"/>
                </w:rPr>
                <w:delText>40+50</w:delText>
              </w:r>
            </w:del>
          </w:p>
        </w:tc>
        <w:tc>
          <w:tcPr>
            <w:tcW w:w="1039" w:type="dxa"/>
            <w:tcMar>
              <w:left w:w="70" w:type="dxa"/>
              <w:right w:w="70" w:type="dxa"/>
            </w:tcMar>
            <w:vAlign w:val="center"/>
          </w:tcPr>
          <w:p w14:paraId="78ABC366">
            <w:pPr>
              <w:keepNext/>
              <w:spacing w:before="20" w:after="20" w:line="260" w:lineRule="exact"/>
              <w:ind w:left="0" w:leftChars="0" w:right="0" w:rightChars="0" w:firstLine="0" w:firstLineChars="0"/>
              <w:jc w:val="center"/>
              <w:rPr>
                <w:del w:id="23172" w:author="xh" w:date="2026-10-19T14:00:34+08:00"/>
              </w:rPr>
            </w:pPr>
            <w:del w:id="23173" w:author="xh" w:date="2026-10-19T14:00:34+08:00">
              <w:r>
                <w:rPr>
                  <w:rFonts w:ascii="Times New Roman" w:hAnsi="Times New Roman" w:eastAsia="宋体"/>
                  <w:b w:val="0"/>
                  <w:sz w:val="18"/>
                </w:rPr>
                <w:delText>90.00</w:delText>
              </w:r>
            </w:del>
          </w:p>
        </w:tc>
        <w:tc>
          <w:tcPr>
            <w:tcW w:w="1039" w:type="dxa"/>
            <w:tcMar>
              <w:left w:w="70" w:type="dxa"/>
              <w:right w:w="70" w:type="dxa"/>
            </w:tcMar>
            <w:vAlign w:val="center"/>
          </w:tcPr>
          <w:p w14:paraId="09F3BCC6">
            <w:pPr>
              <w:keepNext/>
              <w:spacing w:before="20" w:after="20" w:line="260" w:lineRule="exact"/>
              <w:ind w:left="0" w:leftChars="0" w:right="0" w:rightChars="0" w:firstLine="0" w:firstLineChars="0"/>
              <w:jc w:val="center"/>
              <w:rPr>
                <w:del w:id="23174" w:author="xh" w:date="2026-10-19T14:00:34+08:00"/>
              </w:rPr>
            </w:pPr>
            <w:del w:id="23175"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485D6A13">
            <w:pPr>
              <w:keepNext/>
              <w:spacing w:before="20" w:after="20" w:line="260" w:lineRule="exact"/>
              <w:ind w:left="0" w:leftChars="0" w:right="0" w:rightChars="0" w:firstLine="0" w:firstLineChars="0"/>
              <w:jc w:val="center"/>
              <w:rPr>
                <w:del w:id="23176" w:author="xh" w:date="2026-10-19T14:00:34+08:00"/>
              </w:rPr>
            </w:pPr>
            <w:del w:id="23177"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5D12462C">
            <w:pPr>
              <w:keepNext/>
              <w:spacing w:before="20" w:after="20" w:line="260" w:lineRule="exact"/>
              <w:ind w:left="0" w:leftChars="0" w:right="0" w:rightChars="0" w:firstLine="0" w:firstLineChars="0"/>
              <w:jc w:val="center"/>
              <w:rPr>
                <w:del w:id="23178" w:author="xh" w:date="2026-10-19T14:00:34+08:00"/>
              </w:rPr>
            </w:pPr>
            <w:del w:id="23179"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28425DBE">
            <w:pPr>
              <w:keepNext/>
              <w:spacing w:before="20" w:after="20" w:line="260" w:lineRule="exact"/>
              <w:ind w:left="0" w:leftChars="0" w:right="0" w:rightChars="0" w:firstLine="0" w:firstLineChars="0"/>
              <w:jc w:val="center"/>
              <w:rPr>
                <w:del w:id="23180" w:author="xh" w:date="2026-10-19T14:00:34+08:00"/>
              </w:rPr>
            </w:pPr>
            <w:del w:id="23181" w:author="xh" w:date="2026-10-19T14:00:34+08:00">
              <w:r>
                <w:rPr>
                  <w:rFonts w:ascii="Times New Roman" w:hAnsi="Times New Roman" w:eastAsia="宋体"/>
                  <w:b w:val="0"/>
                  <w:sz w:val="18"/>
                </w:rPr>
                <w:delText>19.51</w:delText>
              </w:r>
            </w:del>
          </w:p>
        </w:tc>
      </w:tr>
      <w:tr w14:paraId="6A1BF8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3068" w:author="xh" w:date="2026-10-19T14:00:34+08:00"/>
        </w:trPr>
        <w:tc>
          <w:tcPr>
            <w:tcW w:w="1039" w:type="dxa"/>
            <w:tcMar>
              <w:left w:w="70" w:type="dxa"/>
              <w:right w:w="70" w:type="dxa"/>
            </w:tcMar>
            <w:vAlign w:val="center"/>
          </w:tcPr>
          <w:p w14:paraId="3BF3E0E2">
            <w:pPr>
              <w:keepNext/>
              <w:spacing w:before="20" w:after="20" w:line="260" w:lineRule="exact"/>
              <w:ind w:left="0" w:leftChars="0" w:right="0" w:rightChars="0" w:firstLine="0" w:firstLineChars="0"/>
              <w:jc w:val="center"/>
              <w:rPr>
                <w:del w:id="23182" w:author="xh" w:date="2026-10-19T14:00:34+08:00"/>
              </w:rPr>
            </w:pPr>
            <w:del w:id="23183" w:author="xh" w:date="2026-10-19T14:00:34+08:00">
              <w:r>
                <w:rPr>
                  <w:rFonts w:ascii="Times New Roman" w:hAnsi="Times New Roman" w:eastAsia="宋体"/>
                  <w:b w:val="0"/>
                  <w:sz w:val="18"/>
                </w:rPr>
                <w:delText>弹性</w:delText>
              </w:r>
            </w:del>
          </w:p>
        </w:tc>
        <w:tc>
          <w:tcPr>
            <w:tcW w:w="1039" w:type="dxa"/>
            <w:tcMar>
              <w:left w:w="70" w:type="dxa"/>
              <w:right w:w="70" w:type="dxa"/>
            </w:tcMar>
            <w:vAlign w:val="center"/>
          </w:tcPr>
          <w:p w14:paraId="28EF76CD">
            <w:pPr>
              <w:keepNext/>
              <w:spacing w:before="20" w:after="20" w:line="260" w:lineRule="exact"/>
              <w:ind w:left="0" w:leftChars="0" w:right="0" w:rightChars="0" w:firstLine="0" w:firstLineChars="0"/>
              <w:jc w:val="center"/>
              <w:rPr>
                <w:del w:id="23184" w:author="xh" w:date="2026-10-19T14:00:34+08:00"/>
              </w:rPr>
            </w:pPr>
            <w:del w:id="23185" w:author="xh" w:date="2026-10-19T14:00:34+08:00">
              <w:r>
                <w:rPr>
                  <w:rFonts w:ascii="Times New Roman" w:hAnsi="Times New Roman" w:eastAsia="宋体"/>
                  <w:b w:val="0"/>
                  <w:sz w:val="18"/>
                </w:rPr>
                <w:delText>2024</w:delText>
              </w:r>
            </w:del>
          </w:p>
        </w:tc>
        <w:tc>
          <w:tcPr>
            <w:tcW w:w="1039" w:type="dxa"/>
            <w:tcMar>
              <w:left w:w="70" w:type="dxa"/>
              <w:right w:w="70" w:type="dxa"/>
            </w:tcMar>
            <w:vAlign w:val="center"/>
          </w:tcPr>
          <w:p w14:paraId="09A37AD5">
            <w:pPr>
              <w:keepNext/>
              <w:spacing w:before="20" w:after="20" w:line="260" w:lineRule="exact"/>
              <w:ind w:left="0" w:leftChars="0" w:right="0" w:rightChars="0" w:firstLine="0" w:firstLineChars="0"/>
              <w:jc w:val="center"/>
              <w:rPr>
                <w:del w:id="23186" w:author="xh" w:date="2026-10-19T14:00:34+08:00"/>
              </w:rPr>
            </w:pPr>
            <w:del w:id="23187" w:author="xh" w:date="2026-10-19T14:00:34+08:00">
              <w:r>
                <w:rPr>
                  <w:rFonts w:ascii="Times New Roman" w:hAnsi="Times New Roman" w:eastAsia="宋体"/>
                  <w:b w:val="0"/>
                  <w:sz w:val="18"/>
                </w:rPr>
                <w:delText>40+50</w:delText>
              </w:r>
            </w:del>
          </w:p>
        </w:tc>
        <w:tc>
          <w:tcPr>
            <w:tcW w:w="1039" w:type="dxa"/>
            <w:tcMar>
              <w:left w:w="70" w:type="dxa"/>
              <w:right w:w="70" w:type="dxa"/>
            </w:tcMar>
            <w:vAlign w:val="center"/>
          </w:tcPr>
          <w:p w14:paraId="1BDB6E60">
            <w:pPr>
              <w:keepNext/>
              <w:spacing w:before="20" w:after="20" w:line="260" w:lineRule="exact"/>
              <w:ind w:left="0" w:leftChars="0" w:right="0" w:rightChars="0" w:firstLine="0" w:firstLineChars="0"/>
              <w:jc w:val="center"/>
              <w:rPr>
                <w:del w:id="23188" w:author="xh" w:date="2026-10-19T14:00:34+08:00"/>
              </w:rPr>
            </w:pPr>
            <w:del w:id="23189" w:author="xh" w:date="2026-10-19T14:00:34+08:00">
              <w:r>
                <w:rPr>
                  <w:rFonts w:ascii="Times New Roman" w:hAnsi="Times New Roman" w:eastAsia="宋体"/>
                  <w:b w:val="0"/>
                  <w:sz w:val="18"/>
                </w:rPr>
                <w:delText>90.00</w:delText>
              </w:r>
            </w:del>
          </w:p>
        </w:tc>
        <w:tc>
          <w:tcPr>
            <w:tcW w:w="1039" w:type="dxa"/>
            <w:tcMar>
              <w:left w:w="70" w:type="dxa"/>
              <w:right w:w="70" w:type="dxa"/>
            </w:tcMar>
            <w:vAlign w:val="center"/>
          </w:tcPr>
          <w:p w14:paraId="2CE7BBC5">
            <w:pPr>
              <w:keepNext/>
              <w:spacing w:before="20" w:after="20" w:line="260" w:lineRule="exact"/>
              <w:ind w:left="0" w:leftChars="0" w:right="0" w:rightChars="0" w:firstLine="0" w:firstLineChars="0"/>
              <w:jc w:val="center"/>
              <w:rPr>
                <w:del w:id="23190" w:author="xh" w:date="2026-10-19T14:00:34+08:00"/>
              </w:rPr>
            </w:pPr>
            <w:del w:id="23191"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6C65D06F">
            <w:pPr>
              <w:keepNext/>
              <w:spacing w:before="20" w:after="20" w:line="260" w:lineRule="exact"/>
              <w:ind w:left="0" w:leftChars="0" w:right="0" w:rightChars="0" w:firstLine="0" w:firstLineChars="0"/>
              <w:jc w:val="center"/>
              <w:rPr>
                <w:del w:id="23192" w:author="xh" w:date="2026-10-19T14:00:34+08:00"/>
              </w:rPr>
            </w:pPr>
            <w:del w:id="23193"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0C839362">
            <w:pPr>
              <w:keepNext/>
              <w:spacing w:before="20" w:after="20" w:line="260" w:lineRule="exact"/>
              <w:ind w:left="0" w:leftChars="0" w:right="0" w:rightChars="0" w:firstLine="0" w:firstLineChars="0"/>
              <w:jc w:val="center"/>
              <w:rPr>
                <w:del w:id="23194" w:author="xh" w:date="2026-10-19T14:00:34+08:00"/>
              </w:rPr>
            </w:pPr>
            <w:del w:id="23195"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7AA7B7E5">
            <w:pPr>
              <w:keepNext/>
              <w:spacing w:before="20" w:after="20" w:line="260" w:lineRule="exact"/>
              <w:ind w:left="0" w:leftChars="0" w:right="0" w:rightChars="0" w:firstLine="0" w:firstLineChars="0"/>
              <w:jc w:val="center"/>
              <w:rPr>
                <w:del w:id="23196" w:author="xh" w:date="2026-10-19T14:00:34+08:00"/>
              </w:rPr>
            </w:pPr>
            <w:del w:id="23197" w:author="xh" w:date="2026-10-19T14:00:34+08:00">
              <w:r>
                <w:rPr>
                  <w:rFonts w:ascii="Times New Roman" w:hAnsi="Times New Roman" w:eastAsia="宋体"/>
                  <w:b w:val="0"/>
                  <w:sz w:val="18"/>
                </w:rPr>
                <w:delText>18.34</w:delText>
              </w:r>
            </w:del>
          </w:p>
        </w:tc>
      </w:tr>
      <w:tr w14:paraId="4EEFF4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3069" w:author="xh" w:date="2026-10-19T14:00:34+08:00"/>
        </w:trPr>
        <w:tc>
          <w:tcPr>
            <w:tcW w:w="1039" w:type="dxa"/>
            <w:tcMar>
              <w:left w:w="70" w:type="dxa"/>
              <w:right w:w="70" w:type="dxa"/>
            </w:tcMar>
            <w:vAlign w:val="center"/>
          </w:tcPr>
          <w:p w14:paraId="7CDC309A">
            <w:pPr>
              <w:keepNext w:val="0"/>
              <w:spacing w:before="20" w:after="20" w:line="260" w:lineRule="exact"/>
              <w:ind w:left="0" w:leftChars="0" w:right="0" w:rightChars="0" w:firstLine="0" w:firstLineChars="0"/>
              <w:jc w:val="center"/>
              <w:rPr>
                <w:del w:id="23198" w:author="xh" w:date="2026-10-19T14:00:34+08:00"/>
              </w:rPr>
            </w:pPr>
            <w:del w:id="23199" w:author="xh" w:date="2026-10-19T14:00:34+08:00">
              <w:r>
                <w:rPr>
                  <w:rFonts w:ascii="Times New Roman" w:hAnsi="Times New Roman" w:eastAsia="宋体"/>
                  <w:b w:val="0"/>
                  <w:sz w:val="18"/>
                </w:rPr>
                <w:delText>弹性</w:delText>
              </w:r>
            </w:del>
          </w:p>
        </w:tc>
        <w:tc>
          <w:tcPr>
            <w:tcW w:w="1039" w:type="dxa"/>
            <w:tcMar>
              <w:left w:w="70" w:type="dxa"/>
              <w:right w:w="70" w:type="dxa"/>
            </w:tcMar>
            <w:vAlign w:val="center"/>
          </w:tcPr>
          <w:p w14:paraId="4A0FA653">
            <w:pPr>
              <w:keepNext w:val="0"/>
              <w:spacing w:before="20" w:after="20" w:line="260" w:lineRule="exact"/>
              <w:ind w:left="0" w:leftChars="0" w:right="0" w:rightChars="0" w:firstLine="0" w:firstLineChars="0"/>
              <w:jc w:val="center"/>
              <w:rPr>
                <w:del w:id="23200" w:author="xh" w:date="2026-10-19T14:00:34+08:00"/>
              </w:rPr>
            </w:pPr>
            <w:del w:id="23201" w:author="xh" w:date="2026-10-19T14:00:34+08:00">
              <w:r>
                <w:rPr>
                  <w:rFonts w:ascii="Times New Roman" w:hAnsi="Times New Roman" w:eastAsia="宋体"/>
                  <w:b w:val="0"/>
                  <w:sz w:val="18"/>
                </w:rPr>
                <w:delText>2025</w:delText>
              </w:r>
            </w:del>
          </w:p>
        </w:tc>
        <w:tc>
          <w:tcPr>
            <w:tcW w:w="1039" w:type="dxa"/>
            <w:tcMar>
              <w:left w:w="70" w:type="dxa"/>
              <w:right w:w="70" w:type="dxa"/>
            </w:tcMar>
            <w:vAlign w:val="center"/>
          </w:tcPr>
          <w:p w14:paraId="52FBBC5B">
            <w:pPr>
              <w:keepNext w:val="0"/>
              <w:spacing w:before="20" w:after="20" w:line="260" w:lineRule="exact"/>
              <w:ind w:left="0" w:leftChars="0" w:right="0" w:rightChars="0" w:firstLine="0" w:firstLineChars="0"/>
              <w:jc w:val="center"/>
              <w:rPr>
                <w:del w:id="23202" w:author="xh" w:date="2026-10-19T14:00:34+08:00"/>
              </w:rPr>
            </w:pPr>
            <w:del w:id="23203" w:author="xh" w:date="2026-10-19T14:00:34+08:00">
              <w:r>
                <w:rPr>
                  <w:rFonts w:ascii="Times New Roman" w:hAnsi="Times New Roman" w:eastAsia="宋体"/>
                  <w:b w:val="0"/>
                  <w:sz w:val="18"/>
                </w:rPr>
                <w:delText>40+50</w:delText>
              </w:r>
            </w:del>
          </w:p>
        </w:tc>
        <w:tc>
          <w:tcPr>
            <w:tcW w:w="1039" w:type="dxa"/>
            <w:tcMar>
              <w:left w:w="70" w:type="dxa"/>
              <w:right w:w="70" w:type="dxa"/>
            </w:tcMar>
            <w:vAlign w:val="center"/>
          </w:tcPr>
          <w:p w14:paraId="06E0EAF4">
            <w:pPr>
              <w:keepNext w:val="0"/>
              <w:spacing w:before="20" w:after="20" w:line="260" w:lineRule="exact"/>
              <w:ind w:left="0" w:leftChars="0" w:right="0" w:rightChars="0" w:firstLine="0" w:firstLineChars="0"/>
              <w:jc w:val="center"/>
              <w:rPr>
                <w:del w:id="23204" w:author="xh" w:date="2026-10-19T14:00:34+08:00"/>
              </w:rPr>
            </w:pPr>
            <w:del w:id="23205" w:author="xh" w:date="2026-10-19T14:00:34+08:00">
              <w:r>
                <w:rPr>
                  <w:rFonts w:ascii="Times New Roman" w:hAnsi="Times New Roman" w:eastAsia="宋体"/>
                  <w:b w:val="0"/>
                  <w:sz w:val="18"/>
                </w:rPr>
                <w:delText>90.00</w:delText>
              </w:r>
            </w:del>
          </w:p>
        </w:tc>
        <w:tc>
          <w:tcPr>
            <w:tcW w:w="1039" w:type="dxa"/>
            <w:tcMar>
              <w:left w:w="70" w:type="dxa"/>
              <w:right w:w="70" w:type="dxa"/>
            </w:tcMar>
            <w:vAlign w:val="center"/>
          </w:tcPr>
          <w:p w14:paraId="12CBFB01">
            <w:pPr>
              <w:keepNext w:val="0"/>
              <w:spacing w:before="20" w:after="20" w:line="260" w:lineRule="exact"/>
              <w:ind w:left="0" w:leftChars="0" w:right="0" w:rightChars="0" w:firstLine="0" w:firstLineChars="0"/>
              <w:jc w:val="center"/>
              <w:rPr>
                <w:del w:id="23206" w:author="xh" w:date="2026-10-19T14:00:34+08:00"/>
              </w:rPr>
            </w:pPr>
            <w:del w:id="23207"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566E464B">
            <w:pPr>
              <w:keepNext w:val="0"/>
              <w:spacing w:before="20" w:after="20" w:line="260" w:lineRule="exact"/>
              <w:ind w:left="0" w:leftChars="0" w:right="0" w:rightChars="0" w:firstLine="0" w:firstLineChars="0"/>
              <w:jc w:val="center"/>
              <w:rPr>
                <w:del w:id="23208" w:author="xh" w:date="2026-10-19T14:00:34+08:00"/>
              </w:rPr>
            </w:pPr>
            <w:del w:id="23209"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5FDFFAEC">
            <w:pPr>
              <w:keepNext w:val="0"/>
              <w:spacing w:before="20" w:after="20" w:line="260" w:lineRule="exact"/>
              <w:ind w:left="0" w:leftChars="0" w:right="0" w:rightChars="0" w:firstLine="0" w:firstLineChars="0"/>
              <w:jc w:val="center"/>
              <w:rPr>
                <w:del w:id="23210" w:author="xh" w:date="2026-10-19T14:00:34+08:00"/>
              </w:rPr>
            </w:pPr>
            <w:del w:id="23211" w:author="xh" w:date="2026-10-19T14:00:34+08:00">
              <w:r>
                <w:rPr>
                  <w:rFonts w:ascii="Times New Roman" w:hAnsi="Times New Roman" w:eastAsia="宋体"/>
                  <w:b w:val="0"/>
                  <w:sz w:val="18"/>
                </w:rPr>
                <w:delText>0.00</w:delText>
              </w:r>
            </w:del>
          </w:p>
        </w:tc>
        <w:tc>
          <w:tcPr>
            <w:tcW w:w="1039" w:type="dxa"/>
            <w:tcMar>
              <w:left w:w="70" w:type="dxa"/>
              <w:right w:w="70" w:type="dxa"/>
            </w:tcMar>
            <w:vAlign w:val="center"/>
          </w:tcPr>
          <w:p w14:paraId="79BDE1BE">
            <w:pPr>
              <w:keepNext w:val="0"/>
              <w:spacing w:before="20" w:after="20" w:line="260" w:lineRule="exact"/>
              <w:ind w:left="0" w:leftChars="0" w:right="0" w:rightChars="0" w:firstLine="0" w:firstLineChars="0"/>
              <w:jc w:val="center"/>
              <w:rPr>
                <w:del w:id="23212" w:author="xh" w:date="2026-10-19T14:00:34+08:00"/>
              </w:rPr>
            </w:pPr>
            <w:del w:id="23213" w:author="xh" w:date="2026-10-19T14:00:34+08:00">
              <w:r>
                <w:rPr>
                  <w:rFonts w:ascii="Times New Roman" w:hAnsi="Times New Roman" w:eastAsia="宋体"/>
                  <w:b w:val="0"/>
                  <w:sz w:val="18"/>
                </w:rPr>
                <w:delText>19.35</w:delText>
              </w:r>
            </w:del>
          </w:p>
        </w:tc>
      </w:tr>
      <w:tr>
        <w:trPr>
          <w:cantSplit/>
          <w:tblHeader/>
          <w:ins w:id="23214" w:author="xh" w:date="2026-10-19T14:00:3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23" w:author="xh" w:date="2026-10-19T14:00:34+08:00"/>
              </w:rPr>
            </w:pPr>
            <w:ins w:id="23224" w:author="xh" w:date="2026-10-19T14:00:34+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25" w:author="xh" w:date="2026-10-19T14:00:34+08:00"/>
              </w:rPr>
            </w:pPr>
            <w:ins w:id="23226" w:author="xh" w:date="2026-10-19T14:00:34+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27" w:author="xh" w:date="2026-10-19T14:00:34+08:00"/>
              </w:rPr>
            </w:pPr>
            <w:ins w:id="23228" w:author="xh" w:date="2026-10-19T14:00:34+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29" w:author="xh" w:date="2026-10-19T14:00:34+08:00"/>
              </w:rPr>
            </w:pPr>
            <w:ins w:id="23230" w:author="xh" w:date="2026-10-19T14:00:34+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31" w:author="xh" w:date="2026-10-19T14:00:34+08:00"/>
              </w:rPr>
            </w:pPr>
            <w:ins w:id="23232" w:author="xh" w:date="2026-10-19T14:00:34+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33" w:author="xh" w:date="2026-10-19T14:00:34+08:00"/>
              </w:rPr>
            </w:pPr>
            <w:ins w:id="23234" w:author="xh" w:date="2026-10-19T14:00:34+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35" w:author="xh" w:date="2026-10-19T14:00:34+08:00"/>
              </w:rPr>
            </w:pPr>
            <w:ins w:id="23236" w:author="xh" w:date="2026-10-19T14:00:34+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37" w:author="xh" w:date="2026-10-19T14:00:34+08:00"/>
              </w:rPr>
            </w:pPr>
            <w:ins w:id="23238" w:author="xh" w:date="2026-10-19T14:00:34+08:00">
              <w:r>
                <w:rPr>
                  <w:rFonts w:ascii="Times New Roman" w:hAnsi="Times New Roman" w:eastAsia="宋体"/>
                  <w:b/>
                  <w:sz w:val="18"/>
                </w:rPr>
                <w:t>转接后净负荷/MW</w:t>
              </w:r>
            </w:ins>
          </w:p>
        </w:tc>
      </w:tr>
      <w:tr>
        <w:trPr>
          <w:cantSplit/>
          <w:ins w:id="23215" w:author="xh" w:date="2026-10-19T14:00:3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39" w:author="xh" w:date="2026-10-19T14:00:34+08:00"/>
              </w:rPr>
            </w:pPr>
            <w:ins w:id="23240" w:author="xh" w:date="2026-10-19T14:00:34+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41" w:author="xh" w:date="2026-10-19T14:00:34+08:00"/>
              </w:rPr>
            </w:pPr>
            <w:ins w:id="23242" w:author="xh" w:date="2026-10-19T14:00:34+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43" w:author="xh" w:date="2026-10-19T14:00:34+08:00"/>
              </w:rPr>
            </w:pPr>
            <w:ins w:id="23244" w:author="xh" w:date="2026-10-19T14:00:34+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45" w:author="xh" w:date="2026-10-19T14:00:34+08:00"/>
              </w:rPr>
            </w:pPr>
            <w:ins w:id="23246" w:author="xh" w:date="2026-10-19T14:00:34+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47" w:author="xh" w:date="2026-10-19T14:00:34+08:00"/>
              </w:rPr>
            </w:pPr>
            <w:ins w:id="23248" w:author="xh" w:date="2026-10-19T14:00:3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49" w:author="xh" w:date="2026-10-19T14:00:34+08:00"/>
              </w:rPr>
            </w:pPr>
            <w:ins w:id="23250" w:author="xh" w:date="2026-10-19T14:00:34+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51" w:author="xh" w:date="2026-10-19T14:00:34+08:00"/>
              </w:rPr>
            </w:pPr>
            <w:ins w:id="23252" w:author="xh" w:date="2026-10-19T14:00:34+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53" w:author="xh" w:date="2026-10-19T14:00:34+08:00"/>
              </w:rPr>
            </w:pPr>
            <w:ins w:id="23254" w:author="xh" w:date="2026-10-19T14:00:34+08:00">
              <w:r>
                <w:rPr>
                  <w:rFonts w:ascii="Times New Roman" w:hAnsi="Times New Roman" w:eastAsia="宋体"/>
                  <w:b w:val="0"/>
                  <w:sz w:val="18"/>
                </w:rPr>
                <w:t>—</w:t>
              </w:r>
            </w:ins>
          </w:p>
        </w:tc>
      </w:tr>
      <w:tr>
        <w:trPr>
          <w:cantSplit/>
          <w:ins w:id="23216" w:author="xh" w:date="2026-10-19T14:00:3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55" w:author="xh" w:date="2026-10-19T14:00:34+08:00"/>
              </w:rPr>
            </w:pPr>
            <w:ins w:id="23256" w:author="xh" w:date="2026-10-19T14:00:34+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57" w:author="xh" w:date="2026-10-19T14:00:34+08:00"/>
              </w:rPr>
            </w:pPr>
            <w:ins w:id="23258" w:author="xh" w:date="2026-10-19T14:00:34+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59" w:author="xh" w:date="2026-10-19T14:00:34+08:00"/>
              </w:rPr>
            </w:pPr>
            <w:ins w:id="23260" w:author="xh" w:date="2026-10-19T14:00:34+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61" w:author="xh" w:date="2026-10-19T14:00:34+08:00"/>
              </w:rPr>
            </w:pPr>
            <w:ins w:id="23262" w:author="xh" w:date="2026-10-19T14:00:34+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63" w:author="xh" w:date="2026-10-19T14:00:34+08:00"/>
              </w:rPr>
            </w:pPr>
            <w:ins w:id="23264" w:author="xh" w:date="2026-10-19T14:00:3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65" w:author="xh" w:date="2026-10-19T14:00:34+08:00"/>
              </w:rPr>
            </w:pPr>
            <w:ins w:id="23266" w:author="xh" w:date="2026-10-19T14:00:3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67" w:author="xh" w:date="2026-10-19T14:00:34+08:00"/>
              </w:rPr>
            </w:pPr>
            <w:ins w:id="23268" w:author="xh" w:date="2026-10-19T14:00:34+08:00">
              <w:r>
                <w:rPr>
                  <w:rFonts w:ascii="Times New Roman" w:hAnsi="Times New Roman" w:eastAsia="宋体"/>
                  <w:b w:val="0"/>
                  <w:sz w:val="18"/>
                </w:rPr>
                <w:t>5.46</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69" w:author="xh" w:date="2026-10-19T14:00:34+08:00"/>
              </w:rPr>
            </w:pPr>
            <w:ins w:id="23270" w:author="xh" w:date="2026-10-19T14:00:34+08:00">
              <w:r>
                <w:rPr>
                  <w:rFonts w:ascii="Times New Roman" w:hAnsi="Times New Roman" w:eastAsia="宋体"/>
                  <w:b w:val="0"/>
                  <w:sz w:val="18"/>
                </w:rPr>
                <w:t>24.80</w:t>
              </w:r>
            </w:ins>
          </w:p>
        </w:tc>
      </w:tr>
      <w:tr>
        <w:trPr>
          <w:cantSplit/>
          <w:ins w:id="23217" w:author="xh" w:date="2026-10-19T14:00:3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71" w:author="xh" w:date="2026-10-19T14:00:34+08:00"/>
              </w:rPr>
            </w:pPr>
            <w:ins w:id="23272" w:author="xh" w:date="2026-10-19T14:00:34+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73" w:author="xh" w:date="2026-10-19T14:00:34+08:00"/>
              </w:rPr>
            </w:pPr>
            <w:ins w:id="23274" w:author="xh" w:date="2026-10-19T14:00:34+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75" w:author="xh" w:date="2026-10-19T14:00:34+08:00"/>
              </w:rPr>
            </w:pPr>
            <w:ins w:id="23276" w:author="xh" w:date="2026-10-19T14:00:34+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77" w:author="xh" w:date="2026-10-19T14:00:34+08:00"/>
              </w:rPr>
            </w:pPr>
            <w:ins w:id="23278" w:author="xh" w:date="2026-10-19T14:00:34+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79" w:author="xh" w:date="2026-10-19T14:00:34+08:00"/>
              </w:rPr>
            </w:pPr>
            <w:ins w:id="23280" w:author="xh" w:date="2026-10-19T14:00:3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81" w:author="xh" w:date="2026-10-19T14:00:34+08:00"/>
              </w:rPr>
            </w:pPr>
            <w:ins w:id="23282" w:author="xh" w:date="2026-10-19T14:00:3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83" w:author="xh" w:date="2026-10-19T14:00:34+08:00"/>
              </w:rPr>
            </w:pPr>
            <w:ins w:id="23284" w:author="xh" w:date="2026-10-19T14:00:34+08:00">
              <w:r>
                <w:rPr>
                  <w:rFonts w:ascii="Times New Roman" w:hAnsi="Times New Roman" w:eastAsia="宋体"/>
                  <w:b w:val="0"/>
                  <w:sz w:val="18"/>
                </w:rPr>
                <w:t>9.53</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85" w:author="xh" w:date="2026-10-19T14:00:34+08:00"/>
              </w:rPr>
            </w:pPr>
            <w:ins w:id="23286" w:author="xh" w:date="2026-10-19T14:00:34+08:00">
              <w:r>
                <w:rPr>
                  <w:rFonts w:ascii="Times New Roman" w:hAnsi="Times New Roman" w:eastAsia="宋体"/>
                  <w:b w:val="0"/>
                  <w:sz w:val="18"/>
                </w:rPr>
                <w:t>32.88</w:t>
              </w:r>
            </w:ins>
          </w:p>
        </w:tc>
      </w:tr>
      <w:tr>
        <w:trPr>
          <w:cantSplit/>
          <w:ins w:id="23218" w:author="xh" w:date="2026-10-19T14:00:3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87" w:author="xh" w:date="2026-10-19T14:00:34+08:00"/>
              </w:rPr>
            </w:pPr>
            <w:ins w:id="23288" w:author="xh" w:date="2026-10-19T14:00:34+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89" w:author="xh" w:date="2026-10-19T14:00:34+08:00"/>
              </w:rPr>
            </w:pPr>
            <w:ins w:id="23290" w:author="xh" w:date="2026-10-19T14:00:34+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91" w:author="xh" w:date="2026-10-19T14:00:34+08:00"/>
              </w:rPr>
            </w:pPr>
            <w:ins w:id="23292" w:author="xh" w:date="2026-10-19T14:00:34+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93" w:author="xh" w:date="2026-10-19T14:00:34+08:00"/>
              </w:rPr>
            </w:pPr>
            <w:ins w:id="23294" w:author="xh" w:date="2026-10-19T14:00:34+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95" w:author="xh" w:date="2026-10-19T14:00:34+08:00"/>
              </w:rPr>
            </w:pPr>
            <w:ins w:id="23296" w:author="xh" w:date="2026-10-19T14:00:3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97" w:author="xh" w:date="2026-10-19T14:00:34+08:00"/>
              </w:rPr>
            </w:pPr>
            <w:ins w:id="23298" w:author="xh" w:date="2026-10-19T14:00:3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299" w:author="xh" w:date="2026-10-19T14:00:34+08:00"/>
              </w:rPr>
            </w:pPr>
            <w:ins w:id="23300" w:author="xh" w:date="2026-10-19T14:00:34+08:00">
              <w:r>
                <w:rPr>
                  <w:rFonts w:ascii="Times New Roman" w:hAnsi="Times New Roman" w:eastAsia="宋体"/>
                  <w:b w:val="0"/>
                  <w:sz w:val="18"/>
                </w:rPr>
                <w:t>11.49</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01" w:author="xh" w:date="2026-10-19T14:00:34+08:00"/>
              </w:rPr>
            </w:pPr>
            <w:ins w:id="23302" w:author="xh" w:date="2026-10-19T14:00:34+08:00">
              <w:r>
                <w:rPr>
                  <w:rFonts w:ascii="Times New Roman" w:hAnsi="Times New Roman" w:eastAsia="宋体"/>
                  <w:b w:val="0"/>
                  <w:sz w:val="18"/>
                </w:rPr>
                <w:t>39.66</w:t>
              </w:r>
            </w:ins>
          </w:p>
        </w:tc>
      </w:tr>
      <w:tr>
        <w:trPr>
          <w:cantSplit/>
          <w:ins w:id="23219" w:author="xh" w:date="2026-10-19T14:00:3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03" w:author="xh" w:date="2026-10-19T14:00:34+08:00"/>
              </w:rPr>
            </w:pPr>
            <w:ins w:id="23304" w:author="xh" w:date="2026-10-19T14:00:34+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05" w:author="xh" w:date="2026-10-19T14:00:34+08:00"/>
              </w:rPr>
            </w:pPr>
            <w:ins w:id="23306" w:author="xh" w:date="2026-10-19T14:00:34+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07" w:author="xh" w:date="2026-10-19T14:00:34+08:00"/>
              </w:rPr>
            </w:pPr>
            <w:ins w:id="23308" w:author="xh" w:date="2026-10-19T14:00:34+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09" w:author="xh" w:date="2026-10-19T14:00:34+08:00"/>
              </w:rPr>
            </w:pPr>
            <w:ins w:id="23310" w:author="xh" w:date="2026-10-19T14:00:34+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11" w:author="xh" w:date="2026-10-19T14:00:34+08:00"/>
              </w:rPr>
            </w:pPr>
            <w:ins w:id="23312" w:author="xh" w:date="2026-10-19T14:00:3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13" w:author="xh" w:date="2026-10-19T14:00:34+08:00"/>
              </w:rPr>
            </w:pPr>
            <w:ins w:id="23314" w:author="xh" w:date="2026-10-19T14:00:34+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15" w:author="xh" w:date="2026-10-19T14:00:34+08:00"/>
              </w:rPr>
            </w:pPr>
            <w:ins w:id="23316" w:author="xh" w:date="2026-10-19T14:00:34+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17" w:author="xh" w:date="2026-10-19T14:00:34+08:00"/>
              </w:rPr>
            </w:pPr>
            <w:ins w:id="23318" w:author="xh" w:date="2026-10-19T14:00:34+08:00">
              <w:r>
                <w:rPr>
                  <w:rFonts w:ascii="Times New Roman" w:hAnsi="Times New Roman" w:eastAsia="宋体"/>
                  <w:b w:val="0"/>
                  <w:sz w:val="18"/>
                </w:rPr>
                <w:t>—</w:t>
              </w:r>
            </w:ins>
          </w:p>
        </w:tc>
      </w:tr>
      <w:tr>
        <w:trPr>
          <w:cantSplit/>
          <w:ins w:id="23220" w:author="xh" w:date="2026-10-19T14:00:3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19" w:author="xh" w:date="2026-10-19T14:00:34+08:00"/>
              </w:rPr>
            </w:pPr>
            <w:ins w:id="23320" w:author="xh" w:date="2026-10-19T14:00:34+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21" w:author="xh" w:date="2026-10-19T14:00:34+08:00"/>
              </w:rPr>
            </w:pPr>
            <w:ins w:id="23322" w:author="xh" w:date="2026-10-19T14:00:34+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23" w:author="xh" w:date="2026-10-19T14:00:34+08:00"/>
              </w:rPr>
            </w:pPr>
            <w:ins w:id="23324" w:author="xh" w:date="2026-10-19T14:00:34+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25" w:author="xh" w:date="2026-10-19T14:00:34+08:00"/>
              </w:rPr>
            </w:pPr>
            <w:ins w:id="23326" w:author="xh" w:date="2026-10-19T14:00:34+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27" w:author="xh" w:date="2026-10-19T14:00:34+08:00"/>
              </w:rPr>
            </w:pPr>
            <w:ins w:id="23328" w:author="xh" w:date="2026-10-19T14:00:3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29" w:author="xh" w:date="2026-10-19T14:00:34+08:00"/>
              </w:rPr>
            </w:pPr>
            <w:ins w:id="23330" w:author="xh" w:date="2026-10-19T14:00:3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31" w:author="xh" w:date="2026-10-19T14:00:34+08:00"/>
              </w:rPr>
            </w:pPr>
            <w:ins w:id="23332" w:author="xh" w:date="2026-10-19T14:00:3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33" w:author="xh" w:date="2026-10-19T14:00:34+08:00"/>
              </w:rPr>
            </w:pPr>
            <w:ins w:id="23334" w:author="xh" w:date="2026-10-19T14:00:34+08:00">
              <w:r>
                <w:rPr>
                  <w:rFonts w:ascii="Times New Roman" w:hAnsi="Times New Roman" w:eastAsia="宋体"/>
                  <w:b w:val="0"/>
                  <w:sz w:val="18"/>
                </w:rPr>
                <w:t>19.35</w:t>
              </w:r>
            </w:ins>
          </w:p>
        </w:tc>
      </w:tr>
      <w:tr>
        <w:trPr>
          <w:cantSplit/>
          <w:ins w:id="23221" w:author="xh" w:date="2026-10-19T14:00:34+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35" w:author="xh" w:date="2026-10-19T14:00:34+08:00"/>
              </w:rPr>
            </w:pPr>
            <w:ins w:id="23336" w:author="xh" w:date="2026-10-19T14:00:34+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37" w:author="xh" w:date="2026-10-19T14:00:34+08:00"/>
              </w:rPr>
            </w:pPr>
            <w:ins w:id="23338" w:author="xh" w:date="2026-10-19T14:00:34+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39" w:author="xh" w:date="2026-10-19T14:00:34+08:00"/>
              </w:rPr>
            </w:pPr>
            <w:ins w:id="23340" w:author="xh" w:date="2026-10-19T14:00:34+08:00">
              <w:r>
                <w:rPr>
                  <w:rFonts w:ascii="Times New Roman" w:hAnsi="Times New Roman" w:eastAsia="宋体"/>
                  <w:b w:val="0"/>
                  <w:sz w:val="18"/>
                </w:rPr>
                <w:t>50.00+50.00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41" w:author="xh" w:date="2026-10-19T14:00:34+08:00"/>
              </w:rPr>
            </w:pPr>
            <w:ins w:id="23342" w:author="xh" w:date="2026-10-19T14:00:34+08:00">
              <w:r>
                <w:rPr>
                  <w:rFonts w:ascii="Times New Roman" w:hAnsi="Times New Roman" w:eastAsia="宋体"/>
                  <w:b w:val="0"/>
                  <w:sz w:val="18"/>
                </w:rPr>
                <w:t>100.00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43" w:author="xh" w:date="2026-10-19T14:00:34+08:00"/>
              </w:rPr>
            </w:pPr>
            <w:ins w:id="23344" w:author="xh" w:date="2026-10-19T14:00:3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45" w:author="xh" w:date="2026-10-19T14:00:34+08:00"/>
              </w:rPr>
            </w:pPr>
            <w:ins w:id="23346" w:author="xh" w:date="2026-10-19T14:00:3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47" w:author="xh" w:date="2026-10-19T14:00:34+08:00"/>
              </w:rPr>
            </w:pPr>
            <w:ins w:id="23348" w:author="xh" w:date="2026-10-19T14:00:34+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349" w:author="xh" w:date="2026-10-19T14:00:34+08:00"/>
              </w:rPr>
            </w:pPr>
            <w:ins w:id="23350" w:author="xh" w:date="2026-10-19T14:00:34+08:00">
              <w:r>
                <w:rPr>
                  <w:rFonts w:ascii="Times New Roman" w:hAnsi="Times New Roman" w:eastAsia="宋体"/>
                  <w:b w:val="0"/>
                  <w:sz w:val="18"/>
                </w:rPr>
                <w:t>23.35</w:t>
              </w:r>
            </w:ins>
          </w:p>
        </w:tc>
      </w:tr>
      <w:tr>
        <w:trPr>
          <w:cantSplit/>
          <w:ins w:id="23222" w:author="xh" w:date="2026-10-19T14:00:34+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351" w:author="xh" w:date="2026-10-19T14:00:34+08:00"/>
              </w:rPr>
            </w:pPr>
            <w:ins w:id="23352" w:author="xh" w:date="2026-10-19T14:00:34+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353" w:author="xh" w:date="2026-10-19T14:00:34+08:00"/>
              </w:rPr>
            </w:pPr>
            <w:ins w:id="23354" w:author="xh" w:date="2026-10-19T14:00:34+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355" w:author="xh" w:date="2026-10-19T14:00:34+08:00"/>
              </w:rPr>
            </w:pPr>
            <w:ins w:id="23356" w:author="xh" w:date="2026-10-19T14:00:34+08:00">
              <w:r>
                <w:rPr>
                  <w:rFonts w:ascii="Times New Roman" w:hAnsi="Times New Roman" w:eastAsia="宋体"/>
                  <w:b w:val="0"/>
                  <w:sz w:val="18"/>
                </w:rPr>
                <w:t>50.00+50.00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357" w:author="xh" w:date="2026-10-19T14:00:34+08:00"/>
              </w:rPr>
            </w:pPr>
            <w:ins w:id="23358" w:author="xh" w:date="2026-10-19T14:00:34+08:00">
              <w:r>
                <w:rPr>
                  <w:rFonts w:ascii="Times New Roman" w:hAnsi="Times New Roman" w:eastAsia="宋体"/>
                  <w:b w:val="0"/>
                  <w:sz w:val="18"/>
                </w:rPr>
                <w:t>100.00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359" w:author="xh" w:date="2026-10-19T14:00:34+08:00"/>
              </w:rPr>
            </w:pPr>
            <w:ins w:id="23360" w:author="xh" w:date="2026-10-19T14:00:34+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361" w:author="xh" w:date="2026-10-19T14:00:34+08:00"/>
              </w:rPr>
            </w:pPr>
            <w:ins w:id="23362" w:author="xh" w:date="2026-10-19T14:00:34+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363" w:author="xh" w:date="2026-10-19T14:00:34+08:00"/>
              </w:rPr>
            </w:pPr>
            <w:ins w:id="23364" w:author="xh" w:date="2026-10-19T14:00:34+08:00">
              <w:r>
                <w:rPr>
                  <w:rFonts w:ascii="Times New Roman" w:hAnsi="Times New Roman" w:eastAsia="宋体"/>
                  <w:b w:val="0"/>
                  <w:sz w:val="18"/>
                </w:rPr>
                <w:t>21.98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365" w:author="xh" w:date="2026-10-19T14:00:34+08:00"/>
              </w:rPr>
            </w:pPr>
            <w:ins w:id="23366" w:author="xh" w:date="2026-10-19T14:00:34+08:00">
              <w:r>
                <w:rPr>
                  <w:rFonts w:ascii="Times New Roman" w:hAnsi="Times New Roman" w:eastAsia="宋体"/>
                  <w:b w:val="0"/>
                  <w:sz w:val="18"/>
                </w:rPr>
                <w:t>50.15</w:t>
              </w:r>
            </w:ins>
          </w:p>
        </w:tc>
      </w:tr>
    </w:tbl>
    <w:p w14:paraId="0B15BFF5">
      <w:pPr>
        <w:pStyle w:val="2"/>
        <w:widowControl/>
        <w:spacing w:before="0" w:after="0" w:line="348" w:lineRule="exact"/>
        <w:ind w:firstLine="480"/>
        <w:jc w:val="both"/>
      </w:pPr>
      <w:r>
        <w:rPr>
          <w:rFonts w:ascii="Times New Roman" w:hAnsi="Times New Roman" w:eastAsia="方正仿宋_GBK"/>
          <w:b w:val="0"/>
          <w:sz w:val="24"/>
        </w:rPr>
        <w:t xml:space="preserve">20</w:t>
      </w:r>
      <w:ins w:id="23367" w:author="xh" w:date="2026-10-19T14:01:13+08:00">
        <w:r>
          <w:rPr>
            <w:rFonts w:ascii="Times New Roman" w:hAnsi="Times New Roman" w:eastAsia="方正仿宋_GBK"/>
            <w:b w:val="0"/>
            <w:sz w:val="24"/>
          </w:rPr>
          <w:t xml:space="preserve">3</w:t>
        </w:r>
      </w:ins>
      <w:del w:id="23368" w:author="xh" w:date="2026-10-19T14:01:13+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23369" w:author="xh" w:date="2026-10-19T14:01:13+08:00">
        <w:r>
          <w:rPr>
            <w:rFonts w:ascii="Times New Roman" w:hAnsi="Times New Roman" w:eastAsia="方正仿宋_GBK"/>
            <w:b w:val="0"/>
            <w:sz w:val="24"/>
          </w:rPr>
          <w:t xml:space="preserve">最大单台主变N-1后，弹性方案剩余主变容量为50.00 MVA，按0.95功率因数折算为47.50 MW。储能</w:t>
        </w:r>
      </w:ins>
      <w:del w:id="23370" w:author="xh" w:date="2026-10-19T14:01:13+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23371" w:author="xh" w:date="2026-10-19T14:01:13+08:00">
        <w:r>
          <w:rPr>
            <w:rFonts w:ascii="Times New Roman" w:hAnsi="Times New Roman" w:eastAsia="方正仿宋_GBK"/>
            <w:b w:val="0"/>
            <w:sz w:val="24"/>
          </w:rPr>
          <w:t xml:space="preserve">有效支撑功率为</w:t>
        </w:r>
      </w:ins>
      <w:del w:id="23372" w:author="xh" w:date="2026-10-19T14:01:13+08:00">
        <w:r>
          <w:rPr>
            <w:rFonts w:ascii="Times New Roman" w:hAnsi="Times New Roman" w:eastAsia="方正仿宋_GBK"/>
            <w:b w:val="0"/>
            <w:sz w:val="24"/>
          </w:rPr>
          <w:delText xml:space="preserve">峰值正常工况下，本站转出</w:delText>
        </w:r>
      </w:del>
      <w:r>
        <w:rPr>
          <w:rFonts w:ascii="Times New Roman" w:hAnsi="Times New Roman" w:eastAsia="方正仿宋_GBK"/>
          <w:b w:val="0"/>
          <w:sz w:val="24"/>
        </w:rPr>
        <w:t xml:space="preserve">0.00 MW、</w:t>
      </w:r>
      <w:ins w:id="23373" w:author="xh" w:date="2026-10-19T14:01:13+08:00">
        <w:r>
          <w:rPr>
            <w:rFonts w:ascii="Times New Roman" w:hAnsi="Times New Roman" w:eastAsia="方正仿宋_GBK"/>
            <w:b w:val="0"/>
            <w:sz w:val="24"/>
          </w:rPr>
          <w:t xml:space="preserve">反向有效吸收功率为</w:t>
        </w:r>
      </w:ins>
      <w:del w:id="23374" w:author="xh" w:date="2026-10-19T14:01:13+08:00">
        <w:r>
          <w:rPr>
            <w:rFonts w:ascii="Times New Roman" w:hAnsi="Times New Roman" w:eastAsia="方正仿宋_GBK"/>
            <w:b w:val="0"/>
            <w:sz w:val="24"/>
          </w:rPr>
          <w:delText xml:space="preserve">承接</w:delText>
        </w:r>
      </w:del>
      <w:r>
        <w:rPr>
          <w:rFonts w:ascii="Times New Roman" w:hAnsi="Times New Roman" w:eastAsia="方正仿宋_GBK"/>
          <w:b w:val="0"/>
          <w:sz w:val="24"/>
        </w:rPr>
        <w:t xml:space="preserve">0.00</w:t>
      </w:r>
      <w:ins w:id="23375" w:author="xh" w:date="2026-10-19T14:01:13+08:00">
        <w:r>
          <w:rPr>
            <w:rFonts w:ascii="Times New Roman" w:hAnsi="Times New Roman" w:eastAsia="方正仿宋_GBK"/>
            <w:b w:val="0"/>
            <w:sz w:val="24"/>
          </w:rPr>
          <w:t xml:space="preserve"> MW。全年本站故障工况中最小余量为1.10 MW。该小时按采用的固定区段预案，本站转出3.76 MW、承接21.98</w:t>
        </w:r>
      </w:ins>
      <w:r>
        <w:rPr>
          <w:rFonts w:ascii="Times New Roman" w:hAnsi="Times New Roman" w:eastAsia="方正仿宋_GBK"/>
          <w:b w:val="0"/>
          <w:sz w:val="24"/>
        </w:rPr>
        <w:t xml:space="preserve"> MW，转接后净负荷为</w:t>
      </w:r>
      <w:ins w:id="23376" w:author="xh" w:date="2026-10-19T14:01:13+08:00">
        <w:r>
          <w:rPr>
            <w:rFonts w:ascii="Times New Roman" w:hAnsi="Times New Roman" w:eastAsia="方正仿宋_GBK"/>
            <w:b w:val="0"/>
            <w:sz w:val="24"/>
          </w:rPr>
          <w:t xml:space="preserve">46</w:t>
        </w:r>
      </w:ins>
      <w:del w:id="23377" w:author="xh" w:date="2026-10-19T14:01:13+08:00">
        <w:r>
          <w:rPr>
            <w:rFonts w:ascii="Times New Roman" w:hAnsi="Times New Roman" w:eastAsia="方正仿宋_GBK"/>
            <w:b w:val="0"/>
            <w:sz w:val="24"/>
          </w:rPr>
          <w:delText xml:space="preserve">19</w:delText>
        </w:r>
      </w:del>
      <w:r>
        <w:rPr>
          <w:rFonts w:ascii="Times New Roman" w:hAnsi="Times New Roman" w:eastAsia="方正仿宋_GBK"/>
          <w:b w:val="0"/>
          <w:sz w:val="24"/>
        </w:rPr>
        <w:t xml:space="preserve">.</w:t>
      </w:r>
      <w:ins w:id="23378" w:author="xh" w:date="2026-10-19T14:01:13+08:00">
        <w:r>
          <w:rPr>
            <w:rFonts w:ascii="Times New Roman" w:hAnsi="Times New Roman" w:eastAsia="方正仿宋_GBK"/>
            <w:b w:val="0"/>
            <w:sz w:val="24"/>
          </w:rPr>
          <w:t xml:space="preserve">40</w:t>
        </w:r>
      </w:ins>
      <w:del w:id="23379" w:author="xh" w:date="2026-10-19T14:01:13+08:00">
        <w:r>
          <w:rPr>
            <w:rFonts w:ascii="Times New Roman" w:hAnsi="Times New Roman" w:eastAsia="方正仿宋_GBK"/>
            <w:b w:val="0"/>
            <w:sz w:val="24"/>
          </w:rPr>
          <w:delText xml:space="preserve">35</w:delText>
        </w:r>
      </w:del>
      <w:r>
        <w:rPr>
          <w:rFonts w:ascii="Times New Roman" w:hAnsi="Times New Roman" w:eastAsia="方正仿宋_GBK"/>
          <w:b w:val="0"/>
          <w:sz w:val="24"/>
        </w:rPr>
        <w:t xml:space="preserve"> MW</w:t>
      </w:r>
      <w:ins w:id="23380" w:author="xh" w:date="2026-10-19T14:01:13+08:00">
        <w:r>
          <w:rPr>
            <w:rFonts w:ascii="Times New Roman" w:hAnsi="Times New Roman" w:eastAsia="方正仿宋_GBK"/>
            <w:b w:val="0"/>
            <w:sz w:val="24"/>
          </w:rPr>
          <w:t xml:space="preserve">。其中与西郊变之间的主要通道承担3</w:t>
        </w:r>
      </w:ins>
      <w:del w:id="23381" w:author="xh" w:date="2026-10-19T14:01:13+08:00">
        <w:r>
          <w:rPr>
            <w:rFonts w:ascii="Times New Roman" w:hAnsi="Times New Roman" w:eastAsia="方正仿宋_GBK"/>
            <w:b w:val="0"/>
            <w:sz w:val="24"/>
          </w:rPr>
          <w:delText xml:space="preserve">，区域最低净负荷工况下为5</w:delText>
        </w:r>
      </w:del>
      <w:r>
        <w:rPr>
          <w:rFonts w:ascii="Times New Roman" w:hAnsi="Times New Roman" w:eastAsia="方正仿宋_GBK"/>
          <w:b w:val="0"/>
          <w:sz w:val="24"/>
        </w:rPr>
        <w:t xml:space="preserve">.</w:t>
      </w:r>
      <w:ins w:id="23382" w:author="xh" w:date="2026-10-19T14:01:13+08:00">
        <w:r>
          <w:rPr>
            <w:rFonts w:ascii="Times New Roman" w:hAnsi="Times New Roman" w:eastAsia="方正仿宋_GBK"/>
            <w:b w:val="0"/>
            <w:sz w:val="24"/>
          </w:rPr>
          <w:t xml:space="preserve">9</w:t>
        </w:r>
      </w:ins>
      <w:del w:id="23383" w:author="xh" w:date="2026-10-19T14:01:13+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7 MW</w:t>
      </w:r>
      <w:ins w:id="23384" w:author="xh" w:date="2026-10-19T14:01:13+08:00">
        <w:r>
          <w:rPr>
            <w:rFonts w:ascii="Times New Roman" w:hAnsi="Times New Roman" w:eastAsia="方正仿宋_GBK"/>
            <w:b w:val="0"/>
            <w:sz w:val="24"/>
          </w:rPr>
          <w:t xml:space="preserve">净功率转接，使用已投运新增联络</w:t>
        </w:r>
      </w:ins>
      <w:r>
        <w:rPr>
          <w:rFonts w:ascii="Times New Roman" w:hAnsi="Times New Roman" w:eastAsia="方正仿宋_GBK"/>
          <w:b w:val="0"/>
          <w:sz w:val="24"/>
        </w:rPr>
        <w:t xml:space="preserve">。</w:t>
      </w:r>
    </w:p>
    <w:p w14:paraId="6DDD6B15">
      <w:pPr>
        <w:pStyle w:val="2"/>
        <w:widowControl/>
        <w:spacing w:before="0" w:after="0" w:line="348" w:lineRule="exact"/>
        <w:ind w:firstLine="480"/>
        <w:jc w:val="both"/>
      </w:pPr>
      <w:ins w:id="23385" w:author="xh" w:date="2026-10-19T14:01:53+08:00">
        <w:r>
          <w:rPr>
            <w:rFonts w:ascii="Times New Roman" w:hAnsi="Times New Roman" w:eastAsia="方正仿宋_GBK"/>
            <w:b w:val="0"/>
            <w:sz w:val="24"/>
          </w:rPr>
          <w:t xml:space="preserve">两方案本站</w:t>
        </w:r>
      </w:ins>
      <w:del w:id="23386" w:author="xh" w:date="2026-10-19T14:01:53+08:00">
        <w:r>
          <w:rPr>
            <w:rFonts w:ascii="Times New Roman" w:hAnsi="Times New Roman" w:eastAsia="方正仿宋_GBK"/>
            <w:b w:val="0"/>
            <w:sz w:val="24"/>
          </w:rPr>
          <w:delText xml:space="preserve">按</w:delText>
        </w:r>
      </w:del>
      <w:r>
        <w:rPr>
          <w:rFonts w:ascii="Times New Roman" w:hAnsi="Times New Roman" w:eastAsia="方正仿宋_GBK"/>
          <w:b w:val="0"/>
          <w:sz w:val="24"/>
        </w:rPr>
        <w:t xml:space="preserve">最</w:t>
      </w:r>
      <w:ins w:id="23387" w:author="xh" w:date="2026-10-19T14:01:53+08:00">
        <w:r>
          <w:rPr>
            <w:rFonts w:ascii="Times New Roman" w:hAnsi="Times New Roman" w:eastAsia="方正仿宋_GBK"/>
            <w:b w:val="0"/>
            <w:sz w:val="24"/>
          </w:rPr>
          <w:t xml:space="preserve">终</w:t>
        </w:r>
      </w:ins>
      <w:del w:id="23388" w:author="xh" w:date="2026-10-19T14:01:53+08:00">
        <w:r>
          <w:rPr>
            <w:rFonts w:ascii="Times New Roman" w:hAnsi="Times New Roman" w:eastAsia="方正仿宋_GBK"/>
            <w:b w:val="0"/>
            <w:sz w:val="24"/>
          </w:rPr>
          <w:delText xml:space="preserve">大单台</w:delText>
        </w:r>
      </w:del>
      <w:r>
        <w:rPr>
          <w:rFonts w:ascii="Times New Roman" w:hAnsi="Times New Roman" w:eastAsia="方正仿宋_GBK"/>
          <w:b w:val="0"/>
          <w:sz w:val="24"/>
        </w:rPr>
        <w:t xml:space="preserve">主变</w:t>
      </w:r>
      <w:ins w:id="23389" w:author="xh" w:date="2026-10-19T14:01:53+08:00">
        <w:r>
          <w:rPr>
            <w:rFonts w:ascii="Times New Roman" w:hAnsi="Times New Roman" w:eastAsia="方正仿宋_GBK"/>
            <w:b w:val="0"/>
            <w:sz w:val="24"/>
          </w:rPr>
          <w:t xml:space="preserve">和</w:t>
        </w:r>
      </w:ins>
      <w:del w:id="23390" w:author="xh" w:date="2026-10-19T14:01:53+08:00">
        <w:r>
          <w:rPr>
            <w:rFonts w:ascii="Times New Roman" w:hAnsi="Times New Roman" w:eastAsia="方正仿宋_GBK"/>
            <w:b w:val="0"/>
            <w:sz w:val="24"/>
          </w:rPr>
          <w:delText xml:space="preserve">N-1校核，本站剩余容量为40.00 MVA，两代表工况重新转供后的本站净负荷分别为19.35 MW、5.17 MW，两方向最小容量余量为18.65 MW，正向</w:delText>
        </w:r>
      </w:del>
      <w:r>
        <w:rPr>
          <w:rFonts w:ascii="Times New Roman" w:hAnsi="Times New Roman" w:eastAsia="方正仿宋_GBK"/>
          <w:b w:val="0"/>
          <w:sz w:val="24"/>
        </w:rPr>
        <w:t xml:space="preserve">储能</w:t>
      </w:r>
      <w:ins w:id="23391" w:author="xh" w:date="2026-10-19T14:01:53+08:00">
        <w:r>
          <w:rPr>
            <w:rFonts w:ascii="Times New Roman" w:hAnsi="Times New Roman" w:eastAsia="方正仿宋_GBK"/>
            <w:b w:val="0"/>
            <w:sz w:val="24"/>
          </w:rPr>
          <w:t xml:space="preserve">规模相同，局部设备采用结果保持一致</w:t>
        </w:r>
      </w:ins>
      <w:del w:id="23392" w:author="xh" w:date="2026-10-19T14:01:53+08:00">
        <w:r>
          <w:rPr>
            <w:rFonts w:ascii="Times New Roman" w:hAnsi="Times New Roman" w:eastAsia="方正仿宋_GBK"/>
            <w:b w:val="0"/>
            <w:sz w:val="24"/>
          </w:rPr>
          <w:delText xml:space="preserve">有效支撑功率为0.00 MW</w:delText>
        </w:r>
      </w:del>
      <w:r>
        <w:rPr>
          <w:rFonts w:ascii="Times New Roman" w:hAnsi="Times New Roman" w:eastAsia="方正仿宋_GBK"/>
          <w:b w:val="0"/>
          <w:sz w:val="24"/>
        </w:rPr>
        <w:t xml:space="preserve">。</w:t>
      </w:r>
    </w:p>
    <w:p w14:paraId="32AA938A">
      <w:pPr>
        <w:pStyle w:val="2"/>
        <w:widowControl/>
        <w:spacing w:before="0" w:after="0" w:line="348" w:lineRule="exact"/>
        <w:ind w:firstLine="480"/>
        <w:jc w:val="both"/>
        <w:rPr>
          <w:del w:id="23393" w:author="xh" w:date="2026-10-19T14:02:32+08:00"/>
        </w:rPr>
      </w:pPr>
      <w:del w:id="23394" w:author="xh" w:date="2026-10-19T14:02:32+08:00">
        <w:r>
          <w:rPr>
            <w:rFonts w:ascii="Times New Roman" w:hAnsi="Times New Roman" w:eastAsia="方正仿宋_GBK"/>
            <w:b w:val="0"/>
            <w:sz w:val="24"/>
          </w:rPr>
          <w:delText>四年校核截面中，本站绝对功率最大的工况出现在2023年，转接前为19.54 MW，主要表现为正向受电需求，该年设备在最大单台主变N-1后剩余容量为40.00 MVA。该工况本站由剩余主变满足承载要求。</w:delText>
        </w:r>
      </w:del>
    </w:p>
    <w:p w14:paraId="48656AAF">
      <w:pPr>
        <w:pStyle w:val="7"/>
        <w:keepNext/>
        <w:numPr>
          <w:ilvl w:val="0"/>
          <w:numId w:val="0"/>
        </w:numPr>
        <w:spacing w:before="160" w:after="120" w:line="360" w:lineRule="exact"/>
        <w:ind w:firstLine="0"/>
      </w:pPr>
      <w:bookmarkStart w:id="245" w:name="响山变规划分析"/>
      <w:r>
        <w:rPr>
          <w:rFonts w:ascii="Times New Roman" w:hAnsi="Times New Roman" w:eastAsia="方正仿宋_GBK"/>
          <w:b/>
          <w:sz w:val="24"/>
        </w:rPr>
        <w:t>响山变规划分析</w:t>
      </w:r>
      <w:bookmarkEnd w:id="245"/>
    </w:p>
    <w:p w14:paraId="78D59B66">
      <w:pPr>
        <w:pStyle w:val="115"/>
        <w:widowControl/>
        <w:spacing w:before="0" w:after="0" w:line="348" w:lineRule="exact"/>
        <w:ind w:firstLine="480"/>
        <w:jc w:val="both"/>
      </w:pPr>
      <w:r>
        <w:rPr>
          <w:rFonts w:ascii="Times New Roman" w:hAnsi="Times New Roman" w:eastAsia="方正仿宋_GBK"/>
          <w:b w:val="0"/>
          <w:sz w:val="24"/>
        </w:rPr>
        <w:t xml:space="preserve">该站</w:t>
      </w:r>
      <w:ins w:id="23395" w:author="xh" w:date="2026-10-19T14:03:12+08:00">
        <w:r>
          <w:rPr>
            <w:rFonts w:ascii="Times New Roman" w:hAnsi="Times New Roman" w:eastAsia="方正仿宋_GBK"/>
            <w:b w:val="0"/>
            <w:sz w:val="24"/>
          </w:rPr>
          <w:t xml:space="preserve">2021年</w:t>
        </w:r>
      </w:ins>
      <w:del w:id="23396" w:author="xh" w:date="2026-10-19T14:03:12+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主变组合为40</w:t>
      </w:r>
      <w:ins w:id="23397" w:author="xh" w:date="2026-10-19T14:03:12+08:00">
        <w:r>
          <w:rPr>
            <w:rFonts w:ascii="Times New Roman" w:hAnsi="Times New Roman" w:eastAsia="方正仿宋_GBK"/>
            <w:b w:val="0"/>
            <w:sz w:val="24"/>
          </w:rPr>
          <w:t xml:space="preserve">.00</w:t>
        </w:r>
      </w:ins>
      <w:r>
        <w:rPr>
          <w:rFonts w:ascii="Times New Roman" w:hAnsi="Times New Roman" w:eastAsia="方正仿宋_GBK"/>
          <w:b w:val="0"/>
          <w:sz w:val="24"/>
        </w:rPr>
        <w:t xml:space="preserve">+</w:t>
      </w:r>
      <w:ins w:id="23398" w:author="xh" w:date="2026-10-19T14:03:12+08:00">
        <w:r>
          <w:rPr>
            <w:rFonts w:ascii="Times New Roman" w:hAnsi="Times New Roman" w:eastAsia="方正仿宋_GBK"/>
            <w:b w:val="0"/>
            <w:sz w:val="24"/>
          </w:rPr>
          <w:t xml:space="preserve">50.0</w:t>
        </w:r>
      </w:ins>
      <w:del w:id="23399" w:author="xh" w:date="2026-10-19T14:03:12+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0 MVA</w:t>
      </w:r>
      <w:ins w:id="23400" w:author="xh" w:date="2026-10-19T14:03:12+08:00">
        <w:r>
          <w:rPr>
            <w:rFonts w:ascii="Times New Roman" w:hAnsi="Times New Roman" w:eastAsia="方正仿宋_GBK"/>
            <w:b w:val="0"/>
            <w:sz w:val="24"/>
          </w:rPr>
          <w:t xml:space="preserve">。</w:t>
        </w:r>
      </w:ins>
      <w:del w:id="23401" w:author="xh" w:date="2026-10-19T14:03:12+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23402" w:author="xh" w:date="2026-10-19T14:03:12+08:00">
        <w:r>
          <w:rPr>
            <w:rFonts w:ascii="Times New Roman" w:hAnsi="Times New Roman" w:eastAsia="方正仿宋_GBK"/>
            <w:b w:val="0"/>
            <w:sz w:val="24"/>
          </w:rPr>
          <w:t xml:space="preserve">2022—2035</w:t>
        </w:r>
      </w:ins>
      <w:del w:id="23403" w:author="xh" w:date="2026-10-19T14:03:12+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del w:id="23404" w:author="xh" w:date="2026-10-19T14:03:12+08:00">
        <w:r>
          <w:rPr>
            <w:rFonts w:ascii="Times New Roman" w:hAnsi="Times New Roman" w:eastAsia="方正仿宋_GBK"/>
            <w:b w:val="0"/>
            <w:sz w:val="24"/>
          </w:rPr>
          <w:delText xml:space="preserve">均</w:delText>
        </w:r>
      </w:del>
      <w:r>
        <w:rPr>
          <w:rFonts w:ascii="Times New Roman" w:hAnsi="Times New Roman" w:eastAsia="方正仿宋_GBK"/>
          <w:b w:val="0"/>
          <w:sz w:val="24"/>
        </w:rPr>
        <w:t xml:space="preserve">保留</w:t>
      </w:r>
      <w:ins w:id="23405" w:author="xh" w:date="2026-10-19T14:03:12+08:00">
        <w:r>
          <w:rPr>
            <w:rFonts w:ascii="Times New Roman" w:hAnsi="Times New Roman" w:eastAsia="方正仿宋_GBK"/>
            <w:b w:val="0"/>
            <w:sz w:val="24"/>
          </w:rPr>
          <w:t xml:space="preserve">初始主变</w:t>
        </w:r>
      </w:ins>
      <w:del w:id="23406" w:author="xh" w:date="2026-10-19T14:03:12+08:00">
        <w:r>
          <w:rPr>
            <w:rFonts w:ascii="Times New Roman" w:hAnsi="Times New Roman" w:eastAsia="方正仿宋_GBK"/>
            <w:b w:val="0"/>
            <w:sz w:val="24"/>
          </w:rPr>
          <w:delText xml:space="preserve">该</w:delText>
        </w:r>
      </w:del>
      <w:r>
        <w:rPr>
          <w:rFonts w:ascii="Times New Roman" w:hAnsi="Times New Roman" w:eastAsia="方正仿宋_GBK"/>
          <w:b w:val="0"/>
          <w:sz w:val="24"/>
        </w:rPr>
        <w:t xml:space="preserve">组合</w:t>
      </w:r>
      <w:del w:id="23407" w:author="xh" w:date="2026-10-19T14:03:12+08:00">
        <w:r>
          <w:rPr>
            <w:rFonts w:ascii="Times New Roman" w:hAnsi="Times New Roman" w:eastAsia="方正仿宋_GBK"/>
            <w:b w:val="0"/>
            <w:sz w:val="24"/>
          </w:rPr>
          <w:delText xml:space="preserve">，供电任务由主变及网络承担</w:delText>
        </w:r>
      </w:del>
      <w:r>
        <w:rPr>
          <w:rFonts w:ascii="Times New Roman" w:hAnsi="Times New Roman" w:eastAsia="方正仿宋_GBK"/>
          <w:b w:val="0"/>
          <w:sz w:val="24"/>
        </w:rPr>
        <w:t xml:space="preserve">。</w:t>
      </w:r>
      <w:ins w:id="23408" w:author="xh" w:date="2026-10-19T14:03:12+08:00">
        <w:r>
          <w:rPr>
            <w:rFonts w:ascii="Times New Roman" w:hAnsi="Times New Roman" w:eastAsia="方正仿宋_GBK"/>
            <w:b w:val="0"/>
            <w:sz w:val="24"/>
          </w:rPr>
          <w:t xml:space="preserve">本站弹性方案各年未新增储能。</w:t>
        </w:r>
      </w:ins>
    </w:p>
    <w:p w14:paraId="4F91EEE4">
      <w:pPr>
        <w:pStyle w:val="2"/>
        <w:widowControl/>
        <w:spacing w:before="0" w:after="0" w:line="348" w:lineRule="exact"/>
        <w:ind w:firstLine="480"/>
        <w:jc w:val="both"/>
      </w:pPr>
      <w:r>
        <w:rPr>
          <w:rFonts w:ascii="Times New Roman" w:hAnsi="Times New Roman" w:eastAsia="方正仿宋_GBK"/>
          <w:b w:val="0"/>
          <w:sz w:val="24"/>
        </w:rPr>
        <w:t xml:space="preserve">2025年</w:t>
      </w:r>
      <w:del w:id="23409" w:author="xh" w:date="2026-10-19T14:03:51+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最大正向、反向净负荷分别为53.11 MW、0.00 MW</w:t>
      </w:r>
      <w:ins w:id="23410" w:author="xh" w:date="2026-10-19T14:03:51+08:00">
        <w:r>
          <w:rPr>
            <w:rFonts w:ascii="Times New Roman" w:hAnsi="Times New Roman" w:eastAsia="方正仿宋_GBK"/>
            <w:b w:val="0"/>
            <w:sz w:val="24"/>
          </w:rPr>
          <w:t xml:space="preserve">，2035年分别为77.34 MW、0.00 MW</w:t>
        </w:r>
      </w:ins>
      <w:r>
        <w:rPr>
          <w:rFonts w:ascii="Times New Roman" w:hAnsi="Times New Roman" w:eastAsia="方正仿宋_GBK"/>
          <w:b w:val="0"/>
          <w:sz w:val="24"/>
        </w:rPr>
        <w:t xml:space="preserve">。</w:t>
      </w:r>
      <w:ins w:id="23411" w:author="xh" w:date="2026-10-19T14:03:51+08:00">
        <w:r>
          <w:rPr>
            <w:rFonts w:ascii="Times New Roman" w:hAnsi="Times New Roman" w:eastAsia="方正仿宋_GBK"/>
            <w:b w:val="0"/>
            <w:sz w:val="24"/>
          </w:rPr>
          <w:t xml:space="preserve">2035年</w:t>
        </w:r>
      </w:ins>
      <w:del w:id="23412" w:author="xh" w:date="2026-10-19T14:03:51+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23413" w:author="xh" w:date="2026-10-19T14:03:51+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ins w:id="23414" w:author="xh" w:date="2026-10-19T14:03:51+08:00">
        <w:r>
          <w:rPr>
            <w:rFonts w:ascii="Times New Roman" w:hAnsi="Times New Roman" w:eastAsia="方正仿宋_GBK"/>
            <w:b w:val="0"/>
            <w:sz w:val="24"/>
          </w:rPr>
          <w:t xml:space="preserve">9</w:t>
        </w:r>
      </w:ins>
      <w:del w:id="23415" w:author="xh" w:date="2026-10-19T14:03:51+08:00">
        <w:r>
          <w:rPr>
            <w:rFonts w:ascii="Times New Roman" w:hAnsi="Times New Roman" w:eastAsia="方正仿宋_GBK"/>
            <w:b w:val="0"/>
            <w:sz w:val="24"/>
          </w:rPr>
          <w:delText xml:space="preserve">为8</w:delText>
        </w:r>
      </w:del>
      <w:r>
        <w:rPr>
          <w:rFonts w:ascii="Times New Roman" w:hAnsi="Times New Roman" w:eastAsia="方正仿宋_GBK"/>
          <w:b w:val="0"/>
          <w:sz w:val="24"/>
        </w:rPr>
        <w:t xml:space="preserve">0.00 MVA、储能额定功率0.00 MW，弹性方案分别为</w:t>
      </w:r>
      <w:ins w:id="23416" w:author="xh" w:date="2026-10-19T14:03:51+08:00">
        <w:r>
          <w:rPr>
            <w:rFonts w:ascii="Times New Roman" w:hAnsi="Times New Roman" w:eastAsia="方正仿宋_GBK"/>
            <w:b w:val="0"/>
            <w:sz w:val="24"/>
          </w:rPr>
          <w:t xml:space="preserve">9</w:t>
        </w:r>
      </w:ins>
      <w:del w:id="23417" w:author="xh" w:date="2026-10-19T14:03:51+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0.00 MVA和0.00 MW</w:t>
      </w:r>
      <w:ins w:id="23418" w:author="xh" w:date="2026-10-19T14:03:51+08:00">
        <w:r>
          <w:rPr>
            <w:rFonts w:ascii="Times New Roman" w:hAnsi="Times New Roman" w:eastAsia="方正仿宋_GBK"/>
            <w:b w:val="0"/>
            <w:sz w:val="24"/>
          </w:rPr>
          <w:t xml:space="preserve">。</w:t>
        </w:r>
      </w:ins>
      <w:del w:id="23419" w:author="xh" w:date="2026-10-19T14:03:51+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23420" w:author="xh" w:date="2026-10-19T14:03:51+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23421" w:author="xh" w:date="2026-10-19T14:03:51+08:00">
        <w:r>
          <w:rPr>
            <w:rFonts w:ascii="Times New Roman" w:hAnsi="Times New Roman" w:eastAsia="方正仿宋_GBK"/>
            <w:b w:val="0"/>
            <w:sz w:val="24"/>
          </w:rPr>
          <w:delText xml:space="preserve">弹性方案按当年各站局部极值计算的站级负载率为70%。</w:delText>
        </w:r>
      </w:del>
    </w:p>
    <w:p w14:paraId="3249D93B">
      <w:pPr>
        <w:pStyle w:val="2"/>
        <w:keepNext/>
        <w:spacing w:before="120" w:after="80" w:line="280" w:lineRule="exact"/>
        <w:ind w:firstLine="0"/>
        <w:jc w:val="center"/>
      </w:pPr>
      <w:r>
        <w:rPr>
          <w:rFonts w:ascii="Times New Roman" w:hAnsi="Times New Roman" w:eastAsia="宋体"/>
          <w:b w:val="0"/>
          <w:sz w:val="21"/>
        </w:rPr>
        <w:t xml:space="preserve">表5-56 响山变</w:t>
      </w:r>
      <w:ins w:id="23422" w:author="xh" w:date="2026-10-19T14:04:30+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DEADD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23423" w:author="xh" w:date="2026-10-19T14:05:10+08:00"/>
        </w:trPr>
        <w:tc>
          <w:tcPr>
            <w:tcW w:w="1039" w:type="dxa"/>
            <w:tcMar>
              <w:left w:w="70" w:type="dxa"/>
              <w:right w:w="70" w:type="dxa"/>
            </w:tcMar>
            <w:vAlign w:val="center"/>
          </w:tcPr>
          <w:p w14:paraId="5DC537A3">
            <w:pPr>
              <w:keepNext/>
              <w:spacing w:before="20" w:after="20" w:line="260" w:lineRule="exact"/>
              <w:ind w:left="0" w:leftChars="0" w:right="0" w:rightChars="0" w:firstLine="0" w:firstLineChars="0"/>
              <w:jc w:val="center"/>
              <w:rPr>
                <w:del w:id="23432" w:author="xh" w:date="2026-10-19T14:05:10+08:00"/>
              </w:rPr>
            </w:pPr>
            <w:del w:id="23433" w:author="xh" w:date="2026-10-19T14:05:10+08:00">
              <w:r>
                <w:rPr>
                  <w:rFonts w:ascii="Times New Roman" w:hAnsi="Times New Roman" w:eastAsia="宋体"/>
                  <w:b/>
                  <w:sz w:val="18"/>
                </w:rPr>
                <w:delText>方案</w:delText>
              </w:r>
            </w:del>
          </w:p>
        </w:tc>
        <w:tc>
          <w:tcPr>
            <w:tcW w:w="1039" w:type="dxa"/>
            <w:tcMar>
              <w:left w:w="70" w:type="dxa"/>
              <w:right w:w="70" w:type="dxa"/>
            </w:tcMar>
            <w:vAlign w:val="center"/>
          </w:tcPr>
          <w:p w14:paraId="0DE21025">
            <w:pPr>
              <w:keepNext/>
              <w:spacing w:before="20" w:after="20" w:line="260" w:lineRule="exact"/>
              <w:ind w:left="0" w:leftChars="0" w:right="0" w:rightChars="0" w:firstLine="0" w:firstLineChars="0"/>
              <w:jc w:val="center"/>
              <w:rPr>
                <w:del w:id="23434" w:author="xh" w:date="2026-10-19T14:05:10+08:00"/>
              </w:rPr>
            </w:pPr>
            <w:del w:id="23435" w:author="xh" w:date="2026-10-19T14:05:10+08:00">
              <w:r>
                <w:rPr>
                  <w:rFonts w:ascii="Times New Roman" w:hAnsi="Times New Roman" w:eastAsia="宋体"/>
                  <w:b/>
                  <w:sz w:val="18"/>
                </w:rPr>
                <w:delText>年份</w:delText>
              </w:r>
            </w:del>
          </w:p>
        </w:tc>
        <w:tc>
          <w:tcPr>
            <w:tcW w:w="1039" w:type="dxa"/>
            <w:tcMar>
              <w:left w:w="70" w:type="dxa"/>
              <w:right w:w="70" w:type="dxa"/>
            </w:tcMar>
            <w:vAlign w:val="center"/>
          </w:tcPr>
          <w:p w14:paraId="3CF9550E">
            <w:pPr>
              <w:keepNext/>
              <w:spacing w:before="20" w:after="20" w:line="260" w:lineRule="exact"/>
              <w:ind w:left="0" w:leftChars="0" w:right="0" w:rightChars="0" w:firstLine="0" w:firstLineChars="0"/>
              <w:jc w:val="center"/>
              <w:rPr>
                <w:del w:id="23436" w:author="xh" w:date="2026-10-19T14:05:10+08:00"/>
              </w:rPr>
            </w:pPr>
            <w:del w:id="23437" w:author="xh" w:date="2026-10-19T14:05:10+08:00">
              <w:r>
                <w:rPr>
                  <w:rFonts w:ascii="Times New Roman" w:hAnsi="Times New Roman" w:eastAsia="宋体"/>
                  <w:b/>
                  <w:sz w:val="18"/>
                </w:rPr>
                <w:delText>主变组合/MVA</w:delText>
              </w:r>
            </w:del>
          </w:p>
        </w:tc>
        <w:tc>
          <w:tcPr>
            <w:tcW w:w="1039" w:type="dxa"/>
            <w:tcMar>
              <w:left w:w="70" w:type="dxa"/>
              <w:right w:w="70" w:type="dxa"/>
            </w:tcMar>
            <w:vAlign w:val="center"/>
          </w:tcPr>
          <w:p w14:paraId="0C362B17">
            <w:pPr>
              <w:keepNext/>
              <w:spacing w:before="20" w:after="20" w:line="260" w:lineRule="exact"/>
              <w:ind w:left="0" w:leftChars="0" w:right="0" w:rightChars="0" w:firstLine="0" w:firstLineChars="0"/>
              <w:jc w:val="center"/>
              <w:rPr>
                <w:del w:id="23438" w:author="xh" w:date="2026-10-19T14:05:10+08:00"/>
              </w:rPr>
            </w:pPr>
            <w:del w:id="23439" w:author="xh" w:date="2026-10-19T14:05:10+08:00">
              <w:r>
                <w:rPr>
                  <w:rFonts w:ascii="Times New Roman" w:hAnsi="Times New Roman" w:eastAsia="宋体"/>
                  <w:b/>
                  <w:sz w:val="18"/>
                </w:rPr>
                <w:delText>总容量/MVA</w:delText>
              </w:r>
            </w:del>
          </w:p>
        </w:tc>
        <w:tc>
          <w:tcPr>
            <w:tcW w:w="1039" w:type="dxa"/>
            <w:tcMar>
              <w:left w:w="70" w:type="dxa"/>
              <w:right w:w="70" w:type="dxa"/>
            </w:tcMar>
            <w:vAlign w:val="center"/>
          </w:tcPr>
          <w:p w14:paraId="45D8A4EC">
            <w:pPr>
              <w:keepNext/>
              <w:spacing w:before="20" w:after="20" w:line="260" w:lineRule="exact"/>
              <w:ind w:left="0" w:leftChars="0" w:right="0" w:rightChars="0" w:firstLine="0" w:firstLineChars="0"/>
              <w:jc w:val="center"/>
              <w:rPr>
                <w:del w:id="23440" w:author="xh" w:date="2026-10-19T14:05:10+08:00"/>
              </w:rPr>
            </w:pPr>
            <w:del w:id="23441" w:author="xh" w:date="2026-10-19T14:05:10+08:00">
              <w:r>
                <w:rPr>
                  <w:rFonts w:ascii="Times New Roman" w:hAnsi="Times New Roman" w:eastAsia="宋体"/>
                  <w:b/>
                  <w:sz w:val="18"/>
                </w:rPr>
                <w:delText>储能额定功率/MW</w:delText>
              </w:r>
            </w:del>
          </w:p>
        </w:tc>
        <w:tc>
          <w:tcPr>
            <w:tcW w:w="1039" w:type="dxa"/>
            <w:tcMar>
              <w:left w:w="70" w:type="dxa"/>
              <w:right w:w="70" w:type="dxa"/>
            </w:tcMar>
            <w:vAlign w:val="center"/>
          </w:tcPr>
          <w:p w14:paraId="063C99C0">
            <w:pPr>
              <w:keepNext/>
              <w:spacing w:before="20" w:after="20" w:line="260" w:lineRule="exact"/>
              <w:ind w:left="0" w:leftChars="0" w:right="0" w:rightChars="0" w:firstLine="0" w:firstLineChars="0"/>
              <w:jc w:val="center"/>
              <w:rPr>
                <w:del w:id="23442" w:author="xh" w:date="2026-10-19T14:05:10+08:00"/>
              </w:rPr>
            </w:pPr>
            <w:del w:id="23443" w:author="xh" w:date="2026-10-19T14:05:10+08:00">
              <w:r>
                <w:rPr>
                  <w:rFonts w:ascii="Times New Roman" w:hAnsi="Times New Roman" w:eastAsia="宋体"/>
                  <w:b/>
                  <w:sz w:val="18"/>
                </w:rPr>
                <w:delText>转出/MW</w:delText>
              </w:r>
            </w:del>
          </w:p>
        </w:tc>
        <w:tc>
          <w:tcPr>
            <w:tcW w:w="1039" w:type="dxa"/>
            <w:tcMar>
              <w:left w:w="70" w:type="dxa"/>
              <w:right w:w="70" w:type="dxa"/>
            </w:tcMar>
            <w:vAlign w:val="center"/>
          </w:tcPr>
          <w:p w14:paraId="479CDDE8">
            <w:pPr>
              <w:keepNext/>
              <w:spacing w:before="20" w:after="20" w:line="260" w:lineRule="exact"/>
              <w:ind w:left="0" w:leftChars="0" w:right="0" w:rightChars="0" w:firstLine="0" w:firstLineChars="0"/>
              <w:jc w:val="center"/>
              <w:rPr>
                <w:del w:id="23444" w:author="xh" w:date="2026-10-19T14:05:10+08:00"/>
              </w:rPr>
            </w:pPr>
            <w:del w:id="23445" w:author="xh" w:date="2026-10-19T14:05:10+08:00">
              <w:r>
                <w:rPr>
                  <w:rFonts w:ascii="Times New Roman" w:hAnsi="Times New Roman" w:eastAsia="宋体"/>
                  <w:b/>
                  <w:sz w:val="18"/>
                </w:rPr>
                <w:delText>承接/MW</w:delText>
              </w:r>
            </w:del>
          </w:p>
        </w:tc>
        <w:tc>
          <w:tcPr>
            <w:tcW w:w="1039" w:type="dxa"/>
            <w:tcMar>
              <w:left w:w="70" w:type="dxa"/>
              <w:right w:w="70" w:type="dxa"/>
            </w:tcMar>
            <w:vAlign w:val="center"/>
          </w:tcPr>
          <w:p w14:paraId="66ABCD64">
            <w:pPr>
              <w:keepNext/>
              <w:spacing w:before="20" w:after="20" w:line="260" w:lineRule="exact"/>
              <w:ind w:left="0" w:leftChars="0" w:right="0" w:rightChars="0" w:firstLine="0" w:firstLineChars="0"/>
              <w:jc w:val="center"/>
              <w:rPr>
                <w:del w:id="23446" w:author="xh" w:date="2026-10-19T14:05:10+08:00"/>
              </w:rPr>
            </w:pPr>
            <w:del w:id="23447" w:author="xh" w:date="2026-10-19T14:05:10+08:00">
              <w:r>
                <w:rPr>
                  <w:rFonts w:ascii="Times New Roman" w:hAnsi="Times New Roman" w:eastAsia="宋体"/>
                  <w:b/>
                  <w:sz w:val="18"/>
                </w:rPr>
                <w:delText>转接后净负荷/MW</w:delText>
              </w:r>
            </w:del>
          </w:p>
        </w:tc>
      </w:tr>
      <w:tr w14:paraId="05CC85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3424" w:author="xh" w:date="2026-10-19T14:05:10+08:00"/>
        </w:trPr>
        <w:tc>
          <w:tcPr>
            <w:tcW w:w="1039" w:type="dxa"/>
            <w:tcMar>
              <w:left w:w="70" w:type="dxa"/>
              <w:right w:w="70" w:type="dxa"/>
            </w:tcMar>
            <w:vAlign w:val="center"/>
          </w:tcPr>
          <w:p w14:paraId="7A68A22F">
            <w:pPr>
              <w:keepNext/>
              <w:spacing w:before="20" w:after="20" w:line="260" w:lineRule="exact"/>
              <w:ind w:left="0" w:leftChars="0" w:right="0" w:rightChars="0" w:firstLine="0" w:firstLineChars="0"/>
              <w:jc w:val="center"/>
              <w:rPr>
                <w:del w:id="23448" w:author="xh" w:date="2026-10-19T14:05:10+08:00"/>
              </w:rPr>
            </w:pPr>
            <w:del w:id="23449" w:author="xh" w:date="2026-10-19T14:05:10+08:00">
              <w:r>
                <w:rPr>
                  <w:rFonts w:ascii="Times New Roman" w:hAnsi="Times New Roman" w:eastAsia="宋体"/>
                  <w:b w:val="0"/>
                  <w:sz w:val="18"/>
                </w:rPr>
                <w:delText>刚性</w:delText>
              </w:r>
            </w:del>
          </w:p>
        </w:tc>
        <w:tc>
          <w:tcPr>
            <w:tcW w:w="1039" w:type="dxa"/>
            <w:tcMar>
              <w:left w:w="70" w:type="dxa"/>
              <w:right w:w="70" w:type="dxa"/>
            </w:tcMar>
            <w:vAlign w:val="center"/>
          </w:tcPr>
          <w:p w14:paraId="016C287C">
            <w:pPr>
              <w:keepNext/>
              <w:spacing w:before="20" w:after="20" w:line="260" w:lineRule="exact"/>
              <w:ind w:left="0" w:leftChars="0" w:right="0" w:rightChars="0" w:firstLine="0" w:firstLineChars="0"/>
              <w:jc w:val="center"/>
              <w:rPr>
                <w:del w:id="23450" w:author="xh" w:date="2026-10-19T14:05:10+08:00"/>
              </w:rPr>
            </w:pPr>
            <w:del w:id="23451" w:author="xh" w:date="2026-10-19T14:05:10+08:00">
              <w:r>
                <w:rPr>
                  <w:rFonts w:ascii="Times New Roman" w:hAnsi="Times New Roman" w:eastAsia="宋体"/>
                  <w:b w:val="0"/>
                  <w:sz w:val="18"/>
                </w:rPr>
                <w:delText>2022</w:delText>
              </w:r>
            </w:del>
          </w:p>
        </w:tc>
        <w:tc>
          <w:tcPr>
            <w:tcW w:w="1039" w:type="dxa"/>
            <w:tcMar>
              <w:left w:w="70" w:type="dxa"/>
              <w:right w:w="70" w:type="dxa"/>
            </w:tcMar>
            <w:vAlign w:val="center"/>
          </w:tcPr>
          <w:p w14:paraId="3363B08C">
            <w:pPr>
              <w:keepNext/>
              <w:spacing w:before="20" w:after="20" w:line="260" w:lineRule="exact"/>
              <w:ind w:left="0" w:leftChars="0" w:right="0" w:rightChars="0" w:firstLine="0" w:firstLineChars="0"/>
              <w:jc w:val="center"/>
              <w:rPr>
                <w:del w:id="23452" w:author="xh" w:date="2026-10-19T14:05:10+08:00"/>
              </w:rPr>
            </w:pPr>
            <w:del w:id="23453" w:author="xh" w:date="2026-10-19T14:05:10+08:00">
              <w:r>
                <w:rPr>
                  <w:rFonts w:ascii="Times New Roman" w:hAnsi="Times New Roman" w:eastAsia="宋体"/>
                  <w:b w:val="0"/>
                  <w:sz w:val="18"/>
                </w:rPr>
                <w:delText>40+40</w:delText>
              </w:r>
            </w:del>
          </w:p>
        </w:tc>
        <w:tc>
          <w:tcPr>
            <w:tcW w:w="1039" w:type="dxa"/>
            <w:tcMar>
              <w:left w:w="70" w:type="dxa"/>
              <w:right w:w="70" w:type="dxa"/>
            </w:tcMar>
            <w:vAlign w:val="center"/>
          </w:tcPr>
          <w:p w14:paraId="736BB3D3">
            <w:pPr>
              <w:keepNext/>
              <w:spacing w:before="20" w:after="20" w:line="260" w:lineRule="exact"/>
              <w:ind w:left="0" w:leftChars="0" w:right="0" w:rightChars="0" w:firstLine="0" w:firstLineChars="0"/>
              <w:jc w:val="center"/>
              <w:rPr>
                <w:del w:id="23454" w:author="xh" w:date="2026-10-19T14:05:10+08:00"/>
              </w:rPr>
            </w:pPr>
            <w:del w:id="23455" w:author="xh" w:date="2026-10-19T14:05:10+08:00">
              <w:r>
                <w:rPr>
                  <w:rFonts w:ascii="Times New Roman" w:hAnsi="Times New Roman" w:eastAsia="宋体"/>
                  <w:b w:val="0"/>
                  <w:sz w:val="18"/>
                </w:rPr>
                <w:delText>80.00</w:delText>
              </w:r>
            </w:del>
          </w:p>
        </w:tc>
        <w:tc>
          <w:tcPr>
            <w:tcW w:w="1039" w:type="dxa"/>
            <w:tcMar>
              <w:left w:w="70" w:type="dxa"/>
              <w:right w:w="70" w:type="dxa"/>
            </w:tcMar>
            <w:vAlign w:val="center"/>
          </w:tcPr>
          <w:p w14:paraId="37B58E76">
            <w:pPr>
              <w:keepNext/>
              <w:spacing w:before="20" w:after="20" w:line="260" w:lineRule="exact"/>
              <w:ind w:left="0" w:leftChars="0" w:right="0" w:rightChars="0" w:firstLine="0" w:firstLineChars="0"/>
              <w:jc w:val="center"/>
              <w:rPr>
                <w:del w:id="23456" w:author="xh" w:date="2026-10-19T14:05:10+08:00"/>
              </w:rPr>
            </w:pPr>
            <w:del w:id="23457"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314C2D9D">
            <w:pPr>
              <w:keepNext/>
              <w:spacing w:before="20" w:after="20" w:line="260" w:lineRule="exact"/>
              <w:ind w:left="0" w:leftChars="0" w:right="0" w:rightChars="0" w:firstLine="0" w:firstLineChars="0"/>
              <w:jc w:val="center"/>
              <w:rPr>
                <w:del w:id="23458" w:author="xh" w:date="2026-10-19T14:05:10+08:00"/>
              </w:rPr>
            </w:pPr>
            <w:del w:id="23459"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3CAAFB65">
            <w:pPr>
              <w:keepNext/>
              <w:spacing w:before="20" w:after="20" w:line="260" w:lineRule="exact"/>
              <w:ind w:left="0" w:leftChars="0" w:right="0" w:rightChars="0" w:firstLine="0" w:firstLineChars="0"/>
              <w:jc w:val="center"/>
              <w:rPr>
                <w:del w:id="23460" w:author="xh" w:date="2026-10-19T14:05:10+08:00"/>
              </w:rPr>
            </w:pPr>
            <w:del w:id="23461"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35754721">
            <w:pPr>
              <w:keepNext/>
              <w:spacing w:before="20" w:after="20" w:line="260" w:lineRule="exact"/>
              <w:ind w:left="0" w:leftChars="0" w:right="0" w:rightChars="0" w:firstLine="0" w:firstLineChars="0"/>
              <w:jc w:val="center"/>
              <w:rPr>
                <w:del w:id="23462" w:author="xh" w:date="2026-10-19T14:05:10+08:00"/>
              </w:rPr>
            </w:pPr>
            <w:del w:id="23463" w:author="xh" w:date="2026-10-19T14:05:10+08:00">
              <w:r>
                <w:rPr>
                  <w:rFonts w:ascii="Times New Roman" w:hAnsi="Times New Roman" w:eastAsia="宋体"/>
                  <w:b w:val="0"/>
                  <w:sz w:val="18"/>
                </w:rPr>
                <w:delText>49.76</w:delText>
              </w:r>
            </w:del>
          </w:p>
        </w:tc>
      </w:tr>
      <w:tr w14:paraId="227944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3425" w:author="xh" w:date="2026-10-19T14:05:10+08:00"/>
        </w:trPr>
        <w:tc>
          <w:tcPr>
            <w:tcW w:w="1039" w:type="dxa"/>
            <w:tcMar>
              <w:left w:w="70" w:type="dxa"/>
              <w:right w:w="70" w:type="dxa"/>
            </w:tcMar>
            <w:vAlign w:val="center"/>
          </w:tcPr>
          <w:p w14:paraId="5AC80F12">
            <w:pPr>
              <w:keepNext/>
              <w:spacing w:before="20" w:after="20" w:line="260" w:lineRule="exact"/>
              <w:ind w:left="0" w:leftChars="0" w:right="0" w:rightChars="0" w:firstLine="0" w:firstLineChars="0"/>
              <w:jc w:val="center"/>
              <w:rPr>
                <w:del w:id="23464" w:author="xh" w:date="2026-10-19T14:05:10+08:00"/>
              </w:rPr>
            </w:pPr>
            <w:del w:id="23465" w:author="xh" w:date="2026-10-19T14:05:10+08:00">
              <w:r>
                <w:rPr>
                  <w:rFonts w:ascii="Times New Roman" w:hAnsi="Times New Roman" w:eastAsia="宋体"/>
                  <w:b w:val="0"/>
                  <w:sz w:val="18"/>
                </w:rPr>
                <w:delText>刚性</w:delText>
              </w:r>
            </w:del>
          </w:p>
        </w:tc>
        <w:tc>
          <w:tcPr>
            <w:tcW w:w="1039" w:type="dxa"/>
            <w:tcMar>
              <w:left w:w="70" w:type="dxa"/>
              <w:right w:w="70" w:type="dxa"/>
            </w:tcMar>
            <w:vAlign w:val="center"/>
          </w:tcPr>
          <w:p w14:paraId="2BED083C">
            <w:pPr>
              <w:keepNext/>
              <w:spacing w:before="20" w:after="20" w:line="260" w:lineRule="exact"/>
              <w:ind w:left="0" w:leftChars="0" w:right="0" w:rightChars="0" w:firstLine="0" w:firstLineChars="0"/>
              <w:jc w:val="center"/>
              <w:rPr>
                <w:del w:id="23466" w:author="xh" w:date="2026-10-19T14:05:10+08:00"/>
              </w:rPr>
            </w:pPr>
            <w:del w:id="23467" w:author="xh" w:date="2026-10-19T14:05:10+08:00">
              <w:r>
                <w:rPr>
                  <w:rFonts w:ascii="Times New Roman" w:hAnsi="Times New Roman" w:eastAsia="宋体"/>
                  <w:b w:val="0"/>
                  <w:sz w:val="18"/>
                </w:rPr>
                <w:delText>2023</w:delText>
              </w:r>
            </w:del>
          </w:p>
        </w:tc>
        <w:tc>
          <w:tcPr>
            <w:tcW w:w="1039" w:type="dxa"/>
            <w:tcMar>
              <w:left w:w="70" w:type="dxa"/>
              <w:right w:w="70" w:type="dxa"/>
            </w:tcMar>
            <w:vAlign w:val="center"/>
          </w:tcPr>
          <w:p w14:paraId="590233DA">
            <w:pPr>
              <w:keepNext/>
              <w:spacing w:before="20" w:after="20" w:line="260" w:lineRule="exact"/>
              <w:ind w:left="0" w:leftChars="0" w:right="0" w:rightChars="0" w:firstLine="0" w:firstLineChars="0"/>
              <w:jc w:val="center"/>
              <w:rPr>
                <w:del w:id="23468" w:author="xh" w:date="2026-10-19T14:05:10+08:00"/>
              </w:rPr>
            </w:pPr>
            <w:del w:id="23469" w:author="xh" w:date="2026-10-19T14:05:10+08:00">
              <w:r>
                <w:rPr>
                  <w:rFonts w:ascii="Times New Roman" w:hAnsi="Times New Roman" w:eastAsia="宋体"/>
                  <w:b w:val="0"/>
                  <w:sz w:val="18"/>
                </w:rPr>
                <w:delText>40+40</w:delText>
              </w:r>
            </w:del>
          </w:p>
        </w:tc>
        <w:tc>
          <w:tcPr>
            <w:tcW w:w="1039" w:type="dxa"/>
            <w:tcMar>
              <w:left w:w="70" w:type="dxa"/>
              <w:right w:w="70" w:type="dxa"/>
            </w:tcMar>
            <w:vAlign w:val="center"/>
          </w:tcPr>
          <w:p w14:paraId="6F5BD06D">
            <w:pPr>
              <w:keepNext/>
              <w:spacing w:before="20" w:after="20" w:line="260" w:lineRule="exact"/>
              <w:ind w:left="0" w:leftChars="0" w:right="0" w:rightChars="0" w:firstLine="0" w:firstLineChars="0"/>
              <w:jc w:val="center"/>
              <w:rPr>
                <w:del w:id="23470" w:author="xh" w:date="2026-10-19T14:05:10+08:00"/>
              </w:rPr>
            </w:pPr>
            <w:del w:id="23471" w:author="xh" w:date="2026-10-19T14:05:10+08:00">
              <w:r>
                <w:rPr>
                  <w:rFonts w:ascii="Times New Roman" w:hAnsi="Times New Roman" w:eastAsia="宋体"/>
                  <w:b w:val="0"/>
                  <w:sz w:val="18"/>
                </w:rPr>
                <w:delText>80.00</w:delText>
              </w:r>
            </w:del>
          </w:p>
        </w:tc>
        <w:tc>
          <w:tcPr>
            <w:tcW w:w="1039" w:type="dxa"/>
            <w:tcMar>
              <w:left w:w="70" w:type="dxa"/>
              <w:right w:w="70" w:type="dxa"/>
            </w:tcMar>
            <w:vAlign w:val="center"/>
          </w:tcPr>
          <w:p w14:paraId="0D0A4FF0">
            <w:pPr>
              <w:keepNext/>
              <w:spacing w:before="20" w:after="20" w:line="260" w:lineRule="exact"/>
              <w:ind w:left="0" w:leftChars="0" w:right="0" w:rightChars="0" w:firstLine="0" w:firstLineChars="0"/>
              <w:jc w:val="center"/>
              <w:rPr>
                <w:del w:id="23472" w:author="xh" w:date="2026-10-19T14:05:10+08:00"/>
              </w:rPr>
            </w:pPr>
            <w:del w:id="23473"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59A77790">
            <w:pPr>
              <w:keepNext/>
              <w:spacing w:before="20" w:after="20" w:line="260" w:lineRule="exact"/>
              <w:ind w:left="0" w:leftChars="0" w:right="0" w:rightChars="0" w:firstLine="0" w:firstLineChars="0"/>
              <w:jc w:val="center"/>
              <w:rPr>
                <w:del w:id="23474" w:author="xh" w:date="2026-10-19T14:05:10+08:00"/>
              </w:rPr>
            </w:pPr>
            <w:del w:id="23475"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2589BABE">
            <w:pPr>
              <w:keepNext/>
              <w:spacing w:before="20" w:after="20" w:line="260" w:lineRule="exact"/>
              <w:ind w:left="0" w:leftChars="0" w:right="0" w:rightChars="0" w:firstLine="0" w:firstLineChars="0"/>
              <w:jc w:val="center"/>
              <w:rPr>
                <w:del w:id="23476" w:author="xh" w:date="2026-10-19T14:05:10+08:00"/>
              </w:rPr>
            </w:pPr>
            <w:del w:id="23477"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7D8E716B">
            <w:pPr>
              <w:keepNext/>
              <w:spacing w:before="20" w:after="20" w:line="260" w:lineRule="exact"/>
              <w:ind w:left="0" w:leftChars="0" w:right="0" w:rightChars="0" w:firstLine="0" w:firstLineChars="0"/>
              <w:jc w:val="center"/>
              <w:rPr>
                <w:del w:id="23478" w:author="xh" w:date="2026-10-19T14:05:10+08:00"/>
              </w:rPr>
            </w:pPr>
            <w:del w:id="23479" w:author="xh" w:date="2026-10-19T14:05:10+08:00">
              <w:r>
                <w:rPr>
                  <w:rFonts w:ascii="Times New Roman" w:hAnsi="Times New Roman" w:eastAsia="宋体"/>
                  <w:b w:val="0"/>
                  <w:sz w:val="18"/>
                </w:rPr>
                <w:delText>53.58</w:delText>
              </w:r>
            </w:del>
          </w:p>
        </w:tc>
      </w:tr>
      <w:tr w14:paraId="1C65EE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3426" w:author="xh" w:date="2026-10-19T14:05:10+08:00"/>
        </w:trPr>
        <w:tc>
          <w:tcPr>
            <w:tcW w:w="1039" w:type="dxa"/>
            <w:tcMar>
              <w:left w:w="70" w:type="dxa"/>
              <w:right w:w="70" w:type="dxa"/>
            </w:tcMar>
            <w:vAlign w:val="center"/>
          </w:tcPr>
          <w:p w14:paraId="59A19B64">
            <w:pPr>
              <w:keepNext/>
              <w:spacing w:before="20" w:after="20" w:line="260" w:lineRule="exact"/>
              <w:ind w:left="0" w:leftChars="0" w:right="0" w:rightChars="0" w:firstLine="0" w:firstLineChars="0"/>
              <w:jc w:val="center"/>
              <w:rPr>
                <w:del w:id="23480" w:author="xh" w:date="2026-10-19T14:05:10+08:00"/>
              </w:rPr>
            </w:pPr>
            <w:del w:id="23481" w:author="xh" w:date="2026-10-19T14:05:10+08:00">
              <w:r>
                <w:rPr>
                  <w:rFonts w:ascii="Times New Roman" w:hAnsi="Times New Roman" w:eastAsia="宋体"/>
                  <w:b w:val="0"/>
                  <w:sz w:val="18"/>
                </w:rPr>
                <w:delText>刚性</w:delText>
              </w:r>
            </w:del>
          </w:p>
        </w:tc>
        <w:tc>
          <w:tcPr>
            <w:tcW w:w="1039" w:type="dxa"/>
            <w:tcMar>
              <w:left w:w="70" w:type="dxa"/>
              <w:right w:w="70" w:type="dxa"/>
            </w:tcMar>
            <w:vAlign w:val="center"/>
          </w:tcPr>
          <w:p w14:paraId="2A7E13B0">
            <w:pPr>
              <w:keepNext/>
              <w:spacing w:before="20" w:after="20" w:line="260" w:lineRule="exact"/>
              <w:ind w:left="0" w:leftChars="0" w:right="0" w:rightChars="0" w:firstLine="0" w:firstLineChars="0"/>
              <w:jc w:val="center"/>
              <w:rPr>
                <w:del w:id="23482" w:author="xh" w:date="2026-10-19T14:05:10+08:00"/>
              </w:rPr>
            </w:pPr>
            <w:del w:id="23483" w:author="xh" w:date="2026-10-19T14:05:10+08:00">
              <w:r>
                <w:rPr>
                  <w:rFonts w:ascii="Times New Roman" w:hAnsi="Times New Roman" w:eastAsia="宋体"/>
                  <w:b w:val="0"/>
                  <w:sz w:val="18"/>
                </w:rPr>
                <w:delText>2024</w:delText>
              </w:r>
            </w:del>
          </w:p>
        </w:tc>
        <w:tc>
          <w:tcPr>
            <w:tcW w:w="1039" w:type="dxa"/>
            <w:tcMar>
              <w:left w:w="70" w:type="dxa"/>
              <w:right w:w="70" w:type="dxa"/>
            </w:tcMar>
            <w:vAlign w:val="center"/>
          </w:tcPr>
          <w:p w14:paraId="43F0232F">
            <w:pPr>
              <w:keepNext/>
              <w:spacing w:before="20" w:after="20" w:line="260" w:lineRule="exact"/>
              <w:ind w:left="0" w:leftChars="0" w:right="0" w:rightChars="0" w:firstLine="0" w:firstLineChars="0"/>
              <w:jc w:val="center"/>
              <w:rPr>
                <w:del w:id="23484" w:author="xh" w:date="2026-10-19T14:05:10+08:00"/>
              </w:rPr>
            </w:pPr>
            <w:del w:id="23485" w:author="xh" w:date="2026-10-19T14:05:10+08:00">
              <w:r>
                <w:rPr>
                  <w:rFonts w:ascii="Times New Roman" w:hAnsi="Times New Roman" w:eastAsia="宋体"/>
                  <w:b w:val="0"/>
                  <w:sz w:val="18"/>
                </w:rPr>
                <w:delText>40+40</w:delText>
              </w:r>
            </w:del>
          </w:p>
        </w:tc>
        <w:tc>
          <w:tcPr>
            <w:tcW w:w="1039" w:type="dxa"/>
            <w:tcMar>
              <w:left w:w="70" w:type="dxa"/>
              <w:right w:w="70" w:type="dxa"/>
            </w:tcMar>
            <w:vAlign w:val="center"/>
          </w:tcPr>
          <w:p w14:paraId="7857FC53">
            <w:pPr>
              <w:keepNext/>
              <w:spacing w:before="20" w:after="20" w:line="260" w:lineRule="exact"/>
              <w:ind w:left="0" w:leftChars="0" w:right="0" w:rightChars="0" w:firstLine="0" w:firstLineChars="0"/>
              <w:jc w:val="center"/>
              <w:rPr>
                <w:del w:id="23486" w:author="xh" w:date="2026-10-19T14:05:10+08:00"/>
              </w:rPr>
            </w:pPr>
            <w:del w:id="23487" w:author="xh" w:date="2026-10-19T14:05:10+08:00">
              <w:r>
                <w:rPr>
                  <w:rFonts w:ascii="Times New Roman" w:hAnsi="Times New Roman" w:eastAsia="宋体"/>
                  <w:b w:val="0"/>
                  <w:sz w:val="18"/>
                </w:rPr>
                <w:delText>80.00</w:delText>
              </w:r>
            </w:del>
          </w:p>
        </w:tc>
        <w:tc>
          <w:tcPr>
            <w:tcW w:w="1039" w:type="dxa"/>
            <w:tcMar>
              <w:left w:w="70" w:type="dxa"/>
              <w:right w:w="70" w:type="dxa"/>
            </w:tcMar>
            <w:vAlign w:val="center"/>
          </w:tcPr>
          <w:p w14:paraId="0535F621">
            <w:pPr>
              <w:keepNext/>
              <w:spacing w:before="20" w:after="20" w:line="260" w:lineRule="exact"/>
              <w:ind w:left="0" w:leftChars="0" w:right="0" w:rightChars="0" w:firstLine="0" w:firstLineChars="0"/>
              <w:jc w:val="center"/>
              <w:rPr>
                <w:del w:id="23488" w:author="xh" w:date="2026-10-19T14:05:10+08:00"/>
              </w:rPr>
            </w:pPr>
            <w:del w:id="23489"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18FEFF21">
            <w:pPr>
              <w:keepNext/>
              <w:spacing w:before="20" w:after="20" w:line="260" w:lineRule="exact"/>
              <w:ind w:left="0" w:leftChars="0" w:right="0" w:rightChars="0" w:firstLine="0" w:firstLineChars="0"/>
              <w:jc w:val="center"/>
              <w:rPr>
                <w:del w:id="23490" w:author="xh" w:date="2026-10-19T14:05:10+08:00"/>
              </w:rPr>
            </w:pPr>
            <w:del w:id="23491"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0FA56F00">
            <w:pPr>
              <w:keepNext/>
              <w:spacing w:before="20" w:after="20" w:line="260" w:lineRule="exact"/>
              <w:ind w:left="0" w:leftChars="0" w:right="0" w:rightChars="0" w:firstLine="0" w:firstLineChars="0"/>
              <w:jc w:val="center"/>
              <w:rPr>
                <w:del w:id="23492" w:author="xh" w:date="2026-10-19T14:05:10+08:00"/>
              </w:rPr>
            </w:pPr>
            <w:del w:id="23493"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0DCDC938">
            <w:pPr>
              <w:keepNext/>
              <w:spacing w:before="20" w:after="20" w:line="260" w:lineRule="exact"/>
              <w:ind w:left="0" w:leftChars="0" w:right="0" w:rightChars="0" w:firstLine="0" w:firstLineChars="0"/>
              <w:jc w:val="center"/>
              <w:rPr>
                <w:del w:id="23494" w:author="xh" w:date="2026-10-19T14:05:10+08:00"/>
              </w:rPr>
            </w:pPr>
            <w:del w:id="23495" w:author="xh" w:date="2026-10-19T14:05:10+08:00">
              <w:r>
                <w:rPr>
                  <w:rFonts w:ascii="Times New Roman" w:hAnsi="Times New Roman" w:eastAsia="宋体"/>
                  <w:b w:val="0"/>
                  <w:sz w:val="18"/>
                </w:rPr>
                <w:delText>50.35</w:delText>
              </w:r>
            </w:del>
          </w:p>
        </w:tc>
      </w:tr>
      <w:tr w14:paraId="19BB204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3427" w:author="xh" w:date="2026-10-19T14:05:10+08:00"/>
        </w:trPr>
        <w:tc>
          <w:tcPr>
            <w:tcW w:w="1039" w:type="dxa"/>
            <w:tcMar>
              <w:left w:w="70" w:type="dxa"/>
              <w:right w:w="70" w:type="dxa"/>
            </w:tcMar>
            <w:vAlign w:val="center"/>
          </w:tcPr>
          <w:p w14:paraId="11B493AF">
            <w:pPr>
              <w:keepNext/>
              <w:spacing w:before="20" w:after="20" w:line="260" w:lineRule="exact"/>
              <w:ind w:left="0" w:leftChars="0" w:right="0" w:rightChars="0" w:firstLine="0" w:firstLineChars="0"/>
              <w:jc w:val="center"/>
              <w:rPr>
                <w:del w:id="23496" w:author="xh" w:date="2026-10-19T14:05:10+08:00"/>
              </w:rPr>
            </w:pPr>
            <w:del w:id="23497" w:author="xh" w:date="2026-10-19T14:05:10+08:00">
              <w:r>
                <w:rPr>
                  <w:rFonts w:ascii="Times New Roman" w:hAnsi="Times New Roman" w:eastAsia="宋体"/>
                  <w:b w:val="0"/>
                  <w:sz w:val="18"/>
                </w:rPr>
                <w:delText>刚性</w:delText>
              </w:r>
            </w:del>
          </w:p>
        </w:tc>
        <w:tc>
          <w:tcPr>
            <w:tcW w:w="1039" w:type="dxa"/>
            <w:tcMar>
              <w:left w:w="70" w:type="dxa"/>
              <w:right w:w="70" w:type="dxa"/>
            </w:tcMar>
            <w:vAlign w:val="center"/>
          </w:tcPr>
          <w:p w14:paraId="3A23A6F3">
            <w:pPr>
              <w:keepNext/>
              <w:spacing w:before="20" w:after="20" w:line="260" w:lineRule="exact"/>
              <w:ind w:left="0" w:leftChars="0" w:right="0" w:rightChars="0" w:firstLine="0" w:firstLineChars="0"/>
              <w:jc w:val="center"/>
              <w:rPr>
                <w:del w:id="23498" w:author="xh" w:date="2026-10-19T14:05:10+08:00"/>
              </w:rPr>
            </w:pPr>
            <w:del w:id="23499" w:author="xh" w:date="2026-10-19T14:05:10+08:00">
              <w:r>
                <w:rPr>
                  <w:rFonts w:ascii="Times New Roman" w:hAnsi="Times New Roman" w:eastAsia="宋体"/>
                  <w:b w:val="0"/>
                  <w:sz w:val="18"/>
                </w:rPr>
                <w:delText>2025</w:delText>
              </w:r>
            </w:del>
          </w:p>
        </w:tc>
        <w:tc>
          <w:tcPr>
            <w:tcW w:w="1039" w:type="dxa"/>
            <w:tcMar>
              <w:left w:w="70" w:type="dxa"/>
              <w:right w:w="70" w:type="dxa"/>
            </w:tcMar>
            <w:vAlign w:val="center"/>
          </w:tcPr>
          <w:p w14:paraId="74294D06">
            <w:pPr>
              <w:keepNext/>
              <w:spacing w:before="20" w:after="20" w:line="260" w:lineRule="exact"/>
              <w:ind w:left="0" w:leftChars="0" w:right="0" w:rightChars="0" w:firstLine="0" w:firstLineChars="0"/>
              <w:jc w:val="center"/>
              <w:rPr>
                <w:del w:id="23500" w:author="xh" w:date="2026-10-19T14:05:10+08:00"/>
              </w:rPr>
            </w:pPr>
            <w:del w:id="23501" w:author="xh" w:date="2026-10-19T14:05:10+08:00">
              <w:r>
                <w:rPr>
                  <w:rFonts w:ascii="Times New Roman" w:hAnsi="Times New Roman" w:eastAsia="宋体"/>
                  <w:b w:val="0"/>
                  <w:sz w:val="18"/>
                </w:rPr>
                <w:delText>40+40</w:delText>
              </w:r>
            </w:del>
          </w:p>
        </w:tc>
        <w:tc>
          <w:tcPr>
            <w:tcW w:w="1039" w:type="dxa"/>
            <w:tcMar>
              <w:left w:w="70" w:type="dxa"/>
              <w:right w:w="70" w:type="dxa"/>
            </w:tcMar>
            <w:vAlign w:val="center"/>
          </w:tcPr>
          <w:p w14:paraId="7DDB9ECE">
            <w:pPr>
              <w:keepNext/>
              <w:spacing w:before="20" w:after="20" w:line="260" w:lineRule="exact"/>
              <w:ind w:left="0" w:leftChars="0" w:right="0" w:rightChars="0" w:firstLine="0" w:firstLineChars="0"/>
              <w:jc w:val="center"/>
              <w:rPr>
                <w:del w:id="23502" w:author="xh" w:date="2026-10-19T14:05:10+08:00"/>
              </w:rPr>
            </w:pPr>
            <w:del w:id="23503" w:author="xh" w:date="2026-10-19T14:05:10+08:00">
              <w:r>
                <w:rPr>
                  <w:rFonts w:ascii="Times New Roman" w:hAnsi="Times New Roman" w:eastAsia="宋体"/>
                  <w:b w:val="0"/>
                  <w:sz w:val="18"/>
                </w:rPr>
                <w:delText>80.00</w:delText>
              </w:r>
            </w:del>
          </w:p>
        </w:tc>
        <w:tc>
          <w:tcPr>
            <w:tcW w:w="1039" w:type="dxa"/>
            <w:tcMar>
              <w:left w:w="70" w:type="dxa"/>
              <w:right w:w="70" w:type="dxa"/>
            </w:tcMar>
            <w:vAlign w:val="center"/>
          </w:tcPr>
          <w:p w14:paraId="3AC1BFAA">
            <w:pPr>
              <w:keepNext/>
              <w:spacing w:before="20" w:after="20" w:line="260" w:lineRule="exact"/>
              <w:ind w:left="0" w:leftChars="0" w:right="0" w:rightChars="0" w:firstLine="0" w:firstLineChars="0"/>
              <w:jc w:val="center"/>
              <w:rPr>
                <w:del w:id="23504" w:author="xh" w:date="2026-10-19T14:05:10+08:00"/>
              </w:rPr>
            </w:pPr>
            <w:del w:id="23505"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5BE2C48D">
            <w:pPr>
              <w:keepNext/>
              <w:spacing w:before="20" w:after="20" w:line="260" w:lineRule="exact"/>
              <w:ind w:left="0" w:leftChars="0" w:right="0" w:rightChars="0" w:firstLine="0" w:firstLineChars="0"/>
              <w:jc w:val="center"/>
              <w:rPr>
                <w:del w:id="23506" w:author="xh" w:date="2026-10-19T14:05:10+08:00"/>
              </w:rPr>
            </w:pPr>
            <w:del w:id="23507"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15E25C75">
            <w:pPr>
              <w:keepNext/>
              <w:spacing w:before="20" w:after="20" w:line="260" w:lineRule="exact"/>
              <w:ind w:left="0" w:leftChars="0" w:right="0" w:rightChars="0" w:firstLine="0" w:firstLineChars="0"/>
              <w:jc w:val="center"/>
              <w:rPr>
                <w:del w:id="23508" w:author="xh" w:date="2026-10-19T14:05:10+08:00"/>
              </w:rPr>
            </w:pPr>
            <w:del w:id="23509"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3F3A9E14">
            <w:pPr>
              <w:keepNext/>
              <w:spacing w:before="20" w:after="20" w:line="260" w:lineRule="exact"/>
              <w:ind w:left="0" w:leftChars="0" w:right="0" w:rightChars="0" w:firstLine="0" w:firstLineChars="0"/>
              <w:jc w:val="center"/>
              <w:rPr>
                <w:del w:id="23510" w:author="xh" w:date="2026-10-19T14:05:10+08:00"/>
              </w:rPr>
            </w:pPr>
            <w:del w:id="23511" w:author="xh" w:date="2026-10-19T14:05:10+08:00">
              <w:r>
                <w:rPr>
                  <w:rFonts w:ascii="Times New Roman" w:hAnsi="Times New Roman" w:eastAsia="宋体"/>
                  <w:b w:val="0"/>
                  <w:sz w:val="18"/>
                </w:rPr>
                <w:delText>53.11</w:delText>
              </w:r>
            </w:del>
          </w:p>
        </w:tc>
      </w:tr>
      <w:tr w14:paraId="39B302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3428" w:author="xh" w:date="2026-10-19T14:05:10+08:00"/>
        </w:trPr>
        <w:tc>
          <w:tcPr>
            <w:tcW w:w="1039" w:type="dxa"/>
            <w:tcMar>
              <w:left w:w="70" w:type="dxa"/>
              <w:right w:w="70" w:type="dxa"/>
            </w:tcMar>
            <w:vAlign w:val="center"/>
          </w:tcPr>
          <w:p w14:paraId="772D4553">
            <w:pPr>
              <w:keepNext/>
              <w:spacing w:before="20" w:after="20" w:line="260" w:lineRule="exact"/>
              <w:ind w:left="0" w:leftChars="0" w:right="0" w:rightChars="0" w:firstLine="0" w:firstLineChars="0"/>
              <w:jc w:val="center"/>
              <w:rPr>
                <w:del w:id="23512" w:author="xh" w:date="2026-10-19T14:05:10+08:00"/>
              </w:rPr>
            </w:pPr>
            <w:del w:id="23513" w:author="xh" w:date="2026-10-19T14:05:10+08:00">
              <w:r>
                <w:rPr>
                  <w:rFonts w:ascii="Times New Roman" w:hAnsi="Times New Roman" w:eastAsia="宋体"/>
                  <w:b w:val="0"/>
                  <w:sz w:val="18"/>
                </w:rPr>
                <w:delText>弹性</w:delText>
              </w:r>
            </w:del>
          </w:p>
        </w:tc>
        <w:tc>
          <w:tcPr>
            <w:tcW w:w="1039" w:type="dxa"/>
            <w:tcMar>
              <w:left w:w="70" w:type="dxa"/>
              <w:right w:w="70" w:type="dxa"/>
            </w:tcMar>
            <w:vAlign w:val="center"/>
          </w:tcPr>
          <w:p w14:paraId="755C0204">
            <w:pPr>
              <w:keepNext/>
              <w:spacing w:before="20" w:after="20" w:line="260" w:lineRule="exact"/>
              <w:ind w:left="0" w:leftChars="0" w:right="0" w:rightChars="0" w:firstLine="0" w:firstLineChars="0"/>
              <w:jc w:val="center"/>
              <w:rPr>
                <w:del w:id="23514" w:author="xh" w:date="2026-10-19T14:05:10+08:00"/>
              </w:rPr>
            </w:pPr>
            <w:del w:id="23515" w:author="xh" w:date="2026-10-19T14:05:10+08:00">
              <w:r>
                <w:rPr>
                  <w:rFonts w:ascii="Times New Roman" w:hAnsi="Times New Roman" w:eastAsia="宋体"/>
                  <w:b w:val="0"/>
                  <w:sz w:val="18"/>
                </w:rPr>
                <w:delText>2022</w:delText>
              </w:r>
            </w:del>
          </w:p>
        </w:tc>
        <w:tc>
          <w:tcPr>
            <w:tcW w:w="1039" w:type="dxa"/>
            <w:tcMar>
              <w:left w:w="70" w:type="dxa"/>
              <w:right w:w="70" w:type="dxa"/>
            </w:tcMar>
            <w:vAlign w:val="center"/>
          </w:tcPr>
          <w:p w14:paraId="5BB3D377">
            <w:pPr>
              <w:keepNext/>
              <w:spacing w:before="20" w:after="20" w:line="260" w:lineRule="exact"/>
              <w:ind w:left="0" w:leftChars="0" w:right="0" w:rightChars="0" w:firstLine="0" w:firstLineChars="0"/>
              <w:jc w:val="center"/>
              <w:rPr>
                <w:del w:id="23516" w:author="xh" w:date="2026-10-19T14:05:10+08:00"/>
              </w:rPr>
            </w:pPr>
            <w:del w:id="23517" w:author="xh" w:date="2026-10-19T14:05:10+08:00">
              <w:r>
                <w:rPr>
                  <w:rFonts w:ascii="Times New Roman" w:hAnsi="Times New Roman" w:eastAsia="宋体"/>
                  <w:b w:val="0"/>
                  <w:sz w:val="18"/>
                </w:rPr>
                <w:delText>40+40</w:delText>
              </w:r>
            </w:del>
          </w:p>
        </w:tc>
        <w:tc>
          <w:tcPr>
            <w:tcW w:w="1039" w:type="dxa"/>
            <w:tcMar>
              <w:left w:w="70" w:type="dxa"/>
              <w:right w:w="70" w:type="dxa"/>
            </w:tcMar>
            <w:vAlign w:val="center"/>
          </w:tcPr>
          <w:p w14:paraId="7B68C008">
            <w:pPr>
              <w:keepNext/>
              <w:spacing w:before="20" w:after="20" w:line="260" w:lineRule="exact"/>
              <w:ind w:left="0" w:leftChars="0" w:right="0" w:rightChars="0" w:firstLine="0" w:firstLineChars="0"/>
              <w:jc w:val="center"/>
              <w:rPr>
                <w:del w:id="23518" w:author="xh" w:date="2026-10-19T14:05:10+08:00"/>
              </w:rPr>
            </w:pPr>
            <w:del w:id="23519" w:author="xh" w:date="2026-10-19T14:05:10+08:00">
              <w:r>
                <w:rPr>
                  <w:rFonts w:ascii="Times New Roman" w:hAnsi="Times New Roman" w:eastAsia="宋体"/>
                  <w:b w:val="0"/>
                  <w:sz w:val="18"/>
                </w:rPr>
                <w:delText>80.00</w:delText>
              </w:r>
            </w:del>
          </w:p>
        </w:tc>
        <w:tc>
          <w:tcPr>
            <w:tcW w:w="1039" w:type="dxa"/>
            <w:tcMar>
              <w:left w:w="70" w:type="dxa"/>
              <w:right w:w="70" w:type="dxa"/>
            </w:tcMar>
            <w:vAlign w:val="center"/>
          </w:tcPr>
          <w:p w14:paraId="2D942E5C">
            <w:pPr>
              <w:keepNext/>
              <w:spacing w:before="20" w:after="20" w:line="260" w:lineRule="exact"/>
              <w:ind w:left="0" w:leftChars="0" w:right="0" w:rightChars="0" w:firstLine="0" w:firstLineChars="0"/>
              <w:jc w:val="center"/>
              <w:rPr>
                <w:del w:id="23520" w:author="xh" w:date="2026-10-19T14:05:10+08:00"/>
              </w:rPr>
            </w:pPr>
            <w:del w:id="23521"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012D699B">
            <w:pPr>
              <w:keepNext/>
              <w:spacing w:before="20" w:after="20" w:line="260" w:lineRule="exact"/>
              <w:ind w:left="0" w:leftChars="0" w:right="0" w:rightChars="0" w:firstLine="0" w:firstLineChars="0"/>
              <w:jc w:val="center"/>
              <w:rPr>
                <w:del w:id="23522" w:author="xh" w:date="2026-10-19T14:05:10+08:00"/>
              </w:rPr>
            </w:pPr>
            <w:del w:id="23523"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2C0359D7">
            <w:pPr>
              <w:keepNext/>
              <w:spacing w:before="20" w:after="20" w:line="260" w:lineRule="exact"/>
              <w:ind w:left="0" w:leftChars="0" w:right="0" w:rightChars="0" w:firstLine="0" w:firstLineChars="0"/>
              <w:jc w:val="center"/>
              <w:rPr>
                <w:del w:id="23524" w:author="xh" w:date="2026-10-19T14:05:10+08:00"/>
              </w:rPr>
            </w:pPr>
            <w:del w:id="23525"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262AAC82">
            <w:pPr>
              <w:keepNext/>
              <w:spacing w:before="20" w:after="20" w:line="260" w:lineRule="exact"/>
              <w:ind w:left="0" w:leftChars="0" w:right="0" w:rightChars="0" w:firstLine="0" w:firstLineChars="0"/>
              <w:jc w:val="center"/>
              <w:rPr>
                <w:del w:id="23526" w:author="xh" w:date="2026-10-19T14:05:10+08:00"/>
              </w:rPr>
            </w:pPr>
            <w:del w:id="23527" w:author="xh" w:date="2026-10-19T14:05:10+08:00">
              <w:r>
                <w:rPr>
                  <w:rFonts w:ascii="Times New Roman" w:hAnsi="Times New Roman" w:eastAsia="宋体"/>
                  <w:b w:val="0"/>
                  <w:sz w:val="18"/>
                </w:rPr>
                <w:delText>49.76</w:delText>
              </w:r>
            </w:del>
          </w:p>
        </w:tc>
      </w:tr>
      <w:tr w14:paraId="380C412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3429" w:author="xh" w:date="2026-10-19T14:05:10+08:00"/>
        </w:trPr>
        <w:tc>
          <w:tcPr>
            <w:tcW w:w="1039" w:type="dxa"/>
            <w:tcMar>
              <w:left w:w="70" w:type="dxa"/>
              <w:right w:w="70" w:type="dxa"/>
            </w:tcMar>
            <w:vAlign w:val="center"/>
          </w:tcPr>
          <w:p w14:paraId="07EB657F">
            <w:pPr>
              <w:keepNext/>
              <w:spacing w:before="20" w:after="20" w:line="260" w:lineRule="exact"/>
              <w:ind w:left="0" w:leftChars="0" w:right="0" w:rightChars="0" w:firstLine="0" w:firstLineChars="0"/>
              <w:jc w:val="center"/>
              <w:rPr>
                <w:del w:id="23528" w:author="xh" w:date="2026-10-19T14:05:10+08:00"/>
              </w:rPr>
            </w:pPr>
            <w:del w:id="23529" w:author="xh" w:date="2026-10-19T14:05:10+08:00">
              <w:r>
                <w:rPr>
                  <w:rFonts w:ascii="Times New Roman" w:hAnsi="Times New Roman" w:eastAsia="宋体"/>
                  <w:b w:val="0"/>
                  <w:sz w:val="18"/>
                </w:rPr>
                <w:delText>弹性</w:delText>
              </w:r>
            </w:del>
          </w:p>
        </w:tc>
        <w:tc>
          <w:tcPr>
            <w:tcW w:w="1039" w:type="dxa"/>
            <w:tcMar>
              <w:left w:w="70" w:type="dxa"/>
              <w:right w:w="70" w:type="dxa"/>
            </w:tcMar>
            <w:vAlign w:val="center"/>
          </w:tcPr>
          <w:p w14:paraId="4DB344E0">
            <w:pPr>
              <w:keepNext/>
              <w:spacing w:before="20" w:after="20" w:line="260" w:lineRule="exact"/>
              <w:ind w:left="0" w:leftChars="0" w:right="0" w:rightChars="0" w:firstLine="0" w:firstLineChars="0"/>
              <w:jc w:val="center"/>
              <w:rPr>
                <w:del w:id="23530" w:author="xh" w:date="2026-10-19T14:05:10+08:00"/>
              </w:rPr>
            </w:pPr>
            <w:del w:id="23531" w:author="xh" w:date="2026-10-19T14:05:10+08:00">
              <w:r>
                <w:rPr>
                  <w:rFonts w:ascii="Times New Roman" w:hAnsi="Times New Roman" w:eastAsia="宋体"/>
                  <w:b w:val="0"/>
                  <w:sz w:val="18"/>
                </w:rPr>
                <w:delText>2023</w:delText>
              </w:r>
            </w:del>
          </w:p>
        </w:tc>
        <w:tc>
          <w:tcPr>
            <w:tcW w:w="1039" w:type="dxa"/>
            <w:tcMar>
              <w:left w:w="70" w:type="dxa"/>
              <w:right w:w="70" w:type="dxa"/>
            </w:tcMar>
            <w:vAlign w:val="center"/>
          </w:tcPr>
          <w:p w14:paraId="4A9AC900">
            <w:pPr>
              <w:keepNext/>
              <w:spacing w:before="20" w:after="20" w:line="260" w:lineRule="exact"/>
              <w:ind w:left="0" w:leftChars="0" w:right="0" w:rightChars="0" w:firstLine="0" w:firstLineChars="0"/>
              <w:jc w:val="center"/>
              <w:rPr>
                <w:del w:id="23532" w:author="xh" w:date="2026-10-19T14:05:10+08:00"/>
              </w:rPr>
            </w:pPr>
            <w:del w:id="23533" w:author="xh" w:date="2026-10-19T14:05:10+08:00">
              <w:r>
                <w:rPr>
                  <w:rFonts w:ascii="Times New Roman" w:hAnsi="Times New Roman" w:eastAsia="宋体"/>
                  <w:b w:val="0"/>
                  <w:sz w:val="18"/>
                </w:rPr>
                <w:delText>40+40</w:delText>
              </w:r>
            </w:del>
          </w:p>
        </w:tc>
        <w:tc>
          <w:tcPr>
            <w:tcW w:w="1039" w:type="dxa"/>
            <w:tcMar>
              <w:left w:w="70" w:type="dxa"/>
              <w:right w:w="70" w:type="dxa"/>
            </w:tcMar>
            <w:vAlign w:val="center"/>
          </w:tcPr>
          <w:p w14:paraId="0E9D3255">
            <w:pPr>
              <w:keepNext/>
              <w:spacing w:before="20" w:after="20" w:line="260" w:lineRule="exact"/>
              <w:ind w:left="0" w:leftChars="0" w:right="0" w:rightChars="0" w:firstLine="0" w:firstLineChars="0"/>
              <w:jc w:val="center"/>
              <w:rPr>
                <w:del w:id="23534" w:author="xh" w:date="2026-10-19T14:05:10+08:00"/>
              </w:rPr>
            </w:pPr>
            <w:del w:id="23535" w:author="xh" w:date="2026-10-19T14:05:10+08:00">
              <w:r>
                <w:rPr>
                  <w:rFonts w:ascii="Times New Roman" w:hAnsi="Times New Roman" w:eastAsia="宋体"/>
                  <w:b w:val="0"/>
                  <w:sz w:val="18"/>
                </w:rPr>
                <w:delText>80.00</w:delText>
              </w:r>
            </w:del>
          </w:p>
        </w:tc>
        <w:tc>
          <w:tcPr>
            <w:tcW w:w="1039" w:type="dxa"/>
            <w:tcMar>
              <w:left w:w="70" w:type="dxa"/>
              <w:right w:w="70" w:type="dxa"/>
            </w:tcMar>
            <w:vAlign w:val="center"/>
          </w:tcPr>
          <w:p w14:paraId="60F7CA7D">
            <w:pPr>
              <w:keepNext/>
              <w:spacing w:before="20" w:after="20" w:line="260" w:lineRule="exact"/>
              <w:ind w:left="0" w:leftChars="0" w:right="0" w:rightChars="0" w:firstLine="0" w:firstLineChars="0"/>
              <w:jc w:val="center"/>
              <w:rPr>
                <w:del w:id="23536" w:author="xh" w:date="2026-10-19T14:05:10+08:00"/>
              </w:rPr>
            </w:pPr>
            <w:del w:id="23537"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343FA92D">
            <w:pPr>
              <w:keepNext/>
              <w:spacing w:before="20" w:after="20" w:line="260" w:lineRule="exact"/>
              <w:ind w:left="0" w:leftChars="0" w:right="0" w:rightChars="0" w:firstLine="0" w:firstLineChars="0"/>
              <w:jc w:val="center"/>
              <w:rPr>
                <w:del w:id="23538" w:author="xh" w:date="2026-10-19T14:05:10+08:00"/>
              </w:rPr>
            </w:pPr>
            <w:del w:id="23539"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50A34805">
            <w:pPr>
              <w:keepNext/>
              <w:spacing w:before="20" w:after="20" w:line="260" w:lineRule="exact"/>
              <w:ind w:left="0" w:leftChars="0" w:right="0" w:rightChars="0" w:firstLine="0" w:firstLineChars="0"/>
              <w:jc w:val="center"/>
              <w:rPr>
                <w:del w:id="23540" w:author="xh" w:date="2026-10-19T14:05:10+08:00"/>
              </w:rPr>
            </w:pPr>
            <w:del w:id="23541"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204D6F6E">
            <w:pPr>
              <w:keepNext/>
              <w:spacing w:before="20" w:after="20" w:line="260" w:lineRule="exact"/>
              <w:ind w:left="0" w:leftChars="0" w:right="0" w:rightChars="0" w:firstLine="0" w:firstLineChars="0"/>
              <w:jc w:val="center"/>
              <w:rPr>
                <w:del w:id="23542" w:author="xh" w:date="2026-10-19T14:05:10+08:00"/>
              </w:rPr>
            </w:pPr>
            <w:del w:id="23543" w:author="xh" w:date="2026-10-19T14:05:10+08:00">
              <w:r>
                <w:rPr>
                  <w:rFonts w:ascii="Times New Roman" w:hAnsi="Times New Roman" w:eastAsia="宋体"/>
                  <w:b w:val="0"/>
                  <w:sz w:val="18"/>
                </w:rPr>
                <w:delText>53.58</w:delText>
              </w:r>
            </w:del>
          </w:p>
        </w:tc>
      </w:tr>
      <w:tr w14:paraId="011848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3430" w:author="xh" w:date="2026-10-19T14:05:10+08:00"/>
        </w:trPr>
        <w:tc>
          <w:tcPr>
            <w:tcW w:w="1039" w:type="dxa"/>
            <w:tcMar>
              <w:left w:w="70" w:type="dxa"/>
              <w:right w:w="70" w:type="dxa"/>
            </w:tcMar>
            <w:vAlign w:val="center"/>
          </w:tcPr>
          <w:p w14:paraId="1F40F1D0">
            <w:pPr>
              <w:keepNext/>
              <w:spacing w:before="20" w:after="20" w:line="260" w:lineRule="exact"/>
              <w:ind w:left="0" w:leftChars="0" w:right="0" w:rightChars="0" w:firstLine="0" w:firstLineChars="0"/>
              <w:jc w:val="center"/>
              <w:rPr>
                <w:del w:id="23544" w:author="xh" w:date="2026-10-19T14:05:10+08:00"/>
              </w:rPr>
            </w:pPr>
            <w:del w:id="23545" w:author="xh" w:date="2026-10-19T14:05:10+08:00">
              <w:r>
                <w:rPr>
                  <w:rFonts w:ascii="Times New Roman" w:hAnsi="Times New Roman" w:eastAsia="宋体"/>
                  <w:b w:val="0"/>
                  <w:sz w:val="18"/>
                </w:rPr>
                <w:delText>弹性</w:delText>
              </w:r>
            </w:del>
          </w:p>
        </w:tc>
        <w:tc>
          <w:tcPr>
            <w:tcW w:w="1039" w:type="dxa"/>
            <w:tcMar>
              <w:left w:w="70" w:type="dxa"/>
              <w:right w:w="70" w:type="dxa"/>
            </w:tcMar>
            <w:vAlign w:val="center"/>
          </w:tcPr>
          <w:p w14:paraId="52CC91F5">
            <w:pPr>
              <w:keepNext/>
              <w:spacing w:before="20" w:after="20" w:line="260" w:lineRule="exact"/>
              <w:ind w:left="0" w:leftChars="0" w:right="0" w:rightChars="0" w:firstLine="0" w:firstLineChars="0"/>
              <w:jc w:val="center"/>
              <w:rPr>
                <w:del w:id="23546" w:author="xh" w:date="2026-10-19T14:05:10+08:00"/>
              </w:rPr>
            </w:pPr>
            <w:del w:id="23547" w:author="xh" w:date="2026-10-19T14:05:10+08:00">
              <w:r>
                <w:rPr>
                  <w:rFonts w:ascii="Times New Roman" w:hAnsi="Times New Roman" w:eastAsia="宋体"/>
                  <w:b w:val="0"/>
                  <w:sz w:val="18"/>
                </w:rPr>
                <w:delText>2024</w:delText>
              </w:r>
            </w:del>
          </w:p>
        </w:tc>
        <w:tc>
          <w:tcPr>
            <w:tcW w:w="1039" w:type="dxa"/>
            <w:tcMar>
              <w:left w:w="70" w:type="dxa"/>
              <w:right w:w="70" w:type="dxa"/>
            </w:tcMar>
            <w:vAlign w:val="center"/>
          </w:tcPr>
          <w:p w14:paraId="748DD7D4">
            <w:pPr>
              <w:keepNext/>
              <w:spacing w:before="20" w:after="20" w:line="260" w:lineRule="exact"/>
              <w:ind w:left="0" w:leftChars="0" w:right="0" w:rightChars="0" w:firstLine="0" w:firstLineChars="0"/>
              <w:jc w:val="center"/>
              <w:rPr>
                <w:del w:id="23548" w:author="xh" w:date="2026-10-19T14:05:10+08:00"/>
              </w:rPr>
            </w:pPr>
            <w:del w:id="23549" w:author="xh" w:date="2026-10-19T14:05:10+08:00">
              <w:r>
                <w:rPr>
                  <w:rFonts w:ascii="Times New Roman" w:hAnsi="Times New Roman" w:eastAsia="宋体"/>
                  <w:b w:val="0"/>
                  <w:sz w:val="18"/>
                </w:rPr>
                <w:delText>40+40</w:delText>
              </w:r>
            </w:del>
          </w:p>
        </w:tc>
        <w:tc>
          <w:tcPr>
            <w:tcW w:w="1039" w:type="dxa"/>
            <w:tcMar>
              <w:left w:w="70" w:type="dxa"/>
              <w:right w:w="70" w:type="dxa"/>
            </w:tcMar>
            <w:vAlign w:val="center"/>
          </w:tcPr>
          <w:p w14:paraId="310344FF">
            <w:pPr>
              <w:keepNext/>
              <w:spacing w:before="20" w:after="20" w:line="260" w:lineRule="exact"/>
              <w:ind w:left="0" w:leftChars="0" w:right="0" w:rightChars="0" w:firstLine="0" w:firstLineChars="0"/>
              <w:jc w:val="center"/>
              <w:rPr>
                <w:del w:id="23550" w:author="xh" w:date="2026-10-19T14:05:10+08:00"/>
              </w:rPr>
            </w:pPr>
            <w:del w:id="23551" w:author="xh" w:date="2026-10-19T14:05:10+08:00">
              <w:r>
                <w:rPr>
                  <w:rFonts w:ascii="Times New Roman" w:hAnsi="Times New Roman" w:eastAsia="宋体"/>
                  <w:b w:val="0"/>
                  <w:sz w:val="18"/>
                </w:rPr>
                <w:delText>80.00</w:delText>
              </w:r>
            </w:del>
          </w:p>
        </w:tc>
        <w:tc>
          <w:tcPr>
            <w:tcW w:w="1039" w:type="dxa"/>
            <w:tcMar>
              <w:left w:w="70" w:type="dxa"/>
              <w:right w:w="70" w:type="dxa"/>
            </w:tcMar>
            <w:vAlign w:val="center"/>
          </w:tcPr>
          <w:p w14:paraId="3E7BC491">
            <w:pPr>
              <w:keepNext/>
              <w:spacing w:before="20" w:after="20" w:line="260" w:lineRule="exact"/>
              <w:ind w:left="0" w:leftChars="0" w:right="0" w:rightChars="0" w:firstLine="0" w:firstLineChars="0"/>
              <w:jc w:val="center"/>
              <w:rPr>
                <w:del w:id="23552" w:author="xh" w:date="2026-10-19T14:05:10+08:00"/>
              </w:rPr>
            </w:pPr>
            <w:del w:id="23553"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32A23483">
            <w:pPr>
              <w:keepNext/>
              <w:spacing w:before="20" w:after="20" w:line="260" w:lineRule="exact"/>
              <w:ind w:left="0" w:leftChars="0" w:right="0" w:rightChars="0" w:firstLine="0" w:firstLineChars="0"/>
              <w:jc w:val="center"/>
              <w:rPr>
                <w:del w:id="23554" w:author="xh" w:date="2026-10-19T14:05:10+08:00"/>
              </w:rPr>
            </w:pPr>
            <w:del w:id="23555"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45192288">
            <w:pPr>
              <w:keepNext/>
              <w:spacing w:before="20" w:after="20" w:line="260" w:lineRule="exact"/>
              <w:ind w:left="0" w:leftChars="0" w:right="0" w:rightChars="0" w:firstLine="0" w:firstLineChars="0"/>
              <w:jc w:val="center"/>
              <w:rPr>
                <w:del w:id="23556" w:author="xh" w:date="2026-10-19T14:05:10+08:00"/>
              </w:rPr>
            </w:pPr>
            <w:del w:id="23557"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4FCEB96F">
            <w:pPr>
              <w:keepNext/>
              <w:spacing w:before="20" w:after="20" w:line="260" w:lineRule="exact"/>
              <w:ind w:left="0" w:leftChars="0" w:right="0" w:rightChars="0" w:firstLine="0" w:firstLineChars="0"/>
              <w:jc w:val="center"/>
              <w:rPr>
                <w:del w:id="23558" w:author="xh" w:date="2026-10-19T14:05:10+08:00"/>
              </w:rPr>
            </w:pPr>
            <w:del w:id="23559" w:author="xh" w:date="2026-10-19T14:05:10+08:00">
              <w:r>
                <w:rPr>
                  <w:rFonts w:ascii="Times New Roman" w:hAnsi="Times New Roman" w:eastAsia="宋体"/>
                  <w:b w:val="0"/>
                  <w:sz w:val="18"/>
                </w:rPr>
                <w:delText>50.35</w:delText>
              </w:r>
            </w:del>
          </w:p>
        </w:tc>
      </w:tr>
      <w:tr w14:paraId="09B469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3431" w:author="xh" w:date="2026-10-19T14:05:10+08:00"/>
        </w:trPr>
        <w:tc>
          <w:tcPr>
            <w:tcW w:w="1039" w:type="dxa"/>
            <w:tcMar>
              <w:left w:w="70" w:type="dxa"/>
              <w:right w:w="70" w:type="dxa"/>
            </w:tcMar>
            <w:vAlign w:val="center"/>
          </w:tcPr>
          <w:p w14:paraId="07726B64">
            <w:pPr>
              <w:keepNext w:val="0"/>
              <w:spacing w:before="20" w:after="20" w:line="260" w:lineRule="exact"/>
              <w:ind w:left="0" w:leftChars="0" w:right="0" w:rightChars="0" w:firstLine="0" w:firstLineChars="0"/>
              <w:jc w:val="center"/>
              <w:rPr>
                <w:del w:id="23560" w:author="xh" w:date="2026-10-19T14:05:10+08:00"/>
              </w:rPr>
            </w:pPr>
            <w:del w:id="23561" w:author="xh" w:date="2026-10-19T14:05:10+08:00">
              <w:r>
                <w:rPr>
                  <w:rFonts w:ascii="Times New Roman" w:hAnsi="Times New Roman" w:eastAsia="宋体"/>
                  <w:b w:val="0"/>
                  <w:sz w:val="18"/>
                </w:rPr>
                <w:delText>弹性</w:delText>
              </w:r>
            </w:del>
          </w:p>
        </w:tc>
        <w:tc>
          <w:tcPr>
            <w:tcW w:w="1039" w:type="dxa"/>
            <w:tcMar>
              <w:left w:w="70" w:type="dxa"/>
              <w:right w:w="70" w:type="dxa"/>
            </w:tcMar>
            <w:vAlign w:val="center"/>
          </w:tcPr>
          <w:p w14:paraId="51FCDCD1">
            <w:pPr>
              <w:keepNext w:val="0"/>
              <w:spacing w:before="20" w:after="20" w:line="260" w:lineRule="exact"/>
              <w:ind w:left="0" w:leftChars="0" w:right="0" w:rightChars="0" w:firstLine="0" w:firstLineChars="0"/>
              <w:jc w:val="center"/>
              <w:rPr>
                <w:del w:id="23562" w:author="xh" w:date="2026-10-19T14:05:10+08:00"/>
              </w:rPr>
            </w:pPr>
            <w:del w:id="23563" w:author="xh" w:date="2026-10-19T14:05:10+08:00">
              <w:r>
                <w:rPr>
                  <w:rFonts w:ascii="Times New Roman" w:hAnsi="Times New Roman" w:eastAsia="宋体"/>
                  <w:b w:val="0"/>
                  <w:sz w:val="18"/>
                </w:rPr>
                <w:delText>2025</w:delText>
              </w:r>
            </w:del>
          </w:p>
        </w:tc>
        <w:tc>
          <w:tcPr>
            <w:tcW w:w="1039" w:type="dxa"/>
            <w:tcMar>
              <w:left w:w="70" w:type="dxa"/>
              <w:right w:w="70" w:type="dxa"/>
            </w:tcMar>
            <w:vAlign w:val="center"/>
          </w:tcPr>
          <w:p w14:paraId="634F72F5">
            <w:pPr>
              <w:keepNext w:val="0"/>
              <w:spacing w:before="20" w:after="20" w:line="260" w:lineRule="exact"/>
              <w:ind w:left="0" w:leftChars="0" w:right="0" w:rightChars="0" w:firstLine="0" w:firstLineChars="0"/>
              <w:jc w:val="center"/>
              <w:rPr>
                <w:del w:id="23564" w:author="xh" w:date="2026-10-19T14:05:10+08:00"/>
              </w:rPr>
            </w:pPr>
            <w:del w:id="23565" w:author="xh" w:date="2026-10-19T14:05:10+08:00">
              <w:r>
                <w:rPr>
                  <w:rFonts w:ascii="Times New Roman" w:hAnsi="Times New Roman" w:eastAsia="宋体"/>
                  <w:b w:val="0"/>
                  <w:sz w:val="18"/>
                </w:rPr>
                <w:delText>40+40</w:delText>
              </w:r>
            </w:del>
          </w:p>
        </w:tc>
        <w:tc>
          <w:tcPr>
            <w:tcW w:w="1039" w:type="dxa"/>
            <w:tcMar>
              <w:left w:w="70" w:type="dxa"/>
              <w:right w:w="70" w:type="dxa"/>
            </w:tcMar>
            <w:vAlign w:val="center"/>
          </w:tcPr>
          <w:p w14:paraId="3C906625">
            <w:pPr>
              <w:keepNext w:val="0"/>
              <w:spacing w:before="20" w:after="20" w:line="260" w:lineRule="exact"/>
              <w:ind w:left="0" w:leftChars="0" w:right="0" w:rightChars="0" w:firstLine="0" w:firstLineChars="0"/>
              <w:jc w:val="center"/>
              <w:rPr>
                <w:del w:id="23566" w:author="xh" w:date="2026-10-19T14:05:10+08:00"/>
              </w:rPr>
            </w:pPr>
            <w:del w:id="23567" w:author="xh" w:date="2026-10-19T14:05:10+08:00">
              <w:r>
                <w:rPr>
                  <w:rFonts w:ascii="Times New Roman" w:hAnsi="Times New Roman" w:eastAsia="宋体"/>
                  <w:b w:val="0"/>
                  <w:sz w:val="18"/>
                </w:rPr>
                <w:delText>80.00</w:delText>
              </w:r>
            </w:del>
          </w:p>
        </w:tc>
        <w:tc>
          <w:tcPr>
            <w:tcW w:w="1039" w:type="dxa"/>
            <w:tcMar>
              <w:left w:w="70" w:type="dxa"/>
              <w:right w:w="70" w:type="dxa"/>
            </w:tcMar>
            <w:vAlign w:val="center"/>
          </w:tcPr>
          <w:p w14:paraId="662CB510">
            <w:pPr>
              <w:keepNext w:val="0"/>
              <w:spacing w:before="20" w:after="20" w:line="260" w:lineRule="exact"/>
              <w:ind w:left="0" w:leftChars="0" w:right="0" w:rightChars="0" w:firstLine="0" w:firstLineChars="0"/>
              <w:jc w:val="center"/>
              <w:rPr>
                <w:del w:id="23568" w:author="xh" w:date="2026-10-19T14:05:10+08:00"/>
              </w:rPr>
            </w:pPr>
            <w:del w:id="23569"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2C048952">
            <w:pPr>
              <w:keepNext w:val="0"/>
              <w:spacing w:before="20" w:after="20" w:line="260" w:lineRule="exact"/>
              <w:ind w:left="0" w:leftChars="0" w:right="0" w:rightChars="0" w:firstLine="0" w:firstLineChars="0"/>
              <w:jc w:val="center"/>
              <w:rPr>
                <w:del w:id="23570" w:author="xh" w:date="2026-10-19T14:05:10+08:00"/>
              </w:rPr>
            </w:pPr>
            <w:del w:id="23571"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3E3D1EE4">
            <w:pPr>
              <w:keepNext w:val="0"/>
              <w:spacing w:before="20" w:after="20" w:line="260" w:lineRule="exact"/>
              <w:ind w:left="0" w:leftChars="0" w:right="0" w:rightChars="0" w:firstLine="0" w:firstLineChars="0"/>
              <w:jc w:val="center"/>
              <w:rPr>
                <w:del w:id="23572" w:author="xh" w:date="2026-10-19T14:05:10+08:00"/>
              </w:rPr>
            </w:pPr>
            <w:del w:id="23573" w:author="xh" w:date="2026-10-19T14:05:10+08:00">
              <w:r>
                <w:rPr>
                  <w:rFonts w:ascii="Times New Roman" w:hAnsi="Times New Roman" w:eastAsia="宋体"/>
                  <w:b w:val="0"/>
                  <w:sz w:val="18"/>
                </w:rPr>
                <w:delText>0.00</w:delText>
              </w:r>
            </w:del>
          </w:p>
        </w:tc>
        <w:tc>
          <w:tcPr>
            <w:tcW w:w="1039" w:type="dxa"/>
            <w:tcMar>
              <w:left w:w="70" w:type="dxa"/>
              <w:right w:w="70" w:type="dxa"/>
            </w:tcMar>
            <w:vAlign w:val="center"/>
          </w:tcPr>
          <w:p w14:paraId="13AF76C7">
            <w:pPr>
              <w:keepNext w:val="0"/>
              <w:spacing w:before="20" w:after="20" w:line="260" w:lineRule="exact"/>
              <w:ind w:left="0" w:leftChars="0" w:right="0" w:rightChars="0" w:firstLine="0" w:firstLineChars="0"/>
              <w:jc w:val="center"/>
              <w:rPr>
                <w:del w:id="23574" w:author="xh" w:date="2026-10-19T14:05:10+08:00"/>
              </w:rPr>
            </w:pPr>
            <w:del w:id="23575" w:author="xh" w:date="2026-10-19T14:05:10+08:00">
              <w:r>
                <w:rPr>
                  <w:rFonts w:ascii="Times New Roman" w:hAnsi="Times New Roman" w:eastAsia="宋体"/>
                  <w:b w:val="0"/>
                  <w:sz w:val="18"/>
                </w:rPr>
                <w:delText>53.11</w:delText>
              </w:r>
            </w:del>
          </w:p>
        </w:tc>
      </w:tr>
      <w:tr>
        <w:trPr>
          <w:cantSplit/>
          <w:tblHeader/>
          <w:ins w:id="23576" w:author="xh" w:date="2026-10-19T14:05:1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585" w:author="xh" w:date="2026-10-19T14:05:10+08:00"/>
              </w:rPr>
            </w:pPr>
            <w:ins w:id="23586" w:author="xh" w:date="2026-10-19T14:05:10+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587" w:author="xh" w:date="2026-10-19T14:05:10+08:00"/>
              </w:rPr>
            </w:pPr>
            <w:ins w:id="23588" w:author="xh" w:date="2026-10-19T14:05:10+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589" w:author="xh" w:date="2026-10-19T14:05:10+08:00"/>
              </w:rPr>
            </w:pPr>
            <w:ins w:id="23590" w:author="xh" w:date="2026-10-19T14:05:10+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591" w:author="xh" w:date="2026-10-19T14:05:10+08:00"/>
              </w:rPr>
            </w:pPr>
            <w:ins w:id="23592" w:author="xh" w:date="2026-10-19T14:05:10+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593" w:author="xh" w:date="2026-10-19T14:05:10+08:00"/>
              </w:rPr>
            </w:pPr>
            <w:ins w:id="23594" w:author="xh" w:date="2026-10-19T14:05:10+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595" w:author="xh" w:date="2026-10-19T14:05:10+08:00"/>
              </w:rPr>
            </w:pPr>
            <w:ins w:id="23596" w:author="xh" w:date="2026-10-19T14:05:10+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597" w:author="xh" w:date="2026-10-19T14:05:10+08:00"/>
              </w:rPr>
            </w:pPr>
            <w:ins w:id="23598" w:author="xh" w:date="2026-10-19T14:05:10+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599" w:author="xh" w:date="2026-10-19T14:05:10+08:00"/>
              </w:rPr>
            </w:pPr>
            <w:ins w:id="23600" w:author="xh" w:date="2026-10-19T14:05:10+08:00">
              <w:r>
                <w:rPr>
                  <w:rFonts w:ascii="Times New Roman" w:hAnsi="Times New Roman" w:eastAsia="宋体"/>
                  <w:b/>
                  <w:sz w:val="18"/>
                </w:rPr>
                <w:t>转接后净负荷/MW</w:t>
              </w:r>
            </w:ins>
          </w:p>
        </w:tc>
      </w:tr>
      <w:tr>
        <w:trPr>
          <w:cantSplit/>
          <w:ins w:id="23577" w:author="xh" w:date="2026-10-19T14:05:1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01" w:author="xh" w:date="2026-10-19T14:05:10+08:00"/>
              </w:rPr>
            </w:pPr>
            <w:ins w:id="23602" w:author="xh" w:date="2026-10-19T14:05:10+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03" w:author="xh" w:date="2026-10-19T14:05:10+08:00"/>
              </w:rPr>
            </w:pPr>
            <w:ins w:id="23604" w:author="xh" w:date="2026-10-19T14:05:10+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05" w:author="xh" w:date="2026-10-19T14:05:10+08:00"/>
              </w:rPr>
            </w:pPr>
            <w:ins w:id="23606" w:author="xh" w:date="2026-10-19T14:05:10+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07" w:author="xh" w:date="2026-10-19T14:05:10+08:00"/>
              </w:rPr>
            </w:pPr>
            <w:ins w:id="23608" w:author="xh" w:date="2026-10-19T14:05:10+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09" w:author="xh" w:date="2026-10-19T14:05:10+08:00"/>
              </w:rPr>
            </w:pPr>
            <w:ins w:id="23610" w:author="xh" w:date="2026-10-19T14:05:1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11" w:author="xh" w:date="2026-10-19T14:05:10+08:00"/>
              </w:rPr>
            </w:pPr>
            <w:ins w:id="23612" w:author="xh" w:date="2026-10-19T14:05:10+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13" w:author="xh" w:date="2026-10-19T14:05:10+08:00"/>
              </w:rPr>
            </w:pPr>
            <w:ins w:id="23614" w:author="xh" w:date="2026-10-19T14:05:10+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15" w:author="xh" w:date="2026-10-19T14:05:10+08:00"/>
              </w:rPr>
            </w:pPr>
            <w:ins w:id="23616" w:author="xh" w:date="2026-10-19T14:05:10+08:00">
              <w:r>
                <w:rPr>
                  <w:rFonts w:ascii="Times New Roman" w:hAnsi="Times New Roman" w:eastAsia="宋体"/>
                  <w:b w:val="0"/>
                  <w:sz w:val="18"/>
                </w:rPr>
                <w:t>—</w:t>
              </w:r>
            </w:ins>
          </w:p>
        </w:tc>
      </w:tr>
      <w:tr>
        <w:trPr>
          <w:cantSplit/>
          <w:ins w:id="23578" w:author="xh" w:date="2026-10-19T14:05:1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17" w:author="xh" w:date="2026-10-19T14:05:10+08:00"/>
              </w:rPr>
            </w:pPr>
            <w:ins w:id="23618" w:author="xh" w:date="2026-10-19T14:05:10+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19" w:author="xh" w:date="2026-10-19T14:05:10+08:00"/>
              </w:rPr>
            </w:pPr>
            <w:ins w:id="23620" w:author="xh" w:date="2026-10-19T14:05:10+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21" w:author="xh" w:date="2026-10-19T14:05:10+08:00"/>
              </w:rPr>
            </w:pPr>
            <w:ins w:id="23622" w:author="xh" w:date="2026-10-19T14:05:10+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23" w:author="xh" w:date="2026-10-19T14:05:10+08:00"/>
              </w:rPr>
            </w:pPr>
            <w:ins w:id="23624" w:author="xh" w:date="2026-10-19T14:05:10+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25" w:author="xh" w:date="2026-10-19T14:05:10+08:00"/>
              </w:rPr>
            </w:pPr>
            <w:ins w:id="23626" w:author="xh" w:date="2026-10-19T14:05:1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27" w:author="xh" w:date="2026-10-19T14:05:10+08:00"/>
              </w:rPr>
            </w:pPr>
            <w:ins w:id="23628" w:author="xh" w:date="2026-10-19T14:05:1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29" w:author="xh" w:date="2026-10-19T14:05:10+08:00"/>
              </w:rPr>
            </w:pPr>
            <w:ins w:id="23630" w:author="xh" w:date="2026-10-19T14:05:1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31" w:author="xh" w:date="2026-10-19T14:05:10+08:00"/>
              </w:rPr>
            </w:pPr>
            <w:ins w:id="23632" w:author="xh" w:date="2026-10-19T14:05:10+08:00">
              <w:r>
                <w:rPr>
                  <w:rFonts w:ascii="Times New Roman" w:hAnsi="Times New Roman" w:eastAsia="宋体"/>
                  <w:b w:val="0"/>
                  <w:sz w:val="18"/>
                </w:rPr>
                <w:t>53.11</w:t>
              </w:r>
            </w:ins>
          </w:p>
        </w:tc>
      </w:tr>
      <w:tr>
        <w:trPr>
          <w:cantSplit/>
          <w:ins w:id="23579" w:author="xh" w:date="2026-10-19T14:05:1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33" w:author="xh" w:date="2026-10-19T14:05:10+08:00"/>
              </w:rPr>
            </w:pPr>
            <w:ins w:id="23634" w:author="xh" w:date="2026-10-19T14:05:10+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35" w:author="xh" w:date="2026-10-19T14:05:10+08:00"/>
              </w:rPr>
            </w:pPr>
            <w:ins w:id="23636" w:author="xh" w:date="2026-10-19T14:05:10+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37" w:author="xh" w:date="2026-10-19T14:05:10+08:00"/>
              </w:rPr>
            </w:pPr>
            <w:ins w:id="23638" w:author="xh" w:date="2026-10-19T14:05:10+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39" w:author="xh" w:date="2026-10-19T14:05:10+08:00"/>
              </w:rPr>
            </w:pPr>
            <w:ins w:id="23640" w:author="xh" w:date="2026-10-19T14:05:10+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41" w:author="xh" w:date="2026-10-19T14:05:10+08:00"/>
              </w:rPr>
            </w:pPr>
            <w:ins w:id="23642" w:author="xh" w:date="2026-10-19T14:05:1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43" w:author="xh" w:date="2026-10-19T14:05:10+08:00"/>
              </w:rPr>
            </w:pPr>
            <w:ins w:id="23644" w:author="xh" w:date="2026-10-19T14:05:1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45" w:author="xh" w:date="2026-10-19T14:05:10+08:00"/>
              </w:rPr>
            </w:pPr>
            <w:ins w:id="23646" w:author="xh" w:date="2026-10-19T14:05:1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47" w:author="xh" w:date="2026-10-19T14:05:10+08:00"/>
              </w:rPr>
            </w:pPr>
            <w:ins w:id="23648" w:author="xh" w:date="2026-10-19T14:05:10+08:00">
              <w:r>
                <w:rPr>
                  <w:rFonts w:ascii="Times New Roman" w:hAnsi="Times New Roman" w:eastAsia="宋体"/>
                  <w:b w:val="0"/>
                  <w:sz w:val="18"/>
                </w:rPr>
                <w:t>64.11</w:t>
              </w:r>
            </w:ins>
          </w:p>
        </w:tc>
      </w:tr>
      <w:tr>
        <w:trPr>
          <w:cantSplit/>
          <w:ins w:id="23580" w:author="xh" w:date="2026-10-19T14:05:1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49" w:author="xh" w:date="2026-10-19T14:05:10+08:00"/>
              </w:rPr>
            </w:pPr>
            <w:ins w:id="23650" w:author="xh" w:date="2026-10-19T14:05:10+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51" w:author="xh" w:date="2026-10-19T14:05:10+08:00"/>
              </w:rPr>
            </w:pPr>
            <w:ins w:id="23652" w:author="xh" w:date="2026-10-19T14:05:10+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53" w:author="xh" w:date="2026-10-19T14:05:10+08:00"/>
              </w:rPr>
            </w:pPr>
            <w:ins w:id="23654" w:author="xh" w:date="2026-10-19T14:05:10+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55" w:author="xh" w:date="2026-10-19T14:05:10+08:00"/>
              </w:rPr>
            </w:pPr>
            <w:ins w:id="23656" w:author="xh" w:date="2026-10-19T14:05:10+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57" w:author="xh" w:date="2026-10-19T14:05:10+08:00"/>
              </w:rPr>
            </w:pPr>
            <w:ins w:id="23658" w:author="xh" w:date="2026-10-19T14:05:1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59" w:author="xh" w:date="2026-10-19T14:05:10+08:00"/>
              </w:rPr>
            </w:pPr>
            <w:ins w:id="23660" w:author="xh" w:date="2026-10-19T14:05:10+08:00">
              <w:r>
                <w:rPr>
                  <w:rFonts w:ascii="Times New Roman" w:hAnsi="Times New Roman" w:eastAsia="宋体"/>
                  <w:b w:val="0"/>
                  <w:sz w:val="18"/>
                </w:rPr>
                <w:t>3.97</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61" w:author="xh" w:date="2026-10-19T14:05:10+08:00"/>
              </w:rPr>
            </w:pPr>
            <w:ins w:id="23662" w:author="xh" w:date="2026-10-19T14:05:10+08:00">
              <w:r>
                <w:rPr>
                  <w:rFonts w:ascii="Times New Roman" w:hAnsi="Times New Roman" w:eastAsia="宋体"/>
                  <w:b w:val="0"/>
                  <w:sz w:val="18"/>
                </w:rPr>
                <w:t>6.11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63" w:author="xh" w:date="2026-10-19T14:05:10+08:00"/>
              </w:rPr>
            </w:pPr>
            <w:ins w:id="23664" w:author="xh" w:date="2026-10-19T14:05:10+08:00">
              <w:r>
                <w:rPr>
                  <w:rFonts w:ascii="Times New Roman" w:hAnsi="Times New Roman" w:eastAsia="宋体"/>
                  <w:b w:val="0"/>
                  <w:sz w:val="18"/>
                </w:rPr>
                <w:t>79.49</w:t>
              </w:r>
            </w:ins>
          </w:p>
        </w:tc>
      </w:tr>
      <w:tr>
        <w:trPr>
          <w:cantSplit/>
          <w:ins w:id="23581" w:author="xh" w:date="2026-10-19T14:05:1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65" w:author="xh" w:date="2026-10-19T14:05:10+08:00"/>
              </w:rPr>
            </w:pPr>
            <w:ins w:id="23666" w:author="xh" w:date="2026-10-19T14:05:10+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67" w:author="xh" w:date="2026-10-19T14:05:10+08:00"/>
              </w:rPr>
            </w:pPr>
            <w:ins w:id="23668" w:author="xh" w:date="2026-10-19T14:05:10+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69" w:author="xh" w:date="2026-10-19T14:05:10+08:00"/>
              </w:rPr>
            </w:pPr>
            <w:ins w:id="23670" w:author="xh" w:date="2026-10-19T14:05:10+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71" w:author="xh" w:date="2026-10-19T14:05:10+08:00"/>
              </w:rPr>
            </w:pPr>
            <w:ins w:id="23672" w:author="xh" w:date="2026-10-19T14:05:10+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73" w:author="xh" w:date="2026-10-19T14:05:10+08:00"/>
              </w:rPr>
            </w:pPr>
            <w:ins w:id="23674" w:author="xh" w:date="2026-10-19T14:05:1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75" w:author="xh" w:date="2026-10-19T14:05:10+08:00"/>
              </w:rPr>
            </w:pPr>
            <w:ins w:id="23676" w:author="xh" w:date="2026-10-19T14:05:10+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77" w:author="xh" w:date="2026-10-19T14:05:10+08:00"/>
              </w:rPr>
            </w:pPr>
            <w:ins w:id="23678" w:author="xh" w:date="2026-10-19T14:05:10+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79" w:author="xh" w:date="2026-10-19T14:05:10+08:00"/>
              </w:rPr>
            </w:pPr>
            <w:ins w:id="23680" w:author="xh" w:date="2026-10-19T14:05:10+08:00">
              <w:r>
                <w:rPr>
                  <w:rFonts w:ascii="Times New Roman" w:hAnsi="Times New Roman" w:eastAsia="宋体"/>
                  <w:b w:val="0"/>
                  <w:sz w:val="18"/>
                </w:rPr>
                <w:t>—</w:t>
              </w:r>
            </w:ins>
          </w:p>
        </w:tc>
      </w:tr>
      <w:tr>
        <w:trPr>
          <w:cantSplit/>
          <w:ins w:id="23582" w:author="xh" w:date="2026-10-19T14:05:1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81" w:author="xh" w:date="2026-10-19T14:05:10+08:00"/>
              </w:rPr>
            </w:pPr>
            <w:ins w:id="23682" w:author="xh" w:date="2026-10-19T14:05:10+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83" w:author="xh" w:date="2026-10-19T14:05:10+08:00"/>
              </w:rPr>
            </w:pPr>
            <w:ins w:id="23684" w:author="xh" w:date="2026-10-19T14:05:10+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85" w:author="xh" w:date="2026-10-19T14:05:10+08:00"/>
              </w:rPr>
            </w:pPr>
            <w:ins w:id="23686" w:author="xh" w:date="2026-10-19T14:05:10+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87" w:author="xh" w:date="2026-10-19T14:05:10+08:00"/>
              </w:rPr>
            </w:pPr>
            <w:ins w:id="23688" w:author="xh" w:date="2026-10-19T14:05:10+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89" w:author="xh" w:date="2026-10-19T14:05:10+08:00"/>
              </w:rPr>
            </w:pPr>
            <w:ins w:id="23690" w:author="xh" w:date="2026-10-19T14:05:1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91" w:author="xh" w:date="2026-10-19T14:05:10+08:00"/>
              </w:rPr>
            </w:pPr>
            <w:ins w:id="23692" w:author="xh" w:date="2026-10-19T14:05:1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93" w:author="xh" w:date="2026-10-19T14:05:10+08:00"/>
              </w:rPr>
            </w:pPr>
            <w:ins w:id="23694" w:author="xh" w:date="2026-10-19T14:05:1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95" w:author="xh" w:date="2026-10-19T14:05:10+08:00"/>
              </w:rPr>
            </w:pPr>
            <w:ins w:id="23696" w:author="xh" w:date="2026-10-19T14:05:10+08:00">
              <w:r>
                <w:rPr>
                  <w:rFonts w:ascii="Times New Roman" w:hAnsi="Times New Roman" w:eastAsia="宋体"/>
                  <w:b w:val="0"/>
                  <w:sz w:val="18"/>
                </w:rPr>
                <w:t>53.11</w:t>
              </w:r>
            </w:ins>
          </w:p>
        </w:tc>
      </w:tr>
      <w:tr>
        <w:trPr>
          <w:cantSplit/>
          <w:ins w:id="23583" w:author="xh" w:date="2026-10-19T14:05:10+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97" w:author="xh" w:date="2026-10-19T14:05:10+08:00"/>
              </w:rPr>
            </w:pPr>
            <w:ins w:id="23698" w:author="xh" w:date="2026-10-19T14:05:10+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699" w:author="xh" w:date="2026-10-19T14:05:10+08:00"/>
              </w:rPr>
            </w:pPr>
            <w:ins w:id="23700" w:author="xh" w:date="2026-10-19T14:05:10+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701" w:author="xh" w:date="2026-10-19T14:05:10+08:00"/>
              </w:rPr>
            </w:pPr>
            <w:ins w:id="23702" w:author="xh" w:date="2026-10-19T14:05:10+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703" w:author="xh" w:date="2026-10-19T14:05:10+08:00"/>
              </w:rPr>
            </w:pPr>
            <w:ins w:id="23704" w:author="xh" w:date="2026-10-19T14:05:10+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705" w:author="xh" w:date="2026-10-19T14:05:10+08:00"/>
              </w:rPr>
            </w:pPr>
            <w:ins w:id="23706" w:author="xh" w:date="2026-10-19T14:05:1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707" w:author="xh" w:date="2026-10-19T14:05:10+08:00"/>
              </w:rPr>
            </w:pPr>
            <w:ins w:id="23708" w:author="xh" w:date="2026-10-19T14:05:1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709" w:author="xh" w:date="2026-10-19T14:05:10+08:00"/>
              </w:rPr>
            </w:pPr>
            <w:ins w:id="23710" w:author="xh" w:date="2026-10-19T14:05:10+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711" w:author="xh" w:date="2026-10-19T14:05:10+08:00"/>
              </w:rPr>
            </w:pPr>
            <w:ins w:id="23712" w:author="xh" w:date="2026-10-19T14:05:10+08:00">
              <w:r>
                <w:rPr>
                  <w:rFonts w:ascii="Times New Roman" w:hAnsi="Times New Roman" w:eastAsia="宋体"/>
                  <w:b w:val="0"/>
                  <w:sz w:val="18"/>
                </w:rPr>
                <w:t>64.11</w:t>
              </w:r>
            </w:ins>
          </w:p>
        </w:tc>
      </w:tr>
      <w:tr>
        <w:trPr>
          <w:cantSplit/>
          <w:ins w:id="23584" w:author="xh" w:date="2026-10-19T14:05:10+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713" w:author="xh" w:date="2026-10-19T14:05:10+08:00"/>
              </w:rPr>
            </w:pPr>
            <w:ins w:id="23714" w:author="xh" w:date="2026-10-19T14:05:10+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715" w:author="xh" w:date="2026-10-19T14:05:10+08:00"/>
              </w:rPr>
            </w:pPr>
            <w:ins w:id="23716" w:author="xh" w:date="2026-10-19T14:05:10+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717" w:author="xh" w:date="2026-10-19T14:05:10+08:00"/>
              </w:rPr>
            </w:pPr>
            <w:ins w:id="23718" w:author="xh" w:date="2026-10-19T14:05:10+08:00">
              <w:r>
                <w:rPr>
                  <w:rFonts w:ascii="Times New Roman" w:hAnsi="Times New Roman" w:eastAsia="宋体"/>
                  <w:b w:val="0"/>
                  <w:sz w:val="18"/>
                </w:rPr>
                <w:t>40.00+50.00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719" w:author="xh" w:date="2026-10-19T14:05:10+08:00"/>
              </w:rPr>
            </w:pPr>
            <w:ins w:id="23720" w:author="xh" w:date="2026-10-19T14:05:10+08:00">
              <w:r>
                <w:rPr>
                  <w:rFonts w:ascii="Times New Roman" w:hAnsi="Times New Roman" w:eastAsia="宋体"/>
                  <w:b w:val="0"/>
                  <w:sz w:val="18"/>
                </w:rPr>
                <w:t>90.00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721" w:author="xh" w:date="2026-10-19T14:05:10+08:00"/>
              </w:rPr>
            </w:pPr>
            <w:ins w:id="23722" w:author="xh" w:date="2026-10-19T14:05:10+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723" w:author="xh" w:date="2026-10-19T14:05:10+08:00"/>
              </w:rPr>
            </w:pPr>
            <w:ins w:id="23724" w:author="xh" w:date="2026-10-19T14:05:10+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725" w:author="xh" w:date="2026-10-19T14:05:10+08:00"/>
              </w:rPr>
            </w:pPr>
            <w:ins w:id="23726" w:author="xh" w:date="2026-10-19T14:05:10+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3727" w:author="xh" w:date="2026-10-19T14:05:10+08:00"/>
              </w:rPr>
            </w:pPr>
            <w:ins w:id="23728" w:author="xh" w:date="2026-10-19T14:05:10+08:00">
              <w:r>
                <w:rPr>
                  <w:rFonts w:ascii="Times New Roman" w:hAnsi="Times New Roman" w:eastAsia="宋体"/>
                  <w:b w:val="0"/>
                  <w:sz w:val="18"/>
                </w:rPr>
                <w:t>77.34</w:t>
              </w:r>
            </w:ins>
          </w:p>
        </w:tc>
      </w:tr>
    </w:tbl>
    <w:p w14:paraId="4D3E4CF0">
      <w:pPr>
        <w:pStyle w:val="2"/>
        <w:widowControl/>
        <w:spacing w:before="0" w:after="0" w:line="348" w:lineRule="exact"/>
        <w:ind w:firstLine="480"/>
        <w:jc w:val="both"/>
      </w:pPr>
      <w:r>
        <w:rPr>
          <w:rFonts w:ascii="Times New Roman" w:hAnsi="Times New Roman" w:eastAsia="方正仿宋_GBK"/>
          <w:b w:val="0"/>
          <w:sz w:val="24"/>
        </w:rPr>
        <w:t xml:space="preserve">20</w:t>
      </w:r>
      <w:ins w:id="23729" w:author="xh" w:date="2026-10-19T14:05:49+08:00">
        <w:r>
          <w:rPr>
            <w:rFonts w:ascii="Times New Roman" w:hAnsi="Times New Roman" w:eastAsia="方正仿宋_GBK"/>
            <w:b w:val="0"/>
            <w:sz w:val="24"/>
          </w:rPr>
          <w:t xml:space="preserve">3</w:t>
        </w:r>
      </w:ins>
      <w:del w:id="23730" w:author="xh" w:date="2026-10-19T14:05:49+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23731" w:author="xh" w:date="2026-10-19T14:05:49+08:00">
        <w:r>
          <w:rPr>
            <w:rFonts w:ascii="Times New Roman" w:hAnsi="Times New Roman" w:eastAsia="方正仿宋_GBK"/>
            <w:b w:val="0"/>
            <w:sz w:val="24"/>
          </w:rPr>
          <w:t xml:space="preserve">最大单台主变N-1后，弹性方案剩余主变容量为40.00 MVA，按0.95功率因数折算为38.00 MW。储能</w:t>
        </w:r>
      </w:ins>
      <w:del w:id="23732" w:author="xh" w:date="2026-10-19T14:05:49+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23733" w:author="xh" w:date="2026-10-19T14:05:49+08:00">
        <w:r>
          <w:rPr>
            <w:rFonts w:ascii="Times New Roman" w:hAnsi="Times New Roman" w:eastAsia="方正仿宋_GBK"/>
            <w:b w:val="0"/>
            <w:sz w:val="24"/>
          </w:rPr>
          <w:t xml:space="preserve">有效支撑功率为0.00 MW、反向有效吸收功率为0.00 MW。全年本站故障</w:t>
        </w:r>
      </w:ins>
      <w:del w:id="23734" w:author="xh" w:date="2026-10-19T14:05:49+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23735" w:author="xh" w:date="2026-10-19T14:05:49+08:00">
        <w:r>
          <w:rPr>
            <w:rFonts w:ascii="Times New Roman" w:hAnsi="Times New Roman" w:eastAsia="方正仿宋_GBK"/>
            <w:b w:val="0"/>
            <w:sz w:val="24"/>
          </w:rPr>
          <w:t xml:space="preserve">中最小余量为0.32 MW。该小时按采用的固定区段预案</w:t>
        </w:r>
      </w:ins>
      <w:del w:id="23736" w:author="xh" w:date="2026-10-19T14:05:49+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23737" w:author="xh" w:date="2026-10-19T14:05:49+08:00">
        <w:r>
          <w:rPr>
            <w:rFonts w:ascii="Times New Roman" w:hAnsi="Times New Roman" w:eastAsia="方正仿宋_GBK"/>
            <w:b w:val="0"/>
            <w:sz w:val="24"/>
          </w:rPr>
          <w:t xml:space="preserve">39</w:t>
        </w:r>
      </w:ins>
      <w:del w:id="23738" w:author="xh" w:date="2026-10-19T14:05:49+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23739" w:author="xh" w:date="2026-10-19T14:05:49+08:00">
        <w:r>
          <w:rPr>
            <w:rFonts w:ascii="Times New Roman" w:hAnsi="Times New Roman" w:eastAsia="方正仿宋_GBK"/>
            <w:b w:val="0"/>
            <w:sz w:val="24"/>
          </w:rPr>
          <w:t xml:space="preserve">66</w:t>
        </w:r>
      </w:ins>
      <w:del w:id="23740" w:author="xh" w:date="2026-10-19T14:05:49+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MW、承接0.00 MW，转接后净负荷为</w:t>
      </w:r>
      <w:del w:id="23741" w:author="xh" w:date="2026-10-19T14:05:49+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3</w:t>
      </w:r>
      <w:ins w:id="23742" w:author="xh" w:date="2026-10-19T14:05:49+08:00">
        <w:r>
          <w:rPr>
            <w:rFonts w:ascii="Times New Roman" w:hAnsi="Times New Roman" w:eastAsia="方正仿宋_GBK"/>
            <w:b w:val="0"/>
            <w:sz w:val="24"/>
          </w:rPr>
          <w:t xml:space="preserve">7</w:t>
        </w:r>
      </w:ins>
      <w:r>
        <w:rPr>
          <w:rFonts w:ascii="Times New Roman" w:hAnsi="Times New Roman" w:eastAsia="方正仿宋_GBK"/>
          <w:b w:val="0"/>
          <w:sz w:val="24"/>
        </w:rPr>
        <w:t xml:space="preserve">.</w:t>
      </w:r>
      <w:ins w:id="23743" w:author="xh" w:date="2026-10-19T14:05:49+08:00">
        <w:r>
          <w:rPr>
            <w:rFonts w:ascii="Times New Roman" w:hAnsi="Times New Roman" w:eastAsia="方正仿宋_GBK"/>
            <w:b w:val="0"/>
            <w:sz w:val="24"/>
          </w:rPr>
          <w:t xml:space="preserve">6</w:t>
        </w:r>
      </w:ins>
      <w:del w:id="23744" w:author="xh" w:date="2026-10-19T14:05:49+08:00">
        <w:r>
          <w:rPr>
            <w:rFonts w:ascii="Times New Roman" w:hAnsi="Times New Roman" w:eastAsia="方正仿宋_GBK"/>
            <w:b w:val="0"/>
            <w:sz w:val="24"/>
          </w:rPr>
          <w:delText xml:space="preserve">11 MW，区域最低净负荷工况下为11.3</w:delText>
        </w:r>
      </w:del>
      <w:r>
        <w:rPr>
          <w:rFonts w:ascii="Times New Roman" w:hAnsi="Times New Roman" w:eastAsia="方正仿宋_GBK"/>
          <w:b w:val="0"/>
          <w:sz w:val="24"/>
        </w:rPr>
        <w:t xml:space="preserve">8 MW。</w:t>
      </w:r>
      <w:ins w:id="23745" w:author="xh" w:date="2026-10-19T14:05:49+08:00">
        <w:r>
          <w:rPr>
            <w:rFonts w:ascii="Times New Roman" w:hAnsi="Times New Roman" w:eastAsia="方正仿宋_GBK"/>
            <w:b w:val="0"/>
            <w:sz w:val="24"/>
          </w:rPr>
          <w:t xml:space="preserve">其中与奎山变之间的主要通道承担15.86 MW净功率转接，使用既有通道。</w:t>
        </w:r>
      </w:ins>
    </w:p>
    <w:p w14:paraId="5381FB5C">
      <w:pPr>
        <w:pStyle w:val="2"/>
        <w:widowControl/>
        <w:spacing w:before="0" w:after="0" w:line="348" w:lineRule="exact"/>
        <w:ind w:firstLine="480"/>
        <w:jc w:val="both"/>
      </w:pPr>
      <w:ins w:id="23746" w:author="xh" w:date="2026-10-19T14:06:29+08:00">
        <w:r>
          <w:rPr>
            <w:rFonts w:ascii="Times New Roman" w:hAnsi="Times New Roman" w:eastAsia="方正仿宋_GBK"/>
            <w:b w:val="0"/>
            <w:sz w:val="24"/>
          </w:rPr>
          <w:t xml:space="preserve">两方案本站</w:t>
        </w:r>
      </w:ins>
      <w:del w:id="23747" w:author="xh" w:date="2026-10-19T14:06:29+08:00">
        <w:r>
          <w:rPr>
            <w:rFonts w:ascii="Times New Roman" w:hAnsi="Times New Roman" w:eastAsia="方正仿宋_GBK"/>
            <w:b w:val="0"/>
            <w:sz w:val="24"/>
          </w:rPr>
          <w:delText xml:space="preserve">按</w:delText>
        </w:r>
      </w:del>
      <w:r>
        <w:rPr>
          <w:rFonts w:ascii="Times New Roman" w:hAnsi="Times New Roman" w:eastAsia="方正仿宋_GBK"/>
          <w:b w:val="0"/>
          <w:sz w:val="24"/>
        </w:rPr>
        <w:t xml:space="preserve">最</w:t>
      </w:r>
      <w:ins w:id="23748" w:author="xh" w:date="2026-10-19T14:06:29+08:00">
        <w:r>
          <w:rPr>
            <w:rFonts w:ascii="Times New Roman" w:hAnsi="Times New Roman" w:eastAsia="方正仿宋_GBK"/>
            <w:b w:val="0"/>
            <w:sz w:val="24"/>
          </w:rPr>
          <w:t xml:space="preserve">终</w:t>
        </w:r>
      </w:ins>
      <w:del w:id="23749" w:author="xh" w:date="2026-10-19T14:06:29+08:00">
        <w:r>
          <w:rPr>
            <w:rFonts w:ascii="Times New Roman" w:hAnsi="Times New Roman" w:eastAsia="方正仿宋_GBK"/>
            <w:b w:val="0"/>
            <w:sz w:val="24"/>
          </w:rPr>
          <w:delText xml:space="preserve">大单台</w:delText>
        </w:r>
      </w:del>
      <w:r>
        <w:rPr>
          <w:rFonts w:ascii="Times New Roman" w:hAnsi="Times New Roman" w:eastAsia="方正仿宋_GBK"/>
          <w:b w:val="0"/>
          <w:sz w:val="24"/>
        </w:rPr>
        <w:t xml:space="preserve">主变</w:t>
      </w:r>
      <w:ins w:id="23750" w:author="xh" w:date="2026-10-19T14:06:29+08:00">
        <w:r>
          <w:rPr>
            <w:rFonts w:ascii="Times New Roman" w:hAnsi="Times New Roman" w:eastAsia="方正仿宋_GBK"/>
            <w:b w:val="0"/>
            <w:sz w:val="24"/>
          </w:rPr>
          <w:t xml:space="preserve">和</w:t>
        </w:r>
      </w:ins>
      <w:del w:id="23751" w:author="xh" w:date="2026-10-19T14:06:29+08:00">
        <w:r>
          <w:rPr>
            <w:rFonts w:ascii="Times New Roman" w:hAnsi="Times New Roman" w:eastAsia="方正仿宋_GBK"/>
            <w:b w:val="0"/>
            <w:sz w:val="24"/>
          </w:rPr>
          <w:delText xml:space="preserve">N-1校核，本站剩余容量为40.00 MVA，两代表工况重新转供后的本站净负荷分别为38.00 MW、11.38 MW，两方向最小容量余量为0.00 MW，正向</w:delText>
        </w:r>
      </w:del>
      <w:r>
        <w:rPr>
          <w:rFonts w:ascii="Times New Roman" w:hAnsi="Times New Roman" w:eastAsia="方正仿宋_GBK"/>
          <w:b w:val="0"/>
          <w:sz w:val="24"/>
        </w:rPr>
        <w:t xml:space="preserve">储能</w:t>
      </w:r>
      <w:ins w:id="23752" w:author="xh" w:date="2026-10-19T14:06:29+08:00">
        <w:r>
          <w:rPr>
            <w:rFonts w:ascii="Times New Roman" w:hAnsi="Times New Roman" w:eastAsia="方正仿宋_GBK"/>
            <w:b w:val="0"/>
            <w:sz w:val="24"/>
          </w:rPr>
          <w:t xml:space="preserve">规模相同，局部设备采用结果保持一致</w:t>
        </w:r>
      </w:ins>
      <w:del w:id="23753" w:author="xh" w:date="2026-10-19T14:06:29+08:00">
        <w:r>
          <w:rPr>
            <w:rFonts w:ascii="Times New Roman" w:hAnsi="Times New Roman" w:eastAsia="方正仿宋_GBK"/>
            <w:b w:val="0"/>
            <w:sz w:val="24"/>
          </w:rPr>
          <w:delText xml:space="preserve">有效支撑功率为0.00 MW</w:delText>
        </w:r>
      </w:del>
      <w:r>
        <w:rPr>
          <w:rFonts w:ascii="Times New Roman" w:hAnsi="Times New Roman" w:eastAsia="方正仿宋_GBK"/>
          <w:b w:val="0"/>
          <w:sz w:val="24"/>
        </w:rPr>
        <w:t xml:space="preserve">。</w:t>
      </w:r>
    </w:p>
    <w:p w14:paraId="14F4B173">
      <w:pPr>
        <w:pStyle w:val="2"/>
        <w:widowControl/>
        <w:spacing w:before="0" w:after="0" w:line="348" w:lineRule="exact"/>
        <w:ind w:firstLine="480"/>
        <w:jc w:val="both"/>
        <w:rPr>
          <w:del w:id="23754" w:author="xh" w:date="2026-10-19T14:07:08+08:00"/>
        </w:rPr>
      </w:pPr>
      <w:del w:id="23755" w:author="xh" w:date="2026-10-19T14:07:08+08:00">
        <w:r>
          <w:rPr>
            <w:rFonts w:ascii="Times New Roman" w:hAnsi="Times New Roman" w:eastAsia="方正仿宋_GBK"/>
            <w:b w:val="0"/>
            <w:sz w:val="24"/>
          </w:rPr>
          <w:delText>四年校核截面中，本站绝对功率最大的工况出现在2023年，转接前为53.58 MW，主要表现为正向受电需求，该年设备在最大单台主变N-1后剩余容量为40.00 MVA。故障方式下本站转出15.58 MW、承接0.00 MW，其中与奎山变之间的主要转出功率为15.58 MW，转接后净负荷为38.00 MW。这一工况通过邻站分担本站故障后的正向负荷。</w:delText>
        </w:r>
      </w:del>
    </w:p>
    <w:p w14:paraId="41C35D63">
      <w:pPr>
        <w:pStyle w:val="7"/>
        <w:keepNext/>
        <w:numPr>
          <w:ilvl w:val="0"/>
          <w:numId w:val="0"/>
        </w:numPr>
        <w:spacing w:before="160" w:after="120" w:line="360" w:lineRule="exact"/>
        <w:ind w:firstLine="0"/>
      </w:pPr>
      <w:bookmarkStart w:id="246" w:name="玉潭变规划分析"/>
      <w:r>
        <w:rPr>
          <w:rFonts w:ascii="Times New Roman" w:hAnsi="Times New Roman" w:eastAsia="方正仿宋_GBK"/>
          <w:b/>
          <w:sz w:val="24"/>
        </w:rPr>
        <w:t>玉潭变规划分析</w:t>
      </w:r>
      <w:bookmarkEnd w:id="246"/>
    </w:p>
    <w:p w14:paraId="69F38638">
      <w:pPr>
        <w:pStyle w:val="115"/>
        <w:widowControl/>
        <w:spacing w:before="0" w:after="0" w:line="348" w:lineRule="exact"/>
        <w:ind w:firstLine="480"/>
        <w:jc w:val="both"/>
      </w:pPr>
      <w:r>
        <w:rPr>
          <w:rFonts w:ascii="Times New Roman" w:hAnsi="Times New Roman" w:eastAsia="方正仿宋_GBK"/>
          <w:b w:val="0"/>
          <w:sz w:val="24"/>
        </w:rPr>
        <w:t xml:space="preserve">该站</w:t>
      </w:r>
      <w:ins w:id="23756" w:author="xh" w:date="2026-10-19T14:07:47+08:00">
        <w:r>
          <w:rPr>
            <w:rFonts w:ascii="Times New Roman" w:hAnsi="Times New Roman" w:eastAsia="方正仿宋_GBK"/>
            <w:b w:val="0"/>
            <w:sz w:val="24"/>
          </w:rPr>
          <w:t xml:space="preserve">2021年主变组合为50.00+80.00 MVA。弹性方案2022—2035年保留</w:t>
        </w:r>
      </w:ins>
      <w:r>
        <w:rPr>
          <w:rFonts w:ascii="Times New Roman" w:hAnsi="Times New Roman" w:eastAsia="方正仿宋_GBK"/>
          <w:b w:val="0"/>
          <w:sz w:val="24"/>
        </w:rPr>
        <w:t xml:space="preserve">初始主变组合</w:t>
      </w:r>
      <w:ins w:id="23757" w:author="xh" w:date="2026-10-19T14:07:47+08:00">
        <w:r>
          <w:rPr>
            <w:rFonts w:ascii="Times New Roman" w:hAnsi="Times New Roman" w:eastAsia="方正仿宋_GBK"/>
            <w:b w:val="0"/>
            <w:sz w:val="24"/>
          </w:rPr>
          <w:t xml:space="preserve">。本站</w:t>
        </w:r>
      </w:ins>
      <w:del w:id="23758" w:author="xh" w:date="2026-10-19T14:07:47+08:00">
        <w:r>
          <w:rPr>
            <w:rFonts w:ascii="Times New Roman" w:hAnsi="Times New Roman" w:eastAsia="方正仿宋_GBK"/>
            <w:b w:val="0"/>
            <w:sz w:val="24"/>
          </w:rPr>
          <w:delText xml:space="preserve">为63+63 MVA，</w:delText>
        </w:r>
      </w:del>
      <w:r>
        <w:rPr>
          <w:rFonts w:ascii="Times New Roman" w:hAnsi="Times New Roman" w:eastAsia="方正仿宋_GBK"/>
          <w:b w:val="0"/>
          <w:sz w:val="24"/>
        </w:rPr>
        <w:t xml:space="preserve">弹性方案</w:t>
      </w:r>
      <w:ins w:id="23759" w:author="xh" w:date="2026-10-19T14:07:47+08:00">
        <w:r>
          <w:rPr>
            <w:rFonts w:ascii="Times New Roman" w:hAnsi="Times New Roman" w:eastAsia="方正仿宋_GBK"/>
            <w:b w:val="0"/>
            <w:sz w:val="24"/>
          </w:rPr>
          <w:t xml:space="preserve">各</w:t>
        </w:r>
      </w:ins>
      <w:del w:id="23760" w:author="xh" w:date="2026-10-19T14:07:47+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23761" w:author="xh" w:date="2026-10-19T14:07:47+08:00">
        <w:r>
          <w:rPr>
            <w:rFonts w:ascii="Times New Roman" w:hAnsi="Times New Roman" w:eastAsia="方正仿宋_GBK"/>
            <w:b w:val="0"/>
            <w:sz w:val="24"/>
          </w:rPr>
          <w:t xml:space="preserve">未新增储能</w:t>
        </w:r>
      </w:ins>
      <w:del w:id="23762" w:author="xh" w:date="2026-10-19T14:07:47+08:00">
        <w:r>
          <w:rPr>
            <w:rFonts w:ascii="Times New Roman" w:hAnsi="Times New Roman" w:eastAsia="方正仿宋_GBK"/>
            <w:b w:val="0"/>
            <w:sz w:val="24"/>
          </w:rPr>
          <w:delText xml:space="preserve">均保留该组合，供电任务由主变及网络承担</w:delText>
        </w:r>
      </w:del>
      <w:r>
        <w:rPr>
          <w:rFonts w:ascii="Times New Roman" w:hAnsi="Times New Roman" w:eastAsia="方正仿宋_GBK"/>
          <w:b w:val="0"/>
          <w:sz w:val="24"/>
        </w:rPr>
        <w:t xml:space="preserve">。</w:t>
      </w:r>
    </w:p>
    <w:p w14:paraId="221C9FC5">
      <w:pPr>
        <w:pStyle w:val="2"/>
        <w:widowControl/>
        <w:spacing w:before="0" w:after="0" w:line="348" w:lineRule="exact"/>
        <w:ind w:firstLine="480"/>
        <w:jc w:val="both"/>
      </w:pPr>
      <w:r>
        <w:rPr>
          <w:rFonts w:ascii="Times New Roman" w:hAnsi="Times New Roman" w:eastAsia="方正仿宋_GBK"/>
          <w:b w:val="0"/>
          <w:sz w:val="24"/>
        </w:rPr>
        <w:t xml:space="preserve">2025年</w:t>
      </w:r>
      <w:del w:id="23763" w:author="xh" w:date="2026-10-19T14:08:27+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最大正向、反向净负荷分别为45.03 MW、0.00 MW</w:t>
      </w:r>
      <w:ins w:id="23764" w:author="xh" w:date="2026-10-19T14:08:27+08:00">
        <w:r>
          <w:rPr>
            <w:rFonts w:ascii="Times New Roman" w:hAnsi="Times New Roman" w:eastAsia="方正仿宋_GBK"/>
            <w:b w:val="0"/>
            <w:sz w:val="24"/>
          </w:rPr>
          <w:t xml:space="preserve">，2035年分别为65.56 MW、0.00 MW</w:t>
        </w:r>
      </w:ins>
      <w:r>
        <w:rPr>
          <w:rFonts w:ascii="Times New Roman" w:hAnsi="Times New Roman" w:eastAsia="方正仿宋_GBK"/>
          <w:b w:val="0"/>
          <w:sz w:val="24"/>
        </w:rPr>
        <w:t xml:space="preserve">。</w:t>
      </w:r>
      <w:ins w:id="23765" w:author="xh" w:date="2026-10-19T14:08:27+08:00">
        <w:r>
          <w:rPr>
            <w:rFonts w:ascii="Times New Roman" w:hAnsi="Times New Roman" w:eastAsia="方正仿宋_GBK"/>
            <w:b w:val="0"/>
            <w:sz w:val="24"/>
          </w:rPr>
          <w:t xml:space="preserve">2035年</w:t>
        </w:r>
      </w:ins>
      <w:del w:id="23766" w:author="xh" w:date="2026-10-19T14:08:27+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23767" w:author="xh" w:date="2026-10-19T14:08:27+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del w:id="23768" w:author="xh" w:date="2026-10-19T14:08:27+08:00">
        <w:r>
          <w:rPr>
            <w:rFonts w:ascii="Times New Roman" w:hAnsi="Times New Roman" w:eastAsia="方正仿宋_GBK"/>
            <w:b w:val="0"/>
            <w:sz w:val="24"/>
          </w:rPr>
          <w:delText xml:space="preserve">为</w:delText>
        </w:r>
      </w:del>
      <w:r>
        <w:rPr>
          <w:rFonts w:ascii="Times New Roman" w:hAnsi="Times New Roman" w:eastAsia="方正仿宋_GBK"/>
          <w:b w:val="0"/>
          <w:sz w:val="24"/>
        </w:rPr>
        <w:t xml:space="preserve">1</w:t>
      </w:r>
      <w:ins w:id="23769" w:author="xh" w:date="2026-10-19T14:08:27+08:00">
        <w:r>
          <w:rPr>
            <w:rFonts w:ascii="Times New Roman" w:hAnsi="Times New Roman" w:eastAsia="方正仿宋_GBK"/>
            <w:b w:val="0"/>
            <w:sz w:val="24"/>
          </w:rPr>
          <w:t xml:space="preserve">30</w:t>
        </w:r>
      </w:ins>
      <w:del w:id="23770" w:author="xh" w:date="2026-10-19T14:08:27+08:00">
        <w:r>
          <w:rPr>
            <w:rFonts w:ascii="Times New Roman" w:hAnsi="Times New Roman" w:eastAsia="方正仿宋_GBK"/>
            <w:b w:val="0"/>
            <w:sz w:val="24"/>
          </w:rPr>
          <w:delText xml:space="preserve">26</w:delText>
        </w:r>
      </w:del>
      <w:r>
        <w:rPr>
          <w:rFonts w:ascii="Times New Roman" w:hAnsi="Times New Roman" w:eastAsia="方正仿宋_GBK"/>
          <w:b w:val="0"/>
          <w:sz w:val="24"/>
        </w:rPr>
        <w:t xml:space="preserve">.00 MVA、储能额定功率0.00 MW，弹性方案分别为1</w:t>
      </w:r>
      <w:ins w:id="23771" w:author="xh" w:date="2026-10-19T14:08:27+08:00">
        <w:r>
          <w:rPr>
            <w:rFonts w:ascii="Times New Roman" w:hAnsi="Times New Roman" w:eastAsia="方正仿宋_GBK"/>
            <w:b w:val="0"/>
            <w:sz w:val="24"/>
          </w:rPr>
          <w:t xml:space="preserve">30</w:t>
        </w:r>
      </w:ins>
      <w:del w:id="23772" w:author="xh" w:date="2026-10-19T14:08:27+08:00">
        <w:r>
          <w:rPr>
            <w:rFonts w:ascii="Times New Roman" w:hAnsi="Times New Roman" w:eastAsia="方正仿宋_GBK"/>
            <w:b w:val="0"/>
            <w:sz w:val="24"/>
          </w:rPr>
          <w:delText xml:space="preserve">26</w:delText>
        </w:r>
      </w:del>
      <w:r>
        <w:rPr>
          <w:rFonts w:ascii="Times New Roman" w:hAnsi="Times New Roman" w:eastAsia="方正仿宋_GBK"/>
          <w:b w:val="0"/>
          <w:sz w:val="24"/>
        </w:rPr>
        <w:t xml:space="preserve">.00 MVA和0.00 MW</w:t>
      </w:r>
      <w:ins w:id="23773" w:author="xh" w:date="2026-10-19T14:08:27+08:00">
        <w:r>
          <w:rPr>
            <w:rFonts w:ascii="Times New Roman" w:hAnsi="Times New Roman" w:eastAsia="方正仿宋_GBK"/>
            <w:b w:val="0"/>
            <w:sz w:val="24"/>
          </w:rPr>
          <w:t xml:space="preserve">。</w:t>
        </w:r>
      </w:ins>
      <w:del w:id="23774" w:author="xh" w:date="2026-10-19T14:08:27+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23775" w:author="xh" w:date="2026-10-19T14:08:27+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23776" w:author="xh" w:date="2026-10-19T14:08:27+08:00">
        <w:r>
          <w:rPr>
            <w:rFonts w:ascii="Times New Roman" w:hAnsi="Times New Roman" w:eastAsia="方正仿宋_GBK"/>
            <w:b w:val="0"/>
            <w:sz w:val="24"/>
          </w:rPr>
          <w:delText xml:space="preserve">弹性方案按当年各站局部极值计算的站级负载率为38%。</w:delText>
        </w:r>
      </w:del>
    </w:p>
    <w:p w14:paraId="0C78DA3D">
      <w:pPr>
        <w:pStyle w:val="2"/>
        <w:keepNext/>
        <w:spacing w:before="120" w:after="80" w:line="280" w:lineRule="exact"/>
        <w:ind w:firstLine="0"/>
        <w:jc w:val="center"/>
      </w:pPr>
      <w:r>
        <w:rPr>
          <w:rFonts w:ascii="Times New Roman" w:hAnsi="Times New Roman" w:eastAsia="宋体"/>
          <w:b w:val="0"/>
          <w:sz w:val="21"/>
        </w:rPr>
        <w:t xml:space="preserve">表5-57 玉潭变</w:t>
      </w:r>
      <w:ins w:id="23777" w:author="xh" w:date="2026-10-19T14:09:06+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FC402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23778" w:author="xh" w:date="2026-10-19T14:09:46+08:00"/>
        </w:trPr>
        <w:tc>
          <w:tcPr>
            <w:tcW w:w="1039" w:type="dxa"/>
            <w:tcMar>
              <w:left w:w="70" w:type="dxa"/>
              <w:right w:w="70" w:type="dxa"/>
            </w:tcMar>
            <w:vAlign w:val="center"/>
          </w:tcPr>
          <w:p w14:paraId="0500D76B">
            <w:pPr>
              <w:keepNext/>
              <w:spacing w:before="20" w:after="20" w:line="260" w:lineRule="exact"/>
              <w:ind w:left="0" w:leftChars="0" w:right="0" w:rightChars="0" w:firstLine="0" w:firstLineChars="0"/>
              <w:jc w:val="center"/>
              <w:rPr>
                <w:del w:id="23787" w:author="xh" w:date="2026-10-19T14:09:46+08:00"/>
              </w:rPr>
            </w:pPr>
            <w:del w:id="23788" w:author="xh" w:date="2026-10-19T14:09:46+08:00">
              <w:r>
                <w:rPr>
                  <w:rFonts w:ascii="Times New Roman" w:hAnsi="Times New Roman" w:eastAsia="宋体"/>
                  <w:b/>
                  <w:sz w:val="18"/>
                </w:rPr>
                <w:delText>方案</w:delText>
              </w:r>
            </w:del>
          </w:p>
        </w:tc>
        <w:tc>
          <w:tcPr>
            <w:tcW w:w="1039" w:type="dxa"/>
            <w:tcMar>
              <w:left w:w="70" w:type="dxa"/>
              <w:right w:w="70" w:type="dxa"/>
            </w:tcMar>
            <w:vAlign w:val="center"/>
          </w:tcPr>
          <w:p w14:paraId="3C4E7E68">
            <w:pPr>
              <w:keepNext/>
              <w:spacing w:before="20" w:after="20" w:line="260" w:lineRule="exact"/>
              <w:ind w:left="0" w:leftChars="0" w:right="0" w:rightChars="0" w:firstLine="0" w:firstLineChars="0"/>
              <w:jc w:val="center"/>
              <w:rPr>
                <w:del w:id="23789" w:author="xh" w:date="2026-10-19T14:09:46+08:00"/>
              </w:rPr>
            </w:pPr>
            <w:del w:id="23790" w:author="xh" w:date="2026-10-19T14:09:46+08:00">
              <w:r>
                <w:rPr>
                  <w:rFonts w:ascii="Times New Roman" w:hAnsi="Times New Roman" w:eastAsia="宋体"/>
                  <w:b/>
                  <w:sz w:val="18"/>
                </w:rPr>
                <w:delText>年份</w:delText>
              </w:r>
            </w:del>
          </w:p>
        </w:tc>
        <w:tc>
          <w:tcPr>
            <w:tcW w:w="1039" w:type="dxa"/>
            <w:tcMar>
              <w:left w:w="70" w:type="dxa"/>
              <w:right w:w="70" w:type="dxa"/>
            </w:tcMar>
            <w:vAlign w:val="center"/>
          </w:tcPr>
          <w:p w14:paraId="75B4188F">
            <w:pPr>
              <w:keepNext/>
              <w:spacing w:before="20" w:after="20" w:line="260" w:lineRule="exact"/>
              <w:ind w:left="0" w:leftChars="0" w:right="0" w:rightChars="0" w:firstLine="0" w:firstLineChars="0"/>
              <w:jc w:val="center"/>
              <w:rPr>
                <w:del w:id="23791" w:author="xh" w:date="2026-10-19T14:09:46+08:00"/>
              </w:rPr>
            </w:pPr>
            <w:del w:id="23792" w:author="xh" w:date="2026-10-19T14:09:46+08:00">
              <w:r>
                <w:rPr>
                  <w:rFonts w:ascii="Times New Roman" w:hAnsi="Times New Roman" w:eastAsia="宋体"/>
                  <w:b/>
                  <w:sz w:val="18"/>
                </w:rPr>
                <w:delText>主变组合/MVA</w:delText>
              </w:r>
            </w:del>
          </w:p>
        </w:tc>
        <w:tc>
          <w:tcPr>
            <w:tcW w:w="1039" w:type="dxa"/>
            <w:tcMar>
              <w:left w:w="70" w:type="dxa"/>
              <w:right w:w="70" w:type="dxa"/>
            </w:tcMar>
            <w:vAlign w:val="center"/>
          </w:tcPr>
          <w:p w14:paraId="1D875AA8">
            <w:pPr>
              <w:keepNext/>
              <w:spacing w:before="20" w:after="20" w:line="260" w:lineRule="exact"/>
              <w:ind w:left="0" w:leftChars="0" w:right="0" w:rightChars="0" w:firstLine="0" w:firstLineChars="0"/>
              <w:jc w:val="center"/>
              <w:rPr>
                <w:del w:id="23793" w:author="xh" w:date="2026-10-19T14:09:46+08:00"/>
              </w:rPr>
            </w:pPr>
            <w:del w:id="23794" w:author="xh" w:date="2026-10-19T14:09:46+08:00">
              <w:r>
                <w:rPr>
                  <w:rFonts w:ascii="Times New Roman" w:hAnsi="Times New Roman" w:eastAsia="宋体"/>
                  <w:b/>
                  <w:sz w:val="18"/>
                </w:rPr>
                <w:delText>总容量/MVA</w:delText>
              </w:r>
            </w:del>
          </w:p>
        </w:tc>
        <w:tc>
          <w:tcPr>
            <w:tcW w:w="1039" w:type="dxa"/>
            <w:tcMar>
              <w:left w:w="70" w:type="dxa"/>
              <w:right w:w="70" w:type="dxa"/>
            </w:tcMar>
            <w:vAlign w:val="center"/>
          </w:tcPr>
          <w:p w14:paraId="59DC02AA">
            <w:pPr>
              <w:keepNext/>
              <w:spacing w:before="20" w:after="20" w:line="260" w:lineRule="exact"/>
              <w:ind w:left="0" w:leftChars="0" w:right="0" w:rightChars="0" w:firstLine="0" w:firstLineChars="0"/>
              <w:jc w:val="center"/>
              <w:rPr>
                <w:del w:id="23795" w:author="xh" w:date="2026-10-19T14:09:46+08:00"/>
              </w:rPr>
            </w:pPr>
            <w:del w:id="23796" w:author="xh" w:date="2026-10-19T14:09:46+08:00">
              <w:r>
                <w:rPr>
                  <w:rFonts w:ascii="Times New Roman" w:hAnsi="Times New Roman" w:eastAsia="宋体"/>
                  <w:b/>
                  <w:sz w:val="18"/>
                </w:rPr>
                <w:delText>储能额定功率/MW</w:delText>
              </w:r>
            </w:del>
          </w:p>
        </w:tc>
        <w:tc>
          <w:tcPr>
            <w:tcW w:w="1039" w:type="dxa"/>
            <w:tcMar>
              <w:left w:w="70" w:type="dxa"/>
              <w:right w:w="70" w:type="dxa"/>
            </w:tcMar>
            <w:vAlign w:val="center"/>
          </w:tcPr>
          <w:p w14:paraId="59CA171C">
            <w:pPr>
              <w:keepNext/>
              <w:spacing w:before="20" w:after="20" w:line="260" w:lineRule="exact"/>
              <w:ind w:left="0" w:leftChars="0" w:right="0" w:rightChars="0" w:firstLine="0" w:firstLineChars="0"/>
              <w:jc w:val="center"/>
              <w:rPr>
                <w:del w:id="23797" w:author="xh" w:date="2026-10-19T14:09:46+08:00"/>
              </w:rPr>
            </w:pPr>
            <w:del w:id="23798" w:author="xh" w:date="2026-10-19T14:09:46+08:00">
              <w:r>
                <w:rPr>
                  <w:rFonts w:ascii="Times New Roman" w:hAnsi="Times New Roman" w:eastAsia="宋体"/>
                  <w:b/>
                  <w:sz w:val="18"/>
                </w:rPr>
                <w:delText>转出/MW</w:delText>
              </w:r>
            </w:del>
          </w:p>
        </w:tc>
        <w:tc>
          <w:tcPr>
            <w:tcW w:w="1039" w:type="dxa"/>
            <w:tcMar>
              <w:left w:w="70" w:type="dxa"/>
              <w:right w:w="70" w:type="dxa"/>
            </w:tcMar>
            <w:vAlign w:val="center"/>
          </w:tcPr>
          <w:p w14:paraId="748BCCF0">
            <w:pPr>
              <w:keepNext/>
              <w:spacing w:before="20" w:after="20" w:line="260" w:lineRule="exact"/>
              <w:ind w:left="0" w:leftChars="0" w:right="0" w:rightChars="0" w:firstLine="0" w:firstLineChars="0"/>
              <w:jc w:val="center"/>
              <w:rPr>
                <w:del w:id="23799" w:author="xh" w:date="2026-10-19T14:09:46+08:00"/>
              </w:rPr>
            </w:pPr>
            <w:del w:id="23800" w:author="xh" w:date="2026-10-19T14:09:46+08:00">
              <w:r>
                <w:rPr>
                  <w:rFonts w:ascii="Times New Roman" w:hAnsi="Times New Roman" w:eastAsia="宋体"/>
                  <w:b/>
                  <w:sz w:val="18"/>
                </w:rPr>
                <w:delText>承接/MW</w:delText>
              </w:r>
            </w:del>
          </w:p>
        </w:tc>
        <w:tc>
          <w:tcPr>
            <w:tcW w:w="1039" w:type="dxa"/>
            <w:tcMar>
              <w:left w:w="70" w:type="dxa"/>
              <w:right w:w="70" w:type="dxa"/>
            </w:tcMar>
            <w:vAlign w:val="center"/>
          </w:tcPr>
          <w:p w14:paraId="414980A3">
            <w:pPr>
              <w:keepNext/>
              <w:spacing w:before="20" w:after="20" w:line="260" w:lineRule="exact"/>
              <w:ind w:left="0" w:leftChars="0" w:right="0" w:rightChars="0" w:firstLine="0" w:firstLineChars="0"/>
              <w:jc w:val="center"/>
              <w:rPr>
                <w:del w:id="23801" w:author="xh" w:date="2026-10-19T14:09:46+08:00"/>
              </w:rPr>
            </w:pPr>
            <w:del w:id="23802" w:author="xh" w:date="2026-10-19T14:09:46+08:00">
              <w:r>
                <w:rPr>
                  <w:rFonts w:ascii="Times New Roman" w:hAnsi="Times New Roman" w:eastAsia="宋体"/>
                  <w:b/>
                  <w:sz w:val="18"/>
                </w:rPr>
                <w:delText>转接后净负荷/MW</w:delText>
              </w:r>
            </w:del>
          </w:p>
        </w:tc>
      </w:tr>
      <w:tr w14:paraId="54CDCB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3779" w:author="xh" w:date="2026-10-19T14:09:46+08:00"/>
        </w:trPr>
        <w:tc>
          <w:tcPr>
            <w:tcW w:w="1039" w:type="dxa"/>
            <w:tcMar>
              <w:left w:w="70" w:type="dxa"/>
              <w:right w:w="70" w:type="dxa"/>
            </w:tcMar>
            <w:vAlign w:val="center"/>
          </w:tcPr>
          <w:p w14:paraId="6E51D780">
            <w:pPr>
              <w:keepNext/>
              <w:spacing w:before="20" w:after="20" w:line="260" w:lineRule="exact"/>
              <w:ind w:left="0" w:leftChars="0" w:right="0" w:rightChars="0" w:firstLine="0" w:firstLineChars="0"/>
              <w:jc w:val="center"/>
              <w:rPr>
                <w:del w:id="23803" w:author="xh" w:date="2026-10-19T14:09:46+08:00"/>
              </w:rPr>
            </w:pPr>
            <w:del w:id="23804" w:author="xh" w:date="2026-10-19T14:09:46+08:00">
              <w:r>
                <w:rPr>
                  <w:rFonts w:ascii="Times New Roman" w:hAnsi="Times New Roman" w:eastAsia="宋体"/>
                  <w:b w:val="0"/>
                  <w:sz w:val="18"/>
                </w:rPr>
                <w:delText>刚性</w:delText>
              </w:r>
            </w:del>
          </w:p>
        </w:tc>
        <w:tc>
          <w:tcPr>
            <w:tcW w:w="1039" w:type="dxa"/>
            <w:tcMar>
              <w:left w:w="70" w:type="dxa"/>
              <w:right w:w="70" w:type="dxa"/>
            </w:tcMar>
            <w:vAlign w:val="center"/>
          </w:tcPr>
          <w:p w14:paraId="1FE468EC">
            <w:pPr>
              <w:keepNext/>
              <w:spacing w:before="20" w:after="20" w:line="260" w:lineRule="exact"/>
              <w:ind w:left="0" w:leftChars="0" w:right="0" w:rightChars="0" w:firstLine="0" w:firstLineChars="0"/>
              <w:jc w:val="center"/>
              <w:rPr>
                <w:del w:id="23805" w:author="xh" w:date="2026-10-19T14:09:46+08:00"/>
              </w:rPr>
            </w:pPr>
            <w:del w:id="23806" w:author="xh" w:date="2026-10-19T14:09:46+08:00">
              <w:r>
                <w:rPr>
                  <w:rFonts w:ascii="Times New Roman" w:hAnsi="Times New Roman" w:eastAsia="宋体"/>
                  <w:b w:val="0"/>
                  <w:sz w:val="18"/>
                </w:rPr>
                <w:delText>2022</w:delText>
              </w:r>
            </w:del>
          </w:p>
        </w:tc>
        <w:tc>
          <w:tcPr>
            <w:tcW w:w="1039" w:type="dxa"/>
            <w:tcMar>
              <w:left w:w="70" w:type="dxa"/>
              <w:right w:w="70" w:type="dxa"/>
            </w:tcMar>
            <w:vAlign w:val="center"/>
          </w:tcPr>
          <w:p w14:paraId="29A96216">
            <w:pPr>
              <w:keepNext/>
              <w:spacing w:before="20" w:after="20" w:line="260" w:lineRule="exact"/>
              <w:ind w:left="0" w:leftChars="0" w:right="0" w:rightChars="0" w:firstLine="0" w:firstLineChars="0"/>
              <w:jc w:val="center"/>
              <w:rPr>
                <w:del w:id="23807" w:author="xh" w:date="2026-10-19T14:09:46+08:00"/>
              </w:rPr>
            </w:pPr>
            <w:del w:id="23808" w:author="xh" w:date="2026-10-19T14:09:46+08:00">
              <w:r>
                <w:rPr>
                  <w:rFonts w:ascii="Times New Roman" w:hAnsi="Times New Roman" w:eastAsia="宋体"/>
                  <w:b w:val="0"/>
                  <w:sz w:val="18"/>
                </w:rPr>
                <w:delText>63+63</w:delText>
              </w:r>
            </w:del>
          </w:p>
        </w:tc>
        <w:tc>
          <w:tcPr>
            <w:tcW w:w="1039" w:type="dxa"/>
            <w:tcMar>
              <w:left w:w="70" w:type="dxa"/>
              <w:right w:w="70" w:type="dxa"/>
            </w:tcMar>
            <w:vAlign w:val="center"/>
          </w:tcPr>
          <w:p w14:paraId="7B22A31B">
            <w:pPr>
              <w:keepNext/>
              <w:spacing w:before="20" w:after="20" w:line="260" w:lineRule="exact"/>
              <w:ind w:left="0" w:leftChars="0" w:right="0" w:rightChars="0" w:firstLine="0" w:firstLineChars="0"/>
              <w:jc w:val="center"/>
              <w:rPr>
                <w:del w:id="23809" w:author="xh" w:date="2026-10-19T14:09:46+08:00"/>
              </w:rPr>
            </w:pPr>
            <w:del w:id="23810" w:author="xh" w:date="2026-10-19T14:09:46+08:00">
              <w:r>
                <w:rPr>
                  <w:rFonts w:ascii="Times New Roman" w:hAnsi="Times New Roman" w:eastAsia="宋体"/>
                  <w:b w:val="0"/>
                  <w:sz w:val="18"/>
                </w:rPr>
                <w:delText>126.00</w:delText>
              </w:r>
            </w:del>
          </w:p>
        </w:tc>
        <w:tc>
          <w:tcPr>
            <w:tcW w:w="1039" w:type="dxa"/>
            <w:tcMar>
              <w:left w:w="70" w:type="dxa"/>
              <w:right w:w="70" w:type="dxa"/>
            </w:tcMar>
            <w:vAlign w:val="center"/>
          </w:tcPr>
          <w:p w14:paraId="33CE9189">
            <w:pPr>
              <w:keepNext/>
              <w:spacing w:before="20" w:after="20" w:line="260" w:lineRule="exact"/>
              <w:ind w:left="0" w:leftChars="0" w:right="0" w:rightChars="0" w:firstLine="0" w:firstLineChars="0"/>
              <w:jc w:val="center"/>
              <w:rPr>
                <w:del w:id="23811" w:author="xh" w:date="2026-10-19T14:09:46+08:00"/>
              </w:rPr>
            </w:pPr>
            <w:del w:id="23812"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093A7723">
            <w:pPr>
              <w:keepNext/>
              <w:spacing w:before="20" w:after="20" w:line="260" w:lineRule="exact"/>
              <w:ind w:left="0" w:leftChars="0" w:right="0" w:rightChars="0" w:firstLine="0" w:firstLineChars="0"/>
              <w:jc w:val="center"/>
              <w:rPr>
                <w:del w:id="23813" w:author="xh" w:date="2026-10-19T14:09:46+08:00"/>
              </w:rPr>
            </w:pPr>
            <w:del w:id="23814"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2B44CF7A">
            <w:pPr>
              <w:keepNext/>
              <w:spacing w:before="20" w:after="20" w:line="260" w:lineRule="exact"/>
              <w:ind w:left="0" w:leftChars="0" w:right="0" w:rightChars="0" w:firstLine="0" w:firstLineChars="0"/>
              <w:jc w:val="center"/>
              <w:rPr>
                <w:del w:id="23815" w:author="xh" w:date="2026-10-19T14:09:46+08:00"/>
              </w:rPr>
            </w:pPr>
            <w:del w:id="23816"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34B530A0">
            <w:pPr>
              <w:keepNext/>
              <w:spacing w:before="20" w:after="20" w:line="260" w:lineRule="exact"/>
              <w:ind w:left="0" w:leftChars="0" w:right="0" w:rightChars="0" w:firstLine="0" w:firstLineChars="0"/>
              <w:jc w:val="center"/>
              <w:rPr>
                <w:del w:id="23817" w:author="xh" w:date="2026-10-19T14:09:46+08:00"/>
              </w:rPr>
            </w:pPr>
            <w:del w:id="23818" w:author="xh" w:date="2026-10-19T14:09:46+08:00">
              <w:r>
                <w:rPr>
                  <w:rFonts w:ascii="Times New Roman" w:hAnsi="Times New Roman" w:eastAsia="宋体"/>
                  <w:b w:val="0"/>
                  <w:sz w:val="18"/>
                </w:rPr>
                <w:delText>42.19</w:delText>
              </w:r>
            </w:del>
          </w:p>
        </w:tc>
      </w:tr>
      <w:tr w14:paraId="593188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3780" w:author="xh" w:date="2026-10-19T14:09:46+08:00"/>
        </w:trPr>
        <w:tc>
          <w:tcPr>
            <w:tcW w:w="1039" w:type="dxa"/>
            <w:tcMar>
              <w:left w:w="70" w:type="dxa"/>
              <w:right w:w="70" w:type="dxa"/>
            </w:tcMar>
            <w:vAlign w:val="center"/>
          </w:tcPr>
          <w:p w14:paraId="5E15BA2F">
            <w:pPr>
              <w:keepNext/>
              <w:spacing w:before="20" w:after="20" w:line="260" w:lineRule="exact"/>
              <w:ind w:left="0" w:leftChars="0" w:right="0" w:rightChars="0" w:firstLine="0" w:firstLineChars="0"/>
              <w:jc w:val="center"/>
              <w:rPr>
                <w:del w:id="23819" w:author="xh" w:date="2026-10-19T14:09:46+08:00"/>
              </w:rPr>
            </w:pPr>
            <w:del w:id="23820" w:author="xh" w:date="2026-10-19T14:09:46+08:00">
              <w:r>
                <w:rPr>
                  <w:rFonts w:ascii="Times New Roman" w:hAnsi="Times New Roman" w:eastAsia="宋体"/>
                  <w:b w:val="0"/>
                  <w:sz w:val="18"/>
                </w:rPr>
                <w:delText>刚性</w:delText>
              </w:r>
            </w:del>
          </w:p>
        </w:tc>
        <w:tc>
          <w:tcPr>
            <w:tcW w:w="1039" w:type="dxa"/>
            <w:tcMar>
              <w:left w:w="70" w:type="dxa"/>
              <w:right w:w="70" w:type="dxa"/>
            </w:tcMar>
            <w:vAlign w:val="center"/>
          </w:tcPr>
          <w:p w14:paraId="5847E319">
            <w:pPr>
              <w:keepNext/>
              <w:spacing w:before="20" w:after="20" w:line="260" w:lineRule="exact"/>
              <w:ind w:left="0" w:leftChars="0" w:right="0" w:rightChars="0" w:firstLine="0" w:firstLineChars="0"/>
              <w:jc w:val="center"/>
              <w:rPr>
                <w:del w:id="23821" w:author="xh" w:date="2026-10-19T14:09:46+08:00"/>
              </w:rPr>
            </w:pPr>
            <w:del w:id="23822" w:author="xh" w:date="2026-10-19T14:09:46+08:00">
              <w:r>
                <w:rPr>
                  <w:rFonts w:ascii="Times New Roman" w:hAnsi="Times New Roman" w:eastAsia="宋体"/>
                  <w:b w:val="0"/>
                  <w:sz w:val="18"/>
                </w:rPr>
                <w:delText>2023</w:delText>
              </w:r>
            </w:del>
          </w:p>
        </w:tc>
        <w:tc>
          <w:tcPr>
            <w:tcW w:w="1039" w:type="dxa"/>
            <w:tcMar>
              <w:left w:w="70" w:type="dxa"/>
              <w:right w:w="70" w:type="dxa"/>
            </w:tcMar>
            <w:vAlign w:val="center"/>
          </w:tcPr>
          <w:p w14:paraId="28B7DD14">
            <w:pPr>
              <w:keepNext/>
              <w:spacing w:before="20" w:after="20" w:line="260" w:lineRule="exact"/>
              <w:ind w:left="0" w:leftChars="0" w:right="0" w:rightChars="0" w:firstLine="0" w:firstLineChars="0"/>
              <w:jc w:val="center"/>
              <w:rPr>
                <w:del w:id="23823" w:author="xh" w:date="2026-10-19T14:09:46+08:00"/>
              </w:rPr>
            </w:pPr>
            <w:del w:id="23824" w:author="xh" w:date="2026-10-19T14:09:46+08:00">
              <w:r>
                <w:rPr>
                  <w:rFonts w:ascii="Times New Roman" w:hAnsi="Times New Roman" w:eastAsia="宋体"/>
                  <w:b w:val="0"/>
                  <w:sz w:val="18"/>
                </w:rPr>
                <w:delText>63+63</w:delText>
              </w:r>
            </w:del>
          </w:p>
        </w:tc>
        <w:tc>
          <w:tcPr>
            <w:tcW w:w="1039" w:type="dxa"/>
            <w:tcMar>
              <w:left w:w="70" w:type="dxa"/>
              <w:right w:w="70" w:type="dxa"/>
            </w:tcMar>
            <w:vAlign w:val="center"/>
          </w:tcPr>
          <w:p w14:paraId="01633AA6">
            <w:pPr>
              <w:keepNext/>
              <w:spacing w:before="20" w:after="20" w:line="260" w:lineRule="exact"/>
              <w:ind w:left="0" w:leftChars="0" w:right="0" w:rightChars="0" w:firstLine="0" w:firstLineChars="0"/>
              <w:jc w:val="center"/>
              <w:rPr>
                <w:del w:id="23825" w:author="xh" w:date="2026-10-19T14:09:46+08:00"/>
              </w:rPr>
            </w:pPr>
            <w:del w:id="23826" w:author="xh" w:date="2026-10-19T14:09:46+08:00">
              <w:r>
                <w:rPr>
                  <w:rFonts w:ascii="Times New Roman" w:hAnsi="Times New Roman" w:eastAsia="宋体"/>
                  <w:b w:val="0"/>
                  <w:sz w:val="18"/>
                </w:rPr>
                <w:delText>126.00</w:delText>
              </w:r>
            </w:del>
          </w:p>
        </w:tc>
        <w:tc>
          <w:tcPr>
            <w:tcW w:w="1039" w:type="dxa"/>
            <w:tcMar>
              <w:left w:w="70" w:type="dxa"/>
              <w:right w:w="70" w:type="dxa"/>
            </w:tcMar>
            <w:vAlign w:val="center"/>
          </w:tcPr>
          <w:p w14:paraId="54FEE2FA">
            <w:pPr>
              <w:keepNext/>
              <w:spacing w:before="20" w:after="20" w:line="260" w:lineRule="exact"/>
              <w:ind w:left="0" w:leftChars="0" w:right="0" w:rightChars="0" w:firstLine="0" w:firstLineChars="0"/>
              <w:jc w:val="center"/>
              <w:rPr>
                <w:del w:id="23827" w:author="xh" w:date="2026-10-19T14:09:46+08:00"/>
              </w:rPr>
            </w:pPr>
            <w:del w:id="23828"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24958114">
            <w:pPr>
              <w:keepNext/>
              <w:spacing w:before="20" w:after="20" w:line="260" w:lineRule="exact"/>
              <w:ind w:left="0" w:leftChars="0" w:right="0" w:rightChars="0" w:firstLine="0" w:firstLineChars="0"/>
              <w:jc w:val="center"/>
              <w:rPr>
                <w:del w:id="23829" w:author="xh" w:date="2026-10-19T14:09:46+08:00"/>
              </w:rPr>
            </w:pPr>
            <w:del w:id="23830"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55F5BE64">
            <w:pPr>
              <w:keepNext/>
              <w:spacing w:before="20" w:after="20" w:line="260" w:lineRule="exact"/>
              <w:ind w:left="0" w:leftChars="0" w:right="0" w:rightChars="0" w:firstLine="0" w:firstLineChars="0"/>
              <w:jc w:val="center"/>
              <w:rPr>
                <w:del w:id="23831" w:author="xh" w:date="2026-10-19T14:09:46+08:00"/>
              </w:rPr>
            </w:pPr>
            <w:del w:id="23832"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3C7466FD">
            <w:pPr>
              <w:keepNext/>
              <w:spacing w:before="20" w:after="20" w:line="260" w:lineRule="exact"/>
              <w:ind w:left="0" w:leftChars="0" w:right="0" w:rightChars="0" w:firstLine="0" w:firstLineChars="0"/>
              <w:jc w:val="center"/>
              <w:rPr>
                <w:del w:id="23833" w:author="xh" w:date="2026-10-19T14:09:46+08:00"/>
              </w:rPr>
            </w:pPr>
            <w:del w:id="23834" w:author="xh" w:date="2026-10-19T14:09:46+08:00">
              <w:r>
                <w:rPr>
                  <w:rFonts w:ascii="Times New Roman" w:hAnsi="Times New Roman" w:eastAsia="宋体"/>
                  <w:b w:val="0"/>
                  <w:sz w:val="18"/>
                </w:rPr>
                <w:delText>45.42</w:delText>
              </w:r>
            </w:del>
          </w:p>
        </w:tc>
      </w:tr>
      <w:tr w14:paraId="5296ED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3781" w:author="xh" w:date="2026-10-19T14:09:46+08:00"/>
        </w:trPr>
        <w:tc>
          <w:tcPr>
            <w:tcW w:w="1039" w:type="dxa"/>
            <w:tcMar>
              <w:left w:w="70" w:type="dxa"/>
              <w:right w:w="70" w:type="dxa"/>
            </w:tcMar>
            <w:vAlign w:val="center"/>
          </w:tcPr>
          <w:p w14:paraId="6B45E89C">
            <w:pPr>
              <w:keepNext/>
              <w:spacing w:before="20" w:after="20" w:line="260" w:lineRule="exact"/>
              <w:ind w:left="0" w:leftChars="0" w:right="0" w:rightChars="0" w:firstLine="0" w:firstLineChars="0"/>
              <w:jc w:val="center"/>
              <w:rPr>
                <w:del w:id="23835" w:author="xh" w:date="2026-10-19T14:09:46+08:00"/>
              </w:rPr>
            </w:pPr>
            <w:del w:id="23836" w:author="xh" w:date="2026-10-19T14:09:46+08:00">
              <w:r>
                <w:rPr>
                  <w:rFonts w:ascii="Times New Roman" w:hAnsi="Times New Roman" w:eastAsia="宋体"/>
                  <w:b w:val="0"/>
                  <w:sz w:val="18"/>
                </w:rPr>
                <w:delText>刚性</w:delText>
              </w:r>
            </w:del>
          </w:p>
        </w:tc>
        <w:tc>
          <w:tcPr>
            <w:tcW w:w="1039" w:type="dxa"/>
            <w:tcMar>
              <w:left w:w="70" w:type="dxa"/>
              <w:right w:w="70" w:type="dxa"/>
            </w:tcMar>
            <w:vAlign w:val="center"/>
          </w:tcPr>
          <w:p w14:paraId="1689A795">
            <w:pPr>
              <w:keepNext/>
              <w:spacing w:before="20" w:after="20" w:line="260" w:lineRule="exact"/>
              <w:ind w:left="0" w:leftChars="0" w:right="0" w:rightChars="0" w:firstLine="0" w:firstLineChars="0"/>
              <w:jc w:val="center"/>
              <w:rPr>
                <w:del w:id="23837" w:author="xh" w:date="2026-10-19T14:09:46+08:00"/>
              </w:rPr>
            </w:pPr>
            <w:del w:id="23838" w:author="xh" w:date="2026-10-19T14:09:46+08:00">
              <w:r>
                <w:rPr>
                  <w:rFonts w:ascii="Times New Roman" w:hAnsi="Times New Roman" w:eastAsia="宋体"/>
                  <w:b w:val="0"/>
                  <w:sz w:val="18"/>
                </w:rPr>
                <w:delText>2024</w:delText>
              </w:r>
            </w:del>
          </w:p>
        </w:tc>
        <w:tc>
          <w:tcPr>
            <w:tcW w:w="1039" w:type="dxa"/>
            <w:tcMar>
              <w:left w:w="70" w:type="dxa"/>
              <w:right w:w="70" w:type="dxa"/>
            </w:tcMar>
            <w:vAlign w:val="center"/>
          </w:tcPr>
          <w:p w14:paraId="6FF542C4">
            <w:pPr>
              <w:keepNext/>
              <w:spacing w:before="20" w:after="20" w:line="260" w:lineRule="exact"/>
              <w:ind w:left="0" w:leftChars="0" w:right="0" w:rightChars="0" w:firstLine="0" w:firstLineChars="0"/>
              <w:jc w:val="center"/>
              <w:rPr>
                <w:del w:id="23839" w:author="xh" w:date="2026-10-19T14:09:46+08:00"/>
              </w:rPr>
            </w:pPr>
            <w:del w:id="23840" w:author="xh" w:date="2026-10-19T14:09:46+08:00">
              <w:r>
                <w:rPr>
                  <w:rFonts w:ascii="Times New Roman" w:hAnsi="Times New Roman" w:eastAsia="宋体"/>
                  <w:b w:val="0"/>
                  <w:sz w:val="18"/>
                </w:rPr>
                <w:delText>63+63</w:delText>
              </w:r>
            </w:del>
          </w:p>
        </w:tc>
        <w:tc>
          <w:tcPr>
            <w:tcW w:w="1039" w:type="dxa"/>
            <w:tcMar>
              <w:left w:w="70" w:type="dxa"/>
              <w:right w:w="70" w:type="dxa"/>
            </w:tcMar>
            <w:vAlign w:val="center"/>
          </w:tcPr>
          <w:p w14:paraId="493451C2">
            <w:pPr>
              <w:keepNext/>
              <w:spacing w:before="20" w:after="20" w:line="260" w:lineRule="exact"/>
              <w:ind w:left="0" w:leftChars="0" w:right="0" w:rightChars="0" w:firstLine="0" w:firstLineChars="0"/>
              <w:jc w:val="center"/>
              <w:rPr>
                <w:del w:id="23841" w:author="xh" w:date="2026-10-19T14:09:46+08:00"/>
              </w:rPr>
            </w:pPr>
            <w:del w:id="23842" w:author="xh" w:date="2026-10-19T14:09:46+08:00">
              <w:r>
                <w:rPr>
                  <w:rFonts w:ascii="Times New Roman" w:hAnsi="Times New Roman" w:eastAsia="宋体"/>
                  <w:b w:val="0"/>
                  <w:sz w:val="18"/>
                </w:rPr>
                <w:delText>126.00</w:delText>
              </w:r>
            </w:del>
          </w:p>
        </w:tc>
        <w:tc>
          <w:tcPr>
            <w:tcW w:w="1039" w:type="dxa"/>
            <w:tcMar>
              <w:left w:w="70" w:type="dxa"/>
              <w:right w:w="70" w:type="dxa"/>
            </w:tcMar>
            <w:vAlign w:val="center"/>
          </w:tcPr>
          <w:p w14:paraId="5E7B4854">
            <w:pPr>
              <w:keepNext/>
              <w:spacing w:before="20" w:after="20" w:line="260" w:lineRule="exact"/>
              <w:ind w:left="0" w:leftChars="0" w:right="0" w:rightChars="0" w:firstLine="0" w:firstLineChars="0"/>
              <w:jc w:val="center"/>
              <w:rPr>
                <w:del w:id="23843" w:author="xh" w:date="2026-10-19T14:09:46+08:00"/>
              </w:rPr>
            </w:pPr>
            <w:del w:id="23844"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03773561">
            <w:pPr>
              <w:keepNext/>
              <w:spacing w:before="20" w:after="20" w:line="260" w:lineRule="exact"/>
              <w:ind w:left="0" w:leftChars="0" w:right="0" w:rightChars="0" w:firstLine="0" w:firstLineChars="0"/>
              <w:jc w:val="center"/>
              <w:rPr>
                <w:del w:id="23845" w:author="xh" w:date="2026-10-19T14:09:46+08:00"/>
              </w:rPr>
            </w:pPr>
            <w:del w:id="23846"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3F19B89F">
            <w:pPr>
              <w:keepNext/>
              <w:spacing w:before="20" w:after="20" w:line="260" w:lineRule="exact"/>
              <w:ind w:left="0" w:leftChars="0" w:right="0" w:rightChars="0" w:firstLine="0" w:firstLineChars="0"/>
              <w:jc w:val="center"/>
              <w:rPr>
                <w:del w:id="23847" w:author="xh" w:date="2026-10-19T14:09:46+08:00"/>
              </w:rPr>
            </w:pPr>
            <w:del w:id="23848"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2CC54ED5">
            <w:pPr>
              <w:keepNext/>
              <w:spacing w:before="20" w:after="20" w:line="260" w:lineRule="exact"/>
              <w:ind w:left="0" w:leftChars="0" w:right="0" w:rightChars="0" w:firstLine="0" w:firstLineChars="0"/>
              <w:jc w:val="center"/>
              <w:rPr>
                <w:del w:id="23849" w:author="xh" w:date="2026-10-19T14:09:46+08:00"/>
              </w:rPr>
            </w:pPr>
            <w:del w:id="23850" w:author="xh" w:date="2026-10-19T14:09:46+08:00">
              <w:r>
                <w:rPr>
                  <w:rFonts w:ascii="Times New Roman" w:hAnsi="Times New Roman" w:eastAsia="宋体"/>
                  <w:b w:val="0"/>
                  <w:sz w:val="18"/>
                </w:rPr>
                <w:delText>42.69</w:delText>
              </w:r>
            </w:del>
          </w:p>
        </w:tc>
      </w:tr>
      <w:tr w14:paraId="1F83F4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3782" w:author="xh" w:date="2026-10-19T14:09:46+08:00"/>
        </w:trPr>
        <w:tc>
          <w:tcPr>
            <w:tcW w:w="1039" w:type="dxa"/>
            <w:tcMar>
              <w:left w:w="70" w:type="dxa"/>
              <w:right w:w="70" w:type="dxa"/>
            </w:tcMar>
            <w:vAlign w:val="center"/>
          </w:tcPr>
          <w:p w14:paraId="4D1BE6A2">
            <w:pPr>
              <w:keepNext/>
              <w:spacing w:before="20" w:after="20" w:line="260" w:lineRule="exact"/>
              <w:ind w:left="0" w:leftChars="0" w:right="0" w:rightChars="0" w:firstLine="0" w:firstLineChars="0"/>
              <w:jc w:val="center"/>
              <w:rPr>
                <w:del w:id="23851" w:author="xh" w:date="2026-10-19T14:09:46+08:00"/>
              </w:rPr>
            </w:pPr>
            <w:del w:id="23852" w:author="xh" w:date="2026-10-19T14:09:46+08:00">
              <w:r>
                <w:rPr>
                  <w:rFonts w:ascii="Times New Roman" w:hAnsi="Times New Roman" w:eastAsia="宋体"/>
                  <w:b w:val="0"/>
                  <w:sz w:val="18"/>
                </w:rPr>
                <w:delText>刚性</w:delText>
              </w:r>
            </w:del>
          </w:p>
        </w:tc>
        <w:tc>
          <w:tcPr>
            <w:tcW w:w="1039" w:type="dxa"/>
            <w:tcMar>
              <w:left w:w="70" w:type="dxa"/>
              <w:right w:w="70" w:type="dxa"/>
            </w:tcMar>
            <w:vAlign w:val="center"/>
          </w:tcPr>
          <w:p w14:paraId="37993093">
            <w:pPr>
              <w:keepNext/>
              <w:spacing w:before="20" w:after="20" w:line="260" w:lineRule="exact"/>
              <w:ind w:left="0" w:leftChars="0" w:right="0" w:rightChars="0" w:firstLine="0" w:firstLineChars="0"/>
              <w:jc w:val="center"/>
              <w:rPr>
                <w:del w:id="23853" w:author="xh" w:date="2026-10-19T14:09:46+08:00"/>
              </w:rPr>
            </w:pPr>
            <w:del w:id="23854" w:author="xh" w:date="2026-10-19T14:09:46+08:00">
              <w:r>
                <w:rPr>
                  <w:rFonts w:ascii="Times New Roman" w:hAnsi="Times New Roman" w:eastAsia="宋体"/>
                  <w:b w:val="0"/>
                  <w:sz w:val="18"/>
                </w:rPr>
                <w:delText>2025</w:delText>
              </w:r>
            </w:del>
          </w:p>
        </w:tc>
        <w:tc>
          <w:tcPr>
            <w:tcW w:w="1039" w:type="dxa"/>
            <w:tcMar>
              <w:left w:w="70" w:type="dxa"/>
              <w:right w:w="70" w:type="dxa"/>
            </w:tcMar>
            <w:vAlign w:val="center"/>
          </w:tcPr>
          <w:p w14:paraId="62E15B11">
            <w:pPr>
              <w:keepNext/>
              <w:spacing w:before="20" w:after="20" w:line="260" w:lineRule="exact"/>
              <w:ind w:left="0" w:leftChars="0" w:right="0" w:rightChars="0" w:firstLine="0" w:firstLineChars="0"/>
              <w:jc w:val="center"/>
              <w:rPr>
                <w:del w:id="23855" w:author="xh" w:date="2026-10-19T14:09:46+08:00"/>
              </w:rPr>
            </w:pPr>
            <w:del w:id="23856" w:author="xh" w:date="2026-10-19T14:09:46+08:00">
              <w:r>
                <w:rPr>
                  <w:rFonts w:ascii="Times New Roman" w:hAnsi="Times New Roman" w:eastAsia="宋体"/>
                  <w:b w:val="0"/>
                  <w:sz w:val="18"/>
                </w:rPr>
                <w:delText>63+63</w:delText>
              </w:r>
            </w:del>
          </w:p>
        </w:tc>
        <w:tc>
          <w:tcPr>
            <w:tcW w:w="1039" w:type="dxa"/>
            <w:tcMar>
              <w:left w:w="70" w:type="dxa"/>
              <w:right w:w="70" w:type="dxa"/>
            </w:tcMar>
            <w:vAlign w:val="center"/>
          </w:tcPr>
          <w:p w14:paraId="622384B2">
            <w:pPr>
              <w:keepNext/>
              <w:spacing w:before="20" w:after="20" w:line="260" w:lineRule="exact"/>
              <w:ind w:left="0" w:leftChars="0" w:right="0" w:rightChars="0" w:firstLine="0" w:firstLineChars="0"/>
              <w:jc w:val="center"/>
              <w:rPr>
                <w:del w:id="23857" w:author="xh" w:date="2026-10-19T14:09:46+08:00"/>
              </w:rPr>
            </w:pPr>
            <w:del w:id="23858" w:author="xh" w:date="2026-10-19T14:09:46+08:00">
              <w:r>
                <w:rPr>
                  <w:rFonts w:ascii="Times New Roman" w:hAnsi="Times New Roman" w:eastAsia="宋体"/>
                  <w:b w:val="0"/>
                  <w:sz w:val="18"/>
                </w:rPr>
                <w:delText>126.00</w:delText>
              </w:r>
            </w:del>
          </w:p>
        </w:tc>
        <w:tc>
          <w:tcPr>
            <w:tcW w:w="1039" w:type="dxa"/>
            <w:tcMar>
              <w:left w:w="70" w:type="dxa"/>
              <w:right w:w="70" w:type="dxa"/>
            </w:tcMar>
            <w:vAlign w:val="center"/>
          </w:tcPr>
          <w:p w14:paraId="056E2E60">
            <w:pPr>
              <w:keepNext/>
              <w:spacing w:before="20" w:after="20" w:line="260" w:lineRule="exact"/>
              <w:ind w:left="0" w:leftChars="0" w:right="0" w:rightChars="0" w:firstLine="0" w:firstLineChars="0"/>
              <w:jc w:val="center"/>
              <w:rPr>
                <w:del w:id="23859" w:author="xh" w:date="2026-10-19T14:09:46+08:00"/>
              </w:rPr>
            </w:pPr>
            <w:del w:id="23860"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3F09E406">
            <w:pPr>
              <w:keepNext/>
              <w:spacing w:before="20" w:after="20" w:line="260" w:lineRule="exact"/>
              <w:ind w:left="0" w:leftChars="0" w:right="0" w:rightChars="0" w:firstLine="0" w:firstLineChars="0"/>
              <w:jc w:val="center"/>
              <w:rPr>
                <w:del w:id="23861" w:author="xh" w:date="2026-10-19T14:09:46+08:00"/>
              </w:rPr>
            </w:pPr>
            <w:del w:id="23862"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6CE1E42D">
            <w:pPr>
              <w:keepNext/>
              <w:spacing w:before="20" w:after="20" w:line="260" w:lineRule="exact"/>
              <w:ind w:left="0" w:leftChars="0" w:right="0" w:rightChars="0" w:firstLine="0" w:firstLineChars="0"/>
              <w:jc w:val="center"/>
              <w:rPr>
                <w:del w:id="23863" w:author="xh" w:date="2026-10-19T14:09:46+08:00"/>
              </w:rPr>
            </w:pPr>
            <w:del w:id="23864"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143353FC">
            <w:pPr>
              <w:keepNext/>
              <w:spacing w:before="20" w:after="20" w:line="260" w:lineRule="exact"/>
              <w:ind w:left="0" w:leftChars="0" w:right="0" w:rightChars="0" w:firstLine="0" w:firstLineChars="0"/>
              <w:jc w:val="center"/>
              <w:rPr>
                <w:del w:id="23865" w:author="xh" w:date="2026-10-19T14:09:46+08:00"/>
              </w:rPr>
            </w:pPr>
            <w:del w:id="23866" w:author="xh" w:date="2026-10-19T14:09:46+08:00">
              <w:r>
                <w:rPr>
                  <w:rFonts w:ascii="Times New Roman" w:hAnsi="Times New Roman" w:eastAsia="宋体"/>
                  <w:b w:val="0"/>
                  <w:sz w:val="18"/>
                </w:rPr>
                <w:delText>45.03</w:delText>
              </w:r>
            </w:del>
          </w:p>
        </w:tc>
      </w:tr>
      <w:tr w14:paraId="558B8A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3783" w:author="xh" w:date="2026-10-19T14:09:46+08:00"/>
        </w:trPr>
        <w:tc>
          <w:tcPr>
            <w:tcW w:w="1039" w:type="dxa"/>
            <w:tcMar>
              <w:left w:w="70" w:type="dxa"/>
              <w:right w:w="70" w:type="dxa"/>
            </w:tcMar>
            <w:vAlign w:val="center"/>
          </w:tcPr>
          <w:p w14:paraId="53E107B9">
            <w:pPr>
              <w:keepNext/>
              <w:spacing w:before="20" w:after="20" w:line="260" w:lineRule="exact"/>
              <w:ind w:left="0" w:leftChars="0" w:right="0" w:rightChars="0" w:firstLine="0" w:firstLineChars="0"/>
              <w:jc w:val="center"/>
              <w:rPr>
                <w:del w:id="23867" w:author="xh" w:date="2026-10-19T14:09:46+08:00"/>
              </w:rPr>
            </w:pPr>
            <w:del w:id="23868" w:author="xh" w:date="2026-10-19T14:09:46+08:00">
              <w:r>
                <w:rPr>
                  <w:rFonts w:ascii="Times New Roman" w:hAnsi="Times New Roman" w:eastAsia="宋体"/>
                  <w:b w:val="0"/>
                  <w:sz w:val="18"/>
                </w:rPr>
                <w:delText>弹性</w:delText>
              </w:r>
            </w:del>
          </w:p>
        </w:tc>
        <w:tc>
          <w:tcPr>
            <w:tcW w:w="1039" w:type="dxa"/>
            <w:tcMar>
              <w:left w:w="70" w:type="dxa"/>
              <w:right w:w="70" w:type="dxa"/>
            </w:tcMar>
            <w:vAlign w:val="center"/>
          </w:tcPr>
          <w:p w14:paraId="2ACEBE20">
            <w:pPr>
              <w:keepNext/>
              <w:spacing w:before="20" w:after="20" w:line="260" w:lineRule="exact"/>
              <w:ind w:left="0" w:leftChars="0" w:right="0" w:rightChars="0" w:firstLine="0" w:firstLineChars="0"/>
              <w:jc w:val="center"/>
              <w:rPr>
                <w:del w:id="23869" w:author="xh" w:date="2026-10-19T14:09:46+08:00"/>
              </w:rPr>
            </w:pPr>
            <w:del w:id="23870" w:author="xh" w:date="2026-10-19T14:09:46+08:00">
              <w:r>
                <w:rPr>
                  <w:rFonts w:ascii="Times New Roman" w:hAnsi="Times New Roman" w:eastAsia="宋体"/>
                  <w:b w:val="0"/>
                  <w:sz w:val="18"/>
                </w:rPr>
                <w:delText>2022</w:delText>
              </w:r>
            </w:del>
          </w:p>
        </w:tc>
        <w:tc>
          <w:tcPr>
            <w:tcW w:w="1039" w:type="dxa"/>
            <w:tcMar>
              <w:left w:w="70" w:type="dxa"/>
              <w:right w:w="70" w:type="dxa"/>
            </w:tcMar>
            <w:vAlign w:val="center"/>
          </w:tcPr>
          <w:p w14:paraId="7A98E14A">
            <w:pPr>
              <w:keepNext/>
              <w:spacing w:before="20" w:after="20" w:line="260" w:lineRule="exact"/>
              <w:ind w:left="0" w:leftChars="0" w:right="0" w:rightChars="0" w:firstLine="0" w:firstLineChars="0"/>
              <w:jc w:val="center"/>
              <w:rPr>
                <w:del w:id="23871" w:author="xh" w:date="2026-10-19T14:09:46+08:00"/>
              </w:rPr>
            </w:pPr>
            <w:del w:id="23872" w:author="xh" w:date="2026-10-19T14:09:46+08:00">
              <w:r>
                <w:rPr>
                  <w:rFonts w:ascii="Times New Roman" w:hAnsi="Times New Roman" w:eastAsia="宋体"/>
                  <w:b w:val="0"/>
                  <w:sz w:val="18"/>
                </w:rPr>
                <w:delText>63+63</w:delText>
              </w:r>
            </w:del>
          </w:p>
        </w:tc>
        <w:tc>
          <w:tcPr>
            <w:tcW w:w="1039" w:type="dxa"/>
            <w:tcMar>
              <w:left w:w="70" w:type="dxa"/>
              <w:right w:w="70" w:type="dxa"/>
            </w:tcMar>
            <w:vAlign w:val="center"/>
          </w:tcPr>
          <w:p w14:paraId="47B57447">
            <w:pPr>
              <w:keepNext/>
              <w:spacing w:before="20" w:after="20" w:line="260" w:lineRule="exact"/>
              <w:ind w:left="0" w:leftChars="0" w:right="0" w:rightChars="0" w:firstLine="0" w:firstLineChars="0"/>
              <w:jc w:val="center"/>
              <w:rPr>
                <w:del w:id="23873" w:author="xh" w:date="2026-10-19T14:09:46+08:00"/>
              </w:rPr>
            </w:pPr>
            <w:del w:id="23874" w:author="xh" w:date="2026-10-19T14:09:46+08:00">
              <w:r>
                <w:rPr>
                  <w:rFonts w:ascii="Times New Roman" w:hAnsi="Times New Roman" w:eastAsia="宋体"/>
                  <w:b w:val="0"/>
                  <w:sz w:val="18"/>
                </w:rPr>
                <w:delText>126.00</w:delText>
              </w:r>
            </w:del>
          </w:p>
        </w:tc>
        <w:tc>
          <w:tcPr>
            <w:tcW w:w="1039" w:type="dxa"/>
            <w:tcMar>
              <w:left w:w="70" w:type="dxa"/>
              <w:right w:w="70" w:type="dxa"/>
            </w:tcMar>
            <w:vAlign w:val="center"/>
          </w:tcPr>
          <w:p w14:paraId="4B681424">
            <w:pPr>
              <w:keepNext/>
              <w:spacing w:before="20" w:after="20" w:line="260" w:lineRule="exact"/>
              <w:ind w:left="0" w:leftChars="0" w:right="0" w:rightChars="0" w:firstLine="0" w:firstLineChars="0"/>
              <w:jc w:val="center"/>
              <w:rPr>
                <w:del w:id="23875" w:author="xh" w:date="2026-10-19T14:09:46+08:00"/>
              </w:rPr>
            </w:pPr>
            <w:del w:id="23876"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0FECF58B">
            <w:pPr>
              <w:keepNext/>
              <w:spacing w:before="20" w:after="20" w:line="260" w:lineRule="exact"/>
              <w:ind w:left="0" w:leftChars="0" w:right="0" w:rightChars="0" w:firstLine="0" w:firstLineChars="0"/>
              <w:jc w:val="center"/>
              <w:rPr>
                <w:del w:id="23877" w:author="xh" w:date="2026-10-19T14:09:46+08:00"/>
              </w:rPr>
            </w:pPr>
            <w:del w:id="23878"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7715B882">
            <w:pPr>
              <w:keepNext/>
              <w:spacing w:before="20" w:after="20" w:line="260" w:lineRule="exact"/>
              <w:ind w:left="0" w:leftChars="0" w:right="0" w:rightChars="0" w:firstLine="0" w:firstLineChars="0"/>
              <w:jc w:val="center"/>
              <w:rPr>
                <w:del w:id="23879" w:author="xh" w:date="2026-10-19T14:09:46+08:00"/>
              </w:rPr>
            </w:pPr>
            <w:del w:id="23880"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1AB7101A">
            <w:pPr>
              <w:keepNext/>
              <w:spacing w:before="20" w:after="20" w:line="260" w:lineRule="exact"/>
              <w:ind w:left="0" w:leftChars="0" w:right="0" w:rightChars="0" w:firstLine="0" w:firstLineChars="0"/>
              <w:jc w:val="center"/>
              <w:rPr>
                <w:del w:id="23881" w:author="xh" w:date="2026-10-19T14:09:46+08:00"/>
              </w:rPr>
            </w:pPr>
            <w:del w:id="23882" w:author="xh" w:date="2026-10-19T14:09:46+08:00">
              <w:r>
                <w:rPr>
                  <w:rFonts w:ascii="Times New Roman" w:hAnsi="Times New Roman" w:eastAsia="宋体"/>
                  <w:b w:val="0"/>
                  <w:sz w:val="18"/>
                </w:rPr>
                <w:delText>42.19</w:delText>
              </w:r>
            </w:del>
          </w:p>
        </w:tc>
      </w:tr>
      <w:tr w14:paraId="7D4845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3784" w:author="xh" w:date="2026-10-19T14:09:46+08:00"/>
        </w:trPr>
        <w:tc>
          <w:tcPr>
            <w:tcW w:w="1039" w:type="dxa"/>
            <w:tcMar>
              <w:left w:w="70" w:type="dxa"/>
              <w:right w:w="70" w:type="dxa"/>
            </w:tcMar>
            <w:vAlign w:val="center"/>
          </w:tcPr>
          <w:p w14:paraId="02B0D61A">
            <w:pPr>
              <w:keepNext/>
              <w:spacing w:before="20" w:after="20" w:line="260" w:lineRule="exact"/>
              <w:ind w:left="0" w:leftChars="0" w:right="0" w:rightChars="0" w:firstLine="0" w:firstLineChars="0"/>
              <w:jc w:val="center"/>
              <w:rPr>
                <w:del w:id="23883" w:author="xh" w:date="2026-10-19T14:09:46+08:00"/>
              </w:rPr>
            </w:pPr>
            <w:del w:id="23884" w:author="xh" w:date="2026-10-19T14:09:46+08:00">
              <w:r>
                <w:rPr>
                  <w:rFonts w:ascii="Times New Roman" w:hAnsi="Times New Roman" w:eastAsia="宋体"/>
                  <w:b w:val="0"/>
                  <w:sz w:val="18"/>
                </w:rPr>
                <w:delText>弹性</w:delText>
              </w:r>
            </w:del>
          </w:p>
        </w:tc>
        <w:tc>
          <w:tcPr>
            <w:tcW w:w="1039" w:type="dxa"/>
            <w:tcMar>
              <w:left w:w="70" w:type="dxa"/>
              <w:right w:w="70" w:type="dxa"/>
            </w:tcMar>
            <w:vAlign w:val="center"/>
          </w:tcPr>
          <w:p w14:paraId="5BBEF8AC">
            <w:pPr>
              <w:keepNext/>
              <w:spacing w:before="20" w:after="20" w:line="260" w:lineRule="exact"/>
              <w:ind w:left="0" w:leftChars="0" w:right="0" w:rightChars="0" w:firstLine="0" w:firstLineChars="0"/>
              <w:jc w:val="center"/>
              <w:rPr>
                <w:del w:id="23885" w:author="xh" w:date="2026-10-19T14:09:46+08:00"/>
              </w:rPr>
            </w:pPr>
            <w:del w:id="23886" w:author="xh" w:date="2026-10-19T14:09:46+08:00">
              <w:r>
                <w:rPr>
                  <w:rFonts w:ascii="Times New Roman" w:hAnsi="Times New Roman" w:eastAsia="宋体"/>
                  <w:b w:val="0"/>
                  <w:sz w:val="18"/>
                </w:rPr>
                <w:delText>2023</w:delText>
              </w:r>
            </w:del>
          </w:p>
        </w:tc>
        <w:tc>
          <w:tcPr>
            <w:tcW w:w="1039" w:type="dxa"/>
            <w:tcMar>
              <w:left w:w="70" w:type="dxa"/>
              <w:right w:w="70" w:type="dxa"/>
            </w:tcMar>
            <w:vAlign w:val="center"/>
          </w:tcPr>
          <w:p w14:paraId="79AC8E00">
            <w:pPr>
              <w:keepNext/>
              <w:spacing w:before="20" w:after="20" w:line="260" w:lineRule="exact"/>
              <w:ind w:left="0" w:leftChars="0" w:right="0" w:rightChars="0" w:firstLine="0" w:firstLineChars="0"/>
              <w:jc w:val="center"/>
              <w:rPr>
                <w:del w:id="23887" w:author="xh" w:date="2026-10-19T14:09:46+08:00"/>
              </w:rPr>
            </w:pPr>
            <w:del w:id="23888" w:author="xh" w:date="2026-10-19T14:09:46+08:00">
              <w:r>
                <w:rPr>
                  <w:rFonts w:ascii="Times New Roman" w:hAnsi="Times New Roman" w:eastAsia="宋体"/>
                  <w:b w:val="0"/>
                  <w:sz w:val="18"/>
                </w:rPr>
                <w:delText>63+63</w:delText>
              </w:r>
            </w:del>
          </w:p>
        </w:tc>
        <w:tc>
          <w:tcPr>
            <w:tcW w:w="1039" w:type="dxa"/>
            <w:tcMar>
              <w:left w:w="70" w:type="dxa"/>
              <w:right w:w="70" w:type="dxa"/>
            </w:tcMar>
            <w:vAlign w:val="center"/>
          </w:tcPr>
          <w:p w14:paraId="2EABBD12">
            <w:pPr>
              <w:keepNext/>
              <w:spacing w:before="20" w:after="20" w:line="260" w:lineRule="exact"/>
              <w:ind w:left="0" w:leftChars="0" w:right="0" w:rightChars="0" w:firstLine="0" w:firstLineChars="0"/>
              <w:jc w:val="center"/>
              <w:rPr>
                <w:del w:id="23889" w:author="xh" w:date="2026-10-19T14:09:46+08:00"/>
              </w:rPr>
            </w:pPr>
            <w:del w:id="23890" w:author="xh" w:date="2026-10-19T14:09:46+08:00">
              <w:r>
                <w:rPr>
                  <w:rFonts w:ascii="Times New Roman" w:hAnsi="Times New Roman" w:eastAsia="宋体"/>
                  <w:b w:val="0"/>
                  <w:sz w:val="18"/>
                </w:rPr>
                <w:delText>126.00</w:delText>
              </w:r>
            </w:del>
          </w:p>
        </w:tc>
        <w:tc>
          <w:tcPr>
            <w:tcW w:w="1039" w:type="dxa"/>
            <w:tcMar>
              <w:left w:w="70" w:type="dxa"/>
              <w:right w:w="70" w:type="dxa"/>
            </w:tcMar>
            <w:vAlign w:val="center"/>
          </w:tcPr>
          <w:p w14:paraId="4F7AE819">
            <w:pPr>
              <w:keepNext/>
              <w:spacing w:before="20" w:after="20" w:line="260" w:lineRule="exact"/>
              <w:ind w:left="0" w:leftChars="0" w:right="0" w:rightChars="0" w:firstLine="0" w:firstLineChars="0"/>
              <w:jc w:val="center"/>
              <w:rPr>
                <w:del w:id="23891" w:author="xh" w:date="2026-10-19T14:09:46+08:00"/>
              </w:rPr>
            </w:pPr>
            <w:del w:id="23892"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5C7D5E01">
            <w:pPr>
              <w:keepNext/>
              <w:spacing w:before="20" w:after="20" w:line="260" w:lineRule="exact"/>
              <w:ind w:left="0" w:leftChars="0" w:right="0" w:rightChars="0" w:firstLine="0" w:firstLineChars="0"/>
              <w:jc w:val="center"/>
              <w:rPr>
                <w:del w:id="23893" w:author="xh" w:date="2026-10-19T14:09:46+08:00"/>
              </w:rPr>
            </w:pPr>
            <w:del w:id="23894"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057768C8">
            <w:pPr>
              <w:keepNext/>
              <w:spacing w:before="20" w:after="20" w:line="260" w:lineRule="exact"/>
              <w:ind w:left="0" w:leftChars="0" w:right="0" w:rightChars="0" w:firstLine="0" w:firstLineChars="0"/>
              <w:jc w:val="center"/>
              <w:rPr>
                <w:del w:id="23895" w:author="xh" w:date="2026-10-19T14:09:46+08:00"/>
              </w:rPr>
            </w:pPr>
            <w:del w:id="23896"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15D38F79">
            <w:pPr>
              <w:keepNext/>
              <w:spacing w:before="20" w:after="20" w:line="260" w:lineRule="exact"/>
              <w:ind w:left="0" w:leftChars="0" w:right="0" w:rightChars="0" w:firstLine="0" w:firstLineChars="0"/>
              <w:jc w:val="center"/>
              <w:rPr>
                <w:del w:id="23897" w:author="xh" w:date="2026-10-19T14:09:46+08:00"/>
              </w:rPr>
            </w:pPr>
            <w:del w:id="23898" w:author="xh" w:date="2026-10-19T14:09:46+08:00">
              <w:r>
                <w:rPr>
                  <w:rFonts w:ascii="Times New Roman" w:hAnsi="Times New Roman" w:eastAsia="宋体"/>
                  <w:b w:val="0"/>
                  <w:sz w:val="18"/>
                </w:rPr>
                <w:delText>45.42</w:delText>
              </w:r>
            </w:del>
          </w:p>
        </w:tc>
      </w:tr>
      <w:tr w14:paraId="00A4D6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3785" w:author="xh" w:date="2026-10-19T14:09:46+08:00"/>
        </w:trPr>
        <w:tc>
          <w:tcPr>
            <w:tcW w:w="1039" w:type="dxa"/>
            <w:tcMar>
              <w:left w:w="70" w:type="dxa"/>
              <w:right w:w="70" w:type="dxa"/>
            </w:tcMar>
            <w:vAlign w:val="center"/>
          </w:tcPr>
          <w:p w14:paraId="28A7366C">
            <w:pPr>
              <w:keepNext/>
              <w:spacing w:before="20" w:after="20" w:line="260" w:lineRule="exact"/>
              <w:ind w:left="0" w:leftChars="0" w:right="0" w:rightChars="0" w:firstLine="0" w:firstLineChars="0"/>
              <w:jc w:val="center"/>
              <w:rPr>
                <w:del w:id="23899" w:author="xh" w:date="2026-10-19T14:09:46+08:00"/>
              </w:rPr>
            </w:pPr>
            <w:del w:id="23900" w:author="xh" w:date="2026-10-19T14:09:46+08:00">
              <w:r>
                <w:rPr>
                  <w:rFonts w:ascii="Times New Roman" w:hAnsi="Times New Roman" w:eastAsia="宋体"/>
                  <w:b w:val="0"/>
                  <w:sz w:val="18"/>
                </w:rPr>
                <w:delText>弹性</w:delText>
              </w:r>
            </w:del>
          </w:p>
        </w:tc>
        <w:tc>
          <w:tcPr>
            <w:tcW w:w="1039" w:type="dxa"/>
            <w:tcMar>
              <w:left w:w="70" w:type="dxa"/>
              <w:right w:w="70" w:type="dxa"/>
            </w:tcMar>
            <w:vAlign w:val="center"/>
          </w:tcPr>
          <w:p w14:paraId="490153F8">
            <w:pPr>
              <w:keepNext/>
              <w:spacing w:before="20" w:after="20" w:line="260" w:lineRule="exact"/>
              <w:ind w:left="0" w:leftChars="0" w:right="0" w:rightChars="0" w:firstLine="0" w:firstLineChars="0"/>
              <w:jc w:val="center"/>
              <w:rPr>
                <w:del w:id="23901" w:author="xh" w:date="2026-10-19T14:09:46+08:00"/>
              </w:rPr>
            </w:pPr>
            <w:del w:id="23902" w:author="xh" w:date="2026-10-19T14:09:46+08:00">
              <w:r>
                <w:rPr>
                  <w:rFonts w:ascii="Times New Roman" w:hAnsi="Times New Roman" w:eastAsia="宋体"/>
                  <w:b w:val="0"/>
                  <w:sz w:val="18"/>
                </w:rPr>
                <w:delText>2024</w:delText>
              </w:r>
            </w:del>
          </w:p>
        </w:tc>
        <w:tc>
          <w:tcPr>
            <w:tcW w:w="1039" w:type="dxa"/>
            <w:tcMar>
              <w:left w:w="70" w:type="dxa"/>
              <w:right w:w="70" w:type="dxa"/>
            </w:tcMar>
            <w:vAlign w:val="center"/>
          </w:tcPr>
          <w:p w14:paraId="131D9F8B">
            <w:pPr>
              <w:keepNext/>
              <w:spacing w:before="20" w:after="20" w:line="260" w:lineRule="exact"/>
              <w:ind w:left="0" w:leftChars="0" w:right="0" w:rightChars="0" w:firstLine="0" w:firstLineChars="0"/>
              <w:jc w:val="center"/>
              <w:rPr>
                <w:del w:id="23903" w:author="xh" w:date="2026-10-19T14:09:46+08:00"/>
              </w:rPr>
            </w:pPr>
            <w:del w:id="23904" w:author="xh" w:date="2026-10-19T14:09:46+08:00">
              <w:r>
                <w:rPr>
                  <w:rFonts w:ascii="Times New Roman" w:hAnsi="Times New Roman" w:eastAsia="宋体"/>
                  <w:b w:val="0"/>
                  <w:sz w:val="18"/>
                </w:rPr>
                <w:delText>63+63</w:delText>
              </w:r>
            </w:del>
          </w:p>
        </w:tc>
        <w:tc>
          <w:tcPr>
            <w:tcW w:w="1039" w:type="dxa"/>
            <w:tcMar>
              <w:left w:w="70" w:type="dxa"/>
              <w:right w:w="70" w:type="dxa"/>
            </w:tcMar>
            <w:vAlign w:val="center"/>
          </w:tcPr>
          <w:p w14:paraId="24086C95">
            <w:pPr>
              <w:keepNext/>
              <w:spacing w:before="20" w:after="20" w:line="260" w:lineRule="exact"/>
              <w:ind w:left="0" w:leftChars="0" w:right="0" w:rightChars="0" w:firstLine="0" w:firstLineChars="0"/>
              <w:jc w:val="center"/>
              <w:rPr>
                <w:del w:id="23905" w:author="xh" w:date="2026-10-19T14:09:46+08:00"/>
              </w:rPr>
            </w:pPr>
            <w:del w:id="23906" w:author="xh" w:date="2026-10-19T14:09:46+08:00">
              <w:r>
                <w:rPr>
                  <w:rFonts w:ascii="Times New Roman" w:hAnsi="Times New Roman" w:eastAsia="宋体"/>
                  <w:b w:val="0"/>
                  <w:sz w:val="18"/>
                </w:rPr>
                <w:delText>126.00</w:delText>
              </w:r>
            </w:del>
          </w:p>
        </w:tc>
        <w:tc>
          <w:tcPr>
            <w:tcW w:w="1039" w:type="dxa"/>
            <w:tcMar>
              <w:left w:w="70" w:type="dxa"/>
              <w:right w:w="70" w:type="dxa"/>
            </w:tcMar>
            <w:vAlign w:val="center"/>
          </w:tcPr>
          <w:p w14:paraId="7FF50950">
            <w:pPr>
              <w:keepNext/>
              <w:spacing w:before="20" w:after="20" w:line="260" w:lineRule="exact"/>
              <w:ind w:left="0" w:leftChars="0" w:right="0" w:rightChars="0" w:firstLine="0" w:firstLineChars="0"/>
              <w:jc w:val="center"/>
              <w:rPr>
                <w:del w:id="23907" w:author="xh" w:date="2026-10-19T14:09:46+08:00"/>
              </w:rPr>
            </w:pPr>
            <w:del w:id="23908"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4C28D013">
            <w:pPr>
              <w:keepNext/>
              <w:spacing w:before="20" w:after="20" w:line="260" w:lineRule="exact"/>
              <w:ind w:left="0" w:leftChars="0" w:right="0" w:rightChars="0" w:firstLine="0" w:firstLineChars="0"/>
              <w:jc w:val="center"/>
              <w:rPr>
                <w:del w:id="23909" w:author="xh" w:date="2026-10-19T14:09:46+08:00"/>
              </w:rPr>
            </w:pPr>
            <w:del w:id="23910"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1DAF57C4">
            <w:pPr>
              <w:keepNext/>
              <w:spacing w:before="20" w:after="20" w:line="260" w:lineRule="exact"/>
              <w:ind w:left="0" w:leftChars="0" w:right="0" w:rightChars="0" w:firstLine="0" w:firstLineChars="0"/>
              <w:jc w:val="center"/>
              <w:rPr>
                <w:del w:id="23911" w:author="xh" w:date="2026-10-19T14:09:46+08:00"/>
              </w:rPr>
            </w:pPr>
            <w:del w:id="23912"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6451E6F9">
            <w:pPr>
              <w:keepNext/>
              <w:spacing w:before="20" w:after="20" w:line="260" w:lineRule="exact"/>
              <w:ind w:left="0" w:leftChars="0" w:right="0" w:rightChars="0" w:firstLine="0" w:firstLineChars="0"/>
              <w:jc w:val="center"/>
              <w:rPr>
                <w:del w:id="23913" w:author="xh" w:date="2026-10-19T14:09:46+08:00"/>
              </w:rPr>
            </w:pPr>
            <w:del w:id="23914" w:author="xh" w:date="2026-10-19T14:09:46+08:00">
              <w:r>
                <w:rPr>
                  <w:rFonts w:ascii="Times New Roman" w:hAnsi="Times New Roman" w:eastAsia="宋体"/>
                  <w:b w:val="0"/>
                  <w:sz w:val="18"/>
                </w:rPr>
                <w:delText>42.69</w:delText>
              </w:r>
            </w:del>
          </w:p>
        </w:tc>
      </w:tr>
      <w:tr w14:paraId="217F00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3786" w:author="xh" w:date="2026-10-19T14:09:46+08:00"/>
        </w:trPr>
        <w:tc>
          <w:tcPr>
            <w:tcW w:w="1039" w:type="dxa"/>
            <w:tcMar>
              <w:left w:w="70" w:type="dxa"/>
              <w:right w:w="70" w:type="dxa"/>
            </w:tcMar>
            <w:vAlign w:val="center"/>
          </w:tcPr>
          <w:p w14:paraId="283C0A14">
            <w:pPr>
              <w:keepNext w:val="0"/>
              <w:spacing w:before="20" w:after="20" w:line="260" w:lineRule="exact"/>
              <w:ind w:left="0" w:leftChars="0" w:right="0" w:rightChars="0" w:firstLine="0" w:firstLineChars="0"/>
              <w:jc w:val="center"/>
              <w:rPr>
                <w:del w:id="23915" w:author="xh" w:date="2026-10-19T14:09:46+08:00"/>
              </w:rPr>
            </w:pPr>
            <w:del w:id="23916" w:author="xh" w:date="2026-10-19T14:09:46+08:00">
              <w:r>
                <w:rPr>
                  <w:rFonts w:ascii="Times New Roman" w:hAnsi="Times New Roman" w:eastAsia="宋体"/>
                  <w:b w:val="0"/>
                  <w:sz w:val="18"/>
                </w:rPr>
                <w:delText>弹性</w:delText>
              </w:r>
            </w:del>
          </w:p>
        </w:tc>
        <w:tc>
          <w:tcPr>
            <w:tcW w:w="1039" w:type="dxa"/>
            <w:tcMar>
              <w:left w:w="70" w:type="dxa"/>
              <w:right w:w="70" w:type="dxa"/>
            </w:tcMar>
            <w:vAlign w:val="center"/>
          </w:tcPr>
          <w:p w14:paraId="72E0E15D">
            <w:pPr>
              <w:keepNext w:val="0"/>
              <w:spacing w:before="20" w:after="20" w:line="260" w:lineRule="exact"/>
              <w:ind w:left="0" w:leftChars="0" w:right="0" w:rightChars="0" w:firstLine="0" w:firstLineChars="0"/>
              <w:jc w:val="center"/>
              <w:rPr>
                <w:del w:id="23917" w:author="xh" w:date="2026-10-19T14:09:46+08:00"/>
              </w:rPr>
            </w:pPr>
            <w:del w:id="23918" w:author="xh" w:date="2026-10-19T14:09:46+08:00">
              <w:r>
                <w:rPr>
                  <w:rFonts w:ascii="Times New Roman" w:hAnsi="Times New Roman" w:eastAsia="宋体"/>
                  <w:b w:val="0"/>
                  <w:sz w:val="18"/>
                </w:rPr>
                <w:delText>2025</w:delText>
              </w:r>
            </w:del>
          </w:p>
        </w:tc>
        <w:tc>
          <w:tcPr>
            <w:tcW w:w="1039" w:type="dxa"/>
            <w:tcMar>
              <w:left w:w="70" w:type="dxa"/>
              <w:right w:w="70" w:type="dxa"/>
            </w:tcMar>
            <w:vAlign w:val="center"/>
          </w:tcPr>
          <w:p w14:paraId="0D3B7D0C">
            <w:pPr>
              <w:keepNext w:val="0"/>
              <w:spacing w:before="20" w:after="20" w:line="260" w:lineRule="exact"/>
              <w:ind w:left="0" w:leftChars="0" w:right="0" w:rightChars="0" w:firstLine="0" w:firstLineChars="0"/>
              <w:jc w:val="center"/>
              <w:rPr>
                <w:del w:id="23919" w:author="xh" w:date="2026-10-19T14:09:46+08:00"/>
              </w:rPr>
            </w:pPr>
            <w:del w:id="23920" w:author="xh" w:date="2026-10-19T14:09:46+08:00">
              <w:r>
                <w:rPr>
                  <w:rFonts w:ascii="Times New Roman" w:hAnsi="Times New Roman" w:eastAsia="宋体"/>
                  <w:b w:val="0"/>
                  <w:sz w:val="18"/>
                </w:rPr>
                <w:delText>63+63</w:delText>
              </w:r>
            </w:del>
          </w:p>
        </w:tc>
        <w:tc>
          <w:tcPr>
            <w:tcW w:w="1039" w:type="dxa"/>
            <w:tcMar>
              <w:left w:w="70" w:type="dxa"/>
              <w:right w:w="70" w:type="dxa"/>
            </w:tcMar>
            <w:vAlign w:val="center"/>
          </w:tcPr>
          <w:p w14:paraId="4DE92D86">
            <w:pPr>
              <w:keepNext w:val="0"/>
              <w:spacing w:before="20" w:after="20" w:line="260" w:lineRule="exact"/>
              <w:ind w:left="0" w:leftChars="0" w:right="0" w:rightChars="0" w:firstLine="0" w:firstLineChars="0"/>
              <w:jc w:val="center"/>
              <w:rPr>
                <w:del w:id="23921" w:author="xh" w:date="2026-10-19T14:09:46+08:00"/>
              </w:rPr>
            </w:pPr>
            <w:del w:id="23922" w:author="xh" w:date="2026-10-19T14:09:46+08:00">
              <w:r>
                <w:rPr>
                  <w:rFonts w:ascii="Times New Roman" w:hAnsi="Times New Roman" w:eastAsia="宋体"/>
                  <w:b w:val="0"/>
                  <w:sz w:val="18"/>
                </w:rPr>
                <w:delText>126.00</w:delText>
              </w:r>
            </w:del>
          </w:p>
        </w:tc>
        <w:tc>
          <w:tcPr>
            <w:tcW w:w="1039" w:type="dxa"/>
            <w:tcMar>
              <w:left w:w="70" w:type="dxa"/>
              <w:right w:w="70" w:type="dxa"/>
            </w:tcMar>
            <w:vAlign w:val="center"/>
          </w:tcPr>
          <w:p w14:paraId="4CF68E6B">
            <w:pPr>
              <w:keepNext w:val="0"/>
              <w:spacing w:before="20" w:after="20" w:line="260" w:lineRule="exact"/>
              <w:ind w:left="0" w:leftChars="0" w:right="0" w:rightChars="0" w:firstLine="0" w:firstLineChars="0"/>
              <w:jc w:val="center"/>
              <w:rPr>
                <w:del w:id="23923" w:author="xh" w:date="2026-10-19T14:09:46+08:00"/>
              </w:rPr>
            </w:pPr>
            <w:del w:id="23924"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2ED11883">
            <w:pPr>
              <w:keepNext w:val="0"/>
              <w:spacing w:before="20" w:after="20" w:line="260" w:lineRule="exact"/>
              <w:ind w:left="0" w:leftChars="0" w:right="0" w:rightChars="0" w:firstLine="0" w:firstLineChars="0"/>
              <w:jc w:val="center"/>
              <w:rPr>
                <w:del w:id="23925" w:author="xh" w:date="2026-10-19T14:09:46+08:00"/>
              </w:rPr>
            </w:pPr>
            <w:del w:id="23926"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27479021">
            <w:pPr>
              <w:keepNext w:val="0"/>
              <w:spacing w:before="20" w:after="20" w:line="260" w:lineRule="exact"/>
              <w:ind w:left="0" w:leftChars="0" w:right="0" w:rightChars="0" w:firstLine="0" w:firstLineChars="0"/>
              <w:jc w:val="center"/>
              <w:rPr>
                <w:del w:id="23927" w:author="xh" w:date="2026-10-19T14:09:46+08:00"/>
              </w:rPr>
            </w:pPr>
            <w:del w:id="23928" w:author="xh" w:date="2026-10-19T14:09:46+08:00">
              <w:r>
                <w:rPr>
                  <w:rFonts w:ascii="Times New Roman" w:hAnsi="Times New Roman" w:eastAsia="宋体"/>
                  <w:b w:val="0"/>
                  <w:sz w:val="18"/>
                </w:rPr>
                <w:delText>0.00</w:delText>
              </w:r>
            </w:del>
          </w:p>
        </w:tc>
        <w:tc>
          <w:tcPr>
            <w:tcW w:w="1039" w:type="dxa"/>
            <w:tcMar>
              <w:left w:w="70" w:type="dxa"/>
              <w:right w:w="70" w:type="dxa"/>
            </w:tcMar>
            <w:vAlign w:val="center"/>
          </w:tcPr>
          <w:p w14:paraId="6FB33E44">
            <w:pPr>
              <w:keepNext w:val="0"/>
              <w:spacing w:before="20" w:after="20" w:line="260" w:lineRule="exact"/>
              <w:ind w:left="0" w:leftChars="0" w:right="0" w:rightChars="0" w:firstLine="0" w:firstLineChars="0"/>
              <w:jc w:val="center"/>
              <w:rPr>
                <w:del w:id="23929" w:author="xh" w:date="2026-10-19T14:09:46+08:00"/>
              </w:rPr>
            </w:pPr>
            <w:del w:id="23930" w:author="xh" w:date="2026-10-19T14:09:46+08:00">
              <w:r>
                <w:rPr>
                  <w:rFonts w:ascii="Times New Roman" w:hAnsi="Times New Roman" w:eastAsia="宋体"/>
                  <w:b w:val="0"/>
                  <w:sz w:val="18"/>
                </w:rPr>
                <w:delText>45.03</w:delText>
              </w:r>
            </w:del>
          </w:p>
        </w:tc>
      </w:tr>
      <w:tr>
        <w:trPr>
          <w:cantSplit/>
          <w:tblHeader/>
          <w:ins w:id="23931" w:author="xh" w:date="2026-10-19T14:09:4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40" w:author="xh" w:date="2026-10-19T14:09:46+08:00"/>
              </w:rPr>
            </w:pPr>
            <w:ins w:id="23941" w:author="xh" w:date="2026-10-19T14:09:46+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42" w:author="xh" w:date="2026-10-19T14:09:46+08:00"/>
              </w:rPr>
            </w:pPr>
            <w:ins w:id="23943" w:author="xh" w:date="2026-10-19T14:09:46+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44" w:author="xh" w:date="2026-10-19T14:09:46+08:00"/>
              </w:rPr>
            </w:pPr>
            <w:ins w:id="23945" w:author="xh" w:date="2026-10-19T14:09:46+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46" w:author="xh" w:date="2026-10-19T14:09:46+08:00"/>
              </w:rPr>
            </w:pPr>
            <w:ins w:id="23947" w:author="xh" w:date="2026-10-19T14:09:46+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48" w:author="xh" w:date="2026-10-19T14:09:46+08:00"/>
              </w:rPr>
            </w:pPr>
            <w:ins w:id="23949" w:author="xh" w:date="2026-10-19T14:09:46+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50" w:author="xh" w:date="2026-10-19T14:09:46+08:00"/>
              </w:rPr>
            </w:pPr>
            <w:ins w:id="23951" w:author="xh" w:date="2026-10-19T14:09:46+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52" w:author="xh" w:date="2026-10-19T14:09:46+08:00"/>
              </w:rPr>
            </w:pPr>
            <w:ins w:id="23953" w:author="xh" w:date="2026-10-19T14:09:46+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54" w:author="xh" w:date="2026-10-19T14:09:46+08:00"/>
              </w:rPr>
            </w:pPr>
            <w:ins w:id="23955" w:author="xh" w:date="2026-10-19T14:09:46+08:00">
              <w:r>
                <w:rPr>
                  <w:rFonts w:ascii="Times New Roman" w:hAnsi="Times New Roman" w:eastAsia="宋体"/>
                  <w:b/>
                  <w:sz w:val="18"/>
                </w:rPr>
                <w:t>转接后净负荷/MW</w:t>
              </w:r>
            </w:ins>
          </w:p>
        </w:tc>
      </w:tr>
      <w:tr>
        <w:trPr>
          <w:cantSplit/>
          <w:ins w:id="23932" w:author="xh" w:date="2026-10-19T14:09:4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56" w:author="xh" w:date="2026-10-19T14:09:46+08:00"/>
              </w:rPr>
            </w:pPr>
            <w:ins w:id="23957" w:author="xh" w:date="2026-10-19T14:09:46+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58" w:author="xh" w:date="2026-10-19T14:09:46+08:00"/>
              </w:rPr>
            </w:pPr>
            <w:ins w:id="23959" w:author="xh" w:date="2026-10-19T14:09:46+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60" w:author="xh" w:date="2026-10-19T14:09:46+08:00"/>
              </w:rPr>
            </w:pPr>
            <w:ins w:id="23961" w:author="xh" w:date="2026-10-19T14:09:46+08:00">
              <w:r>
                <w:rPr>
                  <w:rFonts w:ascii="Times New Roman" w:hAnsi="Times New Roman" w:eastAsia="宋体"/>
                  <w:b w:val="0"/>
                  <w:sz w:val="18"/>
                </w:rPr>
                <w:t>50.00+80.00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62" w:author="xh" w:date="2026-10-19T14:09:46+08:00"/>
              </w:rPr>
            </w:pPr>
            <w:ins w:id="23963" w:author="xh" w:date="2026-10-19T14:09:46+08:00">
              <w:r>
                <w:rPr>
                  <w:rFonts w:ascii="Times New Roman" w:hAnsi="Times New Roman" w:eastAsia="宋体"/>
                  <w:b w:val="0"/>
                  <w:sz w:val="18"/>
                </w:rPr>
                <w:t>130.00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64" w:author="xh" w:date="2026-10-19T14:09:46+08:00"/>
              </w:rPr>
            </w:pPr>
            <w:ins w:id="23965" w:author="xh" w:date="2026-10-19T14:09:4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66" w:author="xh" w:date="2026-10-19T14:09:46+08:00"/>
              </w:rPr>
            </w:pPr>
            <w:ins w:id="23967" w:author="xh" w:date="2026-10-19T14:09:46+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68" w:author="xh" w:date="2026-10-19T14:09:46+08:00"/>
              </w:rPr>
            </w:pPr>
            <w:ins w:id="23969" w:author="xh" w:date="2026-10-19T14:09:46+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70" w:author="xh" w:date="2026-10-19T14:09:46+08:00"/>
              </w:rPr>
            </w:pPr>
            <w:ins w:id="23971" w:author="xh" w:date="2026-10-19T14:09:46+08:00">
              <w:r>
                <w:rPr>
                  <w:rFonts w:ascii="Times New Roman" w:hAnsi="Times New Roman" w:eastAsia="宋体"/>
                  <w:b w:val="0"/>
                  <w:sz w:val="18"/>
                </w:rPr>
                <w:t>—</w:t>
              </w:r>
            </w:ins>
          </w:p>
        </w:tc>
      </w:tr>
      <w:tr>
        <w:trPr>
          <w:cantSplit/>
          <w:ins w:id="23933" w:author="xh" w:date="2026-10-19T14:09:4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72" w:author="xh" w:date="2026-10-19T14:09:46+08:00"/>
              </w:rPr>
            </w:pPr>
            <w:ins w:id="23973" w:author="xh" w:date="2026-10-19T14:09:46+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74" w:author="xh" w:date="2026-10-19T14:09:46+08:00"/>
              </w:rPr>
            </w:pPr>
            <w:ins w:id="23975" w:author="xh" w:date="2026-10-19T14:09:46+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76" w:author="xh" w:date="2026-10-19T14:09:46+08:00"/>
              </w:rPr>
            </w:pPr>
            <w:ins w:id="23977" w:author="xh" w:date="2026-10-19T14:09:46+08:00">
              <w:r>
                <w:rPr>
                  <w:rFonts w:ascii="Times New Roman" w:hAnsi="Times New Roman" w:eastAsia="宋体"/>
                  <w:b w:val="0"/>
                  <w:sz w:val="18"/>
                </w:rPr>
                <w:t>50.00+80.00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78" w:author="xh" w:date="2026-10-19T14:09:46+08:00"/>
              </w:rPr>
            </w:pPr>
            <w:ins w:id="23979" w:author="xh" w:date="2026-10-19T14:09:46+08:00">
              <w:r>
                <w:rPr>
                  <w:rFonts w:ascii="Times New Roman" w:hAnsi="Times New Roman" w:eastAsia="宋体"/>
                  <w:b w:val="0"/>
                  <w:sz w:val="18"/>
                </w:rPr>
                <w:t>130.00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80" w:author="xh" w:date="2026-10-19T14:09:46+08:00"/>
              </w:rPr>
            </w:pPr>
            <w:ins w:id="23981" w:author="xh" w:date="2026-10-19T14:09:4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82" w:author="xh" w:date="2026-10-19T14:09:46+08:00"/>
              </w:rPr>
            </w:pPr>
            <w:ins w:id="23983" w:author="xh" w:date="2026-10-19T14:09:4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84" w:author="xh" w:date="2026-10-19T14:09:46+08:00"/>
              </w:rPr>
            </w:pPr>
            <w:ins w:id="23985" w:author="xh" w:date="2026-10-19T14:09:4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86" w:author="xh" w:date="2026-10-19T14:09:46+08:00"/>
              </w:rPr>
            </w:pPr>
            <w:ins w:id="23987" w:author="xh" w:date="2026-10-19T14:09:46+08:00">
              <w:r>
                <w:rPr>
                  <w:rFonts w:ascii="Times New Roman" w:hAnsi="Times New Roman" w:eastAsia="宋体"/>
                  <w:b w:val="0"/>
                  <w:sz w:val="18"/>
                </w:rPr>
                <w:t>45.03</w:t>
              </w:r>
            </w:ins>
          </w:p>
        </w:tc>
      </w:tr>
      <w:tr>
        <w:trPr>
          <w:cantSplit/>
          <w:ins w:id="23934" w:author="xh" w:date="2026-10-19T14:09:4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88" w:author="xh" w:date="2026-10-19T14:09:46+08:00"/>
              </w:rPr>
            </w:pPr>
            <w:ins w:id="23989" w:author="xh" w:date="2026-10-19T14:09:46+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90" w:author="xh" w:date="2026-10-19T14:09:46+08:00"/>
              </w:rPr>
            </w:pPr>
            <w:ins w:id="23991" w:author="xh" w:date="2026-10-19T14:09:46+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92" w:author="xh" w:date="2026-10-19T14:09:46+08:00"/>
              </w:rPr>
            </w:pPr>
            <w:ins w:id="23993" w:author="xh" w:date="2026-10-19T14:09:46+08:00">
              <w:r>
                <w:rPr>
                  <w:rFonts w:ascii="Times New Roman" w:hAnsi="Times New Roman" w:eastAsia="宋体"/>
                  <w:b w:val="0"/>
                  <w:sz w:val="18"/>
                </w:rPr>
                <w:t>50.00+80.00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94" w:author="xh" w:date="2026-10-19T14:09:46+08:00"/>
              </w:rPr>
            </w:pPr>
            <w:ins w:id="23995" w:author="xh" w:date="2026-10-19T14:09:46+08:00">
              <w:r>
                <w:rPr>
                  <w:rFonts w:ascii="Times New Roman" w:hAnsi="Times New Roman" w:eastAsia="宋体"/>
                  <w:b w:val="0"/>
                  <w:sz w:val="18"/>
                </w:rPr>
                <w:t>130.00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96" w:author="xh" w:date="2026-10-19T14:09:46+08:00"/>
              </w:rPr>
            </w:pPr>
            <w:ins w:id="23997" w:author="xh" w:date="2026-10-19T14:09:4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3998" w:author="xh" w:date="2026-10-19T14:09:46+08:00"/>
              </w:rPr>
            </w:pPr>
            <w:ins w:id="23999" w:author="xh" w:date="2026-10-19T14:09:4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00" w:author="xh" w:date="2026-10-19T14:09:46+08:00"/>
              </w:rPr>
            </w:pPr>
            <w:ins w:id="24001" w:author="xh" w:date="2026-10-19T14:09:46+08:00">
              <w:r>
                <w:rPr>
                  <w:rFonts w:ascii="Times New Roman" w:hAnsi="Times New Roman" w:eastAsia="宋体"/>
                  <w:b w:val="0"/>
                  <w:sz w:val="18"/>
                </w:rPr>
                <w:t>2.61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02" w:author="xh" w:date="2026-10-19T14:09:46+08:00"/>
              </w:rPr>
            </w:pPr>
            <w:ins w:id="24003" w:author="xh" w:date="2026-10-19T14:09:46+08:00">
              <w:r>
                <w:rPr>
                  <w:rFonts w:ascii="Times New Roman" w:hAnsi="Times New Roman" w:eastAsia="宋体"/>
                  <w:b w:val="0"/>
                  <w:sz w:val="18"/>
                </w:rPr>
                <w:t>56.95</w:t>
              </w:r>
            </w:ins>
          </w:p>
        </w:tc>
      </w:tr>
      <w:tr>
        <w:trPr>
          <w:cantSplit/>
          <w:ins w:id="23935" w:author="xh" w:date="2026-10-19T14:09:4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04" w:author="xh" w:date="2026-10-19T14:09:46+08:00"/>
              </w:rPr>
            </w:pPr>
            <w:ins w:id="24005" w:author="xh" w:date="2026-10-19T14:09:46+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06" w:author="xh" w:date="2026-10-19T14:09:46+08:00"/>
              </w:rPr>
            </w:pPr>
            <w:ins w:id="24007" w:author="xh" w:date="2026-10-19T14:09:46+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08" w:author="xh" w:date="2026-10-19T14:09:46+08:00"/>
              </w:rPr>
            </w:pPr>
            <w:ins w:id="24009" w:author="xh" w:date="2026-10-19T14:09:46+08:00">
              <w:r>
                <w:rPr>
                  <w:rFonts w:ascii="Times New Roman" w:hAnsi="Times New Roman" w:eastAsia="宋体"/>
                  <w:b w:val="0"/>
                  <w:sz w:val="18"/>
                </w:rPr>
                <w:t>50.00+80.00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10" w:author="xh" w:date="2026-10-19T14:09:46+08:00"/>
              </w:rPr>
            </w:pPr>
            <w:ins w:id="24011" w:author="xh" w:date="2026-10-19T14:09:46+08:00">
              <w:r>
                <w:rPr>
                  <w:rFonts w:ascii="Times New Roman" w:hAnsi="Times New Roman" w:eastAsia="宋体"/>
                  <w:b w:val="0"/>
                  <w:sz w:val="18"/>
                </w:rPr>
                <w:t>130.00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12" w:author="xh" w:date="2026-10-19T14:09:46+08:00"/>
              </w:rPr>
            </w:pPr>
            <w:ins w:id="24013" w:author="xh" w:date="2026-10-19T14:09:4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14" w:author="xh" w:date="2026-10-19T14:09:46+08:00"/>
              </w:rPr>
            </w:pPr>
            <w:ins w:id="24015" w:author="xh" w:date="2026-10-19T14:09:4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16" w:author="xh" w:date="2026-10-19T14:09:46+08:00"/>
              </w:rPr>
            </w:pPr>
            <w:ins w:id="24017" w:author="xh" w:date="2026-10-19T14:09:46+08:00">
              <w:r>
                <w:rPr>
                  <w:rFonts w:ascii="Times New Roman" w:hAnsi="Times New Roman" w:eastAsia="宋体"/>
                  <w:b w:val="0"/>
                  <w:sz w:val="18"/>
                </w:rPr>
                <w:t>3.97</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18" w:author="xh" w:date="2026-10-19T14:09:46+08:00"/>
              </w:rPr>
            </w:pPr>
            <w:ins w:id="24019" w:author="xh" w:date="2026-10-19T14:09:46+08:00">
              <w:r>
                <w:rPr>
                  <w:rFonts w:ascii="Times New Roman" w:hAnsi="Times New Roman" w:eastAsia="宋体"/>
                  <w:b w:val="0"/>
                  <w:sz w:val="18"/>
                </w:rPr>
                <w:t>69.54</w:t>
              </w:r>
            </w:ins>
          </w:p>
        </w:tc>
      </w:tr>
      <w:tr>
        <w:trPr>
          <w:cantSplit/>
          <w:ins w:id="23936" w:author="xh" w:date="2026-10-19T14:09:4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20" w:author="xh" w:date="2026-10-19T14:09:46+08:00"/>
              </w:rPr>
            </w:pPr>
            <w:ins w:id="24021" w:author="xh" w:date="2026-10-19T14:09:46+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22" w:author="xh" w:date="2026-10-19T14:09:46+08:00"/>
              </w:rPr>
            </w:pPr>
            <w:ins w:id="24023" w:author="xh" w:date="2026-10-19T14:09:46+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24" w:author="xh" w:date="2026-10-19T14:09:46+08:00"/>
              </w:rPr>
            </w:pPr>
            <w:ins w:id="24025" w:author="xh" w:date="2026-10-19T14:09:46+08:00">
              <w:r>
                <w:rPr>
                  <w:rFonts w:ascii="Times New Roman" w:hAnsi="Times New Roman" w:eastAsia="宋体"/>
                  <w:b w:val="0"/>
                  <w:sz w:val="18"/>
                </w:rPr>
                <w:t>50.00+80.00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26" w:author="xh" w:date="2026-10-19T14:09:46+08:00"/>
              </w:rPr>
            </w:pPr>
            <w:ins w:id="24027" w:author="xh" w:date="2026-10-19T14:09:46+08:00">
              <w:r>
                <w:rPr>
                  <w:rFonts w:ascii="Times New Roman" w:hAnsi="Times New Roman" w:eastAsia="宋体"/>
                  <w:b w:val="0"/>
                  <w:sz w:val="18"/>
                </w:rPr>
                <w:t>130.00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28" w:author="xh" w:date="2026-10-19T14:09:46+08:00"/>
              </w:rPr>
            </w:pPr>
            <w:ins w:id="24029" w:author="xh" w:date="2026-10-19T14:09:4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30" w:author="xh" w:date="2026-10-19T14:09:46+08:00"/>
              </w:rPr>
            </w:pPr>
            <w:ins w:id="24031" w:author="xh" w:date="2026-10-19T14:09:46+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32" w:author="xh" w:date="2026-10-19T14:09:46+08:00"/>
              </w:rPr>
            </w:pPr>
            <w:ins w:id="24033" w:author="xh" w:date="2026-10-19T14:09:46+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34" w:author="xh" w:date="2026-10-19T14:09:46+08:00"/>
              </w:rPr>
            </w:pPr>
            <w:ins w:id="24035" w:author="xh" w:date="2026-10-19T14:09:46+08:00">
              <w:r>
                <w:rPr>
                  <w:rFonts w:ascii="Times New Roman" w:hAnsi="Times New Roman" w:eastAsia="宋体"/>
                  <w:b w:val="0"/>
                  <w:sz w:val="18"/>
                </w:rPr>
                <w:t>—</w:t>
              </w:r>
            </w:ins>
          </w:p>
        </w:tc>
      </w:tr>
      <w:tr>
        <w:trPr>
          <w:cantSplit/>
          <w:ins w:id="23937" w:author="xh" w:date="2026-10-19T14:09:4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36" w:author="xh" w:date="2026-10-19T14:09:46+08:00"/>
              </w:rPr>
            </w:pPr>
            <w:ins w:id="24037" w:author="xh" w:date="2026-10-19T14:09:46+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38" w:author="xh" w:date="2026-10-19T14:09:46+08:00"/>
              </w:rPr>
            </w:pPr>
            <w:ins w:id="24039" w:author="xh" w:date="2026-10-19T14:09:46+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40" w:author="xh" w:date="2026-10-19T14:09:46+08:00"/>
              </w:rPr>
            </w:pPr>
            <w:ins w:id="24041" w:author="xh" w:date="2026-10-19T14:09:46+08:00">
              <w:r>
                <w:rPr>
                  <w:rFonts w:ascii="Times New Roman" w:hAnsi="Times New Roman" w:eastAsia="宋体"/>
                  <w:b w:val="0"/>
                  <w:sz w:val="18"/>
                </w:rPr>
                <w:t>50.00+80.00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42" w:author="xh" w:date="2026-10-19T14:09:46+08:00"/>
              </w:rPr>
            </w:pPr>
            <w:ins w:id="24043" w:author="xh" w:date="2026-10-19T14:09:46+08:00">
              <w:r>
                <w:rPr>
                  <w:rFonts w:ascii="Times New Roman" w:hAnsi="Times New Roman" w:eastAsia="宋体"/>
                  <w:b w:val="0"/>
                  <w:sz w:val="18"/>
                </w:rPr>
                <w:t>130.00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44" w:author="xh" w:date="2026-10-19T14:09:46+08:00"/>
              </w:rPr>
            </w:pPr>
            <w:ins w:id="24045" w:author="xh" w:date="2026-10-19T14:09:4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46" w:author="xh" w:date="2026-10-19T14:09:46+08:00"/>
              </w:rPr>
            </w:pPr>
            <w:ins w:id="24047" w:author="xh" w:date="2026-10-19T14:09:4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48" w:author="xh" w:date="2026-10-19T14:09:46+08:00"/>
              </w:rPr>
            </w:pPr>
            <w:ins w:id="24049" w:author="xh" w:date="2026-10-19T14:09:4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50" w:author="xh" w:date="2026-10-19T14:09:46+08:00"/>
              </w:rPr>
            </w:pPr>
            <w:ins w:id="24051" w:author="xh" w:date="2026-10-19T14:09:46+08:00">
              <w:r>
                <w:rPr>
                  <w:rFonts w:ascii="Times New Roman" w:hAnsi="Times New Roman" w:eastAsia="宋体"/>
                  <w:b w:val="0"/>
                  <w:sz w:val="18"/>
                </w:rPr>
                <w:t>45.03</w:t>
              </w:r>
            </w:ins>
          </w:p>
        </w:tc>
      </w:tr>
      <w:tr>
        <w:trPr>
          <w:cantSplit/>
          <w:ins w:id="23938" w:author="xh" w:date="2026-10-19T14:09:4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52" w:author="xh" w:date="2026-10-19T14:09:46+08:00"/>
              </w:rPr>
            </w:pPr>
            <w:ins w:id="24053" w:author="xh" w:date="2026-10-19T14:09:46+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54" w:author="xh" w:date="2026-10-19T14:09:46+08:00"/>
              </w:rPr>
            </w:pPr>
            <w:ins w:id="24055" w:author="xh" w:date="2026-10-19T14:09:46+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56" w:author="xh" w:date="2026-10-19T14:09:46+08:00"/>
              </w:rPr>
            </w:pPr>
            <w:ins w:id="24057" w:author="xh" w:date="2026-10-19T14:09:46+08:00">
              <w:r>
                <w:rPr>
                  <w:rFonts w:ascii="Times New Roman" w:hAnsi="Times New Roman" w:eastAsia="宋体"/>
                  <w:b w:val="0"/>
                  <w:sz w:val="18"/>
                </w:rPr>
                <w:t>50.00+80.00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58" w:author="xh" w:date="2026-10-19T14:09:46+08:00"/>
              </w:rPr>
            </w:pPr>
            <w:ins w:id="24059" w:author="xh" w:date="2026-10-19T14:09:46+08:00">
              <w:r>
                <w:rPr>
                  <w:rFonts w:ascii="Times New Roman" w:hAnsi="Times New Roman" w:eastAsia="宋体"/>
                  <w:b w:val="0"/>
                  <w:sz w:val="18"/>
                </w:rPr>
                <w:t>130.00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60" w:author="xh" w:date="2026-10-19T14:09:46+08:00"/>
              </w:rPr>
            </w:pPr>
            <w:ins w:id="24061" w:author="xh" w:date="2026-10-19T14:09:4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62" w:author="xh" w:date="2026-10-19T14:09:46+08:00"/>
              </w:rPr>
            </w:pPr>
            <w:ins w:id="24063" w:author="xh" w:date="2026-10-19T14:09:4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64" w:author="xh" w:date="2026-10-19T14:09:46+08:00"/>
              </w:rPr>
            </w:pPr>
            <w:ins w:id="24065" w:author="xh" w:date="2026-10-19T14:09:46+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066" w:author="xh" w:date="2026-10-19T14:09:46+08:00"/>
              </w:rPr>
            </w:pPr>
            <w:ins w:id="24067" w:author="xh" w:date="2026-10-19T14:09:46+08:00">
              <w:r>
                <w:rPr>
                  <w:rFonts w:ascii="Times New Roman" w:hAnsi="Times New Roman" w:eastAsia="宋体"/>
                  <w:b w:val="0"/>
                  <w:sz w:val="18"/>
                </w:rPr>
                <w:t>54.35</w:t>
              </w:r>
            </w:ins>
          </w:p>
        </w:tc>
      </w:tr>
      <w:tr>
        <w:trPr>
          <w:cantSplit/>
          <w:ins w:id="23939" w:author="xh" w:date="2026-10-19T14:09:46+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068" w:author="xh" w:date="2026-10-19T14:09:46+08:00"/>
              </w:rPr>
            </w:pPr>
            <w:ins w:id="24069" w:author="xh" w:date="2026-10-19T14:09:46+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070" w:author="xh" w:date="2026-10-19T14:09:46+08:00"/>
              </w:rPr>
            </w:pPr>
            <w:ins w:id="24071" w:author="xh" w:date="2026-10-19T14:09:46+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072" w:author="xh" w:date="2026-10-19T14:09:46+08:00"/>
              </w:rPr>
            </w:pPr>
            <w:ins w:id="24073" w:author="xh" w:date="2026-10-19T14:09:46+08:00">
              <w:r>
                <w:rPr>
                  <w:rFonts w:ascii="Times New Roman" w:hAnsi="Times New Roman" w:eastAsia="宋体"/>
                  <w:b w:val="0"/>
                  <w:sz w:val="18"/>
                </w:rPr>
                <w:t>50.00+80.00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074" w:author="xh" w:date="2026-10-19T14:09:46+08:00"/>
              </w:rPr>
            </w:pPr>
            <w:ins w:id="24075" w:author="xh" w:date="2026-10-19T14:09:46+08:00">
              <w:r>
                <w:rPr>
                  <w:rFonts w:ascii="Times New Roman" w:hAnsi="Times New Roman" w:eastAsia="宋体"/>
                  <w:b w:val="0"/>
                  <w:sz w:val="18"/>
                </w:rPr>
                <w:t>130.00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076" w:author="xh" w:date="2026-10-19T14:09:46+08:00"/>
              </w:rPr>
            </w:pPr>
            <w:ins w:id="24077" w:author="xh" w:date="2026-10-19T14:09:46+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078" w:author="xh" w:date="2026-10-19T14:09:46+08:00"/>
              </w:rPr>
            </w:pPr>
            <w:ins w:id="24079" w:author="xh" w:date="2026-10-19T14:09:46+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080" w:author="xh" w:date="2026-10-19T14:09:46+08:00"/>
              </w:rPr>
            </w:pPr>
            <w:ins w:id="24081" w:author="xh" w:date="2026-10-19T14:09:46+08:00">
              <w:r>
                <w:rPr>
                  <w:rFonts w:ascii="Times New Roman" w:hAnsi="Times New Roman" w:eastAsia="宋体"/>
                  <w:b w:val="0"/>
                  <w:sz w:val="18"/>
                </w:rPr>
                <w:t>3.97</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082" w:author="xh" w:date="2026-10-19T14:09:46+08:00"/>
              </w:rPr>
            </w:pPr>
            <w:ins w:id="24083" w:author="xh" w:date="2026-10-19T14:09:46+08:00">
              <w:r>
                <w:rPr>
                  <w:rFonts w:ascii="Times New Roman" w:hAnsi="Times New Roman" w:eastAsia="宋体"/>
                  <w:b w:val="0"/>
                  <w:sz w:val="18"/>
                </w:rPr>
                <w:t>69.54</w:t>
              </w:r>
            </w:ins>
          </w:p>
        </w:tc>
      </w:tr>
    </w:tbl>
    <w:p w14:paraId="059C764B">
      <w:pPr>
        <w:pStyle w:val="2"/>
        <w:widowControl/>
        <w:spacing w:before="0" w:after="0" w:line="348" w:lineRule="exact"/>
        <w:ind w:firstLine="480"/>
        <w:jc w:val="both"/>
      </w:pPr>
      <w:r>
        <w:rPr>
          <w:rFonts w:ascii="Times New Roman" w:hAnsi="Times New Roman" w:eastAsia="方正仿宋_GBK"/>
          <w:b w:val="0"/>
          <w:sz w:val="24"/>
        </w:rPr>
        <w:t xml:space="preserve">20</w:t>
      </w:r>
      <w:ins w:id="24084" w:author="xh" w:date="2026-10-19T14:10:25+08:00">
        <w:r>
          <w:rPr>
            <w:rFonts w:ascii="Times New Roman" w:hAnsi="Times New Roman" w:eastAsia="方正仿宋_GBK"/>
            <w:b w:val="0"/>
            <w:sz w:val="24"/>
          </w:rPr>
          <w:t xml:space="preserve">3</w:t>
        </w:r>
      </w:ins>
      <w:del w:id="24085" w:author="xh" w:date="2026-10-19T14:10:25+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24086" w:author="xh" w:date="2026-10-19T14:10:25+08:00">
        <w:r>
          <w:rPr>
            <w:rFonts w:ascii="Times New Roman" w:hAnsi="Times New Roman" w:eastAsia="方正仿宋_GBK"/>
            <w:b w:val="0"/>
            <w:sz w:val="24"/>
          </w:rPr>
          <w:t xml:space="preserve">最大单台主变N-1后，弹性方案剩余主变容量为50.00 MVA，按0.95功率因数折算为47.50 MW。储能</w:t>
        </w:r>
      </w:ins>
      <w:del w:id="24087" w:author="xh" w:date="2026-10-19T14:10:25+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24088" w:author="xh" w:date="2026-10-19T14:10:25+08:00">
        <w:r>
          <w:rPr>
            <w:rFonts w:ascii="Times New Roman" w:hAnsi="Times New Roman" w:eastAsia="方正仿宋_GBK"/>
            <w:b w:val="0"/>
            <w:sz w:val="24"/>
          </w:rPr>
          <w:t xml:space="preserve">有效支撑功率为</w:t>
        </w:r>
      </w:ins>
      <w:del w:id="24089" w:author="xh" w:date="2026-10-19T14:10:25+08:00">
        <w:r>
          <w:rPr>
            <w:rFonts w:ascii="Times New Roman" w:hAnsi="Times New Roman" w:eastAsia="方正仿宋_GBK"/>
            <w:b w:val="0"/>
            <w:sz w:val="24"/>
          </w:rPr>
          <w:delText xml:space="preserve">峰值正常工况下，本站转出</w:delText>
        </w:r>
      </w:del>
      <w:r>
        <w:rPr>
          <w:rFonts w:ascii="Times New Roman" w:hAnsi="Times New Roman" w:eastAsia="方正仿宋_GBK"/>
          <w:b w:val="0"/>
          <w:sz w:val="24"/>
        </w:rPr>
        <w:t xml:space="preserve">0.00 MW、</w:t>
      </w:r>
      <w:ins w:id="24090" w:author="xh" w:date="2026-10-19T14:10:25+08:00">
        <w:r>
          <w:rPr>
            <w:rFonts w:ascii="Times New Roman" w:hAnsi="Times New Roman" w:eastAsia="方正仿宋_GBK"/>
            <w:b w:val="0"/>
            <w:sz w:val="24"/>
          </w:rPr>
          <w:t xml:space="preserve">反向有效吸收功率为</w:t>
        </w:r>
      </w:ins>
      <w:del w:id="24091" w:author="xh" w:date="2026-10-19T14:10:25+08:00">
        <w:r>
          <w:rPr>
            <w:rFonts w:ascii="Times New Roman" w:hAnsi="Times New Roman" w:eastAsia="方正仿宋_GBK"/>
            <w:b w:val="0"/>
            <w:sz w:val="24"/>
          </w:rPr>
          <w:delText xml:space="preserve">承接</w:delText>
        </w:r>
      </w:del>
      <w:r>
        <w:rPr>
          <w:rFonts w:ascii="Times New Roman" w:hAnsi="Times New Roman" w:eastAsia="方正仿宋_GBK"/>
          <w:b w:val="0"/>
          <w:sz w:val="24"/>
        </w:rPr>
        <w:t xml:space="preserve">0.00</w:t>
      </w:r>
      <w:ins w:id="24092" w:author="xh" w:date="2026-10-19T14:10:25+08:00">
        <w:r>
          <w:rPr>
            <w:rFonts w:ascii="Times New Roman" w:hAnsi="Times New Roman" w:eastAsia="方正仿宋_GBK"/>
            <w:b w:val="0"/>
            <w:sz w:val="24"/>
          </w:rPr>
          <w:t xml:space="preserve"> MW。全年本站故障工况中最小余量为1.80 MW。该小时按采用的固定区段预案，本站转出23.84 MW、承接3.97</w:t>
        </w:r>
      </w:ins>
      <w:r>
        <w:rPr>
          <w:rFonts w:ascii="Times New Roman" w:hAnsi="Times New Roman" w:eastAsia="方正仿宋_GBK"/>
          <w:b w:val="0"/>
          <w:sz w:val="24"/>
        </w:rPr>
        <w:t xml:space="preserve"> MW，转接后净负荷为45.</w:t>
      </w:r>
      <w:ins w:id="24093" w:author="xh" w:date="2026-10-19T14:10:25+08:00">
        <w:r>
          <w:rPr>
            <w:rFonts w:ascii="Times New Roman" w:hAnsi="Times New Roman" w:eastAsia="方正仿宋_GBK"/>
            <w:b w:val="0"/>
            <w:sz w:val="24"/>
          </w:rPr>
          <w:t xml:space="preserve">7</w:t>
        </w:r>
      </w:ins>
      <w:r>
        <w:rPr>
          <w:rFonts w:ascii="Times New Roman" w:hAnsi="Times New Roman" w:eastAsia="方正仿宋_GBK"/>
          <w:b w:val="0"/>
          <w:sz w:val="24"/>
        </w:rPr>
        <w:t xml:space="preserve">0</w:t>
      </w:r>
      <w:del w:id="24094" w:author="xh" w:date="2026-10-19T14:10:25+08:00">
        <w:r>
          <w:rPr>
            <w:rFonts w:ascii="Times New Roman" w:hAnsi="Times New Roman" w:eastAsia="方正仿宋_GBK"/>
            <w:b w:val="0"/>
            <w:sz w:val="24"/>
          </w:rPr>
          <w:delText xml:space="preserve">3 MW，区域最低净负荷工况下为9.12</w:delText>
        </w:r>
      </w:del>
      <w:r>
        <w:rPr>
          <w:rFonts w:ascii="Times New Roman" w:hAnsi="Times New Roman" w:eastAsia="方正仿宋_GBK"/>
          <w:b w:val="0"/>
          <w:sz w:val="24"/>
        </w:rPr>
        <w:t xml:space="preserve"> MW。</w:t>
      </w:r>
      <w:ins w:id="24095" w:author="xh" w:date="2026-10-19T14:10:25+08:00">
        <w:r>
          <w:rPr>
            <w:rFonts w:ascii="Times New Roman" w:hAnsi="Times New Roman" w:eastAsia="方正仿宋_GBK"/>
            <w:b w:val="0"/>
            <w:sz w:val="24"/>
          </w:rPr>
          <w:t xml:space="preserve">其中与刘湾变之间的主要通道承担13.91 MW净功率转接，使用既有通道。</w:t>
        </w:r>
      </w:ins>
    </w:p>
    <w:p w14:paraId="117032B0">
      <w:pPr>
        <w:pStyle w:val="2"/>
        <w:widowControl/>
        <w:spacing w:before="0" w:after="0" w:line="348" w:lineRule="exact"/>
        <w:ind w:firstLine="480"/>
        <w:jc w:val="both"/>
      </w:pPr>
      <w:ins w:id="24096" w:author="xh" w:date="2026-10-19T14:11:04+08:00">
        <w:r>
          <w:rPr>
            <w:rFonts w:ascii="Times New Roman" w:hAnsi="Times New Roman" w:eastAsia="方正仿宋_GBK"/>
            <w:b w:val="0"/>
            <w:sz w:val="24"/>
          </w:rPr>
          <w:t xml:space="preserve">两方案本站</w:t>
        </w:r>
      </w:ins>
      <w:del w:id="24097" w:author="xh" w:date="2026-10-19T14:11:04+08:00">
        <w:r>
          <w:rPr>
            <w:rFonts w:ascii="Times New Roman" w:hAnsi="Times New Roman" w:eastAsia="方正仿宋_GBK"/>
            <w:b w:val="0"/>
            <w:sz w:val="24"/>
          </w:rPr>
          <w:delText xml:space="preserve">按</w:delText>
        </w:r>
      </w:del>
      <w:r>
        <w:rPr>
          <w:rFonts w:ascii="Times New Roman" w:hAnsi="Times New Roman" w:eastAsia="方正仿宋_GBK"/>
          <w:b w:val="0"/>
          <w:sz w:val="24"/>
        </w:rPr>
        <w:t xml:space="preserve">最</w:t>
      </w:r>
      <w:ins w:id="24098" w:author="xh" w:date="2026-10-19T14:11:04+08:00">
        <w:r>
          <w:rPr>
            <w:rFonts w:ascii="Times New Roman" w:hAnsi="Times New Roman" w:eastAsia="方正仿宋_GBK"/>
            <w:b w:val="0"/>
            <w:sz w:val="24"/>
          </w:rPr>
          <w:t xml:space="preserve">终</w:t>
        </w:r>
      </w:ins>
      <w:del w:id="24099" w:author="xh" w:date="2026-10-19T14:11:04+08:00">
        <w:r>
          <w:rPr>
            <w:rFonts w:ascii="Times New Roman" w:hAnsi="Times New Roman" w:eastAsia="方正仿宋_GBK"/>
            <w:b w:val="0"/>
            <w:sz w:val="24"/>
          </w:rPr>
          <w:delText xml:space="preserve">大单台</w:delText>
        </w:r>
      </w:del>
      <w:r>
        <w:rPr>
          <w:rFonts w:ascii="Times New Roman" w:hAnsi="Times New Roman" w:eastAsia="方正仿宋_GBK"/>
          <w:b w:val="0"/>
          <w:sz w:val="24"/>
        </w:rPr>
        <w:t xml:space="preserve">主变</w:t>
      </w:r>
      <w:ins w:id="24100" w:author="xh" w:date="2026-10-19T14:11:04+08:00">
        <w:r>
          <w:rPr>
            <w:rFonts w:ascii="Times New Roman" w:hAnsi="Times New Roman" w:eastAsia="方正仿宋_GBK"/>
            <w:b w:val="0"/>
            <w:sz w:val="24"/>
          </w:rPr>
          <w:t xml:space="preserve">和</w:t>
        </w:r>
      </w:ins>
      <w:del w:id="24101" w:author="xh" w:date="2026-10-19T14:11:04+08:00">
        <w:r>
          <w:rPr>
            <w:rFonts w:ascii="Times New Roman" w:hAnsi="Times New Roman" w:eastAsia="方正仿宋_GBK"/>
            <w:b w:val="0"/>
            <w:sz w:val="24"/>
          </w:rPr>
          <w:delText xml:space="preserve">N-1校核，本站剩余容量为63.00 MVA，两代表工况重新转供后的本站净负荷分别为45.03 MW、9.12 MW，两方向最小容量余量为14.82 MW，正向</w:delText>
        </w:r>
      </w:del>
      <w:r>
        <w:rPr>
          <w:rFonts w:ascii="Times New Roman" w:hAnsi="Times New Roman" w:eastAsia="方正仿宋_GBK"/>
          <w:b w:val="0"/>
          <w:sz w:val="24"/>
        </w:rPr>
        <w:t xml:space="preserve">储能</w:t>
      </w:r>
      <w:ins w:id="24102" w:author="xh" w:date="2026-10-19T14:11:04+08:00">
        <w:r>
          <w:rPr>
            <w:rFonts w:ascii="Times New Roman" w:hAnsi="Times New Roman" w:eastAsia="方正仿宋_GBK"/>
            <w:b w:val="0"/>
            <w:sz w:val="24"/>
          </w:rPr>
          <w:t xml:space="preserve">规模相同，局部设备采用结果保持一致</w:t>
        </w:r>
      </w:ins>
      <w:del w:id="24103" w:author="xh" w:date="2026-10-19T14:11:04+08:00">
        <w:r>
          <w:rPr>
            <w:rFonts w:ascii="Times New Roman" w:hAnsi="Times New Roman" w:eastAsia="方正仿宋_GBK"/>
            <w:b w:val="0"/>
            <w:sz w:val="24"/>
          </w:rPr>
          <w:delText xml:space="preserve">有效支撑功率为0.00 MW</w:delText>
        </w:r>
      </w:del>
      <w:r>
        <w:rPr>
          <w:rFonts w:ascii="Times New Roman" w:hAnsi="Times New Roman" w:eastAsia="方正仿宋_GBK"/>
          <w:b w:val="0"/>
          <w:sz w:val="24"/>
        </w:rPr>
        <w:t xml:space="preserve">。</w:t>
      </w:r>
    </w:p>
    <w:p w14:paraId="0AAC6E1D">
      <w:pPr>
        <w:pStyle w:val="2"/>
        <w:widowControl/>
        <w:spacing w:before="0" w:after="0" w:line="348" w:lineRule="exact"/>
        <w:ind w:firstLine="480"/>
        <w:jc w:val="both"/>
        <w:rPr>
          <w:del w:id="24104" w:author="xh" w:date="2026-10-19T14:11:44+08:00"/>
        </w:rPr>
      </w:pPr>
      <w:del w:id="24105" w:author="xh" w:date="2026-10-19T14:11:44+08:00">
        <w:r>
          <w:rPr>
            <w:rFonts w:ascii="Times New Roman" w:hAnsi="Times New Roman" w:eastAsia="方正仿宋_GBK"/>
            <w:b w:val="0"/>
            <w:sz w:val="24"/>
          </w:rPr>
          <w:delText>四年校核截面中，本站绝对功率最大的工况出现在2023年，转接前为45.42 MW，主要表现为正向受电需求，该年设备在最大单台主变N-1后剩余容量为63.00 MVA。该工况本站由剩余主变满足承载要求。</w:delText>
        </w:r>
      </w:del>
    </w:p>
    <w:p w14:paraId="7C2D3521">
      <w:pPr>
        <w:pStyle w:val="7"/>
        <w:keepNext/>
        <w:numPr>
          <w:ilvl w:val="0"/>
          <w:numId w:val="0"/>
        </w:numPr>
        <w:spacing w:before="160" w:after="120" w:line="360" w:lineRule="exact"/>
        <w:ind w:firstLine="0"/>
      </w:pPr>
      <w:bookmarkStart w:id="247" w:name="茱萸变规划分析"/>
      <w:r>
        <w:rPr>
          <w:rFonts w:ascii="Times New Roman" w:hAnsi="Times New Roman" w:eastAsia="方正仿宋_GBK"/>
          <w:b/>
          <w:sz w:val="24"/>
        </w:rPr>
        <w:t>茱萸变规划分析</w:t>
      </w:r>
      <w:bookmarkEnd w:id="247"/>
    </w:p>
    <w:p w14:paraId="34B9FFCA">
      <w:pPr>
        <w:pStyle w:val="115"/>
        <w:widowControl/>
        <w:spacing w:before="0" w:after="0" w:line="348" w:lineRule="exact"/>
        <w:ind w:firstLine="480"/>
        <w:jc w:val="both"/>
      </w:pPr>
      <w:r>
        <w:rPr>
          <w:rFonts w:ascii="Times New Roman" w:hAnsi="Times New Roman" w:eastAsia="方正仿宋_GBK"/>
          <w:b w:val="0"/>
          <w:sz w:val="24"/>
        </w:rPr>
        <w:t xml:space="preserve">该站</w:t>
      </w:r>
      <w:ins w:id="24106" w:author="xh" w:date="2026-10-19T14:12:23+08:00">
        <w:r>
          <w:rPr>
            <w:rFonts w:ascii="Times New Roman" w:hAnsi="Times New Roman" w:eastAsia="方正仿宋_GBK"/>
            <w:b w:val="0"/>
            <w:sz w:val="24"/>
          </w:rPr>
          <w:t xml:space="preserve">2021年</w:t>
        </w:r>
      </w:ins>
      <w:del w:id="24107" w:author="xh" w:date="2026-10-19T14:12:23+08:00">
        <w:r>
          <w:rPr>
            <w:rFonts w:ascii="Times New Roman" w:hAnsi="Times New Roman" w:eastAsia="方正仿宋_GBK"/>
            <w:b w:val="0"/>
            <w:sz w:val="24"/>
          </w:rPr>
          <w:delText xml:space="preserve">初始</w:delText>
        </w:r>
      </w:del>
      <w:r>
        <w:rPr>
          <w:rFonts w:ascii="Times New Roman" w:hAnsi="Times New Roman" w:eastAsia="方正仿宋_GBK"/>
          <w:b w:val="0"/>
          <w:sz w:val="24"/>
        </w:rPr>
        <w:t xml:space="preserve">主变组合为40</w:t>
      </w:r>
      <w:ins w:id="24108" w:author="xh" w:date="2026-10-19T14:12:23+08:00">
        <w:r>
          <w:rPr>
            <w:rFonts w:ascii="Times New Roman" w:hAnsi="Times New Roman" w:eastAsia="方正仿宋_GBK"/>
            <w:b w:val="0"/>
            <w:sz w:val="24"/>
          </w:rPr>
          <w:t xml:space="preserve">.00</w:t>
        </w:r>
      </w:ins>
      <w:r>
        <w:rPr>
          <w:rFonts w:ascii="Times New Roman" w:hAnsi="Times New Roman" w:eastAsia="方正仿宋_GBK"/>
          <w:b w:val="0"/>
          <w:sz w:val="24"/>
        </w:rPr>
        <w:t xml:space="preserve">+</w:t>
      </w:r>
      <w:ins w:id="24109" w:author="xh" w:date="2026-10-19T14:12:23+08:00">
        <w:r>
          <w:rPr>
            <w:rFonts w:ascii="Times New Roman" w:hAnsi="Times New Roman" w:eastAsia="方正仿宋_GBK"/>
            <w:b w:val="0"/>
            <w:sz w:val="24"/>
          </w:rPr>
          <w:t xml:space="preserve">50.0</w:t>
        </w:r>
      </w:ins>
      <w:del w:id="24110" w:author="xh" w:date="2026-10-19T14:12:23+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0 MVA</w:t>
      </w:r>
      <w:ins w:id="24111" w:author="xh" w:date="2026-10-19T14:12:23+08:00">
        <w:r>
          <w:rPr>
            <w:rFonts w:ascii="Times New Roman" w:hAnsi="Times New Roman" w:eastAsia="方正仿宋_GBK"/>
            <w:b w:val="0"/>
            <w:sz w:val="24"/>
          </w:rPr>
          <w:t xml:space="preserve">。</w:t>
        </w:r>
      </w:ins>
      <w:del w:id="24112" w:author="xh" w:date="2026-10-19T14:12:23+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弹性方案</w:t>
      </w:r>
      <w:ins w:id="24113" w:author="xh" w:date="2026-10-19T14:12:23+08:00">
        <w:r>
          <w:rPr>
            <w:rFonts w:ascii="Times New Roman" w:hAnsi="Times New Roman" w:eastAsia="方正仿宋_GBK"/>
            <w:b w:val="0"/>
            <w:sz w:val="24"/>
          </w:rPr>
          <w:t xml:space="preserve">2022—2035</w:t>
        </w:r>
      </w:ins>
      <w:del w:id="24114" w:author="xh" w:date="2026-10-19T14:12:23+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del w:id="24115" w:author="xh" w:date="2026-10-19T14:12:23+08:00">
        <w:r>
          <w:rPr>
            <w:rFonts w:ascii="Times New Roman" w:hAnsi="Times New Roman" w:eastAsia="方正仿宋_GBK"/>
            <w:b w:val="0"/>
            <w:sz w:val="24"/>
          </w:rPr>
          <w:delText xml:space="preserve">均</w:delText>
        </w:r>
      </w:del>
      <w:r>
        <w:rPr>
          <w:rFonts w:ascii="Times New Roman" w:hAnsi="Times New Roman" w:eastAsia="方正仿宋_GBK"/>
          <w:b w:val="0"/>
          <w:sz w:val="24"/>
        </w:rPr>
        <w:t xml:space="preserve">保留</w:t>
      </w:r>
      <w:ins w:id="24116" w:author="xh" w:date="2026-10-19T14:12:23+08:00">
        <w:r>
          <w:rPr>
            <w:rFonts w:ascii="Times New Roman" w:hAnsi="Times New Roman" w:eastAsia="方正仿宋_GBK"/>
            <w:b w:val="0"/>
            <w:sz w:val="24"/>
          </w:rPr>
          <w:t xml:space="preserve">初始主变</w:t>
        </w:r>
      </w:ins>
      <w:del w:id="24117" w:author="xh" w:date="2026-10-19T14:12:23+08:00">
        <w:r>
          <w:rPr>
            <w:rFonts w:ascii="Times New Roman" w:hAnsi="Times New Roman" w:eastAsia="方正仿宋_GBK"/>
            <w:b w:val="0"/>
            <w:sz w:val="24"/>
          </w:rPr>
          <w:delText xml:space="preserve">该</w:delText>
        </w:r>
      </w:del>
      <w:r>
        <w:rPr>
          <w:rFonts w:ascii="Times New Roman" w:hAnsi="Times New Roman" w:eastAsia="方正仿宋_GBK"/>
          <w:b w:val="0"/>
          <w:sz w:val="24"/>
        </w:rPr>
        <w:t xml:space="preserve">组合</w:t>
      </w:r>
      <w:del w:id="24118" w:author="xh" w:date="2026-10-19T14:12:23+08:00">
        <w:r>
          <w:rPr>
            <w:rFonts w:ascii="Times New Roman" w:hAnsi="Times New Roman" w:eastAsia="方正仿宋_GBK"/>
            <w:b w:val="0"/>
            <w:sz w:val="24"/>
          </w:rPr>
          <w:delText xml:space="preserve">，供电任务由主变及网络承担</w:delText>
        </w:r>
      </w:del>
      <w:r>
        <w:rPr>
          <w:rFonts w:ascii="Times New Roman" w:hAnsi="Times New Roman" w:eastAsia="方正仿宋_GBK"/>
          <w:b w:val="0"/>
          <w:sz w:val="24"/>
        </w:rPr>
        <w:t xml:space="preserve">。</w:t>
      </w:r>
      <w:ins w:id="24119" w:author="xh" w:date="2026-10-19T14:12:23+08:00">
        <w:r>
          <w:rPr>
            <w:rFonts w:ascii="Times New Roman" w:hAnsi="Times New Roman" w:eastAsia="方正仿宋_GBK"/>
            <w:b w:val="0"/>
            <w:sz w:val="24"/>
          </w:rPr>
          <w:t xml:space="preserve">本站弹性方案各年未新增储能。</w:t>
        </w:r>
      </w:ins>
    </w:p>
    <w:p w14:paraId="0A9D9E5A">
      <w:pPr>
        <w:pStyle w:val="2"/>
        <w:widowControl/>
        <w:spacing w:before="0" w:after="0" w:line="348" w:lineRule="exact"/>
        <w:ind w:firstLine="480"/>
        <w:jc w:val="both"/>
      </w:pPr>
      <w:r>
        <w:rPr>
          <w:rFonts w:ascii="Times New Roman" w:hAnsi="Times New Roman" w:eastAsia="方正仿宋_GBK"/>
          <w:b w:val="0"/>
          <w:sz w:val="24"/>
        </w:rPr>
        <w:t xml:space="preserve">2025年</w:t>
      </w:r>
      <w:del w:id="24120" w:author="xh" w:date="2026-10-19T14:13:03+08:00">
        <w:r>
          <w:rPr>
            <w:rFonts w:ascii="Times New Roman" w:hAnsi="Times New Roman" w:eastAsia="方正仿宋_GBK"/>
            <w:b w:val="0"/>
            <w:sz w:val="24"/>
          </w:rPr>
          <w:delText xml:space="preserve">本站</w:delText>
        </w:r>
      </w:del>
      <w:r>
        <w:rPr>
          <w:rFonts w:ascii="Times New Roman" w:hAnsi="Times New Roman" w:eastAsia="方正仿宋_GBK"/>
          <w:b w:val="0"/>
          <w:sz w:val="24"/>
        </w:rPr>
        <w:t xml:space="preserve">最大正向、反向净负荷分别为16.47 MW、5.61 MW</w:t>
      </w:r>
      <w:ins w:id="24121" w:author="xh" w:date="2026-10-19T14:13:03+08:00">
        <w:r>
          <w:rPr>
            <w:rFonts w:ascii="Times New Roman" w:hAnsi="Times New Roman" w:eastAsia="方正仿宋_GBK"/>
            <w:b w:val="0"/>
            <w:sz w:val="24"/>
          </w:rPr>
          <w:t xml:space="preserve">，2035年分别为23.98 MW、18.55 MW</w:t>
        </w:r>
      </w:ins>
      <w:r>
        <w:rPr>
          <w:rFonts w:ascii="Times New Roman" w:hAnsi="Times New Roman" w:eastAsia="方正仿宋_GBK"/>
          <w:b w:val="0"/>
          <w:sz w:val="24"/>
        </w:rPr>
        <w:t xml:space="preserve">。</w:t>
      </w:r>
      <w:ins w:id="24122" w:author="xh" w:date="2026-10-19T14:13:03+08:00">
        <w:r>
          <w:rPr>
            <w:rFonts w:ascii="Times New Roman" w:hAnsi="Times New Roman" w:eastAsia="方正仿宋_GBK"/>
            <w:b w:val="0"/>
            <w:sz w:val="24"/>
          </w:rPr>
          <w:t xml:space="preserve">2035年</w:t>
        </w:r>
      </w:ins>
      <w:del w:id="24123" w:author="xh" w:date="2026-10-19T14:13:03+08:00">
        <w:r>
          <w:rPr>
            <w:rFonts w:ascii="Times New Roman" w:hAnsi="Times New Roman" w:eastAsia="方正仿宋_GBK"/>
            <w:b w:val="0"/>
            <w:sz w:val="24"/>
          </w:rPr>
          <w:delText xml:space="preserve">在同一需求下，</w:delText>
        </w:r>
      </w:del>
      <w:r>
        <w:rPr>
          <w:rFonts w:ascii="Times New Roman" w:hAnsi="Times New Roman" w:eastAsia="方正仿宋_GBK"/>
          <w:b w:val="0"/>
          <w:sz w:val="24"/>
        </w:rPr>
        <w:t xml:space="preserve">刚性方案</w:t>
      </w:r>
      <w:del w:id="24124" w:author="xh" w:date="2026-10-19T14:13:03+08:00">
        <w:r>
          <w:rPr>
            <w:rFonts w:ascii="Times New Roman" w:hAnsi="Times New Roman" w:eastAsia="方正仿宋_GBK"/>
            <w:b w:val="0"/>
            <w:sz w:val="24"/>
          </w:rPr>
          <w:delText xml:space="preserve">当年</w:delText>
        </w:r>
      </w:del>
      <w:r>
        <w:rPr>
          <w:rFonts w:ascii="Times New Roman" w:hAnsi="Times New Roman" w:eastAsia="方正仿宋_GBK"/>
          <w:b w:val="0"/>
          <w:sz w:val="24"/>
        </w:rPr>
        <w:t xml:space="preserve">主变容量</w:t>
      </w:r>
      <w:ins w:id="24125" w:author="xh" w:date="2026-10-19T14:13:03+08:00">
        <w:r>
          <w:rPr>
            <w:rFonts w:ascii="Times New Roman" w:hAnsi="Times New Roman" w:eastAsia="方正仿宋_GBK"/>
            <w:b w:val="0"/>
            <w:sz w:val="24"/>
          </w:rPr>
          <w:t xml:space="preserve">9</w:t>
        </w:r>
      </w:ins>
      <w:del w:id="24126" w:author="xh" w:date="2026-10-19T14:13:03+08:00">
        <w:r>
          <w:rPr>
            <w:rFonts w:ascii="Times New Roman" w:hAnsi="Times New Roman" w:eastAsia="方正仿宋_GBK"/>
            <w:b w:val="0"/>
            <w:sz w:val="24"/>
          </w:rPr>
          <w:delText xml:space="preserve">为8</w:delText>
        </w:r>
      </w:del>
      <w:r>
        <w:rPr>
          <w:rFonts w:ascii="Times New Roman" w:hAnsi="Times New Roman" w:eastAsia="方正仿宋_GBK"/>
          <w:b w:val="0"/>
          <w:sz w:val="24"/>
        </w:rPr>
        <w:t xml:space="preserve">0.00 MVA、储能额定功率0.00 MW，弹性方案分别为</w:t>
      </w:r>
      <w:ins w:id="24127" w:author="xh" w:date="2026-10-19T14:13:03+08:00">
        <w:r>
          <w:rPr>
            <w:rFonts w:ascii="Times New Roman" w:hAnsi="Times New Roman" w:eastAsia="方正仿宋_GBK"/>
            <w:b w:val="0"/>
            <w:sz w:val="24"/>
          </w:rPr>
          <w:t xml:space="preserve">9</w:t>
        </w:r>
      </w:ins>
      <w:del w:id="24128" w:author="xh" w:date="2026-10-19T14:13:03+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0.00 MVA和0.00 MW</w:t>
      </w:r>
      <w:ins w:id="24129" w:author="xh" w:date="2026-10-19T14:13:03+08:00">
        <w:r>
          <w:rPr>
            <w:rFonts w:ascii="Times New Roman" w:hAnsi="Times New Roman" w:eastAsia="方正仿宋_GBK"/>
            <w:b w:val="0"/>
            <w:sz w:val="24"/>
          </w:rPr>
          <w:t xml:space="preserve">。</w:t>
        </w:r>
      </w:ins>
      <w:del w:id="24130" w:author="xh" w:date="2026-10-19T14:13:03+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两</w:t>
      </w:r>
      <w:del w:id="24131" w:author="xh" w:date="2026-10-19T14:13:03+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方案本站主变总容量相同。</w:t>
      </w:r>
      <w:del w:id="24132" w:author="xh" w:date="2026-10-19T14:13:03+08:00">
        <w:r>
          <w:rPr>
            <w:rFonts w:ascii="Times New Roman" w:hAnsi="Times New Roman" w:eastAsia="方正仿宋_GBK"/>
            <w:b w:val="0"/>
            <w:sz w:val="24"/>
          </w:rPr>
          <w:delText xml:space="preserve">弹性方案按当年各站局部极值计算的站级负载率为22%。</w:delText>
        </w:r>
      </w:del>
    </w:p>
    <w:p w14:paraId="24E80171">
      <w:pPr>
        <w:pStyle w:val="2"/>
        <w:keepNext/>
        <w:spacing w:before="120" w:after="80" w:line="280" w:lineRule="exact"/>
        <w:ind w:firstLine="0"/>
        <w:jc w:val="center"/>
      </w:pPr>
      <w:r>
        <w:rPr>
          <w:rFonts w:ascii="Times New Roman" w:hAnsi="Times New Roman" w:eastAsia="宋体"/>
          <w:b w:val="0"/>
          <w:sz w:val="21"/>
        </w:rPr>
        <w:t xml:space="preserve">表5-58 茱萸变</w:t>
      </w:r>
      <w:ins w:id="24133" w:author="xh" w:date="2026-10-19T14:13:42+08:00">
        <w:r>
          <w:rPr>
            <w:rFonts w:ascii="Times New Roman" w:hAnsi="Times New Roman" w:eastAsia="宋体"/>
            <w:b w:val="0"/>
            <w:sz w:val="21"/>
          </w:rPr>
          <w:t xml:space="preserve">代表</w:t>
        </w:r>
      </w:ins>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46570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24134" w:author="xh" w:date="2026-10-19T14:14:21+08:00"/>
        </w:trPr>
        <w:tc>
          <w:tcPr>
            <w:tcW w:w="1039" w:type="dxa"/>
            <w:tcMar>
              <w:left w:w="70" w:type="dxa"/>
              <w:right w:w="70" w:type="dxa"/>
            </w:tcMar>
            <w:vAlign w:val="center"/>
          </w:tcPr>
          <w:p w14:paraId="7A259418">
            <w:pPr>
              <w:keepNext/>
              <w:spacing w:before="20" w:after="20" w:line="260" w:lineRule="exact"/>
              <w:ind w:left="0" w:leftChars="0" w:right="0" w:rightChars="0" w:firstLine="0" w:firstLineChars="0"/>
              <w:jc w:val="center"/>
              <w:rPr>
                <w:del w:id="24143" w:author="xh" w:date="2026-10-19T14:14:21+08:00"/>
              </w:rPr>
            </w:pPr>
            <w:del w:id="24144" w:author="xh" w:date="2026-10-19T14:14:21+08:00">
              <w:r>
                <w:rPr>
                  <w:rFonts w:ascii="Times New Roman" w:hAnsi="Times New Roman" w:eastAsia="宋体"/>
                  <w:b/>
                  <w:sz w:val="18"/>
                </w:rPr>
                <w:delText>方案</w:delText>
              </w:r>
            </w:del>
          </w:p>
        </w:tc>
        <w:tc>
          <w:tcPr>
            <w:tcW w:w="1039" w:type="dxa"/>
            <w:tcMar>
              <w:left w:w="70" w:type="dxa"/>
              <w:right w:w="70" w:type="dxa"/>
            </w:tcMar>
            <w:vAlign w:val="center"/>
          </w:tcPr>
          <w:p w14:paraId="4A417211">
            <w:pPr>
              <w:keepNext/>
              <w:spacing w:before="20" w:after="20" w:line="260" w:lineRule="exact"/>
              <w:ind w:left="0" w:leftChars="0" w:right="0" w:rightChars="0" w:firstLine="0" w:firstLineChars="0"/>
              <w:jc w:val="center"/>
              <w:rPr>
                <w:del w:id="24145" w:author="xh" w:date="2026-10-19T14:14:21+08:00"/>
              </w:rPr>
            </w:pPr>
            <w:del w:id="24146" w:author="xh" w:date="2026-10-19T14:14:21+08:00">
              <w:r>
                <w:rPr>
                  <w:rFonts w:ascii="Times New Roman" w:hAnsi="Times New Roman" w:eastAsia="宋体"/>
                  <w:b/>
                  <w:sz w:val="18"/>
                </w:rPr>
                <w:delText>年份</w:delText>
              </w:r>
            </w:del>
          </w:p>
        </w:tc>
        <w:tc>
          <w:tcPr>
            <w:tcW w:w="1039" w:type="dxa"/>
            <w:tcMar>
              <w:left w:w="70" w:type="dxa"/>
              <w:right w:w="70" w:type="dxa"/>
            </w:tcMar>
            <w:vAlign w:val="center"/>
          </w:tcPr>
          <w:p w14:paraId="1EC362DC">
            <w:pPr>
              <w:keepNext/>
              <w:spacing w:before="20" w:after="20" w:line="260" w:lineRule="exact"/>
              <w:ind w:left="0" w:leftChars="0" w:right="0" w:rightChars="0" w:firstLine="0" w:firstLineChars="0"/>
              <w:jc w:val="center"/>
              <w:rPr>
                <w:del w:id="24147" w:author="xh" w:date="2026-10-19T14:14:21+08:00"/>
              </w:rPr>
            </w:pPr>
            <w:del w:id="24148" w:author="xh" w:date="2026-10-19T14:14:21+08:00">
              <w:r>
                <w:rPr>
                  <w:rFonts w:ascii="Times New Roman" w:hAnsi="Times New Roman" w:eastAsia="宋体"/>
                  <w:b/>
                  <w:sz w:val="18"/>
                </w:rPr>
                <w:delText>主变组合/MVA</w:delText>
              </w:r>
            </w:del>
          </w:p>
        </w:tc>
        <w:tc>
          <w:tcPr>
            <w:tcW w:w="1039" w:type="dxa"/>
            <w:tcMar>
              <w:left w:w="70" w:type="dxa"/>
              <w:right w:w="70" w:type="dxa"/>
            </w:tcMar>
            <w:vAlign w:val="center"/>
          </w:tcPr>
          <w:p w14:paraId="469CA9E6">
            <w:pPr>
              <w:keepNext/>
              <w:spacing w:before="20" w:after="20" w:line="260" w:lineRule="exact"/>
              <w:ind w:left="0" w:leftChars="0" w:right="0" w:rightChars="0" w:firstLine="0" w:firstLineChars="0"/>
              <w:jc w:val="center"/>
              <w:rPr>
                <w:del w:id="24149" w:author="xh" w:date="2026-10-19T14:14:21+08:00"/>
              </w:rPr>
            </w:pPr>
            <w:del w:id="24150" w:author="xh" w:date="2026-10-19T14:14:21+08:00">
              <w:r>
                <w:rPr>
                  <w:rFonts w:ascii="Times New Roman" w:hAnsi="Times New Roman" w:eastAsia="宋体"/>
                  <w:b/>
                  <w:sz w:val="18"/>
                </w:rPr>
                <w:delText>总容量/MVA</w:delText>
              </w:r>
            </w:del>
          </w:p>
        </w:tc>
        <w:tc>
          <w:tcPr>
            <w:tcW w:w="1039" w:type="dxa"/>
            <w:tcMar>
              <w:left w:w="70" w:type="dxa"/>
              <w:right w:w="70" w:type="dxa"/>
            </w:tcMar>
            <w:vAlign w:val="center"/>
          </w:tcPr>
          <w:p w14:paraId="7E33BE93">
            <w:pPr>
              <w:keepNext/>
              <w:spacing w:before="20" w:after="20" w:line="260" w:lineRule="exact"/>
              <w:ind w:left="0" w:leftChars="0" w:right="0" w:rightChars="0" w:firstLine="0" w:firstLineChars="0"/>
              <w:jc w:val="center"/>
              <w:rPr>
                <w:del w:id="24151" w:author="xh" w:date="2026-10-19T14:14:21+08:00"/>
              </w:rPr>
            </w:pPr>
            <w:del w:id="24152" w:author="xh" w:date="2026-10-19T14:14:21+08:00">
              <w:r>
                <w:rPr>
                  <w:rFonts w:ascii="Times New Roman" w:hAnsi="Times New Roman" w:eastAsia="宋体"/>
                  <w:b/>
                  <w:sz w:val="18"/>
                </w:rPr>
                <w:delText>储能额定功率/MW</w:delText>
              </w:r>
            </w:del>
          </w:p>
        </w:tc>
        <w:tc>
          <w:tcPr>
            <w:tcW w:w="1039" w:type="dxa"/>
            <w:tcMar>
              <w:left w:w="70" w:type="dxa"/>
              <w:right w:w="70" w:type="dxa"/>
            </w:tcMar>
            <w:vAlign w:val="center"/>
          </w:tcPr>
          <w:p w14:paraId="7E7553F4">
            <w:pPr>
              <w:keepNext/>
              <w:spacing w:before="20" w:after="20" w:line="260" w:lineRule="exact"/>
              <w:ind w:left="0" w:leftChars="0" w:right="0" w:rightChars="0" w:firstLine="0" w:firstLineChars="0"/>
              <w:jc w:val="center"/>
              <w:rPr>
                <w:del w:id="24153" w:author="xh" w:date="2026-10-19T14:14:21+08:00"/>
              </w:rPr>
            </w:pPr>
            <w:del w:id="24154" w:author="xh" w:date="2026-10-19T14:14:21+08:00">
              <w:r>
                <w:rPr>
                  <w:rFonts w:ascii="Times New Roman" w:hAnsi="Times New Roman" w:eastAsia="宋体"/>
                  <w:b/>
                  <w:sz w:val="18"/>
                </w:rPr>
                <w:delText>转出/MW</w:delText>
              </w:r>
            </w:del>
          </w:p>
        </w:tc>
        <w:tc>
          <w:tcPr>
            <w:tcW w:w="1039" w:type="dxa"/>
            <w:tcMar>
              <w:left w:w="70" w:type="dxa"/>
              <w:right w:w="70" w:type="dxa"/>
            </w:tcMar>
            <w:vAlign w:val="center"/>
          </w:tcPr>
          <w:p w14:paraId="7EFE51FD">
            <w:pPr>
              <w:keepNext/>
              <w:spacing w:before="20" w:after="20" w:line="260" w:lineRule="exact"/>
              <w:ind w:left="0" w:leftChars="0" w:right="0" w:rightChars="0" w:firstLine="0" w:firstLineChars="0"/>
              <w:jc w:val="center"/>
              <w:rPr>
                <w:del w:id="24155" w:author="xh" w:date="2026-10-19T14:14:21+08:00"/>
              </w:rPr>
            </w:pPr>
            <w:del w:id="24156" w:author="xh" w:date="2026-10-19T14:14:21+08:00">
              <w:r>
                <w:rPr>
                  <w:rFonts w:ascii="Times New Roman" w:hAnsi="Times New Roman" w:eastAsia="宋体"/>
                  <w:b/>
                  <w:sz w:val="18"/>
                </w:rPr>
                <w:delText>承接/MW</w:delText>
              </w:r>
            </w:del>
          </w:p>
        </w:tc>
        <w:tc>
          <w:tcPr>
            <w:tcW w:w="1039" w:type="dxa"/>
            <w:tcMar>
              <w:left w:w="70" w:type="dxa"/>
              <w:right w:w="70" w:type="dxa"/>
            </w:tcMar>
            <w:vAlign w:val="center"/>
          </w:tcPr>
          <w:p w14:paraId="54F9A6FC">
            <w:pPr>
              <w:keepNext/>
              <w:spacing w:before="20" w:after="20" w:line="260" w:lineRule="exact"/>
              <w:ind w:left="0" w:leftChars="0" w:right="0" w:rightChars="0" w:firstLine="0" w:firstLineChars="0"/>
              <w:jc w:val="center"/>
              <w:rPr>
                <w:del w:id="24157" w:author="xh" w:date="2026-10-19T14:14:21+08:00"/>
              </w:rPr>
            </w:pPr>
            <w:del w:id="24158" w:author="xh" w:date="2026-10-19T14:14:21+08:00">
              <w:r>
                <w:rPr>
                  <w:rFonts w:ascii="Times New Roman" w:hAnsi="Times New Roman" w:eastAsia="宋体"/>
                  <w:b/>
                  <w:sz w:val="18"/>
                </w:rPr>
                <w:delText>转接后净负荷/MW</w:delText>
              </w:r>
            </w:del>
          </w:p>
        </w:tc>
      </w:tr>
      <w:tr w14:paraId="6CF17F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135" w:author="xh" w:date="2026-10-19T14:14:21+08:00"/>
        </w:trPr>
        <w:tc>
          <w:tcPr>
            <w:tcW w:w="1039" w:type="dxa"/>
            <w:tcMar>
              <w:left w:w="70" w:type="dxa"/>
              <w:right w:w="70" w:type="dxa"/>
            </w:tcMar>
            <w:vAlign w:val="center"/>
          </w:tcPr>
          <w:p w14:paraId="5A29BDDA">
            <w:pPr>
              <w:keepNext/>
              <w:spacing w:before="20" w:after="20" w:line="260" w:lineRule="exact"/>
              <w:ind w:left="0" w:leftChars="0" w:right="0" w:rightChars="0" w:firstLine="0" w:firstLineChars="0"/>
              <w:jc w:val="center"/>
              <w:rPr>
                <w:del w:id="24159" w:author="xh" w:date="2026-10-19T14:14:21+08:00"/>
              </w:rPr>
            </w:pPr>
            <w:del w:id="24160" w:author="xh" w:date="2026-10-19T14:14:21+08:00">
              <w:r>
                <w:rPr>
                  <w:rFonts w:ascii="Times New Roman" w:hAnsi="Times New Roman" w:eastAsia="宋体"/>
                  <w:b w:val="0"/>
                  <w:sz w:val="18"/>
                </w:rPr>
                <w:delText>刚性</w:delText>
              </w:r>
            </w:del>
          </w:p>
        </w:tc>
        <w:tc>
          <w:tcPr>
            <w:tcW w:w="1039" w:type="dxa"/>
            <w:tcMar>
              <w:left w:w="70" w:type="dxa"/>
              <w:right w:w="70" w:type="dxa"/>
            </w:tcMar>
            <w:vAlign w:val="center"/>
          </w:tcPr>
          <w:p w14:paraId="7466AD99">
            <w:pPr>
              <w:keepNext/>
              <w:spacing w:before="20" w:after="20" w:line="260" w:lineRule="exact"/>
              <w:ind w:left="0" w:leftChars="0" w:right="0" w:rightChars="0" w:firstLine="0" w:firstLineChars="0"/>
              <w:jc w:val="center"/>
              <w:rPr>
                <w:del w:id="24161" w:author="xh" w:date="2026-10-19T14:14:21+08:00"/>
              </w:rPr>
            </w:pPr>
            <w:del w:id="24162" w:author="xh" w:date="2026-10-19T14:14:21+08:00">
              <w:r>
                <w:rPr>
                  <w:rFonts w:ascii="Times New Roman" w:hAnsi="Times New Roman" w:eastAsia="宋体"/>
                  <w:b w:val="0"/>
                  <w:sz w:val="18"/>
                </w:rPr>
                <w:delText>2022</w:delText>
              </w:r>
            </w:del>
          </w:p>
        </w:tc>
        <w:tc>
          <w:tcPr>
            <w:tcW w:w="1039" w:type="dxa"/>
            <w:tcMar>
              <w:left w:w="70" w:type="dxa"/>
              <w:right w:w="70" w:type="dxa"/>
            </w:tcMar>
            <w:vAlign w:val="center"/>
          </w:tcPr>
          <w:p w14:paraId="09102916">
            <w:pPr>
              <w:keepNext/>
              <w:spacing w:before="20" w:after="20" w:line="260" w:lineRule="exact"/>
              <w:ind w:left="0" w:leftChars="0" w:right="0" w:rightChars="0" w:firstLine="0" w:firstLineChars="0"/>
              <w:jc w:val="center"/>
              <w:rPr>
                <w:del w:id="24163" w:author="xh" w:date="2026-10-19T14:14:21+08:00"/>
              </w:rPr>
            </w:pPr>
            <w:del w:id="24164" w:author="xh" w:date="2026-10-19T14:14:21+08:00">
              <w:r>
                <w:rPr>
                  <w:rFonts w:ascii="Times New Roman" w:hAnsi="Times New Roman" w:eastAsia="宋体"/>
                  <w:b w:val="0"/>
                  <w:sz w:val="18"/>
                </w:rPr>
                <w:delText>40+40</w:delText>
              </w:r>
            </w:del>
          </w:p>
        </w:tc>
        <w:tc>
          <w:tcPr>
            <w:tcW w:w="1039" w:type="dxa"/>
            <w:tcMar>
              <w:left w:w="70" w:type="dxa"/>
              <w:right w:w="70" w:type="dxa"/>
            </w:tcMar>
            <w:vAlign w:val="center"/>
          </w:tcPr>
          <w:p w14:paraId="47768F60">
            <w:pPr>
              <w:keepNext/>
              <w:spacing w:before="20" w:after="20" w:line="260" w:lineRule="exact"/>
              <w:ind w:left="0" w:leftChars="0" w:right="0" w:rightChars="0" w:firstLine="0" w:firstLineChars="0"/>
              <w:jc w:val="center"/>
              <w:rPr>
                <w:del w:id="24165" w:author="xh" w:date="2026-10-19T14:14:21+08:00"/>
              </w:rPr>
            </w:pPr>
            <w:del w:id="24166" w:author="xh" w:date="2026-10-19T14:14:21+08:00">
              <w:r>
                <w:rPr>
                  <w:rFonts w:ascii="Times New Roman" w:hAnsi="Times New Roman" w:eastAsia="宋体"/>
                  <w:b w:val="0"/>
                  <w:sz w:val="18"/>
                </w:rPr>
                <w:delText>80.00</w:delText>
              </w:r>
            </w:del>
          </w:p>
        </w:tc>
        <w:tc>
          <w:tcPr>
            <w:tcW w:w="1039" w:type="dxa"/>
            <w:tcMar>
              <w:left w:w="70" w:type="dxa"/>
              <w:right w:w="70" w:type="dxa"/>
            </w:tcMar>
            <w:vAlign w:val="center"/>
          </w:tcPr>
          <w:p w14:paraId="5CDB60F2">
            <w:pPr>
              <w:keepNext/>
              <w:spacing w:before="20" w:after="20" w:line="260" w:lineRule="exact"/>
              <w:ind w:left="0" w:leftChars="0" w:right="0" w:rightChars="0" w:firstLine="0" w:firstLineChars="0"/>
              <w:jc w:val="center"/>
              <w:rPr>
                <w:del w:id="24167" w:author="xh" w:date="2026-10-19T14:14:21+08:00"/>
              </w:rPr>
            </w:pPr>
            <w:del w:id="24168"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42A99CF6">
            <w:pPr>
              <w:keepNext/>
              <w:spacing w:before="20" w:after="20" w:line="260" w:lineRule="exact"/>
              <w:ind w:left="0" w:leftChars="0" w:right="0" w:rightChars="0" w:firstLine="0" w:firstLineChars="0"/>
              <w:jc w:val="center"/>
              <w:rPr>
                <w:del w:id="24169" w:author="xh" w:date="2026-10-19T14:14:21+08:00"/>
              </w:rPr>
            </w:pPr>
            <w:del w:id="24170"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260538FA">
            <w:pPr>
              <w:keepNext/>
              <w:spacing w:before="20" w:after="20" w:line="260" w:lineRule="exact"/>
              <w:ind w:left="0" w:leftChars="0" w:right="0" w:rightChars="0" w:firstLine="0" w:firstLineChars="0"/>
              <w:jc w:val="center"/>
              <w:rPr>
                <w:del w:id="24171" w:author="xh" w:date="2026-10-19T14:14:21+08:00"/>
              </w:rPr>
            </w:pPr>
            <w:del w:id="24172"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67378F20">
            <w:pPr>
              <w:keepNext/>
              <w:spacing w:before="20" w:after="20" w:line="260" w:lineRule="exact"/>
              <w:ind w:left="0" w:leftChars="0" w:right="0" w:rightChars="0" w:firstLine="0" w:firstLineChars="0"/>
              <w:jc w:val="center"/>
              <w:rPr>
                <w:del w:id="24173" w:author="xh" w:date="2026-10-19T14:14:21+08:00"/>
              </w:rPr>
            </w:pPr>
            <w:del w:id="24174" w:author="xh" w:date="2026-10-19T14:14:21+08:00">
              <w:r>
                <w:rPr>
                  <w:rFonts w:ascii="Times New Roman" w:hAnsi="Times New Roman" w:eastAsia="宋体"/>
                  <w:b w:val="0"/>
                  <w:sz w:val="18"/>
                </w:rPr>
                <w:delText>10.78</w:delText>
              </w:r>
            </w:del>
          </w:p>
        </w:tc>
      </w:tr>
      <w:tr w14:paraId="4125D5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136" w:author="xh" w:date="2026-10-19T14:14:21+08:00"/>
        </w:trPr>
        <w:tc>
          <w:tcPr>
            <w:tcW w:w="1039" w:type="dxa"/>
            <w:tcMar>
              <w:left w:w="70" w:type="dxa"/>
              <w:right w:w="70" w:type="dxa"/>
            </w:tcMar>
            <w:vAlign w:val="center"/>
          </w:tcPr>
          <w:p w14:paraId="78F0CE7D">
            <w:pPr>
              <w:keepNext/>
              <w:spacing w:before="20" w:after="20" w:line="260" w:lineRule="exact"/>
              <w:ind w:left="0" w:leftChars="0" w:right="0" w:rightChars="0" w:firstLine="0" w:firstLineChars="0"/>
              <w:jc w:val="center"/>
              <w:rPr>
                <w:del w:id="24175" w:author="xh" w:date="2026-10-19T14:14:21+08:00"/>
              </w:rPr>
            </w:pPr>
            <w:del w:id="24176" w:author="xh" w:date="2026-10-19T14:14:21+08:00">
              <w:r>
                <w:rPr>
                  <w:rFonts w:ascii="Times New Roman" w:hAnsi="Times New Roman" w:eastAsia="宋体"/>
                  <w:b w:val="0"/>
                  <w:sz w:val="18"/>
                </w:rPr>
                <w:delText>刚性</w:delText>
              </w:r>
            </w:del>
          </w:p>
        </w:tc>
        <w:tc>
          <w:tcPr>
            <w:tcW w:w="1039" w:type="dxa"/>
            <w:tcMar>
              <w:left w:w="70" w:type="dxa"/>
              <w:right w:w="70" w:type="dxa"/>
            </w:tcMar>
            <w:vAlign w:val="center"/>
          </w:tcPr>
          <w:p w14:paraId="7275CEC2">
            <w:pPr>
              <w:keepNext/>
              <w:spacing w:before="20" w:after="20" w:line="260" w:lineRule="exact"/>
              <w:ind w:left="0" w:leftChars="0" w:right="0" w:rightChars="0" w:firstLine="0" w:firstLineChars="0"/>
              <w:jc w:val="center"/>
              <w:rPr>
                <w:del w:id="24177" w:author="xh" w:date="2026-10-19T14:14:21+08:00"/>
              </w:rPr>
            </w:pPr>
            <w:del w:id="24178" w:author="xh" w:date="2026-10-19T14:14:21+08:00">
              <w:r>
                <w:rPr>
                  <w:rFonts w:ascii="Times New Roman" w:hAnsi="Times New Roman" w:eastAsia="宋体"/>
                  <w:b w:val="0"/>
                  <w:sz w:val="18"/>
                </w:rPr>
                <w:delText>2023</w:delText>
              </w:r>
            </w:del>
          </w:p>
        </w:tc>
        <w:tc>
          <w:tcPr>
            <w:tcW w:w="1039" w:type="dxa"/>
            <w:tcMar>
              <w:left w:w="70" w:type="dxa"/>
              <w:right w:w="70" w:type="dxa"/>
            </w:tcMar>
            <w:vAlign w:val="center"/>
          </w:tcPr>
          <w:p w14:paraId="1DBE2881">
            <w:pPr>
              <w:keepNext/>
              <w:spacing w:before="20" w:after="20" w:line="260" w:lineRule="exact"/>
              <w:ind w:left="0" w:leftChars="0" w:right="0" w:rightChars="0" w:firstLine="0" w:firstLineChars="0"/>
              <w:jc w:val="center"/>
              <w:rPr>
                <w:del w:id="24179" w:author="xh" w:date="2026-10-19T14:14:21+08:00"/>
              </w:rPr>
            </w:pPr>
            <w:del w:id="24180" w:author="xh" w:date="2026-10-19T14:14:21+08:00">
              <w:r>
                <w:rPr>
                  <w:rFonts w:ascii="Times New Roman" w:hAnsi="Times New Roman" w:eastAsia="宋体"/>
                  <w:b w:val="0"/>
                  <w:sz w:val="18"/>
                </w:rPr>
                <w:delText>40+40</w:delText>
              </w:r>
            </w:del>
          </w:p>
        </w:tc>
        <w:tc>
          <w:tcPr>
            <w:tcW w:w="1039" w:type="dxa"/>
            <w:tcMar>
              <w:left w:w="70" w:type="dxa"/>
              <w:right w:w="70" w:type="dxa"/>
            </w:tcMar>
            <w:vAlign w:val="center"/>
          </w:tcPr>
          <w:p w14:paraId="3AFEBAF5">
            <w:pPr>
              <w:keepNext/>
              <w:spacing w:before="20" w:after="20" w:line="260" w:lineRule="exact"/>
              <w:ind w:left="0" w:leftChars="0" w:right="0" w:rightChars="0" w:firstLine="0" w:firstLineChars="0"/>
              <w:jc w:val="center"/>
              <w:rPr>
                <w:del w:id="24181" w:author="xh" w:date="2026-10-19T14:14:21+08:00"/>
              </w:rPr>
            </w:pPr>
            <w:del w:id="24182" w:author="xh" w:date="2026-10-19T14:14:21+08:00">
              <w:r>
                <w:rPr>
                  <w:rFonts w:ascii="Times New Roman" w:hAnsi="Times New Roman" w:eastAsia="宋体"/>
                  <w:b w:val="0"/>
                  <w:sz w:val="18"/>
                </w:rPr>
                <w:delText>80.00</w:delText>
              </w:r>
            </w:del>
          </w:p>
        </w:tc>
        <w:tc>
          <w:tcPr>
            <w:tcW w:w="1039" w:type="dxa"/>
            <w:tcMar>
              <w:left w:w="70" w:type="dxa"/>
              <w:right w:w="70" w:type="dxa"/>
            </w:tcMar>
            <w:vAlign w:val="center"/>
          </w:tcPr>
          <w:p w14:paraId="14C29261">
            <w:pPr>
              <w:keepNext/>
              <w:spacing w:before="20" w:after="20" w:line="260" w:lineRule="exact"/>
              <w:ind w:left="0" w:leftChars="0" w:right="0" w:rightChars="0" w:firstLine="0" w:firstLineChars="0"/>
              <w:jc w:val="center"/>
              <w:rPr>
                <w:del w:id="24183" w:author="xh" w:date="2026-10-19T14:14:21+08:00"/>
              </w:rPr>
            </w:pPr>
            <w:del w:id="24184"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01DD3B66">
            <w:pPr>
              <w:keepNext/>
              <w:spacing w:before="20" w:after="20" w:line="260" w:lineRule="exact"/>
              <w:ind w:left="0" w:leftChars="0" w:right="0" w:rightChars="0" w:firstLine="0" w:firstLineChars="0"/>
              <w:jc w:val="center"/>
              <w:rPr>
                <w:del w:id="24185" w:author="xh" w:date="2026-10-19T14:14:21+08:00"/>
              </w:rPr>
            </w:pPr>
            <w:del w:id="24186"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14AB8B9C">
            <w:pPr>
              <w:keepNext/>
              <w:spacing w:before="20" w:after="20" w:line="260" w:lineRule="exact"/>
              <w:ind w:left="0" w:leftChars="0" w:right="0" w:rightChars="0" w:firstLine="0" w:firstLineChars="0"/>
              <w:jc w:val="center"/>
              <w:rPr>
                <w:del w:id="24187" w:author="xh" w:date="2026-10-19T14:14:21+08:00"/>
              </w:rPr>
            </w:pPr>
            <w:del w:id="24188"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5CDD878E">
            <w:pPr>
              <w:keepNext/>
              <w:spacing w:before="20" w:after="20" w:line="260" w:lineRule="exact"/>
              <w:ind w:left="0" w:leftChars="0" w:right="0" w:rightChars="0" w:firstLine="0" w:firstLineChars="0"/>
              <w:jc w:val="center"/>
              <w:rPr>
                <w:del w:id="24189" w:author="xh" w:date="2026-10-19T14:14:21+08:00"/>
              </w:rPr>
            </w:pPr>
            <w:del w:id="24190" w:author="xh" w:date="2026-10-19T14:14:21+08:00">
              <w:r>
                <w:rPr>
                  <w:rFonts w:ascii="Times New Roman" w:hAnsi="Times New Roman" w:eastAsia="宋体"/>
                  <w:b w:val="0"/>
                  <w:sz w:val="18"/>
                </w:rPr>
                <w:delText>11.61</w:delText>
              </w:r>
            </w:del>
          </w:p>
        </w:tc>
      </w:tr>
      <w:tr w14:paraId="7C41DE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4137" w:author="xh" w:date="2026-10-19T14:14:21+08:00"/>
        </w:trPr>
        <w:tc>
          <w:tcPr>
            <w:tcW w:w="1039" w:type="dxa"/>
            <w:tcMar>
              <w:left w:w="70" w:type="dxa"/>
              <w:right w:w="70" w:type="dxa"/>
            </w:tcMar>
            <w:vAlign w:val="center"/>
          </w:tcPr>
          <w:p w14:paraId="580E9AE3">
            <w:pPr>
              <w:keepNext/>
              <w:spacing w:before="20" w:after="20" w:line="260" w:lineRule="exact"/>
              <w:ind w:left="0" w:leftChars="0" w:right="0" w:rightChars="0" w:firstLine="0" w:firstLineChars="0"/>
              <w:jc w:val="center"/>
              <w:rPr>
                <w:del w:id="24191" w:author="xh" w:date="2026-10-19T14:14:21+08:00"/>
              </w:rPr>
            </w:pPr>
            <w:del w:id="24192" w:author="xh" w:date="2026-10-19T14:14:21+08:00">
              <w:r>
                <w:rPr>
                  <w:rFonts w:ascii="Times New Roman" w:hAnsi="Times New Roman" w:eastAsia="宋体"/>
                  <w:b w:val="0"/>
                  <w:sz w:val="18"/>
                </w:rPr>
                <w:delText>刚性</w:delText>
              </w:r>
            </w:del>
          </w:p>
        </w:tc>
        <w:tc>
          <w:tcPr>
            <w:tcW w:w="1039" w:type="dxa"/>
            <w:tcMar>
              <w:left w:w="70" w:type="dxa"/>
              <w:right w:w="70" w:type="dxa"/>
            </w:tcMar>
            <w:vAlign w:val="center"/>
          </w:tcPr>
          <w:p w14:paraId="3DFA89BD">
            <w:pPr>
              <w:keepNext/>
              <w:spacing w:before="20" w:after="20" w:line="260" w:lineRule="exact"/>
              <w:ind w:left="0" w:leftChars="0" w:right="0" w:rightChars="0" w:firstLine="0" w:firstLineChars="0"/>
              <w:jc w:val="center"/>
              <w:rPr>
                <w:del w:id="24193" w:author="xh" w:date="2026-10-19T14:14:21+08:00"/>
              </w:rPr>
            </w:pPr>
            <w:del w:id="24194" w:author="xh" w:date="2026-10-19T14:14:21+08:00">
              <w:r>
                <w:rPr>
                  <w:rFonts w:ascii="Times New Roman" w:hAnsi="Times New Roman" w:eastAsia="宋体"/>
                  <w:b w:val="0"/>
                  <w:sz w:val="18"/>
                </w:rPr>
                <w:delText>2024</w:delText>
              </w:r>
            </w:del>
          </w:p>
        </w:tc>
        <w:tc>
          <w:tcPr>
            <w:tcW w:w="1039" w:type="dxa"/>
            <w:tcMar>
              <w:left w:w="70" w:type="dxa"/>
              <w:right w:w="70" w:type="dxa"/>
            </w:tcMar>
            <w:vAlign w:val="center"/>
          </w:tcPr>
          <w:p w14:paraId="21CCD70D">
            <w:pPr>
              <w:keepNext/>
              <w:spacing w:before="20" w:after="20" w:line="260" w:lineRule="exact"/>
              <w:ind w:left="0" w:leftChars="0" w:right="0" w:rightChars="0" w:firstLine="0" w:firstLineChars="0"/>
              <w:jc w:val="center"/>
              <w:rPr>
                <w:del w:id="24195" w:author="xh" w:date="2026-10-19T14:14:21+08:00"/>
              </w:rPr>
            </w:pPr>
            <w:del w:id="24196" w:author="xh" w:date="2026-10-19T14:14:21+08:00">
              <w:r>
                <w:rPr>
                  <w:rFonts w:ascii="Times New Roman" w:hAnsi="Times New Roman" w:eastAsia="宋体"/>
                  <w:b w:val="0"/>
                  <w:sz w:val="18"/>
                </w:rPr>
                <w:delText>40+40</w:delText>
              </w:r>
            </w:del>
          </w:p>
        </w:tc>
        <w:tc>
          <w:tcPr>
            <w:tcW w:w="1039" w:type="dxa"/>
            <w:tcMar>
              <w:left w:w="70" w:type="dxa"/>
              <w:right w:w="70" w:type="dxa"/>
            </w:tcMar>
            <w:vAlign w:val="center"/>
          </w:tcPr>
          <w:p w14:paraId="70268EB8">
            <w:pPr>
              <w:keepNext/>
              <w:spacing w:before="20" w:after="20" w:line="260" w:lineRule="exact"/>
              <w:ind w:left="0" w:leftChars="0" w:right="0" w:rightChars="0" w:firstLine="0" w:firstLineChars="0"/>
              <w:jc w:val="center"/>
              <w:rPr>
                <w:del w:id="24197" w:author="xh" w:date="2026-10-19T14:14:21+08:00"/>
              </w:rPr>
            </w:pPr>
            <w:del w:id="24198" w:author="xh" w:date="2026-10-19T14:14:21+08:00">
              <w:r>
                <w:rPr>
                  <w:rFonts w:ascii="Times New Roman" w:hAnsi="Times New Roman" w:eastAsia="宋体"/>
                  <w:b w:val="0"/>
                  <w:sz w:val="18"/>
                </w:rPr>
                <w:delText>80.00</w:delText>
              </w:r>
            </w:del>
          </w:p>
        </w:tc>
        <w:tc>
          <w:tcPr>
            <w:tcW w:w="1039" w:type="dxa"/>
            <w:tcMar>
              <w:left w:w="70" w:type="dxa"/>
              <w:right w:w="70" w:type="dxa"/>
            </w:tcMar>
            <w:vAlign w:val="center"/>
          </w:tcPr>
          <w:p w14:paraId="2E83A578">
            <w:pPr>
              <w:keepNext/>
              <w:spacing w:before="20" w:after="20" w:line="260" w:lineRule="exact"/>
              <w:ind w:left="0" w:leftChars="0" w:right="0" w:rightChars="0" w:firstLine="0" w:firstLineChars="0"/>
              <w:jc w:val="center"/>
              <w:rPr>
                <w:del w:id="24199" w:author="xh" w:date="2026-10-19T14:14:21+08:00"/>
              </w:rPr>
            </w:pPr>
            <w:del w:id="24200"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48D9D9A3">
            <w:pPr>
              <w:keepNext/>
              <w:spacing w:before="20" w:after="20" w:line="260" w:lineRule="exact"/>
              <w:ind w:left="0" w:leftChars="0" w:right="0" w:rightChars="0" w:firstLine="0" w:firstLineChars="0"/>
              <w:jc w:val="center"/>
              <w:rPr>
                <w:del w:id="24201" w:author="xh" w:date="2026-10-19T14:14:21+08:00"/>
              </w:rPr>
            </w:pPr>
            <w:del w:id="24202"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0B904244">
            <w:pPr>
              <w:keepNext/>
              <w:spacing w:before="20" w:after="20" w:line="260" w:lineRule="exact"/>
              <w:ind w:left="0" w:leftChars="0" w:right="0" w:rightChars="0" w:firstLine="0" w:firstLineChars="0"/>
              <w:jc w:val="center"/>
              <w:rPr>
                <w:del w:id="24203" w:author="xh" w:date="2026-10-19T14:14:21+08:00"/>
              </w:rPr>
            </w:pPr>
            <w:del w:id="24204"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523A3953">
            <w:pPr>
              <w:keepNext/>
              <w:spacing w:before="20" w:after="20" w:line="260" w:lineRule="exact"/>
              <w:ind w:left="0" w:leftChars="0" w:right="0" w:rightChars="0" w:firstLine="0" w:firstLineChars="0"/>
              <w:jc w:val="center"/>
              <w:rPr>
                <w:del w:id="24205" w:author="xh" w:date="2026-10-19T14:14:21+08:00"/>
              </w:rPr>
            </w:pPr>
            <w:del w:id="24206" w:author="xh" w:date="2026-10-19T14:14:21+08:00">
              <w:r>
                <w:rPr>
                  <w:rFonts w:ascii="Times New Roman" w:hAnsi="Times New Roman" w:eastAsia="宋体"/>
                  <w:b w:val="0"/>
                  <w:sz w:val="18"/>
                </w:rPr>
                <w:delText>10.91</w:delText>
              </w:r>
            </w:del>
          </w:p>
        </w:tc>
      </w:tr>
      <w:tr w14:paraId="6819B1A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138" w:author="xh" w:date="2026-10-19T14:14:21+08:00"/>
        </w:trPr>
        <w:tc>
          <w:tcPr>
            <w:tcW w:w="1039" w:type="dxa"/>
            <w:tcMar>
              <w:left w:w="70" w:type="dxa"/>
              <w:right w:w="70" w:type="dxa"/>
            </w:tcMar>
            <w:vAlign w:val="center"/>
          </w:tcPr>
          <w:p w14:paraId="099D79E9">
            <w:pPr>
              <w:keepNext/>
              <w:spacing w:before="20" w:after="20" w:line="260" w:lineRule="exact"/>
              <w:ind w:left="0" w:leftChars="0" w:right="0" w:rightChars="0" w:firstLine="0" w:firstLineChars="0"/>
              <w:jc w:val="center"/>
              <w:rPr>
                <w:del w:id="24207" w:author="xh" w:date="2026-10-19T14:14:21+08:00"/>
              </w:rPr>
            </w:pPr>
            <w:del w:id="24208" w:author="xh" w:date="2026-10-19T14:14:21+08:00">
              <w:r>
                <w:rPr>
                  <w:rFonts w:ascii="Times New Roman" w:hAnsi="Times New Roman" w:eastAsia="宋体"/>
                  <w:b w:val="0"/>
                  <w:sz w:val="18"/>
                </w:rPr>
                <w:delText>刚性</w:delText>
              </w:r>
            </w:del>
          </w:p>
        </w:tc>
        <w:tc>
          <w:tcPr>
            <w:tcW w:w="1039" w:type="dxa"/>
            <w:tcMar>
              <w:left w:w="70" w:type="dxa"/>
              <w:right w:w="70" w:type="dxa"/>
            </w:tcMar>
            <w:vAlign w:val="center"/>
          </w:tcPr>
          <w:p w14:paraId="32E23E92">
            <w:pPr>
              <w:keepNext/>
              <w:spacing w:before="20" w:after="20" w:line="260" w:lineRule="exact"/>
              <w:ind w:left="0" w:leftChars="0" w:right="0" w:rightChars="0" w:firstLine="0" w:firstLineChars="0"/>
              <w:jc w:val="center"/>
              <w:rPr>
                <w:del w:id="24209" w:author="xh" w:date="2026-10-19T14:14:21+08:00"/>
              </w:rPr>
            </w:pPr>
            <w:del w:id="24210" w:author="xh" w:date="2026-10-19T14:14:21+08:00">
              <w:r>
                <w:rPr>
                  <w:rFonts w:ascii="Times New Roman" w:hAnsi="Times New Roman" w:eastAsia="宋体"/>
                  <w:b w:val="0"/>
                  <w:sz w:val="18"/>
                </w:rPr>
                <w:delText>2025</w:delText>
              </w:r>
            </w:del>
          </w:p>
        </w:tc>
        <w:tc>
          <w:tcPr>
            <w:tcW w:w="1039" w:type="dxa"/>
            <w:tcMar>
              <w:left w:w="70" w:type="dxa"/>
              <w:right w:w="70" w:type="dxa"/>
            </w:tcMar>
            <w:vAlign w:val="center"/>
          </w:tcPr>
          <w:p w14:paraId="71E317F8">
            <w:pPr>
              <w:keepNext/>
              <w:spacing w:before="20" w:after="20" w:line="260" w:lineRule="exact"/>
              <w:ind w:left="0" w:leftChars="0" w:right="0" w:rightChars="0" w:firstLine="0" w:firstLineChars="0"/>
              <w:jc w:val="center"/>
              <w:rPr>
                <w:del w:id="24211" w:author="xh" w:date="2026-10-19T14:14:21+08:00"/>
              </w:rPr>
            </w:pPr>
            <w:del w:id="24212" w:author="xh" w:date="2026-10-19T14:14:21+08:00">
              <w:r>
                <w:rPr>
                  <w:rFonts w:ascii="Times New Roman" w:hAnsi="Times New Roman" w:eastAsia="宋体"/>
                  <w:b w:val="0"/>
                  <w:sz w:val="18"/>
                </w:rPr>
                <w:delText>40+40</w:delText>
              </w:r>
            </w:del>
          </w:p>
        </w:tc>
        <w:tc>
          <w:tcPr>
            <w:tcW w:w="1039" w:type="dxa"/>
            <w:tcMar>
              <w:left w:w="70" w:type="dxa"/>
              <w:right w:w="70" w:type="dxa"/>
            </w:tcMar>
            <w:vAlign w:val="center"/>
          </w:tcPr>
          <w:p w14:paraId="2C37CE01">
            <w:pPr>
              <w:keepNext/>
              <w:spacing w:before="20" w:after="20" w:line="260" w:lineRule="exact"/>
              <w:ind w:left="0" w:leftChars="0" w:right="0" w:rightChars="0" w:firstLine="0" w:firstLineChars="0"/>
              <w:jc w:val="center"/>
              <w:rPr>
                <w:del w:id="24213" w:author="xh" w:date="2026-10-19T14:14:21+08:00"/>
              </w:rPr>
            </w:pPr>
            <w:del w:id="24214" w:author="xh" w:date="2026-10-19T14:14:21+08:00">
              <w:r>
                <w:rPr>
                  <w:rFonts w:ascii="Times New Roman" w:hAnsi="Times New Roman" w:eastAsia="宋体"/>
                  <w:b w:val="0"/>
                  <w:sz w:val="18"/>
                </w:rPr>
                <w:delText>80.00</w:delText>
              </w:r>
            </w:del>
          </w:p>
        </w:tc>
        <w:tc>
          <w:tcPr>
            <w:tcW w:w="1039" w:type="dxa"/>
            <w:tcMar>
              <w:left w:w="70" w:type="dxa"/>
              <w:right w:w="70" w:type="dxa"/>
            </w:tcMar>
            <w:vAlign w:val="center"/>
          </w:tcPr>
          <w:p w14:paraId="18FAC510">
            <w:pPr>
              <w:keepNext/>
              <w:spacing w:before="20" w:after="20" w:line="260" w:lineRule="exact"/>
              <w:ind w:left="0" w:leftChars="0" w:right="0" w:rightChars="0" w:firstLine="0" w:firstLineChars="0"/>
              <w:jc w:val="center"/>
              <w:rPr>
                <w:del w:id="24215" w:author="xh" w:date="2026-10-19T14:14:21+08:00"/>
              </w:rPr>
            </w:pPr>
            <w:del w:id="24216"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6311EEEA">
            <w:pPr>
              <w:keepNext/>
              <w:spacing w:before="20" w:after="20" w:line="260" w:lineRule="exact"/>
              <w:ind w:left="0" w:leftChars="0" w:right="0" w:rightChars="0" w:firstLine="0" w:firstLineChars="0"/>
              <w:jc w:val="center"/>
              <w:rPr>
                <w:del w:id="24217" w:author="xh" w:date="2026-10-19T14:14:21+08:00"/>
              </w:rPr>
            </w:pPr>
            <w:del w:id="24218"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5642FA38">
            <w:pPr>
              <w:keepNext/>
              <w:spacing w:before="20" w:after="20" w:line="260" w:lineRule="exact"/>
              <w:ind w:left="0" w:leftChars="0" w:right="0" w:rightChars="0" w:firstLine="0" w:firstLineChars="0"/>
              <w:jc w:val="center"/>
              <w:rPr>
                <w:del w:id="24219" w:author="xh" w:date="2026-10-19T14:14:21+08:00"/>
              </w:rPr>
            </w:pPr>
            <w:del w:id="24220"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68EAB34A">
            <w:pPr>
              <w:keepNext/>
              <w:spacing w:before="20" w:after="20" w:line="260" w:lineRule="exact"/>
              <w:ind w:left="0" w:leftChars="0" w:right="0" w:rightChars="0" w:firstLine="0" w:firstLineChars="0"/>
              <w:jc w:val="center"/>
              <w:rPr>
                <w:del w:id="24221" w:author="xh" w:date="2026-10-19T14:14:21+08:00"/>
              </w:rPr>
            </w:pPr>
            <w:del w:id="24222" w:author="xh" w:date="2026-10-19T14:14:21+08:00">
              <w:r>
                <w:rPr>
                  <w:rFonts w:ascii="Times New Roman" w:hAnsi="Times New Roman" w:eastAsia="宋体"/>
                  <w:b w:val="0"/>
                  <w:sz w:val="18"/>
                </w:rPr>
                <w:delText>11.51</w:delText>
              </w:r>
            </w:del>
          </w:p>
        </w:tc>
      </w:tr>
      <w:tr w14:paraId="213F0E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139" w:author="xh" w:date="2026-10-19T14:14:21+08:00"/>
        </w:trPr>
        <w:tc>
          <w:tcPr>
            <w:tcW w:w="1039" w:type="dxa"/>
            <w:tcMar>
              <w:left w:w="70" w:type="dxa"/>
              <w:right w:w="70" w:type="dxa"/>
            </w:tcMar>
            <w:vAlign w:val="center"/>
          </w:tcPr>
          <w:p w14:paraId="33050100">
            <w:pPr>
              <w:keepNext/>
              <w:spacing w:before="20" w:after="20" w:line="260" w:lineRule="exact"/>
              <w:ind w:left="0" w:leftChars="0" w:right="0" w:rightChars="0" w:firstLine="0" w:firstLineChars="0"/>
              <w:jc w:val="center"/>
              <w:rPr>
                <w:del w:id="24223" w:author="xh" w:date="2026-10-19T14:14:21+08:00"/>
              </w:rPr>
            </w:pPr>
            <w:del w:id="24224" w:author="xh" w:date="2026-10-19T14:14:21+08:00">
              <w:r>
                <w:rPr>
                  <w:rFonts w:ascii="Times New Roman" w:hAnsi="Times New Roman" w:eastAsia="宋体"/>
                  <w:b w:val="0"/>
                  <w:sz w:val="18"/>
                </w:rPr>
                <w:delText>弹性</w:delText>
              </w:r>
            </w:del>
          </w:p>
        </w:tc>
        <w:tc>
          <w:tcPr>
            <w:tcW w:w="1039" w:type="dxa"/>
            <w:tcMar>
              <w:left w:w="70" w:type="dxa"/>
              <w:right w:w="70" w:type="dxa"/>
            </w:tcMar>
            <w:vAlign w:val="center"/>
          </w:tcPr>
          <w:p w14:paraId="4C3FD39F">
            <w:pPr>
              <w:keepNext/>
              <w:spacing w:before="20" w:after="20" w:line="260" w:lineRule="exact"/>
              <w:ind w:left="0" w:leftChars="0" w:right="0" w:rightChars="0" w:firstLine="0" w:firstLineChars="0"/>
              <w:jc w:val="center"/>
              <w:rPr>
                <w:del w:id="24225" w:author="xh" w:date="2026-10-19T14:14:21+08:00"/>
              </w:rPr>
            </w:pPr>
            <w:del w:id="24226" w:author="xh" w:date="2026-10-19T14:14:21+08:00">
              <w:r>
                <w:rPr>
                  <w:rFonts w:ascii="Times New Roman" w:hAnsi="Times New Roman" w:eastAsia="宋体"/>
                  <w:b w:val="0"/>
                  <w:sz w:val="18"/>
                </w:rPr>
                <w:delText>2022</w:delText>
              </w:r>
            </w:del>
          </w:p>
        </w:tc>
        <w:tc>
          <w:tcPr>
            <w:tcW w:w="1039" w:type="dxa"/>
            <w:tcMar>
              <w:left w:w="70" w:type="dxa"/>
              <w:right w:w="70" w:type="dxa"/>
            </w:tcMar>
            <w:vAlign w:val="center"/>
          </w:tcPr>
          <w:p w14:paraId="06B00DD3">
            <w:pPr>
              <w:keepNext/>
              <w:spacing w:before="20" w:after="20" w:line="260" w:lineRule="exact"/>
              <w:ind w:left="0" w:leftChars="0" w:right="0" w:rightChars="0" w:firstLine="0" w:firstLineChars="0"/>
              <w:jc w:val="center"/>
              <w:rPr>
                <w:del w:id="24227" w:author="xh" w:date="2026-10-19T14:14:21+08:00"/>
              </w:rPr>
            </w:pPr>
            <w:del w:id="24228" w:author="xh" w:date="2026-10-19T14:14:21+08:00">
              <w:r>
                <w:rPr>
                  <w:rFonts w:ascii="Times New Roman" w:hAnsi="Times New Roman" w:eastAsia="宋体"/>
                  <w:b w:val="0"/>
                  <w:sz w:val="18"/>
                </w:rPr>
                <w:delText>40+40</w:delText>
              </w:r>
            </w:del>
          </w:p>
        </w:tc>
        <w:tc>
          <w:tcPr>
            <w:tcW w:w="1039" w:type="dxa"/>
            <w:tcMar>
              <w:left w:w="70" w:type="dxa"/>
              <w:right w:w="70" w:type="dxa"/>
            </w:tcMar>
            <w:vAlign w:val="center"/>
          </w:tcPr>
          <w:p w14:paraId="4347B92F">
            <w:pPr>
              <w:keepNext/>
              <w:spacing w:before="20" w:after="20" w:line="260" w:lineRule="exact"/>
              <w:ind w:left="0" w:leftChars="0" w:right="0" w:rightChars="0" w:firstLine="0" w:firstLineChars="0"/>
              <w:jc w:val="center"/>
              <w:rPr>
                <w:del w:id="24229" w:author="xh" w:date="2026-10-19T14:14:21+08:00"/>
              </w:rPr>
            </w:pPr>
            <w:del w:id="24230" w:author="xh" w:date="2026-10-19T14:14:21+08:00">
              <w:r>
                <w:rPr>
                  <w:rFonts w:ascii="Times New Roman" w:hAnsi="Times New Roman" w:eastAsia="宋体"/>
                  <w:b w:val="0"/>
                  <w:sz w:val="18"/>
                </w:rPr>
                <w:delText>80.00</w:delText>
              </w:r>
            </w:del>
          </w:p>
        </w:tc>
        <w:tc>
          <w:tcPr>
            <w:tcW w:w="1039" w:type="dxa"/>
            <w:tcMar>
              <w:left w:w="70" w:type="dxa"/>
              <w:right w:w="70" w:type="dxa"/>
            </w:tcMar>
            <w:vAlign w:val="center"/>
          </w:tcPr>
          <w:p w14:paraId="425E80A9">
            <w:pPr>
              <w:keepNext/>
              <w:spacing w:before="20" w:after="20" w:line="260" w:lineRule="exact"/>
              <w:ind w:left="0" w:leftChars="0" w:right="0" w:rightChars="0" w:firstLine="0" w:firstLineChars="0"/>
              <w:jc w:val="center"/>
              <w:rPr>
                <w:del w:id="24231" w:author="xh" w:date="2026-10-19T14:14:21+08:00"/>
              </w:rPr>
            </w:pPr>
            <w:del w:id="24232"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6560ECCA">
            <w:pPr>
              <w:keepNext/>
              <w:spacing w:before="20" w:after="20" w:line="260" w:lineRule="exact"/>
              <w:ind w:left="0" w:leftChars="0" w:right="0" w:rightChars="0" w:firstLine="0" w:firstLineChars="0"/>
              <w:jc w:val="center"/>
              <w:rPr>
                <w:del w:id="24233" w:author="xh" w:date="2026-10-19T14:14:21+08:00"/>
              </w:rPr>
            </w:pPr>
            <w:del w:id="24234"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746F6EDC">
            <w:pPr>
              <w:keepNext/>
              <w:spacing w:before="20" w:after="20" w:line="260" w:lineRule="exact"/>
              <w:ind w:left="0" w:leftChars="0" w:right="0" w:rightChars="0" w:firstLine="0" w:firstLineChars="0"/>
              <w:jc w:val="center"/>
              <w:rPr>
                <w:del w:id="24235" w:author="xh" w:date="2026-10-19T14:14:21+08:00"/>
              </w:rPr>
            </w:pPr>
            <w:del w:id="24236"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761F663A">
            <w:pPr>
              <w:keepNext/>
              <w:spacing w:before="20" w:after="20" w:line="260" w:lineRule="exact"/>
              <w:ind w:left="0" w:leftChars="0" w:right="0" w:rightChars="0" w:firstLine="0" w:firstLineChars="0"/>
              <w:jc w:val="center"/>
              <w:rPr>
                <w:del w:id="24237" w:author="xh" w:date="2026-10-19T14:14:21+08:00"/>
              </w:rPr>
            </w:pPr>
            <w:del w:id="24238" w:author="xh" w:date="2026-10-19T14:14:21+08:00">
              <w:r>
                <w:rPr>
                  <w:rFonts w:ascii="Times New Roman" w:hAnsi="Times New Roman" w:eastAsia="宋体"/>
                  <w:b w:val="0"/>
                  <w:sz w:val="18"/>
                </w:rPr>
                <w:delText>10.78</w:delText>
              </w:r>
            </w:del>
          </w:p>
        </w:tc>
      </w:tr>
      <w:tr w14:paraId="1BAA8C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140" w:author="xh" w:date="2026-10-19T14:14:21+08:00"/>
        </w:trPr>
        <w:tc>
          <w:tcPr>
            <w:tcW w:w="1039" w:type="dxa"/>
            <w:tcMar>
              <w:left w:w="70" w:type="dxa"/>
              <w:right w:w="70" w:type="dxa"/>
            </w:tcMar>
            <w:vAlign w:val="center"/>
          </w:tcPr>
          <w:p w14:paraId="3266CBFB">
            <w:pPr>
              <w:keepNext/>
              <w:spacing w:before="20" w:after="20" w:line="260" w:lineRule="exact"/>
              <w:ind w:left="0" w:leftChars="0" w:right="0" w:rightChars="0" w:firstLine="0" w:firstLineChars="0"/>
              <w:jc w:val="center"/>
              <w:rPr>
                <w:del w:id="24239" w:author="xh" w:date="2026-10-19T14:14:21+08:00"/>
              </w:rPr>
            </w:pPr>
            <w:del w:id="24240" w:author="xh" w:date="2026-10-19T14:14:21+08:00">
              <w:r>
                <w:rPr>
                  <w:rFonts w:ascii="Times New Roman" w:hAnsi="Times New Roman" w:eastAsia="宋体"/>
                  <w:b w:val="0"/>
                  <w:sz w:val="18"/>
                </w:rPr>
                <w:delText>弹性</w:delText>
              </w:r>
            </w:del>
          </w:p>
        </w:tc>
        <w:tc>
          <w:tcPr>
            <w:tcW w:w="1039" w:type="dxa"/>
            <w:tcMar>
              <w:left w:w="70" w:type="dxa"/>
              <w:right w:w="70" w:type="dxa"/>
            </w:tcMar>
            <w:vAlign w:val="center"/>
          </w:tcPr>
          <w:p w14:paraId="1F178361">
            <w:pPr>
              <w:keepNext/>
              <w:spacing w:before="20" w:after="20" w:line="260" w:lineRule="exact"/>
              <w:ind w:left="0" w:leftChars="0" w:right="0" w:rightChars="0" w:firstLine="0" w:firstLineChars="0"/>
              <w:jc w:val="center"/>
              <w:rPr>
                <w:del w:id="24241" w:author="xh" w:date="2026-10-19T14:14:21+08:00"/>
              </w:rPr>
            </w:pPr>
            <w:del w:id="24242" w:author="xh" w:date="2026-10-19T14:14:21+08:00">
              <w:r>
                <w:rPr>
                  <w:rFonts w:ascii="Times New Roman" w:hAnsi="Times New Roman" w:eastAsia="宋体"/>
                  <w:b w:val="0"/>
                  <w:sz w:val="18"/>
                </w:rPr>
                <w:delText>2023</w:delText>
              </w:r>
            </w:del>
          </w:p>
        </w:tc>
        <w:tc>
          <w:tcPr>
            <w:tcW w:w="1039" w:type="dxa"/>
            <w:tcMar>
              <w:left w:w="70" w:type="dxa"/>
              <w:right w:w="70" w:type="dxa"/>
            </w:tcMar>
            <w:vAlign w:val="center"/>
          </w:tcPr>
          <w:p w14:paraId="58E5A20B">
            <w:pPr>
              <w:keepNext/>
              <w:spacing w:before="20" w:after="20" w:line="260" w:lineRule="exact"/>
              <w:ind w:left="0" w:leftChars="0" w:right="0" w:rightChars="0" w:firstLine="0" w:firstLineChars="0"/>
              <w:jc w:val="center"/>
              <w:rPr>
                <w:del w:id="24243" w:author="xh" w:date="2026-10-19T14:14:21+08:00"/>
              </w:rPr>
            </w:pPr>
            <w:del w:id="24244" w:author="xh" w:date="2026-10-19T14:14:21+08:00">
              <w:r>
                <w:rPr>
                  <w:rFonts w:ascii="Times New Roman" w:hAnsi="Times New Roman" w:eastAsia="宋体"/>
                  <w:b w:val="0"/>
                  <w:sz w:val="18"/>
                </w:rPr>
                <w:delText>40+40</w:delText>
              </w:r>
            </w:del>
          </w:p>
        </w:tc>
        <w:tc>
          <w:tcPr>
            <w:tcW w:w="1039" w:type="dxa"/>
            <w:tcMar>
              <w:left w:w="70" w:type="dxa"/>
              <w:right w:w="70" w:type="dxa"/>
            </w:tcMar>
            <w:vAlign w:val="center"/>
          </w:tcPr>
          <w:p w14:paraId="50795665">
            <w:pPr>
              <w:keepNext/>
              <w:spacing w:before="20" w:after="20" w:line="260" w:lineRule="exact"/>
              <w:ind w:left="0" w:leftChars="0" w:right="0" w:rightChars="0" w:firstLine="0" w:firstLineChars="0"/>
              <w:jc w:val="center"/>
              <w:rPr>
                <w:del w:id="24245" w:author="xh" w:date="2026-10-19T14:14:21+08:00"/>
              </w:rPr>
            </w:pPr>
            <w:del w:id="24246" w:author="xh" w:date="2026-10-19T14:14:21+08:00">
              <w:r>
                <w:rPr>
                  <w:rFonts w:ascii="Times New Roman" w:hAnsi="Times New Roman" w:eastAsia="宋体"/>
                  <w:b w:val="0"/>
                  <w:sz w:val="18"/>
                </w:rPr>
                <w:delText>80.00</w:delText>
              </w:r>
            </w:del>
          </w:p>
        </w:tc>
        <w:tc>
          <w:tcPr>
            <w:tcW w:w="1039" w:type="dxa"/>
            <w:tcMar>
              <w:left w:w="70" w:type="dxa"/>
              <w:right w:w="70" w:type="dxa"/>
            </w:tcMar>
            <w:vAlign w:val="center"/>
          </w:tcPr>
          <w:p w14:paraId="26FFA4FE">
            <w:pPr>
              <w:keepNext/>
              <w:spacing w:before="20" w:after="20" w:line="260" w:lineRule="exact"/>
              <w:ind w:left="0" w:leftChars="0" w:right="0" w:rightChars="0" w:firstLine="0" w:firstLineChars="0"/>
              <w:jc w:val="center"/>
              <w:rPr>
                <w:del w:id="24247" w:author="xh" w:date="2026-10-19T14:14:21+08:00"/>
              </w:rPr>
            </w:pPr>
            <w:del w:id="24248"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4C8D75B5">
            <w:pPr>
              <w:keepNext/>
              <w:spacing w:before="20" w:after="20" w:line="260" w:lineRule="exact"/>
              <w:ind w:left="0" w:leftChars="0" w:right="0" w:rightChars="0" w:firstLine="0" w:firstLineChars="0"/>
              <w:jc w:val="center"/>
              <w:rPr>
                <w:del w:id="24249" w:author="xh" w:date="2026-10-19T14:14:21+08:00"/>
              </w:rPr>
            </w:pPr>
            <w:del w:id="24250"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48CCFCCA">
            <w:pPr>
              <w:keepNext/>
              <w:spacing w:before="20" w:after="20" w:line="260" w:lineRule="exact"/>
              <w:ind w:left="0" w:leftChars="0" w:right="0" w:rightChars="0" w:firstLine="0" w:firstLineChars="0"/>
              <w:jc w:val="center"/>
              <w:rPr>
                <w:del w:id="24251" w:author="xh" w:date="2026-10-19T14:14:21+08:00"/>
              </w:rPr>
            </w:pPr>
            <w:del w:id="24252"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363C4B5E">
            <w:pPr>
              <w:keepNext/>
              <w:spacing w:before="20" w:after="20" w:line="260" w:lineRule="exact"/>
              <w:ind w:left="0" w:leftChars="0" w:right="0" w:rightChars="0" w:firstLine="0" w:firstLineChars="0"/>
              <w:jc w:val="center"/>
              <w:rPr>
                <w:del w:id="24253" w:author="xh" w:date="2026-10-19T14:14:21+08:00"/>
              </w:rPr>
            </w:pPr>
            <w:del w:id="24254" w:author="xh" w:date="2026-10-19T14:14:21+08:00">
              <w:r>
                <w:rPr>
                  <w:rFonts w:ascii="Times New Roman" w:hAnsi="Times New Roman" w:eastAsia="宋体"/>
                  <w:b w:val="0"/>
                  <w:sz w:val="18"/>
                </w:rPr>
                <w:delText>11.61</w:delText>
              </w:r>
            </w:del>
          </w:p>
        </w:tc>
      </w:tr>
      <w:tr w14:paraId="5834BD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4141" w:author="xh" w:date="2026-10-19T14:14:21+08:00"/>
        </w:trPr>
        <w:tc>
          <w:tcPr>
            <w:tcW w:w="1039" w:type="dxa"/>
            <w:tcMar>
              <w:left w:w="70" w:type="dxa"/>
              <w:right w:w="70" w:type="dxa"/>
            </w:tcMar>
            <w:vAlign w:val="center"/>
          </w:tcPr>
          <w:p w14:paraId="2A542858">
            <w:pPr>
              <w:keepNext/>
              <w:spacing w:before="20" w:after="20" w:line="260" w:lineRule="exact"/>
              <w:ind w:left="0" w:leftChars="0" w:right="0" w:rightChars="0" w:firstLine="0" w:firstLineChars="0"/>
              <w:jc w:val="center"/>
              <w:rPr>
                <w:del w:id="24255" w:author="xh" w:date="2026-10-19T14:14:21+08:00"/>
              </w:rPr>
            </w:pPr>
            <w:del w:id="24256" w:author="xh" w:date="2026-10-19T14:14:21+08:00">
              <w:r>
                <w:rPr>
                  <w:rFonts w:ascii="Times New Roman" w:hAnsi="Times New Roman" w:eastAsia="宋体"/>
                  <w:b w:val="0"/>
                  <w:sz w:val="18"/>
                </w:rPr>
                <w:delText>弹性</w:delText>
              </w:r>
            </w:del>
          </w:p>
        </w:tc>
        <w:tc>
          <w:tcPr>
            <w:tcW w:w="1039" w:type="dxa"/>
            <w:tcMar>
              <w:left w:w="70" w:type="dxa"/>
              <w:right w:w="70" w:type="dxa"/>
            </w:tcMar>
            <w:vAlign w:val="center"/>
          </w:tcPr>
          <w:p w14:paraId="66B54516">
            <w:pPr>
              <w:keepNext/>
              <w:spacing w:before="20" w:after="20" w:line="260" w:lineRule="exact"/>
              <w:ind w:left="0" w:leftChars="0" w:right="0" w:rightChars="0" w:firstLine="0" w:firstLineChars="0"/>
              <w:jc w:val="center"/>
              <w:rPr>
                <w:del w:id="24257" w:author="xh" w:date="2026-10-19T14:14:21+08:00"/>
              </w:rPr>
            </w:pPr>
            <w:del w:id="24258" w:author="xh" w:date="2026-10-19T14:14:21+08:00">
              <w:r>
                <w:rPr>
                  <w:rFonts w:ascii="Times New Roman" w:hAnsi="Times New Roman" w:eastAsia="宋体"/>
                  <w:b w:val="0"/>
                  <w:sz w:val="18"/>
                </w:rPr>
                <w:delText>2024</w:delText>
              </w:r>
            </w:del>
          </w:p>
        </w:tc>
        <w:tc>
          <w:tcPr>
            <w:tcW w:w="1039" w:type="dxa"/>
            <w:tcMar>
              <w:left w:w="70" w:type="dxa"/>
              <w:right w:w="70" w:type="dxa"/>
            </w:tcMar>
            <w:vAlign w:val="center"/>
          </w:tcPr>
          <w:p w14:paraId="0073987C">
            <w:pPr>
              <w:keepNext/>
              <w:spacing w:before="20" w:after="20" w:line="260" w:lineRule="exact"/>
              <w:ind w:left="0" w:leftChars="0" w:right="0" w:rightChars="0" w:firstLine="0" w:firstLineChars="0"/>
              <w:jc w:val="center"/>
              <w:rPr>
                <w:del w:id="24259" w:author="xh" w:date="2026-10-19T14:14:21+08:00"/>
              </w:rPr>
            </w:pPr>
            <w:del w:id="24260" w:author="xh" w:date="2026-10-19T14:14:21+08:00">
              <w:r>
                <w:rPr>
                  <w:rFonts w:ascii="Times New Roman" w:hAnsi="Times New Roman" w:eastAsia="宋体"/>
                  <w:b w:val="0"/>
                  <w:sz w:val="18"/>
                </w:rPr>
                <w:delText>40+40</w:delText>
              </w:r>
            </w:del>
          </w:p>
        </w:tc>
        <w:tc>
          <w:tcPr>
            <w:tcW w:w="1039" w:type="dxa"/>
            <w:tcMar>
              <w:left w:w="70" w:type="dxa"/>
              <w:right w:w="70" w:type="dxa"/>
            </w:tcMar>
            <w:vAlign w:val="center"/>
          </w:tcPr>
          <w:p w14:paraId="1397C18A">
            <w:pPr>
              <w:keepNext/>
              <w:spacing w:before="20" w:after="20" w:line="260" w:lineRule="exact"/>
              <w:ind w:left="0" w:leftChars="0" w:right="0" w:rightChars="0" w:firstLine="0" w:firstLineChars="0"/>
              <w:jc w:val="center"/>
              <w:rPr>
                <w:del w:id="24261" w:author="xh" w:date="2026-10-19T14:14:21+08:00"/>
              </w:rPr>
            </w:pPr>
            <w:del w:id="24262" w:author="xh" w:date="2026-10-19T14:14:21+08:00">
              <w:r>
                <w:rPr>
                  <w:rFonts w:ascii="Times New Roman" w:hAnsi="Times New Roman" w:eastAsia="宋体"/>
                  <w:b w:val="0"/>
                  <w:sz w:val="18"/>
                </w:rPr>
                <w:delText>80.00</w:delText>
              </w:r>
            </w:del>
          </w:p>
        </w:tc>
        <w:tc>
          <w:tcPr>
            <w:tcW w:w="1039" w:type="dxa"/>
            <w:tcMar>
              <w:left w:w="70" w:type="dxa"/>
              <w:right w:w="70" w:type="dxa"/>
            </w:tcMar>
            <w:vAlign w:val="center"/>
          </w:tcPr>
          <w:p w14:paraId="640975FE">
            <w:pPr>
              <w:keepNext/>
              <w:spacing w:before="20" w:after="20" w:line="260" w:lineRule="exact"/>
              <w:ind w:left="0" w:leftChars="0" w:right="0" w:rightChars="0" w:firstLine="0" w:firstLineChars="0"/>
              <w:jc w:val="center"/>
              <w:rPr>
                <w:del w:id="24263" w:author="xh" w:date="2026-10-19T14:14:21+08:00"/>
              </w:rPr>
            </w:pPr>
            <w:del w:id="24264"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6997A8FD">
            <w:pPr>
              <w:keepNext/>
              <w:spacing w:before="20" w:after="20" w:line="260" w:lineRule="exact"/>
              <w:ind w:left="0" w:leftChars="0" w:right="0" w:rightChars="0" w:firstLine="0" w:firstLineChars="0"/>
              <w:jc w:val="center"/>
              <w:rPr>
                <w:del w:id="24265" w:author="xh" w:date="2026-10-19T14:14:21+08:00"/>
              </w:rPr>
            </w:pPr>
            <w:del w:id="24266"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4236F7BC">
            <w:pPr>
              <w:keepNext/>
              <w:spacing w:before="20" w:after="20" w:line="260" w:lineRule="exact"/>
              <w:ind w:left="0" w:leftChars="0" w:right="0" w:rightChars="0" w:firstLine="0" w:firstLineChars="0"/>
              <w:jc w:val="center"/>
              <w:rPr>
                <w:del w:id="24267" w:author="xh" w:date="2026-10-19T14:14:21+08:00"/>
              </w:rPr>
            </w:pPr>
            <w:del w:id="24268"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17B300F5">
            <w:pPr>
              <w:keepNext/>
              <w:spacing w:before="20" w:after="20" w:line="260" w:lineRule="exact"/>
              <w:ind w:left="0" w:leftChars="0" w:right="0" w:rightChars="0" w:firstLine="0" w:firstLineChars="0"/>
              <w:jc w:val="center"/>
              <w:rPr>
                <w:del w:id="24269" w:author="xh" w:date="2026-10-19T14:14:21+08:00"/>
              </w:rPr>
            </w:pPr>
            <w:del w:id="24270" w:author="xh" w:date="2026-10-19T14:14:21+08:00">
              <w:r>
                <w:rPr>
                  <w:rFonts w:ascii="Times New Roman" w:hAnsi="Times New Roman" w:eastAsia="宋体"/>
                  <w:b w:val="0"/>
                  <w:sz w:val="18"/>
                </w:rPr>
                <w:delText>10.91</w:delText>
              </w:r>
            </w:del>
          </w:p>
        </w:tc>
      </w:tr>
      <w:tr w14:paraId="7F9162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142" w:author="xh" w:date="2026-10-19T14:14:21+08:00"/>
        </w:trPr>
        <w:tc>
          <w:tcPr>
            <w:tcW w:w="1039" w:type="dxa"/>
            <w:tcMar>
              <w:left w:w="70" w:type="dxa"/>
              <w:right w:w="70" w:type="dxa"/>
            </w:tcMar>
            <w:vAlign w:val="center"/>
          </w:tcPr>
          <w:p w14:paraId="1AB8E481">
            <w:pPr>
              <w:keepNext w:val="0"/>
              <w:spacing w:before="20" w:after="20" w:line="260" w:lineRule="exact"/>
              <w:ind w:left="0" w:leftChars="0" w:right="0" w:rightChars="0" w:firstLine="0" w:firstLineChars="0"/>
              <w:jc w:val="center"/>
              <w:rPr>
                <w:del w:id="24271" w:author="xh" w:date="2026-10-19T14:14:21+08:00"/>
              </w:rPr>
            </w:pPr>
            <w:del w:id="24272" w:author="xh" w:date="2026-10-19T14:14:21+08:00">
              <w:r>
                <w:rPr>
                  <w:rFonts w:ascii="Times New Roman" w:hAnsi="Times New Roman" w:eastAsia="宋体"/>
                  <w:b w:val="0"/>
                  <w:sz w:val="18"/>
                </w:rPr>
                <w:delText>弹性</w:delText>
              </w:r>
            </w:del>
          </w:p>
        </w:tc>
        <w:tc>
          <w:tcPr>
            <w:tcW w:w="1039" w:type="dxa"/>
            <w:tcMar>
              <w:left w:w="70" w:type="dxa"/>
              <w:right w:w="70" w:type="dxa"/>
            </w:tcMar>
            <w:vAlign w:val="center"/>
          </w:tcPr>
          <w:p w14:paraId="24E00FEF">
            <w:pPr>
              <w:keepNext w:val="0"/>
              <w:spacing w:before="20" w:after="20" w:line="260" w:lineRule="exact"/>
              <w:ind w:left="0" w:leftChars="0" w:right="0" w:rightChars="0" w:firstLine="0" w:firstLineChars="0"/>
              <w:jc w:val="center"/>
              <w:rPr>
                <w:del w:id="24273" w:author="xh" w:date="2026-10-19T14:14:21+08:00"/>
              </w:rPr>
            </w:pPr>
            <w:del w:id="24274" w:author="xh" w:date="2026-10-19T14:14:21+08:00">
              <w:r>
                <w:rPr>
                  <w:rFonts w:ascii="Times New Roman" w:hAnsi="Times New Roman" w:eastAsia="宋体"/>
                  <w:b w:val="0"/>
                  <w:sz w:val="18"/>
                </w:rPr>
                <w:delText>2025</w:delText>
              </w:r>
            </w:del>
          </w:p>
        </w:tc>
        <w:tc>
          <w:tcPr>
            <w:tcW w:w="1039" w:type="dxa"/>
            <w:tcMar>
              <w:left w:w="70" w:type="dxa"/>
              <w:right w:w="70" w:type="dxa"/>
            </w:tcMar>
            <w:vAlign w:val="center"/>
          </w:tcPr>
          <w:p w14:paraId="1C187B46">
            <w:pPr>
              <w:keepNext w:val="0"/>
              <w:spacing w:before="20" w:after="20" w:line="260" w:lineRule="exact"/>
              <w:ind w:left="0" w:leftChars="0" w:right="0" w:rightChars="0" w:firstLine="0" w:firstLineChars="0"/>
              <w:jc w:val="center"/>
              <w:rPr>
                <w:del w:id="24275" w:author="xh" w:date="2026-10-19T14:14:21+08:00"/>
              </w:rPr>
            </w:pPr>
            <w:del w:id="24276" w:author="xh" w:date="2026-10-19T14:14:21+08:00">
              <w:r>
                <w:rPr>
                  <w:rFonts w:ascii="Times New Roman" w:hAnsi="Times New Roman" w:eastAsia="宋体"/>
                  <w:b w:val="0"/>
                  <w:sz w:val="18"/>
                </w:rPr>
                <w:delText>40+40</w:delText>
              </w:r>
            </w:del>
          </w:p>
        </w:tc>
        <w:tc>
          <w:tcPr>
            <w:tcW w:w="1039" w:type="dxa"/>
            <w:tcMar>
              <w:left w:w="70" w:type="dxa"/>
              <w:right w:w="70" w:type="dxa"/>
            </w:tcMar>
            <w:vAlign w:val="center"/>
          </w:tcPr>
          <w:p w14:paraId="1206F7A8">
            <w:pPr>
              <w:keepNext w:val="0"/>
              <w:spacing w:before="20" w:after="20" w:line="260" w:lineRule="exact"/>
              <w:ind w:left="0" w:leftChars="0" w:right="0" w:rightChars="0" w:firstLine="0" w:firstLineChars="0"/>
              <w:jc w:val="center"/>
              <w:rPr>
                <w:del w:id="24277" w:author="xh" w:date="2026-10-19T14:14:21+08:00"/>
              </w:rPr>
            </w:pPr>
            <w:del w:id="24278" w:author="xh" w:date="2026-10-19T14:14:21+08:00">
              <w:r>
                <w:rPr>
                  <w:rFonts w:ascii="Times New Roman" w:hAnsi="Times New Roman" w:eastAsia="宋体"/>
                  <w:b w:val="0"/>
                  <w:sz w:val="18"/>
                </w:rPr>
                <w:delText>80.00</w:delText>
              </w:r>
            </w:del>
          </w:p>
        </w:tc>
        <w:tc>
          <w:tcPr>
            <w:tcW w:w="1039" w:type="dxa"/>
            <w:tcMar>
              <w:left w:w="70" w:type="dxa"/>
              <w:right w:w="70" w:type="dxa"/>
            </w:tcMar>
            <w:vAlign w:val="center"/>
          </w:tcPr>
          <w:p w14:paraId="56D5D6D1">
            <w:pPr>
              <w:keepNext w:val="0"/>
              <w:spacing w:before="20" w:after="20" w:line="260" w:lineRule="exact"/>
              <w:ind w:left="0" w:leftChars="0" w:right="0" w:rightChars="0" w:firstLine="0" w:firstLineChars="0"/>
              <w:jc w:val="center"/>
              <w:rPr>
                <w:del w:id="24279" w:author="xh" w:date="2026-10-19T14:14:21+08:00"/>
              </w:rPr>
            </w:pPr>
            <w:del w:id="24280"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51005060">
            <w:pPr>
              <w:keepNext w:val="0"/>
              <w:spacing w:before="20" w:after="20" w:line="260" w:lineRule="exact"/>
              <w:ind w:left="0" w:leftChars="0" w:right="0" w:rightChars="0" w:firstLine="0" w:firstLineChars="0"/>
              <w:jc w:val="center"/>
              <w:rPr>
                <w:del w:id="24281" w:author="xh" w:date="2026-10-19T14:14:21+08:00"/>
              </w:rPr>
            </w:pPr>
            <w:del w:id="24282"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2CC954C7">
            <w:pPr>
              <w:keepNext w:val="0"/>
              <w:spacing w:before="20" w:after="20" w:line="260" w:lineRule="exact"/>
              <w:ind w:left="0" w:leftChars="0" w:right="0" w:rightChars="0" w:firstLine="0" w:firstLineChars="0"/>
              <w:jc w:val="center"/>
              <w:rPr>
                <w:del w:id="24283" w:author="xh" w:date="2026-10-19T14:14:21+08:00"/>
              </w:rPr>
            </w:pPr>
            <w:del w:id="24284" w:author="xh" w:date="2026-10-19T14:14:21+08:00">
              <w:r>
                <w:rPr>
                  <w:rFonts w:ascii="Times New Roman" w:hAnsi="Times New Roman" w:eastAsia="宋体"/>
                  <w:b w:val="0"/>
                  <w:sz w:val="18"/>
                </w:rPr>
                <w:delText>0.00</w:delText>
              </w:r>
            </w:del>
          </w:p>
        </w:tc>
        <w:tc>
          <w:tcPr>
            <w:tcW w:w="1039" w:type="dxa"/>
            <w:tcMar>
              <w:left w:w="70" w:type="dxa"/>
              <w:right w:w="70" w:type="dxa"/>
            </w:tcMar>
            <w:vAlign w:val="center"/>
          </w:tcPr>
          <w:p w14:paraId="4CB5128A">
            <w:pPr>
              <w:keepNext w:val="0"/>
              <w:spacing w:before="20" w:after="20" w:line="260" w:lineRule="exact"/>
              <w:ind w:left="0" w:leftChars="0" w:right="0" w:rightChars="0" w:firstLine="0" w:firstLineChars="0"/>
              <w:jc w:val="center"/>
              <w:rPr>
                <w:del w:id="24285" w:author="xh" w:date="2026-10-19T14:14:21+08:00"/>
              </w:rPr>
            </w:pPr>
            <w:del w:id="24286" w:author="xh" w:date="2026-10-19T14:14:21+08:00">
              <w:r>
                <w:rPr>
                  <w:rFonts w:ascii="Times New Roman" w:hAnsi="Times New Roman" w:eastAsia="宋体"/>
                  <w:b w:val="0"/>
                  <w:sz w:val="18"/>
                </w:rPr>
                <w:delText>11.51</w:delText>
              </w:r>
            </w:del>
          </w:p>
        </w:tc>
      </w:tr>
      <w:tr>
        <w:trPr>
          <w:cantSplit/>
          <w:tblHeader/>
          <w:ins w:id="24287" w:author="xh" w:date="2026-10-19T14:14:2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296" w:author="xh" w:date="2026-10-19T14:14:21+08:00"/>
              </w:rPr>
            </w:pPr>
            <w:ins w:id="24297" w:author="xh" w:date="2026-10-19T14:14:21+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298" w:author="xh" w:date="2026-10-19T14:14:21+08:00"/>
              </w:rPr>
            </w:pPr>
            <w:ins w:id="24299" w:author="xh" w:date="2026-10-19T14:14:21+08:00">
              <w:r>
                <w:rPr>
                  <w:rFonts w:ascii="Times New Roman" w:hAnsi="Times New Roman" w:eastAsia="宋体"/>
                  <w:b/>
                  <w:sz w:val="18"/>
                </w:rPr>
                <w:t>年份</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00" w:author="xh" w:date="2026-10-19T14:14:21+08:00"/>
              </w:rPr>
            </w:pPr>
            <w:ins w:id="24301" w:author="xh" w:date="2026-10-19T14:14:21+08:00">
              <w:r>
                <w:rPr>
                  <w:rFonts w:ascii="Times New Roman" w:hAnsi="Times New Roman" w:eastAsia="宋体"/>
                  <w:b/>
                  <w:sz w:val="18"/>
                </w:rPr>
                <w:t>主变组合/MVA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02" w:author="xh" w:date="2026-10-19T14:14:21+08:00"/>
              </w:rPr>
            </w:pPr>
            <w:ins w:id="24303" w:author="xh" w:date="2026-10-19T14:14:21+08:00">
              <w:r>
                <w:rPr>
                  <w:rFonts w:ascii="Times New Roman" w:hAnsi="Times New Roman" w:eastAsia="宋体"/>
                  <w:b/>
                  <w:sz w:val="18"/>
                </w:rPr>
                <w:t>总容量/MVA</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04" w:author="xh" w:date="2026-10-19T14:14:21+08:00"/>
              </w:rPr>
            </w:pPr>
            <w:ins w:id="24305" w:author="xh" w:date="2026-10-19T14:14:21+08:00">
              <w:r>
                <w:rPr>
                  <w:rFonts w:ascii="Times New Roman" w:hAnsi="Times New Roman" w:eastAsia="宋体"/>
                  <w:b/>
                  <w:sz w:val="18"/>
                </w:rPr>
                <w:t>储能额定功率/MW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06" w:author="xh" w:date="2026-10-19T14:14:21+08:00"/>
              </w:rPr>
            </w:pPr>
            <w:ins w:id="24307" w:author="xh" w:date="2026-10-19T14:14:21+08:00">
              <w:r>
                <w:rPr>
                  <w:rFonts w:ascii="Times New Roman" w:hAnsi="Times New Roman" w:eastAsia="宋体"/>
                  <w:b/>
                  <w:sz w:val="18"/>
                </w:rPr>
                <w:t>转出/MW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08" w:author="xh" w:date="2026-10-19T14:14:21+08:00"/>
              </w:rPr>
            </w:pPr>
            <w:ins w:id="24309" w:author="xh" w:date="2026-10-19T14:14:21+08:00">
              <w:r>
                <w:rPr>
                  <w:rFonts w:ascii="Times New Roman" w:hAnsi="Times New Roman" w:eastAsia="宋体"/>
                  <w:b/>
                  <w:sz w:val="18"/>
                </w:rPr>
                <w:t>承接/MW</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10" w:author="xh" w:date="2026-10-19T14:14:21+08:00"/>
              </w:rPr>
            </w:pPr>
            <w:ins w:id="24311" w:author="xh" w:date="2026-10-19T14:14:21+08:00">
              <w:r>
                <w:rPr>
                  <w:rFonts w:ascii="Times New Roman" w:hAnsi="Times New Roman" w:eastAsia="宋体"/>
                  <w:b/>
                  <w:sz w:val="18"/>
                </w:rPr>
                <w:t>转接后净负荷/MW</w:t>
              </w:r>
            </w:ins>
          </w:p>
        </w:tc>
      </w:tr>
      <w:tr>
        <w:trPr>
          <w:cantSplit/>
          <w:ins w:id="24288" w:author="xh" w:date="2026-10-19T14:14:2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12" w:author="xh" w:date="2026-10-19T14:14:21+08:00"/>
              </w:rPr>
            </w:pPr>
            <w:ins w:id="24313" w:author="xh" w:date="2026-10-19T14:14:21+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14" w:author="xh" w:date="2026-10-19T14:14:21+08:00"/>
              </w:rPr>
            </w:pPr>
            <w:ins w:id="24315" w:author="xh" w:date="2026-10-19T14:14:21+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16" w:author="xh" w:date="2026-10-19T14:14:21+08:00"/>
              </w:rPr>
            </w:pPr>
            <w:ins w:id="24317" w:author="xh" w:date="2026-10-19T14:14:21+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18" w:author="xh" w:date="2026-10-19T14:14:21+08:00"/>
              </w:rPr>
            </w:pPr>
            <w:ins w:id="24319" w:author="xh" w:date="2026-10-19T14:14:21+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20" w:author="xh" w:date="2026-10-19T14:14:21+08:00"/>
              </w:rPr>
            </w:pPr>
            <w:ins w:id="24321" w:author="xh" w:date="2026-10-19T14:14:2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22" w:author="xh" w:date="2026-10-19T14:14:21+08:00"/>
              </w:rPr>
            </w:pPr>
            <w:ins w:id="24323" w:author="xh" w:date="2026-10-19T14:14:21+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24" w:author="xh" w:date="2026-10-19T14:14:21+08:00"/>
              </w:rPr>
            </w:pPr>
            <w:ins w:id="24325" w:author="xh" w:date="2026-10-19T14:14:21+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26" w:author="xh" w:date="2026-10-19T14:14:21+08:00"/>
              </w:rPr>
            </w:pPr>
            <w:ins w:id="24327" w:author="xh" w:date="2026-10-19T14:14:21+08:00">
              <w:r>
                <w:rPr>
                  <w:rFonts w:ascii="Times New Roman" w:hAnsi="Times New Roman" w:eastAsia="宋体"/>
                  <w:b w:val="0"/>
                  <w:sz w:val="18"/>
                </w:rPr>
                <w:t>—</w:t>
              </w:r>
            </w:ins>
          </w:p>
        </w:tc>
      </w:tr>
      <w:tr>
        <w:trPr>
          <w:cantSplit/>
          <w:ins w:id="24289" w:author="xh" w:date="2026-10-19T14:14:2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28" w:author="xh" w:date="2026-10-19T14:14:21+08:00"/>
              </w:rPr>
            </w:pPr>
            <w:ins w:id="24329" w:author="xh" w:date="2026-10-19T14:14:21+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30" w:author="xh" w:date="2026-10-19T14:14:21+08:00"/>
              </w:rPr>
            </w:pPr>
            <w:ins w:id="24331" w:author="xh" w:date="2026-10-19T14:14:21+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32" w:author="xh" w:date="2026-10-19T14:14:21+08:00"/>
              </w:rPr>
            </w:pPr>
            <w:ins w:id="24333" w:author="xh" w:date="2026-10-19T14:14:21+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34" w:author="xh" w:date="2026-10-19T14:14:21+08:00"/>
              </w:rPr>
            </w:pPr>
            <w:ins w:id="24335" w:author="xh" w:date="2026-10-19T14:14:21+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36" w:author="xh" w:date="2026-10-19T14:14:21+08:00"/>
              </w:rPr>
            </w:pPr>
            <w:ins w:id="24337" w:author="xh" w:date="2026-10-19T14:14:2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38" w:author="xh" w:date="2026-10-19T14:14:21+08:00"/>
              </w:rPr>
            </w:pPr>
            <w:ins w:id="24339" w:author="xh" w:date="2026-10-19T14:14:2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40" w:author="xh" w:date="2026-10-19T14:14:21+08:00"/>
              </w:rPr>
            </w:pPr>
            <w:ins w:id="24341" w:author="xh" w:date="2026-10-19T14:14:2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42" w:author="xh" w:date="2026-10-19T14:14:21+08:00"/>
              </w:rPr>
            </w:pPr>
            <w:ins w:id="24343" w:author="xh" w:date="2026-10-19T14:14:21+08:00">
              <w:r>
                <w:rPr>
                  <w:rFonts w:ascii="Times New Roman" w:hAnsi="Times New Roman" w:eastAsia="宋体"/>
                  <w:b w:val="0"/>
                  <w:sz w:val="18"/>
                </w:rPr>
                <w:t>11.51</w:t>
              </w:r>
            </w:ins>
          </w:p>
        </w:tc>
      </w:tr>
      <w:tr>
        <w:trPr>
          <w:cantSplit/>
          <w:ins w:id="24290" w:author="xh" w:date="2026-10-19T14:14:2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44" w:author="xh" w:date="2026-10-19T14:14:21+08:00"/>
              </w:rPr>
            </w:pPr>
            <w:ins w:id="24345" w:author="xh" w:date="2026-10-19T14:14:21+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46" w:author="xh" w:date="2026-10-19T14:14:21+08:00"/>
              </w:rPr>
            </w:pPr>
            <w:ins w:id="24347" w:author="xh" w:date="2026-10-19T14:14:21+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48" w:author="xh" w:date="2026-10-19T14:14:21+08:00"/>
              </w:rPr>
            </w:pPr>
            <w:ins w:id="24349" w:author="xh" w:date="2026-10-19T14:14:21+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50" w:author="xh" w:date="2026-10-19T14:14:21+08:00"/>
              </w:rPr>
            </w:pPr>
            <w:ins w:id="24351" w:author="xh" w:date="2026-10-19T14:14:21+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52" w:author="xh" w:date="2026-10-19T14:14:21+08:00"/>
              </w:rPr>
            </w:pPr>
            <w:ins w:id="24353" w:author="xh" w:date="2026-10-19T14:14:2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54" w:author="xh" w:date="2026-10-19T14:14:21+08:00"/>
              </w:rPr>
            </w:pPr>
            <w:ins w:id="24355" w:author="xh" w:date="2026-10-19T14:14:2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56" w:author="xh" w:date="2026-10-19T14:14:21+08:00"/>
              </w:rPr>
            </w:pPr>
            <w:ins w:id="24357" w:author="xh" w:date="2026-10-19T14:14:21+08:00">
              <w:r>
                <w:rPr>
                  <w:rFonts w:ascii="Times New Roman" w:hAnsi="Times New Roman" w:eastAsia="宋体"/>
                  <w:b w:val="0"/>
                  <w:sz w:val="18"/>
                </w:rPr>
                <w:t>4.43</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58" w:author="xh" w:date="2026-10-19T14:14:21+08:00"/>
              </w:rPr>
            </w:pPr>
            <w:ins w:id="24359" w:author="xh" w:date="2026-10-19T14:14:21+08:00">
              <w:r>
                <w:rPr>
                  <w:rFonts w:ascii="Times New Roman" w:hAnsi="Times New Roman" w:eastAsia="宋体"/>
                  <w:b w:val="0"/>
                  <w:sz w:val="18"/>
                </w:rPr>
                <w:t>18.32</w:t>
              </w:r>
            </w:ins>
          </w:p>
        </w:tc>
      </w:tr>
      <w:tr>
        <w:trPr>
          <w:cantSplit/>
          <w:ins w:id="24291" w:author="xh" w:date="2026-10-19T14:14:2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60" w:author="xh" w:date="2026-10-19T14:14:21+08:00"/>
              </w:rPr>
            </w:pPr>
            <w:ins w:id="24361" w:author="xh" w:date="2026-10-19T14:14:21+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62" w:author="xh" w:date="2026-10-19T14:14:21+08:00"/>
              </w:rPr>
            </w:pPr>
            <w:ins w:id="24363" w:author="xh" w:date="2026-10-19T14:14:21+08:00">
              <w:r>
                <w:rPr>
                  <w:rFonts w:ascii="Times New Roman" w:hAnsi="Times New Roman" w:eastAsia="宋体"/>
                  <w:b w:val="0"/>
                  <w:sz w:val="18"/>
                </w:rPr>
                <w:t>2035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64" w:author="xh" w:date="2026-10-19T14:14:21+08:00"/>
              </w:rPr>
            </w:pPr>
            <w:ins w:id="24365" w:author="xh" w:date="2026-10-19T14:14:21+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66" w:author="xh" w:date="2026-10-19T14:14:21+08:00"/>
              </w:rPr>
            </w:pPr>
            <w:ins w:id="24367" w:author="xh" w:date="2026-10-19T14:14:21+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68" w:author="xh" w:date="2026-10-19T14:14:21+08:00"/>
              </w:rPr>
            </w:pPr>
            <w:ins w:id="24369" w:author="xh" w:date="2026-10-19T14:14:2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70" w:author="xh" w:date="2026-10-19T14:14:21+08:00"/>
              </w:rPr>
            </w:pPr>
            <w:ins w:id="24371" w:author="xh" w:date="2026-10-19T14:14:2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72" w:author="xh" w:date="2026-10-19T14:14:21+08:00"/>
              </w:rPr>
            </w:pPr>
            <w:ins w:id="24373" w:author="xh" w:date="2026-10-19T14:14:2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74" w:author="xh" w:date="2026-10-19T14:14:21+08:00"/>
              </w:rPr>
            </w:pPr>
            <w:ins w:id="24375" w:author="xh" w:date="2026-10-19T14:14:21+08:00">
              <w:r>
                <w:rPr>
                  <w:rFonts w:ascii="Times New Roman" w:hAnsi="Times New Roman" w:eastAsia="宋体"/>
                  <w:b w:val="0"/>
                  <w:sz w:val="18"/>
                </w:rPr>
                <w:t>16.75</w:t>
              </w:r>
            </w:ins>
          </w:p>
        </w:tc>
      </w:tr>
      <w:tr>
        <w:trPr>
          <w:cantSplit/>
          <w:ins w:id="24292" w:author="xh" w:date="2026-10-19T14:14:2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76" w:author="xh" w:date="2026-10-19T14:14:21+08:00"/>
              </w:rPr>
            </w:pPr>
            <w:ins w:id="24377" w:author="xh" w:date="2026-10-19T14:14:21+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78" w:author="xh" w:date="2026-10-19T14:14:21+08:00"/>
              </w:rPr>
            </w:pPr>
            <w:ins w:id="24379" w:author="xh" w:date="2026-10-19T14:14:21+08:00">
              <w:r>
                <w:rPr>
                  <w:rFonts w:ascii="Times New Roman" w:hAnsi="Times New Roman" w:eastAsia="宋体"/>
                  <w:b w:val="0"/>
                  <w:sz w:val="18"/>
                </w:rPr>
                <w:t>2021</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80" w:author="xh" w:date="2026-10-19T14:14:21+08:00"/>
              </w:rPr>
            </w:pPr>
            <w:ins w:id="24381" w:author="xh" w:date="2026-10-19T14:14:21+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82" w:author="xh" w:date="2026-10-19T14:14:21+08:00"/>
              </w:rPr>
            </w:pPr>
            <w:ins w:id="24383" w:author="xh" w:date="2026-10-19T14:14:21+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84" w:author="xh" w:date="2026-10-19T14:14:21+08:00"/>
              </w:rPr>
            </w:pPr>
            <w:ins w:id="24385" w:author="xh" w:date="2026-10-19T14:14:2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86" w:author="xh" w:date="2026-10-19T14:14:21+08:00"/>
              </w:rPr>
            </w:pPr>
            <w:ins w:id="24387" w:author="xh" w:date="2026-10-19T14:14:21+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88" w:author="xh" w:date="2026-10-19T14:14:21+08:00"/>
              </w:rPr>
            </w:pPr>
            <w:ins w:id="24389" w:author="xh" w:date="2026-10-19T14:14:21+08:00">
              <w:r>
                <w:rPr>
                  <w:rFonts w:ascii="Times New Roman" w:hAnsi="Times New Roman" w:eastAsia="宋体"/>
                  <w:b w:val="0"/>
                  <w:sz w:val="18"/>
                </w:rPr>
                <w:t>—</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90" w:author="xh" w:date="2026-10-19T14:14:21+08:00"/>
              </w:rPr>
            </w:pPr>
            <w:ins w:id="24391" w:author="xh" w:date="2026-10-19T14:14:21+08:00">
              <w:r>
                <w:rPr>
                  <w:rFonts w:ascii="Times New Roman" w:hAnsi="Times New Roman" w:eastAsia="宋体"/>
                  <w:b w:val="0"/>
                  <w:sz w:val="18"/>
                </w:rPr>
                <w:t>—</w:t>
              </w:r>
            </w:ins>
          </w:p>
        </w:tc>
      </w:tr>
      <w:tr>
        <w:trPr>
          <w:cantSplit/>
          <w:ins w:id="24293" w:author="xh" w:date="2026-10-19T14:14:2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92" w:author="xh" w:date="2026-10-19T14:14:21+08:00"/>
              </w:rPr>
            </w:pPr>
            <w:ins w:id="24393" w:author="xh" w:date="2026-10-19T14:14:21+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94" w:author="xh" w:date="2026-10-19T14:14:21+08:00"/>
              </w:rPr>
            </w:pPr>
            <w:ins w:id="24395" w:author="xh" w:date="2026-10-19T14:14:21+08:00">
              <w:r>
                <w:rPr>
                  <w:rFonts w:ascii="Times New Roman" w:hAnsi="Times New Roman" w:eastAsia="宋体"/>
                  <w:b w:val="0"/>
                  <w:sz w:val="18"/>
                </w:rPr>
                <w:t>2025</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96" w:author="xh" w:date="2026-10-19T14:14:21+08:00"/>
              </w:rPr>
            </w:pPr>
            <w:ins w:id="24397" w:author="xh" w:date="2026-10-19T14:14:21+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398" w:author="xh" w:date="2026-10-19T14:14:21+08:00"/>
              </w:rPr>
            </w:pPr>
            <w:ins w:id="24399" w:author="xh" w:date="2026-10-19T14:14:21+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400" w:author="xh" w:date="2026-10-19T14:14:21+08:00"/>
              </w:rPr>
            </w:pPr>
            <w:ins w:id="24401" w:author="xh" w:date="2026-10-19T14:14:2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402" w:author="xh" w:date="2026-10-19T14:14:21+08:00"/>
              </w:rPr>
            </w:pPr>
            <w:ins w:id="24403" w:author="xh" w:date="2026-10-19T14:14:2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404" w:author="xh" w:date="2026-10-19T14:14:21+08:00"/>
              </w:rPr>
            </w:pPr>
            <w:ins w:id="24405" w:author="xh" w:date="2026-10-19T14:14:2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406" w:author="xh" w:date="2026-10-19T14:14:21+08:00"/>
              </w:rPr>
            </w:pPr>
            <w:ins w:id="24407" w:author="xh" w:date="2026-10-19T14:14:21+08:00">
              <w:r>
                <w:rPr>
                  <w:rFonts w:ascii="Times New Roman" w:hAnsi="Times New Roman" w:eastAsia="宋体"/>
                  <w:b w:val="0"/>
                  <w:sz w:val="18"/>
                </w:rPr>
                <w:t>11.51</w:t>
              </w:r>
            </w:ins>
          </w:p>
        </w:tc>
      </w:tr>
      <w:tr>
        <w:trPr>
          <w:cantSplit/>
          <w:ins w:id="24294" w:author="xh" w:date="2026-10-19T14:14:21+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408" w:author="xh" w:date="2026-10-19T14:14:21+08:00"/>
              </w:rPr>
            </w:pPr>
            <w:ins w:id="24409" w:author="xh" w:date="2026-10-19T14:14:21+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410" w:author="xh" w:date="2026-10-19T14:14:21+08:00"/>
              </w:rPr>
            </w:pPr>
            <w:ins w:id="24411" w:author="xh" w:date="2026-10-19T14:14:21+08:00">
              <w:r>
                <w:rPr>
                  <w:rFonts w:ascii="Times New Roman" w:hAnsi="Times New Roman" w:eastAsia="宋体"/>
                  <w:b w:val="0"/>
                  <w:sz w:val="18"/>
                </w:rPr>
                <w:t>2030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412" w:author="xh" w:date="2026-10-19T14:14:21+08:00"/>
              </w:rPr>
            </w:pPr>
            <w:ins w:id="24413" w:author="xh" w:date="2026-10-19T14:14:21+08:00">
              <w:r>
                <w:rPr>
                  <w:rFonts w:ascii="Times New Roman" w:hAnsi="Times New Roman" w:eastAsia="宋体"/>
                  <w:b w:val="0"/>
                  <w:sz w:val="18"/>
                </w:rPr>
                <w:t>40.00+50.00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414" w:author="xh" w:date="2026-10-19T14:14:21+08:00"/>
              </w:rPr>
            </w:pPr>
            <w:ins w:id="24415" w:author="xh" w:date="2026-10-19T14:14:21+08:00">
              <w:r>
                <w:rPr>
                  <w:rFonts w:ascii="Times New Roman" w:hAnsi="Times New Roman" w:eastAsia="宋体"/>
                  <w:b w:val="0"/>
                  <w:sz w:val="18"/>
                </w:rPr>
                <w:t>90.00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416" w:author="xh" w:date="2026-10-19T14:14:21+08:00"/>
              </w:rPr>
            </w:pPr>
            <w:ins w:id="24417" w:author="xh" w:date="2026-10-19T14:14:2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418" w:author="xh" w:date="2026-10-19T14:14:21+08:00"/>
              </w:rPr>
            </w:pPr>
            <w:ins w:id="24419" w:author="xh" w:date="2026-10-19T14:14:2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420" w:author="xh" w:date="2026-10-19T14:14:21+08:00"/>
              </w:rPr>
            </w:pPr>
            <w:ins w:id="24421" w:author="xh" w:date="2026-10-19T14:14:21+08:00">
              <w:r>
                <w:rPr>
                  <w:rFonts w:ascii="Times New Roman" w:hAnsi="Times New Roman" w:eastAsia="宋体"/>
                  <w:b w:val="0"/>
                  <w:sz w:val="18"/>
                </w:rPr>
                <w:t>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422" w:author="xh" w:date="2026-10-19T14:14:21+08:00"/>
              </w:rPr>
            </w:pPr>
            <w:ins w:id="24423" w:author="xh" w:date="2026-10-19T14:14:21+08:00">
              <w:r>
                <w:rPr>
                  <w:rFonts w:ascii="Times New Roman" w:hAnsi="Times New Roman" w:eastAsia="宋体"/>
                  <w:b w:val="0"/>
                  <w:sz w:val="18"/>
                </w:rPr>
                <w:t>13.89</w:t>
              </w:r>
            </w:ins>
          </w:p>
        </w:tc>
      </w:tr>
      <w:tr>
        <w:trPr>
          <w:cantSplit/>
          <w:ins w:id="24295" w:author="xh" w:date="2026-10-19T14:14:21+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424" w:author="xh" w:date="2026-10-19T14:14:21+08:00"/>
              </w:rPr>
            </w:pPr>
            <w:ins w:id="24425" w:author="xh" w:date="2026-10-19T14:14:21+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426" w:author="xh" w:date="2026-10-19T14:14:21+08:00"/>
              </w:rPr>
            </w:pPr>
            <w:ins w:id="24427" w:author="xh" w:date="2026-10-19T14:14:21+08:00">
              <w:r>
                <w:rPr>
                  <w:rFonts w:ascii="Times New Roman" w:hAnsi="Times New Roman" w:eastAsia="宋体"/>
                  <w:b w:val="0"/>
                  <w:sz w:val="18"/>
                </w:rPr>
                <w:t>2035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428" w:author="xh" w:date="2026-10-19T14:14:21+08:00"/>
              </w:rPr>
            </w:pPr>
            <w:ins w:id="24429" w:author="xh" w:date="2026-10-19T14:14:21+08:00">
              <w:r>
                <w:rPr>
                  <w:rFonts w:ascii="Times New Roman" w:hAnsi="Times New Roman" w:eastAsia="宋体"/>
                  <w:b w:val="0"/>
                  <w:sz w:val="18"/>
                </w:rPr>
                <w:t>40.00+50.00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430" w:author="xh" w:date="2026-10-19T14:14:21+08:00"/>
              </w:rPr>
            </w:pPr>
            <w:ins w:id="24431" w:author="xh" w:date="2026-10-19T14:14:21+08:00">
              <w:r>
                <w:rPr>
                  <w:rFonts w:ascii="Times New Roman" w:hAnsi="Times New Roman" w:eastAsia="宋体"/>
                  <w:b w:val="0"/>
                  <w:sz w:val="18"/>
                </w:rPr>
                <w:t>90.00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432" w:author="xh" w:date="2026-10-19T14:14:21+08:00"/>
              </w:rPr>
            </w:pPr>
            <w:ins w:id="24433" w:author="xh" w:date="2026-10-19T14:14:21+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434" w:author="xh" w:date="2026-10-19T14:14:21+08:00"/>
              </w:rPr>
            </w:pPr>
            <w:ins w:id="24435" w:author="xh" w:date="2026-10-19T14:14:21+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436" w:author="xh" w:date="2026-10-19T14:14:21+08:00"/>
              </w:rPr>
            </w:pPr>
            <w:ins w:id="24437" w:author="xh" w:date="2026-10-19T14:14:21+08:00">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438" w:author="xh" w:date="2026-10-19T14:14:21+08:00"/>
              </w:rPr>
            </w:pPr>
            <w:ins w:id="24439" w:author="xh" w:date="2026-10-19T14:14:21+08:00">
              <w:r>
                <w:rPr>
                  <w:rFonts w:ascii="Times New Roman" w:hAnsi="Times New Roman" w:eastAsia="宋体"/>
                  <w:b w:val="0"/>
                  <w:sz w:val="18"/>
                </w:rPr>
                <w:t>16.75</w:t>
              </w:r>
            </w:ins>
          </w:p>
        </w:tc>
      </w:tr>
    </w:tbl>
    <w:p w14:paraId="3C4E166C">
      <w:pPr>
        <w:pStyle w:val="2"/>
        <w:widowControl/>
        <w:spacing w:before="0" w:after="0" w:line="348" w:lineRule="exact"/>
        <w:ind w:firstLine="480"/>
        <w:jc w:val="both"/>
      </w:pPr>
      <w:r>
        <w:rPr>
          <w:rFonts w:ascii="Times New Roman" w:hAnsi="Times New Roman" w:eastAsia="方正仿宋_GBK"/>
          <w:b w:val="0"/>
          <w:sz w:val="24"/>
        </w:rPr>
        <w:t xml:space="preserve">20</w:t>
      </w:r>
      <w:ins w:id="24440" w:author="xh" w:date="2026-10-19T14:15:01+08:00">
        <w:r>
          <w:rPr>
            <w:rFonts w:ascii="Times New Roman" w:hAnsi="Times New Roman" w:eastAsia="方正仿宋_GBK"/>
            <w:b w:val="0"/>
            <w:sz w:val="24"/>
          </w:rPr>
          <w:t xml:space="preserve">3</w:t>
        </w:r>
      </w:ins>
      <w:del w:id="24441" w:author="xh" w:date="2026-10-19T14:15:01+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ins w:id="24442" w:author="xh" w:date="2026-10-19T14:15:01+08:00">
        <w:r>
          <w:rPr>
            <w:rFonts w:ascii="Times New Roman" w:hAnsi="Times New Roman" w:eastAsia="方正仿宋_GBK"/>
            <w:b w:val="0"/>
            <w:sz w:val="24"/>
          </w:rPr>
          <w:t xml:space="preserve">最大单台主变N-1后，弹性方案剩余主变容量为40.00 MVA，按0.95功率因数折算为38.00 MW。储能</w:t>
        </w:r>
      </w:ins>
      <w:del w:id="24443" w:author="xh" w:date="2026-10-19T14:15:01+08:00">
        <w:r>
          <w:rPr>
            <w:rFonts w:ascii="Times New Roman" w:hAnsi="Times New Roman" w:eastAsia="方正仿宋_GBK"/>
            <w:b w:val="0"/>
            <w:sz w:val="24"/>
          </w:rPr>
          <w:delText xml:space="preserve">区域</w:delText>
        </w:r>
      </w:del>
      <w:r>
        <w:rPr>
          <w:rFonts w:ascii="Times New Roman" w:hAnsi="Times New Roman" w:eastAsia="方正仿宋_GBK"/>
          <w:b w:val="0"/>
          <w:sz w:val="24"/>
        </w:rPr>
        <w:t xml:space="preserve">正向</w:t>
      </w:r>
      <w:ins w:id="24444" w:author="xh" w:date="2026-10-19T14:15:01+08:00">
        <w:r>
          <w:rPr>
            <w:rFonts w:ascii="Times New Roman" w:hAnsi="Times New Roman" w:eastAsia="方正仿宋_GBK"/>
            <w:b w:val="0"/>
            <w:sz w:val="24"/>
          </w:rPr>
          <w:t xml:space="preserve">有效支撑功率为0.00 MW、反向有效吸收功率为0.00 MW。全年本站故障</w:t>
        </w:r>
      </w:ins>
      <w:del w:id="24445" w:author="xh" w:date="2026-10-19T14:15:01+08:00">
        <w:r>
          <w:rPr>
            <w:rFonts w:ascii="Times New Roman" w:hAnsi="Times New Roman" w:eastAsia="方正仿宋_GBK"/>
            <w:b w:val="0"/>
            <w:sz w:val="24"/>
          </w:rPr>
          <w:delText xml:space="preserve">峰值正常</w:delText>
        </w:r>
      </w:del>
      <w:r>
        <w:rPr>
          <w:rFonts w:ascii="Times New Roman" w:hAnsi="Times New Roman" w:eastAsia="方正仿宋_GBK"/>
          <w:b w:val="0"/>
          <w:sz w:val="24"/>
        </w:rPr>
        <w:t xml:space="preserve">工况</w:t>
      </w:r>
      <w:ins w:id="24446" w:author="xh" w:date="2026-10-19T14:15:01+08:00">
        <w:r>
          <w:rPr>
            <w:rFonts w:ascii="Times New Roman" w:hAnsi="Times New Roman" w:eastAsia="方正仿宋_GBK"/>
            <w:b w:val="0"/>
            <w:sz w:val="24"/>
          </w:rPr>
          <w:t xml:space="preserve">中最小余量为22.02 MW。该小时按采用的固定区段预案</w:t>
        </w:r>
      </w:ins>
      <w:del w:id="24447" w:author="xh" w:date="2026-10-19T14:15:01+08:00">
        <w:r>
          <w:rPr>
            <w:rFonts w:ascii="Times New Roman" w:hAnsi="Times New Roman" w:eastAsia="方正仿宋_GBK"/>
            <w:b w:val="0"/>
            <w:sz w:val="24"/>
          </w:rPr>
          <w:delText xml:space="preserve">下</w:delText>
        </w:r>
      </w:del>
      <w:r>
        <w:rPr>
          <w:rFonts w:ascii="Times New Roman" w:hAnsi="Times New Roman" w:eastAsia="方正仿宋_GBK"/>
          <w:b w:val="0"/>
          <w:sz w:val="24"/>
        </w:rPr>
        <w:t xml:space="preserve">，本站转出</w:t>
      </w:r>
      <w:ins w:id="24448" w:author="xh" w:date="2026-10-19T14:15:01+08:00">
        <w:r>
          <w:rPr>
            <w:rFonts w:ascii="Times New Roman" w:hAnsi="Times New Roman" w:eastAsia="方正仿宋_GBK"/>
            <w:b w:val="0"/>
            <w:sz w:val="24"/>
          </w:rPr>
          <w:t xml:space="preserve">7</w:t>
        </w:r>
      </w:ins>
      <w:del w:id="24449" w:author="xh" w:date="2026-10-19T14:15:01+08:00">
        <w:r>
          <w:rPr>
            <w:rFonts w:ascii="Times New Roman" w:hAnsi="Times New Roman" w:eastAsia="方正仿宋_GBK"/>
            <w:b w:val="0"/>
            <w:sz w:val="24"/>
          </w:rPr>
          <w:delText xml:space="preserve">0</w:delText>
        </w:r>
      </w:del>
      <w:r>
        <w:rPr>
          <w:rFonts w:ascii="Times New Roman" w:hAnsi="Times New Roman" w:eastAsia="方正仿宋_GBK"/>
          <w:b w:val="0"/>
          <w:sz w:val="24"/>
        </w:rPr>
        <w:t xml:space="preserve">.</w:t>
      </w:r>
      <w:ins w:id="24450" w:author="xh" w:date="2026-10-19T14:15:01+08:00">
        <w:r>
          <w:rPr>
            <w:rFonts w:ascii="Times New Roman" w:hAnsi="Times New Roman" w:eastAsia="方正仿宋_GBK"/>
            <w:b w:val="0"/>
            <w:sz w:val="24"/>
          </w:rPr>
          <w:t xml:space="preserve">99</w:t>
        </w:r>
      </w:ins>
      <w:del w:id="24451" w:author="xh" w:date="2026-10-19T14:15:01+08:00">
        <w:r>
          <w:rPr>
            <w:rFonts w:ascii="Times New Roman" w:hAnsi="Times New Roman" w:eastAsia="方正仿宋_GBK"/>
            <w:b w:val="0"/>
            <w:sz w:val="24"/>
          </w:rPr>
          <w:delText xml:space="preserve">00</w:delText>
        </w:r>
      </w:del>
      <w:r>
        <w:rPr>
          <w:rFonts w:ascii="Times New Roman" w:hAnsi="Times New Roman" w:eastAsia="方正仿宋_GBK"/>
          <w:b w:val="0"/>
          <w:sz w:val="24"/>
        </w:rPr>
        <w:t xml:space="preserve"> MW、承接0.00 MW，转接后净负荷为1</w:t>
      </w:r>
      <w:ins w:id="24452" w:author="xh" w:date="2026-10-19T14:15:01+08:00">
        <w:r>
          <w:rPr>
            <w:rFonts w:ascii="Times New Roman" w:hAnsi="Times New Roman" w:eastAsia="方正仿宋_GBK"/>
            <w:b w:val="0"/>
            <w:sz w:val="24"/>
          </w:rPr>
          <w:t xml:space="preserve">5</w:t>
        </w:r>
      </w:ins>
      <w:del w:id="24453" w:author="xh" w:date="2026-10-19T14:15:01+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w:t>
      </w:r>
      <w:ins w:id="24454" w:author="xh" w:date="2026-10-19T14:15:01+08:00">
        <w:r>
          <w:rPr>
            <w:rFonts w:ascii="Times New Roman" w:hAnsi="Times New Roman" w:eastAsia="方正仿宋_GBK"/>
            <w:b w:val="0"/>
            <w:sz w:val="24"/>
          </w:rPr>
          <w:t xml:space="preserve">9</w:t>
        </w:r>
      </w:ins>
      <w:del w:id="24455" w:author="xh" w:date="2026-10-19T14:15:01+08:00">
        <w:r>
          <w:rPr>
            <w:rFonts w:ascii="Times New Roman" w:hAnsi="Times New Roman" w:eastAsia="方正仿宋_GBK"/>
            <w:b w:val="0"/>
            <w:sz w:val="24"/>
          </w:rPr>
          <w:delText xml:space="preserve">51 MW，区域最低净负荷工况下为-4.</w:delText>
        </w:r>
      </w:del>
      <w:r>
        <w:rPr>
          <w:rFonts w:ascii="Times New Roman" w:hAnsi="Times New Roman" w:eastAsia="方正仿宋_GBK"/>
          <w:b w:val="0"/>
          <w:sz w:val="24"/>
        </w:rPr>
        <w:t xml:space="preserve">8</w:t>
      </w:r>
      <w:del w:id="24456" w:author="xh" w:date="2026-10-19T14:15:01+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 MW。</w:t>
      </w:r>
      <w:ins w:id="24457" w:author="xh" w:date="2026-10-19T14:15:01+08:00">
        <w:r>
          <w:rPr>
            <w:rFonts w:ascii="Times New Roman" w:hAnsi="Times New Roman" w:eastAsia="方正仿宋_GBK"/>
            <w:b w:val="0"/>
            <w:sz w:val="24"/>
          </w:rPr>
          <w:t xml:space="preserve">其中与大庙变之间的主要通道承担7.99 MW净功率转接，使用既有通道。</w:t>
        </w:r>
      </w:ins>
    </w:p>
    <w:p w14:paraId="00F8EF47">
      <w:pPr>
        <w:pStyle w:val="2"/>
        <w:widowControl/>
        <w:spacing w:before="0" w:after="0" w:line="348" w:lineRule="exact"/>
        <w:ind w:firstLine="480"/>
        <w:jc w:val="both"/>
      </w:pPr>
      <w:ins w:id="24458" w:author="xh" w:date="2026-10-19T14:15:40+08:00">
        <w:r>
          <w:rPr>
            <w:rFonts w:ascii="Times New Roman" w:hAnsi="Times New Roman" w:eastAsia="方正仿宋_GBK"/>
            <w:b w:val="0"/>
            <w:sz w:val="24"/>
          </w:rPr>
          <w:t xml:space="preserve">两方案本站</w:t>
        </w:r>
      </w:ins>
      <w:del w:id="24459" w:author="xh" w:date="2026-10-19T14:15:40+08:00">
        <w:r>
          <w:rPr>
            <w:rFonts w:ascii="Times New Roman" w:hAnsi="Times New Roman" w:eastAsia="方正仿宋_GBK"/>
            <w:b w:val="0"/>
            <w:sz w:val="24"/>
          </w:rPr>
          <w:delText xml:space="preserve">按</w:delText>
        </w:r>
      </w:del>
      <w:r>
        <w:rPr>
          <w:rFonts w:ascii="Times New Roman" w:hAnsi="Times New Roman" w:eastAsia="方正仿宋_GBK"/>
          <w:b w:val="0"/>
          <w:sz w:val="24"/>
        </w:rPr>
        <w:t xml:space="preserve">最</w:t>
      </w:r>
      <w:ins w:id="24460" w:author="xh" w:date="2026-10-19T14:15:40+08:00">
        <w:r>
          <w:rPr>
            <w:rFonts w:ascii="Times New Roman" w:hAnsi="Times New Roman" w:eastAsia="方正仿宋_GBK"/>
            <w:b w:val="0"/>
            <w:sz w:val="24"/>
          </w:rPr>
          <w:t xml:space="preserve">终</w:t>
        </w:r>
      </w:ins>
      <w:del w:id="24461" w:author="xh" w:date="2026-10-19T14:15:40+08:00">
        <w:r>
          <w:rPr>
            <w:rFonts w:ascii="Times New Roman" w:hAnsi="Times New Roman" w:eastAsia="方正仿宋_GBK"/>
            <w:b w:val="0"/>
            <w:sz w:val="24"/>
          </w:rPr>
          <w:delText xml:space="preserve">大单台</w:delText>
        </w:r>
      </w:del>
      <w:r>
        <w:rPr>
          <w:rFonts w:ascii="Times New Roman" w:hAnsi="Times New Roman" w:eastAsia="方正仿宋_GBK"/>
          <w:b w:val="0"/>
          <w:sz w:val="24"/>
        </w:rPr>
        <w:t xml:space="preserve">主变</w:t>
      </w:r>
      <w:ins w:id="24462" w:author="xh" w:date="2026-10-19T14:15:40+08:00">
        <w:r>
          <w:rPr>
            <w:rFonts w:ascii="Times New Roman" w:hAnsi="Times New Roman" w:eastAsia="方正仿宋_GBK"/>
            <w:b w:val="0"/>
            <w:sz w:val="24"/>
          </w:rPr>
          <w:t xml:space="preserve">和</w:t>
        </w:r>
      </w:ins>
      <w:del w:id="24463" w:author="xh" w:date="2026-10-19T14:15:40+08:00">
        <w:r>
          <w:rPr>
            <w:rFonts w:ascii="Times New Roman" w:hAnsi="Times New Roman" w:eastAsia="方正仿宋_GBK"/>
            <w:b w:val="0"/>
            <w:sz w:val="24"/>
          </w:rPr>
          <w:delText xml:space="preserve">N-1校核，本站剩余容量为40.00 MVA，两代表工况重新转供后的本站净负荷分别为11.51 MW、-4.81 MW，两方向最小容量余量为26.49 MW，正向</w:delText>
        </w:r>
      </w:del>
      <w:r>
        <w:rPr>
          <w:rFonts w:ascii="Times New Roman" w:hAnsi="Times New Roman" w:eastAsia="方正仿宋_GBK"/>
          <w:b w:val="0"/>
          <w:sz w:val="24"/>
        </w:rPr>
        <w:t xml:space="preserve">储能</w:t>
      </w:r>
      <w:ins w:id="24464" w:author="xh" w:date="2026-10-19T14:15:40+08:00">
        <w:r>
          <w:rPr>
            <w:rFonts w:ascii="Times New Roman" w:hAnsi="Times New Roman" w:eastAsia="方正仿宋_GBK"/>
            <w:b w:val="0"/>
            <w:sz w:val="24"/>
          </w:rPr>
          <w:t xml:space="preserve">规模相同，局部设备采用结果保持一致</w:t>
        </w:r>
      </w:ins>
      <w:del w:id="24465" w:author="xh" w:date="2026-10-19T14:15:40+08:00">
        <w:r>
          <w:rPr>
            <w:rFonts w:ascii="Times New Roman" w:hAnsi="Times New Roman" w:eastAsia="方正仿宋_GBK"/>
            <w:b w:val="0"/>
            <w:sz w:val="24"/>
          </w:rPr>
          <w:delText xml:space="preserve">有效支撑功率为0.00 MW</w:delText>
        </w:r>
      </w:del>
      <w:r>
        <w:rPr>
          <w:rFonts w:ascii="Times New Roman" w:hAnsi="Times New Roman" w:eastAsia="方正仿宋_GBK"/>
          <w:b w:val="0"/>
          <w:sz w:val="24"/>
        </w:rPr>
        <w:t xml:space="preserve">。</w:t>
      </w:r>
    </w:p>
    <w:p w14:paraId="534D761E">
      <w:pPr>
        <w:pStyle w:val="2"/>
        <w:widowControl/>
        <w:spacing w:before="0" w:after="0" w:line="348" w:lineRule="exact"/>
        <w:ind w:firstLine="480"/>
        <w:jc w:val="both"/>
      </w:pPr>
      <w:ins w:id="24466" w:author="xh" w:date="2026-10-19T14:16:20+08:00">
        <w:r>
          <w:rPr>
            <w:rFonts w:ascii="Times New Roman" w:hAnsi="Times New Roman" w:eastAsia="方正仿宋_GBK"/>
            <w:b w:val="0"/>
            <w:sz w:val="24"/>
          </w:rPr>
          <w:t xml:space="preserve">市区各站补强分散在不同</w:t>
        </w:r>
      </w:ins>
      <w:del w:id="24467" w:author="xh" w:date="2026-10-19T14:16:20+08:00">
        <w:r>
          <w:rPr>
            <w:rFonts w:ascii="Times New Roman" w:hAnsi="Times New Roman" w:eastAsia="方正仿宋_GBK"/>
            <w:b w:val="0"/>
            <w:sz w:val="24"/>
          </w:rPr>
          <w:delText xml:space="preserve">四</w:delText>
        </w:r>
      </w:del>
      <w:r>
        <w:rPr>
          <w:rFonts w:ascii="Times New Roman" w:hAnsi="Times New Roman" w:eastAsia="方正仿宋_GBK"/>
          <w:b w:val="0"/>
          <w:sz w:val="24"/>
        </w:rPr>
        <w:t xml:space="preserve">年</w:t>
      </w:r>
      <w:ins w:id="24468" w:author="xh" w:date="2026-10-19T14:16:20+08:00">
        <w:r>
          <w:rPr>
            <w:rFonts w:ascii="Times New Roman" w:hAnsi="Times New Roman" w:eastAsia="方正仿宋_GBK"/>
            <w:b w:val="0"/>
            <w:sz w:val="24"/>
          </w:rPr>
          <w:t xml:space="preserve">度。部分</w:t>
        </w:r>
      </w:ins>
      <w:del w:id="24469" w:author="xh" w:date="2026-10-19T14:16:20+08:00">
        <w:r>
          <w:rPr>
            <w:rFonts w:ascii="Times New Roman" w:hAnsi="Times New Roman" w:eastAsia="方正仿宋_GBK"/>
            <w:b w:val="0"/>
            <w:sz w:val="24"/>
          </w:rPr>
          <w:delText xml:space="preserve">校核截面中，本</w:delText>
        </w:r>
      </w:del>
      <w:r>
        <w:rPr>
          <w:rFonts w:ascii="Times New Roman" w:hAnsi="Times New Roman" w:eastAsia="方正仿宋_GBK"/>
          <w:b w:val="0"/>
          <w:sz w:val="24"/>
        </w:rPr>
        <w:t xml:space="preserve">站</w:t>
      </w:r>
      <w:ins w:id="24470" w:author="xh" w:date="2026-10-19T14:16:20+08:00">
        <w:r>
          <w:rPr>
            <w:rFonts w:ascii="Times New Roman" w:hAnsi="Times New Roman" w:eastAsia="方正仿宋_GBK"/>
            <w:b w:val="0"/>
            <w:sz w:val="24"/>
          </w:rPr>
          <w:t xml:space="preserve">通过更换</w:t>
        </w:r>
      </w:ins>
      <w:del w:id="24471" w:author="xh" w:date="2026-10-19T14:16:20+08:00">
        <w:r>
          <w:rPr>
            <w:rFonts w:ascii="Times New Roman" w:hAnsi="Times New Roman" w:eastAsia="方正仿宋_GBK"/>
            <w:b w:val="0"/>
            <w:sz w:val="24"/>
          </w:rPr>
          <w:delText xml:space="preserve">绝对功率最大的工况出现在2023年，转接前为16.61 MW，主要表现为正向受电需求，该年设备在最大单台</w:delText>
        </w:r>
      </w:del>
      <w:r>
        <w:rPr>
          <w:rFonts w:ascii="Times New Roman" w:hAnsi="Times New Roman" w:eastAsia="方正仿宋_GBK"/>
          <w:b w:val="0"/>
          <w:sz w:val="24"/>
        </w:rPr>
        <w:t xml:space="preserve">主变</w:t>
      </w:r>
      <w:ins w:id="24472" w:author="xh" w:date="2026-10-19T14:16:20+08:00">
        <w:r>
          <w:rPr>
            <w:rFonts w:ascii="Times New Roman" w:hAnsi="Times New Roman" w:eastAsia="方正仿宋_GBK"/>
            <w:b w:val="0"/>
            <w:sz w:val="24"/>
          </w:rPr>
          <w:t xml:space="preserve">承担本地增长，部分站新增第三台提高故障</w:t>
        </w:r>
      </w:ins>
      <w:del w:id="24473" w:author="xh" w:date="2026-10-19T14:16:20+08:00">
        <w:r>
          <w:rPr>
            <w:rFonts w:ascii="Times New Roman" w:hAnsi="Times New Roman" w:eastAsia="方正仿宋_GBK"/>
            <w:b w:val="0"/>
            <w:sz w:val="24"/>
          </w:rPr>
          <w:delText xml:space="preserve">N-1</w:delText>
        </w:r>
      </w:del>
      <w:r>
        <w:rPr>
          <w:rFonts w:ascii="Times New Roman" w:hAnsi="Times New Roman" w:eastAsia="方正仿宋_GBK"/>
          <w:b w:val="0"/>
          <w:sz w:val="24"/>
        </w:rPr>
        <w:t xml:space="preserve">后剩余容量</w:t>
      </w:r>
      <w:ins w:id="24474" w:author="xh" w:date="2026-10-19T14:16:20+08:00">
        <w:r>
          <w:rPr>
            <w:rFonts w:ascii="Times New Roman" w:hAnsi="Times New Roman" w:eastAsia="方正仿宋_GBK"/>
            <w:b w:val="0"/>
            <w:sz w:val="24"/>
          </w:rPr>
          <w:t xml:space="preserve">，其余站结合既有及新增联络承担邻站支援。2</w:t>
        </w:r>
      </w:ins>
      <w:del w:id="24475" w:author="xh" w:date="2026-10-19T14:16:20+08:00">
        <w:r>
          <w:rPr>
            <w:rFonts w:ascii="Times New Roman" w:hAnsi="Times New Roman" w:eastAsia="方正仿宋_GBK"/>
            <w:b w:val="0"/>
            <w:sz w:val="24"/>
          </w:rPr>
          <w:delText xml:space="preserve">为4</w:delText>
        </w:r>
      </w:del>
      <w:r>
        <w:rPr>
          <w:rFonts w:ascii="Times New Roman" w:hAnsi="Times New Roman" w:eastAsia="方正仿宋_GBK"/>
          <w:b w:val="0"/>
          <w:sz w:val="24"/>
        </w:rPr>
        <w:t xml:space="preserve">0</w:t>
      </w:r>
      <w:ins w:id="24476" w:author="xh" w:date="2026-10-19T14:16:20+08:00">
        <w:r>
          <w:rPr>
            <w:rFonts w:ascii="Times New Roman" w:hAnsi="Times New Roman" w:eastAsia="方正仿宋_GBK"/>
            <w:b w:val="0"/>
            <w:sz w:val="24"/>
          </w:rPr>
          <w:t xml:space="preserve">35年两类方案的</w:t>
        </w:r>
      </w:ins>
      <w:del w:id="24477" w:author="xh" w:date="2026-10-19T14:16:20+08:00">
        <w:r>
          <w:rPr>
            <w:rFonts w:ascii="Times New Roman" w:hAnsi="Times New Roman" w:eastAsia="方正仿宋_GBK"/>
            <w:b w:val="0"/>
            <w:sz w:val="24"/>
          </w:rPr>
          <w:delText xml:space="preserve">.00 MVA。该工况本站由</w:delText>
        </w:r>
      </w:del>
      <w:r>
        <w:rPr>
          <w:rFonts w:ascii="Times New Roman" w:hAnsi="Times New Roman" w:eastAsia="方正仿宋_GBK"/>
          <w:b w:val="0"/>
          <w:sz w:val="24"/>
        </w:rPr>
        <w:t xml:space="preserve">剩余</w:t>
      </w:r>
      <w:ins w:id="24478" w:author="xh" w:date="2026-10-19T14:16:20+08:00">
        <w:r>
          <w:rPr>
            <w:rFonts w:ascii="Times New Roman" w:hAnsi="Times New Roman" w:eastAsia="方正仿宋_GBK"/>
            <w:b w:val="0"/>
            <w:sz w:val="24"/>
          </w:rPr>
          <w:t xml:space="preserve">能力与配储规模分别列示，具体建设时点和任务由逐站表及原始采用预案回代分析</w:t>
        </w:r>
      </w:ins>
      <w:del w:id="24479" w:author="xh" w:date="2026-10-19T14:16:20+08:00">
        <w:r>
          <w:rPr>
            <w:rFonts w:ascii="Times New Roman" w:hAnsi="Times New Roman" w:eastAsia="方正仿宋_GBK"/>
            <w:b w:val="0"/>
            <w:sz w:val="24"/>
          </w:rPr>
          <w:delText xml:space="preserve">主变满足承载要求</w:delText>
        </w:r>
      </w:del>
      <w:r>
        <w:rPr>
          <w:rFonts w:ascii="Times New Roman" w:hAnsi="Times New Roman" w:eastAsia="方正仿宋_GBK"/>
          <w:b w:val="0"/>
          <w:sz w:val="24"/>
        </w:rPr>
        <w:t xml:space="preserve">。</w:t>
      </w:r>
    </w:p>
    <w:p w14:paraId="1D4FC3E1">
      <w:pPr>
        <w:pStyle w:val="2"/>
        <w:widowControl/>
        <w:spacing w:before="0" w:after="0" w:line="348" w:lineRule="exact"/>
        <w:ind w:firstLine="480"/>
        <w:jc w:val="both"/>
        <w:rPr>
          <w:del w:id="24480" w:author="xh" w:date="2026-10-19T14:16:59+08:00"/>
        </w:rPr>
      </w:pPr>
      <w:del w:id="24481" w:author="xh" w:date="2026-10-19T14:16:59+08:00">
        <w:r>
          <w:rPr>
            <w:rFonts w:ascii="Times New Roman" w:hAnsi="Times New Roman" w:eastAsia="方正仿宋_GBK"/>
            <w:b w:val="0"/>
            <w:sz w:val="24"/>
          </w:rPr>
          <w:delText>市区多数站点保留初始主变，弹性方案对翟山变的更换集中提高该站故障后剩余能力。区域总容量只增加23 MVA，但该站最大80 MVA主变停运后的剩余容量由40 MVA增至63 MVA，按0.95功率因数折算，增加21.85 MW有功能力。站内措施与已有联络共同承担局部高峰，图中其余站点的主变余量则构成网络支援的基础。逐站能力图与前述配置表配合，用于解释局部补强怎样形成地区方案差异。</w:delText>
        </w:r>
      </w:del>
    </w:p>
    <w:p w14:paraId="0D437B2F">
      <w:pPr>
        <w:pStyle w:val="2"/>
        <w:keepNext/>
        <w:spacing w:before="120" w:after="0" w:line="240" w:lineRule="auto"/>
        <w:ind w:left="0" w:leftChars="0" w:right="0" w:rightChars="0" w:firstLine="0" w:firstLineChars="0"/>
        <w:jc w:val="center"/>
        <w:rPr>
          <w:del w:id="24482" w:author="xh" w:date="2026-10-19T14:17:38+08:00"/>
        </w:rPr>
      </w:pPr>
      <w:del w:id="24483" w:author="xh" w:date="2026-10-19T14:17:38+08:00">
        <w:r>
          <w:drawing>
            <wp:inline distT="0" distB="0" distL="114300" distR="114300">
              <wp:extent cx="5120640" cy="4796155"/>
              <wp:effectExtent l="0" t="0" r="0" b="0"/>
              <wp:docPr id="6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pic:cNvPicPr>
                        <a:picLocks noChangeAspect="1" noChangeArrowheads="1"/>
                      </pic:cNvPicPr>
                    </pic:nvPicPr>
                    <pic:blipFill>
                      <a:blip r:embed="rId44"/>
                      <a:stretch>
                        <a:fillRect/>
                      </a:stretch>
                    </pic:blipFill>
                    <pic:spPr>
                      <a:xfrm>
                        <a:off x="0" y="0"/>
                        <a:ext cx="5120640" cy="4796416"/>
                      </a:xfrm>
                      <a:prstGeom prst="rect">
                        <a:avLst/>
                      </a:prstGeom>
                      <a:noFill/>
                      <a:ln w="9525">
                        <a:noFill/>
                      </a:ln>
                    </pic:spPr>
                  </pic:pic>
                </a:graphicData>
              </a:graphic>
            </wp:inline>
          </w:drawing>
        </w:r>
      </w:del>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ins w:id="24484" w:author="xh" w:date="2026-10-19T14:18:18+08:00"/>
        </w:rPr>
      </w:pPr>
      <w:ins w:id="24485" w:author="xh" w:date="2026-10-19T14:18:18+08:00">
        <w:r>
          <w:drawing>
            <wp:inline>
              <wp:extent cx="5120640" cy="4754880"/>
              <wp:effectExtent b="0" l="0" r="0" t="0"/>
              <wp:docPr descr="" title="" id="94" name="Picture"/>
              <a:graphic>
                <a:graphicData uri="http://schemas.openxmlformats.org/drawingml/2006/picture">
                  <pic:pic>
                    <pic:nvPicPr>
                      <pic:cNvPr descr="研究报告/02图表/当前版/city_station_n1.png" id="0" name="Picture"/>
                      <pic:cNvPicPr>
                        <a:picLocks noChangeArrowheads="1" noChangeAspect="1"/>
                      </pic:cNvPicPr>
                    </pic:nvPicPr>
                    <pic:blipFill>
                      <a:blip r:embed="rIdReportRevision12"/>
                      <a:stretch>
                        <a:fillRect/>
                      </a:stretch>
                    </pic:blipFill>
                    <pic:spPr bwMode="auto">
                      <a:xfrm>
                        <a:off x="0" y="0"/>
                        <a:ext cx="5120640" cy="4754880"/>
                      </a:xfrm>
                      <a:prstGeom prst="rect">
                        <a:avLst/>
                      </a:prstGeom>
                      <a:noFill/>
                      <a:ln w="9525">
                        <a:noFill/>
                        <a:headEnd/>
                        <a:tailEnd/>
                      </a:ln>
                    </pic:spPr>
                  </pic:pic>
                </a:graphicData>
              </a:graphic>
            </wp:inline>
          </w:drawing>
        </w:r>
      </w:ins>
    </w:p>
    <w:p w14:paraId="44A55CF7">
      <w:pPr>
        <w:pStyle w:val="2"/>
        <w:spacing w:before="60" w:after="120" w:line="280" w:lineRule="exact"/>
        <w:ind w:left="0" w:leftChars="0" w:right="0" w:rightChars="0" w:firstLine="0" w:firstLineChars="0" w:hanging="0" w:hangingChars="0" w:start="0" w:end="0" w:startChars="0" w:endChars="0"/>
        <w:jc w:val="center"/>
        <w:pPrChange w:id="28347" w:author="xh" w:date="2026-10-19T14:18:57+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 xml:space="preserve">图5-9 市区逐站初始与20</w:t>
      </w:r>
      <w:ins w:id="24486" w:author="xh" w:date="2026-10-19T14:18:57+08:00">
        <w:r>
          <w:rPr>
            <w:rFonts w:ascii="Times New Roman" w:hAnsi="Times New Roman" w:eastAsia="宋体"/>
            <w:b w:val="0"/>
            <w:sz w:val="21"/>
          </w:rPr>
          <w:t xml:space="preserve">3</w:t>
        </w:r>
      </w:ins>
      <w:del w:id="24487" w:author="xh" w:date="2026-10-19T14:18:57+08:00">
        <w:r>
          <w:rPr>
            <w:rFonts w:ascii="Times New Roman" w:hAnsi="Times New Roman" w:eastAsia="宋体"/>
            <w:b w:val="0"/>
            <w:sz w:val="21"/>
          </w:rPr>
          <w:delText xml:space="preserve">2</w:delText>
        </w:r>
      </w:del>
      <w:r>
        <w:rPr>
          <w:rFonts w:ascii="Times New Roman" w:hAnsi="Times New Roman" w:eastAsia="宋体"/>
          <w:b w:val="0"/>
          <w:sz w:val="21"/>
        </w:rPr>
        <w:t xml:space="preserve">5年方案的N-1剩余主变能力</w:t>
      </w:r>
    </w:p>
    <w:p w14:paraId="427E3A6E">
      <w:pPr>
        <w:pStyle w:val="5"/>
        <w:keepNext/>
        <w:numPr>
          <w:ilvl w:val="0"/>
          <w:numId w:val="0"/>
        </w:numPr>
        <w:spacing w:before="160" w:after="120" w:line="390" w:lineRule="exact"/>
        <w:ind w:firstLine="0"/>
      </w:pPr>
      <w:bookmarkStart w:id="248" w:name="年度设备配置与站间差异"/>
      <w:r>
        <w:rPr>
          <w:rFonts w:ascii="Times New Roman" w:hAnsi="Times New Roman" w:eastAsia="方正仿宋_GBK"/>
          <w:b/>
          <w:sz w:val="26"/>
        </w:rPr>
        <w:t>5.4.7 年度设备配置与站间差异</w:t>
      </w:r>
      <w:bookmarkEnd w:id="248"/>
    </w:p>
    <w:p w14:paraId="0CAE6D96">
      <w:pPr>
        <w:pStyle w:val="115"/>
        <w:widowControl/>
        <w:spacing w:before="0" w:after="0" w:line="348" w:lineRule="exact"/>
        <w:ind w:firstLine="480"/>
        <w:jc w:val="both"/>
      </w:pPr>
      <w:r>
        <w:rPr>
          <w:rFonts w:ascii="Times New Roman" w:hAnsi="Times New Roman" w:eastAsia="方正仿宋_GBK"/>
          <w:b w:val="0"/>
          <w:sz w:val="24"/>
        </w:rPr>
        <w:t>区域总容量可以由更换较大主变、增加主变台数或两者结合形成。总容量相近的站，在最大单台主变N-1后的剩余容量也可能不同，因此需要同时列示设备组合与配储地点。</w:t>
      </w:r>
    </w:p>
    <w:p w14:paraId="6BE68585">
      <w:pPr>
        <w:pStyle w:val="2"/>
        <w:keepNext/>
        <w:spacing w:before="120" w:after="80" w:line="280" w:lineRule="exact"/>
        <w:ind w:firstLine="0"/>
        <w:jc w:val="center"/>
      </w:pPr>
      <w:r>
        <w:rPr>
          <w:rFonts w:ascii="Times New Roman" w:hAnsi="Times New Roman" w:eastAsia="宋体"/>
          <w:b w:val="0"/>
          <w:sz w:val="21"/>
        </w:rPr>
        <w:t xml:space="preserve">表5-59 20</w:t>
      </w:r>
      <w:ins w:id="24488" w:author="xh" w:date="2026-10-19T14:19:37+08:00">
        <w:r>
          <w:rPr>
            <w:rFonts w:ascii="Times New Roman" w:hAnsi="Times New Roman" w:eastAsia="宋体"/>
            <w:b w:val="0"/>
            <w:sz w:val="21"/>
          </w:rPr>
          <w:t xml:space="preserve">3</w:t>
        </w:r>
      </w:ins>
      <w:del w:id="24489" w:author="xh" w:date="2026-10-19T14:19:37+08:00">
        <w:r>
          <w:rPr>
            <w:rFonts w:ascii="Times New Roman" w:hAnsi="Times New Roman" w:eastAsia="宋体"/>
            <w:b w:val="0"/>
            <w:sz w:val="21"/>
          </w:rPr>
          <w:delText xml:space="preserve">2</w:delText>
        </w:r>
      </w:del>
      <w:r>
        <w:rPr>
          <w:rFonts w:ascii="Times New Roman" w:hAnsi="Times New Roman" w:eastAsia="宋体"/>
          <w:b w:val="0"/>
          <w:sz w:val="21"/>
        </w:rPr>
        <w:t xml:space="preserve">5年站级展示范围内主变台数与配储站数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975A2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24490" w:author="xh" w:date="2026-10-19T14:20:16+08:00"/>
        </w:trPr>
        <w:tc>
          <w:tcPr>
            <w:tcW w:w="1039" w:type="dxa"/>
            <w:tcMar>
              <w:left w:w="70" w:type="dxa"/>
              <w:right w:w="70" w:type="dxa"/>
            </w:tcMar>
            <w:vAlign w:val="center"/>
          </w:tcPr>
          <w:p w14:paraId="6AA2D42E">
            <w:pPr>
              <w:keepNext/>
              <w:spacing w:before="20" w:after="20" w:line="260" w:lineRule="exact"/>
              <w:ind w:left="0" w:leftChars="0" w:right="0" w:rightChars="0" w:firstLine="0" w:firstLineChars="0"/>
              <w:jc w:val="center"/>
              <w:rPr>
                <w:del w:id="24495" w:author="xh" w:date="2026-10-19T14:20:16+08:00"/>
              </w:rPr>
            </w:pPr>
            <w:del w:id="24496" w:author="xh" w:date="2026-10-19T14:20:16+08:00">
              <w:r>
                <w:rPr>
                  <w:rFonts w:ascii="Times New Roman" w:hAnsi="Times New Roman" w:eastAsia="宋体"/>
                  <w:b/>
                  <w:sz w:val="18"/>
                </w:rPr>
                <w:delText>地区</w:delText>
              </w:r>
            </w:del>
          </w:p>
        </w:tc>
        <w:tc>
          <w:tcPr>
            <w:tcW w:w="1039" w:type="dxa"/>
            <w:tcMar>
              <w:left w:w="70" w:type="dxa"/>
              <w:right w:w="70" w:type="dxa"/>
            </w:tcMar>
            <w:vAlign w:val="center"/>
          </w:tcPr>
          <w:p w14:paraId="77781A07">
            <w:pPr>
              <w:keepNext/>
              <w:spacing w:before="20" w:after="20" w:line="260" w:lineRule="exact"/>
              <w:ind w:left="0" w:leftChars="0" w:right="0" w:rightChars="0" w:firstLine="0" w:firstLineChars="0"/>
              <w:jc w:val="center"/>
              <w:rPr>
                <w:del w:id="24497" w:author="xh" w:date="2026-10-19T14:20:16+08:00"/>
              </w:rPr>
            </w:pPr>
            <w:del w:id="24498" w:author="xh" w:date="2026-10-19T14:20:16+08:00">
              <w:r>
                <w:rPr>
                  <w:rFonts w:ascii="Times New Roman" w:hAnsi="Times New Roman" w:eastAsia="宋体"/>
                  <w:b/>
                  <w:sz w:val="18"/>
                </w:rPr>
                <w:delText>方案</w:delText>
              </w:r>
            </w:del>
          </w:p>
        </w:tc>
        <w:tc>
          <w:tcPr>
            <w:tcW w:w="1039" w:type="dxa"/>
            <w:tcMar>
              <w:left w:w="70" w:type="dxa"/>
              <w:right w:w="70" w:type="dxa"/>
            </w:tcMar>
            <w:vAlign w:val="center"/>
          </w:tcPr>
          <w:p w14:paraId="08C126E1">
            <w:pPr>
              <w:keepNext/>
              <w:spacing w:before="20" w:after="20" w:line="260" w:lineRule="exact"/>
              <w:ind w:left="0" w:leftChars="0" w:right="0" w:rightChars="0" w:firstLine="0" w:firstLineChars="0"/>
              <w:jc w:val="center"/>
              <w:rPr>
                <w:del w:id="24499" w:author="xh" w:date="2026-10-19T14:20:16+08:00"/>
              </w:rPr>
            </w:pPr>
            <w:del w:id="24500" w:author="xh" w:date="2026-10-19T14:20:16+08:00">
              <w:r>
                <w:rPr>
                  <w:rFonts w:ascii="Times New Roman" w:hAnsi="Times New Roman" w:eastAsia="宋体"/>
                  <w:b/>
                  <w:sz w:val="18"/>
                </w:rPr>
                <w:delText>站数</w:delText>
              </w:r>
            </w:del>
          </w:p>
        </w:tc>
        <w:tc>
          <w:tcPr>
            <w:tcW w:w="1039" w:type="dxa"/>
            <w:tcMar>
              <w:left w:w="70" w:type="dxa"/>
              <w:right w:w="70" w:type="dxa"/>
            </w:tcMar>
            <w:vAlign w:val="center"/>
          </w:tcPr>
          <w:p w14:paraId="3632E8A8">
            <w:pPr>
              <w:keepNext/>
              <w:spacing w:before="20" w:after="20" w:line="260" w:lineRule="exact"/>
              <w:ind w:left="0" w:leftChars="0" w:right="0" w:rightChars="0" w:firstLine="0" w:firstLineChars="0"/>
              <w:jc w:val="center"/>
              <w:rPr>
                <w:del w:id="24501" w:author="xh" w:date="2026-10-19T14:20:16+08:00"/>
              </w:rPr>
            </w:pPr>
            <w:del w:id="24502" w:author="xh" w:date="2026-10-19T14:20:16+08:00">
              <w:r>
                <w:rPr>
                  <w:rFonts w:ascii="Times New Roman" w:hAnsi="Times New Roman" w:eastAsia="宋体"/>
                  <w:b/>
                  <w:sz w:val="18"/>
                </w:rPr>
                <w:delText>两台主变站数</w:delText>
              </w:r>
            </w:del>
          </w:p>
        </w:tc>
        <w:tc>
          <w:tcPr>
            <w:tcW w:w="1039" w:type="dxa"/>
            <w:tcMar>
              <w:left w:w="70" w:type="dxa"/>
              <w:right w:w="70" w:type="dxa"/>
            </w:tcMar>
            <w:vAlign w:val="center"/>
          </w:tcPr>
          <w:p w14:paraId="7D8AB6E8">
            <w:pPr>
              <w:keepNext/>
              <w:spacing w:before="20" w:after="20" w:line="260" w:lineRule="exact"/>
              <w:ind w:left="0" w:leftChars="0" w:right="0" w:rightChars="0" w:firstLine="0" w:firstLineChars="0"/>
              <w:jc w:val="center"/>
              <w:rPr>
                <w:del w:id="24503" w:author="xh" w:date="2026-10-19T14:20:16+08:00"/>
              </w:rPr>
            </w:pPr>
            <w:del w:id="24504" w:author="xh" w:date="2026-10-19T14:20:16+08:00">
              <w:r>
                <w:rPr>
                  <w:rFonts w:ascii="Times New Roman" w:hAnsi="Times New Roman" w:eastAsia="宋体"/>
                  <w:b/>
                  <w:sz w:val="18"/>
                </w:rPr>
                <w:delText>三台主变站数</w:delText>
              </w:r>
            </w:del>
          </w:p>
        </w:tc>
        <w:tc>
          <w:tcPr>
            <w:tcW w:w="1039" w:type="dxa"/>
            <w:tcMar>
              <w:left w:w="70" w:type="dxa"/>
              <w:right w:w="70" w:type="dxa"/>
            </w:tcMar>
            <w:vAlign w:val="center"/>
          </w:tcPr>
          <w:p w14:paraId="50044C62">
            <w:pPr>
              <w:keepNext/>
              <w:spacing w:before="20" w:after="20" w:line="260" w:lineRule="exact"/>
              <w:ind w:left="0" w:leftChars="0" w:right="0" w:rightChars="0" w:firstLine="0" w:firstLineChars="0"/>
              <w:jc w:val="center"/>
              <w:rPr>
                <w:del w:id="24505" w:author="xh" w:date="2026-10-19T14:20:16+08:00"/>
              </w:rPr>
            </w:pPr>
            <w:del w:id="24506" w:author="xh" w:date="2026-10-19T14:20:16+08:00">
              <w:r>
                <w:rPr>
                  <w:rFonts w:ascii="Times New Roman" w:hAnsi="Times New Roman" w:eastAsia="宋体"/>
                  <w:b/>
                  <w:sz w:val="18"/>
                </w:rPr>
                <w:delText>三台主变站占比</w:delText>
              </w:r>
            </w:del>
          </w:p>
        </w:tc>
        <w:tc>
          <w:tcPr>
            <w:tcW w:w="1039" w:type="dxa"/>
            <w:tcMar>
              <w:left w:w="70" w:type="dxa"/>
              <w:right w:w="70" w:type="dxa"/>
            </w:tcMar>
            <w:vAlign w:val="center"/>
          </w:tcPr>
          <w:p w14:paraId="67B6CD53">
            <w:pPr>
              <w:keepNext/>
              <w:spacing w:before="20" w:after="20" w:line="260" w:lineRule="exact"/>
              <w:ind w:left="0" w:leftChars="0" w:right="0" w:rightChars="0" w:firstLine="0" w:firstLineChars="0"/>
              <w:jc w:val="center"/>
              <w:rPr>
                <w:del w:id="24507" w:author="xh" w:date="2026-10-19T14:20:16+08:00"/>
              </w:rPr>
            </w:pPr>
            <w:del w:id="24508" w:author="xh" w:date="2026-10-19T14:20:16+08:00">
              <w:r>
                <w:rPr>
                  <w:rFonts w:ascii="Times New Roman" w:hAnsi="Times New Roman" w:eastAsia="宋体"/>
                  <w:b/>
                  <w:sz w:val="18"/>
                </w:rPr>
                <w:delText>配储站数</w:delText>
              </w:r>
            </w:del>
          </w:p>
        </w:tc>
        <w:tc>
          <w:tcPr>
            <w:tcW w:w="1039" w:type="dxa"/>
            <w:tcMar>
              <w:left w:w="70" w:type="dxa"/>
              <w:right w:w="70" w:type="dxa"/>
            </w:tcMar>
            <w:vAlign w:val="center"/>
          </w:tcPr>
          <w:p w14:paraId="7812831F">
            <w:pPr>
              <w:keepNext/>
              <w:spacing w:before="20" w:after="20" w:line="260" w:lineRule="exact"/>
              <w:ind w:left="0" w:leftChars="0" w:right="0" w:rightChars="0" w:firstLine="0" w:firstLineChars="0"/>
              <w:jc w:val="center"/>
              <w:rPr>
                <w:del w:id="24509" w:author="xh" w:date="2026-10-19T14:20:16+08:00"/>
              </w:rPr>
            </w:pPr>
            <w:del w:id="24510" w:author="xh" w:date="2026-10-19T14:20:16+08:00">
              <w:r>
                <w:rPr>
                  <w:rFonts w:ascii="Times New Roman" w:hAnsi="Times New Roman" w:eastAsia="宋体"/>
                  <w:b/>
                  <w:sz w:val="18"/>
                </w:rPr>
                <w:delText>储能额定功率/MW</w:delText>
              </w:r>
            </w:del>
          </w:p>
        </w:tc>
      </w:tr>
      <w:tr w14:paraId="0EA961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491" w:author="xh" w:date="2026-10-19T14:20:16+08:00"/>
        </w:trPr>
        <w:tc>
          <w:tcPr>
            <w:tcW w:w="1039" w:type="dxa"/>
            <w:tcMar>
              <w:left w:w="70" w:type="dxa"/>
              <w:right w:w="70" w:type="dxa"/>
            </w:tcMar>
            <w:vAlign w:val="center"/>
          </w:tcPr>
          <w:p w14:paraId="4BBCA4E5">
            <w:pPr>
              <w:keepNext/>
              <w:spacing w:before="20" w:after="20" w:line="260" w:lineRule="exact"/>
              <w:ind w:left="0" w:leftChars="0" w:right="0" w:rightChars="0" w:firstLine="0" w:firstLineChars="0"/>
              <w:jc w:val="center"/>
              <w:rPr>
                <w:del w:id="24511" w:author="xh" w:date="2026-10-19T14:20:16+08:00"/>
              </w:rPr>
            </w:pPr>
            <w:del w:id="24512" w:author="xh" w:date="2026-10-19T14:20:16+08:00">
              <w:r>
                <w:rPr>
                  <w:rFonts w:ascii="Times New Roman" w:hAnsi="Times New Roman" w:eastAsia="宋体"/>
                  <w:b w:val="0"/>
                  <w:sz w:val="18"/>
                </w:rPr>
                <w:delText>邳州</w:delText>
              </w:r>
            </w:del>
          </w:p>
        </w:tc>
        <w:tc>
          <w:tcPr>
            <w:tcW w:w="1039" w:type="dxa"/>
            <w:tcMar>
              <w:left w:w="70" w:type="dxa"/>
              <w:right w:w="70" w:type="dxa"/>
            </w:tcMar>
            <w:vAlign w:val="center"/>
          </w:tcPr>
          <w:p w14:paraId="42E5DB6B">
            <w:pPr>
              <w:keepNext/>
              <w:spacing w:before="20" w:after="20" w:line="260" w:lineRule="exact"/>
              <w:ind w:left="0" w:leftChars="0" w:right="0" w:rightChars="0" w:firstLine="0" w:firstLineChars="0"/>
              <w:jc w:val="center"/>
              <w:rPr>
                <w:del w:id="24513" w:author="xh" w:date="2026-10-19T14:20:16+08:00"/>
              </w:rPr>
            </w:pPr>
            <w:del w:id="24514" w:author="xh" w:date="2026-10-19T14:20:16+08:00">
              <w:r>
                <w:rPr>
                  <w:rFonts w:ascii="Times New Roman" w:hAnsi="Times New Roman" w:eastAsia="宋体"/>
                  <w:b w:val="0"/>
                  <w:sz w:val="18"/>
                </w:rPr>
                <w:delText>刚性</w:delText>
              </w:r>
            </w:del>
          </w:p>
        </w:tc>
        <w:tc>
          <w:tcPr>
            <w:tcW w:w="1039" w:type="dxa"/>
            <w:tcMar>
              <w:left w:w="70" w:type="dxa"/>
              <w:right w:w="70" w:type="dxa"/>
            </w:tcMar>
            <w:vAlign w:val="center"/>
          </w:tcPr>
          <w:p w14:paraId="5F364435">
            <w:pPr>
              <w:keepNext/>
              <w:spacing w:before="20" w:after="20" w:line="260" w:lineRule="exact"/>
              <w:ind w:left="0" w:leftChars="0" w:right="0" w:rightChars="0" w:firstLine="0" w:firstLineChars="0"/>
              <w:jc w:val="center"/>
              <w:rPr>
                <w:del w:id="24515" w:author="xh" w:date="2026-10-19T14:20:16+08:00"/>
              </w:rPr>
            </w:pPr>
            <w:del w:id="24516" w:author="xh" w:date="2026-10-19T14:20:16+08:00">
              <w:r>
                <w:rPr>
                  <w:rFonts w:ascii="Times New Roman" w:hAnsi="Times New Roman" w:eastAsia="宋体"/>
                  <w:b w:val="0"/>
                  <w:sz w:val="18"/>
                </w:rPr>
                <w:delText>20</w:delText>
              </w:r>
            </w:del>
          </w:p>
        </w:tc>
        <w:tc>
          <w:tcPr>
            <w:tcW w:w="1039" w:type="dxa"/>
            <w:tcMar>
              <w:left w:w="70" w:type="dxa"/>
              <w:right w:w="70" w:type="dxa"/>
            </w:tcMar>
            <w:vAlign w:val="center"/>
          </w:tcPr>
          <w:p w14:paraId="6299D4CC">
            <w:pPr>
              <w:keepNext/>
              <w:spacing w:before="20" w:after="20" w:line="260" w:lineRule="exact"/>
              <w:ind w:left="0" w:leftChars="0" w:right="0" w:rightChars="0" w:firstLine="0" w:firstLineChars="0"/>
              <w:jc w:val="center"/>
              <w:rPr>
                <w:del w:id="24517" w:author="xh" w:date="2026-10-19T14:20:16+08:00"/>
              </w:rPr>
            </w:pPr>
            <w:del w:id="24518" w:author="xh" w:date="2026-10-19T14:20:16+08:00">
              <w:r>
                <w:rPr>
                  <w:rFonts w:ascii="Times New Roman" w:hAnsi="Times New Roman" w:eastAsia="宋体"/>
                  <w:b w:val="0"/>
                  <w:sz w:val="18"/>
                </w:rPr>
                <w:delText>19</w:delText>
              </w:r>
            </w:del>
          </w:p>
        </w:tc>
        <w:tc>
          <w:tcPr>
            <w:tcW w:w="1039" w:type="dxa"/>
            <w:tcMar>
              <w:left w:w="70" w:type="dxa"/>
              <w:right w:w="70" w:type="dxa"/>
            </w:tcMar>
            <w:vAlign w:val="center"/>
          </w:tcPr>
          <w:p w14:paraId="2BBE01E5">
            <w:pPr>
              <w:keepNext/>
              <w:spacing w:before="20" w:after="20" w:line="260" w:lineRule="exact"/>
              <w:ind w:left="0" w:leftChars="0" w:right="0" w:rightChars="0" w:firstLine="0" w:firstLineChars="0"/>
              <w:jc w:val="center"/>
              <w:rPr>
                <w:del w:id="24519" w:author="xh" w:date="2026-10-19T14:20:16+08:00"/>
              </w:rPr>
            </w:pPr>
            <w:del w:id="24520" w:author="xh" w:date="2026-10-19T14:20:16+08:00">
              <w:r>
                <w:rPr>
                  <w:rFonts w:ascii="Times New Roman" w:hAnsi="Times New Roman" w:eastAsia="宋体"/>
                  <w:b w:val="0"/>
                  <w:sz w:val="18"/>
                </w:rPr>
                <w:delText>1</w:delText>
              </w:r>
            </w:del>
          </w:p>
        </w:tc>
        <w:tc>
          <w:tcPr>
            <w:tcW w:w="1039" w:type="dxa"/>
            <w:tcMar>
              <w:left w:w="70" w:type="dxa"/>
              <w:right w:w="70" w:type="dxa"/>
            </w:tcMar>
            <w:vAlign w:val="center"/>
          </w:tcPr>
          <w:p w14:paraId="1B755F6C">
            <w:pPr>
              <w:keepNext/>
              <w:spacing w:before="20" w:after="20" w:line="260" w:lineRule="exact"/>
              <w:ind w:left="0" w:leftChars="0" w:right="0" w:rightChars="0" w:firstLine="0" w:firstLineChars="0"/>
              <w:jc w:val="center"/>
              <w:rPr>
                <w:del w:id="24521" w:author="xh" w:date="2026-10-19T14:20:16+08:00"/>
              </w:rPr>
            </w:pPr>
            <w:del w:id="24522" w:author="xh" w:date="2026-10-19T14:20:16+08:00">
              <w:r>
                <w:rPr>
                  <w:rFonts w:ascii="Times New Roman" w:hAnsi="Times New Roman" w:eastAsia="宋体"/>
                  <w:b w:val="0"/>
                  <w:sz w:val="18"/>
                </w:rPr>
                <w:delText>5%</w:delText>
              </w:r>
            </w:del>
          </w:p>
        </w:tc>
        <w:tc>
          <w:tcPr>
            <w:tcW w:w="1039" w:type="dxa"/>
            <w:tcMar>
              <w:left w:w="70" w:type="dxa"/>
              <w:right w:w="70" w:type="dxa"/>
            </w:tcMar>
            <w:vAlign w:val="center"/>
          </w:tcPr>
          <w:p w14:paraId="297C3B8B">
            <w:pPr>
              <w:keepNext/>
              <w:spacing w:before="20" w:after="20" w:line="260" w:lineRule="exact"/>
              <w:ind w:left="0" w:leftChars="0" w:right="0" w:rightChars="0" w:firstLine="0" w:firstLineChars="0"/>
              <w:jc w:val="center"/>
              <w:rPr>
                <w:del w:id="24523" w:author="xh" w:date="2026-10-19T14:20:16+08:00"/>
              </w:rPr>
            </w:pPr>
            <w:del w:id="24524" w:author="xh" w:date="2026-10-19T14:20:16+08:00">
              <w:r>
                <w:rPr>
                  <w:rFonts w:ascii="Times New Roman" w:hAnsi="Times New Roman" w:eastAsia="宋体"/>
                  <w:b w:val="0"/>
                  <w:sz w:val="18"/>
                </w:rPr>
                <w:delText>5</w:delText>
              </w:r>
            </w:del>
          </w:p>
        </w:tc>
        <w:tc>
          <w:tcPr>
            <w:tcW w:w="1039" w:type="dxa"/>
            <w:tcMar>
              <w:left w:w="70" w:type="dxa"/>
              <w:right w:w="70" w:type="dxa"/>
            </w:tcMar>
            <w:vAlign w:val="center"/>
          </w:tcPr>
          <w:p w14:paraId="684B7BAC">
            <w:pPr>
              <w:keepNext/>
              <w:spacing w:before="20" w:after="20" w:line="260" w:lineRule="exact"/>
              <w:ind w:left="0" w:leftChars="0" w:right="0" w:rightChars="0" w:firstLine="0" w:firstLineChars="0"/>
              <w:jc w:val="center"/>
              <w:rPr>
                <w:del w:id="24525" w:author="xh" w:date="2026-10-19T14:20:16+08:00"/>
              </w:rPr>
            </w:pPr>
            <w:del w:id="24526" w:author="xh" w:date="2026-10-19T14:20:16+08:00">
              <w:r>
                <w:rPr>
                  <w:rFonts w:ascii="Times New Roman" w:hAnsi="Times New Roman" w:eastAsia="宋体"/>
                  <w:b w:val="0"/>
                  <w:sz w:val="18"/>
                </w:rPr>
                <w:delText>22.30</w:delText>
              </w:r>
            </w:del>
          </w:p>
        </w:tc>
      </w:tr>
      <w:tr w14:paraId="50F458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492" w:author="xh" w:date="2026-10-19T14:20:16+08:00"/>
        </w:trPr>
        <w:tc>
          <w:tcPr>
            <w:tcW w:w="1039" w:type="dxa"/>
            <w:tcMar>
              <w:left w:w="70" w:type="dxa"/>
              <w:right w:w="70" w:type="dxa"/>
            </w:tcMar>
            <w:vAlign w:val="center"/>
          </w:tcPr>
          <w:p w14:paraId="30A84DD1">
            <w:pPr>
              <w:keepNext/>
              <w:spacing w:before="20" w:after="20" w:line="260" w:lineRule="exact"/>
              <w:ind w:left="0" w:leftChars="0" w:right="0" w:rightChars="0" w:firstLine="0" w:firstLineChars="0"/>
              <w:jc w:val="center"/>
              <w:rPr>
                <w:del w:id="24527" w:author="xh" w:date="2026-10-19T14:20:16+08:00"/>
              </w:rPr>
            </w:pPr>
            <w:del w:id="24528" w:author="xh" w:date="2026-10-19T14:20:16+08:00">
              <w:r>
                <w:rPr>
                  <w:rFonts w:ascii="Times New Roman" w:hAnsi="Times New Roman" w:eastAsia="宋体"/>
                  <w:b w:val="0"/>
                  <w:sz w:val="18"/>
                </w:rPr>
                <w:delText>邳州</w:delText>
              </w:r>
            </w:del>
          </w:p>
        </w:tc>
        <w:tc>
          <w:tcPr>
            <w:tcW w:w="1039" w:type="dxa"/>
            <w:tcMar>
              <w:left w:w="70" w:type="dxa"/>
              <w:right w:w="70" w:type="dxa"/>
            </w:tcMar>
            <w:vAlign w:val="center"/>
          </w:tcPr>
          <w:p w14:paraId="3FDF09F0">
            <w:pPr>
              <w:keepNext/>
              <w:spacing w:before="20" w:after="20" w:line="260" w:lineRule="exact"/>
              <w:ind w:left="0" w:leftChars="0" w:right="0" w:rightChars="0" w:firstLine="0" w:firstLineChars="0"/>
              <w:jc w:val="center"/>
              <w:rPr>
                <w:del w:id="24529" w:author="xh" w:date="2026-10-19T14:20:16+08:00"/>
              </w:rPr>
            </w:pPr>
            <w:del w:id="24530" w:author="xh" w:date="2026-10-19T14:20:16+08:00">
              <w:r>
                <w:rPr>
                  <w:rFonts w:ascii="Times New Roman" w:hAnsi="Times New Roman" w:eastAsia="宋体"/>
                  <w:b w:val="0"/>
                  <w:sz w:val="18"/>
                </w:rPr>
                <w:delText>弹性</w:delText>
              </w:r>
            </w:del>
          </w:p>
        </w:tc>
        <w:tc>
          <w:tcPr>
            <w:tcW w:w="1039" w:type="dxa"/>
            <w:tcMar>
              <w:left w:w="70" w:type="dxa"/>
              <w:right w:w="70" w:type="dxa"/>
            </w:tcMar>
            <w:vAlign w:val="center"/>
          </w:tcPr>
          <w:p w14:paraId="2FA9EBC4">
            <w:pPr>
              <w:keepNext/>
              <w:spacing w:before="20" w:after="20" w:line="260" w:lineRule="exact"/>
              <w:ind w:left="0" w:leftChars="0" w:right="0" w:rightChars="0" w:firstLine="0" w:firstLineChars="0"/>
              <w:jc w:val="center"/>
              <w:rPr>
                <w:del w:id="24531" w:author="xh" w:date="2026-10-19T14:20:16+08:00"/>
              </w:rPr>
            </w:pPr>
            <w:del w:id="24532" w:author="xh" w:date="2026-10-19T14:20:16+08:00">
              <w:r>
                <w:rPr>
                  <w:rFonts w:ascii="Times New Roman" w:hAnsi="Times New Roman" w:eastAsia="宋体"/>
                  <w:b w:val="0"/>
                  <w:sz w:val="18"/>
                </w:rPr>
                <w:delText>20</w:delText>
              </w:r>
            </w:del>
          </w:p>
        </w:tc>
        <w:tc>
          <w:tcPr>
            <w:tcW w:w="1039" w:type="dxa"/>
            <w:tcMar>
              <w:left w:w="70" w:type="dxa"/>
              <w:right w:w="70" w:type="dxa"/>
            </w:tcMar>
            <w:vAlign w:val="center"/>
          </w:tcPr>
          <w:p w14:paraId="6B60942C">
            <w:pPr>
              <w:keepNext/>
              <w:spacing w:before="20" w:after="20" w:line="260" w:lineRule="exact"/>
              <w:ind w:left="0" w:leftChars="0" w:right="0" w:rightChars="0" w:firstLine="0" w:firstLineChars="0"/>
              <w:jc w:val="center"/>
              <w:rPr>
                <w:del w:id="24533" w:author="xh" w:date="2026-10-19T14:20:16+08:00"/>
              </w:rPr>
            </w:pPr>
            <w:del w:id="24534" w:author="xh" w:date="2026-10-19T14:20:16+08:00">
              <w:r>
                <w:rPr>
                  <w:rFonts w:ascii="Times New Roman" w:hAnsi="Times New Roman" w:eastAsia="宋体"/>
                  <w:b w:val="0"/>
                  <w:sz w:val="18"/>
                </w:rPr>
                <w:delText>19</w:delText>
              </w:r>
            </w:del>
          </w:p>
        </w:tc>
        <w:tc>
          <w:tcPr>
            <w:tcW w:w="1039" w:type="dxa"/>
            <w:tcMar>
              <w:left w:w="70" w:type="dxa"/>
              <w:right w:w="70" w:type="dxa"/>
            </w:tcMar>
            <w:vAlign w:val="center"/>
          </w:tcPr>
          <w:p w14:paraId="497DD395">
            <w:pPr>
              <w:keepNext/>
              <w:spacing w:before="20" w:after="20" w:line="260" w:lineRule="exact"/>
              <w:ind w:left="0" w:leftChars="0" w:right="0" w:rightChars="0" w:firstLine="0" w:firstLineChars="0"/>
              <w:jc w:val="center"/>
              <w:rPr>
                <w:del w:id="24535" w:author="xh" w:date="2026-10-19T14:20:16+08:00"/>
              </w:rPr>
            </w:pPr>
            <w:del w:id="24536" w:author="xh" w:date="2026-10-19T14:20:16+08:00">
              <w:r>
                <w:rPr>
                  <w:rFonts w:ascii="Times New Roman" w:hAnsi="Times New Roman" w:eastAsia="宋体"/>
                  <w:b w:val="0"/>
                  <w:sz w:val="18"/>
                </w:rPr>
                <w:delText>1</w:delText>
              </w:r>
            </w:del>
          </w:p>
        </w:tc>
        <w:tc>
          <w:tcPr>
            <w:tcW w:w="1039" w:type="dxa"/>
            <w:tcMar>
              <w:left w:w="70" w:type="dxa"/>
              <w:right w:w="70" w:type="dxa"/>
            </w:tcMar>
            <w:vAlign w:val="center"/>
          </w:tcPr>
          <w:p w14:paraId="1CFB0CBA">
            <w:pPr>
              <w:keepNext/>
              <w:spacing w:before="20" w:after="20" w:line="260" w:lineRule="exact"/>
              <w:ind w:left="0" w:leftChars="0" w:right="0" w:rightChars="0" w:firstLine="0" w:firstLineChars="0"/>
              <w:jc w:val="center"/>
              <w:rPr>
                <w:del w:id="24537" w:author="xh" w:date="2026-10-19T14:20:16+08:00"/>
              </w:rPr>
            </w:pPr>
            <w:del w:id="24538" w:author="xh" w:date="2026-10-19T14:20:16+08:00">
              <w:r>
                <w:rPr>
                  <w:rFonts w:ascii="Times New Roman" w:hAnsi="Times New Roman" w:eastAsia="宋体"/>
                  <w:b w:val="0"/>
                  <w:sz w:val="18"/>
                </w:rPr>
                <w:delText>5%</w:delText>
              </w:r>
            </w:del>
          </w:p>
        </w:tc>
        <w:tc>
          <w:tcPr>
            <w:tcW w:w="1039" w:type="dxa"/>
            <w:tcMar>
              <w:left w:w="70" w:type="dxa"/>
              <w:right w:w="70" w:type="dxa"/>
            </w:tcMar>
            <w:vAlign w:val="center"/>
          </w:tcPr>
          <w:p w14:paraId="1DFFFD40">
            <w:pPr>
              <w:keepNext/>
              <w:spacing w:before="20" w:after="20" w:line="260" w:lineRule="exact"/>
              <w:ind w:left="0" w:leftChars="0" w:right="0" w:rightChars="0" w:firstLine="0" w:firstLineChars="0"/>
              <w:jc w:val="center"/>
              <w:rPr>
                <w:del w:id="24539" w:author="xh" w:date="2026-10-19T14:20:16+08:00"/>
              </w:rPr>
            </w:pPr>
            <w:del w:id="24540" w:author="xh" w:date="2026-10-19T14:20:16+08:00">
              <w:r>
                <w:rPr>
                  <w:rFonts w:ascii="Times New Roman" w:hAnsi="Times New Roman" w:eastAsia="宋体"/>
                  <w:b w:val="0"/>
                  <w:sz w:val="18"/>
                </w:rPr>
                <w:delText>4</w:delText>
              </w:r>
            </w:del>
          </w:p>
        </w:tc>
        <w:tc>
          <w:tcPr>
            <w:tcW w:w="1039" w:type="dxa"/>
            <w:tcMar>
              <w:left w:w="70" w:type="dxa"/>
              <w:right w:w="70" w:type="dxa"/>
            </w:tcMar>
            <w:vAlign w:val="center"/>
          </w:tcPr>
          <w:p w14:paraId="67DF78E5">
            <w:pPr>
              <w:keepNext/>
              <w:spacing w:before="20" w:after="20" w:line="260" w:lineRule="exact"/>
              <w:ind w:left="0" w:leftChars="0" w:right="0" w:rightChars="0" w:firstLine="0" w:firstLineChars="0"/>
              <w:jc w:val="center"/>
              <w:rPr>
                <w:del w:id="24541" w:author="xh" w:date="2026-10-19T14:20:16+08:00"/>
              </w:rPr>
            </w:pPr>
            <w:del w:id="24542" w:author="xh" w:date="2026-10-19T14:20:16+08:00">
              <w:r>
                <w:rPr>
                  <w:rFonts w:ascii="Times New Roman" w:hAnsi="Times New Roman" w:eastAsia="宋体"/>
                  <w:b w:val="0"/>
                  <w:sz w:val="18"/>
                </w:rPr>
                <w:delText>3.40</w:delText>
              </w:r>
            </w:del>
          </w:p>
        </w:tc>
      </w:tr>
      <w:tr w14:paraId="379CFA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4493" w:author="xh" w:date="2026-10-19T14:20:16+08:00"/>
        </w:trPr>
        <w:tc>
          <w:tcPr>
            <w:tcW w:w="1039" w:type="dxa"/>
            <w:tcMar>
              <w:left w:w="70" w:type="dxa"/>
              <w:right w:w="70" w:type="dxa"/>
            </w:tcMar>
            <w:vAlign w:val="center"/>
          </w:tcPr>
          <w:p w14:paraId="49E8EA28">
            <w:pPr>
              <w:keepNext/>
              <w:spacing w:before="20" w:after="20" w:line="260" w:lineRule="exact"/>
              <w:ind w:left="0" w:leftChars="0" w:right="0" w:rightChars="0" w:firstLine="0" w:firstLineChars="0"/>
              <w:jc w:val="center"/>
              <w:rPr>
                <w:del w:id="24543" w:author="xh" w:date="2026-10-19T14:20:16+08:00"/>
              </w:rPr>
            </w:pPr>
            <w:del w:id="24544" w:author="xh" w:date="2026-10-19T14:20:16+08:00">
              <w:r>
                <w:rPr>
                  <w:rFonts w:ascii="Times New Roman" w:hAnsi="Times New Roman" w:eastAsia="宋体"/>
                  <w:b w:val="0"/>
                  <w:sz w:val="18"/>
                </w:rPr>
                <w:delText>市区</w:delText>
              </w:r>
            </w:del>
          </w:p>
        </w:tc>
        <w:tc>
          <w:tcPr>
            <w:tcW w:w="1039" w:type="dxa"/>
            <w:tcMar>
              <w:left w:w="70" w:type="dxa"/>
              <w:right w:w="70" w:type="dxa"/>
            </w:tcMar>
            <w:vAlign w:val="center"/>
          </w:tcPr>
          <w:p w14:paraId="727D4616">
            <w:pPr>
              <w:keepNext/>
              <w:spacing w:before="20" w:after="20" w:line="260" w:lineRule="exact"/>
              <w:ind w:left="0" w:leftChars="0" w:right="0" w:rightChars="0" w:firstLine="0" w:firstLineChars="0"/>
              <w:jc w:val="center"/>
              <w:rPr>
                <w:del w:id="24545" w:author="xh" w:date="2026-10-19T14:20:16+08:00"/>
              </w:rPr>
            </w:pPr>
            <w:del w:id="24546" w:author="xh" w:date="2026-10-19T14:20:16+08:00">
              <w:r>
                <w:rPr>
                  <w:rFonts w:ascii="Times New Roman" w:hAnsi="Times New Roman" w:eastAsia="宋体"/>
                  <w:b w:val="0"/>
                  <w:sz w:val="18"/>
                </w:rPr>
                <w:delText>刚性</w:delText>
              </w:r>
            </w:del>
          </w:p>
        </w:tc>
        <w:tc>
          <w:tcPr>
            <w:tcW w:w="1039" w:type="dxa"/>
            <w:tcMar>
              <w:left w:w="70" w:type="dxa"/>
              <w:right w:w="70" w:type="dxa"/>
            </w:tcMar>
            <w:vAlign w:val="center"/>
          </w:tcPr>
          <w:p w14:paraId="6FFCB045">
            <w:pPr>
              <w:keepNext/>
              <w:spacing w:before="20" w:after="20" w:line="260" w:lineRule="exact"/>
              <w:ind w:left="0" w:leftChars="0" w:right="0" w:rightChars="0" w:firstLine="0" w:firstLineChars="0"/>
              <w:jc w:val="center"/>
              <w:rPr>
                <w:del w:id="24547" w:author="xh" w:date="2026-10-19T14:20:16+08:00"/>
              </w:rPr>
            </w:pPr>
            <w:del w:id="24548" w:author="xh" w:date="2026-10-19T14:20:16+08:00">
              <w:r>
                <w:rPr>
                  <w:rFonts w:ascii="Times New Roman" w:hAnsi="Times New Roman" w:eastAsia="宋体"/>
                  <w:b w:val="0"/>
                  <w:sz w:val="18"/>
                </w:rPr>
                <w:delText>26</w:delText>
              </w:r>
            </w:del>
          </w:p>
        </w:tc>
        <w:tc>
          <w:tcPr>
            <w:tcW w:w="1039" w:type="dxa"/>
            <w:tcMar>
              <w:left w:w="70" w:type="dxa"/>
              <w:right w:w="70" w:type="dxa"/>
            </w:tcMar>
            <w:vAlign w:val="center"/>
          </w:tcPr>
          <w:p w14:paraId="39328B1E">
            <w:pPr>
              <w:keepNext/>
              <w:spacing w:before="20" w:after="20" w:line="260" w:lineRule="exact"/>
              <w:ind w:left="0" w:leftChars="0" w:right="0" w:rightChars="0" w:firstLine="0" w:firstLineChars="0"/>
              <w:jc w:val="center"/>
              <w:rPr>
                <w:del w:id="24549" w:author="xh" w:date="2026-10-19T14:20:16+08:00"/>
              </w:rPr>
            </w:pPr>
            <w:del w:id="24550" w:author="xh" w:date="2026-10-19T14:20:16+08:00">
              <w:r>
                <w:rPr>
                  <w:rFonts w:ascii="Times New Roman" w:hAnsi="Times New Roman" w:eastAsia="宋体"/>
                  <w:b w:val="0"/>
                  <w:sz w:val="18"/>
                </w:rPr>
                <w:delText>26</w:delText>
              </w:r>
            </w:del>
          </w:p>
        </w:tc>
        <w:tc>
          <w:tcPr>
            <w:tcW w:w="1039" w:type="dxa"/>
            <w:tcMar>
              <w:left w:w="70" w:type="dxa"/>
              <w:right w:w="70" w:type="dxa"/>
            </w:tcMar>
            <w:vAlign w:val="center"/>
          </w:tcPr>
          <w:p w14:paraId="5E71E099">
            <w:pPr>
              <w:keepNext/>
              <w:spacing w:before="20" w:after="20" w:line="260" w:lineRule="exact"/>
              <w:ind w:left="0" w:leftChars="0" w:right="0" w:rightChars="0" w:firstLine="0" w:firstLineChars="0"/>
              <w:jc w:val="center"/>
              <w:rPr>
                <w:del w:id="24551" w:author="xh" w:date="2026-10-19T14:20:16+08:00"/>
              </w:rPr>
            </w:pPr>
            <w:del w:id="24552" w:author="xh" w:date="2026-10-19T14:20:16+08:00">
              <w:r>
                <w:rPr>
                  <w:rFonts w:ascii="Times New Roman" w:hAnsi="Times New Roman" w:eastAsia="宋体"/>
                  <w:b w:val="0"/>
                  <w:sz w:val="18"/>
                </w:rPr>
                <w:delText>0</w:delText>
              </w:r>
            </w:del>
          </w:p>
        </w:tc>
        <w:tc>
          <w:tcPr>
            <w:tcW w:w="1039" w:type="dxa"/>
            <w:tcMar>
              <w:left w:w="70" w:type="dxa"/>
              <w:right w:w="70" w:type="dxa"/>
            </w:tcMar>
            <w:vAlign w:val="center"/>
          </w:tcPr>
          <w:p w14:paraId="783E59B3">
            <w:pPr>
              <w:keepNext/>
              <w:spacing w:before="20" w:after="20" w:line="260" w:lineRule="exact"/>
              <w:ind w:left="0" w:leftChars="0" w:right="0" w:rightChars="0" w:firstLine="0" w:firstLineChars="0"/>
              <w:jc w:val="center"/>
              <w:rPr>
                <w:del w:id="24553" w:author="xh" w:date="2026-10-19T14:20:16+08:00"/>
              </w:rPr>
            </w:pPr>
            <w:del w:id="24554" w:author="xh" w:date="2026-10-19T14:20:16+08:00">
              <w:r>
                <w:rPr>
                  <w:rFonts w:ascii="Times New Roman" w:hAnsi="Times New Roman" w:eastAsia="宋体"/>
                  <w:b w:val="0"/>
                  <w:sz w:val="18"/>
                </w:rPr>
                <w:delText>0%</w:delText>
              </w:r>
            </w:del>
          </w:p>
        </w:tc>
        <w:tc>
          <w:tcPr>
            <w:tcW w:w="1039" w:type="dxa"/>
            <w:tcMar>
              <w:left w:w="70" w:type="dxa"/>
              <w:right w:w="70" w:type="dxa"/>
            </w:tcMar>
            <w:vAlign w:val="center"/>
          </w:tcPr>
          <w:p w14:paraId="5923A172">
            <w:pPr>
              <w:keepNext/>
              <w:spacing w:before="20" w:after="20" w:line="260" w:lineRule="exact"/>
              <w:ind w:left="0" w:leftChars="0" w:right="0" w:rightChars="0" w:firstLine="0" w:firstLineChars="0"/>
              <w:jc w:val="center"/>
              <w:rPr>
                <w:del w:id="24555" w:author="xh" w:date="2026-10-19T14:20:16+08:00"/>
              </w:rPr>
            </w:pPr>
            <w:del w:id="24556" w:author="xh" w:date="2026-10-19T14:20:16+08:00">
              <w:r>
                <w:rPr>
                  <w:rFonts w:ascii="Times New Roman" w:hAnsi="Times New Roman" w:eastAsia="宋体"/>
                  <w:b w:val="0"/>
                  <w:sz w:val="18"/>
                </w:rPr>
                <w:delText>0</w:delText>
              </w:r>
            </w:del>
          </w:p>
        </w:tc>
        <w:tc>
          <w:tcPr>
            <w:tcW w:w="1039" w:type="dxa"/>
            <w:tcMar>
              <w:left w:w="70" w:type="dxa"/>
              <w:right w:w="70" w:type="dxa"/>
            </w:tcMar>
            <w:vAlign w:val="center"/>
          </w:tcPr>
          <w:p w14:paraId="3E576A92">
            <w:pPr>
              <w:keepNext/>
              <w:spacing w:before="20" w:after="20" w:line="260" w:lineRule="exact"/>
              <w:ind w:left="0" w:leftChars="0" w:right="0" w:rightChars="0" w:firstLine="0" w:firstLineChars="0"/>
              <w:jc w:val="center"/>
              <w:rPr>
                <w:del w:id="24557" w:author="xh" w:date="2026-10-19T14:20:16+08:00"/>
              </w:rPr>
            </w:pPr>
            <w:del w:id="24558" w:author="xh" w:date="2026-10-19T14:20:16+08:00">
              <w:r>
                <w:rPr>
                  <w:rFonts w:ascii="Times New Roman" w:hAnsi="Times New Roman" w:eastAsia="宋体"/>
                  <w:b w:val="0"/>
                  <w:sz w:val="18"/>
                </w:rPr>
                <w:delText>0.00</w:delText>
              </w:r>
            </w:del>
          </w:p>
        </w:tc>
      </w:tr>
      <w:tr w14:paraId="58076C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494" w:author="xh" w:date="2026-10-19T14:20:16+08:00"/>
        </w:trPr>
        <w:tc>
          <w:tcPr>
            <w:tcW w:w="1039" w:type="dxa"/>
            <w:tcMar>
              <w:left w:w="70" w:type="dxa"/>
              <w:right w:w="70" w:type="dxa"/>
            </w:tcMar>
            <w:vAlign w:val="center"/>
          </w:tcPr>
          <w:p w14:paraId="5F159A51">
            <w:pPr>
              <w:keepNext w:val="0"/>
              <w:spacing w:before="20" w:after="20" w:line="260" w:lineRule="exact"/>
              <w:ind w:left="0" w:leftChars="0" w:right="0" w:rightChars="0" w:firstLine="0" w:firstLineChars="0"/>
              <w:jc w:val="center"/>
              <w:rPr>
                <w:del w:id="24559" w:author="xh" w:date="2026-10-19T14:20:16+08:00"/>
              </w:rPr>
            </w:pPr>
            <w:del w:id="24560" w:author="xh" w:date="2026-10-19T14:20:16+08:00">
              <w:r>
                <w:rPr>
                  <w:rFonts w:ascii="Times New Roman" w:hAnsi="Times New Roman" w:eastAsia="宋体"/>
                  <w:b w:val="0"/>
                  <w:sz w:val="18"/>
                </w:rPr>
                <w:delText>市区</w:delText>
              </w:r>
            </w:del>
          </w:p>
        </w:tc>
        <w:tc>
          <w:tcPr>
            <w:tcW w:w="1039" w:type="dxa"/>
            <w:tcMar>
              <w:left w:w="70" w:type="dxa"/>
              <w:right w:w="70" w:type="dxa"/>
            </w:tcMar>
            <w:vAlign w:val="center"/>
          </w:tcPr>
          <w:p w14:paraId="5EEA6115">
            <w:pPr>
              <w:keepNext w:val="0"/>
              <w:spacing w:before="20" w:after="20" w:line="260" w:lineRule="exact"/>
              <w:ind w:left="0" w:leftChars="0" w:right="0" w:rightChars="0" w:firstLine="0" w:firstLineChars="0"/>
              <w:jc w:val="center"/>
              <w:rPr>
                <w:del w:id="24561" w:author="xh" w:date="2026-10-19T14:20:16+08:00"/>
              </w:rPr>
            </w:pPr>
            <w:del w:id="24562" w:author="xh" w:date="2026-10-19T14:20:16+08:00">
              <w:r>
                <w:rPr>
                  <w:rFonts w:ascii="Times New Roman" w:hAnsi="Times New Roman" w:eastAsia="宋体"/>
                  <w:b w:val="0"/>
                  <w:sz w:val="18"/>
                </w:rPr>
                <w:delText>弹性</w:delText>
              </w:r>
            </w:del>
          </w:p>
        </w:tc>
        <w:tc>
          <w:tcPr>
            <w:tcW w:w="1039" w:type="dxa"/>
            <w:tcMar>
              <w:left w:w="70" w:type="dxa"/>
              <w:right w:w="70" w:type="dxa"/>
            </w:tcMar>
            <w:vAlign w:val="center"/>
          </w:tcPr>
          <w:p w14:paraId="5269C1BD">
            <w:pPr>
              <w:keepNext w:val="0"/>
              <w:spacing w:before="20" w:after="20" w:line="260" w:lineRule="exact"/>
              <w:ind w:left="0" w:leftChars="0" w:right="0" w:rightChars="0" w:firstLine="0" w:firstLineChars="0"/>
              <w:jc w:val="center"/>
              <w:rPr>
                <w:del w:id="24563" w:author="xh" w:date="2026-10-19T14:20:16+08:00"/>
              </w:rPr>
            </w:pPr>
            <w:del w:id="24564" w:author="xh" w:date="2026-10-19T14:20:16+08:00">
              <w:r>
                <w:rPr>
                  <w:rFonts w:ascii="Times New Roman" w:hAnsi="Times New Roman" w:eastAsia="宋体"/>
                  <w:b w:val="0"/>
                  <w:sz w:val="18"/>
                </w:rPr>
                <w:delText>26</w:delText>
              </w:r>
            </w:del>
          </w:p>
        </w:tc>
        <w:tc>
          <w:tcPr>
            <w:tcW w:w="1039" w:type="dxa"/>
            <w:tcMar>
              <w:left w:w="70" w:type="dxa"/>
              <w:right w:w="70" w:type="dxa"/>
            </w:tcMar>
            <w:vAlign w:val="center"/>
          </w:tcPr>
          <w:p w14:paraId="5F0B65BD">
            <w:pPr>
              <w:keepNext w:val="0"/>
              <w:spacing w:before="20" w:after="20" w:line="260" w:lineRule="exact"/>
              <w:ind w:left="0" w:leftChars="0" w:right="0" w:rightChars="0" w:firstLine="0" w:firstLineChars="0"/>
              <w:jc w:val="center"/>
              <w:rPr>
                <w:del w:id="24565" w:author="xh" w:date="2026-10-19T14:20:16+08:00"/>
              </w:rPr>
            </w:pPr>
            <w:del w:id="24566" w:author="xh" w:date="2026-10-19T14:20:16+08:00">
              <w:r>
                <w:rPr>
                  <w:rFonts w:ascii="Times New Roman" w:hAnsi="Times New Roman" w:eastAsia="宋体"/>
                  <w:b w:val="0"/>
                  <w:sz w:val="18"/>
                </w:rPr>
                <w:delText>26</w:delText>
              </w:r>
            </w:del>
          </w:p>
        </w:tc>
        <w:tc>
          <w:tcPr>
            <w:tcW w:w="1039" w:type="dxa"/>
            <w:tcMar>
              <w:left w:w="70" w:type="dxa"/>
              <w:right w:w="70" w:type="dxa"/>
            </w:tcMar>
            <w:vAlign w:val="center"/>
          </w:tcPr>
          <w:p w14:paraId="17B4D0A6">
            <w:pPr>
              <w:keepNext w:val="0"/>
              <w:spacing w:before="20" w:after="20" w:line="260" w:lineRule="exact"/>
              <w:ind w:left="0" w:leftChars="0" w:right="0" w:rightChars="0" w:firstLine="0" w:firstLineChars="0"/>
              <w:jc w:val="center"/>
              <w:rPr>
                <w:del w:id="24567" w:author="xh" w:date="2026-10-19T14:20:16+08:00"/>
              </w:rPr>
            </w:pPr>
            <w:del w:id="24568" w:author="xh" w:date="2026-10-19T14:20:16+08:00">
              <w:r>
                <w:rPr>
                  <w:rFonts w:ascii="Times New Roman" w:hAnsi="Times New Roman" w:eastAsia="宋体"/>
                  <w:b w:val="0"/>
                  <w:sz w:val="18"/>
                </w:rPr>
                <w:delText>0</w:delText>
              </w:r>
            </w:del>
          </w:p>
        </w:tc>
        <w:tc>
          <w:tcPr>
            <w:tcW w:w="1039" w:type="dxa"/>
            <w:tcMar>
              <w:left w:w="70" w:type="dxa"/>
              <w:right w:w="70" w:type="dxa"/>
            </w:tcMar>
            <w:vAlign w:val="center"/>
          </w:tcPr>
          <w:p w14:paraId="5F316D2D">
            <w:pPr>
              <w:keepNext w:val="0"/>
              <w:spacing w:before="20" w:after="20" w:line="260" w:lineRule="exact"/>
              <w:ind w:left="0" w:leftChars="0" w:right="0" w:rightChars="0" w:firstLine="0" w:firstLineChars="0"/>
              <w:jc w:val="center"/>
              <w:rPr>
                <w:del w:id="24569" w:author="xh" w:date="2026-10-19T14:20:16+08:00"/>
              </w:rPr>
            </w:pPr>
            <w:del w:id="24570" w:author="xh" w:date="2026-10-19T14:20:16+08:00">
              <w:r>
                <w:rPr>
                  <w:rFonts w:ascii="Times New Roman" w:hAnsi="Times New Roman" w:eastAsia="宋体"/>
                  <w:b w:val="0"/>
                  <w:sz w:val="18"/>
                </w:rPr>
                <w:delText>0%</w:delText>
              </w:r>
            </w:del>
          </w:p>
        </w:tc>
        <w:tc>
          <w:tcPr>
            <w:tcW w:w="1039" w:type="dxa"/>
            <w:tcMar>
              <w:left w:w="70" w:type="dxa"/>
              <w:right w:w="70" w:type="dxa"/>
            </w:tcMar>
            <w:vAlign w:val="center"/>
          </w:tcPr>
          <w:p w14:paraId="11DE3716">
            <w:pPr>
              <w:keepNext w:val="0"/>
              <w:spacing w:before="20" w:after="20" w:line="260" w:lineRule="exact"/>
              <w:ind w:left="0" w:leftChars="0" w:right="0" w:rightChars="0" w:firstLine="0" w:firstLineChars="0"/>
              <w:jc w:val="center"/>
              <w:rPr>
                <w:del w:id="24571" w:author="xh" w:date="2026-10-19T14:20:16+08:00"/>
              </w:rPr>
            </w:pPr>
            <w:del w:id="24572" w:author="xh" w:date="2026-10-19T14:20:16+08:00">
              <w:r>
                <w:rPr>
                  <w:rFonts w:ascii="Times New Roman" w:hAnsi="Times New Roman" w:eastAsia="宋体"/>
                  <w:b w:val="0"/>
                  <w:sz w:val="18"/>
                </w:rPr>
                <w:delText>0</w:delText>
              </w:r>
            </w:del>
          </w:p>
        </w:tc>
        <w:tc>
          <w:tcPr>
            <w:tcW w:w="1039" w:type="dxa"/>
            <w:tcMar>
              <w:left w:w="70" w:type="dxa"/>
              <w:right w:w="70" w:type="dxa"/>
            </w:tcMar>
            <w:vAlign w:val="center"/>
          </w:tcPr>
          <w:p w14:paraId="5366CC8E">
            <w:pPr>
              <w:keepNext w:val="0"/>
              <w:spacing w:before="20" w:after="20" w:line="260" w:lineRule="exact"/>
              <w:ind w:left="0" w:leftChars="0" w:right="0" w:rightChars="0" w:firstLine="0" w:firstLineChars="0"/>
              <w:jc w:val="center"/>
              <w:rPr>
                <w:del w:id="24573" w:author="xh" w:date="2026-10-19T14:20:16+08:00"/>
              </w:rPr>
            </w:pPr>
            <w:del w:id="24574" w:author="xh" w:date="2026-10-19T14:20:16+08:00">
              <w:r>
                <w:rPr>
                  <w:rFonts w:ascii="Times New Roman" w:hAnsi="Times New Roman" w:eastAsia="宋体"/>
                  <w:b w:val="0"/>
                  <w:sz w:val="18"/>
                </w:rPr>
                <w:delText>0.00</w:delText>
              </w:r>
            </w:del>
          </w:p>
        </w:tc>
      </w:tr>
      <w:tr>
        <w:trPr>
          <w:cantSplit/>
          <w:tblHeader/>
          <w:ins w:id="24575" w:author="xh" w:date="2026-10-19T14:20:1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580" w:author="xh" w:date="2026-10-19T14:20:16+08:00"/>
              </w:rPr>
            </w:pPr>
            <w:ins w:id="24581" w:author="xh" w:date="2026-10-19T14:20:16+08:00">
              <w:r>
                <w:rPr>
                  <w:rFonts w:ascii="Times New Roman" w:hAnsi="Times New Roman" w:eastAsia="宋体"/>
                  <w:b/>
                  <w:sz w:val="18"/>
                </w:rPr>
                <w:t>地区</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582" w:author="xh" w:date="2026-10-19T14:20:16+08:00"/>
              </w:rPr>
            </w:pPr>
            <w:ins w:id="24583" w:author="xh" w:date="2026-10-19T14:20:16+08:00">
              <w:r>
                <w:rPr>
                  <w:rFonts w:ascii="Times New Roman" w:hAnsi="Times New Roman" w:eastAsia="宋体"/>
                  <w:b/>
                  <w:sz w:val="18"/>
                </w:rPr>
                <w:t>方案</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584" w:author="xh" w:date="2026-10-19T14:20:16+08:00"/>
              </w:rPr>
            </w:pPr>
            <w:ins w:id="24585" w:author="xh" w:date="2026-10-19T14:20:16+08:00">
              <w:r>
                <w:rPr>
                  <w:rFonts w:ascii="Times New Roman" w:hAnsi="Times New Roman" w:eastAsia="宋体"/>
                  <w:b/>
                  <w:sz w:val="18"/>
                </w:rPr>
                <w:t>站数</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586" w:author="xh" w:date="2026-10-19T14:20:16+08:00"/>
              </w:rPr>
            </w:pPr>
            <w:ins w:id="24587" w:author="xh" w:date="2026-10-19T14:20:16+08:00">
              <w:r>
                <w:rPr>
                  <w:rFonts w:ascii="Times New Roman" w:hAnsi="Times New Roman" w:eastAsia="宋体"/>
                  <w:b/>
                  <w:sz w:val="18"/>
                </w:rPr>
                <w:t>两台主变站数</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588" w:author="xh" w:date="2026-10-19T14:20:16+08:00"/>
              </w:rPr>
            </w:pPr>
            <w:ins w:id="24589" w:author="xh" w:date="2026-10-19T14:20:16+08:00">
              <w:r>
                <w:rPr>
                  <w:rFonts w:ascii="Times New Roman" w:hAnsi="Times New Roman" w:eastAsia="宋体"/>
                  <w:b/>
                  <w:sz w:val="18"/>
                </w:rPr>
                <w:t>三台主变站数</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590" w:author="xh" w:date="2026-10-19T14:20:16+08:00"/>
              </w:rPr>
            </w:pPr>
            <w:ins w:id="24591" w:author="xh" w:date="2026-10-19T14:20:16+08:00">
              <w:r>
                <w:rPr>
                  <w:rFonts w:ascii="Times New Roman" w:hAnsi="Times New Roman" w:eastAsia="宋体"/>
                  <w:b/>
                  <w:sz w:val="18"/>
                </w:rPr>
                <w:t>三台主变站占比</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592" w:author="xh" w:date="2026-10-19T14:20:16+08:00"/>
              </w:rPr>
            </w:pPr>
            <w:ins w:id="24593" w:author="xh" w:date="2026-10-19T14:20:16+08:00">
              <w:r>
                <w:rPr>
                  <w:rFonts w:ascii="Times New Roman" w:hAnsi="Times New Roman" w:eastAsia="宋体"/>
                  <w:b/>
                  <w:sz w:val="18"/>
                </w:rPr>
                <w:t>配储站数</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594" w:author="xh" w:date="2026-10-19T14:20:16+08:00"/>
              </w:rPr>
            </w:pPr>
            <w:ins w:id="24595" w:author="xh" w:date="2026-10-19T14:20:16+08:00">
              <w:r>
                <w:rPr>
                  <w:rFonts w:ascii="Times New Roman" w:hAnsi="Times New Roman" w:eastAsia="宋体"/>
                  <w:b/>
                  <w:sz w:val="18"/>
                </w:rPr>
                <w:t>储能额定功率/MW</w:t>
              </w:r>
            </w:ins>
          </w:p>
        </w:tc>
      </w:tr>
      <w:tr>
        <w:trPr>
          <w:cantSplit/>
          <w:ins w:id="24576" w:author="xh" w:date="2026-10-19T14:20:1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596" w:author="xh" w:date="2026-10-19T14:20:16+08:00"/>
              </w:rPr>
            </w:pPr>
            <w:ins w:id="24597" w:author="xh" w:date="2026-10-19T14:20:16+08:00">
              <w:r>
                <w:rPr>
                  <w:rFonts w:ascii="Times New Roman" w:hAnsi="Times New Roman" w:eastAsia="宋体"/>
                  <w:b w:val="0"/>
                  <w:sz w:val="18"/>
                </w:rPr>
                <w:t>邳州</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598" w:author="xh" w:date="2026-10-19T14:20:16+08:00"/>
              </w:rPr>
            </w:pPr>
            <w:ins w:id="24599" w:author="xh" w:date="2026-10-19T14:20:16+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600" w:author="xh" w:date="2026-10-19T14:20:16+08:00"/>
              </w:rPr>
            </w:pPr>
            <w:ins w:id="24601" w:author="xh" w:date="2026-10-19T14:20:16+08:00">
              <w:r>
                <w:rPr>
                  <w:rFonts w:ascii="Times New Roman" w:hAnsi="Times New Roman" w:eastAsia="宋体"/>
                  <w:b w:val="0"/>
                  <w:sz w:val="18"/>
                </w:rPr>
                <w:t>20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602" w:author="xh" w:date="2026-10-19T14:20:16+08:00"/>
              </w:rPr>
            </w:pPr>
            <w:ins w:id="24603" w:author="xh" w:date="2026-10-19T14:20:16+08:00">
              <w:r>
                <w:rPr>
                  <w:rFonts w:ascii="Times New Roman" w:hAnsi="Times New Roman" w:eastAsia="宋体"/>
                  <w:b w:val="0"/>
                  <w:sz w:val="18"/>
                </w:rPr>
                <w:t>12</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604" w:author="xh" w:date="2026-10-19T14:20:16+08:00"/>
              </w:rPr>
            </w:pPr>
            <w:ins w:id="24605" w:author="xh" w:date="2026-10-19T14:20:16+08:00">
              <w:r>
                <w:rPr>
                  <w:rFonts w:ascii="Times New Roman" w:hAnsi="Times New Roman" w:eastAsia="宋体"/>
                  <w:b w:val="0"/>
                  <w:sz w:val="18"/>
                </w:rPr>
                <w:t>8</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606" w:author="xh" w:date="2026-10-19T14:20:16+08:00"/>
              </w:rPr>
            </w:pPr>
            <w:ins w:id="24607" w:author="xh" w:date="2026-10-19T14:20:16+08:00">
              <w:r>
                <w:rPr>
                  <w:rFonts w:ascii="Times New Roman" w:hAnsi="Times New Roman" w:eastAsia="宋体"/>
                  <w:b w:val="0"/>
                  <w:sz w:val="18"/>
                </w:rPr>
                <w:t>40.00%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608" w:author="xh" w:date="2026-10-19T14:20:16+08:00"/>
              </w:rPr>
            </w:pPr>
            <w:ins w:id="24609" w:author="xh" w:date="2026-10-19T14:20:16+08:00">
              <w:r>
                <w:rPr>
                  <w:rFonts w:ascii="Times New Roman" w:hAnsi="Times New Roman" w:eastAsia="宋体"/>
                  <w:b w:val="0"/>
                  <w:sz w:val="18"/>
                </w:rPr>
                <w:t>13</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610" w:author="xh" w:date="2026-10-19T14:20:16+08:00"/>
              </w:rPr>
            </w:pPr>
            <w:ins w:id="24611" w:author="xh" w:date="2026-10-19T14:20:16+08:00">
              <w:r>
                <w:rPr>
                  <w:rFonts w:ascii="Times New Roman" w:hAnsi="Times New Roman" w:eastAsia="宋体"/>
                  <w:b w:val="0"/>
                  <w:sz w:val="18"/>
                </w:rPr>
                <w:t>264.30</w:t>
              </w:r>
            </w:ins>
          </w:p>
        </w:tc>
      </w:tr>
      <w:tr>
        <w:trPr>
          <w:cantSplit/>
          <w:ins w:id="24577" w:author="xh" w:date="2026-10-19T14:20:1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612" w:author="xh" w:date="2026-10-19T14:20:16+08:00"/>
              </w:rPr>
            </w:pPr>
            <w:ins w:id="24613" w:author="xh" w:date="2026-10-19T14:20:16+08:00">
              <w:r>
                <w:rPr>
                  <w:rFonts w:ascii="Times New Roman" w:hAnsi="Times New Roman" w:eastAsia="宋体"/>
                  <w:b w:val="0"/>
                  <w:sz w:val="18"/>
                </w:rPr>
                <w:t>邳州</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614" w:author="xh" w:date="2026-10-19T14:20:16+08:00"/>
              </w:rPr>
            </w:pPr>
            <w:ins w:id="24615" w:author="xh" w:date="2026-10-19T14:20:16+08:00">
              <w:r>
                <w:rPr>
                  <w:rFonts w:ascii="Times New Roman" w:hAnsi="Times New Roman" w:eastAsia="宋体"/>
                  <w:b w:val="0"/>
                  <w:sz w:val="18"/>
                </w:rPr>
                <w:t>弹性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616" w:author="xh" w:date="2026-10-19T14:20:16+08:00"/>
              </w:rPr>
            </w:pPr>
            <w:ins w:id="24617" w:author="xh" w:date="2026-10-19T14:20:16+08:00">
              <w:r>
                <w:rPr>
                  <w:rFonts w:ascii="Times New Roman" w:hAnsi="Times New Roman" w:eastAsia="宋体"/>
                  <w:b w:val="0"/>
                  <w:sz w:val="18"/>
                </w:rPr>
                <w:t>20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618" w:author="xh" w:date="2026-10-19T14:20:16+08:00"/>
              </w:rPr>
            </w:pPr>
            <w:ins w:id="24619" w:author="xh" w:date="2026-10-19T14:20:16+08:00">
              <w:r>
                <w:rPr>
                  <w:rFonts w:ascii="Times New Roman" w:hAnsi="Times New Roman" w:eastAsia="宋体"/>
                  <w:b w:val="0"/>
                  <w:sz w:val="18"/>
                </w:rPr>
                <w:t>8</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620" w:author="xh" w:date="2026-10-19T14:20:16+08:00"/>
              </w:rPr>
            </w:pPr>
            <w:ins w:id="24621" w:author="xh" w:date="2026-10-19T14:20:16+08:00">
              <w:r>
                <w:rPr>
                  <w:rFonts w:ascii="Times New Roman" w:hAnsi="Times New Roman" w:eastAsia="宋体"/>
                  <w:b w:val="0"/>
                  <w:sz w:val="18"/>
                </w:rPr>
                <w:t>12</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622" w:author="xh" w:date="2026-10-19T14:20:16+08:00"/>
              </w:rPr>
            </w:pPr>
            <w:ins w:id="24623" w:author="xh" w:date="2026-10-19T14:20:16+08:00">
              <w:r>
                <w:rPr>
                  <w:rFonts w:ascii="Times New Roman" w:hAnsi="Times New Roman" w:eastAsia="宋体"/>
                  <w:b w:val="0"/>
                  <w:sz w:val="18"/>
                </w:rPr>
                <w:t>60.00%</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624" w:author="xh" w:date="2026-10-19T14:20:16+08:00"/>
              </w:rPr>
            </w:pPr>
            <w:ins w:id="24625" w:author="xh" w:date="2026-10-19T14:20:16+08:00">
              <w:r>
                <w:rPr>
                  <w:rFonts w:ascii="Times New Roman" w:hAnsi="Times New Roman" w:eastAsia="宋体"/>
                  <w:b w:val="0"/>
                  <w:sz w:val="18"/>
                </w:rPr>
                <w:t>9</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626" w:author="xh" w:date="2026-10-19T14:20:16+08:00"/>
              </w:rPr>
            </w:pPr>
            <w:ins w:id="24627" w:author="xh" w:date="2026-10-19T14:20:16+08:00">
              <w:r>
                <w:rPr>
                  <w:rFonts w:ascii="Times New Roman" w:hAnsi="Times New Roman" w:eastAsia="宋体"/>
                  <w:b w:val="0"/>
                  <w:sz w:val="18"/>
                </w:rPr>
                <w:t>253.80</w:t>
              </w:r>
            </w:ins>
          </w:p>
        </w:tc>
      </w:tr>
      <w:tr>
        <w:trPr>
          <w:cantSplit/>
          <w:ins w:id="24578" w:author="xh" w:date="2026-10-19T14:20:16+08:00"/>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628" w:author="xh" w:date="2026-10-19T14:20:16+08:00"/>
              </w:rPr>
            </w:pPr>
            <w:ins w:id="24629" w:author="xh" w:date="2026-10-19T14:20:16+08:00">
              <w:r>
                <w:rPr>
                  <w:rFonts w:ascii="Times New Roman" w:hAnsi="Times New Roman" w:eastAsia="宋体"/>
                  <w:b w:val="0"/>
                  <w:sz w:val="18"/>
                </w:rPr>
                <w:t>市区</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630" w:author="xh" w:date="2026-10-19T14:20:16+08:00"/>
              </w:rPr>
            </w:pPr>
            <w:ins w:id="24631" w:author="xh" w:date="2026-10-19T14:20:16+08:00">
              <w:r>
                <w:rPr>
                  <w:rFonts w:ascii="Times New Roman" w:hAnsi="Times New Roman" w:eastAsia="宋体"/>
                  <w:b w:val="0"/>
                  <w:sz w:val="18"/>
                </w:rPr>
                <w:t>刚性</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632" w:author="xh" w:date="2026-10-19T14:20:16+08:00"/>
              </w:rPr>
            </w:pPr>
            <w:ins w:id="24633" w:author="xh" w:date="2026-10-19T14:20:16+08:00">
              <w:r>
                <w:rPr>
                  <w:rFonts w:ascii="Times New Roman" w:hAnsi="Times New Roman" w:eastAsia="宋体"/>
                  <w:b w:val="0"/>
                  <w:sz w:val="18"/>
                </w:rPr>
                <w:t>26</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634" w:author="xh" w:date="2026-10-19T14:20:16+08:00"/>
              </w:rPr>
            </w:pPr>
            <w:ins w:id="24635" w:author="xh" w:date="2026-10-19T14:20:16+08:00">
              <w:r>
                <w:rPr>
                  <w:rFonts w:ascii="Times New Roman" w:hAnsi="Times New Roman" w:eastAsia="宋体"/>
                  <w:b w:val="0"/>
                  <w:sz w:val="18"/>
                </w:rPr>
                <w:t>22</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636" w:author="xh" w:date="2026-10-19T14:20:16+08:00"/>
              </w:rPr>
            </w:pPr>
            <w:ins w:id="24637" w:author="xh" w:date="2026-10-19T14:20:16+08:00">
              <w:r>
                <w:rPr>
                  <w:rFonts w:ascii="Times New Roman" w:hAnsi="Times New Roman" w:eastAsia="宋体"/>
                  <w:b w:val="0"/>
                  <w:sz w:val="18"/>
                </w:rPr>
                <w:t>4</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638" w:author="xh" w:date="2026-10-19T14:20:16+08:00"/>
              </w:rPr>
            </w:pPr>
            <w:ins w:id="24639" w:author="xh" w:date="2026-10-19T14:20:16+08:00">
              <w:r>
                <w:rPr>
                  <w:rFonts w:ascii="Times New Roman" w:hAnsi="Times New Roman" w:eastAsia="宋体"/>
                  <w:b w:val="0"/>
                  <w:sz w:val="18"/>
                </w:rPr>
                <w:t>15.38%</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640" w:author="xh" w:date="2026-10-19T14:20:16+08:00"/>
              </w:rPr>
            </w:pPr>
            <w:ins w:id="24641" w:author="xh" w:date="2026-10-19T14:20:16+08:00">
              <w:r>
                <w:rPr>
                  <w:rFonts w:ascii="Times New Roman" w:hAnsi="Times New Roman" w:eastAsia="宋体"/>
                  <w:b w:val="0"/>
                  <w:sz w:val="18"/>
                </w:rPr>
                <w:t>8</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642" w:author="xh" w:date="2026-10-19T14:20:16+08:00"/>
              </w:rPr>
            </w:pPr>
            <w:ins w:id="24643" w:author="xh" w:date="2026-10-19T14:20:16+08:00">
              <w:r>
                <w:rPr>
                  <w:rFonts w:ascii="Times New Roman" w:hAnsi="Times New Roman" w:eastAsia="宋体"/>
                  <w:b w:val="0"/>
                  <w:sz w:val="18"/>
                </w:rPr>
                <w:t>40.80</w:t>
              </w:r>
            </w:ins>
          </w:p>
        </w:tc>
      </w:tr>
      <w:tr>
        <w:trPr>
          <w:cantSplit/>
          <w:ins w:id="24579" w:author="xh" w:date="2026-10-19T14:20:16+08:00"/>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644" w:author="xh" w:date="2026-10-19T14:20:16+08:00"/>
              </w:rPr>
            </w:pPr>
            <w:ins w:id="24645" w:author="xh" w:date="2026-10-19T14:20:16+08:00">
              <w:r>
                <w:rPr>
                  <w:rFonts w:ascii="Times New Roman" w:hAnsi="Times New Roman" w:eastAsia="宋体"/>
                  <w:b w:val="0"/>
                  <w:sz w:val="18"/>
                </w:rPr>
                <w:t>市区</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646" w:author="xh" w:date="2026-10-19T14:20:16+08:00"/>
              </w:rPr>
            </w:pPr>
            <w:ins w:id="24647" w:author="xh" w:date="2026-10-19T14:20:16+08:00">
              <w:r>
                <w:rPr>
                  <w:rFonts w:ascii="Times New Roman" w:hAnsi="Times New Roman" w:eastAsia="宋体"/>
                  <w:b w:val="0"/>
                  <w:sz w:val="18"/>
                </w:rPr>
                <w:t>弹性</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648" w:author="xh" w:date="2026-10-19T14:20:16+08:00"/>
              </w:rPr>
            </w:pPr>
            <w:ins w:id="24649" w:author="xh" w:date="2026-10-19T14:20:16+08:00">
              <w:r>
                <w:rPr>
                  <w:rFonts w:ascii="Times New Roman" w:hAnsi="Times New Roman" w:eastAsia="宋体"/>
                  <w:b w:val="0"/>
                  <w:sz w:val="18"/>
                </w:rPr>
                <w:t>26</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650" w:author="xh" w:date="2026-10-19T14:20:16+08:00"/>
              </w:rPr>
            </w:pPr>
            <w:ins w:id="24651" w:author="xh" w:date="2026-10-19T14:20:16+08:00">
              <w:r>
                <w:rPr>
                  <w:rFonts w:ascii="Times New Roman" w:hAnsi="Times New Roman" w:eastAsia="宋体"/>
                  <w:b w:val="0"/>
                  <w:sz w:val="18"/>
                </w:rPr>
                <w:t>22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652" w:author="xh" w:date="2026-10-19T14:20:16+08:00"/>
              </w:rPr>
            </w:pPr>
            <w:ins w:id="24653" w:author="xh" w:date="2026-10-19T14:20:16+08:00">
              <w:r>
                <w:rPr>
                  <w:rFonts w:ascii="Times New Roman" w:hAnsi="Times New Roman" w:eastAsia="宋体"/>
                  <w:b w:val="0"/>
                  <w:sz w:val="18"/>
                </w:rPr>
                <w:t>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654" w:author="xh" w:date="2026-10-19T14:20:16+08:00"/>
              </w:rPr>
            </w:pPr>
            <w:ins w:id="24655" w:author="xh" w:date="2026-10-19T14:20:16+08:00">
              <w:r>
                <w:rPr>
                  <w:rFonts w:ascii="Times New Roman" w:hAnsi="Times New Roman" w:eastAsia="宋体"/>
                  <w:b w:val="0"/>
                  <w:sz w:val="18"/>
                </w:rPr>
                <w:t>15.38%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656" w:author="xh" w:date="2026-10-19T14:20:16+08:00"/>
              </w:rPr>
            </w:pPr>
            <w:ins w:id="24657" w:author="xh" w:date="2026-10-19T14:20:16+08:00">
              <w:r>
                <w:rPr>
                  <w:rFonts w:ascii="Times New Roman" w:hAnsi="Times New Roman" w:eastAsia="宋体"/>
                  <w:b w:val="0"/>
                  <w:sz w:val="18"/>
                </w:rPr>
                <w:t>9</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658" w:author="xh" w:date="2026-10-19T14:20:16+08:00"/>
              </w:rPr>
            </w:pPr>
            <w:ins w:id="24659" w:author="xh" w:date="2026-10-19T14:20:16+08:00">
              <w:r>
                <w:rPr>
                  <w:rFonts w:ascii="Times New Roman" w:hAnsi="Times New Roman" w:eastAsia="宋体"/>
                  <w:b w:val="0"/>
                  <w:sz w:val="18"/>
                </w:rPr>
                <w:t>48.60</w:t>
              </w:r>
            </w:ins>
          </w:p>
        </w:tc>
      </w:tr>
    </w:tbl>
    <w:p w14:paraId="3C8EDC30">
      <w:pPr>
        <w:pStyle w:val="2"/>
        <w:widowControl/>
        <w:spacing w:before="0" w:after="0" w:line="348" w:lineRule="exact"/>
        <w:ind w:firstLine="480"/>
        <w:jc w:val="both"/>
      </w:pPr>
      <w:ins w:id="24660" w:author="xh" w:date="2026-10-19T14:20:55+08:00">
        <w:r>
          <w:rPr>
            <w:rFonts w:ascii="Times New Roman" w:hAnsi="Times New Roman" w:eastAsia="方正仿宋_GBK"/>
            <w:b w:val="0"/>
            <w:sz w:val="24"/>
          </w:rPr>
          <w:t xml:space="preserve">表中</w:t>
        </w:r>
      </w:ins>
      <w:del w:id="24661" w:author="xh" w:date="2026-10-19T14:20:55+08:00">
        <w:r>
          <w:rPr>
            <w:rFonts w:ascii="Times New Roman" w:hAnsi="Times New Roman" w:eastAsia="方正仿宋_GBK"/>
            <w:b w:val="0"/>
            <w:sz w:val="24"/>
          </w:rPr>
          <w:delText xml:space="preserve">2025年邳州</w:delText>
        </w:r>
      </w:del>
      <w:r>
        <w:rPr>
          <w:rFonts w:ascii="Times New Roman" w:hAnsi="Times New Roman" w:eastAsia="方正仿宋_GBK"/>
          <w:b w:val="0"/>
          <w:sz w:val="24"/>
        </w:rPr>
        <w:t xml:space="preserve">两</w:t>
      </w:r>
      <w:ins w:id="24662" w:author="xh" w:date="2026-10-19T14:20:55+08:00">
        <w:r>
          <w:rPr>
            <w:rFonts w:ascii="Times New Roman" w:hAnsi="Times New Roman" w:eastAsia="方正仿宋_GBK"/>
            <w:b w:val="0"/>
            <w:sz w:val="24"/>
          </w:rPr>
          <w:t xml:space="preserve">台、</w:t>
        </w:r>
      </w:ins>
      <w:del w:id="24663" w:author="xh" w:date="2026-10-19T14:20:55+08:00">
        <w:r>
          <w:rPr>
            <w:rFonts w:ascii="Times New Roman" w:hAnsi="Times New Roman" w:eastAsia="方正仿宋_GBK"/>
            <w:b w:val="0"/>
            <w:sz w:val="24"/>
          </w:rPr>
          <w:delText xml:space="preserve">类方案均有1座</w:delText>
        </w:r>
      </w:del>
      <w:r>
        <w:rPr>
          <w:rFonts w:ascii="Times New Roman" w:hAnsi="Times New Roman" w:eastAsia="方正仿宋_GBK"/>
          <w:b w:val="0"/>
          <w:sz w:val="24"/>
        </w:rPr>
        <w:t xml:space="preserve">三台主变站</w:t>
      </w:r>
      <w:ins w:id="24664" w:author="xh" w:date="2026-10-19T14:20:55+08:00">
        <w:r>
          <w:rPr>
            <w:rFonts w:ascii="Times New Roman" w:hAnsi="Times New Roman" w:eastAsia="方正仿宋_GBK"/>
            <w:b w:val="0"/>
            <w:sz w:val="24"/>
          </w:rPr>
          <w:t xml:space="preserve">数按2035年实际采用组合统计。相同台数的</w:t>
        </w:r>
      </w:ins>
      <w:del w:id="24665" w:author="xh" w:date="2026-10-19T14:20:55+08:00">
        <w:r>
          <w:rPr>
            <w:rFonts w:ascii="Times New Roman" w:hAnsi="Times New Roman" w:eastAsia="方正仿宋_GBK"/>
            <w:b w:val="0"/>
            <w:sz w:val="24"/>
          </w:rPr>
          <w:delText xml:space="preserve">，但配储</w:delText>
        </w:r>
      </w:del>
      <w:r>
        <w:rPr>
          <w:rFonts w:ascii="Times New Roman" w:hAnsi="Times New Roman" w:eastAsia="方正仿宋_GBK"/>
          <w:b w:val="0"/>
          <w:sz w:val="24"/>
        </w:rPr>
        <w:t xml:space="preserve">站</w:t>
      </w:r>
      <w:ins w:id="24666" w:author="xh" w:date="2026-10-19T14:20:55+08:00">
        <w:r>
          <w:rPr>
            <w:rFonts w:ascii="Times New Roman" w:hAnsi="Times New Roman" w:eastAsia="方正仿宋_GBK"/>
            <w:b w:val="0"/>
            <w:sz w:val="24"/>
          </w:rPr>
          <w:t xml:space="preserve">点仍可</w:t>
        </w:r>
      </w:ins>
      <w:del w:id="24667" w:author="xh" w:date="2026-10-19T14:20:55+08:00">
        <w:r>
          <w:rPr>
            <w:rFonts w:ascii="Times New Roman" w:hAnsi="Times New Roman" w:eastAsia="方正仿宋_GBK"/>
            <w:b w:val="0"/>
            <w:sz w:val="24"/>
          </w:rPr>
          <w:delText xml:space="preserve">数及储</w:delText>
        </w:r>
      </w:del>
      <w:r>
        <w:rPr>
          <w:rFonts w:ascii="Times New Roman" w:hAnsi="Times New Roman" w:eastAsia="方正仿宋_GBK"/>
          <w:b w:val="0"/>
          <w:sz w:val="24"/>
        </w:rPr>
        <w:t xml:space="preserve">能</w:t>
      </w:r>
      <w:ins w:id="24668" w:author="xh" w:date="2026-10-19T14:20:55+08:00">
        <w:r>
          <w:rPr>
            <w:rFonts w:ascii="Times New Roman" w:hAnsi="Times New Roman" w:eastAsia="方正仿宋_GBK"/>
            <w:b w:val="0"/>
            <w:sz w:val="24"/>
          </w:rPr>
          <w:t xml:space="preserve">采用</w:t>
        </w:r>
      </w:ins>
      <w:del w:id="24669" w:author="xh" w:date="2026-10-19T14:20:55+08:00">
        <w:r>
          <w:rPr>
            <w:rFonts w:ascii="Times New Roman" w:hAnsi="Times New Roman" w:eastAsia="方正仿宋_GBK"/>
            <w:b w:val="0"/>
            <w:sz w:val="24"/>
          </w:rPr>
          <w:delText xml:space="preserve">规模</w:delText>
        </w:r>
      </w:del>
      <w:r>
        <w:rPr>
          <w:rFonts w:ascii="Times New Roman" w:hAnsi="Times New Roman" w:eastAsia="方正仿宋_GBK"/>
          <w:b w:val="0"/>
          <w:sz w:val="24"/>
        </w:rPr>
        <w:t xml:space="preserve">不同</w:t>
      </w:r>
      <w:ins w:id="24670" w:author="xh" w:date="2026-10-19T14:20:55+08:00">
        <w:r>
          <w:rPr>
            <w:rFonts w:ascii="Times New Roman" w:hAnsi="Times New Roman" w:eastAsia="方正仿宋_GBK"/>
            <w:b w:val="0"/>
            <w:sz w:val="24"/>
          </w:rPr>
          <w:t xml:space="preserve">额定容量</w:t>
        </w:r>
      </w:ins>
      <w:del w:id="24671" w:author="xh" w:date="2026-10-19T14:20:55+08:00">
        <w:r>
          <w:rPr>
            <w:rFonts w:ascii="Times New Roman" w:hAnsi="Times New Roman" w:eastAsia="方正仿宋_GBK"/>
            <w:b w:val="0"/>
            <w:sz w:val="24"/>
          </w:rPr>
          <w:delText xml:space="preserve">。市区两类方案均保持两台主变的站内结构</w:delText>
        </w:r>
      </w:del>
      <w:r>
        <w:rPr>
          <w:rFonts w:ascii="Times New Roman" w:hAnsi="Times New Roman" w:eastAsia="方正仿宋_GBK"/>
          <w:b w:val="0"/>
          <w:sz w:val="24"/>
        </w:rPr>
        <w:t xml:space="preserve">，</w:t>
      </w:r>
      <w:del w:id="24672" w:author="xh" w:date="2026-10-19T14:20:55+08:00">
        <w:r>
          <w:rPr>
            <w:rFonts w:ascii="Times New Roman" w:hAnsi="Times New Roman" w:eastAsia="方正仿宋_GBK"/>
            <w:b w:val="0"/>
            <w:sz w:val="24"/>
          </w:rPr>
          <w:delText xml:space="preserve">弹性方案通过翟山变单台升档提高</w:delText>
        </w:r>
      </w:del>
      <w:r>
        <w:rPr>
          <w:rFonts w:ascii="Times New Roman" w:hAnsi="Times New Roman" w:eastAsia="方正仿宋_GBK"/>
          <w:b w:val="0"/>
          <w:sz w:val="24"/>
        </w:rPr>
        <w:t xml:space="preserve">故障后剩余</w:t>
      </w:r>
      <w:ins w:id="24673" w:author="xh" w:date="2026-10-19T14:20:55+08:00">
        <w:r>
          <w:rPr>
            <w:rFonts w:ascii="Times New Roman" w:hAnsi="Times New Roman" w:eastAsia="方正仿宋_GBK"/>
            <w:b w:val="0"/>
            <w:sz w:val="24"/>
          </w:rPr>
          <w:t xml:space="preserve">能力还需</w:t>
        </w:r>
      </w:ins>
      <w:del w:id="24674" w:author="xh" w:date="2026-10-19T14:20:55+08:00">
        <w:r>
          <w:rPr>
            <w:rFonts w:ascii="Times New Roman" w:hAnsi="Times New Roman" w:eastAsia="方正仿宋_GBK"/>
            <w:b w:val="0"/>
            <w:sz w:val="24"/>
          </w:rPr>
          <w:delText xml:space="preserve">容量。主变台数只反映设备</w:delText>
        </w:r>
      </w:del>
      <w:r>
        <w:rPr>
          <w:rFonts w:ascii="Times New Roman" w:hAnsi="Times New Roman" w:eastAsia="方正仿宋_GBK"/>
          <w:b w:val="0"/>
          <w:sz w:val="24"/>
        </w:rPr>
        <w:t xml:space="preserve">结</w:t>
      </w:r>
      <w:ins w:id="24675" w:author="xh" w:date="2026-10-19T14:20:55+08:00">
        <w:r>
          <w:rPr>
            <w:rFonts w:ascii="Times New Roman" w:hAnsi="Times New Roman" w:eastAsia="方正仿宋_GBK"/>
            <w:b w:val="0"/>
            <w:sz w:val="24"/>
          </w:rPr>
          <w:t xml:space="preserve">合</w:t>
        </w:r>
      </w:ins>
      <w:del w:id="24676" w:author="xh" w:date="2026-10-19T14:20:55+08:00">
        <w:r>
          <w:rPr>
            <w:rFonts w:ascii="Times New Roman" w:hAnsi="Times New Roman" w:eastAsia="方正仿宋_GBK"/>
            <w:b w:val="0"/>
            <w:sz w:val="24"/>
          </w:rPr>
          <w:delText xml:space="preserve">构的一部分，同样为两台主变的站，额定规格和</w:delText>
        </w:r>
      </w:del>
      <w:r>
        <w:rPr>
          <w:rFonts w:ascii="Times New Roman" w:hAnsi="Times New Roman" w:eastAsia="方正仿宋_GBK"/>
          <w:b w:val="0"/>
          <w:sz w:val="24"/>
        </w:rPr>
        <w:t xml:space="preserve">最大单台</w:t>
      </w:r>
      <w:del w:id="24677" w:author="xh" w:date="2026-10-19T14:20:55+08:00">
        <w:r>
          <w:rPr>
            <w:rFonts w:ascii="Times New Roman" w:hAnsi="Times New Roman" w:eastAsia="方正仿宋_GBK"/>
            <w:b w:val="0"/>
            <w:sz w:val="24"/>
          </w:rPr>
          <w:delText xml:space="preserve">停运后的可用</w:delText>
        </w:r>
      </w:del>
      <w:r>
        <w:rPr>
          <w:rFonts w:ascii="Times New Roman" w:hAnsi="Times New Roman" w:eastAsia="方正仿宋_GBK"/>
          <w:b w:val="0"/>
          <w:sz w:val="24"/>
        </w:rPr>
        <w:t xml:space="preserve">容量</w:t>
      </w:r>
      <w:ins w:id="24678" w:author="xh" w:date="2026-10-19T14:20:55+08:00">
        <w:r>
          <w:rPr>
            <w:rFonts w:ascii="Times New Roman" w:hAnsi="Times New Roman" w:eastAsia="方正仿宋_GBK"/>
            <w:b w:val="0"/>
            <w:sz w:val="24"/>
          </w:rPr>
          <w:t xml:space="preserve">判断</w:t>
        </w:r>
      </w:ins>
      <w:del w:id="24679" w:author="xh" w:date="2026-10-19T14:20:55+08:00">
        <w:r>
          <w:rPr>
            <w:rFonts w:ascii="Times New Roman" w:hAnsi="Times New Roman" w:eastAsia="方正仿宋_GBK"/>
            <w:b w:val="0"/>
            <w:sz w:val="24"/>
          </w:rPr>
          <w:delText xml:space="preserve">仍有差异</w:delText>
        </w:r>
      </w:del>
      <w:r>
        <w:rPr>
          <w:rFonts w:ascii="Times New Roman" w:hAnsi="Times New Roman" w:eastAsia="方正仿宋_GBK"/>
          <w:b w:val="0"/>
          <w:sz w:val="24"/>
        </w:rPr>
        <w:t xml:space="preserve">。</w:t>
      </w:r>
      <w:ins w:id="24680" w:author="xh" w:date="2026-10-19T14:20:55+08:00">
        <w:r>
          <w:rPr>
            <w:rFonts w:ascii="Times New Roman" w:hAnsi="Times New Roman" w:eastAsia="方正仿宋_GBK"/>
            <w:b w:val="0"/>
            <w:sz w:val="24"/>
          </w:rPr>
          <w:t xml:space="preserve">配储站数与储能规模分别反映补充支撑</w:t>
        </w:r>
      </w:ins>
      <w:del w:id="24681" w:author="xh" w:date="2026-10-19T14:20:55+08:00">
        <w:r>
          <w:rPr>
            <w:rFonts w:ascii="Times New Roman" w:hAnsi="Times New Roman" w:eastAsia="方正仿宋_GBK"/>
            <w:b w:val="0"/>
            <w:sz w:val="24"/>
          </w:rPr>
          <w:delText xml:space="preserve">各年</w:delText>
        </w:r>
      </w:del>
      <w:r>
        <w:rPr>
          <w:rFonts w:ascii="Times New Roman" w:hAnsi="Times New Roman" w:eastAsia="方正仿宋_GBK"/>
          <w:b w:val="0"/>
          <w:sz w:val="24"/>
        </w:rPr>
        <w:t xml:space="preserve">的</w:t>
      </w:r>
      <w:ins w:id="24682" w:author="xh" w:date="2026-10-19T14:20:55+08:00">
        <w:r>
          <w:rPr>
            <w:rFonts w:ascii="Times New Roman" w:hAnsi="Times New Roman" w:eastAsia="方正仿宋_GBK"/>
            <w:b w:val="0"/>
            <w:sz w:val="24"/>
          </w:rPr>
          <w:t xml:space="preserve">空间范围</w:t>
        </w:r>
      </w:ins>
      <w:del w:id="24683" w:author="xh" w:date="2026-10-19T14:20:55+08:00">
        <w:r>
          <w:rPr>
            <w:rFonts w:ascii="Times New Roman" w:hAnsi="Times New Roman" w:eastAsia="方正仿宋_GBK"/>
            <w:b w:val="0"/>
            <w:sz w:val="24"/>
          </w:rPr>
          <w:delText xml:space="preserve">具体组合、支援方向</w:delText>
        </w:r>
      </w:del>
      <w:r>
        <w:rPr>
          <w:rFonts w:ascii="Times New Roman" w:hAnsi="Times New Roman" w:eastAsia="方正仿宋_GBK"/>
          <w:b w:val="0"/>
          <w:sz w:val="24"/>
        </w:rPr>
        <w:t xml:space="preserve">和</w:t>
      </w:r>
      <w:ins w:id="24684" w:author="xh" w:date="2026-10-19T14:20:55+08:00">
        <w:r>
          <w:rPr>
            <w:rFonts w:ascii="Times New Roman" w:hAnsi="Times New Roman" w:eastAsia="方正仿宋_GBK"/>
            <w:b w:val="0"/>
            <w:sz w:val="24"/>
          </w:rPr>
          <w:t xml:space="preserve">总量</w:t>
        </w:r>
      </w:ins>
      <w:del w:id="24685" w:author="xh" w:date="2026-10-19T14:20:55+08:00">
        <w:r>
          <w:rPr>
            <w:rFonts w:ascii="Times New Roman" w:hAnsi="Times New Roman" w:eastAsia="方正仿宋_GBK"/>
            <w:b w:val="0"/>
            <w:sz w:val="24"/>
          </w:rPr>
          <w:delText xml:space="preserve">投运变化需结合逐站表确定</w:delText>
        </w:r>
      </w:del>
      <w:r>
        <w:rPr>
          <w:rFonts w:ascii="Times New Roman" w:hAnsi="Times New Roman" w:eastAsia="方正仿宋_GBK"/>
          <w:b w:val="0"/>
          <w:sz w:val="24"/>
        </w:rPr>
        <w:t xml:space="preserve">。</w:t>
      </w:r>
    </w:p>
    <w:p w14:paraId="18550677">
      <w:pPr>
        <w:pStyle w:val="2"/>
        <w:widowControl/>
        <w:spacing w:before="0" w:after="0" w:line="348" w:lineRule="exact"/>
        <w:ind w:firstLine="480"/>
        <w:jc w:val="both"/>
      </w:pPr>
      <w:r>
        <w:rPr>
          <w:rFonts w:ascii="Times New Roman" w:hAnsi="Times New Roman" w:eastAsia="方正仿宋_GBK"/>
          <w:b w:val="0"/>
          <w:sz w:val="24"/>
        </w:rPr>
        <w:t>同一容载比可以由不同站内设备结构形成，因此区域推荐区间需与主变台数、规格及站间任务对应。逐站比较需求和建设选择后，再归纳区域指标，才能说明新增容量用于哪些站点，以及费用变化来自哪些措施。</w:t>
      </w:r>
    </w:p>
    <w:p w14:paraId="2B21AD9C">
      <w:pPr>
        <w:pStyle w:val="2"/>
        <w:widowControl/>
        <w:spacing w:before="0" w:after="0" w:line="348" w:lineRule="exact"/>
        <w:ind w:firstLine="480"/>
        <w:jc w:val="both"/>
      </w:pPr>
      <w:r>
        <w:rPr>
          <w:rFonts w:ascii="Times New Roman" w:hAnsi="Times New Roman" w:eastAsia="方正仿宋_GBK"/>
          <w:b w:val="0"/>
          <w:sz w:val="24"/>
        </w:rPr>
        <w:t>主变台数增加可以改变最大单台容量占本站总容量的比例，但是否扩建还取决于预留位置、邻站支援及工程费用。部分站保留两台主变，通过具体线路利用邻站余量；部分站更换主变或增加第三台，承担本地和邻站任务。逐站结果中的不同建设方式共同形成地区容载比。</w:t>
      </w:r>
    </w:p>
    <w:p w14:paraId="17EFD6A4">
      <w:pPr>
        <w:pStyle w:val="5"/>
        <w:keepNext/>
        <w:numPr>
          <w:ilvl w:val="0"/>
          <w:numId w:val="0"/>
        </w:numPr>
        <w:spacing w:before="160" w:after="120" w:line="390" w:lineRule="exact"/>
        <w:ind w:firstLine="0"/>
      </w:pPr>
      <w:bookmarkStart w:id="249" w:name="保留2021实际容量的方案对照"/>
      <w:r>
        <w:rPr>
          <w:rFonts w:ascii="Times New Roman" w:hAnsi="Times New Roman" w:eastAsia="方正仿宋_GBK"/>
          <w:b/>
          <w:sz w:val="26"/>
        </w:rPr>
        <w:t>5.4.8 保留2021实际容量的方案对照</w:t>
      </w:r>
      <w:bookmarkEnd w:id="249"/>
    </w:p>
    <w:p w14:paraId="04DD5871">
      <w:pPr>
        <w:pStyle w:val="115"/>
        <w:widowControl/>
        <w:spacing w:before="0" w:after="0" w:line="348" w:lineRule="exact"/>
        <w:ind w:firstLine="480"/>
        <w:jc w:val="both"/>
      </w:pPr>
      <w:ins w:id="24686" w:author="xh" w:date="2026-10-19T14:21:35+08:00">
        <w:r>
          <w:rPr>
            <w:rFonts w:ascii="Times New Roman" w:hAnsi="Times New Roman" w:eastAsia="方正仿宋_GBK"/>
            <w:b w:val="0"/>
            <w:sz w:val="24"/>
          </w:rPr>
          <w:t xml:space="preserve">两地区均保留</w:t>
        </w:r>
      </w:ins>
      <w:del w:id="24687" w:author="xh" w:date="2026-10-19T14:21:35+08:00">
        <w:r>
          <w:rPr>
            <w:rFonts w:ascii="Times New Roman" w:hAnsi="Times New Roman" w:eastAsia="方正仿宋_GBK"/>
            <w:b w:val="0"/>
            <w:sz w:val="24"/>
          </w:rPr>
          <w:delText xml:space="preserve">在共同仿真起点之外，补充以</w:delText>
        </w:r>
      </w:del>
      <w:r>
        <w:rPr>
          <w:rFonts w:ascii="Times New Roman" w:hAnsi="Times New Roman" w:eastAsia="方正仿宋_GBK"/>
          <w:b w:val="0"/>
          <w:sz w:val="24"/>
        </w:rPr>
        <w:t xml:space="preserve">2021年实际</w:t>
      </w:r>
      <w:ins w:id="24688" w:author="xh" w:date="2026-10-19T14:21:35+08:00">
        <w:r>
          <w:rPr>
            <w:rFonts w:ascii="Times New Roman" w:hAnsi="Times New Roman" w:eastAsia="方正仿宋_GBK"/>
            <w:b w:val="0"/>
            <w:sz w:val="24"/>
          </w:rPr>
          <w:t xml:space="preserve">主变</w:t>
        </w:r>
      </w:ins>
      <w:del w:id="24689" w:author="xh" w:date="2026-10-19T14:21:35+08:00">
        <w:r>
          <w:rPr>
            <w:rFonts w:ascii="Times New Roman" w:hAnsi="Times New Roman" w:eastAsia="方正仿宋_GBK"/>
            <w:b w:val="0"/>
            <w:sz w:val="24"/>
          </w:rPr>
          <w:delText xml:space="preserve">地区总</w:delText>
        </w:r>
      </w:del>
      <w:r>
        <w:rPr>
          <w:rFonts w:ascii="Times New Roman" w:hAnsi="Times New Roman" w:eastAsia="方正仿宋_GBK"/>
          <w:b w:val="0"/>
          <w:sz w:val="24"/>
        </w:rPr>
        <w:t xml:space="preserve">容量</w:t>
      </w:r>
      <w:ins w:id="24690" w:author="xh" w:date="2026-10-19T14:21:35+08:00">
        <w:r>
          <w:rPr>
            <w:rFonts w:ascii="Times New Roman" w:hAnsi="Times New Roman" w:eastAsia="方正仿宋_GBK"/>
            <w:b w:val="0"/>
            <w:sz w:val="24"/>
          </w:rPr>
          <w:t xml:space="preserve">作</w:t>
        </w:r>
      </w:ins>
      <w:r>
        <w:rPr>
          <w:rFonts w:ascii="Times New Roman" w:hAnsi="Times New Roman" w:eastAsia="方正仿宋_GBK"/>
          <w:b w:val="0"/>
          <w:sz w:val="24"/>
        </w:rPr>
        <w:t xml:space="preserve">为</w:t>
      </w:r>
      <w:ins w:id="24691" w:author="xh" w:date="2026-10-19T14:21:35+08:00">
        <w:r>
          <w:rPr>
            <w:rFonts w:ascii="Times New Roman" w:hAnsi="Times New Roman" w:eastAsia="方正仿宋_GBK"/>
            <w:b w:val="0"/>
            <w:sz w:val="24"/>
          </w:rPr>
          <w:t xml:space="preserve">刚性、弹性的共同</w:t>
        </w:r>
      </w:ins>
      <w:r>
        <w:rPr>
          <w:rFonts w:ascii="Times New Roman" w:hAnsi="Times New Roman" w:eastAsia="方正仿宋_GBK"/>
          <w:b w:val="0"/>
          <w:sz w:val="24"/>
        </w:rPr>
        <w:t xml:space="preserve">起点</w:t>
      </w:r>
      <w:del w:id="24692" w:author="xh" w:date="2026-10-19T14:21:35+08:00">
        <w:r>
          <w:rPr>
            <w:rFonts w:ascii="Times New Roman" w:hAnsi="Times New Roman" w:eastAsia="方正仿宋_GBK"/>
            <w:b w:val="0"/>
            <w:sz w:val="24"/>
          </w:rPr>
          <w:delText xml:space="preserve">的两类方案，邳州2027.00 MVA、市区3113.50 MVA</w:delText>
        </w:r>
      </w:del>
      <w:r>
        <w:rPr>
          <w:rFonts w:ascii="Times New Roman" w:hAnsi="Times New Roman" w:eastAsia="方正仿宋_GBK"/>
          <w:b w:val="0"/>
          <w:sz w:val="24"/>
        </w:rPr>
        <w:t xml:space="preserve">。</w:t>
      </w:r>
      <w:ins w:id="24693" w:author="xh" w:date="2026-10-19T14:21:35+08:00">
        <w:r>
          <w:rPr>
            <w:rFonts w:ascii="Times New Roman" w:hAnsi="Times New Roman" w:eastAsia="方正仿宋_GBK"/>
            <w:b w:val="0"/>
            <w:sz w:val="24"/>
          </w:rPr>
          <w:t xml:space="preserve">以下汇总</w:t>
        </w:r>
      </w:ins>
      <w:r>
        <w:rPr>
          <w:rFonts w:ascii="Times New Roman" w:hAnsi="Times New Roman" w:eastAsia="方正仿宋_GBK"/>
          <w:b w:val="0"/>
          <w:sz w:val="24"/>
        </w:rPr>
        <w:t xml:space="preserve">2021</w:t>
      </w:r>
      <w:ins w:id="24694" w:author="xh" w:date="2026-10-19T14:21:35+08:00">
        <w:r>
          <w:rPr>
            <w:rFonts w:ascii="Times New Roman" w:hAnsi="Times New Roman" w:eastAsia="方正仿宋_GBK"/>
            <w:b w:val="0"/>
            <w:sz w:val="24"/>
          </w:rPr>
          <w:t xml:space="preserve">、2025、2030、2035</w:t>
        </w:r>
      </w:ins>
      <w:r>
        <w:rPr>
          <w:rFonts w:ascii="Times New Roman" w:hAnsi="Times New Roman" w:eastAsia="方正仿宋_GBK"/>
          <w:b w:val="0"/>
          <w:sz w:val="24"/>
        </w:rPr>
        <w:t xml:space="preserve">年</w:t>
      </w:r>
      <w:ins w:id="24695" w:author="xh" w:date="2026-10-19T14:21:35+08:00">
        <w:r>
          <w:rPr>
            <w:rFonts w:ascii="Times New Roman" w:hAnsi="Times New Roman" w:eastAsia="方正仿宋_GBK"/>
            <w:b w:val="0"/>
            <w:sz w:val="24"/>
          </w:rPr>
          <w:t xml:space="preserve">，完整逐年配置见第5.4.1、5.4.2节。基期新增措施均为零</w:t>
        </w:r>
      </w:ins>
      <w:del w:id="24696" w:author="xh" w:date="2026-10-19T14:21:35+08:00">
        <w:r>
          <w:rPr>
            <w:rFonts w:ascii="Times New Roman" w:hAnsi="Times New Roman" w:eastAsia="方正仿宋_GBK"/>
            <w:b w:val="0"/>
            <w:sz w:val="24"/>
          </w:rPr>
          <w:delText xml:space="preserve">固定</w:delText>
        </w:r>
      </w:del>
      <w:r>
        <w:rPr>
          <w:rFonts w:ascii="Times New Roman" w:hAnsi="Times New Roman" w:eastAsia="方正仿宋_GBK"/>
          <w:b w:val="0"/>
          <w:sz w:val="24"/>
        </w:rPr>
        <w:t xml:space="preserve">，2022</w:t>
      </w:r>
      <w:del w:id="24697" w:author="xh" w:date="2026-10-19T14:21:35+08:00">
        <w:r>
          <w:rPr>
            <w:rFonts w:ascii="Times New Roman" w:hAnsi="Times New Roman" w:eastAsia="方正仿宋_GBK"/>
            <w:b w:val="0"/>
            <w:sz w:val="24"/>
          </w:rPr>
          <w:delText xml:space="preserve">—2025</w:delText>
        </w:r>
      </w:del>
      <w:r>
        <w:rPr>
          <w:rFonts w:ascii="Times New Roman" w:hAnsi="Times New Roman" w:eastAsia="方正仿宋_GBK"/>
          <w:b w:val="0"/>
          <w:sz w:val="24"/>
        </w:rPr>
        <w:t xml:space="preserve">年</w:t>
      </w:r>
      <w:ins w:id="24698" w:author="xh" w:date="2026-10-19T14:21:35+08:00">
        <w:r>
          <w:rPr>
            <w:rFonts w:ascii="Times New Roman" w:hAnsi="Times New Roman" w:eastAsia="方正仿宋_GBK"/>
            <w:b w:val="0"/>
            <w:sz w:val="24"/>
          </w:rPr>
          <w:t xml:space="preserve">起各年工程</w:t>
        </w:r>
      </w:ins>
      <w:r>
        <w:rPr>
          <w:rFonts w:ascii="Times New Roman" w:hAnsi="Times New Roman" w:eastAsia="方正仿宋_GBK"/>
          <w:b w:val="0"/>
          <w:sz w:val="24"/>
        </w:rPr>
        <w:t xml:space="preserve">继</w:t>
      </w:r>
      <w:ins w:id="24699" w:author="xh" w:date="2026-10-19T14:21:35+08:00">
        <w:r>
          <w:rPr>
            <w:rFonts w:ascii="Times New Roman" w:hAnsi="Times New Roman" w:eastAsia="方正仿宋_GBK"/>
            <w:b w:val="0"/>
            <w:sz w:val="24"/>
          </w:rPr>
          <w:t xml:space="preserve">承上</w:t>
        </w:r>
      </w:ins>
      <w:del w:id="24700" w:author="xh" w:date="2026-10-19T14:21:35+08:00">
        <w:r>
          <w:rPr>
            <w:rFonts w:ascii="Times New Roman" w:hAnsi="Times New Roman" w:eastAsia="方正仿宋_GBK"/>
            <w:b w:val="0"/>
            <w:sz w:val="24"/>
          </w:rPr>
          <w:delText xml:space="preserve">续采用相同</w:delText>
        </w:r>
      </w:del>
      <w:r>
        <w:rPr>
          <w:rFonts w:ascii="Times New Roman" w:hAnsi="Times New Roman" w:eastAsia="方正仿宋_GBK"/>
          <w:b w:val="0"/>
          <w:sz w:val="24"/>
        </w:rPr>
        <w:t xml:space="preserve">年</w:t>
      </w:r>
      <w:ins w:id="24701" w:author="xh" w:date="2026-10-19T14:21:35+08:00">
        <w:r>
          <w:rPr>
            <w:rFonts w:ascii="Times New Roman" w:hAnsi="Times New Roman" w:eastAsia="方正仿宋_GBK"/>
            <w:b w:val="0"/>
            <w:sz w:val="24"/>
          </w:rPr>
          <w:t xml:space="preserve">在役设备</w:t>
        </w:r>
      </w:ins>
      <w:del w:id="24702" w:author="xh" w:date="2026-10-19T14:21:35+08:00">
        <w:r>
          <w:rPr>
            <w:rFonts w:ascii="Times New Roman" w:hAnsi="Times New Roman" w:eastAsia="方正仿宋_GBK"/>
            <w:b w:val="0"/>
            <w:sz w:val="24"/>
          </w:rPr>
          <w:delText xml:space="preserve">度负荷、逐站转供能力、承载约束和经济参数，比较存量容量条件对新增措施的影响</w:delText>
        </w:r>
      </w:del>
      <w:r>
        <w:rPr>
          <w:rFonts w:ascii="Times New Roman" w:hAnsi="Times New Roman" w:eastAsia="方正仿宋_GBK"/>
          <w:b w:val="0"/>
          <w:sz w:val="24"/>
        </w:rPr>
        <w:t xml:space="preserve">。</w:t>
      </w:r>
      <w:del w:id="24703" w:author="xh" w:date="2026-10-19T14:21:35+08:00">
        <w:r>
          <w:rPr>
            <w:rFonts w:ascii="Times New Roman" w:hAnsi="Times New Roman" w:eastAsia="方正仿宋_GBK"/>
            <w:b w:val="0"/>
            <w:sz w:val="24"/>
          </w:rPr>
          <w:delText xml:space="preserve">逐站初始组合沿用按地区总容量标定的研究输入。</w:delText>
        </w:r>
      </w:del>
    </w:p>
    <w:p w14:paraId="5E06981A">
      <w:pPr>
        <w:pStyle w:val="2"/>
        <w:keepNext/>
        <w:spacing w:before="120" w:after="80" w:line="280" w:lineRule="exact"/>
        <w:ind w:firstLine="0"/>
        <w:jc w:val="center"/>
      </w:pPr>
      <w:commentRangeStart w:id="9"/>
      <w:r>
        <w:rPr>
          <w:rFonts w:ascii="Times New Roman" w:hAnsi="Times New Roman" w:eastAsia="宋体"/>
          <w:b w:val="0"/>
          <w:sz w:val="21"/>
        </w:rPr>
        <w:t xml:space="preserve">表5-60 保留2021实际容量的</w:t>
      </w:r>
      <w:ins w:id="24704" w:author="xh" w:date="2026-10-19T14:22:14+08:00">
        <w:r>
          <w:rPr>
            <w:rFonts w:ascii="Times New Roman" w:hAnsi="Times New Roman" w:eastAsia="宋体"/>
            <w:b w:val="0"/>
            <w:sz w:val="21"/>
          </w:rPr>
          <w:t xml:space="preserve">代表</w:t>
        </w:r>
      </w:ins>
      <w:del w:id="24705" w:author="xh" w:date="2026-10-19T14:22:14+08:00">
        <w:r>
          <w:rPr>
            <w:rFonts w:ascii="Times New Roman" w:hAnsi="Times New Roman" w:eastAsia="宋体"/>
            <w:b w:val="0"/>
            <w:sz w:val="21"/>
          </w:rPr>
          <w:delText xml:space="preserve">逐</w:delText>
        </w:r>
      </w:del>
      <w:r>
        <w:rPr>
          <w:rFonts w:ascii="Times New Roman" w:hAnsi="Times New Roman" w:eastAsia="宋体"/>
          <w:b w:val="0"/>
          <w:sz w:val="21"/>
        </w:rPr>
        <w:t xml:space="preserve">年</w:t>
      </w:r>
      <w:ins w:id="24706" w:author="xh" w:date="2026-10-19T14:22:14+08:00">
        <w:r>
          <w:rPr>
            <w:rFonts w:ascii="Times New Roman" w:hAnsi="Times New Roman" w:eastAsia="宋体"/>
            <w:b w:val="0"/>
            <w:sz w:val="21"/>
          </w:rPr>
          <w:t xml:space="preserve">度</w:t>
        </w:r>
      </w:ins>
      <w:del w:id="24707" w:author="xh" w:date="2026-10-19T14:22:14+08:00">
        <w:r>
          <w:rPr>
            <w:rFonts w:ascii="Times New Roman" w:hAnsi="Times New Roman" w:eastAsia="宋体"/>
            <w:b w:val="0"/>
            <w:sz w:val="21"/>
          </w:rPr>
          <w:delText xml:space="preserve">规划</w:delText>
        </w:r>
      </w:del>
      <w:r>
        <w:rPr>
          <w:rFonts w:ascii="Times New Roman" w:hAnsi="Times New Roman" w:eastAsia="宋体"/>
          <w:b w:val="0"/>
          <w:sz w:val="21"/>
        </w:rPr>
        <w:t xml:space="preserve">汇总</w:t>
      </w:r>
      <w:commentRangeEnd w:id="9"/>
      <w:r>
        <w:rPr>
          <w:woUserID w:val="2"/>
        </w:rPr>
        <w:commentReference w:id="9"/>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51BE9F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24708" w:author="xh" w:date="2026-10-19T14:22:54+08:00"/>
        </w:trPr>
        <w:tc>
          <w:tcPr>
            <w:tcW w:w="1187" w:type="dxa"/>
            <w:tcMar>
              <w:left w:w="70" w:type="dxa"/>
              <w:right w:w="70" w:type="dxa"/>
            </w:tcMar>
            <w:vAlign w:val="center"/>
          </w:tcPr>
          <w:p w14:paraId="568F1C6A">
            <w:pPr>
              <w:keepNext/>
              <w:spacing w:before="20" w:after="20" w:line="260" w:lineRule="exact"/>
              <w:ind w:left="0" w:leftChars="0" w:right="0" w:rightChars="0" w:firstLine="0" w:firstLineChars="0"/>
              <w:jc w:val="center"/>
              <w:rPr>
                <w:del w:id="24725" w:author="xh" w:date="2026-10-19T14:22:54+08:00"/>
              </w:rPr>
            </w:pPr>
            <w:del w:id="24726" w:author="xh" w:date="2026-10-19T14:22:54+08:00">
              <w:r>
                <w:rPr>
                  <w:rFonts w:ascii="Times New Roman" w:hAnsi="Times New Roman" w:eastAsia="宋体"/>
                  <w:b/>
                  <w:sz w:val="18"/>
                </w:rPr>
                <w:delText>地区</w:delText>
              </w:r>
            </w:del>
          </w:p>
        </w:tc>
        <w:tc>
          <w:tcPr>
            <w:tcW w:w="1187" w:type="dxa"/>
            <w:tcMar>
              <w:left w:w="70" w:type="dxa"/>
              <w:right w:w="70" w:type="dxa"/>
            </w:tcMar>
            <w:vAlign w:val="center"/>
          </w:tcPr>
          <w:p w14:paraId="62EDFCE0">
            <w:pPr>
              <w:keepNext/>
              <w:spacing w:before="20" w:after="20" w:line="260" w:lineRule="exact"/>
              <w:ind w:left="0" w:leftChars="0" w:right="0" w:rightChars="0" w:firstLine="0" w:firstLineChars="0"/>
              <w:jc w:val="center"/>
              <w:rPr>
                <w:del w:id="24727" w:author="xh" w:date="2026-10-19T14:22:54+08:00"/>
              </w:rPr>
            </w:pPr>
            <w:del w:id="24728" w:author="xh" w:date="2026-10-19T14:22:54+08:00">
              <w:r>
                <w:rPr>
                  <w:rFonts w:ascii="Times New Roman" w:hAnsi="Times New Roman" w:eastAsia="宋体"/>
                  <w:b/>
                  <w:sz w:val="18"/>
                </w:rPr>
                <w:delText>方案</w:delText>
              </w:r>
            </w:del>
          </w:p>
        </w:tc>
        <w:tc>
          <w:tcPr>
            <w:tcW w:w="1187" w:type="dxa"/>
            <w:tcMar>
              <w:left w:w="70" w:type="dxa"/>
              <w:right w:w="70" w:type="dxa"/>
            </w:tcMar>
            <w:vAlign w:val="center"/>
          </w:tcPr>
          <w:p w14:paraId="4F6C4912">
            <w:pPr>
              <w:keepNext/>
              <w:spacing w:before="20" w:after="20" w:line="260" w:lineRule="exact"/>
              <w:ind w:left="0" w:leftChars="0" w:right="0" w:rightChars="0" w:firstLine="0" w:firstLineChars="0"/>
              <w:jc w:val="center"/>
              <w:rPr>
                <w:del w:id="24729" w:author="xh" w:date="2026-10-19T14:22:54+08:00"/>
              </w:rPr>
            </w:pPr>
            <w:del w:id="24730" w:author="xh" w:date="2026-10-19T14:22:54+08:00">
              <w:r>
                <w:rPr>
                  <w:rFonts w:ascii="Times New Roman" w:hAnsi="Times New Roman" w:eastAsia="宋体"/>
                  <w:b/>
                  <w:sz w:val="18"/>
                </w:rPr>
                <w:delText>年份</w:delText>
              </w:r>
            </w:del>
          </w:p>
        </w:tc>
        <w:tc>
          <w:tcPr>
            <w:tcW w:w="1187" w:type="dxa"/>
            <w:tcMar>
              <w:left w:w="70" w:type="dxa"/>
              <w:right w:w="70" w:type="dxa"/>
            </w:tcMar>
            <w:vAlign w:val="center"/>
          </w:tcPr>
          <w:p w14:paraId="2A1472EB">
            <w:pPr>
              <w:keepNext/>
              <w:spacing w:before="20" w:after="20" w:line="260" w:lineRule="exact"/>
              <w:ind w:left="0" w:leftChars="0" w:right="0" w:rightChars="0" w:firstLine="0" w:firstLineChars="0"/>
              <w:jc w:val="center"/>
              <w:rPr>
                <w:del w:id="24731" w:author="xh" w:date="2026-10-19T14:22:54+08:00"/>
              </w:rPr>
            </w:pPr>
            <w:del w:id="24732" w:author="xh" w:date="2026-10-19T14:22:54+08:00">
              <w:r>
                <w:rPr>
                  <w:rFonts w:ascii="Times New Roman" w:hAnsi="Times New Roman" w:eastAsia="宋体"/>
                  <w:b/>
                  <w:sz w:val="18"/>
                </w:rPr>
                <w:delText>年末主变/MVA</w:delText>
              </w:r>
            </w:del>
          </w:p>
        </w:tc>
        <w:tc>
          <w:tcPr>
            <w:tcW w:w="1187" w:type="dxa"/>
            <w:tcMar>
              <w:left w:w="70" w:type="dxa"/>
              <w:right w:w="70" w:type="dxa"/>
            </w:tcMar>
            <w:vAlign w:val="center"/>
          </w:tcPr>
          <w:p w14:paraId="2D3D4DFF">
            <w:pPr>
              <w:keepNext/>
              <w:spacing w:before="20" w:after="20" w:line="260" w:lineRule="exact"/>
              <w:ind w:left="0" w:leftChars="0" w:right="0" w:rightChars="0" w:firstLine="0" w:firstLineChars="0"/>
              <w:jc w:val="center"/>
              <w:rPr>
                <w:del w:id="24733" w:author="xh" w:date="2026-10-19T14:22:54+08:00"/>
              </w:rPr>
            </w:pPr>
            <w:del w:id="24734" w:author="xh" w:date="2026-10-19T14:22:54+08:00">
              <w:r>
                <w:rPr>
                  <w:rFonts w:ascii="Times New Roman" w:hAnsi="Times New Roman" w:eastAsia="宋体"/>
                  <w:b/>
                  <w:sz w:val="18"/>
                </w:rPr>
                <w:delText>容载比</w:delText>
              </w:r>
            </w:del>
          </w:p>
        </w:tc>
        <w:tc>
          <w:tcPr>
            <w:tcW w:w="1187" w:type="dxa"/>
            <w:tcMar>
              <w:left w:w="70" w:type="dxa"/>
              <w:right w:w="70" w:type="dxa"/>
            </w:tcMar>
            <w:vAlign w:val="center"/>
          </w:tcPr>
          <w:p w14:paraId="0CEE0278">
            <w:pPr>
              <w:keepNext/>
              <w:spacing w:before="20" w:after="20" w:line="260" w:lineRule="exact"/>
              <w:ind w:left="0" w:leftChars="0" w:right="0" w:rightChars="0" w:firstLine="0" w:firstLineChars="0"/>
              <w:jc w:val="center"/>
              <w:rPr>
                <w:del w:id="24735" w:author="xh" w:date="2026-10-19T14:22:54+08:00"/>
              </w:rPr>
            </w:pPr>
            <w:del w:id="24736" w:author="xh" w:date="2026-10-19T14:22:54+08:00">
              <w:r>
                <w:rPr>
                  <w:rFonts w:ascii="Times New Roman" w:hAnsi="Times New Roman" w:eastAsia="宋体"/>
                  <w:b/>
                  <w:sz w:val="18"/>
                </w:rPr>
                <w:delText>年末储能/MWh</w:delText>
              </w:r>
            </w:del>
          </w:p>
        </w:tc>
        <w:tc>
          <w:tcPr>
            <w:tcW w:w="1187" w:type="dxa"/>
            <w:tcMar>
              <w:left w:w="70" w:type="dxa"/>
              <w:right w:w="70" w:type="dxa"/>
            </w:tcMar>
            <w:vAlign w:val="center"/>
          </w:tcPr>
          <w:p w14:paraId="2622AE66">
            <w:pPr>
              <w:keepNext/>
              <w:spacing w:before="20" w:after="20" w:line="260" w:lineRule="exact"/>
              <w:ind w:left="0" w:leftChars="0" w:right="0" w:rightChars="0" w:firstLine="0" w:firstLineChars="0"/>
              <w:jc w:val="center"/>
              <w:rPr>
                <w:del w:id="24737" w:author="xh" w:date="2026-10-19T14:22:54+08:00"/>
              </w:rPr>
            </w:pPr>
            <w:del w:id="24738" w:author="xh" w:date="2026-10-19T14:22:54+08:00">
              <w:r>
                <w:rPr>
                  <w:rFonts w:ascii="Times New Roman" w:hAnsi="Times New Roman" w:eastAsia="宋体"/>
                  <w:b/>
                  <w:sz w:val="18"/>
                </w:rPr>
                <w:delText>累计新联络/条</w:delText>
              </w:r>
            </w:del>
          </w:p>
        </w:tc>
      </w:tr>
      <w:tr w14:paraId="170386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709" w:author="xh" w:date="2026-10-19T14:22:54+08:00"/>
        </w:trPr>
        <w:tc>
          <w:tcPr>
            <w:tcW w:w="1187" w:type="dxa"/>
            <w:tcMar>
              <w:left w:w="70" w:type="dxa"/>
              <w:right w:w="70" w:type="dxa"/>
            </w:tcMar>
            <w:vAlign w:val="center"/>
          </w:tcPr>
          <w:p w14:paraId="6DEFA538">
            <w:pPr>
              <w:keepNext w:val="0"/>
              <w:spacing w:before="20" w:after="20" w:line="260" w:lineRule="exact"/>
              <w:ind w:left="0" w:leftChars="0" w:right="0" w:rightChars="0" w:firstLine="0" w:firstLineChars="0"/>
              <w:jc w:val="center"/>
              <w:rPr>
                <w:del w:id="24739" w:author="xh" w:date="2026-10-19T14:22:54+08:00"/>
              </w:rPr>
            </w:pPr>
            <w:del w:id="24740" w:author="xh" w:date="2026-10-19T14:22:54+08:00">
              <w:r>
                <w:rPr>
                  <w:rFonts w:ascii="Times New Roman" w:hAnsi="Times New Roman" w:eastAsia="宋体"/>
                  <w:b w:val="0"/>
                  <w:sz w:val="18"/>
                </w:rPr>
                <w:delText>邳州</w:delText>
              </w:r>
            </w:del>
          </w:p>
        </w:tc>
        <w:tc>
          <w:tcPr>
            <w:tcW w:w="1187" w:type="dxa"/>
            <w:tcMar>
              <w:left w:w="70" w:type="dxa"/>
              <w:right w:w="70" w:type="dxa"/>
            </w:tcMar>
            <w:vAlign w:val="center"/>
          </w:tcPr>
          <w:p w14:paraId="7D8AF5A0">
            <w:pPr>
              <w:keepNext w:val="0"/>
              <w:spacing w:before="20" w:after="20" w:line="260" w:lineRule="exact"/>
              <w:ind w:left="0" w:leftChars="0" w:right="0" w:rightChars="0" w:firstLine="0" w:firstLineChars="0"/>
              <w:jc w:val="center"/>
              <w:rPr>
                <w:del w:id="24741" w:author="xh" w:date="2026-10-19T14:22:54+08:00"/>
              </w:rPr>
            </w:pPr>
            <w:del w:id="24742" w:author="xh" w:date="2026-10-19T14:22:54+08:00">
              <w:r>
                <w:rPr>
                  <w:rFonts w:ascii="Times New Roman" w:hAnsi="Times New Roman" w:eastAsia="宋体"/>
                  <w:b w:val="0"/>
                  <w:sz w:val="18"/>
                </w:rPr>
                <w:delText>刚性</w:delText>
              </w:r>
            </w:del>
          </w:p>
        </w:tc>
        <w:tc>
          <w:tcPr>
            <w:tcW w:w="1187" w:type="dxa"/>
            <w:tcMar>
              <w:left w:w="70" w:type="dxa"/>
              <w:right w:w="70" w:type="dxa"/>
            </w:tcMar>
            <w:vAlign w:val="center"/>
          </w:tcPr>
          <w:p w14:paraId="192CF7F1">
            <w:pPr>
              <w:keepNext w:val="0"/>
              <w:spacing w:before="20" w:after="20" w:line="260" w:lineRule="exact"/>
              <w:ind w:left="0" w:leftChars="0" w:right="0" w:rightChars="0" w:firstLine="0" w:firstLineChars="0"/>
              <w:jc w:val="center"/>
              <w:rPr>
                <w:del w:id="24743" w:author="xh" w:date="2026-10-19T14:22:54+08:00"/>
              </w:rPr>
            </w:pPr>
            <w:del w:id="24744" w:author="xh" w:date="2026-10-19T14:22:54+08:00">
              <w:r>
                <w:rPr>
                  <w:rFonts w:ascii="Times New Roman" w:hAnsi="Times New Roman" w:eastAsia="宋体"/>
                  <w:b w:val="0"/>
                  <w:sz w:val="18"/>
                </w:rPr>
                <w:delText>2022</w:delText>
              </w:r>
            </w:del>
          </w:p>
        </w:tc>
        <w:tc>
          <w:tcPr>
            <w:tcW w:w="1187" w:type="dxa"/>
            <w:tcMar>
              <w:left w:w="70" w:type="dxa"/>
              <w:right w:w="70" w:type="dxa"/>
            </w:tcMar>
            <w:vAlign w:val="center"/>
          </w:tcPr>
          <w:p w14:paraId="6BFAB9C4">
            <w:pPr>
              <w:keepNext w:val="0"/>
              <w:spacing w:before="20" w:after="20" w:line="260" w:lineRule="exact"/>
              <w:ind w:left="0" w:leftChars="0" w:right="0" w:rightChars="0" w:firstLine="0" w:firstLineChars="0"/>
              <w:jc w:val="center"/>
              <w:rPr>
                <w:del w:id="24745" w:author="xh" w:date="2026-10-19T14:22:54+08:00"/>
              </w:rPr>
            </w:pPr>
            <w:del w:id="24746" w:author="xh" w:date="2026-10-19T14:22:54+08:00">
              <w:r>
                <w:rPr>
                  <w:rFonts w:ascii="Times New Roman" w:hAnsi="Times New Roman" w:eastAsia="宋体"/>
                  <w:b w:val="0"/>
                  <w:sz w:val="18"/>
                </w:rPr>
                <w:delText>2027.00</w:delText>
              </w:r>
            </w:del>
          </w:p>
        </w:tc>
        <w:tc>
          <w:tcPr>
            <w:tcW w:w="1187" w:type="dxa"/>
            <w:tcMar>
              <w:left w:w="70" w:type="dxa"/>
              <w:right w:w="70" w:type="dxa"/>
            </w:tcMar>
            <w:vAlign w:val="center"/>
          </w:tcPr>
          <w:p w14:paraId="6CD05E87">
            <w:pPr>
              <w:keepNext w:val="0"/>
              <w:spacing w:before="20" w:after="20" w:line="260" w:lineRule="exact"/>
              <w:ind w:left="0" w:leftChars="0" w:right="0" w:rightChars="0" w:firstLine="0" w:firstLineChars="0"/>
              <w:jc w:val="center"/>
              <w:rPr>
                <w:del w:id="24747" w:author="xh" w:date="2026-10-19T14:22:54+08:00"/>
              </w:rPr>
            </w:pPr>
            <w:del w:id="24748" w:author="xh" w:date="2026-10-19T14:22:54+08:00">
              <w:r>
                <w:rPr>
                  <w:rFonts w:ascii="Times New Roman" w:hAnsi="Times New Roman" w:eastAsia="宋体"/>
                  <w:b w:val="0"/>
                  <w:sz w:val="18"/>
                </w:rPr>
                <w:delText>2.46</w:delText>
              </w:r>
            </w:del>
          </w:p>
        </w:tc>
        <w:tc>
          <w:tcPr>
            <w:tcW w:w="1187" w:type="dxa"/>
            <w:tcMar>
              <w:left w:w="70" w:type="dxa"/>
              <w:right w:w="70" w:type="dxa"/>
            </w:tcMar>
            <w:vAlign w:val="center"/>
          </w:tcPr>
          <w:p w14:paraId="33757E80">
            <w:pPr>
              <w:keepNext w:val="0"/>
              <w:spacing w:before="20" w:after="20" w:line="260" w:lineRule="exact"/>
              <w:ind w:left="0" w:leftChars="0" w:right="0" w:rightChars="0" w:firstLine="0" w:firstLineChars="0"/>
              <w:jc w:val="center"/>
              <w:rPr>
                <w:del w:id="24749" w:author="xh" w:date="2026-10-19T14:22:54+08:00"/>
              </w:rPr>
            </w:pPr>
            <w:del w:id="24750" w:author="xh" w:date="2026-10-19T14:22:54+08:00">
              <w:r>
                <w:rPr>
                  <w:rFonts w:ascii="Times New Roman" w:hAnsi="Times New Roman" w:eastAsia="宋体"/>
                  <w:b w:val="0"/>
                  <w:sz w:val="18"/>
                </w:rPr>
                <w:delText>122.34</w:delText>
              </w:r>
            </w:del>
          </w:p>
        </w:tc>
        <w:tc>
          <w:tcPr>
            <w:tcW w:w="1187" w:type="dxa"/>
            <w:tcMar>
              <w:left w:w="70" w:type="dxa"/>
              <w:right w:w="70" w:type="dxa"/>
            </w:tcMar>
            <w:vAlign w:val="center"/>
          </w:tcPr>
          <w:p w14:paraId="3CB1AC09">
            <w:pPr>
              <w:keepNext w:val="0"/>
              <w:spacing w:before="20" w:after="20" w:line="260" w:lineRule="exact"/>
              <w:ind w:left="0" w:leftChars="0" w:right="0" w:rightChars="0" w:firstLine="0" w:firstLineChars="0"/>
              <w:jc w:val="center"/>
              <w:rPr>
                <w:del w:id="24751" w:author="xh" w:date="2026-10-19T14:22:54+08:00"/>
              </w:rPr>
            </w:pPr>
            <w:del w:id="24752" w:author="xh" w:date="2026-10-19T14:22:54+08:00">
              <w:r>
                <w:rPr>
                  <w:rFonts w:ascii="Times New Roman" w:hAnsi="Times New Roman" w:eastAsia="宋体"/>
                  <w:b w:val="0"/>
                  <w:sz w:val="18"/>
                </w:rPr>
                <w:delText>2</w:delText>
              </w:r>
            </w:del>
          </w:p>
        </w:tc>
      </w:tr>
      <w:tr w14:paraId="511654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710" w:author="xh" w:date="2026-10-19T14:22:54+08:00"/>
        </w:trPr>
        <w:tc>
          <w:tcPr>
            <w:tcW w:w="1187" w:type="dxa"/>
            <w:tcMar>
              <w:left w:w="70" w:type="dxa"/>
              <w:right w:w="70" w:type="dxa"/>
            </w:tcMar>
            <w:vAlign w:val="center"/>
          </w:tcPr>
          <w:p w14:paraId="0BB2027D">
            <w:pPr>
              <w:keepNext w:val="0"/>
              <w:spacing w:before="20" w:after="20" w:line="260" w:lineRule="exact"/>
              <w:ind w:left="0" w:leftChars="0" w:right="0" w:rightChars="0" w:firstLine="0" w:firstLineChars="0"/>
              <w:jc w:val="center"/>
              <w:rPr>
                <w:del w:id="24753" w:author="xh" w:date="2026-10-19T14:22:54+08:00"/>
              </w:rPr>
            </w:pPr>
            <w:del w:id="24754" w:author="xh" w:date="2026-10-19T14:22:54+08:00">
              <w:r>
                <w:rPr>
                  <w:rFonts w:ascii="Times New Roman" w:hAnsi="Times New Roman" w:eastAsia="宋体"/>
                  <w:b w:val="0"/>
                  <w:sz w:val="18"/>
                </w:rPr>
                <w:delText>邳州</w:delText>
              </w:r>
            </w:del>
          </w:p>
        </w:tc>
        <w:tc>
          <w:tcPr>
            <w:tcW w:w="1187" w:type="dxa"/>
            <w:tcMar>
              <w:left w:w="70" w:type="dxa"/>
              <w:right w:w="70" w:type="dxa"/>
            </w:tcMar>
            <w:vAlign w:val="center"/>
          </w:tcPr>
          <w:p w14:paraId="5AAFD34C">
            <w:pPr>
              <w:keepNext w:val="0"/>
              <w:spacing w:before="20" w:after="20" w:line="260" w:lineRule="exact"/>
              <w:ind w:left="0" w:leftChars="0" w:right="0" w:rightChars="0" w:firstLine="0" w:firstLineChars="0"/>
              <w:jc w:val="center"/>
              <w:rPr>
                <w:del w:id="24755" w:author="xh" w:date="2026-10-19T14:22:54+08:00"/>
              </w:rPr>
            </w:pPr>
            <w:del w:id="24756" w:author="xh" w:date="2026-10-19T14:22:54+08:00">
              <w:r>
                <w:rPr>
                  <w:rFonts w:ascii="Times New Roman" w:hAnsi="Times New Roman" w:eastAsia="宋体"/>
                  <w:b w:val="0"/>
                  <w:sz w:val="18"/>
                </w:rPr>
                <w:delText>刚性</w:delText>
              </w:r>
            </w:del>
          </w:p>
        </w:tc>
        <w:tc>
          <w:tcPr>
            <w:tcW w:w="1187" w:type="dxa"/>
            <w:tcMar>
              <w:left w:w="70" w:type="dxa"/>
              <w:right w:w="70" w:type="dxa"/>
            </w:tcMar>
            <w:vAlign w:val="center"/>
          </w:tcPr>
          <w:p w14:paraId="43DBCD4A">
            <w:pPr>
              <w:keepNext w:val="0"/>
              <w:spacing w:before="20" w:after="20" w:line="260" w:lineRule="exact"/>
              <w:ind w:left="0" w:leftChars="0" w:right="0" w:rightChars="0" w:firstLine="0" w:firstLineChars="0"/>
              <w:jc w:val="center"/>
              <w:rPr>
                <w:del w:id="24757" w:author="xh" w:date="2026-10-19T14:22:54+08:00"/>
              </w:rPr>
            </w:pPr>
            <w:del w:id="24758" w:author="xh" w:date="2026-10-19T14:22:54+08:00">
              <w:r>
                <w:rPr>
                  <w:rFonts w:ascii="Times New Roman" w:hAnsi="Times New Roman" w:eastAsia="宋体"/>
                  <w:b w:val="0"/>
                  <w:sz w:val="18"/>
                </w:rPr>
                <w:delText>2023</w:delText>
              </w:r>
            </w:del>
          </w:p>
        </w:tc>
        <w:tc>
          <w:tcPr>
            <w:tcW w:w="1187" w:type="dxa"/>
            <w:tcMar>
              <w:left w:w="70" w:type="dxa"/>
              <w:right w:w="70" w:type="dxa"/>
            </w:tcMar>
            <w:vAlign w:val="center"/>
          </w:tcPr>
          <w:p w14:paraId="50EDA25F">
            <w:pPr>
              <w:keepNext w:val="0"/>
              <w:spacing w:before="20" w:after="20" w:line="260" w:lineRule="exact"/>
              <w:ind w:left="0" w:leftChars="0" w:right="0" w:rightChars="0" w:firstLine="0" w:firstLineChars="0"/>
              <w:jc w:val="center"/>
              <w:rPr>
                <w:del w:id="24759" w:author="xh" w:date="2026-10-19T14:22:54+08:00"/>
              </w:rPr>
            </w:pPr>
            <w:del w:id="24760" w:author="xh" w:date="2026-10-19T14:22:54+08:00">
              <w:r>
                <w:rPr>
                  <w:rFonts w:ascii="Times New Roman" w:hAnsi="Times New Roman" w:eastAsia="宋体"/>
                  <w:b w:val="0"/>
                  <w:sz w:val="18"/>
                </w:rPr>
                <w:delText>2027.00</w:delText>
              </w:r>
            </w:del>
          </w:p>
        </w:tc>
        <w:tc>
          <w:tcPr>
            <w:tcW w:w="1187" w:type="dxa"/>
            <w:tcMar>
              <w:left w:w="70" w:type="dxa"/>
              <w:right w:w="70" w:type="dxa"/>
            </w:tcMar>
            <w:vAlign w:val="center"/>
          </w:tcPr>
          <w:p w14:paraId="16706AEE">
            <w:pPr>
              <w:keepNext w:val="0"/>
              <w:spacing w:before="20" w:after="20" w:line="260" w:lineRule="exact"/>
              <w:ind w:left="0" w:leftChars="0" w:right="0" w:rightChars="0" w:firstLine="0" w:firstLineChars="0"/>
              <w:jc w:val="center"/>
              <w:rPr>
                <w:del w:id="24761" w:author="xh" w:date="2026-10-19T14:22:54+08:00"/>
              </w:rPr>
            </w:pPr>
            <w:del w:id="24762" w:author="xh" w:date="2026-10-19T14:22:54+08:00">
              <w:r>
                <w:rPr>
                  <w:rFonts w:ascii="Times New Roman" w:hAnsi="Times New Roman" w:eastAsia="宋体"/>
                  <w:b w:val="0"/>
                  <w:sz w:val="18"/>
                </w:rPr>
                <w:delText>2.66</w:delText>
              </w:r>
            </w:del>
          </w:p>
        </w:tc>
        <w:tc>
          <w:tcPr>
            <w:tcW w:w="1187" w:type="dxa"/>
            <w:tcMar>
              <w:left w:w="70" w:type="dxa"/>
              <w:right w:w="70" w:type="dxa"/>
            </w:tcMar>
            <w:vAlign w:val="center"/>
          </w:tcPr>
          <w:p w14:paraId="4E3FB4CD">
            <w:pPr>
              <w:keepNext w:val="0"/>
              <w:spacing w:before="20" w:after="20" w:line="260" w:lineRule="exact"/>
              <w:ind w:left="0" w:leftChars="0" w:right="0" w:rightChars="0" w:firstLine="0" w:firstLineChars="0"/>
              <w:jc w:val="center"/>
              <w:rPr>
                <w:del w:id="24763" w:author="xh" w:date="2026-10-19T14:22:54+08:00"/>
              </w:rPr>
            </w:pPr>
            <w:del w:id="24764" w:author="xh" w:date="2026-10-19T14:22:54+08:00">
              <w:r>
                <w:rPr>
                  <w:rFonts w:ascii="Times New Roman" w:hAnsi="Times New Roman" w:eastAsia="宋体"/>
                  <w:b w:val="0"/>
                  <w:sz w:val="18"/>
                </w:rPr>
                <w:delText>122.34</w:delText>
              </w:r>
            </w:del>
          </w:p>
        </w:tc>
        <w:tc>
          <w:tcPr>
            <w:tcW w:w="1187" w:type="dxa"/>
            <w:tcMar>
              <w:left w:w="70" w:type="dxa"/>
              <w:right w:w="70" w:type="dxa"/>
            </w:tcMar>
            <w:vAlign w:val="center"/>
          </w:tcPr>
          <w:p w14:paraId="4BC7D4C5">
            <w:pPr>
              <w:keepNext w:val="0"/>
              <w:spacing w:before="20" w:after="20" w:line="260" w:lineRule="exact"/>
              <w:ind w:left="0" w:leftChars="0" w:right="0" w:rightChars="0" w:firstLine="0" w:firstLineChars="0"/>
              <w:jc w:val="center"/>
              <w:rPr>
                <w:del w:id="24765" w:author="xh" w:date="2026-10-19T14:22:54+08:00"/>
              </w:rPr>
            </w:pPr>
            <w:del w:id="24766" w:author="xh" w:date="2026-10-19T14:22:54+08:00">
              <w:r>
                <w:rPr>
                  <w:rFonts w:ascii="Times New Roman" w:hAnsi="Times New Roman" w:eastAsia="宋体"/>
                  <w:b w:val="0"/>
                  <w:sz w:val="18"/>
                </w:rPr>
                <w:delText>2</w:delText>
              </w:r>
            </w:del>
          </w:p>
        </w:tc>
      </w:tr>
      <w:tr w14:paraId="5D3455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711" w:author="xh" w:date="2026-10-19T14:22:54+08:00"/>
        </w:trPr>
        <w:tc>
          <w:tcPr>
            <w:tcW w:w="1187" w:type="dxa"/>
            <w:tcMar>
              <w:left w:w="70" w:type="dxa"/>
              <w:right w:w="70" w:type="dxa"/>
            </w:tcMar>
            <w:vAlign w:val="center"/>
          </w:tcPr>
          <w:p w14:paraId="334340BB">
            <w:pPr>
              <w:keepNext w:val="0"/>
              <w:spacing w:before="20" w:after="20" w:line="260" w:lineRule="exact"/>
              <w:ind w:left="0" w:leftChars="0" w:right="0" w:rightChars="0" w:firstLine="0" w:firstLineChars="0"/>
              <w:jc w:val="center"/>
              <w:rPr>
                <w:del w:id="24767" w:author="xh" w:date="2026-10-19T14:22:54+08:00"/>
              </w:rPr>
            </w:pPr>
            <w:del w:id="24768" w:author="xh" w:date="2026-10-19T14:22:54+08:00">
              <w:r>
                <w:rPr>
                  <w:rFonts w:ascii="Times New Roman" w:hAnsi="Times New Roman" w:eastAsia="宋体"/>
                  <w:b w:val="0"/>
                  <w:sz w:val="18"/>
                </w:rPr>
                <w:delText>邳州</w:delText>
              </w:r>
            </w:del>
          </w:p>
        </w:tc>
        <w:tc>
          <w:tcPr>
            <w:tcW w:w="1187" w:type="dxa"/>
            <w:tcMar>
              <w:left w:w="70" w:type="dxa"/>
              <w:right w:w="70" w:type="dxa"/>
            </w:tcMar>
            <w:vAlign w:val="center"/>
          </w:tcPr>
          <w:p w14:paraId="31B0D80E">
            <w:pPr>
              <w:keepNext w:val="0"/>
              <w:spacing w:before="20" w:after="20" w:line="260" w:lineRule="exact"/>
              <w:ind w:left="0" w:leftChars="0" w:right="0" w:rightChars="0" w:firstLine="0" w:firstLineChars="0"/>
              <w:jc w:val="center"/>
              <w:rPr>
                <w:del w:id="24769" w:author="xh" w:date="2026-10-19T14:22:54+08:00"/>
              </w:rPr>
            </w:pPr>
            <w:del w:id="24770" w:author="xh" w:date="2026-10-19T14:22:54+08:00">
              <w:r>
                <w:rPr>
                  <w:rFonts w:ascii="Times New Roman" w:hAnsi="Times New Roman" w:eastAsia="宋体"/>
                  <w:b w:val="0"/>
                  <w:sz w:val="18"/>
                </w:rPr>
                <w:delText>刚性</w:delText>
              </w:r>
            </w:del>
          </w:p>
        </w:tc>
        <w:tc>
          <w:tcPr>
            <w:tcW w:w="1187" w:type="dxa"/>
            <w:tcMar>
              <w:left w:w="70" w:type="dxa"/>
              <w:right w:w="70" w:type="dxa"/>
            </w:tcMar>
            <w:vAlign w:val="center"/>
          </w:tcPr>
          <w:p w14:paraId="017D160D">
            <w:pPr>
              <w:keepNext w:val="0"/>
              <w:spacing w:before="20" w:after="20" w:line="260" w:lineRule="exact"/>
              <w:ind w:left="0" w:leftChars="0" w:right="0" w:rightChars="0" w:firstLine="0" w:firstLineChars="0"/>
              <w:jc w:val="center"/>
              <w:rPr>
                <w:del w:id="24771" w:author="xh" w:date="2026-10-19T14:22:54+08:00"/>
              </w:rPr>
            </w:pPr>
            <w:del w:id="24772" w:author="xh" w:date="2026-10-19T14:22:54+08:00">
              <w:r>
                <w:rPr>
                  <w:rFonts w:ascii="Times New Roman" w:hAnsi="Times New Roman" w:eastAsia="宋体"/>
                  <w:b w:val="0"/>
                  <w:sz w:val="18"/>
                </w:rPr>
                <w:delText>2024</w:delText>
              </w:r>
            </w:del>
          </w:p>
        </w:tc>
        <w:tc>
          <w:tcPr>
            <w:tcW w:w="1187" w:type="dxa"/>
            <w:tcMar>
              <w:left w:w="70" w:type="dxa"/>
              <w:right w:w="70" w:type="dxa"/>
            </w:tcMar>
            <w:vAlign w:val="center"/>
          </w:tcPr>
          <w:p w14:paraId="579D1A8A">
            <w:pPr>
              <w:keepNext w:val="0"/>
              <w:spacing w:before="20" w:after="20" w:line="260" w:lineRule="exact"/>
              <w:ind w:left="0" w:leftChars="0" w:right="0" w:rightChars="0" w:firstLine="0" w:firstLineChars="0"/>
              <w:jc w:val="center"/>
              <w:rPr>
                <w:del w:id="24773" w:author="xh" w:date="2026-10-19T14:22:54+08:00"/>
              </w:rPr>
            </w:pPr>
            <w:del w:id="24774" w:author="xh" w:date="2026-10-19T14:22:54+08:00">
              <w:r>
                <w:rPr>
                  <w:rFonts w:ascii="Times New Roman" w:hAnsi="Times New Roman" w:eastAsia="宋体"/>
                  <w:b w:val="0"/>
                  <w:sz w:val="18"/>
                </w:rPr>
                <w:delText>2027.00</w:delText>
              </w:r>
            </w:del>
          </w:p>
        </w:tc>
        <w:tc>
          <w:tcPr>
            <w:tcW w:w="1187" w:type="dxa"/>
            <w:tcMar>
              <w:left w:w="70" w:type="dxa"/>
              <w:right w:w="70" w:type="dxa"/>
            </w:tcMar>
            <w:vAlign w:val="center"/>
          </w:tcPr>
          <w:p w14:paraId="703F9FD4">
            <w:pPr>
              <w:keepNext w:val="0"/>
              <w:spacing w:before="20" w:after="20" w:line="260" w:lineRule="exact"/>
              <w:ind w:left="0" w:leftChars="0" w:right="0" w:rightChars="0" w:firstLine="0" w:firstLineChars="0"/>
              <w:jc w:val="center"/>
              <w:rPr>
                <w:del w:id="24775" w:author="xh" w:date="2026-10-19T14:22:54+08:00"/>
              </w:rPr>
            </w:pPr>
            <w:del w:id="24776" w:author="xh" w:date="2026-10-19T14:22:54+08:00">
              <w:r>
                <w:rPr>
                  <w:rFonts w:ascii="Times New Roman" w:hAnsi="Times New Roman" w:eastAsia="宋体"/>
                  <w:b w:val="0"/>
                  <w:sz w:val="18"/>
                </w:rPr>
                <w:delText>2.35</w:delText>
              </w:r>
            </w:del>
          </w:p>
        </w:tc>
        <w:tc>
          <w:tcPr>
            <w:tcW w:w="1187" w:type="dxa"/>
            <w:tcMar>
              <w:left w:w="70" w:type="dxa"/>
              <w:right w:w="70" w:type="dxa"/>
            </w:tcMar>
            <w:vAlign w:val="center"/>
          </w:tcPr>
          <w:p w14:paraId="1948889D">
            <w:pPr>
              <w:keepNext w:val="0"/>
              <w:spacing w:before="20" w:after="20" w:line="260" w:lineRule="exact"/>
              <w:ind w:left="0" w:leftChars="0" w:right="0" w:rightChars="0" w:firstLine="0" w:firstLineChars="0"/>
              <w:jc w:val="center"/>
              <w:rPr>
                <w:del w:id="24777" w:author="xh" w:date="2026-10-19T14:22:54+08:00"/>
              </w:rPr>
            </w:pPr>
            <w:del w:id="24778" w:author="xh" w:date="2026-10-19T14:22:54+08:00">
              <w:r>
                <w:rPr>
                  <w:rFonts w:ascii="Times New Roman" w:hAnsi="Times New Roman" w:eastAsia="宋体"/>
                  <w:b w:val="0"/>
                  <w:sz w:val="18"/>
                </w:rPr>
                <w:delText>144.05</w:delText>
              </w:r>
            </w:del>
          </w:p>
        </w:tc>
        <w:tc>
          <w:tcPr>
            <w:tcW w:w="1187" w:type="dxa"/>
            <w:tcMar>
              <w:left w:w="70" w:type="dxa"/>
              <w:right w:w="70" w:type="dxa"/>
            </w:tcMar>
            <w:vAlign w:val="center"/>
          </w:tcPr>
          <w:p w14:paraId="73DE06C1">
            <w:pPr>
              <w:keepNext w:val="0"/>
              <w:spacing w:before="20" w:after="20" w:line="260" w:lineRule="exact"/>
              <w:ind w:left="0" w:leftChars="0" w:right="0" w:rightChars="0" w:firstLine="0" w:firstLineChars="0"/>
              <w:jc w:val="center"/>
              <w:rPr>
                <w:del w:id="24779" w:author="xh" w:date="2026-10-19T14:22:54+08:00"/>
              </w:rPr>
            </w:pPr>
            <w:del w:id="24780" w:author="xh" w:date="2026-10-19T14:22:54+08:00">
              <w:r>
                <w:rPr>
                  <w:rFonts w:ascii="Times New Roman" w:hAnsi="Times New Roman" w:eastAsia="宋体"/>
                  <w:b w:val="0"/>
                  <w:sz w:val="18"/>
                </w:rPr>
                <w:delText>2</w:delText>
              </w:r>
            </w:del>
          </w:p>
        </w:tc>
      </w:tr>
      <w:tr w14:paraId="73FB71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712" w:author="xh" w:date="2026-10-19T14:22:54+08:00"/>
        </w:trPr>
        <w:tc>
          <w:tcPr>
            <w:tcW w:w="1187" w:type="dxa"/>
            <w:tcMar>
              <w:left w:w="70" w:type="dxa"/>
              <w:right w:w="70" w:type="dxa"/>
            </w:tcMar>
            <w:vAlign w:val="center"/>
          </w:tcPr>
          <w:p w14:paraId="0D3347E8">
            <w:pPr>
              <w:keepNext w:val="0"/>
              <w:spacing w:before="20" w:after="20" w:line="260" w:lineRule="exact"/>
              <w:ind w:left="0" w:leftChars="0" w:right="0" w:rightChars="0" w:firstLine="0" w:firstLineChars="0"/>
              <w:jc w:val="center"/>
              <w:rPr>
                <w:del w:id="24781" w:author="xh" w:date="2026-10-19T14:22:54+08:00"/>
              </w:rPr>
            </w:pPr>
            <w:del w:id="24782" w:author="xh" w:date="2026-10-19T14:22:54+08:00">
              <w:r>
                <w:rPr>
                  <w:rFonts w:ascii="Times New Roman" w:hAnsi="Times New Roman" w:eastAsia="宋体"/>
                  <w:b w:val="0"/>
                  <w:sz w:val="18"/>
                </w:rPr>
                <w:delText>邳州</w:delText>
              </w:r>
            </w:del>
          </w:p>
        </w:tc>
        <w:tc>
          <w:tcPr>
            <w:tcW w:w="1187" w:type="dxa"/>
            <w:tcMar>
              <w:left w:w="70" w:type="dxa"/>
              <w:right w:w="70" w:type="dxa"/>
            </w:tcMar>
            <w:vAlign w:val="center"/>
          </w:tcPr>
          <w:p w14:paraId="048F858C">
            <w:pPr>
              <w:keepNext w:val="0"/>
              <w:spacing w:before="20" w:after="20" w:line="260" w:lineRule="exact"/>
              <w:ind w:left="0" w:leftChars="0" w:right="0" w:rightChars="0" w:firstLine="0" w:firstLineChars="0"/>
              <w:jc w:val="center"/>
              <w:rPr>
                <w:del w:id="24783" w:author="xh" w:date="2026-10-19T14:22:54+08:00"/>
              </w:rPr>
            </w:pPr>
            <w:del w:id="24784" w:author="xh" w:date="2026-10-19T14:22:54+08:00">
              <w:r>
                <w:rPr>
                  <w:rFonts w:ascii="Times New Roman" w:hAnsi="Times New Roman" w:eastAsia="宋体"/>
                  <w:b w:val="0"/>
                  <w:sz w:val="18"/>
                </w:rPr>
                <w:delText>刚性</w:delText>
              </w:r>
            </w:del>
          </w:p>
        </w:tc>
        <w:tc>
          <w:tcPr>
            <w:tcW w:w="1187" w:type="dxa"/>
            <w:tcMar>
              <w:left w:w="70" w:type="dxa"/>
              <w:right w:w="70" w:type="dxa"/>
            </w:tcMar>
            <w:vAlign w:val="center"/>
          </w:tcPr>
          <w:p w14:paraId="7DFF45AB">
            <w:pPr>
              <w:keepNext w:val="0"/>
              <w:spacing w:before="20" w:after="20" w:line="260" w:lineRule="exact"/>
              <w:ind w:left="0" w:leftChars="0" w:right="0" w:rightChars="0" w:firstLine="0" w:firstLineChars="0"/>
              <w:jc w:val="center"/>
              <w:rPr>
                <w:del w:id="24785" w:author="xh" w:date="2026-10-19T14:22:54+08:00"/>
              </w:rPr>
            </w:pPr>
            <w:del w:id="24786" w:author="xh" w:date="2026-10-19T14:22:54+08:00">
              <w:r>
                <w:rPr>
                  <w:rFonts w:ascii="Times New Roman" w:hAnsi="Times New Roman" w:eastAsia="宋体"/>
                  <w:b w:val="0"/>
                  <w:sz w:val="18"/>
                </w:rPr>
                <w:delText>2025</w:delText>
              </w:r>
            </w:del>
          </w:p>
        </w:tc>
        <w:tc>
          <w:tcPr>
            <w:tcW w:w="1187" w:type="dxa"/>
            <w:tcMar>
              <w:left w:w="70" w:type="dxa"/>
              <w:right w:w="70" w:type="dxa"/>
            </w:tcMar>
            <w:vAlign w:val="center"/>
          </w:tcPr>
          <w:p w14:paraId="4D3066E1">
            <w:pPr>
              <w:keepNext w:val="0"/>
              <w:spacing w:before="20" w:after="20" w:line="260" w:lineRule="exact"/>
              <w:ind w:left="0" w:leftChars="0" w:right="0" w:rightChars="0" w:firstLine="0" w:firstLineChars="0"/>
              <w:jc w:val="center"/>
              <w:rPr>
                <w:del w:id="24787" w:author="xh" w:date="2026-10-19T14:22:54+08:00"/>
              </w:rPr>
            </w:pPr>
            <w:del w:id="24788" w:author="xh" w:date="2026-10-19T14:22:54+08:00">
              <w:r>
                <w:rPr>
                  <w:rFonts w:ascii="Times New Roman" w:hAnsi="Times New Roman" w:eastAsia="宋体"/>
                  <w:b w:val="0"/>
                  <w:sz w:val="18"/>
                </w:rPr>
                <w:delText>2027.00</w:delText>
              </w:r>
            </w:del>
          </w:p>
        </w:tc>
        <w:tc>
          <w:tcPr>
            <w:tcW w:w="1187" w:type="dxa"/>
            <w:tcMar>
              <w:left w:w="70" w:type="dxa"/>
              <w:right w:w="70" w:type="dxa"/>
            </w:tcMar>
            <w:vAlign w:val="center"/>
          </w:tcPr>
          <w:p w14:paraId="542205BB">
            <w:pPr>
              <w:keepNext w:val="0"/>
              <w:spacing w:before="20" w:after="20" w:line="260" w:lineRule="exact"/>
              <w:ind w:left="0" w:leftChars="0" w:right="0" w:rightChars="0" w:firstLine="0" w:firstLineChars="0"/>
              <w:jc w:val="center"/>
              <w:rPr>
                <w:del w:id="24789" w:author="xh" w:date="2026-10-19T14:22:54+08:00"/>
              </w:rPr>
            </w:pPr>
            <w:del w:id="24790" w:author="xh" w:date="2026-10-19T14:22:54+08:00">
              <w:r>
                <w:rPr>
                  <w:rFonts w:ascii="Times New Roman" w:hAnsi="Times New Roman" w:eastAsia="宋体"/>
                  <w:b w:val="0"/>
                  <w:sz w:val="18"/>
                </w:rPr>
                <w:delText>2.12</w:delText>
              </w:r>
            </w:del>
          </w:p>
        </w:tc>
        <w:tc>
          <w:tcPr>
            <w:tcW w:w="1187" w:type="dxa"/>
            <w:tcMar>
              <w:left w:w="70" w:type="dxa"/>
              <w:right w:w="70" w:type="dxa"/>
            </w:tcMar>
            <w:vAlign w:val="center"/>
          </w:tcPr>
          <w:p w14:paraId="16C95BF4">
            <w:pPr>
              <w:keepNext w:val="0"/>
              <w:spacing w:before="20" w:after="20" w:line="260" w:lineRule="exact"/>
              <w:ind w:left="0" w:leftChars="0" w:right="0" w:rightChars="0" w:firstLine="0" w:firstLineChars="0"/>
              <w:jc w:val="center"/>
              <w:rPr>
                <w:del w:id="24791" w:author="xh" w:date="2026-10-19T14:22:54+08:00"/>
              </w:rPr>
            </w:pPr>
            <w:del w:id="24792" w:author="xh" w:date="2026-10-19T14:22:54+08:00">
              <w:r>
                <w:rPr>
                  <w:rFonts w:ascii="Times New Roman" w:hAnsi="Times New Roman" w:eastAsia="宋体"/>
                  <w:b w:val="0"/>
                  <w:sz w:val="18"/>
                </w:rPr>
                <w:delText>201.24</w:delText>
              </w:r>
            </w:del>
          </w:p>
        </w:tc>
        <w:tc>
          <w:tcPr>
            <w:tcW w:w="1187" w:type="dxa"/>
            <w:tcMar>
              <w:left w:w="70" w:type="dxa"/>
              <w:right w:w="70" w:type="dxa"/>
            </w:tcMar>
            <w:vAlign w:val="center"/>
          </w:tcPr>
          <w:p w14:paraId="113B30E2">
            <w:pPr>
              <w:keepNext w:val="0"/>
              <w:spacing w:before="20" w:after="20" w:line="260" w:lineRule="exact"/>
              <w:ind w:left="0" w:leftChars="0" w:right="0" w:rightChars="0" w:firstLine="0" w:firstLineChars="0"/>
              <w:jc w:val="center"/>
              <w:rPr>
                <w:del w:id="24793" w:author="xh" w:date="2026-10-19T14:22:54+08:00"/>
              </w:rPr>
            </w:pPr>
            <w:del w:id="24794" w:author="xh" w:date="2026-10-19T14:22:54+08:00">
              <w:r>
                <w:rPr>
                  <w:rFonts w:ascii="Times New Roman" w:hAnsi="Times New Roman" w:eastAsia="宋体"/>
                  <w:b w:val="0"/>
                  <w:sz w:val="18"/>
                </w:rPr>
                <w:delText>4</w:delText>
              </w:r>
            </w:del>
          </w:p>
        </w:tc>
      </w:tr>
      <w:tr w14:paraId="655C91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713" w:author="xh" w:date="2026-10-19T14:22:54+08:00"/>
        </w:trPr>
        <w:tc>
          <w:tcPr>
            <w:tcW w:w="1187" w:type="dxa"/>
            <w:tcMar>
              <w:left w:w="70" w:type="dxa"/>
              <w:right w:w="70" w:type="dxa"/>
            </w:tcMar>
            <w:vAlign w:val="center"/>
          </w:tcPr>
          <w:p w14:paraId="2F609A9E">
            <w:pPr>
              <w:keepNext w:val="0"/>
              <w:spacing w:before="20" w:after="20" w:line="260" w:lineRule="exact"/>
              <w:ind w:left="0" w:leftChars="0" w:right="0" w:rightChars="0" w:firstLine="0" w:firstLineChars="0"/>
              <w:jc w:val="center"/>
              <w:rPr>
                <w:del w:id="24795" w:author="xh" w:date="2026-10-19T14:22:54+08:00"/>
              </w:rPr>
            </w:pPr>
            <w:del w:id="24796" w:author="xh" w:date="2026-10-19T14:22:54+08:00">
              <w:r>
                <w:rPr>
                  <w:rFonts w:ascii="Times New Roman" w:hAnsi="Times New Roman" w:eastAsia="宋体"/>
                  <w:b w:val="0"/>
                  <w:sz w:val="18"/>
                </w:rPr>
                <w:delText>邳州</w:delText>
              </w:r>
            </w:del>
          </w:p>
        </w:tc>
        <w:tc>
          <w:tcPr>
            <w:tcW w:w="1187" w:type="dxa"/>
            <w:tcMar>
              <w:left w:w="70" w:type="dxa"/>
              <w:right w:w="70" w:type="dxa"/>
            </w:tcMar>
            <w:vAlign w:val="center"/>
          </w:tcPr>
          <w:p w14:paraId="0994EDAA">
            <w:pPr>
              <w:keepNext w:val="0"/>
              <w:spacing w:before="20" w:after="20" w:line="260" w:lineRule="exact"/>
              <w:ind w:left="0" w:leftChars="0" w:right="0" w:rightChars="0" w:firstLine="0" w:firstLineChars="0"/>
              <w:jc w:val="center"/>
              <w:rPr>
                <w:del w:id="24797" w:author="xh" w:date="2026-10-19T14:22:54+08:00"/>
              </w:rPr>
            </w:pPr>
            <w:del w:id="24798" w:author="xh" w:date="2026-10-19T14:22:54+08:00">
              <w:r>
                <w:rPr>
                  <w:rFonts w:ascii="Times New Roman" w:hAnsi="Times New Roman" w:eastAsia="宋体"/>
                  <w:b w:val="0"/>
                  <w:sz w:val="18"/>
                </w:rPr>
                <w:delText>弹性</w:delText>
              </w:r>
            </w:del>
          </w:p>
        </w:tc>
        <w:tc>
          <w:tcPr>
            <w:tcW w:w="1187" w:type="dxa"/>
            <w:tcMar>
              <w:left w:w="70" w:type="dxa"/>
              <w:right w:w="70" w:type="dxa"/>
            </w:tcMar>
            <w:vAlign w:val="center"/>
          </w:tcPr>
          <w:p w14:paraId="7280F3DE">
            <w:pPr>
              <w:keepNext w:val="0"/>
              <w:spacing w:before="20" w:after="20" w:line="260" w:lineRule="exact"/>
              <w:ind w:left="0" w:leftChars="0" w:right="0" w:rightChars="0" w:firstLine="0" w:firstLineChars="0"/>
              <w:jc w:val="center"/>
              <w:rPr>
                <w:del w:id="24799" w:author="xh" w:date="2026-10-19T14:22:54+08:00"/>
              </w:rPr>
            </w:pPr>
            <w:del w:id="24800" w:author="xh" w:date="2026-10-19T14:22:54+08:00">
              <w:r>
                <w:rPr>
                  <w:rFonts w:ascii="Times New Roman" w:hAnsi="Times New Roman" w:eastAsia="宋体"/>
                  <w:b w:val="0"/>
                  <w:sz w:val="18"/>
                </w:rPr>
                <w:delText>2022</w:delText>
              </w:r>
            </w:del>
          </w:p>
        </w:tc>
        <w:tc>
          <w:tcPr>
            <w:tcW w:w="1187" w:type="dxa"/>
            <w:tcMar>
              <w:left w:w="70" w:type="dxa"/>
              <w:right w:w="70" w:type="dxa"/>
            </w:tcMar>
            <w:vAlign w:val="center"/>
          </w:tcPr>
          <w:p w14:paraId="6CB441BD">
            <w:pPr>
              <w:keepNext w:val="0"/>
              <w:spacing w:before="20" w:after="20" w:line="260" w:lineRule="exact"/>
              <w:ind w:left="0" w:leftChars="0" w:right="0" w:rightChars="0" w:firstLine="0" w:firstLineChars="0"/>
              <w:jc w:val="center"/>
              <w:rPr>
                <w:del w:id="24801" w:author="xh" w:date="2026-10-19T14:22:54+08:00"/>
              </w:rPr>
            </w:pPr>
            <w:del w:id="24802" w:author="xh" w:date="2026-10-19T14:22:54+08:00">
              <w:r>
                <w:rPr>
                  <w:rFonts w:ascii="Times New Roman" w:hAnsi="Times New Roman" w:eastAsia="宋体"/>
                  <w:b w:val="0"/>
                  <w:sz w:val="18"/>
                </w:rPr>
                <w:delText>2148.50</w:delText>
              </w:r>
            </w:del>
          </w:p>
        </w:tc>
        <w:tc>
          <w:tcPr>
            <w:tcW w:w="1187" w:type="dxa"/>
            <w:tcMar>
              <w:left w:w="70" w:type="dxa"/>
              <w:right w:w="70" w:type="dxa"/>
            </w:tcMar>
            <w:vAlign w:val="center"/>
          </w:tcPr>
          <w:p w14:paraId="407CEBE4">
            <w:pPr>
              <w:keepNext w:val="0"/>
              <w:spacing w:before="20" w:after="20" w:line="260" w:lineRule="exact"/>
              <w:ind w:left="0" w:leftChars="0" w:right="0" w:rightChars="0" w:firstLine="0" w:firstLineChars="0"/>
              <w:jc w:val="center"/>
              <w:rPr>
                <w:del w:id="24803" w:author="xh" w:date="2026-10-19T14:22:54+08:00"/>
              </w:rPr>
            </w:pPr>
            <w:del w:id="24804" w:author="xh" w:date="2026-10-19T14:22:54+08:00">
              <w:r>
                <w:rPr>
                  <w:rFonts w:ascii="Times New Roman" w:hAnsi="Times New Roman" w:eastAsia="宋体"/>
                  <w:b w:val="0"/>
                  <w:sz w:val="18"/>
                </w:rPr>
                <w:delText>2.60</w:delText>
              </w:r>
            </w:del>
          </w:p>
        </w:tc>
        <w:tc>
          <w:tcPr>
            <w:tcW w:w="1187" w:type="dxa"/>
            <w:tcMar>
              <w:left w:w="70" w:type="dxa"/>
              <w:right w:w="70" w:type="dxa"/>
            </w:tcMar>
            <w:vAlign w:val="center"/>
          </w:tcPr>
          <w:p w14:paraId="5762B6FF">
            <w:pPr>
              <w:keepNext w:val="0"/>
              <w:spacing w:before="20" w:after="20" w:line="260" w:lineRule="exact"/>
              <w:ind w:left="0" w:leftChars="0" w:right="0" w:rightChars="0" w:firstLine="0" w:firstLineChars="0"/>
              <w:jc w:val="center"/>
              <w:rPr>
                <w:del w:id="24805" w:author="xh" w:date="2026-10-19T14:22:54+08:00"/>
              </w:rPr>
            </w:pPr>
            <w:del w:id="24806" w:author="xh" w:date="2026-10-19T14:22:54+08:00">
              <w:r>
                <w:rPr>
                  <w:rFonts w:ascii="Times New Roman" w:hAnsi="Times New Roman" w:eastAsia="宋体"/>
                  <w:b w:val="0"/>
                  <w:sz w:val="18"/>
                </w:rPr>
                <w:delText>0.00</w:delText>
              </w:r>
            </w:del>
          </w:p>
        </w:tc>
        <w:tc>
          <w:tcPr>
            <w:tcW w:w="1187" w:type="dxa"/>
            <w:tcMar>
              <w:left w:w="70" w:type="dxa"/>
              <w:right w:w="70" w:type="dxa"/>
            </w:tcMar>
            <w:vAlign w:val="center"/>
          </w:tcPr>
          <w:p w14:paraId="23B76A15">
            <w:pPr>
              <w:keepNext w:val="0"/>
              <w:spacing w:before="20" w:after="20" w:line="260" w:lineRule="exact"/>
              <w:ind w:left="0" w:leftChars="0" w:right="0" w:rightChars="0" w:firstLine="0" w:firstLineChars="0"/>
              <w:jc w:val="center"/>
              <w:rPr>
                <w:del w:id="24807" w:author="xh" w:date="2026-10-19T14:22:54+08:00"/>
              </w:rPr>
            </w:pPr>
            <w:del w:id="24808" w:author="xh" w:date="2026-10-19T14:22:54+08:00">
              <w:r>
                <w:rPr>
                  <w:rFonts w:ascii="Times New Roman" w:hAnsi="Times New Roman" w:eastAsia="宋体"/>
                  <w:b w:val="0"/>
                  <w:sz w:val="18"/>
                </w:rPr>
                <w:delText>1</w:delText>
              </w:r>
            </w:del>
          </w:p>
        </w:tc>
      </w:tr>
      <w:tr w14:paraId="05A7E3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714" w:author="xh" w:date="2026-10-19T14:22:54+08:00"/>
        </w:trPr>
        <w:tc>
          <w:tcPr>
            <w:tcW w:w="1187" w:type="dxa"/>
            <w:tcMar>
              <w:left w:w="70" w:type="dxa"/>
              <w:right w:w="70" w:type="dxa"/>
            </w:tcMar>
            <w:vAlign w:val="center"/>
          </w:tcPr>
          <w:p w14:paraId="22632ECF">
            <w:pPr>
              <w:keepNext w:val="0"/>
              <w:spacing w:before="20" w:after="20" w:line="260" w:lineRule="exact"/>
              <w:ind w:left="0" w:leftChars="0" w:right="0" w:rightChars="0" w:firstLine="0" w:firstLineChars="0"/>
              <w:jc w:val="center"/>
              <w:rPr>
                <w:del w:id="24809" w:author="xh" w:date="2026-10-19T14:22:54+08:00"/>
              </w:rPr>
            </w:pPr>
            <w:del w:id="24810" w:author="xh" w:date="2026-10-19T14:22:54+08:00">
              <w:r>
                <w:rPr>
                  <w:rFonts w:ascii="Times New Roman" w:hAnsi="Times New Roman" w:eastAsia="宋体"/>
                  <w:b w:val="0"/>
                  <w:sz w:val="18"/>
                </w:rPr>
                <w:delText>邳州</w:delText>
              </w:r>
            </w:del>
          </w:p>
        </w:tc>
        <w:tc>
          <w:tcPr>
            <w:tcW w:w="1187" w:type="dxa"/>
            <w:tcMar>
              <w:left w:w="70" w:type="dxa"/>
              <w:right w:w="70" w:type="dxa"/>
            </w:tcMar>
            <w:vAlign w:val="center"/>
          </w:tcPr>
          <w:p w14:paraId="67EC355C">
            <w:pPr>
              <w:keepNext w:val="0"/>
              <w:spacing w:before="20" w:after="20" w:line="260" w:lineRule="exact"/>
              <w:ind w:left="0" w:leftChars="0" w:right="0" w:rightChars="0" w:firstLine="0" w:firstLineChars="0"/>
              <w:jc w:val="center"/>
              <w:rPr>
                <w:del w:id="24811" w:author="xh" w:date="2026-10-19T14:22:54+08:00"/>
              </w:rPr>
            </w:pPr>
            <w:del w:id="24812" w:author="xh" w:date="2026-10-19T14:22:54+08:00">
              <w:r>
                <w:rPr>
                  <w:rFonts w:ascii="Times New Roman" w:hAnsi="Times New Roman" w:eastAsia="宋体"/>
                  <w:b w:val="0"/>
                  <w:sz w:val="18"/>
                </w:rPr>
                <w:delText>弹性</w:delText>
              </w:r>
            </w:del>
          </w:p>
        </w:tc>
        <w:tc>
          <w:tcPr>
            <w:tcW w:w="1187" w:type="dxa"/>
            <w:tcMar>
              <w:left w:w="70" w:type="dxa"/>
              <w:right w:w="70" w:type="dxa"/>
            </w:tcMar>
            <w:vAlign w:val="center"/>
          </w:tcPr>
          <w:p w14:paraId="08EF63C5">
            <w:pPr>
              <w:keepNext w:val="0"/>
              <w:spacing w:before="20" w:after="20" w:line="260" w:lineRule="exact"/>
              <w:ind w:left="0" w:leftChars="0" w:right="0" w:rightChars="0" w:firstLine="0" w:firstLineChars="0"/>
              <w:jc w:val="center"/>
              <w:rPr>
                <w:del w:id="24813" w:author="xh" w:date="2026-10-19T14:22:54+08:00"/>
              </w:rPr>
            </w:pPr>
            <w:del w:id="24814" w:author="xh" w:date="2026-10-19T14:22:54+08:00">
              <w:r>
                <w:rPr>
                  <w:rFonts w:ascii="Times New Roman" w:hAnsi="Times New Roman" w:eastAsia="宋体"/>
                  <w:b w:val="0"/>
                  <w:sz w:val="18"/>
                </w:rPr>
                <w:delText>2023</w:delText>
              </w:r>
            </w:del>
          </w:p>
        </w:tc>
        <w:tc>
          <w:tcPr>
            <w:tcW w:w="1187" w:type="dxa"/>
            <w:tcMar>
              <w:left w:w="70" w:type="dxa"/>
              <w:right w:w="70" w:type="dxa"/>
            </w:tcMar>
            <w:vAlign w:val="center"/>
          </w:tcPr>
          <w:p w14:paraId="669CA3BB">
            <w:pPr>
              <w:keepNext w:val="0"/>
              <w:spacing w:before="20" w:after="20" w:line="260" w:lineRule="exact"/>
              <w:ind w:left="0" w:leftChars="0" w:right="0" w:rightChars="0" w:firstLine="0" w:firstLineChars="0"/>
              <w:jc w:val="center"/>
              <w:rPr>
                <w:del w:id="24815" w:author="xh" w:date="2026-10-19T14:22:54+08:00"/>
              </w:rPr>
            </w:pPr>
            <w:del w:id="24816" w:author="xh" w:date="2026-10-19T14:22:54+08:00">
              <w:r>
                <w:rPr>
                  <w:rFonts w:ascii="Times New Roman" w:hAnsi="Times New Roman" w:eastAsia="宋体"/>
                  <w:b w:val="0"/>
                  <w:sz w:val="18"/>
                </w:rPr>
                <w:delText>2148.50</w:delText>
              </w:r>
            </w:del>
          </w:p>
        </w:tc>
        <w:tc>
          <w:tcPr>
            <w:tcW w:w="1187" w:type="dxa"/>
            <w:tcMar>
              <w:left w:w="70" w:type="dxa"/>
              <w:right w:w="70" w:type="dxa"/>
            </w:tcMar>
            <w:vAlign w:val="center"/>
          </w:tcPr>
          <w:p w14:paraId="232E41FB">
            <w:pPr>
              <w:keepNext w:val="0"/>
              <w:spacing w:before="20" w:after="20" w:line="260" w:lineRule="exact"/>
              <w:ind w:left="0" w:leftChars="0" w:right="0" w:rightChars="0" w:firstLine="0" w:firstLineChars="0"/>
              <w:jc w:val="center"/>
              <w:rPr>
                <w:del w:id="24817" w:author="xh" w:date="2026-10-19T14:22:54+08:00"/>
              </w:rPr>
            </w:pPr>
            <w:del w:id="24818" w:author="xh" w:date="2026-10-19T14:22:54+08:00">
              <w:r>
                <w:rPr>
                  <w:rFonts w:ascii="Times New Roman" w:hAnsi="Times New Roman" w:eastAsia="宋体"/>
                  <w:b w:val="0"/>
                  <w:sz w:val="18"/>
                </w:rPr>
                <w:delText>2.82</w:delText>
              </w:r>
            </w:del>
          </w:p>
        </w:tc>
        <w:tc>
          <w:tcPr>
            <w:tcW w:w="1187" w:type="dxa"/>
            <w:tcMar>
              <w:left w:w="70" w:type="dxa"/>
              <w:right w:w="70" w:type="dxa"/>
            </w:tcMar>
            <w:vAlign w:val="center"/>
          </w:tcPr>
          <w:p w14:paraId="0A5AA56E">
            <w:pPr>
              <w:keepNext w:val="0"/>
              <w:spacing w:before="20" w:after="20" w:line="260" w:lineRule="exact"/>
              <w:ind w:left="0" w:leftChars="0" w:right="0" w:rightChars="0" w:firstLine="0" w:firstLineChars="0"/>
              <w:jc w:val="center"/>
              <w:rPr>
                <w:del w:id="24819" w:author="xh" w:date="2026-10-19T14:22:54+08:00"/>
              </w:rPr>
            </w:pPr>
            <w:del w:id="24820" w:author="xh" w:date="2026-10-19T14:22:54+08:00">
              <w:r>
                <w:rPr>
                  <w:rFonts w:ascii="Times New Roman" w:hAnsi="Times New Roman" w:eastAsia="宋体"/>
                  <w:b w:val="0"/>
                  <w:sz w:val="18"/>
                </w:rPr>
                <w:delText>0.00</w:delText>
              </w:r>
            </w:del>
          </w:p>
        </w:tc>
        <w:tc>
          <w:tcPr>
            <w:tcW w:w="1187" w:type="dxa"/>
            <w:tcMar>
              <w:left w:w="70" w:type="dxa"/>
              <w:right w:w="70" w:type="dxa"/>
            </w:tcMar>
            <w:vAlign w:val="center"/>
          </w:tcPr>
          <w:p w14:paraId="525D5007">
            <w:pPr>
              <w:keepNext w:val="0"/>
              <w:spacing w:before="20" w:after="20" w:line="260" w:lineRule="exact"/>
              <w:ind w:left="0" w:leftChars="0" w:right="0" w:rightChars="0" w:firstLine="0" w:firstLineChars="0"/>
              <w:jc w:val="center"/>
              <w:rPr>
                <w:del w:id="24821" w:author="xh" w:date="2026-10-19T14:22:54+08:00"/>
              </w:rPr>
            </w:pPr>
            <w:del w:id="24822" w:author="xh" w:date="2026-10-19T14:22:54+08:00">
              <w:r>
                <w:rPr>
                  <w:rFonts w:ascii="Times New Roman" w:hAnsi="Times New Roman" w:eastAsia="宋体"/>
                  <w:b w:val="0"/>
                  <w:sz w:val="18"/>
                </w:rPr>
                <w:delText>1</w:delText>
              </w:r>
            </w:del>
          </w:p>
        </w:tc>
      </w:tr>
      <w:tr w14:paraId="380DA4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715" w:author="xh" w:date="2026-10-19T14:22:54+08:00"/>
        </w:trPr>
        <w:tc>
          <w:tcPr>
            <w:tcW w:w="1187" w:type="dxa"/>
            <w:tcMar>
              <w:left w:w="70" w:type="dxa"/>
              <w:right w:w="70" w:type="dxa"/>
            </w:tcMar>
            <w:vAlign w:val="center"/>
          </w:tcPr>
          <w:p w14:paraId="4E29AF38">
            <w:pPr>
              <w:keepNext w:val="0"/>
              <w:spacing w:before="20" w:after="20" w:line="260" w:lineRule="exact"/>
              <w:ind w:left="0" w:leftChars="0" w:right="0" w:rightChars="0" w:firstLine="0" w:firstLineChars="0"/>
              <w:jc w:val="center"/>
              <w:rPr>
                <w:del w:id="24823" w:author="xh" w:date="2026-10-19T14:22:54+08:00"/>
              </w:rPr>
            </w:pPr>
            <w:del w:id="24824" w:author="xh" w:date="2026-10-19T14:22:54+08:00">
              <w:r>
                <w:rPr>
                  <w:rFonts w:ascii="Times New Roman" w:hAnsi="Times New Roman" w:eastAsia="宋体"/>
                  <w:b w:val="0"/>
                  <w:sz w:val="18"/>
                </w:rPr>
                <w:delText>邳州</w:delText>
              </w:r>
            </w:del>
          </w:p>
        </w:tc>
        <w:tc>
          <w:tcPr>
            <w:tcW w:w="1187" w:type="dxa"/>
            <w:tcMar>
              <w:left w:w="70" w:type="dxa"/>
              <w:right w:w="70" w:type="dxa"/>
            </w:tcMar>
            <w:vAlign w:val="center"/>
          </w:tcPr>
          <w:p w14:paraId="4396702A">
            <w:pPr>
              <w:keepNext w:val="0"/>
              <w:spacing w:before="20" w:after="20" w:line="260" w:lineRule="exact"/>
              <w:ind w:left="0" w:leftChars="0" w:right="0" w:rightChars="0" w:firstLine="0" w:firstLineChars="0"/>
              <w:jc w:val="center"/>
              <w:rPr>
                <w:del w:id="24825" w:author="xh" w:date="2026-10-19T14:22:54+08:00"/>
              </w:rPr>
            </w:pPr>
            <w:del w:id="24826" w:author="xh" w:date="2026-10-19T14:22:54+08:00">
              <w:r>
                <w:rPr>
                  <w:rFonts w:ascii="Times New Roman" w:hAnsi="Times New Roman" w:eastAsia="宋体"/>
                  <w:b w:val="0"/>
                  <w:sz w:val="18"/>
                </w:rPr>
                <w:delText>弹性</w:delText>
              </w:r>
            </w:del>
          </w:p>
        </w:tc>
        <w:tc>
          <w:tcPr>
            <w:tcW w:w="1187" w:type="dxa"/>
            <w:tcMar>
              <w:left w:w="70" w:type="dxa"/>
              <w:right w:w="70" w:type="dxa"/>
            </w:tcMar>
            <w:vAlign w:val="center"/>
          </w:tcPr>
          <w:p w14:paraId="40991833">
            <w:pPr>
              <w:keepNext w:val="0"/>
              <w:spacing w:before="20" w:after="20" w:line="260" w:lineRule="exact"/>
              <w:ind w:left="0" w:leftChars="0" w:right="0" w:rightChars="0" w:firstLine="0" w:firstLineChars="0"/>
              <w:jc w:val="center"/>
              <w:rPr>
                <w:del w:id="24827" w:author="xh" w:date="2026-10-19T14:22:54+08:00"/>
              </w:rPr>
            </w:pPr>
            <w:del w:id="24828" w:author="xh" w:date="2026-10-19T14:22:54+08:00">
              <w:r>
                <w:rPr>
                  <w:rFonts w:ascii="Times New Roman" w:hAnsi="Times New Roman" w:eastAsia="宋体"/>
                  <w:b w:val="0"/>
                  <w:sz w:val="18"/>
                </w:rPr>
                <w:delText>2024</w:delText>
              </w:r>
            </w:del>
          </w:p>
        </w:tc>
        <w:tc>
          <w:tcPr>
            <w:tcW w:w="1187" w:type="dxa"/>
            <w:tcMar>
              <w:left w:w="70" w:type="dxa"/>
              <w:right w:w="70" w:type="dxa"/>
            </w:tcMar>
            <w:vAlign w:val="center"/>
          </w:tcPr>
          <w:p w14:paraId="71619CDA">
            <w:pPr>
              <w:keepNext w:val="0"/>
              <w:spacing w:before="20" w:after="20" w:line="260" w:lineRule="exact"/>
              <w:ind w:left="0" w:leftChars="0" w:right="0" w:rightChars="0" w:firstLine="0" w:firstLineChars="0"/>
              <w:jc w:val="center"/>
              <w:rPr>
                <w:del w:id="24829" w:author="xh" w:date="2026-10-19T14:22:54+08:00"/>
              </w:rPr>
            </w:pPr>
            <w:del w:id="24830" w:author="xh" w:date="2026-10-19T14:22:54+08:00">
              <w:r>
                <w:rPr>
                  <w:rFonts w:ascii="Times New Roman" w:hAnsi="Times New Roman" w:eastAsia="宋体"/>
                  <w:b w:val="0"/>
                  <w:sz w:val="18"/>
                </w:rPr>
                <w:delText>2148.50</w:delText>
              </w:r>
            </w:del>
          </w:p>
        </w:tc>
        <w:tc>
          <w:tcPr>
            <w:tcW w:w="1187" w:type="dxa"/>
            <w:tcMar>
              <w:left w:w="70" w:type="dxa"/>
              <w:right w:w="70" w:type="dxa"/>
            </w:tcMar>
            <w:vAlign w:val="center"/>
          </w:tcPr>
          <w:p w14:paraId="585657BE">
            <w:pPr>
              <w:keepNext w:val="0"/>
              <w:spacing w:before="20" w:after="20" w:line="260" w:lineRule="exact"/>
              <w:ind w:left="0" w:leftChars="0" w:right="0" w:rightChars="0" w:firstLine="0" w:firstLineChars="0"/>
              <w:jc w:val="center"/>
              <w:rPr>
                <w:del w:id="24831" w:author="xh" w:date="2026-10-19T14:22:54+08:00"/>
              </w:rPr>
            </w:pPr>
            <w:del w:id="24832" w:author="xh" w:date="2026-10-19T14:22:54+08:00">
              <w:r>
                <w:rPr>
                  <w:rFonts w:ascii="Times New Roman" w:hAnsi="Times New Roman" w:eastAsia="宋体"/>
                  <w:b w:val="0"/>
                  <w:sz w:val="18"/>
                </w:rPr>
                <w:delText>2.49</w:delText>
              </w:r>
            </w:del>
          </w:p>
        </w:tc>
        <w:tc>
          <w:tcPr>
            <w:tcW w:w="1187" w:type="dxa"/>
            <w:tcMar>
              <w:left w:w="70" w:type="dxa"/>
              <w:right w:w="70" w:type="dxa"/>
            </w:tcMar>
            <w:vAlign w:val="center"/>
          </w:tcPr>
          <w:p w14:paraId="13C23EE2">
            <w:pPr>
              <w:keepNext w:val="0"/>
              <w:spacing w:before="20" w:after="20" w:line="260" w:lineRule="exact"/>
              <w:ind w:left="0" w:leftChars="0" w:right="0" w:rightChars="0" w:firstLine="0" w:firstLineChars="0"/>
              <w:jc w:val="center"/>
              <w:rPr>
                <w:del w:id="24833" w:author="xh" w:date="2026-10-19T14:22:54+08:00"/>
              </w:rPr>
            </w:pPr>
            <w:del w:id="24834" w:author="xh" w:date="2026-10-19T14:22:54+08:00">
              <w:r>
                <w:rPr>
                  <w:rFonts w:ascii="Times New Roman" w:hAnsi="Times New Roman" w:eastAsia="宋体"/>
                  <w:b w:val="0"/>
                  <w:sz w:val="18"/>
                </w:rPr>
                <w:delText>0.00</w:delText>
              </w:r>
            </w:del>
          </w:p>
        </w:tc>
        <w:tc>
          <w:tcPr>
            <w:tcW w:w="1187" w:type="dxa"/>
            <w:tcMar>
              <w:left w:w="70" w:type="dxa"/>
              <w:right w:w="70" w:type="dxa"/>
            </w:tcMar>
            <w:vAlign w:val="center"/>
          </w:tcPr>
          <w:p w14:paraId="2D9C337F">
            <w:pPr>
              <w:keepNext w:val="0"/>
              <w:spacing w:before="20" w:after="20" w:line="260" w:lineRule="exact"/>
              <w:ind w:left="0" w:leftChars="0" w:right="0" w:rightChars="0" w:firstLine="0" w:firstLineChars="0"/>
              <w:jc w:val="center"/>
              <w:rPr>
                <w:del w:id="24835" w:author="xh" w:date="2026-10-19T14:22:54+08:00"/>
              </w:rPr>
            </w:pPr>
            <w:del w:id="24836" w:author="xh" w:date="2026-10-19T14:22:54+08:00">
              <w:r>
                <w:rPr>
                  <w:rFonts w:ascii="Times New Roman" w:hAnsi="Times New Roman" w:eastAsia="宋体"/>
                  <w:b w:val="0"/>
                  <w:sz w:val="18"/>
                </w:rPr>
                <w:delText>1</w:delText>
              </w:r>
            </w:del>
          </w:p>
        </w:tc>
      </w:tr>
      <w:tr w14:paraId="7A51CE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716" w:author="xh" w:date="2026-10-19T14:22:54+08:00"/>
        </w:trPr>
        <w:tc>
          <w:tcPr>
            <w:tcW w:w="1187" w:type="dxa"/>
            <w:tcMar>
              <w:left w:w="70" w:type="dxa"/>
              <w:right w:w="70" w:type="dxa"/>
            </w:tcMar>
            <w:vAlign w:val="center"/>
          </w:tcPr>
          <w:p w14:paraId="6435AA50">
            <w:pPr>
              <w:keepNext w:val="0"/>
              <w:spacing w:before="20" w:after="20" w:line="260" w:lineRule="exact"/>
              <w:ind w:left="0" w:leftChars="0" w:right="0" w:rightChars="0" w:firstLine="0" w:firstLineChars="0"/>
              <w:jc w:val="center"/>
              <w:rPr>
                <w:del w:id="24837" w:author="xh" w:date="2026-10-19T14:22:54+08:00"/>
              </w:rPr>
            </w:pPr>
            <w:del w:id="24838" w:author="xh" w:date="2026-10-19T14:22:54+08:00">
              <w:r>
                <w:rPr>
                  <w:rFonts w:ascii="Times New Roman" w:hAnsi="Times New Roman" w:eastAsia="宋体"/>
                  <w:b w:val="0"/>
                  <w:sz w:val="18"/>
                </w:rPr>
                <w:delText>邳州</w:delText>
              </w:r>
            </w:del>
          </w:p>
        </w:tc>
        <w:tc>
          <w:tcPr>
            <w:tcW w:w="1187" w:type="dxa"/>
            <w:tcMar>
              <w:left w:w="70" w:type="dxa"/>
              <w:right w:w="70" w:type="dxa"/>
            </w:tcMar>
            <w:vAlign w:val="center"/>
          </w:tcPr>
          <w:p w14:paraId="13E93480">
            <w:pPr>
              <w:keepNext w:val="0"/>
              <w:spacing w:before="20" w:after="20" w:line="260" w:lineRule="exact"/>
              <w:ind w:left="0" w:leftChars="0" w:right="0" w:rightChars="0" w:firstLine="0" w:firstLineChars="0"/>
              <w:jc w:val="center"/>
              <w:rPr>
                <w:del w:id="24839" w:author="xh" w:date="2026-10-19T14:22:54+08:00"/>
              </w:rPr>
            </w:pPr>
            <w:del w:id="24840" w:author="xh" w:date="2026-10-19T14:22:54+08:00">
              <w:r>
                <w:rPr>
                  <w:rFonts w:ascii="Times New Roman" w:hAnsi="Times New Roman" w:eastAsia="宋体"/>
                  <w:b w:val="0"/>
                  <w:sz w:val="18"/>
                </w:rPr>
                <w:delText>弹性</w:delText>
              </w:r>
            </w:del>
          </w:p>
        </w:tc>
        <w:tc>
          <w:tcPr>
            <w:tcW w:w="1187" w:type="dxa"/>
            <w:tcMar>
              <w:left w:w="70" w:type="dxa"/>
              <w:right w:w="70" w:type="dxa"/>
            </w:tcMar>
            <w:vAlign w:val="center"/>
          </w:tcPr>
          <w:p w14:paraId="50BBE15F">
            <w:pPr>
              <w:keepNext w:val="0"/>
              <w:spacing w:before="20" w:after="20" w:line="260" w:lineRule="exact"/>
              <w:ind w:left="0" w:leftChars="0" w:right="0" w:rightChars="0" w:firstLine="0" w:firstLineChars="0"/>
              <w:jc w:val="center"/>
              <w:rPr>
                <w:del w:id="24841" w:author="xh" w:date="2026-10-19T14:22:54+08:00"/>
              </w:rPr>
            </w:pPr>
            <w:del w:id="24842" w:author="xh" w:date="2026-10-19T14:22:54+08:00">
              <w:r>
                <w:rPr>
                  <w:rFonts w:ascii="Times New Roman" w:hAnsi="Times New Roman" w:eastAsia="宋体"/>
                  <w:b w:val="0"/>
                  <w:sz w:val="18"/>
                </w:rPr>
                <w:delText>2025</w:delText>
              </w:r>
            </w:del>
          </w:p>
        </w:tc>
        <w:tc>
          <w:tcPr>
            <w:tcW w:w="1187" w:type="dxa"/>
            <w:tcMar>
              <w:left w:w="70" w:type="dxa"/>
              <w:right w:w="70" w:type="dxa"/>
            </w:tcMar>
            <w:vAlign w:val="center"/>
          </w:tcPr>
          <w:p w14:paraId="2741EB47">
            <w:pPr>
              <w:keepNext w:val="0"/>
              <w:spacing w:before="20" w:after="20" w:line="260" w:lineRule="exact"/>
              <w:ind w:left="0" w:leftChars="0" w:right="0" w:rightChars="0" w:firstLine="0" w:firstLineChars="0"/>
              <w:jc w:val="center"/>
              <w:rPr>
                <w:del w:id="24843" w:author="xh" w:date="2026-10-19T14:22:54+08:00"/>
              </w:rPr>
            </w:pPr>
            <w:del w:id="24844" w:author="xh" w:date="2026-10-19T14:22:54+08:00">
              <w:r>
                <w:rPr>
                  <w:rFonts w:ascii="Times New Roman" w:hAnsi="Times New Roman" w:eastAsia="宋体"/>
                  <w:b w:val="0"/>
                  <w:sz w:val="18"/>
                </w:rPr>
                <w:delText>2148.50</w:delText>
              </w:r>
            </w:del>
          </w:p>
        </w:tc>
        <w:tc>
          <w:tcPr>
            <w:tcW w:w="1187" w:type="dxa"/>
            <w:tcMar>
              <w:left w:w="70" w:type="dxa"/>
              <w:right w:w="70" w:type="dxa"/>
            </w:tcMar>
            <w:vAlign w:val="center"/>
          </w:tcPr>
          <w:p w14:paraId="00870F9F">
            <w:pPr>
              <w:keepNext w:val="0"/>
              <w:spacing w:before="20" w:after="20" w:line="260" w:lineRule="exact"/>
              <w:ind w:left="0" w:leftChars="0" w:right="0" w:rightChars="0" w:firstLine="0" w:firstLineChars="0"/>
              <w:jc w:val="center"/>
              <w:rPr>
                <w:del w:id="24845" w:author="xh" w:date="2026-10-19T14:22:54+08:00"/>
              </w:rPr>
            </w:pPr>
            <w:del w:id="24846" w:author="xh" w:date="2026-10-19T14:22:54+08:00">
              <w:r>
                <w:rPr>
                  <w:rFonts w:ascii="Times New Roman" w:hAnsi="Times New Roman" w:eastAsia="宋体"/>
                  <w:b w:val="0"/>
                  <w:sz w:val="18"/>
                </w:rPr>
                <w:delText>2.25</w:delText>
              </w:r>
            </w:del>
          </w:p>
        </w:tc>
        <w:tc>
          <w:tcPr>
            <w:tcW w:w="1187" w:type="dxa"/>
            <w:tcMar>
              <w:left w:w="70" w:type="dxa"/>
              <w:right w:w="70" w:type="dxa"/>
            </w:tcMar>
            <w:vAlign w:val="center"/>
          </w:tcPr>
          <w:p w14:paraId="37BE7AC5">
            <w:pPr>
              <w:keepNext w:val="0"/>
              <w:spacing w:before="20" w:after="20" w:line="260" w:lineRule="exact"/>
              <w:ind w:left="0" w:leftChars="0" w:right="0" w:rightChars="0" w:firstLine="0" w:firstLineChars="0"/>
              <w:jc w:val="center"/>
              <w:rPr>
                <w:del w:id="24847" w:author="xh" w:date="2026-10-19T14:22:54+08:00"/>
              </w:rPr>
            </w:pPr>
            <w:del w:id="24848" w:author="xh" w:date="2026-10-19T14:22:54+08:00">
              <w:r>
                <w:rPr>
                  <w:rFonts w:ascii="Times New Roman" w:hAnsi="Times New Roman" w:eastAsia="宋体"/>
                  <w:b w:val="0"/>
                  <w:sz w:val="18"/>
                </w:rPr>
                <w:delText>7.74</w:delText>
              </w:r>
            </w:del>
          </w:p>
        </w:tc>
        <w:tc>
          <w:tcPr>
            <w:tcW w:w="1187" w:type="dxa"/>
            <w:tcMar>
              <w:left w:w="70" w:type="dxa"/>
              <w:right w:w="70" w:type="dxa"/>
            </w:tcMar>
            <w:vAlign w:val="center"/>
          </w:tcPr>
          <w:p w14:paraId="48CF44B8">
            <w:pPr>
              <w:keepNext w:val="0"/>
              <w:spacing w:before="20" w:after="20" w:line="260" w:lineRule="exact"/>
              <w:ind w:left="0" w:leftChars="0" w:right="0" w:rightChars="0" w:firstLine="0" w:firstLineChars="0"/>
              <w:jc w:val="center"/>
              <w:rPr>
                <w:del w:id="24849" w:author="xh" w:date="2026-10-19T14:22:54+08:00"/>
              </w:rPr>
            </w:pPr>
            <w:del w:id="24850" w:author="xh" w:date="2026-10-19T14:22:54+08:00">
              <w:r>
                <w:rPr>
                  <w:rFonts w:ascii="Times New Roman" w:hAnsi="Times New Roman" w:eastAsia="宋体"/>
                  <w:b w:val="0"/>
                  <w:sz w:val="18"/>
                </w:rPr>
                <w:delText>3</w:delText>
              </w:r>
            </w:del>
          </w:p>
        </w:tc>
      </w:tr>
      <w:tr w14:paraId="66E38A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717" w:author="xh" w:date="2026-10-19T14:22:54+08:00"/>
        </w:trPr>
        <w:tc>
          <w:tcPr>
            <w:tcW w:w="1187" w:type="dxa"/>
            <w:tcMar>
              <w:left w:w="70" w:type="dxa"/>
              <w:right w:w="70" w:type="dxa"/>
            </w:tcMar>
            <w:vAlign w:val="center"/>
          </w:tcPr>
          <w:p w14:paraId="79BA60BF">
            <w:pPr>
              <w:keepNext w:val="0"/>
              <w:spacing w:before="20" w:after="20" w:line="260" w:lineRule="exact"/>
              <w:ind w:left="0" w:leftChars="0" w:right="0" w:rightChars="0" w:firstLine="0" w:firstLineChars="0"/>
              <w:jc w:val="center"/>
              <w:rPr>
                <w:del w:id="24851" w:author="xh" w:date="2026-10-19T14:22:54+08:00"/>
              </w:rPr>
            </w:pPr>
            <w:del w:id="24852" w:author="xh" w:date="2026-10-19T14:22:54+08:00">
              <w:r>
                <w:rPr>
                  <w:rFonts w:ascii="Times New Roman" w:hAnsi="Times New Roman" w:eastAsia="宋体"/>
                  <w:b w:val="0"/>
                  <w:sz w:val="18"/>
                </w:rPr>
                <w:delText>市区</w:delText>
              </w:r>
            </w:del>
          </w:p>
        </w:tc>
        <w:tc>
          <w:tcPr>
            <w:tcW w:w="1187" w:type="dxa"/>
            <w:tcMar>
              <w:left w:w="70" w:type="dxa"/>
              <w:right w:w="70" w:type="dxa"/>
            </w:tcMar>
            <w:vAlign w:val="center"/>
          </w:tcPr>
          <w:p w14:paraId="0B1BB273">
            <w:pPr>
              <w:keepNext w:val="0"/>
              <w:spacing w:before="20" w:after="20" w:line="260" w:lineRule="exact"/>
              <w:ind w:left="0" w:leftChars="0" w:right="0" w:rightChars="0" w:firstLine="0" w:firstLineChars="0"/>
              <w:jc w:val="center"/>
              <w:rPr>
                <w:del w:id="24853" w:author="xh" w:date="2026-10-19T14:22:54+08:00"/>
              </w:rPr>
            </w:pPr>
            <w:del w:id="24854" w:author="xh" w:date="2026-10-19T14:22:54+08:00">
              <w:r>
                <w:rPr>
                  <w:rFonts w:ascii="Times New Roman" w:hAnsi="Times New Roman" w:eastAsia="宋体"/>
                  <w:b w:val="0"/>
                  <w:sz w:val="18"/>
                </w:rPr>
                <w:delText>刚性</w:delText>
              </w:r>
            </w:del>
          </w:p>
        </w:tc>
        <w:tc>
          <w:tcPr>
            <w:tcW w:w="1187" w:type="dxa"/>
            <w:tcMar>
              <w:left w:w="70" w:type="dxa"/>
              <w:right w:w="70" w:type="dxa"/>
            </w:tcMar>
            <w:vAlign w:val="center"/>
          </w:tcPr>
          <w:p w14:paraId="3E43FE14">
            <w:pPr>
              <w:keepNext w:val="0"/>
              <w:spacing w:before="20" w:after="20" w:line="260" w:lineRule="exact"/>
              <w:ind w:left="0" w:leftChars="0" w:right="0" w:rightChars="0" w:firstLine="0" w:firstLineChars="0"/>
              <w:jc w:val="center"/>
              <w:rPr>
                <w:del w:id="24855" w:author="xh" w:date="2026-10-19T14:22:54+08:00"/>
              </w:rPr>
            </w:pPr>
            <w:del w:id="24856" w:author="xh" w:date="2026-10-19T14:22:54+08:00">
              <w:r>
                <w:rPr>
                  <w:rFonts w:ascii="Times New Roman" w:hAnsi="Times New Roman" w:eastAsia="宋体"/>
                  <w:b w:val="0"/>
                  <w:sz w:val="18"/>
                </w:rPr>
                <w:delText>2022</w:delText>
              </w:r>
            </w:del>
          </w:p>
        </w:tc>
        <w:tc>
          <w:tcPr>
            <w:tcW w:w="1187" w:type="dxa"/>
            <w:tcMar>
              <w:left w:w="70" w:type="dxa"/>
              <w:right w:w="70" w:type="dxa"/>
            </w:tcMar>
            <w:vAlign w:val="center"/>
          </w:tcPr>
          <w:p w14:paraId="2934780A">
            <w:pPr>
              <w:keepNext w:val="0"/>
              <w:spacing w:before="20" w:after="20" w:line="260" w:lineRule="exact"/>
              <w:ind w:left="0" w:leftChars="0" w:right="0" w:rightChars="0" w:firstLine="0" w:firstLineChars="0"/>
              <w:jc w:val="center"/>
              <w:rPr>
                <w:del w:id="24857" w:author="xh" w:date="2026-10-19T14:22:54+08:00"/>
              </w:rPr>
            </w:pPr>
            <w:del w:id="24858" w:author="xh" w:date="2026-10-19T14:22:54+08:00">
              <w:r>
                <w:rPr>
                  <w:rFonts w:ascii="Times New Roman" w:hAnsi="Times New Roman" w:eastAsia="宋体"/>
                  <w:b w:val="0"/>
                  <w:sz w:val="18"/>
                </w:rPr>
                <w:delText>3113.50</w:delText>
              </w:r>
            </w:del>
          </w:p>
        </w:tc>
        <w:tc>
          <w:tcPr>
            <w:tcW w:w="1187" w:type="dxa"/>
            <w:tcMar>
              <w:left w:w="70" w:type="dxa"/>
              <w:right w:w="70" w:type="dxa"/>
            </w:tcMar>
            <w:vAlign w:val="center"/>
          </w:tcPr>
          <w:p w14:paraId="09977C87">
            <w:pPr>
              <w:keepNext w:val="0"/>
              <w:spacing w:before="20" w:after="20" w:line="260" w:lineRule="exact"/>
              <w:ind w:left="0" w:leftChars="0" w:right="0" w:rightChars="0" w:firstLine="0" w:firstLineChars="0"/>
              <w:jc w:val="center"/>
              <w:rPr>
                <w:del w:id="24859" w:author="xh" w:date="2026-10-19T14:22:54+08:00"/>
              </w:rPr>
            </w:pPr>
            <w:del w:id="24860" w:author="xh" w:date="2026-10-19T14:22:54+08:00">
              <w:r>
                <w:rPr>
                  <w:rFonts w:ascii="Times New Roman" w:hAnsi="Times New Roman" w:eastAsia="宋体"/>
                  <w:b w:val="0"/>
                  <w:sz w:val="18"/>
                </w:rPr>
                <w:delText>2.17</w:delText>
              </w:r>
            </w:del>
          </w:p>
        </w:tc>
        <w:tc>
          <w:tcPr>
            <w:tcW w:w="1187" w:type="dxa"/>
            <w:tcMar>
              <w:left w:w="70" w:type="dxa"/>
              <w:right w:w="70" w:type="dxa"/>
            </w:tcMar>
            <w:vAlign w:val="center"/>
          </w:tcPr>
          <w:p w14:paraId="54CBDBCD">
            <w:pPr>
              <w:keepNext w:val="0"/>
              <w:spacing w:before="20" w:after="20" w:line="260" w:lineRule="exact"/>
              <w:ind w:left="0" w:leftChars="0" w:right="0" w:rightChars="0" w:firstLine="0" w:firstLineChars="0"/>
              <w:jc w:val="center"/>
              <w:rPr>
                <w:del w:id="24861" w:author="xh" w:date="2026-10-19T14:22:54+08:00"/>
              </w:rPr>
            </w:pPr>
            <w:del w:id="24862" w:author="xh" w:date="2026-10-19T14:22:54+08:00">
              <w:r>
                <w:rPr>
                  <w:rFonts w:ascii="Times New Roman" w:hAnsi="Times New Roman" w:eastAsia="宋体"/>
                  <w:b w:val="0"/>
                  <w:sz w:val="18"/>
                </w:rPr>
                <w:delText>0.00</w:delText>
              </w:r>
            </w:del>
          </w:p>
        </w:tc>
        <w:tc>
          <w:tcPr>
            <w:tcW w:w="1187" w:type="dxa"/>
            <w:tcMar>
              <w:left w:w="70" w:type="dxa"/>
              <w:right w:w="70" w:type="dxa"/>
            </w:tcMar>
            <w:vAlign w:val="center"/>
          </w:tcPr>
          <w:p w14:paraId="775128CE">
            <w:pPr>
              <w:keepNext w:val="0"/>
              <w:spacing w:before="20" w:after="20" w:line="260" w:lineRule="exact"/>
              <w:ind w:left="0" w:leftChars="0" w:right="0" w:rightChars="0" w:firstLine="0" w:firstLineChars="0"/>
              <w:jc w:val="center"/>
              <w:rPr>
                <w:del w:id="24863" w:author="xh" w:date="2026-10-19T14:22:54+08:00"/>
              </w:rPr>
            </w:pPr>
            <w:del w:id="24864" w:author="xh" w:date="2026-10-19T14:22:54+08:00">
              <w:r>
                <w:rPr>
                  <w:rFonts w:ascii="Times New Roman" w:hAnsi="Times New Roman" w:eastAsia="宋体"/>
                  <w:b w:val="0"/>
                  <w:sz w:val="18"/>
                </w:rPr>
                <w:delText>0</w:delText>
              </w:r>
            </w:del>
          </w:p>
        </w:tc>
      </w:tr>
      <w:tr w14:paraId="54D3E2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718" w:author="xh" w:date="2026-10-19T14:22:54+08:00"/>
        </w:trPr>
        <w:tc>
          <w:tcPr>
            <w:tcW w:w="1187" w:type="dxa"/>
            <w:tcMar>
              <w:left w:w="70" w:type="dxa"/>
              <w:right w:w="70" w:type="dxa"/>
            </w:tcMar>
            <w:vAlign w:val="center"/>
          </w:tcPr>
          <w:p w14:paraId="5BB7F9D5">
            <w:pPr>
              <w:keepNext w:val="0"/>
              <w:spacing w:before="20" w:after="20" w:line="260" w:lineRule="exact"/>
              <w:ind w:left="0" w:leftChars="0" w:right="0" w:rightChars="0" w:firstLine="0" w:firstLineChars="0"/>
              <w:jc w:val="center"/>
              <w:rPr>
                <w:del w:id="24865" w:author="xh" w:date="2026-10-19T14:22:54+08:00"/>
              </w:rPr>
            </w:pPr>
            <w:del w:id="24866" w:author="xh" w:date="2026-10-19T14:22:54+08:00">
              <w:r>
                <w:rPr>
                  <w:rFonts w:ascii="Times New Roman" w:hAnsi="Times New Roman" w:eastAsia="宋体"/>
                  <w:b w:val="0"/>
                  <w:sz w:val="18"/>
                </w:rPr>
                <w:delText>市区</w:delText>
              </w:r>
            </w:del>
          </w:p>
        </w:tc>
        <w:tc>
          <w:tcPr>
            <w:tcW w:w="1187" w:type="dxa"/>
            <w:tcMar>
              <w:left w:w="70" w:type="dxa"/>
              <w:right w:w="70" w:type="dxa"/>
            </w:tcMar>
            <w:vAlign w:val="center"/>
          </w:tcPr>
          <w:p w14:paraId="73AFCA34">
            <w:pPr>
              <w:keepNext w:val="0"/>
              <w:spacing w:before="20" w:after="20" w:line="260" w:lineRule="exact"/>
              <w:ind w:left="0" w:leftChars="0" w:right="0" w:rightChars="0" w:firstLine="0" w:firstLineChars="0"/>
              <w:jc w:val="center"/>
              <w:rPr>
                <w:del w:id="24867" w:author="xh" w:date="2026-10-19T14:22:54+08:00"/>
              </w:rPr>
            </w:pPr>
            <w:del w:id="24868" w:author="xh" w:date="2026-10-19T14:22:54+08:00">
              <w:r>
                <w:rPr>
                  <w:rFonts w:ascii="Times New Roman" w:hAnsi="Times New Roman" w:eastAsia="宋体"/>
                  <w:b w:val="0"/>
                  <w:sz w:val="18"/>
                </w:rPr>
                <w:delText>刚性</w:delText>
              </w:r>
            </w:del>
          </w:p>
        </w:tc>
        <w:tc>
          <w:tcPr>
            <w:tcW w:w="1187" w:type="dxa"/>
            <w:tcMar>
              <w:left w:w="70" w:type="dxa"/>
              <w:right w:w="70" w:type="dxa"/>
            </w:tcMar>
            <w:vAlign w:val="center"/>
          </w:tcPr>
          <w:p w14:paraId="62D7A916">
            <w:pPr>
              <w:keepNext w:val="0"/>
              <w:spacing w:before="20" w:after="20" w:line="260" w:lineRule="exact"/>
              <w:ind w:left="0" w:leftChars="0" w:right="0" w:rightChars="0" w:firstLine="0" w:firstLineChars="0"/>
              <w:jc w:val="center"/>
              <w:rPr>
                <w:del w:id="24869" w:author="xh" w:date="2026-10-19T14:22:54+08:00"/>
              </w:rPr>
            </w:pPr>
            <w:del w:id="24870" w:author="xh" w:date="2026-10-19T14:22:54+08:00">
              <w:r>
                <w:rPr>
                  <w:rFonts w:ascii="Times New Roman" w:hAnsi="Times New Roman" w:eastAsia="宋体"/>
                  <w:b w:val="0"/>
                  <w:sz w:val="18"/>
                </w:rPr>
                <w:delText>2023</w:delText>
              </w:r>
            </w:del>
          </w:p>
        </w:tc>
        <w:tc>
          <w:tcPr>
            <w:tcW w:w="1187" w:type="dxa"/>
            <w:tcMar>
              <w:left w:w="70" w:type="dxa"/>
              <w:right w:w="70" w:type="dxa"/>
            </w:tcMar>
            <w:vAlign w:val="center"/>
          </w:tcPr>
          <w:p w14:paraId="21CF8C7A">
            <w:pPr>
              <w:keepNext w:val="0"/>
              <w:spacing w:before="20" w:after="20" w:line="260" w:lineRule="exact"/>
              <w:ind w:left="0" w:leftChars="0" w:right="0" w:rightChars="0" w:firstLine="0" w:firstLineChars="0"/>
              <w:jc w:val="center"/>
              <w:rPr>
                <w:del w:id="24871" w:author="xh" w:date="2026-10-19T14:22:54+08:00"/>
              </w:rPr>
            </w:pPr>
            <w:del w:id="24872" w:author="xh" w:date="2026-10-19T14:22:54+08:00">
              <w:r>
                <w:rPr>
                  <w:rFonts w:ascii="Times New Roman" w:hAnsi="Times New Roman" w:eastAsia="宋体"/>
                  <w:b w:val="0"/>
                  <w:sz w:val="18"/>
                </w:rPr>
                <w:delText>3113.50</w:delText>
              </w:r>
            </w:del>
          </w:p>
        </w:tc>
        <w:tc>
          <w:tcPr>
            <w:tcW w:w="1187" w:type="dxa"/>
            <w:tcMar>
              <w:left w:w="70" w:type="dxa"/>
              <w:right w:w="70" w:type="dxa"/>
            </w:tcMar>
            <w:vAlign w:val="center"/>
          </w:tcPr>
          <w:p w14:paraId="2FC0C260">
            <w:pPr>
              <w:keepNext w:val="0"/>
              <w:spacing w:before="20" w:after="20" w:line="260" w:lineRule="exact"/>
              <w:ind w:left="0" w:leftChars="0" w:right="0" w:rightChars="0" w:firstLine="0" w:firstLineChars="0"/>
              <w:jc w:val="center"/>
              <w:rPr>
                <w:del w:id="24873" w:author="xh" w:date="2026-10-19T14:22:54+08:00"/>
              </w:rPr>
            </w:pPr>
            <w:del w:id="24874" w:author="xh" w:date="2026-10-19T14:22:54+08:00">
              <w:r>
                <w:rPr>
                  <w:rFonts w:ascii="Times New Roman" w:hAnsi="Times New Roman" w:eastAsia="宋体"/>
                  <w:b w:val="0"/>
                  <w:sz w:val="18"/>
                </w:rPr>
                <w:delText>2.02</w:delText>
              </w:r>
            </w:del>
          </w:p>
        </w:tc>
        <w:tc>
          <w:tcPr>
            <w:tcW w:w="1187" w:type="dxa"/>
            <w:tcMar>
              <w:left w:w="70" w:type="dxa"/>
              <w:right w:w="70" w:type="dxa"/>
            </w:tcMar>
            <w:vAlign w:val="center"/>
          </w:tcPr>
          <w:p w14:paraId="05330495">
            <w:pPr>
              <w:keepNext w:val="0"/>
              <w:spacing w:before="20" w:after="20" w:line="260" w:lineRule="exact"/>
              <w:ind w:left="0" w:leftChars="0" w:right="0" w:rightChars="0" w:firstLine="0" w:firstLineChars="0"/>
              <w:jc w:val="center"/>
              <w:rPr>
                <w:del w:id="24875" w:author="xh" w:date="2026-10-19T14:22:54+08:00"/>
              </w:rPr>
            </w:pPr>
            <w:del w:id="24876" w:author="xh" w:date="2026-10-19T14:22:54+08:00">
              <w:r>
                <w:rPr>
                  <w:rFonts w:ascii="Times New Roman" w:hAnsi="Times New Roman" w:eastAsia="宋体"/>
                  <w:b w:val="0"/>
                  <w:sz w:val="18"/>
                </w:rPr>
                <w:delText>0.00</w:delText>
              </w:r>
            </w:del>
          </w:p>
        </w:tc>
        <w:tc>
          <w:tcPr>
            <w:tcW w:w="1187" w:type="dxa"/>
            <w:tcMar>
              <w:left w:w="70" w:type="dxa"/>
              <w:right w:w="70" w:type="dxa"/>
            </w:tcMar>
            <w:vAlign w:val="center"/>
          </w:tcPr>
          <w:p w14:paraId="0F5F0969">
            <w:pPr>
              <w:keepNext w:val="0"/>
              <w:spacing w:before="20" w:after="20" w:line="260" w:lineRule="exact"/>
              <w:ind w:left="0" w:leftChars="0" w:right="0" w:rightChars="0" w:firstLine="0" w:firstLineChars="0"/>
              <w:jc w:val="center"/>
              <w:rPr>
                <w:del w:id="24877" w:author="xh" w:date="2026-10-19T14:22:54+08:00"/>
              </w:rPr>
            </w:pPr>
            <w:del w:id="24878" w:author="xh" w:date="2026-10-19T14:22:54+08:00">
              <w:r>
                <w:rPr>
                  <w:rFonts w:ascii="Times New Roman" w:hAnsi="Times New Roman" w:eastAsia="宋体"/>
                  <w:b w:val="0"/>
                  <w:sz w:val="18"/>
                </w:rPr>
                <w:delText>0</w:delText>
              </w:r>
            </w:del>
          </w:p>
        </w:tc>
      </w:tr>
      <w:tr w14:paraId="763796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719" w:author="xh" w:date="2026-10-19T14:22:54+08:00"/>
        </w:trPr>
        <w:tc>
          <w:tcPr>
            <w:tcW w:w="1187" w:type="dxa"/>
            <w:tcMar>
              <w:left w:w="70" w:type="dxa"/>
              <w:right w:w="70" w:type="dxa"/>
            </w:tcMar>
            <w:vAlign w:val="center"/>
          </w:tcPr>
          <w:p w14:paraId="4A83CA43">
            <w:pPr>
              <w:keepNext w:val="0"/>
              <w:spacing w:before="20" w:after="20" w:line="260" w:lineRule="exact"/>
              <w:ind w:left="0" w:leftChars="0" w:right="0" w:rightChars="0" w:firstLine="0" w:firstLineChars="0"/>
              <w:jc w:val="center"/>
              <w:rPr>
                <w:del w:id="24879" w:author="xh" w:date="2026-10-19T14:22:54+08:00"/>
              </w:rPr>
            </w:pPr>
            <w:del w:id="24880" w:author="xh" w:date="2026-10-19T14:22:54+08:00">
              <w:r>
                <w:rPr>
                  <w:rFonts w:ascii="Times New Roman" w:hAnsi="Times New Roman" w:eastAsia="宋体"/>
                  <w:b w:val="0"/>
                  <w:sz w:val="18"/>
                </w:rPr>
                <w:delText>市区</w:delText>
              </w:r>
            </w:del>
          </w:p>
        </w:tc>
        <w:tc>
          <w:tcPr>
            <w:tcW w:w="1187" w:type="dxa"/>
            <w:tcMar>
              <w:left w:w="70" w:type="dxa"/>
              <w:right w:w="70" w:type="dxa"/>
            </w:tcMar>
            <w:vAlign w:val="center"/>
          </w:tcPr>
          <w:p w14:paraId="7A38A59E">
            <w:pPr>
              <w:keepNext w:val="0"/>
              <w:spacing w:before="20" w:after="20" w:line="260" w:lineRule="exact"/>
              <w:ind w:left="0" w:leftChars="0" w:right="0" w:rightChars="0" w:firstLine="0" w:firstLineChars="0"/>
              <w:jc w:val="center"/>
              <w:rPr>
                <w:del w:id="24881" w:author="xh" w:date="2026-10-19T14:22:54+08:00"/>
              </w:rPr>
            </w:pPr>
            <w:del w:id="24882" w:author="xh" w:date="2026-10-19T14:22:54+08:00">
              <w:r>
                <w:rPr>
                  <w:rFonts w:ascii="Times New Roman" w:hAnsi="Times New Roman" w:eastAsia="宋体"/>
                  <w:b w:val="0"/>
                  <w:sz w:val="18"/>
                </w:rPr>
                <w:delText>刚性</w:delText>
              </w:r>
            </w:del>
          </w:p>
        </w:tc>
        <w:tc>
          <w:tcPr>
            <w:tcW w:w="1187" w:type="dxa"/>
            <w:tcMar>
              <w:left w:w="70" w:type="dxa"/>
              <w:right w:w="70" w:type="dxa"/>
            </w:tcMar>
            <w:vAlign w:val="center"/>
          </w:tcPr>
          <w:p w14:paraId="0F58D8C7">
            <w:pPr>
              <w:keepNext w:val="0"/>
              <w:spacing w:before="20" w:after="20" w:line="260" w:lineRule="exact"/>
              <w:ind w:left="0" w:leftChars="0" w:right="0" w:rightChars="0" w:firstLine="0" w:firstLineChars="0"/>
              <w:jc w:val="center"/>
              <w:rPr>
                <w:del w:id="24883" w:author="xh" w:date="2026-10-19T14:22:54+08:00"/>
              </w:rPr>
            </w:pPr>
            <w:del w:id="24884" w:author="xh" w:date="2026-10-19T14:22:54+08:00">
              <w:r>
                <w:rPr>
                  <w:rFonts w:ascii="Times New Roman" w:hAnsi="Times New Roman" w:eastAsia="宋体"/>
                  <w:b w:val="0"/>
                  <w:sz w:val="18"/>
                </w:rPr>
                <w:delText>2024</w:delText>
              </w:r>
            </w:del>
          </w:p>
        </w:tc>
        <w:tc>
          <w:tcPr>
            <w:tcW w:w="1187" w:type="dxa"/>
            <w:tcMar>
              <w:left w:w="70" w:type="dxa"/>
              <w:right w:w="70" w:type="dxa"/>
            </w:tcMar>
            <w:vAlign w:val="center"/>
          </w:tcPr>
          <w:p w14:paraId="1890A3F6">
            <w:pPr>
              <w:keepNext w:val="0"/>
              <w:spacing w:before="20" w:after="20" w:line="260" w:lineRule="exact"/>
              <w:ind w:left="0" w:leftChars="0" w:right="0" w:rightChars="0" w:firstLine="0" w:firstLineChars="0"/>
              <w:jc w:val="center"/>
              <w:rPr>
                <w:del w:id="24885" w:author="xh" w:date="2026-10-19T14:22:54+08:00"/>
              </w:rPr>
            </w:pPr>
            <w:del w:id="24886" w:author="xh" w:date="2026-10-19T14:22:54+08:00">
              <w:r>
                <w:rPr>
                  <w:rFonts w:ascii="Times New Roman" w:hAnsi="Times New Roman" w:eastAsia="宋体"/>
                  <w:b w:val="0"/>
                  <w:sz w:val="18"/>
                </w:rPr>
                <w:delText>3113.50</w:delText>
              </w:r>
            </w:del>
          </w:p>
        </w:tc>
        <w:tc>
          <w:tcPr>
            <w:tcW w:w="1187" w:type="dxa"/>
            <w:tcMar>
              <w:left w:w="70" w:type="dxa"/>
              <w:right w:w="70" w:type="dxa"/>
            </w:tcMar>
            <w:vAlign w:val="center"/>
          </w:tcPr>
          <w:p w14:paraId="145C8F07">
            <w:pPr>
              <w:keepNext w:val="0"/>
              <w:spacing w:before="20" w:after="20" w:line="260" w:lineRule="exact"/>
              <w:ind w:left="0" w:leftChars="0" w:right="0" w:rightChars="0" w:firstLine="0" w:firstLineChars="0"/>
              <w:jc w:val="center"/>
              <w:rPr>
                <w:del w:id="24887" w:author="xh" w:date="2026-10-19T14:22:54+08:00"/>
              </w:rPr>
            </w:pPr>
            <w:del w:id="24888" w:author="xh" w:date="2026-10-19T14:22:54+08:00">
              <w:r>
                <w:rPr>
                  <w:rFonts w:ascii="Times New Roman" w:hAnsi="Times New Roman" w:eastAsia="宋体"/>
                  <w:b w:val="0"/>
                  <w:sz w:val="18"/>
                </w:rPr>
                <w:delText>2.15</w:delText>
              </w:r>
            </w:del>
          </w:p>
        </w:tc>
        <w:tc>
          <w:tcPr>
            <w:tcW w:w="1187" w:type="dxa"/>
            <w:tcMar>
              <w:left w:w="70" w:type="dxa"/>
              <w:right w:w="70" w:type="dxa"/>
            </w:tcMar>
            <w:vAlign w:val="center"/>
          </w:tcPr>
          <w:p w14:paraId="674999D6">
            <w:pPr>
              <w:keepNext w:val="0"/>
              <w:spacing w:before="20" w:after="20" w:line="260" w:lineRule="exact"/>
              <w:ind w:left="0" w:leftChars="0" w:right="0" w:rightChars="0" w:firstLine="0" w:firstLineChars="0"/>
              <w:jc w:val="center"/>
              <w:rPr>
                <w:del w:id="24889" w:author="xh" w:date="2026-10-19T14:22:54+08:00"/>
              </w:rPr>
            </w:pPr>
            <w:del w:id="24890" w:author="xh" w:date="2026-10-19T14:22:54+08:00">
              <w:r>
                <w:rPr>
                  <w:rFonts w:ascii="Times New Roman" w:hAnsi="Times New Roman" w:eastAsia="宋体"/>
                  <w:b w:val="0"/>
                  <w:sz w:val="18"/>
                </w:rPr>
                <w:delText>0.00</w:delText>
              </w:r>
            </w:del>
          </w:p>
        </w:tc>
        <w:tc>
          <w:tcPr>
            <w:tcW w:w="1187" w:type="dxa"/>
            <w:tcMar>
              <w:left w:w="70" w:type="dxa"/>
              <w:right w:w="70" w:type="dxa"/>
            </w:tcMar>
            <w:vAlign w:val="center"/>
          </w:tcPr>
          <w:p w14:paraId="1B7474A9">
            <w:pPr>
              <w:keepNext w:val="0"/>
              <w:spacing w:before="20" w:after="20" w:line="260" w:lineRule="exact"/>
              <w:ind w:left="0" w:leftChars="0" w:right="0" w:rightChars="0" w:firstLine="0" w:firstLineChars="0"/>
              <w:jc w:val="center"/>
              <w:rPr>
                <w:del w:id="24891" w:author="xh" w:date="2026-10-19T14:22:54+08:00"/>
              </w:rPr>
            </w:pPr>
            <w:del w:id="24892" w:author="xh" w:date="2026-10-19T14:22:54+08:00">
              <w:r>
                <w:rPr>
                  <w:rFonts w:ascii="Times New Roman" w:hAnsi="Times New Roman" w:eastAsia="宋体"/>
                  <w:b w:val="0"/>
                  <w:sz w:val="18"/>
                </w:rPr>
                <w:delText>0</w:delText>
              </w:r>
            </w:del>
          </w:p>
        </w:tc>
      </w:tr>
      <w:tr w14:paraId="4B579E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720" w:author="xh" w:date="2026-10-19T14:22:54+08:00"/>
        </w:trPr>
        <w:tc>
          <w:tcPr>
            <w:tcW w:w="1187" w:type="dxa"/>
            <w:tcMar>
              <w:left w:w="70" w:type="dxa"/>
              <w:right w:w="70" w:type="dxa"/>
            </w:tcMar>
            <w:vAlign w:val="center"/>
          </w:tcPr>
          <w:p w14:paraId="77AB4BC0">
            <w:pPr>
              <w:keepNext w:val="0"/>
              <w:spacing w:before="20" w:after="20" w:line="260" w:lineRule="exact"/>
              <w:ind w:left="0" w:leftChars="0" w:right="0" w:rightChars="0" w:firstLine="0" w:firstLineChars="0"/>
              <w:jc w:val="center"/>
              <w:rPr>
                <w:del w:id="24893" w:author="xh" w:date="2026-10-19T14:22:54+08:00"/>
              </w:rPr>
            </w:pPr>
            <w:del w:id="24894" w:author="xh" w:date="2026-10-19T14:22:54+08:00">
              <w:r>
                <w:rPr>
                  <w:rFonts w:ascii="Times New Roman" w:hAnsi="Times New Roman" w:eastAsia="宋体"/>
                  <w:b w:val="0"/>
                  <w:sz w:val="18"/>
                </w:rPr>
                <w:delText>市区</w:delText>
              </w:r>
            </w:del>
          </w:p>
        </w:tc>
        <w:tc>
          <w:tcPr>
            <w:tcW w:w="1187" w:type="dxa"/>
            <w:tcMar>
              <w:left w:w="70" w:type="dxa"/>
              <w:right w:w="70" w:type="dxa"/>
            </w:tcMar>
            <w:vAlign w:val="center"/>
          </w:tcPr>
          <w:p w14:paraId="197A4F09">
            <w:pPr>
              <w:keepNext w:val="0"/>
              <w:spacing w:before="20" w:after="20" w:line="260" w:lineRule="exact"/>
              <w:ind w:left="0" w:leftChars="0" w:right="0" w:rightChars="0" w:firstLine="0" w:firstLineChars="0"/>
              <w:jc w:val="center"/>
              <w:rPr>
                <w:del w:id="24895" w:author="xh" w:date="2026-10-19T14:22:54+08:00"/>
              </w:rPr>
            </w:pPr>
            <w:del w:id="24896" w:author="xh" w:date="2026-10-19T14:22:54+08:00">
              <w:r>
                <w:rPr>
                  <w:rFonts w:ascii="Times New Roman" w:hAnsi="Times New Roman" w:eastAsia="宋体"/>
                  <w:b w:val="0"/>
                  <w:sz w:val="18"/>
                </w:rPr>
                <w:delText>刚性</w:delText>
              </w:r>
            </w:del>
          </w:p>
        </w:tc>
        <w:tc>
          <w:tcPr>
            <w:tcW w:w="1187" w:type="dxa"/>
            <w:tcMar>
              <w:left w:w="70" w:type="dxa"/>
              <w:right w:w="70" w:type="dxa"/>
            </w:tcMar>
            <w:vAlign w:val="center"/>
          </w:tcPr>
          <w:p w14:paraId="79A2CE55">
            <w:pPr>
              <w:keepNext w:val="0"/>
              <w:spacing w:before="20" w:after="20" w:line="260" w:lineRule="exact"/>
              <w:ind w:left="0" w:leftChars="0" w:right="0" w:rightChars="0" w:firstLine="0" w:firstLineChars="0"/>
              <w:jc w:val="center"/>
              <w:rPr>
                <w:del w:id="24897" w:author="xh" w:date="2026-10-19T14:22:54+08:00"/>
              </w:rPr>
            </w:pPr>
            <w:del w:id="24898" w:author="xh" w:date="2026-10-19T14:22:54+08:00">
              <w:r>
                <w:rPr>
                  <w:rFonts w:ascii="Times New Roman" w:hAnsi="Times New Roman" w:eastAsia="宋体"/>
                  <w:b w:val="0"/>
                  <w:sz w:val="18"/>
                </w:rPr>
                <w:delText>2025</w:delText>
              </w:r>
            </w:del>
          </w:p>
        </w:tc>
        <w:tc>
          <w:tcPr>
            <w:tcW w:w="1187" w:type="dxa"/>
            <w:tcMar>
              <w:left w:w="70" w:type="dxa"/>
              <w:right w:w="70" w:type="dxa"/>
            </w:tcMar>
            <w:vAlign w:val="center"/>
          </w:tcPr>
          <w:p w14:paraId="78DB5A68">
            <w:pPr>
              <w:keepNext w:val="0"/>
              <w:spacing w:before="20" w:after="20" w:line="260" w:lineRule="exact"/>
              <w:ind w:left="0" w:leftChars="0" w:right="0" w:rightChars="0" w:firstLine="0" w:firstLineChars="0"/>
              <w:jc w:val="center"/>
              <w:rPr>
                <w:del w:id="24899" w:author="xh" w:date="2026-10-19T14:22:54+08:00"/>
              </w:rPr>
            </w:pPr>
            <w:del w:id="24900" w:author="xh" w:date="2026-10-19T14:22:54+08:00">
              <w:r>
                <w:rPr>
                  <w:rFonts w:ascii="Times New Roman" w:hAnsi="Times New Roman" w:eastAsia="宋体"/>
                  <w:b w:val="0"/>
                  <w:sz w:val="18"/>
                </w:rPr>
                <w:delText>3113.50</w:delText>
              </w:r>
            </w:del>
          </w:p>
        </w:tc>
        <w:tc>
          <w:tcPr>
            <w:tcW w:w="1187" w:type="dxa"/>
            <w:tcMar>
              <w:left w:w="70" w:type="dxa"/>
              <w:right w:w="70" w:type="dxa"/>
            </w:tcMar>
            <w:vAlign w:val="center"/>
          </w:tcPr>
          <w:p w14:paraId="7377ED14">
            <w:pPr>
              <w:keepNext w:val="0"/>
              <w:spacing w:before="20" w:after="20" w:line="260" w:lineRule="exact"/>
              <w:ind w:left="0" w:leftChars="0" w:right="0" w:rightChars="0" w:firstLine="0" w:firstLineChars="0"/>
              <w:jc w:val="center"/>
              <w:rPr>
                <w:del w:id="24901" w:author="xh" w:date="2026-10-19T14:22:54+08:00"/>
              </w:rPr>
            </w:pPr>
            <w:del w:id="24902" w:author="xh" w:date="2026-10-19T14:22:54+08:00">
              <w:r>
                <w:rPr>
                  <w:rFonts w:ascii="Times New Roman" w:hAnsi="Times New Roman" w:eastAsia="宋体"/>
                  <w:b w:val="0"/>
                  <w:sz w:val="18"/>
                </w:rPr>
                <w:delText>2.04</w:delText>
              </w:r>
            </w:del>
          </w:p>
        </w:tc>
        <w:tc>
          <w:tcPr>
            <w:tcW w:w="1187" w:type="dxa"/>
            <w:tcMar>
              <w:left w:w="70" w:type="dxa"/>
              <w:right w:w="70" w:type="dxa"/>
            </w:tcMar>
            <w:vAlign w:val="center"/>
          </w:tcPr>
          <w:p w14:paraId="6994B4EF">
            <w:pPr>
              <w:keepNext w:val="0"/>
              <w:spacing w:before="20" w:after="20" w:line="260" w:lineRule="exact"/>
              <w:ind w:left="0" w:leftChars="0" w:right="0" w:rightChars="0" w:firstLine="0" w:firstLineChars="0"/>
              <w:jc w:val="center"/>
              <w:rPr>
                <w:del w:id="24903" w:author="xh" w:date="2026-10-19T14:22:54+08:00"/>
              </w:rPr>
            </w:pPr>
            <w:del w:id="24904" w:author="xh" w:date="2026-10-19T14:22:54+08:00">
              <w:r>
                <w:rPr>
                  <w:rFonts w:ascii="Times New Roman" w:hAnsi="Times New Roman" w:eastAsia="宋体"/>
                  <w:b w:val="0"/>
                  <w:sz w:val="18"/>
                </w:rPr>
                <w:delText>0.00</w:delText>
              </w:r>
            </w:del>
          </w:p>
        </w:tc>
        <w:tc>
          <w:tcPr>
            <w:tcW w:w="1187" w:type="dxa"/>
            <w:tcMar>
              <w:left w:w="70" w:type="dxa"/>
              <w:right w:w="70" w:type="dxa"/>
            </w:tcMar>
            <w:vAlign w:val="center"/>
          </w:tcPr>
          <w:p w14:paraId="04DF113D">
            <w:pPr>
              <w:keepNext w:val="0"/>
              <w:spacing w:before="20" w:after="20" w:line="260" w:lineRule="exact"/>
              <w:ind w:left="0" w:leftChars="0" w:right="0" w:rightChars="0" w:firstLine="0" w:firstLineChars="0"/>
              <w:jc w:val="center"/>
              <w:rPr>
                <w:del w:id="24905" w:author="xh" w:date="2026-10-19T14:22:54+08:00"/>
              </w:rPr>
            </w:pPr>
            <w:del w:id="24906" w:author="xh" w:date="2026-10-19T14:22:54+08:00">
              <w:r>
                <w:rPr>
                  <w:rFonts w:ascii="Times New Roman" w:hAnsi="Times New Roman" w:eastAsia="宋体"/>
                  <w:b w:val="0"/>
                  <w:sz w:val="18"/>
                </w:rPr>
                <w:delText>0</w:delText>
              </w:r>
            </w:del>
          </w:p>
        </w:tc>
      </w:tr>
      <w:tr w14:paraId="696F9C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721" w:author="xh" w:date="2026-10-19T14:22:54+08:00"/>
        </w:trPr>
        <w:tc>
          <w:tcPr>
            <w:tcW w:w="1187" w:type="dxa"/>
            <w:tcMar>
              <w:left w:w="70" w:type="dxa"/>
              <w:right w:w="70" w:type="dxa"/>
            </w:tcMar>
            <w:vAlign w:val="center"/>
          </w:tcPr>
          <w:p w14:paraId="7A589983">
            <w:pPr>
              <w:keepNext w:val="0"/>
              <w:spacing w:before="20" w:after="20" w:line="260" w:lineRule="exact"/>
              <w:ind w:left="0" w:leftChars="0" w:right="0" w:rightChars="0" w:firstLine="0" w:firstLineChars="0"/>
              <w:jc w:val="center"/>
              <w:rPr>
                <w:del w:id="24907" w:author="xh" w:date="2026-10-19T14:22:54+08:00"/>
              </w:rPr>
            </w:pPr>
            <w:del w:id="24908" w:author="xh" w:date="2026-10-19T14:22:54+08:00">
              <w:r>
                <w:rPr>
                  <w:rFonts w:ascii="Times New Roman" w:hAnsi="Times New Roman" w:eastAsia="宋体"/>
                  <w:b w:val="0"/>
                  <w:sz w:val="18"/>
                </w:rPr>
                <w:delText>市区</w:delText>
              </w:r>
            </w:del>
          </w:p>
        </w:tc>
        <w:tc>
          <w:tcPr>
            <w:tcW w:w="1187" w:type="dxa"/>
            <w:tcMar>
              <w:left w:w="70" w:type="dxa"/>
              <w:right w:w="70" w:type="dxa"/>
            </w:tcMar>
            <w:vAlign w:val="center"/>
          </w:tcPr>
          <w:p w14:paraId="7862F271">
            <w:pPr>
              <w:keepNext w:val="0"/>
              <w:spacing w:before="20" w:after="20" w:line="260" w:lineRule="exact"/>
              <w:ind w:left="0" w:leftChars="0" w:right="0" w:rightChars="0" w:firstLine="0" w:firstLineChars="0"/>
              <w:jc w:val="center"/>
              <w:rPr>
                <w:del w:id="24909" w:author="xh" w:date="2026-10-19T14:22:54+08:00"/>
              </w:rPr>
            </w:pPr>
            <w:del w:id="24910" w:author="xh" w:date="2026-10-19T14:22:54+08:00">
              <w:r>
                <w:rPr>
                  <w:rFonts w:ascii="Times New Roman" w:hAnsi="Times New Roman" w:eastAsia="宋体"/>
                  <w:b w:val="0"/>
                  <w:sz w:val="18"/>
                </w:rPr>
                <w:delText>弹性</w:delText>
              </w:r>
            </w:del>
          </w:p>
        </w:tc>
        <w:tc>
          <w:tcPr>
            <w:tcW w:w="1187" w:type="dxa"/>
            <w:tcMar>
              <w:left w:w="70" w:type="dxa"/>
              <w:right w:w="70" w:type="dxa"/>
            </w:tcMar>
            <w:vAlign w:val="center"/>
          </w:tcPr>
          <w:p w14:paraId="1BFB6C57">
            <w:pPr>
              <w:keepNext w:val="0"/>
              <w:spacing w:before="20" w:after="20" w:line="260" w:lineRule="exact"/>
              <w:ind w:left="0" w:leftChars="0" w:right="0" w:rightChars="0" w:firstLine="0" w:firstLineChars="0"/>
              <w:jc w:val="center"/>
              <w:rPr>
                <w:del w:id="24911" w:author="xh" w:date="2026-10-19T14:22:54+08:00"/>
              </w:rPr>
            </w:pPr>
            <w:del w:id="24912" w:author="xh" w:date="2026-10-19T14:22:54+08:00">
              <w:r>
                <w:rPr>
                  <w:rFonts w:ascii="Times New Roman" w:hAnsi="Times New Roman" w:eastAsia="宋体"/>
                  <w:b w:val="0"/>
                  <w:sz w:val="18"/>
                </w:rPr>
                <w:delText>2022</w:delText>
              </w:r>
            </w:del>
          </w:p>
        </w:tc>
        <w:tc>
          <w:tcPr>
            <w:tcW w:w="1187" w:type="dxa"/>
            <w:tcMar>
              <w:left w:w="70" w:type="dxa"/>
              <w:right w:w="70" w:type="dxa"/>
            </w:tcMar>
            <w:vAlign w:val="center"/>
          </w:tcPr>
          <w:p w14:paraId="7704547D">
            <w:pPr>
              <w:keepNext w:val="0"/>
              <w:spacing w:before="20" w:after="20" w:line="260" w:lineRule="exact"/>
              <w:ind w:left="0" w:leftChars="0" w:right="0" w:rightChars="0" w:firstLine="0" w:firstLineChars="0"/>
              <w:jc w:val="center"/>
              <w:rPr>
                <w:del w:id="24913" w:author="xh" w:date="2026-10-19T14:22:54+08:00"/>
              </w:rPr>
            </w:pPr>
            <w:del w:id="24914" w:author="xh" w:date="2026-10-19T14:22:54+08:00">
              <w:r>
                <w:rPr>
                  <w:rFonts w:ascii="Times New Roman" w:hAnsi="Times New Roman" w:eastAsia="宋体"/>
                  <w:b w:val="0"/>
                  <w:sz w:val="18"/>
                </w:rPr>
                <w:delText>3113.50</w:delText>
              </w:r>
            </w:del>
          </w:p>
        </w:tc>
        <w:tc>
          <w:tcPr>
            <w:tcW w:w="1187" w:type="dxa"/>
            <w:tcMar>
              <w:left w:w="70" w:type="dxa"/>
              <w:right w:w="70" w:type="dxa"/>
            </w:tcMar>
            <w:vAlign w:val="center"/>
          </w:tcPr>
          <w:p w14:paraId="1F96B623">
            <w:pPr>
              <w:keepNext w:val="0"/>
              <w:spacing w:before="20" w:after="20" w:line="260" w:lineRule="exact"/>
              <w:ind w:left="0" w:leftChars="0" w:right="0" w:rightChars="0" w:firstLine="0" w:firstLineChars="0"/>
              <w:jc w:val="center"/>
              <w:rPr>
                <w:del w:id="24915" w:author="xh" w:date="2026-10-19T14:22:54+08:00"/>
              </w:rPr>
            </w:pPr>
            <w:del w:id="24916" w:author="xh" w:date="2026-10-19T14:22:54+08:00">
              <w:r>
                <w:rPr>
                  <w:rFonts w:ascii="Times New Roman" w:hAnsi="Times New Roman" w:eastAsia="宋体"/>
                  <w:b w:val="0"/>
                  <w:sz w:val="18"/>
                </w:rPr>
                <w:delText>2.17</w:delText>
              </w:r>
            </w:del>
          </w:p>
        </w:tc>
        <w:tc>
          <w:tcPr>
            <w:tcW w:w="1187" w:type="dxa"/>
            <w:tcMar>
              <w:left w:w="70" w:type="dxa"/>
              <w:right w:w="70" w:type="dxa"/>
            </w:tcMar>
            <w:vAlign w:val="center"/>
          </w:tcPr>
          <w:p w14:paraId="429E4132">
            <w:pPr>
              <w:keepNext w:val="0"/>
              <w:spacing w:before="20" w:after="20" w:line="260" w:lineRule="exact"/>
              <w:ind w:left="0" w:leftChars="0" w:right="0" w:rightChars="0" w:firstLine="0" w:firstLineChars="0"/>
              <w:jc w:val="center"/>
              <w:rPr>
                <w:del w:id="24917" w:author="xh" w:date="2026-10-19T14:22:54+08:00"/>
              </w:rPr>
            </w:pPr>
            <w:del w:id="24918" w:author="xh" w:date="2026-10-19T14:22:54+08:00">
              <w:r>
                <w:rPr>
                  <w:rFonts w:ascii="Times New Roman" w:hAnsi="Times New Roman" w:eastAsia="宋体"/>
                  <w:b w:val="0"/>
                  <w:sz w:val="18"/>
                </w:rPr>
                <w:delText>0.00</w:delText>
              </w:r>
            </w:del>
          </w:p>
        </w:tc>
        <w:tc>
          <w:tcPr>
            <w:tcW w:w="1187" w:type="dxa"/>
            <w:tcMar>
              <w:left w:w="70" w:type="dxa"/>
              <w:right w:w="70" w:type="dxa"/>
            </w:tcMar>
            <w:vAlign w:val="center"/>
          </w:tcPr>
          <w:p w14:paraId="242BA4A4">
            <w:pPr>
              <w:keepNext w:val="0"/>
              <w:spacing w:before="20" w:after="20" w:line="260" w:lineRule="exact"/>
              <w:ind w:left="0" w:leftChars="0" w:right="0" w:rightChars="0" w:firstLine="0" w:firstLineChars="0"/>
              <w:jc w:val="center"/>
              <w:rPr>
                <w:del w:id="24919" w:author="xh" w:date="2026-10-19T14:22:54+08:00"/>
              </w:rPr>
            </w:pPr>
            <w:del w:id="24920" w:author="xh" w:date="2026-10-19T14:22:54+08:00">
              <w:r>
                <w:rPr>
                  <w:rFonts w:ascii="Times New Roman" w:hAnsi="Times New Roman" w:eastAsia="宋体"/>
                  <w:b w:val="0"/>
                  <w:sz w:val="18"/>
                </w:rPr>
                <w:delText>0</w:delText>
              </w:r>
            </w:del>
          </w:p>
        </w:tc>
      </w:tr>
      <w:tr w14:paraId="79C045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722" w:author="xh" w:date="2026-10-19T14:22:54+08:00"/>
        </w:trPr>
        <w:tc>
          <w:tcPr>
            <w:tcW w:w="1187" w:type="dxa"/>
            <w:tcMar>
              <w:left w:w="70" w:type="dxa"/>
              <w:right w:w="70" w:type="dxa"/>
            </w:tcMar>
            <w:vAlign w:val="center"/>
          </w:tcPr>
          <w:p w14:paraId="3431B1DC">
            <w:pPr>
              <w:keepNext w:val="0"/>
              <w:spacing w:before="20" w:after="20" w:line="260" w:lineRule="exact"/>
              <w:ind w:left="0" w:leftChars="0" w:right="0" w:rightChars="0" w:firstLine="0" w:firstLineChars="0"/>
              <w:jc w:val="center"/>
              <w:rPr>
                <w:del w:id="24921" w:author="xh" w:date="2026-10-19T14:22:54+08:00"/>
              </w:rPr>
            </w:pPr>
            <w:del w:id="24922" w:author="xh" w:date="2026-10-19T14:22:54+08:00">
              <w:r>
                <w:rPr>
                  <w:rFonts w:ascii="Times New Roman" w:hAnsi="Times New Roman" w:eastAsia="宋体"/>
                  <w:b w:val="0"/>
                  <w:sz w:val="18"/>
                </w:rPr>
                <w:delText>市区</w:delText>
              </w:r>
            </w:del>
          </w:p>
        </w:tc>
        <w:tc>
          <w:tcPr>
            <w:tcW w:w="1187" w:type="dxa"/>
            <w:tcMar>
              <w:left w:w="70" w:type="dxa"/>
              <w:right w:w="70" w:type="dxa"/>
            </w:tcMar>
            <w:vAlign w:val="center"/>
          </w:tcPr>
          <w:p w14:paraId="1793E47B">
            <w:pPr>
              <w:keepNext w:val="0"/>
              <w:spacing w:before="20" w:after="20" w:line="260" w:lineRule="exact"/>
              <w:ind w:left="0" w:leftChars="0" w:right="0" w:rightChars="0" w:firstLine="0" w:firstLineChars="0"/>
              <w:jc w:val="center"/>
              <w:rPr>
                <w:del w:id="24923" w:author="xh" w:date="2026-10-19T14:22:54+08:00"/>
              </w:rPr>
            </w:pPr>
            <w:del w:id="24924" w:author="xh" w:date="2026-10-19T14:22:54+08:00">
              <w:r>
                <w:rPr>
                  <w:rFonts w:ascii="Times New Roman" w:hAnsi="Times New Roman" w:eastAsia="宋体"/>
                  <w:b w:val="0"/>
                  <w:sz w:val="18"/>
                </w:rPr>
                <w:delText>弹性</w:delText>
              </w:r>
            </w:del>
          </w:p>
        </w:tc>
        <w:tc>
          <w:tcPr>
            <w:tcW w:w="1187" w:type="dxa"/>
            <w:tcMar>
              <w:left w:w="70" w:type="dxa"/>
              <w:right w:w="70" w:type="dxa"/>
            </w:tcMar>
            <w:vAlign w:val="center"/>
          </w:tcPr>
          <w:p w14:paraId="230EEA44">
            <w:pPr>
              <w:keepNext w:val="0"/>
              <w:spacing w:before="20" w:after="20" w:line="260" w:lineRule="exact"/>
              <w:ind w:left="0" w:leftChars="0" w:right="0" w:rightChars="0" w:firstLine="0" w:firstLineChars="0"/>
              <w:jc w:val="center"/>
              <w:rPr>
                <w:del w:id="24925" w:author="xh" w:date="2026-10-19T14:22:54+08:00"/>
              </w:rPr>
            </w:pPr>
            <w:del w:id="24926" w:author="xh" w:date="2026-10-19T14:22:54+08:00">
              <w:r>
                <w:rPr>
                  <w:rFonts w:ascii="Times New Roman" w:hAnsi="Times New Roman" w:eastAsia="宋体"/>
                  <w:b w:val="0"/>
                  <w:sz w:val="18"/>
                </w:rPr>
                <w:delText>2023</w:delText>
              </w:r>
            </w:del>
          </w:p>
        </w:tc>
        <w:tc>
          <w:tcPr>
            <w:tcW w:w="1187" w:type="dxa"/>
            <w:tcMar>
              <w:left w:w="70" w:type="dxa"/>
              <w:right w:w="70" w:type="dxa"/>
            </w:tcMar>
            <w:vAlign w:val="center"/>
          </w:tcPr>
          <w:p w14:paraId="062A09E5">
            <w:pPr>
              <w:keepNext w:val="0"/>
              <w:spacing w:before="20" w:after="20" w:line="260" w:lineRule="exact"/>
              <w:ind w:left="0" w:leftChars="0" w:right="0" w:rightChars="0" w:firstLine="0" w:firstLineChars="0"/>
              <w:jc w:val="center"/>
              <w:rPr>
                <w:del w:id="24927" w:author="xh" w:date="2026-10-19T14:22:54+08:00"/>
              </w:rPr>
            </w:pPr>
            <w:del w:id="24928" w:author="xh" w:date="2026-10-19T14:22:54+08:00">
              <w:r>
                <w:rPr>
                  <w:rFonts w:ascii="Times New Roman" w:hAnsi="Times New Roman" w:eastAsia="宋体"/>
                  <w:b w:val="0"/>
                  <w:sz w:val="18"/>
                </w:rPr>
                <w:delText>3113.50</w:delText>
              </w:r>
            </w:del>
          </w:p>
        </w:tc>
        <w:tc>
          <w:tcPr>
            <w:tcW w:w="1187" w:type="dxa"/>
            <w:tcMar>
              <w:left w:w="70" w:type="dxa"/>
              <w:right w:w="70" w:type="dxa"/>
            </w:tcMar>
            <w:vAlign w:val="center"/>
          </w:tcPr>
          <w:p w14:paraId="20000533">
            <w:pPr>
              <w:keepNext w:val="0"/>
              <w:spacing w:before="20" w:after="20" w:line="260" w:lineRule="exact"/>
              <w:ind w:left="0" w:leftChars="0" w:right="0" w:rightChars="0" w:firstLine="0" w:firstLineChars="0"/>
              <w:jc w:val="center"/>
              <w:rPr>
                <w:del w:id="24929" w:author="xh" w:date="2026-10-19T14:22:54+08:00"/>
              </w:rPr>
            </w:pPr>
            <w:del w:id="24930" w:author="xh" w:date="2026-10-19T14:22:54+08:00">
              <w:r>
                <w:rPr>
                  <w:rFonts w:ascii="Times New Roman" w:hAnsi="Times New Roman" w:eastAsia="宋体"/>
                  <w:b w:val="0"/>
                  <w:sz w:val="18"/>
                </w:rPr>
                <w:delText>2.02</w:delText>
              </w:r>
            </w:del>
          </w:p>
        </w:tc>
        <w:tc>
          <w:tcPr>
            <w:tcW w:w="1187" w:type="dxa"/>
            <w:tcMar>
              <w:left w:w="70" w:type="dxa"/>
              <w:right w:w="70" w:type="dxa"/>
            </w:tcMar>
            <w:vAlign w:val="center"/>
          </w:tcPr>
          <w:p w14:paraId="7BD1A942">
            <w:pPr>
              <w:keepNext w:val="0"/>
              <w:spacing w:before="20" w:after="20" w:line="260" w:lineRule="exact"/>
              <w:ind w:left="0" w:leftChars="0" w:right="0" w:rightChars="0" w:firstLine="0" w:firstLineChars="0"/>
              <w:jc w:val="center"/>
              <w:rPr>
                <w:del w:id="24931" w:author="xh" w:date="2026-10-19T14:22:54+08:00"/>
              </w:rPr>
            </w:pPr>
            <w:del w:id="24932" w:author="xh" w:date="2026-10-19T14:22:54+08:00">
              <w:r>
                <w:rPr>
                  <w:rFonts w:ascii="Times New Roman" w:hAnsi="Times New Roman" w:eastAsia="宋体"/>
                  <w:b w:val="0"/>
                  <w:sz w:val="18"/>
                </w:rPr>
                <w:delText>0.00</w:delText>
              </w:r>
            </w:del>
          </w:p>
        </w:tc>
        <w:tc>
          <w:tcPr>
            <w:tcW w:w="1187" w:type="dxa"/>
            <w:tcMar>
              <w:left w:w="70" w:type="dxa"/>
              <w:right w:w="70" w:type="dxa"/>
            </w:tcMar>
            <w:vAlign w:val="center"/>
          </w:tcPr>
          <w:p w14:paraId="06FBA750">
            <w:pPr>
              <w:keepNext w:val="0"/>
              <w:spacing w:before="20" w:after="20" w:line="260" w:lineRule="exact"/>
              <w:ind w:left="0" w:leftChars="0" w:right="0" w:rightChars="0" w:firstLine="0" w:firstLineChars="0"/>
              <w:jc w:val="center"/>
              <w:rPr>
                <w:del w:id="24933" w:author="xh" w:date="2026-10-19T14:22:54+08:00"/>
              </w:rPr>
            </w:pPr>
            <w:del w:id="24934" w:author="xh" w:date="2026-10-19T14:22:54+08:00">
              <w:r>
                <w:rPr>
                  <w:rFonts w:ascii="Times New Roman" w:hAnsi="Times New Roman" w:eastAsia="宋体"/>
                  <w:b w:val="0"/>
                  <w:sz w:val="18"/>
                </w:rPr>
                <w:delText>0</w:delText>
              </w:r>
            </w:del>
          </w:p>
        </w:tc>
      </w:tr>
      <w:tr w14:paraId="7E731C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723" w:author="xh" w:date="2026-10-19T14:22:54+08:00"/>
        </w:trPr>
        <w:tc>
          <w:tcPr>
            <w:tcW w:w="1187" w:type="dxa"/>
            <w:tcMar>
              <w:left w:w="70" w:type="dxa"/>
              <w:right w:w="70" w:type="dxa"/>
            </w:tcMar>
            <w:vAlign w:val="center"/>
          </w:tcPr>
          <w:p w14:paraId="6815DC96">
            <w:pPr>
              <w:keepNext w:val="0"/>
              <w:spacing w:before="20" w:after="20" w:line="260" w:lineRule="exact"/>
              <w:ind w:left="0" w:leftChars="0" w:right="0" w:rightChars="0" w:firstLine="0" w:firstLineChars="0"/>
              <w:jc w:val="center"/>
              <w:rPr>
                <w:del w:id="24935" w:author="xh" w:date="2026-10-19T14:22:54+08:00"/>
              </w:rPr>
            </w:pPr>
            <w:del w:id="24936" w:author="xh" w:date="2026-10-19T14:22:54+08:00">
              <w:r>
                <w:rPr>
                  <w:rFonts w:ascii="Times New Roman" w:hAnsi="Times New Roman" w:eastAsia="宋体"/>
                  <w:b w:val="0"/>
                  <w:sz w:val="18"/>
                </w:rPr>
                <w:delText>市区</w:delText>
              </w:r>
            </w:del>
          </w:p>
        </w:tc>
        <w:tc>
          <w:tcPr>
            <w:tcW w:w="1187" w:type="dxa"/>
            <w:tcMar>
              <w:left w:w="70" w:type="dxa"/>
              <w:right w:w="70" w:type="dxa"/>
            </w:tcMar>
            <w:vAlign w:val="center"/>
          </w:tcPr>
          <w:p w14:paraId="4D0996EB">
            <w:pPr>
              <w:keepNext w:val="0"/>
              <w:spacing w:before="20" w:after="20" w:line="260" w:lineRule="exact"/>
              <w:ind w:left="0" w:leftChars="0" w:right="0" w:rightChars="0" w:firstLine="0" w:firstLineChars="0"/>
              <w:jc w:val="center"/>
              <w:rPr>
                <w:del w:id="24937" w:author="xh" w:date="2026-10-19T14:22:54+08:00"/>
              </w:rPr>
            </w:pPr>
            <w:del w:id="24938" w:author="xh" w:date="2026-10-19T14:22:54+08:00">
              <w:r>
                <w:rPr>
                  <w:rFonts w:ascii="Times New Roman" w:hAnsi="Times New Roman" w:eastAsia="宋体"/>
                  <w:b w:val="0"/>
                  <w:sz w:val="18"/>
                </w:rPr>
                <w:delText>弹性</w:delText>
              </w:r>
            </w:del>
          </w:p>
        </w:tc>
        <w:tc>
          <w:tcPr>
            <w:tcW w:w="1187" w:type="dxa"/>
            <w:tcMar>
              <w:left w:w="70" w:type="dxa"/>
              <w:right w:w="70" w:type="dxa"/>
            </w:tcMar>
            <w:vAlign w:val="center"/>
          </w:tcPr>
          <w:p w14:paraId="34E0C8FC">
            <w:pPr>
              <w:keepNext w:val="0"/>
              <w:spacing w:before="20" w:after="20" w:line="260" w:lineRule="exact"/>
              <w:ind w:left="0" w:leftChars="0" w:right="0" w:rightChars="0" w:firstLine="0" w:firstLineChars="0"/>
              <w:jc w:val="center"/>
              <w:rPr>
                <w:del w:id="24939" w:author="xh" w:date="2026-10-19T14:22:54+08:00"/>
              </w:rPr>
            </w:pPr>
            <w:del w:id="24940" w:author="xh" w:date="2026-10-19T14:22:54+08:00">
              <w:r>
                <w:rPr>
                  <w:rFonts w:ascii="Times New Roman" w:hAnsi="Times New Roman" w:eastAsia="宋体"/>
                  <w:b w:val="0"/>
                  <w:sz w:val="18"/>
                </w:rPr>
                <w:delText>2024</w:delText>
              </w:r>
            </w:del>
          </w:p>
        </w:tc>
        <w:tc>
          <w:tcPr>
            <w:tcW w:w="1187" w:type="dxa"/>
            <w:tcMar>
              <w:left w:w="70" w:type="dxa"/>
              <w:right w:w="70" w:type="dxa"/>
            </w:tcMar>
            <w:vAlign w:val="center"/>
          </w:tcPr>
          <w:p w14:paraId="77FF6BE8">
            <w:pPr>
              <w:keepNext w:val="0"/>
              <w:spacing w:before="20" w:after="20" w:line="260" w:lineRule="exact"/>
              <w:ind w:left="0" w:leftChars="0" w:right="0" w:rightChars="0" w:firstLine="0" w:firstLineChars="0"/>
              <w:jc w:val="center"/>
              <w:rPr>
                <w:del w:id="24941" w:author="xh" w:date="2026-10-19T14:22:54+08:00"/>
              </w:rPr>
            </w:pPr>
            <w:del w:id="24942" w:author="xh" w:date="2026-10-19T14:22:54+08:00">
              <w:r>
                <w:rPr>
                  <w:rFonts w:ascii="Times New Roman" w:hAnsi="Times New Roman" w:eastAsia="宋体"/>
                  <w:b w:val="0"/>
                  <w:sz w:val="18"/>
                </w:rPr>
                <w:delText>3113.50</w:delText>
              </w:r>
            </w:del>
          </w:p>
        </w:tc>
        <w:tc>
          <w:tcPr>
            <w:tcW w:w="1187" w:type="dxa"/>
            <w:tcMar>
              <w:left w:w="70" w:type="dxa"/>
              <w:right w:w="70" w:type="dxa"/>
            </w:tcMar>
            <w:vAlign w:val="center"/>
          </w:tcPr>
          <w:p w14:paraId="53E7C81C">
            <w:pPr>
              <w:keepNext w:val="0"/>
              <w:spacing w:before="20" w:after="20" w:line="260" w:lineRule="exact"/>
              <w:ind w:left="0" w:leftChars="0" w:right="0" w:rightChars="0" w:firstLine="0" w:firstLineChars="0"/>
              <w:jc w:val="center"/>
              <w:rPr>
                <w:del w:id="24943" w:author="xh" w:date="2026-10-19T14:22:54+08:00"/>
              </w:rPr>
            </w:pPr>
            <w:del w:id="24944" w:author="xh" w:date="2026-10-19T14:22:54+08:00">
              <w:r>
                <w:rPr>
                  <w:rFonts w:ascii="Times New Roman" w:hAnsi="Times New Roman" w:eastAsia="宋体"/>
                  <w:b w:val="0"/>
                  <w:sz w:val="18"/>
                </w:rPr>
                <w:delText>2.15</w:delText>
              </w:r>
            </w:del>
          </w:p>
        </w:tc>
        <w:tc>
          <w:tcPr>
            <w:tcW w:w="1187" w:type="dxa"/>
            <w:tcMar>
              <w:left w:w="70" w:type="dxa"/>
              <w:right w:w="70" w:type="dxa"/>
            </w:tcMar>
            <w:vAlign w:val="center"/>
          </w:tcPr>
          <w:p w14:paraId="14CD2F42">
            <w:pPr>
              <w:keepNext w:val="0"/>
              <w:spacing w:before="20" w:after="20" w:line="260" w:lineRule="exact"/>
              <w:ind w:left="0" w:leftChars="0" w:right="0" w:rightChars="0" w:firstLine="0" w:firstLineChars="0"/>
              <w:jc w:val="center"/>
              <w:rPr>
                <w:del w:id="24945" w:author="xh" w:date="2026-10-19T14:22:54+08:00"/>
              </w:rPr>
            </w:pPr>
            <w:del w:id="24946" w:author="xh" w:date="2026-10-19T14:22:54+08:00">
              <w:r>
                <w:rPr>
                  <w:rFonts w:ascii="Times New Roman" w:hAnsi="Times New Roman" w:eastAsia="宋体"/>
                  <w:b w:val="0"/>
                  <w:sz w:val="18"/>
                </w:rPr>
                <w:delText>0.00</w:delText>
              </w:r>
            </w:del>
          </w:p>
        </w:tc>
        <w:tc>
          <w:tcPr>
            <w:tcW w:w="1187" w:type="dxa"/>
            <w:tcMar>
              <w:left w:w="70" w:type="dxa"/>
              <w:right w:w="70" w:type="dxa"/>
            </w:tcMar>
            <w:vAlign w:val="center"/>
          </w:tcPr>
          <w:p w14:paraId="010CC5CA">
            <w:pPr>
              <w:keepNext w:val="0"/>
              <w:spacing w:before="20" w:after="20" w:line="260" w:lineRule="exact"/>
              <w:ind w:left="0" w:leftChars="0" w:right="0" w:rightChars="0" w:firstLine="0" w:firstLineChars="0"/>
              <w:jc w:val="center"/>
              <w:rPr>
                <w:del w:id="24947" w:author="xh" w:date="2026-10-19T14:22:54+08:00"/>
              </w:rPr>
            </w:pPr>
            <w:del w:id="24948" w:author="xh" w:date="2026-10-19T14:22:54+08:00">
              <w:r>
                <w:rPr>
                  <w:rFonts w:ascii="Times New Roman" w:hAnsi="Times New Roman" w:eastAsia="宋体"/>
                  <w:b w:val="0"/>
                  <w:sz w:val="18"/>
                </w:rPr>
                <w:delText>0</w:delText>
              </w:r>
            </w:del>
          </w:p>
        </w:tc>
      </w:tr>
      <w:tr w14:paraId="410198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4724" w:author="xh" w:date="2026-10-19T14:22:54+08:00"/>
        </w:trPr>
        <w:tc>
          <w:tcPr>
            <w:tcW w:w="1187" w:type="dxa"/>
            <w:tcMar>
              <w:left w:w="70" w:type="dxa"/>
              <w:right w:w="70" w:type="dxa"/>
            </w:tcMar>
            <w:vAlign w:val="center"/>
          </w:tcPr>
          <w:p w14:paraId="29FD9EA1">
            <w:pPr>
              <w:keepNext w:val="0"/>
              <w:spacing w:before="20" w:after="20" w:line="260" w:lineRule="exact"/>
              <w:ind w:left="0" w:leftChars="0" w:right="0" w:rightChars="0" w:firstLine="0" w:firstLineChars="0"/>
              <w:jc w:val="center"/>
              <w:rPr>
                <w:del w:id="24949" w:author="xh" w:date="2026-10-19T14:22:54+08:00"/>
              </w:rPr>
            </w:pPr>
            <w:del w:id="24950" w:author="xh" w:date="2026-10-19T14:22:54+08:00">
              <w:r>
                <w:rPr>
                  <w:rFonts w:ascii="Times New Roman" w:hAnsi="Times New Roman" w:eastAsia="宋体"/>
                  <w:b w:val="0"/>
                  <w:sz w:val="18"/>
                </w:rPr>
                <w:delText>市区</w:delText>
              </w:r>
            </w:del>
          </w:p>
        </w:tc>
        <w:tc>
          <w:tcPr>
            <w:tcW w:w="1187" w:type="dxa"/>
            <w:tcMar>
              <w:left w:w="70" w:type="dxa"/>
              <w:right w:w="70" w:type="dxa"/>
            </w:tcMar>
            <w:vAlign w:val="center"/>
          </w:tcPr>
          <w:p w14:paraId="10E228CB">
            <w:pPr>
              <w:keepNext w:val="0"/>
              <w:spacing w:before="20" w:after="20" w:line="260" w:lineRule="exact"/>
              <w:ind w:left="0" w:leftChars="0" w:right="0" w:rightChars="0" w:firstLine="0" w:firstLineChars="0"/>
              <w:jc w:val="center"/>
              <w:rPr>
                <w:del w:id="24951" w:author="xh" w:date="2026-10-19T14:22:54+08:00"/>
              </w:rPr>
            </w:pPr>
            <w:del w:id="24952" w:author="xh" w:date="2026-10-19T14:22:54+08:00">
              <w:r>
                <w:rPr>
                  <w:rFonts w:ascii="Times New Roman" w:hAnsi="Times New Roman" w:eastAsia="宋体"/>
                  <w:b w:val="0"/>
                  <w:sz w:val="18"/>
                </w:rPr>
                <w:delText>弹性</w:delText>
              </w:r>
            </w:del>
          </w:p>
        </w:tc>
        <w:tc>
          <w:tcPr>
            <w:tcW w:w="1187" w:type="dxa"/>
            <w:tcMar>
              <w:left w:w="70" w:type="dxa"/>
              <w:right w:w="70" w:type="dxa"/>
            </w:tcMar>
            <w:vAlign w:val="center"/>
          </w:tcPr>
          <w:p w14:paraId="2B2D7D53">
            <w:pPr>
              <w:keepNext w:val="0"/>
              <w:spacing w:before="20" w:after="20" w:line="260" w:lineRule="exact"/>
              <w:ind w:left="0" w:leftChars="0" w:right="0" w:rightChars="0" w:firstLine="0" w:firstLineChars="0"/>
              <w:jc w:val="center"/>
              <w:rPr>
                <w:del w:id="24953" w:author="xh" w:date="2026-10-19T14:22:54+08:00"/>
              </w:rPr>
            </w:pPr>
            <w:del w:id="24954" w:author="xh" w:date="2026-10-19T14:22:54+08:00">
              <w:r>
                <w:rPr>
                  <w:rFonts w:ascii="Times New Roman" w:hAnsi="Times New Roman" w:eastAsia="宋体"/>
                  <w:b w:val="0"/>
                  <w:sz w:val="18"/>
                </w:rPr>
                <w:delText>2025</w:delText>
              </w:r>
            </w:del>
          </w:p>
        </w:tc>
        <w:tc>
          <w:tcPr>
            <w:tcW w:w="1187" w:type="dxa"/>
            <w:tcMar>
              <w:left w:w="70" w:type="dxa"/>
              <w:right w:w="70" w:type="dxa"/>
            </w:tcMar>
            <w:vAlign w:val="center"/>
          </w:tcPr>
          <w:p w14:paraId="3B80F265">
            <w:pPr>
              <w:keepNext w:val="0"/>
              <w:spacing w:before="20" w:after="20" w:line="260" w:lineRule="exact"/>
              <w:ind w:left="0" w:leftChars="0" w:right="0" w:rightChars="0" w:firstLine="0" w:firstLineChars="0"/>
              <w:jc w:val="center"/>
              <w:rPr>
                <w:del w:id="24955" w:author="xh" w:date="2026-10-19T14:22:54+08:00"/>
              </w:rPr>
            </w:pPr>
            <w:del w:id="24956" w:author="xh" w:date="2026-10-19T14:22:54+08:00">
              <w:r>
                <w:rPr>
                  <w:rFonts w:ascii="Times New Roman" w:hAnsi="Times New Roman" w:eastAsia="宋体"/>
                  <w:b w:val="0"/>
                  <w:sz w:val="18"/>
                </w:rPr>
                <w:delText>3113.50</w:delText>
              </w:r>
            </w:del>
          </w:p>
        </w:tc>
        <w:tc>
          <w:tcPr>
            <w:tcW w:w="1187" w:type="dxa"/>
            <w:tcMar>
              <w:left w:w="70" w:type="dxa"/>
              <w:right w:w="70" w:type="dxa"/>
            </w:tcMar>
            <w:vAlign w:val="center"/>
          </w:tcPr>
          <w:p w14:paraId="5DFFE4A1">
            <w:pPr>
              <w:keepNext w:val="0"/>
              <w:spacing w:before="20" w:after="20" w:line="260" w:lineRule="exact"/>
              <w:ind w:left="0" w:leftChars="0" w:right="0" w:rightChars="0" w:firstLine="0" w:firstLineChars="0"/>
              <w:jc w:val="center"/>
              <w:rPr>
                <w:del w:id="24957" w:author="xh" w:date="2026-10-19T14:22:54+08:00"/>
              </w:rPr>
            </w:pPr>
            <w:del w:id="24958" w:author="xh" w:date="2026-10-19T14:22:54+08:00">
              <w:r>
                <w:rPr>
                  <w:rFonts w:ascii="Times New Roman" w:hAnsi="Times New Roman" w:eastAsia="宋体"/>
                  <w:b w:val="0"/>
                  <w:sz w:val="18"/>
                </w:rPr>
                <w:delText>2.04</w:delText>
              </w:r>
            </w:del>
          </w:p>
        </w:tc>
        <w:tc>
          <w:tcPr>
            <w:tcW w:w="1187" w:type="dxa"/>
            <w:tcMar>
              <w:left w:w="70" w:type="dxa"/>
              <w:right w:w="70" w:type="dxa"/>
            </w:tcMar>
            <w:vAlign w:val="center"/>
          </w:tcPr>
          <w:p w14:paraId="57D54FA7">
            <w:pPr>
              <w:keepNext w:val="0"/>
              <w:spacing w:before="20" w:after="20" w:line="260" w:lineRule="exact"/>
              <w:ind w:left="0" w:leftChars="0" w:right="0" w:rightChars="0" w:firstLine="0" w:firstLineChars="0"/>
              <w:jc w:val="center"/>
              <w:rPr>
                <w:del w:id="24959" w:author="xh" w:date="2026-10-19T14:22:54+08:00"/>
              </w:rPr>
            </w:pPr>
            <w:del w:id="24960" w:author="xh" w:date="2026-10-19T14:22:54+08:00">
              <w:r>
                <w:rPr>
                  <w:rFonts w:ascii="Times New Roman" w:hAnsi="Times New Roman" w:eastAsia="宋体"/>
                  <w:b w:val="0"/>
                  <w:sz w:val="18"/>
                </w:rPr>
                <w:delText>0.00</w:delText>
              </w:r>
            </w:del>
          </w:p>
        </w:tc>
        <w:tc>
          <w:tcPr>
            <w:tcW w:w="1187" w:type="dxa"/>
            <w:tcMar>
              <w:left w:w="70" w:type="dxa"/>
              <w:right w:w="70" w:type="dxa"/>
            </w:tcMar>
            <w:vAlign w:val="center"/>
          </w:tcPr>
          <w:p w14:paraId="028BE3BB">
            <w:pPr>
              <w:keepNext w:val="0"/>
              <w:spacing w:before="20" w:after="20" w:line="260" w:lineRule="exact"/>
              <w:ind w:left="0" w:leftChars="0" w:right="0" w:rightChars="0" w:firstLine="0" w:firstLineChars="0"/>
              <w:jc w:val="center"/>
              <w:rPr>
                <w:del w:id="24961" w:author="xh" w:date="2026-10-19T14:22:54+08:00"/>
              </w:rPr>
            </w:pPr>
            <w:del w:id="24962" w:author="xh" w:date="2026-10-19T14:22:54+08:00">
              <w:r>
                <w:rPr>
                  <w:rFonts w:ascii="Times New Roman" w:hAnsi="Times New Roman" w:eastAsia="宋体"/>
                  <w:b w:val="0"/>
                  <w:sz w:val="18"/>
                </w:rPr>
                <w:delText>0</w:delText>
              </w:r>
            </w:del>
          </w:p>
        </w:tc>
      </w:tr>
      <w:tr>
        <w:trPr>
          <w:cantSplit/>
          <w:tblHeader/>
          <w:ins w:id="24963" w:author="xh" w:date="2026-10-19T14:22:54+08:00"/>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980" w:author="xh" w:date="2026-10-19T14:22:54+08:00"/>
              </w:rPr>
            </w:pPr>
            <w:ins w:id="24981" w:author="xh" w:date="2026-10-19T14:22:54+08:00">
              <w:r>
                <w:rPr>
                  <w:rFonts w:ascii="Times New Roman" w:hAnsi="Times New Roman" w:eastAsia="宋体"/>
                  <w:b/>
                  <w:sz w:val="18"/>
                </w:rPr>
                <w:t>地区</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982" w:author="xh" w:date="2026-10-19T14:22:54+08:00"/>
              </w:rPr>
            </w:pPr>
            <w:ins w:id="24983" w:author="xh" w:date="2026-10-19T14:22:54+08:00">
              <w:r>
                <w:rPr>
                  <w:rFonts w:ascii="Times New Roman" w:hAnsi="Times New Roman" w:eastAsia="宋体"/>
                  <w:b/>
                  <w:sz w:val="18"/>
                </w:rPr>
                <w:t>方案</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984" w:author="xh" w:date="2026-10-19T14:22:54+08:00"/>
              </w:rPr>
            </w:pPr>
            <w:ins w:id="24985" w:author="xh" w:date="2026-10-19T14:22:54+08:00">
              <w:r>
                <w:rPr>
                  <w:rFonts w:ascii="Times New Roman" w:hAnsi="Times New Roman" w:eastAsia="宋体"/>
                  <w:b/>
                  <w:sz w:val="18"/>
                </w:rPr>
                <w:t>年份</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986" w:author="xh" w:date="2026-10-19T14:22:54+08:00"/>
              </w:rPr>
            </w:pPr>
            <w:ins w:id="24987" w:author="xh" w:date="2026-10-19T14:22:54+08:00">
              <w:r>
                <w:rPr>
                  <w:rFonts w:ascii="Times New Roman" w:hAnsi="Times New Roman" w:eastAsia="宋体"/>
                  <w:b/>
                  <w:sz w:val="18"/>
                </w:rPr>
                <w:t>年末主变/MVA</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988" w:author="xh" w:date="2026-10-19T14:22:54+08:00"/>
              </w:rPr>
            </w:pPr>
            <w:ins w:id="24989" w:author="xh" w:date="2026-10-19T14:22:54+08:00">
              <w:r>
                <w:rPr>
                  <w:rFonts w:ascii="Times New Roman" w:hAnsi="Times New Roman" w:eastAsia="宋体"/>
                  <w:b/>
                  <w:sz w:val="18"/>
                </w:rPr>
                <w:t>容载比</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990" w:author="xh" w:date="2026-10-19T14:22:54+08:00"/>
              </w:rPr>
            </w:pPr>
            <w:ins w:id="24991" w:author="xh" w:date="2026-10-19T14:22:54+08:00">
              <w:r>
                <w:rPr>
                  <w:rFonts w:ascii="Times New Roman" w:hAnsi="Times New Roman" w:eastAsia="宋体"/>
                  <w:b/>
                  <w:sz w:val="18"/>
                </w:rPr>
                <w:t>年末储能/MWh</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4992" w:author="xh" w:date="2026-10-19T14:22:54+08:00"/>
              </w:rPr>
            </w:pPr>
            <w:ins w:id="24993" w:author="xh" w:date="2026-10-19T14:22:54+08:00">
              <w:r>
                <w:rPr>
                  <w:rFonts w:ascii="Times New Roman" w:hAnsi="Times New Roman" w:eastAsia="宋体"/>
                  <w:b/>
                  <w:sz w:val="18"/>
                </w:rPr>
                <w:t>累计新联络/条</w:t>
              </w:r>
            </w:ins>
          </w:p>
        </w:tc>
      </w:tr>
      <w:tr>
        <w:trPr>
          <w:cantSplit/>
          <w:ins w:id="24964" w:author="xh" w:date="2026-10-19T14:22:54+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994" w:author="xh" w:date="2026-10-19T14:22:54+08:00"/>
              </w:rPr>
            </w:pPr>
            <w:ins w:id="24995" w:author="xh" w:date="2026-10-19T14:22:54+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996" w:author="xh" w:date="2026-10-19T14:22:54+08:00"/>
              </w:rPr>
            </w:pPr>
            <w:ins w:id="24997" w:author="xh" w:date="2026-10-19T14:22:54+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4998" w:author="xh" w:date="2026-10-19T14:22:54+08:00"/>
              </w:rPr>
            </w:pPr>
            <w:ins w:id="24999" w:author="xh" w:date="2026-10-19T14:22:54+08:00">
              <w:r>
                <w:rPr>
                  <w:rFonts w:ascii="Times New Roman" w:hAnsi="Times New Roman" w:eastAsia="宋体"/>
                  <w:b w:val="0"/>
                  <w:sz w:val="18"/>
                </w:rPr>
                <w:t>2021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00" w:author="xh" w:date="2026-10-19T14:22:54+08:00"/>
              </w:rPr>
            </w:pPr>
            <w:ins w:id="25001" w:author="xh" w:date="2026-10-19T14:22:54+08:00">
              <w:r>
                <w:rPr>
                  <w:rFonts w:ascii="Times New Roman" w:hAnsi="Times New Roman" w:eastAsia="宋体"/>
                  <w:b w:val="0"/>
                  <w:sz w:val="18"/>
                </w:rPr>
                <w:t>2027.00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02" w:author="xh" w:date="2026-10-19T14:22:54+08:00"/>
              </w:rPr>
            </w:pPr>
            <w:ins w:id="25003" w:author="xh" w:date="2026-10-19T14:22:54+08:00">
              <w:r>
                <w:rPr>
                  <w:rFonts w:ascii="Times New Roman" w:hAnsi="Times New Roman" w:eastAsia="宋体"/>
                  <w:b w:val="0"/>
                  <w:sz w:val="18"/>
                </w:rPr>
                <w:t>2.77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04" w:author="xh" w:date="2026-10-19T14:22:54+08:00"/>
              </w:rPr>
            </w:pPr>
            <w:ins w:id="25005" w:author="xh" w:date="2026-10-19T14:22:54+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06" w:author="xh" w:date="2026-10-19T14:22:54+08:00"/>
              </w:rPr>
            </w:pPr>
            <w:ins w:id="25007" w:author="xh" w:date="2026-10-19T14:22:54+08:00">
              <w:r>
                <w:rPr>
                  <w:rFonts w:ascii="Times New Roman" w:hAnsi="Times New Roman" w:eastAsia="宋体"/>
                  <w:b w:val="0"/>
                  <w:sz w:val="18"/>
                </w:rPr>
                <w:t>0</w:t>
              </w:r>
            </w:ins>
          </w:p>
        </w:tc>
      </w:tr>
      <w:tr>
        <w:trPr>
          <w:cantSplit/>
          <w:ins w:id="24965" w:author="xh" w:date="2026-10-19T14:22:54+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08" w:author="xh" w:date="2026-10-19T14:22:54+08:00"/>
              </w:rPr>
            </w:pPr>
            <w:ins w:id="25009" w:author="xh" w:date="2026-10-19T14:22:54+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10" w:author="xh" w:date="2026-10-19T14:22:54+08:00"/>
              </w:rPr>
            </w:pPr>
            <w:ins w:id="25011" w:author="xh" w:date="2026-10-19T14:22:54+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12" w:author="xh" w:date="2026-10-19T14:22:54+08:00"/>
              </w:rPr>
            </w:pPr>
            <w:ins w:id="25013" w:author="xh" w:date="2026-10-19T14:22:54+08:00">
              <w:r>
                <w:rPr>
                  <w:rFonts w:ascii="Times New Roman" w:hAnsi="Times New Roman" w:eastAsia="宋体"/>
                  <w:b w:val="0"/>
                  <w:sz w:val="18"/>
                </w:rPr>
                <w:t>2021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14" w:author="xh" w:date="2026-10-19T14:22:54+08:00"/>
              </w:rPr>
            </w:pPr>
            <w:ins w:id="25015" w:author="xh" w:date="2026-10-19T14:22:54+08:00">
              <w:r>
                <w:rPr>
                  <w:rFonts w:ascii="Times New Roman" w:hAnsi="Times New Roman" w:eastAsia="宋体"/>
                  <w:b w:val="0"/>
                  <w:sz w:val="18"/>
                </w:rPr>
                <w:t>2027.00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16" w:author="xh" w:date="2026-10-19T14:22:54+08:00"/>
              </w:rPr>
            </w:pPr>
            <w:ins w:id="25017" w:author="xh" w:date="2026-10-19T14:22:54+08:00">
              <w:r>
                <w:rPr>
                  <w:rFonts w:ascii="Times New Roman" w:hAnsi="Times New Roman" w:eastAsia="宋体"/>
                  <w:b w:val="0"/>
                  <w:sz w:val="18"/>
                </w:rPr>
                <w:t>2.77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18" w:author="xh" w:date="2026-10-19T14:22:54+08:00"/>
              </w:rPr>
            </w:pPr>
            <w:ins w:id="25019" w:author="xh" w:date="2026-10-19T14:22:54+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20" w:author="xh" w:date="2026-10-19T14:22:54+08:00"/>
              </w:rPr>
            </w:pPr>
            <w:ins w:id="25021" w:author="xh" w:date="2026-10-19T14:22:54+08:00">
              <w:r>
                <w:rPr>
                  <w:rFonts w:ascii="Times New Roman" w:hAnsi="Times New Roman" w:eastAsia="宋体"/>
                  <w:b w:val="0"/>
                  <w:sz w:val="18"/>
                </w:rPr>
                <w:t>0</w:t>
              </w:r>
            </w:ins>
          </w:p>
        </w:tc>
      </w:tr>
      <w:tr>
        <w:trPr>
          <w:cantSplit/>
          <w:ins w:id="24966" w:author="xh" w:date="2026-10-19T14:22:54+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22" w:author="xh" w:date="2026-10-19T14:22:54+08:00"/>
              </w:rPr>
            </w:pPr>
            <w:ins w:id="25023" w:author="xh" w:date="2026-10-19T14:22:54+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24" w:author="xh" w:date="2026-10-19T14:22:54+08:00"/>
              </w:rPr>
            </w:pPr>
            <w:ins w:id="25025" w:author="xh" w:date="2026-10-19T14:22:54+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26" w:author="xh" w:date="2026-10-19T14:22:54+08:00"/>
              </w:rPr>
            </w:pPr>
            <w:ins w:id="25027" w:author="xh" w:date="2026-10-19T14:22:54+08:00">
              <w:r>
                <w:rPr>
                  <w:rFonts w:ascii="Times New Roman" w:hAnsi="Times New Roman" w:eastAsia="宋体"/>
                  <w:b w:val="0"/>
                  <w:sz w:val="18"/>
                </w:rPr>
                <w:t>2021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28" w:author="xh" w:date="2026-10-19T14:22:54+08:00"/>
              </w:rPr>
            </w:pPr>
            <w:ins w:id="25029" w:author="xh" w:date="2026-10-19T14:22:54+08:00">
              <w:r>
                <w:rPr>
                  <w:rFonts w:ascii="Times New Roman" w:hAnsi="Times New Roman" w:eastAsia="宋体"/>
                  <w:b w:val="0"/>
                  <w:sz w:val="18"/>
                </w:rPr>
                <w:t>3113.50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30" w:author="xh" w:date="2026-10-19T14:22:54+08:00"/>
              </w:rPr>
            </w:pPr>
            <w:ins w:id="25031" w:author="xh" w:date="2026-10-19T14:22:54+08:00">
              <w:r>
                <w:rPr>
                  <w:rFonts w:ascii="Times New Roman" w:hAnsi="Times New Roman" w:eastAsia="宋体"/>
                  <w:b w:val="0"/>
                  <w:sz w:val="18"/>
                </w:rPr>
                <w:t>2.15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32" w:author="xh" w:date="2026-10-19T14:22:54+08:00"/>
              </w:rPr>
            </w:pPr>
            <w:ins w:id="25033" w:author="xh" w:date="2026-10-19T14:22:54+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34" w:author="xh" w:date="2026-10-19T14:22:54+08:00"/>
              </w:rPr>
            </w:pPr>
            <w:ins w:id="25035" w:author="xh" w:date="2026-10-19T14:22:54+08:00">
              <w:r>
                <w:rPr>
                  <w:rFonts w:ascii="Times New Roman" w:hAnsi="Times New Roman" w:eastAsia="宋体"/>
                  <w:b w:val="0"/>
                  <w:sz w:val="18"/>
                </w:rPr>
                <w:t>0</w:t>
              </w:r>
            </w:ins>
          </w:p>
        </w:tc>
      </w:tr>
      <w:tr>
        <w:trPr>
          <w:cantSplit/>
          <w:ins w:id="24967" w:author="xh" w:date="2026-10-19T14:22:54+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36" w:author="xh" w:date="2026-10-19T14:22:54+08:00"/>
              </w:rPr>
            </w:pPr>
            <w:ins w:id="25037" w:author="xh" w:date="2026-10-19T14:22:54+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38" w:author="xh" w:date="2026-10-19T14:22:54+08:00"/>
              </w:rPr>
            </w:pPr>
            <w:ins w:id="25039" w:author="xh" w:date="2026-10-19T14:22:54+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40" w:author="xh" w:date="2026-10-19T14:22:54+08:00"/>
              </w:rPr>
            </w:pPr>
            <w:ins w:id="25041" w:author="xh" w:date="2026-10-19T14:22:54+08:00">
              <w:r>
                <w:rPr>
                  <w:rFonts w:ascii="Times New Roman" w:hAnsi="Times New Roman" w:eastAsia="宋体"/>
                  <w:b w:val="0"/>
                  <w:sz w:val="18"/>
                </w:rPr>
                <w:t>2021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42" w:author="xh" w:date="2026-10-19T14:22:54+08:00"/>
              </w:rPr>
            </w:pPr>
            <w:ins w:id="25043" w:author="xh" w:date="2026-10-19T14:22:54+08:00">
              <w:r>
                <w:rPr>
                  <w:rFonts w:ascii="Times New Roman" w:hAnsi="Times New Roman" w:eastAsia="宋体"/>
                  <w:b w:val="0"/>
                  <w:sz w:val="18"/>
                </w:rPr>
                <w:t>3113.50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44" w:author="xh" w:date="2026-10-19T14:22:54+08:00"/>
              </w:rPr>
            </w:pPr>
            <w:ins w:id="25045" w:author="xh" w:date="2026-10-19T14:22:54+08:00">
              <w:r>
                <w:rPr>
                  <w:rFonts w:ascii="Times New Roman" w:hAnsi="Times New Roman" w:eastAsia="宋体"/>
                  <w:b w:val="0"/>
                  <w:sz w:val="18"/>
                </w:rPr>
                <w:t>2.15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46" w:author="xh" w:date="2026-10-19T14:22:54+08:00"/>
              </w:rPr>
            </w:pPr>
            <w:ins w:id="25047" w:author="xh" w:date="2026-10-19T14:22:54+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48" w:author="xh" w:date="2026-10-19T14:22:54+08:00"/>
              </w:rPr>
            </w:pPr>
            <w:ins w:id="25049" w:author="xh" w:date="2026-10-19T14:22:54+08:00">
              <w:r>
                <w:rPr>
                  <w:rFonts w:ascii="Times New Roman" w:hAnsi="Times New Roman" w:eastAsia="宋体"/>
                  <w:b w:val="0"/>
                  <w:sz w:val="18"/>
                </w:rPr>
                <w:t>0</w:t>
              </w:r>
            </w:ins>
          </w:p>
        </w:tc>
      </w:tr>
      <w:tr>
        <w:trPr>
          <w:cantSplit/>
          <w:ins w:id="24968" w:author="xh" w:date="2026-10-19T14:22:54+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50" w:author="xh" w:date="2026-10-19T14:22:54+08:00"/>
              </w:rPr>
            </w:pPr>
            <w:ins w:id="25051" w:author="xh" w:date="2026-10-19T14:22:54+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52" w:author="xh" w:date="2026-10-19T14:22:54+08:00"/>
              </w:rPr>
            </w:pPr>
            <w:ins w:id="25053" w:author="xh" w:date="2026-10-19T14:22:54+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54" w:author="xh" w:date="2026-10-19T14:22:54+08:00"/>
              </w:rPr>
            </w:pPr>
            <w:ins w:id="25055" w:author="xh" w:date="2026-10-19T14:22:54+08:00">
              <w:r>
                <w:rPr>
                  <w:rFonts w:ascii="Times New Roman" w:hAnsi="Times New Roman" w:eastAsia="宋体"/>
                  <w:b w:val="0"/>
                  <w:sz w:val="18"/>
                </w:rPr>
                <w:t>2025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56" w:author="xh" w:date="2026-10-19T14:22:54+08:00"/>
              </w:rPr>
            </w:pPr>
            <w:ins w:id="25057" w:author="xh" w:date="2026-10-19T14:22:54+08:00">
              <w:r>
                <w:rPr>
                  <w:rFonts w:ascii="Times New Roman" w:hAnsi="Times New Roman" w:eastAsia="宋体"/>
                  <w:b w:val="0"/>
                  <w:sz w:val="18"/>
                </w:rPr>
                <w:t>2027.00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58" w:author="xh" w:date="2026-10-19T14:22:54+08:00"/>
              </w:rPr>
            </w:pPr>
            <w:ins w:id="25059" w:author="xh" w:date="2026-10-19T14:22:54+08:00">
              <w:r>
                <w:rPr>
                  <w:rFonts w:ascii="Times New Roman" w:hAnsi="Times New Roman" w:eastAsia="宋体"/>
                  <w:b w:val="0"/>
                  <w:sz w:val="18"/>
                </w:rPr>
                <w:t>2.12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60" w:author="xh" w:date="2026-10-19T14:22:54+08:00"/>
              </w:rPr>
            </w:pPr>
            <w:ins w:id="25061" w:author="xh" w:date="2026-10-19T14:22:54+08:00">
              <w:r>
                <w:rPr>
                  <w:rFonts w:ascii="Times New Roman" w:hAnsi="Times New Roman" w:eastAsia="宋体"/>
                  <w:b w:val="0"/>
                  <w:sz w:val="18"/>
                </w:rPr>
                <w:t>56.33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62" w:author="xh" w:date="2026-10-19T14:22:54+08:00"/>
              </w:rPr>
            </w:pPr>
            <w:ins w:id="25063" w:author="xh" w:date="2026-10-19T14:22:54+08:00">
              <w:r>
                <w:rPr>
                  <w:rFonts w:ascii="Times New Roman" w:hAnsi="Times New Roman" w:eastAsia="宋体"/>
                  <w:b w:val="0"/>
                  <w:sz w:val="18"/>
                </w:rPr>
                <w:t>9</w:t>
              </w:r>
            </w:ins>
          </w:p>
        </w:tc>
      </w:tr>
      <w:tr>
        <w:trPr>
          <w:cantSplit/>
          <w:ins w:id="24969" w:author="xh" w:date="2026-10-19T14:22:54+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64" w:author="xh" w:date="2026-10-19T14:22:54+08:00"/>
              </w:rPr>
            </w:pPr>
            <w:ins w:id="25065" w:author="xh" w:date="2026-10-19T14:22:54+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66" w:author="xh" w:date="2026-10-19T14:22:54+08:00"/>
              </w:rPr>
            </w:pPr>
            <w:ins w:id="25067" w:author="xh" w:date="2026-10-19T14:22:54+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68" w:author="xh" w:date="2026-10-19T14:22:54+08:00"/>
              </w:rPr>
            </w:pPr>
            <w:ins w:id="25069" w:author="xh" w:date="2026-10-19T14:22:54+08:00">
              <w:r>
                <w:rPr>
                  <w:rFonts w:ascii="Times New Roman" w:hAnsi="Times New Roman" w:eastAsia="宋体"/>
                  <w:b w:val="0"/>
                  <w:sz w:val="18"/>
                </w:rPr>
                <w:t>2025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70" w:author="xh" w:date="2026-10-19T14:22:54+08:00"/>
              </w:rPr>
            </w:pPr>
            <w:ins w:id="25071" w:author="xh" w:date="2026-10-19T14:22:54+08:00">
              <w:r>
                <w:rPr>
                  <w:rFonts w:ascii="Times New Roman" w:hAnsi="Times New Roman" w:eastAsia="宋体"/>
                  <w:b w:val="0"/>
                  <w:sz w:val="18"/>
                </w:rPr>
                <w:t>2091.50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72" w:author="xh" w:date="2026-10-19T14:22:54+08:00"/>
              </w:rPr>
            </w:pPr>
            <w:ins w:id="25073" w:author="xh" w:date="2026-10-19T14:22:54+08:00">
              <w:r>
                <w:rPr>
                  <w:rFonts w:ascii="Times New Roman" w:hAnsi="Times New Roman" w:eastAsia="宋体"/>
                  <w:b w:val="0"/>
                  <w:sz w:val="18"/>
                </w:rPr>
                <w:t>2.19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74" w:author="xh" w:date="2026-10-19T14:22:54+08:00"/>
              </w:rPr>
            </w:pPr>
            <w:ins w:id="25075" w:author="xh" w:date="2026-10-19T14:22:54+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76" w:author="xh" w:date="2026-10-19T14:22:54+08:00"/>
              </w:rPr>
            </w:pPr>
            <w:ins w:id="25077" w:author="xh" w:date="2026-10-19T14:22:54+08:00">
              <w:r>
                <w:rPr>
                  <w:rFonts w:ascii="Times New Roman" w:hAnsi="Times New Roman" w:eastAsia="宋体"/>
                  <w:b w:val="0"/>
                  <w:sz w:val="18"/>
                </w:rPr>
                <w:t>3</w:t>
              </w:r>
            </w:ins>
          </w:p>
        </w:tc>
      </w:tr>
      <w:tr>
        <w:trPr>
          <w:cantSplit/>
          <w:ins w:id="24970" w:author="xh" w:date="2026-10-19T14:22:54+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78" w:author="xh" w:date="2026-10-19T14:22:54+08:00"/>
              </w:rPr>
            </w:pPr>
            <w:ins w:id="25079" w:author="xh" w:date="2026-10-19T14:22:54+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80" w:author="xh" w:date="2026-10-19T14:22:54+08:00"/>
              </w:rPr>
            </w:pPr>
            <w:ins w:id="25081" w:author="xh" w:date="2026-10-19T14:22:54+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82" w:author="xh" w:date="2026-10-19T14:22:54+08:00"/>
              </w:rPr>
            </w:pPr>
            <w:ins w:id="25083" w:author="xh" w:date="2026-10-19T14:22:54+08:00">
              <w:r>
                <w:rPr>
                  <w:rFonts w:ascii="Times New Roman" w:hAnsi="Times New Roman" w:eastAsia="宋体"/>
                  <w:b w:val="0"/>
                  <w:sz w:val="18"/>
                </w:rPr>
                <w:t>2025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84" w:author="xh" w:date="2026-10-19T14:22:54+08:00"/>
              </w:rPr>
            </w:pPr>
            <w:ins w:id="25085" w:author="xh" w:date="2026-10-19T14:22:54+08:00">
              <w:r>
                <w:rPr>
                  <w:rFonts w:ascii="Times New Roman" w:hAnsi="Times New Roman" w:eastAsia="宋体"/>
                  <w:b w:val="0"/>
                  <w:sz w:val="18"/>
                </w:rPr>
                <w:t>3113.50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86" w:author="xh" w:date="2026-10-19T14:22:54+08:00"/>
              </w:rPr>
            </w:pPr>
            <w:ins w:id="25087" w:author="xh" w:date="2026-10-19T14:22:54+08:00">
              <w:r>
                <w:rPr>
                  <w:rFonts w:ascii="Times New Roman" w:hAnsi="Times New Roman" w:eastAsia="宋体"/>
                  <w:b w:val="0"/>
                  <w:sz w:val="18"/>
                </w:rPr>
                <w:t>2.04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88" w:author="xh" w:date="2026-10-19T14:22:54+08:00"/>
              </w:rPr>
            </w:pPr>
            <w:ins w:id="25089" w:author="xh" w:date="2026-10-19T14:22:54+08:00">
              <w:r>
                <w:rPr>
                  <w:rFonts w:ascii="Times New Roman" w:hAnsi="Times New Roman" w:eastAsia="宋体"/>
                  <w:b w:val="0"/>
                  <w:sz w:val="18"/>
                </w:rPr>
                <w:t>3.87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90" w:author="xh" w:date="2026-10-19T14:22:54+08:00"/>
              </w:rPr>
            </w:pPr>
            <w:ins w:id="25091" w:author="xh" w:date="2026-10-19T14:22:54+08:00">
              <w:r>
                <w:rPr>
                  <w:rFonts w:ascii="Times New Roman" w:hAnsi="Times New Roman" w:eastAsia="宋体"/>
                  <w:b w:val="0"/>
                  <w:sz w:val="18"/>
                </w:rPr>
                <w:t>5</w:t>
              </w:r>
            </w:ins>
          </w:p>
        </w:tc>
      </w:tr>
      <w:tr>
        <w:trPr>
          <w:cantSplit/>
          <w:ins w:id="24971" w:author="xh" w:date="2026-10-19T14:22:54+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92" w:author="xh" w:date="2026-10-19T14:22:54+08:00"/>
              </w:rPr>
            </w:pPr>
            <w:ins w:id="25093" w:author="xh" w:date="2026-10-19T14:22:54+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94" w:author="xh" w:date="2026-10-19T14:22:54+08:00"/>
              </w:rPr>
            </w:pPr>
            <w:ins w:id="25095" w:author="xh" w:date="2026-10-19T14:22:54+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96" w:author="xh" w:date="2026-10-19T14:22:54+08:00"/>
              </w:rPr>
            </w:pPr>
            <w:ins w:id="25097" w:author="xh" w:date="2026-10-19T14:22:54+08:00">
              <w:r>
                <w:rPr>
                  <w:rFonts w:ascii="Times New Roman" w:hAnsi="Times New Roman" w:eastAsia="宋体"/>
                  <w:b w:val="0"/>
                  <w:sz w:val="18"/>
                </w:rPr>
                <w:t>2025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098" w:author="xh" w:date="2026-10-19T14:22:54+08:00"/>
              </w:rPr>
            </w:pPr>
            <w:ins w:id="25099" w:author="xh" w:date="2026-10-19T14:22:54+08:00">
              <w:r>
                <w:rPr>
                  <w:rFonts w:ascii="Times New Roman" w:hAnsi="Times New Roman" w:eastAsia="宋体"/>
                  <w:b w:val="0"/>
                  <w:sz w:val="18"/>
                </w:rPr>
                <w:t>3150.50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00" w:author="xh" w:date="2026-10-19T14:22:54+08:00"/>
              </w:rPr>
            </w:pPr>
            <w:ins w:id="25101" w:author="xh" w:date="2026-10-19T14:22:54+08:00">
              <w:r>
                <w:rPr>
                  <w:rFonts w:ascii="Times New Roman" w:hAnsi="Times New Roman" w:eastAsia="宋体"/>
                  <w:b w:val="0"/>
                  <w:sz w:val="18"/>
                </w:rPr>
                <w:t>2.06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02" w:author="xh" w:date="2026-10-19T14:22:54+08:00"/>
              </w:rPr>
            </w:pPr>
            <w:ins w:id="25103" w:author="xh" w:date="2026-10-19T14:22:54+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04" w:author="xh" w:date="2026-10-19T14:22:54+08:00"/>
              </w:rPr>
            </w:pPr>
            <w:ins w:id="25105" w:author="xh" w:date="2026-10-19T14:22:54+08:00">
              <w:r>
                <w:rPr>
                  <w:rFonts w:ascii="Times New Roman" w:hAnsi="Times New Roman" w:eastAsia="宋体"/>
                  <w:b w:val="0"/>
                  <w:sz w:val="18"/>
                </w:rPr>
                <w:t>0</w:t>
              </w:r>
            </w:ins>
          </w:p>
        </w:tc>
      </w:tr>
      <w:tr>
        <w:trPr>
          <w:cantSplit/>
          <w:ins w:id="24972" w:author="xh" w:date="2026-10-19T14:22:54+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06" w:author="xh" w:date="2026-10-19T14:22:54+08:00"/>
              </w:rPr>
            </w:pPr>
            <w:ins w:id="25107" w:author="xh" w:date="2026-10-19T14:22:54+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08" w:author="xh" w:date="2026-10-19T14:22:54+08:00"/>
              </w:rPr>
            </w:pPr>
            <w:ins w:id="25109" w:author="xh" w:date="2026-10-19T14:22:54+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10" w:author="xh" w:date="2026-10-19T14:22:54+08:00"/>
              </w:rPr>
            </w:pPr>
            <w:ins w:id="25111" w:author="xh" w:date="2026-10-19T14:22:54+08:00">
              <w:r>
                <w:rPr>
                  <w:rFonts w:ascii="Times New Roman" w:hAnsi="Times New Roman" w:eastAsia="宋体"/>
                  <w:b w:val="0"/>
                  <w:sz w:val="18"/>
                </w:rPr>
                <w:t>2030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12" w:author="xh" w:date="2026-10-19T14:22:54+08:00"/>
              </w:rPr>
            </w:pPr>
            <w:ins w:id="25113" w:author="xh" w:date="2026-10-19T14:22:54+08:00">
              <w:r>
                <w:rPr>
                  <w:rFonts w:ascii="Times New Roman" w:hAnsi="Times New Roman" w:eastAsia="宋体"/>
                  <w:b w:val="0"/>
                  <w:sz w:val="18"/>
                </w:rPr>
                <w:t>2125.50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14" w:author="xh" w:date="2026-10-19T14:22:54+08:00"/>
              </w:rPr>
            </w:pPr>
            <w:ins w:id="25115" w:author="xh" w:date="2026-10-19T14:22:54+08:00">
              <w:r>
                <w:rPr>
                  <w:rFonts w:ascii="Times New Roman" w:hAnsi="Times New Roman" w:eastAsia="宋体"/>
                  <w:b w:val="0"/>
                  <w:sz w:val="18"/>
                </w:rPr>
                <w:t>1.81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16" w:author="xh" w:date="2026-10-19T14:22:54+08:00"/>
              </w:rPr>
            </w:pPr>
            <w:ins w:id="25117" w:author="xh" w:date="2026-10-19T14:22:54+08:00">
              <w:r>
                <w:rPr>
                  <w:rFonts w:ascii="Times New Roman" w:hAnsi="Times New Roman" w:eastAsia="宋体"/>
                  <w:b w:val="0"/>
                  <w:sz w:val="18"/>
                </w:rPr>
                <w:t>153.94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18" w:author="xh" w:date="2026-10-19T14:22:54+08:00"/>
              </w:rPr>
            </w:pPr>
            <w:ins w:id="25119" w:author="xh" w:date="2026-10-19T14:22:54+08:00">
              <w:r>
                <w:rPr>
                  <w:rFonts w:ascii="Times New Roman" w:hAnsi="Times New Roman" w:eastAsia="宋体"/>
                  <w:b w:val="0"/>
                  <w:sz w:val="18"/>
                </w:rPr>
                <w:t>25</w:t>
              </w:r>
            </w:ins>
          </w:p>
        </w:tc>
      </w:tr>
      <w:tr>
        <w:trPr>
          <w:cantSplit/>
          <w:ins w:id="24973" w:author="xh" w:date="2026-10-19T14:22:54+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20" w:author="xh" w:date="2026-10-19T14:22:54+08:00"/>
              </w:rPr>
            </w:pPr>
            <w:ins w:id="25121" w:author="xh" w:date="2026-10-19T14:22:54+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22" w:author="xh" w:date="2026-10-19T14:22:54+08:00"/>
              </w:rPr>
            </w:pPr>
            <w:ins w:id="25123" w:author="xh" w:date="2026-10-19T14:22:54+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24" w:author="xh" w:date="2026-10-19T14:22:54+08:00"/>
              </w:rPr>
            </w:pPr>
            <w:ins w:id="25125" w:author="xh" w:date="2026-10-19T14:22:54+08:00">
              <w:r>
                <w:rPr>
                  <w:rFonts w:ascii="Times New Roman" w:hAnsi="Times New Roman" w:eastAsia="宋体"/>
                  <w:b w:val="0"/>
                  <w:sz w:val="18"/>
                </w:rPr>
                <w:t>2030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26" w:author="xh" w:date="2026-10-19T14:22:54+08:00"/>
              </w:rPr>
            </w:pPr>
            <w:ins w:id="25127" w:author="xh" w:date="2026-10-19T14:22:54+08:00">
              <w:r>
                <w:rPr>
                  <w:rFonts w:ascii="Times New Roman" w:hAnsi="Times New Roman" w:eastAsia="宋体"/>
                  <w:b w:val="0"/>
                  <w:sz w:val="18"/>
                </w:rPr>
                <w:t>2388.50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28" w:author="xh" w:date="2026-10-19T14:22:54+08:00"/>
              </w:rPr>
            </w:pPr>
            <w:ins w:id="25129" w:author="xh" w:date="2026-10-19T14:22:54+08:00">
              <w:r>
                <w:rPr>
                  <w:rFonts w:ascii="Times New Roman" w:hAnsi="Times New Roman" w:eastAsia="宋体"/>
                  <w:b w:val="0"/>
                  <w:sz w:val="18"/>
                </w:rPr>
                <w:t>2.04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30" w:author="xh" w:date="2026-10-19T14:22:54+08:00"/>
              </w:rPr>
            </w:pPr>
            <w:ins w:id="25131" w:author="xh" w:date="2026-10-19T14:22:54+08:00">
              <w:r>
                <w:rPr>
                  <w:rFonts w:ascii="Times New Roman" w:hAnsi="Times New Roman" w:eastAsia="宋体"/>
                  <w:b w:val="0"/>
                  <w:sz w:val="18"/>
                </w:rPr>
                <w:t>69.66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32" w:author="xh" w:date="2026-10-19T14:22:54+08:00"/>
              </w:rPr>
            </w:pPr>
            <w:ins w:id="25133" w:author="xh" w:date="2026-10-19T14:22:54+08:00">
              <w:r>
                <w:rPr>
                  <w:rFonts w:ascii="Times New Roman" w:hAnsi="Times New Roman" w:eastAsia="宋体"/>
                  <w:b w:val="0"/>
                  <w:sz w:val="18"/>
                </w:rPr>
                <w:t>6</w:t>
              </w:r>
            </w:ins>
          </w:p>
        </w:tc>
      </w:tr>
      <w:tr>
        <w:trPr>
          <w:cantSplit/>
          <w:ins w:id="24974" w:author="xh" w:date="2026-10-19T14:22:54+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34" w:author="xh" w:date="2026-10-19T14:22:54+08:00"/>
              </w:rPr>
            </w:pPr>
            <w:ins w:id="25135" w:author="xh" w:date="2026-10-19T14:22:54+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36" w:author="xh" w:date="2026-10-19T14:22:54+08:00"/>
              </w:rPr>
            </w:pPr>
            <w:ins w:id="25137" w:author="xh" w:date="2026-10-19T14:22:54+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38" w:author="xh" w:date="2026-10-19T14:22:54+08:00"/>
              </w:rPr>
            </w:pPr>
            <w:ins w:id="25139" w:author="xh" w:date="2026-10-19T14:22:54+08:00">
              <w:r>
                <w:rPr>
                  <w:rFonts w:ascii="Times New Roman" w:hAnsi="Times New Roman" w:eastAsia="宋体"/>
                  <w:b w:val="0"/>
                  <w:sz w:val="18"/>
                </w:rPr>
                <w:t>2030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40" w:author="xh" w:date="2026-10-19T14:22:54+08:00"/>
              </w:rPr>
            </w:pPr>
            <w:ins w:id="25141" w:author="xh" w:date="2026-10-19T14:22:54+08:00">
              <w:r>
                <w:rPr>
                  <w:rFonts w:ascii="Times New Roman" w:hAnsi="Times New Roman" w:eastAsia="宋体"/>
                  <w:b w:val="0"/>
                  <w:sz w:val="18"/>
                </w:rPr>
                <w:t>3140.50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42" w:author="xh" w:date="2026-10-19T14:22:54+08:00"/>
              </w:rPr>
            </w:pPr>
            <w:ins w:id="25143" w:author="xh" w:date="2026-10-19T14:22:54+08:00">
              <w:r>
                <w:rPr>
                  <w:rFonts w:ascii="Times New Roman" w:hAnsi="Times New Roman" w:eastAsia="宋体"/>
                  <w:b w:val="0"/>
                  <w:sz w:val="18"/>
                </w:rPr>
                <w:t>1.70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44" w:author="xh" w:date="2026-10-19T14:22:54+08:00"/>
              </w:rPr>
            </w:pPr>
            <w:ins w:id="25145" w:author="xh" w:date="2026-10-19T14:22:54+08:00">
              <w:r>
                <w:rPr>
                  <w:rFonts w:ascii="Times New Roman" w:hAnsi="Times New Roman" w:eastAsia="宋体"/>
                  <w:b w:val="0"/>
                  <w:sz w:val="18"/>
                </w:rPr>
                <w:t>12.04</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46" w:author="xh" w:date="2026-10-19T14:22:54+08:00"/>
              </w:rPr>
            </w:pPr>
            <w:ins w:id="25147" w:author="xh" w:date="2026-10-19T14:22:54+08:00">
              <w:r>
                <w:rPr>
                  <w:rFonts w:ascii="Times New Roman" w:hAnsi="Times New Roman" w:eastAsia="宋体"/>
                  <w:b w:val="0"/>
                  <w:sz w:val="18"/>
                </w:rPr>
                <w:t>32</w:t>
              </w:r>
            </w:ins>
          </w:p>
        </w:tc>
      </w:tr>
      <w:tr>
        <w:trPr>
          <w:cantSplit/>
          <w:ins w:id="24975" w:author="xh" w:date="2026-10-19T14:22:54+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48" w:author="xh" w:date="2026-10-19T14:22:54+08:00"/>
              </w:rPr>
            </w:pPr>
            <w:ins w:id="25149" w:author="xh" w:date="2026-10-19T14:22:54+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50" w:author="xh" w:date="2026-10-19T14:22:54+08:00"/>
              </w:rPr>
            </w:pPr>
            <w:ins w:id="25151" w:author="xh" w:date="2026-10-19T14:22:54+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52" w:author="xh" w:date="2026-10-19T14:22:54+08:00"/>
              </w:rPr>
            </w:pPr>
            <w:ins w:id="25153" w:author="xh" w:date="2026-10-19T14:22:54+08:00">
              <w:r>
                <w:rPr>
                  <w:rFonts w:ascii="Times New Roman" w:hAnsi="Times New Roman" w:eastAsia="宋体"/>
                  <w:b w:val="0"/>
                  <w:sz w:val="18"/>
                </w:rPr>
                <w:t>2030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54" w:author="xh" w:date="2026-10-19T14:22:54+08:00"/>
              </w:rPr>
            </w:pPr>
            <w:ins w:id="25155" w:author="xh" w:date="2026-10-19T14:22:54+08:00">
              <w:r>
                <w:rPr>
                  <w:rFonts w:ascii="Times New Roman" w:hAnsi="Times New Roman" w:eastAsia="宋体"/>
                  <w:b w:val="0"/>
                  <w:sz w:val="18"/>
                </w:rPr>
                <w:t>3413.00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56" w:author="xh" w:date="2026-10-19T14:22:54+08:00"/>
              </w:rPr>
            </w:pPr>
            <w:ins w:id="25157" w:author="xh" w:date="2026-10-19T14:22:54+08:00">
              <w:r>
                <w:rPr>
                  <w:rFonts w:ascii="Times New Roman" w:hAnsi="Times New Roman" w:eastAsia="宋体"/>
                  <w:b w:val="0"/>
                  <w:sz w:val="18"/>
                </w:rPr>
                <w:t>1.85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58" w:author="xh" w:date="2026-10-19T14:22:54+08:00"/>
              </w:rPr>
            </w:pPr>
            <w:ins w:id="25159" w:author="xh" w:date="2026-10-19T14:22:54+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60" w:author="xh" w:date="2026-10-19T14:22:54+08:00"/>
              </w:rPr>
            </w:pPr>
            <w:ins w:id="25161" w:author="xh" w:date="2026-10-19T14:22:54+08:00">
              <w:r>
                <w:rPr>
                  <w:rFonts w:ascii="Times New Roman" w:hAnsi="Times New Roman" w:eastAsia="宋体"/>
                  <w:b w:val="0"/>
                  <w:sz w:val="18"/>
                </w:rPr>
                <w:t>0</w:t>
              </w:r>
            </w:ins>
          </w:p>
        </w:tc>
      </w:tr>
      <w:tr>
        <w:trPr>
          <w:cantSplit/>
          <w:ins w:id="24976" w:author="xh" w:date="2026-10-19T14:22:54+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62" w:author="xh" w:date="2026-10-19T14:22:54+08:00"/>
              </w:rPr>
            </w:pPr>
            <w:ins w:id="25163" w:author="xh" w:date="2026-10-19T14:22:54+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64" w:author="xh" w:date="2026-10-19T14:22:54+08:00"/>
              </w:rPr>
            </w:pPr>
            <w:ins w:id="25165" w:author="xh" w:date="2026-10-19T14:22:54+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66" w:author="xh" w:date="2026-10-19T14:22:54+08:00"/>
              </w:rPr>
            </w:pPr>
            <w:ins w:id="25167" w:author="xh" w:date="2026-10-19T14:22:54+08:00">
              <w:r>
                <w:rPr>
                  <w:rFonts w:ascii="Times New Roman" w:hAnsi="Times New Roman" w:eastAsia="宋体"/>
                  <w:b w:val="0"/>
                  <w:sz w:val="18"/>
                </w:rPr>
                <w:t>2035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68" w:author="xh" w:date="2026-10-19T14:22:54+08:00"/>
              </w:rPr>
            </w:pPr>
            <w:ins w:id="25169" w:author="xh" w:date="2026-10-19T14:22:54+08:00">
              <w:r>
                <w:rPr>
                  <w:rFonts w:ascii="Times New Roman" w:hAnsi="Times New Roman" w:eastAsia="宋体"/>
                  <w:b w:val="0"/>
                  <w:sz w:val="18"/>
                </w:rPr>
                <w:t>2678.00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70" w:author="xh" w:date="2026-10-19T14:22:54+08:00"/>
              </w:rPr>
            </w:pPr>
            <w:ins w:id="25171" w:author="xh" w:date="2026-10-19T14:22:54+08:00">
              <w:r>
                <w:rPr>
                  <w:rFonts w:ascii="Times New Roman" w:hAnsi="Times New Roman" w:eastAsia="宋体"/>
                  <w:b w:val="0"/>
                  <w:sz w:val="18"/>
                </w:rPr>
                <w:t>1.90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72" w:author="xh" w:date="2026-10-19T14:22:54+08:00"/>
              </w:rPr>
            </w:pPr>
            <w:ins w:id="25173" w:author="xh" w:date="2026-10-19T14:22:54+08:00">
              <w:r>
                <w:rPr>
                  <w:rFonts w:ascii="Times New Roman" w:hAnsi="Times New Roman" w:eastAsia="宋体"/>
                  <w:b w:val="0"/>
                  <w:sz w:val="18"/>
                </w:rPr>
                <w:t>568.25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74" w:author="xh" w:date="2026-10-19T14:22:54+08:00"/>
              </w:rPr>
            </w:pPr>
            <w:ins w:id="25175" w:author="xh" w:date="2026-10-19T14:22:54+08:00">
              <w:r>
                <w:rPr>
                  <w:rFonts w:ascii="Times New Roman" w:hAnsi="Times New Roman" w:eastAsia="宋体"/>
                  <w:b w:val="0"/>
                  <w:sz w:val="18"/>
                </w:rPr>
                <w:t>58</w:t>
              </w:r>
            </w:ins>
          </w:p>
        </w:tc>
      </w:tr>
      <w:tr>
        <w:trPr>
          <w:cantSplit/>
          <w:ins w:id="24977" w:author="xh" w:date="2026-10-19T14:22:54+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76" w:author="xh" w:date="2026-10-19T14:22:54+08:00"/>
              </w:rPr>
            </w:pPr>
            <w:ins w:id="25177" w:author="xh" w:date="2026-10-19T14:22:54+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78" w:author="xh" w:date="2026-10-19T14:22:54+08:00"/>
              </w:rPr>
            </w:pPr>
            <w:ins w:id="25179" w:author="xh" w:date="2026-10-19T14:22:54+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80" w:author="xh" w:date="2026-10-19T14:22:54+08:00"/>
              </w:rPr>
            </w:pPr>
            <w:ins w:id="25181" w:author="xh" w:date="2026-10-19T14:22:54+08:00">
              <w:r>
                <w:rPr>
                  <w:rFonts w:ascii="Times New Roman" w:hAnsi="Times New Roman" w:eastAsia="宋体"/>
                  <w:b w:val="0"/>
                  <w:sz w:val="18"/>
                </w:rPr>
                <w:t>2035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82" w:author="xh" w:date="2026-10-19T14:22:54+08:00"/>
              </w:rPr>
            </w:pPr>
            <w:ins w:id="25183" w:author="xh" w:date="2026-10-19T14:22:54+08:00">
              <w:r>
                <w:rPr>
                  <w:rFonts w:ascii="Times New Roman" w:hAnsi="Times New Roman" w:eastAsia="宋体"/>
                  <w:b w:val="0"/>
                  <w:sz w:val="18"/>
                </w:rPr>
                <w:t>2901.00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84" w:author="xh" w:date="2026-10-19T14:22:54+08:00"/>
              </w:rPr>
            </w:pPr>
            <w:ins w:id="25185" w:author="xh" w:date="2026-10-19T14:22:54+08:00">
              <w:r>
                <w:rPr>
                  <w:rFonts w:ascii="Times New Roman" w:hAnsi="Times New Roman" w:eastAsia="宋体"/>
                  <w:b w:val="0"/>
                  <w:sz w:val="18"/>
                </w:rPr>
                <w:t>2.06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86" w:author="xh" w:date="2026-10-19T14:22:54+08:00"/>
              </w:rPr>
            </w:pPr>
            <w:ins w:id="25187" w:author="xh" w:date="2026-10-19T14:22:54+08:00">
              <w:r>
                <w:rPr>
                  <w:rFonts w:ascii="Times New Roman" w:hAnsi="Times New Roman" w:eastAsia="宋体"/>
                  <w:b w:val="0"/>
                  <w:sz w:val="18"/>
                </w:rPr>
                <w:t>545.67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88" w:author="xh" w:date="2026-10-19T14:22:54+08:00"/>
              </w:rPr>
            </w:pPr>
            <w:ins w:id="25189" w:author="xh" w:date="2026-10-19T14:22:54+08:00">
              <w:r>
                <w:rPr>
                  <w:rFonts w:ascii="Times New Roman" w:hAnsi="Times New Roman" w:eastAsia="宋体"/>
                  <w:b w:val="0"/>
                  <w:sz w:val="18"/>
                </w:rPr>
                <w:t>21</w:t>
              </w:r>
            </w:ins>
          </w:p>
        </w:tc>
      </w:tr>
      <w:tr>
        <w:trPr>
          <w:cantSplit/>
          <w:ins w:id="24978" w:author="xh" w:date="2026-10-19T14:22:54+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90" w:author="xh" w:date="2026-10-19T14:22:54+08:00"/>
              </w:rPr>
            </w:pPr>
            <w:ins w:id="25191" w:author="xh" w:date="2026-10-19T14:22:54+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92" w:author="xh" w:date="2026-10-19T14:22:54+08:00"/>
              </w:rPr>
            </w:pPr>
            <w:ins w:id="25193" w:author="xh" w:date="2026-10-19T14:22:54+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94" w:author="xh" w:date="2026-10-19T14:22:54+08:00"/>
              </w:rPr>
            </w:pPr>
            <w:ins w:id="25195" w:author="xh" w:date="2026-10-19T14:22:54+08:00">
              <w:r>
                <w:rPr>
                  <w:rFonts w:ascii="Times New Roman" w:hAnsi="Times New Roman" w:eastAsia="宋体"/>
                  <w:b w:val="0"/>
                  <w:sz w:val="18"/>
                </w:rPr>
                <w:t>2035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96" w:author="xh" w:date="2026-10-19T14:22:54+08:00"/>
              </w:rPr>
            </w:pPr>
            <w:ins w:id="25197" w:author="xh" w:date="2026-10-19T14:22:54+08:00">
              <w:r>
                <w:rPr>
                  <w:rFonts w:ascii="Times New Roman" w:hAnsi="Times New Roman" w:eastAsia="宋体"/>
                  <w:b w:val="0"/>
                  <w:sz w:val="18"/>
                </w:rPr>
                <w:t>3587.00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198" w:author="xh" w:date="2026-10-19T14:22:54+08:00"/>
              </w:rPr>
            </w:pPr>
            <w:ins w:id="25199" w:author="xh" w:date="2026-10-19T14:22:54+08:00">
              <w:r>
                <w:rPr>
                  <w:rFonts w:ascii="Times New Roman" w:hAnsi="Times New Roman" w:eastAsia="宋体"/>
                  <w:b w:val="0"/>
                  <w:sz w:val="18"/>
                </w:rPr>
                <w:t>1.61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200" w:author="xh" w:date="2026-10-19T14:22:54+08:00"/>
              </w:rPr>
            </w:pPr>
            <w:ins w:id="25201" w:author="xh" w:date="2026-10-19T14:22:54+08:00">
              <w:r>
                <w:rPr>
                  <w:rFonts w:ascii="Times New Roman" w:hAnsi="Times New Roman" w:eastAsia="宋体"/>
                  <w:b w:val="0"/>
                  <w:sz w:val="18"/>
                </w:rPr>
                <w:t>92.88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202" w:author="xh" w:date="2026-10-19T14:22:54+08:00"/>
              </w:rPr>
            </w:pPr>
            <w:ins w:id="25203" w:author="xh" w:date="2026-10-19T14:22:54+08:00">
              <w:r>
                <w:rPr>
                  <w:rFonts w:ascii="Times New Roman" w:hAnsi="Times New Roman" w:eastAsia="宋体"/>
                  <w:b w:val="0"/>
                  <w:sz w:val="18"/>
                </w:rPr>
                <w:t>66</w:t>
              </w:r>
            </w:ins>
          </w:p>
        </w:tc>
      </w:tr>
      <w:tr>
        <w:trPr>
          <w:cantSplit/>
          <w:ins w:id="24979" w:author="xh" w:date="2026-10-19T14:22:54+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204" w:author="xh" w:date="2026-10-19T14:22:54+08:00"/>
              </w:rPr>
            </w:pPr>
            <w:ins w:id="25205" w:author="xh" w:date="2026-10-19T14:22:54+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206" w:author="xh" w:date="2026-10-19T14:22:54+08:00"/>
              </w:rPr>
            </w:pPr>
            <w:ins w:id="25207" w:author="xh" w:date="2026-10-19T14:22:54+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208" w:author="xh" w:date="2026-10-19T14:22:54+08:00"/>
              </w:rPr>
            </w:pPr>
            <w:ins w:id="25209" w:author="xh" w:date="2026-10-19T14:22:54+08:00">
              <w:r>
                <w:rPr>
                  <w:rFonts w:ascii="Times New Roman" w:hAnsi="Times New Roman" w:eastAsia="宋体"/>
                  <w:b w:val="0"/>
                  <w:sz w:val="18"/>
                </w:rPr>
                <w:t>2035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210" w:author="xh" w:date="2026-10-19T14:22:54+08:00"/>
              </w:rPr>
            </w:pPr>
            <w:ins w:id="25211" w:author="xh" w:date="2026-10-19T14:22:54+08:00">
              <w:r>
                <w:rPr>
                  <w:rFonts w:ascii="Times New Roman" w:hAnsi="Times New Roman" w:eastAsia="宋体"/>
                  <w:b w:val="0"/>
                  <w:sz w:val="18"/>
                </w:rPr>
                <w:t>3608.50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212" w:author="xh" w:date="2026-10-19T14:22:54+08:00"/>
              </w:rPr>
            </w:pPr>
            <w:ins w:id="25213" w:author="xh" w:date="2026-10-19T14:22:54+08:00">
              <w:r>
                <w:rPr>
                  <w:rFonts w:ascii="Times New Roman" w:hAnsi="Times New Roman" w:eastAsia="宋体"/>
                  <w:b w:val="0"/>
                  <w:sz w:val="18"/>
                </w:rPr>
                <w:t>1.62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214" w:author="xh" w:date="2026-10-19T14:22:54+08:00"/>
              </w:rPr>
            </w:pPr>
            <w:ins w:id="25215" w:author="xh" w:date="2026-10-19T14:22:54+08:00">
              <w:r>
                <w:rPr>
                  <w:rFonts w:ascii="Times New Roman" w:hAnsi="Times New Roman" w:eastAsia="宋体"/>
                  <w:b w:val="0"/>
                  <w:sz w:val="18"/>
                </w:rPr>
                <w:t>109.65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216" w:author="xh" w:date="2026-10-19T14:22:54+08:00"/>
              </w:rPr>
            </w:pPr>
            <w:ins w:id="25217" w:author="xh" w:date="2026-10-19T14:22:54+08:00">
              <w:r>
                <w:rPr>
                  <w:rFonts w:ascii="Times New Roman" w:hAnsi="Times New Roman" w:eastAsia="宋体"/>
                  <w:b w:val="0"/>
                  <w:sz w:val="18"/>
                </w:rPr>
                <w:t>35</w:t>
              </w:r>
            </w:ins>
          </w:p>
        </w:tc>
      </w:tr>
    </w:tbl>
    <w:p w14:paraId="772F43B0">
      <w:pPr>
        <w:pStyle w:val="2"/>
        <w:widowControl/>
        <w:spacing w:before="0" w:after="0" w:line="348" w:lineRule="exact"/>
        <w:ind w:firstLine="480"/>
        <w:jc w:val="both"/>
      </w:pPr>
      <w:ins w:id="25218" w:author="xh" w:date="2026-10-19T14:23:33+08:00">
        <w:r>
          <w:rPr>
            <w:rFonts w:ascii="Times New Roman" w:hAnsi="Times New Roman" w:eastAsia="方正仿宋_GBK"/>
            <w:b w:val="0"/>
            <w:sz w:val="24"/>
          </w:rPr>
          <w:t xml:space="preserve">未来输入来自区域负荷与光伏预测。2030年市区、</w:t>
        </w:r>
      </w:ins>
      <w:r>
        <w:rPr>
          <w:rFonts w:ascii="Times New Roman" w:hAnsi="Times New Roman" w:eastAsia="方正仿宋_GBK"/>
          <w:b w:val="0"/>
          <w:sz w:val="24"/>
        </w:rPr>
        <w:t xml:space="preserve">邳州</w:t>
      </w:r>
      <w:ins w:id="25219" w:author="xh" w:date="2026-10-19T14:23:33+08:00">
        <w:r>
          <w:rPr>
            <w:rFonts w:ascii="Times New Roman" w:hAnsi="Times New Roman" w:eastAsia="方正仿宋_GBK"/>
            <w:b w:val="0"/>
            <w:sz w:val="24"/>
          </w:rPr>
          <w:t xml:space="preserve">区域总</w:t>
        </w:r>
      </w:ins>
      <w:del w:id="25220" w:author="xh" w:date="2026-10-19T14:23:33+08:00">
        <w:r>
          <w:rPr>
            <w:rFonts w:ascii="Times New Roman" w:hAnsi="Times New Roman" w:eastAsia="方正仿宋_GBK"/>
            <w:b w:val="0"/>
            <w:sz w:val="24"/>
          </w:rPr>
          <w:delText xml:space="preserve">实际容量高于各年</w:delText>
        </w:r>
      </w:del>
      <w:r>
        <w:rPr>
          <w:rFonts w:ascii="Times New Roman" w:hAnsi="Times New Roman" w:eastAsia="方正仿宋_GBK"/>
          <w:b w:val="0"/>
          <w:sz w:val="24"/>
        </w:rPr>
        <w:t xml:space="preserve">负荷</w:t>
      </w:r>
      <w:ins w:id="25221" w:author="xh" w:date="2026-10-19T14:23:33+08:00">
        <w:r>
          <w:rPr>
            <w:rFonts w:ascii="Times New Roman" w:hAnsi="Times New Roman" w:eastAsia="方正仿宋_GBK"/>
            <w:b w:val="0"/>
            <w:sz w:val="24"/>
          </w:rPr>
          <w:t xml:space="preserve">预测分别为344</w:t>
        </w:r>
      </w:ins>
      <w:del w:id="25222" w:author="xh" w:date="2026-10-19T14:23:33+08:00">
        <w:r>
          <w:rPr>
            <w:rFonts w:ascii="Times New Roman" w:hAnsi="Times New Roman" w:eastAsia="方正仿宋_GBK"/>
            <w:b w:val="0"/>
            <w:sz w:val="24"/>
          </w:rPr>
          <w:delText xml:space="preserve">的两倍，刚性方案因此保持2</w:delText>
        </w:r>
      </w:del>
      <w:r>
        <w:rPr>
          <w:rFonts w:ascii="Times New Roman" w:hAnsi="Times New Roman" w:eastAsia="方正仿宋_GBK"/>
          <w:b w:val="0"/>
          <w:sz w:val="24"/>
        </w:rPr>
        <w:t xml:space="preserve">0</w:t>
      </w:r>
      <w:del w:id="25223" w:author="xh" w:date="2026-10-19T14:23:33+08:00">
        <w:r>
          <w:rPr>
            <w:rFonts w:ascii="Times New Roman" w:hAnsi="Times New Roman" w:eastAsia="方正仿宋_GBK"/>
            <w:b w:val="0"/>
            <w:sz w:val="24"/>
          </w:rPr>
          <w:delText xml:space="preserve">27</w:delText>
        </w:r>
      </w:del>
      <w:r>
        <w:rPr>
          <w:rFonts w:ascii="Times New Roman" w:hAnsi="Times New Roman" w:eastAsia="方正仿宋_GBK"/>
          <w:b w:val="0"/>
          <w:sz w:val="24"/>
        </w:rPr>
        <w:t xml:space="preserve">.00 M</w:t>
      </w:r>
      <w:ins w:id="25224" w:author="xh" w:date="2026-10-19T14:23:33+08:00">
        <w:r>
          <w:rPr>
            <w:rFonts w:ascii="Times New Roman" w:hAnsi="Times New Roman" w:eastAsia="方正仿宋_GBK"/>
            <w:b w:val="0"/>
            <w:sz w:val="24"/>
          </w:rPr>
          <w:t xml:space="preserve">W、19</w:t>
        </w:r>
      </w:ins>
      <w:del w:id="25225" w:author="xh" w:date="2026-10-19T14:23:33+08:00">
        <w:r>
          <w:rPr>
            <w:rFonts w:ascii="Times New Roman" w:hAnsi="Times New Roman" w:eastAsia="方正仿宋_GBK"/>
            <w:b w:val="0"/>
            <w:sz w:val="24"/>
          </w:rPr>
          <w:delText xml:space="preserve">VA，通过储能和少量联络承担局部正反向需求。其2</w:delText>
        </w:r>
      </w:del>
      <w:r>
        <w:rPr>
          <w:rFonts w:ascii="Times New Roman" w:hAnsi="Times New Roman" w:eastAsia="方正仿宋_GBK"/>
          <w:b w:val="0"/>
          <w:sz w:val="24"/>
        </w:rPr>
        <w:t xml:space="preserve">0</w:t>
      </w:r>
      <w:ins w:id="25226" w:author="xh" w:date="2026-10-19T14:23:33+08:00">
        <w:r>
          <w:rPr>
            <w:rFonts w:ascii="Times New Roman" w:hAnsi="Times New Roman" w:eastAsia="方正仿宋_GBK"/>
            <w:b w:val="0"/>
            <w:sz w:val="24"/>
          </w:rPr>
          <w:t xml:space="preserve">6</w:t>
        </w:r>
      </w:ins>
      <w:del w:id="25227" w:author="xh" w:date="2026-10-19T14:23:33+08:00">
        <w:r>
          <w:rPr>
            <w:rFonts w:ascii="Times New Roman" w:hAnsi="Times New Roman" w:eastAsia="方正仿宋_GBK"/>
            <w:b w:val="0"/>
            <w:sz w:val="24"/>
          </w:rPr>
          <w:delText xml:space="preserve">22年配置122</w:delText>
        </w:r>
      </w:del>
      <w:r>
        <w:rPr>
          <w:rFonts w:ascii="Times New Roman" w:hAnsi="Times New Roman" w:eastAsia="方正仿宋_GBK"/>
          <w:b w:val="0"/>
          <w:sz w:val="24"/>
        </w:rPr>
        <w:t xml:space="preserve">.</w:t>
      </w:r>
      <w:ins w:id="25228" w:author="xh" w:date="2026-10-19T14:23:33+08:00">
        <w:r>
          <w:rPr>
            <w:rFonts w:ascii="Times New Roman" w:hAnsi="Times New Roman" w:eastAsia="方正仿宋_GBK"/>
            <w:b w:val="0"/>
            <w:sz w:val="24"/>
          </w:rPr>
          <w:t xml:space="preserve">00</w:t>
        </w:r>
      </w:ins>
      <w:del w:id="25229" w:author="xh" w:date="2026-10-19T14:23:33+08:00">
        <w:r>
          <w:rPr>
            <w:rFonts w:ascii="Times New Roman" w:hAnsi="Times New Roman" w:eastAsia="方正仿宋_GBK"/>
            <w:b w:val="0"/>
            <w:sz w:val="24"/>
          </w:rPr>
          <w:delText xml:space="preserve">34</w:delText>
        </w:r>
      </w:del>
      <w:r>
        <w:rPr>
          <w:rFonts w:ascii="Times New Roman" w:hAnsi="Times New Roman" w:eastAsia="方正仿宋_GBK"/>
          <w:b w:val="0"/>
          <w:sz w:val="24"/>
        </w:rPr>
        <w:t xml:space="preserve"> MW</w:t>
      </w:r>
      <w:del w:id="25230" w:author="xh" w:date="2026-10-19T14:23:33+08:00">
        <w:r>
          <w:rPr>
            <w:rFonts w:ascii="Times New Roman" w:hAnsi="Times New Roman" w:eastAsia="方正仿宋_GBK"/>
            <w:b w:val="0"/>
            <w:sz w:val="24"/>
          </w:rPr>
          <w:delText xml:space="preserve">h储能</w:delText>
        </w:r>
      </w:del>
      <w:r>
        <w:rPr>
          <w:rFonts w:ascii="Times New Roman" w:hAnsi="Times New Roman" w:eastAsia="方正仿宋_GBK"/>
          <w:b w:val="0"/>
          <w:sz w:val="24"/>
        </w:rPr>
        <w:t xml:space="preserve">，</w:t>
      </w:r>
      <w:ins w:id="25231" w:author="xh" w:date="2026-10-19T14:23:33+08:00">
        <w:r>
          <w:rPr>
            <w:rFonts w:ascii="Times New Roman" w:hAnsi="Times New Roman" w:eastAsia="方正仿宋_GBK"/>
            <w:b w:val="0"/>
            <w:sz w:val="24"/>
          </w:rPr>
          <w:t xml:space="preserve">相对</w:t>
        </w:r>
      </w:ins>
      <w:del w:id="25232" w:author="xh" w:date="2026-10-19T14:23:33+08:00">
        <w:r>
          <w:rPr>
            <w:rFonts w:ascii="Times New Roman" w:hAnsi="Times New Roman" w:eastAsia="方正仿宋_GBK"/>
            <w:b w:val="0"/>
            <w:sz w:val="24"/>
          </w:rPr>
          <w:delText xml:space="preserve">2024年增至144.05 MWh，</w:delText>
        </w:r>
      </w:del>
      <w:r>
        <w:rPr>
          <w:rFonts w:ascii="Times New Roman" w:hAnsi="Times New Roman" w:eastAsia="方正仿宋_GBK"/>
          <w:b w:val="0"/>
          <w:sz w:val="24"/>
        </w:rPr>
        <w:t xml:space="preserve">2025年</w:t>
      </w:r>
      <w:del w:id="25233" w:author="xh" w:date="2026-10-19T14:23:33+08:00">
        <w:r>
          <w:rPr>
            <w:rFonts w:ascii="Times New Roman" w:hAnsi="Times New Roman" w:eastAsia="方正仿宋_GBK"/>
            <w:b w:val="0"/>
            <w:sz w:val="24"/>
          </w:rPr>
          <w:delText xml:space="preserve">达到</w:delText>
        </w:r>
      </w:del>
      <w:r>
        <w:rPr>
          <w:rFonts w:ascii="Times New Roman" w:hAnsi="Times New Roman" w:eastAsia="方正仿宋_GBK"/>
          <w:b w:val="0"/>
          <w:sz w:val="24"/>
        </w:rPr>
        <w:t xml:space="preserve">2</w:t>
      </w:r>
      <w:ins w:id="25234" w:author="xh" w:date="2026-10-19T14:23:33+08:00">
        <w:r>
          <w:rPr>
            <w:rFonts w:ascii="Times New Roman" w:hAnsi="Times New Roman" w:eastAsia="方正仿宋_GBK"/>
            <w:b w:val="0"/>
            <w:sz w:val="24"/>
          </w:rPr>
          <w:t xml:space="preserve">85</w:t>
        </w:r>
      </w:ins>
      <w:r>
        <w:rPr>
          <w:rFonts w:ascii="Times New Roman" w:hAnsi="Times New Roman" w:eastAsia="方正仿宋_GBK"/>
          <w:b w:val="0"/>
          <w:sz w:val="24"/>
        </w:rPr>
        <w:t xml:space="preserve">0</w:t>
      </w:r>
      <w:del w:id="25235" w:author="xh" w:date="2026-10-19T14:23:33+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w:t>
      </w:r>
      <w:ins w:id="25236" w:author="xh" w:date="2026-10-19T14:23:33+08:00">
        <w:r>
          <w:rPr>
            <w:rFonts w:ascii="Times New Roman" w:hAnsi="Times New Roman" w:eastAsia="方正仿宋_GBK"/>
            <w:b w:val="0"/>
            <w:sz w:val="24"/>
          </w:rPr>
          <w:t xml:space="preserve">00</w:t>
        </w:r>
      </w:ins>
      <w:del w:id="25237" w:author="xh" w:date="2026-10-19T14:23:33+08:00">
        <w:r>
          <w:rPr>
            <w:rFonts w:ascii="Times New Roman" w:hAnsi="Times New Roman" w:eastAsia="方正仿宋_GBK"/>
            <w:b w:val="0"/>
            <w:sz w:val="24"/>
          </w:rPr>
          <w:delText xml:space="preserve">24</w:delText>
        </w:r>
      </w:del>
      <w:r>
        <w:rPr>
          <w:rFonts w:ascii="Times New Roman" w:hAnsi="Times New Roman" w:eastAsia="方正仿宋_GBK"/>
          <w:b w:val="0"/>
          <w:sz w:val="24"/>
        </w:rPr>
        <w:t xml:space="preserve"> MW</w:t>
      </w:r>
      <w:ins w:id="25238" w:author="xh" w:date="2026-10-19T14:23:33+08:00">
        <w:r>
          <w:rPr>
            <w:rFonts w:ascii="Times New Roman" w:hAnsi="Times New Roman" w:eastAsia="方正仿宋_GBK"/>
            <w:b w:val="0"/>
            <w:sz w:val="24"/>
          </w:rPr>
          <w:t xml:space="preserve">、1556.</w:t>
        </w:r>
      </w:ins>
      <w:del w:id="25239" w:author="xh" w:date="2026-10-19T14:23:33+08:00">
        <w:r>
          <w:rPr>
            <w:rFonts w:ascii="Times New Roman" w:hAnsi="Times New Roman" w:eastAsia="方正仿宋_GBK"/>
            <w:b w:val="0"/>
            <w:sz w:val="24"/>
          </w:rPr>
          <w:delText xml:space="preserve">h。弹性方案2</w:delText>
        </w:r>
      </w:del>
      <w:r>
        <w:rPr>
          <w:rFonts w:ascii="Times New Roman" w:hAnsi="Times New Roman" w:eastAsia="方正仿宋_GBK"/>
          <w:b w:val="0"/>
          <w:sz w:val="24"/>
        </w:rPr>
        <w:t xml:space="preserve">0</w:t>
      </w:r>
      <w:ins w:id="25240" w:author="xh" w:date="2026-10-19T14:23:33+08:00">
        <w:r>
          <w:rPr>
            <w:rFonts w:ascii="Times New Roman" w:hAnsi="Times New Roman" w:eastAsia="方正仿宋_GBK"/>
            <w:b w:val="0"/>
            <w:sz w:val="24"/>
          </w:rPr>
          <w:t xml:space="preserve">0 MW的比例用于缩放同范围规划峰值，得到</w:t>
        </w:r>
      </w:ins>
      <w:del w:id="25241" w:author="xh" w:date="2026-10-19T14:23:33+08:00">
        <w:r>
          <w:rPr>
            <w:rFonts w:ascii="Times New Roman" w:hAnsi="Times New Roman" w:eastAsia="方正仿宋_GBK"/>
            <w:b w:val="0"/>
            <w:sz w:val="24"/>
          </w:rPr>
          <w:delText xml:space="preserve">22年净增</w:delText>
        </w:r>
      </w:del>
      <w:r>
        <w:rPr>
          <w:rFonts w:ascii="Times New Roman" w:hAnsi="Times New Roman" w:eastAsia="方正仿宋_GBK"/>
          <w:b w:val="0"/>
          <w:sz w:val="24"/>
        </w:rPr>
        <w:t xml:space="preserve">1</w:t>
      </w:r>
      <w:ins w:id="25242" w:author="xh" w:date="2026-10-19T14:23:33+08:00">
        <w:r>
          <w:rPr>
            <w:rFonts w:ascii="Times New Roman" w:hAnsi="Times New Roman" w:eastAsia="方正仿宋_GBK"/>
            <w:b w:val="0"/>
            <w:sz w:val="24"/>
          </w:rPr>
          <w:t xml:space="preserve">845.31 MW、117</w:t>
        </w:r>
      </w:ins>
      <w:del w:id="25243" w:author="xh" w:date="2026-10-19T14:23:33+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1.5</w:t>
      </w:r>
      <w:ins w:id="25244" w:author="xh" w:date="2026-10-19T14:23:33+08:00">
        <w:r>
          <w:rPr>
            <w:rFonts w:ascii="Times New Roman" w:hAnsi="Times New Roman" w:eastAsia="方正仿宋_GBK"/>
            <w:b w:val="0"/>
            <w:sz w:val="24"/>
          </w:rPr>
          <w:t xml:space="preserve">9 MW。2035年区域预测分别为4150.0</w:t>
        </w:r>
      </w:ins>
      <w:r>
        <w:rPr>
          <w:rFonts w:ascii="Times New Roman" w:hAnsi="Times New Roman" w:eastAsia="方正仿宋_GBK"/>
          <w:b w:val="0"/>
          <w:sz w:val="24"/>
        </w:rPr>
        <w:t xml:space="preserve">0 M</w:t>
      </w:r>
      <w:ins w:id="25245" w:author="xh" w:date="2026-10-19T14:23:33+08:00">
        <w:r>
          <w:rPr>
            <w:rFonts w:ascii="Times New Roman" w:hAnsi="Times New Roman" w:eastAsia="方正仿宋_GBK"/>
            <w:b w:val="0"/>
            <w:sz w:val="24"/>
          </w:rPr>
          <w:t xml:space="preserve">W、</w:t>
        </w:r>
      </w:ins>
      <w:del w:id="25246" w:author="xh" w:date="2026-10-19T14:23:33+08:00">
        <w:r>
          <w:rPr>
            <w:rFonts w:ascii="Times New Roman" w:hAnsi="Times New Roman" w:eastAsia="方正仿宋_GBK"/>
            <w:b w:val="0"/>
            <w:sz w:val="24"/>
          </w:rPr>
          <w:delText xml:space="preserve">VA至</w:delText>
        </w:r>
      </w:del>
      <w:r>
        <w:rPr>
          <w:rFonts w:ascii="Times New Roman" w:hAnsi="Times New Roman" w:eastAsia="方正仿宋_GBK"/>
          <w:b w:val="0"/>
          <w:sz w:val="24"/>
        </w:rPr>
        <w:t xml:space="preserve">2</w:t>
      </w:r>
      <w:ins w:id="25247" w:author="xh" w:date="2026-10-19T14:23:33+08:00">
        <w:r>
          <w:rPr>
            <w:rFonts w:ascii="Times New Roman" w:hAnsi="Times New Roman" w:eastAsia="方正仿宋_GBK"/>
            <w:b w:val="0"/>
            <w:sz w:val="24"/>
          </w:rPr>
          <w:t xml:space="preserve">293</w:t>
        </w:r>
      </w:ins>
      <w:del w:id="25248" w:author="xh" w:date="2026-10-19T14:23:33+08:00">
        <w:r>
          <w:rPr>
            <w:rFonts w:ascii="Times New Roman" w:hAnsi="Times New Roman" w:eastAsia="方正仿宋_GBK"/>
            <w:b w:val="0"/>
            <w:sz w:val="24"/>
          </w:rPr>
          <w:delText xml:space="preserve">148</w:delText>
        </w:r>
      </w:del>
      <w:r>
        <w:rPr>
          <w:rFonts w:ascii="Times New Roman" w:hAnsi="Times New Roman" w:eastAsia="方正仿宋_GBK"/>
          <w:b w:val="0"/>
          <w:sz w:val="24"/>
        </w:rPr>
        <w:t xml:space="preserve">.</w:t>
      </w:r>
      <w:ins w:id="25249" w:author="xh" w:date="2026-10-19T14:23:33+08:00">
        <w:r>
          <w:rPr>
            <w:rFonts w:ascii="Times New Roman" w:hAnsi="Times New Roman" w:eastAsia="方正仿宋_GBK"/>
            <w:b w:val="0"/>
            <w:sz w:val="24"/>
          </w:rPr>
          <w:t xml:space="preserve">0</w:t>
        </w:r>
      </w:ins>
      <w:del w:id="25250" w:author="xh" w:date="2026-10-19T14:23:33+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 M</w:t>
      </w:r>
      <w:ins w:id="25251" w:author="xh" w:date="2026-10-19T14:23:33+08:00">
        <w:r>
          <w:rPr>
            <w:rFonts w:ascii="Times New Roman" w:hAnsi="Times New Roman" w:eastAsia="方正仿宋_GBK"/>
            <w:b w:val="0"/>
            <w:sz w:val="24"/>
          </w:rPr>
          <w:t xml:space="preserve">W</w:t>
        </w:r>
      </w:ins>
      <w:del w:id="25252" w:author="xh" w:date="2026-10-19T14:23:33+08:00">
        <w:r>
          <w:rPr>
            <w:rFonts w:ascii="Times New Roman" w:hAnsi="Times New Roman" w:eastAsia="方正仿宋_GBK"/>
            <w:b w:val="0"/>
            <w:sz w:val="24"/>
          </w:rPr>
          <w:delText xml:space="preserve">VA</w:delText>
        </w:r>
      </w:del>
      <w:r>
        <w:rPr>
          <w:rFonts w:ascii="Times New Roman" w:hAnsi="Times New Roman" w:eastAsia="方正仿宋_GBK"/>
          <w:b w:val="0"/>
          <w:sz w:val="24"/>
        </w:rPr>
        <w:t xml:space="preserve">，</w:t>
      </w:r>
      <w:ins w:id="25253" w:author="xh" w:date="2026-10-19T14:23:33+08:00">
        <w:r>
          <w:rPr>
            <w:rFonts w:ascii="Times New Roman" w:hAnsi="Times New Roman" w:eastAsia="方正仿宋_GBK"/>
            <w:b w:val="0"/>
            <w:sz w:val="24"/>
          </w:rPr>
          <w:t xml:space="preserve">对应规划峰值2226</w:t>
        </w:r>
      </w:ins>
      <w:del w:id="25254" w:author="xh" w:date="2026-10-19T14:23:33+08:00">
        <w:r>
          <w:rPr>
            <w:rFonts w:ascii="Times New Roman" w:hAnsi="Times New Roman" w:eastAsia="方正仿宋_GBK"/>
            <w:b w:val="0"/>
            <w:sz w:val="24"/>
          </w:rPr>
          <w:delText xml:space="preserve">随后保持，以站内补强减少局部储能需求，末年储能为7</w:delText>
        </w:r>
      </w:del>
      <w:r>
        <w:rPr>
          <w:rFonts w:ascii="Times New Roman" w:hAnsi="Times New Roman" w:eastAsia="方正仿宋_GBK"/>
          <w:b w:val="0"/>
          <w:sz w:val="24"/>
        </w:rPr>
        <w:t xml:space="preserve">.</w:t>
      </w:r>
      <w:ins w:id="25255" w:author="xh" w:date="2026-10-19T14:23:33+08:00">
        <w:r>
          <w:rPr>
            <w:rFonts w:ascii="Times New Roman" w:hAnsi="Times New Roman" w:eastAsia="方正仿宋_GBK"/>
            <w:b w:val="0"/>
            <w:sz w:val="24"/>
          </w:rPr>
          <w:t xml:space="preserve">18</w:t>
        </w:r>
      </w:ins>
      <w:del w:id="25256" w:author="xh" w:date="2026-10-19T14:23:33+08:00">
        <w:r>
          <w:rPr>
            <w:rFonts w:ascii="Times New Roman" w:hAnsi="Times New Roman" w:eastAsia="方正仿宋_GBK"/>
            <w:b w:val="0"/>
            <w:sz w:val="24"/>
          </w:rPr>
          <w:delText xml:space="preserve">74</w:delText>
        </w:r>
      </w:del>
      <w:r>
        <w:rPr>
          <w:rFonts w:ascii="Times New Roman" w:hAnsi="Times New Roman" w:eastAsia="方正仿宋_GBK"/>
          <w:b w:val="0"/>
          <w:sz w:val="24"/>
        </w:rPr>
        <w:t xml:space="preserve"> MW</w:t>
      </w:r>
      <w:ins w:id="25257" w:author="xh" w:date="2026-10-19T14:23:33+08:00">
        <w:r>
          <w:rPr>
            <w:rFonts w:ascii="Times New Roman" w:hAnsi="Times New Roman" w:eastAsia="方正仿宋_GBK"/>
            <w:b w:val="0"/>
            <w:sz w:val="24"/>
          </w:rPr>
          <w:t xml:space="preserve">、1409.47 MW。上述为区域预测</w:t>
        </w:r>
      </w:ins>
      <w:del w:id="25258" w:author="xh" w:date="2026-10-19T14:23:33+08:00">
        <w:r>
          <w:rPr>
            <w:rFonts w:ascii="Times New Roman" w:hAnsi="Times New Roman" w:eastAsia="方正仿宋_GBK"/>
            <w:b w:val="0"/>
            <w:sz w:val="24"/>
          </w:rPr>
          <w:delText xml:space="preserve">h</w:delText>
        </w:r>
      </w:del>
      <w:r>
        <w:rPr>
          <w:rFonts w:ascii="Times New Roman" w:hAnsi="Times New Roman" w:eastAsia="方正仿宋_GBK"/>
          <w:b w:val="0"/>
          <w:sz w:val="24"/>
        </w:rPr>
        <w:t xml:space="preserve">，</w:t>
      </w:r>
      <w:ins w:id="25259" w:author="xh" w:date="2026-10-19T14:23:33+08:00">
        <w:r>
          <w:rPr>
            <w:rFonts w:ascii="Times New Roman" w:hAnsi="Times New Roman" w:eastAsia="方正仿宋_GBK"/>
            <w:b w:val="0"/>
            <w:sz w:val="24"/>
          </w:rPr>
          <w:t xml:space="preserve">站点空间分配沿用基准模板</w:t>
        </w:r>
      </w:ins>
      <w:del w:id="25260" w:author="xh" w:date="2026-10-19T14:23:33+08:00">
        <w:r>
          <w:rPr>
            <w:rFonts w:ascii="Times New Roman" w:hAnsi="Times New Roman" w:eastAsia="方正仿宋_GBK"/>
            <w:b w:val="0"/>
            <w:sz w:val="24"/>
          </w:rPr>
          <w:delText xml:space="preserve">累计新增联络3条</w:delText>
        </w:r>
      </w:del>
      <w:r>
        <w:rPr>
          <w:rFonts w:ascii="Times New Roman" w:hAnsi="Times New Roman" w:eastAsia="方正仿宋_GBK"/>
          <w:b w:val="0"/>
          <w:sz w:val="24"/>
        </w:rPr>
        <w:t xml:space="preserve">。</w:t>
      </w:r>
      <w:del w:id="25261" w:author="xh" w:date="2026-10-19T14:23:33+08:00">
        <w:r>
          <w:rPr>
            <w:rFonts w:ascii="Times New Roman" w:hAnsi="Times New Roman" w:eastAsia="方正仿宋_GBK"/>
            <w:b w:val="0"/>
            <w:sz w:val="24"/>
          </w:rPr>
          <w:delText xml:space="preserve">两者容载比差异随同一年度负荷折算，2025年分别为2.12和2.25。</w:delText>
        </w:r>
      </w:del>
    </w:p>
    <w:p w14:paraId="49E99DCE">
      <w:pPr>
        <w:pStyle w:val="2"/>
        <w:widowControl/>
        <w:spacing w:before="0" w:after="0" w:line="348" w:lineRule="exact"/>
        <w:ind w:firstLine="480"/>
        <w:jc w:val="both"/>
      </w:pPr>
      <w:ins w:id="25262" w:author="xh" w:date="2026-10-19T14:24:12+08:00">
        <w:r>
          <w:rPr>
            <w:rFonts w:ascii="Times New Roman" w:hAnsi="Times New Roman" w:eastAsia="方正仿宋_GBK"/>
            <w:b w:val="0"/>
            <w:sz w:val="24"/>
          </w:rPr>
          <w:t xml:space="preserve">光伏预测资料中全市2025、2030、2035年装机数值分别为709、1107、1840，原截图未标单位，本研究仅使用其相对2025年的增长倍数1.56和2.60。以第三章2025年地区装机为参照，</w:t>
        </w:r>
      </w:ins>
      <w:r>
        <w:rPr>
          <w:rFonts w:ascii="Times New Roman" w:hAnsi="Times New Roman" w:eastAsia="方正仿宋_GBK"/>
          <w:b w:val="0"/>
          <w:sz w:val="24"/>
        </w:rPr>
        <w:t xml:space="preserve">市区</w:t>
      </w:r>
      <w:ins w:id="25263" w:author="xh" w:date="2026-10-19T14:24:12+08:00">
        <w:r>
          <w:rPr>
            <w:rFonts w:ascii="Times New Roman" w:hAnsi="Times New Roman" w:eastAsia="方正仿宋_GBK"/>
            <w:b w:val="0"/>
            <w:sz w:val="24"/>
          </w:rPr>
          <w:t xml:space="preserve">2030、2035</w:t>
        </w:r>
      </w:ins>
      <w:del w:id="25264" w:author="xh" w:date="2026-10-19T14:24:12+08:00">
        <w:r>
          <w:rPr>
            <w:rFonts w:ascii="Times New Roman" w:hAnsi="Times New Roman" w:eastAsia="方正仿宋_GBK"/>
            <w:b w:val="0"/>
            <w:sz w:val="24"/>
          </w:rPr>
          <w:delText xml:space="preserve">两类方案四</w:delText>
        </w:r>
      </w:del>
      <w:r>
        <w:rPr>
          <w:rFonts w:ascii="Times New Roman" w:hAnsi="Times New Roman" w:eastAsia="方正仿宋_GBK"/>
          <w:b w:val="0"/>
          <w:sz w:val="24"/>
        </w:rPr>
        <w:t xml:space="preserve">年</w:t>
      </w:r>
      <w:ins w:id="25265" w:author="xh" w:date="2026-10-19T14:24:12+08:00">
        <w:r>
          <w:rPr>
            <w:rFonts w:ascii="Times New Roman" w:hAnsi="Times New Roman" w:eastAsia="方正仿宋_GBK"/>
            <w:b w:val="0"/>
            <w:sz w:val="24"/>
          </w:rPr>
          <w:t xml:space="preserve">情景规模分别为766.9</w:t>
        </w:r>
      </w:ins>
      <w:del w:id="25266" w:author="xh" w:date="2026-10-19T14:24:12+08:00">
        <w:r>
          <w:rPr>
            <w:rFonts w:ascii="Times New Roman" w:hAnsi="Times New Roman" w:eastAsia="方正仿宋_GBK"/>
            <w:b w:val="0"/>
            <w:sz w:val="24"/>
          </w:rPr>
          <w:delText xml:space="preserve">均保持3</w:delText>
        </w:r>
      </w:del>
      <w:r>
        <w:rPr>
          <w:rFonts w:ascii="Times New Roman" w:hAnsi="Times New Roman" w:eastAsia="方正仿宋_GBK"/>
          <w:b w:val="0"/>
          <w:sz w:val="24"/>
        </w:rPr>
        <w:t xml:space="preserve">1</w:t>
      </w:r>
      <w:del w:id="25267" w:author="xh" w:date="2026-10-19T14:24:12+08:00">
        <w:r>
          <w:rPr>
            <w:rFonts w:ascii="Times New Roman" w:hAnsi="Times New Roman" w:eastAsia="方正仿宋_GBK"/>
            <w:b w:val="0"/>
            <w:sz w:val="24"/>
          </w:rPr>
          <w:delText xml:space="preserve">13.50</w:delText>
        </w:r>
      </w:del>
      <w:r>
        <w:rPr>
          <w:rFonts w:ascii="Times New Roman" w:hAnsi="Times New Roman" w:eastAsia="方正仿宋_GBK"/>
          <w:b w:val="0"/>
          <w:sz w:val="24"/>
        </w:rPr>
        <w:t xml:space="preserve"> M</w:t>
      </w:r>
      <w:ins w:id="25268" w:author="xh" w:date="2026-10-19T14:24:12+08:00">
        <w:r>
          <w:rPr>
            <w:rFonts w:ascii="Times New Roman" w:hAnsi="Times New Roman" w:eastAsia="方正仿宋_GBK"/>
            <w:b w:val="0"/>
            <w:sz w:val="24"/>
          </w:rPr>
          <w:t xml:space="preserve">W、1274.71 MW</w:t>
        </w:r>
      </w:ins>
      <w:del w:id="25269" w:author="xh" w:date="2026-10-19T14:24:12+08:00">
        <w:r>
          <w:rPr>
            <w:rFonts w:ascii="Times New Roman" w:hAnsi="Times New Roman" w:eastAsia="方正仿宋_GBK"/>
            <w:b w:val="0"/>
            <w:sz w:val="24"/>
          </w:rPr>
          <w:delText xml:space="preserve">VA</w:delText>
        </w:r>
      </w:del>
      <w:r>
        <w:rPr>
          <w:rFonts w:ascii="Times New Roman" w:hAnsi="Times New Roman" w:eastAsia="方正仿宋_GBK"/>
          <w:b w:val="0"/>
          <w:sz w:val="24"/>
        </w:rPr>
        <w:t xml:space="preserve">，</w:t>
      </w:r>
      <w:ins w:id="25270" w:author="xh" w:date="2026-10-19T14:24:12+08:00">
        <w:r>
          <w:rPr>
            <w:rFonts w:ascii="Times New Roman" w:hAnsi="Times New Roman" w:eastAsia="方正仿宋_GBK"/>
            <w:b w:val="0"/>
            <w:sz w:val="24"/>
          </w:rPr>
          <w:t xml:space="preserve">邳州分别</w:t>
        </w:r>
      </w:ins>
      <w:del w:id="25271" w:author="xh" w:date="2026-10-19T14:24:12+08:00">
        <w:r>
          <w:rPr>
            <w:rFonts w:ascii="Times New Roman" w:hAnsi="Times New Roman" w:eastAsia="方正仿宋_GBK"/>
            <w:b w:val="0"/>
            <w:sz w:val="24"/>
          </w:rPr>
          <w:delText xml:space="preserve">无新增主变、储能或联络。原有主变与既有网络已能满足本次静态校核，年度容载比随实际负荷变化，</w:delText>
        </w:r>
      </w:del>
      <w:r>
        <w:rPr>
          <w:rFonts w:ascii="Times New Roman" w:hAnsi="Times New Roman" w:eastAsia="方正仿宋_GBK"/>
          <w:b w:val="0"/>
          <w:sz w:val="24"/>
        </w:rPr>
        <w:t xml:space="preserve">为2</w:t>
      </w:r>
      <w:ins w:id="25272" w:author="xh" w:date="2026-10-19T14:24:12+08:00">
        <w:r>
          <w:rPr>
            <w:rFonts w:ascii="Times New Roman" w:hAnsi="Times New Roman" w:eastAsia="方正仿宋_GBK"/>
            <w:b w:val="0"/>
            <w:sz w:val="24"/>
          </w:rPr>
          <w:t xml:space="preserve">435</w:t>
        </w:r>
      </w:ins>
      <w:del w:id="25273" w:author="xh" w:date="2026-10-19T14:24:12+08:00">
        <w:r>
          <w:rPr>
            <w:rFonts w:ascii="Times New Roman" w:hAnsi="Times New Roman" w:eastAsia="方正仿宋_GBK"/>
            <w:b w:val="0"/>
            <w:sz w:val="24"/>
          </w:rPr>
          <w:delText xml:space="preserve">.17、2.02、2</w:delText>
        </w:r>
      </w:del>
      <w:r>
        <w:rPr>
          <w:rFonts w:ascii="Times New Roman" w:hAnsi="Times New Roman" w:eastAsia="方正仿宋_GBK"/>
          <w:b w:val="0"/>
          <w:sz w:val="24"/>
        </w:rPr>
        <w:t xml:space="preserve">.15</w:t>
      </w:r>
      <w:ins w:id="25274" w:author="xh" w:date="2026-10-19T14:24:12+08:00">
        <w:r>
          <w:rPr>
            <w:rFonts w:ascii="Times New Roman" w:hAnsi="Times New Roman" w:eastAsia="方正仿宋_GBK"/>
            <w:b w:val="0"/>
            <w:sz w:val="24"/>
          </w:rPr>
          <w:t xml:space="preserve"> MW、4</w:t>
        </w:r>
      </w:ins>
      <w:del w:id="25275" w:author="xh" w:date="2026-10-19T14:24:12+08:00">
        <w:r>
          <w:rPr>
            <w:rFonts w:ascii="Times New Roman" w:hAnsi="Times New Roman" w:eastAsia="方正仿宋_GBK"/>
            <w:b w:val="0"/>
            <w:sz w:val="24"/>
          </w:rPr>
          <w:delText xml:space="preserve">和2.</w:delText>
        </w:r>
      </w:del>
      <w:r>
        <w:rPr>
          <w:rFonts w:ascii="Times New Roman" w:hAnsi="Times New Roman" w:eastAsia="方正仿宋_GBK"/>
          <w:b w:val="0"/>
          <w:sz w:val="24"/>
        </w:rPr>
        <w:t xml:space="preserve">04</w:t>
      </w:r>
      <w:ins w:id="25276" w:author="xh" w:date="2026-10-19T14:24:12+08:00">
        <w:r>
          <w:rPr>
            <w:rFonts w:ascii="Times New Roman" w:hAnsi="Times New Roman" w:eastAsia="方正仿宋_GBK"/>
            <w:b w:val="0"/>
            <w:sz w:val="24"/>
          </w:rPr>
          <w:t xml:space="preserve">7.58 MW</w:t>
        </w:r>
      </w:ins>
      <w:r>
        <w:rPr>
          <w:rFonts w:ascii="Times New Roman" w:hAnsi="Times New Roman" w:eastAsia="方正仿宋_GBK"/>
          <w:b w:val="0"/>
          <w:sz w:val="24"/>
        </w:rPr>
        <w:t xml:space="preserve">。</w:t>
      </w:r>
      <w:ins w:id="25277" w:author="xh" w:date="2026-10-19T14:24:12+08:00">
        <w:r>
          <w:rPr>
            <w:rFonts w:ascii="Times New Roman" w:hAnsi="Times New Roman" w:eastAsia="方正仿宋_GBK"/>
            <w:b w:val="0"/>
            <w:sz w:val="24"/>
          </w:rPr>
          <w:t xml:space="preserve">两地区采用同一全市发展比例，作为光伏</w:t>
        </w:r>
      </w:ins>
      <w:del w:id="25278" w:author="xh" w:date="2026-10-19T14:24:12+08:00">
        <w:r>
          <w:rPr>
            <w:rFonts w:ascii="Times New Roman" w:hAnsi="Times New Roman" w:eastAsia="方正仿宋_GBK"/>
            <w:b w:val="0"/>
            <w:sz w:val="24"/>
          </w:rPr>
          <w:delText xml:space="preserve">零新</w:delText>
        </w:r>
      </w:del>
      <w:r>
        <w:rPr>
          <w:rFonts w:ascii="Times New Roman" w:hAnsi="Times New Roman" w:eastAsia="方正仿宋_GBK"/>
          <w:b w:val="0"/>
          <w:sz w:val="24"/>
        </w:rPr>
        <w:t xml:space="preserve">增</w:t>
      </w:r>
      <w:ins w:id="25279" w:author="xh" w:date="2026-10-19T14:24:12+08:00">
        <w:r>
          <w:rPr>
            <w:rFonts w:ascii="Times New Roman" w:hAnsi="Times New Roman" w:eastAsia="方正仿宋_GBK"/>
            <w:b w:val="0"/>
            <w:sz w:val="24"/>
          </w:rPr>
          <w:t xml:space="preserve">长情景</w:t>
        </w:r>
      </w:ins>
      <w:del w:id="25280" w:author="xh" w:date="2026-10-19T14:24:12+08:00">
        <w:r>
          <w:rPr>
            <w:rFonts w:ascii="Times New Roman" w:hAnsi="Times New Roman" w:eastAsia="方正仿宋_GBK"/>
            <w:b w:val="0"/>
            <w:sz w:val="24"/>
          </w:rPr>
          <w:delText xml:space="preserve">费用对应既有设备继续承担供电与转供任务</w:delText>
        </w:r>
      </w:del>
      <w:r>
        <w:rPr>
          <w:rFonts w:ascii="Times New Roman" w:hAnsi="Times New Roman" w:eastAsia="方正仿宋_GBK"/>
          <w:b w:val="0"/>
          <w:sz w:val="24"/>
        </w:rPr>
        <w:t xml:space="preserve">。</w:t>
      </w:r>
    </w:p>
    <w:p w14:paraId="1879A538">
      <w:pPr>
        <w:pStyle w:val="2"/>
        <w:keepNext/>
        <w:spacing w:before="120" w:after="80" w:line="280" w:lineRule="exact"/>
        <w:ind w:firstLine="0"/>
        <w:jc w:val="center"/>
      </w:pPr>
      <w:r>
        <w:rPr>
          <w:rFonts w:ascii="Times New Roman" w:hAnsi="Times New Roman" w:eastAsia="宋体"/>
          <w:b w:val="0"/>
          <w:sz w:val="21"/>
        </w:rPr>
        <w:t>表5-61 保留2021实际容量的方案费用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322F3D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25281" w:author="xh" w:date="2026-10-19T14:24:52+08:00"/>
        </w:trPr>
        <w:tc>
          <w:tcPr>
            <w:tcW w:w="2771" w:type="dxa"/>
            <w:tcMar>
              <w:left w:w="70" w:type="dxa"/>
              <w:right w:w="70" w:type="dxa"/>
            </w:tcMar>
            <w:vAlign w:val="center"/>
          </w:tcPr>
          <w:p w14:paraId="255D560A">
            <w:pPr>
              <w:keepNext/>
              <w:spacing w:before="20" w:after="20" w:line="260" w:lineRule="exact"/>
              <w:ind w:left="0" w:leftChars="0" w:right="0" w:rightChars="0" w:firstLine="0" w:firstLineChars="0"/>
              <w:jc w:val="center"/>
              <w:rPr>
                <w:del w:id="25286" w:author="xh" w:date="2026-10-19T14:24:52+08:00"/>
              </w:rPr>
            </w:pPr>
            <w:del w:id="25287" w:author="xh" w:date="2026-10-19T14:24:52+08:00">
              <w:r>
                <w:rPr>
                  <w:rFonts w:ascii="Times New Roman" w:hAnsi="Times New Roman" w:eastAsia="宋体"/>
                  <w:b/>
                  <w:sz w:val="18"/>
                </w:rPr>
                <w:delText>地区</w:delText>
              </w:r>
            </w:del>
          </w:p>
        </w:tc>
        <w:tc>
          <w:tcPr>
            <w:tcW w:w="2771" w:type="dxa"/>
            <w:tcMar>
              <w:left w:w="70" w:type="dxa"/>
              <w:right w:w="70" w:type="dxa"/>
            </w:tcMar>
            <w:vAlign w:val="center"/>
          </w:tcPr>
          <w:p w14:paraId="7463C542">
            <w:pPr>
              <w:keepNext/>
              <w:spacing w:before="20" w:after="20" w:line="260" w:lineRule="exact"/>
              <w:ind w:left="0" w:leftChars="0" w:right="0" w:rightChars="0" w:firstLine="0" w:firstLineChars="0"/>
              <w:jc w:val="center"/>
              <w:rPr>
                <w:del w:id="25288" w:author="xh" w:date="2026-10-19T14:24:52+08:00"/>
              </w:rPr>
            </w:pPr>
            <w:del w:id="25289" w:author="xh" w:date="2026-10-19T14:24:52+08:00">
              <w:r>
                <w:rPr>
                  <w:rFonts w:ascii="Times New Roman" w:hAnsi="Times New Roman" w:eastAsia="宋体"/>
                  <w:b/>
                  <w:sz w:val="18"/>
                </w:rPr>
                <w:delText>方案</w:delText>
              </w:r>
            </w:del>
          </w:p>
        </w:tc>
        <w:tc>
          <w:tcPr>
            <w:tcW w:w="2771" w:type="dxa"/>
            <w:tcMar>
              <w:left w:w="70" w:type="dxa"/>
              <w:right w:w="70" w:type="dxa"/>
            </w:tcMar>
            <w:vAlign w:val="center"/>
          </w:tcPr>
          <w:p w14:paraId="45126B65">
            <w:pPr>
              <w:keepNext/>
              <w:spacing w:before="20" w:after="20" w:line="260" w:lineRule="exact"/>
              <w:ind w:left="0" w:leftChars="0" w:right="0" w:rightChars="0" w:firstLine="0" w:firstLineChars="0"/>
              <w:jc w:val="center"/>
              <w:rPr>
                <w:del w:id="25290" w:author="xh" w:date="2026-10-19T14:24:52+08:00"/>
              </w:rPr>
            </w:pPr>
            <w:del w:id="25291" w:author="xh" w:date="2026-10-19T14:24:52+08:00">
              <w:r>
                <w:rPr>
                  <w:rFonts w:ascii="Times New Roman" w:hAnsi="Times New Roman" w:eastAsia="宋体"/>
                  <w:b/>
                  <w:sz w:val="18"/>
                </w:rPr>
                <w:delText>评价期费用现值/万元</w:delText>
              </w:r>
            </w:del>
          </w:p>
        </w:tc>
      </w:tr>
      <w:tr w14:paraId="6B548C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5282" w:author="xh" w:date="2026-10-19T14:24:52+08:00"/>
        </w:trPr>
        <w:tc>
          <w:tcPr>
            <w:tcW w:w="2771" w:type="dxa"/>
            <w:tcMar>
              <w:left w:w="70" w:type="dxa"/>
              <w:right w:w="70" w:type="dxa"/>
            </w:tcMar>
            <w:vAlign w:val="center"/>
          </w:tcPr>
          <w:p w14:paraId="37A8C671">
            <w:pPr>
              <w:keepNext/>
              <w:spacing w:before="20" w:after="20" w:line="260" w:lineRule="exact"/>
              <w:ind w:left="0" w:leftChars="0" w:right="0" w:rightChars="0" w:firstLine="0" w:firstLineChars="0"/>
              <w:jc w:val="center"/>
              <w:rPr>
                <w:del w:id="25292" w:author="xh" w:date="2026-10-19T14:24:52+08:00"/>
              </w:rPr>
            </w:pPr>
            <w:del w:id="25293" w:author="xh" w:date="2026-10-19T14:24:52+08:00">
              <w:r>
                <w:rPr>
                  <w:rFonts w:ascii="Times New Roman" w:hAnsi="Times New Roman" w:eastAsia="宋体"/>
                  <w:b w:val="0"/>
                  <w:sz w:val="18"/>
                </w:rPr>
                <w:delText>邳州</w:delText>
              </w:r>
            </w:del>
          </w:p>
        </w:tc>
        <w:tc>
          <w:tcPr>
            <w:tcW w:w="2771" w:type="dxa"/>
            <w:tcMar>
              <w:left w:w="70" w:type="dxa"/>
              <w:right w:w="70" w:type="dxa"/>
            </w:tcMar>
            <w:vAlign w:val="center"/>
          </w:tcPr>
          <w:p w14:paraId="6C426058">
            <w:pPr>
              <w:keepNext/>
              <w:spacing w:before="20" w:after="20" w:line="260" w:lineRule="exact"/>
              <w:ind w:left="0" w:leftChars="0" w:right="0" w:rightChars="0" w:firstLine="0" w:firstLineChars="0"/>
              <w:jc w:val="center"/>
              <w:rPr>
                <w:del w:id="25294" w:author="xh" w:date="2026-10-19T14:24:52+08:00"/>
              </w:rPr>
            </w:pPr>
            <w:del w:id="25295" w:author="xh" w:date="2026-10-19T14:24:52+08:00">
              <w:r>
                <w:rPr>
                  <w:rFonts w:ascii="Times New Roman" w:hAnsi="Times New Roman" w:eastAsia="宋体"/>
                  <w:b w:val="0"/>
                  <w:sz w:val="18"/>
                </w:rPr>
                <w:delText>刚性</w:delText>
              </w:r>
            </w:del>
          </w:p>
        </w:tc>
        <w:tc>
          <w:tcPr>
            <w:tcW w:w="2771" w:type="dxa"/>
            <w:tcMar>
              <w:left w:w="70" w:type="dxa"/>
              <w:right w:w="70" w:type="dxa"/>
            </w:tcMar>
            <w:vAlign w:val="center"/>
          </w:tcPr>
          <w:p w14:paraId="786B564A">
            <w:pPr>
              <w:keepNext/>
              <w:spacing w:before="20" w:after="20" w:line="260" w:lineRule="exact"/>
              <w:ind w:left="0" w:leftChars="0" w:right="0" w:rightChars="0" w:firstLine="0" w:firstLineChars="0"/>
              <w:jc w:val="center"/>
              <w:rPr>
                <w:del w:id="25296" w:author="xh" w:date="2026-10-19T14:24:52+08:00"/>
              </w:rPr>
            </w:pPr>
            <w:del w:id="25297" w:author="xh" w:date="2026-10-19T14:24:52+08:00">
              <w:r>
                <w:rPr>
                  <w:rFonts w:ascii="Times New Roman" w:hAnsi="Times New Roman" w:eastAsia="宋体"/>
                  <w:b w:val="0"/>
                  <w:sz w:val="18"/>
                </w:rPr>
                <w:delText>23753.31</w:delText>
              </w:r>
            </w:del>
          </w:p>
        </w:tc>
      </w:tr>
      <w:tr w14:paraId="3D8220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5283" w:author="xh" w:date="2026-10-19T14:24:52+08:00"/>
        </w:trPr>
        <w:tc>
          <w:tcPr>
            <w:tcW w:w="2771" w:type="dxa"/>
            <w:tcMar>
              <w:left w:w="70" w:type="dxa"/>
              <w:right w:w="70" w:type="dxa"/>
            </w:tcMar>
            <w:vAlign w:val="center"/>
          </w:tcPr>
          <w:p w14:paraId="7CF0F500">
            <w:pPr>
              <w:keepNext/>
              <w:spacing w:before="20" w:after="20" w:line="260" w:lineRule="exact"/>
              <w:ind w:left="0" w:leftChars="0" w:right="0" w:rightChars="0" w:firstLine="0" w:firstLineChars="0"/>
              <w:jc w:val="center"/>
              <w:rPr>
                <w:del w:id="25298" w:author="xh" w:date="2026-10-19T14:24:52+08:00"/>
              </w:rPr>
            </w:pPr>
            <w:del w:id="25299" w:author="xh" w:date="2026-10-19T14:24:52+08:00">
              <w:r>
                <w:rPr>
                  <w:rFonts w:ascii="Times New Roman" w:hAnsi="Times New Roman" w:eastAsia="宋体"/>
                  <w:b w:val="0"/>
                  <w:sz w:val="18"/>
                </w:rPr>
                <w:delText>邳州</w:delText>
              </w:r>
            </w:del>
          </w:p>
        </w:tc>
        <w:tc>
          <w:tcPr>
            <w:tcW w:w="2771" w:type="dxa"/>
            <w:tcMar>
              <w:left w:w="70" w:type="dxa"/>
              <w:right w:w="70" w:type="dxa"/>
            </w:tcMar>
            <w:vAlign w:val="center"/>
          </w:tcPr>
          <w:p w14:paraId="4859B71D">
            <w:pPr>
              <w:keepNext/>
              <w:spacing w:before="20" w:after="20" w:line="260" w:lineRule="exact"/>
              <w:ind w:left="0" w:leftChars="0" w:right="0" w:rightChars="0" w:firstLine="0" w:firstLineChars="0"/>
              <w:jc w:val="center"/>
              <w:rPr>
                <w:del w:id="25300" w:author="xh" w:date="2026-10-19T14:24:52+08:00"/>
              </w:rPr>
            </w:pPr>
            <w:del w:id="25301" w:author="xh" w:date="2026-10-19T14:24:52+08:00">
              <w:r>
                <w:rPr>
                  <w:rFonts w:ascii="Times New Roman" w:hAnsi="Times New Roman" w:eastAsia="宋体"/>
                  <w:b w:val="0"/>
                  <w:sz w:val="18"/>
                </w:rPr>
                <w:delText>弹性</w:delText>
              </w:r>
            </w:del>
          </w:p>
        </w:tc>
        <w:tc>
          <w:tcPr>
            <w:tcW w:w="2771" w:type="dxa"/>
            <w:tcMar>
              <w:left w:w="70" w:type="dxa"/>
              <w:right w:w="70" w:type="dxa"/>
            </w:tcMar>
            <w:vAlign w:val="center"/>
          </w:tcPr>
          <w:p w14:paraId="1615473B">
            <w:pPr>
              <w:keepNext/>
              <w:spacing w:before="20" w:after="20" w:line="260" w:lineRule="exact"/>
              <w:ind w:left="0" w:leftChars="0" w:right="0" w:rightChars="0" w:firstLine="0" w:firstLineChars="0"/>
              <w:jc w:val="center"/>
              <w:rPr>
                <w:del w:id="25302" w:author="xh" w:date="2026-10-19T14:24:52+08:00"/>
              </w:rPr>
            </w:pPr>
            <w:del w:id="25303" w:author="xh" w:date="2026-10-19T14:24:52+08:00">
              <w:r>
                <w:rPr>
                  <w:rFonts w:ascii="Times New Roman" w:hAnsi="Times New Roman" w:eastAsia="宋体"/>
                  <w:b w:val="0"/>
                  <w:sz w:val="18"/>
                </w:rPr>
                <w:delText>7342.18</w:delText>
              </w:r>
            </w:del>
          </w:p>
        </w:tc>
      </w:tr>
      <w:tr w14:paraId="60FACC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5284" w:author="xh" w:date="2026-10-19T14:24:52+08:00"/>
        </w:trPr>
        <w:tc>
          <w:tcPr>
            <w:tcW w:w="2771" w:type="dxa"/>
            <w:tcMar>
              <w:left w:w="70" w:type="dxa"/>
              <w:right w:w="70" w:type="dxa"/>
            </w:tcMar>
            <w:vAlign w:val="center"/>
          </w:tcPr>
          <w:p w14:paraId="4B934797">
            <w:pPr>
              <w:keepNext/>
              <w:spacing w:before="20" w:after="20" w:line="260" w:lineRule="exact"/>
              <w:ind w:left="0" w:leftChars="0" w:right="0" w:rightChars="0" w:firstLine="0" w:firstLineChars="0"/>
              <w:jc w:val="center"/>
              <w:rPr>
                <w:del w:id="25304" w:author="xh" w:date="2026-10-19T14:24:52+08:00"/>
              </w:rPr>
            </w:pPr>
            <w:del w:id="25305" w:author="xh" w:date="2026-10-19T14:24:52+08:00">
              <w:r>
                <w:rPr>
                  <w:rFonts w:ascii="Times New Roman" w:hAnsi="Times New Roman" w:eastAsia="宋体"/>
                  <w:b w:val="0"/>
                  <w:sz w:val="18"/>
                </w:rPr>
                <w:delText>市区</w:delText>
              </w:r>
            </w:del>
          </w:p>
        </w:tc>
        <w:tc>
          <w:tcPr>
            <w:tcW w:w="2771" w:type="dxa"/>
            <w:tcMar>
              <w:left w:w="70" w:type="dxa"/>
              <w:right w:w="70" w:type="dxa"/>
            </w:tcMar>
            <w:vAlign w:val="center"/>
          </w:tcPr>
          <w:p w14:paraId="6F529BCB">
            <w:pPr>
              <w:keepNext/>
              <w:spacing w:before="20" w:after="20" w:line="260" w:lineRule="exact"/>
              <w:ind w:left="0" w:leftChars="0" w:right="0" w:rightChars="0" w:firstLine="0" w:firstLineChars="0"/>
              <w:jc w:val="center"/>
              <w:rPr>
                <w:del w:id="25306" w:author="xh" w:date="2026-10-19T14:24:52+08:00"/>
              </w:rPr>
            </w:pPr>
            <w:del w:id="25307" w:author="xh" w:date="2026-10-19T14:24:52+08:00">
              <w:r>
                <w:rPr>
                  <w:rFonts w:ascii="Times New Roman" w:hAnsi="Times New Roman" w:eastAsia="宋体"/>
                  <w:b w:val="0"/>
                  <w:sz w:val="18"/>
                </w:rPr>
                <w:delText>刚性</w:delText>
              </w:r>
            </w:del>
          </w:p>
        </w:tc>
        <w:tc>
          <w:tcPr>
            <w:tcW w:w="2771" w:type="dxa"/>
            <w:tcMar>
              <w:left w:w="70" w:type="dxa"/>
              <w:right w:w="70" w:type="dxa"/>
            </w:tcMar>
            <w:vAlign w:val="center"/>
          </w:tcPr>
          <w:p w14:paraId="522A3CC2">
            <w:pPr>
              <w:keepNext/>
              <w:spacing w:before="20" w:after="20" w:line="260" w:lineRule="exact"/>
              <w:ind w:left="0" w:leftChars="0" w:right="0" w:rightChars="0" w:firstLine="0" w:firstLineChars="0"/>
              <w:jc w:val="center"/>
              <w:rPr>
                <w:del w:id="25308" w:author="xh" w:date="2026-10-19T14:24:52+08:00"/>
              </w:rPr>
            </w:pPr>
            <w:del w:id="25309" w:author="xh" w:date="2026-10-19T14:24:52+08:00">
              <w:r>
                <w:rPr>
                  <w:rFonts w:ascii="Times New Roman" w:hAnsi="Times New Roman" w:eastAsia="宋体"/>
                  <w:b w:val="0"/>
                  <w:sz w:val="18"/>
                </w:rPr>
                <w:delText>0.00</w:delText>
              </w:r>
            </w:del>
          </w:p>
        </w:tc>
      </w:tr>
      <w:tr w14:paraId="4BF0FD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5285" w:author="xh" w:date="2026-10-19T14:24:52+08:00"/>
        </w:trPr>
        <w:tc>
          <w:tcPr>
            <w:tcW w:w="2771" w:type="dxa"/>
            <w:tcMar>
              <w:left w:w="70" w:type="dxa"/>
              <w:right w:w="70" w:type="dxa"/>
            </w:tcMar>
            <w:vAlign w:val="center"/>
          </w:tcPr>
          <w:p w14:paraId="2FBB1218">
            <w:pPr>
              <w:keepNext w:val="0"/>
              <w:spacing w:before="20" w:after="20" w:line="260" w:lineRule="exact"/>
              <w:ind w:left="0" w:leftChars="0" w:right="0" w:rightChars="0" w:firstLine="0" w:firstLineChars="0"/>
              <w:jc w:val="center"/>
              <w:rPr>
                <w:del w:id="25310" w:author="xh" w:date="2026-10-19T14:24:52+08:00"/>
              </w:rPr>
            </w:pPr>
            <w:del w:id="25311" w:author="xh" w:date="2026-10-19T14:24:52+08:00">
              <w:r>
                <w:rPr>
                  <w:rFonts w:ascii="Times New Roman" w:hAnsi="Times New Roman" w:eastAsia="宋体"/>
                  <w:b w:val="0"/>
                  <w:sz w:val="18"/>
                </w:rPr>
                <w:delText>市区</w:delText>
              </w:r>
            </w:del>
          </w:p>
        </w:tc>
        <w:tc>
          <w:tcPr>
            <w:tcW w:w="2771" w:type="dxa"/>
            <w:tcMar>
              <w:left w:w="70" w:type="dxa"/>
              <w:right w:w="70" w:type="dxa"/>
            </w:tcMar>
            <w:vAlign w:val="center"/>
          </w:tcPr>
          <w:p w14:paraId="1CA016FD">
            <w:pPr>
              <w:keepNext w:val="0"/>
              <w:spacing w:before="20" w:after="20" w:line="260" w:lineRule="exact"/>
              <w:ind w:left="0" w:leftChars="0" w:right="0" w:rightChars="0" w:firstLine="0" w:firstLineChars="0"/>
              <w:jc w:val="center"/>
              <w:rPr>
                <w:del w:id="25312" w:author="xh" w:date="2026-10-19T14:24:52+08:00"/>
              </w:rPr>
            </w:pPr>
            <w:del w:id="25313" w:author="xh" w:date="2026-10-19T14:24:52+08:00">
              <w:r>
                <w:rPr>
                  <w:rFonts w:ascii="Times New Roman" w:hAnsi="Times New Roman" w:eastAsia="宋体"/>
                  <w:b w:val="0"/>
                  <w:sz w:val="18"/>
                </w:rPr>
                <w:delText>弹性</w:delText>
              </w:r>
            </w:del>
          </w:p>
        </w:tc>
        <w:tc>
          <w:tcPr>
            <w:tcW w:w="2771" w:type="dxa"/>
            <w:tcMar>
              <w:left w:w="70" w:type="dxa"/>
              <w:right w:w="70" w:type="dxa"/>
            </w:tcMar>
            <w:vAlign w:val="center"/>
          </w:tcPr>
          <w:p w14:paraId="44971541">
            <w:pPr>
              <w:keepNext w:val="0"/>
              <w:spacing w:before="20" w:after="20" w:line="260" w:lineRule="exact"/>
              <w:ind w:left="0" w:leftChars="0" w:right="0" w:rightChars="0" w:firstLine="0" w:firstLineChars="0"/>
              <w:jc w:val="center"/>
              <w:rPr>
                <w:del w:id="25314" w:author="xh" w:date="2026-10-19T14:24:52+08:00"/>
              </w:rPr>
            </w:pPr>
            <w:del w:id="25315" w:author="xh" w:date="2026-10-19T14:24:52+08:00">
              <w:r>
                <w:rPr>
                  <w:rFonts w:ascii="Times New Roman" w:hAnsi="Times New Roman" w:eastAsia="宋体"/>
                  <w:b w:val="0"/>
                  <w:sz w:val="18"/>
                </w:rPr>
                <w:delText>0.00</w:delText>
              </w:r>
            </w:del>
          </w:p>
        </w:tc>
      </w:tr>
      <w:tr>
        <w:trPr>
          <w:cantSplit/>
          <w:tblHeader/>
          <w:ins w:id="25316" w:author="xh" w:date="2026-10-19T14:24:52+08:00"/>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5321" w:author="xh" w:date="2026-10-19T14:24:52+08:00"/>
              </w:rPr>
            </w:pPr>
            <w:ins w:id="25322" w:author="xh" w:date="2026-10-19T14:24:52+08:00">
              <w:r>
                <w:rPr>
                  <w:rFonts w:ascii="Times New Roman" w:hAnsi="Times New Roman" w:eastAsia="宋体"/>
                  <w:b/>
                  <w:sz w:val="18"/>
                </w:rPr>
                <w:t>地区</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5323" w:author="xh" w:date="2026-10-19T14:24:52+08:00"/>
              </w:rPr>
            </w:pPr>
            <w:ins w:id="25324" w:author="xh" w:date="2026-10-19T14:24:52+08:00">
              <w:r>
                <w:rPr>
                  <w:rFonts w:ascii="Times New Roman" w:hAnsi="Times New Roman" w:eastAsia="宋体"/>
                  <w:b/>
                  <w:sz w:val="18"/>
                </w:rPr>
                <w:t>方案</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5325" w:author="xh" w:date="2026-10-19T14:24:52+08:00"/>
              </w:rPr>
            </w:pPr>
            <w:ins w:id="25326" w:author="xh" w:date="2026-10-19T14:24:52+08:00">
              <w:r>
                <w:rPr>
                  <w:rFonts w:ascii="Times New Roman" w:hAnsi="Times New Roman" w:eastAsia="宋体"/>
                  <w:b/>
                  <w:sz w:val="18"/>
                </w:rPr>
                <w:t>评价期费用现值/万元</w:t>
              </w:r>
            </w:ins>
          </w:p>
        </w:tc>
      </w:tr>
      <w:tr>
        <w:trPr>
          <w:cantSplit/>
          <w:ins w:id="25317" w:author="xh" w:date="2026-10-19T14:24:52+08:00"/>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5327" w:author="xh" w:date="2026-10-19T14:24:52+08:00"/>
              </w:rPr>
            </w:pPr>
            <w:ins w:id="25328" w:author="xh" w:date="2026-10-19T14:24:52+08:00">
              <w:r>
                <w:rPr>
                  <w:rFonts w:ascii="Times New Roman" w:hAnsi="Times New Roman" w:eastAsia="宋体"/>
                  <w:b w:val="0"/>
                  <w:sz w:val="18"/>
                </w:rPr>
                <w:t>邳州</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5329" w:author="xh" w:date="2026-10-19T14:24:52+08:00"/>
              </w:rPr>
            </w:pPr>
            <w:ins w:id="25330" w:author="xh" w:date="2026-10-19T14:24:52+08:00">
              <w:r>
                <w:rPr>
                  <w:rFonts w:ascii="Times New Roman" w:hAnsi="Times New Roman" w:eastAsia="宋体"/>
                  <w:b w:val="0"/>
                  <w:sz w:val="18"/>
                </w:rPr>
                <w:t>刚性</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5331" w:author="xh" w:date="2026-10-19T14:24:52+08:00"/>
              </w:rPr>
            </w:pPr>
            <w:ins w:id="25332" w:author="xh" w:date="2026-10-19T14:24:52+08:00">
              <w:r>
                <w:rPr>
                  <w:rFonts w:ascii="Times New Roman" w:hAnsi="Times New Roman" w:eastAsia="宋体"/>
                  <w:b w:val="0"/>
                  <w:sz w:val="18"/>
                </w:rPr>
                <w:t>58369.68</w:t>
              </w:r>
            </w:ins>
          </w:p>
        </w:tc>
      </w:tr>
      <w:tr>
        <w:trPr>
          <w:cantSplit/>
          <w:ins w:id="25318" w:author="xh" w:date="2026-10-19T14:24:52+08:00"/>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5333" w:author="xh" w:date="2026-10-19T14:24:52+08:00"/>
              </w:rPr>
            </w:pPr>
            <w:ins w:id="25334" w:author="xh" w:date="2026-10-19T14:24:52+08:00">
              <w:r>
                <w:rPr>
                  <w:rFonts w:ascii="Times New Roman" w:hAnsi="Times New Roman" w:eastAsia="宋体"/>
                  <w:b w:val="0"/>
                  <w:sz w:val="18"/>
                </w:rPr>
                <w:t>邳州</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5335" w:author="xh" w:date="2026-10-19T14:24:52+08:00"/>
              </w:rPr>
            </w:pPr>
            <w:ins w:id="25336" w:author="xh" w:date="2026-10-19T14:24:52+08:00">
              <w:r>
                <w:rPr>
                  <w:rFonts w:ascii="Times New Roman" w:hAnsi="Times New Roman" w:eastAsia="宋体"/>
                  <w:b w:val="0"/>
                  <w:sz w:val="18"/>
                </w:rPr>
                <w:t>弹性</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5337" w:author="xh" w:date="2026-10-19T14:24:52+08:00"/>
              </w:rPr>
            </w:pPr>
            <w:ins w:id="25338" w:author="xh" w:date="2026-10-19T14:24:52+08:00">
              <w:r>
                <w:rPr>
                  <w:rFonts w:ascii="Times New Roman" w:hAnsi="Times New Roman" w:eastAsia="宋体"/>
                  <w:b w:val="0"/>
                  <w:sz w:val="18"/>
                </w:rPr>
                <w:t>57521.36</w:t>
              </w:r>
            </w:ins>
          </w:p>
        </w:tc>
      </w:tr>
      <w:tr>
        <w:trPr>
          <w:cantSplit/>
          <w:ins w:id="25319" w:author="xh" w:date="2026-10-19T14:24:52+08:00"/>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5339" w:author="xh" w:date="2026-10-19T14:24:52+08:00"/>
              </w:rPr>
            </w:pPr>
            <w:ins w:id="25340" w:author="xh" w:date="2026-10-19T14:24:52+08:00">
              <w:r>
                <w:rPr>
                  <w:rFonts w:ascii="Times New Roman" w:hAnsi="Times New Roman" w:eastAsia="宋体"/>
                  <w:b w:val="0"/>
                  <w:sz w:val="18"/>
                </w:rPr>
                <w:t>市区</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5341" w:author="xh" w:date="2026-10-19T14:24:52+08:00"/>
              </w:rPr>
            </w:pPr>
            <w:ins w:id="25342" w:author="xh" w:date="2026-10-19T14:24:52+08:00">
              <w:r>
                <w:rPr>
                  <w:rFonts w:ascii="Times New Roman" w:hAnsi="Times New Roman" w:eastAsia="宋体"/>
                  <w:b w:val="0"/>
                  <w:sz w:val="18"/>
                </w:rPr>
                <w:t>刚性</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5343" w:author="xh" w:date="2026-10-19T14:24:52+08:00"/>
              </w:rPr>
            </w:pPr>
            <w:ins w:id="25344" w:author="xh" w:date="2026-10-19T14:24:52+08:00">
              <w:r>
                <w:rPr>
                  <w:rFonts w:ascii="Times New Roman" w:hAnsi="Times New Roman" w:eastAsia="宋体"/>
                  <w:b w:val="0"/>
                  <w:sz w:val="18"/>
                </w:rPr>
                <w:t>39636.85</w:t>
              </w:r>
            </w:ins>
          </w:p>
        </w:tc>
      </w:tr>
      <w:tr>
        <w:trPr>
          <w:cantSplit/>
          <w:ins w:id="25320" w:author="xh" w:date="2026-10-19T14:24:52+08:00"/>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345" w:author="xh" w:date="2026-10-19T14:24:52+08:00"/>
              </w:rPr>
            </w:pPr>
            <w:ins w:id="25346" w:author="xh" w:date="2026-10-19T14:24:52+08:00">
              <w:r>
                <w:rPr>
                  <w:rFonts w:ascii="Times New Roman" w:hAnsi="Times New Roman" w:eastAsia="宋体"/>
                  <w:b w:val="0"/>
                  <w:sz w:val="18"/>
                </w:rPr>
                <w:t>市区</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347" w:author="xh" w:date="2026-10-19T14:24:52+08:00"/>
              </w:rPr>
            </w:pPr>
            <w:ins w:id="25348" w:author="xh" w:date="2026-10-19T14:24:52+08:00">
              <w:r>
                <w:rPr>
                  <w:rFonts w:ascii="Times New Roman" w:hAnsi="Times New Roman" w:eastAsia="宋体"/>
                  <w:b w:val="0"/>
                  <w:sz w:val="18"/>
                </w:rPr>
                <w:t>弹性</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349" w:author="xh" w:date="2026-10-19T14:24:52+08:00"/>
              </w:rPr>
            </w:pPr>
            <w:ins w:id="25350" w:author="xh" w:date="2026-10-19T14:24:52+08:00">
              <w:r>
                <w:rPr>
                  <w:rFonts w:ascii="Times New Roman" w:hAnsi="Times New Roman" w:eastAsia="宋体"/>
                  <w:b w:val="0"/>
                  <w:sz w:val="18"/>
                </w:rPr>
                <w:t>37586.50</w:t>
              </w:r>
            </w:ins>
          </w:p>
        </w:tc>
      </w:tr>
    </w:tbl>
    <w:p w14:paraId="2C635A60">
      <w:pPr>
        <w:pStyle w:val="2"/>
        <w:widowControl/>
        <w:spacing w:before="0" w:after="0" w:line="348" w:lineRule="exact"/>
        <w:ind w:firstLine="480"/>
        <w:jc w:val="both"/>
        <w:rPr>
          <w:del w:id="25351" w:author="xh" w:date="2026-10-19T14:25:31+08:00"/>
        </w:rPr>
      </w:pPr>
      <w:del w:id="25352" w:author="xh" w:date="2026-10-19T14:25:31+08:00">
        <w:r>
          <w:rPr>
            <w:rFonts w:ascii="Times New Roman" w:hAnsi="Times New Roman" w:eastAsia="方正仿宋_GBK"/>
            <w:b w:val="0"/>
            <w:sz w:val="24"/>
          </w:rPr>
          <w:delText>邳州刚性、弹性方案费用现值分别为23753.31万元和7342.18万元，减少16411.13万元，约69%；市区两类方案新增费用均为零。与共同仿真起点对照可见，地区存量总容量增加后，仍可能存在局部反向或N-1剩余容量不足，新增措施取决于容量的站间分布及网络支援条件。该组结果汇总用于说明起点敏感性。</w:delText>
        </w:r>
      </w:del>
    </w:p>
    <w:p w14:paraId="11C33E28">
      <w:pPr>
        <w:pStyle w:val="2"/>
        <w:widowControl/>
        <w:spacing w:before="0" w:after="0" w:line="348" w:lineRule="exact"/>
        <w:ind w:firstLine="480"/>
        <w:jc w:val="both"/>
      </w:pPr>
      <w:r>
        <w:rPr>
          <w:rFonts w:ascii="Times New Roman" w:hAnsi="Times New Roman" w:eastAsia="方正仿宋_GBK"/>
          <w:b w:val="0"/>
          <w:sz w:val="24"/>
        </w:rPr>
        <w:t xml:space="preserve">两</w:t>
      </w:r>
      <w:ins w:id="25353" w:author="xh" w:date="2026-10-19T14:26:10+08:00">
        <w:r>
          <w:rPr>
            <w:rFonts w:ascii="Times New Roman" w:hAnsi="Times New Roman" w:eastAsia="方正仿宋_GBK"/>
            <w:b w:val="0"/>
            <w:sz w:val="24"/>
          </w:rPr>
          <w:t xml:space="preserve">方案在各年采用相同源荷和容载比下限，差异来自新增</w:t>
        </w:r>
      </w:ins>
      <w:del w:id="25354" w:author="xh" w:date="2026-10-19T14:26:10+08:00">
        <w:r>
          <w:rPr>
            <w:rFonts w:ascii="Times New Roman" w:hAnsi="Times New Roman" w:eastAsia="方正仿宋_GBK"/>
            <w:b w:val="0"/>
            <w:sz w:val="24"/>
          </w:rPr>
          <w:delText xml:space="preserve">种初始</w:delText>
        </w:r>
      </w:del>
      <w:r>
        <w:rPr>
          <w:rFonts w:ascii="Times New Roman" w:hAnsi="Times New Roman" w:eastAsia="方正仿宋_GBK"/>
          <w:b w:val="0"/>
          <w:sz w:val="24"/>
        </w:rPr>
        <w:t xml:space="preserve">容量</w:t>
      </w:r>
      <w:ins w:id="25355" w:author="xh" w:date="2026-10-19T14:26:10+08:00">
        <w:r>
          <w:rPr>
            <w:rFonts w:ascii="Times New Roman" w:hAnsi="Times New Roman" w:eastAsia="方正仿宋_GBK"/>
            <w:b w:val="0"/>
            <w:sz w:val="24"/>
          </w:rPr>
          <w:t xml:space="preserve">控制和工程选择。市区2022年两方案新增</w:t>
        </w:r>
      </w:ins>
      <w:del w:id="25356" w:author="xh" w:date="2026-10-19T14:26:10+08:00">
        <w:r>
          <w:rPr>
            <w:rFonts w:ascii="Times New Roman" w:hAnsi="Times New Roman" w:eastAsia="方正仿宋_GBK"/>
            <w:b w:val="0"/>
            <w:sz w:val="24"/>
          </w:rPr>
          <w:delText xml:space="preserve">条件的</w:delText>
        </w:r>
      </w:del>
      <w:r>
        <w:rPr>
          <w:rFonts w:ascii="Times New Roman" w:hAnsi="Times New Roman" w:eastAsia="方正仿宋_GBK"/>
          <w:b w:val="0"/>
          <w:sz w:val="24"/>
        </w:rPr>
        <w:t xml:space="preserve">费用</w:t>
      </w:r>
      <w:ins w:id="25357" w:author="xh" w:date="2026-10-19T14:26:10+08:00">
        <w:r>
          <w:rPr>
            <w:rFonts w:ascii="Times New Roman" w:hAnsi="Times New Roman" w:eastAsia="方正仿宋_GBK"/>
            <w:b w:val="0"/>
            <w:sz w:val="24"/>
          </w:rPr>
          <w:t xml:space="preserve">均为零，其</w:t>
        </w:r>
      </w:ins>
      <w:del w:id="25358" w:author="xh" w:date="2026-10-19T14:26:10+08:00">
        <w:r>
          <w:rPr>
            <w:rFonts w:ascii="Times New Roman" w:hAnsi="Times New Roman" w:eastAsia="方正仿宋_GBK"/>
            <w:b w:val="0"/>
            <w:sz w:val="24"/>
          </w:rPr>
          <w:delText xml:space="preserve">并列</w:delText>
        </w:r>
      </w:del>
      <w:r>
        <w:rPr>
          <w:rFonts w:ascii="Times New Roman" w:hAnsi="Times New Roman" w:eastAsia="方正仿宋_GBK"/>
          <w:b w:val="0"/>
          <w:sz w:val="24"/>
        </w:rPr>
        <w:t xml:space="preserve">后</w:t>
      </w:r>
      <w:ins w:id="25359" w:author="xh" w:date="2026-10-19T14:26:10+08:00">
        <w:r>
          <w:rPr>
            <w:rFonts w:ascii="Times New Roman" w:hAnsi="Times New Roman" w:eastAsia="方正仿宋_GBK"/>
            <w:b w:val="0"/>
            <w:sz w:val="24"/>
          </w:rPr>
          <w:t xml:space="preserve">逐年</w:t>
        </w:r>
      </w:ins>
      <w:del w:id="25360" w:author="xh" w:date="2026-10-19T14:26:10+08:00">
        <w:r>
          <w:rPr>
            <w:rFonts w:ascii="Times New Roman" w:hAnsi="Times New Roman" w:eastAsia="方正仿宋_GBK"/>
            <w:b w:val="0"/>
            <w:sz w:val="24"/>
          </w:rPr>
          <w:delText xml:space="preserve">，可以观察存量资产对</w:delText>
        </w:r>
      </w:del>
      <w:r>
        <w:rPr>
          <w:rFonts w:ascii="Times New Roman" w:hAnsi="Times New Roman" w:eastAsia="方正仿宋_GBK"/>
          <w:b w:val="0"/>
          <w:sz w:val="24"/>
        </w:rPr>
        <w:t xml:space="preserve">新增工程</w:t>
      </w:r>
      <w:ins w:id="25361" w:author="xh" w:date="2026-10-19T14:26:10+08:00">
        <w:r>
          <w:rPr>
            <w:rFonts w:ascii="Times New Roman" w:hAnsi="Times New Roman" w:eastAsia="方正仿宋_GBK"/>
            <w:b w:val="0"/>
            <w:sz w:val="24"/>
          </w:rPr>
          <w:t xml:space="preserve">；邳州2021年事故支撑缺口在基线检验中单列，2022年起通过主变、储能及通道补强</w:t>
        </w:r>
      </w:ins>
      <w:del w:id="25362" w:author="xh" w:date="2026-10-19T14:26:10+08:00">
        <w:r>
          <w:rPr>
            <w:rFonts w:ascii="Times New Roman" w:hAnsi="Times New Roman" w:eastAsia="方正仿宋_GBK"/>
            <w:b w:val="0"/>
            <w:sz w:val="24"/>
          </w:rPr>
          <w:delText xml:space="preserve">的影响</w:delText>
        </w:r>
      </w:del>
      <w:r>
        <w:rPr>
          <w:rFonts w:ascii="Times New Roman" w:hAnsi="Times New Roman" w:eastAsia="方正仿宋_GBK"/>
          <w:b w:val="0"/>
          <w:sz w:val="24"/>
        </w:rPr>
        <w:t xml:space="preserve">。</w:t>
      </w:r>
      <w:ins w:id="25363" w:author="xh" w:date="2026-10-19T14:26:10+08:00">
        <w:r>
          <w:rPr>
            <w:rFonts w:ascii="Times New Roman" w:hAnsi="Times New Roman" w:eastAsia="方正仿宋_GBK"/>
            <w:b w:val="0"/>
            <w:sz w:val="24"/>
          </w:rPr>
          <w:t xml:space="preserve">2022—2035年累计费用由每年</w:t>
        </w:r>
      </w:ins>
      <w:del w:id="25364" w:author="xh" w:date="2026-10-19T14:26:10+08:00">
        <w:r>
          <w:rPr>
            <w:rFonts w:ascii="Times New Roman" w:hAnsi="Times New Roman" w:eastAsia="方正仿宋_GBK"/>
            <w:b w:val="0"/>
            <w:sz w:val="24"/>
          </w:rPr>
          <w:delText xml:space="preserve">市区</w:delText>
        </w:r>
      </w:del>
      <w:r>
        <w:rPr>
          <w:rFonts w:ascii="Times New Roman" w:hAnsi="Times New Roman" w:eastAsia="方正仿宋_GBK"/>
          <w:b w:val="0"/>
          <w:sz w:val="24"/>
        </w:rPr>
        <w:t xml:space="preserve">实际</w:t>
      </w:r>
      <w:del w:id="25365" w:author="xh" w:date="2026-10-19T14:26:10+08:00">
        <w:r>
          <w:rPr>
            <w:rFonts w:ascii="Times New Roman" w:hAnsi="Times New Roman" w:eastAsia="方正仿宋_GBK"/>
            <w:b w:val="0"/>
            <w:sz w:val="24"/>
          </w:rPr>
          <w:delText xml:space="preserve">容量起点下的零新增费用，表示既有设备和网络满足本次校核；共同起点则仍需在主变补强与新增联络之间比选。邳州两种起点下均存在局部补强任务，弹性方案通过不同站内配置减少配储。起点变化同时涉及已锁定的逐站设备组合，因此各组结果分别在其共同初态下比较刚性与弹性方案。下图的每个费用值均按对应四年</w:delText>
        </w:r>
      </w:del>
      <w:r>
        <w:rPr>
          <w:rFonts w:ascii="Times New Roman" w:hAnsi="Times New Roman" w:eastAsia="方正仿宋_GBK"/>
          <w:b w:val="0"/>
          <w:sz w:val="24"/>
        </w:rPr>
        <w:t xml:space="preserve">投运批次</w:t>
      </w:r>
      <w:ins w:id="25366" w:author="xh" w:date="2026-10-19T14:26:10+08:00">
        <w:r>
          <w:rPr>
            <w:rFonts w:ascii="Times New Roman" w:hAnsi="Times New Roman" w:eastAsia="方正仿宋_GBK"/>
            <w:b w:val="0"/>
            <w:sz w:val="24"/>
          </w:rPr>
          <w:t xml:space="preserve">形成</w:t>
        </w:r>
      </w:ins>
      <w:del w:id="25367" w:author="xh" w:date="2026-10-19T14:26:10+08:00">
        <w:r>
          <w:rPr>
            <w:rFonts w:ascii="Times New Roman" w:hAnsi="Times New Roman" w:eastAsia="方正仿宋_GBK"/>
            <w:b w:val="0"/>
            <w:sz w:val="24"/>
          </w:rPr>
          <w:delText xml:space="preserve">汇总</w:delText>
        </w:r>
      </w:del>
      <w:r>
        <w:rPr>
          <w:rFonts w:ascii="Times New Roman" w:hAnsi="Times New Roman" w:eastAsia="方正仿宋_GBK"/>
          <w:b w:val="0"/>
          <w:sz w:val="24"/>
        </w:rPr>
        <w:t xml:space="preserve">。</w:t>
      </w:r>
    </w:p>
    <w:p w14:paraId="04D865FC">
      <w:pPr>
        <w:pStyle w:val="2"/>
        <w:keepNext/>
        <w:spacing w:before="120" w:after="0" w:line="240" w:lineRule="auto"/>
        <w:ind w:left="0" w:leftChars="0" w:right="0" w:rightChars="0" w:firstLine="0" w:firstLineChars="0"/>
        <w:jc w:val="center"/>
        <w:rPr>
          <w:del w:id="25368" w:author="xh" w:date="2026-10-19T14:26:50+08:00"/>
        </w:rPr>
      </w:pPr>
      <w:del w:id="25369" w:author="xh" w:date="2026-10-19T14:26:50+08:00">
        <w:r>
          <w:drawing>
            <wp:inline distT="0" distB="0" distL="114300" distR="114300">
              <wp:extent cx="5120640" cy="4819015"/>
              <wp:effectExtent l="0" t="0" r="0" b="0"/>
              <wp:docPr id="6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pic:cNvPicPr>
                        <a:picLocks noChangeAspect="1" noChangeArrowheads="1"/>
                      </pic:cNvPicPr>
                    </pic:nvPicPr>
                    <pic:blipFill>
                      <a:blip r:embed="rId45"/>
                      <a:stretch>
                        <a:fillRect/>
                      </a:stretch>
                    </pic:blipFill>
                    <pic:spPr>
                      <a:xfrm>
                        <a:off x="0" y="0"/>
                        <a:ext cx="5120640" cy="4819425"/>
                      </a:xfrm>
                      <a:prstGeom prst="rect">
                        <a:avLst/>
                      </a:prstGeom>
                      <a:noFill/>
                      <a:ln w="9525">
                        <a:noFill/>
                      </a:ln>
                    </pic:spPr>
                  </pic:pic>
                </a:graphicData>
              </a:graphic>
            </wp:inline>
          </w:drawing>
        </w:r>
      </w:del>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ins w:id="25370" w:author="xh" w:date="2026-10-19T14:27:29+08:00"/>
        </w:rPr>
      </w:pPr>
      <w:ins w:id="25371" w:author="xh" w:date="2026-10-19T14:27:29+08:00">
        <w:r>
          <w:drawing>
            <wp:inline>
              <wp:extent cx="5120640" cy="4389120"/>
              <wp:effectExtent b="0" l="0" r="0" t="0"/>
              <wp:docPr descr="" title="" id="95" name="Picture"/>
              <a:graphic>
                <a:graphicData uri="http://schemas.openxmlformats.org/drawingml/2006/picture">
                  <pic:pic>
                    <pic:nvPicPr>
                      <pic:cNvPr descr="研究报告/02图表/当前版/initial_capacity_cost_comparison.png" id="0" name="Picture"/>
                      <pic:cNvPicPr>
                        <a:picLocks noChangeArrowheads="1" noChangeAspect="1"/>
                      </pic:cNvPicPr>
                    </pic:nvPicPr>
                    <pic:blipFill>
                      <a:blip r:embed="rIdReportRevision13"/>
                      <a:stretch>
                        <a:fillRect/>
                      </a:stretch>
                    </pic:blipFill>
                    <pic:spPr bwMode="auto">
                      <a:xfrm>
                        <a:off x="0" y="0"/>
                        <a:ext cx="5120640" cy="4389120"/>
                      </a:xfrm>
                      <a:prstGeom prst="rect">
                        <a:avLst/>
                      </a:prstGeom>
                      <a:noFill/>
                      <a:ln w="9525">
                        <a:noFill/>
                        <a:headEnd/>
                        <a:tailEnd/>
                      </a:ln>
                    </pic:spPr>
                  </pic:pic>
                </a:graphicData>
              </a:graphic>
            </wp:inline>
          </w:drawing>
        </w:r>
      </w:ins>
    </w:p>
    <w:p w14:paraId="51C07C0F">
      <w:pPr>
        <w:pStyle w:val="2"/>
        <w:spacing w:before="60" w:after="120" w:line="280" w:lineRule="exact"/>
        <w:ind w:left="0" w:leftChars="0" w:right="0" w:rightChars="0" w:firstLine="0" w:firstLineChars="0" w:hanging="0" w:hangingChars="0" w:start="0" w:end="0" w:startChars="0" w:endChars="0"/>
        <w:jc w:val="center"/>
        <w:pPrChange w:id="28348" w:author="xh" w:date="2026-10-19T14:28:09+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 xml:space="preserve">图5-10 </w:t>
      </w:r>
      <w:ins w:id="25372" w:author="xh" w:date="2026-10-19T14:28:09+08:00">
        <w:r>
          <w:rPr>
            <w:rFonts w:ascii="Times New Roman" w:hAnsi="Times New Roman" w:eastAsia="宋体"/>
            <w:b w:val="0"/>
            <w:sz w:val="21"/>
          </w:rPr>
          <w:t xml:space="preserve">2021实际</w:t>
        </w:r>
      </w:ins>
      <w:del w:id="25373" w:author="xh" w:date="2026-10-19T14:28:09+08:00">
        <w:r>
          <w:rPr>
            <w:rFonts w:ascii="Times New Roman" w:hAnsi="Times New Roman" w:eastAsia="宋体"/>
            <w:b w:val="0"/>
            <w:sz w:val="21"/>
          </w:rPr>
          <w:delText xml:space="preserve">两种初始</w:delText>
        </w:r>
      </w:del>
      <w:r>
        <w:rPr>
          <w:rFonts w:ascii="Times New Roman" w:hAnsi="Times New Roman" w:eastAsia="宋体"/>
          <w:b w:val="0"/>
          <w:sz w:val="21"/>
        </w:rPr>
        <w:t xml:space="preserve">容量</w:t>
      </w:r>
      <w:ins w:id="25374" w:author="xh" w:date="2026-10-19T14:28:09+08:00">
        <w:r>
          <w:rPr>
            <w:rFonts w:ascii="Times New Roman" w:hAnsi="Times New Roman" w:eastAsia="宋体"/>
            <w:b w:val="0"/>
            <w:sz w:val="21"/>
          </w:rPr>
          <w:t xml:space="preserve">起点</w:t>
        </w:r>
      </w:ins>
      <w:del w:id="25375" w:author="xh" w:date="2026-10-19T14:28:09+08:00">
        <w:r>
          <w:rPr>
            <w:rFonts w:ascii="Times New Roman" w:hAnsi="Times New Roman" w:eastAsia="宋体"/>
            <w:b w:val="0"/>
            <w:sz w:val="21"/>
          </w:rPr>
          <w:delText xml:space="preserve">条件</w:delText>
        </w:r>
      </w:del>
      <w:r>
        <w:rPr>
          <w:rFonts w:ascii="Times New Roman" w:hAnsi="Times New Roman" w:eastAsia="宋体"/>
          <w:b w:val="0"/>
          <w:sz w:val="21"/>
        </w:rPr>
        <w:t xml:space="preserve">下</w:t>
      </w:r>
      <w:ins w:id="25376" w:author="xh" w:date="2026-10-19T14:28:09+08:00">
        <w:r>
          <w:rPr>
            <w:rFonts w:ascii="Times New Roman" w:hAnsi="Times New Roman" w:eastAsia="宋体"/>
            <w:b w:val="0"/>
            <w:sz w:val="21"/>
          </w:rPr>
          <w:t xml:space="preserve">两地区</w:t>
        </w:r>
      </w:ins>
      <w:del w:id="25377" w:author="xh" w:date="2026-10-19T14:28:09+08:00">
        <w:r>
          <w:rPr>
            <w:rFonts w:ascii="Times New Roman" w:hAnsi="Times New Roman" w:eastAsia="宋体"/>
            <w:b w:val="0"/>
            <w:sz w:val="21"/>
          </w:rPr>
          <w:delText xml:space="preserve">各</w:delText>
        </w:r>
      </w:del>
      <w:r>
        <w:rPr>
          <w:rFonts w:ascii="Times New Roman" w:hAnsi="Times New Roman" w:eastAsia="宋体"/>
          <w:b w:val="0"/>
          <w:sz w:val="21"/>
        </w:rPr>
        <w:t xml:space="preserve">方案</w:t>
      </w:r>
      <w:ins w:id="25378" w:author="xh" w:date="2026-10-19T14:28:09+08:00">
        <w:r>
          <w:rPr>
            <w:rFonts w:ascii="Times New Roman" w:hAnsi="Times New Roman" w:eastAsia="宋体"/>
            <w:b w:val="0"/>
            <w:sz w:val="21"/>
          </w:rPr>
          <w:t xml:space="preserve">累计</w:t>
        </w:r>
      </w:ins>
      <w:del w:id="25379" w:author="xh" w:date="2026-10-19T14:28:09+08:00">
        <w:r>
          <w:rPr>
            <w:rFonts w:ascii="Times New Roman" w:hAnsi="Times New Roman" w:eastAsia="宋体"/>
            <w:b w:val="0"/>
            <w:sz w:val="21"/>
          </w:rPr>
          <w:delText xml:space="preserve">的</w:delText>
        </w:r>
      </w:del>
      <w:r>
        <w:rPr>
          <w:rFonts w:ascii="Times New Roman" w:hAnsi="Times New Roman" w:eastAsia="宋体"/>
          <w:b w:val="0"/>
          <w:sz w:val="21"/>
        </w:rPr>
        <w:t xml:space="preserve">新增</w:t>
      </w:r>
      <w:del w:id="25380" w:author="xh" w:date="2026-10-19T14:28:09+08:00">
        <w:r>
          <w:rPr>
            <w:rFonts w:ascii="Times New Roman" w:hAnsi="Times New Roman" w:eastAsia="宋体"/>
            <w:b w:val="0"/>
            <w:sz w:val="21"/>
          </w:rPr>
          <w:delText xml:space="preserve">措施</w:delText>
        </w:r>
      </w:del>
      <w:r>
        <w:rPr>
          <w:rFonts w:ascii="Times New Roman" w:hAnsi="Times New Roman" w:eastAsia="宋体"/>
          <w:b w:val="0"/>
          <w:sz w:val="21"/>
        </w:rPr>
        <w:t xml:space="preserve">费用</w:t>
      </w:r>
    </w:p>
    <w:p w14:paraId="38E1E798">
      <w:pPr>
        <w:pStyle w:val="4"/>
        <w:keepNext/>
        <w:numPr>
          <w:ilvl w:val="0"/>
          <w:numId w:val="0"/>
        </w:numPr>
        <w:spacing w:before="160" w:after="120" w:line="480" w:lineRule="exact"/>
        <w:ind w:firstLine="0"/>
      </w:pPr>
      <w:ins w:id="28266" w:author="xh" w:date="2026-10-19T14:28:48+08:00">
        <w:bookmarkStart w:id="329" w:name="Report1017_h1022"/>
        <w:bookmarkEnd w:id="329"/>
      </w:ins>
      <w:bookmarkStart w:id="250" w:name="措施作用与工程衔接"/>
      <w:bookmarkStart w:id="251" w:name="h1068"/>
      <w:r>
        <w:rPr>
          <w:rFonts w:ascii="Times New Roman" w:hAnsi="Times New Roman" w:eastAsia="方正仿宋_GBK"/>
          <w:b/>
          <w:sz w:val="32"/>
        </w:rPr>
        <w:t>5.5 措施作用与工程衔接</w:t>
      </w:r>
      <w:bookmarkEnd w:id="250"/>
      <w:bookmarkEnd w:id="251"/>
    </w:p>
    <w:p w14:paraId="5C63C674">
      <w:pPr>
        <w:pStyle w:val="5"/>
        <w:keepNext/>
        <w:numPr>
          <w:ilvl w:val="0"/>
          <w:numId w:val="0"/>
        </w:numPr>
        <w:spacing w:before="160" w:after="120" w:line="390" w:lineRule="exact"/>
        <w:ind w:firstLine="0"/>
      </w:pPr>
      <w:bookmarkStart w:id="252" w:name="逐年负荷转接与站间任务"/>
      <w:r>
        <w:rPr>
          <w:rFonts w:ascii="Times New Roman" w:hAnsi="Times New Roman" w:eastAsia="方正仿宋_GBK"/>
          <w:b/>
          <w:sz w:val="26"/>
        </w:rPr>
        <w:t>5.5.1 逐年负荷转接与站间任务</w:t>
      </w:r>
      <w:bookmarkEnd w:id="252"/>
    </w:p>
    <w:p w14:paraId="55F415D1">
      <w:pPr>
        <w:pStyle w:val="115"/>
        <w:widowControl/>
        <w:spacing w:before="0" w:after="0" w:line="348" w:lineRule="exact"/>
        <w:ind w:firstLine="480"/>
        <w:jc w:val="both"/>
      </w:pPr>
      <w:r>
        <w:rPr>
          <w:rFonts w:ascii="Times New Roman" w:hAnsi="Times New Roman" w:eastAsia="方正仿宋_GBK"/>
          <w:b w:val="0"/>
          <w:sz w:val="24"/>
        </w:rPr>
        <w:t>新增线路按建设数量计投资，可转能力受线路及两端设备限制，实际转接功率则由具体运行工况确定，因此三者需分别统计。以下按区域正向峰值与最低净负荷两种正常工况列示网络利用情况。</w:t>
      </w:r>
    </w:p>
    <w:p w14:paraId="7A167FBF">
      <w:pPr>
        <w:pStyle w:val="2"/>
        <w:keepNext/>
        <w:spacing w:before="120" w:after="80" w:line="280" w:lineRule="exact"/>
        <w:ind w:firstLine="0"/>
        <w:jc w:val="center"/>
      </w:pPr>
      <w:r>
        <w:rPr>
          <w:rFonts w:ascii="Times New Roman" w:hAnsi="Times New Roman" w:eastAsia="宋体"/>
          <w:b w:val="0"/>
          <w:sz w:val="21"/>
        </w:rPr>
        <w:t>表5-62 邳州正常方式下的分工况转接任务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831"/>
        <w:gridCol w:w="831"/>
        <w:gridCol w:w="831"/>
        <w:gridCol w:w="831"/>
        <w:gridCol w:w="831"/>
        <w:gridCol w:w="831"/>
        <w:gridCol w:w="831"/>
        <w:gridCol w:w="831"/>
        <w:gridCol w:w="831"/>
        <w:gridCol w:w="831"/>
      </w:tblGrid>
      <w:tr w14:paraId="7E352D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25381" w:author="xh" w:date="2026-10-19T14:29:27+08:00"/>
        </w:trPr>
        <w:tc>
          <w:tcPr>
            <w:tcW w:w="831" w:type="dxa"/>
            <w:tcMar>
              <w:left w:w="70" w:type="dxa"/>
              <w:right w:w="70" w:type="dxa"/>
            </w:tcMar>
            <w:vAlign w:val="center"/>
          </w:tcPr>
          <w:p w14:paraId="14841EC3">
            <w:pPr>
              <w:keepNext/>
              <w:spacing w:before="20" w:after="20" w:line="260" w:lineRule="exact"/>
              <w:ind w:left="0" w:leftChars="0" w:right="0" w:rightChars="0" w:firstLine="0" w:firstLineChars="0"/>
              <w:jc w:val="center"/>
              <w:rPr>
                <w:del w:id="25398" w:author="xh" w:date="2026-10-19T14:29:27+08:00"/>
              </w:rPr>
            </w:pPr>
            <w:del w:id="25399" w:author="xh" w:date="2026-10-19T14:29:27+08:00">
              <w:r>
                <w:rPr>
                  <w:rFonts w:ascii="Times New Roman" w:hAnsi="Times New Roman" w:eastAsia="宋体"/>
                  <w:b/>
                  <w:sz w:val="18"/>
                </w:rPr>
                <w:delText>方案</w:delText>
              </w:r>
            </w:del>
          </w:p>
        </w:tc>
        <w:tc>
          <w:tcPr>
            <w:tcW w:w="831" w:type="dxa"/>
            <w:tcMar>
              <w:left w:w="70" w:type="dxa"/>
              <w:right w:w="70" w:type="dxa"/>
            </w:tcMar>
            <w:vAlign w:val="center"/>
          </w:tcPr>
          <w:p w14:paraId="1282E517">
            <w:pPr>
              <w:keepNext/>
              <w:spacing w:before="20" w:after="20" w:line="260" w:lineRule="exact"/>
              <w:ind w:left="0" w:leftChars="0" w:right="0" w:rightChars="0" w:firstLine="0" w:firstLineChars="0"/>
              <w:jc w:val="center"/>
              <w:rPr>
                <w:del w:id="25400" w:author="xh" w:date="2026-10-19T14:29:27+08:00"/>
              </w:rPr>
            </w:pPr>
            <w:del w:id="25401" w:author="xh" w:date="2026-10-19T14:29:27+08:00">
              <w:r>
                <w:rPr>
                  <w:rFonts w:ascii="Times New Roman" w:hAnsi="Times New Roman" w:eastAsia="宋体"/>
                  <w:b/>
                  <w:sz w:val="18"/>
                </w:rPr>
                <w:delText>年份</w:delText>
              </w:r>
            </w:del>
          </w:p>
        </w:tc>
        <w:tc>
          <w:tcPr>
            <w:tcW w:w="831" w:type="dxa"/>
            <w:tcMar>
              <w:left w:w="70" w:type="dxa"/>
              <w:right w:w="70" w:type="dxa"/>
            </w:tcMar>
            <w:vAlign w:val="center"/>
          </w:tcPr>
          <w:p w14:paraId="564C53B1">
            <w:pPr>
              <w:keepNext/>
              <w:spacing w:before="20" w:after="20" w:line="260" w:lineRule="exact"/>
              <w:ind w:left="0" w:leftChars="0" w:right="0" w:rightChars="0" w:firstLine="0" w:firstLineChars="0"/>
              <w:jc w:val="center"/>
              <w:rPr>
                <w:del w:id="25402" w:author="xh" w:date="2026-10-19T14:29:27+08:00"/>
              </w:rPr>
            </w:pPr>
            <w:del w:id="25403" w:author="xh" w:date="2026-10-19T14:29:27+08:00">
              <w:r>
                <w:rPr>
                  <w:rFonts w:ascii="Times New Roman" w:hAnsi="Times New Roman" w:eastAsia="宋体"/>
                  <w:b/>
                  <w:sz w:val="18"/>
                </w:rPr>
                <w:delText>工况</w:delText>
              </w:r>
            </w:del>
          </w:p>
        </w:tc>
        <w:tc>
          <w:tcPr>
            <w:tcW w:w="831" w:type="dxa"/>
            <w:tcMar>
              <w:left w:w="70" w:type="dxa"/>
              <w:right w:w="70" w:type="dxa"/>
            </w:tcMar>
            <w:vAlign w:val="center"/>
          </w:tcPr>
          <w:p w14:paraId="778DF2D9">
            <w:pPr>
              <w:keepNext/>
              <w:spacing w:before="20" w:after="20" w:line="260" w:lineRule="exact"/>
              <w:ind w:left="0" w:leftChars="0" w:right="0" w:rightChars="0" w:firstLine="0" w:firstLineChars="0"/>
              <w:jc w:val="center"/>
              <w:rPr>
                <w:del w:id="25404" w:author="xh" w:date="2026-10-19T14:29:27+08:00"/>
              </w:rPr>
            </w:pPr>
            <w:del w:id="25405" w:author="xh" w:date="2026-10-19T14:29:27+08:00">
              <w:r>
                <w:rPr>
                  <w:rFonts w:ascii="Times New Roman" w:hAnsi="Times New Roman" w:eastAsia="宋体"/>
                  <w:b/>
                  <w:sz w:val="18"/>
                </w:rPr>
                <w:delText>转出站数</w:delText>
              </w:r>
            </w:del>
          </w:p>
        </w:tc>
        <w:tc>
          <w:tcPr>
            <w:tcW w:w="831" w:type="dxa"/>
            <w:tcMar>
              <w:left w:w="70" w:type="dxa"/>
              <w:right w:w="70" w:type="dxa"/>
            </w:tcMar>
            <w:vAlign w:val="center"/>
          </w:tcPr>
          <w:p w14:paraId="255A6F55">
            <w:pPr>
              <w:keepNext/>
              <w:spacing w:before="20" w:after="20" w:line="260" w:lineRule="exact"/>
              <w:ind w:left="0" w:leftChars="0" w:right="0" w:rightChars="0" w:firstLine="0" w:firstLineChars="0"/>
              <w:jc w:val="center"/>
              <w:rPr>
                <w:del w:id="25406" w:author="xh" w:date="2026-10-19T14:29:27+08:00"/>
              </w:rPr>
            </w:pPr>
            <w:del w:id="25407" w:author="xh" w:date="2026-10-19T14:29:27+08:00">
              <w:r>
                <w:rPr>
                  <w:rFonts w:ascii="Times New Roman" w:hAnsi="Times New Roman" w:eastAsia="宋体"/>
                  <w:b/>
                  <w:sz w:val="18"/>
                </w:rPr>
                <w:delText>承接站数</w:delText>
              </w:r>
            </w:del>
          </w:p>
        </w:tc>
        <w:tc>
          <w:tcPr>
            <w:tcW w:w="831" w:type="dxa"/>
            <w:tcMar>
              <w:left w:w="70" w:type="dxa"/>
              <w:right w:w="70" w:type="dxa"/>
            </w:tcMar>
            <w:vAlign w:val="center"/>
          </w:tcPr>
          <w:p w14:paraId="2F159F3D">
            <w:pPr>
              <w:keepNext/>
              <w:spacing w:before="20" w:after="20" w:line="260" w:lineRule="exact"/>
              <w:ind w:left="0" w:leftChars="0" w:right="0" w:rightChars="0" w:firstLine="0" w:firstLineChars="0"/>
              <w:jc w:val="center"/>
              <w:rPr>
                <w:del w:id="25408" w:author="xh" w:date="2026-10-19T14:29:27+08:00"/>
              </w:rPr>
            </w:pPr>
            <w:del w:id="25409" w:author="xh" w:date="2026-10-19T14:29:27+08:00">
              <w:r>
                <w:rPr>
                  <w:rFonts w:ascii="Times New Roman" w:hAnsi="Times New Roman" w:eastAsia="宋体"/>
                  <w:b/>
                  <w:sz w:val="18"/>
                </w:rPr>
                <w:delText>转接合计/MW</w:delText>
              </w:r>
            </w:del>
          </w:p>
        </w:tc>
        <w:tc>
          <w:tcPr>
            <w:tcW w:w="831" w:type="dxa"/>
            <w:tcMar>
              <w:left w:w="70" w:type="dxa"/>
              <w:right w:w="70" w:type="dxa"/>
            </w:tcMar>
            <w:vAlign w:val="center"/>
          </w:tcPr>
          <w:p w14:paraId="108C32FD">
            <w:pPr>
              <w:keepNext/>
              <w:spacing w:before="20" w:after="20" w:line="260" w:lineRule="exact"/>
              <w:ind w:left="0" w:leftChars="0" w:right="0" w:rightChars="0" w:firstLine="0" w:firstLineChars="0"/>
              <w:jc w:val="center"/>
              <w:rPr>
                <w:del w:id="25410" w:author="xh" w:date="2026-10-19T14:29:27+08:00"/>
              </w:rPr>
            </w:pPr>
            <w:del w:id="25411" w:author="xh" w:date="2026-10-19T14:29:27+08:00">
              <w:r>
                <w:rPr>
                  <w:rFonts w:ascii="Times New Roman" w:hAnsi="Times New Roman" w:eastAsia="宋体"/>
                  <w:b/>
                  <w:sz w:val="18"/>
                </w:rPr>
                <w:delText>既有边/MW</w:delText>
              </w:r>
            </w:del>
          </w:p>
        </w:tc>
        <w:tc>
          <w:tcPr>
            <w:tcW w:w="831" w:type="dxa"/>
            <w:tcMar>
              <w:left w:w="70" w:type="dxa"/>
              <w:right w:w="70" w:type="dxa"/>
            </w:tcMar>
            <w:vAlign w:val="center"/>
          </w:tcPr>
          <w:p w14:paraId="08F7FD88">
            <w:pPr>
              <w:keepNext/>
              <w:spacing w:before="20" w:after="20" w:line="260" w:lineRule="exact"/>
              <w:ind w:left="0" w:leftChars="0" w:right="0" w:rightChars="0" w:firstLine="0" w:firstLineChars="0"/>
              <w:jc w:val="center"/>
              <w:rPr>
                <w:del w:id="25412" w:author="xh" w:date="2026-10-19T14:29:27+08:00"/>
              </w:rPr>
            </w:pPr>
            <w:del w:id="25413" w:author="xh" w:date="2026-10-19T14:29:27+08:00">
              <w:r>
                <w:rPr>
                  <w:rFonts w:ascii="Times New Roman" w:hAnsi="Times New Roman" w:eastAsia="宋体"/>
                  <w:b/>
                  <w:sz w:val="18"/>
                </w:rPr>
                <w:delText>新增边/MW</w:delText>
              </w:r>
            </w:del>
          </w:p>
        </w:tc>
        <w:tc>
          <w:tcPr>
            <w:tcW w:w="831" w:type="dxa"/>
            <w:tcMar>
              <w:left w:w="70" w:type="dxa"/>
              <w:right w:w="70" w:type="dxa"/>
            </w:tcMar>
            <w:vAlign w:val="center"/>
          </w:tcPr>
          <w:p w14:paraId="36842F68">
            <w:pPr>
              <w:keepNext/>
              <w:spacing w:before="20" w:after="20" w:line="260" w:lineRule="exact"/>
              <w:ind w:left="0" w:leftChars="0" w:right="0" w:rightChars="0" w:firstLine="0" w:firstLineChars="0"/>
              <w:jc w:val="center"/>
              <w:rPr>
                <w:del w:id="25414" w:author="xh" w:date="2026-10-19T14:29:27+08:00"/>
              </w:rPr>
            </w:pPr>
            <w:del w:id="25415" w:author="xh" w:date="2026-10-19T14:29:27+08:00">
              <w:r>
                <w:rPr>
                  <w:rFonts w:ascii="Times New Roman" w:hAnsi="Times New Roman" w:eastAsia="宋体"/>
                  <w:b/>
                  <w:sz w:val="18"/>
                </w:rPr>
                <w:delText>单站最大转出/MW</w:delText>
              </w:r>
            </w:del>
          </w:p>
        </w:tc>
        <w:tc>
          <w:tcPr>
            <w:tcW w:w="831" w:type="dxa"/>
            <w:tcMar>
              <w:left w:w="70" w:type="dxa"/>
              <w:right w:w="70" w:type="dxa"/>
            </w:tcMar>
            <w:vAlign w:val="center"/>
          </w:tcPr>
          <w:p w14:paraId="5F268BC1">
            <w:pPr>
              <w:keepNext/>
              <w:spacing w:before="20" w:after="20" w:line="260" w:lineRule="exact"/>
              <w:ind w:left="0" w:leftChars="0" w:right="0" w:rightChars="0" w:firstLine="0" w:firstLineChars="0"/>
              <w:jc w:val="center"/>
              <w:rPr>
                <w:del w:id="25416" w:author="xh" w:date="2026-10-19T14:29:27+08:00"/>
              </w:rPr>
            </w:pPr>
            <w:del w:id="25417" w:author="xh" w:date="2026-10-19T14:29:27+08:00">
              <w:r>
                <w:rPr>
                  <w:rFonts w:ascii="Times New Roman" w:hAnsi="Times New Roman" w:eastAsia="宋体"/>
                  <w:b/>
                  <w:sz w:val="18"/>
                </w:rPr>
                <w:delText>单站最大承接/MW</w:delText>
              </w:r>
            </w:del>
          </w:p>
        </w:tc>
      </w:tr>
      <w:tr w14:paraId="534BB5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5382" w:author="xh" w:date="2026-10-19T14:29:27+08:00"/>
        </w:trPr>
        <w:tc>
          <w:tcPr>
            <w:tcW w:w="831" w:type="dxa"/>
            <w:tcMar>
              <w:left w:w="70" w:type="dxa"/>
              <w:right w:w="70" w:type="dxa"/>
            </w:tcMar>
            <w:vAlign w:val="center"/>
          </w:tcPr>
          <w:p w14:paraId="09272096">
            <w:pPr>
              <w:keepNext w:val="0"/>
              <w:spacing w:before="20" w:after="20" w:line="260" w:lineRule="exact"/>
              <w:ind w:left="0" w:leftChars="0" w:right="0" w:rightChars="0" w:firstLine="0" w:firstLineChars="0"/>
              <w:jc w:val="center"/>
              <w:rPr>
                <w:del w:id="25418" w:author="xh" w:date="2026-10-19T14:29:27+08:00"/>
              </w:rPr>
            </w:pPr>
            <w:del w:id="25419" w:author="xh" w:date="2026-10-19T14:29:27+08:00">
              <w:r>
                <w:rPr>
                  <w:rFonts w:ascii="Times New Roman" w:hAnsi="Times New Roman" w:eastAsia="宋体"/>
                  <w:b w:val="0"/>
                  <w:sz w:val="18"/>
                </w:rPr>
                <w:delText>刚性</w:delText>
              </w:r>
            </w:del>
          </w:p>
        </w:tc>
        <w:tc>
          <w:tcPr>
            <w:tcW w:w="831" w:type="dxa"/>
            <w:tcMar>
              <w:left w:w="70" w:type="dxa"/>
              <w:right w:w="70" w:type="dxa"/>
            </w:tcMar>
            <w:vAlign w:val="center"/>
          </w:tcPr>
          <w:p w14:paraId="42FB8E0D">
            <w:pPr>
              <w:keepNext w:val="0"/>
              <w:spacing w:before="20" w:after="20" w:line="260" w:lineRule="exact"/>
              <w:ind w:left="0" w:leftChars="0" w:right="0" w:rightChars="0" w:firstLine="0" w:firstLineChars="0"/>
              <w:jc w:val="center"/>
              <w:rPr>
                <w:del w:id="25420" w:author="xh" w:date="2026-10-19T14:29:27+08:00"/>
              </w:rPr>
            </w:pPr>
            <w:del w:id="25421" w:author="xh" w:date="2026-10-19T14:29:27+08:00">
              <w:r>
                <w:rPr>
                  <w:rFonts w:ascii="Times New Roman" w:hAnsi="Times New Roman" w:eastAsia="宋体"/>
                  <w:b w:val="0"/>
                  <w:sz w:val="18"/>
                </w:rPr>
                <w:delText>2022</w:delText>
              </w:r>
            </w:del>
          </w:p>
        </w:tc>
        <w:tc>
          <w:tcPr>
            <w:tcW w:w="831" w:type="dxa"/>
            <w:tcMar>
              <w:left w:w="70" w:type="dxa"/>
              <w:right w:w="70" w:type="dxa"/>
            </w:tcMar>
            <w:vAlign w:val="center"/>
          </w:tcPr>
          <w:p w14:paraId="7D867169">
            <w:pPr>
              <w:keepNext w:val="0"/>
              <w:spacing w:before="20" w:after="20" w:line="260" w:lineRule="exact"/>
              <w:ind w:left="0" w:leftChars="0" w:right="0" w:rightChars="0" w:firstLine="0" w:firstLineChars="0"/>
              <w:jc w:val="center"/>
              <w:rPr>
                <w:del w:id="25422" w:author="xh" w:date="2026-10-19T14:29:27+08:00"/>
              </w:rPr>
            </w:pPr>
            <w:del w:id="25423" w:author="xh" w:date="2026-10-19T14:29:27+08:00">
              <w:r>
                <w:rPr>
                  <w:rFonts w:ascii="Times New Roman" w:hAnsi="Times New Roman" w:eastAsia="宋体"/>
                  <w:b w:val="0"/>
                  <w:sz w:val="18"/>
                </w:rPr>
                <w:delText>区域正向峰值</w:delText>
              </w:r>
            </w:del>
          </w:p>
        </w:tc>
        <w:tc>
          <w:tcPr>
            <w:tcW w:w="831" w:type="dxa"/>
            <w:tcMar>
              <w:left w:w="70" w:type="dxa"/>
              <w:right w:w="70" w:type="dxa"/>
            </w:tcMar>
            <w:vAlign w:val="center"/>
          </w:tcPr>
          <w:p w14:paraId="7FF35ECA">
            <w:pPr>
              <w:keepNext w:val="0"/>
              <w:spacing w:before="20" w:after="20" w:line="260" w:lineRule="exact"/>
              <w:ind w:left="0" w:leftChars="0" w:right="0" w:rightChars="0" w:firstLine="0" w:firstLineChars="0"/>
              <w:jc w:val="center"/>
              <w:rPr>
                <w:del w:id="25424" w:author="xh" w:date="2026-10-19T14:29:27+08:00"/>
              </w:rPr>
            </w:pPr>
            <w:del w:id="25425"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4B079B72">
            <w:pPr>
              <w:keepNext w:val="0"/>
              <w:spacing w:before="20" w:after="20" w:line="260" w:lineRule="exact"/>
              <w:ind w:left="0" w:leftChars="0" w:right="0" w:rightChars="0" w:firstLine="0" w:firstLineChars="0"/>
              <w:jc w:val="center"/>
              <w:rPr>
                <w:del w:id="25426" w:author="xh" w:date="2026-10-19T14:29:27+08:00"/>
              </w:rPr>
            </w:pPr>
            <w:del w:id="25427"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5914AF29">
            <w:pPr>
              <w:keepNext w:val="0"/>
              <w:spacing w:before="20" w:after="20" w:line="260" w:lineRule="exact"/>
              <w:ind w:left="0" w:leftChars="0" w:right="0" w:rightChars="0" w:firstLine="0" w:firstLineChars="0"/>
              <w:jc w:val="center"/>
              <w:rPr>
                <w:del w:id="25428" w:author="xh" w:date="2026-10-19T14:29:27+08:00"/>
              </w:rPr>
            </w:pPr>
            <w:del w:id="25429"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4326AC55">
            <w:pPr>
              <w:keepNext w:val="0"/>
              <w:spacing w:before="20" w:after="20" w:line="260" w:lineRule="exact"/>
              <w:ind w:left="0" w:leftChars="0" w:right="0" w:rightChars="0" w:firstLine="0" w:firstLineChars="0"/>
              <w:jc w:val="center"/>
              <w:rPr>
                <w:del w:id="25430" w:author="xh" w:date="2026-10-19T14:29:27+08:00"/>
              </w:rPr>
            </w:pPr>
            <w:del w:id="25431"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0AC0A1C6">
            <w:pPr>
              <w:keepNext w:val="0"/>
              <w:spacing w:before="20" w:after="20" w:line="260" w:lineRule="exact"/>
              <w:ind w:left="0" w:leftChars="0" w:right="0" w:rightChars="0" w:firstLine="0" w:firstLineChars="0"/>
              <w:jc w:val="center"/>
              <w:rPr>
                <w:del w:id="25432" w:author="xh" w:date="2026-10-19T14:29:27+08:00"/>
              </w:rPr>
            </w:pPr>
            <w:del w:id="25433"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504F6FE8">
            <w:pPr>
              <w:keepNext w:val="0"/>
              <w:spacing w:before="20" w:after="20" w:line="260" w:lineRule="exact"/>
              <w:ind w:left="0" w:leftChars="0" w:right="0" w:rightChars="0" w:firstLine="0" w:firstLineChars="0"/>
              <w:jc w:val="center"/>
              <w:rPr>
                <w:del w:id="25434" w:author="xh" w:date="2026-10-19T14:29:27+08:00"/>
              </w:rPr>
            </w:pPr>
            <w:del w:id="25435"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5B6CC6A7">
            <w:pPr>
              <w:keepNext w:val="0"/>
              <w:spacing w:before="20" w:after="20" w:line="260" w:lineRule="exact"/>
              <w:ind w:left="0" w:leftChars="0" w:right="0" w:rightChars="0" w:firstLine="0" w:firstLineChars="0"/>
              <w:jc w:val="center"/>
              <w:rPr>
                <w:del w:id="25436" w:author="xh" w:date="2026-10-19T14:29:27+08:00"/>
              </w:rPr>
            </w:pPr>
            <w:del w:id="25437" w:author="xh" w:date="2026-10-19T14:29:27+08:00">
              <w:r>
                <w:rPr>
                  <w:rFonts w:ascii="Times New Roman" w:hAnsi="Times New Roman" w:eastAsia="宋体"/>
                  <w:b w:val="0"/>
                  <w:sz w:val="18"/>
                </w:rPr>
                <w:delText>0.00</w:delText>
              </w:r>
            </w:del>
          </w:p>
        </w:tc>
      </w:tr>
      <w:tr w14:paraId="266FCC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5383" w:author="xh" w:date="2026-10-19T14:29:27+08:00"/>
        </w:trPr>
        <w:tc>
          <w:tcPr>
            <w:tcW w:w="831" w:type="dxa"/>
            <w:tcMar>
              <w:left w:w="70" w:type="dxa"/>
              <w:right w:w="70" w:type="dxa"/>
            </w:tcMar>
            <w:vAlign w:val="center"/>
          </w:tcPr>
          <w:p w14:paraId="003E70E5">
            <w:pPr>
              <w:keepNext w:val="0"/>
              <w:spacing w:before="20" w:after="20" w:line="260" w:lineRule="exact"/>
              <w:ind w:left="0" w:leftChars="0" w:right="0" w:rightChars="0" w:firstLine="0" w:firstLineChars="0"/>
              <w:jc w:val="center"/>
              <w:rPr>
                <w:del w:id="25438" w:author="xh" w:date="2026-10-19T14:29:27+08:00"/>
              </w:rPr>
            </w:pPr>
            <w:del w:id="25439" w:author="xh" w:date="2026-10-19T14:29:27+08:00">
              <w:r>
                <w:rPr>
                  <w:rFonts w:ascii="Times New Roman" w:hAnsi="Times New Roman" w:eastAsia="宋体"/>
                  <w:b w:val="0"/>
                  <w:sz w:val="18"/>
                </w:rPr>
                <w:delText>刚性</w:delText>
              </w:r>
            </w:del>
          </w:p>
        </w:tc>
        <w:tc>
          <w:tcPr>
            <w:tcW w:w="831" w:type="dxa"/>
            <w:tcMar>
              <w:left w:w="70" w:type="dxa"/>
              <w:right w:w="70" w:type="dxa"/>
            </w:tcMar>
            <w:vAlign w:val="center"/>
          </w:tcPr>
          <w:p w14:paraId="0F2BD811">
            <w:pPr>
              <w:keepNext w:val="0"/>
              <w:spacing w:before="20" w:after="20" w:line="260" w:lineRule="exact"/>
              <w:ind w:left="0" w:leftChars="0" w:right="0" w:rightChars="0" w:firstLine="0" w:firstLineChars="0"/>
              <w:jc w:val="center"/>
              <w:rPr>
                <w:del w:id="25440" w:author="xh" w:date="2026-10-19T14:29:27+08:00"/>
              </w:rPr>
            </w:pPr>
            <w:del w:id="25441" w:author="xh" w:date="2026-10-19T14:29:27+08:00">
              <w:r>
                <w:rPr>
                  <w:rFonts w:ascii="Times New Roman" w:hAnsi="Times New Roman" w:eastAsia="宋体"/>
                  <w:b w:val="0"/>
                  <w:sz w:val="18"/>
                </w:rPr>
                <w:delText>2022</w:delText>
              </w:r>
            </w:del>
          </w:p>
        </w:tc>
        <w:tc>
          <w:tcPr>
            <w:tcW w:w="831" w:type="dxa"/>
            <w:tcMar>
              <w:left w:w="70" w:type="dxa"/>
              <w:right w:w="70" w:type="dxa"/>
            </w:tcMar>
            <w:vAlign w:val="center"/>
          </w:tcPr>
          <w:p w14:paraId="696CC25A">
            <w:pPr>
              <w:keepNext w:val="0"/>
              <w:spacing w:before="20" w:after="20" w:line="260" w:lineRule="exact"/>
              <w:ind w:left="0" w:leftChars="0" w:right="0" w:rightChars="0" w:firstLine="0" w:firstLineChars="0"/>
              <w:jc w:val="center"/>
              <w:rPr>
                <w:del w:id="25442" w:author="xh" w:date="2026-10-19T14:29:27+08:00"/>
              </w:rPr>
            </w:pPr>
            <w:del w:id="25443" w:author="xh" w:date="2026-10-19T14:29:27+08:00">
              <w:r>
                <w:rPr>
                  <w:rFonts w:ascii="Times New Roman" w:hAnsi="Times New Roman" w:eastAsia="宋体"/>
                  <w:b w:val="0"/>
                  <w:sz w:val="18"/>
                </w:rPr>
                <w:delText>区域最低净负荷</w:delText>
              </w:r>
            </w:del>
          </w:p>
        </w:tc>
        <w:tc>
          <w:tcPr>
            <w:tcW w:w="831" w:type="dxa"/>
            <w:tcMar>
              <w:left w:w="70" w:type="dxa"/>
              <w:right w:w="70" w:type="dxa"/>
            </w:tcMar>
            <w:vAlign w:val="center"/>
          </w:tcPr>
          <w:p w14:paraId="5359EA25">
            <w:pPr>
              <w:keepNext w:val="0"/>
              <w:spacing w:before="20" w:after="20" w:line="260" w:lineRule="exact"/>
              <w:ind w:left="0" w:leftChars="0" w:right="0" w:rightChars="0" w:firstLine="0" w:firstLineChars="0"/>
              <w:jc w:val="center"/>
              <w:rPr>
                <w:del w:id="25444" w:author="xh" w:date="2026-10-19T14:29:27+08:00"/>
              </w:rPr>
            </w:pPr>
            <w:del w:id="25445"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2EEE2925">
            <w:pPr>
              <w:keepNext w:val="0"/>
              <w:spacing w:before="20" w:after="20" w:line="260" w:lineRule="exact"/>
              <w:ind w:left="0" w:leftChars="0" w:right="0" w:rightChars="0" w:firstLine="0" w:firstLineChars="0"/>
              <w:jc w:val="center"/>
              <w:rPr>
                <w:del w:id="25446" w:author="xh" w:date="2026-10-19T14:29:27+08:00"/>
              </w:rPr>
            </w:pPr>
            <w:del w:id="25447"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61BE7BB0">
            <w:pPr>
              <w:keepNext w:val="0"/>
              <w:spacing w:before="20" w:after="20" w:line="260" w:lineRule="exact"/>
              <w:ind w:left="0" w:leftChars="0" w:right="0" w:rightChars="0" w:firstLine="0" w:firstLineChars="0"/>
              <w:jc w:val="center"/>
              <w:rPr>
                <w:del w:id="25448" w:author="xh" w:date="2026-10-19T14:29:27+08:00"/>
              </w:rPr>
            </w:pPr>
            <w:del w:id="25449"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58A51B65">
            <w:pPr>
              <w:keepNext w:val="0"/>
              <w:spacing w:before="20" w:after="20" w:line="260" w:lineRule="exact"/>
              <w:ind w:left="0" w:leftChars="0" w:right="0" w:rightChars="0" w:firstLine="0" w:firstLineChars="0"/>
              <w:jc w:val="center"/>
              <w:rPr>
                <w:del w:id="25450" w:author="xh" w:date="2026-10-19T14:29:27+08:00"/>
              </w:rPr>
            </w:pPr>
            <w:del w:id="25451"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2E2004A8">
            <w:pPr>
              <w:keepNext w:val="0"/>
              <w:spacing w:before="20" w:after="20" w:line="260" w:lineRule="exact"/>
              <w:ind w:left="0" w:leftChars="0" w:right="0" w:rightChars="0" w:firstLine="0" w:firstLineChars="0"/>
              <w:jc w:val="center"/>
              <w:rPr>
                <w:del w:id="25452" w:author="xh" w:date="2026-10-19T14:29:27+08:00"/>
              </w:rPr>
            </w:pPr>
            <w:del w:id="25453"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1D083D9E">
            <w:pPr>
              <w:keepNext w:val="0"/>
              <w:spacing w:before="20" w:after="20" w:line="260" w:lineRule="exact"/>
              <w:ind w:left="0" w:leftChars="0" w:right="0" w:rightChars="0" w:firstLine="0" w:firstLineChars="0"/>
              <w:jc w:val="center"/>
              <w:rPr>
                <w:del w:id="25454" w:author="xh" w:date="2026-10-19T14:29:27+08:00"/>
              </w:rPr>
            </w:pPr>
            <w:del w:id="25455"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4A59D56E">
            <w:pPr>
              <w:keepNext w:val="0"/>
              <w:spacing w:before="20" w:after="20" w:line="260" w:lineRule="exact"/>
              <w:ind w:left="0" w:leftChars="0" w:right="0" w:rightChars="0" w:firstLine="0" w:firstLineChars="0"/>
              <w:jc w:val="center"/>
              <w:rPr>
                <w:del w:id="25456" w:author="xh" w:date="2026-10-19T14:29:27+08:00"/>
              </w:rPr>
            </w:pPr>
            <w:del w:id="25457" w:author="xh" w:date="2026-10-19T14:29:27+08:00">
              <w:r>
                <w:rPr>
                  <w:rFonts w:ascii="Times New Roman" w:hAnsi="Times New Roman" w:eastAsia="宋体"/>
                  <w:b w:val="0"/>
                  <w:sz w:val="18"/>
                </w:rPr>
                <w:delText>0.00</w:delText>
              </w:r>
            </w:del>
          </w:p>
        </w:tc>
      </w:tr>
      <w:tr w14:paraId="1E91EC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5384" w:author="xh" w:date="2026-10-19T14:29:27+08:00"/>
        </w:trPr>
        <w:tc>
          <w:tcPr>
            <w:tcW w:w="831" w:type="dxa"/>
            <w:tcMar>
              <w:left w:w="70" w:type="dxa"/>
              <w:right w:w="70" w:type="dxa"/>
            </w:tcMar>
            <w:vAlign w:val="center"/>
          </w:tcPr>
          <w:p w14:paraId="77B25203">
            <w:pPr>
              <w:keepNext w:val="0"/>
              <w:spacing w:before="20" w:after="20" w:line="260" w:lineRule="exact"/>
              <w:ind w:left="0" w:leftChars="0" w:right="0" w:rightChars="0" w:firstLine="0" w:firstLineChars="0"/>
              <w:jc w:val="center"/>
              <w:rPr>
                <w:del w:id="25458" w:author="xh" w:date="2026-10-19T14:29:27+08:00"/>
              </w:rPr>
            </w:pPr>
            <w:del w:id="25459" w:author="xh" w:date="2026-10-19T14:29:27+08:00">
              <w:r>
                <w:rPr>
                  <w:rFonts w:ascii="Times New Roman" w:hAnsi="Times New Roman" w:eastAsia="宋体"/>
                  <w:b w:val="0"/>
                  <w:sz w:val="18"/>
                </w:rPr>
                <w:delText>刚性</w:delText>
              </w:r>
            </w:del>
          </w:p>
        </w:tc>
        <w:tc>
          <w:tcPr>
            <w:tcW w:w="831" w:type="dxa"/>
            <w:tcMar>
              <w:left w:w="70" w:type="dxa"/>
              <w:right w:w="70" w:type="dxa"/>
            </w:tcMar>
            <w:vAlign w:val="center"/>
          </w:tcPr>
          <w:p w14:paraId="407B4E17">
            <w:pPr>
              <w:keepNext w:val="0"/>
              <w:spacing w:before="20" w:after="20" w:line="260" w:lineRule="exact"/>
              <w:ind w:left="0" w:leftChars="0" w:right="0" w:rightChars="0" w:firstLine="0" w:firstLineChars="0"/>
              <w:jc w:val="center"/>
              <w:rPr>
                <w:del w:id="25460" w:author="xh" w:date="2026-10-19T14:29:27+08:00"/>
              </w:rPr>
            </w:pPr>
            <w:del w:id="25461" w:author="xh" w:date="2026-10-19T14:29:27+08:00">
              <w:r>
                <w:rPr>
                  <w:rFonts w:ascii="Times New Roman" w:hAnsi="Times New Roman" w:eastAsia="宋体"/>
                  <w:b w:val="0"/>
                  <w:sz w:val="18"/>
                </w:rPr>
                <w:delText>2023</w:delText>
              </w:r>
            </w:del>
          </w:p>
        </w:tc>
        <w:tc>
          <w:tcPr>
            <w:tcW w:w="831" w:type="dxa"/>
            <w:tcMar>
              <w:left w:w="70" w:type="dxa"/>
              <w:right w:w="70" w:type="dxa"/>
            </w:tcMar>
            <w:vAlign w:val="center"/>
          </w:tcPr>
          <w:p w14:paraId="624FA670">
            <w:pPr>
              <w:keepNext w:val="0"/>
              <w:spacing w:before="20" w:after="20" w:line="260" w:lineRule="exact"/>
              <w:ind w:left="0" w:leftChars="0" w:right="0" w:rightChars="0" w:firstLine="0" w:firstLineChars="0"/>
              <w:jc w:val="center"/>
              <w:rPr>
                <w:del w:id="25462" w:author="xh" w:date="2026-10-19T14:29:27+08:00"/>
              </w:rPr>
            </w:pPr>
            <w:del w:id="25463" w:author="xh" w:date="2026-10-19T14:29:27+08:00">
              <w:r>
                <w:rPr>
                  <w:rFonts w:ascii="Times New Roman" w:hAnsi="Times New Roman" w:eastAsia="宋体"/>
                  <w:b w:val="0"/>
                  <w:sz w:val="18"/>
                </w:rPr>
                <w:delText>区域正向峰值</w:delText>
              </w:r>
            </w:del>
          </w:p>
        </w:tc>
        <w:tc>
          <w:tcPr>
            <w:tcW w:w="831" w:type="dxa"/>
            <w:tcMar>
              <w:left w:w="70" w:type="dxa"/>
              <w:right w:w="70" w:type="dxa"/>
            </w:tcMar>
            <w:vAlign w:val="center"/>
          </w:tcPr>
          <w:p w14:paraId="0E5667A5">
            <w:pPr>
              <w:keepNext w:val="0"/>
              <w:spacing w:before="20" w:after="20" w:line="260" w:lineRule="exact"/>
              <w:ind w:left="0" w:leftChars="0" w:right="0" w:rightChars="0" w:firstLine="0" w:firstLineChars="0"/>
              <w:jc w:val="center"/>
              <w:rPr>
                <w:del w:id="25464" w:author="xh" w:date="2026-10-19T14:29:27+08:00"/>
              </w:rPr>
            </w:pPr>
            <w:del w:id="25465"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536ECD8D">
            <w:pPr>
              <w:keepNext w:val="0"/>
              <w:spacing w:before="20" w:after="20" w:line="260" w:lineRule="exact"/>
              <w:ind w:left="0" w:leftChars="0" w:right="0" w:rightChars="0" w:firstLine="0" w:firstLineChars="0"/>
              <w:jc w:val="center"/>
              <w:rPr>
                <w:del w:id="25466" w:author="xh" w:date="2026-10-19T14:29:27+08:00"/>
              </w:rPr>
            </w:pPr>
            <w:del w:id="25467"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5CCBE425">
            <w:pPr>
              <w:keepNext w:val="0"/>
              <w:spacing w:before="20" w:after="20" w:line="260" w:lineRule="exact"/>
              <w:ind w:left="0" w:leftChars="0" w:right="0" w:rightChars="0" w:firstLine="0" w:firstLineChars="0"/>
              <w:jc w:val="center"/>
              <w:rPr>
                <w:del w:id="25468" w:author="xh" w:date="2026-10-19T14:29:27+08:00"/>
              </w:rPr>
            </w:pPr>
            <w:del w:id="25469"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241B204F">
            <w:pPr>
              <w:keepNext w:val="0"/>
              <w:spacing w:before="20" w:after="20" w:line="260" w:lineRule="exact"/>
              <w:ind w:left="0" w:leftChars="0" w:right="0" w:rightChars="0" w:firstLine="0" w:firstLineChars="0"/>
              <w:jc w:val="center"/>
              <w:rPr>
                <w:del w:id="25470" w:author="xh" w:date="2026-10-19T14:29:27+08:00"/>
              </w:rPr>
            </w:pPr>
            <w:del w:id="25471"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0E890C1E">
            <w:pPr>
              <w:keepNext w:val="0"/>
              <w:spacing w:before="20" w:after="20" w:line="260" w:lineRule="exact"/>
              <w:ind w:left="0" w:leftChars="0" w:right="0" w:rightChars="0" w:firstLine="0" w:firstLineChars="0"/>
              <w:jc w:val="center"/>
              <w:rPr>
                <w:del w:id="25472" w:author="xh" w:date="2026-10-19T14:29:27+08:00"/>
              </w:rPr>
            </w:pPr>
            <w:del w:id="25473"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32BB27CB">
            <w:pPr>
              <w:keepNext w:val="0"/>
              <w:spacing w:before="20" w:after="20" w:line="260" w:lineRule="exact"/>
              <w:ind w:left="0" w:leftChars="0" w:right="0" w:rightChars="0" w:firstLine="0" w:firstLineChars="0"/>
              <w:jc w:val="center"/>
              <w:rPr>
                <w:del w:id="25474" w:author="xh" w:date="2026-10-19T14:29:27+08:00"/>
              </w:rPr>
            </w:pPr>
            <w:del w:id="25475"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48AB24C1">
            <w:pPr>
              <w:keepNext w:val="0"/>
              <w:spacing w:before="20" w:after="20" w:line="260" w:lineRule="exact"/>
              <w:ind w:left="0" w:leftChars="0" w:right="0" w:rightChars="0" w:firstLine="0" w:firstLineChars="0"/>
              <w:jc w:val="center"/>
              <w:rPr>
                <w:del w:id="25476" w:author="xh" w:date="2026-10-19T14:29:27+08:00"/>
              </w:rPr>
            </w:pPr>
            <w:del w:id="25477" w:author="xh" w:date="2026-10-19T14:29:27+08:00">
              <w:r>
                <w:rPr>
                  <w:rFonts w:ascii="Times New Roman" w:hAnsi="Times New Roman" w:eastAsia="宋体"/>
                  <w:b w:val="0"/>
                  <w:sz w:val="18"/>
                </w:rPr>
                <w:delText>0.00</w:delText>
              </w:r>
            </w:del>
          </w:p>
        </w:tc>
      </w:tr>
      <w:tr w14:paraId="0E6DF4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5385" w:author="xh" w:date="2026-10-19T14:29:27+08:00"/>
        </w:trPr>
        <w:tc>
          <w:tcPr>
            <w:tcW w:w="831" w:type="dxa"/>
            <w:tcMar>
              <w:left w:w="70" w:type="dxa"/>
              <w:right w:w="70" w:type="dxa"/>
            </w:tcMar>
            <w:vAlign w:val="center"/>
          </w:tcPr>
          <w:p w14:paraId="4E990E57">
            <w:pPr>
              <w:keepNext w:val="0"/>
              <w:spacing w:before="20" w:after="20" w:line="260" w:lineRule="exact"/>
              <w:ind w:left="0" w:leftChars="0" w:right="0" w:rightChars="0" w:firstLine="0" w:firstLineChars="0"/>
              <w:jc w:val="center"/>
              <w:rPr>
                <w:del w:id="25478" w:author="xh" w:date="2026-10-19T14:29:27+08:00"/>
              </w:rPr>
            </w:pPr>
            <w:del w:id="25479" w:author="xh" w:date="2026-10-19T14:29:27+08:00">
              <w:r>
                <w:rPr>
                  <w:rFonts w:ascii="Times New Roman" w:hAnsi="Times New Roman" w:eastAsia="宋体"/>
                  <w:b w:val="0"/>
                  <w:sz w:val="18"/>
                </w:rPr>
                <w:delText>刚性</w:delText>
              </w:r>
            </w:del>
          </w:p>
        </w:tc>
        <w:tc>
          <w:tcPr>
            <w:tcW w:w="831" w:type="dxa"/>
            <w:tcMar>
              <w:left w:w="70" w:type="dxa"/>
              <w:right w:w="70" w:type="dxa"/>
            </w:tcMar>
            <w:vAlign w:val="center"/>
          </w:tcPr>
          <w:p w14:paraId="49EB649D">
            <w:pPr>
              <w:keepNext w:val="0"/>
              <w:spacing w:before="20" w:after="20" w:line="260" w:lineRule="exact"/>
              <w:ind w:left="0" w:leftChars="0" w:right="0" w:rightChars="0" w:firstLine="0" w:firstLineChars="0"/>
              <w:jc w:val="center"/>
              <w:rPr>
                <w:del w:id="25480" w:author="xh" w:date="2026-10-19T14:29:27+08:00"/>
              </w:rPr>
            </w:pPr>
            <w:del w:id="25481" w:author="xh" w:date="2026-10-19T14:29:27+08:00">
              <w:r>
                <w:rPr>
                  <w:rFonts w:ascii="Times New Roman" w:hAnsi="Times New Roman" w:eastAsia="宋体"/>
                  <w:b w:val="0"/>
                  <w:sz w:val="18"/>
                </w:rPr>
                <w:delText>2023</w:delText>
              </w:r>
            </w:del>
          </w:p>
        </w:tc>
        <w:tc>
          <w:tcPr>
            <w:tcW w:w="831" w:type="dxa"/>
            <w:tcMar>
              <w:left w:w="70" w:type="dxa"/>
              <w:right w:w="70" w:type="dxa"/>
            </w:tcMar>
            <w:vAlign w:val="center"/>
          </w:tcPr>
          <w:p w14:paraId="03C4B324">
            <w:pPr>
              <w:keepNext w:val="0"/>
              <w:spacing w:before="20" w:after="20" w:line="260" w:lineRule="exact"/>
              <w:ind w:left="0" w:leftChars="0" w:right="0" w:rightChars="0" w:firstLine="0" w:firstLineChars="0"/>
              <w:jc w:val="center"/>
              <w:rPr>
                <w:del w:id="25482" w:author="xh" w:date="2026-10-19T14:29:27+08:00"/>
              </w:rPr>
            </w:pPr>
            <w:del w:id="25483" w:author="xh" w:date="2026-10-19T14:29:27+08:00">
              <w:r>
                <w:rPr>
                  <w:rFonts w:ascii="Times New Roman" w:hAnsi="Times New Roman" w:eastAsia="宋体"/>
                  <w:b w:val="0"/>
                  <w:sz w:val="18"/>
                </w:rPr>
                <w:delText>区域最低净负荷</w:delText>
              </w:r>
            </w:del>
          </w:p>
        </w:tc>
        <w:tc>
          <w:tcPr>
            <w:tcW w:w="831" w:type="dxa"/>
            <w:tcMar>
              <w:left w:w="70" w:type="dxa"/>
              <w:right w:w="70" w:type="dxa"/>
            </w:tcMar>
            <w:vAlign w:val="center"/>
          </w:tcPr>
          <w:p w14:paraId="5EA5A04D">
            <w:pPr>
              <w:keepNext w:val="0"/>
              <w:spacing w:before="20" w:after="20" w:line="260" w:lineRule="exact"/>
              <w:ind w:left="0" w:leftChars="0" w:right="0" w:rightChars="0" w:firstLine="0" w:firstLineChars="0"/>
              <w:jc w:val="center"/>
              <w:rPr>
                <w:del w:id="25484" w:author="xh" w:date="2026-10-19T14:29:27+08:00"/>
              </w:rPr>
            </w:pPr>
            <w:del w:id="25485"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460582F3">
            <w:pPr>
              <w:keepNext w:val="0"/>
              <w:spacing w:before="20" w:after="20" w:line="260" w:lineRule="exact"/>
              <w:ind w:left="0" w:leftChars="0" w:right="0" w:rightChars="0" w:firstLine="0" w:firstLineChars="0"/>
              <w:jc w:val="center"/>
              <w:rPr>
                <w:del w:id="25486" w:author="xh" w:date="2026-10-19T14:29:27+08:00"/>
              </w:rPr>
            </w:pPr>
            <w:del w:id="25487"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5B4FD77D">
            <w:pPr>
              <w:keepNext w:val="0"/>
              <w:spacing w:before="20" w:after="20" w:line="260" w:lineRule="exact"/>
              <w:ind w:left="0" w:leftChars="0" w:right="0" w:rightChars="0" w:firstLine="0" w:firstLineChars="0"/>
              <w:jc w:val="center"/>
              <w:rPr>
                <w:del w:id="25488" w:author="xh" w:date="2026-10-19T14:29:27+08:00"/>
              </w:rPr>
            </w:pPr>
            <w:del w:id="25489"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4434EF0C">
            <w:pPr>
              <w:keepNext w:val="0"/>
              <w:spacing w:before="20" w:after="20" w:line="260" w:lineRule="exact"/>
              <w:ind w:left="0" w:leftChars="0" w:right="0" w:rightChars="0" w:firstLine="0" w:firstLineChars="0"/>
              <w:jc w:val="center"/>
              <w:rPr>
                <w:del w:id="25490" w:author="xh" w:date="2026-10-19T14:29:27+08:00"/>
              </w:rPr>
            </w:pPr>
            <w:del w:id="25491"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0EF7FAE7">
            <w:pPr>
              <w:keepNext w:val="0"/>
              <w:spacing w:before="20" w:after="20" w:line="260" w:lineRule="exact"/>
              <w:ind w:left="0" w:leftChars="0" w:right="0" w:rightChars="0" w:firstLine="0" w:firstLineChars="0"/>
              <w:jc w:val="center"/>
              <w:rPr>
                <w:del w:id="25492" w:author="xh" w:date="2026-10-19T14:29:27+08:00"/>
              </w:rPr>
            </w:pPr>
            <w:del w:id="25493"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0662CE57">
            <w:pPr>
              <w:keepNext w:val="0"/>
              <w:spacing w:before="20" w:after="20" w:line="260" w:lineRule="exact"/>
              <w:ind w:left="0" w:leftChars="0" w:right="0" w:rightChars="0" w:firstLine="0" w:firstLineChars="0"/>
              <w:jc w:val="center"/>
              <w:rPr>
                <w:del w:id="25494" w:author="xh" w:date="2026-10-19T14:29:27+08:00"/>
              </w:rPr>
            </w:pPr>
            <w:del w:id="25495"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4068E806">
            <w:pPr>
              <w:keepNext w:val="0"/>
              <w:spacing w:before="20" w:after="20" w:line="260" w:lineRule="exact"/>
              <w:ind w:left="0" w:leftChars="0" w:right="0" w:rightChars="0" w:firstLine="0" w:firstLineChars="0"/>
              <w:jc w:val="center"/>
              <w:rPr>
                <w:del w:id="25496" w:author="xh" w:date="2026-10-19T14:29:27+08:00"/>
              </w:rPr>
            </w:pPr>
            <w:del w:id="25497" w:author="xh" w:date="2026-10-19T14:29:27+08:00">
              <w:r>
                <w:rPr>
                  <w:rFonts w:ascii="Times New Roman" w:hAnsi="Times New Roman" w:eastAsia="宋体"/>
                  <w:b w:val="0"/>
                  <w:sz w:val="18"/>
                </w:rPr>
                <w:delText>0.00</w:delText>
              </w:r>
            </w:del>
          </w:p>
        </w:tc>
      </w:tr>
      <w:tr w14:paraId="7F465F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5386" w:author="xh" w:date="2026-10-19T14:29:27+08:00"/>
        </w:trPr>
        <w:tc>
          <w:tcPr>
            <w:tcW w:w="831" w:type="dxa"/>
            <w:tcMar>
              <w:left w:w="70" w:type="dxa"/>
              <w:right w:w="70" w:type="dxa"/>
            </w:tcMar>
            <w:vAlign w:val="center"/>
          </w:tcPr>
          <w:p w14:paraId="126FDB17">
            <w:pPr>
              <w:keepNext w:val="0"/>
              <w:spacing w:before="20" w:after="20" w:line="260" w:lineRule="exact"/>
              <w:ind w:left="0" w:leftChars="0" w:right="0" w:rightChars="0" w:firstLine="0" w:firstLineChars="0"/>
              <w:jc w:val="center"/>
              <w:rPr>
                <w:del w:id="25498" w:author="xh" w:date="2026-10-19T14:29:27+08:00"/>
              </w:rPr>
            </w:pPr>
            <w:del w:id="25499" w:author="xh" w:date="2026-10-19T14:29:27+08:00">
              <w:r>
                <w:rPr>
                  <w:rFonts w:ascii="Times New Roman" w:hAnsi="Times New Roman" w:eastAsia="宋体"/>
                  <w:b w:val="0"/>
                  <w:sz w:val="18"/>
                </w:rPr>
                <w:delText>刚性</w:delText>
              </w:r>
            </w:del>
          </w:p>
        </w:tc>
        <w:tc>
          <w:tcPr>
            <w:tcW w:w="831" w:type="dxa"/>
            <w:tcMar>
              <w:left w:w="70" w:type="dxa"/>
              <w:right w:w="70" w:type="dxa"/>
            </w:tcMar>
            <w:vAlign w:val="center"/>
          </w:tcPr>
          <w:p w14:paraId="0C4645CD">
            <w:pPr>
              <w:keepNext w:val="0"/>
              <w:spacing w:before="20" w:after="20" w:line="260" w:lineRule="exact"/>
              <w:ind w:left="0" w:leftChars="0" w:right="0" w:rightChars="0" w:firstLine="0" w:firstLineChars="0"/>
              <w:jc w:val="center"/>
              <w:rPr>
                <w:del w:id="25500" w:author="xh" w:date="2026-10-19T14:29:27+08:00"/>
              </w:rPr>
            </w:pPr>
            <w:del w:id="25501" w:author="xh" w:date="2026-10-19T14:29:27+08:00">
              <w:r>
                <w:rPr>
                  <w:rFonts w:ascii="Times New Roman" w:hAnsi="Times New Roman" w:eastAsia="宋体"/>
                  <w:b w:val="0"/>
                  <w:sz w:val="18"/>
                </w:rPr>
                <w:delText>2024</w:delText>
              </w:r>
            </w:del>
          </w:p>
        </w:tc>
        <w:tc>
          <w:tcPr>
            <w:tcW w:w="831" w:type="dxa"/>
            <w:tcMar>
              <w:left w:w="70" w:type="dxa"/>
              <w:right w:w="70" w:type="dxa"/>
            </w:tcMar>
            <w:vAlign w:val="center"/>
          </w:tcPr>
          <w:p w14:paraId="3E6A269D">
            <w:pPr>
              <w:keepNext w:val="0"/>
              <w:spacing w:before="20" w:after="20" w:line="260" w:lineRule="exact"/>
              <w:ind w:left="0" w:leftChars="0" w:right="0" w:rightChars="0" w:firstLine="0" w:firstLineChars="0"/>
              <w:jc w:val="center"/>
              <w:rPr>
                <w:del w:id="25502" w:author="xh" w:date="2026-10-19T14:29:27+08:00"/>
              </w:rPr>
            </w:pPr>
            <w:del w:id="25503" w:author="xh" w:date="2026-10-19T14:29:27+08:00">
              <w:r>
                <w:rPr>
                  <w:rFonts w:ascii="Times New Roman" w:hAnsi="Times New Roman" w:eastAsia="宋体"/>
                  <w:b w:val="0"/>
                  <w:sz w:val="18"/>
                </w:rPr>
                <w:delText>区域正向峰值</w:delText>
              </w:r>
            </w:del>
          </w:p>
        </w:tc>
        <w:tc>
          <w:tcPr>
            <w:tcW w:w="831" w:type="dxa"/>
            <w:tcMar>
              <w:left w:w="70" w:type="dxa"/>
              <w:right w:w="70" w:type="dxa"/>
            </w:tcMar>
            <w:vAlign w:val="center"/>
          </w:tcPr>
          <w:p w14:paraId="53BF0CB9">
            <w:pPr>
              <w:keepNext w:val="0"/>
              <w:spacing w:before="20" w:after="20" w:line="260" w:lineRule="exact"/>
              <w:ind w:left="0" w:leftChars="0" w:right="0" w:rightChars="0" w:firstLine="0" w:firstLineChars="0"/>
              <w:jc w:val="center"/>
              <w:rPr>
                <w:del w:id="25504" w:author="xh" w:date="2026-10-19T14:29:27+08:00"/>
              </w:rPr>
            </w:pPr>
            <w:del w:id="25505"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1B1B0BBE">
            <w:pPr>
              <w:keepNext w:val="0"/>
              <w:spacing w:before="20" w:after="20" w:line="260" w:lineRule="exact"/>
              <w:ind w:left="0" w:leftChars="0" w:right="0" w:rightChars="0" w:firstLine="0" w:firstLineChars="0"/>
              <w:jc w:val="center"/>
              <w:rPr>
                <w:del w:id="25506" w:author="xh" w:date="2026-10-19T14:29:27+08:00"/>
              </w:rPr>
            </w:pPr>
            <w:del w:id="25507"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76D6C83F">
            <w:pPr>
              <w:keepNext w:val="0"/>
              <w:spacing w:before="20" w:after="20" w:line="260" w:lineRule="exact"/>
              <w:ind w:left="0" w:leftChars="0" w:right="0" w:rightChars="0" w:firstLine="0" w:firstLineChars="0"/>
              <w:jc w:val="center"/>
              <w:rPr>
                <w:del w:id="25508" w:author="xh" w:date="2026-10-19T14:29:27+08:00"/>
              </w:rPr>
            </w:pPr>
            <w:del w:id="25509"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1CEFDF10">
            <w:pPr>
              <w:keepNext w:val="0"/>
              <w:spacing w:before="20" w:after="20" w:line="260" w:lineRule="exact"/>
              <w:ind w:left="0" w:leftChars="0" w:right="0" w:rightChars="0" w:firstLine="0" w:firstLineChars="0"/>
              <w:jc w:val="center"/>
              <w:rPr>
                <w:del w:id="25510" w:author="xh" w:date="2026-10-19T14:29:27+08:00"/>
              </w:rPr>
            </w:pPr>
            <w:del w:id="25511"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2A902126">
            <w:pPr>
              <w:keepNext w:val="0"/>
              <w:spacing w:before="20" w:after="20" w:line="260" w:lineRule="exact"/>
              <w:ind w:left="0" w:leftChars="0" w:right="0" w:rightChars="0" w:firstLine="0" w:firstLineChars="0"/>
              <w:jc w:val="center"/>
              <w:rPr>
                <w:del w:id="25512" w:author="xh" w:date="2026-10-19T14:29:27+08:00"/>
              </w:rPr>
            </w:pPr>
            <w:del w:id="25513"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19905235">
            <w:pPr>
              <w:keepNext w:val="0"/>
              <w:spacing w:before="20" w:after="20" w:line="260" w:lineRule="exact"/>
              <w:ind w:left="0" w:leftChars="0" w:right="0" w:rightChars="0" w:firstLine="0" w:firstLineChars="0"/>
              <w:jc w:val="center"/>
              <w:rPr>
                <w:del w:id="25514" w:author="xh" w:date="2026-10-19T14:29:27+08:00"/>
              </w:rPr>
            </w:pPr>
            <w:del w:id="25515"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784FF644">
            <w:pPr>
              <w:keepNext w:val="0"/>
              <w:spacing w:before="20" w:after="20" w:line="260" w:lineRule="exact"/>
              <w:ind w:left="0" w:leftChars="0" w:right="0" w:rightChars="0" w:firstLine="0" w:firstLineChars="0"/>
              <w:jc w:val="center"/>
              <w:rPr>
                <w:del w:id="25516" w:author="xh" w:date="2026-10-19T14:29:27+08:00"/>
              </w:rPr>
            </w:pPr>
            <w:del w:id="25517" w:author="xh" w:date="2026-10-19T14:29:27+08:00">
              <w:r>
                <w:rPr>
                  <w:rFonts w:ascii="Times New Roman" w:hAnsi="Times New Roman" w:eastAsia="宋体"/>
                  <w:b w:val="0"/>
                  <w:sz w:val="18"/>
                </w:rPr>
                <w:delText>0.00</w:delText>
              </w:r>
            </w:del>
          </w:p>
        </w:tc>
      </w:tr>
      <w:tr w14:paraId="35129B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5387" w:author="xh" w:date="2026-10-19T14:29:27+08:00"/>
        </w:trPr>
        <w:tc>
          <w:tcPr>
            <w:tcW w:w="831" w:type="dxa"/>
            <w:tcMar>
              <w:left w:w="70" w:type="dxa"/>
              <w:right w:w="70" w:type="dxa"/>
            </w:tcMar>
            <w:vAlign w:val="center"/>
          </w:tcPr>
          <w:p w14:paraId="292175B8">
            <w:pPr>
              <w:keepNext w:val="0"/>
              <w:spacing w:before="20" w:after="20" w:line="260" w:lineRule="exact"/>
              <w:ind w:left="0" w:leftChars="0" w:right="0" w:rightChars="0" w:firstLine="0" w:firstLineChars="0"/>
              <w:jc w:val="center"/>
              <w:rPr>
                <w:del w:id="25518" w:author="xh" w:date="2026-10-19T14:29:27+08:00"/>
              </w:rPr>
            </w:pPr>
            <w:del w:id="25519" w:author="xh" w:date="2026-10-19T14:29:27+08:00">
              <w:r>
                <w:rPr>
                  <w:rFonts w:ascii="Times New Roman" w:hAnsi="Times New Roman" w:eastAsia="宋体"/>
                  <w:b w:val="0"/>
                  <w:sz w:val="18"/>
                </w:rPr>
                <w:delText>刚性</w:delText>
              </w:r>
            </w:del>
          </w:p>
        </w:tc>
        <w:tc>
          <w:tcPr>
            <w:tcW w:w="831" w:type="dxa"/>
            <w:tcMar>
              <w:left w:w="70" w:type="dxa"/>
              <w:right w:w="70" w:type="dxa"/>
            </w:tcMar>
            <w:vAlign w:val="center"/>
          </w:tcPr>
          <w:p w14:paraId="7741E23C">
            <w:pPr>
              <w:keepNext w:val="0"/>
              <w:spacing w:before="20" w:after="20" w:line="260" w:lineRule="exact"/>
              <w:ind w:left="0" w:leftChars="0" w:right="0" w:rightChars="0" w:firstLine="0" w:firstLineChars="0"/>
              <w:jc w:val="center"/>
              <w:rPr>
                <w:del w:id="25520" w:author="xh" w:date="2026-10-19T14:29:27+08:00"/>
              </w:rPr>
            </w:pPr>
            <w:del w:id="25521" w:author="xh" w:date="2026-10-19T14:29:27+08:00">
              <w:r>
                <w:rPr>
                  <w:rFonts w:ascii="Times New Roman" w:hAnsi="Times New Roman" w:eastAsia="宋体"/>
                  <w:b w:val="0"/>
                  <w:sz w:val="18"/>
                </w:rPr>
                <w:delText>2024</w:delText>
              </w:r>
            </w:del>
          </w:p>
        </w:tc>
        <w:tc>
          <w:tcPr>
            <w:tcW w:w="831" w:type="dxa"/>
            <w:tcMar>
              <w:left w:w="70" w:type="dxa"/>
              <w:right w:w="70" w:type="dxa"/>
            </w:tcMar>
            <w:vAlign w:val="center"/>
          </w:tcPr>
          <w:p w14:paraId="6ED45F1C">
            <w:pPr>
              <w:keepNext w:val="0"/>
              <w:spacing w:before="20" w:after="20" w:line="260" w:lineRule="exact"/>
              <w:ind w:left="0" w:leftChars="0" w:right="0" w:rightChars="0" w:firstLine="0" w:firstLineChars="0"/>
              <w:jc w:val="center"/>
              <w:rPr>
                <w:del w:id="25522" w:author="xh" w:date="2026-10-19T14:29:27+08:00"/>
              </w:rPr>
            </w:pPr>
            <w:del w:id="25523" w:author="xh" w:date="2026-10-19T14:29:27+08:00">
              <w:r>
                <w:rPr>
                  <w:rFonts w:ascii="Times New Roman" w:hAnsi="Times New Roman" w:eastAsia="宋体"/>
                  <w:b w:val="0"/>
                  <w:sz w:val="18"/>
                </w:rPr>
                <w:delText>区域最低净负荷</w:delText>
              </w:r>
            </w:del>
          </w:p>
        </w:tc>
        <w:tc>
          <w:tcPr>
            <w:tcW w:w="831" w:type="dxa"/>
            <w:tcMar>
              <w:left w:w="70" w:type="dxa"/>
              <w:right w:w="70" w:type="dxa"/>
            </w:tcMar>
            <w:vAlign w:val="center"/>
          </w:tcPr>
          <w:p w14:paraId="58870FB0">
            <w:pPr>
              <w:keepNext w:val="0"/>
              <w:spacing w:before="20" w:after="20" w:line="260" w:lineRule="exact"/>
              <w:ind w:left="0" w:leftChars="0" w:right="0" w:rightChars="0" w:firstLine="0" w:firstLineChars="0"/>
              <w:jc w:val="center"/>
              <w:rPr>
                <w:del w:id="25524" w:author="xh" w:date="2026-10-19T14:29:27+08:00"/>
              </w:rPr>
            </w:pPr>
            <w:del w:id="25525"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57E5C87F">
            <w:pPr>
              <w:keepNext w:val="0"/>
              <w:spacing w:before="20" w:after="20" w:line="260" w:lineRule="exact"/>
              <w:ind w:left="0" w:leftChars="0" w:right="0" w:rightChars="0" w:firstLine="0" w:firstLineChars="0"/>
              <w:jc w:val="center"/>
              <w:rPr>
                <w:del w:id="25526" w:author="xh" w:date="2026-10-19T14:29:27+08:00"/>
              </w:rPr>
            </w:pPr>
            <w:del w:id="25527"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4FB26822">
            <w:pPr>
              <w:keepNext w:val="0"/>
              <w:spacing w:before="20" w:after="20" w:line="260" w:lineRule="exact"/>
              <w:ind w:left="0" w:leftChars="0" w:right="0" w:rightChars="0" w:firstLine="0" w:firstLineChars="0"/>
              <w:jc w:val="center"/>
              <w:rPr>
                <w:del w:id="25528" w:author="xh" w:date="2026-10-19T14:29:27+08:00"/>
              </w:rPr>
            </w:pPr>
            <w:del w:id="25529"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0671FF63">
            <w:pPr>
              <w:keepNext w:val="0"/>
              <w:spacing w:before="20" w:after="20" w:line="260" w:lineRule="exact"/>
              <w:ind w:left="0" w:leftChars="0" w:right="0" w:rightChars="0" w:firstLine="0" w:firstLineChars="0"/>
              <w:jc w:val="center"/>
              <w:rPr>
                <w:del w:id="25530" w:author="xh" w:date="2026-10-19T14:29:27+08:00"/>
              </w:rPr>
            </w:pPr>
            <w:del w:id="25531"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0DB87B51">
            <w:pPr>
              <w:keepNext w:val="0"/>
              <w:spacing w:before="20" w:after="20" w:line="260" w:lineRule="exact"/>
              <w:ind w:left="0" w:leftChars="0" w:right="0" w:rightChars="0" w:firstLine="0" w:firstLineChars="0"/>
              <w:jc w:val="center"/>
              <w:rPr>
                <w:del w:id="25532" w:author="xh" w:date="2026-10-19T14:29:27+08:00"/>
              </w:rPr>
            </w:pPr>
            <w:del w:id="25533"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1A749C3C">
            <w:pPr>
              <w:keepNext w:val="0"/>
              <w:spacing w:before="20" w:after="20" w:line="260" w:lineRule="exact"/>
              <w:ind w:left="0" w:leftChars="0" w:right="0" w:rightChars="0" w:firstLine="0" w:firstLineChars="0"/>
              <w:jc w:val="center"/>
              <w:rPr>
                <w:del w:id="25534" w:author="xh" w:date="2026-10-19T14:29:27+08:00"/>
              </w:rPr>
            </w:pPr>
            <w:del w:id="25535"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01634A19">
            <w:pPr>
              <w:keepNext w:val="0"/>
              <w:spacing w:before="20" w:after="20" w:line="260" w:lineRule="exact"/>
              <w:ind w:left="0" w:leftChars="0" w:right="0" w:rightChars="0" w:firstLine="0" w:firstLineChars="0"/>
              <w:jc w:val="center"/>
              <w:rPr>
                <w:del w:id="25536" w:author="xh" w:date="2026-10-19T14:29:27+08:00"/>
              </w:rPr>
            </w:pPr>
            <w:del w:id="25537" w:author="xh" w:date="2026-10-19T14:29:27+08:00">
              <w:r>
                <w:rPr>
                  <w:rFonts w:ascii="Times New Roman" w:hAnsi="Times New Roman" w:eastAsia="宋体"/>
                  <w:b w:val="0"/>
                  <w:sz w:val="18"/>
                </w:rPr>
                <w:delText>0.00</w:delText>
              </w:r>
            </w:del>
          </w:p>
        </w:tc>
      </w:tr>
      <w:tr w14:paraId="2B4E7C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5388" w:author="xh" w:date="2026-10-19T14:29:27+08:00"/>
        </w:trPr>
        <w:tc>
          <w:tcPr>
            <w:tcW w:w="831" w:type="dxa"/>
            <w:tcMar>
              <w:left w:w="70" w:type="dxa"/>
              <w:right w:w="70" w:type="dxa"/>
            </w:tcMar>
            <w:vAlign w:val="center"/>
          </w:tcPr>
          <w:p w14:paraId="3F5298A5">
            <w:pPr>
              <w:keepNext w:val="0"/>
              <w:spacing w:before="20" w:after="20" w:line="260" w:lineRule="exact"/>
              <w:ind w:left="0" w:leftChars="0" w:right="0" w:rightChars="0" w:firstLine="0" w:firstLineChars="0"/>
              <w:jc w:val="center"/>
              <w:rPr>
                <w:del w:id="25538" w:author="xh" w:date="2026-10-19T14:29:27+08:00"/>
              </w:rPr>
            </w:pPr>
            <w:del w:id="25539" w:author="xh" w:date="2026-10-19T14:29:27+08:00">
              <w:r>
                <w:rPr>
                  <w:rFonts w:ascii="Times New Roman" w:hAnsi="Times New Roman" w:eastAsia="宋体"/>
                  <w:b w:val="0"/>
                  <w:sz w:val="18"/>
                </w:rPr>
                <w:delText>刚性</w:delText>
              </w:r>
            </w:del>
          </w:p>
        </w:tc>
        <w:tc>
          <w:tcPr>
            <w:tcW w:w="831" w:type="dxa"/>
            <w:tcMar>
              <w:left w:w="70" w:type="dxa"/>
              <w:right w:w="70" w:type="dxa"/>
            </w:tcMar>
            <w:vAlign w:val="center"/>
          </w:tcPr>
          <w:p w14:paraId="47253F8A">
            <w:pPr>
              <w:keepNext w:val="0"/>
              <w:spacing w:before="20" w:after="20" w:line="260" w:lineRule="exact"/>
              <w:ind w:left="0" w:leftChars="0" w:right="0" w:rightChars="0" w:firstLine="0" w:firstLineChars="0"/>
              <w:jc w:val="center"/>
              <w:rPr>
                <w:del w:id="25540" w:author="xh" w:date="2026-10-19T14:29:27+08:00"/>
              </w:rPr>
            </w:pPr>
            <w:del w:id="25541" w:author="xh" w:date="2026-10-19T14:29:27+08:00">
              <w:r>
                <w:rPr>
                  <w:rFonts w:ascii="Times New Roman" w:hAnsi="Times New Roman" w:eastAsia="宋体"/>
                  <w:b w:val="0"/>
                  <w:sz w:val="18"/>
                </w:rPr>
                <w:delText>2025</w:delText>
              </w:r>
            </w:del>
          </w:p>
        </w:tc>
        <w:tc>
          <w:tcPr>
            <w:tcW w:w="831" w:type="dxa"/>
            <w:tcMar>
              <w:left w:w="70" w:type="dxa"/>
              <w:right w:w="70" w:type="dxa"/>
            </w:tcMar>
            <w:vAlign w:val="center"/>
          </w:tcPr>
          <w:p w14:paraId="4EDD7053">
            <w:pPr>
              <w:keepNext w:val="0"/>
              <w:spacing w:before="20" w:after="20" w:line="260" w:lineRule="exact"/>
              <w:ind w:left="0" w:leftChars="0" w:right="0" w:rightChars="0" w:firstLine="0" w:firstLineChars="0"/>
              <w:jc w:val="center"/>
              <w:rPr>
                <w:del w:id="25542" w:author="xh" w:date="2026-10-19T14:29:27+08:00"/>
              </w:rPr>
            </w:pPr>
            <w:del w:id="25543" w:author="xh" w:date="2026-10-19T14:29:27+08:00">
              <w:r>
                <w:rPr>
                  <w:rFonts w:ascii="Times New Roman" w:hAnsi="Times New Roman" w:eastAsia="宋体"/>
                  <w:b w:val="0"/>
                  <w:sz w:val="18"/>
                </w:rPr>
                <w:delText>区域正向峰值</w:delText>
              </w:r>
            </w:del>
          </w:p>
        </w:tc>
        <w:tc>
          <w:tcPr>
            <w:tcW w:w="831" w:type="dxa"/>
            <w:tcMar>
              <w:left w:w="70" w:type="dxa"/>
              <w:right w:w="70" w:type="dxa"/>
            </w:tcMar>
            <w:vAlign w:val="center"/>
          </w:tcPr>
          <w:p w14:paraId="17D06DBF">
            <w:pPr>
              <w:keepNext w:val="0"/>
              <w:spacing w:before="20" w:after="20" w:line="260" w:lineRule="exact"/>
              <w:ind w:left="0" w:leftChars="0" w:right="0" w:rightChars="0" w:firstLine="0" w:firstLineChars="0"/>
              <w:jc w:val="center"/>
              <w:rPr>
                <w:del w:id="25544" w:author="xh" w:date="2026-10-19T14:29:27+08:00"/>
              </w:rPr>
            </w:pPr>
            <w:del w:id="25545" w:author="xh" w:date="2026-10-19T14:29:27+08:00">
              <w:r>
                <w:rPr>
                  <w:rFonts w:ascii="Times New Roman" w:hAnsi="Times New Roman" w:eastAsia="宋体"/>
                  <w:b w:val="0"/>
                  <w:sz w:val="18"/>
                </w:rPr>
                <w:delText>1</w:delText>
              </w:r>
            </w:del>
          </w:p>
        </w:tc>
        <w:tc>
          <w:tcPr>
            <w:tcW w:w="831" w:type="dxa"/>
            <w:tcMar>
              <w:left w:w="70" w:type="dxa"/>
              <w:right w:w="70" w:type="dxa"/>
            </w:tcMar>
            <w:vAlign w:val="center"/>
          </w:tcPr>
          <w:p w14:paraId="5BD61BB9">
            <w:pPr>
              <w:keepNext w:val="0"/>
              <w:spacing w:before="20" w:after="20" w:line="260" w:lineRule="exact"/>
              <w:ind w:left="0" w:leftChars="0" w:right="0" w:rightChars="0" w:firstLine="0" w:firstLineChars="0"/>
              <w:jc w:val="center"/>
              <w:rPr>
                <w:del w:id="25546" w:author="xh" w:date="2026-10-19T14:29:27+08:00"/>
              </w:rPr>
            </w:pPr>
            <w:del w:id="25547" w:author="xh" w:date="2026-10-19T14:29:27+08:00">
              <w:r>
                <w:rPr>
                  <w:rFonts w:ascii="Times New Roman" w:hAnsi="Times New Roman" w:eastAsia="宋体"/>
                  <w:b w:val="0"/>
                  <w:sz w:val="18"/>
                </w:rPr>
                <w:delText>1</w:delText>
              </w:r>
            </w:del>
          </w:p>
        </w:tc>
        <w:tc>
          <w:tcPr>
            <w:tcW w:w="831" w:type="dxa"/>
            <w:tcMar>
              <w:left w:w="70" w:type="dxa"/>
              <w:right w:w="70" w:type="dxa"/>
            </w:tcMar>
            <w:vAlign w:val="center"/>
          </w:tcPr>
          <w:p w14:paraId="4152F304">
            <w:pPr>
              <w:keepNext w:val="0"/>
              <w:spacing w:before="20" w:after="20" w:line="260" w:lineRule="exact"/>
              <w:ind w:left="0" w:leftChars="0" w:right="0" w:rightChars="0" w:firstLine="0" w:firstLineChars="0"/>
              <w:jc w:val="center"/>
              <w:rPr>
                <w:del w:id="25548" w:author="xh" w:date="2026-10-19T14:29:27+08:00"/>
              </w:rPr>
            </w:pPr>
            <w:del w:id="25549" w:author="xh" w:date="2026-10-19T14:29:27+08:00">
              <w:r>
                <w:rPr>
                  <w:rFonts w:ascii="Times New Roman" w:hAnsi="Times New Roman" w:eastAsia="宋体"/>
                  <w:b w:val="0"/>
                  <w:sz w:val="18"/>
                </w:rPr>
                <w:delText>7.65</w:delText>
              </w:r>
            </w:del>
          </w:p>
        </w:tc>
        <w:tc>
          <w:tcPr>
            <w:tcW w:w="831" w:type="dxa"/>
            <w:tcMar>
              <w:left w:w="70" w:type="dxa"/>
              <w:right w:w="70" w:type="dxa"/>
            </w:tcMar>
            <w:vAlign w:val="center"/>
          </w:tcPr>
          <w:p w14:paraId="226E1C28">
            <w:pPr>
              <w:keepNext w:val="0"/>
              <w:spacing w:before="20" w:after="20" w:line="260" w:lineRule="exact"/>
              <w:ind w:left="0" w:leftChars="0" w:right="0" w:rightChars="0" w:firstLine="0" w:firstLineChars="0"/>
              <w:jc w:val="center"/>
              <w:rPr>
                <w:del w:id="25550" w:author="xh" w:date="2026-10-19T14:29:27+08:00"/>
              </w:rPr>
            </w:pPr>
            <w:del w:id="25551" w:author="xh" w:date="2026-10-19T14:29:27+08:00">
              <w:r>
                <w:rPr>
                  <w:rFonts w:ascii="Times New Roman" w:hAnsi="Times New Roman" w:eastAsia="宋体"/>
                  <w:b w:val="0"/>
                  <w:sz w:val="18"/>
                </w:rPr>
                <w:delText>7.65</w:delText>
              </w:r>
            </w:del>
          </w:p>
        </w:tc>
        <w:tc>
          <w:tcPr>
            <w:tcW w:w="831" w:type="dxa"/>
            <w:tcMar>
              <w:left w:w="70" w:type="dxa"/>
              <w:right w:w="70" w:type="dxa"/>
            </w:tcMar>
            <w:vAlign w:val="center"/>
          </w:tcPr>
          <w:p w14:paraId="1A5F2A0E">
            <w:pPr>
              <w:keepNext w:val="0"/>
              <w:spacing w:before="20" w:after="20" w:line="260" w:lineRule="exact"/>
              <w:ind w:left="0" w:leftChars="0" w:right="0" w:rightChars="0" w:firstLine="0" w:firstLineChars="0"/>
              <w:jc w:val="center"/>
              <w:rPr>
                <w:del w:id="25552" w:author="xh" w:date="2026-10-19T14:29:27+08:00"/>
              </w:rPr>
            </w:pPr>
            <w:del w:id="25553"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402FC3FD">
            <w:pPr>
              <w:keepNext w:val="0"/>
              <w:spacing w:before="20" w:after="20" w:line="260" w:lineRule="exact"/>
              <w:ind w:left="0" w:leftChars="0" w:right="0" w:rightChars="0" w:firstLine="0" w:firstLineChars="0"/>
              <w:jc w:val="center"/>
              <w:rPr>
                <w:del w:id="25554" w:author="xh" w:date="2026-10-19T14:29:27+08:00"/>
              </w:rPr>
            </w:pPr>
            <w:del w:id="25555" w:author="xh" w:date="2026-10-19T14:29:27+08:00">
              <w:r>
                <w:rPr>
                  <w:rFonts w:ascii="Times New Roman" w:hAnsi="Times New Roman" w:eastAsia="宋体"/>
                  <w:b w:val="0"/>
                  <w:sz w:val="18"/>
                </w:rPr>
                <w:delText>7.65</w:delText>
              </w:r>
            </w:del>
          </w:p>
        </w:tc>
        <w:tc>
          <w:tcPr>
            <w:tcW w:w="831" w:type="dxa"/>
            <w:tcMar>
              <w:left w:w="70" w:type="dxa"/>
              <w:right w:w="70" w:type="dxa"/>
            </w:tcMar>
            <w:vAlign w:val="center"/>
          </w:tcPr>
          <w:p w14:paraId="1D114DF9">
            <w:pPr>
              <w:keepNext w:val="0"/>
              <w:spacing w:before="20" w:after="20" w:line="260" w:lineRule="exact"/>
              <w:ind w:left="0" w:leftChars="0" w:right="0" w:rightChars="0" w:firstLine="0" w:firstLineChars="0"/>
              <w:jc w:val="center"/>
              <w:rPr>
                <w:del w:id="25556" w:author="xh" w:date="2026-10-19T14:29:27+08:00"/>
              </w:rPr>
            </w:pPr>
            <w:del w:id="25557" w:author="xh" w:date="2026-10-19T14:29:27+08:00">
              <w:r>
                <w:rPr>
                  <w:rFonts w:ascii="Times New Roman" w:hAnsi="Times New Roman" w:eastAsia="宋体"/>
                  <w:b w:val="0"/>
                  <w:sz w:val="18"/>
                </w:rPr>
                <w:delText>7.65</w:delText>
              </w:r>
            </w:del>
          </w:p>
        </w:tc>
      </w:tr>
      <w:tr w14:paraId="1DD1CD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5389" w:author="xh" w:date="2026-10-19T14:29:27+08:00"/>
        </w:trPr>
        <w:tc>
          <w:tcPr>
            <w:tcW w:w="831" w:type="dxa"/>
            <w:tcMar>
              <w:left w:w="70" w:type="dxa"/>
              <w:right w:w="70" w:type="dxa"/>
            </w:tcMar>
            <w:vAlign w:val="center"/>
          </w:tcPr>
          <w:p w14:paraId="68191815">
            <w:pPr>
              <w:keepNext w:val="0"/>
              <w:spacing w:before="20" w:after="20" w:line="260" w:lineRule="exact"/>
              <w:ind w:left="0" w:leftChars="0" w:right="0" w:rightChars="0" w:firstLine="0" w:firstLineChars="0"/>
              <w:jc w:val="center"/>
              <w:rPr>
                <w:del w:id="25558" w:author="xh" w:date="2026-10-19T14:29:27+08:00"/>
              </w:rPr>
            </w:pPr>
            <w:del w:id="25559" w:author="xh" w:date="2026-10-19T14:29:27+08:00">
              <w:r>
                <w:rPr>
                  <w:rFonts w:ascii="Times New Roman" w:hAnsi="Times New Roman" w:eastAsia="宋体"/>
                  <w:b w:val="0"/>
                  <w:sz w:val="18"/>
                </w:rPr>
                <w:delText>刚性</w:delText>
              </w:r>
            </w:del>
          </w:p>
        </w:tc>
        <w:tc>
          <w:tcPr>
            <w:tcW w:w="831" w:type="dxa"/>
            <w:tcMar>
              <w:left w:w="70" w:type="dxa"/>
              <w:right w:w="70" w:type="dxa"/>
            </w:tcMar>
            <w:vAlign w:val="center"/>
          </w:tcPr>
          <w:p w14:paraId="26809F6C">
            <w:pPr>
              <w:keepNext w:val="0"/>
              <w:spacing w:before="20" w:after="20" w:line="260" w:lineRule="exact"/>
              <w:ind w:left="0" w:leftChars="0" w:right="0" w:rightChars="0" w:firstLine="0" w:firstLineChars="0"/>
              <w:jc w:val="center"/>
              <w:rPr>
                <w:del w:id="25560" w:author="xh" w:date="2026-10-19T14:29:27+08:00"/>
              </w:rPr>
            </w:pPr>
            <w:del w:id="25561" w:author="xh" w:date="2026-10-19T14:29:27+08:00">
              <w:r>
                <w:rPr>
                  <w:rFonts w:ascii="Times New Roman" w:hAnsi="Times New Roman" w:eastAsia="宋体"/>
                  <w:b w:val="0"/>
                  <w:sz w:val="18"/>
                </w:rPr>
                <w:delText>2025</w:delText>
              </w:r>
            </w:del>
          </w:p>
        </w:tc>
        <w:tc>
          <w:tcPr>
            <w:tcW w:w="831" w:type="dxa"/>
            <w:tcMar>
              <w:left w:w="70" w:type="dxa"/>
              <w:right w:w="70" w:type="dxa"/>
            </w:tcMar>
            <w:vAlign w:val="center"/>
          </w:tcPr>
          <w:p w14:paraId="1832112B">
            <w:pPr>
              <w:keepNext w:val="0"/>
              <w:spacing w:before="20" w:after="20" w:line="260" w:lineRule="exact"/>
              <w:ind w:left="0" w:leftChars="0" w:right="0" w:rightChars="0" w:firstLine="0" w:firstLineChars="0"/>
              <w:jc w:val="center"/>
              <w:rPr>
                <w:del w:id="25562" w:author="xh" w:date="2026-10-19T14:29:27+08:00"/>
              </w:rPr>
            </w:pPr>
            <w:del w:id="25563" w:author="xh" w:date="2026-10-19T14:29:27+08:00">
              <w:r>
                <w:rPr>
                  <w:rFonts w:ascii="Times New Roman" w:hAnsi="Times New Roman" w:eastAsia="宋体"/>
                  <w:b w:val="0"/>
                  <w:sz w:val="18"/>
                </w:rPr>
                <w:delText>区域最低净负荷</w:delText>
              </w:r>
            </w:del>
          </w:p>
        </w:tc>
        <w:tc>
          <w:tcPr>
            <w:tcW w:w="831" w:type="dxa"/>
            <w:tcMar>
              <w:left w:w="70" w:type="dxa"/>
              <w:right w:w="70" w:type="dxa"/>
            </w:tcMar>
            <w:vAlign w:val="center"/>
          </w:tcPr>
          <w:p w14:paraId="729C925A">
            <w:pPr>
              <w:keepNext w:val="0"/>
              <w:spacing w:before="20" w:after="20" w:line="260" w:lineRule="exact"/>
              <w:ind w:left="0" w:leftChars="0" w:right="0" w:rightChars="0" w:firstLine="0" w:firstLineChars="0"/>
              <w:jc w:val="center"/>
              <w:rPr>
                <w:del w:id="25564" w:author="xh" w:date="2026-10-19T14:29:27+08:00"/>
              </w:rPr>
            </w:pPr>
            <w:del w:id="25565"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46325266">
            <w:pPr>
              <w:keepNext w:val="0"/>
              <w:spacing w:before="20" w:after="20" w:line="260" w:lineRule="exact"/>
              <w:ind w:left="0" w:leftChars="0" w:right="0" w:rightChars="0" w:firstLine="0" w:firstLineChars="0"/>
              <w:jc w:val="center"/>
              <w:rPr>
                <w:del w:id="25566" w:author="xh" w:date="2026-10-19T14:29:27+08:00"/>
              </w:rPr>
            </w:pPr>
            <w:del w:id="25567"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2EB49C34">
            <w:pPr>
              <w:keepNext w:val="0"/>
              <w:spacing w:before="20" w:after="20" w:line="260" w:lineRule="exact"/>
              <w:ind w:left="0" w:leftChars="0" w:right="0" w:rightChars="0" w:firstLine="0" w:firstLineChars="0"/>
              <w:jc w:val="center"/>
              <w:rPr>
                <w:del w:id="25568" w:author="xh" w:date="2026-10-19T14:29:27+08:00"/>
              </w:rPr>
            </w:pPr>
            <w:del w:id="25569"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4BC15F65">
            <w:pPr>
              <w:keepNext w:val="0"/>
              <w:spacing w:before="20" w:after="20" w:line="260" w:lineRule="exact"/>
              <w:ind w:left="0" w:leftChars="0" w:right="0" w:rightChars="0" w:firstLine="0" w:firstLineChars="0"/>
              <w:jc w:val="center"/>
              <w:rPr>
                <w:del w:id="25570" w:author="xh" w:date="2026-10-19T14:29:27+08:00"/>
              </w:rPr>
            </w:pPr>
            <w:del w:id="25571"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5E10B0B0">
            <w:pPr>
              <w:keepNext w:val="0"/>
              <w:spacing w:before="20" w:after="20" w:line="260" w:lineRule="exact"/>
              <w:ind w:left="0" w:leftChars="0" w:right="0" w:rightChars="0" w:firstLine="0" w:firstLineChars="0"/>
              <w:jc w:val="center"/>
              <w:rPr>
                <w:del w:id="25572" w:author="xh" w:date="2026-10-19T14:29:27+08:00"/>
              </w:rPr>
            </w:pPr>
            <w:del w:id="25573"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0424B462">
            <w:pPr>
              <w:keepNext w:val="0"/>
              <w:spacing w:before="20" w:after="20" w:line="260" w:lineRule="exact"/>
              <w:ind w:left="0" w:leftChars="0" w:right="0" w:rightChars="0" w:firstLine="0" w:firstLineChars="0"/>
              <w:jc w:val="center"/>
              <w:rPr>
                <w:del w:id="25574" w:author="xh" w:date="2026-10-19T14:29:27+08:00"/>
              </w:rPr>
            </w:pPr>
            <w:del w:id="25575"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6E70B645">
            <w:pPr>
              <w:keepNext w:val="0"/>
              <w:spacing w:before="20" w:after="20" w:line="260" w:lineRule="exact"/>
              <w:ind w:left="0" w:leftChars="0" w:right="0" w:rightChars="0" w:firstLine="0" w:firstLineChars="0"/>
              <w:jc w:val="center"/>
              <w:rPr>
                <w:del w:id="25576" w:author="xh" w:date="2026-10-19T14:29:27+08:00"/>
              </w:rPr>
            </w:pPr>
            <w:del w:id="25577" w:author="xh" w:date="2026-10-19T14:29:27+08:00">
              <w:r>
                <w:rPr>
                  <w:rFonts w:ascii="Times New Roman" w:hAnsi="Times New Roman" w:eastAsia="宋体"/>
                  <w:b w:val="0"/>
                  <w:sz w:val="18"/>
                </w:rPr>
                <w:delText>0.00</w:delText>
              </w:r>
            </w:del>
          </w:p>
        </w:tc>
      </w:tr>
      <w:tr w14:paraId="0BAD8D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5390" w:author="xh" w:date="2026-10-19T14:29:27+08:00"/>
        </w:trPr>
        <w:tc>
          <w:tcPr>
            <w:tcW w:w="831" w:type="dxa"/>
            <w:tcMar>
              <w:left w:w="70" w:type="dxa"/>
              <w:right w:w="70" w:type="dxa"/>
            </w:tcMar>
            <w:vAlign w:val="center"/>
          </w:tcPr>
          <w:p w14:paraId="464F9F39">
            <w:pPr>
              <w:keepNext w:val="0"/>
              <w:spacing w:before="20" w:after="20" w:line="260" w:lineRule="exact"/>
              <w:ind w:left="0" w:leftChars="0" w:right="0" w:rightChars="0" w:firstLine="0" w:firstLineChars="0"/>
              <w:jc w:val="center"/>
              <w:rPr>
                <w:del w:id="25578" w:author="xh" w:date="2026-10-19T14:29:27+08:00"/>
              </w:rPr>
            </w:pPr>
            <w:del w:id="25579" w:author="xh" w:date="2026-10-19T14:29:27+08:00">
              <w:r>
                <w:rPr>
                  <w:rFonts w:ascii="Times New Roman" w:hAnsi="Times New Roman" w:eastAsia="宋体"/>
                  <w:b w:val="0"/>
                  <w:sz w:val="18"/>
                </w:rPr>
                <w:delText>弹性</w:delText>
              </w:r>
            </w:del>
          </w:p>
        </w:tc>
        <w:tc>
          <w:tcPr>
            <w:tcW w:w="831" w:type="dxa"/>
            <w:tcMar>
              <w:left w:w="70" w:type="dxa"/>
              <w:right w:w="70" w:type="dxa"/>
            </w:tcMar>
            <w:vAlign w:val="center"/>
          </w:tcPr>
          <w:p w14:paraId="6011EB96">
            <w:pPr>
              <w:keepNext w:val="0"/>
              <w:spacing w:before="20" w:after="20" w:line="260" w:lineRule="exact"/>
              <w:ind w:left="0" w:leftChars="0" w:right="0" w:rightChars="0" w:firstLine="0" w:firstLineChars="0"/>
              <w:jc w:val="center"/>
              <w:rPr>
                <w:del w:id="25580" w:author="xh" w:date="2026-10-19T14:29:27+08:00"/>
              </w:rPr>
            </w:pPr>
            <w:del w:id="25581" w:author="xh" w:date="2026-10-19T14:29:27+08:00">
              <w:r>
                <w:rPr>
                  <w:rFonts w:ascii="Times New Roman" w:hAnsi="Times New Roman" w:eastAsia="宋体"/>
                  <w:b w:val="0"/>
                  <w:sz w:val="18"/>
                </w:rPr>
                <w:delText>2022</w:delText>
              </w:r>
            </w:del>
          </w:p>
        </w:tc>
        <w:tc>
          <w:tcPr>
            <w:tcW w:w="831" w:type="dxa"/>
            <w:tcMar>
              <w:left w:w="70" w:type="dxa"/>
              <w:right w:w="70" w:type="dxa"/>
            </w:tcMar>
            <w:vAlign w:val="center"/>
          </w:tcPr>
          <w:p w14:paraId="180FDE37">
            <w:pPr>
              <w:keepNext w:val="0"/>
              <w:spacing w:before="20" w:after="20" w:line="260" w:lineRule="exact"/>
              <w:ind w:left="0" w:leftChars="0" w:right="0" w:rightChars="0" w:firstLine="0" w:firstLineChars="0"/>
              <w:jc w:val="center"/>
              <w:rPr>
                <w:del w:id="25582" w:author="xh" w:date="2026-10-19T14:29:27+08:00"/>
              </w:rPr>
            </w:pPr>
            <w:del w:id="25583" w:author="xh" w:date="2026-10-19T14:29:27+08:00">
              <w:r>
                <w:rPr>
                  <w:rFonts w:ascii="Times New Roman" w:hAnsi="Times New Roman" w:eastAsia="宋体"/>
                  <w:b w:val="0"/>
                  <w:sz w:val="18"/>
                </w:rPr>
                <w:delText>区域正向峰值</w:delText>
              </w:r>
            </w:del>
          </w:p>
        </w:tc>
        <w:tc>
          <w:tcPr>
            <w:tcW w:w="831" w:type="dxa"/>
            <w:tcMar>
              <w:left w:w="70" w:type="dxa"/>
              <w:right w:w="70" w:type="dxa"/>
            </w:tcMar>
            <w:vAlign w:val="center"/>
          </w:tcPr>
          <w:p w14:paraId="1F631D0D">
            <w:pPr>
              <w:keepNext w:val="0"/>
              <w:spacing w:before="20" w:after="20" w:line="260" w:lineRule="exact"/>
              <w:ind w:left="0" w:leftChars="0" w:right="0" w:rightChars="0" w:firstLine="0" w:firstLineChars="0"/>
              <w:jc w:val="center"/>
              <w:rPr>
                <w:del w:id="25584" w:author="xh" w:date="2026-10-19T14:29:27+08:00"/>
              </w:rPr>
            </w:pPr>
            <w:del w:id="25585"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6CD41FA6">
            <w:pPr>
              <w:keepNext w:val="0"/>
              <w:spacing w:before="20" w:after="20" w:line="260" w:lineRule="exact"/>
              <w:ind w:left="0" w:leftChars="0" w:right="0" w:rightChars="0" w:firstLine="0" w:firstLineChars="0"/>
              <w:jc w:val="center"/>
              <w:rPr>
                <w:del w:id="25586" w:author="xh" w:date="2026-10-19T14:29:27+08:00"/>
              </w:rPr>
            </w:pPr>
            <w:del w:id="25587"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0E22C8A6">
            <w:pPr>
              <w:keepNext w:val="0"/>
              <w:spacing w:before="20" w:after="20" w:line="260" w:lineRule="exact"/>
              <w:ind w:left="0" w:leftChars="0" w:right="0" w:rightChars="0" w:firstLine="0" w:firstLineChars="0"/>
              <w:jc w:val="center"/>
              <w:rPr>
                <w:del w:id="25588" w:author="xh" w:date="2026-10-19T14:29:27+08:00"/>
              </w:rPr>
            </w:pPr>
            <w:del w:id="25589"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3D42F00D">
            <w:pPr>
              <w:keepNext w:val="0"/>
              <w:spacing w:before="20" w:after="20" w:line="260" w:lineRule="exact"/>
              <w:ind w:left="0" w:leftChars="0" w:right="0" w:rightChars="0" w:firstLine="0" w:firstLineChars="0"/>
              <w:jc w:val="center"/>
              <w:rPr>
                <w:del w:id="25590" w:author="xh" w:date="2026-10-19T14:29:27+08:00"/>
              </w:rPr>
            </w:pPr>
            <w:del w:id="25591"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6E55EE11">
            <w:pPr>
              <w:keepNext w:val="0"/>
              <w:spacing w:before="20" w:after="20" w:line="260" w:lineRule="exact"/>
              <w:ind w:left="0" w:leftChars="0" w:right="0" w:rightChars="0" w:firstLine="0" w:firstLineChars="0"/>
              <w:jc w:val="center"/>
              <w:rPr>
                <w:del w:id="25592" w:author="xh" w:date="2026-10-19T14:29:27+08:00"/>
              </w:rPr>
            </w:pPr>
            <w:del w:id="25593"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11DF541C">
            <w:pPr>
              <w:keepNext w:val="0"/>
              <w:spacing w:before="20" w:after="20" w:line="260" w:lineRule="exact"/>
              <w:ind w:left="0" w:leftChars="0" w:right="0" w:rightChars="0" w:firstLine="0" w:firstLineChars="0"/>
              <w:jc w:val="center"/>
              <w:rPr>
                <w:del w:id="25594" w:author="xh" w:date="2026-10-19T14:29:27+08:00"/>
              </w:rPr>
            </w:pPr>
            <w:del w:id="25595"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689C2235">
            <w:pPr>
              <w:keepNext w:val="0"/>
              <w:spacing w:before="20" w:after="20" w:line="260" w:lineRule="exact"/>
              <w:ind w:left="0" w:leftChars="0" w:right="0" w:rightChars="0" w:firstLine="0" w:firstLineChars="0"/>
              <w:jc w:val="center"/>
              <w:rPr>
                <w:del w:id="25596" w:author="xh" w:date="2026-10-19T14:29:27+08:00"/>
              </w:rPr>
            </w:pPr>
            <w:del w:id="25597" w:author="xh" w:date="2026-10-19T14:29:27+08:00">
              <w:r>
                <w:rPr>
                  <w:rFonts w:ascii="Times New Roman" w:hAnsi="Times New Roman" w:eastAsia="宋体"/>
                  <w:b w:val="0"/>
                  <w:sz w:val="18"/>
                </w:rPr>
                <w:delText>0.00</w:delText>
              </w:r>
            </w:del>
          </w:p>
        </w:tc>
      </w:tr>
      <w:tr w14:paraId="537E02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5391" w:author="xh" w:date="2026-10-19T14:29:27+08:00"/>
        </w:trPr>
        <w:tc>
          <w:tcPr>
            <w:tcW w:w="831" w:type="dxa"/>
            <w:tcMar>
              <w:left w:w="70" w:type="dxa"/>
              <w:right w:w="70" w:type="dxa"/>
            </w:tcMar>
            <w:vAlign w:val="center"/>
          </w:tcPr>
          <w:p w14:paraId="7E114B1B">
            <w:pPr>
              <w:keepNext w:val="0"/>
              <w:spacing w:before="20" w:after="20" w:line="260" w:lineRule="exact"/>
              <w:ind w:left="0" w:leftChars="0" w:right="0" w:rightChars="0" w:firstLine="0" w:firstLineChars="0"/>
              <w:jc w:val="center"/>
              <w:rPr>
                <w:del w:id="25598" w:author="xh" w:date="2026-10-19T14:29:27+08:00"/>
              </w:rPr>
            </w:pPr>
            <w:del w:id="25599" w:author="xh" w:date="2026-10-19T14:29:27+08:00">
              <w:r>
                <w:rPr>
                  <w:rFonts w:ascii="Times New Roman" w:hAnsi="Times New Roman" w:eastAsia="宋体"/>
                  <w:b w:val="0"/>
                  <w:sz w:val="18"/>
                </w:rPr>
                <w:delText>弹性</w:delText>
              </w:r>
            </w:del>
          </w:p>
        </w:tc>
        <w:tc>
          <w:tcPr>
            <w:tcW w:w="831" w:type="dxa"/>
            <w:tcMar>
              <w:left w:w="70" w:type="dxa"/>
              <w:right w:w="70" w:type="dxa"/>
            </w:tcMar>
            <w:vAlign w:val="center"/>
          </w:tcPr>
          <w:p w14:paraId="3A638996">
            <w:pPr>
              <w:keepNext w:val="0"/>
              <w:spacing w:before="20" w:after="20" w:line="260" w:lineRule="exact"/>
              <w:ind w:left="0" w:leftChars="0" w:right="0" w:rightChars="0" w:firstLine="0" w:firstLineChars="0"/>
              <w:jc w:val="center"/>
              <w:rPr>
                <w:del w:id="25600" w:author="xh" w:date="2026-10-19T14:29:27+08:00"/>
              </w:rPr>
            </w:pPr>
            <w:del w:id="25601" w:author="xh" w:date="2026-10-19T14:29:27+08:00">
              <w:r>
                <w:rPr>
                  <w:rFonts w:ascii="Times New Roman" w:hAnsi="Times New Roman" w:eastAsia="宋体"/>
                  <w:b w:val="0"/>
                  <w:sz w:val="18"/>
                </w:rPr>
                <w:delText>2022</w:delText>
              </w:r>
            </w:del>
          </w:p>
        </w:tc>
        <w:tc>
          <w:tcPr>
            <w:tcW w:w="831" w:type="dxa"/>
            <w:tcMar>
              <w:left w:w="70" w:type="dxa"/>
              <w:right w:w="70" w:type="dxa"/>
            </w:tcMar>
            <w:vAlign w:val="center"/>
          </w:tcPr>
          <w:p w14:paraId="33F208D6">
            <w:pPr>
              <w:keepNext w:val="0"/>
              <w:spacing w:before="20" w:after="20" w:line="260" w:lineRule="exact"/>
              <w:ind w:left="0" w:leftChars="0" w:right="0" w:rightChars="0" w:firstLine="0" w:firstLineChars="0"/>
              <w:jc w:val="center"/>
              <w:rPr>
                <w:del w:id="25602" w:author="xh" w:date="2026-10-19T14:29:27+08:00"/>
              </w:rPr>
            </w:pPr>
            <w:del w:id="25603" w:author="xh" w:date="2026-10-19T14:29:27+08:00">
              <w:r>
                <w:rPr>
                  <w:rFonts w:ascii="Times New Roman" w:hAnsi="Times New Roman" w:eastAsia="宋体"/>
                  <w:b w:val="0"/>
                  <w:sz w:val="18"/>
                </w:rPr>
                <w:delText>区域最低净负荷</w:delText>
              </w:r>
            </w:del>
          </w:p>
        </w:tc>
        <w:tc>
          <w:tcPr>
            <w:tcW w:w="831" w:type="dxa"/>
            <w:tcMar>
              <w:left w:w="70" w:type="dxa"/>
              <w:right w:w="70" w:type="dxa"/>
            </w:tcMar>
            <w:vAlign w:val="center"/>
          </w:tcPr>
          <w:p w14:paraId="7BE10A91">
            <w:pPr>
              <w:keepNext w:val="0"/>
              <w:spacing w:before="20" w:after="20" w:line="260" w:lineRule="exact"/>
              <w:ind w:left="0" w:leftChars="0" w:right="0" w:rightChars="0" w:firstLine="0" w:firstLineChars="0"/>
              <w:jc w:val="center"/>
              <w:rPr>
                <w:del w:id="25604" w:author="xh" w:date="2026-10-19T14:29:27+08:00"/>
              </w:rPr>
            </w:pPr>
            <w:del w:id="25605"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3672668D">
            <w:pPr>
              <w:keepNext w:val="0"/>
              <w:spacing w:before="20" w:after="20" w:line="260" w:lineRule="exact"/>
              <w:ind w:left="0" w:leftChars="0" w:right="0" w:rightChars="0" w:firstLine="0" w:firstLineChars="0"/>
              <w:jc w:val="center"/>
              <w:rPr>
                <w:del w:id="25606" w:author="xh" w:date="2026-10-19T14:29:27+08:00"/>
              </w:rPr>
            </w:pPr>
            <w:del w:id="25607"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0531D5E0">
            <w:pPr>
              <w:keepNext w:val="0"/>
              <w:spacing w:before="20" w:after="20" w:line="260" w:lineRule="exact"/>
              <w:ind w:left="0" w:leftChars="0" w:right="0" w:rightChars="0" w:firstLine="0" w:firstLineChars="0"/>
              <w:jc w:val="center"/>
              <w:rPr>
                <w:del w:id="25608" w:author="xh" w:date="2026-10-19T14:29:27+08:00"/>
              </w:rPr>
            </w:pPr>
            <w:del w:id="25609"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20C6A401">
            <w:pPr>
              <w:keepNext w:val="0"/>
              <w:spacing w:before="20" w:after="20" w:line="260" w:lineRule="exact"/>
              <w:ind w:left="0" w:leftChars="0" w:right="0" w:rightChars="0" w:firstLine="0" w:firstLineChars="0"/>
              <w:jc w:val="center"/>
              <w:rPr>
                <w:del w:id="25610" w:author="xh" w:date="2026-10-19T14:29:27+08:00"/>
              </w:rPr>
            </w:pPr>
            <w:del w:id="25611"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574BCB86">
            <w:pPr>
              <w:keepNext w:val="0"/>
              <w:spacing w:before="20" w:after="20" w:line="260" w:lineRule="exact"/>
              <w:ind w:left="0" w:leftChars="0" w:right="0" w:rightChars="0" w:firstLine="0" w:firstLineChars="0"/>
              <w:jc w:val="center"/>
              <w:rPr>
                <w:del w:id="25612" w:author="xh" w:date="2026-10-19T14:29:27+08:00"/>
              </w:rPr>
            </w:pPr>
            <w:del w:id="25613"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789304E2">
            <w:pPr>
              <w:keepNext w:val="0"/>
              <w:spacing w:before="20" w:after="20" w:line="260" w:lineRule="exact"/>
              <w:ind w:left="0" w:leftChars="0" w:right="0" w:rightChars="0" w:firstLine="0" w:firstLineChars="0"/>
              <w:jc w:val="center"/>
              <w:rPr>
                <w:del w:id="25614" w:author="xh" w:date="2026-10-19T14:29:27+08:00"/>
              </w:rPr>
            </w:pPr>
            <w:del w:id="25615"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3A910373">
            <w:pPr>
              <w:keepNext w:val="0"/>
              <w:spacing w:before="20" w:after="20" w:line="260" w:lineRule="exact"/>
              <w:ind w:left="0" w:leftChars="0" w:right="0" w:rightChars="0" w:firstLine="0" w:firstLineChars="0"/>
              <w:jc w:val="center"/>
              <w:rPr>
                <w:del w:id="25616" w:author="xh" w:date="2026-10-19T14:29:27+08:00"/>
              </w:rPr>
            </w:pPr>
            <w:del w:id="25617" w:author="xh" w:date="2026-10-19T14:29:27+08:00">
              <w:r>
                <w:rPr>
                  <w:rFonts w:ascii="Times New Roman" w:hAnsi="Times New Roman" w:eastAsia="宋体"/>
                  <w:b w:val="0"/>
                  <w:sz w:val="18"/>
                </w:rPr>
                <w:delText>0.00</w:delText>
              </w:r>
            </w:del>
          </w:p>
        </w:tc>
      </w:tr>
      <w:tr w14:paraId="0B1481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5392" w:author="xh" w:date="2026-10-19T14:29:27+08:00"/>
        </w:trPr>
        <w:tc>
          <w:tcPr>
            <w:tcW w:w="831" w:type="dxa"/>
            <w:tcMar>
              <w:left w:w="70" w:type="dxa"/>
              <w:right w:w="70" w:type="dxa"/>
            </w:tcMar>
            <w:vAlign w:val="center"/>
          </w:tcPr>
          <w:p w14:paraId="063AD20E">
            <w:pPr>
              <w:keepNext w:val="0"/>
              <w:spacing w:before="20" w:after="20" w:line="260" w:lineRule="exact"/>
              <w:ind w:left="0" w:leftChars="0" w:right="0" w:rightChars="0" w:firstLine="0" w:firstLineChars="0"/>
              <w:jc w:val="center"/>
              <w:rPr>
                <w:del w:id="25618" w:author="xh" w:date="2026-10-19T14:29:27+08:00"/>
              </w:rPr>
            </w:pPr>
            <w:del w:id="25619" w:author="xh" w:date="2026-10-19T14:29:27+08:00">
              <w:r>
                <w:rPr>
                  <w:rFonts w:ascii="Times New Roman" w:hAnsi="Times New Roman" w:eastAsia="宋体"/>
                  <w:b w:val="0"/>
                  <w:sz w:val="18"/>
                </w:rPr>
                <w:delText>弹性</w:delText>
              </w:r>
            </w:del>
          </w:p>
        </w:tc>
        <w:tc>
          <w:tcPr>
            <w:tcW w:w="831" w:type="dxa"/>
            <w:tcMar>
              <w:left w:w="70" w:type="dxa"/>
              <w:right w:w="70" w:type="dxa"/>
            </w:tcMar>
            <w:vAlign w:val="center"/>
          </w:tcPr>
          <w:p w14:paraId="7123C5C9">
            <w:pPr>
              <w:keepNext w:val="0"/>
              <w:spacing w:before="20" w:after="20" w:line="260" w:lineRule="exact"/>
              <w:ind w:left="0" w:leftChars="0" w:right="0" w:rightChars="0" w:firstLine="0" w:firstLineChars="0"/>
              <w:jc w:val="center"/>
              <w:rPr>
                <w:del w:id="25620" w:author="xh" w:date="2026-10-19T14:29:27+08:00"/>
              </w:rPr>
            </w:pPr>
            <w:del w:id="25621" w:author="xh" w:date="2026-10-19T14:29:27+08:00">
              <w:r>
                <w:rPr>
                  <w:rFonts w:ascii="Times New Roman" w:hAnsi="Times New Roman" w:eastAsia="宋体"/>
                  <w:b w:val="0"/>
                  <w:sz w:val="18"/>
                </w:rPr>
                <w:delText>2023</w:delText>
              </w:r>
            </w:del>
          </w:p>
        </w:tc>
        <w:tc>
          <w:tcPr>
            <w:tcW w:w="831" w:type="dxa"/>
            <w:tcMar>
              <w:left w:w="70" w:type="dxa"/>
              <w:right w:w="70" w:type="dxa"/>
            </w:tcMar>
            <w:vAlign w:val="center"/>
          </w:tcPr>
          <w:p w14:paraId="3835B51F">
            <w:pPr>
              <w:keepNext w:val="0"/>
              <w:spacing w:before="20" w:after="20" w:line="260" w:lineRule="exact"/>
              <w:ind w:left="0" w:leftChars="0" w:right="0" w:rightChars="0" w:firstLine="0" w:firstLineChars="0"/>
              <w:jc w:val="center"/>
              <w:rPr>
                <w:del w:id="25622" w:author="xh" w:date="2026-10-19T14:29:27+08:00"/>
              </w:rPr>
            </w:pPr>
            <w:del w:id="25623" w:author="xh" w:date="2026-10-19T14:29:27+08:00">
              <w:r>
                <w:rPr>
                  <w:rFonts w:ascii="Times New Roman" w:hAnsi="Times New Roman" w:eastAsia="宋体"/>
                  <w:b w:val="0"/>
                  <w:sz w:val="18"/>
                </w:rPr>
                <w:delText>区域正向峰值</w:delText>
              </w:r>
            </w:del>
          </w:p>
        </w:tc>
        <w:tc>
          <w:tcPr>
            <w:tcW w:w="831" w:type="dxa"/>
            <w:tcMar>
              <w:left w:w="70" w:type="dxa"/>
              <w:right w:w="70" w:type="dxa"/>
            </w:tcMar>
            <w:vAlign w:val="center"/>
          </w:tcPr>
          <w:p w14:paraId="2240E650">
            <w:pPr>
              <w:keepNext w:val="0"/>
              <w:spacing w:before="20" w:after="20" w:line="260" w:lineRule="exact"/>
              <w:ind w:left="0" w:leftChars="0" w:right="0" w:rightChars="0" w:firstLine="0" w:firstLineChars="0"/>
              <w:jc w:val="center"/>
              <w:rPr>
                <w:del w:id="25624" w:author="xh" w:date="2026-10-19T14:29:27+08:00"/>
              </w:rPr>
            </w:pPr>
            <w:del w:id="25625"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03312BCE">
            <w:pPr>
              <w:keepNext w:val="0"/>
              <w:spacing w:before="20" w:after="20" w:line="260" w:lineRule="exact"/>
              <w:ind w:left="0" w:leftChars="0" w:right="0" w:rightChars="0" w:firstLine="0" w:firstLineChars="0"/>
              <w:jc w:val="center"/>
              <w:rPr>
                <w:del w:id="25626" w:author="xh" w:date="2026-10-19T14:29:27+08:00"/>
              </w:rPr>
            </w:pPr>
            <w:del w:id="25627"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2F5C984D">
            <w:pPr>
              <w:keepNext w:val="0"/>
              <w:spacing w:before="20" w:after="20" w:line="260" w:lineRule="exact"/>
              <w:ind w:left="0" w:leftChars="0" w:right="0" w:rightChars="0" w:firstLine="0" w:firstLineChars="0"/>
              <w:jc w:val="center"/>
              <w:rPr>
                <w:del w:id="25628" w:author="xh" w:date="2026-10-19T14:29:27+08:00"/>
              </w:rPr>
            </w:pPr>
            <w:del w:id="25629"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434FD388">
            <w:pPr>
              <w:keepNext w:val="0"/>
              <w:spacing w:before="20" w:after="20" w:line="260" w:lineRule="exact"/>
              <w:ind w:left="0" w:leftChars="0" w:right="0" w:rightChars="0" w:firstLine="0" w:firstLineChars="0"/>
              <w:jc w:val="center"/>
              <w:rPr>
                <w:del w:id="25630" w:author="xh" w:date="2026-10-19T14:29:27+08:00"/>
              </w:rPr>
            </w:pPr>
            <w:del w:id="25631"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59E02719">
            <w:pPr>
              <w:keepNext w:val="0"/>
              <w:spacing w:before="20" w:after="20" w:line="260" w:lineRule="exact"/>
              <w:ind w:left="0" w:leftChars="0" w:right="0" w:rightChars="0" w:firstLine="0" w:firstLineChars="0"/>
              <w:jc w:val="center"/>
              <w:rPr>
                <w:del w:id="25632" w:author="xh" w:date="2026-10-19T14:29:27+08:00"/>
              </w:rPr>
            </w:pPr>
            <w:del w:id="25633"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37E377C3">
            <w:pPr>
              <w:keepNext w:val="0"/>
              <w:spacing w:before="20" w:after="20" w:line="260" w:lineRule="exact"/>
              <w:ind w:left="0" w:leftChars="0" w:right="0" w:rightChars="0" w:firstLine="0" w:firstLineChars="0"/>
              <w:jc w:val="center"/>
              <w:rPr>
                <w:del w:id="25634" w:author="xh" w:date="2026-10-19T14:29:27+08:00"/>
              </w:rPr>
            </w:pPr>
            <w:del w:id="25635"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192CF0CC">
            <w:pPr>
              <w:keepNext w:val="0"/>
              <w:spacing w:before="20" w:after="20" w:line="260" w:lineRule="exact"/>
              <w:ind w:left="0" w:leftChars="0" w:right="0" w:rightChars="0" w:firstLine="0" w:firstLineChars="0"/>
              <w:jc w:val="center"/>
              <w:rPr>
                <w:del w:id="25636" w:author="xh" w:date="2026-10-19T14:29:27+08:00"/>
              </w:rPr>
            </w:pPr>
            <w:del w:id="25637" w:author="xh" w:date="2026-10-19T14:29:27+08:00">
              <w:r>
                <w:rPr>
                  <w:rFonts w:ascii="Times New Roman" w:hAnsi="Times New Roman" w:eastAsia="宋体"/>
                  <w:b w:val="0"/>
                  <w:sz w:val="18"/>
                </w:rPr>
                <w:delText>0.00</w:delText>
              </w:r>
            </w:del>
          </w:p>
        </w:tc>
      </w:tr>
      <w:tr w14:paraId="15DAE2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5393" w:author="xh" w:date="2026-10-19T14:29:27+08:00"/>
        </w:trPr>
        <w:tc>
          <w:tcPr>
            <w:tcW w:w="831" w:type="dxa"/>
            <w:tcMar>
              <w:left w:w="70" w:type="dxa"/>
              <w:right w:w="70" w:type="dxa"/>
            </w:tcMar>
            <w:vAlign w:val="center"/>
          </w:tcPr>
          <w:p w14:paraId="74701ADE">
            <w:pPr>
              <w:keepNext w:val="0"/>
              <w:spacing w:before="20" w:after="20" w:line="260" w:lineRule="exact"/>
              <w:ind w:left="0" w:leftChars="0" w:right="0" w:rightChars="0" w:firstLine="0" w:firstLineChars="0"/>
              <w:jc w:val="center"/>
              <w:rPr>
                <w:del w:id="25638" w:author="xh" w:date="2026-10-19T14:29:27+08:00"/>
              </w:rPr>
            </w:pPr>
            <w:del w:id="25639" w:author="xh" w:date="2026-10-19T14:29:27+08:00">
              <w:r>
                <w:rPr>
                  <w:rFonts w:ascii="Times New Roman" w:hAnsi="Times New Roman" w:eastAsia="宋体"/>
                  <w:b w:val="0"/>
                  <w:sz w:val="18"/>
                </w:rPr>
                <w:delText>弹性</w:delText>
              </w:r>
            </w:del>
          </w:p>
        </w:tc>
        <w:tc>
          <w:tcPr>
            <w:tcW w:w="831" w:type="dxa"/>
            <w:tcMar>
              <w:left w:w="70" w:type="dxa"/>
              <w:right w:w="70" w:type="dxa"/>
            </w:tcMar>
            <w:vAlign w:val="center"/>
          </w:tcPr>
          <w:p w14:paraId="3C23B9AD">
            <w:pPr>
              <w:keepNext w:val="0"/>
              <w:spacing w:before="20" w:after="20" w:line="260" w:lineRule="exact"/>
              <w:ind w:left="0" w:leftChars="0" w:right="0" w:rightChars="0" w:firstLine="0" w:firstLineChars="0"/>
              <w:jc w:val="center"/>
              <w:rPr>
                <w:del w:id="25640" w:author="xh" w:date="2026-10-19T14:29:27+08:00"/>
              </w:rPr>
            </w:pPr>
            <w:del w:id="25641" w:author="xh" w:date="2026-10-19T14:29:27+08:00">
              <w:r>
                <w:rPr>
                  <w:rFonts w:ascii="Times New Roman" w:hAnsi="Times New Roman" w:eastAsia="宋体"/>
                  <w:b w:val="0"/>
                  <w:sz w:val="18"/>
                </w:rPr>
                <w:delText>2023</w:delText>
              </w:r>
            </w:del>
          </w:p>
        </w:tc>
        <w:tc>
          <w:tcPr>
            <w:tcW w:w="831" w:type="dxa"/>
            <w:tcMar>
              <w:left w:w="70" w:type="dxa"/>
              <w:right w:w="70" w:type="dxa"/>
            </w:tcMar>
            <w:vAlign w:val="center"/>
          </w:tcPr>
          <w:p w14:paraId="27BA1D04">
            <w:pPr>
              <w:keepNext w:val="0"/>
              <w:spacing w:before="20" w:after="20" w:line="260" w:lineRule="exact"/>
              <w:ind w:left="0" w:leftChars="0" w:right="0" w:rightChars="0" w:firstLine="0" w:firstLineChars="0"/>
              <w:jc w:val="center"/>
              <w:rPr>
                <w:del w:id="25642" w:author="xh" w:date="2026-10-19T14:29:27+08:00"/>
              </w:rPr>
            </w:pPr>
            <w:del w:id="25643" w:author="xh" w:date="2026-10-19T14:29:27+08:00">
              <w:r>
                <w:rPr>
                  <w:rFonts w:ascii="Times New Roman" w:hAnsi="Times New Roman" w:eastAsia="宋体"/>
                  <w:b w:val="0"/>
                  <w:sz w:val="18"/>
                </w:rPr>
                <w:delText>区域最低净负荷</w:delText>
              </w:r>
            </w:del>
          </w:p>
        </w:tc>
        <w:tc>
          <w:tcPr>
            <w:tcW w:w="831" w:type="dxa"/>
            <w:tcMar>
              <w:left w:w="70" w:type="dxa"/>
              <w:right w:w="70" w:type="dxa"/>
            </w:tcMar>
            <w:vAlign w:val="center"/>
          </w:tcPr>
          <w:p w14:paraId="4820A0AA">
            <w:pPr>
              <w:keepNext w:val="0"/>
              <w:spacing w:before="20" w:after="20" w:line="260" w:lineRule="exact"/>
              <w:ind w:left="0" w:leftChars="0" w:right="0" w:rightChars="0" w:firstLine="0" w:firstLineChars="0"/>
              <w:jc w:val="center"/>
              <w:rPr>
                <w:del w:id="25644" w:author="xh" w:date="2026-10-19T14:29:27+08:00"/>
              </w:rPr>
            </w:pPr>
            <w:del w:id="25645"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026AAE4C">
            <w:pPr>
              <w:keepNext w:val="0"/>
              <w:spacing w:before="20" w:after="20" w:line="260" w:lineRule="exact"/>
              <w:ind w:left="0" w:leftChars="0" w:right="0" w:rightChars="0" w:firstLine="0" w:firstLineChars="0"/>
              <w:jc w:val="center"/>
              <w:rPr>
                <w:del w:id="25646" w:author="xh" w:date="2026-10-19T14:29:27+08:00"/>
              </w:rPr>
            </w:pPr>
            <w:del w:id="25647"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12E4C68D">
            <w:pPr>
              <w:keepNext w:val="0"/>
              <w:spacing w:before="20" w:after="20" w:line="260" w:lineRule="exact"/>
              <w:ind w:left="0" w:leftChars="0" w:right="0" w:rightChars="0" w:firstLine="0" w:firstLineChars="0"/>
              <w:jc w:val="center"/>
              <w:rPr>
                <w:del w:id="25648" w:author="xh" w:date="2026-10-19T14:29:27+08:00"/>
              </w:rPr>
            </w:pPr>
            <w:del w:id="25649"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07EF4ACC">
            <w:pPr>
              <w:keepNext w:val="0"/>
              <w:spacing w:before="20" w:after="20" w:line="260" w:lineRule="exact"/>
              <w:ind w:left="0" w:leftChars="0" w:right="0" w:rightChars="0" w:firstLine="0" w:firstLineChars="0"/>
              <w:jc w:val="center"/>
              <w:rPr>
                <w:del w:id="25650" w:author="xh" w:date="2026-10-19T14:29:27+08:00"/>
              </w:rPr>
            </w:pPr>
            <w:del w:id="25651"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5D30569E">
            <w:pPr>
              <w:keepNext w:val="0"/>
              <w:spacing w:before="20" w:after="20" w:line="260" w:lineRule="exact"/>
              <w:ind w:left="0" w:leftChars="0" w:right="0" w:rightChars="0" w:firstLine="0" w:firstLineChars="0"/>
              <w:jc w:val="center"/>
              <w:rPr>
                <w:del w:id="25652" w:author="xh" w:date="2026-10-19T14:29:27+08:00"/>
              </w:rPr>
            </w:pPr>
            <w:del w:id="25653"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4ED8DDB4">
            <w:pPr>
              <w:keepNext w:val="0"/>
              <w:spacing w:before="20" w:after="20" w:line="260" w:lineRule="exact"/>
              <w:ind w:left="0" w:leftChars="0" w:right="0" w:rightChars="0" w:firstLine="0" w:firstLineChars="0"/>
              <w:jc w:val="center"/>
              <w:rPr>
                <w:del w:id="25654" w:author="xh" w:date="2026-10-19T14:29:27+08:00"/>
              </w:rPr>
            </w:pPr>
            <w:del w:id="25655"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3713928D">
            <w:pPr>
              <w:keepNext w:val="0"/>
              <w:spacing w:before="20" w:after="20" w:line="260" w:lineRule="exact"/>
              <w:ind w:left="0" w:leftChars="0" w:right="0" w:rightChars="0" w:firstLine="0" w:firstLineChars="0"/>
              <w:jc w:val="center"/>
              <w:rPr>
                <w:del w:id="25656" w:author="xh" w:date="2026-10-19T14:29:27+08:00"/>
              </w:rPr>
            </w:pPr>
            <w:del w:id="25657" w:author="xh" w:date="2026-10-19T14:29:27+08:00">
              <w:r>
                <w:rPr>
                  <w:rFonts w:ascii="Times New Roman" w:hAnsi="Times New Roman" w:eastAsia="宋体"/>
                  <w:b w:val="0"/>
                  <w:sz w:val="18"/>
                </w:rPr>
                <w:delText>0.00</w:delText>
              </w:r>
            </w:del>
          </w:p>
        </w:tc>
      </w:tr>
      <w:tr w14:paraId="25C268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5394" w:author="xh" w:date="2026-10-19T14:29:27+08:00"/>
        </w:trPr>
        <w:tc>
          <w:tcPr>
            <w:tcW w:w="831" w:type="dxa"/>
            <w:tcMar>
              <w:left w:w="70" w:type="dxa"/>
              <w:right w:w="70" w:type="dxa"/>
            </w:tcMar>
            <w:vAlign w:val="center"/>
          </w:tcPr>
          <w:p w14:paraId="31DA8C98">
            <w:pPr>
              <w:keepNext w:val="0"/>
              <w:spacing w:before="20" w:after="20" w:line="260" w:lineRule="exact"/>
              <w:ind w:left="0" w:leftChars="0" w:right="0" w:rightChars="0" w:firstLine="0" w:firstLineChars="0"/>
              <w:jc w:val="center"/>
              <w:rPr>
                <w:del w:id="25658" w:author="xh" w:date="2026-10-19T14:29:27+08:00"/>
              </w:rPr>
            </w:pPr>
            <w:del w:id="25659" w:author="xh" w:date="2026-10-19T14:29:27+08:00">
              <w:r>
                <w:rPr>
                  <w:rFonts w:ascii="Times New Roman" w:hAnsi="Times New Roman" w:eastAsia="宋体"/>
                  <w:b w:val="0"/>
                  <w:sz w:val="18"/>
                </w:rPr>
                <w:delText>弹性</w:delText>
              </w:r>
            </w:del>
          </w:p>
        </w:tc>
        <w:tc>
          <w:tcPr>
            <w:tcW w:w="831" w:type="dxa"/>
            <w:tcMar>
              <w:left w:w="70" w:type="dxa"/>
              <w:right w:w="70" w:type="dxa"/>
            </w:tcMar>
            <w:vAlign w:val="center"/>
          </w:tcPr>
          <w:p w14:paraId="5C7CBD97">
            <w:pPr>
              <w:keepNext w:val="0"/>
              <w:spacing w:before="20" w:after="20" w:line="260" w:lineRule="exact"/>
              <w:ind w:left="0" w:leftChars="0" w:right="0" w:rightChars="0" w:firstLine="0" w:firstLineChars="0"/>
              <w:jc w:val="center"/>
              <w:rPr>
                <w:del w:id="25660" w:author="xh" w:date="2026-10-19T14:29:27+08:00"/>
              </w:rPr>
            </w:pPr>
            <w:del w:id="25661" w:author="xh" w:date="2026-10-19T14:29:27+08:00">
              <w:r>
                <w:rPr>
                  <w:rFonts w:ascii="Times New Roman" w:hAnsi="Times New Roman" w:eastAsia="宋体"/>
                  <w:b w:val="0"/>
                  <w:sz w:val="18"/>
                </w:rPr>
                <w:delText>2024</w:delText>
              </w:r>
            </w:del>
          </w:p>
        </w:tc>
        <w:tc>
          <w:tcPr>
            <w:tcW w:w="831" w:type="dxa"/>
            <w:tcMar>
              <w:left w:w="70" w:type="dxa"/>
              <w:right w:w="70" w:type="dxa"/>
            </w:tcMar>
            <w:vAlign w:val="center"/>
          </w:tcPr>
          <w:p w14:paraId="24D09674">
            <w:pPr>
              <w:keepNext w:val="0"/>
              <w:spacing w:before="20" w:after="20" w:line="260" w:lineRule="exact"/>
              <w:ind w:left="0" w:leftChars="0" w:right="0" w:rightChars="0" w:firstLine="0" w:firstLineChars="0"/>
              <w:jc w:val="center"/>
              <w:rPr>
                <w:del w:id="25662" w:author="xh" w:date="2026-10-19T14:29:27+08:00"/>
              </w:rPr>
            </w:pPr>
            <w:del w:id="25663" w:author="xh" w:date="2026-10-19T14:29:27+08:00">
              <w:r>
                <w:rPr>
                  <w:rFonts w:ascii="Times New Roman" w:hAnsi="Times New Roman" w:eastAsia="宋体"/>
                  <w:b w:val="0"/>
                  <w:sz w:val="18"/>
                </w:rPr>
                <w:delText>区域正向峰值</w:delText>
              </w:r>
            </w:del>
          </w:p>
        </w:tc>
        <w:tc>
          <w:tcPr>
            <w:tcW w:w="831" w:type="dxa"/>
            <w:tcMar>
              <w:left w:w="70" w:type="dxa"/>
              <w:right w:w="70" w:type="dxa"/>
            </w:tcMar>
            <w:vAlign w:val="center"/>
          </w:tcPr>
          <w:p w14:paraId="10C73C39">
            <w:pPr>
              <w:keepNext w:val="0"/>
              <w:spacing w:before="20" w:after="20" w:line="260" w:lineRule="exact"/>
              <w:ind w:left="0" w:leftChars="0" w:right="0" w:rightChars="0" w:firstLine="0" w:firstLineChars="0"/>
              <w:jc w:val="center"/>
              <w:rPr>
                <w:del w:id="25664" w:author="xh" w:date="2026-10-19T14:29:27+08:00"/>
              </w:rPr>
            </w:pPr>
            <w:del w:id="25665"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0EA1F7EA">
            <w:pPr>
              <w:keepNext w:val="0"/>
              <w:spacing w:before="20" w:after="20" w:line="260" w:lineRule="exact"/>
              <w:ind w:left="0" w:leftChars="0" w:right="0" w:rightChars="0" w:firstLine="0" w:firstLineChars="0"/>
              <w:jc w:val="center"/>
              <w:rPr>
                <w:del w:id="25666" w:author="xh" w:date="2026-10-19T14:29:27+08:00"/>
              </w:rPr>
            </w:pPr>
            <w:del w:id="25667"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7586E06B">
            <w:pPr>
              <w:keepNext w:val="0"/>
              <w:spacing w:before="20" w:after="20" w:line="260" w:lineRule="exact"/>
              <w:ind w:left="0" w:leftChars="0" w:right="0" w:rightChars="0" w:firstLine="0" w:firstLineChars="0"/>
              <w:jc w:val="center"/>
              <w:rPr>
                <w:del w:id="25668" w:author="xh" w:date="2026-10-19T14:29:27+08:00"/>
              </w:rPr>
            </w:pPr>
            <w:del w:id="25669"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27CA297E">
            <w:pPr>
              <w:keepNext w:val="0"/>
              <w:spacing w:before="20" w:after="20" w:line="260" w:lineRule="exact"/>
              <w:ind w:left="0" w:leftChars="0" w:right="0" w:rightChars="0" w:firstLine="0" w:firstLineChars="0"/>
              <w:jc w:val="center"/>
              <w:rPr>
                <w:del w:id="25670" w:author="xh" w:date="2026-10-19T14:29:27+08:00"/>
              </w:rPr>
            </w:pPr>
            <w:del w:id="25671"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54113959">
            <w:pPr>
              <w:keepNext w:val="0"/>
              <w:spacing w:before="20" w:after="20" w:line="260" w:lineRule="exact"/>
              <w:ind w:left="0" w:leftChars="0" w:right="0" w:rightChars="0" w:firstLine="0" w:firstLineChars="0"/>
              <w:jc w:val="center"/>
              <w:rPr>
                <w:del w:id="25672" w:author="xh" w:date="2026-10-19T14:29:27+08:00"/>
              </w:rPr>
            </w:pPr>
            <w:del w:id="25673"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4A384B52">
            <w:pPr>
              <w:keepNext w:val="0"/>
              <w:spacing w:before="20" w:after="20" w:line="260" w:lineRule="exact"/>
              <w:ind w:left="0" w:leftChars="0" w:right="0" w:rightChars="0" w:firstLine="0" w:firstLineChars="0"/>
              <w:jc w:val="center"/>
              <w:rPr>
                <w:del w:id="25674" w:author="xh" w:date="2026-10-19T14:29:27+08:00"/>
              </w:rPr>
            </w:pPr>
            <w:del w:id="25675"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6D12463E">
            <w:pPr>
              <w:keepNext w:val="0"/>
              <w:spacing w:before="20" w:after="20" w:line="260" w:lineRule="exact"/>
              <w:ind w:left="0" w:leftChars="0" w:right="0" w:rightChars="0" w:firstLine="0" w:firstLineChars="0"/>
              <w:jc w:val="center"/>
              <w:rPr>
                <w:del w:id="25676" w:author="xh" w:date="2026-10-19T14:29:27+08:00"/>
              </w:rPr>
            </w:pPr>
            <w:del w:id="25677" w:author="xh" w:date="2026-10-19T14:29:27+08:00">
              <w:r>
                <w:rPr>
                  <w:rFonts w:ascii="Times New Roman" w:hAnsi="Times New Roman" w:eastAsia="宋体"/>
                  <w:b w:val="0"/>
                  <w:sz w:val="18"/>
                </w:rPr>
                <w:delText>0.00</w:delText>
              </w:r>
            </w:del>
          </w:p>
        </w:tc>
      </w:tr>
      <w:tr w14:paraId="6A5351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5395" w:author="xh" w:date="2026-10-19T14:29:27+08:00"/>
        </w:trPr>
        <w:tc>
          <w:tcPr>
            <w:tcW w:w="831" w:type="dxa"/>
            <w:tcMar>
              <w:left w:w="70" w:type="dxa"/>
              <w:right w:w="70" w:type="dxa"/>
            </w:tcMar>
            <w:vAlign w:val="center"/>
          </w:tcPr>
          <w:p w14:paraId="1BC6825E">
            <w:pPr>
              <w:keepNext w:val="0"/>
              <w:spacing w:before="20" w:after="20" w:line="260" w:lineRule="exact"/>
              <w:ind w:left="0" w:leftChars="0" w:right="0" w:rightChars="0" w:firstLine="0" w:firstLineChars="0"/>
              <w:jc w:val="center"/>
              <w:rPr>
                <w:del w:id="25678" w:author="xh" w:date="2026-10-19T14:29:27+08:00"/>
              </w:rPr>
            </w:pPr>
            <w:del w:id="25679" w:author="xh" w:date="2026-10-19T14:29:27+08:00">
              <w:r>
                <w:rPr>
                  <w:rFonts w:ascii="Times New Roman" w:hAnsi="Times New Roman" w:eastAsia="宋体"/>
                  <w:b w:val="0"/>
                  <w:sz w:val="18"/>
                </w:rPr>
                <w:delText>弹性</w:delText>
              </w:r>
            </w:del>
          </w:p>
        </w:tc>
        <w:tc>
          <w:tcPr>
            <w:tcW w:w="831" w:type="dxa"/>
            <w:tcMar>
              <w:left w:w="70" w:type="dxa"/>
              <w:right w:w="70" w:type="dxa"/>
            </w:tcMar>
            <w:vAlign w:val="center"/>
          </w:tcPr>
          <w:p w14:paraId="55E6592F">
            <w:pPr>
              <w:keepNext w:val="0"/>
              <w:spacing w:before="20" w:after="20" w:line="260" w:lineRule="exact"/>
              <w:ind w:left="0" w:leftChars="0" w:right="0" w:rightChars="0" w:firstLine="0" w:firstLineChars="0"/>
              <w:jc w:val="center"/>
              <w:rPr>
                <w:del w:id="25680" w:author="xh" w:date="2026-10-19T14:29:27+08:00"/>
              </w:rPr>
            </w:pPr>
            <w:del w:id="25681" w:author="xh" w:date="2026-10-19T14:29:27+08:00">
              <w:r>
                <w:rPr>
                  <w:rFonts w:ascii="Times New Roman" w:hAnsi="Times New Roman" w:eastAsia="宋体"/>
                  <w:b w:val="0"/>
                  <w:sz w:val="18"/>
                </w:rPr>
                <w:delText>2024</w:delText>
              </w:r>
            </w:del>
          </w:p>
        </w:tc>
        <w:tc>
          <w:tcPr>
            <w:tcW w:w="831" w:type="dxa"/>
            <w:tcMar>
              <w:left w:w="70" w:type="dxa"/>
              <w:right w:w="70" w:type="dxa"/>
            </w:tcMar>
            <w:vAlign w:val="center"/>
          </w:tcPr>
          <w:p w14:paraId="1C0EF888">
            <w:pPr>
              <w:keepNext w:val="0"/>
              <w:spacing w:before="20" w:after="20" w:line="260" w:lineRule="exact"/>
              <w:ind w:left="0" w:leftChars="0" w:right="0" w:rightChars="0" w:firstLine="0" w:firstLineChars="0"/>
              <w:jc w:val="center"/>
              <w:rPr>
                <w:del w:id="25682" w:author="xh" w:date="2026-10-19T14:29:27+08:00"/>
              </w:rPr>
            </w:pPr>
            <w:del w:id="25683" w:author="xh" w:date="2026-10-19T14:29:27+08:00">
              <w:r>
                <w:rPr>
                  <w:rFonts w:ascii="Times New Roman" w:hAnsi="Times New Roman" w:eastAsia="宋体"/>
                  <w:b w:val="0"/>
                  <w:sz w:val="18"/>
                </w:rPr>
                <w:delText>区域最低净负荷</w:delText>
              </w:r>
            </w:del>
          </w:p>
        </w:tc>
        <w:tc>
          <w:tcPr>
            <w:tcW w:w="831" w:type="dxa"/>
            <w:tcMar>
              <w:left w:w="70" w:type="dxa"/>
              <w:right w:w="70" w:type="dxa"/>
            </w:tcMar>
            <w:vAlign w:val="center"/>
          </w:tcPr>
          <w:p w14:paraId="29F6CD5C">
            <w:pPr>
              <w:keepNext w:val="0"/>
              <w:spacing w:before="20" w:after="20" w:line="260" w:lineRule="exact"/>
              <w:ind w:left="0" w:leftChars="0" w:right="0" w:rightChars="0" w:firstLine="0" w:firstLineChars="0"/>
              <w:jc w:val="center"/>
              <w:rPr>
                <w:del w:id="25684" w:author="xh" w:date="2026-10-19T14:29:27+08:00"/>
              </w:rPr>
            </w:pPr>
            <w:del w:id="25685"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5D66C93C">
            <w:pPr>
              <w:keepNext w:val="0"/>
              <w:spacing w:before="20" w:after="20" w:line="260" w:lineRule="exact"/>
              <w:ind w:left="0" w:leftChars="0" w:right="0" w:rightChars="0" w:firstLine="0" w:firstLineChars="0"/>
              <w:jc w:val="center"/>
              <w:rPr>
                <w:del w:id="25686" w:author="xh" w:date="2026-10-19T14:29:27+08:00"/>
              </w:rPr>
            </w:pPr>
            <w:del w:id="25687"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441F60E1">
            <w:pPr>
              <w:keepNext w:val="0"/>
              <w:spacing w:before="20" w:after="20" w:line="260" w:lineRule="exact"/>
              <w:ind w:left="0" w:leftChars="0" w:right="0" w:rightChars="0" w:firstLine="0" w:firstLineChars="0"/>
              <w:jc w:val="center"/>
              <w:rPr>
                <w:del w:id="25688" w:author="xh" w:date="2026-10-19T14:29:27+08:00"/>
              </w:rPr>
            </w:pPr>
            <w:del w:id="25689"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3BD6A45C">
            <w:pPr>
              <w:keepNext w:val="0"/>
              <w:spacing w:before="20" w:after="20" w:line="260" w:lineRule="exact"/>
              <w:ind w:left="0" w:leftChars="0" w:right="0" w:rightChars="0" w:firstLine="0" w:firstLineChars="0"/>
              <w:jc w:val="center"/>
              <w:rPr>
                <w:del w:id="25690" w:author="xh" w:date="2026-10-19T14:29:27+08:00"/>
              </w:rPr>
            </w:pPr>
            <w:del w:id="25691"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5AA9A30F">
            <w:pPr>
              <w:keepNext w:val="0"/>
              <w:spacing w:before="20" w:after="20" w:line="260" w:lineRule="exact"/>
              <w:ind w:left="0" w:leftChars="0" w:right="0" w:rightChars="0" w:firstLine="0" w:firstLineChars="0"/>
              <w:jc w:val="center"/>
              <w:rPr>
                <w:del w:id="25692" w:author="xh" w:date="2026-10-19T14:29:27+08:00"/>
              </w:rPr>
            </w:pPr>
            <w:del w:id="25693"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522256AD">
            <w:pPr>
              <w:keepNext w:val="0"/>
              <w:spacing w:before="20" w:after="20" w:line="260" w:lineRule="exact"/>
              <w:ind w:left="0" w:leftChars="0" w:right="0" w:rightChars="0" w:firstLine="0" w:firstLineChars="0"/>
              <w:jc w:val="center"/>
              <w:rPr>
                <w:del w:id="25694" w:author="xh" w:date="2026-10-19T14:29:27+08:00"/>
              </w:rPr>
            </w:pPr>
            <w:del w:id="25695"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6F99C1E1">
            <w:pPr>
              <w:keepNext w:val="0"/>
              <w:spacing w:before="20" w:after="20" w:line="260" w:lineRule="exact"/>
              <w:ind w:left="0" w:leftChars="0" w:right="0" w:rightChars="0" w:firstLine="0" w:firstLineChars="0"/>
              <w:jc w:val="center"/>
              <w:rPr>
                <w:del w:id="25696" w:author="xh" w:date="2026-10-19T14:29:27+08:00"/>
              </w:rPr>
            </w:pPr>
            <w:del w:id="25697" w:author="xh" w:date="2026-10-19T14:29:27+08:00">
              <w:r>
                <w:rPr>
                  <w:rFonts w:ascii="Times New Roman" w:hAnsi="Times New Roman" w:eastAsia="宋体"/>
                  <w:b w:val="0"/>
                  <w:sz w:val="18"/>
                </w:rPr>
                <w:delText>0.00</w:delText>
              </w:r>
            </w:del>
          </w:p>
        </w:tc>
      </w:tr>
      <w:tr w14:paraId="445F3B5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5396" w:author="xh" w:date="2026-10-19T14:29:27+08:00"/>
        </w:trPr>
        <w:tc>
          <w:tcPr>
            <w:tcW w:w="831" w:type="dxa"/>
            <w:tcMar>
              <w:left w:w="70" w:type="dxa"/>
              <w:right w:w="70" w:type="dxa"/>
            </w:tcMar>
            <w:vAlign w:val="center"/>
          </w:tcPr>
          <w:p w14:paraId="00BE311F">
            <w:pPr>
              <w:keepNext w:val="0"/>
              <w:spacing w:before="20" w:after="20" w:line="260" w:lineRule="exact"/>
              <w:ind w:left="0" w:leftChars="0" w:right="0" w:rightChars="0" w:firstLine="0" w:firstLineChars="0"/>
              <w:jc w:val="center"/>
              <w:rPr>
                <w:del w:id="25698" w:author="xh" w:date="2026-10-19T14:29:27+08:00"/>
              </w:rPr>
            </w:pPr>
            <w:del w:id="25699" w:author="xh" w:date="2026-10-19T14:29:27+08:00">
              <w:r>
                <w:rPr>
                  <w:rFonts w:ascii="Times New Roman" w:hAnsi="Times New Roman" w:eastAsia="宋体"/>
                  <w:b w:val="0"/>
                  <w:sz w:val="18"/>
                </w:rPr>
                <w:delText>弹性</w:delText>
              </w:r>
            </w:del>
          </w:p>
        </w:tc>
        <w:tc>
          <w:tcPr>
            <w:tcW w:w="831" w:type="dxa"/>
            <w:tcMar>
              <w:left w:w="70" w:type="dxa"/>
              <w:right w:w="70" w:type="dxa"/>
            </w:tcMar>
            <w:vAlign w:val="center"/>
          </w:tcPr>
          <w:p w14:paraId="7CF25EE7">
            <w:pPr>
              <w:keepNext w:val="0"/>
              <w:spacing w:before="20" w:after="20" w:line="260" w:lineRule="exact"/>
              <w:ind w:left="0" w:leftChars="0" w:right="0" w:rightChars="0" w:firstLine="0" w:firstLineChars="0"/>
              <w:jc w:val="center"/>
              <w:rPr>
                <w:del w:id="25700" w:author="xh" w:date="2026-10-19T14:29:27+08:00"/>
              </w:rPr>
            </w:pPr>
            <w:del w:id="25701" w:author="xh" w:date="2026-10-19T14:29:27+08:00">
              <w:r>
                <w:rPr>
                  <w:rFonts w:ascii="Times New Roman" w:hAnsi="Times New Roman" w:eastAsia="宋体"/>
                  <w:b w:val="0"/>
                  <w:sz w:val="18"/>
                </w:rPr>
                <w:delText>2025</w:delText>
              </w:r>
            </w:del>
          </w:p>
        </w:tc>
        <w:tc>
          <w:tcPr>
            <w:tcW w:w="831" w:type="dxa"/>
            <w:tcMar>
              <w:left w:w="70" w:type="dxa"/>
              <w:right w:w="70" w:type="dxa"/>
            </w:tcMar>
            <w:vAlign w:val="center"/>
          </w:tcPr>
          <w:p w14:paraId="4F219A32">
            <w:pPr>
              <w:keepNext w:val="0"/>
              <w:spacing w:before="20" w:after="20" w:line="260" w:lineRule="exact"/>
              <w:ind w:left="0" w:leftChars="0" w:right="0" w:rightChars="0" w:firstLine="0" w:firstLineChars="0"/>
              <w:jc w:val="center"/>
              <w:rPr>
                <w:del w:id="25702" w:author="xh" w:date="2026-10-19T14:29:27+08:00"/>
              </w:rPr>
            </w:pPr>
            <w:del w:id="25703" w:author="xh" w:date="2026-10-19T14:29:27+08:00">
              <w:r>
                <w:rPr>
                  <w:rFonts w:ascii="Times New Roman" w:hAnsi="Times New Roman" w:eastAsia="宋体"/>
                  <w:b w:val="0"/>
                  <w:sz w:val="18"/>
                </w:rPr>
                <w:delText>区域正向峰值</w:delText>
              </w:r>
            </w:del>
          </w:p>
        </w:tc>
        <w:tc>
          <w:tcPr>
            <w:tcW w:w="831" w:type="dxa"/>
            <w:tcMar>
              <w:left w:w="70" w:type="dxa"/>
              <w:right w:w="70" w:type="dxa"/>
            </w:tcMar>
            <w:vAlign w:val="center"/>
          </w:tcPr>
          <w:p w14:paraId="5ABFFA5F">
            <w:pPr>
              <w:keepNext w:val="0"/>
              <w:spacing w:before="20" w:after="20" w:line="260" w:lineRule="exact"/>
              <w:ind w:left="0" w:leftChars="0" w:right="0" w:rightChars="0" w:firstLine="0" w:firstLineChars="0"/>
              <w:jc w:val="center"/>
              <w:rPr>
                <w:del w:id="25704" w:author="xh" w:date="2026-10-19T14:29:27+08:00"/>
              </w:rPr>
            </w:pPr>
            <w:del w:id="25705" w:author="xh" w:date="2026-10-19T14:29:27+08:00">
              <w:r>
                <w:rPr>
                  <w:rFonts w:ascii="Times New Roman" w:hAnsi="Times New Roman" w:eastAsia="宋体"/>
                  <w:b w:val="0"/>
                  <w:sz w:val="18"/>
                </w:rPr>
                <w:delText>1</w:delText>
              </w:r>
            </w:del>
          </w:p>
        </w:tc>
        <w:tc>
          <w:tcPr>
            <w:tcW w:w="831" w:type="dxa"/>
            <w:tcMar>
              <w:left w:w="70" w:type="dxa"/>
              <w:right w:w="70" w:type="dxa"/>
            </w:tcMar>
            <w:vAlign w:val="center"/>
          </w:tcPr>
          <w:p w14:paraId="78BF3424">
            <w:pPr>
              <w:keepNext w:val="0"/>
              <w:spacing w:before="20" w:after="20" w:line="260" w:lineRule="exact"/>
              <w:ind w:left="0" w:leftChars="0" w:right="0" w:rightChars="0" w:firstLine="0" w:firstLineChars="0"/>
              <w:jc w:val="center"/>
              <w:rPr>
                <w:del w:id="25706" w:author="xh" w:date="2026-10-19T14:29:27+08:00"/>
              </w:rPr>
            </w:pPr>
            <w:del w:id="25707" w:author="xh" w:date="2026-10-19T14:29:27+08:00">
              <w:r>
                <w:rPr>
                  <w:rFonts w:ascii="Times New Roman" w:hAnsi="Times New Roman" w:eastAsia="宋体"/>
                  <w:b w:val="0"/>
                  <w:sz w:val="18"/>
                </w:rPr>
                <w:delText>1</w:delText>
              </w:r>
            </w:del>
          </w:p>
        </w:tc>
        <w:tc>
          <w:tcPr>
            <w:tcW w:w="831" w:type="dxa"/>
            <w:tcMar>
              <w:left w:w="70" w:type="dxa"/>
              <w:right w:w="70" w:type="dxa"/>
            </w:tcMar>
            <w:vAlign w:val="center"/>
          </w:tcPr>
          <w:p w14:paraId="0E54BB60">
            <w:pPr>
              <w:keepNext w:val="0"/>
              <w:spacing w:before="20" w:after="20" w:line="260" w:lineRule="exact"/>
              <w:ind w:left="0" w:leftChars="0" w:right="0" w:rightChars="0" w:firstLine="0" w:firstLineChars="0"/>
              <w:jc w:val="center"/>
              <w:rPr>
                <w:del w:id="25708" w:author="xh" w:date="2026-10-19T14:29:27+08:00"/>
              </w:rPr>
            </w:pPr>
            <w:del w:id="25709" w:author="xh" w:date="2026-10-19T14:29:27+08:00">
              <w:r>
                <w:rPr>
                  <w:rFonts w:ascii="Times New Roman" w:hAnsi="Times New Roman" w:eastAsia="宋体"/>
                  <w:b w:val="0"/>
                  <w:sz w:val="18"/>
                </w:rPr>
                <w:delText>7.65</w:delText>
              </w:r>
            </w:del>
          </w:p>
        </w:tc>
        <w:tc>
          <w:tcPr>
            <w:tcW w:w="831" w:type="dxa"/>
            <w:tcMar>
              <w:left w:w="70" w:type="dxa"/>
              <w:right w:w="70" w:type="dxa"/>
            </w:tcMar>
            <w:vAlign w:val="center"/>
          </w:tcPr>
          <w:p w14:paraId="55667414">
            <w:pPr>
              <w:keepNext w:val="0"/>
              <w:spacing w:before="20" w:after="20" w:line="260" w:lineRule="exact"/>
              <w:ind w:left="0" w:leftChars="0" w:right="0" w:rightChars="0" w:firstLine="0" w:firstLineChars="0"/>
              <w:jc w:val="center"/>
              <w:rPr>
                <w:del w:id="25710" w:author="xh" w:date="2026-10-19T14:29:27+08:00"/>
              </w:rPr>
            </w:pPr>
            <w:del w:id="25711" w:author="xh" w:date="2026-10-19T14:29:27+08:00">
              <w:r>
                <w:rPr>
                  <w:rFonts w:ascii="Times New Roman" w:hAnsi="Times New Roman" w:eastAsia="宋体"/>
                  <w:b w:val="0"/>
                  <w:sz w:val="18"/>
                </w:rPr>
                <w:delText>7.65</w:delText>
              </w:r>
            </w:del>
          </w:p>
        </w:tc>
        <w:tc>
          <w:tcPr>
            <w:tcW w:w="831" w:type="dxa"/>
            <w:tcMar>
              <w:left w:w="70" w:type="dxa"/>
              <w:right w:w="70" w:type="dxa"/>
            </w:tcMar>
            <w:vAlign w:val="center"/>
          </w:tcPr>
          <w:p w14:paraId="7A5296F2">
            <w:pPr>
              <w:keepNext w:val="0"/>
              <w:spacing w:before="20" w:after="20" w:line="260" w:lineRule="exact"/>
              <w:ind w:left="0" w:leftChars="0" w:right="0" w:rightChars="0" w:firstLine="0" w:firstLineChars="0"/>
              <w:jc w:val="center"/>
              <w:rPr>
                <w:del w:id="25712" w:author="xh" w:date="2026-10-19T14:29:27+08:00"/>
              </w:rPr>
            </w:pPr>
            <w:del w:id="25713"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3F50DA5F">
            <w:pPr>
              <w:keepNext w:val="0"/>
              <w:spacing w:before="20" w:after="20" w:line="260" w:lineRule="exact"/>
              <w:ind w:left="0" w:leftChars="0" w:right="0" w:rightChars="0" w:firstLine="0" w:firstLineChars="0"/>
              <w:jc w:val="center"/>
              <w:rPr>
                <w:del w:id="25714" w:author="xh" w:date="2026-10-19T14:29:27+08:00"/>
              </w:rPr>
            </w:pPr>
            <w:del w:id="25715" w:author="xh" w:date="2026-10-19T14:29:27+08:00">
              <w:r>
                <w:rPr>
                  <w:rFonts w:ascii="Times New Roman" w:hAnsi="Times New Roman" w:eastAsia="宋体"/>
                  <w:b w:val="0"/>
                  <w:sz w:val="18"/>
                </w:rPr>
                <w:delText>7.65</w:delText>
              </w:r>
            </w:del>
          </w:p>
        </w:tc>
        <w:tc>
          <w:tcPr>
            <w:tcW w:w="831" w:type="dxa"/>
            <w:tcMar>
              <w:left w:w="70" w:type="dxa"/>
              <w:right w:w="70" w:type="dxa"/>
            </w:tcMar>
            <w:vAlign w:val="center"/>
          </w:tcPr>
          <w:p w14:paraId="210B2151">
            <w:pPr>
              <w:keepNext w:val="0"/>
              <w:spacing w:before="20" w:after="20" w:line="260" w:lineRule="exact"/>
              <w:ind w:left="0" w:leftChars="0" w:right="0" w:rightChars="0" w:firstLine="0" w:firstLineChars="0"/>
              <w:jc w:val="center"/>
              <w:rPr>
                <w:del w:id="25716" w:author="xh" w:date="2026-10-19T14:29:27+08:00"/>
              </w:rPr>
            </w:pPr>
            <w:del w:id="25717" w:author="xh" w:date="2026-10-19T14:29:27+08:00">
              <w:r>
                <w:rPr>
                  <w:rFonts w:ascii="Times New Roman" w:hAnsi="Times New Roman" w:eastAsia="宋体"/>
                  <w:b w:val="0"/>
                  <w:sz w:val="18"/>
                </w:rPr>
                <w:delText>7.65</w:delText>
              </w:r>
            </w:del>
          </w:p>
        </w:tc>
      </w:tr>
      <w:tr w14:paraId="294B9A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5397" w:author="xh" w:date="2026-10-19T14:29:27+08:00"/>
        </w:trPr>
        <w:tc>
          <w:tcPr>
            <w:tcW w:w="831" w:type="dxa"/>
            <w:tcMar>
              <w:left w:w="70" w:type="dxa"/>
              <w:right w:w="70" w:type="dxa"/>
            </w:tcMar>
            <w:vAlign w:val="center"/>
          </w:tcPr>
          <w:p w14:paraId="17B2266C">
            <w:pPr>
              <w:keepNext w:val="0"/>
              <w:spacing w:before="20" w:after="20" w:line="260" w:lineRule="exact"/>
              <w:ind w:left="0" w:leftChars="0" w:right="0" w:rightChars="0" w:firstLine="0" w:firstLineChars="0"/>
              <w:jc w:val="center"/>
              <w:rPr>
                <w:del w:id="25718" w:author="xh" w:date="2026-10-19T14:29:27+08:00"/>
              </w:rPr>
            </w:pPr>
            <w:del w:id="25719" w:author="xh" w:date="2026-10-19T14:29:27+08:00">
              <w:r>
                <w:rPr>
                  <w:rFonts w:ascii="Times New Roman" w:hAnsi="Times New Roman" w:eastAsia="宋体"/>
                  <w:b w:val="0"/>
                  <w:sz w:val="18"/>
                </w:rPr>
                <w:delText>弹性</w:delText>
              </w:r>
            </w:del>
          </w:p>
        </w:tc>
        <w:tc>
          <w:tcPr>
            <w:tcW w:w="831" w:type="dxa"/>
            <w:tcMar>
              <w:left w:w="70" w:type="dxa"/>
              <w:right w:w="70" w:type="dxa"/>
            </w:tcMar>
            <w:vAlign w:val="center"/>
          </w:tcPr>
          <w:p w14:paraId="6AC59493">
            <w:pPr>
              <w:keepNext w:val="0"/>
              <w:spacing w:before="20" w:after="20" w:line="260" w:lineRule="exact"/>
              <w:ind w:left="0" w:leftChars="0" w:right="0" w:rightChars="0" w:firstLine="0" w:firstLineChars="0"/>
              <w:jc w:val="center"/>
              <w:rPr>
                <w:del w:id="25720" w:author="xh" w:date="2026-10-19T14:29:27+08:00"/>
              </w:rPr>
            </w:pPr>
            <w:del w:id="25721" w:author="xh" w:date="2026-10-19T14:29:27+08:00">
              <w:r>
                <w:rPr>
                  <w:rFonts w:ascii="Times New Roman" w:hAnsi="Times New Roman" w:eastAsia="宋体"/>
                  <w:b w:val="0"/>
                  <w:sz w:val="18"/>
                </w:rPr>
                <w:delText>2025</w:delText>
              </w:r>
            </w:del>
          </w:p>
        </w:tc>
        <w:tc>
          <w:tcPr>
            <w:tcW w:w="831" w:type="dxa"/>
            <w:tcMar>
              <w:left w:w="70" w:type="dxa"/>
              <w:right w:w="70" w:type="dxa"/>
            </w:tcMar>
            <w:vAlign w:val="center"/>
          </w:tcPr>
          <w:p w14:paraId="0E0EFC79">
            <w:pPr>
              <w:keepNext w:val="0"/>
              <w:spacing w:before="20" w:after="20" w:line="260" w:lineRule="exact"/>
              <w:ind w:left="0" w:leftChars="0" w:right="0" w:rightChars="0" w:firstLine="0" w:firstLineChars="0"/>
              <w:jc w:val="center"/>
              <w:rPr>
                <w:del w:id="25722" w:author="xh" w:date="2026-10-19T14:29:27+08:00"/>
              </w:rPr>
            </w:pPr>
            <w:del w:id="25723" w:author="xh" w:date="2026-10-19T14:29:27+08:00">
              <w:r>
                <w:rPr>
                  <w:rFonts w:ascii="Times New Roman" w:hAnsi="Times New Roman" w:eastAsia="宋体"/>
                  <w:b w:val="0"/>
                  <w:sz w:val="18"/>
                </w:rPr>
                <w:delText>区域最低净负荷</w:delText>
              </w:r>
            </w:del>
          </w:p>
        </w:tc>
        <w:tc>
          <w:tcPr>
            <w:tcW w:w="831" w:type="dxa"/>
            <w:tcMar>
              <w:left w:w="70" w:type="dxa"/>
              <w:right w:w="70" w:type="dxa"/>
            </w:tcMar>
            <w:vAlign w:val="center"/>
          </w:tcPr>
          <w:p w14:paraId="07C03E24">
            <w:pPr>
              <w:keepNext w:val="0"/>
              <w:spacing w:before="20" w:after="20" w:line="260" w:lineRule="exact"/>
              <w:ind w:left="0" w:leftChars="0" w:right="0" w:rightChars="0" w:firstLine="0" w:firstLineChars="0"/>
              <w:jc w:val="center"/>
              <w:rPr>
                <w:del w:id="25724" w:author="xh" w:date="2026-10-19T14:29:27+08:00"/>
              </w:rPr>
            </w:pPr>
            <w:del w:id="25725"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6FF0E7EA">
            <w:pPr>
              <w:keepNext w:val="0"/>
              <w:spacing w:before="20" w:after="20" w:line="260" w:lineRule="exact"/>
              <w:ind w:left="0" w:leftChars="0" w:right="0" w:rightChars="0" w:firstLine="0" w:firstLineChars="0"/>
              <w:jc w:val="center"/>
              <w:rPr>
                <w:del w:id="25726" w:author="xh" w:date="2026-10-19T14:29:27+08:00"/>
              </w:rPr>
            </w:pPr>
            <w:del w:id="25727" w:author="xh" w:date="2026-10-19T14:29:27+08:00">
              <w:r>
                <w:rPr>
                  <w:rFonts w:ascii="Times New Roman" w:hAnsi="Times New Roman" w:eastAsia="宋体"/>
                  <w:b w:val="0"/>
                  <w:sz w:val="18"/>
                </w:rPr>
                <w:delText>0</w:delText>
              </w:r>
            </w:del>
          </w:p>
        </w:tc>
        <w:tc>
          <w:tcPr>
            <w:tcW w:w="831" w:type="dxa"/>
            <w:tcMar>
              <w:left w:w="70" w:type="dxa"/>
              <w:right w:w="70" w:type="dxa"/>
            </w:tcMar>
            <w:vAlign w:val="center"/>
          </w:tcPr>
          <w:p w14:paraId="43E90B02">
            <w:pPr>
              <w:keepNext w:val="0"/>
              <w:spacing w:before="20" w:after="20" w:line="260" w:lineRule="exact"/>
              <w:ind w:left="0" w:leftChars="0" w:right="0" w:rightChars="0" w:firstLine="0" w:firstLineChars="0"/>
              <w:jc w:val="center"/>
              <w:rPr>
                <w:del w:id="25728" w:author="xh" w:date="2026-10-19T14:29:27+08:00"/>
              </w:rPr>
            </w:pPr>
            <w:del w:id="25729"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6612B546">
            <w:pPr>
              <w:keepNext w:val="0"/>
              <w:spacing w:before="20" w:after="20" w:line="260" w:lineRule="exact"/>
              <w:ind w:left="0" w:leftChars="0" w:right="0" w:rightChars="0" w:firstLine="0" w:firstLineChars="0"/>
              <w:jc w:val="center"/>
              <w:rPr>
                <w:del w:id="25730" w:author="xh" w:date="2026-10-19T14:29:27+08:00"/>
              </w:rPr>
            </w:pPr>
            <w:del w:id="25731"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01F8E309">
            <w:pPr>
              <w:keepNext w:val="0"/>
              <w:spacing w:before="20" w:after="20" w:line="260" w:lineRule="exact"/>
              <w:ind w:left="0" w:leftChars="0" w:right="0" w:rightChars="0" w:firstLine="0" w:firstLineChars="0"/>
              <w:jc w:val="center"/>
              <w:rPr>
                <w:del w:id="25732" w:author="xh" w:date="2026-10-19T14:29:27+08:00"/>
              </w:rPr>
            </w:pPr>
            <w:del w:id="25733"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39C812E1">
            <w:pPr>
              <w:keepNext w:val="0"/>
              <w:spacing w:before="20" w:after="20" w:line="260" w:lineRule="exact"/>
              <w:ind w:left="0" w:leftChars="0" w:right="0" w:rightChars="0" w:firstLine="0" w:firstLineChars="0"/>
              <w:jc w:val="center"/>
              <w:rPr>
                <w:del w:id="25734" w:author="xh" w:date="2026-10-19T14:29:27+08:00"/>
              </w:rPr>
            </w:pPr>
            <w:del w:id="25735" w:author="xh" w:date="2026-10-19T14:29:27+08:00">
              <w:r>
                <w:rPr>
                  <w:rFonts w:ascii="Times New Roman" w:hAnsi="Times New Roman" w:eastAsia="宋体"/>
                  <w:b w:val="0"/>
                  <w:sz w:val="18"/>
                </w:rPr>
                <w:delText>0.00</w:delText>
              </w:r>
            </w:del>
          </w:p>
        </w:tc>
        <w:tc>
          <w:tcPr>
            <w:tcW w:w="831" w:type="dxa"/>
            <w:tcMar>
              <w:left w:w="70" w:type="dxa"/>
              <w:right w:w="70" w:type="dxa"/>
            </w:tcMar>
            <w:vAlign w:val="center"/>
          </w:tcPr>
          <w:p w14:paraId="7711DECB">
            <w:pPr>
              <w:keepNext w:val="0"/>
              <w:spacing w:before="20" w:after="20" w:line="260" w:lineRule="exact"/>
              <w:ind w:left="0" w:leftChars="0" w:right="0" w:rightChars="0" w:firstLine="0" w:firstLineChars="0"/>
              <w:jc w:val="center"/>
              <w:rPr>
                <w:del w:id="25736" w:author="xh" w:date="2026-10-19T14:29:27+08:00"/>
              </w:rPr>
            </w:pPr>
            <w:del w:id="25737" w:author="xh" w:date="2026-10-19T14:29:27+08:00">
              <w:r>
                <w:rPr>
                  <w:rFonts w:ascii="Times New Roman" w:hAnsi="Times New Roman" w:eastAsia="宋体"/>
                  <w:b w:val="0"/>
                  <w:sz w:val="18"/>
                </w:rPr>
                <w:delText>0.00</w:delText>
              </w:r>
            </w:del>
          </w:p>
        </w:tc>
      </w:tr>
      <w:tr>
        <w:trPr>
          <w:cantSplit/>
          <w:tblHeader/>
          <w:ins w:id="25738" w:author="xh" w:date="2026-10-19T14:29:27+08:00"/>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5755" w:author="xh" w:date="2026-10-19T14:29:27+08:00"/>
              </w:rPr>
            </w:pPr>
            <w:ins w:id="25756" w:author="xh" w:date="2026-10-19T14:29:27+08:00">
              <w:r>
                <w:rPr>
                  <w:rFonts w:ascii="Times New Roman" w:hAnsi="Times New Roman" w:eastAsia="宋体"/>
                  <w:b/>
                  <w:sz w:val="18"/>
                </w:rPr>
                <w:t>方案</w:t>
              </w:r>
            </w:ins>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5757" w:author="xh" w:date="2026-10-19T14:29:27+08:00"/>
              </w:rPr>
            </w:pPr>
            <w:ins w:id="25758" w:author="xh" w:date="2026-10-19T14:29:27+08:00">
              <w:r>
                <w:rPr>
                  <w:rFonts w:ascii="Times New Roman" w:hAnsi="Times New Roman" w:eastAsia="宋体"/>
                  <w:b/>
                  <w:sz w:val="18"/>
                </w:rPr>
                <w:t>年份</w:t>
              </w:r>
            </w:ins>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5759" w:author="xh" w:date="2026-10-19T14:29:27+08:00"/>
              </w:rPr>
            </w:pPr>
            <w:ins w:id="25760" w:author="xh" w:date="2026-10-19T14:29:27+08:00">
              <w:r>
                <w:rPr>
                  <w:rFonts w:ascii="Times New Roman" w:hAnsi="Times New Roman" w:eastAsia="宋体"/>
                  <w:b/>
                  <w:sz w:val="18"/>
                </w:rPr>
                <w:t>工况</w:t>
              </w:r>
            </w:ins>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5761" w:author="xh" w:date="2026-10-19T14:29:27+08:00"/>
              </w:rPr>
            </w:pPr>
            <w:ins w:id="25762" w:author="xh" w:date="2026-10-19T14:29:27+08:00">
              <w:r>
                <w:rPr>
                  <w:rFonts w:ascii="Times New Roman" w:hAnsi="Times New Roman" w:eastAsia="宋体"/>
                  <w:b/>
                  <w:sz w:val="18"/>
                </w:rPr>
                <w:t>转出站数</w:t>
              </w:r>
            </w:ins>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5763" w:author="xh" w:date="2026-10-19T14:29:27+08:00"/>
              </w:rPr>
            </w:pPr>
            <w:ins w:id="25764" w:author="xh" w:date="2026-10-19T14:29:27+08:00">
              <w:r>
                <w:rPr>
                  <w:rFonts w:ascii="Times New Roman" w:hAnsi="Times New Roman" w:eastAsia="宋体"/>
                  <w:b/>
                  <w:sz w:val="18"/>
                </w:rPr>
                <w:t>承接站数</w:t>
              </w:r>
            </w:ins>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5765" w:author="xh" w:date="2026-10-19T14:29:27+08:00"/>
              </w:rPr>
            </w:pPr>
            <w:ins w:id="25766" w:author="xh" w:date="2026-10-19T14:29:27+08:00">
              <w:r>
                <w:rPr>
                  <w:rFonts w:ascii="Times New Roman" w:hAnsi="Times New Roman" w:eastAsia="宋体"/>
                  <w:b/>
                  <w:sz w:val="18"/>
                </w:rPr>
                <w:t>转接合计/MW</w:t>
              </w:r>
            </w:ins>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5767" w:author="xh" w:date="2026-10-19T14:29:27+08:00"/>
              </w:rPr>
            </w:pPr>
            <w:ins w:id="25768" w:author="xh" w:date="2026-10-19T14:29:27+08:00">
              <w:r>
                <w:rPr>
                  <w:rFonts w:ascii="Times New Roman" w:hAnsi="Times New Roman" w:eastAsia="宋体"/>
                  <w:b/>
                  <w:sz w:val="18"/>
                </w:rPr>
                <w:t>既有边/MW</w:t>
              </w:r>
            </w:ins>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5769" w:author="xh" w:date="2026-10-19T14:29:27+08:00"/>
              </w:rPr>
            </w:pPr>
            <w:ins w:id="25770" w:author="xh" w:date="2026-10-19T14:29:27+08:00">
              <w:r>
                <w:rPr>
                  <w:rFonts w:ascii="Times New Roman" w:hAnsi="Times New Roman" w:eastAsia="宋体"/>
                  <w:b/>
                  <w:sz w:val="18"/>
                </w:rPr>
                <w:t>新增边/MW</w:t>
              </w:r>
            </w:ins>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5771" w:author="xh" w:date="2026-10-19T14:29:27+08:00"/>
              </w:rPr>
            </w:pPr>
            <w:ins w:id="25772" w:author="xh" w:date="2026-10-19T14:29:27+08:00">
              <w:r>
                <w:rPr>
                  <w:rFonts w:ascii="Times New Roman" w:hAnsi="Times New Roman" w:eastAsia="宋体"/>
                  <w:b/>
                  <w:sz w:val="18"/>
                </w:rPr>
                <w:t>单站最大转出/MW</w:t>
              </w:r>
            </w:ins>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5773" w:author="xh" w:date="2026-10-19T14:29:27+08:00"/>
              </w:rPr>
            </w:pPr>
            <w:ins w:id="25774" w:author="xh" w:date="2026-10-19T14:29:27+08:00">
              <w:r>
                <w:rPr>
                  <w:rFonts w:ascii="Times New Roman" w:hAnsi="Times New Roman" w:eastAsia="宋体"/>
                  <w:b/>
                  <w:sz w:val="18"/>
                </w:rPr>
                <w:t>单站最大承接/MW</w:t>
              </w:r>
            </w:ins>
          </w:p>
        </w:tc>
      </w:tr>
      <w:tr>
        <w:trPr>
          <w:cantSplit/>
          <w:ins w:id="25739" w:author="xh" w:date="2026-10-19T14:29:27+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775" w:author="xh" w:date="2026-10-19T14:29:27+08:00"/>
              </w:rPr>
            </w:pPr>
            <w:ins w:id="25776" w:author="xh" w:date="2026-10-19T14:29:27+08:00">
              <w:r>
                <w:rPr>
                  <w:rFonts w:ascii="Times New Roman" w:hAnsi="Times New Roman" w:eastAsia="宋体"/>
                  <w:b w:val="0"/>
                  <w:sz w:val="18"/>
                </w:rPr>
                <w:t>刚性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777" w:author="xh" w:date="2026-10-19T14:29:27+08:00"/>
              </w:rPr>
            </w:pPr>
            <w:ins w:id="25778" w:author="xh" w:date="2026-10-19T14:29:27+08:00">
              <w:r>
                <w:rPr>
                  <w:rFonts w:ascii="Times New Roman" w:hAnsi="Times New Roman" w:eastAsia="宋体"/>
                  <w:b w:val="0"/>
                  <w:sz w:val="18"/>
                </w:rPr>
                <w:t>2022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779" w:author="xh" w:date="2026-10-19T14:29:27+08:00"/>
              </w:rPr>
            </w:pPr>
            <w:ins w:id="25780" w:author="xh" w:date="2026-10-19T14:29:27+08:00">
              <w:r>
                <w:rPr>
                  <w:rFonts w:ascii="Times New Roman" w:hAnsi="Times New Roman" w:eastAsia="宋体"/>
                  <w:b w:val="0"/>
                  <w:sz w:val="18"/>
                </w:rPr>
                <w:t>区域正向峰值</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781" w:author="xh" w:date="2026-10-19T14:29:27+08:00"/>
              </w:rPr>
            </w:pPr>
            <w:ins w:id="25782" w:author="xh" w:date="2026-10-19T14:29:27+08:00">
              <w:r>
                <w:rPr>
                  <w:rFonts w:ascii="Times New Roman" w:hAnsi="Times New Roman" w:eastAsia="宋体"/>
                  <w:b w:val="0"/>
                  <w:sz w:val="18"/>
                </w:rPr>
                <w:t>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783" w:author="xh" w:date="2026-10-19T14:29:27+08:00"/>
              </w:rPr>
            </w:pPr>
            <w:ins w:id="25784" w:author="xh" w:date="2026-10-19T14:29:27+08:00">
              <w:r>
                <w:rPr>
                  <w:rFonts w:ascii="Times New Roman" w:hAnsi="Times New Roman" w:eastAsia="宋体"/>
                  <w:b w:val="0"/>
                  <w:sz w:val="18"/>
                </w:rPr>
                <w:t>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785" w:author="xh" w:date="2026-10-19T14:29:27+08:00"/>
              </w:rPr>
            </w:pPr>
            <w:ins w:id="25786" w:author="xh" w:date="2026-10-19T14:29:27+08:00">
              <w:r>
                <w:rPr>
                  <w:rFonts w:ascii="Times New Roman" w:hAnsi="Times New Roman" w:eastAsia="宋体"/>
                  <w:b w:val="0"/>
                  <w:sz w:val="18"/>
                </w:rPr>
                <w:t>2.13</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787" w:author="xh" w:date="2026-10-19T14:29:27+08:00"/>
              </w:rPr>
            </w:pPr>
            <w:ins w:id="25788" w:author="xh" w:date="2026-10-19T14:29:27+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789" w:author="xh" w:date="2026-10-19T14:29:27+08:00"/>
              </w:rPr>
            </w:pPr>
            <w:ins w:id="25790" w:author="xh" w:date="2026-10-19T14:29:27+08:00">
              <w:r>
                <w:rPr>
                  <w:rFonts w:ascii="Times New Roman" w:hAnsi="Times New Roman" w:eastAsia="宋体"/>
                  <w:b w:val="0"/>
                  <w:sz w:val="18"/>
                </w:rPr>
                <w:t>2.13</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791" w:author="xh" w:date="2026-10-19T14:29:27+08:00"/>
              </w:rPr>
            </w:pPr>
            <w:ins w:id="25792" w:author="xh" w:date="2026-10-19T14:29:27+08:00">
              <w:r>
                <w:rPr>
                  <w:rFonts w:ascii="Times New Roman" w:hAnsi="Times New Roman" w:eastAsia="宋体"/>
                  <w:b w:val="0"/>
                  <w:sz w:val="18"/>
                </w:rPr>
                <w:t>2.13</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793" w:author="xh" w:date="2026-10-19T14:29:27+08:00"/>
              </w:rPr>
            </w:pPr>
            <w:ins w:id="25794" w:author="xh" w:date="2026-10-19T14:29:27+08:00">
              <w:r>
                <w:rPr>
                  <w:rFonts w:ascii="Times New Roman" w:hAnsi="Times New Roman" w:eastAsia="宋体"/>
                  <w:b w:val="0"/>
                  <w:sz w:val="18"/>
                </w:rPr>
                <w:t>2.13</w:t>
              </w:r>
            </w:ins>
          </w:p>
        </w:tc>
      </w:tr>
      <w:tr>
        <w:trPr>
          <w:cantSplit/>
          <w:ins w:id="25740" w:author="xh" w:date="2026-10-19T14:29:27+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795" w:author="xh" w:date="2026-10-19T14:29:27+08:00"/>
              </w:rPr>
            </w:pPr>
            <w:ins w:id="25796" w:author="xh" w:date="2026-10-19T14:29:27+08:00">
              <w:r>
                <w:rPr>
                  <w:rFonts w:ascii="Times New Roman" w:hAnsi="Times New Roman" w:eastAsia="宋体"/>
                  <w:b w:val="0"/>
                  <w:sz w:val="18"/>
                </w:rPr>
                <w:t>刚性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797" w:author="xh" w:date="2026-10-19T14:29:27+08:00"/>
              </w:rPr>
            </w:pPr>
            <w:ins w:id="25798" w:author="xh" w:date="2026-10-19T14:29:27+08:00">
              <w:r>
                <w:rPr>
                  <w:rFonts w:ascii="Times New Roman" w:hAnsi="Times New Roman" w:eastAsia="宋体"/>
                  <w:b w:val="0"/>
                  <w:sz w:val="18"/>
                </w:rPr>
                <w:t>2022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799" w:author="xh" w:date="2026-10-19T14:29:27+08:00"/>
              </w:rPr>
            </w:pPr>
            <w:ins w:id="25800" w:author="xh" w:date="2026-10-19T14:29:27+08:00">
              <w:r>
                <w:rPr>
                  <w:rFonts w:ascii="Times New Roman" w:hAnsi="Times New Roman" w:eastAsia="宋体"/>
                  <w:b w:val="0"/>
                  <w:sz w:val="18"/>
                </w:rPr>
                <w:t>区域最低净负荷</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01" w:author="xh" w:date="2026-10-19T14:29:27+08:00"/>
              </w:rPr>
            </w:pPr>
            <w:ins w:id="25802" w:author="xh" w:date="2026-10-19T14:29:27+08:00">
              <w:r>
                <w:rPr>
                  <w:rFonts w:ascii="Times New Roman" w:hAnsi="Times New Roman" w:eastAsia="宋体"/>
                  <w:b w:val="0"/>
                  <w:sz w:val="18"/>
                </w:rPr>
                <w:t>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03" w:author="xh" w:date="2026-10-19T14:29:27+08:00"/>
              </w:rPr>
            </w:pPr>
            <w:ins w:id="25804" w:author="xh" w:date="2026-10-19T14:29:27+08:00">
              <w:r>
                <w:rPr>
                  <w:rFonts w:ascii="Times New Roman" w:hAnsi="Times New Roman" w:eastAsia="宋体"/>
                  <w:b w:val="0"/>
                  <w:sz w:val="18"/>
                </w:rPr>
                <w:t>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05" w:author="xh" w:date="2026-10-19T14:29:27+08:00"/>
              </w:rPr>
            </w:pPr>
            <w:ins w:id="25806" w:author="xh" w:date="2026-10-19T14:29:27+08:00">
              <w:r>
                <w:rPr>
                  <w:rFonts w:ascii="Times New Roman" w:hAnsi="Times New Roman" w:eastAsia="宋体"/>
                  <w:b w:val="0"/>
                  <w:sz w:val="18"/>
                </w:rPr>
                <w:t>0.14</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07" w:author="xh" w:date="2026-10-19T14:29:27+08:00"/>
              </w:rPr>
            </w:pPr>
            <w:ins w:id="25808" w:author="xh" w:date="2026-10-19T14:29:27+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09" w:author="xh" w:date="2026-10-19T14:29:27+08:00"/>
              </w:rPr>
            </w:pPr>
            <w:ins w:id="25810" w:author="xh" w:date="2026-10-19T14:29:27+08:00">
              <w:r>
                <w:rPr>
                  <w:rFonts w:ascii="Times New Roman" w:hAnsi="Times New Roman" w:eastAsia="宋体"/>
                  <w:b w:val="0"/>
                  <w:sz w:val="18"/>
                </w:rPr>
                <w:t>0.14</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11" w:author="xh" w:date="2026-10-19T14:29:27+08:00"/>
              </w:rPr>
            </w:pPr>
            <w:ins w:id="25812" w:author="xh" w:date="2026-10-19T14:29:27+08:00">
              <w:r>
                <w:rPr>
                  <w:rFonts w:ascii="Times New Roman" w:hAnsi="Times New Roman" w:eastAsia="宋体"/>
                  <w:b w:val="0"/>
                  <w:sz w:val="18"/>
                </w:rPr>
                <w:t>0.14</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13" w:author="xh" w:date="2026-10-19T14:29:27+08:00"/>
              </w:rPr>
            </w:pPr>
            <w:ins w:id="25814" w:author="xh" w:date="2026-10-19T14:29:27+08:00">
              <w:r>
                <w:rPr>
                  <w:rFonts w:ascii="Times New Roman" w:hAnsi="Times New Roman" w:eastAsia="宋体"/>
                  <w:b w:val="0"/>
                  <w:sz w:val="18"/>
                </w:rPr>
                <w:t>0.14</w:t>
              </w:r>
            </w:ins>
          </w:p>
        </w:tc>
      </w:tr>
      <w:tr>
        <w:trPr>
          <w:cantSplit/>
          <w:ins w:id="25741" w:author="xh" w:date="2026-10-19T14:29:27+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15" w:author="xh" w:date="2026-10-19T14:29:27+08:00"/>
              </w:rPr>
            </w:pPr>
            <w:ins w:id="25816" w:author="xh" w:date="2026-10-19T14:29:27+08:00">
              <w:r>
                <w:rPr>
                  <w:rFonts w:ascii="Times New Roman" w:hAnsi="Times New Roman" w:eastAsia="宋体"/>
                  <w:b w:val="0"/>
                  <w:sz w:val="18"/>
                </w:rPr>
                <w:t>刚性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17" w:author="xh" w:date="2026-10-19T14:29:27+08:00"/>
              </w:rPr>
            </w:pPr>
            <w:ins w:id="25818" w:author="xh" w:date="2026-10-19T14:29:27+08:00">
              <w:r>
                <w:rPr>
                  <w:rFonts w:ascii="Times New Roman" w:hAnsi="Times New Roman" w:eastAsia="宋体"/>
                  <w:b w:val="0"/>
                  <w:sz w:val="18"/>
                </w:rPr>
                <w:t>2025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19" w:author="xh" w:date="2026-10-19T14:29:27+08:00"/>
              </w:rPr>
            </w:pPr>
            <w:ins w:id="25820" w:author="xh" w:date="2026-10-19T14:29:27+08:00">
              <w:r>
                <w:rPr>
                  <w:rFonts w:ascii="Times New Roman" w:hAnsi="Times New Roman" w:eastAsia="宋体"/>
                  <w:b w:val="0"/>
                  <w:sz w:val="18"/>
                </w:rPr>
                <w:t>区域正向峰值</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21" w:author="xh" w:date="2026-10-19T14:29:27+08:00"/>
              </w:rPr>
            </w:pPr>
            <w:ins w:id="25822" w:author="xh" w:date="2026-10-19T14:29:27+08:00">
              <w:r>
                <w:rPr>
                  <w:rFonts w:ascii="Times New Roman" w:hAnsi="Times New Roman" w:eastAsia="宋体"/>
                  <w:b w:val="0"/>
                  <w:sz w:val="18"/>
                </w:rPr>
                <w:t>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23" w:author="xh" w:date="2026-10-19T14:29:27+08:00"/>
              </w:rPr>
            </w:pPr>
            <w:ins w:id="25824" w:author="xh" w:date="2026-10-19T14:29:27+08:00">
              <w:r>
                <w:rPr>
                  <w:rFonts w:ascii="Times New Roman" w:hAnsi="Times New Roman" w:eastAsia="宋体"/>
                  <w:b w:val="0"/>
                  <w:sz w:val="18"/>
                </w:rPr>
                <w:t>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25" w:author="xh" w:date="2026-10-19T14:29:27+08:00"/>
              </w:rPr>
            </w:pPr>
            <w:ins w:id="25826" w:author="xh" w:date="2026-10-19T14:29:27+08:00">
              <w:r>
                <w:rPr>
                  <w:rFonts w:ascii="Times New Roman" w:hAnsi="Times New Roman" w:eastAsia="宋体"/>
                  <w:b w:val="0"/>
                  <w:sz w:val="18"/>
                </w:rPr>
                <w:t>3.69</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27" w:author="xh" w:date="2026-10-19T14:29:27+08:00"/>
              </w:rPr>
            </w:pPr>
            <w:ins w:id="25828" w:author="xh" w:date="2026-10-19T14:29:27+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29" w:author="xh" w:date="2026-10-19T14:29:27+08:00"/>
              </w:rPr>
            </w:pPr>
            <w:ins w:id="25830" w:author="xh" w:date="2026-10-19T14:29:27+08:00">
              <w:r>
                <w:rPr>
                  <w:rFonts w:ascii="Times New Roman" w:hAnsi="Times New Roman" w:eastAsia="宋体"/>
                  <w:b w:val="0"/>
                  <w:sz w:val="18"/>
                </w:rPr>
                <w:t>3.69</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31" w:author="xh" w:date="2026-10-19T14:29:27+08:00"/>
              </w:rPr>
            </w:pPr>
            <w:ins w:id="25832" w:author="xh" w:date="2026-10-19T14:29:27+08:00">
              <w:r>
                <w:rPr>
                  <w:rFonts w:ascii="Times New Roman" w:hAnsi="Times New Roman" w:eastAsia="宋体"/>
                  <w:b w:val="0"/>
                  <w:sz w:val="18"/>
                </w:rPr>
                <w:t>3.07</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33" w:author="xh" w:date="2026-10-19T14:29:27+08:00"/>
              </w:rPr>
            </w:pPr>
            <w:ins w:id="25834" w:author="xh" w:date="2026-10-19T14:29:27+08:00">
              <w:r>
                <w:rPr>
                  <w:rFonts w:ascii="Times New Roman" w:hAnsi="Times New Roman" w:eastAsia="宋体"/>
                  <w:b w:val="0"/>
                  <w:sz w:val="18"/>
                </w:rPr>
                <w:t>3.07</w:t>
              </w:r>
            </w:ins>
          </w:p>
        </w:tc>
      </w:tr>
      <w:tr>
        <w:trPr>
          <w:cantSplit/>
          <w:ins w:id="25742" w:author="xh" w:date="2026-10-19T14:29:27+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35" w:author="xh" w:date="2026-10-19T14:29:27+08:00"/>
              </w:rPr>
            </w:pPr>
            <w:ins w:id="25836" w:author="xh" w:date="2026-10-19T14:29:27+08:00">
              <w:r>
                <w:rPr>
                  <w:rFonts w:ascii="Times New Roman" w:hAnsi="Times New Roman" w:eastAsia="宋体"/>
                  <w:b w:val="0"/>
                  <w:sz w:val="18"/>
                </w:rPr>
                <w:t>刚性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37" w:author="xh" w:date="2026-10-19T14:29:27+08:00"/>
              </w:rPr>
            </w:pPr>
            <w:ins w:id="25838" w:author="xh" w:date="2026-10-19T14:29:27+08:00">
              <w:r>
                <w:rPr>
                  <w:rFonts w:ascii="Times New Roman" w:hAnsi="Times New Roman" w:eastAsia="宋体"/>
                  <w:b w:val="0"/>
                  <w:sz w:val="18"/>
                </w:rPr>
                <w:t>2025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39" w:author="xh" w:date="2026-10-19T14:29:27+08:00"/>
              </w:rPr>
            </w:pPr>
            <w:ins w:id="25840" w:author="xh" w:date="2026-10-19T14:29:27+08:00">
              <w:r>
                <w:rPr>
                  <w:rFonts w:ascii="Times New Roman" w:hAnsi="Times New Roman" w:eastAsia="宋体"/>
                  <w:b w:val="0"/>
                  <w:sz w:val="18"/>
                </w:rPr>
                <w:t>区域最低净负荷</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41" w:author="xh" w:date="2026-10-19T14:29:27+08:00"/>
              </w:rPr>
            </w:pPr>
            <w:ins w:id="25842" w:author="xh" w:date="2026-10-19T14:29:27+08:00">
              <w:r>
                <w:rPr>
                  <w:rFonts w:ascii="Times New Roman" w:hAnsi="Times New Roman" w:eastAsia="宋体"/>
                  <w:b w:val="0"/>
                  <w:sz w:val="18"/>
                </w:rPr>
                <w:t>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43" w:author="xh" w:date="2026-10-19T14:29:27+08:00"/>
              </w:rPr>
            </w:pPr>
            <w:ins w:id="25844" w:author="xh" w:date="2026-10-19T14:29:27+08:00">
              <w:r>
                <w:rPr>
                  <w:rFonts w:ascii="Times New Roman" w:hAnsi="Times New Roman" w:eastAsia="宋体"/>
                  <w:b w:val="0"/>
                  <w:sz w:val="18"/>
                </w:rPr>
                <w:t>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45" w:author="xh" w:date="2026-10-19T14:29:27+08:00"/>
              </w:rPr>
            </w:pPr>
            <w:ins w:id="25846" w:author="xh" w:date="2026-10-19T14:29:27+08:00">
              <w:r>
                <w:rPr>
                  <w:rFonts w:ascii="Times New Roman" w:hAnsi="Times New Roman" w:eastAsia="宋体"/>
                  <w:b w:val="0"/>
                  <w:sz w:val="18"/>
                </w:rPr>
                <w:t>6.21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47" w:author="xh" w:date="2026-10-19T14:29:27+08:00"/>
              </w:rPr>
            </w:pPr>
            <w:ins w:id="25848" w:author="xh" w:date="2026-10-19T14:29:27+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49" w:author="xh" w:date="2026-10-19T14:29:27+08:00"/>
              </w:rPr>
            </w:pPr>
            <w:ins w:id="25850" w:author="xh" w:date="2026-10-19T14:29:27+08:00">
              <w:r>
                <w:rPr>
                  <w:rFonts w:ascii="Times New Roman" w:hAnsi="Times New Roman" w:eastAsia="宋体"/>
                  <w:b w:val="0"/>
                  <w:sz w:val="18"/>
                </w:rPr>
                <w:t>6.21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51" w:author="xh" w:date="2026-10-19T14:29:27+08:00"/>
              </w:rPr>
            </w:pPr>
            <w:ins w:id="25852" w:author="xh" w:date="2026-10-19T14:29:27+08:00">
              <w:r>
                <w:rPr>
                  <w:rFonts w:ascii="Times New Roman" w:hAnsi="Times New Roman" w:eastAsia="宋体"/>
                  <w:b w:val="0"/>
                  <w:sz w:val="18"/>
                </w:rPr>
                <w:t>5.81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53" w:author="xh" w:date="2026-10-19T14:29:27+08:00"/>
              </w:rPr>
            </w:pPr>
            <w:ins w:id="25854" w:author="xh" w:date="2026-10-19T14:29:27+08:00">
              <w:r>
                <w:rPr>
                  <w:rFonts w:ascii="Times New Roman" w:hAnsi="Times New Roman" w:eastAsia="宋体"/>
                  <w:b w:val="0"/>
                  <w:sz w:val="18"/>
                </w:rPr>
                <w:t>5.81</w:t>
              </w:r>
            </w:ins>
          </w:p>
        </w:tc>
      </w:tr>
      <w:tr>
        <w:trPr>
          <w:cantSplit/>
          <w:ins w:id="25743" w:author="xh" w:date="2026-10-19T14:29:27+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55" w:author="xh" w:date="2026-10-19T14:29:27+08:00"/>
              </w:rPr>
            </w:pPr>
            <w:ins w:id="25856" w:author="xh" w:date="2026-10-19T14:29:27+08:00">
              <w:r>
                <w:rPr>
                  <w:rFonts w:ascii="Times New Roman" w:hAnsi="Times New Roman" w:eastAsia="宋体"/>
                  <w:b w:val="0"/>
                  <w:sz w:val="18"/>
                </w:rPr>
                <w:t>刚性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57" w:author="xh" w:date="2026-10-19T14:29:27+08:00"/>
              </w:rPr>
            </w:pPr>
            <w:ins w:id="25858" w:author="xh" w:date="2026-10-19T14:29:27+08:00">
              <w:r>
                <w:rPr>
                  <w:rFonts w:ascii="Times New Roman" w:hAnsi="Times New Roman" w:eastAsia="宋体"/>
                  <w:b w:val="0"/>
                  <w:sz w:val="18"/>
                </w:rPr>
                <w:t>2030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59" w:author="xh" w:date="2026-10-19T14:29:27+08:00"/>
              </w:rPr>
            </w:pPr>
            <w:ins w:id="25860" w:author="xh" w:date="2026-10-19T14:29:27+08:00">
              <w:r>
                <w:rPr>
                  <w:rFonts w:ascii="Times New Roman" w:hAnsi="Times New Roman" w:eastAsia="宋体"/>
                  <w:b w:val="0"/>
                  <w:sz w:val="18"/>
                </w:rPr>
                <w:t>区域正向峰值</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61" w:author="xh" w:date="2026-10-19T14:29:27+08:00"/>
              </w:rPr>
            </w:pPr>
            <w:ins w:id="25862" w:author="xh" w:date="2026-10-19T14:29:27+08:00">
              <w:r>
                <w:rPr>
                  <w:rFonts w:ascii="Times New Roman" w:hAnsi="Times New Roman" w:eastAsia="宋体"/>
                  <w:b w:val="0"/>
                  <w:sz w:val="18"/>
                </w:rPr>
                <w:t>3</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63" w:author="xh" w:date="2026-10-19T14:29:27+08:00"/>
              </w:rPr>
            </w:pPr>
            <w:ins w:id="25864" w:author="xh" w:date="2026-10-19T14:29:27+08:00">
              <w:r>
                <w:rPr>
                  <w:rFonts w:ascii="Times New Roman" w:hAnsi="Times New Roman" w:eastAsia="宋体"/>
                  <w:b w:val="0"/>
                  <w:sz w:val="18"/>
                </w:rPr>
                <w:t>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65" w:author="xh" w:date="2026-10-19T14:29:27+08:00"/>
              </w:rPr>
            </w:pPr>
            <w:ins w:id="25866" w:author="xh" w:date="2026-10-19T14:29:27+08:00">
              <w:r>
                <w:rPr>
                  <w:rFonts w:ascii="Times New Roman" w:hAnsi="Times New Roman" w:eastAsia="宋体"/>
                  <w:b w:val="0"/>
                  <w:sz w:val="18"/>
                </w:rPr>
                <w:t>27.01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67" w:author="xh" w:date="2026-10-19T14:29:27+08:00"/>
              </w:rPr>
            </w:pPr>
            <w:ins w:id="25868" w:author="xh" w:date="2026-10-19T14:29:27+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69" w:author="xh" w:date="2026-10-19T14:29:27+08:00"/>
              </w:rPr>
            </w:pPr>
            <w:ins w:id="25870" w:author="xh" w:date="2026-10-19T14:29:27+08:00">
              <w:r>
                <w:rPr>
                  <w:rFonts w:ascii="Times New Roman" w:hAnsi="Times New Roman" w:eastAsia="宋体"/>
                  <w:b w:val="0"/>
                  <w:sz w:val="18"/>
                </w:rPr>
                <w:t>27.01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71" w:author="xh" w:date="2026-10-19T14:29:27+08:00"/>
              </w:rPr>
            </w:pPr>
            <w:ins w:id="25872" w:author="xh" w:date="2026-10-19T14:29:27+08:00">
              <w:r>
                <w:rPr>
                  <w:rFonts w:ascii="Times New Roman" w:hAnsi="Times New Roman" w:eastAsia="宋体"/>
                  <w:b w:val="0"/>
                  <w:sz w:val="18"/>
                </w:rPr>
                <w:t>18.08</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73" w:author="xh" w:date="2026-10-19T14:29:27+08:00"/>
              </w:rPr>
            </w:pPr>
            <w:ins w:id="25874" w:author="xh" w:date="2026-10-19T14:29:27+08:00">
              <w:r>
                <w:rPr>
                  <w:rFonts w:ascii="Times New Roman" w:hAnsi="Times New Roman" w:eastAsia="宋体"/>
                  <w:b w:val="0"/>
                  <w:sz w:val="18"/>
                </w:rPr>
                <w:t>12.05</w:t>
              </w:r>
            </w:ins>
          </w:p>
        </w:tc>
      </w:tr>
      <w:tr>
        <w:trPr>
          <w:cantSplit/>
          <w:ins w:id="25744" w:author="xh" w:date="2026-10-19T14:29:27+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75" w:author="xh" w:date="2026-10-19T14:29:27+08:00"/>
              </w:rPr>
            </w:pPr>
            <w:ins w:id="25876" w:author="xh" w:date="2026-10-19T14:29:27+08:00">
              <w:r>
                <w:rPr>
                  <w:rFonts w:ascii="Times New Roman" w:hAnsi="Times New Roman" w:eastAsia="宋体"/>
                  <w:b w:val="0"/>
                  <w:sz w:val="18"/>
                </w:rPr>
                <w:t>刚性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77" w:author="xh" w:date="2026-10-19T14:29:27+08:00"/>
              </w:rPr>
            </w:pPr>
            <w:ins w:id="25878" w:author="xh" w:date="2026-10-19T14:29:27+08:00">
              <w:r>
                <w:rPr>
                  <w:rFonts w:ascii="Times New Roman" w:hAnsi="Times New Roman" w:eastAsia="宋体"/>
                  <w:b w:val="0"/>
                  <w:sz w:val="18"/>
                </w:rPr>
                <w:t>2030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79" w:author="xh" w:date="2026-10-19T14:29:27+08:00"/>
              </w:rPr>
            </w:pPr>
            <w:ins w:id="25880" w:author="xh" w:date="2026-10-19T14:29:27+08:00">
              <w:r>
                <w:rPr>
                  <w:rFonts w:ascii="Times New Roman" w:hAnsi="Times New Roman" w:eastAsia="宋体"/>
                  <w:b w:val="0"/>
                  <w:sz w:val="18"/>
                </w:rPr>
                <w:t>区域最低净负荷</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81" w:author="xh" w:date="2026-10-19T14:29:27+08:00"/>
              </w:rPr>
            </w:pPr>
            <w:ins w:id="25882" w:author="xh" w:date="2026-10-19T14:29:27+08:00">
              <w:r>
                <w:rPr>
                  <w:rFonts w:ascii="Times New Roman" w:hAnsi="Times New Roman" w:eastAsia="宋体"/>
                  <w:b w:val="0"/>
                  <w:sz w:val="18"/>
                </w:rPr>
                <w:t>3</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83" w:author="xh" w:date="2026-10-19T14:29:27+08:00"/>
              </w:rPr>
            </w:pPr>
            <w:ins w:id="25884" w:author="xh" w:date="2026-10-19T14:29:27+08:00">
              <w:r>
                <w:rPr>
                  <w:rFonts w:ascii="Times New Roman" w:hAnsi="Times New Roman" w:eastAsia="宋体"/>
                  <w:b w:val="0"/>
                  <w:sz w:val="18"/>
                </w:rPr>
                <w:t>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85" w:author="xh" w:date="2026-10-19T14:29:27+08:00"/>
              </w:rPr>
            </w:pPr>
            <w:ins w:id="25886" w:author="xh" w:date="2026-10-19T14:29:27+08:00">
              <w:r>
                <w:rPr>
                  <w:rFonts w:ascii="Times New Roman" w:hAnsi="Times New Roman" w:eastAsia="宋体"/>
                  <w:b w:val="0"/>
                  <w:sz w:val="18"/>
                </w:rPr>
                <w:t>11.45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87" w:author="xh" w:date="2026-10-19T14:29:27+08:00"/>
              </w:rPr>
            </w:pPr>
            <w:ins w:id="25888" w:author="xh" w:date="2026-10-19T14:29:27+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89" w:author="xh" w:date="2026-10-19T14:29:27+08:00"/>
              </w:rPr>
            </w:pPr>
            <w:ins w:id="25890" w:author="xh" w:date="2026-10-19T14:29:27+08:00">
              <w:r>
                <w:rPr>
                  <w:rFonts w:ascii="Times New Roman" w:hAnsi="Times New Roman" w:eastAsia="宋体"/>
                  <w:b w:val="0"/>
                  <w:sz w:val="18"/>
                </w:rPr>
                <w:t>11.45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91" w:author="xh" w:date="2026-10-19T14:29:27+08:00"/>
              </w:rPr>
            </w:pPr>
            <w:ins w:id="25892" w:author="xh" w:date="2026-10-19T14:29:27+08:00">
              <w:r>
                <w:rPr>
                  <w:rFonts w:ascii="Times New Roman" w:hAnsi="Times New Roman" w:eastAsia="宋体"/>
                  <w:b w:val="0"/>
                  <w:sz w:val="18"/>
                </w:rPr>
                <w:t>7.52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93" w:author="xh" w:date="2026-10-19T14:29:27+08:00"/>
              </w:rPr>
            </w:pPr>
            <w:ins w:id="25894" w:author="xh" w:date="2026-10-19T14:29:27+08:00">
              <w:r>
                <w:rPr>
                  <w:rFonts w:ascii="Times New Roman" w:hAnsi="Times New Roman" w:eastAsia="宋体"/>
                  <w:b w:val="0"/>
                  <w:sz w:val="18"/>
                </w:rPr>
                <w:t>7.52</w:t>
              </w:r>
            </w:ins>
          </w:p>
        </w:tc>
      </w:tr>
      <w:tr>
        <w:trPr>
          <w:cantSplit/>
          <w:ins w:id="25745" w:author="xh" w:date="2026-10-19T14:29:27+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95" w:author="xh" w:date="2026-10-19T14:29:27+08:00"/>
              </w:rPr>
            </w:pPr>
            <w:ins w:id="25896" w:author="xh" w:date="2026-10-19T14:29:27+08:00">
              <w:r>
                <w:rPr>
                  <w:rFonts w:ascii="Times New Roman" w:hAnsi="Times New Roman" w:eastAsia="宋体"/>
                  <w:b w:val="0"/>
                  <w:sz w:val="18"/>
                </w:rPr>
                <w:t>刚性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97" w:author="xh" w:date="2026-10-19T14:29:27+08:00"/>
              </w:rPr>
            </w:pPr>
            <w:ins w:id="25898" w:author="xh" w:date="2026-10-19T14:29:27+08:00">
              <w:r>
                <w:rPr>
                  <w:rFonts w:ascii="Times New Roman" w:hAnsi="Times New Roman" w:eastAsia="宋体"/>
                  <w:b w:val="0"/>
                  <w:sz w:val="18"/>
                </w:rPr>
                <w:t>2035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899" w:author="xh" w:date="2026-10-19T14:29:27+08:00"/>
              </w:rPr>
            </w:pPr>
            <w:ins w:id="25900" w:author="xh" w:date="2026-10-19T14:29:27+08:00">
              <w:r>
                <w:rPr>
                  <w:rFonts w:ascii="Times New Roman" w:hAnsi="Times New Roman" w:eastAsia="宋体"/>
                  <w:b w:val="0"/>
                  <w:sz w:val="18"/>
                </w:rPr>
                <w:t>区域正向峰值</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01" w:author="xh" w:date="2026-10-19T14:29:27+08:00"/>
              </w:rPr>
            </w:pPr>
            <w:ins w:id="25902" w:author="xh" w:date="2026-10-19T14:29:27+08:00">
              <w:r>
                <w:rPr>
                  <w:rFonts w:ascii="Times New Roman" w:hAnsi="Times New Roman" w:eastAsia="宋体"/>
                  <w:b w:val="0"/>
                  <w:sz w:val="18"/>
                </w:rPr>
                <w:t>10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03" w:author="xh" w:date="2026-10-19T14:29:27+08:00"/>
              </w:rPr>
            </w:pPr>
            <w:ins w:id="25904" w:author="xh" w:date="2026-10-19T14:29:27+08:00">
              <w:r>
                <w:rPr>
                  <w:rFonts w:ascii="Times New Roman" w:hAnsi="Times New Roman" w:eastAsia="宋体"/>
                  <w:b w:val="0"/>
                  <w:sz w:val="18"/>
                </w:rPr>
                <w:t>12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05" w:author="xh" w:date="2026-10-19T14:29:27+08:00"/>
              </w:rPr>
            </w:pPr>
            <w:ins w:id="25906" w:author="xh" w:date="2026-10-19T14:29:27+08:00">
              <w:r>
                <w:rPr>
                  <w:rFonts w:ascii="Times New Roman" w:hAnsi="Times New Roman" w:eastAsia="宋体"/>
                  <w:b w:val="0"/>
                  <w:sz w:val="18"/>
                </w:rPr>
                <w:t>48.99</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07" w:author="xh" w:date="2026-10-19T14:29:27+08:00"/>
              </w:rPr>
            </w:pPr>
            <w:ins w:id="25908" w:author="xh" w:date="2026-10-19T14:29:27+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09" w:author="xh" w:date="2026-10-19T14:29:27+08:00"/>
              </w:rPr>
            </w:pPr>
            <w:ins w:id="25910" w:author="xh" w:date="2026-10-19T14:29:27+08:00">
              <w:r>
                <w:rPr>
                  <w:rFonts w:ascii="Times New Roman" w:hAnsi="Times New Roman" w:eastAsia="宋体"/>
                  <w:b w:val="0"/>
                  <w:sz w:val="18"/>
                </w:rPr>
                <w:t>48.99</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11" w:author="xh" w:date="2026-10-19T14:29:27+08:00"/>
              </w:rPr>
            </w:pPr>
            <w:ins w:id="25912" w:author="xh" w:date="2026-10-19T14:29:27+08:00">
              <w:r>
                <w:rPr>
                  <w:rFonts w:ascii="Times New Roman" w:hAnsi="Times New Roman" w:eastAsia="宋体"/>
                  <w:b w:val="0"/>
                  <w:sz w:val="18"/>
                </w:rPr>
                <w:t>12.02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13" w:author="xh" w:date="2026-10-19T14:29:27+08:00"/>
              </w:rPr>
            </w:pPr>
            <w:ins w:id="25914" w:author="xh" w:date="2026-10-19T14:29:27+08:00">
              <w:r>
                <w:rPr>
                  <w:rFonts w:ascii="Times New Roman" w:hAnsi="Times New Roman" w:eastAsia="宋体"/>
                  <w:b w:val="0"/>
                  <w:sz w:val="18"/>
                </w:rPr>
                <w:t>9.06</w:t>
              </w:r>
            </w:ins>
          </w:p>
        </w:tc>
      </w:tr>
      <w:tr>
        <w:trPr>
          <w:cantSplit/>
          <w:ins w:id="25746" w:author="xh" w:date="2026-10-19T14:29:27+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15" w:author="xh" w:date="2026-10-19T14:29:27+08:00"/>
              </w:rPr>
            </w:pPr>
            <w:ins w:id="25916" w:author="xh" w:date="2026-10-19T14:29:27+08:00">
              <w:r>
                <w:rPr>
                  <w:rFonts w:ascii="Times New Roman" w:hAnsi="Times New Roman" w:eastAsia="宋体"/>
                  <w:b w:val="0"/>
                  <w:sz w:val="18"/>
                </w:rPr>
                <w:t>刚性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17" w:author="xh" w:date="2026-10-19T14:29:27+08:00"/>
              </w:rPr>
            </w:pPr>
            <w:ins w:id="25918" w:author="xh" w:date="2026-10-19T14:29:27+08:00">
              <w:r>
                <w:rPr>
                  <w:rFonts w:ascii="Times New Roman" w:hAnsi="Times New Roman" w:eastAsia="宋体"/>
                  <w:b w:val="0"/>
                  <w:sz w:val="18"/>
                </w:rPr>
                <w:t>2035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19" w:author="xh" w:date="2026-10-19T14:29:27+08:00"/>
              </w:rPr>
            </w:pPr>
            <w:ins w:id="25920" w:author="xh" w:date="2026-10-19T14:29:27+08:00">
              <w:r>
                <w:rPr>
                  <w:rFonts w:ascii="Times New Roman" w:hAnsi="Times New Roman" w:eastAsia="宋体"/>
                  <w:b w:val="0"/>
                  <w:sz w:val="18"/>
                </w:rPr>
                <w:t>区域最低净负荷</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21" w:author="xh" w:date="2026-10-19T14:29:27+08:00"/>
              </w:rPr>
            </w:pPr>
            <w:ins w:id="25922" w:author="xh" w:date="2026-10-19T14:29:27+08:00">
              <w:r>
                <w:rPr>
                  <w:rFonts w:ascii="Times New Roman" w:hAnsi="Times New Roman" w:eastAsia="宋体"/>
                  <w:b w:val="0"/>
                  <w:sz w:val="18"/>
                </w:rPr>
                <w:t>10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23" w:author="xh" w:date="2026-10-19T14:29:27+08:00"/>
              </w:rPr>
            </w:pPr>
            <w:ins w:id="25924" w:author="xh" w:date="2026-10-19T14:29:27+08:00">
              <w:r>
                <w:rPr>
                  <w:rFonts w:ascii="Times New Roman" w:hAnsi="Times New Roman" w:eastAsia="宋体"/>
                  <w:b w:val="0"/>
                  <w:sz w:val="18"/>
                </w:rPr>
                <w:t>12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25" w:author="xh" w:date="2026-10-19T14:29:27+08:00"/>
              </w:rPr>
            </w:pPr>
            <w:ins w:id="25926" w:author="xh" w:date="2026-10-19T14:29:27+08:00">
              <w:r>
                <w:rPr>
                  <w:rFonts w:ascii="Times New Roman" w:hAnsi="Times New Roman" w:eastAsia="宋体"/>
                  <w:b w:val="0"/>
                  <w:sz w:val="18"/>
                </w:rPr>
                <w:t>52.01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27" w:author="xh" w:date="2026-10-19T14:29:27+08:00"/>
              </w:rPr>
            </w:pPr>
            <w:ins w:id="25928" w:author="xh" w:date="2026-10-19T14:29:27+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29" w:author="xh" w:date="2026-10-19T14:29:27+08:00"/>
              </w:rPr>
            </w:pPr>
            <w:ins w:id="25930" w:author="xh" w:date="2026-10-19T14:29:27+08:00">
              <w:r>
                <w:rPr>
                  <w:rFonts w:ascii="Times New Roman" w:hAnsi="Times New Roman" w:eastAsia="宋体"/>
                  <w:b w:val="0"/>
                  <w:sz w:val="18"/>
                </w:rPr>
                <w:t>52.01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31" w:author="xh" w:date="2026-10-19T14:29:27+08:00"/>
              </w:rPr>
            </w:pPr>
            <w:ins w:id="25932" w:author="xh" w:date="2026-10-19T14:29:27+08:00">
              <w:r>
                <w:rPr>
                  <w:rFonts w:ascii="Times New Roman" w:hAnsi="Times New Roman" w:eastAsia="宋体"/>
                  <w:b w:val="0"/>
                  <w:sz w:val="18"/>
                </w:rPr>
                <w:t>10.63</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33" w:author="xh" w:date="2026-10-19T14:29:27+08:00"/>
              </w:rPr>
            </w:pPr>
            <w:ins w:id="25934" w:author="xh" w:date="2026-10-19T14:29:27+08:00">
              <w:r>
                <w:rPr>
                  <w:rFonts w:ascii="Times New Roman" w:hAnsi="Times New Roman" w:eastAsia="宋体"/>
                  <w:b w:val="0"/>
                  <w:sz w:val="18"/>
                </w:rPr>
                <w:t>15.39</w:t>
              </w:r>
            </w:ins>
          </w:p>
        </w:tc>
      </w:tr>
      <w:tr>
        <w:trPr>
          <w:cantSplit/>
          <w:ins w:id="25747" w:author="xh" w:date="2026-10-19T14:29:27+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35" w:author="xh" w:date="2026-10-19T14:29:27+08:00"/>
              </w:rPr>
            </w:pPr>
            <w:ins w:id="25936" w:author="xh" w:date="2026-10-19T14:29:27+08:00">
              <w:r>
                <w:rPr>
                  <w:rFonts w:ascii="Times New Roman" w:hAnsi="Times New Roman" w:eastAsia="宋体"/>
                  <w:b w:val="0"/>
                  <w:sz w:val="18"/>
                </w:rPr>
                <w:t>弹性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37" w:author="xh" w:date="2026-10-19T14:29:27+08:00"/>
              </w:rPr>
            </w:pPr>
            <w:ins w:id="25938" w:author="xh" w:date="2026-10-19T14:29:27+08:00">
              <w:r>
                <w:rPr>
                  <w:rFonts w:ascii="Times New Roman" w:hAnsi="Times New Roman" w:eastAsia="宋体"/>
                  <w:b w:val="0"/>
                  <w:sz w:val="18"/>
                </w:rPr>
                <w:t>2022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39" w:author="xh" w:date="2026-10-19T14:29:27+08:00"/>
              </w:rPr>
            </w:pPr>
            <w:ins w:id="25940" w:author="xh" w:date="2026-10-19T14:29:27+08:00">
              <w:r>
                <w:rPr>
                  <w:rFonts w:ascii="Times New Roman" w:hAnsi="Times New Roman" w:eastAsia="宋体"/>
                  <w:b w:val="0"/>
                  <w:sz w:val="18"/>
                </w:rPr>
                <w:t>区域正向峰值</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41" w:author="xh" w:date="2026-10-19T14:29:27+08:00"/>
              </w:rPr>
            </w:pPr>
            <w:ins w:id="25942" w:author="xh" w:date="2026-10-19T14:29:27+08:00">
              <w:r>
                <w:rPr>
                  <w:rFonts w:ascii="Times New Roman" w:hAnsi="Times New Roman" w:eastAsia="宋体"/>
                  <w:b w:val="0"/>
                  <w:sz w:val="18"/>
                </w:rPr>
                <w:t>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43" w:author="xh" w:date="2026-10-19T14:29:27+08:00"/>
              </w:rPr>
            </w:pPr>
            <w:ins w:id="25944" w:author="xh" w:date="2026-10-19T14:29:27+08:00">
              <w:r>
                <w:rPr>
                  <w:rFonts w:ascii="Times New Roman" w:hAnsi="Times New Roman" w:eastAsia="宋体"/>
                  <w:b w:val="0"/>
                  <w:sz w:val="18"/>
                </w:rPr>
                <w:t>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45" w:author="xh" w:date="2026-10-19T14:29:27+08:00"/>
              </w:rPr>
            </w:pPr>
            <w:ins w:id="25946" w:author="xh" w:date="2026-10-19T14:29:27+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47" w:author="xh" w:date="2026-10-19T14:29:27+08:00"/>
              </w:rPr>
            </w:pPr>
            <w:ins w:id="25948" w:author="xh" w:date="2026-10-19T14:29:27+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49" w:author="xh" w:date="2026-10-19T14:29:27+08:00"/>
              </w:rPr>
            </w:pPr>
            <w:ins w:id="25950" w:author="xh" w:date="2026-10-19T14:29:27+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51" w:author="xh" w:date="2026-10-19T14:29:27+08:00"/>
              </w:rPr>
            </w:pPr>
            <w:ins w:id="25952" w:author="xh" w:date="2026-10-19T14:29:27+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53" w:author="xh" w:date="2026-10-19T14:29:27+08:00"/>
              </w:rPr>
            </w:pPr>
            <w:ins w:id="25954" w:author="xh" w:date="2026-10-19T14:29:27+08:00">
              <w:r>
                <w:rPr>
                  <w:rFonts w:ascii="Times New Roman" w:hAnsi="Times New Roman" w:eastAsia="宋体"/>
                  <w:b w:val="0"/>
                  <w:sz w:val="18"/>
                </w:rPr>
                <w:t>0.00</w:t>
              </w:r>
            </w:ins>
          </w:p>
        </w:tc>
      </w:tr>
      <w:tr>
        <w:trPr>
          <w:cantSplit/>
          <w:ins w:id="25748" w:author="xh" w:date="2026-10-19T14:29:27+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55" w:author="xh" w:date="2026-10-19T14:29:27+08:00"/>
              </w:rPr>
            </w:pPr>
            <w:ins w:id="25956" w:author="xh" w:date="2026-10-19T14:29:27+08:00">
              <w:r>
                <w:rPr>
                  <w:rFonts w:ascii="Times New Roman" w:hAnsi="Times New Roman" w:eastAsia="宋体"/>
                  <w:b w:val="0"/>
                  <w:sz w:val="18"/>
                </w:rPr>
                <w:t>弹性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57" w:author="xh" w:date="2026-10-19T14:29:27+08:00"/>
              </w:rPr>
            </w:pPr>
            <w:ins w:id="25958" w:author="xh" w:date="2026-10-19T14:29:27+08:00">
              <w:r>
                <w:rPr>
                  <w:rFonts w:ascii="Times New Roman" w:hAnsi="Times New Roman" w:eastAsia="宋体"/>
                  <w:b w:val="0"/>
                  <w:sz w:val="18"/>
                </w:rPr>
                <w:t>2022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59" w:author="xh" w:date="2026-10-19T14:29:27+08:00"/>
              </w:rPr>
            </w:pPr>
            <w:ins w:id="25960" w:author="xh" w:date="2026-10-19T14:29:27+08:00">
              <w:r>
                <w:rPr>
                  <w:rFonts w:ascii="Times New Roman" w:hAnsi="Times New Roman" w:eastAsia="宋体"/>
                  <w:b w:val="0"/>
                  <w:sz w:val="18"/>
                </w:rPr>
                <w:t>区域最低净负荷</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61" w:author="xh" w:date="2026-10-19T14:29:27+08:00"/>
              </w:rPr>
            </w:pPr>
            <w:ins w:id="25962" w:author="xh" w:date="2026-10-19T14:29:27+08:00">
              <w:r>
                <w:rPr>
                  <w:rFonts w:ascii="Times New Roman" w:hAnsi="Times New Roman" w:eastAsia="宋体"/>
                  <w:b w:val="0"/>
                  <w:sz w:val="18"/>
                </w:rPr>
                <w:t>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63" w:author="xh" w:date="2026-10-19T14:29:27+08:00"/>
              </w:rPr>
            </w:pPr>
            <w:ins w:id="25964" w:author="xh" w:date="2026-10-19T14:29:27+08:00">
              <w:r>
                <w:rPr>
                  <w:rFonts w:ascii="Times New Roman" w:hAnsi="Times New Roman" w:eastAsia="宋体"/>
                  <w:b w:val="0"/>
                  <w:sz w:val="18"/>
                </w:rPr>
                <w:t>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65" w:author="xh" w:date="2026-10-19T14:29:27+08:00"/>
              </w:rPr>
            </w:pPr>
            <w:ins w:id="25966" w:author="xh" w:date="2026-10-19T14:29:27+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67" w:author="xh" w:date="2026-10-19T14:29:27+08:00"/>
              </w:rPr>
            </w:pPr>
            <w:ins w:id="25968" w:author="xh" w:date="2026-10-19T14:29:27+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69" w:author="xh" w:date="2026-10-19T14:29:27+08:00"/>
              </w:rPr>
            </w:pPr>
            <w:ins w:id="25970" w:author="xh" w:date="2026-10-19T14:29:27+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71" w:author="xh" w:date="2026-10-19T14:29:27+08:00"/>
              </w:rPr>
            </w:pPr>
            <w:ins w:id="25972" w:author="xh" w:date="2026-10-19T14:29:27+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73" w:author="xh" w:date="2026-10-19T14:29:27+08:00"/>
              </w:rPr>
            </w:pPr>
            <w:ins w:id="25974" w:author="xh" w:date="2026-10-19T14:29:27+08:00">
              <w:r>
                <w:rPr>
                  <w:rFonts w:ascii="Times New Roman" w:hAnsi="Times New Roman" w:eastAsia="宋体"/>
                  <w:b w:val="0"/>
                  <w:sz w:val="18"/>
                </w:rPr>
                <w:t>0.00</w:t>
              </w:r>
            </w:ins>
          </w:p>
        </w:tc>
      </w:tr>
      <w:tr>
        <w:trPr>
          <w:cantSplit/>
          <w:ins w:id="25749" w:author="xh" w:date="2026-10-19T14:29:27+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75" w:author="xh" w:date="2026-10-19T14:29:27+08:00"/>
              </w:rPr>
            </w:pPr>
            <w:ins w:id="25976" w:author="xh" w:date="2026-10-19T14:29:27+08:00">
              <w:r>
                <w:rPr>
                  <w:rFonts w:ascii="Times New Roman" w:hAnsi="Times New Roman" w:eastAsia="宋体"/>
                  <w:b w:val="0"/>
                  <w:sz w:val="18"/>
                </w:rPr>
                <w:t>弹性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77" w:author="xh" w:date="2026-10-19T14:29:27+08:00"/>
              </w:rPr>
            </w:pPr>
            <w:ins w:id="25978" w:author="xh" w:date="2026-10-19T14:29:27+08:00">
              <w:r>
                <w:rPr>
                  <w:rFonts w:ascii="Times New Roman" w:hAnsi="Times New Roman" w:eastAsia="宋体"/>
                  <w:b w:val="0"/>
                  <w:sz w:val="18"/>
                </w:rPr>
                <w:t>2025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79" w:author="xh" w:date="2026-10-19T14:29:27+08:00"/>
              </w:rPr>
            </w:pPr>
            <w:ins w:id="25980" w:author="xh" w:date="2026-10-19T14:29:27+08:00">
              <w:r>
                <w:rPr>
                  <w:rFonts w:ascii="Times New Roman" w:hAnsi="Times New Roman" w:eastAsia="宋体"/>
                  <w:b w:val="0"/>
                  <w:sz w:val="18"/>
                </w:rPr>
                <w:t>区域正向峰值</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81" w:author="xh" w:date="2026-10-19T14:29:27+08:00"/>
              </w:rPr>
            </w:pPr>
            <w:ins w:id="25982" w:author="xh" w:date="2026-10-19T14:29:27+08:00">
              <w:r>
                <w:rPr>
                  <w:rFonts w:ascii="Times New Roman" w:hAnsi="Times New Roman" w:eastAsia="宋体"/>
                  <w:b w:val="0"/>
                  <w:sz w:val="18"/>
                </w:rPr>
                <w:t>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83" w:author="xh" w:date="2026-10-19T14:29:27+08:00"/>
              </w:rPr>
            </w:pPr>
            <w:ins w:id="25984" w:author="xh" w:date="2026-10-19T14:29:27+08:00">
              <w:r>
                <w:rPr>
                  <w:rFonts w:ascii="Times New Roman" w:hAnsi="Times New Roman" w:eastAsia="宋体"/>
                  <w:b w:val="0"/>
                  <w:sz w:val="18"/>
                </w:rPr>
                <w:t>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85" w:author="xh" w:date="2026-10-19T14:29:27+08:00"/>
              </w:rPr>
            </w:pPr>
            <w:ins w:id="25986" w:author="xh" w:date="2026-10-19T14:29:27+08:00">
              <w:r>
                <w:rPr>
                  <w:rFonts w:ascii="Times New Roman" w:hAnsi="Times New Roman" w:eastAsia="宋体"/>
                  <w:b w:val="0"/>
                  <w:sz w:val="18"/>
                </w:rPr>
                <w:t>0.82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87" w:author="xh" w:date="2026-10-19T14:29:27+08:00"/>
              </w:rPr>
            </w:pPr>
            <w:ins w:id="25988" w:author="xh" w:date="2026-10-19T14:29:27+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89" w:author="xh" w:date="2026-10-19T14:29:27+08:00"/>
              </w:rPr>
            </w:pPr>
            <w:ins w:id="25990" w:author="xh" w:date="2026-10-19T14:29:27+08:00">
              <w:r>
                <w:rPr>
                  <w:rFonts w:ascii="Times New Roman" w:hAnsi="Times New Roman" w:eastAsia="宋体"/>
                  <w:b w:val="0"/>
                  <w:sz w:val="18"/>
                </w:rPr>
                <w:t>0.82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91" w:author="xh" w:date="2026-10-19T14:29:27+08:00"/>
              </w:rPr>
            </w:pPr>
            <w:ins w:id="25992" w:author="xh" w:date="2026-10-19T14:29:27+08:00">
              <w:r>
                <w:rPr>
                  <w:rFonts w:ascii="Times New Roman" w:hAnsi="Times New Roman" w:eastAsia="宋体"/>
                  <w:b w:val="0"/>
                  <w:sz w:val="18"/>
                </w:rPr>
                <w:t>0.82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93" w:author="xh" w:date="2026-10-19T14:29:27+08:00"/>
              </w:rPr>
            </w:pPr>
            <w:ins w:id="25994" w:author="xh" w:date="2026-10-19T14:29:27+08:00">
              <w:r>
                <w:rPr>
                  <w:rFonts w:ascii="Times New Roman" w:hAnsi="Times New Roman" w:eastAsia="宋体"/>
                  <w:b w:val="0"/>
                  <w:sz w:val="18"/>
                </w:rPr>
                <w:t>0.82</w:t>
              </w:r>
            </w:ins>
          </w:p>
        </w:tc>
      </w:tr>
      <w:tr>
        <w:trPr>
          <w:cantSplit/>
          <w:ins w:id="25750" w:author="xh" w:date="2026-10-19T14:29:27+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95" w:author="xh" w:date="2026-10-19T14:29:27+08:00"/>
              </w:rPr>
            </w:pPr>
            <w:ins w:id="25996" w:author="xh" w:date="2026-10-19T14:29:27+08:00">
              <w:r>
                <w:rPr>
                  <w:rFonts w:ascii="Times New Roman" w:hAnsi="Times New Roman" w:eastAsia="宋体"/>
                  <w:b w:val="0"/>
                  <w:sz w:val="18"/>
                </w:rPr>
                <w:t>弹性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97" w:author="xh" w:date="2026-10-19T14:29:27+08:00"/>
              </w:rPr>
            </w:pPr>
            <w:ins w:id="25998" w:author="xh" w:date="2026-10-19T14:29:27+08:00">
              <w:r>
                <w:rPr>
                  <w:rFonts w:ascii="Times New Roman" w:hAnsi="Times New Roman" w:eastAsia="宋体"/>
                  <w:b w:val="0"/>
                  <w:sz w:val="18"/>
                </w:rPr>
                <w:t>2025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5999" w:author="xh" w:date="2026-10-19T14:29:27+08:00"/>
              </w:rPr>
            </w:pPr>
            <w:ins w:id="26000" w:author="xh" w:date="2026-10-19T14:29:27+08:00">
              <w:r>
                <w:rPr>
                  <w:rFonts w:ascii="Times New Roman" w:hAnsi="Times New Roman" w:eastAsia="宋体"/>
                  <w:b w:val="0"/>
                  <w:sz w:val="18"/>
                </w:rPr>
                <w:t>区域最低净负荷</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01" w:author="xh" w:date="2026-10-19T14:29:27+08:00"/>
              </w:rPr>
            </w:pPr>
            <w:ins w:id="26002" w:author="xh" w:date="2026-10-19T14:29:27+08:00">
              <w:r>
                <w:rPr>
                  <w:rFonts w:ascii="Times New Roman" w:hAnsi="Times New Roman" w:eastAsia="宋体"/>
                  <w:b w:val="0"/>
                  <w:sz w:val="18"/>
                </w:rPr>
                <w:t>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03" w:author="xh" w:date="2026-10-19T14:29:27+08:00"/>
              </w:rPr>
            </w:pPr>
            <w:ins w:id="26004" w:author="xh" w:date="2026-10-19T14:29:27+08:00">
              <w:r>
                <w:rPr>
                  <w:rFonts w:ascii="Times New Roman" w:hAnsi="Times New Roman" w:eastAsia="宋体"/>
                  <w:b w:val="0"/>
                  <w:sz w:val="18"/>
                </w:rPr>
                <w:t>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05" w:author="xh" w:date="2026-10-19T14:29:27+08:00"/>
              </w:rPr>
            </w:pPr>
            <w:ins w:id="26006" w:author="xh" w:date="2026-10-19T14:29:27+08:00">
              <w:r>
                <w:rPr>
                  <w:rFonts w:ascii="Times New Roman" w:hAnsi="Times New Roman" w:eastAsia="宋体"/>
                  <w:b w:val="0"/>
                  <w:sz w:val="18"/>
                </w:rPr>
                <w:t>0.52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07" w:author="xh" w:date="2026-10-19T14:29:27+08:00"/>
              </w:rPr>
            </w:pPr>
            <w:ins w:id="26008" w:author="xh" w:date="2026-10-19T14:29:27+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09" w:author="xh" w:date="2026-10-19T14:29:27+08:00"/>
              </w:rPr>
            </w:pPr>
            <w:ins w:id="26010" w:author="xh" w:date="2026-10-19T14:29:27+08:00">
              <w:r>
                <w:rPr>
                  <w:rFonts w:ascii="Times New Roman" w:hAnsi="Times New Roman" w:eastAsia="宋体"/>
                  <w:b w:val="0"/>
                  <w:sz w:val="18"/>
                </w:rPr>
                <w:t>0.52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11" w:author="xh" w:date="2026-10-19T14:29:27+08:00"/>
              </w:rPr>
            </w:pPr>
            <w:ins w:id="26012" w:author="xh" w:date="2026-10-19T14:29:27+08:00">
              <w:r>
                <w:rPr>
                  <w:rFonts w:ascii="Times New Roman" w:hAnsi="Times New Roman" w:eastAsia="宋体"/>
                  <w:b w:val="0"/>
                  <w:sz w:val="18"/>
                </w:rPr>
                <w:t>0.52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13" w:author="xh" w:date="2026-10-19T14:29:27+08:00"/>
              </w:rPr>
            </w:pPr>
            <w:ins w:id="26014" w:author="xh" w:date="2026-10-19T14:29:27+08:00">
              <w:r>
                <w:rPr>
                  <w:rFonts w:ascii="Times New Roman" w:hAnsi="Times New Roman" w:eastAsia="宋体"/>
                  <w:b w:val="0"/>
                  <w:sz w:val="18"/>
                </w:rPr>
                <w:t>0.52</w:t>
              </w:r>
            </w:ins>
          </w:p>
        </w:tc>
      </w:tr>
      <w:tr>
        <w:trPr>
          <w:cantSplit/>
          <w:ins w:id="25751" w:author="xh" w:date="2026-10-19T14:29:27+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15" w:author="xh" w:date="2026-10-19T14:29:27+08:00"/>
              </w:rPr>
            </w:pPr>
            <w:ins w:id="26016" w:author="xh" w:date="2026-10-19T14:29:27+08:00">
              <w:r>
                <w:rPr>
                  <w:rFonts w:ascii="Times New Roman" w:hAnsi="Times New Roman" w:eastAsia="宋体"/>
                  <w:b w:val="0"/>
                  <w:sz w:val="18"/>
                </w:rPr>
                <w:t>弹性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17" w:author="xh" w:date="2026-10-19T14:29:27+08:00"/>
              </w:rPr>
            </w:pPr>
            <w:ins w:id="26018" w:author="xh" w:date="2026-10-19T14:29:27+08:00">
              <w:r>
                <w:rPr>
                  <w:rFonts w:ascii="Times New Roman" w:hAnsi="Times New Roman" w:eastAsia="宋体"/>
                  <w:b w:val="0"/>
                  <w:sz w:val="18"/>
                </w:rPr>
                <w:t>2030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19" w:author="xh" w:date="2026-10-19T14:29:27+08:00"/>
              </w:rPr>
            </w:pPr>
            <w:ins w:id="26020" w:author="xh" w:date="2026-10-19T14:29:27+08:00">
              <w:r>
                <w:rPr>
                  <w:rFonts w:ascii="Times New Roman" w:hAnsi="Times New Roman" w:eastAsia="宋体"/>
                  <w:b w:val="0"/>
                  <w:sz w:val="18"/>
                </w:rPr>
                <w:t>区域正向峰值</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21" w:author="xh" w:date="2026-10-19T14:29:27+08:00"/>
              </w:rPr>
            </w:pPr>
            <w:ins w:id="26022" w:author="xh" w:date="2026-10-19T14:29:27+08:00">
              <w:r>
                <w:rPr>
                  <w:rFonts w:ascii="Times New Roman" w:hAnsi="Times New Roman" w:eastAsia="宋体"/>
                  <w:b w:val="0"/>
                  <w:sz w:val="18"/>
                </w:rPr>
                <w:t>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23" w:author="xh" w:date="2026-10-19T14:29:27+08:00"/>
              </w:rPr>
            </w:pPr>
            <w:ins w:id="26024" w:author="xh" w:date="2026-10-19T14:29:27+08:00">
              <w:r>
                <w:rPr>
                  <w:rFonts w:ascii="Times New Roman" w:hAnsi="Times New Roman" w:eastAsia="宋体"/>
                  <w:b w:val="0"/>
                  <w:sz w:val="18"/>
                </w:rPr>
                <w:t>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25" w:author="xh" w:date="2026-10-19T14:29:27+08:00"/>
              </w:rPr>
            </w:pPr>
            <w:ins w:id="26026" w:author="xh" w:date="2026-10-19T14:29:27+08:00">
              <w:r>
                <w:rPr>
                  <w:rFonts w:ascii="Times New Roman" w:hAnsi="Times New Roman" w:eastAsia="宋体"/>
                  <w:b w:val="0"/>
                  <w:sz w:val="18"/>
                </w:rPr>
                <w:t>3.99</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27" w:author="xh" w:date="2026-10-19T14:29:27+08:00"/>
              </w:rPr>
            </w:pPr>
            <w:ins w:id="26028" w:author="xh" w:date="2026-10-19T14:29:27+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29" w:author="xh" w:date="2026-10-19T14:29:27+08:00"/>
              </w:rPr>
            </w:pPr>
            <w:ins w:id="26030" w:author="xh" w:date="2026-10-19T14:29:27+08:00">
              <w:r>
                <w:rPr>
                  <w:rFonts w:ascii="Times New Roman" w:hAnsi="Times New Roman" w:eastAsia="宋体"/>
                  <w:b w:val="0"/>
                  <w:sz w:val="18"/>
                </w:rPr>
                <w:t>3.99</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31" w:author="xh" w:date="2026-10-19T14:29:27+08:00"/>
              </w:rPr>
            </w:pPr>
            <w:ins w:id="26032" w:author="xh" w:date="2026-10-19T14:29:27+08:00">
              <w:r>
                <w:rPr>
                  <w:rFonts w:ascii="Times New Roman" w:hAnsi="Times New Roman" w:eastAsia="宋体"/>
                  <w:b w:val="0"/>
                  <w:sz w:val="18"/>
                </w:rPr>
                <w:t>2.57</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33" w:author="xh" w:date="2026-10-19T14:29:27+08:00"/>
              </w:rPr>
            </w:pPr>
            <w:ins w:id="26034" w:author="xh" w:date="2026-10-19T14:29:27+08:00">
              <w:r>
                <w:rPr>
                  <w:rFonts w:ascii="Times New Roman" w:hAnsi="Times New Roman" w:eastAsia="宋体"/>
                  <w:b w:val="0"/>
                  <w:sz w:val="18"/>
                </w:rPr>
                <w:t>2.57</w:t>
              </w:r>
            </w:ins>
          </w:p>
        </w:tc>
      </w:tr>
      <w:tr>
        <w:trPr>
          <w:cantSplit/>
          <w:ins w:id="25752" w:author="xh" w:date="2026-10-19T14:29:27+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35" w:author="xh" w:date="2026-10-19T14:29:27+08:00"/>
              </w:rPr>
            </w:pPr>
            <w:ins w:id="26036" w:author="xh" w:date="2026-10-19T14:29:27+08:00">
              <w:r>
                <w:rPr>
                  <w:rFonts w:ascii="Times New Roman" w:hAnsi="Times New Roman" w:eastAsia="宋体"/>
                  <w:b w:val="0"/>
                  <w:sz w:val="18"/>
                </w:rPr>
                <w:t>弹性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37" w:author="xh" w:date="2026-10-19T14:29:27+08:00"/>
              </w:rPr>
            </w:pPr>
            <w:ins w:id="26038" w:author="xh" w:date="2026-10-19T14:29:27+08:00">
              <w:r>
                <w:rPr>
                  <w:rFonts w:ascii="Times New Roman" w:hAnsi="Times New Roman" w:eastAsia="宋体"/>
                  <w:b w:val="0"/>
                  <w:sz w:val="18"/>
                </w:rPr>
                <w:t>2030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39" w:author="xh" w:date="2026-10-19T14:29:27+08:00"/>
              </w:rPr>
            </w:pPr>
            <w:ins w:id="26040" w:author="xh" w:date="2026-10-19T14:29:27+08:00">
              <w:r>
                <w:rPr>
                  <w:rFonts w:ascii="Times New Roman" w:hAnsi="Times New Roman" w:eastAsia="宋体"/>
                  <w:b w:val="0"/>
                  <w:sz w:val="18"/>
                </w:rPr>
                <w:t>区域最低净负荷</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41" w:author="xh" w:date="2026-10-19T14:29:27+08:00"/>
              </w:rPr>
            </w:pPr>
            <w:ins w:id="26042" w:author="xh" w:date="2026-10-19T14:29:27+08:00">
              <w:r>
                <w:rPr>
                  <w:rFonts w:ascii="Times New Roman" w:hAnsi="Times New Roman" w:eastAsia="宋体"/>
                  <w:b w:val="0"/>
                  <w:sz w:val="18"/>
                </w:rPr>
                <w:t>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43" w:author="xh" w:date="2026-10-19T14:29:27+08:00"/>
              </w:rPr>
            </w:pPr>
            <w:ins w:id="26044" w:author="xh" w:date="2026-10-19T14:29:27+08:00">
              <w:r>
                <w:rPr>
                  <w:rFonts w:ascii="Times New Roman" w:hAnsi="Times New Roman" w:eastAsia="宋体"/>
                  <w:b w:val="0"/>
                  <w:sz w:val="18"/>
                </w:rPr>
                <w:t>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45" w:author="xh" w:date="2026-10-19T14:29:27+08:00"/>
              </w:rPr>
            </w:pPr>
            <w:ins w:id="26046" w:author="xh" w:date="2026-10-19T14:29:27+08:00">
              <w:r>
                <w:rPr>
                  <w:rFonts w:ascii="Times New Roman" w:hAnsi="Times New Roman" w:eastAsia="宋体"/>
                  <w:b w:val="0"/>
                  <w:sz w:val="18"/>
                </w:rPr>
                <w:t>5.64</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47" w:author="xh" w:date="2026-10-19T14:29:27+08:00"/>
              </w:rPr>
            </w:pPr>
            <w:ins w:id="26048" w:author="xh" w:date="2026-10-19T14:29:27+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49" w:author="xh" w:date="2026-10-19T14:29:27+08:00"/>
              </w:rPr>
            </w:pPr>
            <w:ins w:id="26050" w:author="xh" w:date="2026-10-19T14:29:27+08:00">
              <w:r>
                <w:rPr>
                  <w:rFonts w:ascii="Times New Roman" w:hAnsi="Times New Roman" w:eastAsia="宋体"/>
                  <w:b w:val="0"/>
                  <w:sz w:val="18"/>
                </w:rPr>
                <w:t>5.64</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51" w:author="xh" w:date="2026-10-19T14:29:27+08:00"/>
              </w:rPr>
            </w:pPr>
            <w:ins w:id="26052" w:author="xh" w:date="2026-10-19T14:29:27+08:00">
              <w:r>
                <w:rPr>
                  <w:rFonts w:ascii="Times New Roman" w:hAnsi="Times New Roman" w:eastAsia="宋体"/>
                  <w:b w:val="0"/>
                  <w:sz w:val="18"/>
                </w:rPr>
                <w:t>5.13</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53" w:author="xh" w:date="2026-10-19T14:29:27+08:00"/>
              </w:rPr>
            </w:pPr>
            <w:ins w:id="26054" w:author="xh" w:date="2026-10-19T14:29:27+08:00">
              <w:r>
                <w:rPr>
                  <w:rFonts w:ascii="Times New Roman" w:hAnsi="Times New Roman" w:eastAsia="宋体"/>
                  <w:b w:val="0"/>
                  <w:sz w:val="18"/>
                </w:rPr>
                <w:t>5.13</w:t>
              </w:r>
            </w:ins>
          </w:p>
        </w:tc>
      </w:tr>
      <w:tr>
        <w:trPr>
          <w:cantSplit/>
          <w:ins w:id="25753" w:author="xh" w:date="2026-10-19T14:29:27+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55" w:author="xh" w:date="2026-10-19T14:29:27+08:00"/>
              </w:rPr>
            </w:pPr>
            <w:ins w:id="26056" w:author="xh" w:date="2026-10-19T14:29:27+08:00">
              <w:r>
                <w:rPr>
                  <w:rFonts w:ascii="Times New Roman" w:hAnsi="Times New Roman" w:eastAsia="宋体"/>
                  <w:b w:val="0"/>
                  <w:sz w:val="18"/>
                </w:rPr>
                <w:t>弹性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57" w:author="xh" w:date="2026-10-19T14:29:27+08:00"/>
              </w:rPr>
            </w:pPr>
            <w:ins w:id="26058" w:author="xh" w:date="2026-10-19T14:29:27+08:00">
              <w:r>
                <w:rPr>
                  <w:rFonts w:ascii="Times New Roman" w:hAnsi="Times New Roman" w:eastAsia="宋体"/>
                  <w:b w:val="0"/>
                  <w:sz w:val="18"/>
                </w:rPr>
                <w:t>2035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59" w:author="xh" w:date="2026-10-19T14:29:27+08:00"/>
              </w:rPr>
            </w:pPr>
            <w:ins w:id="26060" w:author="xh" w:date="2026-10-19T14:29:27+08:00">
              <w:r>
                <w:rPr>
                  <w:rFonts w:ascii="Times New Roman" w:hAnsi="Times New Roman" w:eastAsia="宋体"/>
                  <w:b w:val="0"/>
                  <w:sz w:val="18"/>
                </w:rPr>
                <w:t>区域正向峰值</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61" w:author="xh" w:date="2026-10-19T14:29:27+08:00"/>
              </w:rPr>
            </w:pPr>
            <w:ins w:id="26062" w:author="xh" w:date="2026-10-19T14:29:27+08:00">
              <w:r>
                <w:rPr>
                  <w:rFonts w:ascii="Times New Roman" w:hAnsi="Times New Roman" w:eastAsia="宋体"/>
                  <w:b w:val="0"/>
                  <w:sz w:val="18"/>
                </w:rPr>
                <w:t>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63" w:author="xh" w:date="2026-10-19T14:29:27+08:00"/>
              </w:rPr>
            </w:pPr>
            <w:ins w:id="26064" w:author="xh" w:date="2026-10-19T14:29:27+08:00">
              <w:r>
                <w:rPr>
                  <w:rFonts w:ascii="Times New Roman" w:hAnsi="Times New Roman" w:eastAsia="宋体"/>
                  <w:b w:val="0"/>
                  <w:sz w:val="18"/>
                </w:rPr>
                <w:t>6</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65" w:author="xh" w:date="2026-10-19T14:29:27+08:00"/>
              </w:rPr>
            </w:pPr>
            <w:ins w:id="26066" w:author="xh" w:date="2026-10-19T14:29:27+08:00">
              <w:r>
                <w:rPr>
                  <w:rFonts w:ascii="Times New Roman" w:hAnsi="Times New Roman" w:eastAsia="宋体"/>
                  <w:b w:val="0"/>
                  <w:sz w:val="18"/>
                </w:rPr>
                <w:t>23.14</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67" w:author="xh" w:date="2026-10-19T14:29:27+08:00"/>
              </w:rPr>
            </w:pPr>
            <w:ins w:id="26068" w:author="xh" w:date="2026-10-19T14:29:27+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69" w:author="xh" w:date="2026-10-19T14:29:27+08:00"/>
              </w:rPr>
            </w:pPr>
            <w:ins w:id="26070" w:author="xh" w:date="2026-10-19T14:29:27+08:00">
              <w:r>
                <w:rPr>
                  <w:rFonts w:ascii="Times New Roman" w:hAnsi="Times New Roman" w:eastAsia="宋体"/>
                  <w:b w:val="0"/>
                  <w:sz w:val="18"/>
                </w:rPr>
                <w:t>23.14</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71" w:author="xh" w:date="2026-10-19T14:29:27+08:00"/>
              </w:rPr>
            </w:pPr>
            <w:ins w:id="26072" w:author="xh" w:date="2026-10-19T14:29:27+08:00">
              <w:r>
                <w:rPr>
                  <w:rFonts w:ascii="Times New Roman" w:hAnsi="Times New Roman" w:eastAsia="宋体"/>
                  <w:b w:val="0"/>
                  <w:sz w:val="18"/>
                </w:rPr>
                <w:t>12.02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73" w:author="xh" w:date="2026-10-19T14:29:27+08:00"/>
              </w:rPr>
            </w:pPr>
            <w:ins w:id="26074" w:author="xh" w:date="2026-10-19T14:29:27+08:00">
              <w:r>
                <w:rPr>
                  <w:rFonts w:ascii="Times New Roman" w:hAnsi="Times New Roman" w:eastAsia="宋体"/>
                  <w:b w:val="0"/>
                  <w:sz w:val="18"/>
                </w:rPr>
                <w:t>5.19</w:t>
              </w:r>
            </w:ins>
          </w:p>
        </w:tc>
      </w:tr>
      <w:tr>
        <w:trPr>
          <w:cantSplit/>
          <w:ins w:id="25754" w:author="xh" w:date="2026-10-19T14:29:27+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75" w:author="xh" w:date="2026-10-19T14:29:27+08:00"/>
              </w:rPr>
            </w:pPr>
            <w:ins w:id="26076" w:author="xh" w:date="2026-10-19T14:29:27+08:00">
              <w:r>
                <w:rPr>
                  <w:rFonts w:ascii="Times New Roman" w:hAnsi="Times New Roman" w:eastAsia="宋体"/>
                  <w:b w:val="0"/>
                  <w:sz w:val="18"/>
                </w:rPr>
                <w:t>弹性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77" w:author="xh" w:date="2026-10-19T14:29:27+08:00"/>
              </w:rPr>
            </w:pPr>
            <w:ins w:id="26078" w:author="xh" w:date="2026-10-19T14:29:27+08:00">
              <w:r>
                <w:rPr>
                  <w:rFonts w:ascii="Times New Roman" w:hAnsi="Times New Roman" w:eastAsia="宋体"/>
                  <w:b w:val="0"/>
                  <w:sz w:val="18"/>
                </w:rPr>
                <w:t>2035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79" w:author="xh" w:date="2026-10-19T14:29:27+08:00"/>
              </w:rPr>
            </w:pPr>
            <w:ins w:id="26080" w:author="xh" w:date="2026-10-19T14:29:27+08:00">
              <w:r>
                <w:rPr>
                  <w:rFonts w:ascii="Times New Roman" w:hAnsi="Times New Roman" w:eastAsia="宋体"/>
                  <w:b w:val="0"/>
                  <w:sz w:val="18"/>
                </w:rPr>
                <w:t>区域最低净负荷</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81" w:author="xh" w:date="2026-10-19T14:29:27+08:00"/>
              </w:rPr>
            </w:pPr>
            <w:ins w:id="26082" w:author="xh" w:date="2026-10-19T14:29:27+08:00">
              <w:r>
                <w:rPr>
                  <w:rFonts w:ascii="Times New Roman" w:hAnsi="Times New Roman" w:eastAsia="宋体"/>
                  <w:b w:val="0"/>
                  <w:sz w:val="18"/>
                </w:rPr>
                <w:t>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83" w:author="xh" w:date="2026-10-19T14:29:27+08:00"/>
              </w:rPr>
            </w:pPr>
            <w:ins w:id="26084" w:author="xh" w:date="2026-10-19T14:29:27+08:00">
              <w:r>
                <w:rPr>
                  <w:rFonts w:ascii="Times New Roman" w:hAnsi="Times New Roman" w:eastAsia="宋体"/>
                  <w:b w:val="0"/>
                  <w:sz w:val="18"/>
                </w:rPr>
                <w:t>6</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85" w:author="xh" w:date="2026-10-19T14:29:27+08:00"/>
              </w:rPr>
            </w:pPr>
            <w:ins w:id="26086" w:author="xh" w:date="2026-10-19T14:29:27+08:00">
              <w:r>
                <w:rPr>
                  <w:rFonts w:ascii="Times New Roman" w:hAnsi="Times New Roman" w:eastAsia="宋体"/>
                  <w:b w:val="0"/>
                  <w:sz w:val="18"/>
                </w:rPr>
                <w:t>26.15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87" w:author="xh" w:date="2026-10-19T14:29:27+08:00"/>
              </w:rPr>
            </w:pPr>
            <w:ins w:id="26088" w:author="xh" w:date="2026-10-19T14:29:27+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89" w:author="xh" w:date="2026-10-19T14:29:27+08:00"/>
              </w:rPr>
            </w:pPr>
            <w:ins w:id="26090" w:author="xh" w:date="2026-10-19T14:29:27+08:00">
              <w:r>
                <w:rPr>
                  <w:rFonts w:ascii="Times New Roman" w:hAnsi="Times New Roman" w:eastAsia="宋体"/>
                  <w:b w:val="0"/>
                  <w:sz w:val="18"/>
                </w:rPr>
                <w:t>26.15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91" w:author="xh" w:date="2026-10-19T14:29:27+08:00"/>
              </w:rPr>
            </w:pPr>
            <w:ins w:id="26092" w:author="xh" w:date="2026-10-19T14:29:27+08:00">
              <w:r>
                <w:rPr>
                  <w:rFonts w:ascii="Times New Roman" w:hAnsi="Times New Roman" w:eastAsia="宋体"/>
                  <w:b w:val="0"/>
                  <w:sz w:val="18"/>
                </w:rPr>
                <w:t>9.53</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093" w:author="xh" w:date="2026-10-19T14:29:27+08:00"/>
              </w:rPr>
            </w:pPr>
            <w:ins w:id="26094" w:author="xh" w:date="2026-10-19T14:29:27+08:00">
              <w:r>
                <w:rPr>
                  <w:rFonts w:ascii="Times New Roman" w:hAnsi="Times New Roman" w:eastAsia="宋体"/>
                  <w:b w:val="0"/>
                  <w:sz w:val="18"/>
                </w:rPr>
                <w:t>16.61</w:t>
              </w:r>
            </w:ins>
          </w:p>
        </w:tc>
      </w:tr>
    </w:tbl>
    <w:p>
      <w:pPr>
        <w:pStyle w:val="2"/>
        <w:widowControl/>
        <w:spacing w:line="348" w:lineRule="exact" w:before="0" w:after="0"/>
        <w:ind w:firstLine="480"/>
        <w:jc w:val="both"/>
        <w:rPr>
          <w:ins w:id="26095" w:author="xh" w:date="2026-10-19T14:30:07+08:00"/>
        </w:rPr>
      </w:pPr>
      <w:ins w:id="26096" w:author="xh" w:date="2026-10-19T14:30:07+08:00">
        <w:r>
          <w:rPr>
            <w:rFonts w:ascii="Times New Roman" w:hAnsi="Times New Roman" w:eastAsia="方正仿宋_GBK"/>
            <w:b w:val="0"/>
            <w:sz w:val="24"/>
          </w:rPr>
          <w:t xml:space="preserve">注：列示代表年度，转接合计为沿已采用区段预案转接的净功率幅值之和。</w:t>
        </w:r>
      </w:ins>
    </w:p>
    <w:p w14:paraId="11BE3B22">
      <w:pPr>
        <w:pStyle w:val="2"/>
        <w:keepNext/>
        <w:spacing w:before="120" w:after="80" w:line="280" w:lineRule="exact"/>
        <w:ind w:firstLine="0"/>
        <w:jc w:val="center"/>
      </w:pPr>
      <w:r>
        <w:rPr>
          <w:rFonts w:ascii="Times New Roman" w:hAnsi="Times New Roman" w:eastAsia="宋体"/>
          <w:b w:val="0"/>
          <w:sz w:val="21"/>
        </w:rPr>
        <w:t>表5-63 市区正常方式下的分工况转接任务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831"/>
        <w:gridCol w:w="831"/>
        <w:gridCol w:w="831"/>
        <w:gridCol w:w="831"/>
        <w:gridCol w:w="831"/>
        <w:gridCol w:w="831"/>
        <w:gridCol w:w="831"/>
        <w:gridCol w:w="831"/>
        <w:gridCol w:w="831"/>
        <w:gridCol w:w="831"/>
      </w:tblGrid>
      <w:tr w14:paraId="3C1020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26097" w:author="xh" w:date="2026-10-19T14:30:46+08:00"/>
        </w:trPr>
        <w:tc>
          <w:tcPr>
            <w:tcW w:w="831" w:type="dxa"/>
            <w:tcMar>
              <w:left w:w="70" w:type="dxa"/>
              <w:right w:w="70" w:type="dxa"/>
            </w:tcMar>
            <w:vAlign w:val="center"/>
          </w:tcPr>
          <w:p w14:paraId="72AA891E">
            <w:pPr>
              <w:keepNext/>
              <w:spacing w:before="20" w:after="20" w:line="260" w:lineRule="exact"/>
              <w:ind w:left="0" w:leftChars="0" w:right="0" w:rightChars="0" w:firstLine="0" w:firstLineChars="0"/>
              <w:jc w:val="center"/>
              <w:rPr>
                <w:del w:id="26114" w:author="xh" w:date="2026-10-19T14:30:46+08:00"/>
              </w:rPr>
            </w:pPr>
            <w:del w:id="26115" w:author="xh" w:date="2026-10-19T14:30:46+08:00">
              <w:r>
                <w:rPr>
                  <w:rFonts w:ascii="Times New Roman" w:hAnsi="Times New Roman" w:eastAsia="宋体"/>
                  <w:b/>
                  <w:sz w:val="18"/>
                </w:rPr>
                <w:delText>方案</w:delText>
              </w:r>
            </w:del>
          </w:p>
        </w:tc>
        <w:tc>
          <w:tcPr>
            <w:tcW w:w="831" w:type="dxa"/>
            <w:tcMar>
              <w:left w:w="70" w:type="dxa"/>
              <w:right w:w="70" w:type="dxa"/>
            </w:tcMar>
            <w:vAlign w:val="center"/>
          </w:tcPr>
          <w:p w14:paraId="2BC29E6C">
            <w:pPr>
              <w:keepNext/>
              <w:spacing w:before="20" w:after="20" w:line="260" w:lineRule="exact"/>
              <w:ind w:left="0" w:leftChars="0" w:right="0" w:rightChars="0" w:firstLine="0" w:firstLineChars="0"/>
              <w:jc w:val="center"/>
              <w:rPr>
                <w:del w:id="26116" w:author="xh" w:date="2026-10-19T14:30:46+08:00"/>
              </w:rPr>
            </w:pPr>
            <w:del w:id="26117" w:author="xh" w:date="2026-10-19T14:30:46+08:00">
              <w:r>
                <w:rPr>
                  <w:rFonts w:ascii="Times New Roman" w:hAnsi="Times New Roman" w:eastAsia="宋体"/>
                  <w:b/>
                  <w:sz w:val="18"/>
                </w:rPr>
                <w:delText>年份</w:delText>
              </w:r>
            </w:del>
          </w:p>
        </w:tc>
        <w:tc>
          <w:tcPr>
            <w:tcW w:w="831" w:type="dxa"/>
            <w:tcMar>
              <w:left w:w="70" w:type="dxa"/>
              <w:right w:w="70" w:type="dxa"/>
            </w:tcMar>
            <w:vAlign w:val="center"/>
          </w:tcPr>
          <w:p w14:paraId="78451007">
            <w:pPr>
              <w:keepNext/>
              <w:spacing w:before="20" w:after="20" w:line="260" w:lineRule="exact"/>
              <w:ind w:left="0" w:leftChars="0" w:right="0" w:rightChars="0" w:firstLine="0" w:firstLineChars="0"/>
              <w:jc w:val="center"/>
              <w:rPr>
                <w:del w:id="26118" w:author="xh" w:date="2026-10-19T14:30:46+08:00"/>
              </w:rPr>
            </w:pPr>
            <w:del w:id="26119" w:author="xh" w:date="2026-10-19T14:30:46+08:00">
              <w:r>
                <w:rPr>
                  <w:rFonts w:ascii="Times New Roman" w:hAnsi="Times New Roman" w:eastAsia="宋体"/>
                  <w:b/>
                  <w:sz w:val="18"/>
                </w:rPr>
                <w:delText>工况</w:delText>
              </w:r>
            </w:del>
          </w:p>
        </w:tc>
        <w:tc>
          <w:tcPr>
            <w:tcW w:w="831" w:type="dxa"/>
            <w:tcMar>
              <w:left w:w="70" w:type="dxa"/>
              <w:right w:w="70" w:type="dxa"/>
            </w:tcMar>
            <w:vAlign w:val="center"/>
          </w:tcPr>
          <w:p w14:paraId="667EE6A2">
            <w:pPr>
              <w:keepNext/>
              <w:spacing w:before="20" w:after="20" w:line="260" w:lineRule="exact"/>
              <w:ind w:left="0" w:leftChars="0" w:right="0" w:rightChars="0" w:firstLine="0" w:firstLineChars="0"/>
              <w:jc w:val="center"/>
              <w:rPr>
                <w:del w:id="26120" w:author="xh" w:date="2026-10-19T14:30:46+08:00"/>
              </w:rPr>
            </w:pPr>
            <w:del w:id="26121" w:author="xh" w:date="2026-10-19T14:30:46+08:00">
              <w:r>
                <w:rPr>
                  <w:rFonts w:ascii="Times New Roman" w:hAnsi="Times New Roman" w:eastAsia="宋体"/>
                  <w:b/>
                  <w:sz w:val="18"/>
                </w:rPr>
                <w:delText>转出站数</w:delText>
              </w:r>
            </w:del>
          </w:p>
        </w:tc>
        <w:tc>
          <w:tcPr>
            <w:tcW w:w="831" w:type="dxa"/>
            <w:tcMar>
              <w:left w:w="70" w:type="dxa"/>
              <w:right w:w="70" w:type="dxa"/>
            </w:tcMar>
            <w:vAlign w:val="center"/>
          </w:tcPr>
          <w:p w14:paraId="0BDE7173">
            <w:pPr>
              <w:keepNext/>
              <w:spacing w:before="20" w:after="20" w:line="260" w:lineRule="exact"/>
              <w:ind w:left="0" w:leftChars="0" w:right="0" w:rightChars="0" w:firstLine="0" w:firstLineChars="0"/>
              <w:jc w:val="center"/>
              <w:rPr>
                <w:del w:id="26122" w:author="xh" w:date="2026-10-19T14:30:46+08:00"/>
              </w:rPr>
            </w:pPr>
            <w:del w:id="26123" w:author="xh" w:date="2026-10-19T14:30:46+08:00">
              <w:r>
                <w:rPr>
                  <w:rFonts w:ascii="Times New Roman" w:hAnsi="Times New Roman" w:eastAsia="宋体"/>
                  <w:b/>
                  <w:sz w:val="18"/>
                </w:rPr>
                <w:delText>承接站数</w:delText>
              </w:r>
            </w:del>
          </w:p>
        </w:tc>
        <w:tc>
          <w:tcPr>
            <w:tcW w:w="831" w:type="dxa"/>
            <w:tcMar>
              <w:left w:w="70" w:type="dxa"/>
              <w:right w:w="70" w:type="dxa"/>
            </w:tcMar>
            <w:vAlign w:val="center"/>
          </w:tcPr>
          <w:p w14:paraId="427804DA">
            <w:pPr>
              <w:keepNext/>
              <w:spacing w:before="20" w:after="20" w:line="260" w:lineRule="exact"/>
              <w:ind w:left="0" w:leftChars="0" w:right="0" w:rightChars="0" w:firstLine="0" w:firstLineChars="0"/>
              <w:jc w:val="center"/>
              <w:rPr>
                <w:del w:id="26124" w:author="xh" w:date="2026-10-19T14:30:46+08:00"/>
              </w:rPr>
            </w:pPr>
            <w:del w:id="26125" w:author="xh" w:date="2026-10-19T14:30:46+08:00">
              <w:r>
                <w:rPr>
                  <w:rFonts w:ascii="Times New Roman" w:hAnsi="Times New Roman" w:eastAsia="宋体"/>
                  <w:b/>
                  <w:sz w:val="18"/>
                </w:rPr>
                <w:delText>转接合计/MW</w:delText>
              </w:r>
            </w:del>
          </w:p>
        </w:tc>
        <w:tc>
          <w:tcPr>
            <w:tcW w:w="831" w:type="dxa"/>
            <w:tcMar>
              <w:left w:w="70" w:type="dxa"/>
              <w:right w:w="70" w:type="dxa"/>
            </w:tcMar>
            <w:vAlign w:val="center"/>
          </w:tcPr>
          <w:p w14:paraId="5FF49477">
            <w:pPr>
              <w:keepNext/>
              <w:spacing w:before="20" w:after="20" w:line="260" w:lineRule="exact"/>
              <w:ind w:left="0" w:leftChars="0" w:right="0" w:rightChars="0" w:firstLine="0" w:firstLineChars="0"/>
              <w:jc w:val="center"/>
              <w:rPr>
                <w:del w:id="26126" w:author="xh" w:date="2026-10-19T14:30:46+08:00"/>
              </w:rPr>
            </w:pPr>
            <w:del w:id="26127" w:author="xh" w:date="2026-10-19T14:30:46+08:00">
              <w:r>
                <w:rPr>
                  <w:rFonts w:ascii="Times New Roman" w:hAnsi="Times New Roman" w:eastAsia="宋体"/>
                  <w:b/>
                  <w:sz w:val="18"/>
                </w:rPr>
                <w:delText>既有边/MW</w:delText>
              </w:r>
            </w:del>
          </w:p>
        </w:tc>
        <w:tc>
          <w:tcPr>
            <w:tcW w:w="831" w:type="dxa"/>
            <w:tcMar>
              <w:left w:w="70" w:type="dxa"/>
              <w:right w:w="70" w:type="dxa"/>
            </w:tcMar>
            <w:vAlign w:val="center"/>
          </w:tcPr>
          <w:p w14:paraId="6992A98E">
            <w:pPr>
              <w:keepNext/>
              <w:spacing w:before="20" w:after="20" w:line="260" w:lineRule="exact"/>
              <w:ind w:left="0" w:leftChars="0" w:right="0" w:rightChars="0" w:firstLine="0" w:firstLineChars="0"/>
              <w:jc w:val="center"/>
              <w:rPr>
                <w:del w:id="26128" w:author="xh" w:date="2026-10-19T14:30:46+08:00"/>
              </w:rPr>
            </w:pPr>
            <w:del w:id="26129" w:author="xh" w:date="2026-10-19T14:30:46+08:00">
              <w:r>
                <w:rPr>
                  <w:rFonts w:ascii="Times New Roman" w:hAnsi="Times New Roman" w:eastAsia="宋体"/>
                  <w:b/>
                  <w:sz w:val="18"/>
                </w:rPr>
                <w:delText>新增边/MW</w:delText>
              </w:r>
            </w:del>
          </w:p>
        </w:tc>
        <w:tc>
          <w:tcPr>
            <w:tcW w:w="831" w:type="dxa"/>
            <w:tcMar>
              <w:left w:w="70" w:type="dxa"/>
              <w:right w:w="70" w:type="dxa"/>
            </w:tcMar>
            <w:vAlign w:val="center"/>
          </w:tcPr>
          <w:p w14:paraId="37A4E8F9">
            <w:pPr>
              <w:keepNext/>
              <w:spacing w:before="20" w:after="20" w:line="260" w:lineRule="exact"/>
              <w:ind w:left="0" w:leftChars="0" w:right="0" w:rightChars="0" w:firstLine="0" w:firstLineChars="0"/>
              <w:jc w:val="center"/>
              <w:rPr>
                <w:del w:id="26130" w:author="xh" w:date="2026-10-19T14:30:46+08:00"/>
              </w:rPr>
            </w:pPr>
            <w:del w:id="26131" w:author="xh" w:date="2026-10-19T14:30:46+08:00">
              <w:r>
                <w:rPr>
                  <w:rFonts w:ascii="Times New Roman" w:hAnsi="Times New Roman" w:eastAsia="宋体"/>
                  <w:b/>
                  <w:sz w:val="18"/>
                </w:rPr>
                <w:delText>单站最大转出/MW</w:delText>
              </w:r>
            </w:del>
          </w:p>
        </w:tc>
        <w:tc>
          <w:tcPr>
            <w:tcW w:w="831" w:type="dxa"/>
            <w:tcMar>
              <w:left w:w="70" w:type="dxa"/>
              <w:right w:w="70" w:type="dxa"/>
            </w:tcMar>
            <w:vAlign w:val="center"/>
          </w:tcPr>
          <w:p w14:paraId="7D4D068C">
            <w:pPr>
              <w:keepNext/>
              <w:spacing w:before="20" w:after="20" w:line="260" w:lineRule="exact"/>
              <w:ind w:left="0" w:leftChars="0" w:right="0" w:rightChars="0" w:firstLine="0" w:firstLineChars="0"/>
              <w:jc w:val="center"/>
              <w:rPr>
                <w:del w:id="26132" w:author="xh" w:date="2026-10-19T14:30:46+08:00"/>
              </w:rPr>
            </w:pPr>
            <w:del w:id="26133" w:author="xh" w:date="2026-10-19T14:30:46+08:00">
              <w:r>
                <w:rPr>
                  <w:rFonts w:ascii="Times New Roman" w:hAnsi="Times New Roman" w:eastAsia="宋体"/>
                  <w:b/>
                  <w:sz w:val="18"/>
                </w:rPr>
                <w:delText>单站最大承接/MW</w:delText>
              </w:r>
            </w:del>
          </w:p>
        </w:tc>
      </w:tr>
      <w:tr w14:paraId="34BDD6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098" w:author="xh" w:date="2026-10-19T14:30:46+08:00"/>
        </w:trPr>
        <w:tc>
          <w:tcPr>
            <w:tcW w:w="831" w:type="dxa"/>
            <w:tcMar>
              <w:left w:w="70" w:type="dxa"/>
              <w:right w:w="70" w:type="dxa"/>
            </w:tcMar>
            <w:vAlign w:val="center"/>
          </w:tcPr>
          <w:p w14:paraId="6D38C994">
            <w:pPr>
              <w:keepNext w:val="0"/>
              <w:spacing w:before="20" w:after="20" w:line="260" w:lineRule="exact"/>
              <w:ind w:left="0" w:leftChars="0" w:right="0" w:rightChars="0" w:firstLine="0" w:firstLineChars="0"/>
              <w:jc w:val="center"/>
              <w:rPr>
                <w:del w:id="26134" w:author="xh" w:date="2026-10-19T14:30:46+08:00"/>
              </w:rPr>
            </w:pPr>
            <w:del w:id="26135" w:author="xh" w:date="2026-10-19T14:30:46+08:00">
              <w:r>
                <w:rPr>
                  <w:rFonts w:ascii="Times New Roman" w:hAnsi="Times New Roman" w:eastAsia="宋体"/>
                  <w:b w:val="0"/>
                  <w:sz w:val="18"/>
                </w:rPr>
                <w:delText>刚性</w:delText>
              </w:r>
            </w:del>
          </w:p>
        </w:tc>
        <w:tc>
          <w:tcPr>
            <w:tcW w:w="831" w:type="dxa"/>
            <w:tcMar>
              <w:left w:w="70" w:type="dxa"/>
              <w:right w:w="70" w:type="dxa"/>
            </w:tcMar>
            <w:vAlign w:val="center"/>
          </w:tcPr>
          <w:p w14:paraId="48646887">
            <w:pPr>
              <w:keepNext w:val="0"/>
              <w:spacing w:before="20" w:after="20" w:line="260" w:lineRule="exact"/>
              <w:ind w:left="0" w:leftChars="0" w:right="0" w:rightChars="0" w:firstLine="0" w:firstLineChars="0"/>
              <w:jc w:val="center"/>
              <w:rPr>
                <w:del w:id="26136" w:author="xh" w:date="2026-10-19T14:30:46+08:00"/>
              </w:rPr>
            </w:pPr>
            <w:del w:id="26137" w:author="xh" w:date="2026-10-19T14:30:46+08:00">
              <w:r>
                <w:rPr>
                  <w:rFonts w:ascii="Times New Roman" w:hAnsi="Times New Roman" w:eastAsia="宋体"/>
                  <w:b w:val="0"/>
                  <w:sz w:val="18"/>
                </w:rPr>
                <w:delText>2022</w:delText>
              </w:r>
            </w:del>
          </w:p>
        </w:tc>
        <w:tc>
          <w:tcPr>
            <w:tcW w:w="831" w:type="dxa"/>
            <w:tcMar>
              <w:left w:w="70" w:type="dxa"/>
              <w:right w:w="70" w:type="dxa"/>
            </w:tcMar>
            <w:vAlign w:val="center"/>
          </w:tcPr>
          <w:p w14:paraId="4BB479FB">
            <w:pPr>
              <w:keepNext w:val="0"/>
              <w:spacing w:before="20" w:after="20" w:line="260" w:lineRule="exact"/>
              <w:ind w:left="0" w:leftChars="0" w:right="0" w:rightChars="0" w:firstLine="0" w:firstLineChars="0"/>
              <w:jc w:val="center"/>
              <w:rPr>
                <w:del w:id="26138" w:author="xh" w:date="2026-10-19T14:30:46+08:00"/>
              </w:rPr>
            </w:pPr>
            <w:del w:id="26139" w:author="xh" w:date="2026-10-19T14:30:46+08:00">
              <w:r>
                <w:rPr>
                  <w:rFonts w:ascii="Times New Roman" w:hAnsi="Times New Roman" w:eastAsia="宋体"/>
                  <w:b w:val="0"/>
                  <w:sz w:val="18"/>
                </w:rPr>
                <w:delText>区域正向峰值</w:delText>
              </w:r>
            </w:del>
          </w:p>
        </w:tc>
        <w:tc>
          <w:tcPr>
            <w:tcW w:w="831" w:type="dxa"/>
            <w:tcMar>
              <w:left w:w="70" w:type="dxa"/>
              <w:right w:w="70" w:type="dxa"/>
            </w:tcMar>
            <w:vAlign w:val="center"/>
          </w:tcPr>
          <w:p w14:paraId="1F653C88">
            <w:pPr>
              <w:keepNext w:val="0"/>
              <w:spacing w:before="20" w:after="20" w:line="260" w:lineRule="exact"/>
              <w:ind w:left="0" w:leftChars="0" w:right="0" w:rightChars="0" w:firstLine="0" w:firstLineChars="0"/>
              <w:jc w:val="center"/>
              <w:rPr>
                <w:del w:id="26140" w:author="xh" w:date="2026-10-19T14:30:46+08:00"/>
              </w:rPr>
            </w:pPr>
            <w:del w:id="26141" w:author="xh" w:date="2026-10-19T14:30:46+08:00">
              <w:r>
                <w:rPr>
                  <w:rFonts w:ascii="Times New Roman" w:hAnsi="Times New Roman" w:eastAsia="宋体"/>
                  <w:b w:val="0"/>
                  <w:sz w:val="18"/>
                </w:rPr>
                <w:delText>2</w:delText>
              </w:r>
            </w:del>
          </w:p>
        </w:tc>
        <w:tc>
          <w:tcPr>
            <w:tcW w:w="831" w:type="dxa"/>
            <w:tcMar>
              <w:left w:w="70" w:type="dxa"/>
              <w:right w:w="70" w:type="dxa"/>
            </w:tcMar>
            <w:vAlign w:val="center"/>
          </w:tcPr>
          <w:p w14:paraId="2D266378">
            <w:pPr>
              <w:keepNext w:val="0"/>
              <w:spacing w:before="20" w:after="20" w:line="260" w:lineRule="exact"/>
              <w:ind w:left="0" w:leftChars="0" w:right="0" w:rightChars="0" w:firstLine="0" w:firstLineChars="0"/>
              <w:jc w:val="center"/>
              <w:rPr>
                <w:del w:id="26142" w:author="xh" w:date="2026-10-19T14:30:46+08:00"/>
              </w:rPr>
            </w:pPr>
            <w:del w:id="26143" w:author="xh" w:date="2026-10-19T14:30:46+08:00">
              <w:r>
                <w:rPr>
                  <w:rFonts w:ascii="Times New Roman" w:hAnsi="Times New Roman" w:eastAsia="宋体"/>
                  <w:b w:val="0"/>
                  <w:sz w:val="18"/>
                </w:rPr>
                <w:delText>2</w:delText>
              </w:r>
            </w:del>
          </w:p>
        </w:tc>
        <w:tc>
          <w:tcPr>
            <w:tcW w:w="831" w:type="dxa"/>
            <w:tcMar>
              <w:left w:w="70" w:type="dxa"/>
              <w:right w:w="70" w:type="dxa"/>
            </w:tcMar>
            <w:vAlign w:val="center"/>
          </w:tcPr>
          <w:p w14:paraId="29F4D6D1">
            <w:pPr>
              <w:keepNext w:val="0"/>
              <w:spacing w:before="20" w:after="20" w:line="260" w:lineRule="exact"/>
              <w:ind w:left="0" w:leftChars="0" w:right="0" w:rightChars="0" w:firstLine="0" w:firstLineChars="0"/>
              <w:jc w:val="center"/>
              <w:rPr>
                <w:del w:id="26144" w:author="xh" w:date="2026-10-19T14:30:46+08:00"/>
              </w:rPr>
            </w:pPr>
            <w:del w:id="26145" w:author="xh" w:date="2026-10-19T14:30:46+08:00">
              <w:r>
                <w:rPr>
                  <w:rFonts w:ascii="Times New Roman" w:hAnsi="Times New Roman" w:eastAsia="宋体"/>
                  <w:b w:val="0"/>
                  <w:sz w:val="18"/>
                </w:rPr>
                <w:delText>10.25</w:delText>
              </w:r>
            </w:del>
          </w:p>
        </w:tc>
        <w:tc>
          <w:tcPr>
            <w:tcW w:w="831" w:type="dxa"/>
            <w:tcMar>
              <w:left w:w="70" w:type="dxa"/>
              <w:right w:w="70" w:type="dxa"/>
            </w:tcMar>
            <w:vAlign w:val="center"/>
          </w:tcPr>
          <w:p w14:paraId="060DAC4B">
            <w:pPr>
              <w:keepNext w:val="0"/>
              <w:spacing w:before="20" w:after="20" w:line="260" w:lineRule="exact"/>
              <w:ind w:left="0" w:leftChars="0" w:right="0" w:rightChars="0" w:firstLine="0" w:firstLineChars="0"/>
              <w:jc w:val="center"/>
              <w:rPr>
                <w:del w:id="26146" w:author="xh" w:date="2026-10-19T14:30:46+08:00"/>
              </w:rPr>
            </w:pPr>
            <w:del w:id="26147" w:author="xh" w:date="2026-10-19T14:30:46+08:00">
              <w:r>
                <w:rPr>
                  <w:rFonts w:ascii="Times New Roman" w:hAnsi="Times New Roman" w:eastAsia="宋体"/>
                  <w:b w:val="0"/>
                  <w:sz w:val="18"/>
                </w:rPr>
                <w:delText>10.25</w:delText>
              </w:r>
            </w:del>
          </w:p>
        </w:tc>
        <w:tc>
          <w:tcPr>
            <w:tcW w:w="831" w:type="dxa"/>
            <w:tcMar>
              <w:left w:w="70" w:type="dxa"/>
              <w:right w:w="70" w:type="dxa"/>
            </w:tcMar>
            <w:vAlign w:val="center"/>
          </w:tcPr>
          <w:p w14:paraId="74B60E46">
            <w:pPr>
              <w:keepNext w:val="0"/>
              <w:spacing w:before="20" w:after="20" w:line="260" w:lineRule="exact"/>
              <w:ind w:left="0" w:leftChars="0" w:right="0" w:rightChars="0" w:firstLine="0" w:firstLineChars="0"/>
              <w:jc w:val="center"/>
              <w:rPr>
                <w:del w:id="26148" w:author="xh" w:date="2026-10-19T14:30:46+08:00"/>
              </w:rPr>
            </w:pPr>
            <w:del w:id="26149"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61B64475">
            <w:pPr>
              <w:keepNext w:val="0"/>
              <w:spacing w:before="20" w:after="20" w:line="260" w:lineRule="exact"/>
              <w:ind w:left="0" w:leftChars="0" w:right="0" w:rightChars="0" w:firstLine="0" w:firstLineChars="0"/>
              <w:jc w:val="center"/>
              <w:rPr>
                <w:del w:id="26150" w:author="xh" w:date="2026-10-19T14:30:46+08:00"/>
              </w:rPr>
            </w:pPr>
            <w:del w:id="26151" w:author="xh" w:date="2026-10-19T14:30:46+08:00">
              <w:r>
                <w:rPr>
                  <w:rFonts w:ascii="Times New Roman" w:hAnsi="Times New Roman" w:eastAsia="宋体"/>
                  <w:b w:val="0"/>
                  <w:sz w:val="18"/>
                </w:rPr>
                <w:delText>9.78</w:delText>
              </w:r>
            </w:del>
          </w:p>
        </w:tc>
        <w:tc>
          <w:tcPr>
            <w:tcW w:w="831" w:type="dxa"/>
            <w:tcMar>
              <w:left w:w="70" w:type="dxa"/>
              <w:right w:w="70" w:type="dxa"/>
            </w:tcMar>
            <w:vAlign w:val="center"/>
          </w:tcPr>
          <w:p w14:paraId="186F7476">
            <w:pPr>
              <w:keepNext w:val="0"/>
              <w:spacing w:before="20" w:after="20" w:line="260" w:lineRule="exact"/>
              <w:ind w:left="0" w:leftChars="0" w:right="0" w:rightChars="0" w:firstLine="0" w:firstLineChars="0"/>
              <w:jc w:val="center"/>
              <w:rPr>
                <w:del w:id="26152" w:author="xh" w:date="2026-10-19T14:30:46+08:00"/>
              </w:rPr>
            </w:pPr>
            <w:del w:id="26153" w:author="xh" w:date="2026-10-19T14:30:46+08:00">
              <w:r>
                <w:rPr>
                  <w:rFonts w:ascii="Times New Roman" w:hAnsi="Times New Roman" w:eastAsia="宋体"/>
                  <w:b w:val="0"/>
                  <w:sz w:val="18"/>
                </w:rPr>
                <w:delText>9.78</w:delText>
              </w:r>
            </w:del>
          </w:p>
        </w:tc>
      </w:tr>
      <w:tr w14:paraId="091ABD2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099" w:author="xh" w:date="2026-10-19T14:30:46+08:00"/>
        </w:trPr>
        <w:tc>
          <w:tcPr>
            <w:tcW w:w="831" w:type="dxa"/>
            <w:tcMar>
              <w:left w:w="70" w:type="dxa"/>
              <w:right w:w="70" w:type="dxa"/>
            </w:tcMar>
            <w:vAlign w:val="center"/>
          </w:tcPr>
          <w:p w14:paraId="31F3F2AA">
            <w:pPr>
              <w:keepNext w:val="0"/>
              <w:spacing w:before="20" w:after="20" w:line="260" w:lineRule="exact"/>
              <w:ind w:left="0" w:leftChars="0" w:right="0" w:rightChars="0" w:firstLine="0" w:firstLineChars="0"/>
              <w:jc w:val="center"/>
              <w:rPr>
                <w:del w:id="26154" w:author="xh" w:date="2026-10-19T14:30:46+08:00"/>
              </w:rPr>
            </w:pPr>
            <w:del w:id="26155" w:author="xh" w:date="2026-10-19T14:30:46+08:00">
              <w:r>
                <w:rPr>
                  <w:rFonts w:ascii="Times New Roman" w:hAnsi="Times New Roman" w:eastAsia="宋体"/>
                  <w:b w:val="0"/>
                  <w:sz w:val="18"/>
                </w:rPr>
                <w:delText>刚性</w:delText>
              </w:r>
            </w:del>
          </w:p>
        </w:tc>
        <w:tc>
          <w:tcPr>
            <w:tcW w:w="831" w:type="dxa"/>
            <w:tcMar>
              <w:left w:w="70" w:type="dxa"/>
              <w:right w:w="70" w:type="dxa"/>
            </w:tcMar>
            <w:vAlign w:val="center"/>
          </w:tcPr>
          <w:p w14:paraId="4B3A72FF">
            <w:pPr>
              <w:keepNext w:val="0"/>
              <w:spacing w:before="20" w:after="20" w:line="260" w:lineRule="exact"/>
              <w:ind w:left="0" w:leftChars="0" w:right="0" w:rightChars="0" w:firstLine="0" w:firstLineChars="0"/>
              <w:jc w:val="center"/>
              <w:rPr>
                <w:del w:id="26156" w:author="xh" w:date="2026-10-19T14:30:46+08:00"/>
              </w:rPr>
            </w:pPr>
            <w:del w:id="26157" w:author="xh" w:date="2026-10-19T14:30:46+08:00">
              <w:r>
                <w:rPr>
                  <w:rFonts w:ascii="Times New Roman" w:hAnsi="Times New Roman" w:eastAsia="宋体"/>
                  <w:b w:val="0"/>
                  <w:sz w:val="18"/>
                </w:rPr>
                <w:delText>2022</w:delText>
              </w:r>
            </w:del>
          </w:p>
        </w:tc>
        <w:tc>
          <w:tcPr>
            <w:tcW w:w="831" w:type="dxa"/>
            <w:tcMar>
              <w:left w:w="70" w:type="dxa"/>
              <w:right w:w="70" w:type="dxa"/>
            </w:tcMar>
            <w:vAlign w:val="center"/>
          </w:tcPr>
          <w:p w14:paraId="41EEB541">
            <w:pPr>
              <w:keepNext w:val="0"/>
              <w:spacing w:before="20" w:after="20" w:line="260" w:lineRule="exact"/>
              <w:ind w:left="0" w:leftChars="0" w:right="0" w:rightChars="0" w:firstLine="0" w:firstLineChars="0"/>
              <w:jc w:val="center"/>
              <w:rPr>
                <w:del w:id="26158" w:author="xh" w:date="2026-10-19T14:30:46+08:00"/>
              </w:rPr>
            </w:pPr>
            <w:del w:id="26159" w:author="xh" w:date="2026-10-19T14:30:46+08:00">
              <w:r>
                <w:rPr>
                  <w:rFonts w:ascii="Times New Roman" w:hAnsi="Times New Roman" w:eastAsia="宋体"/>
                  <w:b w:val="0"/>
                  <w:sz w:val="18"/>
                </w:rPr>
                <w:delText>区域最低净负荷</w:delText>
              </w:r>
            </w:del>
          </w:p>
        </w:tc>
        <w:tc>
          <w:tcPr>
            <w:tcW w:w="831" w:type="dxa"/>
            <w:tcMar>
              <w:left w:w="70" w:type="dxa"/>
              <w:right w:w="70" w:type="dxa"/>
            </w:tcMar>
            <w:vAlign w:val="center"/>
          </w:tcPr>
          <w:p w14:paraId="0DD150D2">
            <w:pPr>
              <w:keepNext w:val="0"/>
              <w:spacing w:before="20" w:after="20" w:line="260" w:lineRule="exact"/>
              <w:ind w:left="0" w:leftChars="0" w:right="0" w:rightChars="0" w:firstLine="0" w:firstLineChars="0"/>
              <w:jc w:val="center"/>
              <w:rPr>
                <w:del w:id="26160" w:author="xh" w:date="2026-10-19T14:30:46+08:00"/>
              </w:rPr>
            </w:pPr>
            <w:del w:id="26161" w:author="xh" w:date="2026-10-19T14:30:46+08:00">
              <w:r>
                <w:rPr>
                  <w:rFonts w:ascii="Times New Roman" w:hAnsi="Times New Roman" w:eastAsia="宋体"/>
                  <w:b w:val="0"/>
                  <w:sz w:val="18"/>
                </w:rPr>
                <w:delText>0</w:delText>
              </w:r>
            </w:del>
          </w:p>
        </w:tc>
        <w:tc>
          <w:tcPr>
            <w:tcW w:w="831" w:type="dxa"/>
            <w:tcMar>
              <w:left w:w="70" w:type="dxa"/>
              <w:right w:w="70" w:type="dxa"/>
            </w:tcMar>
            <w:vAlign w:val="center"/>
          </w:tcPr>
          <w:p w14:paraId="4E695CD1">
            <w:pPr>
              <w:keepNext w:val="0"/>
              <w:spacing w:before="20" w:after="20" w:line="260" w:lineRule="exact"/>
              <w:ind w:left="0" w:leftChars="0" w:right="0" w:rightChars="0" w:firstLine="0" w:firstLineChars="0"/>
              <w:jc w:val="center"/>
              <w:rPr>
                <w:del w:id="26162" w:author="xh" w:date="2026-10-19T14:30:46+08:00"/>
              </w:rPr>
            </w:pPr>
            <w:del w:id="26163" w:author="xh" w:date="2026-10-19T14:30:46+08:00">
              <w:r>
                <w:rPr>
                  <w:rFonts w:ascii="Times New Roman" w:hAnsi="Times New Roman" w:eastAsia="宋体"/>
                  <w:b w:val="0"/>
                  <w:sz w:val="18"/>
                </w:rPr>
                <w:delText>0</w:delText>
              </w:r>
            </w:del>
          </w:p>
        </w:tc>
        <w:tc>
          <w:tcPr>
            <w:tcW w:w="831" w:type="dxa"/>
            <w:tcMar>
              <w:left w:w="70" w:type="dxa"/>
              <w:right w:w="70" w:type="dxa"/>
            </w:tcMar>
            <w:vAlign w:val="center"/>
          </w:tcPr>
          <w:p w14:paraId="11DA15FA">
            <w:pPr>
              <w:keepNext w:val="0"/>
              <w:spacing w:before="20" w:after="20" w:line="260" w:lineRule="exact"/>
              <w:ind w:left="0" w:leftChars="0" w:right="0" w:rightChars="0" w:firstLine="0" w:firstLineChars="0"/>
              <w:jc w:val="center"/>
              <w:rPr>
                <w:del w:id="26164" w:author="xh" w:date="2026-10-19T14:30:46+08:00"/>
              </w:rPr>
            </w:pPr>
            <w:del w:id="26165"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34E0F2A2">
            <w:pPr>
              <w:keepNext w:val="0"/>
              <w:spacing w:before="20" w:after="20" w:line="260" w:lineRule="exact"/>
              <w:ind w:left="0" w:leftChars="0" w:right="0" w:rightChars="0" w:firstLine="0" w:firstLineChars="0"/>
              <w:jc w:val="center"/>
              <w:rPr>
                <w:del w:id="26166" w:author="xh" w:date="2026-10-19T14:30:46+08:00"/>
              </w:rPr>
            </w:pPr>
            <w:del w:id="26167"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693A0BEC">
            <w:pPr>
              <w:keepNext w:val="0"/>
              <w:spacing w:before="20" w:after="20" w:line="260" w:lineRule="exact"/>
              <w:ind w:left="0" w:leftChars="0" w:right="0" w:rightChars="0" w:firstLine="0" w:firstLineChars="0"/>
              <w:jc w:val="center"/>
              <w:rPr>
                <w:del w:id="26168" w:author="xh" w:date="2026-10-19T14:30:46+08:00"/>
              </w:rPr>
            </w:pPr>
            <w:del w:id="26169"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28566C79">
            <w:pPr>
              <w:keepNext w:val="0"/>
              <w:spacing w:before="20" w:after="20" w:line="260" w:lineRule="exact"/>
              <w:ind w:left="0" w:leftChars="0" w:right="0" w:rightChars="0" w:firstLine="0" w:firstLineChars="0"/>
              <w:jc w:val="center"/>
              <w:rPr>
                <w:del w:id="26170" w:author="xh" w:date="2026-10-19T14:30:46+08:00"/>
              </w:rPr>
            </w:pPr>
            <w:del w:id="26171"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20CDDEAF">
            <w:pPr>
              <w:keepNext w:val="0"/>
              <w:spacing w:before="20" w:after="20" w:line="260" w:lineRule="exact"/>
              <w:ind w:left="0" w:leftChars="0" w:right="0" w:rightChars="0" w:firstLine="0" w:firstLineChars="0"/>
              <w:jc w:val="center"/>
              <w:rPr>
                <w:del w:id="26172" w:author="xh" w:date="2026-10-19T14:30:46+08:00"/>
              </w:rPr>
            </w:pPr>
            <w:del w:id="26173" w:author="xh" w:date="2026-10-19T14:30:46+08:00">
              <w:r>
                <w:rPr>
                  <w:rFonts w:ascii="Times New Roman" w:hAnsi="Times New Roman" w:eastAsia="宋体"/>
                  <w:b w:val="0"/>
                  <w:sz w:val="18"/>
                </w:rPr>
                <w:delText>0.00</w:delText>
              </w:r>
            </w:del>
          </w:p>
        </w:tc>
      </w:tr>
      <w:tr w14:paraId="1E7DA6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6100" w:author="xh" w:date="2026-10-19T14:30:46+08:00"/>
        </w:trPr>
        <w:tc>
          <w:tcPr>
            <w:tcW w:w="831" w:type="dxa"/>
            <w:tcMar>
              <w:left w:w="70" w:type="dxa"/>
              <w:right w:w="70" w:type="dxa"/>
            </w:tcMar>
            <w:vAlign w:val="center"/>
          </w:tcPr>
          <w:p w14:paraId="4623E709">
            <w:pPr>
              <w:keepNext w:val="0"/>
              <w:spacing w:before="20" w:after="20" w:line="260" w:lineRule="exact"/>
              <w:ind w:left="0" w:leftChars="0" w:right="0" w:rightChars="0" w:firstLine="0" w:firstLineChars="0"/>
              <w:jc w:val="center"/>
              <w:rPr>
                <w:del w:id="26174" w:author="xh" w:date="2026-10-19T14:30:46+08:00"/>
              </w:rPr>
            </w:pPr>
            <w:del w:id="26175" w:author="xh" w:date="2026-10-19T14:30:46+08:00">
              <w:r>
                <w:rPr>
                  <w:rFonts w:ascii="Times New Roman" w:hAnsi="Times New Roman" w:eastAsia="宋体"/>
                  <w:b w:val="0"/>
                  <w:sz w:val="18"/>
                </w:rPr>
                <w:delText>刚性</w:delText>
              </w:r>
            </w:del>
          </w:p>
        </w:tc>
        <w:tc>
          <w:tcPr>
            <w:tcW w:w="831" w:type="dxa"/>
            <w:tcMar>
              <w:left w:w="70" w:type="dxa"/>
              <w:right w:w="70" w:type="dxa"/>
            </w:tcMar>
            <w:vAlign w:val="center"/>
          </w:tcPr>
          <w:p w14:paraId="3D4B57CA">
            <w:pPr>
              <w:keepNext w:val="0"/>
              <w:spacing w:before="20" w:after="20" w:line="260" w:lineRule="exact"/>
              <w:ind w:left="0" w:leftChars="0" w:right="0" w:rightChars="0" w:firstLine="0" w:firstLineChars="0"/>
              <w:jc w:val="center"/>
              <w:rPr>
                <w:del w:id="26176" w:author="xh" w:date="2026-10-19T14:30:46+08:00"/>
              </w:rPr>
            </w:pPr>
            <w:del w:id="26177" w:author="xh" w:date="2026-10-19T14:30:46+08:00">
              <w:r>
                <w:rPr>
                  <w:rFonts w:ascii="Times New Roman" w:hAnsi="Times New Roman" w:eastAsia="宋体"/>
                  <w:b w:val="0"/>
                  <w:sz w:val="18"/>
                </w:rPr>
                <w:delText>2023</w:delText>
              </w:r>
            </w:del>
          </w:p>
        </w:tc>
        <w:tc>
          <w:tcPr>
            <w:tcW w:w="831" w:type="dxa"/>
            <w:tcMar>
              <w:left w:w="70" w:type="dxa"/>
              <w:right w:w="70" w:type="dxa"/>
            </w:tcMar>
            <w:vAlign w:val="center"/>
          </w:tcPr>
          <w:p w14:paraId="0322C75B">
            <w:pPr>
              <w:keepNext w:val="0"/>
              <w:spacing w:before="20" w:after="20" w:line="260" w:lineRule="exact"/>
              <w:ind w:left="0" w:leftChars="0" w:right="0" w:rightChars="0" w:firstLine="0" w:firstLineChars="0"/>
              <w:jc w:val="center"/>
              <w:rPr>
                <w:del w:id="26178" w:author="xh" w:date="2026-10-19T14:30:46+08:00"/>
              </w:rPr>
            </w:pPr>
            <w:del w:id="26179" w:author="xh" w:date="2026-10-19T14:30:46+08:00">
              <w:r>
                <w:rPr>
                  <w:rFonts w:ascii="Times New Roman" w:hAnsi="Times New Roman" w:eastAsia="宋体"/>
                  <w:b w:val="0"/>
                  <w:sz w:val="18"/>
                </w:rPr>
                <w:delText>区域正向峰值</w:delText>
              </w:r>
            </w:del>
          </w:p>
        </w:tc>
        <w:tc>
          <w:tcPr>
            <w:tcW w:w="831" w:type="dxa"/>
            <w:tcMar>
              <w:left w:w="70" w:type="dxa"/>
              <w:right w:w="70" w:type="dxa"/>
            </w:tcMar>
            <w:vAlign w:val="center"/>
          </w:tcPr>
          <w:p w14:paraId="25E721E1">
            <w:pPr>
              <w:keepNext w:val="0"/>
              <w:spacing w:before="20" w:after="20" w:line="260" w:lineRule="exact"/>
              <w:ind w:left="0" w:leftChars="0" w:right="0" w:rightChars="0" w:firstLine="0" w:firstLineChars="0"/>
              <w:jc w:val="center"/>
              <w:rPr>
                <w:del w:id="26180" w:author="xh" w:date="2026-10-19T14:30:46+08:00"/>
              </w:rPr>
            </w:pPr>
            <w:del w:id="26181" w:author="xh" w:date="2026-10-19T14:30:46+08:00">
              <w:r>
                <w:rPr>
                  <w:rFonts w:ascii="Times New Roman" w:hAnsi="Times New Roman" w:eastAsia="宋体"/>
                  <w:b w:val="0"/>
                  <w:sz w:val="18"/>
                </w:rPr>
                <w:delText>2</w:delText>
              </w:r>
            </w:del>
          </w:p>
        </w:tc>
        <w:tc>
          <w:tcPr>
            <w:tcW w:w="831" w:type="dxa"/>
            <w:tcMar>
              <w:left w:w="70" w:type="dxa"/>
              <w:right w:w="70" w:type="dxa"/>
            </w:tcMar>
            <w:vAlign w:val="center"/>
          </w:tcPr>
          <w:p w14:paraId="73BBD882">
            <w:pPr>
              <w:keepNext w:val="0"/>
              <w:spacing w:before="20" w:after="20" w:line="260" w:lineRule="exact"/>
              <w:ind w:left="0" w:leftChars="0" w:right="0" w:rightChars="0" w:firstLine="0" w:firstLineChars="0"/>
              <w:jc w:val="center"/>
              <w:rPr>
                <w:del w:id="26182" w:author="xh" w:date="2026-10-19T14:30:46+08:00"/>
              </w:rPr>
            </w:pPr>
            <w:del w:id="26183" w:author="xh" w:date="2026-10-19T14:30:46+08:00">
              <w:r>
                <w:rPr>
                  <w:rFonts w:ascii="Times New Roman" w:hAnsi="Times New Roman" w:eastAsia="宋体"/>
                  <w:b w:val="0"/>
                  <w:sz w:val="18"/>
                </w:rPr>
                <w:delText>2</w:delText>
              </w:r>
            </w:del>
          </w:p>
        </w:tc>
        <w:tc>
          <w:tcPr>
            <w:tcW w:w="831" w:type="dxa"/>
            <w:tcMar>
              <w:left w:w="70" w:type="dxa"/>
              <w:right w:w="70" w:type="dxa"/>
            </w:tcMar>
            <w:vAlign w:val="center"/>
          </w:tcPr>
          <w:p w14:paraId="3BBA46C3">
            <w:pPr>
              <w:keepNext w:val="0"/>
              <w:spacing w:before="20" w:after="20" w:line="260" w:lineRule="exact"/>
              <w:ind w:left="0" w:leftChars="0" w:right="0" w:rightChars="0" w:firstLine="0" w:firstLineChars="0"/>
              <w:jc w:val="center"/>
              <w:rPr>
                <w:del w:id="26184" w:author="xh" w:date="2026-10-19T14:30:46+08:00"/>
              </w:rPr>
            </w:pPr>
            <w:del w:id="26185" w:author="xh" w:date="2026-10-19T14:30:46+08:00">
              <w:r>
                <w:rPr>
                  <w:rFonts w:ascii="Times New Roman" w:hAnsi="Times New Roman" w:eastAsia="宋体"/>
                  <w:b w:val="0"/>
                  <w:sz w:val="18"/>
                </w:rPr>
                <w:delText>26.05</w:delText>
              </w:r>
            </w:del>
          </w:p>
        </w:tc>
        <w:tc>
          <w:tcPr>
            <w:tcW w:w="831" w:type="dxa"/>
            <w:tcMar>
              <w:left w:w="70" w:type="dxa"/>
              <w:right w:w="70" w:type="dxa"/>
            </w:tcMar>
            <w:vAlign w:val="center"/>
          </w:tcPr>
          <w:p w14:paraId="7DF93BD4">
            <w:pPr>
              <w:keepNext w:val="0"/>
              <w:spacing w:before="20" w:after="20" w:line="260" w:lineRule="exact"/>
              <w:ind w:left="0" w:leftChars="0" w:right="0" w:rightChars="0" w:firstLine="0" w:firstLineChars="0"/>
              <w:jc w:val="center"/>
              <w:rPr>
                <w:del w:id="26186" w:author="xh" w:date="2026-10-19T14:30:46+08:00"/>
              </w:rPr>
            </w:pPr>
            <w:del w:id="26187" w:author="xh" w:date="2026-10-19T14:30:46+08:00">
              <w:r>
                <w:rPr>
                  <w:rFonts w:ascii="Times New Roman" w:hAnsi="Times New Roman" w:eastAsia="宋体"/>
                  <w:b w:val="0"/>
                  <w:sz w:val="18"/>
                </w:rPr>
                <w:delText>26.05</w:delText>
              </w:r>
            </w:del>
          </w:p>
        </w:tc>
        <w:tc>
          <w:tcPr>
            <w:tcW w:w="831" w:type="dxa"/>
            <w:tcMar>
              <w:left w:w="70" w:type="dxa"/>
              <w:right w:w="70" w:type="dxa"/>
            </w:tcMar>
            <w:vAlign w:val="center"/>
          </w:tcPr>
          <w:p w14:paraId="607403E0">
            <w:pPr>
              <w:keepNext w:val="0"/>
              <w:spacing w:before="20" w:after="20" w:line="260" w:lineRule="exact"/>
              <w:ind w:left="0" w:leftChars="0" w:right="0" w:rightChars="0" w:firstLine="0" w:firstLineChars="0"/>
              <w:jc w:val="center"/>
              <w:rPr>
                <w:del w:id="26188" w:author="xh" w:date="2026-10-19T14:30:46+08:00"/>
              </w:rPr>
            </w:pPr>
            <w:del w:id="26189"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4C343A3D">
            <w:pPr>
              <w:keepNext w:val="0"/>
              <w:spacing w:before="20" w:after="20" w:line="260" w:lineRule="exact"/>
              <w:ind w:left="0" w:leftChars="0" w:right="0" w:rightChars="0" w:firstLine="0" w:firstLineChars="0"/>
              <w:jc w:val="center"/>
              <w:rPr>
                <w:del w:id="26190" w:author="xh" w:date="2026-10-19T14:30:46+08:00"/>
              </w:rPr>
            </w:pPr>
            <w:del w:id="26191" w:author="xh" w:date="2026-10-19T14:30:46+08:00">
              <w:r>
                <w:rPr>
                  <w:rFonts w:ascii="Times New Roman" w:hAnsi="Times New Roman" w:eastAsia="宋体"/>
                  <w:b w:val="0"/>
                  <w:sz w:val="18"/>
                </w:rPr>
                <w:delText>16.36</w:delText>
              </w:r>
            </w:del>
          </w:p>
        </w:tc>
        <w:tc>
          <w:tcPr>
            <w:tcW w:w="831" w:type="dxa"/>
            <w:tcMar>
              <w:left w:w="70" w:type="dxa"/>
              <w:right w:w="70" w:type="dxa"/>
            </w:tcMar>
            <w:vAlign w:val="center"/>
          </w:tcPr>
          <w:p w14:paraId="386B7636">
            <w:pPr>
              <w:keepNext w:val="0"/>
              <w:spacing w:before="20" w:after="20" w:line="260" w:lineRule="exact"/>
              <w:ind w:left="0" w:leftChars="0" w:right="0" w:rightChars="0" w:firstLine="0" w:firstLineChars="0"/>
              <w:jc w:val="center"/>
              <w:rPr>
                <w:del w:id="26192" w:author="xh" w:date="2026-10-19T14:30:46+08:00"/>
              </w:rPr>
            </w:pPr>
            <w:del w:id="26193" w:author="xh" w:date="2026-10-19T14:30:46+08:00">
              <w:r>
                <w:rPr>
                  <w:rFonts w:ascii="Times New Roman" w:hAnsi="Times New Roman" w:eastAsia="宋体"/>
                  <w:b w:val="0"/>
                  <w:sz w:val="18"/>
                </w:rPr>
                <w:delText>16.36</w:delText>
              </w:r>
            </w:del>
          </w:p>
        </w:tc>
      </w:tr>
      <w:tr w14:paraId="4EF059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101" w:author="xh" w:date="2026-10-19T14:30:46+08:00"/>
        </w:trPr>
        <w:tc>
          <w:tcPr>
            <w:tcW w:w="831" w:type="dxa"/>
            <w:tcMar>
              <w:left w:w="70" w:type="dxa"/>
              <w:right w:w="70" w:type="dxa"/>
            </w:tcMar>
            <w:vAlign w:val="center"/>
          </w:tcPr>
          <w:p w14:paraId="3E6EF629">
            <w:pPr>
              <w:keepNext w:val="0"/>
              <w:spacing w:before="20" w:after="20" w:line="260" w:lineRule="exact"/>
              <w:ind w:left="0" w:leftChars="0" w:right="0" w:rightChars="0" w:firstLine="0" w:firstLineChars="0"/>
              <w:jc w:val="center"/>
              <w:rPr>
                <w:del w:id="26194" w:author="xh" w:date="2026-10-19T14:30:46+08:00"/>
              </w:rPr>
            </w:pPr>
            <w:del w:id="26195" w:author="xh" w:date="2026-10-19T14:30:46+08:00">
              <w:r>
                <w:rPr>
                  <w:rFonts w:ascii="Times New Roman" w:hAnsi="Times New Roman" w:eastAsia="宋体"/>
                  <w:b w:val="0"/>
                  <w:sz w:val="18"/>
                </w:rPr>
                <w:delText>刚性</w:delText>
              </w:r>
            </w:del>
          </w:p>
        </w:tc>
        <w:tc>
          <w:tcPr>
            <w:tcW w:w="831" w:type="dxa"/>
            <w:tcMar>
              <w:left w:w="70" w:type="dxa"/>
              <w:right w:w="70" w:type="dxa"/>
            </w:tcMar>
            <w:vAlign w:val="center"/>
          </w:tcPr>
          <w:p w14:paraId="5A787F97">
            <w:pPr>
              <w:keepNext w:val="0"/>
              <w:spacing w:before="20" w:after="20" w:line="260" w:lineRule="exact"/>
              <w:ind w:left="0" w:leftChars="0" w:right="0" w:rightChars="0" w:firstLine="0" w:firstLineChars="0"/>
              <w:jc w:val="center"/>
              <w:rPr>
                <w:del w:id="26196" w:author="xh" w:date="2026-10-19T14:30:46+08:00"/>
              </w:rPr>
            </w:pPr>
            <w:del w:id="26197" w:author="xh" w:date="2026-10-19T14:30:46+08:00">
              <w:r>
                <w:rPr>
                  <w:rFonts w:ascii="Times New Roman" w:hAnsi="Times New Roman" w:eastAsia="宋体"/>
                  <w:b w:val="0"/>
                  <w:sz w:val="18"/>
                </w:rPr>
                <w:delText>2023</w:delText>
              </w:r>
            </w:del>
          </w:p>
        </w:tc>
        <w:tc>
          <w:tcPr>
            <w:tcW w:w="831" w:type="dxa"/>
            <w:tcMar>
              <w:left w:w="70" w:type="dxa"/>
              <w:right w:w="70" w:type="dxa"/>
            </w:tcMar>
            <w:vAlign w:val="center"/>
          </w:tcPr>
          <w:p w14:paraId="4E9FF4EF">
            <w:pPr>
              <w:keepNext w:val="0"/>
              <w:spacing w:before="20" w:after="20" w:line="260" w:lineRule="exact"/>
              <w:ind w:left="0" w:leftChars="0" w:right="0" w:rightChars="0" w:firstLine="0" w:firstLineChars="0"/>
              <w:jc w:val="center"/>
              <w:rPr>
                <w:del w:id="26198" w:author="xh" w:date="2026-10-19T14:30:46+08:00"/>
              </w:rPr>
            </w:pPr>
            <w:del w:id="26199" w:author="xh" w:date="2026-10-19T14:30:46+08:00">
              <w:r>
                <w:rPr>
                  <w:rFonts w:ascii="Times New Roman" w:hAnsi="Times New Roman" w:eastAsia="宋体"/>
                  <w:b w:val="0"/>
                  <w:sz w:val="18"/>
                </w:rPr>
                <w:delText>区域最低净负荷</w:delText>
              </w:r>
            </w:del>
          </w:p>
        </w:tc>
        <w:tc>
          <w:tcPr>
            <w:tcW w:w="831" w:type="dxa"/>
            <w:tcMar>
              <w:left w:w="70" w:type="dxa"/>
              <w:right w:w="70" w:type="dxa"/>
            </w:tcMar>
            <w:vAlign w:val="center"/>
          </w:tcPr>
          <w:p w14:paraId="3CB9BCF6">
            <w:pPr>
              <w:keepNext w:val="0"/>
              <w:spacing w:before="20" w:after="20" w:line="260" w:lineRule="exact"/>
              <w:ind w:left="0" w:leftChars="0" w:right="0" w:rightChars="0" w:firstLine="0" w:firstLineChars="0"/>
              <w:jc w:val="center"/>
              <w:rPr>
                <w:del w:id="26200" w:author="xh" w:date="2026-10-19T14:30:46+08:00"/>
              </w:rPr>
            </w:pPr>
            <w:del w:id="26201" w:author="xh" w:date="2026-10-19T14:30:46+08:00">
              <w:r>
                <w:rPr>
                  <w:rFonts w:ascii="Times New Roman" w:hAnsi="Times New Roman" w:eastAsia="宋体"/>
                  <w:b w:val="0"/>
                  <w:sz w:val="18"/>
                </w:rPr>
                <w:delText>0</w:delText>
              </w:r>
            </w:del>
          </w:p>
        </w:tc>
        <w:tc>
          <w:tcPr>
            <w:tcW w:w="831" w:type="dxa"/>
            <w:tcMar>
              <w:left w:w="70" w:type="dxa"/>
              <w:right w:w="70" w:type="dxa"/>
            </w:tcMar>
            <w:vAlign w:val="center"/>
          </w:tcPr>
          <w:p w14:paraId="589929B7">
            <w:pPr>
              <w:keepNext w:val="0"/>
              <w:spacing w:before="20" w:after="20" w:line="260" w:lineRule="exact"/>
              <w:ind w:left="0" w:leftChars="0" w:right="0" w:rightChars="0" w:firstLine="0" w:firstLineChars="0"/>
              <w:jc w:val="center"/>
              <w:rPr>
                <w:del w:id="26202" w:author="xh" w:date="2026-10-19T14:30:46+08:00"/>
              </w:rPr>
            </w:pPr>
            <w:del w:id="26203" w:author="xh" w:date="2026-10-19T14:30:46+08:00">
              <w:r>
                <w:rPr>
                  <w:rFonts w:ascii="Times New Roman" w:hAnsi="Times New Roman" w:eastAsia="宋体"/>
                  <w:b w:val="0"/>
                  <w:sz w:val="18"/>
                </w:rPr>
                <w:delText>0</w:delText>
              </w:r>
            </w:del>
          </w:p>
        </w:tc>
        <w:tc>
          <w:tcPr>
            <w:tcW w:w="831" w:type="dxa"/>
            <w:tcMar>
              <w:left w:w="70" w:type="dxa"/>
              <w:right w:w="70" w:type="dxa"/>
            </w:tcMar>
            <w:vAlign w:val="center"/>
          </w:tcPr>
          <w:p w14:paraId="0BDE31EA">
            <w:pPr>
              <w:keepNext w:val="0"/>
              <w:spacing w:before="20" w:after="20" w:line="260" w:lineRule="exact"/>
              <w:ind w:left="0" w:leftChars="0" w:right="0" w:rightChars="0" w:firstLine="0" w:firstLineChars="0"/>
              <w:jc w:val="center"/>
              <w:rPr>
                <w:del w:id="26204" w:author="xh" w:date="2026-10-19T14:30:46+08:00"/>
              </w:rPr>
            </w:pPr>
            <w:del w:id="26205"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6D288D81">
            <w:pPr>
              <w:keepNext w:val="0"/>
              <w:spacing w:before="20" w:after="20" w:line="260" w:lineRule="exact"/>
              <w:ind w:left="0" w:leftChars="0" w:right="0" w:rightChars="0" w:firstLine="0" w:firstLineChars="0"/>
              <w:jc w:val="center"/>
              <w:rPr>
                <w:del w:id="26206" w:author="xh" w:date="2026-10-19T14:30:46+08:00"/>
              </w:rPr>
            </w:pPr>
            <w:del w:id="26207"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44170896">
            <w:pPr>
              <w:keepNext w:val="0"/>
              <w:spacing w:before="20" w:after="20" w:line="260" w:lineRule="exact"/>
              <w:ind w:left="0" w:leftChars="0" w:right="0" w:rightChars="0" w:firstLine="0" w:firstLineChars="0"/>
              <w:jc w:val="center"/>
              <w:rPr>
                <w:del w:id="26208" w:author="xh" w:date="2026-10-19T14:30:46+08:00"/>
              </w:rPr>
            </w:pPr>
            <w:del w:id="26209"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37793800">
            <w:pPr>
              <w:keepNext w:val="0"/>
              <w:spacing w:before="20" w:after="20" w:line="260" w:lineRule="exact"/>
              <w:ind w:left="0" w:leftChars="0" w:right="0" w:rightChars="0" w:firstLine="0" w:firstLineChars="0"/>
              <w:jc w:val="center"/>
              <w:rPr>
                <w:del w:id="26210" w:author="xh" w:date="2026-10-19T14:30:46+08:00"/>
              </w:rPr>
            </w:pPr>
            <w:del w:id="26211"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2E96AD48">
            <w:pPr>
              <w:keepNext w:val="0"/>
              <w:spacing w:before="20" w:after="20" w:line="260" w:lineRule="exact"/>
              <w:ind w:left="0" w:leftChars="0" w:right="0" w:rightChars="0" w:firstLine="0" w:firstLineChars="0"/>
              <w:jc w:val="center"/>
              <w:rPr>
                <w:del w:id="26212" w:author="xh" w:date="2026-10-19T14:30:46+08:00"/>
              </w:rPr>
            </w:pPr>
            <w:del w:id="26213" w:author="xh" w:date="2026-10-19T14:30:46+08:00">
              <w:r>
                <w:rPr>
                  <w:rFonts w:ascii="Times New Roman" w:hAnsi="Times New Roman" w:eastAsia="宋体"/>
                  <w:b w:val="0"/>
                  <w:sz w:val="18"/>
                </w:rPr>
                <w:delText>0.00</w:delText>
              </w:r>
            </w:del>
          </w:p>
        </w:tc>
      </w:tr>
      <w:tr w14:paraId="4FB03A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102" w:author="xh" w:date="2026-10-19T14:30:46+08:00"/>
        </w:trPr>
        <w:tc>
          <w:tcPr>
            <w:tcW w:w="831" w:type="dxa"/>
            <w:tcMar>
              <w:left w:w="70" w:type="dxa"/>
              <w:right w:w="70" w:type="dxa"/>
            </w:tcMar>
            <w:vAlign w:val="center"/>
          </w:tcPr>
          <w:p w14:paraId="763B68B4">
            <w:pPr>
              <w:keepNext w:val="0"/>
              <w:spacing w:before="20" w:after="20" w:line="260" w:lineRule="exact"/>
              <w:ind w:left="0" w:leftChars="0" w:right="0" w:rightChars="0" w:firstLine="0" w:firstLineChars="0"/>
              <w:jc w:val="center"/>
              <w:rPr>
                <w:del w:id="26214" w:author="xh" w:date="2026-10-19T14:30:46+08:00"/>
              </w:rPr>
            </w:pPr>
            <w:del w:id="26215" w:author="xh" w:date="2026-10-19T14:30:46+08:00">
              <w:r>
                <w:rPr>
                  <w:rFonts w:ascii="Times New Roman" w:hAnsi="Times New Roman" w:eastAsia="宋体"/>
                  <w:b w:val="0"/>
                  <w:sz w:val="18"/>
                </w:rPr>
                <w:delText>刚性</w:delText>
              </w:r>
            </w:del>
          </w:p>
        </w:tc>
        <w:tc>
          <w:tcPr>
            <w:tcW w:w="831" w:type="dxa"/>
            <w:tcMar>
              <w:left w:w="70" w:type="dxa"/>
              <w:right w:w="70" w:type="dxa"/>
            </w:tcMar>
            <w:vAlign w:val="center"/>
          </w:tcPr>
          <w:p w14:paraId="2F0DD744">
            <w:pPr>
              <w:keepNext w:val="0"/>
              <w:spacing w:before="20" w:after="20" w:line="260" w:lineRule="exact"/>
              <w:ind w:left="0" w:leftChars="0" w:right="0" w:rightChars="0" w:firstLine="0" w:firstLineChars="0"/>
              <w:jc w:val="center"/>
              <w:rPr>
                <w:del w:id="26216" w:author="xh" w:date="2026-10-19T14:30:46+08:00"/>
              </w:rPr>
            </w:pPr>
            <w:del w:id="26217" w:author="xh" w:date="2026-10-19T14:30:46+08:00">
              <w:r>
                <w:rPr>
                  <w:rFonts w:ascii="Times New Roman" w:hAnsi="Times New Roman" w:eastAsia="宋体"/>
                  <w:b w:val="0"/>
                  <w:sz w:val="18"/>
                </w:rPr>
                <w:delText>2024</w:delText>
              </w:r>
            </w:del>
          </w:p>
        </w:tc>
        <w:tc>
          <w:tcPr>
            <w:tcW w:w="831" w:type="dxa"/>
            <w:tcMar>
              <w:left w:w="70" w:type="dxa"/>
              <w:right w:w="70" w:type="dxa"/>
            </w:tcMar>
            <w:vAlign w:val="center"/>
          </w:tcPr>
          <w:p w14:paraId="7AF7AB55">
            <w:pPr>
              <w:keepNext w:val="0"/>
              <w:spacing w:before="20" w:after="20" w:line="260" w:lineRule="exact"/>
              <w:ind w:left="0" w:leftChars="0" w:right="0" w:rightChars="0" w:firstLine="0" w:firstLineChars="0"/>
              <w:jc w:val="center"/>
              <w:rPr>
                <w:del w:id="26218" w:author="xh" w:date="2026-10-19T14:30:46+08:00"/>
              </w:rPr>
            </w:pPr>
            <w:del w:id="26219" w:author="xh" w:date="2026-10-19T14:30:46+08:00">
              <w:r>
                <w:rPr>
                  <w:rFonts w:ascii="Times New Roman" w:hAnsi="Times New Roman" w:eastAsia="宋体"/>
                  <w:b w:val="0"/>
                  <w:sz w:val="18"/>
                </w:rPr>
                <w:delText>区域正向峰值</w:delText>
              </w:r>
            </w:del>
          </w:p>
        </w:tc>
        <w:tc>
          <w:tcPr>
            <w:tcW w:w="831" w:type="dxa"/>
            <w:tcMar>
              <w:left w:w="70" w:type="dxa"/>
              <w:right w:w="70" w:type="dxa"/>
            </w:tcMar>
            <w:vAlign w:val="center"/>
          </w:tcPr>
          <w:p w14:paraId="2A6C2188">
            <w:pPr>
              <w:keepNext w:val="0"/>
              <w:spacing w:before="20" w:after="20" w:line="260" w:lineRule="exact"/>
              <w:ind w:left="0" w:leftChars="0" w:right="0" w:rightChars="0" w:firstLine="0" w:firstLineChars="0"/>
              <w:jc w:val="center"/>
              <w:rPr>
                <w:del w:id="26220" w:author="xh" w:date="2026-10-19T14:30:46+08:00"/>
              </w:rPr>
            </w:pPr>
            <w:del w:id="26221" w:author="xh" w:date="2026-10-19T14:30:46+08:00">
              <w:r>
                <w:rPr>
                  <w:rFonts w:ascii="Times New Roman" w:hAnsi="Times New Roman" w:eastAsia="宋体"/>
                  <w:b w:val="0"/>
                  <w:sz w:val="18"/>
                </w:rPr>
                <w:delText>2</w:delText>
              </w:r>
            </w:del>
          </w:p>
        </w:tc>
        <w:tc>
          <w:tcPr>
            <w:tcW w:w="831" w:type="dxa"/>
            <w:tcMar>
              <w:left w:w="70" w:type="dxa"/>
              <w:right w:w="70" w:type="dxa"/>
            </w:tcMar>
            <w:vAlign w:val="center"/>
          </w:tcPr>
          <w:p w14:paraId="66D42BDE">
            <w:pPr>
              <w:keepNext w:val="0"/>
              <w:spacing w:before="20" w:after="20" w:line="260" w:lineRule="exact"/>
              <w:ind w:left="0" w:leftChars="0" w:right="0" w:rightChars="0" w:firstLine="0" w:firstLineChars="0"/>
              <w:jc w:val="center"/>
              <w:rPr>
                <w:del w:id="26222" w:author="xh" w:date="2026-10-19T14:30:46+08:00"/>
              </w:rPr>
            </w:pPr>
            <w:del w:id="26223" w:author="xh" w:date="2026-10-19T14:30:46+08:00">
              <w:r>
                <w:rPr>
                  <w:rFonts w:ascii="Times New Roman" w:hAnsi="Times New Roman" w:eastAsia="宋体"/>
                  <w:b w:val="0"/>
                  <w:sz w:val="18"/>
                </w:rPr>
                <w:delText>2</w:delText>
              </w:r>
            </w:del>
          </w:p>
        </w:tc>
        <w:tc>
          <w:tcPr>
            <w:tcW w:w="831" w:type="dxa"/>
            <w:tcMar>
              <w:left w:w="70" w:type="dxa"/>
              <w:right w:w="70" w:type="dxa"/>
            </w:tcMar>
            <w:vAlign w:val="center"/>
          </w:tcPr>
          <w:p w14:paraId="1227CA6C">
            <w:pPr>
              <w:keepNext w:val="0"/>
              <w:spacing w:before="20" w:after="20" w:line="260" w:lineRule="exact"/>
              <w:ind w:left="0" w:leftChars="0" w:right="0" w:rightChars="0" w:firstLine="0" w:firstLineChars="0"/>
              <w:jc w:val="center"/>
              <w:rPr>
                <w:del w:id="26224" w:author="xh" w:date="2026-10-19T14:30:46+08:00"/>
              </w:rPr>
            </w:pPr>
            <w:del w:id="26225" w:author="xh" w:date="2026-10-19T14:30:46+08:00">
              <w:r>
                <w:rPr>
                  <w:rFonts w:ascii="Times New Roman" w:hAnsi="Times New Roman" w:eastAsia="宋体"/>
                  <w:b w:val="0"/>
                  <w:sz w:val="18"/>
                </w:rPr>
                <w:delText>12.70</w:delText>
              </w:r>
            </w:del>
          </w:p>
        </w:tc>
        <w:tc>
          <w:tcPr>
            <w:tcW w:w="831" w:type="dxa"/>
            <w:tcMar>
              <w:left w:w="70" w:type="dxa"/>
              <w:right w:w="70" w:type="dxa"/>
            </w:tcMar>
            <w:vAlign w:val="center"/>
          </w:tcPr>
          <w:p w14:paraId="4C807BA0">
            <w:pPr>
              <w:keepNext w:val="0"/>
              <w:spacing w:before="20" w:after="20" w:line="260" w:lineRule="exact"/>
              <w:ind w:left="0" w:leftChars="0" w:right="0" w:rightChars="0" w:firstLine="0" w:firstLineChars="0"/>
              <w:jc w:val="center"/>
              <w:rPr>
                <w:del w:id="26226" w:author="xh" w:date="2026-10-19T14:30:46+08:00"/>
              </w:rPr>
            </w:pPr>
            <w:del w:id="26227" w:author="xh" w:date="2026-10-19T14:30:46+08:00">
              <w:r>
                <w:rPr>
                  <w:rFonts w:ascii="Times New Roman" w:hAnsi="Times New Roman" w:eastAsia="宋体"/>
                  <w:b w:val="0"/>
                  <w:sz w:val="18"/>
                </w:rPr>
                <w:delText>12.70</w:delText>
              </w:r>
            </w:del>
          </w:p>
        </w:tc>
        <w:tc>
          <w:tcPr>
            <w:tcW w:w="831" w:type="dxa"/>
            <w:tcMar>
              <w:left w:w="70" w:type="dxa"/>
              <w:right w:w="70" w:type="dxa"/>
            </w:tcMar>
            <w:vAlign w:val="center"/>
          </w:tcPr>
          <w:p w14:paraId="2AA780C1">
            <w:pPr>
              <w:keepNext w:val="0"/>
              <w:spacing w:before="20" w:after="20" w:line="260" w:lineRule="exact"/>
              <w:ind w:left="0" w:leftChars="0" w:right="0" w:rightChars="0" w:firstLine="0" w:firstLineChars="0"/>
              <w:jc w:val="center"/>
              <w:rPr>
                <w:del w:id="26228" w:author="xh" w:date="2026-10-19T14:30:46+08:00"/>
              </w:rPr>
            </w:pPr>
            <w:del w:id="26229"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638A9310">
            <w:pPr>
              <w:keepNext w:val="0"/>
              <w:spacing w:before="20" w:after="20" w:line="260" w:lineRule="exact"/>
              <w:ind w:left="0" w:leftChars="0" w:right="0" w:rightChars="0" w:firstLine="0" w:firstLineChars="0"/>
              <w:jc w:val="center"/>
              <w:rPr>
                <w:del w:id="26230" w:author="xh" w:date="2026-10-19T14:30:46+08:00"/>
              </w:rPr>
            </w:pPr>
            <w:del w:id="26231" w:author="xh" w:date="2026-10-19T14:30:46+08:00">
              <w:r>
                <w:rPr>
                  <w:rFonts w:ascii="Times New Roman" w:hAnsi="Times New Roman" w:eastAsia="宋体"/>
                  <w:b w:val="0"/>
                  <w:sz w:val="18"/>
                </w:rPr>
                <w:delText>10.80</w:delText>
              </w:r>
            </w:del>
          </w:p>
        </w:tc>
        <w:tc>
          <w:tcPr>
            <w:tcW w:w="831" w:type="dxa"/>
            <w:tcMar>
              <w:left w:w="70" w:type="dxa"/>
              <w:right w:w="70" w:type="dxa"/>
            </w:tcMar>
            <w:vAlign w:val="center"/>
          </w:tcPr>
          <w:p w14:paraId="7122F3D2">
            <w:pPr>
              <w:keepNext w:val="0"/>
              <w:spacing w:before="20" w:after="20" w:line="260" w:lineRule="exact"/>
              <w:ind w:left="0" w:leftChars="0" w:right="0" w:rightChars="0" w:firstLine="0" w:firstLineChars="0"/>
              <w:jc w:val="center"/>
              <w:rPr>
                <w:del w:id="26232" w:author="xh" w:date="2026-10-19T14:30:46+08:00"/>
              </w:rPr>
            </w:pPr>
            <w:del w:id="26233" w:author="xh" w:date="2026-10-19T14:30:46+08:00">
              <w:r>
                <w:rPr>
                  <w:rFonts w:ascii="Times New Roman" w:hAnsi="Times New Roman" w:eastAsia="宋体"/>
                  <w:b w:val="0"/>
                  <w:sz w:val="18"/>
                </w:rPr>
                <w:delText>10.80</w:delText>
              </w:r>
            </w:del>
          </w:p>
        </w:tc>
      </w:tr>
      <w:tr w14:paraId="6DA9FC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103" w:author="xh" w:date="2026-10-19T14:30:46+08:00"/>
        </w:trPr>
        <w:tc>
          <w:tcPr>
            <w:tcW w:w="831" w:type="dxa"/>
            <w:tcMar>
              <w:left w:w="70" w:type="dxa"/>
              <w:right w:w="70" w:type="dxa"/>
            </w:tcMar>
            <w:vAlign w:val="center"/>
          </w:tcPr>
          <w:p w14:paraId="3D317123">
            <w:pPr>
              <w:keepNext w:val="0"/>
              <w:spacing w:before="20" w:after="20" w:line="260" w:lineRule="exact"/>
              <w:ind w:left="0" w:leftChars="0" w:right="0" w:rightChars="0" w:firstLine="0" w:firstLineChars="0"/>
              <w:jc w:val="center"/>
              <w:rPr>
                <w:del w:id="26234" w:author="xh" w:date="2026-10-19T14:30:46+08:00"/>
              </w:rPr>
            </w:pPr>
            <w:del w:id="26235" w:author="xh" w:date="2026-10-19T14:30:46+08:00">
              <w:r>
                <w:rPr>
                  <w:rFonts w:ascii="Times New Roman" w:hAnsi="Times New Roman" w:eastAsia="宋体"/>
                  <w:b w:val="0"/>
                  <w:sz w:val="18"/>
                </w:rPr>
                <w:delText>刚性</w:delText>
              </w:r>
            </w:del>
          </w:p>
        </w:tc>
        <w:tc>
          <w:tcPr>
            <w:tcW w:w="831" w:type="dxa"/>
            <w:tcMar>
              <w:left w:w="70" w:type="dxa"/>
              <w:right w:w="70" w:type="dxa"/>
            </w:tcMar>
            <w:vAlign w:val="center"/>
          </w:tcPr>
          <w:p w14:paraId="679602B1">
            <w:pPr>
              <w:keepNext w:val="0"/>
              <w:spacing w:before="20" w:after="20" w:line="260" w:lineRule="exact"/>
              <w:ind w:left="0" w:leftChars="0" w:right="0" w:rightChars="0" w:firstLine="0" w:firstLineChars="0"/>
              <w:jc w:val="center"/>
              <w:rPr>
                <w:del w:id="26236" w:author="xh" w:date="2026-10-19T14:30:46+08:00"/>
              </w:rPr>
            </w:pPr>
            <w:del w:id="26237" w:author="xh" w:date="2026-10-19T14:30:46+08:00">
              <w:r>
                <w:rPr>
                  <w:rFonts w:ascii="Times New Roman" w:hAnsi="Times New Roman" w:eastAsia="宋体"/>
                  <w:b w:val="0"/>
                  <w:sz w:val="18"/>
                </w:rPr>
                <w:delText>2024</w:delText>
              </w:r>
            </w:del>
          </w:p>
        </w:tc>
        <w:tc>
          <w:tcPr>
            <w:tcW w:w="831" w:type="dxa"/>
            <w:tcMar>
              <w:left w:w="70" w:type="dxa"/>
              <w:right w:w="70" w:type="dxa"/>
            </w:tcMar>
            <w:vAlign w:val="center"/>
          </w:tcPr>
          <w:p w14:paraId="2C470136">
            <w:pPr>
              <w:keepNext w:val="0"/>
              <w:spacing w:before="20" w:after="20" w:line="260" w:lineRule="exact"/>
              <w:ind w:left="0" w:leftChars="0" w:right="0" w:rightChars="0" w:firstLine="0" w:firstLineChars="0"/>
              <w:jc w:val="center"/>
              <w:rPr>
                <w:del w:id="26238" w:author="xh" w:date="2026-10-19T14:30:46+08:00"/>
              </w:rPr>
            </w:pPr>
            <w:del w:id="26239" w:author="xh" w:date="2026-10-19T14:30:46+08:00">
              <w:r>
                <w:rPr>
                  <w:rFonts w:ascii="Times New Roman" w:hAnsi="Times New Roman" w:eastAsia="宋体"/>
                  <w:b w:val="0"/>
                  <w:sz w:val="18"/>
                </w:rPr>
                <w:delText>区域最低净负荷</w:delText>
              </w:r>
            </w:del>
          </w:p>
        </w:tc>
        <w:tc>
          <w:tcPr>
            <w:tcW w:w="831" w:type="dxa"/>
            <w:tcMar>
              <w:left w:w="70" w:type="dxa"/>
              <w:right w:w="70" w:type="dxa"/>
            </w:tcMar>
            <w:vAlign w:val="center"/>
          </w:tcPr>
          <w:p w14:paraId="03FF02CE">
            <w:pPr>
              <w:keepNext w:val="0"/>
              <w:spacing w:before="20" w:after="20" w:line="260" w:lineRule="exact"/>
              <w:ind w:left="0" w:leftChars="0" w:right="0" w:rightChars="0" w:firstLine="0" w:firstLineChars="0"/>
              <w:jc w:val="center"/>
              <w:rPr>
                <w:del w:id="26240" w:author="xh" w:date="2026-10-19T14:30:46+08:00"/>
              </w:rPr>
            </w:pPr>
            <w:del w:id="26241" w:author="xh" w:date="2026-10-19T14:30:46+08:00">
              <w:r>
                <w:rPr>
                  <w:rFonts w:ascii="Times New Roman" w:hAnsi="Times New Roman" w:eastAsia="宋体"/>
                  <w:b w:val="0"/>
                  <w:sz w:val="18"/>
                </w:rPr>
                <w:delText>0</w:delText>
              </w:r>
            </w:del>
          </w:p>
        </w:tc>
        <w:tc>
          <w:tcPr>
            <w:tcW w:w="831" w:type="dxa"/>
            <w:tcMar>
              <w:left w:w="70" w:type="dxa"/>
              <w:right w:w="70" w:type="dxa"/>
            </w:tcMar>
            <w:vAlign w:val="center"/>
          </w:tcPr>
          <w:p w14:paraId="003E4F45">
            <w:pPr>
              <w:keepNext w:val="0"/>
              <w:spacing w:before="20" w:after="20" w:line="260" w:lineRule="exact"/>
              <w:ind w:left="0" w:leftChars="0" w:right="0" w:rightChars="0" w:firstLine="0" w:firstLineChars="0"/>
              <w:jc w:val="center"/>
              <w:rPr>
                <w:del w:id="26242" w:author="xh" w:date="2026-10-19T14:30:46+08:00"/>
              </w:rPr>
            </w:pPr>
            <w:del w:id="26243" w:author="xh" w:date="2026-10-19T14:30:46+08:00">
              <w:r>
                <w:rPr>
                  <w:rFonts w:ascii="Times New Roman" w:hAnsi="Times New Roman" w:eastAsia="宋体"/>
                  <w:b w:val="0"/>
                  <w:sz w:val="18"/>
                </w:rPr>
                <w:delText>0</w:delText>
              </w:r>
            </w:del>
          </w:p>
        </w:tc>
        <w:tc>
          <w:tcPr>
            <w:tcW w:w="831" w:type="dxa"/>
            <w:tcMar>
              <w:left w:w="70" w:type="dxa"/>
              <w:right w:w="70" w:type="dxa"/>
            </w:tcMar>
            <w:vAlign w:val="center"/>
          </w:tcPr>
          <w:p w14:paraId="7676AD39">
            <w:pPr>
              <w:keepNext w:val="0"/>
              <w:spacing w:before="20" w:after="20" w:line="260" w:lineRule="exact"/>
              <w:ind w:left="0" w:leftChars="0" w:right="0" w:rightChars="0" w:firstLine="0" w:firstLineChars="0"/>
              <w:jc w:val="center"/>
              <w:rPr>
                <w:del w:id="26244" w:author="xh" w:date="2026-10-19T14:30:46+08:00"/>
              </w:rPr>
            </w:pPr>
            <w:del w:id="26245"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5071A256">
            <w:pPr>
              <w:keepNext w:val="0"/>
              <w:spacing w:before="20" w:after="20" w:line="260" w:lineRule="exact"/>
              <w:ind w:left="0" w:leftChars="0" w:right="0" w:rightChars="0" w:firstLine="0" w:firstLineChars="0"/>
              <w:jc w:val="center"/>
              <w:rPr>
                <w:del w:id="26246" w:author="xh" w:date="2026-10-19T14:30:46+08:00"/>
              </w:rPr>
            </w:pPr>
            <w:del w:id="26247"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5FD8C440">
            <w:pPr>
              <w:keepNext w:val="0"/>
              <w:spacing w:before="20" w:after="20" w:line="260" w:lineRule="exact"/>
              <w:ind w:left="0" w:leftChars="0" w:right="0" w:rightChars="0" w:firstLine="0" w:firstLineChars="0"/>
              <w:jc w:val="center"/>
              <w:rPr>
                <w:del w:id="26248" w:author="xh" w:date="2026-10-19T14:30:46+08:00"/>
              </w:rPr>
            </w:pPr>
            <w:del w:id="26249"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4065553F">
            <w:pPr>
              <w:keepNext w:val="0"/>
              <w:spacing w:before="20" w:after="20" w:line="260" w:lineRule="exact"/>
              <w:ind w:left="0" w:leftChars="0" w:right="0" w:rightChars="0" w:firstLine="0" w:firstLineChars="0"/>
              <w:jc w:val="center"/>
              <w:rPr>
                <w:del w:id="26250" w:author="xh" w:date="2026-10-19T14:30:46+08:00"/>
              </w:rPr>
            </w:pPr>
            <w:del w:id="26251"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4BCF3FF8">
            <w:pPr>
              <w:keepNext w:val="0"/>
              <w:spacing w:before="20" w:after="20" w:line="260" w:lineRule="exact"/>
              <w:ind w:left="0" w:leftChars="0" w:right="0" w:rightChars="0" w:firstLine="0" w:firstLineChars="0"/>
              <w:jc w:val="center"/>
              <w:rPr>
                <w:del w:id="26252" w:author="xh" w:date="2026-10-19T14:30:46+08:00"/>
              </w:rPr>
            </w:pPr>
            <w:del w:id="26253" w:author="xh" w:date="2026-10-19T14:30:46+08:00">
              <w:r>
                <w:rPr>
                  <w:rFonts w:ascii="Times New Roman" w:hAnsi="Times New Roman" w:eastAsia="宋体"/>
                  <w:b w:val="0"/>
                  <w:sz w:val="18"/>
                </w:rPr>
                <w:delText>0.00</w:delText>
              </w:r>
            </w:del>
          </w:p>
        </w:tc>
      </w:tr>
      <w:tr w14:paraId="6232EE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6104" w:author="xh" w:date="2026-10-19T14:30:46+08:00"/>
        </w:trPr>
        <w:tc>
          <w:tcPr>
            <w:tcW w:w="831" w:type="dxa"/>
            <w:tcMar>
              <w:left w:w="70" w:type="dxa"/>
              <w:right w:w="70" w:type="dxa"/>
            </w:tcMar>
            <w:vAlign w:val="center"/>
          </w:tcPr>
          <w:p w14:paraId="34F6ABF3">
            <w:pPr>
              <w:keepNext w:val="0"/>
              <w:spacing w:before="20" w:after="20" w:line="260" w:lineRule="exact"/>
              <w:ind w:left="0" w:leftChars="0" w:right="0" w:rightChars="0" w:firstLine="0" w:firstLineChars="0"/>
              <w:jc w:val="center"/>
              <w:rPr>
                <w:del w:id="26254" w:author="xh" w:date="2026-10-19T14:30:46+08:00"/>
              </w:rPr>
            </w:pPr>
            <w:del w:id="26255" w:author="xh" w:date="2026-10-19T14:30:46+08:00">
              <w:r>
                <w:rPr>
                  <w:rFonts w:ascii="Times New Roman" w:hAnsi="Times New Roman" w:eastAsia="宋体"/>
                  <w:b w:val="0"/>
                  <w:sz w:val="18"/>
                </w:rPr>
                <w:delText>刚性</w:delText>
              </w:r>
            </w:del>
          </w:p>
        </w:tc>
        <w:tc>
          <w:tcPr>
            <w:tcW w:w="831" w:type="dxa"/>
            <w:tcMar>
              <w:left w:w="70" w:type="dxa"/>
              <w:right w:w="70" w:type="dxa"/>
            </w:tcMar>
            <w:vAlign w:val="center"/>
          </w:tcPr>
          <w:p w14:paraId="37CCA634">
            <w:pPr>
              <w:keepNext w:val="0"/>
              <w:spacing w:before="20" w:after="20" w:line="260" w:lineRule="exact"/>
              <w:ind w:left="0" w:leftChars="0" w:right="0" w:rightChars="0" w:firstLine="0" w:firstLineChars="0"/>
              <w:jc w:val="center"/>
              <w:rPr>
                <w:del w:id="26256" w:author="xh" w:date="2026-10-19T14:30:46+08:00"/>
              </w:rPr>
            </w:pPr>
            <w:del w:id="26257" w:author="xh" w:date="2026-10-19T14:30:46+08:00">
              <w:r>
                <w:rPr>
                  <w:rFonts w:ascii="Times New Roman" w:hAnsi="Times New Roman" w:eastAsia="宋体"/>
                  <w:b w:val="0"/>
                  <w:sz w:val="18"/>
                </w:rPr>
                <w:delText>2025</w:delText>
              </w:r>
            </w:del>
          </w:p>
        </w:tc>
        <w:tc>
          <w:tcPr>
            <w:tcW w:w="831" w:type="dxa"/>
            <w:tcMar>
              <w:left w:w="70" w:type="dxa"/>
              <w:right w:w="70" w:type="dxa"/>
            </w:tcMar>
            <w:vAlign w:val="center"/>
          </w:tcPr>
          <w:p w14:paraId="771FF117">
            <w:pPr>
              <w:keepNext w:val="0"/>
              <w:spacing w:before="20" w:after="20" w:line="260" w:lineRule="exact"/>
              <w:ind w:left="0" w:leftChars="0" w:right="0" w:rightChars="0" w:firstLine="0" w:firstLineChars="0"/>
              <w:jc w:val="center"/>
              <w:rPr>
                <w:del w:id="26258" w:author="xh" w:date="2026-10-19T14:30:46+08:00"/>
              </w:rPr>
            </w:pPr>
            <w:del w:id="26259" w:author="xh" w:date="2026-10-19T14:30:46+08:00">
              <w:r>
                <w:rPr>
                  <w:rFonts w:ascii="Times New Roman" w:hAnsi="Times New Roman" w:eastAsia="宋体"/>
                  <w:b w:val="0"/>
                  <w:sz w:val="18"/>
                </w:rPr>
                <w:delText>区域正向峰值</w:delText>
              </w:r>
            </w:del>
          </w:p>
        </w:tc>
        <w:tc>
          <w:tcPr>
            <w:tcW w:w="831" w:type="dxa"/>
            <w:tcMar>
              <w:left w:w="70" w:type="dxa"/>
              <w:right w:w="70" w:type="dxa"/>
            </w:tcMar>
            <w:vAlign w:val="center"/>
          </w:tcPr>
          <w:p w14:paraId="331B3D30">
            <w:pPr>
              <w:keepNext w:val="0"/>
              <w:spacing w:before="20" w:after="20" w:line="260" w:lineRule="exact"/>
              <w:ind w:left="0" w:leftChars="0" w:right="0" w:rightChars="0" w:firstLine="0" w:firstLineChars="0"/>
              <w:jc w:val="center"/>
              <w:rPr>
                <w:del w:id="26260" w:author="xh" w:date="2026-10-19T14:30:46+08:00"/>
              </w:rPr>
            </w:pPr>
            <w:del w:id="26261" w:author="xh" w:date="2026-10-19T14:30:46+08:00">
              <w:r>
                <w:rPr>
                  <w:rFonts w:ascii="Times New Roman" w:hAnsi="Times New Roman" w:eastAsia="宋体"/>
                  <w:b w:val="0"/>
                  <w:sz w:val="18"/>
                </w:rPr>
                <w:delText>2</w:delText>
              </w:r>
            </w:del>
          </w:p>
        </w:tc>
        <w:tc>
          <w:tcPr>
            <w:tcW w:w="831" w:type="dxa"/>
            <w:tcMar>
              <w:left w:w="70" w:type="dxa"/>
              <w:right w:w="70" w:type="dxa"/>
            </w:tcMar>
            <w:vAlign w:val="center"/>
          </w:tcPr>
          <w:p w14:paraId="463A3A47">
            <w:pPr>
              <w:keepNext w:val="0"/>
              <w:spacing w:before="20" w:after="20" w:line="260" w:lineRule="exact"/>
              <w:ind w:left="0" w:leftChars="0" w:right="0" w:rightChars="0" w:firstLine="0" w:firstLineChars="0"/>
              <w:jc w:val="center"/>
              <w:rPr>
                <w:del w:id="26262" w:author="xh" w:date="2026-10-19T14:30:46+08:00"/>
              </w:rPr>
            </w:pPr>
            <w:del w:id="26263" w:author="xh" w:date="2026-10-19T14:30:46+08:00">
              <w:r>
                <w:rPr>
                  <w:rFonts w:ascii="Times New Roman" w:hAnsi="Times New Roman" w:eastAsia="宋体"/>
                  <w:b w:val="0"/>
                  <w:sz w:val="18"/>
                </w:rPr>
                <w:delText>2</w:delText>
              </w:r>
            </w:del>
          </w:p>
        </w:tc>
        <w:tc>
          <w:tcPr>
            <w:tcW w:w="831" w:type="dxa"/>
            <w:tcMar>
              <w:left w:w="70" w:type="dxa"/>
              <w:right w:w="70" w:type="dxa"/>
            </w:tcMar>
            <w:vAlign w:val="center"/>
          </w:tcPr>
          <w:p w14:paraId="5EE8C7E5">
            <w:pPr>
              <w:keepNext w:val="0"/>
              <w:spacing w:before="20" w:after="20" w:line="260" w:lineRule="exact"/>
              <w:ind w:left="0" w:leftChars="0" w:right="0" w:rightChars="0" w:firstLine="0" w:firstLineChars="0"/>
              <w:jc w:val="center"/>
              <w:rPr>
                <w:del w:id="26264" w:author="xh" w:date="2026-10-19T14:30:46+08:00"/>
              </w:rPr>
            </w:pPr>
            <w:del w:id="26265" w:author="xh" w:date="2026-10-19T14:30:46+08:00">
              <w:r>
                <w:rPr>
                  <w:rFonts w:ascii="Times New Roman" w:hAnsi="Times New Roman" w:eastAsia="宋体"/>
                  <w:b w:val="0"/>
                  <w:sz w:val="18"/>
                </w:rPr>
                <w:delText>24.12</w:delText>
              </w:r>
            </w:del>
          </w:p>
        </w:tc>
        <w:tc>
          <w:tcPr>
            <w:tcW w:w="831" w:type="dxa"/>
            <w:tcMar>
              <w:left w:w="70" w:type="dxa"/>
              <w:right w:w="70" w:type="dxa"/>
            </w:tcMar>
            <w:vAlign w:val="center"/>
          </w:tcPr>
          <w:p w14:paraId="48AF8131">
            <w:pPr>
              <w:keepNext w:val="0"/>
              <w:spacing w:before="20" w:after="20" w:line="260" w:lineRule="exact"/>
              <w:ind w:left="0" w:leftChars="0" w:right="0" w:rightChars="0" w:firstLine="0" w:firstLineChars="0"/>
              <w:jc w:val="center"/>
              <w:rPr>
                <w:del w:id="26266" w:author="xh" w:date="2026-10-19T14:30:46+08:00"/>
              </w:rPr>
            </w:pPr>
            <w:del w:id="26267" w:author="xh" w:date="2026-10-19T14:30:46+08:00">
              <w:r>
                <w:rPr>
                  <w:rFonts w:ascii="Times New Roman" w:hAnsi="Times New Roman" w:eastAsia="宋体"/>
                  <w:b w:val="0"/>
                  <w:sz w:val="18"/>
                </w:rPr>
                <w:delText>24.12</w:delText>
              </w:r>
            </w:del>
          </w:p>
        </w:tc>
        <w:tc>
          <w:tcPr>
            <w:tcW w:w="831" w:type="dxa"/>
            <w:tcMar>
              <w:left w:w="70" w:type="dxa"/>
              <w:right w:w="70" w:type="dxa"/>
            </w:tcMar>
            <w:vAlign w:val="center"/>
          </w:tcPr>
          <w:p w14:paraId="1C30CB6D">
            <w:pPr>
              <w:keepNext w:val="0"/>
              <w:spacing w:before="20" w:after="20" w:line="260" w:lineRule="exact"/>
              <w:ind w:left="0" w:leftChars="0" w:right="0" w:rightChars="0" w:firstLine="0" w:firstLineChars="0"/>
              <w:jc w:val="center"/>
              <w:rPr>
                <w:del w:id="26268" w:author="xh" w:date="2026-10-19T14:30:46+08:00"/>
              </w:rPr>
            </w:pPr>
            <w:del w:id="26269"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62824129">
            <w:pPr>
              <w:keepNext w:val="0"/>
              <w:spacing w:before="20" w:after="20" w:line="260" w:lineRule="exact"/>
              <w:ind w:left="0" w:leftChars="0" w:right="0" w:rightChars="0" w:firstLine="0" w:firstLineChars="0"/>
              <w:jc w:val="center"/>
              <w:rPr>
                <w:del w:id="26270" w:author="xh" w:date="2026-10-19T14:30:46+08:00"/>
              </w:rPr>
            </w:pPr>
            <w:del w:id="26271" w:author="xh" w:date="2026-10-19T14:30:46+08:00">
              <w:r>
                <w:rPr>
                  <w:rFonts w:ascii="Times New Roman" w:hAnsi="Times New Roman" w:eastAsia="宋体"/>
                  <w:b w:val="0"/>
                  <w:sz w:val="18"/>
                </w:rPr>
                <w:delText>15.55</w:delText>
              </w:r>
            </w:del>
          </w:p>
        </w:tc>
        <w:tc>
          <w:tcPr>
            <w:tcW w:w="831" w:type="dxa"/>
            <w:tcMar>
              <w:left w:w="70" w:type="dxa"/>
              <w:right w:w="70" w:type="dxa"/>
            </w:tcMar>
            <w:vAlign w:val="center"/>
          </w:tcPr>
          <w:p w14:paraId="3FBA636B">
            <w:pPr>
              <w:keepNext w:val="0"/>
              <w:spacing w:before="20" w:after="20" w:line="260" w:lineRule="exact"/>
              <w:ind w:left="0" w:leftChars="0" w:right="0" w:rightChars="0" w:firstLine="0" w:firstLineChars="0"/>
              <w:jc w:val="center"/>
              <w:rPr>
                <w:del w:id="26272" w:author="xh" w:date="2026-10-19T14:30:46+08:00"/>
              </w:rPr>
            </w:pPr>
            <w:del w:id="26273" w:author="xh" w:date="2026-10-19T14:30:46+08:00">
              <w:r>
                <w:rPr>
                  <w:rFonts w:ascii="Times New Roman" w:hAnsi="Times New Roman" w:eastAsia="宋体"/>
                  <w:b w:val="0"/>
                  <w:sz w:val="18"/>
                </w:rPr>
                <w:delText>15.55</w:delText>
              </w:r>
            </w:del>
          </w:p>
        </w:tc>
      </w:tr>
      <w:tr w14:paraId="723819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105" w:author="xh" w:date="2026-10-19T14:30:46+08:00"/>
        </w:trPr>
        <w:tc>
          <w:tcPr>
            <w:tcW w:w="831" w:type="dxa"/>
            <w:tcMar>
              <w:left w:w="70" w:type="dxa"/>
              <w:right w:w="70" w:type="dxa"/>
            </w:tcMar>
            <w:vAlign w:val="center"/>
          </w:tcPr>
          <w:p w14:paraId="6419B53E">
            <w:pPr>
              <w:keepNext w:val="0"/>
              <w:spacing w:before="20" w:after="20" w:line="260" w:lineRule="exact"/>
              <w:ind w:left="0" w:leftChars="0" w:right="0" w:rightChars="0" w:firstLine="0" w:firstLineChars="0"/>
              <w:jc w:val="center"/>
              <w:rPr>
                <w:del w:id="26274" w:author="xh" w:date="2026-10-19T14:30:46+08:00"/>
              </w:rPr>
            </w:pPr>
            <w:del w:id="26275" w:author="xh" w:date="2026-10-19T14:30:46+08:00">
              <w:r>
                <w:rPr>
                  <w:rFonts w:ascii="Times New Roman" w:hAnsi="Times New Roman" w:eastAsia="宋体"/>
                  <w:b w:val="0"/>
                  <w:sz w:val="18"/>
                </w:rPr>
                <w:delText>刚性</w:delText>
              </w:r>
            </w:del>
          </w:p>
        </w:tc>
        <w:tc>
          <w:tcPr>
            <w:tcW w:w="831" w:type="dxa"/>
            <w:tcMar>
              <w:left w:w="70" w:type="dxa"/>
              <w:right w:w="70" w:type="dxa"/>
            </w:tcMar>
            <w:vAlign w:val="center"/>
          </w:tcPr>
          <w:p w14:paraId="7E560360">
            <w:pPr>
              <w:keepNext w:val="0"/>
              <w:spacing w:before="20" w:after="20" w:line="260" w:lineRule="exact"/>
              <w:ind w:left="0" w:leftChars="0" w:right="0" w:rightChars="0" w:firstLine="0" w:firstLineChars="0"/>
              <w:jc w:val="center"/>
              <w:rPr>
                <w:del w:id="26276" w:author="xh" w:date="2026-10-19T14:30:46+08:00"/>
              </w:rPr>
            </w:pPr>
            <w:del w:id="26277" w:author="xh" w:date="2026-10-19T14:30:46+08:00">
              <w:r>
                <w:rPr>
                  <w:rFonts w:ascii="Times New Roman" w:hAnsi="Times New Roman" w:eastAsia="宋体"/>
                  <w:b w:val="0"/>
                  <w:sz w:val="18"/>
                </w:rPr>
                <w:delText>2025</w:delText>
              </w:r>
            </w:del>
          </w:p>
        </w:tc>
        <w:tc>
          <w:tcPr>
            <w:tcW w:w="831" w:type="dxa"/>
            <w:tcMar>
              <w:left w:w="70" w:type="dxa"/>
              <w:right w:w="70" w:type="dxa"/>
            </w:tcMar>
            <w:vAlign w:val="center"/>
          </w:tcPr>
          <w:p w14:paraId="03B586D1">
            <w:pPr>
              <w:keepNext w:val="0"/>
              <w:spacing w:before="20" w:after="20" w:line="260" w:lineRule="exact"/>
              <w:ind w:left="0" w:leftChars="0" w:right="0" w:rightChars="0" w:firstLine="0" w:firstLineChars="0"/>
              <w:jc w:val="center"/>
              <w:rPr>
                <w:del w:id="26278" w:author="xh" w:date="2026-10-19T14:30:46+08:00"/>
              </w:rPr>
            </w:pPr>
            <w:del w:id="26279" w:author="xh" w:date="2026-10-19T14:30:46+08:00">
              <w:r>
                <w:rPr>
                  <w:rFonts w:ascii="Times New Roman" w:hAnsi="Times New Roman" w:eastAsia="宋体"/>
                  <w:b w:val="0"/>
                  <w:sz w:val="18"/>
                </w:rPr>
                <w:delText>区域最低净负荷</w:delText>
              </w:r>
            </w:del>
          </w:p>
        </w:tc>
        <w:tc>
          <w:tcPr>
            <w:tcW w:w="831" w:type="dxa"/>
            <w:tcMar>
              <w:left w:w="70" w:type="dxa"/>
              <w:right w:w="70" w:type="dxa"/>
            </w:tcMar>
            <w:vAlign w:val="center"/>
          </w:tcPr>
          <w:p w14:paraId="37BD67CF">
            <w:pPr>
              <w:keepNext w:val="0"/>
              <w:spacing w:before="20" w:after="20" w:line="260" w:lineRule="exact"/>
              <w:ind w:left="0" w:leftChars="0" w:right="0" w:rightChars="0" w:firstLine="0" w:firstLineChars="0"/>
              <w:jc w:val="center"/>
              <w:rPr>
                <w:del w:id="26280" w:author="xh" w:date="2026-10-19T14:30:46+08:00"/>
              </w:rPr>
            </w:pPr>
            <w:del w:id="26281" w:author="xh" w:date="2026-10-19T14:30:46+08:00">
              <w:r>
                <w:rPr>
                  <w:rFonts w:ascii="Times New Roman" w:hAnsi="Times New Roman" w:eastAsia="宋体"/>
                  <w:b w:val="0"/>
                  <w:sz w:val="18"/>
                </w:rPr>
                <w:delText>0</w:delText>
              </w:r>
            </w:del>
          </w:p>
        </w:tc>
        <w:tc>
          <w:tcPr>
            <w:tcW w:w="831" w:type="dxa"/>
            <w:tcMar>
              <w:left w:w="70" w:type="dxa"/>
              <w:right w:w="70" w:type="dxa"/>
            </w:tcMar>
            <w:vAlign w:val="center"/>
          </w:tcPr>
          <w:p w14:paraId="7EE6F25D">
            <w:pPr>
              <w:keepNext w:val="0"/>
              <w:spacing w:before="20" w:after="20" w:line="260" w:lineRule="exact"/>
              <w:ind w:left="0" w:leftChars="0" w:right="0" w:rightChars="0" w:firstLine="0" w:firstLineChars="0"/>
              <w:jc w:val="center"/>
              <w:rPr>
                <w:del w:id="26282" w:author="xh" w:date="2026-10-19T14:30:46+08:00"/>
              </w:rPr>
            </w:pPr>
            <w:del w:id="26283" w:author="xh" w:date="2026-10-19T14:30:46+08:00">
              <w:r>
                <w:rPr>
                  <w:rFonts w:ascii="Times New Roman" w:hAnsi="Times New Roman" w:eastAsia="宋体"/>
                  <w:b w:val="0"/>
                  <w:sz w:val="18"/>
                </w:rPr>
                <w:delText>0</w:delText>
              </w:r>
            </w:del>
          </w:p>
        </w:tc>
        <w:tc>
          <w:tcPr>
            <w:tcW w:w="831" w:type="dxa"/>
            <w:tcMar>
              <w:left w:w="70" w:type="dxa"/>
              <w:right w:w="70" w:type="dxa"/>
            </w:tcMar>
            <w:vAlign w:val="center"/>
          </w:tcPr>
          <w:p w14:paraId="2BE6312F">
            <w:pPr>
              <w:keepNext w:val="0"/>
              <w:spacing w:before="20" w:after="20" w:line="260" w:lineRule="exact"/>
              <w:ind w:left="0" w:leftChars="0" w:right="0" w:rightChars="0" w:firstLine="0" w:firstLineChars="0"/>
              <w:jc w:val="center"/>
              <w:rPr>
                <w:del w:id="26284" w:author="xh" w:date="2026-10-19T14:30:46+08:00"/>
              </w:rPr>
            </w:pPr>
            <w:del w:id="26285"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1FE9ED92">
            <w:pPr>
              <w:keepNext w:val="0"/>
              <w:spacing w:before="20" w:after="20" w:line="260" w:lineRule="exact"/>
              <w:ind w:left="0" w:leftChars="0" w:right="0" w:rightChars="0" w:firstLine="0" w:firstLineChars="0"/>
              <w:jc w:val="center"/>
              <w:rPr>
                <w:del w:id="26286" w:author="xh" w:date="2026-10-19T14:30:46+08:00"/>
              </w:rPr>
            </w:pPr>
            <w:del w:id="26287"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6C1898AC">
            <w:pPr>
              <w:keepNext w:val="0"/>
              <w:spacing w:before="20" w:after="20" w:line="260" w:lineRule="exact"/>
              <w:ind w:left="0" w:leftChars="0" w:right="0" w:rightChars="0" w:firstLine="0" w:firstLineChars="0"/>
              <w:jc w:val="center"/>
              <w:rPr>
                <w:del w:id="26288" w:author="xh" w:date="2026-10-19T14:30:46+08:00"/>
              </w:rPr>
            </w:pPr>
            <w:del w:id="26289"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20A040B8">
            <w:pPr>
              <w:keepNext w:val="0"/>
              <w:spacing w:before="20" w:after="20" w:line="260" w:lineRule="exact"/>
              <w:ind w:left="0" w:leftChars="0" w:right="0" w:rightChars="0" w:firstLine="0" w:firstLineChars="0"/>
              <w:jc w:val="center"/>
              <w:rPr>
                <w:del w:id="26290" w:author="xh" w:date="2026-10-19T14:30:46+08:00"/>
              </w:rPr>
            </w:pPr>
            <w:del w:id="26291"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7DC6E3E9">
            <w:pPr>
              <w:keepNext w:val="0"/>
              <w:spacing w:before="20" w:after="20" w:line="260" w:lineRule="exact"/>
              <w:ind w:left="0" w:leftChars="0" w:right="0" w:rightChars="0" w:firstLine="0" w:firstLineChars="0"/>
              <w:jc w:val="center"/>
              <w:rPr>
                <w:del w:id="26292" w:author="xh" w:date="2026-10-19T14:30:46+08:00"/>
              </w:rPr>
            </w:pPr>
            <w:del w:id="26293" w:author="xh" w:date="2026-10-19T14:30:46+08:00">
              <w:r>
                <w:rPr>
                  <w:rFonts w:ascii="Times New Roman" w:hAnsi="Times New Roman" w:eastAsia="宋体"/>
                  <w:b w:val="0"/>
                  <w:sz w:val="18"/>
                </w:rPr>
                <w:delText>0.00</w:delText>
              </w:r>
            </w:del>
          </w:p>
        </w:tc>
      </w:tr>
      <w:tr w14:paraId="512F4C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106" w:author="xh" w:date="2026-10-19T14:30:46+08:00"/>
        </w:trPr>
        <w:tc>
          <w:tcPr>
            <w:tcW w:w="831" w:type="dxa"/>
            <w:tcMar>
              <w:left w:w="70" w:type="dxa"/>
              <w:right w:w="70" w:type="dxa"/>
            </w:tcMar>
            <w:vAlign w:val="center"/>
          </w:tcPr>
          <w:p w14:paraId="2AFB1415">
            <w:pPr>
              <w:keepNext w:val="0"/>
              <w:spacing w:before="20" w:after="20" w:line="260" w:lineRule="exact"/>
              <w:ind w:left="0" w:leftChars="0" w:right="0" w:rightChars="0" w:firstLine="0" w:firstLineChars="0"/>
              <w:jc w:val="center"/>
              <w:rPr>
                <w:del w:id="26294" w:author="xh" w:date="2026-10-19T14:30:46+08:00"/>
              </w:rPr>
            </w:pPr>
            <w:del w:id="26295" w:author="xh" w:date="2026-10-19T14:30:46+08:00">
              <w:r>
                <w:rPr>
                  <w:rFonts w:ascii="Times New Roman" w:hAnsi="Times New Roman" w:eastAsia="宋体"/>
                  <w:b w:val="0"/>
                  <w:sz w:val="18"/>
                </w:rPr>
                <w:delText>弹性</w:delText>
              </w:r>
            </w:del>
          </w:p>
        </w:tc>
        <w:tc>
          <w:tcPr>
            <w:tcW w:w="831" w:type="dxa"/>
            <w:tcMar>
              <w:left w:w="70" w:type="dxa"/>
              <w:right w:w="70" w:type="dxa"/>
            </w:tcMar>
            <w:vAlign w:val="center"/>
          </w:tcPr>
          <w:p w14:paraId="135B956E">
            <w:pPr>
              <w:keepNext w:val="0"/>
              <w:spacing w:before="20" w:after="20" w:line="260" w:lineRule="exact"/>
              <w:ind w:left="0" w:leftChars="0" w:right="0" w:rightChars="0" w:firstLine="0" w:firstLineChars="0"/>
              <w:jc w:val="center"/>
              <w:rPr>
                <w:del w:id="26296" w:author="xh" w:date="2026-10-19T14:30:46+08:00"/>
              </w:rPr>
            </w:pPr>
            <w:del w:id="26297" w:author="xh" w:date="2026-10-19T14:30:46+08:00">
              <w:r>
                <w:rPr>
                  <w:rFonts w:ascii="Times New Roman" w:hAnsi="Times New Roman" w:eastAsia="宋体"/>
                  <w:b w:val="0"/>
                  <w:sz w:val="18"/>
                </w:rPr>
                <w:delText>2022</w:delText>
              </w:r>
            </w:del>
          </w:p>
        </w:tc>
        <w:tc>
          <w:tcPr>
            <w:tcW w:w="831" w:type="dxa"/>
            <w:tcMar>
              <w:left w:w="70" w:type="dxa"/>
              <w:right w:w="70" w:type="dxa"/>
            </w:tcMar>
            <w:vAlign w:val="center"/>
          </w:tcPr>
          <w:p w14:paraId="765B6210">
            <w:pPr>
              <w:keepNext w:val="0"/>
              <w:spacing w:before="20" w:after="20" w:line="260" w:lineRule="exact"/>
              <w:ind w:left="0" w:leftChars="0" w:right="0" w:rightChars="0" w:firstLine="0" w:firstLineChars="0"/>
              <w:jc w:val="center"/>
              <w:rPr>
                <w:del w:id="26298" w:author="xh" w:date="2026-10-19T14:30:46+08:00"/>
              </w:rPr>
            </w:pPr>
            <w:del w:id="26299" w:author="xh" w:date="2026-10-19T14:30:46+08:00">
              <w:r>
                <w:rPr>
                  <w:rFonts w:ascii="Times New Roman" w:hAnsi="Times New Roman" w:eastAsia="宋体"/>
                  <w:b w:val="0"/>
                  <w:sz w:val="18"/>
                </w:rPr>
                <w:delText>区域正向峰值</w:delText>
              </w:r>
            </w:del>
          </w:p>
        </w:tc>
        <w:tc>
          <w:tcPr>
            <w:tcW w:w="831" w:type="dxa"/>
            <w:tcMar>
              <w:left w:w="70" w:type="dxa"/>
              <w:right w:w="70" w:type="dxa"/>
            </w:tcMar>
            <w:vAlign w:val="center"/>
          </w:tcPr>
          <w:p w14:paraId="4EA03DE4">
            <w:pPr>
              <w:keepNext w:val="0"/>
              <w:spacing w:before="20" w:after="20" w:line="260" w:lineRule="exact"/>
              <w:ind w:left="0" w:leftChars="0" w:right="0" w:rightChars="0" w:firstLine="0" w:firstLineChars="0"/>
              <w:jc w:val="center"/>
              <w:rPr>
                <w:del w:id="26300" w:author="xh" w:date="2026-10-19T14:30:46+08:00"/>
              </w:rPr>
            </w:pPr>
            <w:del w:id="26301" w:author="xh" w:date="2026-10-19T14:30:46+08:00">
              <w:r>
                <w:rPr>
                  <w:rFonts w:ascii="Times New Roman" w:hAnsi="Times New Roman" w:eastAsia="宋体"/>
                  <w:b w:val="0"/>
                  <w:sz w:val="18"/>
                </w:rPr>
                <w:delText>2</w:delText>
              </w:r>
            </w:del>
          </w:p>
        </w:tc>
        <w:tc>
          <w:tcPr>
            <w:tcW w:w="831" w:type="dxa"/>
            <w:tcMar>
              <w:left w:w="70" w:type="dxa"/>
              <w:right w:w="70" w:type="dxa"/>
            </w:tcMar>
            <w:vAlign w:val="center"/>
          </w:tcPr>
          <w:p w14:paraId="16E0B54B">
            <w:pPr>
              <w:keepNext w:val="0"/>
              <w:spacing w:before="20" w:after="20" w:line="260" w:lineRule="exact"/>
              <w:ind w:left="0" w:leftChars="0" w:right="0" w:rightChars="0" w:firstLine="0" w:firstLineChars="0"/>
              <w:jc w:val="center"/>
              <w:rPr>
                <w:del w:id="26302" w:author="xh" w:date="2026-10-19T14:30:46+08:00"/>
              </w:rPr>
            </w:pPr>
            <w:del w:id="26303" w:author="xh" w:date="2026-10-19T14:30:46+08:00">
              <w:r>
                <w:rPr>
                  <w:rFonts w:ascii="Times New Roman" w:hAnsi="Times New Roman" w:eastAsia="宋体"/>
                  <w:b w:val="0"/>
                  <w:sz w:val="18"/>
                </w:rPr>
                <w:delText>2</w:delText>
              </w:r>
            </w:del>
          </w:p>
        </w:tc>
        <w:tc>
          <w:tcPr>
            <w:tcW w:w="831" w:type="dxa"/>
            <w:tcMar>
              <w:left w:w="70" w:type="dxa"/>
              <w:right w:w="70" w:type="dxa"/>
            </w:tcMar>
            <w:vAlign w:val="center"/>
          </w:tcPr>
          <w:p w14:paraId="5D8A4968">
            <w:pPr>
              <w:keepNext w:val="0"/>
              <w:spacing w:before="20" w:after="20" w:line="260" w:lineRule="exact"/>
              <w:ind w:left="0" w:leftChars="0" w:right="0" w:rightChars="0" w:firstLine="0" w:firstLineChars="0"/>
              <w:jc w:val="center"/>
              <w:rPr>
                <w:del w:id="26304" w:author="xh" w:date="2026-10-19T14:30:46+08:00"/>
              </w:rPr>
            </w:pPr>
            <w:del w:id="26305" w:author="xh" w:date="2026-10-19T14:30:46+08:00">
              <w:r>
                <w:rPr>
                  <w:rFonts w:ascii="Times New Roman" w:hAnsi="Times New Roman" w:eastAsia="宋体"/>
                  <w:b w:val="0"/>
                  <w:sz w:val="18"/>
                </w:rPr>
                <w:delText>10.25</w:delText>
              </w:r>
            </w:del>
          </w:p>
        </w:tc>
        <w:tc>
          <w:tcPr>
            <w:tcW w:w="831" w:type="dxa"/>
            <w:tcMar>
              <w:left w:w="70" w:type="dxa"/>
              <w:right w:w="70" w:type="dxa"/>
            </w:tcMar>
            <w:vAlign w:val="center"/>
          </w:tcPr>
          <w:p w14:paraId="5C03D75B">
            <w:pPr>
              <w:keepNext w:val="0"/>
              <w:spacing w:before="20" w:after="20" w:line="260" w:lineRule="exact"/>
              <w:ind w:left="0" w:leftChars="0" w:right="0" w:rightChars="0" w:firstLine="0" w:firstLineChars="0"/>
              <w:jc w:val="center"/>
              <w:rPr>
                <w:del w:id="26306" w:author="xh" w:date="2026-10-19T14:30:46+08:00"/>
              </w:rPr>
            </w:pPr>
            <w:del w:id="26307" w:author="xh" w:date="2026-10-19T14:30:46+08:00">
              <w:r>
                <w:rPr>
                  <w:rFonts w:ascii="Times New Roman" w:hAnsi="Times New Roman" w:eastAsia="宋体"/>
                  <w:b w:val="0"/>
                  <w:sz w:val="18"/>
                </w:rPr>
                <w:delText>10.25</w:delText>
              </w:r>
            </w:del>
          </w:p>
        </w:tc>
        <w:tc>
          <w:tcPr>
            <w:tcW w:w="831" w:type="dxa"/>
            <w:tcMar>
              <w:left w:w="70" w:type="dxa"/>
              <w:right w:w="70" w:type="dxa"/>
            </w:tcMar>
            <w:vAlign w:val="center"/>
          </w:tcPr>
          <w:p w14:paraId="4D9359CA">
            <w:pPr>
              <w:keepNext w:val="0"/>
              <w:spacing w:before="20" w:after="20" w:line="260" w:lineRule="exact"/>
              <w:ind w:left="0" w:leftChars="0" w:right="0" w:rightChars="0" w:firstLine="0" w:firstLineChars="0"/>
              <w:jc w:val="center"/>
              <w:rPr>
                <w:del w:id="26308" w:author="xh" w:date="2026-10-19T14:30:46+08:00"/>
              </w:rPr>
            </w:pPr>
            <w:del w:id="26309"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72C693D3">
            <w:pPr>
              <w:keepNext w:val="0"/>
              <w:spacing w:before="20" w:after="20" w:line="260" w:lineRule="exact"/>
              <w:ind w:left="0" w:leftChars="0" w:right="0" w:rightChars="0" w:firstLine="0" w:firstLineChars="0"/>
              <w:jc w:val="center"/>
              <w:rPr>
                <w:del w:id="26310" w:author="xh" w:date="2026-10-19T14:30:46+08:00"/>
              </w:rPr>
            </w:pPr>
            <w:del w:id="26311" w:author="xh" w:date="2026-10-19T14:30:46+08:00">
              <w:r>
                <w:rPr>
                  <w:rFonts w:ascii="Times New Roman" w:hAnsi="Times New Roman" w:eastAsia="宋体"/>
                  <w:b w:val="0"/>
                  <w:sz w:val="18"/>
                </w:rPr>
                <w:delText>9.78</w:delText>
              </w:r>
            </w:del>
          </w:p>
        </w:tc>
        <w:tc>
          <w:tcPr>
            <w:tcW w:w="831" w:type="dxa"/>
            <w:tcMar>
              <w:left w:w="70" w:type="dxa"/>
              <w:right w:w="70" w:type="dxa"/>
            </w:tcMar>
            <w:vAlign w:val="center"/>
          </w:tcPr>
          <w:p w14:paraId="1EF0B780">
            <w:pPr>
              <w:keepNext w:val="0"/>
              <w:spacing w:before="20" w:after="20" w:line="260" w:lineRule="exact"/>
              <w:ind w:left="0" w:leftChars="0" w:right="0" w:rightChars="0" w:firstLine="0" w:firstLineChars="0"/>
              <w:jc w:val="center"/>
              <w:rPr>
                <w:del w:id="26312" w:author="xh" w:date="2026-10-19T14:30:46+08:00"/>
              </w:rPr>
            </w:pPr>
            <w:del w:id="26313" w:author="xh" w:date="2026-10-19T14:30:46+08:00">
              <w:r>
                <w:rPr>
                  <w:rFonts w:ascii="Times New Roman" w:hAnsi="Times New Roman" w:eastAsia="宋体"/>
                  <w:b w:val="0"/>
                  <w:sz w:val="18"/>
                </w:rPr>
                <w:delText>9.78</w:delText>
              </w:r>
            </w:del>
          </w:p>
        </w:tc>
      </w:tr>
      <w:tr w14:paraId="43F4B52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107" w:author="xh" w:date="2026-10-19T14:30:46+08:00"/>
        </w:trPr>
        <w:tc>
          <w:tcPr>
            <w:tcW w:w="831" w:type="dxa"/>
            <w:tcMar>
              <w:left w:w="70" w:type="dxa"/>
              <w:right w:w="70" w:type="dxa"/>
            </w:tcMar>
            <w:vAlign w:val="center"/>
          </w:tcPr>
          <w:p w14:paraId="6EE72F4C">
            <w:pPr>
              <w:keepNext w:val="0"/>
              <w:spacing w:before="20" w:after="20" w:line="260" w:lineRule="exact"/>
              <w:ind w:left="0" w:leftChars="0" w:right="0" w:rightChars="0" w:firstLine="0" w:firstLineChars="0"/>
              <w:jc w:val="center"/>
              <w:rPr>
                <w:del w:id="26314" w:author="xh" w:date="2026-10-19T14:30:46+08:00"/>
              </w:rPr>
            </w:pPr>
            <w:del w:id="26315" w:author="xh" w:date="2026-10-19T14:30:46+08:00">
              <w:r>
                <w:rPr>
                  <w:rFonts w:ascii="Times New Roman" w:hAnsi="Times New Roman" w:eastAsia="宋体"/>
                  <w:b w:val="0"/>
                  <w:sz w:val="18"/>
                </w:rPr>
                <w:delText>弹性</w:delText>
              </w:r>
            </w:del>
          </w:p>
        </w:tc>
        <w:tc>
          <w:tcPr>
            <w:tcW w:w="831" w:type="dxa"/>
            <w:tcMar>
              <w:left w:w="70" w:type="dxa"/>
              <w:right w:w="70" w:type="dxa"/>
            </w:tcMar>
            <w:vAlign w:val="center"/>
          </w:tcPr>
          <w:p w14:paraId="713B0AA2">
            <w:pPr>
              <w:keepNext w:val="0"/>
              <w:spacing w:before="20" w:after="20" w:line="260" w:lineRule="exact"/>
              <w:ind w:left="0" w:leftChars="0" w:right="0" w:rightChars="0" w:firstLine="0" w:firstLineChars="0"/>
              <w:jc w:val="center"/>
              <w:rPr>
                <w:del w:id="26316" w:author="xh" w:date="2026-10-19T14:30:46+08:00"/>
              </w:rPr>
            </w:pPr>
            <w:del w:id="26317" w:author="xh" w:date="2026-10-19T14:30:46+08:00">
              <w:r>
                <w:rPr>
                  <w:rFonts w:ascii="Times New Roman" w:hAnsi="Times New Roman" w:eastAsia="宋体"/>
                  <w:b w:val="0"/>
                  <w:sz w:val="18"/>
                </w:rPr>
                <w:delText>2022</w:delText>
              </w:r>
            </w:del>
          </w:p>
        </w:tc>
        <w:tc>
          <w:tcPr>
            <w:tcW w:w="831" w:type="dxa"/>
            <w:tcMar>
              <w:left w:w="70" w:type="dxa"/>
              <w:right w:w="70" w:type="dxa"/>
            </w:tcMar>
            <w:vAlign w:val="center"/>
          </w:tcPr>
          <w:p w14:paraId="367F21BE">
            <w:pPr>
              <w:keepNext w:val="0"/>
              <w:spacing w:before="20" w:after="20" w:line="260" w:lineRule="exact"/>
              <w:ind w:left="0" w:leftChars="0" w:right="0" w:rightChars="0" w:firstLine="0" w:firstLineChars="0"/>
              <w:jc w:val="center"/>
              <w:rPr>
                <w:del w:id="26318" w:author="xh" w:date="2026-10-19T14:30:46+08:00"/>
              </w:rPr>
            </w:pPr>
            <w:del w:id="26319" w:author="xh" w:date="2026-10-19T14:30:46+08:00">
              <w:r>
                <w:rPr>
                  <w:rFonts w:ascii="Times New Roman" w:hAnsi="Times New Roman" w:eastAsia="宋体"/>
                  <w:b w:val="0"/>
                  <w:sz w:val="18"/>
                </w:rPr>
                <w:delText>区域最低净负荷</w:delText>
              </w:r>
            </w:del>
          </w:p>
        </w:tc>
        <w:tc>
          <w:tcPr>
            <w:tcW w:w="831" w:type="dxa"/>
            <w:tcMar>
              <w:left w:w="70" w:type="dxa"/>
              <w:right w:w="70" w:type="dxa"/>
            </w:tcMar>
            <w:vAlign w:val="center"/>
          </w:tcPr>
          <w:p w14:paraId="01DA3E0D">
            <w:pPr>
              <w:keepNext w:val="0"/>
              <w:spacing w:before="20" w:after="20" w:line="260" w:lineRule="exact"/>
              <w:ind w:left="0" w:leftChars="0" w:right="0" w:rightChars="0" w:firstLine="0" w:firstLineChars="0"/>
              <w:jc w:val="center"/>
              <w:rPr>
                <w:del w:id="26320" w:author="xh" w:date="2026-10-19T14:30:46+08:00"/>
              </w:rPr>
            </w:pPr>
            <w:del w:id="26321" w:author="xh" w:date="2026-10-19T14:30:46+08:00">
              <w:r>
                <w:rPr>
                  <w:rFonts w:ascii="Times New Roman" w:hAnsi="Times New Roman" w:eastAsia="宋体"/>
                  <w:b w:val="0"/>
                  <w:sz w:val="18"/>
                </w:rPr>
                <w:delText>0</w:delText>
              </w:r>
            </w:del>
          </w:p>
        </w:tc>
        <w:tc>
          <w:tcPr>
            <w:tcW w:w="831" w:type="dxa"/>
            <w:tcMar>
              <w:left w:w="70" w:type="dxa"/>
              <w:right w:w="70" w:type="dxa"/>
            </w:tcMar>
            <w:vAlign w:val="center"/>
          </w:tcPr>
          <w:p w14:paraId="34058325">
            <w:pPr>
              <w:keepNext w:val="0"/>
              <w:spacing w:before="20" w:after="20" w:line="260" w:lineRule="exact"/>
              <w:ind w:left="0" w:leftChars="0" w:right="0" w:rightChars="0" w:firstLine="0" w:firstLineChars="0"/>
              <w:jc w:val="center"/>
              <w:rPr>
                <w:del w:id="26322" w:author="xh" w:date="2026-10-19T14:30:46+08:00"/>
              </w:rPr>
            </w:pPr>
            <w:del w:id="26323" w:author="xh" w:date="2026-10-19T14:30:46+08:00">
              <w:r>
                <w:rPr>
                  <w:rFonts w:ascii="Times New Roman" w:hAnsi="Times New Roman" w:eastAsia="宋体"/>
                  <w:b w:val="0"/>
                  <w:sz w:val="18"/>
                </w:rPr>
                <w:delText>0</w:delText>
              </w:r>
            </w:del>
          </w:p>
        </w:tc>
        <w:tc>
          <w:tcPr>
            <w:tcW w:w="831" w:type="dxa"/>
            <w:tcMar>
              <w:left w:w="70" w:type="dxa"/>
              <w:right w:w="70" w:type="dxa"/>
            </w:tcMar>
            <w:vAlign w:val="center"/>
          </w:tcPr>
          <w:p w14:paraId="3231C95D">
            <w:pPr>
              <w:keepNext w:val="0"/>
              <w:spacing w:before="20" w:after="20" w:line="260" w:lineRule="exact"/>
              <w:ind w:left="0" w:leftChars="0" w:right="0" w:rightChars="0" w:firstLine="0" w:firstLineChars="0"/>
              <w:jc w:val="center"/>
              <w:rPr>
                <w:del w:id="26324" w:author="xh" w:date="2026-10-19T14:30:46+08:00"/>
              </w:rPr>
            </w:pPr>
            <w:del w:id="26325"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0F8BC26A">
            <w:pPr>
              <w:keepNext w:val="0"/>
              <w:spacing w:before="20" w:after="20" w:line="260" w:lineRule="exact"/>
              <w:ind w:left="0" w:leftChars="0" w:right="0" w:rightChars="0" w:firstLine="0" w:firstLineChars="0"/>
              <w:jc w:val="center"/>
              <w:rPr>
                <w:del w:id="26326" w:author="xh" w:date="2026-10-19T14:30:46+08:00"/>
              </w:rPr>
            </w:pPr>
            <w:del w:id="26327"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1E3256C3">
            <w:pPr>
              <w:keepNext w:val="0"/>
              <w:spacing w:before="20" w:after="20" w:line="260" w:lineRule="exact"/>
              <w:ind w:left="0" w:leftChars="0" w:right="0" w:rightChars="0" w:firstLine="0" w:firstLineChars="0"/>
              <w:jc w:val="center"/>
              <w:rPr>
                <w:del w:id="26328" w:author="xh" w:date="2026-10-19T14:30:46+08:00"/>
              </w:rPr>
            </w:pPr>
            <w:del w:id="26329"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721A3D69">
            <w:pPr>
              <w:keepNext w:val="0"/>
              <w:spacing w:before="20" w:after="20" w:line="260" w:lineRule="exact"/>
              <w:ind w:left="0" w:leftChars="0" w:right="0" w:rightChars="0" w:firstLine="0" w:firstLineChars="0"/>
              <w:jc w:val="center"/>
              <w:rPr>
                <w:del w:id="26330" w:author="xh" w:date="2026-10-19T14:30:46+08:00"/>
              </w:rPr>
            </w:pPr>
            <w:del w:id="26331"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591A632A">
            <w:pPr>
              <w:keepNext w:val="0"/>
              <w:spacing w:before="20" w:after="20" w:line="260" w:lineRule="exact"/>
              <w:ind w:left="0" w:leftChars="0" w:right="0" w:rightChars="0" w:firstLine="0" w:firstLineChars="0"/>
              <w:jc w:val="center"/>
              <w:rPr>
                <w:del w:id="26332" w:author="xh" w:date="2026-10-19T14:30:46+08:00"/>
              </w:rPr>
            </w:pPr>
            <w:del w:id="26333" w:author="xh" w:date="2026-10-19T14:30:46+08:00">
              <w:r>
                <w:rPr>
                  <w:rFonts w:ascii="Times New Roman" w:hAnsi="Times New Roman" w:eastAsia="宋体"/>
                  <w:b w:val="0"/>
                  <w:sz w:val="18"/>
                </w:rPr>
                <w:delText>0.00</w:delText>
              </w:r>
            </w:del>
          </w:p>
        </w:tc>
      </w:tr>
      <w:tr w14:paraId="2121F0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6108" w:author="xh" w:date="2026-10-19T14:30:46+08:00"/>
        </w:trPr>
        <w:tc>
          <w:tcPr>
            <w:tcW w:w="831" w:type="dxa"/>
            <w:tcMar>
              <w:left w:w="70" w:type="dxa"/>
              <w:right w:w="70" w:type="dxa"/>
            </w:tcMar>
            <w:vAlign w:val="center"/>
          </w:tcPr>
          <w:p w14:paraId="2174646F">
            <w:pPr>
              <w:keepNext w:val="0"/>
              <w:spacing w:before="20" w:after="20" w:line="260" w:lineRule="exact"/>
              <w:ind w:left="0" w:leftChars="0" w:right="0" w:rightChars="0" w:firstLine="0" w:firstLineChars="0"/>
              <w:jc w:val="center"/>
              <w:rPr>
                <w:del w:id="26334" w:author="xh" w:date="2026-10-19T14:30:46+08:00"/>
              </w:rPr>
            </w:pPr>
            <w:del w:id="26335" w:author="xh" w:date="2026-10-19T14:30:46+08:00">
              <w:r>
                <w:rPr>
                  <w:rFonts w:ascii="Times New Roman" w:hAnsi="Times New Roman" w:eastAsia="宋体"/>
                  <w:b w:val="0"/>
                  <w:sz w:val="18"/>
                </w:rPr>
                <w:delText>弹性</w:delText>
              </w:r>
            </w:del>
          </w:p>
        </w:tc>
        <w:tc>
          <w:tcPr>
            <w:tcW w:w="831" w:type="dxa"/>
            <w:tcMar>
              <w:left w:w="70" w:type="dxa"/>
              <w:right w:w="70" w:type="dxa"/>
            </w:tcMar>
            <w:vAlign w:val="center"/>
          </w:tcPr>
          <w:p w14:paraId="1BC2FE0C">
            <w:pPr>
              <w:keepNext w:val="0"/>
              <w:spacing w:before="20" w:after="20" w:line="260" w:lineRule="exact"/>
              <w:ind w:left="0" w:leftChars="0" w:right="0" w:rightChars="0" w:firstLine="0" w:firstLineChars="0"/>
              <w:jc w:val="center"/>
              <w:rPr>
                <w:del w:id="26336" w:author="xh" w:date="2026-10-19T14:30:46+08:00"/>
              </w:rPr>
            </w:pPr>
            <w:del w:id="26337" w:author="xh" w:date="2026-10-19T14:30:46+08:00">
              <w:r>
                <w:rPr>
                  <w:rFonts w:ascii="Times New Roman" w:hAnsi="Times New Roman" w:eastAsia="宋体"/>
                  <w:b w:val="0"/>
                  <w:sz w:val="18"/>
                </w:rPr>
                <w:delText>2023</w:delText>
              </w:r>
            </w:del>
          </w:p>
        </w:tc>
        <w:tc>
          <w:tcPr>
            <w:tcW w:w="831" w:type="dxa"/>
            <w:tcMar>
              <w:left w:w="70" w:type="dxa"/>
              <w:right w:w="70" w:type="dxa"/>
            </w:tcMar>
            <w:vAlign w:val="center"/>
          </w:tcPr>
          <w:p w14:paraId="67C7E752">
            <w:pPr>
              <w:keepNext w:val="0"/>
              <w:spacing w:before="20" w:after="20" w:line="260" w:lineRule="exact"/>
              <w:ind w:left="0" w:leftChars="0" w:right="0" w:rightChars="0" w:firstLine="0" w:firstLineChars="0"/>
              <w:jc w:val="center"/>
              <w:rPr>
                <w:del w:id="26338" w:author="xh" w:date="2026-10-19T14:30:46+08:00"/>
              </w:rPr>
            </w:pPr>
            <w:del w:id="26339" w:author="xh" w:date="2026-10-19T14:30:46+08:00">
              <w:r>
                <w:rPr>
                  <w:rFonts w:ascii="Times New Roman" w:hAnsi="Times New Roman" w:eastAsia="宋体"/>
                  <w:b w:val="0"/>
                  <w:sz w:val="18"/>
                </w:rPr>
                <w:delText>区域正向峰值</w:delText>
              </w:r>
            </w:del>
          </w:p>
        </w:tc>
        <w:tc>
          <w:tcPr>
            <w:tcW w:w="831" w:type="dxa"/>
            <w:tcMar>
              <w:left w:w="70" w:type="dxa"/>
              <w:right w:w="70" w:type="dxa"/>
            </w:tcMar>
            <w:vAlign w:val="center"/>
          </w:tcPr>
          <w:p w14:paraId="51271B0F">
            <w:pPr>
              <w:keepNext w:val="0"/>
              <w:spacing w:before="20" w:after="20" w:line="260" w:lineRule="exact"/>
              <w:ind w:left="0" w:leftChars="0" w:right="0" w:rightChars="0" w:firstLine="0" w:firstLineChars="0"/>
              <w:jc w:val="center"/>
              <w:rPr>
                <w:del w:id="26340" w:author="xh" w:date="2026-10-19T14:30:46+08:00"/>
              </w:rPr>
            </w:pPr>
            <w:del w:id="26341" w:author="xh" w:date="2026-10-19T14:30:46+08:00">
              <w:r>
                <w:rPr>
                  <w:rFonts w:ascii="Times New Roman" w:hAnsi="Times New Roman" w:eastAsia="宋体"/>
                  <w:b w:val="0"/>
                  <w:sz w:val="18"/>
                </w:rPr>
                <w:delText>2</w:delText>
              </w:r>
            </w:del>
          </w:p>
        </w:tc>
        <w:tc>
          <w:tcPr>
            <w:tcW w:w="831" w:type="dxa"/>
            <w:tcMar>
              <w:left w:w="70" w:type="dxa"/>
              <w:right w:w="70" w:type="dxa"/>
            </w:tcMar>
            <w:vAlign w:val="center"/>
          </w:tcPr>
          <w:p w14:paraId="237AB976">
            <w:pPr>
              <w:keepNext w:val="0"/>
              <w:spacing w:before="20" w:after="20" w:line="260" w:lineRule="exact"/>
              <w:ind w:left="0" w:leftChars="0" w:right="0" w:rightChars="0" w:firstLine="0" w:firstLineChars="0"/>
              <w:jc w:val="center"/>
              <w:rPr>
                <w:del w:id="26342" w:author="xh" w:date="2026-10-19T14:30:46+08:00"/>
              </w:rPr>
            </w:pPr>
            <w:del w:id="26343" w:author="xh" w:date="2026-10-19T14:30:46+08:00">
              <w:r>
                <w:rPr>
                  <w:rFonts w:ascii="Times New Roman" w:hAnsi="Times New Roman" w:eastAsia="宋体"/>
                  <w:b w:val="0"/>
                  <w:sz w:val="18"/>
                </w:rPr>
                <w:delText>2</w:delText>
              </w:r>
            </w:del>
          </w:p>
        </w:tc>
        <w:tc>
          <w:tcPr>
            <w:tcW w:w="831" w:type="dxa"/>
            <w:tcMar>
              <w:left w:w="70" w:type="dxa"/>
              <w:right w:w="70" w:type="dxa"/>
            </w:tcMar>
            <w:vAlign w:val="center"/>
          </w:tcPr>
          <w:p w14:paraId="660E3783">
            <w:pPr>
              <w:keepNext w:val="0"/>
              <w:spacing w:before="20" w:after="20" w:line="260" w:lineRule="exact"/>
              <w:ind w:left="0" w:leftChars="0" w:right="0" w:rightChars="0" w:firstLine="0" w:firstLineChars="0"/>
              <w:jc w:val="center"/>
              <w:rPr>
                <w:del w:id="26344" w:author="xh" w:date="2026-10-19T14:30:46+08:00"/>
              </w:rPr>
            </w:pPr>
            <w:del w:id="26345" w:author="xh" w:date="2026-10-19T14:30:46+08:00">
              <w:r>
                <w:rPr>
                  <w:rFonts w:ascii="Times New Roman" w:hAnsi="Times New Roman" w:eastAsia="宋体"/>
                  <w:b w:val="0"/>
                  <w:sz w:val="18"/>
                </w:rPr>
                <w:delText>26.05</w:delText>
              </w:r>
            </w:del>
          </w:p>
        </w:tc>
        <w:tc>
          <w:tcPr>
            <w:tcW w:w="831" w:type="dxa"/>
            <w:tcMar>
              <w:left w:w="70" w:type="dxa"/>
              <w:right w:w="70" w:type="dxa"/>
            </w:tcMar>
            <w:vAlign w:val="center"/>
          </w:tcPr>
          <w:p w14:paraId="6B0A6D05">
            <w:pPr>
              <w:keepNext w:val="0"/>
              <w:spacing w:before="20" w:after="20" w:line="260" w:lineRule="exact"/>
              <w:ind w:left="0" w:leftChars="0" w:right="0" w:rightChars="0" w:firstLine="0" w:firstLineChars="0"/>
              <w:jc w:val="center"/>
              <w:rPr>
                <w:del w:id="26346" w:author="xh" w:date="2026-10-19T14:30:46+08:00"/>
              </w:rPr>
            </w:pPr>
            <w:del w:id="26347" w:author="xh" w:date="2026-10-19T14:30:46+08:00">
              <w:r>
                <w:rPr>
                  <w:rFonts w:ascii="Times New Roman" w:hAnsi="Times New Roman" w:eastAsia="宋体"/>
                  <w:b w:val="0"/>
                  <w:sz w:val="18"/>
                </w:rPr>
                <w:delText>26.05</w:delText>
              </w:r>
            </w:del>
          </w:p>
        </w:tc>
        <w:tc>
          <w:tcPr>
            <w:tcW w:w="831" w:type="dxa"/>
            <w:tcMar>
              <w:left w:w="70" w:type="dxa"/>
              <w:right w:w="70" w:type="dxa"/>
            </w:tcMar>
            <w:vAlign w:val="center"/>
          </w:tcPr>
          <w:p w14:paraId="4323FBF2">
            <w:pPr>
              <w:keepNext w:val="0"/>
              <w:spacing w:before="20" w:after="20" w:line="260" w:lineRule="exact"/>
              <w:ind w:left="0" w:leftChars="0" w:right="0" w:rightChars="0" w:firstLine="0" w:firstLineChars="0"/>
              <w:jc w:val="center"/>
              <w:rPr>
                <w:del w:id="26348" w:author="xh" w:date="2026-10-19T14:30:46+08:00"/>
              </w:rPr>
            </w:pPr>
            <w:del w:id="26349"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626DC524">
            <w:pPr>
              <w:keepNext w:val="0"/>
              <w:spacing w:before="20" w:after="20" w:line="260" w:lineRule="exact"/>
              <w:ind w:left="0" w:leftChars="0" w:right="0" w:rightChars="0" w:firstLine="0" w:firstLineChars="0"/>
              <w:jc w:val="center"/>
              <w:rPr>
                <w:del w:id="26350" w:author="xh" w:date="2026-10-19T14:30:46+08:00"/>
              </w:rPr>
            </w:pPr>
            <w:del w:id="26351" w:author="xh" w:date="2026-10-19T14:30:46+08:00">
              <w:r>
                <w:rPr>
                  <w:rFonts w:ascii="Times New Roman" w:hAnsi="Times New Roman" w:eastAsia="宋体"/>
                  <w:b w:val="0"/>
                  <w:sz w:val="18"/>
                </w:rPr>
                <w:delText>16.36</w:delText>
              </w:r>
            </w:del>
          </w:p>
        </w:tc>
        <w:tc>
          <w:tcPr>
            <w:tcW w:w="831" w:type="dxa"/>
            <w:tcMar>
              <w:left w:w="70" w:type="dxa"/>
              <w:right w:w="70" w:type="dxa"/>
            </w:tcMar>
            <w:vAlign w:val="center"/>
          </w:tcPr>
          <w:p w14:paraId="5649DA4A">
            <w:pPr>
              <w:keepNext w:val="0"/>
              <w:spacing w:before="20" w:after="20" w:line="260" w:lineRule="exact"/>
              <w:ind w:left="0" w:leftChars="0" w:right="0" w:rightChars="0" w:firstLine="0" w:firstLineChars="0"/>
              <w:jc w:val="center"/>
              <w:rPr>
                <w:del w:id="26352" w:author="xh" w:date="2026-10-19T14:30:46+08:00"/>
              </w:rPr>
            </w:pPr>
            <w:del w:id="26353" w:author="xh" w:date="2026-10-19T14:30:46+08:00">
              <w:r>
                <w:rPr>
                  <w:rFonts w:ascii="Times New Roman" w:hAnsi="Times New Roman" w:eastAsia="宋体"/>
                  <w:b w:val="0"/>
                  <w:sz w:val="18"/>
                </w:rPr>
                <w:delText>16.36</w:delText>
              </w:r>
            </w:del>
          </w:p>
        </w:tc>
      </w:tr>
      <w:tr w14:paraId="1A295D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109" w:author="xh" w:date="2026-10-19T14:30:46+08:00"/>
        </w:trPr>
        <w:tc>
          <w:tcPr>
            <w:tcW w:w="831" w:type="dxa"/>
            <w:tcMar>
              <w:left w:w="70" w:type="dxa"/>
              <w:right w:w="70" w:type="dxa"/>
            </w:tcMar>
            <w:vAlign w:val="center"/>
          </w:tcPr>
          <w:p w14:paraId="6B890059">
            <w:pPr>
              <w:keepNext w:val="0"/>
              <w:spacing w:before="20" w:after="20" w:line="260" w:lineRule="exact"/>
              <w:ind w:left="0" w:leftChars="0" w:right="0" w:rightChars="0" w:firstLine="0" w:firstLineChars="0"/>
              <w:jc w:val="center"/>
              <w:rPr>
                <w:del w:id="26354" w:author="xh" w:date="2026-10-19T14:30:46+08:00"/>
              </w:rPr>
            </w:pPr>
            <w:del w:id="26355" w:author="xh" w:date="2026-10-19T14:30:46+08:00">
              <w:r>
                <w:rPr>
                  <w:rFonts w:ascii="Times New Roman" w:hAnsi="Times New Roman" w:eastAsia="宋体"/>
                  <w:b w:val="0"/>
                  <w:sz w:val="18"/>
                </w:rPr>
                <w:delText>弹性</w:delText>
              </w:r>
            </w:del>
          </w:p>
        </w:tc>
        <w:tc>
          <w:tcPr>
            <w:tcW w:w="831" w:type="dxa"/>
            <w:tcMar>
              <w:left w:w="70" w:type="dxa"/>
              <w:right w:w="70" w:type="dxa"/>
            </w:tcMar>
            <w:vAlign w:val="center"/>
          </w:tcPr>
          <w:p w14:paraId="68027F7A">
            <w:pPr>
              <w:keepNext w:val="0"/>
              <w:spacing w:before="20" w:after="20" w:line="260" w:lineRule="exact"/>
              <w:ind w:left="0" w:leftChars="0" w:right="0" w:rightChars="0" w:firstLine="0" w:firstLineChars="0"/>
              <w:jc w:val="center"/>
              <w:rPr>
                <w:del w:id="26356" w:author="xh" w:date="2026-10-19T14:30:46+08:00"/>
              </w:rPr>
            </w:pPr>
            <w:del w:id="26357" w:author="xh" w:date="2026-10-19T14:30:46+08:00">
              <w:r>
                <w:rPr>
                  <w:rFonts w:ascii="Times New Roman" w:hAnsi="Times New Roman" w:eastAsia="宋体"/>
                  <w:b w:val="0"/>
                  <w:sz w:val="18"/>
                </w:rPr>
                <w:delText>2023</w:delText>
              </w:r>
            </w:del>
          </w:p>
        </w:tc>
        <w:tc>
          <w:tcPr>
            <w:tcW w:w="831" w:type="dxa"/>
            <w:tcMar>
              <w:left w:w="70" w:type="dxa"/>
              <w:right w:w="70" w:type="dxa"/>
            </w:tcMar>
            <w:vAlign w:val="center"/>
          </w:tcPr>
          <w:p w14:paraId="6B0FDC8B">
            <w:pPr>
              <w:keepNext w:val="0"/>
              <w:spacing w:before="20" w:after="20" w:line="260" w:lineRule="exact"/>
              <w:ind w:left="0" w:leftChars="0" w:right="0" w:rightChars="0" w:firstLine="0" w:firstLineChars="0"/>
              <w:jc w:val="center"/>
              <w:rPr>
                <w:del w:id="26358" w:author="xh" w:date="2026-10-19T14:30:46+08:00"/>
              </w:rPr>
            </w:pPr>
            <w:del w:id="26359" w:author="xh" w:date="2026-10-19T14:30:46+08:00">
              <w:r>
                <w:rPr>
                  <w:rFonts w:ascii="Times New Roman" w:hAnsi="Times New Roman" w:eastAsia="宋体"/>
                  <w:b w:val="0"/>
                  <w:sz w:val="18"/>
                </w:rPr>
                <w:delText>区域最低净负荷</w:delText>
              </w:r>
            </w:del>
          </w:p>
        </w:tc>
        <w:tc>
          <w:tcPr>
            <w:tcW w:w="831" w:type="dxa"/>
            <w:tcMar>
              <w:left w:w="70" w:type="dxa"/>
              <w:right w:w="70" w:type="dxa"/>
            </w:tcMar>
            <w:vAlign w:val="center"/>
          </w:tcPr>
          <w:p w14:paraId="5F4BEFB2">
            <w:pPr>
              <w:keepNext w:val="0"/>
              <w:spacing w:before="20" w:after="20" w:line="260" w:lineRule="exact"/>
              <w:ind w:left="0" w:leftChars="0" w:right="0" w:rightChars="0" w:firstLine="0" w:firstLineChars="0"/>
              <w:jc w:val="center"/>
              <w:rPr>
                <w:del w:id="26360" w:author="xh" w:date="2026-10-19T14:30:46+08:00"/>
              </w:rPr>
            </w:pPr>
            <w:del w:id="26361" w:author="xh" w:date="2026-10-19T14:30:46+08:00">
              <w:r>
                <w:rPr>
                  <w:rFonts w:ascii="Times New Roman" w:hAnsi="Times New Roman" w:eastAsia="宋体"/>
                  <w:b w:val="0"/>
                  <w:sz w:val="18"/>
                </w:rPr>
                <w:delText>0</w:delText>
              </w:r>
            </w:del>
          </w:p>
        </w:tc>
        <w:tc>
          <w:tcPr>
            <w:tcW w:w="831" w:type="dxa"/>
            <w:tcMar>
              <w:left w:w="70" w:type="dxa"/>
              <w:right w:w="70" w:type="dxa"/>
            </w:tcMar>
            <w:vAlign w:val="center"/>
          </w:tcPr>
          <w:p w14:paraId="02B570DA">
            <w:pPr>
              <w:keepNext w:val="0"/>
              <w:spacing w:before="20" w:after="20" w:line="260" w:lineRule="exact"/>
              <w:ind w:left="0" w:leftChars="0" w:right="0" w:rightChars="0" w:firstLine="0" w:firstLineChars="0"/>
              <w:jc w:val="center"/>
              <w:rPr>
                <w:del w:id="26362" w:author="xh" w:date="2026-10-19T14:30:46+08:00"/>
              </w:rPr>
            </w:pPr>
            <w:del w:id="26363" w:author="xh" w:date="2026-10-19T14:30:46+08:00">
              <w:r>
                <w:rPr>
                  <w:rFonts w:ascii="Times New Roman" w:hAnsi="Times New Roman" w:eastAsia="宋体"/>
                  <w:b w:val="0"/>
                  <w:sz w:val="18"/>
                </w:rPr>
                <w:delText>0</w:delText>
              </w:r>
            </w:del>
          </w:p>
        </w:tc>
        <w:tc>
          <w:tcPr>
            <w:tcW w:w="831" w:type="dxa"/>
            <w:tcMar>
              <w:left w:w="70" w:type="dxa"/>
              <w:right w:w="70" w:type="dxa"/>
            </w:tcMar>
            <w:vAlign w:val="center"/>
          </w:tcPr>
          <w:p w14:paraId="65DC51B1">
            <w:pPr>
              <w:keepNext w:val="0"/>
              <w:spacing w:before="20" w:after="20" w:line="260" w:lineRule="exact"/>
              <w:ind w:left="0" w:leftChars="0" w:right="0" w:rightChars="0" w:firstLine="0" w:firstLineChars="0"/>
              <w:jc w:val="center"/>
              <w:rPr>
                <w:del w:id="26364" w:author="xh" w:date="2026-10-19T14:30:46+08:00"/>
              </w:rPr>
            </w:pPr>
            <w:del w:id="26365"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1859EE88">
            <w:pPr>
              <w:keepNext w:val="0"/>
              <w:spacing w:before="20" w:after="20" w:line="260" w:lineRule="exact"/>
              <w:ind w:left="0" w:leftChars="0" w:right="0" w:rightChars="0" w:firstLine="0" w:firstLineChars="0"/>
              <w:jc w:val="center"/>
              <w:rPr>
                <w:del w:id="26366" w:author="xh" w:date="2026-10-19T14:30:46+08:00"/>
              </w:rPr>
            </w:pPr>
            <w:del w:id="26367"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6E9C9581">
            <w:pPr>
              <w:keepNext w:val="0"/>
              <w:spacing w:before="20" w:after="20" w:line="260" w:lineRule="exact"/>
              <w:ind w:left="0" w:leftChars="0" w:right="0" w:rightChars="0" w:firstLine="0" w:firstLineChars="0"/>
              <w:jc w:val="center"/>
              <w:rPr>
                <w:del w:id="26368" w:author="xh" w:date="2026-10-19T14:30:46+08:00"/>
              </w:rPr>
            </w:pPr>
            <w:del w:id="26369"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0E808206">
            <w:pPr>
              <w:keepNext w:val="0"/>
              <w:spacing w:before="20" w:after="20" w:line="260" w:lineRule="exact"/>
              <w:ind w:left="0" w:leftChars="0" w:right="0" w:rightChars="0" w:firstLine="0" w:firstLineChars="0"/>
              <w:jc w:val="center"/>
              <w:rPr>
                <w:del w:id="26370" w:author="xh" w:date="2026-10-19T14:30:46+08:00"/>
              </w:rPr>
            </w:pPr>
            <w:del w:id="26371"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149D3B8A">
            <w:pPr>
              <w:keepNext w:val="0"/>
              <w:spacing w:before="20" w:after="20" w:line="260" w:lineRule="exact"/>
              <w:ind w:left="0" w:leftChars="0" w:right="0" w:rightChars="0" w:firstLine="0" w:firstLineChars="0"/>
              <w:jc w:val="center"/>
              <w:rPr>
                <w:del w:id="26372" w:author="xh" w:date="2026-10-19T14:30:46+08:00"/>
              </w:rPr>
            </w:pPr>
            <w:del w:id="26373" w:author="xh" w:date="2026-10-19T14:30:46+08:00">
              <w:r>
                <w:rPr>
                  <w:rFonts w:ascii="Times New Roman" w:hAnsi="Times New Roman" w:eastAsia="宋体"/>
                  <w:b w:val="0"/>
                  <w:sz w:val="18"/>
                </w:rPr>
                <w:delText>0.00</w:delText>
              </w:r>
            </w:del>
          </w:p>
        </w:tc>
      </w:tr>
      <w:tr w14:paraId="5415A3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110" w:author="xh" w:date="2026-10-19T14:30:46+08:00"/>
        </w:trPr>
        <w:tc>
          <w:tcPr>
            <w:tcW w:w="831" w:type="dxa"/>
            <w:tcMar>
              <w:left w:w="70" w:type="dxa"/>
              <w:right w:w="70" w:type="dxa"/>
            </w:tcMar>
            <w:vAlign w:val="center"/>
          </w:tcPr>
          <w:p w14:paraId="6835BFD4">
            <w:pPr>
              <w:keepNext w:val="0"/>
              <w:spacing w:before="20" w:after="20" w:line="260" w:lineRule="exact"/>
              <w:ind w:left="0" w:leftChars="0" w:right="0" w:rightChars="0" w:firstLine="0" w:firstLineChars="0"/>
              <w:jc w:val="center"/>
              <w:rPr>
                <w:del w:id="26374" w:author="xh" w:date="2026-10-19T14:30:46+08:00"/>
              </w:rPr>
            </w:pPr>
            <w:del w:id="26375" w:author="xh" w:date="2026-10-19T14:30:46+08:00">
              <w:r>
                <w:rPr>
                  <w:rFonts w:ascii="Times New Roman" w:hAnsi="Times New Roman" w:eastAsia="宋体"/>
                  <w:b w:val="0"/>
                  <w:sz w:val="18"/>
                </w:rPr>
                <w:delText>弹性</w:delText>
              </w:r>
            </w:del>
          </w:p>
        </w:tc>
        <w:tc>
          <w:tcPr>
            <w:tcW w:w="831" w:type="dxa"/>
            <w:tcMar>
              <w:left w:w="70" w:type="dxa"/>
              <w:right w:w="70" w:type="dxa"/>
            </w:tcMar>
            <w:vAlign w:val="center"/>
          </w:tcPr>
          <w:p w14:paraId="6C888D01">
            <w:pPr>
              <w:keepNext w:val="0"/>
              <w:spacing w:before="20" w:after="20" w:line="260" w:lineRule="exact"/>
              <w:ind w:left="0" w:leftChars="0" w:right="0" w:rightChars="0" w:firstLine="0" w:firstLineChars="0"/>
              <w:jc w:val="center"/>
              <w:rPr>
                <w:del w:id="26376" w:author="xh" w:date="2026-10-19T14:30:46+08:00"/>
              </w:rPr>
            </w:pPr>
            <w:del w:id="26377" w:author="xh" w:date="2026-10-19T14:30:46+08:00">
              <w:r>
                <w:rPr>
                  <w:rFonts w:ascii="Times New Roman" w:hAnsi="Times New Roman" w:eastAsia="宋体"/>
                  <w:b w:val="0"/>
                  <w:sz w:val="18"/>
                </w:rPr>
                <w:delText>2024</w:delText>
              </w:r>
            </w:del>
          </w:p>
        </w:tc>
        <w:tc>
          <w:tcPr>
            <w:tcW w:w="831" w:type="dxa"/>
            <w:tcMar>
              <w:left w:w="70" w:type="dxa"/>
              <w:right w:w="70" w:type="dxa"/>
            </w:tcMar>
            <w:vAlign w:val="center"/>
          </w:tcPr>
          <w:p w14:paraId="7B7CBC6C">
            <w:pPr>
              <w:keepNext w:val="0"/>
              <w:spacing w:before="20" w:after="20" w:line="260" w:lineRule="exact"/>
              <w:ind w:left="0" w:leftChars="0" w:right="0" w:rightChars="0" w:firstLine="0" w:firstLineChars="0"/>
              <w:jc w:val="center"/>
              <w:rPr>
                <w:del w:id="26378" w:author="xh" w:date="2026-10-19T14:30:46+08:00"/>
              </w:rPr>
            </w:pPr>
            <w:del w:id="26379" w:author="xh" w:date="2026-10-19T14:30:46+08:00">
              <w:r>
                <w:rPr>
                  <w:rFonts w:ascii="Times New Roman" w:hAnsi="Times New Roman" w:eastAsia="宋体"/>
                  <w:b w:val="0"/>
                  <w:sz w:val="18"/>
                </w:rPr>
                <w:delText>区域正向峰值</w:delText>
              </w:r>
            </w:del>
          </w:p>
        </w:tc>
        <w:tc>
          <w:tcPr>
            <w:tcW w:w="831" w:type="dxa"/>
            <w:tcMar>
              <w:left w:w="70" w:type="dxa"/>
              <w:right w:w="70" w:type="dxa"/>
            </w:tcMar>
            <w:vAlign w:val="center"/>
          </w:tcPr>
          <w:p w14:paraId="09D4E3E1">
            <w:pPr>
              <w:keepNext w:val="0"/>
              <w:spacing w:before="20" w:after="20" w:line="260" w:lineRule="exact"/>
              <w:ind w:left="0" w:leftChars="0" w:right="0" w:rightChars="0" w:firstLine="0" w:firstLineChars="0"/>
              <w:jc w:val="center"/>
              <w:rPr>
                <w:del w:id="26380" w:author="xh" w:date="2026-10-19T14:30:46+08:00"/>
              </w:rPr>
            </w:pPr>
            <w:del w:id="26381" w:author="xh" w:date="2026-10-19T14:30:46+08:00">
              <w:r>
                <w:rPr>
                  <w:rFonts w:ascii="Times New Roman" w:hAnsi="Times New Roman" w:eastAsia="宋体"/>
                  <w:b w:val="0"/>
                  <w:sz w:val="18"/>
                </w:rPr>
                <w:delText>2</w:delText>
              </w:r>
            </w:del>
          </w:p>
        </w:tc>
        <w:tc>
          <w:tcPr>
            <w:tcW w:w="831" w:type="dxa"/>
            <w:tcMar>
              <w:left w:w="70" w:type="dxa"/>
              <w:right w:w="70" w:type="dxa"/>
            </w:tcMar>
            <w:vAlign w:val="center"/>
          </w:tcPr>
          <w:p w14:paraId="54128D72">
            <w:pPr>
              <w:keepNext w:val="0"/>
              <w:spacing w:before="20" w:after="20" w:line="260" w:lineRule="exact"/>
              <w:ind w:left="0" w:leftChars="0" w:right="0" w:rightChars="0" w:firstLine="0" w:firstLineChars="0"/>
              <w:jc w:val="center"/>
              <w:rPr>
                <w:del w:id="26382" w:author="xh" w:date="2026-10-19T14:30:46+08:00"/>
              </w:rPr>
            </w:pPr>
            <w:del w:id="26383" w:author="xh" w:date="2026-10-19T14:30:46+08:00">
              <w:r>
                <w:rPr>
                  <w:rFonts w:ascii="Times New Roman" w:hAnsi="Times New Roman" w:eastAsia="宋体"/>
                  <w:b w:val="0"/>
                  <w:sz w:val="18"/>
                </w:rPr>
                <w:delText>2</w:delText>
              </w:r>
            </w:del>
          </w:p>
        </w:tc>
        <w:tc>
          <w:tcPr>
            <w:tcW w:w="831" w:type="dxa"/>
            <w:tcMar>
              <w:left w:w="70" w:type="dxa"/>
              <w:right w:w="70" w:type="dxa"/>
            </w:tcMar>
            <w:vAlign w:val="center"/>
          </w:tcPr>
          <w:p w14:paraId="75BCE440">
            <w:pPr>
              <w:keepNext w:val="0"/>
              <w:spacing w:before="20" w:after="20" w:line="260" w:lineRule="exact"/>
              <w:ind w:left="0" w:leftChars="0" w:right="0" w:rightChars="0" w:firstLine="0" w:firstLineChars="0"/>
              <w:jc w:val="center"/>
              <w:rPr>
                <w:del w:id="26384" w:author="xh" w:date="2026-10-19T14:30:46+08:00"/>
              </w:rPr>
            </w:pPr>
            <w:del w:id="26385" w:author="xh" w:date="2026-10-19T14:30:46+08:00">
              <w:r>
                <w:rPr>
                  <w:rFonts w:ascii="Times New Roman" w:hAnsi="Times New Roman" w:eastAsia="宋体"/>
                  <w:b w:val="0"/>
                  <w:sz w:val="18"/>
                </w:rPr>
                <w:delText>12.70</w:delText>
              </w:r>
            </w:del>
          </w:p>
        </w:tc>
        <w:tc>
          <w:tcPr>
            <w:tcW w:w="831" w:type="dxa"/>
            <w:tcMar>
              <w:left w:w="70" w:type="dxa"/>
              <w:right w:w="70" w:type="dxa"/>
            </w:tcMar>
            <w:vAlign w:val="center"/>
          </w:tcPr>
          <w:p w14:paraId="13C3AE23">
            <w:pPr>
              <w:keepNext w:val="0"/>
              <w:spacing w:before="20" w:after="20" w:line="260" w:lineRule="exact"/>
              <w:ind w:left="0" w:leftChars="0" w:right="0" w:rightChars="0" w:firstLine="0" w:firstLineChars="0"/>
              <w:jc w:val="center"/>
              <w:rPr>
                <w:del w:id="26386" w:author="xh" w:date="2026-10-19T14:30:46+08:00"/>
              </w:rPr>
            </w:pPr>
            <w:del w:id="26387" w:author="xh" w:date="2026-10-19T14:30:46+08:00">
              <w:r>
                <w:rPr>
                  <w:rFonts w:ascii="Times New Roman" w:hAnsi="Times New Roman" w:eastAsia="宋体"/>
                  <w:b w:val="0"/>
                  <w:sz w:val="18"/>
                </w:rPr>
                <w:delText>12.70</w:delText>
              </w:r>
            </w:del>
          </w:p>
        </w:tc>
        <w:tc>
          <w:tcPr>
            <w:tcW w:w="831" w:type="dxa"/>
            <w:tcMar>
              <w:left w:w="70" w:type="dxa"/>
              <w:right w:w="70" w:type="dxa"/>
            </w:tcMar>
            <w:vAlign w:val="center"/>
          </w:tcPr>
          <w:p w14:paraId="1F1925BB">
            <w:pPr>
              <w:keepNext w:val="0"/>
              <w:spacing w:before="20" w:after="20" w:line="260" w:lineRule="exact"/>
              <w:ind w:left="0" w:leftChars="0" w:right="0" w:rightChars="0" w:firstLine="0" w:firstLineChars="0"/>
              <w:jc w:val="center"/>
              <w:rPr>
                <w:del w:id="26388" w:author="xh" w:date="2026-10-19T14:30:46+08:00"/>
              </w:rPr>
            </w:pPr>
            <w:del w:id="26389"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29A15C18">
            <w:pPr>
              <w:keepNext w:val="0"/>
              <w:spacing w:before="20" w:after="20" w:line="260" w:lineRule="exact"/>
              <w:ind w:left="0" w:leftChars="0" w:right="0" w:rightChars="0" w:firstLine="0" w:firstLineChars="0"/>
              <w:jc w:val="center"/>
              <w:rPr>
                <w:del w:id="26390" w:author="xh" w:date="2026-10-19T14:30:46+08:00"/>
              </w:rPr>
            </w:pPr>
            <w:del w:id="26391" w:author="xh" w:date="2026-10-19T14:30:46+08:00">
              <w:r>
                <w:rPr>
                  <w:rFonts w:ascii="Times New Roman" w:hAnsi="Times New Roman" w:eastAsia="宋体"/>
                  <w:b w:val="0"/>
                  <w:sz w:val="18"/>
                </w:rPr>
                <w:delText>10.80</w:delText>
              </w:r>
            </w:del>
          </w:p>
        </w:tc>
        <w:tc>
          <w:tcPr>
            <w:tcW w:w="831" w:type="dxa"/>
            <w:tcMar>
              <w:left w:w="70" w:type="dxa"/>
              <w:right w:w="70" w:type="dxa"/>
            </w:tcMar>
            <w:vAlign w:val="center"/>
          </w:tcPr>
          <w:p w14:paraId="2A0B46DE">
            <w:pPr>
              <w:keepNext w:val="0"/>
              <w:spacing w:before="20" w:after="20" w:line="260" w:lineRule="exact"/>
              <w:ind w:left="0" w:leftChars="0" w:right="0" w:rightChars="0" w:firstLine="0" w:firstLineChars="0"/>
              <w:jc w:val="center"/>
              <w:rPr>
                <w:del w:id="26392" w:author="xh" w:date="2026-10-19T14:30:46+08:00"/>
              </w:rPr>
            </w:pPr>
            <w:del w:id="26393" w:author="xh" w:date="2026-10-19T14:30:46+08:00">
              <w:r>
                <w:rPr>
                  <w:rFonts w:ascii="Times New Roman" w:hAnsi="Times New Roman" w:eastAsia="宋体"/>
                  <w:b w:val="0"/>
                  <w:sz w:val="18"/>
                </w:rPr>
                <w:delText>10.80</w:delText>
              </w:r>
            </w:del>
          </w:p>
        </w:tc>
      </w:tr>
      <w:tr w14:paraId="0C9C5E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111" w:author="xh" w:date="2026-10-19T14:30:46+08:00"/>
        </w:trPr>
        <w:tc>
          <w:tcPr>
            <w:tcW w:w="831" w:type="dxa"/>
            <w:tcMar>
              <w:left w:w="70" w:type="dxa"/>
              <w:right w:w="70" w:type="dxa"/>
            </w:tcMar>
            <w:vAlign w:val="center"/>
          </w:tcPr>
          <w:p w14:paraId="164070CA">
            <w:pPr>
              <w:keepNext w:val="0"/>
              <w:spacing w:before="20" w:after="20" w:line="260" w:lineRule="exact"/>
              <w:ind w:left="0" w:leftChars="0" w:right="0" w:rightChars="0" w:firstLine="0" w:firstLineChars="0"/>
              <w:jc w:val="center"/>
              <w:rPr>
                <w:del w:id="26394" w:author="xh" w:date="2026-10-19T14:30:46+08:00"/>
              </w:rPr>
            </w:pPr>
            <w:del w:id="26395" w:author="xh" w:date="2026-10-19T14:30:46+08:00">
              <w:r>
                <w:rPr>
                  <w:rFonts w:ascii="Times New Roman" w:hAnsi="Times New Roman" w:eastAsia="宋体"/>
                  <w:b w:val="0"/>
                  <w:sz w:val="18"/>
                </w:rPr>
                <w:delText>弹性</w:delText>
              </w:r>
            </w:del>
          </w:p>
        </w:tc>
        <w:tc>
          <w:tcPr>
            <w:tcW w:w="831" w:type="dxa"/>
            <w:tcMar>
              <w:left w:w="70" w:type="dxa"/>
              <w:right w:w="70" w:type="dxa"/>
            </w:tcMar>
            <w:vAlign w:val="center"/>
          </w:tcPr>
          <w:p w14:paraId="3124F815">
            <w:pPr>
              <w:keepNext w:val="0"/>
              <w:spacing w:before="20" w:after="20" w:line="260" w:lineRule="exact"/>
              <w:ind w:left="0" w:leftChars="0" w:right="0" w:rightChars="0" w:firstLine="0" w:firstLineChars="0"/>
              <w:jc w:val="center"/>
              <w:rPr>
                <w:del w:id="26396" w:author="xh" w:date="2026-10-19T14:30:46+08:00"/>
              </w:rPr>
            </w:pPr>
            <w:del w:id="26397" w:author="xh" w:date="2026-10-19T14:30:46+08:00">
              <w:r>
                <w:rPr>
                  <w:rFonts w:ascii="Times New Roman" w:hAnsi="Times New Roman" w:eastAsia="宋体"/>
                  <w:b w:val="0"/>
                  <w:sz w:val="18"/>
                </w:rPr>
                <w:delText>2024</w:delText>
              </w:r>
            </w:del>
          </w:p>
        </w:tc>
        <w:tc>
          <w:tcPr>
            <w:tcW w:w="831" w:type="dxa"/>
            <w:tcMar>
              <w:left w:w="70" w:type="dxa"/>
              <w:right w:w="70" w:type="dxa"/>
            </w:tcMar>
            <w:vAlign w:val="center"/>
          </w:tcPr>
          <w:p w14:paraId="39FD1CBB">
            <w:pPr>
              <w:keepNext w:val="0"/>
              <w:spacing w:before="20" w:after="20" w:line="260" w:lineRule="exact"/>
              <w:ind w:left="0" w:leftChars="0" w:right="0" w:rightChars="0" w:firstLine="0" w:firstLineChars="0"/>
              <w:jc w:val="center"/>
              <w:rPr>
                <w:del w:id="26398" w:author="xh" w:date="2026-10-19T14:30:46+08:00"/>
              </w:rPr>
            </w:pPr>
            <w:del w:id="26399" w:author="xh" w:date="2026-10-19T14:30:46+08:00">
              <w:r>
                <w:rPr>
                  <w:rFonts w:ascii="Times New Roman" w:hAnsi="Times New Roman" w:eastAsia="宋体"/>
                  <w:b w:val="0"/>
                  <w:sz w:val="18"/>
                </w:rPr>
                <w:delText>区域最低净负荷</w:delText>
              </w:r>
            </w:del>
          </w:p>
        </w:tc>
        <w:tc>
          <w:tcPr>
            <w:tcW w:w="831" w:type="dxa"/>
            <w:tcMar>
              <w:left w:w="70" w:type="dxa"/>
              <w:right w:w="70" w:type="dxa"/>
            </w:tcMar>
            <w:vAlign w:val="center"/>
          </w:tcPr>
          <w:p w14:paraId="4B20DFD9">
            <w:pPr>
              <w:keepNext w:val="0"/>
              <w:spacing w:before="20" w:after="20" w:line="260" w:lineRule="exact"/>
              <w:ind w:left="0" w:leftChars="0" w:right="0" w:rightChars="0" w:firstLine="0" w:firstLineChars="0"/>
              <w:jc w:val="center"/>
              <w:rPr>
                <w:del w:id="26400" w:author="xh" w:date="2026-10-19T14:30:46+08:00"/>
              </w:rPr>
            </w:pPr>
            <w:del w:id="26401" w:author="xh" w:date="2026-10-19T14:30:46+08:00">
              <w:r>
                <w:rPr>
                  <w:rFonts w:ascii="Times New Roman" w:hAnsi="Times New Roman" w:eastAsia="宋体"/>
                  <w:b w:val="0"/>
                  <w:sz w:val="18"/>
                </w:rPr>
                <w:delText>0</w:delText>
              </w:r>
            </w:del>
          </w:p>
        </w:tc>
        <w:tc>
          <w:tcPr>
            <w:tcW w:w="831" w:type="dxa"/>
            <w:tcMar>
              <w:left w:w="70" w:type="dxa"/>
              <w:right w:w="70" w:type="dxa"/>
            </w:tcMar>
            <w:vAlign w:val="center"/>
          </w:tcPr>
          <w:p w14:paraId="2B791AD9">
            <w:pPr>
              <w:keepNext w:val="0"/>
              <w:spacing w:before="20" w:after="20" w:line="260" w:lineRule="exact"/>
              <w:ind w:left="0" w:leftChars="0" w:right="0" w:rightChars="0" w:firstLine="0" w:firstLineChars="0"/>
              <w:jc w:val="center"/>
              <w:rPr>
                <w:del w:id="26402" w:author="xh" w:date="2026-10-19T14:30:46+08:00"/>
              </w:rPr>
            </w:pPr>
            <w:del w:id="26403" w:author="xh" w:date="2026-10-19T14:30:46+08:00">
              <w:r>
                <w:rPr>
                  <w:rFonts w:ascii="Times New Roman" w:hAnsi="Times New Roman" w:eastAsia="宋体"/>
                  <w:b w:val="0"/>
                  <w:sz w:val="18"/>
                </w:rPr>
                <w:delText>0</w:delText>
              </w:r>
            </w:del>
          </w:p>
        </w:tc>
        <w:tc>
          <w:tcPr>
            <w:tcW w:w="831" w:type="dxa"/>
            <w:tcMar>
              <w:left w:w="70" w:type="dxa"/>
              <w:right w:w="70" w:type="dxa"/>
            </w:tcMar>
            <w:vAlign w:val="center"/>
          </w:tcPr>
          <w:p w14:paraId="2F839AD2">
            <w:pPr>
              <w:keepNext w:val="0"/>
              <w:spacing w:before="20" w:after="20" w:line="260" w:lineRule="exact"/>
              <w:ind w:left="0" w:leftChars="0" w:right="0" w:rightChars="0" w:firstLine="0" w:firstLineChars="0"/>
              <w:jc w:val="center"/>
              <w:rPr>
                <w:del w:id="26404" w:author="xh" w:date="2026-10-19T14:30:46+08:00"/>
              </w:rPr>
            </w:pPr>
            <w:del w:id="26405"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3C80EA7D">
            <w:pPr>
              <w:keepNext w:val="0"/>
              <w:spacing w:before="20" w:after="20" w:line="260" w:lineRule="exact"/>
              <w:ind w:left="0" w:leftChars="0" w:right="0" w:rightChars="0" w:firstLine="0" w:firstLineChars="0"/>
              <w:jc w:val="center"/>
              <w:rPr>
                <w:del w:id="26406" w:author="xh" w:date="2026-10-19T14:30:46+08:00"/>
              </w:rPr>
            </w:pPr>
            <w:del w:id="26407"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580749B1">
            <w:pPr>
              <w:keepNext w:val="0"/>
              <w:spacing w:before="20" w:after="20" w:line="260" w:lineRule="exact"/>
              <w:ind w:left="0" w:leftChars="0" w:right="0" w:rightChars="0" w:firstLine="0" w:firstLineChars="0"/>
              <w:jc w:val="center"/>
              <w:rPr>
                <w:del w:id="26408" w:author="xh" w:date="2026-10-19T14:30:46+08:00"/>
              </w:rPr>
            </w:pPr>
            <w:del w:id="26409"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20573AE2">
            <w:pPr>
              <w:keepNext w:val="0"/>
              <w:spacing w:before="20" w:after="20" w:line="260" w:lineRule="exact"/>
              <w:ind w:left="0" w:leftChars="0" w:right="0" w:rightChars="0" w:firstLine="0" w:firstLineChars="0"/>
              <w:jc w:val="center"/>
              <w:rPr>
                <w:del w:id="26410" w:author="xh" w:date="2026-10-19T14:30:46+08:00"/>
              </w:rPr>
            </w:pPr>
            <w:del w:id="26411"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03A98008">
            <w:pPr>
              <w:keepNext w:val="0"/>
              <w:spacing w:before="20" w:after="20" w:line="260" w:lineRule="exact"/>
              <w:ind w:left="0" w:leftChars="0" w:right="0" w:rightChars="0" w:firstLine="0" w:firstLineChars="0"/>
              <w:jc w:val="center"/>
              <w:rPr>
                <w:del w:id="26412" w:author="xh" w:date="2026-10-19T14:30:46+08:00"/>
              </w:rPr>
            </w:pPr>
            <w:del w:id="26413" w:author="xh" w:date="2026-10-19T14:30:46+08:00">
              <w:r>
                <w:rPr>
                  <w:rFonts w:ascii="Times New Roman" w:hAnsi="Times New Roman" w:eastAsia="宋体"/>
                  <w:b w:val="0"/>
                  <w:sz w:val="18"/>
                </w:rPr>
                <w:delText>0.00</w:delText>
              </w:r>
            </w:del>
          </w:p>
        </w:tc>
      </w:tr>
      <w:tr w14:paraId="26DF83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del w:id="26112" w:author="xh" w:date="2026-10-19T14:30:46+08:00"/>
        </w:trPr>
        <w:tc>
          <w:tcPr>
            <w:tcW w:w="831" w:type="dxa"/>
            <w:tcMar>
              <w:left w:w="70" w:type="dxa"/>
              <w:right w:w="70" w:type="dxa"/>
            </w:tcMar>
            <w:vAlign w:val="center"/>
          </w:tcPr>
          <w:p w14:paraId="7EAA626E">
            <w:pPr>
              <w:keepNext w:val="0"/>
              <w:spacing w:before="20" w:after="20" w:line="260" w:lineRule="exact"/>
              <w:ind w:left="0" w:leftChars="0" w:right="0" w:rightChars="0" w:firstLine="0" w:firstLineChars="0"/>
              <w:jc w:val="center"/>
              <w:rPr>
                <w:del w:id="26414" w:author="xh" w:date="2026-10-19T14:30:46+08:00"/>
              </w:rPr>
            </w:pPr>
            <w:del w:id="26415" w:author="xh" w:date="2026-10-19T14:30:46+08:00">
              <w:r>
                <w:rPr>
                  <w:rFonts w:ascii="Times New Roman" w:hAnsi="Times New Roman" w:eastAsia="宋体"/>
                  <w:b w:val="0"/>
                  <w:sz w:val="18"/>
                </w:rPr>
                <w:delText>弹性</w:delText>
              </w:r>
            </w:del>
          </w:p>
        </w:tc>
        <w:tc>
          <w:tcPr>
            <w:tcW w:w="831" w:type="dxa"/>
            <w:tcMar>
              <w:left w:w="70" w:type="dxa"/>
              <w:right w:w="70" w:type="dxa"/>
            </w:tcMar>
            <w:vAlign w:val="center"/>
          </w:tcPr>
          <w:p w14:paraId="1D7B5156">
            <w:pPr>
              <w:keepNext w:val="0"/>
              <w:spacing w:before="20" w:after="20" w:line="260" w:lineRule="exact"/>
              <w:ind w:left="0" w:leftChars="0" w:right="0" w:rightChars="0" w:firstLine="0" w:firstLineChars="0"/>
              <w:jc w:val="center"/>
              <w:rPr>
                <w:del w:id="26416" w:author="xh" w:date="2026-10-19T14:30:46+08:00"/>
              </w:rPr>
            </w:pPr>
            <w:del w:id="26417" w:author="xh" w:date="2026-10-19T14:30:46+08:00">
              <w:r>
                <w:rPr>
                  <w:rFonts w:ascii="Times New Roman" w:hAnsi="Times New Roman" w:eastAsia="宋体"/>
                  <w:b w:val="0"/>
                  <w:sz w:val="18"/>
                </w:rPr>
                <w:delText>2025</w:delText>
              </w:r>
            </w:del>
          </w:p>
        </w:tc>
        <w:tc>
          <w:tcPr>
            <w:tcW w:w="831" w:type="dxa"/>
            <w:tcMar>
              <w:left w:w="70" w:type="dxa"/>
              <w:right w:w="70" w:type="dxa"/>
            </w:tcMar>
            <w:vAlign w:val="center"/>
          </w:tcPr>
          <w:p w14:paraId="7AFC3307">
            <w:pPr>
              <w:keepNext w:val="0"/>
              <w:spacing w:before="20" w:after="20" w:line="260" w:lineRule="exact"/>
              <w:ind w:left="0" w:leftChars="0" w:right="0" w:rightChars="0" w:firstLine="0" w:firstLineChars="0"/>
              <w:jc w:val="center"/>
              <w:rPr>
                <w:del w:id="26418" w:author="xh" w:date="2026-10-19T14:30:46+08:00"/>
              </w:rPr>
            </w:pPr>
            <w:del w:id="26419" w:author="xh" w:date="2026-10-19T14:30:46+08:00">
              <w:r>
                <w:rPr>
                  <w:rFonts w:ascii="Times New Roman" w:hAnsi="Times New Roman" w:eastAsia="宋体"/>
                  <w:b w:val="0"/>
                  <w:sz w:val="18"/>
                </w:rPr>
                <w:delText>区域正向峰值</w:delText>
              </w:r>
            </w:del>
          </w:p>
        </w:tc>
        <w:tc>
          <w:tcPr>
            <w:tcW w:w="831" w:type="dxa"/>
            <w:tcMar>
              <w:left w:w="70" w:type="dxa"/>
              <w:right w:w="70" w:type="dxa"/>
            </w:tcMar>
            <w:vAlign w:val="center"/>
          </w:tcPr>
          <w:p w14:paraId="59387BFC">
            <w:pPr>
              <w:keepNext w:val="0"/>
              <w:spacing w:before="20" w:after="20" w:line="260" w:lineRule="exact"/>
              <w:ind w:left="0" w:leftChars="0" w:right="0" w:rightChars="0" w:firstLine="0" w:firstLineChars="0"/>
              <w:jc w:val="center"/>
              <w:rPr>
                <w:del w:id="26420" w:author="xh" w:date="2026-10-19T14:30:46+08:00"/>
              </w:rPr>
            </w:pPr>
            <w:del w:id="26421" w:author="xh" w:date="2026-10-19T14:30:46+08:00">
              <w:r>
                <w:rPr>
                  <w:rFonts w:ascii="Times New Roman" w:hAnsi="Times New Roman" w:eastAsia="宋体"/>
                  <w:b w:val="0"/>
                  <w:sz w:val="18"/>
                </w:rPr>
                <w:delText>2</w:delText>
              </w:r>
            </w:del>
          </w:p>
        </w:tc>
        <w:tc>
          <w:tcPr>
            <w:tcW w:w="831" w:type="dxa"/>
            <w:tcMar>
              <w:left w:w="70" w:type="dxa"/>
              <w:right w:w="70" w:type="dxa"/>
            </w:tcMar>
            <w:vAlign w:val="center"/>
          </w:tcPr>
          <w:p w14:paraId="4006093E">
            <w:pPr>
              <w:keepNext w:val="0"/>
              <w:spacing w:before="20" w:after="20" w:line="260" w:lineRule="exact"/>
              <w:ind w:left="0" w:leftChars="0" w:right="0" w:rightChars="0" w:firstLine="0" w:firstLineChars="0"/>
              <w:jc w:val="center"/>
              <w:rPr>
                <w:del w:id="26422" w:author="xh" w:date="2026-10-19T14:30:46+08:00"/>
              </w:rPr>
            </w:pPr>
            <w:del w:id="26423" w:author="xh" w:date="2026-10-19T14:30:46+08:00">
              <w:r>
                <w:rPr>
                  <w:rFonts w:ascii="Times New Roman" w:hAnsi="Times New Roman" w:eastAsia="宋体"/>
                  <w:b w:val="0"/>
                  <w:sz w:val="18"/>
                </w:rPr>
                <w:delText>2</w:delText>
              </w:r>
            </w:del>
          </w:p>
        </w:tc>
        <w:tc>
          <w:tcPr>
            <w:tcW w:w="831" w:type="dxa"/>
            <w:tcMar>
              <w:left w:w="70" w:type="dxa"/>
              <w:right w:w="70" w:type="dxa"/>
            </w:tcMar>
            <w:vAlign w:val="center"/>
          </w:tcPr>
          <w:p w14:paraId="7972DB89">
            <w:pPr>
              <w:keepNext w:val="0"/>
              <w:spacing w:before="20" w:after="20" w:line="260" w:lineRule="exact"/>
              <w:ind w:left="0" w:leftChars="0" w:right="0" w:rightChars="0" w:firstLine="0" w:firstLineChars="0"/>
              <w:jc w:val="center"/>
              <w:rPr>
                <w:del w:id="26424" w:author="xh" w:date="2026-10-19T14:30:46+08:00"/>
              </w:rPr>
            </w:pPr>
            <w:del w:id="26425" w:author="xh" w:date="2026-10-19T14:30:46+08:00">
              <w:r>
                <w:rPr>
                  <w:rFonts w:ascii="Times New Roman" w:hAnsi="Times New Roman" w:eastAsia="宋体"/>
                  <w:b w:val="0"/>
                  <w:sz w:val="18"/>
                </w:rPr>
                <w:delText>24.12</w:delText>
              </w:r>
            </w:del>
          </w:p>
        </w:tc>
        <w:tc>
          <w:tcPr>
            <w:tcW w:w="831" w:type="dxa"/>
            <w:tcMar>
              <w:left w:w="70" w:type="dxa"/>
              <w:right w:w="70" w:type="dxa"/>
            </w:tcMar>
            <w:vAlign w:val="center"/>
          </w:tcPr>
          <w:p w14:paraId="03F48074">
            <w:pPr>
              <w:keepNext w:val="0"/>
              <w:spacing w:before="20" w:after="20" w:line="260" w:lineRule="exact"/>
              <w:ind w:left="0" w:leftChars="0" w:right="0" w:rightChars="0" w:firstLine="0" w:firstLineChars="0"/>
              <w:jc w:val="center"/>
              <w:rPr>
                <w:del w:id="26426" w:author="xh" w:date="2026-10-19T14:30:46+08:00"/>
              </w:rPr>
            </w:pPr>
            <w:del w:id="26427" w:author="xh" w:date="2026-10-19T14:30:46+08:00">
              <w:r>
                <w:rPr>
                  <w:rFonts w:ascii="Times New Roman" w:hAnsi="Times New Roman" w:eastAsia="宋体"/>
                  <w:b w:val="0"/>
                  <w:sz w:val="18"/>
                </w:rPr>
                <w:delText>24.12</w:delText>
              </w:r>
            </w:del>
          </w:p>
        </w:tc>
        <w:tc>
          <w:tcPr>
            <w:tcW w:w="831" w:type="dxa"/>
            <w:tcMar>
              <w:left w:w="70" w:type="dxa"/>
              <w:right w:w="70" w:type="dxa"/>
            </w:tcMar>
            <w:vAlign w:val="center"/>
          </w:tcPr>
          <w:p w14:paraId="60311388">
            <w:pPr>
              <w:keepNext w:val="0"/>
              <w:spacing w:before="20" w:after="20" w:line="260" w:lineRule="exact"/>
              <w:ind w:left="0" w:leftChars="0" w:right="0" w:rightChars="0" w:firstLine="0" w:firstLineChars="0"/>
              <w:jc w:val="center"/>
              <w:rPr>
                <w:del w:id="26428" w:author="xh" w:date="2026-10-19T14:30:46+08:00"/>
              </w:rPr>
            </w:pPr>
            <w:del w:id="26429"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11CC0D7C">
            <w:pPr>
              <w:keepNext w:val="0"/>
              <w:spacing w:before="20" w:after="20" w:line="260" w:lineRule="exact"/>
              <w:ind w:left="0" w:leftChars="0" w:right="0" w:rightChars="0" w:firstLine="0" w:firstLineChars="0"/>
              <w:jc w:val="center"/>
              <w:rPr>
                <w:del w:id="26430" w:author="xh" w:date="2026-10-19T14:30:46+08:00"/>
              </w:rPr>
            </w:pPr>
            <w:del w:id="26431" w:author="xh" w:date="2026-10-19T14:30:46+08:00">
              <w:r>
                <w:rPr>
                  <w:rFonts w:ascii="Times New Roman" w:hAnsi="Times New Roman" w:eastAsia="宋体"/>
                  <w:b w:val="0"/>
                  <w:sz w:val="18"/>
                </w:rPr>
                <w:delText>15.55</w:delText>
              </w:r>
            </w:del>
          </w:p>
        </w:tc>
        <w:tc>
          <w:tcPr>
            <w:tcW w:w="831" w:type="dxa"/>
            <w:tcMar>
              <w:left w:w="70" w:type="dxa"/>
              <w:right w:w="70" w:type="dxa"/>
            </w:tcMar>
            <w:vAlign w:val="center"/>
          </w:tcPr>
          <w:p w14:paraId="25D49085">
            <w:pPr>
              <w:keepNext w:val="0"/>
              <w:spacing w:before="20" w:after="20" w:line="260" w:lineRule="exact"/>
              <w:ind w:left="0" w:leftChars="0" w:right="0" w:rightChars="0" w:firstLine="0" w:firstLineChars="0"/>
              <w:jc w:val="center"/>
              <w:rPr>
                <w:del w:id="26432" w:author="xh" w:date="2026-10-19T14:30:46+08:00"/>
              </w:rPr>
            </w:pPr>
            <w:del w:id="26433" w:author="xh" w:date="2026-10-19T14:30:46+08:00">
              <w:r>
                <w:rPr>
                  <w:rFonts w:ascii="Times New Roman" w:hAnsi="Times New Roman" w:eastAsia="宋体"/>
                  <w:b w:val="0"/>
                  <w:sz w:val="18"/>
                </w:rPr>
                <w:delText>15.55</w:delText>
              </w:r>
            </w:del>
          </w:p>
        </w:tc>
      </w:tr>
      <w:tr w14:paraId="3FB48C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113" w:author="xh" w:date="2026-10-19T14:30:46+08:00"/>
        </w:trPr>
        <w:tc>
          <w:tcPr>
            <w:tcW w:w="831" w:type="dxa"/>
            <w:tcMar>
              <w:left w:w="70" w:type="dxa"/>
              <w:right w:w="70" w:type="dxa"/>
            </w:tcMar>
            <w:vAlign w:val="center"/>
          </w:tcPr>
          <w:p w14:paraId="5EFE6425">
            <w:pPr>
              <w:keepNext w:val="0"/>
              <w:spacing w:before="20" w:after="20" w:line="260" w:lineRule="exact"/>
              <w:ind w:left="0" w:leftChars="0" w:right="0" w:rightChars="0" w:firstLine="0" w:firstLineChars="0"/>
              <w:jc w:val="center"/>
              <w:rPr>
                <w:del w:id="26434" w:author="xh" w:date="2026-10-19T14:30:46+08:00"/>
              </w:rPr>
            </w:pPr>
            <w:del w:id="26435" w:author="xh" w:date="2026-10-19T14:30:46+08:00">
              <w:r>
                <w:rPr>
                  <w:rFonts w:ascii="Times New Roman" w:hAnsi="Times New Roman" w:eastAsia="宋体"/>
                  <w:b w:val="0"/>
                  <w:sz w:val="18"/>
                </w:rPr>
                <w:delText>弹性</w:delText>
              </w:r>
            </w:del>
          </w:p>
        </w:tc>
        <w:tc>
          <w:tcPr>
            <w:tcW w:w="831" w:type="dxa"/>
            <w:tcMar>
              <w:left w:w="70" w:type="dxa"/>
              <w:right w:w="70" w:type="dxa"/>
            </w:tcMar>
            <w:vAlign w:val="center"/>
          </w:tcPr>
          <w:p w14:paraId="2AF76D53">
            <w:pPr>
              <w:keepNext w:val="0"/>
              <w:spacing w:before="20" w:after="20" w:line="260" w:lineRule="exact"/>
              <w:ind w:left="0" w:leftChars="0" w:right="0" w:rightChars="0" w:firstLine="0" w:firstLineChars="0"/>
              <w:jc w:val="center"/>
              <w:rPr>
                <w:del w:id="26436" w:author="xh" w:date="2026-10-19T14:30:46+08:00"/>
              </w:rPr>
            </w:pPr>
            <w:del w:id="26437" w:author="xh" w:date="2026-10-19T14:30:46+08:00">
              <w:r>
                <w:rPr>
                  <w:rFonts w:ascii="Times New Roman" w:hAnsi="Times New Roman" w:eastAsia="宋体"/>
                  <w:b w:val="0"/>
                  <w:sz w:val="18"/>
                </w:rPr>
                <w:delText>2025</w:delText>
              </w:r>
            </w:del>
          </w:p>
        </w:tc>
        <w:tc>
          <w:tcPr>
            <w:tcW w:w="831" w:type="dxa"/>
            <w:tcMar>
              <w:left w:w="70" w:type="dxa"/>
              <w:right w:w="70" w:type="dxa"/>
            </w:tcMar>
            <w:vAlign w:val="center"/>
          </w:tcPr>
          <w:p w14:paraId="0DE6D02F">
            <w:pPr>
              <w:keepNext w:val="0"/>
              <w:spacing w:before="20" w:after="20" w:line="260" w:lineRule="exact"/>
              <w:ind w:left="0" w:leftChars="0" w:right="0" w:rightChars="0" w:firstLine="0" w:firstLineChars="0"/>
              <w:jc w:val="center"/>
              <w:rPr>
                <w:del w:id="26438" w:author="xh" w:date="2026-10-19T14:30:46+08:00"/>
              </w:rPr>
            </w:pPr>
            <w:del w:id="26439" w:author="xh" w:date="2026-10-19T14:30:46+08:00">
              <w:r>
                <w:rPr>
                  <w:rFonts w:ascii="Times New Roman" w:hAnsi="Times New Roman" w:eastAsia="宋体"/>
                  <w:b w:val="0"/>
                  <w:sz w:val="18"/>
                </w:rPr>
                <w:delText>区域最低净负荷</w:delText>
              </w:r>
            </w:del>
          </w:p>
        </w:tc>
        <w:tc>
          <w:tcPr>
            <w:tcW w:w="831" w:type="dxa"/>
            <w:tcMar>
              <w:left w:w="70" w:type="dxa"/>
              <w:right w:w="70" w:type="dxa"/>
            </w:tcMar>
            <w:vAlign w:val="center"/>
          </w:tcPr>
          <w:p w14:paraId="112DF777">
            <w:pPr>
              <w:keepNext w:val="0"/>
              <w:spacing w:before="20" w:after="20" w:line="260" w:lineRule="exact"/>
              <w:ind w:left="0" w:leftChars="0" w:right="0" w:rightChars="0" w:firstLine="0" w:firstLineChars="0"/>
              <w:jc w:val="center"/>
              <w:rPr>
                <w:del w:id="26440" w:author="xh" w:date="2026-10-19T14:30:46+08:00"/>
              </w:rPr>
            </w:pPr>
            <w:del w:id="26441" w:author="xh" w:date="2026-10-19T14:30:46+08:00">
              <w:r>
                <w:rPr>
                  <w:rFonts w:ascii="Times New Roman" w:hAnsi="Times New Roman" w:eastAsia="宋体"/>
                  <w:b w:val="0"/>
                  <w:sz w:val="18"/>
                </w:rPr>
                <w:delText>0</w:delText>
              </w:r>
            </w:del>
          </w:p>
        </w:tc>
        <w:tc>
          <w:tcPr>
            <w:tcW w:w="831" w:type="dxa"/>
            <w:tcMar>
              <w:left w:w="70" w:type="dxa"/>
              <w:right w:w="70" w:type="dxa"/>
            </w:tcMar>
            <w:vAlign w:val="center"/>
          </w:tcPr>
          <w:p w14:paraId="59DA88F7">
            <w:pPr>
              <w:keepNext w:val="0"/>
              <w:spacing w:before="20" w:after="20" w:line="260" w:lineRule="exact"/>
              <w:ind w:left="0" w:leftChars="0" w:right="0" w:rightChars="0" w:firstLine="0" w:firstLineChars="0"/>
              <w:jc w:val="center"/>
              <w:rPr>
                <w:del w:id="26442" w:author="xh" w:date="2026-10-19T14:30:46+08:00"/>
              </w:rPr>
            </w:pPr>
            <w:del w:id="26443" w:author="xh" w:date="2026-10-19T14:30:46+08:00">
              <w:r>
                <w:rPr>
                  <w:rFonts w:ascii="Times New Roman" w:hAnsi="Times New Roman" w:eastAsia="宋体"/>
                  <w:b w:val="0"/>
                  <w:sz w:val="18"/>
                </w:rPr>
                <w:delText>0</w:delText>
              </w:r>
            </w:del>
          </w:p>
        </w:tc>
        <w:tc>
          <w:tcPr>
            <w:tcW w:w="831" w:type="dxa"/>
            <w:tcMar>
              <w:left w:w="70" w:type="dxa"/>
              <w:right w:w="70" w:type="dxa"/>
            </w:tcMar>
            <w:vAlign w:val="center"/>
          </w:tcPr>
          <w:p w14:paraId="7D6BE45C">
            <w:pPr>
              <w:keepNext w:val="0"/>
              <w:spacing w:before="20" w:after="20" w:line="260" w:lineRule="exact"/>
              <w:ind w:left="0" w:leftChars="0" w:right="0" w:rightChars="0" w:firstLine="0" w:firstLineChars="0"/>
              <w:jc w:val="center"/>
              <w:rPr>
                <w:del w:id="26444" w:author="xh" w:date="2026-10-19T14:30:46+08:00"/>
              </w:rPr>
            </w:pPr>
            <w:del w:id="26445"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0A381E7D">
            <w:pPr>
              <w:keepNext w:val="0"/>
              <w:spacing w:before="20" w:after="20" w:line="260" w:lineRule="exact"/>
              <w:ind w:left="0" w:leftChars="0" w:right="0" w:rightChars="0" w:firstLine="0" w:firstLineChars="0"/>
              <w:jc w:val="center"/>
              <w:rPr>
                <w:del w:id="26446" w:author="xh" w:date="2026-10-19T14:30:46+08:00"/>
              </w:rPr>
            </w:pPr>
            <w:del w:id="26447"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580EFFFE">
            <w:pPr>
              <w:keepNext w:val="0"/>
              <w:spacing w:before="20" w:after="20" w:line="260" w:lineRule="exact"/>
              <w:ind w:left="0" w:leftChars="0" w:right="0" w:rightChars="0" w:firstLine="0" w:firstLineChars="0"/>
              <w:jc w:val="center"/>
              <w:rPr>
                <w:del w:id="26448" w:author="xh" w:date="2026-10-19T14:30:46+08:00"/>
              </w:rPr>
            </w:pPr>
            <w:del w:id="26449"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2895F4D4">
            <w:pPr>
              <w:keepNext w:val="0"/>
              <w:spacing w:before="20" w:after="20" w:line="260" w:lineRule="exact"/>
              <w:ind w:left="0" w:leftChars="0" w:right="0" w:rightChars="0" w:firstLine="0" w:firstLineChars="0"/>
              <w:jc w:val="center"/>
              <w:rPr>
                <w:del w:id="26450" w:author="xh" w:date="2026-10-19T14:30:46+08:00"/>
              </w:rPr>
            </w:pPr>
            <w:del w:id="26451" w:author="xh" w:date="2026-10-19T14:30:46+08:00">
              <w:r>
                <w:rPr>
                  <w:rFonts w:ascii="Times New Roman" w:hAnsi="Times New Roman" w:eastAsia="宋体"/>
                  <w:b w:val="0"/>
                  <w:sz w:val="18"/>
                </w:rPr>
                <w:delText>0.00</w:delText>
              </w:r>
            </w:del>
          </w:p>
        </w:tc>
        <w:tc>
          <w:tcPr>
            <w:tcW w:w="831" w:type="dxa"/>
            <w:tcMar>
              <w:left w:w="70" w:type="dxa"/>
              <w:right w:w="70" w:type="dxa"/>
            </w:tcMar>
            <w:vAlign w:val="center"/>
          </w:tcPr>
          <w:p w14:paraId="7DD0547C">
            <w:pPr>
              <w:keepNext w:val="0"/>
              <w:spacing w:before="20" w:after="20" w:line="260" w:lineRule="exact"/>
              <w:ind w:left="0" w:leftChars="0" w:right="0" w:rightChars="0" w:firstLine="0" w:firstLineChars="0"/>
              <w:jc w:val="center"/>
              <w:rPr>
                <w:del w:id="26452" w:author="xh" w:date="2026-10-19T14:30:46+08:00"/>
              </w:rPr>
            </w:pPr>
            <w:del w:id="26453" w:author="xh" w:date="2026-10-19T14:30:46+08:00">
              <w:r>
                <w:rPr>
                  <w:rFonts w:ascii="Times New Roman" w:hAnsi="Times New Roman" w:eastAsia="宋体"/>
                  <w:b w:val="0"/>
                  <w:sz w:val="18"/>
                </w:rPr>
                <w:delText>0.00</w:delText>
              </w:r>
            </w:del>
          </w:p>
        </w:tc>
      </w:tr>
      <w:tr>
        <w:trPr>
          <w:cantSplit/>
          <w:tblHeader/>
          <w:ins w:id="26454" w:author="xh" w:date="2026-10-19T14:30:46+08:00"/>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6471" w:author="xh" w:date="2026-10-19T14:30:46+08:00"/>
              </w:rPr>
            </w:pPr>
            <w:ins w:id="26472" w:author="xh" w:date="2026-10-19T14:30:46+08:00">
              <w:r>
                <w:rPr>
                  <w:rFonts w:ascii="Times New Roman" w:hAnsi="Times New Roman" w:eastAsia="宋体"/>
                  <w:b/>
                  <w:sz w:val="18"/>
                </w:rPr>
                <w:t>方案</w:t>
              </w:r>
            </w:ins>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6473" w:author="xh" w:date="2026-10-19T14:30:46+08:00"/>
              </w:rPr>
            </w:pPr>
            <w:ins w:id="26474" w:author="xh" w:date="2026-10-19T14:30:46+08:00">
              <w:r>
                <w:rPr>
                  <w:rFonts w:ascii="Times New Roman" w:hAnsi="Times New Roman" w:eastAsia="宋体"/>
                  <w:b/>
                  <w:sz w:val="18"/>
                </w:rPr>
                <w:t>年份</w:t>
              </w:r>
            </w:ins>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6475" w:author="xh" w:date="2026-10-19T14:30:46+08:00"/>
              </w:rPr>
            </w:pPr>
            <w:ins w:id="26476" w:author="xh" w:date="2026-10-19T14:30:46+08:00">
              <w:r>
                <w:rPr>
                  <w:rFonts w:ascii="Times New Roman" w:hAnsi="Times New Roman" w:eastAsia="宋体"/>
                  <w:b/>
                  <w:sz w:val="18"/>
                </w:rPr>
                <w:t>工况</w:t>
              </w:r>
            </w:ins>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6477" w:author="xh" w:date="2026-10-19T14:30:46+08:00"/>
              </w:rPr>
            </w:pPr>
            <w:ins w:id="26478" w:author="xh" w:date="2026-10-19T14:30:46+08:00">
              <w:r>
                <w:rPr>
                  <w:rFonts w:ascii="Times New Roman" w:hAnsi="Times New Roman" w:eastAsia="宋体"/>
                  <w:b/>
                  <w:sz w:val="18"/>
                </w:rPr>
                <w:t>转出站数</w:t>
              </w:r>
            </w:ins>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6479" w:author="xh" w:date="2026-10-19T14:30:46+08:00"/>
              </w:rPr>
            </w:pPr>
            <w:ins w:id="26480" w:author="xh" w:date="2026-10-19T14:30:46+08:00">
              <w:r>
                <w:rPr>
                  <w:rFonts w:ascii="Times New Roman" w:hAnsi="Times New Roman" w:eastAsia="宋体"/>
                  <w:b/>
                  <w:sz w:val="18"/>
                </w:rPr>
                <w:t>承接站数</w:t>
              </w:r>
            </w:ins>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6481" w:author="xh" w:date="2026-10-19T14:30:46+08:00"/>
              </w:rPr>
            </w:pPr>
            <w:ins w:id="26482" w:author="xh" w:date="2026-10-19T14:30:46+08:00">
              <w:r>
                <w:rPr>
                  <w:rFonts w:ascii="Times New Roman" w:hAnsi="Times New Roman" w:eastAsia="宋体"/>
                  <w:b/>
                  <w:sz w:val="18"/>
                </w:rPr>
                <w:t>转接合计/MW</w:t>
              </w:r>
            </w:ins>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6483" w:author="xh" w:date="2026-10-19T14:30:46+08:00"/>
              </w:rPr>
            </w:pPr>
            <w:ins w:id="26484" w:author="xh" w:date="2026-10-19T14:30:46+08:00">
              <w:r>
                <w:rPr>
                  <w:rFonts w:ascii="Times New Roman" w:hAnsi="Times New Roman" w:eastAsia="宋体"/>
                  <w:b/>
                  <w:sz w:val="18"/>
                </w:rPr>
                <w:t>既有边/MW</w:t>
              </w:r>
            </w:ins>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6485" w:author="xh" w:date="2026-10-19T14:30:46+08:00"/>
              </w:rPr>
            </w:pPr>
            <w:ins w:id="26486" w:author="xh" w:date="2026-10-19T14:30:46+08:00">
              <w:r>
                <w:rPr>
                  <w:rFonts w:ascii="Times New Roman" w:hAnsi="Times New Roman" w:eastAsia="宋体"/>
                  <w:b/>
                  <w:sz w:val="18"/>
                </w:rPr>
                <w:t>新增边/MW</w:t>
              </w:r>
            </w:ins>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6487" w:author="xh" w:date="2026-10-19T14:30:46+08:00"/>
              </w:rPr>
            </w:pPr>
            <w:ins w:id="26488" w:author="xh" w:date="2026-10-19T14:30:46+08:00">
              <w:r>
                <w:rPr>
                  <w:rFonts w:ascii="Times New Roman" w:hAnsi="Times New Roman" w:eastAsia="宋体"/>
                  <w:b/>
                  <w:sz w:val="18"/>
                </w:rPr>
                <w:t>单站最大转出/MW</w:t>
              </w:r>
            </w:ins>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6489" w:author="xh" w:date="2026-10-19T14:30:46+08:00"/>
              </w:rPr>
            </w:pPr>
            <w:ins w:id="26490" w:author="xh" w:date="2026-10-19T14:30:46+08:00">
              <w:r>
                <w:rPr>
                  <w:rFonts w:ascii="Times New Roman" w:hAnsi="Times New Roman" w:eastAsia="宋体"/>
                  <w:b/>
                  <w:sz w:val="18"/>
                </w:rPr>
                <w:t>单站最大承接/MW</w:t>
              </w:r>
            </w:ins>
          </w:p>
        </w:tc>
      </w:tr>
      <w:tr>
        <w:trPr>
          <w:cantSplit/>
          <w:ins w:id="26455" w:author="xh" w:date="2026-10-19T14:30:46+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491" w:author="xh" w:date="2026-10-19T14:30:46+08:00"/>
              </w:rPr>
            </w:pPr>
            <w:ins w:id="26492" w:author="xh" w:date="2026-10-19T14:30:46+08:00">
              <w:r>
                <w:rPr>
                  <w:rFonts w:ascii="Times New Roman" w:hAnsi="Times New Roman" w:eastAsia="宋体"/>
                  <w:b w:val="0"/>
                  <w:sz w:val="18"/>
                </w:rPr>
                <w:t>刚性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493" w:author="xh" w:date="2026-10-19T14:30:46+08:00"/>
              </w:rPr>
            </w:pPr>
            <w:ins w:id="26494" w:author="xh" w:date="2026-10-19T14:30:46+08:00">
              <w:r>
                <w:rPr>
                  <w:rFonts w:ascii="Times New Roman" w:hAnsi="Times New Roman" w:eastAsia="宋体"/>
                  <w:b w:val="0"/>
                  <w:sz w:val="18"/>
                </w:rPr>
                <w:t>2022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495" w:author="xh" w:date="2026-10-19T14:30:46+08:00"/>
              </w:rPr>
            </w:pPr>
            <w:ins w:id="26496" w:author="xh" w:date="2026-10-19T14:30:46+08:00">
              <w:r>
                <w:rPr>
                  <w:rFonts w:ascii="Times New Roman" w:hAnsi="Times New Roman" w:eastAsia="宋体"/>
                  <w:b w:val="0"/>
                  <w:sz w:val="18"/>
                </w:rPr>
                <w:t>区域正向峰值</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497" w:author="xh" w:date="2026-10-19T14:30:46+08:00"/>
              </w:rPr>
            </w:pPr>
            <w:ins w:id="26498" w:author="xh" w:date="2026-10-19T14:30:46+08:00">
              <w:r>
                <w:rPr>
                  <w:rFonts w:ascii="Times New Roman" w:hAnsi="Times New Roman" w:eastAsia="宋体"/>
                  <w:b w:val="0"/>
                  <w:sz w:val="18"/>
                </w:rPr>
                <w:t>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499" w:author="xh" w:date="2026-10-19T14:30:46+08:00"/>
              </w:rPr>
            </w:pPr>
            <w:ins w:id="26500" w:author="xh" w:date="2026-10-19T14:30:46+08:00">
              <w:r>
                <w:rPr>
                  <w:rFonts w:ascii="Times New Roman" w:hAnsi="Times New Roman" w:eastAsia="宋体"/>
                  <w:b w:val="0"/>
                  <w:sz w:val="18"/>
                </w:rPr>
                <w:t>3</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01" w:author="xh" w:date="2026-10-19T14:30:46+08:00"/>
              </w:rPr>
            </w:pPr>
            <w:ins w:id="26502" w:author="xh" w:date="2026-10-19T14:30:46+08:00">
              <w:r>
                <w:rPr>
                  <w:rFonts w:ascii="Times New Roman" w:hAnsi="Times New Roman" w:eastAsia="宋体"/>
                  <w:b w:val="0"/>
                  <w:sz w:val="18"/>
                </w:rPr>
                <w:t>3.80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03" w:author="xh" w:date="2026-10-19T14:30:46+08:00"/>
              </w:rPr>
            </w:pPr>
            <w:ins w:id="26504" w:author="xh" w:date="2026-10-19T14:30:46+08:00">
              <w:r>
                <w:rPr>
                  <w:rFonts w:ascii="Times New Roman" w:hAnsi="Times New Roman" w:eastAsia="宋体"/>
                  <w:b w:val="0"/>
                  <w:sz w:val="18"/>
                </w:rPr>
                <w:t>3.80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05" w:author="xh" w:date="2026-10-19T14:30:46+08:00"/>
              </w:rPr>
            </w:pPr>
            <w:ins w:id="26506" w:author="xh" w:date="2026-10-19T14:30:46+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07" w:author="xh" w:date="2026-10-19T14:30:46+08:00"/>
              </w:rPr>
            </w:pPr>
            <w:ins w:id="26508" w:author="xh" w:date="2026-10-19T14:30:46+08:00">
              <w:r>
                <w:rPr>
                  <w:rFonts w:ascii="Times New Roman" w:hAnsi="Times New Roman" w:eastAsia="宋体"/>
                  <w:b w:val="0"/>
                  <w:sz w:val="18"/>
                </w:rPr>
                <w:t>2.52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09" w:author="xh" w:date="2026-10-19T14:30:46+08:00"/>
              </w:rPr>
            </w:pPr>
            <w:ins w:id="26510" w:author="xh" w:date="2026-10-19T14:30:46+08:00">
              <w:r>
                <w:rPr>
                  <w:rFonts w:ascii="Times New Roman" w:hAnsi="Times New Roman" w:eastAsia="宋体"/>
                  <w:b w:val="0"/>
                  <w:sz w:val="18"/>
                </w:rPr>
                <w:t>1.28</w:t>
              </w:r>
            </w:ins>
          </w:p>
        </w:tc>
      </w:tr>
      <w:tr>
        <w:trPr>
          <w:cantSplit/>
          <w:ins w:id="26456" w:author="xh" w:date="2026-10-19T14:30:46+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11" w:author="xh" w:date="2026-10-19T14:30:46+08:00"/>
              </w:rPr>
            </w:pPr>
            <w:ins w:id="26512" w:author="xh" w:date="2026-10-19T14:30:46+08:00">
              <w:r>
                <w:rPr>
                  <w:rFonts w:ascii="Times New Roman" w:hAnsi="Times New Roman" w:eastAsia="宋体"/>
                  <w:b w:val="0"/>
                  <w:sz w:val="18"/>
                </w:rPr>
                <w:t>刚性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13" w:author="xh" w:date="2026-10-19T14:30:46+08:00"/>
              </w:rPr>
            </w:pPr>
            <w:ins w:id="26514" w:author="xh" w:date="2026-10-19T14:30:46+08:00">
              <w:r>
                <w:rPr>
                  <w:rFonts w:ascii="Times New Roman" w:hAnsi="Times New Roman" w:eastAsia="宋体"/>
                  <w:b w:val="0"/>
                  <w:sz w:val="18"/>
                </w:rPr>
                <w:t>2022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15" w:author="xh" w:date="2026-10-19T14:30:46+08:00"/>
              </w:rPr>
            </w:pPr>
            <w:ins w:id="26516" w:author="xh" w:date="2026-10-19T14:30:46+08:00">
              <w:r>
                <w:rPr>
                  <w:rFonts w:ascii="Times New Roman" w:hAnsi="Times New Roman" w:eastAsia="宋体"/>
                  <w:b w:val="0"/>
                  <w:sz w:val="18"/>
                </w:rPr>
                <w:t>区域最低净负荷</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17" w:author="xh" w:date="2026-10-19T14:30:46+08:00"/>
              </w:rPr>
            </w:pPr>
            <w:ins w:id="26518" w:author="xh" w:date="2026-10-19T14:30:46+08:00">
              <w:r>
                <w:rPr>
                  <w:rFonts w:ascii="Times New Roman" w:hAnsi="Times New Roman" w:eastAsia="宋体"/>
                  <w:b w:val="0"/>
                  <w:sz w:val="18"/>
                </w:rPr>
                <w:t>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19" w:author="xh" w:date="2026-10-19T14:30:46+08:00"/>
              </w:rPr>
            </w:pPr>
            <w:ins w:id="26520" w:author="xh" w:date="2026-10-19T14:30:46+08:00">
              <w:r>
                <w:rPr>
                  <w:rFonts w:ascii="Times New Roman" w:hAnsi="Times New Roman" w:eastAsia="宋体"/>
                  <w:b w:val="0"/>
                  <w:sz w:val="18"/>
                </w:rPr>
                <w:t>3</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21" w:author="xh" w:date="2026-10-19T14:30:46+08:00"/>
              </w:rPr>
            </w:pPr>
            <w:ins w:id="26522" w:author="xh" w:date="2026-10-19T14:30:46+08:00">
              <w:r>
                <w:rPr>
                  <w:rFonts w:ascii="Times New Roman" w:hAnsi="Times New Roman" w:eastAsia="宋体"/>
                  <w:b w:val="0"/>
                  <w:sz w:val="18"/>
                </w:rPr>
                <w:t>0.85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23" w:author="xh" w:date="2026-10-19T14:30:46+08:00"/>
              </w:rPr>
            </w:pPr>
            <w:ins w:id="26524" w:author="xh" w:date="2026-10-19T14:30:46+08:00">
              <w:r>
                <w:rPr>
                  <w:rFonts w:ascii="Times New Roman" w:hAnsi="Times New Roman" w:eastAsia="宋体"/>
                  <w:b w:val="0"/>
                  <w:sz w:val="18"/>
                </w:rPr>
                <w:t>0.85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25" w:author="xh" w:date="2026-10-19T14:30:46+08:00"/>
              </w:rPr>
            </w:pPr>
            <w:ins w:id="26526" w:author="xh" w:date="2026-10-19T14:30:46+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27" w:author="xh" w:date="2026-10-19T14:30:46+08:00"/>
              </w:rPr>
            </w:pPr>
            <w:ins w:id="26528" w:author="xh" w:date="2026-10-19T14:30:46+08:00">
              <w:r>
                <w:rPr>
                  <w:rFonts w:ascii="Times New Roman" w:hAnsi="Times New Roman" w:eastAsia="宋体"/>
                  <w:b w:val="0"/>
                  <w:sz w:val="18"/>
                </w:rPr>
                <w:t>0.58</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29" w:author="xh" w:date="2026-10-19T14:30:46+08:00"/>
              </w:rPr>
            </w:pPr>
            <w:ins w:id="26530" w:author="xh" w:date="2026-10-19T14:30:46+08:00">
              <w:r>
                <w:rPr>
                  <w:rFonts w:ascii="Times New Roman" w:hAnsi="Times New Roman" w:eastAsia="宋体"/>
                  <w:b w:val="0"/>
                  <w:sz w:val="18"/>
                </w:rPr>
                <w:t>0.29</w:t>
              </w:r>
            </w:ins>
          </w:p>
        </w:tc>
      </w:tr>
      <w:tr>
        <w:trPr>
          <w:cantSplit/>
          <w:ins w:id="26457" w:author="xh" w:date="2026-10-19T14:30:46+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31" w:author="xh" w:date="2026-10-19T14:30:46+08:00"/>
              </w:rPr>
            </w:pPr>
            <w:ins w:id="26532" w:author="xh" w:date="2026-10-19T14:30:46+08:00">
              <w:r>
                <w:rPr>
                  <w:rFonts w:ascii="Times New Roman" w:hAnsi="Times New Roman" w:eastAsia="宋体"/>
                  <w:b w:val="0"/>
                  <w:sz w:val="18"/>
                </w:rPr>
                <w:t>刚性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33" w:author="xh" w:date="2026-10-19T14:30:46+08:00"/>
              </w:rPr>
            </w:pPr>
            <w:ins w:id="26534" w:author="xh" w:date="2026-10-19T14:30:46+08:00">
              <w:r>
                <w:rPr>
                  <w:rFonts w:ascii="Times New Roman" w:hAnsi="Times New Roman" w:eastAsia="宋体"/>
                  <w:b w:val="0"/>
                  <w:sz w:val="18"/>
                </w:rPr>
                <w:t>2025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35" w:author="xh" w:date="2026-10-19T14:30:46+08:00"/>
              </w:rPr>
            </w:pPr>
            <w:ins w:id="26536" w:author="xh" w:date="2026-10-19T14:30:46+08:00">
              <w:r>
                <w:rPr>
                  <w:rFonts w:ascii="Times New Roman" w:hAnsi="Times New Roman" w:eastAsia="宋体"/>
                  <w:b w:val="0"/>
                  <w:sz w:val="18"/>
                </w:rPr>
                <w:t>区域正向峰值</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37" w:author="xh" w:date="2026-10-19T14:30:46+08:00"/>
              </w:rPr>
            </w:pPr>
            <w:ins w:id="26538" w:author="xh" w:date="2026-10-19T14:30:46+08:00">
              <w:r>
                <w:rPr>
                  <w:rFonts w:ascii="Times New Roman" w:hAnsi="Times New Roman" w:eastAsia="宋体"/>
                  <w:b w:val="0"/>
                  <w:sz w:val="18"/>
                </w:rPr>
                <w:t>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39" w:author="xh" w:date="2026-10-19T14:30:46+08:00"/>
              </w:rPr>
            </w:pPr>
            <w:ins w:id="26540" w:author="xh" w:date="2026-10-19T14:30:46+08:00">
              <w:r>
                <w:rPr>
                  <w:rFonts w:ascii="Times New Roman" w:hAnsi="Times New Roman" w:eastAsia="宋体"/>
                  <w:b w:val="0"/>
                  <w:sz w:val="18"/>
                </w:rPr>
                <w:t>4</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41" w:author="xh" w:date="2026-10-19T14:30:46+08:00"/>
              </w:rPr>
            </w:pPr>
            <w:ins w:id="26542" w:author="xh" w:date="2026-10-19T14:30:46+08:00">
              <w:r>
                <w:rPr>
                  <w:rFonts w:ascii="Times New Roman" w:hAnsi="Times New Roman" w:eastAsia="宋体"/>
                  <w:b w:val="0"/>
                  <w:sz w:val="18"/>
                </w:rPr>
                <w:t>18.99</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43" w:author="xh" w:date="2026-10-19T14:30:46+08:00"/>
              </w:rPr>
            </w:pPr>
            <w:ins w:id="26544" w:author="xh" w:date="2026-10-19T14:30:46+08:00">
              <w:r>
                <w:rPr>
                  <w:rFonts w:ascii="Times New Roman" w:hAnsi="Times New Roman" w:eastAsia="宋体"/>
                  <w:b w:val="0"/>
                  <w:sz w:val="18"/>
                </w:rPr>
                <w:t>5.42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45" w:author="xh" w:date="2026-10-19T14:30:46+08:00"/>
              </w:rPr>
            </w:pPr>
            <w:ins w:id="26546" w:author="xh" w:date="2026-10-19T14:30:46+08:00">
              <w:r>
                <w:rPr>
                  <w:rFonts w:ascii="Times New Roman" w:hAnsi="Times New Roman" w:eastAsia="宋体"/>
                  <w:b w:val="0"/>
                  <w:sz w:val="18"/>
                </w:rPr>
                <w:t>13.57</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47" w:author="xh" w:date="2026-10-19T14:30:46+08:00"/>
              </w:rPr>
            </w:pPr>
            <w:ins w:id="26548" w:author="xh" w:date="2026-10-19T14:30:46+08:00">
              <w:r>
                <w:rPr>
                  <w:rFonts w:ascii="Times New Roman" w:hAnsi="Times New Roman" w:eastAsia="宋体"/>
                  <w:b w:val="0"/>
                  <w:sz w:val="18"/>
                </w:rPr>
                <w:t>10.92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49" w:author="xh" w:date="2026-10-19T14:30:46+08:00"/>
              </w:rPr>
            </w:pPr>
            <w:ins w:id="26550" w:author="xh" w:date="2026-10-19T14:30:46+08:00">
              <w:r>
                <w:rPr>
                  <w:rFonts w:ascii="Times New Roman" w:hAnsi="Times New Roman" w:eastAsia="宋体"/>
                  <w:b w:val="0"/>
                  <w:sz w:val="18"/>
                </w:rPr>
                <w:t>5.46</w:t>
              </w:r>
            </w:ins>
          </w:p>
        </w:tc>
      </w:tr>
      <w:tr>
        <w:trPr>
          <w:cantSplit/>
          <w:ins w:id="26458" w:author="xh" w:date="2026-10-19T14:30:46+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51" w:author="xh" w:date="2026-10-19T14:30:46+08:00"/>
              </w:rPr>
            </w:pPr>
            <w:ins w:id="26552" w:author="xh" w:date="2026-10-19T14:30:46+08:00">
              <w:r>
                <w:rPr>
                  <w:rFonts w:ascii="Times New Roman" w:hAnsi="Times New Roman" w:eastAsia="宋体"/>
                  <w:b w:val="0"/>
                  <w:sz w:val="18"/>
                </w:rPr>
                <w:t>刚性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53" w:author="xh" w:date="2026-10-19T14:30:46+08:00"/>
              </w:rPr>
            </w:pPr>
            <w:ins w:id="26554" w:author="xh" w:date="2026-10-19T14:30:46+08:00">
              <w:r>
                <w:rPr>
                  <w:rFonts w:ascii="Times New Roman" w:hAnsi="Times New Roman" w:eastAsia="宋体"/>
                  <w:b w:val="0"/>
                  <w:sz w:val="18"/>
                </w:rPr>
                <w:t>2025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55" w:author="xh" w:date="2026-10-19T14:30:46+08:00"/>
              </w:rPr>
            </w:pPr>
            <w:ins w:id="26556" w:author="xh" w:date="2026-10-19T14:30:46+08:00">
              <w:r>
                <w:rPr>
                  <w:rFonts w:ascii="Times New Roman" w:hAnsi="Times New Roman" w:eastAsia="宋体"/>
                  <w:b w:val="0"/>
                  <w:sz w:val="18"/>
                </w:rPr>
                <w:t>区域最低净负荷</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57" w:author="xh" w:date="2026-10-19T14:30:46+08:00"/>
              </w:rPr>
            </w:pPr>
            <w:ins w:id="26558" w:author="xh" w:date="2026-10-19T14:30:46+08:00">
              <w:r>
                <w:rPr>
                  <w:rFonts w:ascii="Times New Roman" w:hAnsi="Times New Roman" w:eastAsia="宋体"/>
                  <w:b w:val="0"/>
                  <w:sz w:val="18"/>
                </w:rPr>
                <w:t>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59" w:author="xh" w:date="2026-10-19T14:30:46+08:00"/>
              </w:rPr>
            </w:pPr>
            <w:ins w:id="26560" w:author="xh" w:date="2026-10-19T14:30:46+08:00">
              <w:r>
                <w:rPr>
                  <w:rFonts w:ascii="Times New Roman" w:hAnsi="Times New Roman" w:eastAsia="宋体"/>
                  <w:b w:val="0"/>
                  <w:sz w:val="18"/>
                </w:rPr>
                <w:t>4</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61" w:author="xh" w:date="2026-10-19T14:30:46+08:00"/>
              </w:rPr>
            </w:pPr>
            <w:ins w:id="26562" w:author="xh" w:date="2026-10-19T14:30:46+08:00">
              <w:r>
                <w:rPr>
                  <w:rFonts w:ascii="Times New Roman" w:hAnsi="Times New Roman" w:eastAsia="宋体"/>
                  <w:b w:val="0"/>
                  <w:sz w:val="18"/>
                </w:rPr>
                <w:t>4.04</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63" w:author="xh" w:date="2026-10-19T14:30:46+08:00"/>
              </w:rPr>
            </w:pPr>
            <w:ins w:id="26564" w:author="xh" w:date="2026-10-19T14:30:46+08:00">
              <w:r>
                <w:rPr>
                  <w:rFonts w:ascii="Times New Roman" w:hAnsi="Times New Roman" w:eastAsia="宋体"/>
                  <w:b w:val="0"/>
                  <w:sz w:val="18"/>
                </w:rPr>
                <w:t>1.12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65" w:author="xh" w:date="2026-10-19T14:30:46+08:00"/>
              </w:rPr>
            </w:pPr>
            <w:ins w:id="26566" w:author="xh" w:date="2026-10-19T14:30:46+08:00">
              <w:r>
                <w:rPr>
                  <w:rFonts w:ascii="Times New Roman" w:hAnsi="Times New Roman" w:eastAsia="宋体"/>
                  <w:b w:val="0"/>
                  <w:sz w:val="18"/>
                </w:rPr>
                <w:t>2.92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67" w:author="xh" w:date="2026-10-19T14:30:46+08:00"/>
              </w:rPr>
            </w:pPr>
            <w:ins w:id="26568" w:author="xh" w:date="2026-10-19T14:30:46+08:00">
              <w:r>
                <w:rPr>
                  <w:rFonts w:ascii="Times New Roman" w:hAnsi="Times New Roman" w:eastAsia="宋体"/>
                  <w:b w:val="0"/>
                  <w:sz w:val="18"/>
                </w:rPr>
                <w:t>2.73</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69" w:author="xh" w:date="2026-10-19T14:30:46+08:00"/>
              </w:rPr>
            </w:pPr>
            <w:ins w:id="26570" w:author="xh" w:date="2026-10-19T14:30:46+08:00">
              <w:r>
                <w:rPr>
                  <w:rFonts w:ascii="Times New Roman" w:hAnsi="Times New Roman" w:eastAsia="宋体"/>
                  <w:b w:val="0"/>
                  <w:sz w:val="18"/>
                </w:rPr>
                <w:t>1.36</w:t>
              </w:r>
            </w:ins>
          </w:p>
        </w:tc>
      </w:tr>
      <w:tr>
        <w:trPr>
          <w:cantSplit/>
          <w:ins w:id="26459" w:author="xh" w:date="2026-10-19T14:30:46+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71" w:author="xh" w:date="2026-10-19T14:30:46+08:00"/>
              </w:rPr>
            </w:pPr>
            <w:ins w:id="26572" w:author="xh" w:date="2026-10-19T14:30:46+08:00">
              <w:r>
                <w:rPr>
                  <w:rFonts w:ascii="Times New Roman" w:hAnsi="Times New Roman" w:eastAsia="宋体"/>
                  <w:b w:val="0"/>
                  <w:sz w:val="18"/>
                </w:rPr>
                <w:t>刚性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73" w:author="xh" w:date="2026-10-19T14:30:46+08:00"/>
              </w:rPr>
            </w:pPr>
            <w:ins w:id="26574" w:author="xh" w:date="2026-10-19T14:30:46+08:00">
              <w:r>
                <w:rPr>
                  <w:rFonts w:ascii="Times New Roman" w:hAnsi="Times New Roman" w:eastAsia="宋体"/>
                  <w:b w:val="0"/>
                  <w:sz w:val="18"/>
                </w:rPr>
                <w:t>2030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75" w:author="xh" w:date="2026-10-19T14:30:46+08:00"/>
              </w:rPr>
            </w:pPr>
            <w:ins w:id="26576" w:author="xh" w:date="2026-10-19T14:30:46+08:00">
              <w:r>
                <w:rPr>
                  <w:rFonts w:ascii="Times New Roman" w:hAnsi="Times New Roman" w:eastAsia="宋体"/>
                  <w:b w:val="0"/>
                  <w:sz w:val="18"/>
                </w:rPr>
                <w:t>区域正向峰值</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77" w:author="xh" w:date="2026-10-19T14:30:46+08:00"/>
              </w:rPr>
            </w:pPr>
            <w:ins w:id="26578" w:author="xh" w:date="2026-10-19T14:30:46+08:00">
              <w:r>
                <w:rPr>
                  <w:rFonts w:ascii="Times New Roman" w:hAnsi="Times New Roman" w:eastAsia="宋体"/>
                  <w:b w:val="0"/>
                  <w:sz w:val="18"/>
                </w:rPr>
                <w:t>7</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79" w:author="xh" w:date="2026-10-19T14:30:46+08:00"/>
              </w:rPr>
            </w:pPr>
            <w:ins w:id="26580" w:author="xh" w:date="2026-10-19T14:30:46+08:00">
              <w:r>
                <w:rPr>
                  <w:rFonts w:ascii="Times New Roman" w:hAnsi="Times New Roman" w:eastAsia="宋体"/>
                  <w:b w:val="0"/>
                  <w:sz w:val="18"/>
                </w:rPr>
                <w:t>10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81" w:author="xh" w:date="2026-10-19T14:30:46+08:00"/>
              </w:rPr>
            </w:pPr>
            <w:ins w:id="26582" w:author="xh" w:date="2026-10-19T14:30:46+08:00">
              <w:r>
                <w:rPr>
                  <w:rFonts w:ascii="Times New Roman" w:hAnsi="Times New Roman" w:eastAsia="宋体"/>
                  <w:b w:val="0"/>
                  <w:sz w:val="18"/>
                </w:rPr>
                <w:t>73.10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83" w:author="xh" w:date="2026-10-19T14:30:46+08:00"/>
              </w:rPr>
            </w:pPr>
            <w:ins w:id="26584" w:author="xh" w:date="2026-10-19T14:30:46+08:00">
              <w:r>
                <w:rPr>
                  <w:rFonts w:ascii="Times New Roman" w:hAnsi="Times New Roman" w:eastAsia="宋体"/>
                  <w:b w:val="0"/>
                  <w:sz w:val="18"/>
                </w:rPr>
                <w:t>4.90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85" w:author="xh" w:date="2026-10-19T14:30:46+08:00"/>
              </w:rPr>
            </w:pPr>
            <w:ins w:id="26586" w:author="xh" w:date="2026-10-19T14:30:46+08:00">
              <w:r>
                <w:rPr>
                  <w:rFonts w:ascii="Times New Roman" w:hAnsi="Times New Roman" w:eastAsia="宋体"/>
                  <w:b w:val="0"/>
                  <w:sz w:val="18"/>
                </w:rPr>
                <w:t>68.21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87" w:author="xh" w:date="2026-10-19T14:30:46+08:00"/>
              </w:rPr>
            </w:pPr>
            <w:ins w:id="26588" w:author="xh" w:date="2026-10-19T14:30:46+08:00">
              <w:r>
                <w:rPr>
                  <w:rFonts w:ascii="Times New Roman" w:hAnsi="Times New Roman" w:eastAsia="宋体"/>
                  <w:b w:val="0"/>
                  <w:sz w:val="18"/>
                </w:rPr>
                <w:t>22.75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89" w:author="xh" w:date="2026-10-19T14:30:46+08:00"/>
              </w:rPr>
            </w:pPr>
            <w:ins w:id="26590" w:author="xh" w:date="2026-10-19T14:30:46+08:00">
              <w:r>
                <w:rPr>
                  <w:rFonts w:ascii="Times New Roman" w:hAnsi="Times New Roman" w:eastAsia="宋体"/>
                  <w:b w:val="0"/>
                  <w:sz w:val="18"/>
                </w:rPr>
                <w:t>16.00</w:t>
              </w:r>
            </w:ins>
          </w:p>
        </w:tc>
      </w:tr>
      <w:tr>
        <w:trPr>
          <w:cantSplit/>
          <w:ins w:id="26460" w:author="xh" w:date="2026-10-19T14:30:46+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91" w:author="xh" w:date="2026-10-19T14:30:46+08:00"/>
              </w:rPr>
            </w:pPr>
            <w:ins w:id="26592" w:author="xh" w:date="2026-10-19T14:30:46+08:00">
              <w:r>
                <w:rPr>
                  <w:rFonts w:ascii="Times New Roman" w:hAnsi="Times New Roman" w:eastAsia="宋体"/>
                  <w:b w:val="0"/>
                  <w:sz w:val="18"/>
                </w:rPr>
                <w:t>刚性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93" w:author="xh" w:date="2026-10-19T14:30:46+08:00"/>
              </w:rPr>
            </w:pPr>
            <w:ins w:id="26594" w:author="xh" w:date="2026-10-19T14:30:46+08:00">
              <w:r>
                <w:rPr>
                  <w:rFonts w:ascii="Times New Roman" w:hAnsi="Times New Roman" w:eastAsia="宋体"/>
                  <w:b w:val="0"/>
                  <w:sz w:val="18"/>
                </w:rPr>
                <w:t>2030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95" w:author="xh" w:date="2026-10-19T14:30:46+08:00"/>
              </w:rPr>
            </w:pPr>
            <w:ins w:id="26596" w:author="xh" w:date="2026-10-19T14:30:46+08:00">
              <w:r>
                <w:rPr>
                  <w:rFonts w:ascii="Times New Roman" w:hAnsi="Times New Roman" w:eastAsia="宋体"/>
                  <w:b w:val="0"/>
                  <w:sz w:val="18"/>
                </w:rPr>
                <w:t>区域最低净负荷</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97" w:author="xh" w:date="2026-10-19T14:30:46+08:00"/>
              </w:rPr>
            </w:pPr>
            <w:ins w:id="26598" w:author="xh" w:date="2026-10-19T14:30:46+08:00">
              <w:r>
                <w:rPr>
                  <w:rFonts w:ascii="Times New Roman" w:hAnsi="Times New Roman" w:eastAsia="宋体"/>
                  <w:b w:val="0"/>
                  <w:sz w:val="18"/>
                </w:rPr>
                <w:t>7</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599" w:author="xh" w:date="2026-10-19T14:30:46+08:00"/>
              </w:rPr>
            </w:pPr>
            <w:ins w:id="26600" w:author="xh" w:date="2026-10-19T14:30:46+08:00">
              <w:r>
                <w:rPr>
                  <w:rFonts w:ascii="Times New Roman" w:hAnsi="Times New Roman" w:eastAsia="宋体"/>
                  <w:b w:val="0"/>
                  <w:sz w:val="18"/>
                </w:rPr>
                <w:t>10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01" w:author="xh" w:date="2026-10-19T14:30:46+08:00"/>
              </w:rPr>
            </w:pPr>
            <w:ins w:id="26602" w:author="xh" w:date="2026-10-19T14:30:46+08:00">
              <w:r>
                <w:rPr>
                  <w:rFonts w:ascii="Times New Roman" w:hAnsi="Times New Roman" w:eastAsia="宋体"/>
                  <w:b w:val="0"/>
                  <w:sz w:val="18"/>
                </w:rPr>
                <w:t>15.05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03" w:author="xh" w:date="2026-10-19T14:30:46+08:00"/>
              </w:rPr>
            </w:pPr>
            <w:ins w:id="26604" w:author="xh" w:date="2026-10-19T14:30:46+08:00">
              <w:r>
                <w:rPr>
                  <w:rFonts w:ascii="Times New Roman" w:hAnsi="Times New Roman" w:eastAsia="宋体"/>
                  <w:b w:val="0"/>
                  <w:sz w:val="18"/>
                </w:rPr>
                <w:t>0.71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05" w:author="xh" w:date="2026-10-19T14:30:46+08:00"/>
              </w:rPr>
            </w:pPr>
            <w:ins w:id="26606" w:author="xh" w:date="2026-10-19T14:30:46+08:00">
              <w:r>
                <w:rPr>
                  <w:rFonts w:ascii="Times New Roman" w:hAnsi="Times New Roman" w:eastAsia="宋体"/>
                  <w:b w:val="0"/>
                  <w:sz w:val="18"/>
                </w:rPr>
                <w:t>14.34</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07" w:author="xh" w:date="2026-10-19T14:30:46+08:00"/>
              </w:rPr>
            </w:pPr>
            <w:ins w:id="26608" w:author="xh" w:date="2026-10-19T14:30:46+08:00">
              <w:r>
                <w:rPr>
                  <w:rFonts w:ascii="Times New Roman" w:hAnsi="Times New Roman" w:eastAsia="宋体"/>
                  <w:b w:val="0"/>
                  <w:sz w:val="18"/>
                </w:rPr>
                <w:t>4.34</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09" w:author="xh" w:date="2026-10-19T14:30:46+08:00"/>
              </w:rPr>
            </w:pPr>
            <w:ins w:id="26610" w:author="xh" w:date="2026-10-19T14:30:46+08:00">
              <w:r>
                <w:rPr>
                  <w:rFonts w:ascii="Times New Roman" w:hAnsi="Times New Roman" w:eastAsia="宋体"/>
                  <w:b w:val="0"/>
                  <w:sz w:val="18"/>
                </w:rPr>
                <w:t>2.45</w:t>
              </w:r>
            </w:ins>
          </w:p>
        </w:tc>
      </w:tr>
      <w:tr>
        <w:trPr>
          <w:cantSplit/>
          <w:ins w:id="26461" w:author="xh" w:date="2026-10-19T14:30:46+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11" w:author="xh" w:date="2026-10-19T14:30:46+08:00"/>
              </w:rPr>
            </w:pPr>
            <w:ins w:id="26612" w:author="xh" w:date="2026-10-19T14:30:46+08:00">
              <w:r>
                <w:rPr>
                  <w:rFonts w:ascii="Times New Roman" w:hAnsi="Times New Roman" w:eastAsia="宋体"/>
                  <w:b w:val="0"/>
                  <w:sz w:val="18"/>
                </w:rPr>
                <w:t>刚性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13" w:author="xh" w:date="2026-10-19T14:30:46+08:00"/>
              </w:rPr>
            </w:pPr>
            <w:ins w:id="26614" w:author="xh" w:date="2026-10-19T14:30:46+08:00">
              <w:r>
                <w:rPr>
                  <w:rFonts w:ascii="Times New Roman" w:hAnsi="Times New Roman" w:eastAsia="宋体"/>
                  <w:b w:val="0"/>
                  <w:sz w:val="18"/>
                </w:rPr>
                <w:t>2035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15" w:author="xh" w:date="2026-10-19T14:30:46+08:00"/>
              </w:rPr>
            </w:pPr>
            <w:ins w:id="26616" w:author="xh" w:date="2026-10-19T14:30:46+08:00">
              <w:r>
                <w:rPr>
                  <w:rFonts w:ascii="Times New Roman" w:hAnsi="Times New Roman" w:eastAsia="宋体"/>
                  <w:b w:val="0"/>
                  <w:sz w:val="18"/>
                </w:rPr>
                <w:t>区域正向峰值</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17" w:author="xh" w:date="2026-10-19T14:30:46+08:00"/>
              </w:rPr>
            </w:pPr>
            <w:ins w:id="26618" w:author="xh" w:date="2026-10-19T14:30:46+08:00">
              <w:r>
                <w:rPr>
                  <w:rFonts w:ascii="Times New Roman" w:hAnsi="Times New Roman" w:eastAsia="宋体"/>
                  <w:b w:val="0"/>
                  <w:sz w:val="18"/>
                </w:rPr>
                <w:t>14</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19" w:author="xh" w:date="2026-10-19T14:30:46+08:00"/>
              </w:rPr>
            </w:pPr>
            <w:ins w:id="26620" w:author="xh" w:date="2026-10-19T14:30:46+08:00">
              <w:r>
                <w:rPr>
                  <w:rFonts w:ascii="Times New Roman" w:hAnsi="Times New Roman" w:eastAsia="宋体"/>
                  <w:b w:val="0"/>
                  <w:sz w:val="18"/>
                </w:rPr>
                <w:t>17</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21" w:author="xh" w:date="2026-10-19T14:30:46+08:00"/>
              </w:rPr>
            </w:pPr>
            <w:ins w:id="26622" w:author="xh" w:date="2026-10-19T14:30:46+08:00">
              <w:r>
                <w:rPr>
                  <w:rFonts w:ascii="Times New Roman" w:hAnsi="Times New Roman" w:eastAsia="宋体"/>
                  <w:b w:val="0"/>
                  <w:sz w:val="18"/>
                </w:rPr>
                <w:t>144.53</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23" w:author="xh" w:date="2026-10-19T14:30:46+08:00"/>
              </w:rPr>
            </w:pPr>
            <w:ins w:id="26624" w:author="xh" w:date="2026-10-19T14:30:46+08:00">
              <w:r>
                <w:rPr>
                  <w:rFonts w:ascii="Times New Roman" w:hAnsi="Times New Roman" w:eastAsia="宋体"/>
                  <w:b w:val="0"/>
                  <w:sz w:val="18"/>
                </w:rPr>
                <w:t>7.90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25" w:author="xh" w:date="2026-10-19T14:30:46+08:00"/>
              </w:rPr>
            </w:pPr>
            <w:ins w:id="26626" w:author="xh" w:date="2026-10-19T14:30:46+08:00">
              <w:r>
                <w:rPr>
                  <w:rFonts w:ascii="Times New Roman" w:hAnsi="Times New Roman" w:eastAsia="宋体"/>
                  <w:b w:val="0"/>
                  <w:sz w:val="18"/>
                </w:rPr>
                <w:t>136.63</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27" w:author="xh" w:date="2026-10-19T14:30:46+08:00"/>
              </w:rPr>
            </w:pPr>
            <w:ins w:id="26628" w:author="xh" w:date="2026-10-19T14:30:46+08:00">
              <w:r>
                <w:rPr>
                  <w:rFonts w:ascii="Times New Roman" w:hAnsi="Times New Roman" w:eastAsia="宋体"/>
                  <w:b w:val="0"/>
                  <w:sz w:val="18"/>
                </w:rPr>
                <w:t>37.75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29" w:author="xh" w:date="2026-10-19T14:30:46+08:00"/>
              </w:rPr>
            </w:pPr>
            <w:ins w:id="26630" w:author="xh" w:date="2026-10-19T14:30:46+08:00">
              <w:r>
                <w:rPr>
                  <w:rFonts w:ascii="Times New Roman" w:hAnsi="Times New Roman" w:eastAsia="宋体"/>
                  <w:b w:val="0"/>
                  <w:sz w:val="18"/>
                </w:rPr>
                <w:t>22.92</w:t>
              </w:r>
            </w:ins>
          </w:p>
        </w:tc>
      </w:tr>
      <w:tr>
        <w:trPr>
          <w:cantSplit/>
          <w:ins w:id="26462" w:author="xh" w:date="2026-10-19T14:30:46+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31" w:author="xh" w:date="2026-10-19T14:30:46+08:00"/>
              </w:rPr>
            </w:pPr>
            <w:ins w:id="26632" w:author="xh" w:date="2026-10-19T14:30:46+08:00">
              <w:r>
                <w:rPr>
                  <w:rFonts w:ascii="Times New Roman" w:hAnsi="Times New Roman" w:eastAsia="宋体"/>
                  <w:b w:val="0"/>
                  <w:sz w:val="18"/>
                </w:rPr>
                <w:t>刚性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33" w:author="xh" w:date="2026-10-19T14:30:46+08:00"/>
              </w:rPr>
            </w:pPr>
            <w:ins w:id="26634" w:author="xh" w:date="2026-10-19T14:30:46+08:00">
              <w:r>
                <w:rPr>
                  <w:rFonts w:ascii="Times New Roman" w:hAnsi="Times New Roman" w:eastAsia="宋体"/>
                  <w:b w:val="0"/>
                  <w:sz w:val="18"/>
                </w:rPr>
                <w:t>2035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35" w:author="xh" w:date="2026-10-19T14:30:46+08:00"/>
              </w:rPr>
            </w:pPr>
            <w:ins w:id="26636" w:author="xh" w:date="2026-10-19T14:30:46+08:00">
              <w:r>
                <w:rPr>
                  <w:rFonts w:ascii="Times New Roman" w:hAnsi="Times New Roman" w:eastAsia="宋体"/>
                  <w:b w:val="0"/>
                  <w:sz w:val="18"/>
                </w:rPr>
                <w:t>区域最低净负荷</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37" w:author="xh" w:date="2026-10-19T14:30:46+08:00"/>
              </w:rPr>
            </w:pPr>
            <w:ins w:id="26638" w:author="xh" w:date="2026-10-19T14:30:46+08:00">
              <w:r>
                <w:rPr>
                  <w:rFonts w:ascii="Times New Roman" w:hAnsi="Times New Roman" w:eastAsia="宋体"/>
                  <w:b w:val="0"/>
                  <w:sz w:val="18"/>
                </w:rPr>
                <w:t>14</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39" w:author="xh" w:date="2026-10-19T14:30:46+08:00"/>
              </w:rPr>
            </w:pPr>
            <w:ins w:id="26640" w:author="xh" w:date="2026-10-19T14:30:46+08:00">
              <w:r>
                <w:rPr>
                  <w:rFonts w:ascii="Times New Roman" w:hAnsi="Times New Roman" w:eastAsia="宋体"/>
                  <w:b w:val="0"/>
                  <w:sz w:val="18"/>
                </w:rPr>
                <w:t>17</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41" w:author="xh" w:date="2026-10-19T14:30:46+08:00"/>
              </w:rPr>
            </w:pPr>
            <w:ins w:id="26642" w:author="xh" w:date="2026-10-19T14:30:46+08:00">
              <w:r>
                <w:rPr>
                  <w:rFonts w:ascii="Times New Roman" w:hAnsi="Times New Roman" w:eastAsia="宋体"/>
                  <w:b w:val="0"/>
                  <w:sz w:val="18"/>
                </w:rPr>
                <w:t>51.38</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43" w:author="xh" w:date="2026-10-19T14:30:46+08:00"/>
              </w:rPr>
            </w:pPr>
            <w:ins w:id="26644" w:author="xh" w:date="2026-10-19T14:30:46+08:00">
              <w:r>
                <w:rPr>
                  <w:rFonts w:ascii="Times New Roman" w:hAnsi="Times New Roman" w:eastAsia="宋体"/>
                  <w:b w:val="0"/>
                  <w:sz w:val="18"/>
                </w:rPr>
                <w:t>0.88</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45" w:author="xh" w:date="2026-10-19T14:30:46+08:00"/>
              </w:rPr>
            </w:pPr>
            <w:ins w:id="26646" w:author="xh" w:date="2026-10-19T14:30:46+08:00">
              <w:r>
                <w:rPr>
                  <w:rFonts w:ascii="Times New Roman" w:hAnsi="Times New Roman" w:eastAsia="宋体"/>
                  <w:b w:val="0"/>
                  <w:sz w:val="18"/>
                </w:rPr>
                <w:t>50.50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47" w:author="xh" w:date="2026-10-19T14:30:46+08:00"/>
              </w:rPr>
            </w:pPr>
            <w:ins w:id="26648" w:author="xh" w:date="2026-10-19T14:30:46+08:00">
              <w:r>
                <w:rPr>
                  <w:rFonts w:ascii="Times New Roman" w:hAnsi="Times New Roman" w:eastAsia="宋体"/>
                  <w:b w:val="0"/>
                  <w:sz w:val="18"/>
                </w:rPr>
                <w:t>17.03</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49" w:author="xh" w:date="2026-10-19T14:30:46+08:00"/>
              </w:rPr>
            </w:pPr>
            <w:ins w:id="26650" w:author="xh" w:date="2026-10-19T14:30:46+08:00">
              <w:r>
                <w:rPr>
                  <w:rFonts w:ascii="Times New Roman" w:hAnsi="Times New Roman" w:eastAsia="宋体"/>
                  <w:b w:val="0"/>
                  <w:sz w:val="18"/>
                </w:rPr>
                <w:t>13.93</w:t>
              </w:r>
            </w:ins>
          </w:p>
        </w:tc>
      </w:tr>
      <w:tr>
        <w:trPr>
          <w:cantSplit/>
          <w:ins w:id="26463" w:author="xh" w:date="2026-10-19T14:30:46+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51" w:author="xh" w:date="2026-10-19T14:30:46+08:00"/>
              </w:rPr>
            </w:pPr>
            <w:ins w:id="26652" w:author="xh" w:date="2026-10-19T14:30:46+08:00">
              <w:r>
                <w:rPr>
                  <w:rFonts w:ascii="Times New Roman" w:hAnsi="Times New Roman" w:eastAsia="宋体"/>
                  <w:b w:val="0"/>
                  <w:sz w:val="18"/>
                </w:rPr>
                <w:t>弹性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53" w:author="xh" w:date="2026-10-19T14:30:46+08:00"/>
              </w:rPr>
            </w:pPr>
            <w:ins w:id="26654" w:author="xh" w:date="2026-10-19T14:30:46+08:00">
              <w:r>
                <w:rPr>
                  <w:rFonts w:ascii="Times New Roman" w:hAnsi="Times New Roman" w:eastAsia="宋体"/>
                  <w:b w:val="0"/>
                  <w:sz w:val="18"/>
                </w:rPr>
                <w:t>2022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55" w:author="xh" w:date="2026-10-19T14:30:46+08:00"/>
              </w:rPr>
            </w:pPr>
            <w:ins w:id="26656" w:author="xh" w:date="2026-10-19T14:30:46+08:00">
              <w:r>
                <w:rPr>
                  <w:rFonts w:ascii="Times New Roman" w:hAnsi="Times New Roman" w:eastAsia="宋体"/>
                  <w:b w:val="0"/>
                  <w:sz w:val="18"/>
                </w:rPr>
                <w:t>区域正向峰值</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57" w:author="xh" w:date="2026-10-19T14:30:46+08:00"/>
              </w:rPr>
            </w:pPr>
            <w:ins w:id="26658" w:author="xh" w:date="2026-10-19T14:30:46+08:00">
              <w:r>
                <w:rPr>
                  <w:rFonts w:ascii="Times New Roman" w:hAnsi="Times New Roman" w:eastAsia="宋体"/>
                  <w:b w:val="0"/>
                  <w:sz w:val="18"/>
                </w:rPr>
                <w:t>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59" w:author="xh" w:date="2026-10-19T14:30:46+08:00"/>
              </w:rPr>
            </w:pPr>
            <w:ins w:id="26660" w:author="xh" w:date="2026-10-19T14:30:46+08:00">
              <w:r>
                <w:rPr>
                  <w:rFonts w:ascii="Times New Roman" w:hAnsi="Times New Roman" w:eastAsia="宋体"/>
                  <w:b w:val="0"/>
                  <w:sz w:val="18"/>
                </w:rPr>
                <w:t>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61" w:author="xh" w:date="2026-10-19T14:30:46+08:00"/>
              </w:rPr>
            </w:pPr>
            <w:ins w:id="26662" w:author="xh" w:date="2026-10-19T14:30:46+08:00">
              <w:r>
                <w:rPr>
                  <w:rFonts w:ascii="Times New Roman" w:hAnsi="Times New Roman" w:eastAsia="宋体"/>
                  <w:b w:val="0"/>
                  <w:sz w:val="18"/>
                </w:rPr>
                <w:t>3.80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63" w:author="xh" w:date="2026-10-19T14:30:46+08:00"/>
              </w:rPr>
            </w:pPr>
            <w:ins w:id="26664" w:author="xh" w:date="2026-10-19T14:30:46+08:00">
              <w:r>
                <w:rPr>
                  <w:rFonts w:ascii="Times New Roman" w:hAnsi="Times New Roman" w:eastAsia="宋体"/>
                  <w:b w:val="0"/>
                  <w:sz w:val="18"/>
                </w:rPr>
                <w:t>3.80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65" w:author="xh" w:date="2026-10-19T14:30:46+08:00"/>
              </w:rPr>
            </w:pPr>
            <w:ins w:id="26666" w:author="xh" w:date="2026-10-19T14:30:46+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67" w:author="xh" w:date="2026-10-19T14:30:46+08:00"/>
              </w:rPr>
            </w:pPr>
            <w:ins w:id="26668" w:author="xh" w:date="2026-10-19T14:30:46+08:00">
              <w:r>
                <w:rPr>
                  <w:rFonts w:ascii="Times New Roman" w:hAnsi="Times New Roman" w:eastAsia="宋体"/>
                  <w:b w:val="0"/>
                  <w:sz w:val="18"/>
                </w:rPr>
                <w:t>2.52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69" w:author="xh" w:date="2026-10-19T14:30:46+08:00"/>
              </w:rPr>
            </w:pPr>
            <w:ins w:id="26670" w:author="xh" w:date="2026-10-19T14:30:46+08:00">
              <w:r>
                <w:rPr>
                  <w:rFonts w:ascii="Times New Roman" w:hAnsi="Times New Roman" w:eastAsia="宋体"/>
                  <w:b w:val="0"/>
                  <w:sz w:val="18"/>
                </w:rPr>
                <w:t>2.52</w:t>
              </w:r>
            </w:ins>
          </w:p>
        </w:tc>
      </w:tr>
      <w:tr>
        <w:trPr>
          <w:cantSplit/>
          <w:ins w:id="26464" w:author="xh" w:date="2026-10-19T14:30:46+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71" w:author="xh" w:date="2026-10-19T14:30:46+08:00"/>
              </w:rPr>
            </w:pPr>
            <w:ins w:id="26672" w:author="xh" w:date="2026-10-19T14:30:46+08:00">
              <w:r>
                <w:rPr>
                  <w:rFonts w:ascii="Times New Roman" w:hAnsi="Times New Roman" w:eastAsia="宋体"/>
                  <w:b w:val="0"/>
                  <w:sz w:val="18"/>
                </w:rPr>
                <w:t>弹性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73" w:author="xh" w:date="2026-10-19T14:30:46+08:00"/>
              </w:rPr>
            </w:pPr>
            <w:ins w:id="26674" w:author="xh" w:date="2026-10-19T14:30:46+08:00">
              <w:r>
                <w:rPr>
                  <w:rFonts w:ascii="Times New Roman" w:hAnsi="Times New Roman" w:eastAsia="宋体"/>
                  <w:b w:val="0"/>
                  <w:sz w:val="18"/>
                </w:rPr>
                <w:t>2022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75" w:author="xh" w:date="2026-10-19T14:30:46+08:00"/>
              </w:rPr>
            </w:pPr>
            <w:ins w:id="26676" w:author="xh" w:date="2026-10-19T14:30:46+08:00">
              <w:r>
                <w:rPr>
                  <w:rFonts w:ascii="Times New Roman" w:hAnsi="Times New Roman" w:eastAsia="宋体"/>
                  <w:b w:val="0"/>
                  <w:sz w:val="18"/>
                </w:rPr>
                <w:t>区域最低净负荷</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77" w:author="xh" w:date="2026-10-19T14:30:46+08:00"/>
              </w:rPr>
            </w:pPr>
            <w:ins w:id="26678" w:author="xh" w:date="2026-10-19T14:30:46+08:00">
              <w:r>
                <w:rPr>
                  <w:rFonts w:ascii="Times New Roman" w:hAnsi="Times New Roman" w:eastAsia="宋体"/>
                  <w:b w:val="0"/>
                  <w:sz w:val="18"/>
                </w:rPr>
                <w:t>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79" w:author="xh" w:date="2026-10-19T14:30:46+08:00"/>
              </w:rPr>
            </w:pPr>
            <w:ins w:id="26680" w:author="xh" w:date="2026-10-19T14:30:46+08:00">
              <w:r>
                <w:rPr>
                  <w:rFonts w:ascii="Times New Roman" w:hAnsi="Times New Roman" w:eastAsia="宋体"/>
                  <w:b w:val="0"/>
                  <w:sz w:val="18"/>
                </w:rPr>
                <w:t>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81" w:author="xh" w:date="2026-10-19T14:30:46+08:00"/>
              </w:rPr>
            </w:pPr>
            <w:ins w:id="26682" w:author="xh" w:date="2026-10-19T14:30:46+08:00">
              <w:r>
                <w:rPr>
                  <w:rFonts w:ascii="Times New Roman" w:hAnsi="Times New Roman" w:eastAsia="宋体"/>
                  <w:b w:val="0"/>
                  <w:sz w:val="18"/>
                </w:rPr>
                <w:t>0.85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83" w:author="xh" w:date="2026-10-19T14:30:46+08:00"/>
              </w:rPr>
            </w:pPr>
            <w:ins w:id="26684" w:author="xh" w:date="2026-10-19T14:30:46+08:00">
              <w:r>
                <w:rPr>
                  <w:rFonts w:ascii="Times New Roman" w:hAnsi="Times New Roman" w:eastAsia="宋体"/>
                  <w:b w:val="0"/>
                  <w:sz w:val="18"/>
                </w:rPr>
                <w:t>0.85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85" w:author="xh" w:date="2026-10-19T14:30:46+08:00"/>
              </w:rPr>
            </w:pPr>
            <w:ins w:id="26686" w:author="xh" w:date="2026-10-19T14:30:46+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87" w:author="xh" w:date="2026-10-19T14:30:46+08:00"/>
              </w:rPr>
            </w:pPr>
            <w:ins w:id="26688" w:author="xh" w:date="2026-10-19T14:30:46+08:00">
              <w:r>
                <w:rPr>
                  <w:rFonts w:ascii="Times New Roman" w:hAnsi="Times New Roman" w:eastAsia="宋体"/>
                  <w:b w:val="0"/>
                  <w:sz w:val="18"/>
                </w:rPr>
                <w:t>0.58</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89" w:author="xh" w:date="2026-10-19T14:30:46+08:00"/>
              </w:rPr>
            </w:pPr>
            <w:ins w:id="26690" w:author="xh" w:date="2026-10-19T14:30:46+08:00">
              <w:r>
                <w:rPr>
                  <w:rFonts w:ascii="Times New Roman" w:hAnsi="Times New Roman" w:eastAsia="宋体"/>
                  <w:b w:val="0"/>
                  <w:sz w:val="18"/>
                </w:rPr>
                <w:t>0.58</w:t>
              </w:r>
            </w:ins>
          </w:p>
        </w:tc>
      </w:tr>
      <w:tr>
        <w:trPr>
          <w:cantSplit/>
          <w:ins w:id="26465" w:author="xh" w:date="2026-10-19T14:30:46+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91" w:author="xh" w:date="2026-10-19T14:30:46+08:00"/>
              </w:rPr>
            </w:pPr>
            <w:ins w:id="26692" w:author="xh" w:date="2026-10-19T14:30:46+08:00">
              <w:r>
                <w:rPr>
                  <w:rFonts w:ascii="Times New Roman" w:hAnsi="Times New Roman" w:eastAsia="宋体"/>
                  <w:b w:val="0"/>
                  <w:sz w:val="18"/>
                </w:rPr>
                <w:t>弹性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93" w:author="xh" w:date="2026-10-19T14:30:46+08:00"/>
              </w:rPr>
            </w:pPr>
            <w:ins w:id="26694" w:author="xh" w:date="2026-10-19T14:30:46+08:00">
              <w:r>
                <w:rPr>
                  <w:rFonts w:ascii="Times New Roman" w:hAnsi="Times New Roman" w:eastAsia="宋体"/>
                  <w:b w:val="0"/>
                  <w:sz w:val="18"/>
                </w:rPr>
                <w:t>2025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95" w:author="xh" w:date="2026-10-19T14:30:46+08:00"/>
              </w:rPr>
            </w:pPr>
            <w:ins w:id="26696" w:author="xh" w:date="2026-10-19T14:30:46+08:00">
              <w:r>
                <w:rPr>
                  <w:rFonts w:ascii="Times New Roman" w:hAnsi="Times New Roman" w:eastAsia="宋体"/>
                  <w:b w:val="0"/>
                  <w:sz w:val="18"/>
                </w:rPr>
                <w:t>区域正向峰值</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97" w:author="xh" w:date="2026-10-19T14:30:46+08:00"/>
              </w:rPr>
            </w:pPr>
            <w:ins w:id="26698" w:author="xh" w:date="2026-10-19T14:30:46+08:00">
              <w:r>
                <w:rPr>
                  <w:rFonts w:ascii="Times New Roman" w:hAnsi="Times New Roman" w:eastAsia="宋体"/>
                  <w:b w:val="0"/>
                  <w:sz w:val="18"/>
                </w:rPr>
                <w:t>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699" w:author="xh" w:date="2026-10-19T14:30:46+08:00"/>
              </w:rPr>
            </w:pPr>
            <w:ins w:id="26700" w:author="xh" w:date="2026-10-19T14:30:46+08:00">
              <w:r>
                <w:rPr>
                  <w:rFonts w:ascii="Times New Roman" w:hAnsi="Times New Roman" w:eastAsia="宋体"/>
                  <w:b w:val="0"/>
                  <w:sz w:val="18"/>
                </w:rPr>
                <w:t>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01" w:author="xh" w:date="2026-10-19T14:30:46+08:00"/>
              </w:rPr>
            </w:pPr>
            <w:ins w:id="26702" w:author="xh" w:date="2026-10-19T14:30:46+08:00">
              <w:r>
                <w:rPr>
                  <w:rFonts w:ascii="Times New Roman" w:hAnsi="Times New Roman" w:eastAsia="宋体"/>
                  <w:b w:val="0"/>
                  <w:sz w:val="18"/>
                </w:rPr>
                <w:t>2.69</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03" w:author="xh" w:date="2026-10-19T14:30:46+08:00"/>
              </w:rPr>
            </w:pPr>
            <w:ins w:id="26704" w:author="xh" w:date="2026-10-19T14:30:46+08:00">
              <w:r>
                <w:rPr>
                  <w:rFonts w:ascii="Times New Roman" w:hAnsi="Times New Roman" w:eastAsia="宋体"/>
                  <w:b w:val="0"/>
                  <w:sz w:val="18"/>
                </w:rPr>
                <w:t>2.69</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05" w:author="xh" w:date="2026-10-19T14:30:46+08:00"/>
              </w:rPr>
            </w:pPr>
            <w:ins w:id="26706" w:author="xh" w:date="2026-10-19T14:30:46+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07" w:author="xh" w:date="2026-10-19T14:30:46+08:00"/>
              </w:rPr>
            </w:pPr>
            <w:ins w:id="26708" w:author="xh" w:date="2026-10-19T14:30:46+08:00">
              <w:r>
                <w:rPr>
                  <w:rFonts w:ascii="Times New Roman" w:hAnsi="Times New Roman" w:eastAsia="宋体"/>
                  <w:b w:val="0"/>
                  <w:sz w:val="18"/>
                </w:rPr>
                <w:t>2.69</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09" w:author="xh" w:date="2026-10-19T14:30:46+08:00"/>
              </w:rPr>
            </w:pPr>
            <w:ins w:id="26710" w:author="xh" w:date="2026-10-19T14:30:46+08:00">
              <w:r>
                <w:rPr>
                  <w:rFonts w:ascii="Times New Roman" w:hAnsi="Times New Roman" w:eastAsia="宋体"/>
                  <w:b w:val="0"/>
                  <w:sz w:val="18"/>
                </w:rPr>
                <w:t>2.69</w:t>
              </w:r>
            </w:ins>
          </w:p>
        </w:tc>
      </w:tr>
      <w:tr>
        <w:trPr>
          <w:cantSplit/>
          <w:ins w:id="26466" w:author="xh" w:date="2026-10-19T14:30:46+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11" w:author="xh" w:date="2026-10-19T14:30:46+08:00"/>
              </w:rPr>
            </w:pPr>
            <w:ins w:id="26712" w:author="xh" w:date="2026-10-19T14:30:46+08:00">
              <w:r>
                <w:rPr>
                  <w:rFonts w:ascii="Times New Roman" w:hAnsi="Times New Roman" w:eastAsia="宋体"/>
                  <w:b w:val="0"/>
                  <w:sz w:val="18"/>
                </w:rPr>
                <w:t>弹性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13" w:author="xh" w:date="2026-10-19T14:30:46+08:00"/>
              </w:rPr>
            </w:pPr>
            <w:ins w:id="26714" w:author="xh" w:date="2026-10-19T14:30:46+08:00">
              <w:r>
                <w:rPr>
                  <w:rFonts w:ascii="Times New Roman" w:hAnsi="Times New Roman" w:eastAsia="宋体"/>
                  <w:b w:val="0"/>
                  <w:sz w:val="18"/>
                </w:rPr>
                <w:t>2025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15" w:author="xh" w:date="2026-10-19T14:30:46+08:00"/>
              </w:rPr>
            </w:pPr>
            <w:ins w:id="26716" w:author="xh" w:date="2026-10-19T14:30:46+08:00">
              <w:r>
                <w:rPr>
                  <w:rFonts w:ascii="Times New Roman" w:hAnsi="Times New Roman" w:eastAsia="宋体"/>
                  <w:b w:val="0"/>
                  <w:sz w:val="18"/>
                </w:rPr>
                <w:t>区域最低净负荷</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17" w:author="xh" w:date="2026-10-19T14:30:46+08:00"/>
              </w:rPr>
            </w:pPr>
            <w:ins w:id="26718" w:author="xh" w:date="2026-10-19T14:30:46+08:00">
              <w:r>
                <w:rPr>
                  <w:rFonts w:ascii="Times New Roman" w:hAnsi="Times New Roman" w:eastAsia="宋体"/>
                  <w:b w:val="0"/>
                  <w:sz w:val="18"/>
                </w:rPr>
                <w:t>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19" w:author="xh" w:date="2026-10-19T14:30:46+08:00"/>
              </w:rPr>
            </w:pPr>
            <w:ins w:id="26720" w:author="xh" w:date="2026-10-19T14:30:46+08:00">
              <w:r>
                <w:rPr>
                  <w:rFonts w:ascii="Times New Roman" w:hAnsi="Times New Roman" w:eastAsia="宋体"/>
                  <w:b w:val="0"/>
                  <w:sz w:val="18"/>
                </w:rPr>
                <w:t>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21" w:author="xh" w:date="2026-10-19T14:30:46+08:00"/>
              </w:rPr>
            </w:pPr>
            <w:ins w:id="26722" w:author="xh" w:date="2026-10-19T14:30:46+08:00">
              <w:r>
                <w:rPr>
                  <w:rFonts w:ascii="Times New Roman" w:hAnsi="Times New Roman" w:eastAsia="宋体"/>
                  <w:b w:val="0"/>
                  <w:sz w:val="18"/>
                </w:rPr>
                <w:t>0.44</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23" w:author="xh" w:date="2026-10-19T14:30:46+08:00"/>
              </w:rPr>
            </w:pPr>
            <w:ins w:id="26724" w:author="xh" w:date="2026-10-19T14:30:46+08:00">
              <w:r>
                <w:rPr>
                  <w:rFonts w:ascii="Times New Roman" w:hAnsi="Times New Roman" w:eastAsia="宋体"/>
                  <w:b w:val="0"/>
                  <w:sz w:val="18"/>
                </w:rPr>
                <w:t>0.44</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25" w:author="xh" w:date="2026-10-19T14:30:46+08:00"/>
              </w:rPr>
            </w:pPr>
            <w:ins w:id="26726" w:author="xh" w:date="2026-10-19T14:30:46+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27" w:author="xh" w:date="2026-10-19T14:30:46+08:00"/>
              </w:rPr>
            </w:pPr>
            <w:ins w:id="26728" w:author="xh" w:date="2026-10-19T14:30:46+08:00">
              <w:r>
                <w:rPr>
                  <w:rFonts w:ascii="Times New Roman" w:hAnsi="Times New Roman" w:eastAsia="宋体"/>
                  <w:b w:val="0"/>
                  <w:sz w:val="18"/>
                </w:rPr>
                <w:t>0.44</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29" w:author="xh" w:date="2026-10-19T14:30:46+08:00"/>
              </w:rPr>
            </w:pPr>
            <w:ins w:id="26730" w:author="xh" w:date="2026-10-19T14:30:46+08:00">
              <w:r>
                <w:rPr>
                  <w:rFonts w:ascii="Times New Roman" w:hAnsi="Times New Roman" w:eastAsia="宋体"/>
                  <w:b w:val="0"/>
                  <w:sz w:val="18"/>
                </w:rPr>
                <w:t>0.44</w:t>
              </w:r>
            </w:ins>
          </w:p>
        </w:tc>
      </w:tr>
      <w:tr>
        <w:trPr>
          <w:cantSplit/>
          <w:ins w:id="26467" w:author="xh" w:date="2026-10-19T14:30:46+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31" w:author="xh" w:date="2026-10-19T14:30:46+08:00"/>
              </w:rPr>
            </w:pPr>
            <w:ins w:id="26732" w:author="xh" w:date="2026-10-19T14:30:46+08:00">
              <w:r>
                <w:rPr>
                  <w:rFonts w:ascii="Times New Roman" w:hAnsi="Times New Roman" w:eastAsia="宋体"/>
                  <w:b w:val="0"/>
                  <w:sz w:val="18"/>
                </w:rPr>
                <w:t>弹性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33" w:author="xh" w:date="2026-10-19T14:30:46+08:00"/>
              </w:rPr>
            </w:pPr>
            <w:ins w:id="26734" w:author="xh" w:date="2026-10-19T14:30:46+08:00">
              <w:r>
                <w:rPr>
                  <w:rFonts w:ascii="Times New Roman" w:hAnsi="Times New Roman" w:eastAsia="宋体"/>
                  <w:b w:val="0"/>
                  <w:sz w:val="18"/>
                </w:rPr>
                <w:t>2030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35" w:author="xh" w:date="2026-10-19T14:30:46+08:00"/>
              </w:rPr>
            </w:pPr>
            <w:ins w:id="26736" w:author="xh" w:date="2026-10-19T14:30:46+08:00">
              <w:r>
                <w:rPr>
                  <w:rFonts w:ascii="Times New Roman" w:hAnsi="Times New Roman" w:eastAsia="宋体"/>
                  <w:b w:val="0"/>
                  <w:sz w:val="18"/>
                </w:rPr>
                <w:t>区域正向峰值</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37" w:author="xh" w:date="2026-10-19T14:30:46+08:00"/>
              </w:rPr>
            </w:pPr>
            <w:ins w:id="26738" w:author="xh" w:date="2026-10-19T14:30:46+08:00">
              <w:r>
                <w:rPr>
                  <w:rFonts w:ascii="Times New Roman" w:hAnsi="Times New Roman" w:eastAsia="宋体"/>
                  <w:b w:val="0"/>
                  <w:sz w:val="18"/>
                </w:rPr>
                <w:t>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39" w:author="xh" w:date="2026-10-19T14:30:46+08:00"/>
              </w:rPr>
            </w:pPr>
            <w:ins w:id="26740" w:author="xh" w:date="2026-10-19T14:30:46+08:00">
              <w:r>
                <w:rPr>
                  <w:rFonts w:ascii="Times New Roman" w:hAnsi="Times New Roman" w:eastAsia="宋体"/>
                  <w:b w:val="0"/>
                  <w:sz w:val="18"/>
                </w:rPr>
                <w:t>3</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41" w:author="xh" w:date="2026-10-19T14:30:46+08:00"/>
              </w:rPr>
            </w:pPr>
            <w:ins w:id="26742" w:author="xh" w:date="2026-10-19T14:30:46+08:00">
              <w:r>
                <w:rPr>
                  <w:rFonts w:ascii="Times New Roman" w:hAnsi="Times New Roman" w:eastAsia="宋体"/>
                  <w:b w:val="0"/>
                  <w:sz w:val="18"/>
                </w:rPr>
                <w:t>8.17</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43" w:author="xh" w:date="2026-10-19T14:30:46+08:00"/>
              </w:rPr>
            </w:pPr>
            <w:ins w:id="26744" w:author="xh" w:date="2026-10-19T14:30:46+08:00">
              <w:r>
                <w:rPr>
                  <w:rFonts w:ascii="Times New Roman" w:hAnsi="Times New Roman" w:eastAsia="宋体"/>
                  <w:b w:val="0"/>
                  <w:sz w:val="18"/>
                </w:rPr>
                <w:t>8.17</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45" w:author="xh" w:date="2026-10-19T14:30:46+08:00"/>
              </w:rPr>
            </w:pPr>
            <w:ins w:id="26746" w:author="xh" w:date="2026-10-19T14:30:46+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47" w:author="xh" w:date="2026-10-19T14:30:46+08:00"/>
              </w:rPr>
            </w:pPr>
            <w:ins w:id="26748" w:author="xh" w:date="2026-10-19T14:30:46+08:00">
              <w:r>
                <w:rPr>
                  <w:rFonts w:ascii="Times New Roman" w:hAnsi="Times New Roman" w:eastAsia="宋体"/>
                  <w:b w:val="0"/>
                  <w:sz w:val="18"/>
                </w:rPr>
                <w:t>4.88</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49" w:author="xh" w:date="2026-10-19T14:30:46+08:00"/>
              </w:rPr>
            </w:pPr>
            <w:ins w:id="26750" w:author="xh" w:date="2026-10-19T14:30:46+08:00">
              <w:r>
                <w:rPr>
                  <w:rFonts w:ascii="Times New Roman" w:hAnsi="Times New Roman" w:eastAsia="宋体"/>
                  <w:b w:val="0"/>
                  <w:sz w:val="18"/>
                </w:rPr>
                <w:t>3.29</w:t>
              </w:r>
            </w:ins>
          </w:p>
        </w:tc>
      </w:tr>
      <w:tr>
        <w:trPr>
          <w:cantSplit/>
          <w:ins w:id="26468" w:author="xh" w:date="2026-10-19T14:30:46+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51" w:author="xh" w:date="2026-10-19T14:30:46+08:00"/>
              </w:rPr>
            </w:pPr>
            <w:ins w:id="26752" w:author="xh" w:date="2026-10-19T14:30:46+08:00">
              <w:r>
                <w:rPr>
                  <w:rFonts w:ascii="Times New Roman" w:hAnsi="Times New Roman" w:eastAsia="宋体"/>
                  <w:b w:val="0"/>
                  <w:sz w:val="18"/>
                </w:rPr>
                <w:t>弹性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53" w:author="xh" w:date="2026-10-19T14:30:46+08:00"/>
              </w:rPr>
            </w:pPr>
            <w:ins w:id="26754" w:author="xh" w:date="2026-10-19T14:30:46+08:00">
              <w:r>
                <w:rPr>
                  <w:rFonts w:ascii="Times New Roman" w:hAnsi="Times New Roman" w:eastAsia="宋体"/>
                  <w:b w:val="0"/>
                  <w:sz w:val="18"/>
                </w:rPr>
                <w:t>2030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55" w:author="xh" w:date="2026-10-19T14:30:46+08:00"/>
              </w:rPr>
            </w:pPr>
            <w:ins w:id="26756" w:author="xh" w:date="2026-10-19T14:30:46+08:00">
              <w:r>
                <w:rPr>
                  <w:rFonts w:ascii="Times New Roman" w:hAnsi="Times New Roman" w:eastAsia="宋体"/>
                  <w:b w:val="0"/>
                  <w:sz w:val="18"/>
                </w:rPr>
                <w:t>区域最低净负荷</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57" w:author="xh" w:date="2026-10-19T14:30:46+08:00"/>
              </w:rPr>
            </w:pPr>
            <w:ins w:id="26758" w:author="xh" w:date="2026-10-19T14:30:46+08:00">
              <w:r>
                <w:rPr>
                  <w:rFonts w:ascii="Times New Roman" w:hAnsi="Times New Roman" w:eastAsia="宋体"/>
                  <w:b w:val="0"/>
                  <w:sz w:val="18"/>
                </w:rPr>
                <w:t>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59" w:author="xh" w:date="2026-10-19T14:30:46+08:00"/>
              </w:rPr>
            </w:pPr>
            <w:ins w:id="26760" w:author="xh" w:date="2026-10-19T14:30:46+08:00">
              <w:r>
                <w:rPr>
                  <w:rFonts w:ascii="Times New Roman" w:hAnsi="Times New Roman" w:eastAsia="宋体"/>
                  <w:b w:val="0"/>
                  <w:sz w:val="18"/>
                </w:rPr>
                <w:t>3</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61" w:author="xh" w:date="2026-10-19T14:30:46+08:00"/>
              </w:rPr>
            </w:pPr>
            <w:ins w:id="26762" w:author="xh" w:date="2026-10-19T14:30:46+08:00">
              <w:r>
                <w:rPr>
                  <w:rFonts w:ascii="Times New Roman" w:hAnsi="Times New Roman" w:eastAsia="宋体"/>
                  <w:b w:val="0"/>
                  <w:sz w:val="18"/>
                </w:rPr>
                <w:t>1.24</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63" w:author="xh" w:date="2026-10-19T14:30:46+08:00"/>
              </w:rPr>
            </w:pPr>
            <w:ins w:id="26764" w:author="xh" w:date="2026-10-19T14:30:46+08:00">
              <w:r>
                <w:rPr>
                  <w:rFonts w:ascii="Times New Roman" w:hAnsi="Times New Roman" w:eastAsia="宋体"/>
                  <w:b w:val="0"/>
                  <w:sz w:val="18"/>
                </w:rPr>
                <w:t>1.24</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65" w:author="xh" w:date="2026-10-19T14:30:46+08:00"/>
              </w:rPr>
            </w:pPr>
            <w:ins w:id="26766" w:author="xh" w:date="2026-10-19T14:30:46+08:00">
              <w:r>
                <w:rPr>
                  <w:rFonts w:ascii="Times New Roman" w:hAnsi="Times New Roman" w:eastAsia="宋体"/>
                  <w:b w:val="0"/>
                  <w:sz w:val="18"/>
                </w:rPr>
                <w:t>0.00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67" w:author="xh" w:date="2026-10-19T14:30:46+08:00"/>
              </w:rPr>
            </w:pPr>
            <w:ins w:id="26768" w:author="xh" w:date="2026-10-19T14:30:46+08:00">
              <w:r>
                <w:rPr>
                  <w:rFonts w:ascii="Times New Roman" w:hAnsi="Times New Roman" w:eastAsia="宋体"/>
                  <w:b w:val="0"/>
                  <w:sz w:val="18"/>
                </w:rPr>
                <w:t>0.72</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69" w:author="xh" w:date="2026-10-19T14:30:46+08:00"/>
              </w:rPr>
            </w:pPr>
            <w:ins w:id="26770" w:author="xh" w:date="2026-10-19T14:30:46+08:00">
              <w:r>
                <w:rPr>
                  <w:rFonts w:ascii="Times New Roman" w:hAnsi="Times New Roman" w:eastAsia="宋体"/>
                  <w:b w:val="0"/>
                  <w:sz w:val="18"/>
                </w:rPr>
                <w:t>0.72</w:t>
              </w:r>
            </w:ins>
          </w:p>
        </w:tc>
      </w:tr>
      <w:tr>
        <w:trPr>
          <w:cantSplit/>
          <w:ins w:id="26469" w:author="xh" w:date="2026-10-19T14:30:46+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71" w:author="xh" w:date="2026-10-19T14:30:46+08:00"/>
              </w:rPr>
            </w:pPr>
            <w:ins w:id="26772" w:author="xh" w:date="2026-10-19T14:30:46+08:00">
              <w:r>
                <w:rPr>
                  <w:rFonts w:ascii="Times New Roman" w:hAnsi="Times New Roman" w:eastAsia="宋体"/>
                  <w:b w:val="0"/>
                  <w:sz w:val="18"/>
                </w:rPr>
                <w:t>弹性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73" w:author="xh" w:date="2026-10-19T14:30:46+08:00"/>
              </w:rPr>
            </w:pPr>
            <w:ins w:id="26774" w:author="xh" w:date="2026-10-19T14:30:46+08:00">
              <w:r>
                <w:rPr>
                  <w:rFonts w:ascii="Times New Roman" w:hAnsi="Times New Roman" w:eastAsia="宋体"/>
                  <w:b w:val="0"/>
                  <w:sz w:val="18"/>
                </w:rPr>
                <w:t>2035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75" w:author="xh" w:date="2026-10-19T14:30:46+08:00"/>
              </w:rPr>
            </w:pPr>
            <w:ins w:id="26776" w:author="xh" w:date="2026-10-19T14:30:46+08:00">
              <w:r>
                <w:rPr>
                  <w:rFonts w:ascii="Times New Roman" w:hAnsi="Times New Roman" w:eastAsia="宋体"/>
                  <w:b w:val="0"/>
                  <w:sz w:val="18"/>
                </w:rPr>
                <w:t>区域正向峰值</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77" w:author="xh" w:date="2026-10-19T14:30:46+08:00"/>
              </w:rPr>
            </w:pPr>
            <w:ins w:id="26778" w:author="xh" w:date="2026-10-19T14:30:46+08:00">
              <w:r>
                <w:rPr>
                  <w:rFonts w:ascii="Times New Roman" w:hAnsi="Times New Roman" w:eastAsia="宋体"/>
                  <w:b w:val="0"/>
                  <w:sz w:val="18"/>
                </w:rPr>
                <w:t>8</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79" w:author="xh" w:date="2026-10-19T14:30:46+08:00"/>
              </w:rPr>
            </w:pPr>
            <w:ins w:id="26780" w:author="xh" w:date="2026-10-19T14:30:46+08:00">
              <w:r>
                <w:rPr>
                  <w:rFonts w:ascii="Times New Roman" w:hAnsi="Times New Roman" w:eastAsia="宋体"/>
                  <w:b w:val="0"/>
                  <w:sz w:val="18"/>
                </w:rPr>
                <w:t>11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81" w:author="xh" w:date="2026-10-19T14:30:46+08:00"/>
              </w:rPr>
            </w:pPr>
            <w:ins w:id="26782" w:author="xh" w:date="2026-10-19T14:30:46+08:00">
              <w:r>
                <w:rPr>
                  <w:rFonts w:ascii="Times New Roman" w:hAnsi="Times New Roman" w:eastAsia="宋体"/>
                  <w:b w:val="0"/>
                  <w:sz w:val="18"/>
                </w:rPr>
                <w:t>98.98</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83" w:author="xh" w:date="2026-10-19T14:30:46+08:00"/>
              </w:rPr>
            </w:pPr>
            <w:ins w:id="26784" w:author="xh" w:date="2026-10-19T14:30:46+08:00">
              <w:r>
                <w:rPr>
                  <w:rFonts w:ascii="Times New Roman" w:hAnsi="Times New Roman" w:eastAsia="宋体"/>
                  <w:b w:val="0"/>
                  <w:sz w:val="18"/>
                </w:rPr>
                <w:t>7.90</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85" w:author="xh" w:date="2026-10-19T14:30:46+08:00"/>
              </w:rPr>
            </w:pPr>
            <w:ins w:id="26786" w:author="xh" w:date="2026-10-19T14:30:46+08:00">
              <w:r>
                <w:rPr>
                  <w:rFonts w:ascii="Times New Roman" w:hAnsi="Times New Roman" w:eastAsia="宋体"/>
                  <w:b w:val="0"/>
                  <w:sz w:val="18"/>
                </w:rPr>
                <w:t>91.09</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87" w:author="xh" w:date="2026-10-19T14:30:46+08:00"/>
              </w:rPr>
            </w:pPr>
            <w:ins w:id="26788" w:author="xh" w:date="2026-10-19T14:30:46+08:00">
              <w:r>
                <w:rPr>
                  <w:rFonts w:ascii="Times New Roman" w:hAnsi="Times New Roman" w:eastAsia="宋体"/>
                  <w:b w:val="0"/>
                  <w:sz w:val="18"/>
                </w:rPr>
                <w:t>35.77</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89" w:author="xh" w:date="2026-10-19T14:30:46+08:00"/>
              </w:rPr>
            </w:pPr>
            <w:ins w:id="26790" w:author="xh" w:date="2026-10-19T14:30:46+08:00">
              <w:r>
                <w:rPr>
                  <w:rFonts w:ascii="Times New Roman" w:hAnsi="Times New Roman" w:eastAsia="宋体"/>
                  <w:b w:val="0"/>
                  <w:sz w:val="18"/>
                </w:rPr>
                <w:t>21.98</w:t>
              </w:r>
            </w:ins>
          </w:p>
        </w:tc>
      </w:tr>
      <w:tr>
        <w:trPr>
          <w:cantSplit/>
          <w:ins w:id="26470" w:author="xh" w:date="2026-10-19T14:30:46+08:00"/>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91" w:author="xh" w:date="2026-10-19T14:30:46+08:00"/>
              </w:rPr>
            </w:pPr>
            <w:ins w:id="26792" w:author="xh" w:date="2026-10-19T14:30:46+08:00">
              <w:r>
                <w:rPr>
                  <w:rFonts w:ascii="Times New Roman" w:hAnsi="Times New Roman" w:eastAsia="宋体"/>
                  <w:b w:val="0"/>
                  <w:sz w:val="18"/>
                </w:rPr>
                <w:t>弹性</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93" w:author="xh" w:date="2026-10-19T14:30:46+08:00"/>
              </w:rPr>
            </w:pPr>
            <w:ins w:id="26794" w:author="xh" w:date="2026-10-19T14:30:46+08:00">
              <w:r>
                <w:rPr>
                  <w:rFonts w:ascii="Times New Roman" w:hAnsi="Times New Roman" w:eastAsia="宋体"/>
                  <w:b w:val="0"/>
                  <w:sz w:val="18"/>
                </w:rPr>
                <w:t>2035</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95" w:author="xh" w:date="2026-10-19T14:30:46+08:00"/>
              </w:rPr>
            </w:pPr>
            <w:ins w:id="26796" w:author="xh" w:date="2026-10-19T14:30:46+08:00">
              <w:r>
                <w:rPr>
                  <w:rFonts w:ascii="Times New Roman" w:hAnsi="Times New Roman" w:eastAsia="宋体"/>
                  <w:b w:val="0"/>
                  <w:sz w:val="18"/>
                </w:rPr>
                <w:t>区域最低净负荷</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97" w:author="xh" w:date="2026-10-19T14:30:46+08:00"/>
              </w:rPr>
            </w:pPr>
            <w:ins w:id="26798" w:author="xh" w:date="2026-10-19T14:30:46+08:00">
              <w:r>
                <w:rPr>
                  <w:rFonts w:ascii="Times New Roman" w:hAnsi="Times New Roman" w:eastAsia="宋体"/>
                  <w:b w:val="0"/>
                  <w:sz w:val="18"/>
                </w:rPr>
                <w:t>8</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799" w:author="xh" w:date="2026-10-19T14:30:46+08:00"/>
              </w:rPr>
            </w:pPr>
            <w:ins w:id="26800" w:author="xh" w:date="2026-10-19T14:30:46+08:00">
              <w:r>
                <w:rPr>
                  <w:rFonts w:ascii="Times New Roman" w:hAnsi="Times New Roman" w:eastAsia="宋体"/>
                  <w:b w:val="0"/>
                  <w:sz w:val="18"/>
                </w:rPr>
                <w:t>11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801" w:author="xh" w:date="2026-10-19T14:30:46+08:00"/>
              </w:rPr>
            </w:pPr>
            <w:ins w:id="26802" w:author="xh" w:date="2026-10-19T14:30:46+08:00">
              <w:r>
                <w:rPr>
                  <w:rFonts w:ascii="Times New Roman" w:hAnsi="Times New Roman" w:eastAsia="宋体"/>
                  <w:b w:val="0"/>
                  <w:sz w:val="18"/>
                </w:rPr>
                <w:t>30.21</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803" w:author="xh" w:date="2026-10-19T14:30:46+08:00"/>
              </w:rPr>
            </w:pPr>
            <w:ins w:id="26804" w:author="xh" w:date="2026-10-19T14:30:46+08:00">
              <w:r>
                <w:rPr>
                  <w:rFonts w:ascii="Times New Roman" w:hAnsi="Times New Roman" w:eastAsia="宋体"/>
                  <w:b w:val="0"/>
                  <w:sz w:val="18"/>
                </w:rPr>
                <w:t>0.88</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805" w:author="xh" w:date="2026-10-19T14:30:46+08:00"/>
              </w:rPr>
            </w:pPr>
            <w:ins w:id="26806" w:author="xh" w:date="2026-10-19T14:30:46+08:00">
              <w:r>
                <w:rPr>
                  <w:rFonts w:ascii="Times New Roman" w:hAnsi="Times New Roman" w:eastAsia="宋体"/>
                  <w:b w:val="0"/>
                  <w:sz w:val="18"/>
                </w:rPr>
                <w:t>29.33</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807" w:author="xh" w:date="2026-10-19T14:30:46+08:00"/>
              </w:rPr>
            </w:pPr>
            <w:ins w:id="26808" w:author="xh" w:date="2026-10-19T14:30:46+08:00">
              <w:r>
                <w:rPr>
                  <w:rFonts w:ascii="Times New Roman" w:hAnsi="Times New Roman" w:eastAsia="宋体"/>
                  <w:b w:val="0"/>
                  <w:sz w:val="18"/>
                </w:rPr>
                <w:t>9.29</w:t>
              </w:r>
            </w:ins>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6809" w:author="xh" w:date="2026-10-19T14:30:46+08:00"/>
              </w:rPr>
            </w:pPr>
            <w:ins w:id="26810" w:author="xh" w:date="2026-10-19T14:30:46+08:00">
              <w:r>
                <w:rPr>
                  <w:rFonts w:ascii="Times New Roman" w:hAnsi="Times New Roman" w:eastAsia="宋体"/>
                  <w:b w:val="0"/>
                  <w:sz w:val="18"/>
                </w:rPr>
                <w:t>9.12</w:t>
              </w:r>
            </w:ins>
          </w:p>
        </w:tc>
      </w:tr>
    </w:tbl>
    <w:p>
      <w:pPr>
        <w:pStyle w:val="2"/>
        <w:widowControl/>
        <w:spacing w:line="348" w:lineRule="exact" w:before="0" w:after="0"/>
        <w:ind w:firstLine="480"/>
        <w:jc w:val="both"/>
        <w:rPr>
          <w:ins w:id="26811" w:author="xh" w:date="2026-10-19T14:31:26+08:00"/>
        </w:rPr>
      </w:pPr>
      <w:ins w:id="26812" w:author="xh" w:date="2026-10-19T14:31:26+08:00">
        <w:r>
          <w:rPr>
            <w:rFonts w:ascii="Times New Roman" w:hAnsi="Times New Roman" w:eastAsia="方正仿宋_GBK"/>
            <w:b w:val="0"/>
            <w:sz w:val="24"/>
          </w:rPr>
          <w:t xml:space="preserve">注：列示代表年度，转接合计为沿已采用区段预案转接的净功率幅值之和。</w:t>
        </w:r>
      </w:ins>
    </w:p>
    <w:p w14:paraId="34C92F85">
      <w:pPr>
        <w:pStyle w:val="2"/>
        <w:widowControl/>
        <w:spacing w:before="0" w:after="0" w:line="348" w:lineRule="exact"/>
        <w:ind w:firstLine="480"/>
        <w:jc w:val="both"/>
      </w:pPr>
      <w:r>
        <w:rPr>
          <w:rFonts w:ascii="Times New Roman" w:hAnsi="Times New Roman" w:eastAsia="方正仿宋_GBK"/>
          <w:b w:val="0"/>
          <w:sz w:val="24"/>
        </w:rPr>
        <w:t>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14:paraId="47F5CB2A">
      <w:pPr>
        <w:pStyle w:val="2"/>
        <w:widowControl/>
        <w:spacing w:before="0" w:after="0" w:line="348" w:lineRule="exact"/>
        <w:ind w:firstLine="480"/>
        <w:jc w:val="both"/>
      </w:pPr>
      <w:r>
        <w:rPr>
          <w:rFonts w:ascii="Times New Roman" w:hAnsi="Times New Roman" w:eastAsia="方正仿宋_GBK"/>
          <w:b w:val="0"/>
          <w:sz w:val="24"/>
        </w:rPr>
        <w:t>同一设备布局可对应多种可行负荷分配，表中转接量展示所列方案的网络利用情况。后续工程安排应结合开关位置、实际负荷块和操作条件确定具体转供方式。</w:t>
      </w:r>
    </w:p>
    <w:p w14:paraId="41B591B6">
      <w:pPr>
        <w:pStyle w:val="5"/>
        <w:keepNext/>
        <w:numPr>
          <w:ilvl w:val="0"/>
          <w:numId w:val="0"/>
        </w:numPr>
        <w:spacing w:before="160" w:after="120" w:line="390" w:lineRule="exact"/>
        <w:ind w:firstLine="0"/>
      </w:pPr>
      <w:bookmarkStart w:id="253" w:name="主变储能与联络的共同作用"/>
      <w:r>
        <w:rPr>
          <w:rFonts w:ascii="Times New Roman" w:hAnsi="Times New Roman" w:eastAsia="方正仿宋_GBK"/>
          <w:b/>
          <w:sz w:val="26"/>
        </w:rPr>
        <w:t>5.5.2 主变、储能与联络的共同作用</w:t>
      </w:r>
      <w:bookmarkEnd w:id="253"/>
    </w:p>
    <w:p w14:paraId="6337686F">
      <w:pPr>
        <w:pStyle w:val="115"/>
        <w:widowControl/>
        <w:spacing w:before="0" w:after="0" w:line="348" w:lineRule="exact"/>
        <w:ind w:firstLine="480"/>
        <w:jc w:val="both"/>
      </w:pPr>
      <w:r>
        <w:rPr>
          <w:rFonts w:ascii="Times New Roman" w:hAnsi="Times New Roman" w:eastAsia="方正仿宋_GBK"/>
          <w:b w:val="0"/>
          <w:sz w:val="24"/>
        </w:rPr>
        <w:t>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14:paraId="4E6F833A">
      <w:pPr>
        <w:pStyle w:val="2"/>
        <w:widowControl/>
        <w:spacing w:before="0" w:after="0" w:line="348" w:lineRule="exact"/>
        <w:ind w:firstLine="480"/>
        <w:jc w:val="both"/>
      </w:pPr>
      <w:r>
        <w:rPr>
          <w:rFonts w:ascii="Times New Roman" w:hAnsi="Times New Roman" w:eastAsia="方正仿宋_GBK"/>
          <w:b w:val="0"/>
          <w:sz w:val="24"/>
        </w:rPr>
        <w:t>正常供电与N-1条件的转接任务分别校核。正常方式下未充分使用的线路，可能承担故障时的必要支援，正常负载率较低的主变，也可能用于承接邻站故障负荷。设备经济性应按共同约束下的整体方案判断。</w:t>
      </w:r>
    </w:p>
    <w:p w14:paraId="4C9CCFA9">
      <w:pPr>
        <w:pStyle w:val="2"/>
        <w:widowControl/>
        <w:spacing w:before="0" w:after="0" w:line="348" w:lineRule="exact"/>
        <w:ind w:firstLine="480"/>
        <w:jc w:val="both"/>
      </w:pPr>
      <w:r>
        <w:rPr>
          <w:rFonts w:ascii="Times New Roman" w:hAnsi="Times New Roman" w:eastAsia="方正仿宋_GBK"/>
          <w:b w:val="0"/>
          <w:sz w:val="24"/>
        </w:rPr>
        <w:t xml:space="preserve">逐站结果显示，</w:t>
      </w:r>
      <w:ins w:id="26813" w:author="xh" w:date="2026-10-19T14:32:05+08:00">
        <w:r>
          <w:rPr>
            <w:rFonts w:ascii="Times New Roman" w:hAnsi="Times New Roman" w:eastAsia="方正仿宋_GBK"/>
            <w:b w:val="0"/>
            <w:sz w:val="24"/>
          </w:rPr>
          <w:t xml:space="preserve">主变规格、台数</w:t>
        </w:r>
      </w:ins>
      <w:del w:id="26814" w:author="xh" w:date="2026-10-19T14:32:05+08:00">
        <w:r>
          <w:rPr>
            <w:rFonts w:ascii="Times New Roman" w:hAnsi="Times New Roman" w:eastAsia="方正仿宋_GBK"/>
            <w:b w:val="0"/>
            <w:sz w:val="24"/>
          </w:rPr>
          <w:delText xml:space="preserve">设备选择</w:delText>
        </w:r>
      </w:del>
      <w:r>
        <w:rPr>
          <w:rFonts w:ascii="Times New Roman" w:hAnsi="Times New Roman" w:eastAsia="方正仿宋_GBK"/>
          <w:b w:val="0"/>
          <w:sz w:val="24"/>
        </w:rPr>
        <w:t xml:space="preserve">与站间任务相互衔接。</w:t>
      </w:r>
      <w:ins w:id="26815" w:author="xh" w:date="2026-10-19T14:32:05+08:00">
        <w:r>
          <w:rPr>
            <w:rFonts w:ascii="Times New Roman" w:hAnsi="Times New Roman" w:eastAsia="方正仿宋_GBK"/>
            <w:b w:val="0"/>
            <w:sz w:val="24"/>
          </w:rPr>
          <w:t xml:space="preserve">同一站</w:t>
        </w:r>
      </w:ins>
      <w:del w:id="26816" w:author="xh" w:date="2026-10-19T14:32:05+08:00">
        <w:r>
          <w:rPr>
            <w:rFonts w:ascii="Times New Roman" w:hAnsi="Times New Roman" w:eastAsia="方正仿宋_GBK"/>
            <w:b w:val="0"/>
            <w:sz w:val="24"/>
          </w:rPr>
          <w:delText xml:space="preserve">翟山变</w:delText>
        </w:r>
      </w:del>
      <w:r>
        <w:rPr>
          <w:rFonts w:ascii="Times New Roman" w:hAnsi="Times New Roman" w:eastAsia="方正仿宋_GBK"/>
          <w:b w:val="0"/>
          <w:sz w:val="24"/>
        </w:rPr>
        <w:t xml:space="preserve">的</w:t>
      </w:r>
      <w:del w:id="26817" w:author="xh" w:date="2026-10-19T14:32:05+08:00">
        <w:r>
          <w:rPr>
            <w:rFonts w:ascii="Times New Roman" w:hAnsi="Times New Roman" w:eastAsia="方正仿宋_GBK"/>
            <w:b w:val="0"/>
            <w:sz w:val="24"/>
          </w:rPr>
          <w:delText xml:space="preserve">更换直接增加最大单台主变N-1后的剩余</w:delText>
        </w:r>
      </w:del>
      <w:r>
        <w:rPr>
          <w:rFonts w:ascii="Times New Roman" w:hAnsi="Times New Roman" w:eastAsia="方正仿宋_GBK"/>
          <w:b w:val="0"/>
          <w:sz w:val="24"/>
        </w:rPr>
        <w:t xml:space="preserve">容量</w:t>
      </w:r>
      <w:ins w:id="26818" w:author="xh" w:date="2026-10-19T14:32:05+08:00">
        <w:r>
          <w:rPr>
            <w:rFonts w:ascii="Times New Roman" w:hAnsi="Times New Roman" w:eastAsia="方正仿宋_GBK"/>
            <w:b w:val="0"/>
            <w:sz w:val="24"/>
          </w:rPr>
          <w:t xml:space="preserve">补强既可能用于承担本地正反向需求</w:t>
        </w:r>
      </w:ins>
      <w:r>
        <w:rPr>
          <w:rFonts w:ascii="Times New Roman" w:hAnsi="Times New Roman" w:eastAsia="方正仿宋_GBK"/>
          <w:b w:val="0"/>
          <w:sz w:val="24"/>
        </w:rPr>
        <w:t xml:space="preserve">，</w:t>
      </w:r>
      <w:ins w:id="26819" w:author="xh" w:date="2026-10-19T14:32:05+08:00">
        <w:r>
          <w:rPr>
            <w:rFonts w:ascii="Times New Roman" w:hAnsi="Times New Roman" w:eastAsia="方正仿宋_GBK"/>
            <w:b w:val="0"/>
            <w:sz w:val="24"/>
          </w:rPr>
          <w:t xml:space="preserve">也可能提高邻站故障时</w:t>
        </w:r>
      </w:ins>
      <w:del w:id="26820" w:author="xh" w:date="2026-10-19T14:32:05+08:00">
        <w:r>
          <w:rPr>
            <w:rFonts w:ascii="Times New Roman" w:hAnsi="Times New Roman" w:eastAsia="方正仿宋_GBK"/>
            <w:b w:val="0"/>
            <w:sz w:val="24"/>
          </w:rPr>
          <w:delText xml:space="preserve">邢楼变扩建第三台主变改变原有两台小容量主变</w:delText>
        </w:r>
      </w:del>
      <w:r>
        <w:rPr>
          <w:rFonts w:ascii="Times New Roman" w:hAnsi="Times New Roman" w:eastAsia="方正仿宋_GBK"/>
          <w:b w:val="0"/>
          <w:sz w:val="24"/>
        </w:rPr>
        <w:t xml:space="preserve">的</w:t>
      </w:r>
      <w:ins w:id="26821" w:author="xh" w:date="2026-10-19T14:32:05+08:00">
        <w:r>
          <w:rPr>
            <w:rFonts w:ascii="Times New Roman" w:hAnsi="Times New Roman" w:eastAsia="方正仿宋_GBK"/>
            <w:b w:val="0"/>
            <w:sz w:val="24"/>
          </w:rPr>
          <w:t xml:space="preserve">接收能力。</w:t>
        </w:r>
      </w:ins>
      <w:del w:id="26822" w:author="xh" w:date="2026-10-19T14:32:05+08:00">
        <w:r>
          <w:rPr>
            <w:rFonts w:ascii="Times New Roman" w:hAnsi="Times New Roman" w:eastAsia="方正仿宋_GBK"/>
            <w:b w:val="0"/>
            <w:sz w:val="24"/>
          </w:rPr>
          <w:delText xml:space="preserve">组合，保持原设备的站点则结合</w:delText>
        </w:r>
      </w:del>
      <w:r>
        <w:rPr>
          <w:rFonts w:ascii="Times New Roman" w:hAnsi="Times New Roman" w:eastAsia="方正仿宋_GBK"/>
          <w:b w:val="0"/>
          <w:sz w:val="24"/>
        </w:rPr>
        <w:t xml:space="preserve">既有</w:t>
      </w:r>
      <w:ins w:id="26823" w:author="xh" w:date="2026-10-19T14:32:05+08:00">
        <w:r>
          <w:rPr>
            <w:rFonts w:ascii="Times New Roman" w:hAnsi="Times New Roman" w:eastAsia="方正仿宋_GBK"/>
            <w:b w:val="0"/>
            <w:sz w:val="24"/>
          </w:rPr>
          <w:t xml:space="preserve">转供MW上限</w:t>
        </w:r>
      </w:ins>
      <w:del w:id="26824" w:author="xh" w:date="2026-10-19T14:32:05+08:00">
        <w:r>
          <w:rPr>
            <w:rFonts w:ascii="Times New Roman" w:hAnsi="Times New Roman" w:eastAsia="方正仿宋_GBK"/>
            <w:b w:val="0"/>
            <w:sz w:val="24"/>
          </w:rPr>
          <w:delText xml:space="preserve">通道安排故障负荷。各站的建设方式由本地源荷</w:delText>
        </w:r>
      </w:del>
      <w:r>
        <w:rPr>
          <w:rFonts w:ascii="Times New Roman" w:hAnsi="Times New Roman" w:eastAsia="方正仿宋_GBK"/>
          <w:b w:val="0"/>
          <w:sz w:val="24"/>
        </w:rPr>
        <w:t xml:space="preserve">、</w:t>
      </w:r>
      <w:ins w:id="26825" w:author="xh" w:date="2026-10-19T14:32:05+08:00">
        <w:r>
          <w:rPr>
            <w:rFonts w:ascii="Times New Roman" w:hAnsi="Times New Roman" w:eastAsia="方正仿宋_GBK"/>
            <w:b w:val="0"/>
            <w:sz w:val="24"/>
          </w:rPr>
          <w:t xml:space="preserve">区段切换数量和受端余量</w:t>
        </w:r>
      </w:ins>
      <w:del w:id="26826" w:author="xh" w:date="2026-10-19T14:32:05+08:00">
        <w:r>
          <w:rPr>
            <w:rFonts w:ascii="Times New Roman" w:hAnsi="Times New Roman" w:eastAsia="方正仿宋_GBK"/>
            <w:b w:val="0"/>
            <w:sz w:val="24"/>
          </w:rPr>
          <w:delText xml:space="preserve">相邻站能力、可扩建位置与工程费用</w:delText>
        </w:r>
      </w:del>
      <w:r>
        <w:rPr>
          <w:rFonts w:ascii="Times New Roman" w:hAnsi="Times New Roman" w:eastAsia="方正仿宋_GBK"/>
          <w:b w:val="0"/>
          <w:sz w:val="24"/>
        </w:rPr>
        <w:t xml:space="preserve">共同</w:t>
      </w:r>
      <w:ins w:id="26827" w:author="xh" w:date="2026-10-19T14:32:05+08:00">
        <w:r>
          <w:rPr>
            <w:rFonts w:ascii="Times New Roman" w:hAnsi="Times New Roman" w:eastAsia="方正仿宋_GBK"/>
            <w:b w:val="0"/>
            <w:sz w:val="24"/>
          </w:rPr>
          <w:t xml:space="preserve">限制其作用，新增联络与配储规模由对应局部缺口</w:t>
        </w:r>
      </w:ins>
      <w:r>
        <w:rPr>
          <w:rFonts w:ascii="Times New Roman" w:hAnsi="Times New Roman" w:eastAsia="方正仿宋_GBK"/>
          <w:b w:val="0"/>
          <w:sz w:val="24"/>
        </w:rPr>
        <w:t xml:space="preserve">确定</w:t>
      </w:r>
      <w:del w:id="26828" w:author="xh" w:date="2026-10-19T14:32:05+08:00">
        <w:r>
          <w:rPr>
            <w:rFonts w:ascii="Times New Roman" w:hAnsi="Times New Roman" w:eastAsia="方正仿宋_GBK"/>
            <w:b w:val="0"/>
            <w:sz w:val="24"/>
          </w:rPr>
          <w:delText xml:space="preserve">，区域费用下降最终对应这些具体措施的差异</w:delText>
        </w:r>
      </w:del>
      <w:r>
        <w:rPr>
          <w:rFonts w:ascii="Times New Roman" w:hAnsi="Times New Roman" w:eastAsia="方正仿宋_GBK"/>
          <w:b w:val="0"/>
          <w:sz w:val="24"/>
        </w:rPr>
        <w:t xml:space="preserve">。</w:t>
      </w:r>
    </w:p>
    <w:p w14:paraId="485C6FAB">
      <w:pPr>
        <w:pStyle w:val="2"/>
        <w:widowControl/>
        <w:spacing w:before="0" w:after="0" w:line="348" w:lineRule="exact"/>
        <w:ind w:firstLine="480"/>
        <w:jc w:val="both"/>
      </w:pPr>
      <w:r>
        <w:rPr>
          <w:rFonts w:ascii="Times New Roman" w:hAnsi="Times New Roman" w:eastAsia="方正仿宋_GBK"/>
          <w:b w:val="0"/>
          <w:sz w:val="24"/>
        </w:rPr>
        <w:t xml:space="preserve">兴塘变</w:t>
      </w:r>
      <w:del w:id="26829" w:author="xh" w:date="2026-10-19T14:32:44+08:00">
        <w:r>
          <w:rPr>
            <w:rFonts w:ascii="Times New Roman" w:hAnsi="Times New Roman" w:eastAsia="方正仿宋_GBK"/>
            <w:b w:val="0"/>
            <w:sz w:val="24"/>
          </w:rPr>
          <w:delText xml:space="preserve">可进一步说明主变对反向吸收任务的替代。</w:delText>
        </w:r>
      </w:del>
      <w:r>
        <w:rPr>
          <w:rFonts w:ascii="Times New Roman" w:hAnsi="Times New Roman" w:eastAsia="方正仿宋_GBK"/>
          <w:b w:val="0"/>
          <w:sz w:val="24"/>
        </w:rPr>
        <w:t xml:space="preserve">20</w:t>
      </w:r>
      <w:ins w:id="26830" w:author="xh" w:date="2026-10-19T14:32:44+08:00">
        <w:r>
          <w:rPr>
            <w:rFonts w:ascii="Times New Roman" w:hAnsi="Times New Roman" w:eastAsia="方正仿宋_GBK"/>
            <w:b w:val="0"/>
            <w:sz w:val="24"/>
          </w:rPr>
          <w:t xml:space="preserve">3</w:t>
        </w:r>
      </w:ins>
      <w:del w:id="26831" w:author="xh" w:date="2026-10-19T14:32:44+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5年</w:t>
      </w:r>
      <w:del w:id="26832" w:author="xh" w:date="2026-10-19T14:32:44+08:00">
        <w:r>
          <w:rPr>
            <w:rFonts w:ascii="Times New Roman" w:hAnsi="Times New Roman" w:eastAsia="方正仿宋_GBK"/>
            <w:b w:val="0"/>
            <w:sz w:val="24"/>
          </w:rPr>
          <w:delText xml:space="preserve">同一反向极值截面净负荷为－30.66 MW，</w:delText>
        </w:r>
      </w:del>
      <w:r>
        <w:rPr>
          <w:rFonts w:ascii="Times New Roman" w:hAnsi="Times New Roman" w:eastAsia="方正仿宋_GBK"/>
          <w:b w:val="0"/>
          <w:sz w:val="24"/>
        </w:rPr>
        <w:t xml:space="preserve">刚性方案主变</w:t>
      </w:r>
      <w:ins w:id="26833" w:author="xh" w:date="2026-10-19T14:32:44+08:00">
        <w:r>
          <w:rPr>
            <w:rFonts w:ascii="Times New Roman" w:hAnsi="Times New Roman" w:eastAsia="方正仿宋_GBK"/>
            <w:b w:val="0"/>
            <w:sz w:val="24"/>
          </w:rPr>
          <w:t xml:space="preserve">组合为31.5</w:t>
        </w:r>
      </w:ins>
      <w:del w:id="26834" w:author="xh" w:date="2026-10-19T14:32:44+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0+</w:t>
      </w:r>
      <w:ins w:id="26835" w:author="xh" w:date="2026-10-19T14:32:44+08:00">
        <w:r>
          <w:rPr>
            <w:rFonts w:ascii="Times New Roman" w:hAnsi="Times New Roman" w:eastAsia="方正仿宋_GBK"/>
            <w:b w:val="0"/>
            <w:sz w:val="24"/>
          </w:rPr>
          <w:t xml:space="preserve">40.00+50.0</w:t>
        </w:r>
      </w:ins>
      <w:del w:id="26836" w:author="xh" w:date="2026-10-19T14:32:44+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0 MVA，</w:t>
      </w:r>
      <w:ins w:id="26837" w:author="xh" w:date="2026-10-19T14:32:44+08:00">
        <w:r>
          <w:rPr>
            <w:rFonts w:ascii="Times New Roman" w:hAnsi="Times New Roman" w:eastAsia="方正仿宋_GBK"/>
            <w:b w:val="0"/>
            <w:sz w:val="24"/>
          </w:rPr>
          <w:t xml:space="preserve">弹性为31.50+50.00+50.00 MVA。</w:t>
        </w:r>
      </w:ins>
      <w:r>
        <w:rPr>
          <w:rFonts w:ascii="Times New Roman" w:hAnsi="Times New Roman" w:eastAsia="方正仿宋_GBK"/>
          <w:b w:val="0"/>
          <w:sz w:val="24"/>
        </w:rPr>
        <w:t xml:space="preserve">最大单台停运后</w:t>
      </w:r>
      <w:ins w:id="26838" w:author="xh" w:date="2026-10-19T14:32:44+08:00">
        <w:r>
          <w:rPr>
            <w:rFonts w:ascii="Times New Roman" w:hAnsi="Times New Roman" w:eastAsia="方正仿宋_GBK"/>
            <w:b w:val="0"/>
            <w:sz w:val="24"/>
          </w:rPr>
          <w:t xml:space="preserve">分别剩余7</w:t>
        </w:r>
      </w:ins>
      <w:del w:id="26839" w:author="xh" w:date="2026-10-19T14:32:44+08:00">
        <w:r>
          <w:rPr>
            <w:rFonts w:ascii="Times New Roman" w:hAnsi="Times New Roman" w:eastAsia="方正仿宋_GBK"/>
            <w:b w:val="0"/>
            <w:sz w:val="24"/>
          </w:rPr>
          <w:delText xml:space="preserve">有功能力为19.00 MW，所需储能充电吸收11.66 MW；弹性方案采用3</w:delText>
        </w:r>
      </w:del>
      <w:r>
        <w:rPr>
          <w:rFonts w:ascii="Times New Roman" w:hAnsi="Times New Roman" w:eastAsia="方正仿宋_GBK"/>
          <w:b w:val="0"/>
          <w:sz w:val="24"/>
        </w:rPr>
        <w:t xml:space="preserve">1.50</w:t>
      </w:r>
      <w:ins w:id="26840" w:author="xh" w:date="2026-10-19T14:32:44+08:00">
        <w:r>
          <w:rPr>
            <w:rFonts w:ascii="Times New Roman" w:hAnsi="Times New Roman" w:eastAsia="方正仿宋_GBK"/>
            <w:b w:val="0"/>
            <w:sz w:val="24"/>
          </w:rPr>
          <w:t xml:space="preserve"> MVA和8</w:t>
        </w:r>
      </w:ins>
      <w:del w:id="26841" w:author="xh" w:date="2026-10-19T14:32:44+08:00">
        <w:r>
          <w:rPr>
            <w:rFonts w:ascii="Times New Roman" w:hAnsi="Times New Roman" w:eastAsia="方正仿宋_GBK"/>
            <w:b w:val="0"/>
            <w:sz w:val="24"/>
          </w:rPr>
          <w:delText xml:space="preserve">+3</w:delText>
        </w:r>
      </w:del>
      <w:r>
        <w:rPr>
          <w:rFonts w:ascii="Times New Roman" w:hAnsi="Times New Roman" w:eastAsia="方正仿宋_GBK"/>
          <w:b w:val="0"/>
          <w:sz w:val="24"/>
        </w:rPr>
        <w:t xml:space="preserve">1.50 MVA，</w:t>
      </w:r>
      <w:ins w:id="26842" w:author="xh" w:date="2026-10-19T14:32:44+08:00">
        <w:r>
          <w:rPr>
            <w:rFonts w:ascii="Times New Roman" w:hAnsi="Times New Roman" w:eastAsia="方正仿宋_GBK"/>
            <w:b w:val="0"/>
            <w:sz w:val="24"/>
          </w:rPr>
          <w:t xml:space="preserve">按0.95</w:t>
        </w:r>
      </w:ins>
      <w:del w:id="26843" w:author="xh" w:date="2026-10-19T14:32:44+08:00">
        <w:r>
          <w:rPr>
            <w:rFonts w:ascii="Times New Roman" w:hAnsi="Times New Roman" w:eastAsia="方正仿宋_GBK"/>
            <w:b w:val="0"/>
            <w:sz w:val="24"/>
          </w:rPr>
          <w:delText xml:space="preserve">剩余有</w:delText>
        </w:r>
      </w:del>
      <w:r>
        <w:rPr>
          <w:rFonts w:ascii="Times New Roman" w:hAnsi="Times New Roman" w:eastAsia="方正仿宋_GBK"/>
          <w:b w:val="0"/>
          <w:sz w:val="24"/>
        </w:rPr>
        <w:t xml:space="preserve">功</w:t>
      </w:r>
      <w:ins w:id="26844" w:author="xh" w:date="2026-10-19T14:32:44+08:00">
        <w:r>
          <w:rPr>
            <w:rFonts w:ascii="Times New Roman" w:hAnsi="Times New Roman" w:eastAsia="方正仿宋_GBK"/>
            <w:b w:val="0"/>
            <w:sz w:val="24"/>
          </w:rPr>
          <w:t xml:space="preserve">率因数折算为67</w:t>
        </w:r>
      </w:ins>
      <w:del w:id="26845" w:author="xh" w:date="2026-10-19T14:32:44+08:00">
        <w:r>
          <w:rPr>
            <w:rFonts w:ascii="Times New Roman" w:hAnsi="Times New Roman" w:eastAsia="方正仿宋_GBK"/>
            <w:b w:val="0"/>
            <w:sz w:val="24"/>
          </w:rPr>
          <w:delText xml:space="preserve">能力提高至29</w:delText>
        </w:r>
      </w:del>
      <w:r>
        <w:rPr>
          <w:rFonts w:ascii="Times New Roman" w:hAnsi="Times New Roman" w:eastAsia="方正仿宋_GBK"/>
          <w:b w:val="0"/>
          <w:sz w:val="24"/>
        </w:rPr>
        <w:t xml:space="preserve">.93 MW</w:t>
      </w:r>
      <w:ins w:id="26846" w:author="xh" w:date="2026-10-19T14:32:44+08:00">
        <w:r>
          <w:rPr>
            <w:rFonts w:ascii="Times New Roman" w:hAnsi="Times New Roman" w:eastAsia="方正仿宋_GBK"/>
            <w:b w:val="0"/>
            <w:sz w:val="24"/>
          </w:rPr>
          <w:t xml:space="preserve">和77</w:t>
        </w:r>
      </w:ins>
      <w:del w:id="26847" w:author="xh" w:date="2026-10-19T14:32:44+08:00">
        <w:r>
          <w:rPr>
            <w:rFonts w:ascii="Times New Roman" w:hAnsi="Times New Roman" w:eastAsia="方正仿宋_GBK"/>
            <w:b w:val="0"/>
            <w:sz w:val="24"/>
          </w:rPr>
          <w:delText xml:space="preserve">，所需吸收功率降至0</w:delText>
        </w:r>
      </w:del>
      <w:r>
        <w:rPr>
          <w:rFonts w:ascii="Times New Roman" w:hAnsi="Times New Roman" w:eastAsia="方正仿宋_GBK"/>
          <w:b w:val="0"/>
          <w:sz w:val="24"/>
        </w:rPr>
        <w:t xml:space="preserve">.</w:t>
      </w:r>
      <w:del w:id="26848" w:author="xh" w:date="2026-10-19T14:32:44+08:00">
        <w:r>
          <w:rPr>
            <w:rFonts w:ascii="Times New Roman" w:hAnsi="Times New Roman" w:eastAsia="方正仿宋_GBK"/>
            <w:b w:val="0"/>
            <w:sz w:val="24"/>
          </w:rPr>
          <w:delText xml:space="preserve">7</w:delText>
        </w:r>
      </w:del>
      <w:r>
        <w:rPr>
          <w:rFonts w:ascii="Times New Roman" w:hAnsi="Times New Roman" w:eastAsia="方正仿宋_GBK"/>
          <w:b w:val="0"/>
          <w:sz w:val="24"/>
        </w:rPr>
        <w:t xml:space="preserve">4</w:t>
      </w:r>
      <w:ins w:id="26849" w:author="xh" w:date="2026-10-19T14:32:44+08:00">
        <w:r>
          <w:rPr>
            <w:rFonts w:ascii="Times New Roman" w:hAnsi="Times New Roman" w:eastAsia="方正仿宋_GBK"/>
            <w:b w:val="0"/>
            <w:sz w:val="24"/>
          </w:rPr>
          <w:t xml:space="preserve">3</w:t>
        </w:r>
      </w:ins>
      <w:r>
        <w:rPr>
          <w:rFonts w:ascii="Times New Roman" w:hAnsi="Times New Roman" w:eastAsia="方正仿宋_GBK"/>
          <w:b w:val="0"/>
          <w:sz w:val="24"/>
        </w:rPr>
        <w:t xml:space="preserve"> MW</w:t>
      </w:r>
      <w:ins w:id="26850" w:author="xh" w:date="2026-10-19T14:32:44+08:00">
        <w:r>
          <w:rPr>
            <w:rFonts w:ascii="Times New Roman" w:hAnsi="Times New Roman" w:eastAsia="方正仿宋_GBK"/>
            <w:b w:val="0"/>
            <w:sz w:val="24"/>
          </w:rPr>
          <w:t xml:space="preserve">，均未新增</w:t>
        </w:r>
      </w:ins>
      <w:del w:id="26851" w:author="xh" w:date="2026-10-19T14:32:44+08:00">
        <w:r>
          <w:rPr>
            <w:rFonts w:ascii="Times New Roman" w:hAnsi="Times New Roman" w:eastAsia="方正仿宋_GBK"/>
            <w:b w:val="0"/>
            <w:sz w:val="24"/>
          </w:rPr>
          <w:delText xml:space="preserve">。对应</w:delText>
        </w:r>
      </w:del>
      <w:r>
        <w:rPr>
          <w:rFonts w:ascii="Times New Roman" w:hAnsi="Times New Roman" w:eastAsia="方正仿宋_GBK"/>
          <w:b w:val="0"/>
          <w:sz w:val="24"/>
        </w:rPr>
        <w:t xml:space="preserve">储能</w:t>
      </w:r>
      <w:ins w:id="26852" w:author="xh" w:date="2026-10-19T14:32:44+08:00">
        <w:r>
          <w:rPr>
            <w:rFonts w:ascii="Times New Roman" w:hAnsi="Times New Roman" w:eastAsia="方正仿宋_GBK"/>
            <w:b w:val="0"/>
            <w:sz w:val="24"/>
          </w:rPr>
          <w:t xml:space="preserve">。</w:t>
        </w:r>
      </w:ins>
      <w:del w:id="26853" w:author="xh" w:date="2026-10-19T14:32:44+08:00">
        <w:r>
          <w:rPr>
            <w:rFonts w:ascii="Times New Roman" w:hAnsi="Times New Roman" w:eastAsia="方正仿宋_GBK"/>
            <w:b w:val="0"/>
            <w:sz w:val="24"/>
          </w:rPr>
          <w:delText xml:space="preserve">能量分别为25.16 MWh和1.72 MWh，</w:delText>
        </w:r>
      </w:del>
      <w:r>
        <w:rPr>
          <w:rFonts w:ascii="Times New Roman" w:hAnsi="Times New Roman" w:eastAsia="方正仿宋_GBK"/>
          <w:b w:val="0"/>
          <w:sz w:val="24"/>
        </w:rPr>
        <w:t xml:space="preserve">该</w:t>
      </w:r>
      <w:ins w:id="26854" w:author="xh" w:date="2026-10-19T14:32:44+08:00">
        <w:r>
          <w:rPr>
            <w:rFonts w:ascii="Times New Roman" w:hAnsi="Times New Roman" w:eastAsia="方正仿宋_GBK"/>
            <w:b w:val="0"/>
            <w:sz w:val="24"/>
          </w:rPr>
          <w:t xml:space="preserve">站</w:t>
        </w:r>
      </w:ins>
      <w:del w:id="26855" w:author="xh" w:date="2026-10-19T14:32:44+08:00">
        <w:r>
          <w:rPr>
            <w:rFonts w:ascii="Times New Roman" w:hAnsi="Times New Roman" w:eastAsia="方正仿宋_GBK"/>
            <w:b w:val="0"/>
            <w:sz w:val="24"/>
          </w:rPr>
          <w:delText xml:space="preserve">截面</w:delText>
        </w:r>
      </w:del>
      <w:r>
        <w:rPr>
          <w:rFonts w:ascii="Times New Roman" w:hAnsi="Times New Roman" w:eastAsia="方正仿宋_GBK"/>
          <w:b w:val="0"/>
          <w:sz w:val="24"/>
        </w:rPr>
        <w:t xml:space="preserve">两类方案</w:t>
      </w:r>
      <w:ins w:id="26856" w:author="xh" w:date="2026-10-19T14:32:44+08:00">
        <w:r>
          <w:rPr>
            <w:rFonts w:ascii="Times New Roman" w:hAnsi="Times New Roman" w:eastAsia="方正仿宋_GBK"/>
            <w:b w:val="0"/>
            <w:sz w:val="24"/>
          </w:rPr>
          <w:t xml:space="preserve">的差异表现</w:t>
        </w:r>
      </w:ins>
      <w:del w:id="26857" w:author="xh" w:date="2026-10-19T14:32:44+08:00">
        <w:r>
          <w:rPr>
            <w:rFonts w:ascii="Times New Roman" w:hAnsi="Times New Roman" w:eastAsia="方正仿宋_GBK"/>
            <w:b w:val="0"/>
            <w:sz w:val="24"/>
          </w:rPr>
          <w:delText xml:space="preserve">本站转供均</w:delText>
        </w:r>
      </w:del>
      <w:r>
        <w:rPr>
          <w:rFonts w:ascii="Times New Roman" w:hAnsi="Times New Roman" w:eastAsia="方正仿宋_GBK"/>
          <w:b w:val="0"/>
          <w:sz w:val="24"/>
        </w:rPr>
        <w:t xml:space="preserve">为</w:t>
      </w:r>
      <w:ins w:id="26858" w:author="xh" w:date="2026-10-19T14:32:44+08:00">
        <w:r>
          <w:rPr>
            <w:rFonts w:ascii="Times New Roman" w:hAnsi="Times New Roman" w:eastAsia="方正仿宋_GBK"/>
            <w:b w:val="0"/>
            <w:sz w:val="24"/>
          </w:rPr>
          <w:t xml:space="preserve">故障后</w:t>
        </w:r>
      </w:ins>
      <w:del w:id="26859" w:author="xh" w:date="2026-10-19T14:32:44+08:00">
        <w:r>
          <w:rPr>
            <w:rFonts w:ascii="Times New Roman" w:hAnsi="Times New Roman" w:eastAsia="方正仿宋_GBK"/>
            <w:b w:val="0"/>
            <w:sz w:val="24"/>
          </w:rPr>
          <w:delText xml:space="preserve">零，储能减少直接对应站内</w:delText>
        </w:r>
      </w:del>
      <w:r>
        <w:rPr>
          <w:rFonts w:ascii="Times New Roman" w:hAnsi="Times New Roman" w:eastAsia="方正仿宋_GBK"/>
          <w:b w:val="0"/>
          <w:sz w:val="24"/>
        </w:rPr>
        <w:t xml:space="preserve">剩余</w:t>
      </w:r>
      <w:ins w:id="26860" w:author="xh" w:date="2026-10-19T14:32:44+08:00">
        <w:r>
          <w:rPr>
            <w:rFonts w:ascii="Times New Roman" w:hAnsi="Times New Roman" w:eastAsia="方正仿宋_GBK"/>
            <w:b w:val="0"/>
            <w:sz w:val="24"/>
          </w:rPr>
          <w:t xml:space="preserve">主变</w:t>
        </w:r>
      </w:ins>
      <w:r>
        <w:rPr>
          <w:rFonts w:ascii="Times New Roman" w:hAnsi="Times New Roman" w:eastAsia="方正仿宋_GBK"/>
          <w:b w:val="0"/>
          <w:sz w:val="24"/>
        </w:rPr>
        <w:t xml:space="preserve">能力</w:t>
      </w:r>
      <w:ins w:id="26861" w:author="xh" w:date="2026-10-19T14:32:44+08:00">
        <w:r>
          <w:rPr>
            <w:rFonts w:ascii="Times New Roman" w:hAnsi="Times New Roman" w:eastAsia="方正仿宋_GBK"/>
            <w:b w:val="0"/>
            <w:sz w:val="24"/>
          </w:rPr>
          <w:t xml:space="preserve">，具体正反向转接任务由年度区段预案确定</w:t>
        </w:r>
      </w:ins>
      <w:del w:id="26862" w:author="xh" w:date="2026-10-19T14:32:44+08:00">
        <w:r>
          <w:rPr>
            <w:rFonts w:ascii="Times New Roman" w:hAnsi="Times New Roman" w:eastAsia="方正仿宋_GBK"/>
            <w:b w:val="0"/>
            <w:sz w:val="24"/>
          </w:rPr>
          <w:delText xml:space="preserve">增加</w:delText>
        </w:r>
      </w:del>
      <w:r>
        <w:rPr>
          <w:rFonts w:ascii="Times New Roman" w:hAnsi="Times New Roman" w:eastAsia="方正仿宋_GBK"/>
          <w:b w:val="0"/>
          <w:sz w:val="24"/>
        </w:rPr>
        <w:t xml:space="preserve">。</w:t>
      </w:r>
      <w:del w:id="26863" w:author="xh" w:date="2026-10-19T14:32:44+08:00">
        <w:r>
          <w:rPr>
            <w:rFonts w:ascii="Times New Roman" w:hAnsi="Times New Roman" w:eastAsia="方正仿宋_GBK"/>
            <w:b w:val="0"/>
            <w:sz w:val="24"/>
          </w:rPr>
          <w:delText xml:space="preserve">地区总容量同时包含其他站点的调整，逐站剩余容量与同一截面功率平衡共同解释各措施的替代。</w:delText>
        </w:r>
      </w:del>
    </w:p>
    <w:p w14:paraId="739B03FB">
      <w:pPr>
        <w:pStyle w:val="2"/>
        <w:keepNext/>
        <w:spacing w:before="120" w:after="0" w:line="240" w:lineRule="auto"/>
        <w:ind w:left="0" w:leftChars="0" w:right="0" w:rightChars="0" w:firstLine="0" w:firstLineChars="0"/>
        <w:jc w:val="center"/>
        <w:rPr>
          <w:del w:id="26864" w:author="xh" w:date="2026-10-19T14:33:24+08:00"/>
        </w:rPr>
      </w:pPr>
      <w:del w:id="26865" w:author="xh" w:date="2026-10-19T14:33:24+08:00">
        <w:r>
          <w:drawing>
            <wp:inline distT="0" distB="0" distL="114300" distR="114300">
              <wp:extent cx="5120640" cy="3614420"/>
              <wp:effectExtent l="0" t="0" r="0" b="0"/>
              <wp:docPr id="6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pic:cNvPicPr>
                        <a:picLocks noChangeAspect="1" noChangeArrowheads="1"/>
                      </pic:cNvPicPr>
                    </pic:nvPicPr>
                    <pic:blipFill>
                      <a:blip r:embed="rId46"/>
                      <a:stretch>
                        <a:fillRect/>
                      </a:stretch>
                    </pic:blipFill>
                    <pic:spPr>
                      <a:xfrm>
                        <a:off x="0" y="0"/>
                        <a:ext cx="5120640" cy="3614569"/>
                      </a:xfrm>
                      <a:prstGeom prst="rect">
                        <a:avLst/>
                      </a:prstGeom>
                      <a:noFill/>
                      <a:ln w="9525">
                        <a:noFill/>
                      </a:ln>
                    </pic:spPr>
                  </pic:pic>
                </a:graphicData>
              </a:graphic>
            </wp:inline>
          </w:drawing>
        </w:r>
      </w:del>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ins w:id="26866" w:author="xh" w:date="2026-10-19T14:34:03+08:00"/>
        </w:rPr>
      </w:pPr>
      <w:ins w:id="26867" w:author="xh" w:date="2026-10-19T14:34:03+08:00">
        <w:r>
          <w:drawing>
            <wp:inline>
              <wp:extent cx="5120640" cy="2633472"/>
              <wp:effectExtent b="0" l="0" r="0" t="0"/>
              <wp:docPr descr="" title="" id="96" name="Picture"/>
              <a:graphic>
                <a:graphicData uri="http://schemas.openxmlformats.org/drawingml/2006/picture">
                  <pic:pic>
                    <pic:nvPicPr>
                      <pic:cNvPr descr="研究报告/02图表/当前版/xingtang_reverse_capacity.png" id="0" name="Picture"/>
                      <pic:cNvPicPr>
                        <a:picLocks noChangeArrowheads="1" noChangeAspect="1"/>
                      </pic:cNvPicPr>
                    </pic:nvPicPr>
                    <pic:blipFill>
                      <a:blip r:embed="rIdReportRevision14"/>
                      <a:stretch>
                        <a:fillRect/>
                      </a:stretch>
                    </pic:blipFill>
                    <pic:spPr bwMode="auto">
                      <a:xfrm>
                        <a:off x="0" y="0"/>
                        <a:ext cx="5120640" cy="2633472"/>
                      </a:xfrm>
                      <a:prstGeom prst="rect">
                        <a:avLst/>
                      </a:prstGeom>
                      <a:noFill/>
                      <a:ln w="9525">
                        <a:noFill/>
                        <a:headEnd/>
                        <a:tailEnd/>
                      </a:ln>
                    </pic:spPr>
                  </pic:pic>
                </a:graphicData>
              </a:graphic>
            </wp:inline>
          </w:drawing>
        </w:r>
      </w:ins>
    </w:p>
    <w:p w14:paraId="64BCA57B">
      <w:pPr>
        <w:pStyle w:val="2"/>
        <w:spacing w:before="60" w:after="120" w:line="280" w:lineRule="exact"/>
        <w:ind w:left="0" w:leftChars="0" w:right="0" w:rightChars="0" w:firstLine="0" w:firstLineChars="0" w:hanging="0" w:hangingChars="0" w:start="0" w:end="0" w:startChars="0" w:endChars="0"/>
        <w:jc w:val="center"/>
        <w:pPrChange w:id="28349" w:author="xh" w:date="2026-10-19T14:34:43+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 xml:space="preserve">图5-11 兴塘变</w:t>
      </w:r>
      <w:ins w:id="26868" w:author="xh" w:date="2026-10-19T14:34:43+08:00">
        <w:r>
          <w:rPr>
            <w:rFonts w:ascii="Times New Roman" w:hAnsi="Times New Roman" w:eastAsia="宋体"/>
            <w:b w:val="0"/>
            <w:sz w:val="21"/>
          </w:rPr>
          <w:t xml:space="preserve">2035年两方案</w:t>
        </w:r>
      </w:ins>
      <w:del w:id="26869" w:author="xh" w:date="2026-10-19T14:34:43+08:00">
        <w:r>
          <w:rPr>
            <w:rFonts w:ascii="Times New Roman" w:hAnsi="Times New Roman" w:eastAsia="宋体"/>
            <w:b w:val="0"/>
            <w:sz w:val="21"/>
          </w:rPr>
          <w:delText xml:space="preserve">同一反向截面</w:delText>
        </w:r>
      </w:del>
      <w:r>
        <w:rPr>
          <w:rFonts w:ascii="Times New Roman" w:hAnsi="Times New Roman" w:eastAsia="宋体"/>
          <w:b w:val="0"/>
          <w:sz w:val="21"/>
        </w:rPr>
        <w:t xml:space="preserve">的</w:t>
      </w:r>
      <w:ins w:id="26870" w:author="xh" w:date="2026-10-19T14:34:43+08:00">
        <w:r>
          <w:rPr>
            <w:rFonts w:ascii="Times New Roman" w:hAnsi="Times New Roman" w:eastAsia="宋体"/>
            <w:b w:val="0"/>
            <w:sz w:val="21"/>
          </w:rPr>
          <w:t xml:space="preserve">N-1</w:t>
        </w:r>
      </w:ins>
      <w:r>
        <w:rPr>
          <w:rFonts w:ascii="Times New Roman" w:hAnsi="Times New Roman" w:eastAsia="宋体"/>
          <w:b w:val="0"/>
          <w:sz w:val="21"/>
        </w:rPr>
        <w:t xml:space="preserve">剩余主变能力</w:t>
      </w:r>
      <w:del w:id="26871" w:author="xh" w:date="2026-10-19T14:34:43+08:00">
        <w:r>
          <w:rPr>
            <w:rFonts w:ascii="Times New Roman" w:hAnsi="Times New Roman" w:eastAsia="宋体"/>
            <w:b w:val="0"/>
            <w:sz w:val="21"/>
          </w:rPr>
          <w:delText xml:space="preserve">与储能吸收任务</w:delText>
        </w:r>
      </w:del>
    </w:p>
    <w:p w14:paraId="7EC5327B">
      <w:pPr>
        <w:pStyle w:val="5"/>
        <w:keepNext/>
        <w:numPr>
          <w:ilvl w:val="0"/>
          <w:numId w:val="0"/>
        </w:numPr>
        <w:spacing w:before="160" w:after="120" w:line="390" w:lineRule="exact"/>
        <w:ind w:firstLine="0"/>
      </w:pPr>
      <w:bookmarkStart w:id="254" w:name="储能支撑与必要转供量"/>
      <w:r>
        <w:rPr>
          <w:rFonts w:ascii="Times New Roman" w:hAnsi="Times New Roman" w:eastAsia="方正仿宋_GBK"/>
          <w:b/>
          <w:sz w:val="26"/>
        </w:rPr>
        <w:t>5.5.3 储能支撑与必要转供量</w:t>
      </w:r>
      <w:bookmarkEnd w:id="254"/>
    </w:p>
    <w:p w14:paraId="202DABF2">
      <w:pPr>
        <w:pStyle w:val="115"/>
        <w:widowControl/>
        <w:spacing w:before="0" w:after="0" w:line="348" w:lineRule="exact"/>
        <w:ind w:firstLine="480"/>
        <w:jc w:val="both"/>
      </w:pPr>
      <w:r>
        <w:rPr>
          <w:rFonts w:ascii="Times New Roman" w:hAnsi="Times New Roman" w:eastAsia="方正仿宋_GBK"/>
          <w:b w:val="0"/>
          <w:sz w:val="24"/>
        </w:rPr>
        <w:t xml:space="preserve">邳州和市区的正向储能支撑持续时间分别为2.00 h和6.00 h。</w:t>
      </w:r>
      <w:del w:id="26872" w:author="xh" w:date="2026-10-19T14:35:22+08:00">
        <w:r>
          <w:rPr>
            <w:rFonts w:ascii="Times New Roman" w:hAnsi="Times New Roman" w:eastAsia="方正仿宋_GBK"/>
            <w:b w:val="0"/>
            <w:sz w:val="24"/>
          </w:rPr>
          <w:delText xml:space="preserve">按</w:delText>
        </w:r>
      </w:del>
      <w:r>
        <w:rPr>
          <w:rFonts w:ascii="Times New Roman" w:hAnsi="Times New Roman" w:eastAsia="方正仿宋_GBK"/>
          <w:b w:val="0"/>
          <w:sz w:val="24"/>
        </w:rPr>
        <w:t xml:space="preserve">额定功率1.00 MW、额定能量2.15 MWh的</w:t>
      </w:r>
      <w:del w:id="26873" w:author="xh" w:date="2026-10-19T14:35:22+08:00">
        <w:r>
          <w:rPr>
            <w:rFonts w:ascii="Times New Roman" w:hAnsi="Times New Roman" w:eastAsia="方正仿宋_GBK"/>
            <w:b w:val="0"/>
            <w:sz w:val="24"/>
          </w:rPr>
          <w:delText xml:space="preserve">相</w:delText>
        </w:r>
      </w:del>
      <w:r>
        <w:rPr>
          <w:rFonts w:ascii="Times New Roman" w:hAnsi="Times New Roman" w:eastAsia="方正仿宋_GBK"/>
          <w:b w:val="0"/>
          <w:sz w:val="24"/>
        </w:rPr>
        <w:t xml:space="preserve">同</w:t>
      </w:r>
      <w:ins w:id="26874" w:author="xh" w:date="2026-10-19T14:35:22+08:00">
        <w:r>
          <w:rPr>
            <w:rFonts w:ascii="Times New Roman" w:hAnsi="Times New Roman" w:eastAsia="方正仿宋_GBK"/>
            <w:b w:val="0"/>
            <w:sz w:val="24"/>
          </w:rPr>
          <w:t xml:space="preserve">一</w:t>
        </w:r>
      </w:ins>
      <w:del w:id="26875" w:author="xh" w:date="2026-10-19T14:35:22+08:00">
        <w:r>
          <w:rPr>
            <w:rFonts w:ascii="Times New Roman" w:hAnsi="Times New Roman" w:eastAsia="方正仿宋_GBK"/>
            <w:b w:val="0"/>
            <w:sz w:val="24"/>
          </w:rPr>
          <w:delText xml:space="preserve">储能</w:delText>
        </w:r>
      </w:del>
      <w:r>
        <w:rPr>
          <w:rFonts w:ascii="Times New Roman" w:hAnsi="Times New Roman" w:eastAsia="方正仿宋_GBK"/>
          <w:b w:val="0"/>
          <w:sz w:val="24"/>
        </w:rPr>
        <w:t xml:space="preserve">配置</w:t>
      </w:r>
      <w:del w:id="26876" w:author="xh" w:date="2026-10-19T14:35:22+08:00">
        <w:r>
          <w:rPr>
            <w:rFonts w:ascii="Times New Roman" w:hAnsi="Times New Roman" w:eastAsia="方正仿宋_GBK"/>
            <w:b w:val="0"/>
            <w:sz w:val="24"/>
          </w:rPr>
          <w:delText xml:space="preserve">折算</w:delText>
        </w:r>
      </w:del>
      <w:r>
        <w:rPr>
          <w:rFonts w:ascii="Times New Roman" w:hAnsi="Times New Roman" w:eastAsia="方正仿宋_GBK"/>
          <w:b w:val="0"/>
          <w:sz w:val="24"/>
        </w:rPr>
        <w:t xml:space="preserve">，有效支撑功率分别为0.82 MW和0.27 MW。</w:t>
      </w:r>
      <w:ins w:id="26877" w:author="xh" w:date="2026-10-19T14:35:22+08:00">
        <w:r>
          <w:rPr>
            <w:rFonts w:ascii="Times New Roman" w:hAnsi="Times New Roman" w:eastAsia="方正仿宋_GBK"/>
            <w:b w:val="0"/>
            <w:sz w:val="24"/>
          </w:rPr>
          <w:t xml:space="preserve">2035年</w:t>
        </w:r>
      </w:ins>
      <w:r>
        <w:rPr>
          <w:rFonts w:ascii="Times New Roman" w:hAnsi="Times New Roman" w:eastAsia="方正仿宋_GBK"/>
          <w:b w:val="0"/>
          <w:sz w:val="24"/>
        </w:rPr>
        <w:t xml:space="preserve">邳州弹性</w:t>
      </w:r>
      <w:del w:id="26878" w:author="xh" w:date="2026-10-19T14:35:22+08:00">
        <w:r>
          <w:rPr>
            <w:rFonts w:ascii="Times New Roman" w:hAnsi="Times New Roman" w:eastAsia="方正仿宋_GBK"/>
            <w:b w:val="0"/>
            <w:sz w:val="24"/>
          </w:rPr>
          <w:delText xml:space="preserve">方案2025年</w:delText>
        </w:r>
      </w:del>
      <w:r>
        <w:rPr>
          <w:rFonts w:ascii="Times New Roman" w:hAnsi="Times New Roman" w:eastAsia="方正仿宋_GBK"/>
          <w:b w:val="0"/>
          <w:sz w:val="24"/>
        </w:rPr>
        <w:t xml:space="preserve">储能额定功率</w:t>
      </w:r>
      <w:ins w:id="26879" w:author="xh" w:date="2026-10-19T14:35:22+08:00">
        <w:r>
          <w:rPr>
            <w:rFonts w:ascii="Times New Roman" w:hAnsi="Times New Roman" w:eastAsia="方正仿宋_GBK"/>
            <w:b w:val="0"/>
            <w:sz w:val="24"/>
          </w:rPr>
          <w:t xml:space="preserve">25</w:t>
        </w:r>
      </w:ins>
      <w:r>
        <w:rPr>
          <w:rFonts w:ascii="Times New Roman" w:hAnsi="Times New Roman" w:eastAsia="方正仿宋_GBK"/>
          <w:b w:val="0"/>
          <w:sz w:val="24"/>
        </w:rPr>
        <w:t xml:space="preserve">3.</w:t>
      </w:r>
      <w:ins w:id="26880" w:author="xh" w:date="2026-10-19T14:35:22+08:00">
        <w:r>
          <w:rPr>
            <w:rFonts w:ascii="Times New Roman" w:hAnsi="Times New Roman" w:eastAsia="方正仿宋_GBK"/>
            <w:b w:val="0"/>
            <w:sz w:val="24"/>
          </w:rPr>
          <w:t xml:space="preserve">8</w:t>
        </w:r>
      </w:ins>
      <w:del w:id="26881" w:author="xh" w:date="2026-10-19T14:35:22+08:00">
        <w:r>
          <w:rPr>
            <w:rFonts w:ascii="Times New Roman" w:hAnsi="Times New Roman" w:eastAsia="方正仿宋_GBK"/>
            <w:b w:val="0"/>
            <w:sz w:val="24"/>
          </w:rPr>
          <w:delText xml:space="preserve">4</w:delText>
        </w:r>
      </w:del>
      <w:r>
        <w:rPr>
          <w:rFonts w:ascii="Times New Roman" w:hAnsi="Times New Roman" w:eastAsia="方正仿宋_GBK"/>
          <w:b w:val="0"/>
          <w:sz w:val="24"/>
        </w:rPr>
        <w:t xml:space="preserve">0 MW、额定能量</w:t>
      </w:r>
      <w:ins w:id="26882" w:author="xh" w:date="2026-10-19T14:35:22+08:00">
        <w:r>
          <w:rPr>
            <w:rFonts w:ascii="Times New Roman" w:hAnsi="Times New Roman" w:eastAsia="方正仿宋_GBK"/>
            <w:b w:val="0"/>
            <w:sz w:val="24"/>
          </w:rPr>
          <w:t xml:space="preserve">545.6</w:t>
        </w:r>
      </w:ins>
      <w:r>
        <w:rPr>
          <w:rFonts w:ascii="Times New Roman" w:hAnsi="Times New Roman" w:eastAsia="方正仿宋_GBK"/>
          <w:b w:val="0"/>
          <w:sz w:val="24"/>
        </w:rPr>
        <w:t xml:space="preserve">7</w:t>
      </w:r>
      <w:del w:id="26883" w:author="xh" w:date="2026-10-19T14:35:22+08:00">
        <w:r>
          <w:rPr>
            <w:rFonts w:ascii="Times New Roman" w:hAnsi="Times New Roman" w:eastAsia="方正仿宋_GBK"/>
            <w:b w:val="0"/>
            <w:sz w:val="24"/>
          </w:rPr>
          <w:delText xml:space="preserve">.31</w:delText>
        </w:r>
      </w:del>
      <w:r>
        <w:rPr>
          <w:rFonts w:ascii="Times New Roman" w:hAnsi="Times New Roman" w:eastAsia="方正仿宋_GBK"/>
          <w:b w:val="0"/>
          <w:sz w:val="24"/>
        </w:rPr>
        <w:t xml:space="preserve"> MWh，刚性</w:t>
      </w:r>
      <w:del w:id="26884" w:author="xh" w:date="2026-10-19T14:35:22+08:00">
        <w:r>
          <w:rPr>
            <w:rFonts w:ascii="Times New Roman" w:hAnsi="Times New Roman" w:eastAsia="方正仿宋_GBK"/>
            <w:b w:val="0"/>
            <w:sz w:val="24"/>
          </w:rPr>
          <w:delText xml:space="preserve">方案</w:delText>
        </w:r>
      </w:del>
      <w:r>
        <w:rPr>
          <w:rFonts w:ascii="Times New Roman" w:hAnsi="Times New Roman" w:eastAsia="方正仿宋_GBK"/>
          <w:b w:val="0"/>
          <w:sz w:val="24"/>
        </w:rPr>
        <w:t xml:space="preserve">分别为2</w:t>
      </w:r>
      <w:ins w:id="26885" w:author="xh" w:date="2026-10-19T14:35:22+08:00">
        <w:r>
          <w:rPr>
            <w:rFonts w:ascii="Times New Roman" w:hAnsi="Times New Roman" w:eastAsia="方正仿宋_GBK"/>
            <w:b w:val="0"/>
            <w:sz w:val="24"/>
          </w:rPr>
          <w:t xml:space="preserve">64</w:t>
        </w:r>
      </w:ins>
      <w:del w:id="26886" w:author="xh" w:date="2026-10-19T14:35:22+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.30 MW</w:t>
      </w:r>
      <w:ins w:id="26887" w:author="xh" w:date="2026-10-19T14:35:22+08:00">
        <w:r>
          <w:rPr>
            <w:rFonts w:ascii="Times New Roman" w:hAnsi="Times New Roman" w:eastAsia="方正仿宋_GBK"/>
            <w:b w:val="0"/>
            <w:sz w:val="24"/>
          </w:rPr>
          <w:t xml:space="preserve">和568</w:t>
        </w:r>
      </w:ins>
      <w:del w:id="26888" w:author="xh" w:date="2026-10-19T14:35:22+08:00">
        <w:r>
          <w:rPr>
            <w:rFonts w:ascii="Times New Roman" w:hAnsi="Times New Roman" w:eastAsia="方正仿宋_GBK"/>
            <w:b w:val="0"/>
            <w:sz w:val="24"/>
          </w:rPr>
          <w:delText xml:space="preserve">、47</w:delText>
        </w:r>
      </w:del>
      <w:r>
        <w:rPr>
          <w:rFonts w:ascii="Times New Roman" w:hAnsi="Times New Roman" w:eastAsia="方正仿宋_GBK"/>
          <w:b w:val="0"/>
          <w:sz w:val="24"/>
        </w:rPr>
        <w:t xml:space="preserve">.</w:t>
      </w:r>
      <w:ins w:id="26889" w:author="xh" w:date="2026-10-19T14:35:22+08:00">
        <w:r>
          <w:rPr>
            <w:rFonts w:ascii="Times New Roman" w:hAnsi="Times New Roman" w:eastAsia="方正仿宋_GBK"/>
            <w:b w:val="0"/>
            <w:sz w:val="24"/>
          </w:rPr>
          <w:t xml:space="preserve">2</w:t>
        </w:r>
      </w:ins>
      <w:del w:id="26890" w:author="xh" w:date="2026-10-19T14:35:22+08:00">
        <w:r>
          <w:rPr>
            <w:rFonts w:ascii="Times New Roman" w:hAnsi="Times New Roman" w:eastAsia="方正仿宋_GBK"/>
            <w:b w:val="0"/>
            <w:sz w:val="24"/>
          </w:rPr>
          <w:delText xml:space="preserve">9</w:delText>
        </w:r>
      </w:del>
      <w:r>
        <w:rPr>
          <w:rFonts w:ascii="Times New Roman" w:hAnsi="Times New Roman" w:eastAsia="方正仿宋_GBK"/>
          <w:b w:val="0"/>
          <w:sz w:val="24"/>
        </w:rPr>
        <w:t xml:space="preserve">5 MWh</w:t>
      </w:r>
      <w:ins w:id="26891" w:author="xh" w:date="2026-10-19T14:35:22+08:00">
        <w:r>
          <w:rPr>
            <w:rFonts w:ascii="Times New Roman" w:hAnsi="Times New Roman" w:eastAsia="方正仿宋_GBK"/>
            <w:b w:val="0"/>
            <w:sz w:val="24"/>
          </w:rPr>
          <w:t xml:space="preserve">；</w:t>
        </w:r>
      </w:ins>
      <w:del w:id="26892" w:author="xh" w:date="2026-10-19T14:35:22+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市区</w:t>
      </w:r>
      <w:ins w:id="26893" w:author="xh" w:date="2026-10-19T14:35:22+08:00">
        <w:r>
          <w:rPr>
            <w:rFonts w:ascii="Times New Roman" w:hAnsi="Times New Roman" w:eastAsia="方正仿宋_GBK"/>
            <w:b w:val="0"/>
            <w:sz w:val="24"/>
          </w:rPr>
          <w:t xml:space="preserve">弹性分别为51.00 MW和109.65 MWh，刚性为43.20 MW和92.88 MWh。储能规模与本地剩余</w:t>
        </w:r>
      </w:ins>
      <w:del w:id="26894" w:author="xh" w:date="2026-10-19T14:35:22+08:00">
        <w:r>
          <w:rPr>
            <w:rFonts w:ascii="Times New Roman" w:hAnsi="Times New Roman" w:eastAsia="方正仿宋_GBK"/>
            <w:b w:val="0"/>
            <w:sz w:val="24"/>
          </w:rPr>
          <w:delText xml:space="preserve">两类方案均通过</w:delText>
        </w:r>
      </w:del>
      <w:r>
        <w:rPr>
          <w:rFonts w:ascii="Times New Roman" w:hAnsi="Times New Roman" w:eastAsia="方正仿宋_GBK"/>
          <w:b w:val="0"/>
          <w:sz w:val="24"/>
        </w:rPr>
        <w:t xml:space="preserve">主变</w:t>
      </w:r>
      <w:ins w:id="26895" w:author="xh" w:date="2026-10-19T14:35:22+08:00">
        <w:r>
          <w:rPr>
            <w:rFonts w:ascii="Times New Roman" w:hAnsi="Times New Roman" w:eastAsia="方正仿宋_GBK"/>
            <w:b w:val="0"/>
            <w:sz w:val="24"/>
          </w:rPr>
          <w:t xml:space="preserve">、联</w:t>
        </w:r>
      </w:ins>
      <w:del w:id="26896" w:author="xh" w:date="2026-10-19T14:35:22+08:00">
        <w:r>
          <w:rPr>
            <w:rFonts w:ascii="Times New Roman" w:hAnsi="Times New Roman" w:eastAsia="方正仿宋_GBK"/>
            <w:b w:val="0"/>
            <w:sz w:val="24"/>
          </w:rPr>
          <w:delText xml:space="preserve">和网</w:delText>
        </w:r>
      </w:del>
      <w:r>
        <w:rPr>
          <w:rFonts w:ascii="Times New Roman" w:hAnsi="Times New Roman" w:eastAsia="方正仿宋_GBK"/>
          <w:b w:val="0"/>
          <w:sz w:val="24"/>
        </w:rPr>
        <w:t xml:space="preserve">络</w:t>
      </w:r>
      <w:ins w:id="26897" w:author="xh" w:date="2026-10-19T14:35:22+08:00">
        <w:r>
          <w:rPr>
            <w:rFonts w:ascii="Times New Roman" w:hAnsi="Times New Roman" w:eastAsia="方正仿宋_GBK"/>
            <w:b w:val="0"/>
            <w:sz w:val="24"/>
          </w:rPr>
          <w:t xml:space="preserve">路径及方向持续时间共同对应</w:t>
        </w:r>
      </w:ins>
      <w:del w:id="26898" w:author="xh" w:date="2026-10-19T14:35:22+08:00">
        <w:r>
          <w:rPr>
            <w:rFonts w:ascii="Times New Roman" w:hAnsi="Times New Roman" w:eastAsia="方正仿宋_GBK"/>
            <w:b w:val="0"/>
            <w:sz w:val="24"/>
          </w:rPr>
          <w:delText xml:space="preserve">满足本次静态支撑要求</w:delText>
        </w:r>
      </w:del>
      <w:r>
        <w:rPr>
          <w:rFonts w:ascii="Times New Roman" w:hAnsi="Times New Roman" w:eastAsia="方正仿宋_GBK"/>
          <w:b w:val="0"/>
          <w:sz w:val="24"/>
        </w:rPr>
        <w:t xml:space="preserve">。</w:t>
      </w:r>
    </w:p>
    <w:p w14:paraId="3B188E36">
      <w:pPr>
        <w:pStyle w:val="2"/>
        <w:keepNext/>
        <w:spacing w:before="120" w:after="80" w:line="280" w:lineRule="exact"/>
        <w:ind w:firstLine="0"/>
        <w:jc w:val="center"/>
      </w:pPr>
      <w:r>
        <w:rPr>
          <w:rFonts w:ascii="Times New Roman" w:hAnsi="Times New Roman" w:eastAsia="宋体"/>
          <w:b w:val="0"/>
          <w:sz w:val="21"/>
        </w:rPr>
        <w:t xml:space="preserve">表5-64 </w:t>
      </w:r>
      <w:ins w:id="26899" w:author="xh" w:date="2026-10-19T14:36:01+08:00">
        <w:r>
          <w:rPr>
            <w:rFonts w:ascii="Times New Roman" w:hAnsi="Times New Roman" w:eastAsia="宋体"/>
            <w:b w:val="0"/>
            <w:sz w:val="21"/>
          </w:rPr>
          <w:t xml:space="preserve">代表年度固定区段预案</w:t>
        </w:r>
      </w:ins>
      <w:del w:id="26900" w:author="xh" w:date="2026-10-19T14:36:01+08:00">
        <w:r>
          <w:rPr>
            <w:rFonts w:ascii="Times New Roman" w:hAnsi="Times New Roman" w:eastAsia="宋体"/>
            <w:b w:val="0"/>
            <w:sz w:val="21"/>
          </w:rPr>
          <w:delText xml:space="preserve">全部静态工况中</w:delText>
        </w:r>
      </w:del>
      <w:r>
        <w:rPr>
          <w:rFonts w:ascii="Times New Roman" w:hAnsi="Times New Roman" w:eastAsia="宋体"/>
          <w:b w:val="0"/>
          <w:sz w:val="21"/>
        </w:rPr>
        <w:t xml:space="preserve">的最大</w:t>
      </w:r>
      <w:del w:id="26901" w:author="xh" w:date="2026-10-19T14:36:01+08:00">
        <w:r>
          <w:rPr>
            <w:rFonts w:ascii="Times New Roman" w:hAnsi="Times New Roman" w:eastAsia="宋体"/>
            <w:b w:val="0"/>
            <w:sz w:val="21"/>
          </w:rPr>
          <w:delText xml:space="preserve">必要</w:delText>
        </w:r>
      </w:del>
      <w:r>
        <w:rPr>
          <w:rFonts w:ascii="Times New Roman" w:hAnsi="Times New Roman" w:eastAsia="宋体"/>
          <w:b w:val="0"/>
          <w:sz w:val="21"/>
        </w:rPr>
        <w:t xml:space="preserve">转</w:t>
      </w:r>
      <w:ins w:id="26902" w:author="xh" w:date="2026-10-19T14:36:01+08:00">
        <w:r>
          <w:rPr>
            <w:rFonts w:ascii="Times New Roman" w:hAnsi="Times New Roman" w:eastAsia="宋体"/>
            <w:b w:val="0"/>
            <w:sz w:val="21"/>
          </w:rPr>
          <w:t xml:space="preserve">接</w:t>
        </w:r>
      </w:ins>
      <w:del w:id="26903" w:author="xh" w:date="2026-10-19T14:36:01+08:00">
        <w:r>
          <w:rPr>
            <w:rFonts w:ascii="Times New Roman" w:hAnsi="Times New Roman" w:eastAsia="宋体"/>
            <w:b w:val="0"/>
            <w:sz w:val="21"/>
          </w:rPr>
          <w:delText xml:space="preserve">供</w:delText>
        </w:r>
      </w:del>
      <w:r>
        <w:rPr>
          <w:rFonts w:ascii="Times New Roman" w:hAnsi="Times New Roman" w:eastAsia="宋体"/>
          <w:b w:val="0"/>
          <w:sz w:val="21"/>
        </w:rPr>
        <w:t xml:space="preserve">功率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5C6E27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del w:id="26904" w:author="xh" w:date="2026-10-19T14:36:41+08:00"/>
        </w:trPr>
        <w:tc>
          <w:tcPr>
            <w:tcW w:w="1187" w:type="dxa"/>
            <w:tcMar>
              <w:left w:w="70" w:type="dxa"/>
              <w:right w:w="70" w:type="dxa"/>
            </w:tcMar>
            <w:vAlign w:val="center"/>
          </w:tcPr>
          <w:p w14:paraId="276D50C9">
            <w:pPr>
              <w:keepNext/>
              <w:spacing w:before="20" w:after="20" w:line="260" w:lineRule="exact"/>
              <w:ind w:left="0" w:leftChars="0" w:right="0" w:rightChars="0" w:firstLine="0" w:firstLineChars="0"/>
              <w:jc w:val="center"/>
              <w:rPr>
                <w:del w:id="26921" w:author="xh" w:date="2026-10-19T14:36:41+08:00"/>
              </w:rPr>
            </w:pPr>
            <w:del w:id="26922" w:author="xh" w:date="2026-10-19T14:36:41+08:00">
              <w:r>
                <w:rPr>
                  <w:rFonts w:ascii="Times New Roman" w:hAnsi="Times New Roman" w:eastAsia="宋体"/>
                  <w:b/>
                  <w:sz w:val="18"/>
                </w:rPr>
                <w:delText>地区</w:delText>
              </w:r>
            </w:del>
          </w:p>
        </w:tc>
        <w:tc>
          <w:tcPr>
            <w:tcW w:w="1187" w:type="dxa"/>
            <w:tcMar>
              <w:left w:w="70" w:type="dxa"/>
              <w:right w:w="70" w:type="dxa"/>
            </w:tcMar>
            <w:vAlign w:val="center"/>
          </w:tcPr>
          <w:p w14:paraId="23A42B67">
            <w:pPr>
              <w:keepNext/>
              <w:spacing w:before="20" w:after="20" w:line="260" w:lineRule="exact"/>
              <w:ind w:left="0" w:leftChars="0" w:right="0" w:rightChars="0" w:firstLine="0" w:firstLineChars="0"/>
              <w:jc w:val="center"/>
              <w:rPr>
                <w:del w:id="26923" w:author="xh" w:date="2026-10-19T14:36:41+08:00"/>
              </w:rPr>
            </w:pPr>
            <w:del w:id="26924" w:author="xh" w:date="2026-10-19T14:36:41+08:00">
              <w:r>
                <w:rPr>
                  <w:rFonts w:ascii="Times New Roman" w:hAnsi="Times New Roman" w:eastAsia="宋体"/>
                  <w:b/>
                  <w:sz w:val="18"/>
                </w:rPr>
                <w:delText>方案</w:delText>
              </w:r>
            </w:del>
          </w:p>
        </w:tc>
        <w:tc>
          <w:tcPr>
            <w:tcW w:w="1187" w:type="dxa"/>
            <w:tcMar>
              <w:left w:w="70" w:type="dxa"/>
              <w:right w:w="70" w:type="dxa"/>
            </w:tcMar>
            <w:vAlign w:val="center"/>
          </w:tcPr>
          <w:p w14:paraId="5C7E590F">
            <w:pPr>
              <w:keepNext/>
              <w:spacing w:before="20" w:after="20" w:line="260" w:lineRule="exact"/>
              <w:ind w:left="0" w:leftChars="0" w:right="0" w:rightChars="0" w:firstLine="0" w:firstLineChars="0"/>
              <w:jc w:val="center"/>
              <w:rPr>
                <w:del w:id="26925" w:author="xh" w:date="2026-10-19T14:36:41+08:00"/>
              </w:rPr>
            </w:pPr>
            <w:del w:id="26926" w:author="xh" w:date="2026-10-19T14:36:41+08:00">
              <w:r>
                <w:rPr>
                  <w:rFonts w:ascii="Times New Roman" w:hAnsi="Times New Roman" w:eastAsia="宋体"/>
                  <w:b/>
                  <w:sz w:val="18"/>
                </w:rPr>
                <w:delText>年份</w:delText>
              </w:r>
            </w:del>
          </w:p>
        </w:tc>
        <w:tc>
          <w:tcPr>
            <w:tcW w:w="1187" w:type="dxa"/>
            <w:tcMar>
              <w:left w:w="70" w:type="dxa"/>
              <w:right w:w="70" w:type="dxa"/>
            </w:tcMar>
            <w:vAlign w:val="center"/>
          </w:tcPr>
          <w:p w14:paraId="7ED889F0">
            <w:pPr>
              <w:keepNext/>
              <w:spacing w:before="20" w:after="20" w:line="260" w:lineRule="exact"/>
              <w:ind w:left="0" w:leftChars="0" w:right="0" w:rightChars="0" w:firstLine="0" w:firstLineChars="0"/>
              <w:jc w:val="center"/>
              <w:rPr>
                <w:del w:id="26927" w:author="xh" w:date="2026-10-19T14:36:41+08:00"/>
              </w:rPr>
            </w:pPr>
            <w:del w:id="26928" w:author="xh" w:date="2026-10-19T14:36:41+08:00">
              <w:r>
                <w:rPr>
                  <w:rFonts w:ascii="Times New Roman" w:hAnsi="Times New Roman" w:eastAsia="宋体"/>
                  <w:b/>
                  <w:sz w:val="18"/>
                </w:rPr>
                <w:delText>正常总量/MW</w:delText>
              </w:r>
            </w:del>
          </w:p>
        </w:tc>
        <w:tc>
          <w:tcPr>
            <w:tcW w:w="1187" w:type="dxa"/>
            <w:tcMar>
              <w:left w:w="70" w:type="dxa"/>
              <w:right w:w="70" w:type="dxa"/>
            </w:tcMar>
            <w:vAlign w:val="center"/>
          </w:tcPr>
          <w:p w14:paraId="08054C34">
            <w:pPr>
              <w:keepNext/>
              <w:spacing w:before="20" w:after="20" w:line="260" w:lineRule="exact"/>
              <w:ind w:left="0" w:leftChars="0" w:right="0" w:rightChars="0" w:firstLine="0" w:firstLineChars="0"/>
              <w:jc w:val="center"/>
              <w:rPr>
                <w:del w:id="26929" w:author="xh" w:date="2026-10-19T14:36:41+08:00"/>
              </w:rPr>
            </w:pPr>
            <w:del w:id="26930" w:author="xh" w:date="2026-10-19T14:36:41+08:00">
              <w:r>
                <w:rPr>
                  <w:rFonts w:ascii="Times New Roman" w:hAnsi="Times New Roman" w:eastAsia="宋体"/>
                  <w:b/>
                  <w:sz w:val="18"/>
                </w:rPr>
                <w:delText>正常既有边/MW</w:delText>
              </w:r>
            </w:del>
          </w:p>
        </w:tc>
        <w:tc>
          <w:tcPr>
            <w:tcW w:w="1187" w:type="dxa"/>
            <w:tcMar>
              <w:left w:w="70" w:type="dxa"/>
              <w:right w:w="70" w:type="dxa"/>
            </w:tcMar>
            <w:vAlign w:val="center"/>
          </w:tcPr>
          <w:p w14:paraId="50C32C43">
            <w:pPr>
              <w:keepNext/>
              <w:spacing w:before="20" w:after="20" w:line="260" w:lineRule="exact"/>
              <w:ind w:left="0" w:leftChars="0" w:right="0" w:rightChars="0" w:firstLine="0" w:firstLineChars="0"/>
              <w:jc w:val="center"/>
              <w:rPr>
                <w:del w:id="26931" w:author="xh" w:date="2026-10-19T14:36:41+08:00"/>
              </w:rPr>
            </w:pPr>
            <w:del w:id="26932" w:author="xh" w:date="2026-10-19T14:36:41+08:00">
              <w:r>
                <w:rPr>
                  <w:rFonts w:ascii="Times New Roman" w:hAnsi="Times New Roman" w:eastAsia="宋体"/>
                  <w:b/>
                  <w:sz w:val="18"/>
                </w:rPr>
                <w:delText>N-1总量/MW</w:delText>
              </w:r>
            </w:del>
          </w:p>
        </w:tc>
        <w:tc>
          <w:tcPr>
            <w:tcW w:w="1187" w:type="dxa"/>
            <w:tcMar>
              <w:left w:w="70" w:type="dxa"/>
              <w:right w:w="70" w:type="dxa"/>
            </w:tcMar>
            <w:vAlign w:val="center"/>
          </w:tcPr>
          <w:p w14:paraId="666DAAAA">
            <w:pPr>
              <w:keepNext/>
              <w:spacing w:before="20" w:after="20" w:line="260" w:lineRule="exact"/>
              <w:ind w:left="0" w:leftChars="0" w:right="0" w:rightChars="0" w:firstLine="0" w:firstLineChars="0"/>
              <w:jc w:val="center"/>
              <w:rPr>
                <w:del w:id="26933" w:author="xh" w:date="2026-10-19T14:36:41+08:00"/>
              </w:rPr>
            </w:pPr>
            <w:del w:id="26934" w:author="xh" w:date="2026-10-19T14:36:41+08:00">
              <w:r>
                <w:rPr>
                  <w:rFonts w:ascii="Times New Roman" w:hAnsi="Times New Roman" w:eastAsia="宋体"/>
                  <w:b/>
                  <w:sz w:val="18"/>
                </w:rPr>
                <w:delText>N-1既有边/MW</w:delText>
              </w:r>
            </w:del>
          </w:p>
        </w:tc>
      </w:tr>
      <w:tr w14:paraId="782416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905" w:author="xh" w:date="2026-10-19T14:36:41+08:00"/>
        </w:trPr>
        <w:tc>
          <w:tcPr>
            <w:tcW w:w="1187" w:type="dxa"/>
            <w:tcMar>
              <w:left w:w="70" w:type="dxa"/>
              <w:right w:w="70" w:type="dxa"/>
            </w:tcMar>
            <w:vAlign w:val="center"/>
          </w:tcPr>
          <w:p w14:paraId="4080DFAF">
            <w:pPr>
              <w:keepNext w:val="0"/>
              <w:spacing w:before="20" w:after="20" w:line="260" w:lineRule="exact"/>
              <w:ind w:left="0" w:leftChars="0" w:right="0" w:rightChars="0" w:firstLine="0" w:firstLineChars="0"/>
              <w:jc w:val="center"/>
              <w:rPr>
                <w:del w:id="26935" w:author="xh" w:date="2026-10-19T14:36:41+08:00"/>
              </w:rPr>
            </w:pPr>
            <w:del w:id="26936" w:author="xh" w:date="2026-10-19T14:36:41+08:00">
              <w:r>
                <w:rPr>
                  <w:rFonts w:ascii="Times New Roman" w:hAnsi="Times New Roman" w:eastAsia="宋体"/>
                  <w:b w:val="0"/>
                  <w:sz w:val="18"/>
                </w:rPr>
                <w:delText>邳州</w:delText>
              </w:r>
            </w:del>
          </w:p>
        </w:tc>
        <w:tc>
          <w:tcPr>
            <w:tcW w:w="1187" w:type="dxa"/>
            <w:tcMar>
              <w:left w:w="70" w:type="dxa"/>
              <w:right w:w="70" w:type="dxa"/>
            </w:tcMar>
            <w:vAlign w:val="center"/>
          </w:tcPr>
          <w:p w14:paraId="19ED16FB">
            <w:pPr>
              <w:keepNext w:val="0"/>
              <w:spacing w:before="20" w:after="20" w:line="260" w:lineRule="exact"/>
              <w:ind w:left="0" w:leftChars="0" w:right="0" w:rightChars="0" w:firstLine="0" w:firstLineChars="0"/>
              <w:jc w:val="center"/>
              <w:rPr>
                <w:del w:id="26937" w:author="xh" w:date="2026-10-19T14:36:41+08:00"/>
              </w:rPr>
            </w:pPr>
            <w:del w:id="26938" w:author="xh" w:date="2026-10-19T14:36:41+08:00">
              <w:r>
                <w:rPr>
                  <w:rFonts w:ascii="Times New Roman" w:hAnsi="Times New Roman" w:eastAsia="宋体"/>
                  <w:b w:val="0"/>
                  <w:sz w:val="18"/>
                </w:rPr>
                <w:delText>刚性</w:delText>
              </w:r>
            </w:del>
          </w:p>
        </w:tc>
        <w:tc>
          <w:tcPr>
            <w:tcW w:w="1187" w:type="dxa"/>
            <w:tcMar>
              <w:left w:w="70" w:type="dxa"/>
              <w:right w:w="70" w:type="dxa"/>
            </w:tcMar>
            <w:vAlign w:val="center"/>
          </w:tcPr>
          <w:p w14:paraId="698757CD">
            <w:pPr>
              <w:keepNext w:val="0"/>
              <w:spacing w:before="20" w:after="20" w:line="260" w:lineRule="exact"/>
              <w:ind w:left="0" w:leftChars="0" w:right="0" w:rightChars="0" w:firstLine="0" w:firstLineChars="0"/>
              <w:jc w:val="center"/>
              <w:rPr>
                <w:del w:id="26939" w:author="xh" w:date="2026-10-19T14:36:41+08:00"/>
              </w:rPr>
            </w:pPr>
            <w:del w:id="26940" w:author="xh" w:date="2026-10-19T14:36:41+08:00">
              <w:r>
                <w:rPr>
                  <w:rFonts w:ascii="Times New Roman" w:hAnsi="Times New Roman" w:eastAsia="宋体"/>
                  <w:b w:val="0"/>
                  <w:sz w:val="18"/>
                </w:rPr>
                <w:delText>2022</w:delText>
              </w:r>
            </w:del>
          </w:p>
        </w:tc>
        <w:tc>
          <w:tcPr>
            <w:tcW w:w="1187" w:type="dxa"/>
            <w:tcMar>
              <w:left w:w="70" w:type="dxa"/>
              <w:right w:w="70" w:type="dxa"/>
            </w:tcMar>
            <w:vAlign w:val="center"/>
          </w:tcPr>
          <w:p w14:paraId="0564AF22">
            <w:pPr>
              <w:keepNext w:val="0"/>
              <w:spacing w:before="20" w:after="20" w:line="260" w:lineRule="exact"/>
              <w:ind w:left="0" w:leftChars="0" w:right="0" w:rightChars="0" w:firstLine="0" w:firstLineChars="0"/>
              <w:jc w:val="center"/>
              <w:rPr>
                <w:del w:id="26941" w:author="xh" w:date="2026-10-19T14:36:41+08:00"/>
              </w:rPr>
            </w:pPr>
            <w:del w:id="26942" w:author="xh" w:date="2026-10-19T14:36:41+08:00">
              <w:r>
                <w:rPr>
                  <w:rFonts w:ascii="Times New Roman" w:hAnsi="Times New Roman" w:eastAsia="宋体"/>
                  <w:b w:val="0"/>
                  <w:sz w:val="18"/>
                </w:rPr>
                <w:delText>3.41</w:delText>
              </w:r>
            </w:del>
          </w:p>
        </w:tc>
        <w:tc>
          <w:tcPr>
            <w:tcW w:w="1187" w:type="dxa"/>
            <w:tcMar>
              <w:left w:w="70" w:type="dxa"/>
              <w:right w:w="70" w:type="dxa"/>
            </w:tcMar>
            <w:vAlign w:val="center"/>
          </w:tcPr>
          <w:p w14:paraId="68407A78">
            <w:pPr>
              <w:keepNext w:val="0"/>
              <w:spacing w:before="20" w:after="20" w:line="260" w:lineRule="exact"/>
              <w:ind w:left="0" w:leftChars="0" w:right="0" w:rightChars="0" w:firstLine="0" w:firstLineChars="0"/>
              <w:jc w:val="center"/>
              <w:rPr>
                <w:del w:id="26943" w:author="xh" w:date="2026-10-19T14:36:41+08:00"/>
              </w:rPr>
            </w:pPr>
            <w:del w:id="26944" w:author="xh" w:date="2026-10-19T14:36:41+08:00">
              <w:r>
                <w:rPr>
                  <w:rFonts w:ascii="Times New Roman" w:hAnsi="Times New Roman" w:eastAsia="宋体"/>
                  <w:b w:val="0"/>
                  <w:sz w:val="18"/>
                </w:rPr>
                <w:delText>3.41</w:delText>
              </w:r>
            </w:del>
          </w:p>
        </w:tc>
        <w:tc>
          <w:tcPr>
            <w:tcW w:w="1187" w:type="dxa"/>
            <w:tcMar>
              <w:left w:w="70" w:type="dxa"/>
              <w:right w:w="70" w:type="dxa"/>
            </w:tcMar>
            <w:vAlign w:val="center"/>
          </w:tcPr>
          <w:p w14:paraId="2833BE70">
            <w:pPr>
              <w:keepNext w:val="0"/>
              <w:spacing w:before="20" w:after="20" w:line="260" w:lineRule="exact"/>
              <w:ind w:left="0" w:leftChars="0" w:right="0" w:rightChars="0" w:firstLine="0" w:firstLineChars="0"/>
              <w:jc w:val="center"/>
              <w:rPr>
                <w:del w:id="26945" w:author="xh" w:date="2026-10-19T14:36:41+08:00"/>
              </w:rPr>
            </w:pPr>
            <w:del w:id="26946" w:author="xh" w:date="2026-10-19T14:36:41+08:00">
              <w:r>
                <w:rPr>
                  <w:rFonts w:ascii="Times New Roman" w:hAnsi="Times New Roman" w:eastAsia="宋体"/>
                  <w:b w:val="0"/>
                  <w:sz w:val="18"/>
                </w:rPr>
                <w:delText>59.40</w:delText>
              </w:r>
            </w:del>
          </w:p>
        </w:tc>
        <w:tc>
          <w:tcPr>
            <w:tcW w:w="1187" w:type="dxa"/>
            <w:tcMar>
              <w:left w:w="70" w:type="dxa"/>
              <w:right w:w="70" w:type="dxa"/>
            </w:tcMar>
            <w:vAlign w:val="center"/>
          </w:tcPr>
          <w:p w14:paraId="25AF26C6">
            <w:pPr>
              <w:keepNext w:val="0"/>
              <w:spacing w:before="20" w:after="20" w:line="260" w:lineRule="exact"/>
              <w:ind w:left="0" w:leftChars="0" w:right="0" w:rightChars="0" w:firstLine="0" w:firstLineChars="0"/>
              <w:jc w:val="center"/>
              <w:rPr>
                <w:del w:id="26947" w:author="xh" w:date="2026-10-19T14:36:41+08:00"/>
              </w:rPr>
            </w:pPr>
            <w:del w:id="26948" w:author="xh" w:date="2026-10-19T14:36:41+08:00">
              <w:r>
                <w:rPr>
                  <w:rFonts w:ascii="Times New Roman" w:hAnsi="Times New Roman" w:eastAsia="宋体"/>
                  <w:b w:val="0"/>
                  <w:sz w:val="18"/>
                </w:rPr>
                <w:delText>50.17</w:delText>
              </w:r>
            </w:del>
          </w:p>
        </w:tc>
      </w:tr>
      <w:tr w14:paraId="6E0E7A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906" w:author="xh" w:date="2026-10-19T14:36:41+08:00"/>
        </w:trPr>
        <w:tc>
          <w:tcPr>
            <w:tcW w:w="1187" w:type="dxa"/>
            <w:tcMar>
              <w:left w:w="70" w:type="dxa"/>
              <w:right w:w="70" w:type="dxa"/>
            </w:tcMar>
            <w:vAlign w:val="center"/>
          </w:tcPr>
          <w:p w14:paraId="5138FF32">
            <w:pPr>
              <w:keepNext w:val="0"/>
              <w:spacing w:before="20" w:after="20" w:line="260" w:lineRule="exact"/>
              <w:ind w:left="0" w:leftChars="0" w:right="0" w:rightChars="0" w:firstLine="0" w:firstLineChars="0"/>
              <w:jc w:val="center"/>
              <w:rPr>
                <w:del w:id="26949" w:author="xh" w:date="2026-10-19T14:36:41+08:00"/>
              </w:rPr>
            </w:pPr>
            <w:del w:id="26950" w:author="xh" w:date="2026-10-19T14:36:41+08:00">
              <w:r>
                <w:rPr>
                  <w:rFonts w:ascii="Times New Roman" w:hAnsi="Times New Roman" w:eastAsia="宋体"/>
                  <w:b w:val="0"/>
                  <w:sz w:val="18"/>
                </w:rPr>
                <w:delText>邳州</w:delText>
              </w:r>
            </w:del>
          </w:p>
        </w:tc>
        <w:tc>
          <w:tcPr>
            <w:tcW w:w="1187" w:type="dxa"/>
            <w:tcMar>
              <w:left w:w="70" w:type="dxa"/>
              <w:right w:w="70" w:type="dxa"/>
            </w:tcMar>
            <w:vAlign w:val="center"/>
          </w:tcPr>
          <w:p w14:paraId="4E7561E5">
            <w:pPr>
              <w:keepNext w:val="0"/>
              <w:spacing w:before="20" w:after="20" w:line="260" w:lineRule="exact"/>
              <w:ind w:left="0" w:leftChars="0" w:right="0" w:rightChars="0" w:firstLine="0" w:firstLineChars="0"/>
              <w:jc w:val="center"/>
              <w:rPr>
                <w:del w:id="26951" w:author="xh" w:date="2026-10-19T14:36:41+08:00"/>
              </w:rPr>
            </w:pPr>
            <w:del w:id="26952" w:author="xh" w:date="2026-10-19T14:36:41+08:00">
              <w:r>
                <w:rPr>
                  <w:rFonts w:ascii="Times New Roman" w:hAnsi="Times New Roman" w:eastAsia="宋体"/>
                  <w:b w:val="0"/>
                  <w:sz w:val="18"/>
                </w:rPr>
                <w:delText>刚性</w:delText>
              </w:r>
            </w:del>
          </w:p>
        </w:tc>
        <w:tc>
          <w:tcPr>
            <w:tcW w:w="1187" w:type="dxa"/>
            <w:tcMar>
              <w:left w:w="70" w:type="dxa"/>
              <w:right w:w="70" w:type="dxa"/>
            </w:tcMar>
            <w:vAlign w:val="center"/>
          </w:tcPr>
          <w:p w14:paraId="6FDE9C4C">
            <w:pPr>
              <w:keepNext w:val="0"/>
              <w:spacing w:before="20" w:after="20" w:line="260" w:lineRule="exact"/>
              <w:ind w:left="0" w:leftChars="0" w:right="0" w:rightChars="0" w:firstLine="0" w:firstLineChars="0"/>
              <w:jc w:val="center"/>
              <w:rPr>
                <w:del w:id="26953" w:author="xh" w:date="2026-10-19T14:36:41+08:00"/>
              </w:rPr>
            </w:pPr>
            <w:del w:id="26954" w:author="xh" w:date="2026-10-19T14:36:41+08:00">
              <w:r>
                <w:rPr>
                  <w:rFonts w:ascii="Times New Roman" w:hAnsi="Times New Roman" w:eastAsia="宋体"/>
                  <w:b w:val="0"/>
                  <w:sz w:val="18"/>
                </w:rPr>
                <w:delText>2023</w:delText>
              </w:r>
            </w:del>
          </w:p>
        </w:tc>
        <w:tc>
          <w:tcPr>
            <w:tcW w:w="1187" w:type="dxa"/>
            <w:tcMar>
              <w:left w:w="70" w:type="dxa"/>
              <w:right w:w="70" w:type="dxa"/>
            </w:tcMar>
            <w:vAlign w:val="center"/>
          </w:tcPr>
          <w:p w14:paraId="3EFDFEAB">
            <w:pPr>
              <w:keepNext w:val="0"/>
              <w:spacing w:before="20" w:after="20" w:line="260" w:lineRule="exact"/>
              <w:ind w:left="0" w:leftChars="0" w:right="0" w:rightChars="0" w:firstLine="0" w:firstLineChars="0"/>
              <w:jc w:val="center"/>
              <w:rPr>
                <w:del w:id="26955" w:author="xh" w:date="2026-10-19T14:36:41+08:00"/>
              </w:rPr>
            </w:pPr>
            <w:del w:id="26956" w:author="xh" w:date="2026-10-19T14:36:41+08:00">
              <w:r>
                <w:rPr>
                  <w:rFonts w:ascii="Times New Roman" w:hAnsi="Times New Roman" w:eastAsia="宋体"/>
                  <w:b w:val="0"/>
                  <w:sz w:val="18"/>
                </w:rPr>
                <w:delText>0.00</w:delText>
              </w:r>
            </w:del>
          </w:p>
        </w:tc>
        <w:tc>
          <w:tcPr>
            <w:tcW w:w="1187" w:type="dxa"/>
            <w:tcMar>
              <w:left w:w="70" w:type="dxa"/>
              <w:right w:w="70" w:type="dxa"/>
            </w:tcMar>
            <w:vAlign w:val="center"/>
          </w:tcPr>
          <w:p w14:paraId="532392E9">
            <w:pPr>
              <w:keepNext w:val="0"/>
              <w:spacing w:before="20" w:after="20" w:line="260" w:lineRule="exact"/>
              <w:ind w:left="0" w:leftChars="0" w:right="0" w:rightChars="0" w:firstLine="0" w:firstLineChars="0"/>
              <w:jc w:val="center"/>
              <w:rPr>
                <w:del w:id="26957" w:author="xh" w:date="2026-10-19T14:36:41+08:00"/>
              </w:rPr>
            </w:pPr>
            <w:del w:id="26958" w:author="xh" w:date="2026-10-19T14:36:41+08:00">
              <w:r>
                <w:rPr>
                  <w:rFonts w:ascii="Times New Roman" w:hAnsi="Times New Roman" w:eastAsia="宋体"/>
                  <w:b w:val="0"/>
                  <w:sz w:val="18"/>
                </w:rPr>
                <w:delText>0.00</w:delText>
              </w:r>
            </w:del>
          </w:p>
        </w:tc>
        <w:tc>
          <w:tcPr>
            <w:tcW w:w="1187" w:type="dxa"/>
            <w:tcMar>
              <w:left w:w="70" w:type="dxa"/>
              <w:right w:w="70" w:type="dxa"/>
            </w:tcMar>
            <w:vAlign w:val="center"/>
          </w:tcPr>
          <w:p w14:paraId="079E7724">
            <w:pPr>
              <w:keepNext w:val="0"/>
              <w:spacing w:before="20" w:after="20" w:line="260" w:lineRule="exact"/>
              <w:ind w:left="0" w:leftChars="0" w:right="0" w:rightChars="0" w:firstLine="0" w:firstLineChars="0"/>
              <w:jc w:val="center"/>
              <w:rPr>
                <w:del w:id="26959" w:author="xh" w:date="2026-10-19T14:36:41+08:00"/>
              </w:rPr>
            </w:pPr>
            <w:del w:id="26960" w:author="xh" w:date="2026-10-19T14:36:41+08:00">
              <w:r>
                <w:rPr>
                  <w:rFonts w:ascii="Times New Roman" w:hAnsi="Times New Roman" w:eastAsia="宋体"/>
                  <w:b w:val="0"/>
                  <w:sz w:val="18"/>
                </w:rPr>
                <w:delText>52.50</w:delText>
              </w:r>
            </w:del>
          </w:p>
        </w:tc>
        <w:tc>
          <w:tcPr>
            <w:tcW w:w="1187" w:type="dxa"/>
            <w:tcMar>
              <w:left w:w="70" w:type="dxa"/>
              <w:right w:w="70" w:type="dxa"/>
            </w:tcMar>
            <w:vAlign w:val="center"/>
          </w:tcPr>
          <w:p w14:paraId="6EEA69A7">
            <w:pPr>
              <w:keepNext w:val="0"/>
              <w:spacing w:before="20" w:after="20" w:line="260" w:lineRule="exact"/>
              <w:ind w:left="0" w:leftChars="0" w:right="0" w:rightChars="0" w:firstLine="0" w:firstLineChars="0"/>
              <w:jc w:val="center"/>
              <w:rPr>
                <w:del w:id="26961" w:author="xh" w:date="2026-10-19T14:36:41+08:00"/>
              </w:rPr>
            </w:pPr>
            <w:del w:id="26962" w:author="xh" w:date="2026-10-19T14:36:41+08:00">
              <w:r>
                <w:rPr>
                  <w:rFonts w:ascii="Times New Roman" w:hAnsi="Times New Roman" w:eastAsia="宋体"/>
                  <w:b w:val="0"/>
                  <w:sz w:val="18"/>
                </w:rPr>
                <w:delText>43.17</w:delText>
              </w:r>
            </w:del>
          </w:p>
        </w:tc>
      </w:tr>
      <w:tr w14:paraId="3A519D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907" w:author="xh" w:date="2026-10-19T14:36:41+08:00"/>
        </w:trPr>
        <w:tc>
          <w:tcPr>
            <w:tcW w:w="1187" w:type="dxa"/>
            <w:tcMar>
              <w:left w:w="70" w:type="dxa"/>
              <w:right w:w="70" w:type="dxa"/>
            </w:tcMar>
            <w:vAlign w:val="center"/>
          </w:tcPr>
          <w:p w14:paraId="208E294B">
            <w:pPr>
              <w:keepNext w:val="0"/>
              <w:spacing w:before="20" w:after="20" w:line="260" w:lineRule="exact"/>
              <w:ind w:left="0" w:leftChars="0" w:right="0" w:rightChars="0" w:firstLine="0" w:firstLineChars="0"/>
              <w:jc w:val="center"/>
              <w:rPr>
                <w:del w:id="26963" w:author="xh" w:date="2026-10-19T14:36:41+08:00"/>
              </w:rPr>
            </w:pPr>
            <w:del w:id="26964" w:author="xh" w:date="2026-10-19T14:36:41+08:00">
              <w:r>
                <w:rPr>
                  <w:rFonts w:ascii="Times New Roman" w:hAnsi="Times New Roman" w:eastAsia="宋体"/>
                  <w:b w:val="0"/>
                  <w:sz w:val="18"/>
                </w:rPr>
                <w:delText>邳州</w:delText>
              </w:r>
            </w:del>
          </w:p>
        </w:tc>
        <w:tc>
          <w:tcPr>
            <w:tcW w:w="1187" w:type="dxa"/>
            <w:tcMar>
              <w:left w:w="70" w:type="dxa"/>
              <w:right w:w="70" w:type="dxa"/>
            </w:tcMar>
            <w:vAlign w:val="center"/>
          </w:tcPr>
          <w:p w14:paraId="0CE1B9AA">
            <w:pPr>
              <w:keepNext w:val="0"/>
              <w:spacing w:before="20" w:after="20" w:line="260" w:lineRule="exact"/>
              <w:ind w:left="0" w:leftChars="0" w:right="0" w:rightChars="0" w:firstLine="0" w:firstLineChars="0"/>
              <w:jc w:val="center"/>
              <w:rPr>
                <w:del w:id="26965" w:author="xh" w:date="2026-10-19T14:36:41+08:00"/>
              </w:rPr>
            </w:pPr>
            <w:del w:id="26966" w:author="xh" w:date="2026-10-19T14:36:41+08:00">
              <w:r>
                <w:rPr>
                  <w:rFonts w:ascii="Times New Roman" w:hAnsi="Times New Roman" w:eastAsia="宋体"/>
                  <w:b w:val="0"/>
                  <w:sz w:val="18"/>
                </w:rPr>
                <w:delText>刚性</w:delText>
              </w:r>
            </w:del>
          </w:p>
        </w:tc>
        <w:tc>
          <w:tcPr>
            <w:tcW w:w="1187" w:type="dxa"/>
            <w:tcMar>
              <w:left w:w="70" w:type="dxa"/>
              <w:right w:w="70" w:type="dxa"/>
            </w:tcMar>
            <w:vAlign w:val="center"/>
          </w:tcPr>
          <w:p w14:paraId="29FD65AE">
            <w:pPr>
              <w:keepNext w:val="0"/>
              <w:spacing w:before="20" w:after="20" w:line="260" w:lineRule="exact"/>
              <w:ind w:left="0" w:leftChars="0" w:right="0" w:rightChars="0" w:firstLine="0" w:firstLineChars="0"/>
              <w:jc w:val="center"/>
              <w:rPr>
                <w:del w:id="26967" w:author="xh" w:date="2026-10-19T14:36:41+08:00"/>
              </w:rPr>
            </w:pPr>
            <w:del w:id="26968" w:author="xh" w:date="2026-10-19T14:36:41+08:00">
              <w:r>
                <w:rPr>
                  <w:rFonts w:ascii="Times New Roman" w:hAnsi="Times New Roman" w:eastAsia="宋体"/>
                  <w:b w:val="0"/>
                  <w:sz w:val="18"/>
                </w:rPr>
                <w:delText>2024</w:delText>
              </w:r>
            </w:del>
          </w:p>
        </w:tc>
        <w:tc>
          <w:tcPr>
            <w:tcW w:w="1187" w:type="dxa"/>
            <w:tcMar>
              <w:left w:w="70" w:type="dxa"/>
              <w:right w:w="70" w:type="dxa"/>
            </w:tcMar>
            <w:vAlign w:val="center"/>
          </w:tcPr>
          <w:p w14:paraId="528621C4">
            <w:pPr>
              <w:keepNext w:val="0"/>
              <w:spacing w:before="20" w:after="20" w:line="260" w:lineRule="exact"/>
              <w:ind w:left="0" w:leftChars="0" w:right="0" w:rightChars="0" w:firstLine="0" w:firstLineChars="0"/>
              <w:jc w:val="center"/>
              <w:rPr>
                <w:del w:id="26969" w:author="xh" w:date="2026-10-19T14:36:41+08:00"/>
              </w:rPr>
            </w:pPr>
            <w:del w:id="26970" w:author="xh" w:date="2026-10-19T14:36:41+08:00">
              <w:r>
                <w:rPr>
                  <w:rFonts w:ascii="Times New Roman" w:hAnsi="Times New Roman" w:eastAsia="宋体"/>
                  <w:b w:val="0"/>
                  <w:sz w:val="18"/>
                </w:rPr>
                <w:delText>7.03</w:delText>
              </w:r>
            </w:del>
          </w:p>
        </w:tc>
        <w:tc>
          <w:tcPr>
            <w:tcW w:w="1187" w:type="dxa"/>
            <w:tcMar>
              <w:left w:w="70" w:type="dxa"/>
              <w:right w:w="70" w:type="dxa"/>
            </w:tcMar>
            <w:vAlign w:val="center"/>
          </w:tcPr>
          <w:p w14:paraId="0641CCD9">
            <w:pPr>
              <w:keepNext w:val="0"/>
              <w:spacing w:before="20" w:after="20" w:line="260" w:lineRule="exact"/>
              <w:ind w:left="0" w:leftChars="0" w:right="0" w:rightChars="0" w:firstLine="0" w:firstLineChars="0"/>
              <w:jc w:val="center"/>
              <w:rPr>
                <w:del w:id="26971" w:author="xh" w:date="2026-10-19T14:36:41+08:00"/>
              </w:rPr>
            </w:pPr>
            <w:del w:id="26972" w:author="xh" w:date="2026-10-19T14:36:41+08:00">
              <w:r>
                <w:rPr>
                  <w:rFonts w:ascii="Times New Roman" w:hAnsi="Times New Roman" w:eastAsia="宋体"/>
                  <w:b w:val="0"/>
                  <w:sz w:val="18"/>
                </w:rPr>
                <w:delText>7.03</w:delText>
              </w:r>
            </w:del>
          </w:p>
        </w:tc>
        <w:tc>
          <w:tcPr>
            <w:tcW w:w="1187" w:type="dxa"/>
            <w:tcMar>
              <w:left w:w="70" w:type="dxa"/>
              <w:right w:w="70" w:type="dxa"/>
            </w:tcMar>
            <w:vAlign w:val="center"/>
          </w:tcPr>
          <w:p w14:paraId="19B22F19">
            <w:pPr>
              <w:keepNext w:val="0"/>
              <w:spacing w:before="20" w:after="20" w:line="260" w:lineRule="exact"/>
              <w:ind w:left="0" w:leftChars="0" w:right="0" w:rightChars="0" w:firstLine="0" w:firstLineChars="0"/>
              <w:jc w:val="center"/>
              <w:rPr>
                <w:del w:id="26973" w:author="xh" w:date="2026-10-19T14:36:41+08:00"/>
              </w:rPr>
            </w:pPr>
            <w:del w:id="26974" w:author="xh" w:date="2026-10-19T14:36:41+08:00">
              <w:r>
                <w:rPr>
                  <w:rFonts w:ascii="Times New Roman" w:hAnsi="Times New Roman" w:eastAsia="宋体"/>
                  <w:b w:val="0"/>
                  <w:sz w:val="18"/>
                </w:rPr>
                <w:delText>63.48</w:delText>
              </w:r>
            </w:del>
          </w:p>
        </w:tc>
        <w:tc>
          <w:tcPr>
            <w:tcW w:w="1187" w:type="dxa"/>
            <w:tcMar>
              <w:left w:w="70" w:type="dxa"/>
              <w:right w:w="70" w:type="dxa"/>
            </w:tcMar>
            <w:vAlign w:val="center"/>
          </w:tcPr>
          <w:p w14:paraId="45AD19DB">
            <w:pPr>
              <w:keepNext w:val="0"/>
              <w:spacing w:before="20" w:after="20" w:line="260" w:lineRule="exact"/>
              <w:ind w:left="0" w:leftChars="0" w:right="0" w:rightChars="0" w:firstLine="0" w:firstLineChars="0"/>
              <w:jc w:val="center"/>
              <w:rPr>
                <w:del w:id="26975" w:author="xh" w:date="2026-10-19T14:36:41+08:00"/>
              </w:rPr>
            </w:pPr>
            <w:del w:id="26976" w:author="xh" w:date="2026-10-19T14:36:41+08:00">
              <w:r>
                <w:rPr>
                  <w:rFonts w:ascii="Times New Roman" w:hAnsi="Times New Roman" w:eastAsia="宋体"/>
                  <w:b w:val="0"/>
                  <w:sz w:val="18"/>
                </w:rPr>
                <w:delText>53.79</w:delText>
              </w:r>
            </w:del>
          </w:p>
        </w:tc>
      </w:tr>
      <w:tr w14:paraId="61B50D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908" w:author="xh" w:date="2026-10-19T14:36:41+08:00"/>
        </w:trPr>
        <w:tc>
          <w:tcPr>
            <w:tcW w:w="1187" w:type="dxa"/>
            <w:tcMar>
              <w:left w:w="70" w:type="dxa"/>
              <w:right w:w="70" w:type="dxa"/>
            </w:tcMar>
            <w:vAlign w:val="center"/>
          </w:tcPr>
          <w:p w14:paraId="7D379457">
            <w:pPr>
              <w:keepNext w:val="0"/>
              <w:spacing w:before="20" w:after="20" w:line="260" w:lineRule="exact"/>
              <w:ind w:left="0" w:leftChars="0" w:right="0" w:rightChars="0" w:firstLine="0" w:firstLineChars="0"/>
              <w:jc w:val="center"/>
              <w:rPr>
                <w:del w:id="26977" w:author="xh" w:date="2026-10-19T14:36:41+08:00"/>
              </w:rPr>
            </w:pPr>
            <w:del w:id="26978" w:author="xh" w:date="2026-10-19T14:36:41+08:00">
              <w:r>
                <w:rPr>
                  <w:rFonts w:ascii="Times New Roman" w:hAnsi="Times New Roman" w:eastAsia="宋体"/>
                  <w:b w:val="0"/>
                  <w:sz w:val="18"/>
                </w:rPr>
                <w:delText>邳州</w:delText>
              </w:r>
            </w:del>
          </w:p>
        </w:tc>
        <w:tc>
          <w:tcPr>
            <w:tcW w:w="1187" w:type="dxa"/>
            <w:tcMar>
              <w:left w:w="70" w:type="dxa"/>
              <w:right w:w="70" w:type="dxa"/>
            </w:tcMar>
            <w:vAlign w:val="center"/>
          </w:tcPr>
          <w:p w14:paraId="0B8035FB">
            <w:pPr>
              <w:keepNext w:val="0"/>
              <w:spacing w:before="20" w:after="20" w:line="260" w:lineRule="exact"/>
              <w:ind w:left="0" w:leftChars="0" w:right="0" w:rightChars="0" w:firstLine="0" w:firstLineChars="0"/>
              <w:jc w:val="center"/>
              <w:rPr>
                <w:del w:id="26979" w:author="xh" w:date="2026-10-19T14:36:41+08:00"/>
              </w:rPr>
            </w:pPr>
            <w:del w:id="26980" w:author="xh" w:date="2026-10-19T14:36:41+08:00">
              <w:r>
                <w:rPr>
                  <w:rFonts w:ascii="Times New Roman" w:hAnsi="Times New Roman" w:eastAsia="宋体"/>
                  <w:b w:val="0"/>
                  <w:sz w:val="18"/>
                </w:rPr>
                <w:delText>刚性</w:delText>
              </w:r>
            </w:del>
          </w:p>
        </w:tc>
        <w:tc>
          <w:tcPr>
            <w:tcW w:w="1187" w:type="dxa"/>
            <w:tcMar>
              <w:left w:w="70" w:type="dxa"/>
              <w:right w:w="70" w:type="dxa"/>
            </w:tcMar>
            <w:vAlign w:val="center"/>
          </w:tcPr>
          <w:p w14:paraId="3E4FDE02">
            <w:pPr>
              <w:keepNext w:val="0"/>
              <w:spacing w:before="20" w:after="20" w:line="260" w:lineRule="exact"/>
              <w:ind w:left="0" w:leftChars="0" w:right="0" w:rightChars="0" w:firstLine="0" w:firstLineChars="0"/>
              <w:jc w:val="center"/>
              <w:rPr>
                <w:del w:id="26981" w:author="xh" w:date="2026-10-19T14:36:41+08:00"/>
              </w:rPr>
            </w:pPr>
            <w:del w:id="26982" w:author="xh" w:date="2026-10-19T14:36:41+08:00">
              <w:r>
                <w:rPr>
                  <w:rFonts w:ascii="Times New Roman" w:hAnsi="Times New Roman" w:eastAsia="宋体"/>
                  <w:b w:val="0"/>
                  <w:sz w:val="18"/>
                </w:rPr>
                <w:delText>2025</w:delText>
              </w:r>
            </w:del>
          </w:p>
        </w:tc>
        <w:tc>
          <w:tcPr>
            <w:tcW w:w="1187" w:type="dxa"/>
            <w:tcMar>
              <w:left w:w="70" w:type="dxa"/>
              <w:right w:w="70" w:type="dxa"/>
            </w:tcMar>
            <w:vAlign w:val="center"/>
          </w:tcPr>
          <w:p w14:paraId="24B9F752">
            <w:pPr>
              <w:keepNext w:val="0"/>
              <w:spacing w:before="20" w:after="20" w:line="260" w:lineRule="exact"/>
              <w:ind w:left="0" w:leftChars="0" w:right="0" w:rightChars="0" w:firstLine="0" w:firstLineChars="0"/>
              <w:jc w:val="center"/>
              <w:rPr>
                <w:del w:id="26983" w:author="xh" w:date="2026-10-19T14:36:41+08:00"/>
              </w:rPr>
            </w:pPr>
            <w:del w:id="26984" w:author="xh" w:date="2026-10-19T14:36:41+08:00">
              <w:r>
                <w:rPr>
                  <w:rFonts w:ascii="Times New Roman" w:hAnsi="Times New Roman" w:eastAsia="宋体"/>
                  <w:b w:val="0"/>
                  <w:sz w:val="18"/>
                </w:rPr>
                <w:delText>16.06</w:delText>
              </w:r>
            </w:del>
          </w:p>
        </w:tc>
        <w:tc>
          <w:tcPr>
            <w:tcW w:w="1187" w:type="dxa"/>
            <w:tcMar>
              <w:left w:w="70" w:type="dxa"/>
              <w:right w:w="70" w:type="dxa"/>
            </w:tcMar>
            <w:vAlign w:val="center"/>
          </w:tcPr>
          <w:p w14:paraId="550D9B2E">
            <w:pPr>
              <w:keepNext w:val="0"/>
              <w:spacing w:before="20" w:after="20" w:line="260" w:lineRule="exact"/>
              <w:ind w:left="0" w:leftChars="0" w:right="0" w:rightChars="0" w:firstLine="0" w:firstLineChars="0"/>
              <w:jc w:val="center"/>
              <w:rPr>
                <w:del w:id="26985" w:author="xh" w:date="2026-10-19T14:36:41+08:00"/>
              </w:rPr>
            </w:pPr>
            <w:del w:id="26986" w:author="xh" w:date="2026-10-19T14:36:41+08:00">
              <w:r>
                <w:rPr>
                  <w:rFonts w:ascii="Times New Roman" w:hAnsi="Times New Roman" w:eastAsia="宋体"/>
                  <w:b w:val="0"/>
                  <w:sz w:val="18"/>
                </w:rPr>
                <w:delText>16.06</w:delText>
              </w:r>
            </w:del>
          </w:p>
        </w:tc>
        <w:tc>
          <w:tcPr>
            <w:tcW w:w="1187" w:type="dxa"/>
            <w:tcMar>
              <w:left w:w="70" w:type="dxa"/>
              <w:right w:w="70" w:type="dxa"/>
            </w:tcMar>
            <w:vAlign w:val="center"/>
          </w:tcPr>
          <w:p w14:paraId="0353EB38">
            <w:pPr>
              <w:keepNext w:val="0"/>
              <w:spacing w:before="20" w:after="20" w:line="260" w:lineRule="exact"/>
              <w:ind w:left="0" w:leftChars="0" w:right="0" w:rightChars="0" w:firstLine="0" w:firstLineChars="0"/>
              <w:jc w:val="center"/>
              <w:rPr>
                <w:del w:id="26987" w:author="xh" w:date="2026-10-19T14:36:41+08:00"/>
              </w:rPr>
            </w:pPr>
            <w:del w:id="26988" w:author="xh" w:date="2026-10-19T14:36:41+08:00">
              <w:r>
                <w:rPr>
                  <w:rFonts w:ascii="Times New Roman" w:hAnsi="Times New Roman" w:eastAsia="宋体"/>
                  <w:b w:val="0"/>
                  <w:sz w:val="18"/>
                </w:rPr>
                <w:delText>79.61</w:delText>
              </w:r>
            </w:del>
          </w:p>
        </w:tc>
        <w:tc>
          <w:tcPr>
            <w:tcW w:w="1187" w:type="dxa"/>
            <w:tcMar>
              <w:left w:w="70" w:type="dxa"/>
              <w:right w:w="70" w:type="dxa"/>
            </w:tcMar>
            <w:vAlign w:val="center"/>
          </w:tcPr>
          <w:p w14:paraId="53E851AB">
            <w:pPr>
              <w:keepNext w:val="0"/>
              <w:spacing w:before="20" w:after="20" w:line="260" w:lineRule="exact"/>
              <w:ind w:left="0" w:leftChars="0" w:right="0" w:rightChars="0" w:firstLine="0" w:firstLineChars="0"/>
              <w:jc w:val="center"/>
              <w:rPr>
                <w:del w:id="26989" w:author="xh" w:date="2026-10-19T14:36:41+08:00"/>
              </w:rPr>
            </w:pPr>
            <w:del w:id="26990" w:author="xh" w:date="2026-10-19T14:36:41+08:00">
              <w:r>
                <w:rPr>
                  <w:rFonts w:ascii="Times New Roman" w:hAnsi="Times New Roman" w:eastAsia="宋体"/>
                  <w:b w:val="0"/>
                  <w:sz w:val="18"/>
                </w:rPr>
                <w:delText>61.68</w:delText>
              </w:r>
            </w:del>
          </w:p>
        </w:tc>
      </w:tr>
      <w:tr w14:paraId="24AD33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909" w:author="xh" w:date="2026-10-19T14:36:41+08:00"/>
        </w:trPr>
        <w:tc>
          <w:tcPr>
            <w:tcW w:w="1187" w:type="dxa"/>
            <w:tcMar>
              <w:left w:w="70" w:type="dxa"/>
              <w:right w:w="70" w:type="dxa"/>
            </w:tcMar>
            <w:vAlign w:val="center"/>
          </w:tcPr>
          <w:p w14:paraId="36CA9B6D">
            <w:pPr>
              <w:keepNext w:val="0"/>
              <w:spacing w:before="20" w:after="20" w:line="260" w:lineRule="exact"/>
              <w:ind w:left="0" w:leftChars="0" w:right="0" w:rightChars="0" w:firstLine="0" w:firstLineChars="0"/>
              <w:jc w:val="center"/>
              <w:rPr>
                <w:del w:id="26991" w:author="xh" w:date="2026-10-19T14:36:41+08:00"/>
              </w:rPr>
            </w:pPr>
            <w:del w:id="26992" w:author="xh" w:date="2026-10-19T14:36:41+08:00">
              <w:r>
                <w:rPr>
                  <w:rFonts w:ascii="Times New Roman" w:hAnsi="Times New Roman" w:eastAsia="宋体"/>
                  <w:b w:val="0"/>
                  <w:sz w:val="18"/>
                </w:rPr>
                <w:delText>邳州</w:delText>
              </w:r>
            </w:del>
          </w:p>
        </w:tc>
        <w:tc>
          <w:tcPr>
            <w:tcW w:w="1187" w:type="dxa"/>
            <w:tcMar>
              <w:left w:w="70" w:type="dxa"/>
              <w:right w:w="70" w:type="dxa"/>
            </w:tcMar>
            <w:vAlign w:val="center"/>
          </w:tcPr>
          <w:p w14:paraId="49EA3214">
            <w:pPr>
              <w:keepNext w:val="0"/>
              <w:spacing w:before="20" w:after="20" w:line="260" w:lineRule="exact"/>
              <w:ind w:left="0" w:leftChars="0" w:right="0" w:rightChars="0" w:firstLine="0" w:firstLineChars="0"/>
              <w:jc w:val="center"/>
              <w:rPr>
                <w:del w:id="26993" w:author="xh" w:date="2026-10-19T14:36:41+08:00"/>
              </w:rPr>
            </w:pPr>
            <w:del w:id="26994" w:author="xh" w:date="2026-10-19T14:36:41+08:00">
              <w:r>
                <w:rPr>
                  <w:rFonts w:ascii="Times New Roman" w:hAnsi="Times New Roman" w:eastAsia="宋体"/>
                  <w:b w:val="0"/>
                  <w:sz w:val="18"/>
                </w:rPr>
                <w:delText>弹性</w:delText>
              </w:r>
            </w:del>
          </w:p>
        </w:tc>
        <w:tc>
          <w:tcPr>
            <w:tcW w:w="1187" w:type="dxa"/>
            <w:tcMar>
              <w:left w:w="70" w:type="dxa"/>
              <w:right w:w="70" w:type="dxa"/>
            </w:tcMar>
            <w:vAlign w:val="center"/>
          </w:tcPr>
          <w:p w14:paraId="6B9D5A40">
            <w:pPr>
              <w:keepNext w:val="0"/>
              <w:spacing w:before="20" w:after="20" w:line="260" w:lineRule="exact"/>
              <w:ind w:left="0" w:leftChars="0" w:right="0" w:rightChars="0" w:firstLine="0" w:firstLineChars="0"/>
              <w:jc w:val="center"/>
              <w:rPr>
                <w:del w:id="26995" w:author="xh" w:date="2026-10-19T14:36:41+08:00"/>
              </w:rPr>
            </w:pPr>
            <w:del w:id="26996" w:author="xh" w:date="2026-10-19T14:36:41+08:00">
              <w:r>
                <w:rPr>
                  <w:rFonts w:ascii="Times New Roman" w:hAnsi="Times New Roman" w:eastAsia="宋体"/>
                  <w:b w:val="0"/>
                  <w:sz w:val="18"/>
                </w:rPr>
                <w:delText>2022</w:delText>
              </w:r>
            </w:del>
          </w:p>
        </w:tc>
        <w:tc>
          <w:tcPr>
            <w:tcW w:w="1187" w:type="dxa"/>
            <w:tcMar>
              <w:left w:w="70" w:type="dxa"/>
              <w:right w:w="70" w:type="dxa"/>
            </w:tcMar>
            <w:vAlign w:val="center"/>
          </w:tcPr>
          <w:p w14:paraId="7D56A17A">
            <w:pPr>
              <w:keepNext w:val="0"/>
              <w:spacing w:before="20" w:after="20" w:line="260" w:lineRule="exact"/>
              <w:ind w:left="0" w:leftChars="0" w:right="0" w:rightChars="0" w:firstLine="0" w:firstLineChars="0"/>
              <w:jc w:val="center"/>
              <w:rPr>
                <w:del w:id="26997" w:author="xh" w:date="2026-10-19T14:36:41+08:00"/>
              </w:rPr>
            </w:pPr>
            <w:del w:id="26998" w:author="xh" w:date="2026-10-19T14:36:41+08:00">
              <w:r>
                <w:rPr>
                  <w:rFonts w:ascii="Times New Roman" w:hAnsi="Times New Roman" w:eastAsia="宋体"/>
                  <w:b w:val="0"/>
                  <w:sz w:val="18"/>
                </w:rPr>
                <w:delText>3.41</w:delText>
              </w:r>
            </w:del>
          </w:p>
        </w:tc>
        <w:tc>
          <w:tcPr>
            <w:tcW w:w="1187" w:type="dxa"/>
            <w:tcMar>
              <w:left w:w="70" w:type="dxa"/>
              <w:right w:w="70" w:type="dxa"/>
            </w:tcMar>
            <w:vAlign w:val="center"/>
          </w:tcPr>
          <w:p w14:paraId="4F856EC1">
            <w:pPr>
              <w:keepNext w:val="0"/>
              <w:spacing w:before="20" w:after="20" w:line="260" w:lineRule="exact"/>
              <w:ind w:left="0" w:leftChars="0" w:right="0" w:rightChars="0" w:firstLine="0" w:firstLineChars="0"/>
              <w:jc w:val="center"/>
              <w:rPr>
                <w:del w:id="26999" w:author="xh" w:date="2026-10-19T14:36:41+08:00"/>
              </w:rPr>
            </w:pPr>
            <w:del w:id="27000" w:author="xh" w:date="2026-10-19T14:36:41+08:00">
              <w:r>
                <w:rPr>
                  <w:rFonts w:ascii="Times New Roman" w:hAnsi="Times New Roman" w:eastAsia="宋体"/>
                  <w:b w:val="0"/>
                  <w:sz w:val="18"/>
                </w:rPr>
                <w:delText>3.41</w:delText>
              </w:r>
            </w:del>
          </w:p>
        </w:tc>
        <w:tc>
          <w:tcPr>
            <w:tcW w:w="1187" w:type="dxa"/>
            <w:tcMar>
              <w:left w:w="70" w:type="dxa"/>
              <w:right w:w="70" w:type="dxa"/>
            </w:tcMar>
            <w:vAlign w:val="center"/>
          </w:tcPr>
          <w:p w14:paraId="565A3E27">
            <w:pPr>
              <w:keepNext w:val="0"/>
              <w:spacing w:before="20" w:after="20" w:line="260" w:lineRule="exact"/>
              <w:ind w:left="0" w:leftChars="0" w:right="0" w:rightChars="0" w:firstLine="0" w:firstLineChars="0"/>
              <w:jc w:val="center"/>
              <w:rPr>
                <w:del w:id="27001" w:author="xh" w:date="2026-10-19T14:36:41+08:00"/>
              </w:rPr>
            </w:pPr>
            <w:del w:id="27002" w:author="xh" w:date="2026-10-19T14:36:41+08:00">
              <w:r>
                <w:rPr>
                  <w:rFonts w:ascii="Times New Roman" w:hAnsi="Times New Roman" w:eastAsia="宋体"/>
                  <w:b w:val="0"/>
                  <w:sz w:val="18"/>
                </w:rPr>
                <w:delText>59.40</w:delText>
              </w:r>
            </w:del>
          </w:p>
        </w:tc>
        <w:tc>
          <w:tcPr>
            <w:tcW w:w="1187" w:type="dxa"/>
            <w:tcMar>
              <w:left w:w="70" w:type="dxa"/>
              <w:right w:w="70" w:type="dxa"/>
            </w:tcMar>
            <w:vAlign w:val="center"/>
          </w:tcPr>
          <w:p w14:paraId="551ED930">
            <w:pPr>
              <w:keepNext w:val="0"/>
              <w:spacing w:before="20" w:after="20" w:line="260" w:lineRule="exact"/>
              <w:ind w:left="0" w:leftChars="0" w:right="0" w:rightChars="0" w:firstLine="0" w:firstLineChars="0"/>
              <w:jc w:val="center"/>
              <w:rPr>
                <w:del w:id="27003" w:author="xh" w:date="2026-10-19T14:36:41+08:00"/>
              </w:rPr>
            </w:pPr>
            <w:del w:id="27004" w:author="xh" w:date="2026-10-19T14:36:41+08:00">
              <w:r>
                <w:rPr>
                  <w:rFonts w:ascii="Times New Roman" w:hAnsi="Times New Roman" w:eastAsia="宋体"/>
                  <w:b w:val="0"/>
                  <w:sz w:val="18"/>
                </w:rPr>
                <w:delText>50.17</w:delText>
              </w:r>
            </w:del>
          </w:p>
        </w:tc>
      </w:tr>
      <w:tr w14:paraId="32CE66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910" w:author="xh" w:date="2026-10-19T14:36:41+08:00"/>
        </w:trPr>
        <w:tc>
          <w:tcPr>
            <w:tcW w:w="1187" w:type="dxa"/>
            <w:tcMar>
              <w:left w:w="70" w:type="dxa"/>
              <w:right w:w="70" w:type="dxa"/>
            </w:tcMar>
            <w:vAlign w:val="center"/>
          </w:tcPr>
          <w:p w14:paraId="7B677270">
            <w:pPr>
              <w:keepNext w:val="0"/>
              <w:spacing w:before="20" w:after="20" w:line="260" w:lineRule="exact"/>
              <w:ind w:left="0" w:leftChars="0" w:right="0" w:rightChars="0" w:firstLine="0" w:firstLineChars="0"/>
              <w:jc w:val="center"/>
              <w:rPr>
                <w:del w:id="27005" w:author="xh" w:date="2026-10-19T14:36:41+08:00"/>
              </w:rPr>
            </w:pPr>
            <w:del w:id="27006" w:author="xh" w:date="2026-10-19T14:36:41+08:00">
              <w:r>
                <w:rPr>
                  <w:rFonts w:ascii="Times New Roman" w:hAnsi="Times New Roman" w:eastAsia="宋体"/>
                  <w:b w:val="0"/>
                  <w:sz w:val="18"/>
                </w:rPr>
                <w:delText>邳州</w:delText>
              </w:r>
            </w:del>
          </w:p>
        </w:tc>
        <w:tc>
          <w:tcPr>
            <w:tcW w:w="1187" w:type="dxa"/>
            <w:tcMar>
              <w:left w:w="70" w:type="dxa"/>
              <w:right w:w="70" w:type="dxa"/>
            </w:tcMar>
            <w:vAlign w:val="center"/>
          </w:tcPr>
          <w:p w14:paraId="30E3A85A">
            <w:pPr>
              <w:keepNext w:val="0"/>
              <w:spacing w:before="20" w:after="20" w:line="260" w:lineRule="exact"/>
              <w:ind w:left="0" w:leftChars="0" w:right="0" w:rightChars="0" w:firstLine="0" w:firstLineChars="0"/>
              <w:jc w:val="center"/>
              <w:rPr>
                <w:del w:id="27007" w:author="xh" w:date="2026-10-19T14:36:41+08:00"/>
              </w:rPr>
            </w:pPr>
            <w:del w:id="27008" w:author="xh" w:date="2026-10-19T14:36:41+08:00">
              <w:r>
                <w:rPr>
                  <w:rFonts w:ascii="Times New Roman" w:hAnsi="Times New Roman" w:eastAsia="宋体"/>
                  <w:b w:val="0"/>
                  <w:sz w:val="18"/>
                </w:rPr>
                <w:delText>弹性</w:delText>
              </w:r>
            </w:del>
          </w:p>
        </w:tc>
        <w:tc>
          <w:tcPr>
            <w:tcW w:w="1187" w:type="dxa"/>
            <w:tcMar>
              <w:left w:w="70" w:type="dxa"/>
              <w:right w:w="70" w:type="dxa"/>
            </w:tcMar>
            <w:vAlign w:val="center"/>
          </w:tcPr>
          <w:p w14:paraId="7B47F5EA">
            <w:pPr>
              <w:keepNext w:val="0"/>
              <w:spacing w:before="20" w:after="20" w:line="260" w:lineRule="exact"/>
              <w:ind w:left="0" w:leftChars="0" w:right="0" w:rightChars="0" w:firstLine="0" w:firstLineChars="0"/>
              <w:jc w:val="center"/>
              <w:rPr>
                <w:del w:id="27009" w:author="xh" w:date="2026-10-19T14:36:41+08:00"/>
              </w:rPr>
            </w:pPr>
            <w:del w:id="27010" w:author="xh" w:date="2026-10-19T14:36:41+08:00">
              <w:r>
                <w:rPr>
                  <w:rFonts w:ascii="Times New Roman" w:hAnsi="Times New Roman" w:eastAsia="宋体"/>
                  <w:b w:val="0"/>
                  <w:sz w:val="18"/>
                </w:rPr>
                <w:delText>2023</w:delText>
              </w:r>
            </w:del>
          </w:p>
        </w:tc>
        <w:tc>
          <w:tcPr>
            <w:tcW w:w="1187" w:type="dxa"/>
            <w:tcMar>
              <w:left w:w="70" w:type="dxa"/>
              <w:right w:w="70" w:type="dxa"/>
            </w:tcMar>
            <w:vAlign w:val="center"/>
          </w:tcPr>
          <w:p w14:paraId="5684A308">
            <w:pPr>
              <w:keepNext w:val="0"/>
              <w:spacing w:before="20" w:after="20" w:line="260" w:lineRule="exact"/>
              <w:ind w:left="0" w:leftChars="0" w:right="0" w:rightChars="0" w:firstLine="0" w:firstLineChars="0"/>
              <w:jc w:val="center"/>
              <w:rPr>
                <w:del w:id="27011" w:author="xh" w:date="2026-10-19T14:36:41+08:00"/>
              </w:rPr>
            </w:pPr>
            <w:del w:id="27012" w:author="xh" w:date="2026-10-19T14:36:41+08:00">
              <w:r>
                <w:rPr>
                  <w:rFonts w:ascii="Times New Roman" w:hAnsi="Times New Roman" w:eastAsia="宋体"/>
                  <w:b w:val="0"/>
                  <w:sz w:val="18"/>
                </w:rPr>
                <w:delText>0.00</w:delText>
              </w:r>
            </w:del>
          </w:p>
        </w:tc>
        <w:tc>
          <w:tcPr>
            <w:tcW w:w="1187" w:type="dxa"/>
            <w:tcMar>
              <w:left w:w="70" w:type="dxa"/>
              <w:right w:w="70" w:type="dxa"/>
            </w:tcMar>
            <w:vAlign w:val="center"/>
          </w:tcPr>
          <w:p w14:paraId="574667F5">
            <w:pPr>
              <w:keepNext w:val="0"/>
              <w:spacing w:before="20" w:after="20" w:line="260" w:lineRule="exact"/>
              <w:ind w:left="0" w:leftChars="0" w:right="0" w:rightChars="0" w:firstLine="0" w:firstLineChars="0"/>
              <w:jc w:val="center"/>
              <w:rPr>
                <w:del w:id="27013" w:author="xh" w:date="2026-10-19T14:36:41+08:00"/>
              </w:rPr>
            </w:pPr>
            <w:del w:id="27014" w:author="xh" w:date="2026-10-19T14:36:41+08:00">
              <w:r>
                <w:rPr>
                  <w:rFonts w:ascii="Times New Roman" w:hAnsi="Times New Roman" w:eastAsia="宋体"/>
                  <w:b w:val="0"/>
                  <w:sz w:val="18"/>
                </w:rPr>
                <w:delText>0.00</w:delText>
              </w:r>
            </w:del>
          </w:p>
        </w:tc>
        <w:tc>
          <w:tcPr>
            <w:tcW w:w="1187" w:type="dxa"/>
            <w:tcMar>
              <w:left w:w="70" w:type="dxa"/>
              <w:right w:w="70" w:type="dxa"/>
            </w:tcMar>
            <w:vAlign w:val="center"/>
          </w:tcPr>
          <w:p w14:paraId="3E601FD2">
            <w:pPr>
              <w:keepNext w:val="0"/>
              <w:spacing w:before="20" w:after="20" w:line="260" w:lineRule="exact"/>
              <w:ind w:left="0" w:leftChars="0" w:right="0" w:rightChars="0" w:firstLine="0" w:firstLineChars="0"/>
              <w:jc w:val="center"/>
              <w:rPr>
                <w:del w:id="27015" w:author="xh" w:date="2026-10-19T14:36:41+08:00"/>
              </w:rPr>
            </w:pPr>
            <w:del w:id="27016" w:author="xh" w:date="2026-10-19T14:36:41+08:00">
              <w:r>
                <w:rPr>
                  <w:rFonts w:ascii="Times New Roman" w:hAnsi="Times New Roman" w:eastAsia="宋体"/>
                  <w:b w:val="0"/>
                  <w:sz w:val="18"/>
                </w:rPr>
                <w:delText>52.50</w:delText>
              </w:r>
            </w:del>
          </w:p>
        </w:tc>
        <w:tc>
          <w:tcPr>
            <w:tcW w:w="1187" w:type="dxa"/>
            <w:tcMar>
              <w:left w:w="70" w:type="dxa"/>
              <w:right w:w="70" w:type="dxa"/>
            </w:tcMar>
            <w:vAlign w:val="center"/>
          </w:tcPr>
          <w:p w14:paraId="5EC5628B">
            <w:pPr>
              <w:keepNext w:val="0"/>
              <w:spacing w:before="20" w:after="20" w:line="260" w:lineRule="exact"/>
              <w:ind w:left="0" w:leftChars="0" w:right="0" w:rightChars="0" w:firstLine="0" w:firstLineChars="0"/>
              <w:jc w:val="center"/>
              <w:rPr>
                <w:del w:id="27017" w:author="xh" w:date="2026-10-19T14:36:41+08:00"/>
              </w:rPr>
            </w:pPr>
            <w:del w:id="27018" w:author="xh" w:date="2026-10-19T14:36:41+08:00">
              <w:r>
                <w:rPr>
                  <w:rFonts w:ascii="Times New Roman" w:hAnsi="Times New Roman" w:eastAsia="宋体"/>
                  <w:b w:val="0"/>
                  <w:sz w:val="18"/>
                </w:rPr>
                <w:delText>43.17</w:delText>
              </w:r>
            </w:del>
          </w:p>
        </w:tc>
      </w:tr>
      <w:tr w14:paraId="1809BF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911" w:author="xh" w:date="2026-10-19T14:36:41+08:00"/>
        </w:trPr>
        <w:tc>
          <w:tcPr>
            <w:tcW w:w="1187" w:type="dxa"/>
            <w:tcMar>
              <w:left w:w="70" w:type="dxa"/>
              <w:right w:w="70" w:type="dxa"/>
            </w:tcMar>
            <w:vAlign w:val="center"/>
          </w:tcPr>
          <w:p w14:paraId="2E1E9BF7">
            <w:pPr>
              <w:keepNext w:val="0"/>
              <w:spacing w:before="20" w:after="20" w:line="260" w:lineRule="exact"/>
              <w:ind w:left="0" w:leftChars="0" w:right="0" w:rightChars="0" w:firstLine="0" w:firstLineChars="0"/>
              <w:jc w:val="center"/>
              <w:rPr>
                <w:del w:id="27019" w:author="xh" w:date="2026-10-19T14:36:41+08:00"/>
              </w:rPr>
            </w:pPr>
            <w:del w:id="27020" w:author="xh" w:date="2026-10-19T14:36:41+08:00">
              <w:r>
                <w:rPr>
                  <w:rFonts w:ascii="Times New Roman" w:hAnsi="Times New Roman" w:eastAsia="宋体"/>
                  <w:b w:val="0"/>
                  <w:sz w:val="18"/>
                </w:rPr>
                <w:delText>邳州</w:delText>
              </w:r>
            </w:del>
          </w:p>
        </w:tc>
        <w:tc>
          <w:tcPr>
            <w:tcW w:w="1187" w:type="dxa"/>
            <w:tcMar>
              <w:left w:w="70" w:type="dxa"/>
              <w:right w:w="70" w:type="dxa"/>
            </w:tcMar>
            <w:vAlign w:val="center"/>
          </w:tcPr>
          <w:p w14:paraId="5EBDEA06">
            <w:pPr>
              <w:keepNext w:val="0"/>
              <w:spacing w:before="20" w:after="20" w:line="260" w:lineRule="exact"/>
              <w:ind w:left="0" w:leftChars="0" w:right="0" w:rightChars="0" w:firstLine="0" w:firstLineChars="0"/>
              <w:jc w:val="center"/>
              <w:rPr>
                <w:del w:id="27021" w:author="xh" w:date="2026-10-19T14:36:41+08:00"/>
              </w:rPr>
            </w:pPr>
            <w:del w:id="27022" w:author="xh" w:date="2026-10-19T14:36:41+08:00">
              <w:r>
                <w:rPr>
                  <w:rFonts w:ascii="Times New Roman" w:hAnsi="Times New Roman" w:eastAsia="宋体"/>
                  <w:b w:val="0"/>
                  <w:sz w:val="18"/>
                </w:rPr>
                <w:delText>弹性</w:delText>
              </w:r>
            </w:del>
          </w:p>
        </w:tc>
        <w:tc>
          <w:tcPr>
            <w:tcW w:w="1187" w:type="dxa"/>
            <w:tcMar>
              <w:left w:w="70" w:type="dxa"/>
              <w:right w:w="70" w:type="dxa"/>
            </w:tcMar>
            <w:vAlign w:val="center"/>
          </w:tcPr>
          <w:p w14:paraId="1CC73EF9">
            <w:pPr>
              <w:keepNext w:val="0"/>
              <w:spacing w:before="20" w:after="20" w:line="260" w:lineRule="exact"/>
              <w:ind w:left="0" w:leftChars="0" w:right="0" w:rightChars="0" w:firstLine="0" w:firstLineChars="0"/>
              <w:jc w:val="center"/>
              <w:rPr>
                <w:del w:id="27023" w:author="xh" w:date="2026-10-19T14:36:41+08:00"/>
              </w:rPr>
            </w:pPr>
            <w:del w:id="27024" w:author="xh" w:date="2026-10-19T14:36:41+08:00">
              <w:r>
                <w:rPr>
                  <w:rFonts w:ascii="Times New Roman" w:hAnsi="Times New Roman" w:eastAsia="宋体"/>
                  <w:b w:val="0"/>
                  <w:sz w:val="18"/>
                </w:rPr>
                <w:delText>2024</w:delText>
              </w:r>
            </w:del>
          </w:p>
        </w:tc>
        <w:tc>
          <w:tcPr>
            <w:tcW w:w="1187" w:type="dxa"/>
            <w:tcMar>
              <w:left w:w="70" w:type="dxa"/>
              <w:right w:w="70" w:type="dxa"/>
            </w:tcMar>
            <w:vAlign w:val="center"/>
          </w:tcPr>
          <w:p w14:paraId="7A3BD2CA">
            <w:pPr>
              <w:keepNext w:val="0"/>
              <w:spacing w:before="20" w:after="20" w:line="260" w:lineRule="exact"/>
              <w:ind w:left="0" w:leftChars="0" w:right="0" w:rightChars="0" w:firstLine="0" w:firstLineChars="0"/>
              <w:jc w:val="center"/>
              <w:rPr>
                <w:del w:id="27025" w:author="xh" w:date="2026-10-19T14:36:41+08:00"/>
              </w:rPr>
            </w:pPr>
            <w:del w:id="27026" w:author="xh" w:date="2026-10-19T14:36:41+08:00">
              <w:r>
                <w:rPr>
                  <w:rFonts w:ascii="Times New Roman" w:hAnsi="Times New Roman" w:eastAsia="宋体"/>
                  <w:b w:val="0"/>
                  <w:sz w:val="18"/>
                </w:rPr>
                <w:delText>7.03</w:delText>
              </w:r>
            </w:del>
          </w:p>
        </w:tc>
        <w:tc>
          <w:tcPr>
            <w:tcW w:w="1187" w:type="dxa"/>
            <w:tcMar>
              <w:left w:w="70" w:type="dxa"/>
              <w:right w:w="70" w:type="dxa"/>
            </w:tcMar>
            <w:vAlign w:val="center"/>
          </w:tcPr>
          <w:p w14:paraId="4D4DD8C2">
            <w:pPr>
              <w:keepNext w:val="0"/>
              <w:spacing w:before="20" w:after="20" w:line="260" w:lineRule="exact"/>
              <w:ind w:left="0" w:leftChars="0" w:right="0" w:rightChars="0" w:firstLine="0" w:firstLineChars="0"/>
              <w:jc w:val="center"/>
              <w:rPr>
                <w:del w:id="27027" w:author="xh" w:date="2026-10-19T14:36:41+08:00"/>
              </w:rPr>
            </w:pPr>
            <w:del w:id="27028" w:author="xh" w:date="2026-10-19T14:36:41+08:00">
              <w:r>
                <w:rPr>
                  <w:rFonts w:ascii="Times New Roman" w:hAnsi="Times New Roman" w:eastAsia="宋体"/>
                  <w:b w:val="0"/>
                  <w:sz w:val="18"/>
                </w:rPr>
                <w:delText>7.03</w:delText>
              </w:r>
            </w:del>
          </w:p>
        </w:tc>
        <w:tc>
          <w:tcPr>
            <w:tcW w:w="1187" w:type="dxa"/>
            <w:tcMar>
              <w:left w:w="70" w:type="dxa"/>
              <w:right w:w="70" w:type="dxa"/>
            </w:tcMar>
            <w:vAlign w:val="center"/>
          </w:tcPr>
          <w:p w14:paraId="1E86D2FD">
            <w:pPr>
              <w:keepNext w:val="0"/>
              <w:spacing w:before="20" w:after="20" w:line="260" w:lineRule="exact"/>
              <w:ind w:left="0" w:leftChars="0" w:right="0" w:rightChars="0" w:firstLine="0" w:firstLineChars="0"/>
              <w:jc w:val="center"/>
              <w:rPr>
                <w:del w:id="27029" w:author="xh" w:date="2026-10-19T14:36:41+08:00"/>
              </w:rPr>
            </w:pPr>
            <w:del w:id="27030" w:author="xh" w:date="2026-10-19T14:36:41+08:00">
              <w:r>
                <w:rPr>
                  <w:rFonts w:ascii="Times New Roman" w:hAnsi="Times New Roman" w:eastAsia="宋体"/>
                  <w:b w:val="0"/>
                  <w:sz w:val="18"/>
                </w:rPr>
                <w:delText>63.48</w:delText>
              </w:r>
            </w:del>
          </w:p>
        </w:tc>
        <w:tc>
          <w:tcPr>
            <w:tcW w:w="1187" w:type="dxa"/>
            <w:tcMar>
              <w:left w:w="70" w:type="dxa"/>
              <w:right w:w="70" w:type="dxa"/>
            </w:tcMar>
            <w:vAlign w:val="center"/>
          </w:tcPr>
          <w:p w14:paraId="356EDB96">
            <w:pPr>
              <w:keepNext w:val="0"/>
              <w:spacing w:before="20" w:after="20" w:line="260" w:lineRule="exact"/>
              <w:ind w:left="0" w:leftChars="0" w:right="0" w:rightChars="0" w:firstLine="0" w:firstLineChars="0"/>
              <w:jc w:val="center"/>
              <w:rPr>
                <w:del w:id="27031" w:author="xh" w:date="2026-10-19T14:36:41+08:00"/>
              </w:rPr>
            </w:pPr>
            <w:del w:id="27032" w:author="xh" w:date="2026-10-19T14:36:41+08:00">
              <w:r>
                <w:rPr>
                  <w:rFonts w:ascii="Times New Roman" w:hAnsi="Times New Roman" w:eastAsia="宋体"/>
                  <w:b w:val="0"/>
                  <w:sz w:val="18"/>
                </w:rPr>
                <w:delText>53.79</w:delText>
              </w:r>
            </w:del>
          </w:p>
        </w:tc>
      </w:tr>
      <w:tr w14:paraId="58D90E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912" w:author="xh" w:date="2026-10-19T14:36:41+08:00"/>
        </w:trPr>
        <w:tc>
          <w:tcPr>
            <w:tcW w:w="1187" w:type="dxa"/>
            <w:tcMar>
              <w:left w:w="70" w:type="dxa"/>
              <w:right w:w="70" w:type="dxa"/>
            </w:tcMar>
            <w:vAlign w:val="center"/>
          </w:tcPr>
          <w:p w14:paraId="6D4263F5">
            <w:pPr>
              <w:keepNext w:val="0"/>
              <w:spacing w:before="20" w:after="20" w:line="260" w:lineRule="exact"/>
              <w:ind w:left="0" w:leftChars="0" w:right="0" w:rightChars="0" w:firstLine="0" w:firstLineChars="0"/>
              <w:jc w:val="center"/>
              <w:rPr>
                <w:del w:id="27033" w:author="xh" w:date="2026-10-19T14:36:41+08:00"/>
              </w:rPr>
            </w:pPr>
            <w:del w:id="27034" w:author="xh" w:date="2026-10-19T14:36:41+08:00">
              <w:r>
                <w:rPr>
                  <w:rFonts w:ascii="Times New Roman" w:hAnsi="Times New Roman" w:eastAsia="宋体"/>
                  <w:b w:val="0"/>
                  <w:sz w:val="18"/>
                </w:rPr>
                <w:delText>邳州</w:delText>
              </w:r>
            </w:del>
          </w:p>
        </w:tc>
        <w:tc>
          <w:tcPr>
            <w:tcW w:w="1187" w:type="dxa"/>
            <w:tcMar>
              <w:left w:w="70" w:type="dxa"/>
              <w:right w:w="70" w:type="dxa"/>
            </w:tcMar>
            <w:vAlign w:val="center"/>
          </w:tcPr>
          <w:p w14:paraId="431C11EC">
            <w:pPr>
              <w:keepNext w:val="0"/>
              <w:spacing w:before="20" w:after="20" w:line="260" w:lineRule="exact"/>
              <w:ind w:left="0" w:leftChars="0" w:right="0" w:rightChars="0" w:firstLine="0" w:firstLineChars="0"/>
              <w:jc w:val="center"/>
              <w:rPr>
                <w:del w:id="27035" w:author="xh" w:date="2026-10-19T14:36:41+08:00"/>
              </w:rPr>
            </w:pPr>
            <w:del w:id="27036" w:author="xh" w:date="2026-10-19T14:36:41+08:00">
              <w:r>
                <w:rPr>
                  <w:rFonts w:ascii="Times New Roman" w:hAnsi="Times New Roman" w:eastAsia="宋体"/>
                  <w:b w:val="0"/>
                  <w:sz w:val="18"/>
                </w:rPr>
                <w:delText>弹性</w:delText>
              </w:r>
            </w:del>
          </w:p>
        </w:tc>
        <w:tc>
          <w:tcPr>
            <w:tcW w:w="1187" w:type="dxa"/>
            <w:tcMar>
              <w:left w:w="70" w:type="dxa"/>
              <w:right w:w="70" w:type="dxa"/>
            </w:tcMar>
            <w:vAlign w:val="center"/>
          </w:tcPr>
          <w:p w14:paraId="7B884174">
            <w:pPr>
              <w:keepNext w:val="0"/>
              <w:spacing w:before="20" w:after="20" w:line="260" w:lineRule="exact"/>
              <w:ind w:left="0" w:leftChars="0" w:right="0" w:rightChars="0" w:firstLine="0" w:firstLineChars="0"/>
              <w:jc w:val="center"/>
              <w:rPr>
                <w:del w:id="27037" w:author="xh" w:date="2026-10-19T14:36:41+08:00"/>
              </w:rPr>
            </w:pPr>
            <w:del w:id="27038" w:author="xh" w:date="2026-10-19T14:36:41+08:00">
              <w:r>
                <w:rPr>
                  <w:rFonts w:ascii="Times New Roman" w:hAnsi="Times New Roman" w:eastAsia="宋体"/>
                  <w:b w:val="0"/>
                  <w:sz w:val="18"/>
                </w:rPr>
                <w:delText>2025</w:delText>
              </w:r>
            </w:del>
          </w:p>
        </w:tc>
        <w:tc>
          <w:tcPr>
            <w:tcW w:w="1187" w:type="dxa"/>
            <w:tcMar>
              <w:left w:w="70" w:type="dxa"/>
              <w:right w:w="70" w:type="dxa"/>
            </w:tcMar>
            <w:vAlign w:val="center"/>
          </w:tcPr>
          <w:p w14:paraId="32E234A5">
            <w:pPr>
              <w:keepNext w:val="0"/>
              <w:spacing w:before="20" w:after="20" w:line="260" w:lineRule="exact"/>
              <w:ind w:left="0" w:leftChars="0" w:right="0" w:rightChars="0" w:firstLine="0" w:firstLineChars="0"/>
              <w:jc w:val="center"/>
              <w:rPr>
                <w:del w:id="27039" w:author="xh" w:date="2026-10-19T14:36:41+08:00"/>
              </w:rPr>
            </w:pPr>
            <w:del w:id="27040" w:author="xh" w:date="2026-10-19T14:36:41+08:00">
              <w:r>
                <w:rPr>
                  <w:rFonts w:ascii="Times New Roman" w:hAnsi="Times New Roman" w:eastAsia="宋体"/>
                  <w:b w:val="0"/>
                  <w:sz w:val="18"/>
                </w:rPr>
                <w:delText>16.06</w:delText>
              </w:r>
            </w:del>
          </w:p>
        </w:tc>
        <w:tc>
          <w:tcPr>
            <w:tcW w:w="1187" w:type="dxa"/>
            <w:tcMar>
              <w:left w:w="70" w:type="dxa"/>
              <w:right w:w="70" w:type="dxa"/>
            </w:tcMar>
            <w:vAlign w:val="center"/>
          </w:tcPr>
          <w:p w14:paraId="271A3966">
            <w:pPr>
              <w:keepNext w:val="0"/>
              <w:spacing w:before="20" w:after="20" w:line="260" w:lineRule="exact"/>
              <w:ind w:left="0" w:leftChars="0" w:right="0" w:rightChars="0" w:firstLine="0" w:firstLineChars="0"/>
              <w:jc w:val="center"/>
              <w:rPr>
                <w:del w:id="27041" w:author="xh" w:date="2026-10-19T14:36:41+08:00"/>
              </w:rPr>
            </w:pPr>
            <w:del w:id="27042" w:author="xh" w:date="2026-10-19T14:36:41+08:00">
              <w:r>
                <w:rPr>
                  <w:rFonts w:ascii="Times New Roman" w:hAnsi="Times New Roman" w:eastAsia="宋体"/>
                  <w:b w:val="0"/>
                  <w:sz w:val="18"/>
                </w:rPr>
                <w:delText>16.06</w:delText>
              </w:r>
            </w:del>
          </w:p>
        </w:tc>
        <w:tc>
          <w:tcPr>
            <w:tcW w:w="1187" w:type="dxa"/>
            <w:tcMar>
              <w:left w:w="70" w:type="dxa"/>
              <w:right w:w="70" w:type="dxa"/>
            </w:tcMar>
            <w:vAlign w:val="center"/>
          </w:tcPr>
          <w:p w14:paraId="1F948760">
            <w:pPr>
              <w:keepNext w:val="0"/>
              <w:spacing w:before="20" w:after="20" w:line="260" w:lineRule="exact"/>
              <w:ind w:left="0" w:leftChars="0" w:right="0" w:rightChars="0" w:firstLine="0" w:firstLineChars="0"/>
              <w:jc w:val="center"/>
              <w:rPr>
                <w:del w:id="27043" w:author="xh" w:date="2026-10-19T14:36:41+08:00"/>
              </w:rPr>
            </w:pPr>
            <w:del w:id="27044" w:author="xh" w:date="2026-10-19T14:36:41+08:00">
              <w:r>
                <w:rPr>
                  <w:rFonts w:ascii="Times New Roman" w:hAnsi="Times New Roman" w:eastAsia="宋体"/>
                  <w:b w:val="0"/>
                  <w:sz w:val="18"/>
                </w:rPr>
                <w:delText>79.29</w:delText>
              </w:r>
            </w:del>
          </w:p>
        </w:tc>
        <w:tc>
          <w:tcPr>
            <w:tcW w:w="1187" w:type="dxa"/>
            <w:tcMar>
              <w:left w:w="70" w:type="dxa"/>
              <w:right w:w="70" w:type="dxa"/>
            </w:tcMar>
            <w:vAlign w:val="center"/>
          </w:tcPr>
          <w:p w14:paraId="777EC634">
            <w:pPr>
              <w:keepNext w:val="0"/>
              <w:spacing w:before="20" w:after="20" w:line="260" w:lineRule="exact"/>
              <w:ind w:left="0" w:leftChars="0" w:right="0" w:rightChars="0" w:firstLine="0" w:firstLineChars="0"/>
              <w:jc w:val="center"/>
              <w:rPr>
                <w:del w:id="27045" w:author="xh" w:date="2026-10-19T14:36:41+08:00"/>
              </w:rPr>
            </w:pPr>
            <w:del w:id="27046" w:author="xh" w:date="2026-10-19T14:36:41+08:00">
              <w:r>
                <w:rPr>
                  <w:rFonts w:ascii="Times New Roman" w:hAnsi="Times New Roman" w:eastAsia="宋体"/>
                  <w:b w:val="0"/>
                  <w:sz w:val="18"/>
                </w:rPr>
                <w:delText>62.82</w:delText>
              </w:r>
            </w:del>
          </w:p>
        </w:tc>
      </w:tr>
      <w:tr w14:paraId="571D73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913" w:author="xh" w:date="2026-10-19T14:36:41+08:00"/>
        </w:trPr>
        <w:tc>
          <w:tcPr>
            <w:tcW w:w="1187" w:type="dxa"/>
            <w:tcMar>
              <w:left w:w="70" w:type="dxa"/>
              <w:right w:w="70" w:type="dxa"/>
            </w:tcMar>
            <w:vAlign w:val="center"/>
          </w:tcPr>
          <w:p w14:paraId="74452F8F">
            <w:pPr>
              <w:keepNext w:val="0"/>
              <w:spacing w:before="20" w:after="20" w:line="260" w:lineRule="exact"/>
              <w:ind w:left="0" w:leftChars="0" w:right="0" w:rightChars="0" w:firstLine="0" w:firstLineChars="0"/>
              <w:jc w:val="center"/>
              <w:rPr>
                <w:del w:id="27047" w:author="xh" w:date="2026-10-19T14:36:41+08:00"/>
              </w:rPr>
            </w:pPr>
            <w:del w:id="27048" w:author="xh" w:date="2026-10-19T14:36:41+08:00">
              <w:r>
                <w:rPr>
                  <w:rFonts w:ascii="Times New Roman" w:hAnsi="Times New Roman" w:eastAsia="宋体"/>
                  <w:b w:val="0"/>
                  <w:sz w:val="18"/>
                </w:rPr>
                <w:delText>市区</w:delText>
              </w:r>
            </w:del>
          </w:p>
        </w:tc>
        <w:tc>
          <w:tcPr>
            <w:tcW w:w="1187" w:type="dxa"/>
            <w:tcMar>
              <w:left w:w="70" w:type="dxa"/>
              <w:right w:w="70" w:type="dxa"/>
            </w:tcMar>
            <w:vAlign w:val="center"/>
          </w:tcPr>
          <w:p w14:paraId="3D077648">
            <w:pPr>
              <w:keepNext w:val="0"/>
              <w:spacing w:before="20" w:after="20" w:line="260" w:lineRule="exact"/>
              <w:ind w:left="0" w:leftChars="0" w:right="0" w:rightChars="0" w:firstLine="0" w:firstLineChars="0"/>
              <w:jc w:val="center"/>
              <w:rPr>
                <w:del w:id="27049" w:author="xh" w:date="2026-10-19T14:36:41+08:00"/>
              </w:rPr>
            </w:pPr>
            <w:del w:id="27050" w:author="xh" w:date="2026-10-19T14:36:41+08:00">
              <w:r>
                <w:rPr>
                  <w:rFonts w:ascii="Times New Roman" w:hAnsi="Times New Roman" w:eastAsia="宋体"/>
                  <w:b w:val="0"/>
                  <w:sz w:val="18"/>
                </w:rPr>
                <w:delText>刚性</w:delText>
              </w:r>
            </w:del>
          </w:p>
        </w:tc>
        <w:tc>
          <w:tcPr>
            <w:tcW w:w="1187" w:type="dxa"/>
            <w:tcMar>
              <w:left w:w="70" w:type="dxa"/>
              <w:right w:w="70" w:type="dxa"/>
            </w:tcMar>
            <w:vAlign w:val="center"/>
          </w:tcPr>
          <w:p w14:paraId="387B9738">
            <w:pPr>
              <w:keepNext w:val="0"/>
              <w:spacing w:before="20" w:after="20" w:line="260" w:lineRule="exact"/>
              <w:ind w:left="0" w:leftChars="0" w:right="0" w:rightChars="0" w:firstLine="0" w:firstLineChars="0"/>
              <w:jc w:val="center"/>
              <w:rPr>
                <w:del w:id="27051" w:author="xh" w:date="2026-10-19T14:36:41+08:00"/>
              </w:rPr>
            </w:pPr>
            <w:del w:id="27052" w:author="xh" w:date="2026-10-19T14:36:41+08:00">
              <w:r>
                <w:rPr>
                  <w:rFonts w:ascii="Times New Roman" w:hAnsi="Times New Roman" w:eastAsia="宋体"/>
                  <w:b w:val="0"/>
                  <w:sz w:val="18"/>
                </w:rPr>
                <w:delText>2022</w:delText>
              </w:r>
            </w:del>
          </w:p>
        </w:tc>
        <w:tc>
          <w:tcPr>
            <w:tcW w:w="1187" w:type="dxa"/>
            <w:tcMar>
              <w:left w:w="70" w:type="dxa"/>
              <w:right w:w="70" w:type="dxa"/>
            </w:tcMar>
            <w:vAlign w:val="center"/>
          </w:tcPr>
          <w:p w14:paraId="3E4A7B95">
            <w:pPr>
              <w:keepNext w:val="0"/>
              <w:spacing w:before="20" w:after="20" w:line="260" w:lineRule="exact"/>
              <w:ind w:left="0" w:leftChars="0" w:right="0" w:rightChars="0" w:firstLine="0" w:firstLineChars="0"/>
              <w:jc w:val="center"/>
              <w:rPr>
                <w:del w:id="27053" w:author="xh" w:date="2026-10-19T14:36:41+08:00"/>
              </w:rPr>
            </w:pPr>
            <w:del w:id="27054" w:author="xh" w:date="2026-10-19T14:36:41+08:00">
              <w:r>
                <w:rPr>
                  <w:rFonts w:ascii="Times New Roman" w:hAnsi="Times New Roman" w:eastAsia="宋体"/>
                  <w:b w:val="0"/>
                  <w:sz w:val="18"/>
                </w:rPr>
                <w:delText>11.08</w:delText>
              </w:r>
            </w:del>
          </w:p>
        </w:tc>
        <w:tc>
          <w:tcPr>
            <w:tcW w:w="1187" w:type="dxa"/>
            <w:tcMar>
              <w:left w:w="70" w:type="dxa"/>
              <w:right w:w="70" w:type="dxa"/>
            </w:tcMar>
            <w:vAlign w:val="center"/>
          </w:tcPr>
          <w:p w14:paraId="757E1CD8">
            <w:pPr>
              <w:keepNext w:val="0"/>
              <w:spacing w:before="20" w:after="20" w:line="260" w:lineRule="exact"/>
              <w:ind w:left="0" w:leftChars="0" w:right="0" w:rightChars="0" w:firstLine="0" w:firstLineChars="0"/>
              <w:jc w:val="center"/>
              <w:rPr>
                <w:del w:id="27055" w:author="xh" w:date="2026-10-19T14:36:41+08:00"/>
              </w:rPr>
            </w:pPr>
            <w:del w:id="27056" w:author="xh" w:date="2026-10-19T14:36:41+08:00">
              <w:r>
                <w:rPr>
                  <w:rFonts w:ascii="Times New Roman" w:hAnsi="Times New Roman" w:eastAsia="宋体"/>
                  <w:b w:val="0"/>
                  <w:sz w:val="18"/>
                </w:rPr>
                <w:delText>11.08</w:delText>
              </w:r>
            </w:del>
          </w:p>
        </w:tc>
        <w:tc>
          <w:tcPr>
            <w:tcW w:w="1187" w:type="dxa"/>
            <w:tcMar>
              <w:left w:w="70" w:type="dxa"/>
              <w:right w:w="70" w:type="dxa"/>
            </w:tcMar>
            <w:vAlign w:val="center"/>
          </w:tcPr>
          <w:p w14:paraId="19FDDE6D">
            <w:pPr>
              <w:keepNext w:val="0"/>
              <w:spacing w:before="20" w:after="20" w:line="260" w:lineRule="exact"/>
              <w:ind w:left="0" w:leftChars="0" w:right="0" w:rightChars="0" w:firstLine="0" w:firstLineChars="0"/>
              <w:jc w:val="center"/>
              <w:rPr>
                <w:del w:id="27057" w:author="xh" w:date="2026-10-19T14:36:41+08:00"/>
              </w:rPr>
            </w:pPr>
            <w:del w:id="27058" w:author="xh" w:date="2026-10-19T14:36:41+08:00">
              <w:r>
                <w:rPr>
                  <w:rFonts w:ascii="Times New Roman" w:hAnsi="Times New Roman" w:eastAsia="宋体"/>
                  <w:b w:val="0"/>
                  <w:sz w:val="18"/>
                </w:rPr>
                <w:delText>70.10</w:delText>
              </w:r>
            </w:del>
          </w:p>
        </w:tc>
        <w:tc>
          <w:tcPr>
            <w:tcW w:w="1187" w:type="dxa"/>
            <w:tcMar>
              <w:left w:w="70" w:type="dxa"/>
              <w:right w:w="70" w:type="dxa"/>
            </w:tcMar>
            <w:vAlign w:val="center"/>
          </w:tcPr>
          <w:p w14:paraId="42BDCF92">
            <w:pPr>
              <w:keepNext w:val="0"/>
              <w:spacing w:before="20" w:after="20" w:line="260" w:lineRule="exact"/>
              <w:ind w:left="0" w:leftChars="0" w:right="0" w:rightChars="0" w:firstLine="0" w:firstLineChars="0"/>
              <w:jc w:val="center"/>
              <w:rPr>
                <w:del w:id="27059" w:author="xh" w:date="2026-10-19T14:36:41+08:00"/>
              </w:rPr>
            </w:pPr>
            <w:del w:id="27060" w:author="xh" w:date="2026-10-19T14:36:41+08:00">
              <w:r>
                <w:rPr>
                  <w:rFonts w:ascii="Times New Roman" w:hAnsi="Times New Roman" w:eastAsia="宋体"/>
                  <w:b w:val="0"/>
                  <w:sz w:val="18"/>
                </w:rPr>
                <w:delText>70.10</w:delText>
              </w:r>
            </w:del>
          </w:p>
        </w:tc>
      </w:tr>
      <w:tr w14:paraId="5D0B42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914" w:author="xh" w:date="2026-10-19T14:36:41+08:00"/>
        </w:trPr>
        <w:tc>
          <w:tcPr>
            <w:tcW w:w="1187" w:type="dxa"/>
            <w:tcMar>
              <w:left w:w="70" w:type="dxa"/>
              <w:right w:w="70" w:type="dxa"/>
            </w:tcMar>
            <w:vAlign w:val="center"/>
          </w:tcPr>
          <w:p w14:paraId="68121A0E">
            <w:pPr>
              <w:keepNext w:val="0"/>
              <w:spacing w:before="20" w:after="20" w:line="260" w:lineRule="exact"/>
              <w:ind w:left="0" w:leftChars="0" w:right="0" w:rightChars="0" w:firstLine="0" w:firstLineChars="0"/>
              <w:jc w:val="center"/>
              <w:rPr>
                <w:del w:id="27061" w:author="xh" w:date="2026-10-19T14:36:41+08:00"/>
              </w:rPr>
            </w:pPr>
            <w:del w:id="27062" w:author="xh" w:date="2026-10-19T14:36:41+08:00">
              <w:r>
                <w:rPr>
                  <w:rFonts w:ascii="Times New Roman" w:hAnsi="Times New Roman" w:eastAsia="宋体"/>
                  <w:b w:val="0"/>
                  <w:sz w:val="18"/>
                </w:rPr>
                <w:delText>市区</w:delText>
              </w:r>
            </w:del>
          </w:p>
        </w:tc>
        <w:tc>
          <w:tcPr>
            <w:tcW w:w="1187" w:type="dxa"/>
            <w:tcMar>
              <w:left w:w="70" w:type="dxa"/>
              <w:right w:w="70" w:type="dxa"/>
            </w:tcMar>
            <w:vAlign w:val="center"/>
          </w:tcPr>
          <w:p w14:paraId="76506904">
            <w:pPr>
              <w:keepNext w:val="0"/>
              <w:spacing w:before="20" w:after="20" w:line="260" w:lineRule="exact"/>
              <w:ind w:left="0" w:leftChars="0" w:right="0" w:rightChars="0" w:firstLine="0" w:firstLineChars="0"/>
              <w:jc w:val="center"/>
              <w:rPr>
                <w:del w:id="27063" w:author="xh" w:date="2026-10-19T14:36:41+08:00"/>
              </w:rPr>
            </w:pPr>
            <w:del w:id="27064" w:author="xh" w:date="2026-10-19T14:36:41+08:00">
              <w:r>
                <w:rPr>
                  <w:rFonts w:ascii="Times New Roman" w:hAnsi="Times New Roman" w:eastAsia="宋体"/>
                  <w:b w:val="0"/>
                  <w:sz w:val="18"/>
                </w:rPr>
                <w:delText>刚性</w:delText>
              </w:r>
            </w:del>
          </w:p>
        </w:tc>
        <w:tc>
          <w:tcPr>
            <w:tcW w:w="1187" w:type="dxa"/>
            <w:tcMar>
              <w:left w:w="70" w:type="dxa"/>
              <w:right w:w="70" w:type="dxa"/>
            </w:tcMar>
            <w:vAlign w:val="center"/>
          </w:tcPr>
          <w:p w14:paraId="087B07E9">
            <w:pPr>
              <w:keepNext w:val="0"/>
              <w:spacing w:before="20" w:after="20" w:line="260" w:lineRule="exact"/>
              <w:ind w:left="0" w:leftChars="0" w:right="0" w:rightChars="0" w:firstLine="0" w:firstLineChars="0"/>
              <w:jc w:val="center"/>
              <w:rPr>
                <w:del w:id="27065" w:author="xh" w:date="2026-10-19T14:36:41+08:00"/>
              </w:rPr>
            </w:pPr>
            <w:del w:id="27066" w:author="xh" w:date="2026-10-19T14:36:41+08:00">
              <w:r>
                <w:rPr>
                  <w:rFonts w:ascii="Times New Roman" w:hAnsi="Times New Roman" w:eastAsia="宋体"/>
                  <w:b w:val="0"/>
                  <w:sz w:val="18"/>
                </w:rPr>
                <w:delText>2023</w:delText>
              </w:r>
            </w:del>
          </w:p>
        </w:tc>
        <w:tc>
          <w:tcPr>
            <w:tcW w:w="1187" w:type="dxa"/>
            <w:tcMar>
              <w:left w:w="70" w:type="dxa"/>
              <w:right w:w="70" w:type="dxa"/>
            </w:tcMar>
            <w:vAlign w:val="center"/>
          </w:tcPr>
          <w:p w14:paraId="58434CF8">
            <w:pPr>
              <w:keepNext w:val="0"/>
              <w:spacing w:before="20" w:after="20" w:line="260" w:lineRule="exact"/>
              <w:ind w:left="0" w:leftChars="0" w:right="0" w:rightChars="0" w:firstLine="0" w:firstLineChars="0"/>
              <w:jc w:val="center"/>
              <w:rPr>
                <w:del w:id="27067" w:author="xh" w:date="2026-10-19T14:36:41+08:00"/>
              </w:rPr>
            </w:pPr>
            <w:del w:id="27068" w:author="xh" w:date="2026-10-19T14:36:41+08:00">
              <w:r>
                <w:rPr>
                  <w:rFonts w:ascii="Times New Roman" w:hAnsi="Times New Roman" w:eastAsia="宋体"/>
                  <w:b w:val="0"/>
                  <w:sz w:val="18"/>
                </w:rPr>
                <w:delText>26.05</w:delText>
              </w:r>
            </w:del>
          </w:p>
        </w:tc>
        <w:tc>
          <w:tcPr>
            <w:tcW w:w="1187" w:type="dxa"/>
            <w:tcMar>
              <w:left w:w="70" w:type="dxa"/>
              <w:right w:w="70" w:type="dxa"/>
            </w:tcMar>
            <w:vAlign w:val="center"/>
          </w:tcPr>
          <w:p w14:paraId="77C096D8">
            <w:pPr>
              <w:keepNext w:val="0"/>
              <w:spacing w:before="20" w:after="20" w:line="260" w:lineRule="exact"/>
              <w:ind w:left="0" w:leftChars="0" w:right="0" w:rightChars="0" w:firstLine="0" w:firstLineChars="0"/>
              <w:jc w:val="center"/>
              <w:rPr>
                <w:del w:id="27069" w:author="xh" w:date="2026-10-19T14:36:41+08:00"/>
              </w:rPr>
            </w:pPr>
            <w:del w:id="27070" w:author="xh" w:date="2026-10-19T14:36:41+08:00">
              <w:r>
                <w:rPr>
                  <w:rFonts w:ascii="Times New Roman" w:hAnsi="Times New Roman" w:eastAsia="宋体"/>
                  <w:b w:val="0"/>
                  <w:sz w:val="18"/>
                </w:rPr>
                <w:delText>26.05</w:delText>
              </w:r>
            </w:del>
          </w:p>
        </w:tc>
        <w:tc>
          <w:tcPr>
            <w:tcW w:w="1187" w:type="dxa"/>
            <w:tcMar>
              <w:left w:w="70" w:type="dxa"/>
              <w:right w:w="70" w:type="dxa"/>
            </w:tcMar>
            <w:vAlign w:val="center"/>
          </w:tcPr>
          <w:p w14:paraId="7E51D371">
            <w:pPr>
              <w:keepNext w:val="0"/>
              <w:spacing w:before="20" w:after="20" w:line="260" w:lineRule="exact"/>
              <w:ind w:left="0" w:leftChars="0" w:right="0" w:rightChars="0" w:firstLine="0" w:firstLineChars="0"/>
              <w:jc w:val="center"/>
              <w:rPr>
                <w:del w:id="27071" w:author="xh" w:date="2026-10-19T14:36:41+08:00"/>
              </w:rPr>
            </w:pPr>
            <w:del w:id="27072" w:author="xh" w:date="2026-10-19T14:36:41+08:00">
              <w:r>
                <w:rPr>
                  <w:rFonts w:ascii="Times New Roman" w:hAnsi="Times New Roman" w:eastAsia="宋体"/>
                  <w:b w:val="0"/>
                  <w:sz w:val="18"/>
                </w:rPr>
                <w:delText>85.90</w:delText>
              </w:r>
            </w:del>
          </w:p>
        </w:tc>
        <w:tc>
          <w:tcPr>
            <w:tcW w:w="1187" w:type="dxa"/>
            <w:tcMar>
              <w:left w:w="70" w:type="dxa"/>
              <w:right w:w="70" w:type="dxa"/>
            </w:tcMar>
            <w:vAlign w:val="center"/>
          </w:tcPr>
          <w:p w14:paraId="49E54115">
            <w:pPr>
              <w:keepNext w:val="0"/>
              <w:spacing w:before="20" w:after="20" w:line="260" w:lineRule="exact"/>
              <w:ind w:left="0" w:leftChars="0" w:right="0" w:rightChars="0" w:firstLine="0" w:firstLineChars="0"/>
              <w:jc w:val="center"/>
              <w:rPr>
                <w:del w:id="27073" w:author="xh" w:date="2026-10-19T14:36:41+08:00"/>
              </w:rPr>
            </w:pPr>
            <w:del w:id="27074" w:author="xh" w:date="2026-10-19T14:36:41+08:00">
              <w:r>
                <w:rPr>
                  <w:rFonts w:ascii="Times New Roman" w:hAnsi="Times New Roman" w:eastAsia="宋体"/>
                  <w:b w:val="0"/>
                  <w:sz w:val="18"/>
                </w:rPr>
                <w:delText>85.90</w:delText>
              </w:r>
            </w:del>
          </w:p>
        </w:tc>
      </w:tr>
      <w:tr w14:paraId="5982DD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915" w:author="xh" w:date="2026-10-19T14:36:41+08:00"/>
        </w:trPr>
        <w:tc>
          <w:tcPr>
            <w:tcW w:w="1187" w:type="dxa"/>
            <w:tcMar>
              <w:left w:w="70" w:type="dxa"/>
              <w:right w:w="70" w:type="dxa"/>
            </w:tcMar>
            <w:vAlign w:val="center"/>
          </w:tcPr>
          <w:p w14:paraId="06263238">
            <w:pPr>
              <w:keepNext w:val="0"/>
              <w:spacing w:before="20" w:after="20" w:line="260" w:lineRule="exact"/>
              <w:ind w:left="0" w:leftChars="0" w:right="0" w:rightChars="0" w:firstLine="0" w:firstLineChars="0"/>
              <w:jc w:val="center"/>
              <w:rPr>
                <w:del w:id="27075" w:author="xh" w:date="2026-10-19T14:36:41+08:00"/>
              </w:rPr>
            </w:pPr>
            <w:del w:id="27076" w:author="xh" w:date="2026-10-19T14:36:41+08:00">
              <w:r>
                <w:rPr>
                  <w:rFonts w:ascii="Times New Roman" w:hAnsi="Times New Roman" w:eastAsia="宋体"/>
                  <w:b w:val="0"/>
                  <w:sz w:val="18"/>
                </w:rPr>
                <w:delText>市区</w:delText>
              </w:r>
            </w:del>
          </w:p>
        </w:tc>
        <w:tc>
          <w:tcPr>
            <w:tcW w:w="1187" w:type="dxa"/>
            <w:tcMar>
              <w:left w:w="70" w:type="dxa"/>
              <w:right w:w="70" w:type="dxa"/>
            </w:tcMar>
            <w:vAlign w:val="center"/>
          </w:tcPr>
          <w:p w14:paraId="19B88900">
            <w:pPr>
              <w:keepNext w:val="0"/>
              <w:spacing w:before="20" w:after="20" w:line="260" w:lineRule="exact"/>
              <w:ind w:left="0" w:leftChars="0" w:right="0" w:rightChars="0" w:firstLine="0" w:firstLineChars="0"/>
              <w:jc w:val="center"/>
              <w:rPr>
                <w:del w:id="27077" w:author="xh" w:date="2026-10-19T14:36:41+08:00"/>
              </w:rPr>
            </w:pPr>
            <w:del w:id="27078" w:author="xh" w:date="2026-10-19T14:36:41+08:00">
              <w:r>
                <w:rPr>
                  <w:rFonts w:ascii="Times New Roman" w:hAnsi="Times New Roman" w:eastAsia="宋体"/>
                  <w:b w:val="0"/>
                  <w:sz w:val="18"/>
                </w:rPr>
                <w:delText>刚性</w:delText>
              </w:r>
            </w:del>
          </w:p>
        </w:tc>
        <w:tc>
          <w:tcPr>
            <w:tcW w:w="1187" w:type="dxa"/>
            <w:tcMar>
              <w:left w:w="70" w:type="dxa"/>
              <w:right w:w="70" w:type="dxa"/>
            </w:tcMar>
            <w:vAlign w:val="center"/>
          </w:tcPr>
          <w:p w14:paraId="2764BFDB">
            <w:pPr>
              <w:keepNext w:val="0"/>
              <w:spacing w:before="20" w:after="20" w:line="260" w:lineRule="exact"/>
              <w:ind w:left="0" w:leftChars="0" w:right="0" w:rightChars="0" w:firstLine="0" w:firstLineChars="0"/>
              <w:jc w:val="center"/>
              <w:rPr>
                <w:del w:id="27079" w:author="xh" w:date="2026-10-19T14:36:41+08:00"/>
              </w:rPr>
            </w:pPr>
            <w:del w:id="27080" w:author="xh" w:date="2026-10-19T14:36:41+08:00">
              <w:r>
                <w:rPr>
                  <w:rFonts w:ascii="Times New Roman" w:hAnsi="Times New Roman" w:eastAsia="宋体"/>
                  <w:b w:val="0"/>
                  <w:sz w:val="18"/>
                </w:rPr>
                <w:delText>2024</w:delText>
              </w:r>
            </w:del>
          </w:p>
        </w:tc>
        <w:tc>
          <w:tcPr>
            <w:tcW w:w="1187" w:type="dxa"/>
            <w:tcMar>
              <w:left w:w="70" w:type="dxa"/>
              <w:right w:w="70" w:type="dxa"/>
            </w:tcMar>
            <w:vAlign w:val="center"/>
          </w:tcPr>
          <w:p w14:paraId="1CA04F3D">
            <w:pPr>
              <w:keepNext w:val="0"/>
              <w:spacing w:before="20" w:after="20" w:line="260" w:lineRule="exact"/>
              <w:ind w:left="0" w:leftChars="0" w:right="0" w:rightChars="0" w:firstLine="0" w:firstLineChars="0"/>
              <w:jc w:val="center"/>
              <w:rPr>
                <w:del w:id="27081" w:author="xh" w:date="2026-10-19T14:36:41+08:00"/>
              </w:rPr>
            </w:pPr>
            <w:del w:id="27082" w:author="xh" w:date="2026-10-19T14:36:41+08:00">
              <w:r>
                <w:rPr>
                  <w:rFonts w:ascii="Times New Roman" w:hAnsi="Times New Roman" w:eastAsia="宋体"/>
                  <w:b w:val="0"/>
                  <w:sz w:val="18"/>
                </w:rPr>
                <w:delText>12.70</w:delText>
              </w:r>
            </w:del>
          </w:p>
        </w:tc>
        <w:tc>
          <w:tcPr>
            <w:tcW w:w="1187" w:type="dxa"/>
            <w:tcMar>
              <w:left w:w="70" w:type="dxa"/>
              <w:right w:w="70" w:type="dxa"/>
            </w:tcMar>
            <w:vAlign w:val="center"/>
          </w:tcPr>
          <w:p w14:paraId="7D00ED4F">
            <w:pPr>
              <w:keepNext w:val="0"/>
              <w:spacing w:before="20" w:after="20" w:line="260" w:lineRule="exact"/>
              <w:ind w:left="0" w:leftChars="0" w:right="0" w:rightChars="0" w:firstLine="0" w:firstLineChars="0"/>
              <w:jc w:val="center"/>
              <w:rPr>
                <w:del w:id="27083" w:author="xh" w:date="2026-10-19T14:36:41+08:00"/>
              </w:rPr>
            </w:pPr>
            <w:del w:id="27084" w:author="xh" w:date="2026-10-19T14:36:41+08:00">
              <w:r>
                <w:rPr>
                  <w:rFonts w:ascii="Times New Roman" w:hAnsi="Times New Roman" w:eastAsia="宋体"/>
                  <w:b w:val="0"/>
                  <w:sz w:val="18"/>
                </w:rPr>
                <w:delText>12.70</w:delText>
              </w:r>
            </w:del>
          </w:p>
        </w:tc>
        <w:tc>
          <w:tcPr>
            <w:tcW w:w="1187" w:type="dxa"/>
            <w:tcMar>
              <w:left w:w="70" w:type="dxa"/>
              <w:right w:w="70" w:type="dxa"/>
            </w:tcMar>
            <w:vAlign w:val="center"/>
          </w:tcPr>
          <w:p w14:paraId="6FEE86A2">
            <w:pPr>
              <w:keepNext w:val="0"/>
              <w:spacing w:before="20" w:after="20" w:line="260" w:lineRule="exact"/>
              <w:ind w:left="0" w:leftChars="0" w:right="0" w:rightChars="0" w:firstLine="0" w:firstLineChars="0"/>
              <w:jc w:val="center"/>
              <w:rPr>
                <w:del w:id="27085" w:author="xh" w:date="2026-10-19T14:36:41+08:00"/>
              </w:rPr>
            </w:pPr>
            <w:del w:id="27086" w:author="xh" w:date="2026-10-19T14:36:41+08:00">
              <w:r>
                <w:rPr>
                  <w:rFonts w:ascii="Times New Roman" w:hAnsi="Times New Roman" w:eastAsia="宋体"/>
                  <w:b w:val="0"/>
                  <w:sz w:val="18"/>
                </w:rPr>
                <w:delText>72.55</w:delText>
              </w:r>
            </w:del>
          </w:p>
        </w:tc>
        <w:tc>
          <w:tcPr>
            <w:tcW w:w="1187" w:type="dxa"/>
            <w:tcMar>
              <w:left w:w="70" w:type="dxa"/>
              <w:right w:w="70" w:type="dxa"/>
            </w:tcMar>
            <w:vAlign w:val="center"/>
          </w:tcPr>
          <w:p w14:paraId="3D460297">
            <w:pPr>
              <w:keepNext w:val="0"/>
              <w:spacing w:before="20" w:after="20" w:line="260" w:lineRule="exact"/>
              <w:ind w:left="0" w:leftChars="0" w:right="0" w:rightChars="0" w:firstLine="0" w:firstLineChars="0"/>
              <w:jc w:val="center"/>
              <w:rPr>
                <w:del w:id="27087" w:author="xh" w:date="2026-10-19T14:36:41+08:00"/>
              </w:rPr>
            </w:pPr>
            <w:del w:id="27088" w:author="xh" w:date="2026-10-19T14:36:41+08:00">
              <w:r>
                <w:rPr>
                  <w:rFonts w:ascii="Times New Roman" w:hAnsi="Times New Roman" w:eastAsia="宋体"/>
                  <w:b w:val="0"/>
                  <w:sz w:val="18"/>
                </w:rPr>
                <w:delText>72.55</w:delText>
              </w:r>
            </w:del>
          </w:p>
        </w:tc>
      </w:tr>
      <w:tr w14:paraId="0046CA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916" w:author="xh" w:date="2026-10-19T14:36:41+08:00"/>
        </w:trPr>
        <w:tc>
          <w:tcPr>
            <w:tcW w:w="1187" w:type="dxa"/>
            <w:tcMar>
              <w:left w:w="70" w:type="dxa"/>
              <w:right w:w="70" w:type="dxa"/>
            </w:tcMar>
            <w:vAlign w:val="center"/>
          </w:tcPr>
          <w:p w14:paraId="764EA060">
            <w:pPr>
              <w:keepNext w:val="0"/>
              <w:spacing w:before="20" w:after="20" w:line="260" w:lineRule="exact"/>
              <w:ind w:left="0" w:leftChars="0" w:right="0" w:rightChars="0" w:firstLine="0" w:firstLineChars="0"/>
              <w:jc w:val="center"/>
              <w:rPr>
                <w:del w:id="27089" w:author="xh" w:date="2026-10-19T14:36:41+08:00"/>
              </w:rPr>
            </w:pPr>
            <w:del w:id="27090" w:author="xh" w:date="2026-10-19T14:36:41+08:00">
              <w:r>
                <w:rPr>
                  <w:rFonts w:ascii="Times New Roman" w:hAnsi="Times New Roman" w:eastAsia="宋体"/>
                  <w:b w:val="0"/>
                  <w:sz w:val="18"/>
                </w:rPr>
                <w:delText>市区</w:delText>
              </w:r>
            </w:del>
          </w:p>
        </w:tc>
        <w:tc>
          <w:tcPr>
            <w:tcW w:w="1187" w:type="dxa"/>
            <w:tcMar>
              <w:left w:w="70" w:type="dxa"/>
              <w:right w:w="70" w:type="dxa"/>
            </w:tcMar>
            <w:vAlign w:val="center"/>
          </w:tcPr>
          <w:p w14:paraId="04B95D52">
            <w:pPr>
              <w:keepNext w:val="0"/>
              <w:spacing w:before="20" w:after="20" w:line="260" w:lineRule="exact"/>
              <w:ind w:left="0" w:leftChars="0" w:right="0" w:rightChars="0" w:firstLine="0" w:firstLineChars="0"/>
              <w:jc w:val="center"/>
              <w:rPr>
                <w:del w:id="27091" w:author="xh" w:date="2026-10-19T14:36:41+08:00"/>
              </w:rPr>
            </w:pPr>
            <w:del w:id="27092" w:author="xh" w:date="2026-10-19T14:36:41+08:00">
              <w:r>
                <w:rPr>
                  <w:rFonts w:ascii="Times New Roman" w:hAnsi="Times New Roman" w:eastAsia="宋体"/>
                  <w:b w:val="0"/>
                  <w:sz w:val="18"/>
                </w:rPr>
                <w:delText>刚性</w:delText>
              </w:r>
            </w:del>
          </w:p>
        </w:tc>
        <w:tc>
          <w:tcPr>
            <w:tcW w:w="1187" w:type="dxa"/>
            <w:tcMar>
              <w:left w:w="70" w:type="dxa"/>
              <w:right w:w="70" w:type="dxa"/>
            </w:tcMar>
            <w:vAlign w:val="center"/>
          </w:tcPr>
          <w:p w14:paraId="64A248CB">
            <w:pPr>
              <w:keepNext w:val="0"/>
              <w:spacing w:before="20" w:after="20" w:line="260" w:lineRule="exact"/>
              <w:ind w:left="0" w:leftChars="0" w:right="0" w:rightChars="0" w:firstLine="0" w:firstLineChars="0"/>
              <w:jc w:val="center"/>
              <w:rPr>
                <w:del w:id="27093" w:author="xh" w:date="2026-10-19T14:36:41+08:00"/>
              </w:rPr>
            </w:pPr>
            <w:del w:id="27094" w:author="xh" w:date="2026-10-19T14:36:41+08:00">
              <w:r>
                <w:rPr>
                  <w:rFonts w:ascii="Times New Roman" w:hAnsi="Times New Roman" w:eastAsia="宋体"/>
                  <w:b w:val="0"/>
                  <w:sz w:val="18"/>
                </w:rPr>
                <w:delText>2025</w:delText>
              </w:r>
            </w:del>
          </w:p>
        </w:tc>
        <w:tc>
          <w:tcPr>
            <w:tcW w:w="1187" w:type="dxa"/>
            <w:tcMar>
              <w:left w:w="70" w:type="dxa"/>
              <w:right w:w="70" w:type="dxa"/>
            </w:tcMar>
            <w:vAlign w:val="center"/>
          </w:tcPr>
          <w:p w14:paraId="7891BEFA">
            <w:pPr>
              <w:keepNext w:val="0"/>
              <w:spacing w:before="20" w:after="20" w:line="260" w:lineRule="exact"/>
              <w:ind w:left="0" w:leftChars="0" w:right="0" w:rightChars="0" w:firstLine="0" w:firstLineChars="0"/>
              <w:jc w:val="center"/>
              <w:rPr>
                <w:del w:id="27095" w:author="xh" w:date="2026-10-19T14:36:41+08:00"/>
              </w:rPr>
            </w:pPr>
            <w:del w:id="27096" w:author="xh" w:date="2026-10-19T14:36:41+08:00">
              <w:r>
                <w:rPr>
                  <w:rFonts w:ascii="Times New Roman" w:hAnsi="Times New Roman" w:eastAsia="宋体"/>
                  <w:b w:val="0"/>
                  <w:sz w:val="18"/>
                </w:rPr>
                <w:delText>24.12</w:delText>
              </w:r>
            </w:del>
          </w:p>
        </w:tc>
        <w:tc>
          <w:tcPr>
            <w:tcW w:w="1187" w:type="dxa"/>
            <w:tcMar>
              <w:left w:w="70" w:type="dxa"/>
              <w:right w:w="70" w:type="dxa"/>
            </w:tcMar>
            <w:vAlign w:val="center"/>
          </w:tcPr>
          <w:p w14:paraId="5D04530A">
            <w:pPr>
              <w:keepNext w:val="0"/>
              <w:spacing w:before="20" w:after="20" w:line="260" w:lineRule="exact"/>
              <w:ind w:left="0" w:leftChars="0" w:right="0" w:rightChars="0" w:firstLine="0" w:firstLineChars="0"/>
              <w:jc w:val="center"/>
              <w:rPr>
                <w:del w:id="27097" w:author="xh" w:date="2026-10-19T14:36:41+08:00"/>
              </w:rPr>
            </w:pPr>
            <w:del w:id="27098" w:author="xh" w:date="2026-10-19T14:36:41+08:00">
              <w:r>
                <w:rPr>
                  <w:rFonts w:ascii="Times New Roman" w:hAnsi="Times New Roman" w:eastAsia="宋体"/>
                  <w:b w:val="0"/>
                  <w:sz w:val="18"/>
                </w:rPr>
                <w:delText>24.12</w:delText>
              </w:r>
            </w:del>
          </w:p>
        </w:tc>
        <w:tc>
          <w:tcPr>
            <w:tcW w:w="1187" w:type="dxa"/>
            <w:tcMar>
              <w:left w:w="70" w:type="dxa"/>
              <w:right w:w="70" w:type="dxa"/>
            </w:tcMar>
            <w:vAlign w:val="center"/>
          </w:tcPr>
          <w:p w14:paraId="039CD8B0">
            <w:pPr>
              <w:keepNext w:val="0"/>
              <w:spacing w:before="20" w:after="20" w:line="260" w:lineRule="exact"/>
              <w:ind w:left="0" w:leftChars="0" w:right="0" w:rightChars="0" w:firstLine="0" w:firstLineChars="0"/>
              <w:jc w:val="center"/>
              <w:rPr>
                <w:del w:id="27099" w:author="xh" w:date="2026-10-19T14:36:41+08:00"/>
              </w:rPr>
            </w:pPr>
            <w:del w:id="27100" w:author="xh" w:date="2026-10-19T14:36:41+08:00">
              <w:r>
                <w:rPr>
                  <w:rFonts w:ascii="Times New Roman" w:hAnsi="Times New Roman" w:eastAsia="宋体"/>
                  <w:b w:val="0"/>
                  <w:sz w:val="18"/>
                </w:rPr>
                <w:delText>83.97</w:delText>
              </w:r>
            </w:del>
          </w:p>
        </w:tc>
        <w:tc>
          <w:tcPr>
            <w:tcW w:w="1187" w:type="dxa"/>
            <w:tcMar>
              <w:left w:w="70" w:type="dxa"/>
              <w:right w:w="70" w:type="dxa"/>
            </w:tcMar>
            <w:vAlign w:val="center"/>
          </w:tcPr>
          <w:p w14:paraId="5D5E186F">
            <w:pPr>
              <w:keepNext w:val="0"/>
              <w:spacing w:before="20" w:after="20" w:line="260" w:lineRule="exact"/>
              <w:ind w:left="0" w:leftChars="0" w:right="0" w:rightChars="0" w:firstLine="0" w:firstLineChars="0"/>
              <w:jc w:val="center"/>
              <w:rPr>
                <w:del w:id="27101" w:author="xh" w:date="2026-10-19T14:36:41+08:00"/>
              </w:rPr>
            </w:pPr>
            <w:del w:id="27102" w:author="xh" w:date="2026-10-19T14:36:41+08:00">
              <w:r>
                <w:rPr>
                  <w:rFonts w:ascii="Times New Roman" w:hAnsi="Times New Roman" w:eastAsia="宋体"/>
                  <w:b w:val="0"/>
                  <w:sz w:val="18"/>
                </w:rPr>
                <w:delText>83.97</w:delText>
              </w:r>
            </w:del>
          </w:p>
        </w:tc>
      </w:tr>
      <w:tr w14:paraId="5314D1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917" w:author="xh" w:date="2026-10-19T14:36:41+08:00"/>
        </w:trPr>
        <w:tc>
          <w:tcPr>
            <w:tcW w:w="1187" w:type="dxa"/>
            <w:tcMar>
              <w:left w:w="70" w:type="dxa"/>
              <w:right w:w="70" w:type="dxa"/>
            </w:tcMar>
            <w:vAlign w:val="center"/>
          </w:tcPr>
          <w:p w14:paraId="38AC0B7A">
            <w:pPr>
              <w:keepNext w:val="0"/>
              <w:spacing w:before="20" w:after="20" w:line="260" w:lineRule="exact"/>
              <w:ind w:left="0" w:leftChars="0" w:right="0" w:rightChars="0" w:firstLine="0" w:firstLineChars="0"/>
              <w:jc w:val="center"/>
              <w:rPr>
                <w:del w:id="27103" w:author="xh" w:date="2026-10-19T14:36:41+08:00"/>
              </w:rPr>
            </w:pPr>
            <w:del w:id="27104" w:author="xh" w:date="2026-10-19T14:36:41+08:00">
              <w:r>
                <w:rPr>
                  <w:rFonts w:ascii="Times New Roman" w:hAnsi="Times New Roman" w:eastAsia="宋体"/>
                  <w:b w:val="0"/>
                  <w:sz w:val="18"/>
                </w:rPr>
                <w:delText>市区</w:delText>
              </w:r>
            </w:del>
          </w:p>
        </w:tc>
        <w:tc>
          <w:tcPr>
            <w:tcW w:w="1187" w:type="dxa"/>
            <w:tcMar>
              <w:left w:w="70" w:type="dxa"/>
              <w:right w:w="70" w:type="dxa"/>
            </w:tcMar>
            <w:vAlign w:val="center"/>
          </w:tcPr>
          <w:p w14:paraId="1DC292C6">
            <w:pPr>
              <w:keepNext w:val="0"/>
              <w:spacing w:before="20" w:after="20" w:line="260" w:lineRule="exact"/>
              <w:ind w:left="0" w:leftChars="0" w:right="0" w:rightChars="0" w:firstLine="0" w:firstLineChars="0"/>
              <w:jc w:val="center"/>
              <w:rPr>
                <w:del w:id="27105" w:author="xh" w:date="2026-10-19T14:36:41+08:00"/>
              </w:rPr>
            </w:pPr>
            <w:del w:id="27106" w:author="xh" w:date="2026-10-19T14:36:41+08:00">
              <w:r>
                <w:rPr>
                  <w:rFonts w:ascii="Times New Roman" w:hAnsi="Times New Roman" w:eastAsia="宋体"/>
                  <w:b w:val="0"/>
                  <w:sz w:val="18"/>
                </w:rPr>
                <w:delText>弹性</w:delText>
              </w:r>
            </w:del>
          </w:p>
        </w:tc>
        <w:tc>
          <w:tcPr>
            <w:tcW w:w="1187" w:type="dxa"/>
            <w:tcMar>
              <w:left w:w="70" w:type="dxa"/>
              <w:right w:w="70" w:type="dxa"/>
            </w:tcMar>
            <w:vAlign w:val="center"/>
          </w:tcPr>
          <w:p w14:paraId="0CD0816C">
            <w:pPr>
              <w:keepNext w:val="0"/>
              <w:spacing w:before="20" w:after="20" w:line="260" w:lineRule="exact"/>
              <w:ind w:left="0" w:leftChars="0" w:right="0" w:rightChars="0" w:firstLine="0" w:firstLineChars="0"/>
              <w:jc w:val="center"/>
              <w:rPr>
                <w:del w:id="27107" w:author="xh" w:date="2026-10-19T14:36:41+08:00"/>
              </w:rPr>
            </w:pPr>
            <w:del w:id="27108" w:author="xh" w:date="2026-10-19T14:36:41+08:00">
              <w:r>
                <w:rPr>
                  <w:rFonts w:ascii="Times New Roman" w:hAnsi="Times New Roman" w:eastAsia="宋体"/>
                  <w:b w:val="0"/>
                  <w:sz w:val="18"/>
                </w:rPr>
                <w:delText>2022</w:delText>
              </w:r>
            </w:del>
          </w:p>
        </w:tc>
        <w:tc>
          <w:tcPr>
            <w:tcW w:w="1187" w:type="dxa"/>
            <w:tcMar>
              <w:left w:w="70" w:type="dxa"/>
              <w:right w:w="70" w:type="dxa"/>
            </w:tcMar>
            <w:vAlign w:val="center"/>
          </w:tcPr>
          <w:p w14:paraId="0BB20557">
            <w:pPr>
              <w:keepNext w:val="0"/>
              <w:spacing w:before="20" w:after="20" w:line="260" w:lineRule="exact"/>
              <w:ind w:left="0" w:leftChars="0" w:right="0" w:rightChars="0" w:firstLine="0" w:firstLineChars="0"/>
              <w:jc w:val="center"/>
              <w:rPr>
                <w:del w:id="27109" w:author="xh" w:date="2026-10-19T14:36:41+08:00"/>
              </w:rPr>
            </w:pPr>
            <w:del w:id="27110" w:author="xh" w:date="2026-10-19T14:36:41+08:00">
              <w:r>
                <w:rPr>
                  <w:rFonts w:ascii="Times New Roman" w:hAnsi="Times New Roman" w:eastAsia="宋体"/>
                  <w:b w:val="0"/>
                  <w:sz w:val="18"/>
                </w:rPr>
                <w:delText>11.08</w:delText>
              </w:r>
            </w:del>
          </w:p>
        </w:tc>
        <w:tc>
          <w:tcPr>
            <w:tcW w:w="1187" w:type="dxa"/>
            <w:tcMar>
              <w:left w:w="70" w:type="dxa"/>
              <w:right w:w="70" w:type="dxa"/>
            </w:tcMar>
            <w:vAlign w:val="center"/>
          </w:tcPr>
          <w:p w14:paraId="7F741078">
            <w:pPr>
              <w:keepNext w:val="0"/>
              <w:spacing w:before="20" w:after="20" w:line="260" w:lineRule="exact"/>
              <w:ind w:left="0" w:leftChars="0" w:right="0" w:rightChars="0" w:firstLine="0" w:firstLineChars="0"/>
              <w:jc w:val="center"/>
              <w:rPr>
                <w:del w:id="27111" w:author="xh" w:date="2026-10-19T14:36:41+08:00"/>
              </w:rPr>
            </w:pPr>
            <w:del w:id="27112" w:author="xh" w:date="2026-10-19T14:36:41+08:00">
              <w:r>
                <w:rPr>
                  <w:rFonts w:ascii="Times New Roman" w:hAnsi="Times New Roman" w:eastAsia="宋体"/>
                  <w:b w:val="0"/>
                  <w:sz w:val="18"/>
                </w:rPr>
                <w:delText>11.08</w:delText>
              </w:r>
            </w:del>
          </w:p>
        </w:tc>
        <w:tc>
          <w:tcPr>
            <w:tcW w:w="1187" w:type="dxa"/>
            <w:tcMar>
              <w:left w:w="70" w:type="dxa"/>
              <w:right w:w="70" w:type="dxa"/>
            </w:tcMar>
            <w:vAlign w:val="center"/>
          </w:tcPr>
          <w:p w14:paraId="14063C52">
            <w:pPr>
              <w:keepNext w:val="0"/>
              <w:spacing w:before="20" w:after="20" w:line="260" w:lineRule="exact"/>
              <w:ind w:left="0" w:leftChars="0" w:right="0" w:rightChars="0" w:firstLine="0" w:firstLineChars="0"/>
              <w:jc w:val="center"/>
              <w:rPr>
                <w:del w:id="27113" w:author="xh" w:date="2026-10-19T14:36:41+08:00"/>
              </w:rPr>
            </w:pPr>
            <w:del w:id="27114" w:author="xh" w:date="2026-10-19T14:36:41+08:00">
              <w:r>
                <w:rPr>
                  <w:rFonts w:ascii="Times New Roman" w:hAnsi="Times New Roman" w:eastAsia="宋体"/>
                  <w:b w:val="0"/>
                  <w:sz w:val="18"/>
                </w:rPr>
                <w:delText>70.10</w:delText>
              </w:r>
            </w:del>
          </w:p>
        </w:tc>
        <w:tc>
          <w:tcPr>
            <w:tcW w:w="1187" w:type="dxa"/>
            <w:tcMar>
              <w:left w:w="70" w:type="dxa"/>
              <w:right w:w="70" w:type="dxa"/>
            </w:tcMar>
            <w:vAlign w:val="center"/>
          </w:tcPr>
          <w:p w14:paraId="1D550DB5">
            <w:pPr>
              <w:keepNext w:val="0"/>
              <w:spacing w:before="20" w:after="20" w:line="260" w:lineRule="exact"/>
              <w:ind w:left="0" w:leftChars="0" w:right="0" w:rightChars="0" w:firstLine="0" w:firstLineChars="0"/>
              <w:jc w:val="center"/>
              <w:rPr>
                <w:del w:id="27115" w:author="xh" w:date="2026-10-19T14:36:41+08:00"/>
              </w:rPr>
            </w:pPr>
            <w:del w:id="27116" w:author="xh" w:date="2026-10-19T14:36:41+08:00">
              <w:r>
                <w:rPr>
                  <w:rFonts w:ascii="Times New Roman" w:hAnsi="Times New Roman" w:eastAsia="宋体"/>
                  <w:b w:val="0"/>
                  <w:sz w:val="18"/>
                </w:rPr>
                <w:delText>70.10</w:delText>
              </w:r>
            </w:del>
          </w:p>
        </w:tc>
      </w:tr>
      <w:tr w14:paraId="50367C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918" w:author="xh" w:date="2026-10-19T14:36:41+08:00"/>
        </w:trPr>
        <w:tc>
          <w:tcPr>
            <w:tcW w:w="1187" w:type="dxa"/>
            <w:tcMar>
              <w:left w:w="70" w:type="dxa"/>
              <w:right w:w="70" w:type="dxa"/>
            </w:tcMar>
            <w:vAlign w:val="center"/>
          </w:tcPr>
          <w:p w14:paraId="01CB48C1">
            <w:pPr>
              <w:keepNext w:val="0"/>
              <w:spacing w:before="20" w:after="20" w:line="260" w:lineRule="exact"/>
              <w:ind w:left="0" w:leftChars="0" w:right="0" w:rightChars="0" w:firstLine="0" w:firstLineChars="0"/>
              <w:jc w:val="center"/>
              <w:rPr>
                <w:del w:id="27117" w:author="xh" w:date="2026-10-19T14:36:41+08:00"/>
              </w:rPr>
            </w:pPr>
            <w:del w:id="27118" w:author="xh" w:date="2026-10-19T14:36:41+08:00">
              <w:r>
                <w:rPr>
                  <w:rFonts w:ascii="Times New Roman" w:hAnsi="Times New Roman" w:eastAsia="宋体"/>
                  <w:b w:val="0"/>
                  <w:sz w:val="18"/>
                </w:rPr>
                <w:delText>市区</w:delText>
              </w:r>
            </w:del>
          </w:p>
        </w:tc>
        <w:tc>
          <w:tcPr>
            <w:tcW w:w="1187" w:type="dxa"/>
            <w:tcMar>
              <w:left w:w="70" w:type="dxa"/>
              <w:right w:w="70" w:type="dxa"/>
            </w:tcMar>
            <w:vAlign w:val="center"/>
          </w:tcPr>
          <w:p w14:paraId="68B97D86">
            <w:pPr>
              <w:keepNext w:val="0"/>
              <w:spacing w:before="20" w:after="20" w:line="260" w:lineRule="exact"/>
              <w:ind w:left="0" w:leftChars="0" w:right="0" w:rightChars="0" w:firstLine="0" w:firstLineChars="0"/>
              <w:jc w:val="center"/>
              <w:rPr>
                <w:del w:id="27119" w:author="xh" w:date="2026-10-19T14:36:41+08:00"/>
              </w:rPr>
            </w:pPr>
            <w:del w:id="27120" w:author="xh" w:date="2026-10-19T14:36:41+08:00">
              <w:r>
                <w:rPr>
                  <w:rFonts w:ascii="Times New Roman" w:hAnsi="Times New Roman" w:eastAsia="宋体"/>
                  <w:b w:val="0"/>
                  <w:sz w:val="18"/>
                </w:rPr>
                <w:delText>弹性</w:delText>
              </w:r>
            </w:del>
          </w:p>
        </w:tc>
        <w:tc>
          <w:tcPr>
            <w:tcW w:w="1187" w:type="dxa"/>
            <w:tcMar>
              <w:left w:w="70" w:type="dxa"/>
              <w:right w:w="70" w:type="dxa"/>
            </w:tcMar>
            <w:vAlign w:val="center"/>
          </w:tcPr>
          <w:p w14:paraId="0D695545">
            <w:pPr>
              <w:keepNext w:val="0"/>
              <w:spacing w:before="20" w:after="20" w:line="260" w:lineRule="exact"/>
              <w:ind w:left="0" w:leftChars="0" w:right="0" w:rightChars="0" w:firstLine="0" w:firstLineChars="0"/>
              <w:jc w:val="center"/>
              <w:rPr>
                <w:del w:id="27121" w:author="xh" w:date="2026-10-19T14:36:41+08:00"/>
              </w:rPr>
            </w:pPr>
            <w:del w:id="27122" w:author="xh" w:date="2026-10-19T14:36:41+08:00">
              <w:r>
                <w:rPr>
                  <w:rFonts w:ascii="Times New Roman" w:hAnsi="Times New Roman" w:eastAsia="宋体"/>
                  <w:b w:val="0"/>
                  <w:sz w:val="18"/>
                </w:rPr>
                <w:delText>2023</w:delText>
              </w:r>
            </w:del>
          </w:p>
        </w:tc>
        <w:tc>
          <w:tcPr>
            <w:tcW w:w="1187" w:type="dxa"/>
            <w:tcMar>
              <w:left w:w="70" w:type="dxa"/>
              <w:right w:w="70" w:type="dxa"/>
            </w:tcMar>
            <w:vAlign w:val="center"/>
          </w:tcPr>
          <w:p w14:paraId="6056CDD1">
            <w:pPr>
              <w:keepNext w:val="0"/>
              <w:spacing w:before="20" w:after="20" w:line="260" w:lineRule="exact"/>
              <w:ind w:left="0" w:leftChars="0" w:right="0" w:rightChars="0" w:firstLine="0" w:firstLineChars="0"/>
              <w:jc w:val="center"/>
              <w:rPr>
                <w:del w:id="27123" w:author="xh" w:date="2026-10-19T14:36:41+08:00"/>
              </w:rPr>
            </w:pPr>
            <w:del w:id="27124" w:author="xh" w:date="2026-10-19T14:36:41+08:00">
              <w:r>
                <w:rPr>
                  <w:rFonts w:ascii="Times New Roman" w:hAnsi="Times New Roman" w:eastAsia="宋体"/>
                  <w:b w:val="0"/>
                  <w:sz w:val="18"/>
                </w:rPr>
                <w:delText>26.05</w:delText>
              </w:r>
            </w:del>
          </w:p>
        </w:tc>
        <w:tc>
          <w:tcPr>
            <w:tcW w:w="1187" w:type="dxa"/>
            <w:tcMar>
              <w:left w:w="70" w:type="dxa"/>
              <w:right w:w="70" w:type="dxa"/>
            </w:tcMar>
            <w:vAlign w:val="center"/>
          </w:tcPr>
          <w:p w14:paraId="5C45FCAD">
            <w:pPr>
              <w:keepNext w:val="0"/>
              <w:spacing w:before="20" w:after="20" w:line="260" w:lineRule="exact"/>
              <w:ind w:left="0" w:leftChars="0" w:right="0" w:rightChars="0" w:firstLine="0" w:firstLineChars="0"/>
              <w:jc w:val="center"/>
              <w:rPr>
                <w:del w:id="27125" w:author="xh" w:date="2026-10-19T14:36:41+08:00"/>
              </w:rPr>
            </w:pPr>
            <w:del w:id="27126" w:author="xh" w:date="2026-10-19T14:36:41+08:00">
              <w:r>
                <w:rPr>
                  <w:rFonts w:ascii="Times New Roman" w:hAnsi="Times New Roman" w:eastAsia="宋体"/>
                  <w:b w:val="0"/>
                  <w:sz w:val="18"/>
                </w:rPr>
                <w:delText>26.05</w:delText>
              </w:r>
            </w:del>
          </w:p>
        </w:tc>
        <w:tc>
          <w:tcPr>
            <w:tcW w:w="1187" w:type="dxa"/>
            <w:tcMar>
              <w:left w:w="70" w:type="dxa"/>
              <w:right w:w="70" w:type="dxa"/>
            </w:tcMar>
            <w:vAlign w:val="center"/>
          </w:tcPr>
          <w:p w14:paraId="3E8BD214">
            <w:pPr>
              <w:keepNext w:val="0"/>
              <w:spacing w:before="20" w:after="20" w:line="260" w:lineRule="exact"/>
              <w:ind w:left="0" w:leftChars="0" w:right="0" w:rightChars="0" w:firstLine="0" w:firstLineChars="0"/>
              <w:jc w:val="center"/>
              <w:rPr>
                <w:del w:id="27127" w:author="xh" w:date="2026-10-19T14:36:41+08:00"/>
              </w:rPr>
            </w:pPr>
            <w:del w:id="27128" w:author="xh" w:date="2026-10-19T14:36:41+08:00">
              <w:r>
                <w:rPr>
                  <w:rFonts w:ascii="Times New Roman" w:hAnsi="Times New Roman" w:eastAsia="宋体"/>
                  <w:b w:val="0"/>
                  <w:sz w:val="18"/>
                </w:rPr>
                <w:delText>85.90</w:delText>
              </w:r>
            </w:del>
          </w:p>
        </w:tc>
        <w:tc>
          <w:tcPr>
            <w:tcW w:w="1187" w:type="dxa"/>
            <w:tcMar>
              <w:left w:w="70" w:type="dxa"/>
              <w:right w:w="70" w:type="dxa"/>
            </w:tcMar>
            <w:vAlign w:val="center"/>
          </w:tcPr>
          <w:p w14:paraId="25E8140E">
            <w:pPr>
              <w:keepNext w:val="0"/>
              <w:spacing w:before="20" w:after="20" w:line="260" w:lineRule="exact"/>
              <w:ind w:left="0" w:leftChars="0" w:right="0" w:rightChars="0" w:firstLine="0" w:firstLineChars="0"/>
              <w:jc w:val="center"/>
              <w:rPr>
                <w:del w:id="27129" w:author="xh" w:date="2026-10-19T14:36:41+08:00"/>
              </w:rPr>
            </w:pPr>
            <w:del w:id="27130" w:author="xh" w:date="2026-10-19T14:36:41+08:00">
              <w:r>
                <w:rPr>
                  <w:rFonts w:ascii="Times New Roman" w:hAnsi="Times New Roman" w:eastAsia="宋体"/>
                  <w:b w:val="0"/>
                  <w:sz w:val="18"/>
                </w:rPr>
                <w:delText>85.90</w:delText>
              </w:r>
            </w:del>
          </w:p>
        </w:tc>
      </w:tr>
      <w:tr w14:paraId="40F2F9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919" w:author="xh" w:date="2026-10-19T14:36:41+08:00"/>
        </w:trPr>
        <w:tc>
          <w:tcPr>
            <w:tcW w:w="1187" w:type="dxa"/>
            <w:tcMar>
              <w:left w:w="70" w:type="dxa"/>
              <w:right w:w="70" w:type="dxa"/>
            </w:tcMar>
            <w:vAlign w:val="center"/>
          </w:tcPr>
          <w:p w14:paraId="12F8D955">
            <w:pPr>
              <w:keepNext w:val="0"/>
              <w:spacing w:before="20" w:after="20" w:line="260" w:lineRule="exact"/>
              <w:ind w:left="0" w:leftChars="0" w:right="0" w:rightChars="0" w:firstLine="0" w:firstLineChars="0"/>
              <w:jc w:val="center"/>
              <w:rPr>
                <w:del w:id="27131" w:author="xh" w:date="2026-10-19T14:36:41+08:00"/>
              </w:rPr>
            </w:pPr>
            <w:del w:id="27132" w:author="xh" w:date="2026-10-19T14:36:41+08:00">
              <w:r>
                <w:rPr>
                  <w:rFonts w:ascii="Times New Roman" w:hAnsi="Times New Roman" w:eastAsia="宋体"/>
                  <w:b w:val="0"/>
                  <w:sz w:val="18"/>
                </w:rPr>
                <w:delText>市区</w:delText>
              </w:r>
            </w:del>
          </w:p>
        </w:tc>
        <w:tc>
          <w:tcPr>
            <w:tcW w:w="1187" w:type="dxa"/>
            <w:tcMar>
              <w:left w:w="70" w:type="dxa"/>
              <w:right w:w="70" w:type="dxa"/>
            </w:tcMar>
            <w:vAlign w:val="center"/>
          </w:tcPr>
          <w:p w14:paraId="3E7C7230">
            <w:pPr>
              <w:keepNext w:val="0"/>
              <w:spacing w:before="20" w:after="20" w:line="260" w:lineRule="exact"/>
              <w:ind w:left="0" w:leftChars="0" w:right="0" w:rightChars="0" w:firstLine="0" w:firstLineChars="0"/>
              <w:jc w:val="center"/>
              <w:rPr>
                <w:del w:id="27133" w:author="xh" w:date="2026-10-19T14:36:41+08:00"/>
              </w:rPr>
            </w:pPr>
            <w:del w:id="27134" w:author="xh" w:date="2026-10-19T14:36:41+08:00">
              <w:r>
                <w:rPr>
                  <w:rFonts w:ascii="Times New Roman" w:hAnsi="Times New Roman" w:eastAsia="宋体"/>
                  <w:b w:val="0"/>
                  <w:sz w:val="18"/>
                </w:rPr>
                <w:delText>弹性</w:delText>
              </w:r>
            </w:del>
          </w:p>
        </w:tc>
        <w:tc>
          <w:tcPr>
            <w:tcW w:w="1187" w:type="dxa"/>
            <w:tcMar>
              <w:left w:w="70" w:type="dxa"/>
              <w:right w:w="70" w:type="dxa"/>
            </w:tcMar>
            <w:vAlign w:val="center"/>
          </w:tcPr>
          <w:p w14:paraId="338A145B">
            <w:pPr>
              <w:keepNext w:val="0"/>
              <w:spacing w:before="20" w:after="20" w:line="260" w:lineRule="exact"/>
              <w:ind w:left="0" w:leftChars="0" w:right="0" w:rightChars="0" w:firstLine="0" w:firstLineChars="0"/>
              <w:jc w:val="center"/>
              <w:rPr>
                <w:del w:id="27135" w:author="xh" w:date="2026-10-19T14:36:41+08:00"/>
              </w:rPr>
            </w:pPr>
            <w:del w:id="27136" w:author="xh" w:date="2026-10-19T14:36:41+08:00">
              <w:r>
                <w:rPr>
                  <w:rFonts w:ascii="Times New Roman" w:hAnsi="Times New Roman" w:eastAsia="宋体"/>
                  <w:b w:val="0"/>
                  <w:sz w:val="18"/>
                </w:rPr>
                <w:delText>2024</w:delText>
              </w:r>
            </w:del>
          </w:p>
        </w:tc>
        <w:tc>
          <w:tcPr>
            <w:tcW w:w="1187" w:type="dxa"/>
            <w:tcMar>
              <w:left w:w="70" w:type="dxa"/>
              <w:right w:w="70" w:type="dxa"/>
            </w:tcMar>
            <w:vAlign w:val="center"/>
          </w:tcPr>
          <w:p w14:paraId="1A30B8E5">
            <w:pPr>
              <w:keepNext w:val="0"/>
              <w:spacing w:before="20" w:after="20" w:line="260" w:lineRule="exact"/>
              <w:ind w:left="0" w:leftChars="0" w:right="0" w:rightChars="0" w:firstLine="0" w:firstLineChars="0"/>
              <w:jc w:val="center"/>
              <w:rPr>
                <w:del w:id="27137" w:author="xh" w:date="2026-10-19T14:36:41+08:00"/>
              </w:rPr>
            </w:pPr>
            <w:del w:id="27138" w:author="xh" w:date="2026-10-19T14:36:41+08:00">
              <w:r>
                <w:rPr>
                  <w:rFonts w:ascii="Times New Roman" w:hAnsi="Times New Roman" w:eastAsia="宋体"/>
                  <w:b w:val="0"/>
                  <w:sz w:val="18"/>
                </w:rPr>
                <w:delText>12.70</w:delText>
              </w:r>
            </w:del>
          </w:p>
        </w:tc>
        <w:tc>
          <w:tcPr>
            <w:tcW w:w="1187" w:type="dxa"/>
            <w:tcMar>
              <w:left w:w="70" w:type="dxa"/>
              <w:right w:w="70" w:type="dxa"/>
            </w:tcMar>
            <w:vAlign w:val="center"/>
          </w:tcPr>
          <w:p w14:paraId="0DEA8AA9">
            <w:pPr>
              <w:keepNext w:val="0"/>
              <w:spacing w:before="20" w:after="20" w:line="260" w:lineRule="exact"/>
              <w:ind w:left="0" w:leftChars="0" w:right="0" w:rightChars="0" w:firstLine="0" w:firstLineChars="0"/>
              <w:jc w:val="center"/>
              <w:rPr>
                <w:del w:id="27139" w:author="xh" w:date="2026-10-19T14:36:41+08:00"/>
              </w:rPr>
            </w:pPr>
            <w:del w:id="27140" w:author="xh" w:date="2026-10-19T14:36:41+08:00">
              <w:r>
                <w:rPr>
                  <w:rFonts w:ascii="Times New Roman" w:hAnsi="Times New Roman" w:eastAsia="宋体"/>
                  <w:b w:val="0"/>
                  <w:sz w:val="18"/>
                </w:rPr>
                <w:delText>12.70</w:delText>
              </w:r>
            </w:del>
          </w:p>
        </w:tc>
        <w:tc>
          <w:tcPr>
            <w:tcW w:w="1187" w:type="dxa"/>
            <w:tcMar>
              <w:left w:w="70" w:type="dxa"/>
              <w:right w:w="70" w:type="dxa"/>
            </w:tcMar>
            <w:vAlign w:val="center"/>
          </w:tcPr>
          <w:p w14:paraId="091D2533">
            <w:pPr>
              <w:keepNext w:val="0"/>
              <w:spacing w:before="20" w:after="20" w:line="260" w:lineRule="exact"/>
              <w:ind w:left="0" w:leftChars="0" w:right="0" w:rightChars="0" w:firstLine="0" w:firstLineChars="0"/>
              <w:jc w:val="center"/>
              <w:rPr>
                <w:del w:id="27141" w:author="xh" w:date="2026-10-19T14:36:41+08:00"/>
              </w:rPr>
            </w:pPr>
            <w:del w:id="27142" w:author="xh" w:date="2026-10-19T14:36:41+08:00">
              <w:r>
                <w:rPr>
                  <w:rFonts w:ascii="Times New Roman" w:hAnsi="Times New Roman" w:eastAsia="宋体"/>
                  <w:b w:val="0"/>
                  <w:sz w:val="18"/>
                </w:rPr>
                <w:delText>72.55</w:delText>
              </w:r>
            </w:del>
          </w:p>
        </w:tc>
        <w:tc>
          <w:tcPr>
            <w:tcW w:w="1187" w:type="dxa"/>
            <w:tcMar>
              <w:left w:w="70" w:type="dxa"/>
              <w:right w:w="70" w:type="dxa"/>
            </w:tcMar>
            <w:vAlign w:val="center"/>
          </w:tcPr>
          <w:p w14:paraId="7CA55B3F">
            <w:pPr>
              <w:keepNext w:val="0"/>
              <w:spacing w:before="20" w:after="20" w:line="260" w:lineRule="exact"/>
              <w:ind w:left="0" w:leftChars="0" w:right="0" w:rightChars="0" w:firstLine="0" w:firstLineChars="0"/>
              <w:jc w:val="center"/>
              <w:rPr>
                <w:del w:id="27143" w:author="xh" w:date="2026-10-19T14:36:41+08:00"/>
              </w:rPr>
            </w:pPr>
            <w:del w:id="27144" w:author="xh" w:date="2026-10-19T14:36:41+08:00">
              <w:r>
                <w:rPr>
                  <w:rFonts w:ascii="Times New Roman" w:hAnsi="Times New Roman" w:eastAsia="宋体"/>
                  <w:b w:val="0"/>
                  <w:sz w:val="18"/>
                </w:rPr>
                <w:delText>72.55</w:delText>
              </w:r>
            </w:del>
          </w:p>
        </w:tc>
      </w:tr>
      <w:tr w14:paraId="6AE644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del w:id="26920" w:author="xh" w:date="2026-10-19T14:36:41+08:00"/>
        </w:trPr>
        <w:tc>
          <w:tcPr>
            <w:tcW w:w="1187" w:type="dxa"/>
            <w:tcMar>
              <w:left w:w="70" w:type="dxa"/>
              <w:right w:w="70" w:type="dxa"/>
            </w:tcMar>
            <w:vAlign w:val="center"/>
          </w:tcPr>
          <w:p w14:paraId="0B6123E6">
            <w:pPr>
              <w:keepNext w:val="0"/>
              <w:spacing w:before="20" w:after="20" w:line="260" w:lineRule="exact"/>
              <w:ind w:left="0" w:leftChars="0" w:right="0" w:rightChars="0" w:firstLine="0" w:firstLineChars="0"/>
              <w:jc w:val="center"/>
              <w:rPr>
                <w:del w:id="27145" w:author="xh" w:date="2026-10-19T14:36:41+08:00"/>
              </w:rPr>
            </w:pPr>
            <w:del w:id="27146" w:author="xh" w:date="2026-10-19T14:36:41+08:00">
              <w:r>
                <w:rPr>
                  <w:rFonts w:ascii="Times New Roman" w:hAnsi="Times New Roman" w:eastAsia="宋体"/>
                  <w:b w:val="0"/>
                  <w:sz w:val="18"/>
                </w:rPr>
                <w:delText>市区</w:delText>
              </w:r>
            </w:del>
          </w:p>
        </w:tc>
        <w:tc>
          <w:tcPr>
            <w:tcW w:w="1187" w:type="dxa"/>
            <w:tcMar>
              <w:left w:w="70" w:type="dxa"/>
              <w:right w:w="70" w:type="dxa"/>
            </w:tcMar>
            <w:vAlign w:val="center"/>
          </w:tcPr>
          <w:p w14:paraId="3DAFB0CE">
            <w:pPr>
              <w:keepNext w:val="0"/>
              <w:spacing w:before="20" w:after="20" w:line="260" w:lineRule="exact"/>
              <w:ind w:left="0" w:leftChars="0" w:right="0" w:rightChars="0" w:firstLine="0" w:firstLineChars="0"/>
              <w:jc w:val="center"/>
              <w:rPr>
                <w:del w:id="27147" w:author="xh" w:date="2026-10-19T14:36:41+08:00"/>
              </w:rPr>
            </w:pPr>
            <w:del w:id="27148" w:author="xh" w:date="2026-10-19T14:36:41+08:00">
              <w:r>
                <w:rPr>
                  <w:rFonts w:ascii="Times New Roman" w:hAnsi="Times New Roman" w:eastAsia="宋体"/>
                  <w:b w:val="0"/>
                  <w:sz w:val="18"/>
                </w:rPr>
                <w:delText>弹性</w:delText>
              </w:r>
            </w:del>
          </w:p>
        </w:tc>
        <w:tc>
          <w:tcPr>
            <w:tcW w:w="1187" w:type="dxa"/>
            <w:tcMar>
              <w:left w:w="70" w:type="dxa"/>
              <w:right w:w="70" w:type="dxa"/>
            </w:tcMar>
            <w:vAlign w:val="center"/>
          </w:tcPr>
          <w:p w14:paraId="6E50D14D">
            <w:pPr>
              <w:keepNext w:val="0"/>
              <w:spacing w:before="20" w:after="20" w:line="260" w:lineRule="exact"/>
              <w:ind w:left="0" w:leftChars="0" w:right="0" w:rightChars="0" w:firstLine="0" w:firstLineChars="0"/>
              <w:jc w:val="center"/>
              <w:rPr>
                <w:del w:id="27149" w:author="xh" w:date="2026-10-19T14:36:41+08:00"/>
              </w:rPr>
            </w:pPr>
            <w:del w:id="27150" w:author="xh" w:date="2026-10-19T14:36:41+08:00">
              <w:r>
                <w:rPr>
                  <w:rFonts w:ascii="Times New Roman" w:hAnsi="Times New Roman" w:eastAsia="宋体"/>
                  <w:b w:val="0"/>
                  <w:sz w:val="18"/>
                </w:rPr>
                <w:delText>2025</w:delText>
              </w:r>
            </w:del>
          </w:p>
        </w:tc>
        <w:tc>
          <w:tcPr>
            <w:tcW w:w="1187" w:type="dxa"/>
            <w:tcMar>
              <w:left w:w="70" w:type="dxa"/>
              <w:right w:w="70" w:type="dxa"/>
            </w:tcMar>
            <w:vAlign w:val="center"/>
          </w:tcPr>
          <w:p w14:paraId="5DB608D5">
            <w:pPr>
              <w:keepNext w:val="0"/>
              <w:spacing w:before="20" w:after="20" w:line="260" w:lineRule="exact"/>
              <w:ind w:left="0" w:leftChars="0" w:right="0" w:rightChars="0" w:firstLine="0" w:firstLineChars="0"/>
              <w:jc w:val="center"/>
              <w:rPr>
                <w:del w:id="27151" w:author="xh" w:date="2026-10-19T14:36:41+08:00"/>
              </w:rPr>
            </w:pPr>
            <w:del w:id="27152" w:author="xh" w:date="2026-10-19T14:36:41+08:00">
              <w:r>
                <w:rPr>
                  <w:rFonts w:ascii="Times New Roman" w:hAnsi="Times New Roman" w:eastAsia="宋体"/>
                  <w:b w:val="0"/>
                  <w:sz w:val="18"/>
                </w:rPr>
                <w:delText>24.12</w:delText>
              </w:r>
            </w:del>
          </w:p>
        </w:tc>
        <w:tc>
          <w:tcPr>
            <w:tcW w:w="1187" w:type="dxa"/>
            <w:tcMar>
              <w:left w:w="70" w:type="dxa"/>
              <w:right w:w="70" w:type="dxa"/>
            </w:tcMar>
            <w:vAlign w:val="center"/>
          </w:tcPr>
          <w:p w14:paraId="22DB7E0A">
            <w:pPr>
              <w:keepNext w:val="0"/>
              <w:spacing w:before="20" w:after="20" w:line="260" w:lineRule="exact"/>
              <w:ind w:left="0" w:leftChars="0" w:right="0" w:rightChars="0" w:firstLine="0" w:firstLineChars="0"/>
              <w:jc w:val="center"/>
              <w:rPr>
                <w:del w:id="27153" w:author="xh" w:date="2026-10-19T14:36:41+08:00"/>
              </w:rPr>
            </w:pPr>
            <w:del w:id="27154" w:author="xh" w:date="2026-10-19T14:36:41+08:00">
              <w:r>
                <w:rPr>
                  <w:rFonts w:ascii="Times New Roman" w:hAnsi="Times New Roman" w:eastAsia="宋体"/>
                  <w:b w:val="0"/>
                  <w:sz w:val="18"/>
                </w:rPr>
                <w:delText>24.12</w:delText>
              </w:r>
            </w:del>
          </w:p>
        </w:tc>
        <w:tc>
          <w:tcPr>
            <w:tcW w:w="1187" w:type="dxa"/>
            <w:tcMar>
              <w:left w:w="70" w:type="dxa"/>
              <w:right w:w="70" w:type="dxa"/>
            </w:tcMar>
            <w:vAlign w:val="center"/>
          </w:tcPr>
          <w:p w14:paraId="296A7758">
            <w:pPr>
              <w:keepNext w:val="0"/>
              <w:spacing w:before="20" w:after="20" w:line="260" w:lineRule="exact"/>
              <w:ind w:left="0" w:leftChars="0" w:right="0" w:rightChars="0" w:firstLine="0" w:firstLineChars="0"/>
              <w:jc w:val="center"/>
              <w:rPr>
                <w:del w:id="27155" w:author="xh" w:date="2026-10-19T14:36:41+08:00"/>
              </w:rPr>
            </w:pPr>
            <w:del w:id="27156" w:author="xh" w:date="2026-10-19T14:36:41+08:00">
              <w:r>
                <w:rPr>
                  <w:rFonts w:ascii="Times New Roman" w:hAnsi="Times New Roman" w:eastAsia="宋体"/>
                  <w:b w:val="0"/>
                  <w:sz w:val="18"/>
                </w:rPr>
                <w:delText>83.97</w:delText>
              </w:r>
            </w:del>
          </w:p>
        </w:tc>
        <w:tc>
          <w:tcPr>
            <w:tcW w:w="1187" w:type="dxa"/>
            <w:tcMar>
              <w:left w:w="70" w:type="dxa"/>
              <w:right w:w="70" w:type="dxa"/>
            </w:tcMar>
            <w:vAlign w:val="center"/>
          </w:tcPr>
          <w:p w14:paraId="4F08A0DA">
            <w:pPr>
              <w:keepNext w:val="0"/>
              <w:spacing w:before="20" w:after="20" w:line="260" w:lineRule="exact"/>
              <w:ind w:left="0" w:leftChars="0" w:right="0" w:rightChars="0" w:firstLine="0" w:firstLineChars="0"/>
              <w:jc w:val="center"/>
              <w:rPr>
                <w:del w:id="27157" w:author="xh" w:date="2026-10-19T14:36:41+08:00"/>
              </w:rPr>
            </w:pPr>
            <w:del w:id="27158" w:author="xh" w:date="2026-10-19T14:36:41+08:00">
              <w:r>
                <w:rPr>
                  <w:rFonts w:ascii="Times New Roman" w:hAnsi="Times New Roman" w:eastAsia="宋体"/>
                  <w:b w:val="0"/>
                  <w:sz w:val="18"/>
                </w:rPr>
                <w:delText>83.97</w:delText>
              </w:r>
            </w:del>
          </w:p>
        </w:tc>
      </w:tr>
      <w:tr>
        <w:trPr>
          <w:cantSplit/>
          <w:tblHeader/>
          <w:ins w:id="27159" w:author="xh" w:date="2026-10-19T14:36:41+08:00"/>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7176" w:author="xh" w:date="2026-10-19T14:36:41+08:00"/>
              </w:rPr>
            </w:pPr>
            <w:ins w:id="27177" w:author="xh" w:date="2026-10-19T14:36:41+08:00">
              <w:r>
                <w:rPr>
                  <w:rFonts w:ascii="Times New Roman" w:hAnsi="Times New Roman" w:eastAsia="宋体"/>
                  <w:b/>
                  <w:sz w:val="18"/>
                </w:rPr>
                <w:t>地区</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7178" w:author="xh" w:date="2026-10-19T14:36:41+08:00"/>
              </w:rPr>
            </w:pPr>
            <w:ins w:id="27179" w:author="xh" w:date="2026-10-19T14:36:41+08:00">
              <w:r>
                <w:rPr>
                  <w:rFonts w:ascii="Times New Roman" w:hAnsi="Times New Roman" w:eastAsia="宋体"/>
                  <w:b/>
                  <w:sz w:val="18"/>
                </w:rPr>
                <w:t>方案</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7180" w:author="xh" w:date="2026-10-19T14:36:41+08:00"/>
              </w:rPr>
            </w:pPr>
            <w:ins w:id="27181" w:author="xh" w:date="2026-10-19T14:36:41+08:00">
              <w:r>
                <w:rPr>
                  <w:rFonts w:ascii="Times New Roman" w:hAnsi="Times New Roman" w:eastAsia="宋体"/>
                  <w:b/>
                  <w:sz w:val="18"/>
                </w:rPr>
                <w:t>年份</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7182" w:author="xh" w:date="2026-10-19T14:36:41+08:00"/>
              </w:rPr>
            </w:pPr>
            <w:ins w:id="27183" w:author="xh" w:date="2026-10-19T14:36:41+08:00">
              <w:r>
                <w:rPr>
                  <w:rFonts w:ascii="Times New Roman" w:hAnsi="Times New Roman" w:eastAsia="宋体"/>
                  <w:b/>
                  <w:sz w:val="18"/>
                </w:rPr>
                <w:t>正常总量/MW</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7184" w:author="xh" w:date="2026-10-19T14:36:41+08:00"/>
              </w:rPr>
            </w:pPr>
            <w:ins w:id="27185" w:author="xh" w:date="2026-10-19T14:36:41+08:00">
              <w:r>
                <w:rPr>
                  <w:rFonts w:ascii="Times New Roman" w:hAnsi="Times New Roman" w:eastAsia="宋体"/>
                  <w:b/>
                  <w:sz w:val="18"/>
                </w:rPr>
                <w:t>正常既有边/MW</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7186" w:author="xh" w:date="2026-10-19T14:36:41+08:00"/>
              </w:rPr>
            </w:pPr>
            <w:ins w:id="27187" w:author="xh" w:date="2026-10-19T14:36:41+08:00">
              <w:r>
                <w:rPr>
                  <w:rFonts w:ascii="Times New Roman" w:hAnsi="Times New Roman" w:eastAsia="宋体"/>
                  <w:b/>
                  <w:sz w:val="18"/>
                </w:rPr>
                <w:t>N-1总量/MW</w:t>
              </w:r>
            </w:ins>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27188" w:author="xh" w:date="2026-10-19T14:36:41+08:00"/>
              </w:rPr>
            </w:pPr>
            <w:ins w:id="27189" w:author="xh" w:date="2026-10-19T14:36:41+08:00">
              <w:r>
                <w:rPr>
                  <w:rFonts w:ascii="Times New Roman" w:hAnsi="Times New Roman" w:eastAsia="宋体"/>
                  <w:b/>
                  <w:sz w:val="18"/>
                </w:rPr>
                <w:t>N-1既有边/MW</w:t>
              </w:r>
            </w:ins>
          </w:p>
        </w:tc>
      </w:tr>
      <w:tr>
        <w:trPr>
          <w:cantSplit/>
          <w:ins w:id="27160" w:author="xh" w:date="2026-10-19T14:36:41+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190" w:author="xh" w:date="2026-10-19T14:36:41+08:00"/>
              </w:rPr>
            </w:pPr>
            <w:ins w:id="27191" w:author="xh" w:date="2026-10-19T14:36:41+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192" w:author="xh" w:date="2026-10-19T14:36:41+08:00"/>
              </w:rPr>
            </w:pPr>
            <w:ins w:id="27193" w:author="xh" w:date="2026-10-19T14:36:41+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194" w:author="xh" w:date="2026-10-19T14:36:41+08:00"/>
              </w:rPr>
            </w:pPr>
            <w:ins w:id="27195" w:author="xh" w:date="2026-10-19T14:36:41+08:00">
              <w:r>
                <w:rPr>
                  <w:rFonts w:ascii="Times New Roman" w:hAnsi="Times New Roman" w:eastAsia="宋体"/>
                  <w:b w:val="0"/>
                  <w:sz w:val="18"/>
                </w:rPr>
                <w:t>2022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196" w:author="xh" w:date="2026-10-19T14:36:41+08:00"/>
              </w:rPr>
            </w:pPr>
            <w:ins w:id="27197" w:author="xh" w:date="2026-10-19T14:36:41+08:00">
              <w:r>
                <w:rPr>
                  <w:rFonts w:ascii="Times New Roman" w:hAnsi="Times New Roman" w:eastAsia="宋体"/>
                  <w:b w:val="0"/>
                  <w:sz w:val="18"/>
                </w:rPr>
                <w:t>2.20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198" w:author="xh" w:date="2026-10-19T14:36:41+08:00"/>
              </w:rPr>
            </w:pPr>
            <w:ins w:id="27199" w:author="xh" w:date="2026-10-19T14:36:41+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00" w:author="xh" w:date="2026-10-19T14:36:41+08:00"/>
              </w:rPr>
            </w:pPr>
            <w:ins w:id="27201" w:author="xh" w:date="2026-10-19T14:36:41+08:00">
              <w:r>
                <w:rPr>
                  <w:rFonts w:ascii="Times New Roman" w:hAnsi="Times New Roman" w:eastAsia="宋体"/>
                  <w:b w:val="0"/>
                  <w:sz w:val="18"/>
                </w:rPr>
                <w:t>44.05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02" w:author="xh" w:date="2026-10-19T14:36:41+08:00"/>
              </w:rPr>
            </w:pPr>
            <w:ins w:id="27203" w:author="xh" w:date="2026-10-19T14:36:41+08:00">
              <w:r>
                <w:rPr>
                  <w:rFonts w:ascii="Times New Roman" w:hAnsi="Times New Roman" w:eastAsia="宋体"/>
                  <w:b w:val="0"/>
                  <w:sz w:val="18"/>
                </w:rPr>
                <w:t>42.04</w:t>
              </w:r>
            </w:ins>
          </w:p>
        </w:tc>
      </w:tr>
      <w:tr>
        <w:trPr>
          <w:cantSplit/>
          <w:ins w:id="27161" w:author="xh" w:date="2026-10-19T14:36:41+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04" w:author="xh" w:date="2026-10-19T14:36:41+08:00"/>
              </w:rPr>
            </w:pPr>
            <w:ins w:id="27205" w:author="xh" w:date="2026-10-19T14:36:41+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06" w:author="xh" w:date="2026-10-19T14:36:41+08:00"/>
              </w:rPr>
            </w:pPr>
            <w:ins w:id="27207" w:author="xh" w:date="2026-10-19T14:36:41+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08" w:author="xh" w:date="2026-10-19T14:36:41+08:00"/>
              </w:rPr>
            </w:pPr>
            <w:ins w:id="27209" w:author="xh" w:date="2026-10-19T14:36:41+08:00">
              <w:r>
                <w:rPr>
                  <w:rFonts w:ascii="Times New Roman" w:hAnsi="Times New Roman" w:eastAsia="宋体"/>
                  <w:b w:val="0"/>
                  <w:sz w:val="18"/>
                </w:rPr>
                <w:t>2025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10" w:author="xh" w:date="2026-10-19T14:36:41+08:00"/>
              </w:rPr>
            </w:pPr>
            <w:ins w:id="27211" w:author="xh" w:date="2026-10-19T14:36:41+08:00">
              <w:r>
                <w:rPr>
                  <w:rFonts w:ascii="Times New Roman" w:hAnsi="Times New Roman" w:eastAsia="宋体"/>
                  <w:b w:val="0"/>
                  <w:sz w:val="18"/>
                </w:rPr>
                <w:t>7.06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12" w:author="xh" w:date="2026-10-19T14:36:41+08:00"/>
              </w:rPr>
            </w:pPr>
            <w:ins w:id="27213" w:author="xh" w:date="2026-10-19T14:36:41+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14" w:author="xh" w:date="2026-10-19T14:36:41+08:00"/>
              </w:rPr>
            </w:pPr>
            <w:ins w:id="27215" w:author="xh" w:date="2026-10-19T14:36:41+08:00">
              <w:r>
                <w:rPr>
                  <w:rFonts w:ascii="Times New Roman" w:hAnsi="Times New Roman" w:eastAsia="宋体"/>
                  <w:b w:val="0"/>
                  <w:sz w:val="18"/>
                </w:rPr>
                <w:t>58.18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16" w:author="xh" w:date="2026-10-19T14:36:41+08:00"/>
              </w:rPr>
            </w:pPr>
            <w:ins w:id="27217" w:author="xh" w:date="2026-10-19T14:36:41+08:00">
              <w:r>
                <w:rPr>
                  <w:rFonts w:ascii="Times New Roman" w:hAnsi="Times New Roman" w:eastAsia="宋体"/>
                  <w:b w:val="0"/>
                  <w:sz w:val="18"/>
                </w:rPr>
                <w:t>54.15</w:t>
              </w:r>
            </w:ins>
          </w:p>
        </w:tc>
      </w:tr>
      <w:tr>
        <w:trPr>
          <w:cantSplit/>
          <w:ins w:id="27162" w:author="xh" w:date="2026-10-19T14:36:41+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18" w:author="xh" w:date="2026-10-19T14:36:41+08:00"/>
              </w:rPr>
            </w:pPr>
            <w:ins w:id="27219" w:author="xh" w:date="2026-10-19T14:36:41+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20" w:author="xh" w:date="2026-10-19T14:36:41+08:00"/>
              </w:rPr>
            </w:pPr>
            <w:ins w:id="27221" w:author="xh" w:date="2026-10-19T14:36:41+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22" w:author="xh" w:date="2026-10-19T14:36:41+08:00"/>
              </w:rPr>
            </w:pPr>
            <w:ins w:id="27223" w:author="xh" w:date="2026-10-19T14:36:41+08:00">
              <w:r>
                <w:rPr>
                  <w:rFonts w:ascii="Times New Roman" w:hAnsi="Times New Roman" w:eastAsia="宋体"/>
                  <w:b w:val="0"/>
                  <w:sz w:val="18"/>
                </w:rPr>
                <w:t>2030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24" w:author="xh" w:date="2026-10-19T14:36:41+08:00"/>
              </w:rPr>
            </w:pPr>
            <w:ins w:id="27225" w:author="xh" w:date="2026-10-19T14:36:41+08:00">
              <w:r>
                <w:rPr>
                  <w:rFonts w:ascii="Times New Roman" w:hAnsi="Times New Roman" w:eastAsia="宋体"/>
                  <w:b w:val="0"/>
                  <w:sz w:val="18"/>
                </w:rPr>
                <w:t>28.09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26" w:author="xh" w:date="2026-10-19T14:36:41+08:00"/>
              </w:rPr>
            </w:pPr>
            <w:ins w:id="27227" w:author="xh" w:date="2026-10-19T14:36:41+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28" w:author="xh" w:date="2026-10-19T14:36:41+08:00"/>
              </w:rPr>
            </w:pPr>
            <w:ins w:id="27229" w:author="xh" w:date="2026-10-19T14:36:41+08:00">
              <w:r>
                <w:rPr>
                  <w:rFonts w:ascii="Times New Roman" w:hAnsi="Times New Roman" w:eastAsia="宋体"/>
                  <w:b w:val="0"/>
                  <w:sz w:val="18"/>
                </w:rPr>
                <w:t>86.13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30" w:author="xh" w:date="2026-10-19T14:36:41+08:00"/>
              </w:rPr>
            </w:pPr>
            <w:ins w:id="27231" w:author="xh" w:date="2026-10-19T14:36:41+08:00">
              <w:r>
                <w:rPr>
                  <w:rFonts w:ascii="Times New Roman" w:hAnsi="Times New Roman" w:eastAsia="宋体"/>
                  <w:b w:val="0"/>
                  <w:sz w:val="18"/>
                </w:rPr>
                <w:t>56.38</w:t>
              </w:r>
            </w:ins>
          </w:p>
        </w:tc>
      </w:tr>
      <w:tr>
        <w:trPr>
          <w:cantSplit/>
          <w:ins w:id="27163" w:author="xh" w:date="2026-10-19T14:36:41+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32" w:author="xh" w:date="2026-10-19T14:36:41+08:00"/>
              </w:rPr>
            </w:pPr>
            <w:ins w:id="27233" w:author="xh" w:date="2026-10-19T14:36:41+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34" w:author="xh" w:date="2026-10-19T14:36:41+08:00"/>
              </w:rPr>
            </w:pPr>
            <w:ins w:id="27235" w:author="xh" w:date="2026-10-19T14:36:41+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36" w:author="xh" w:date="2026-10-19T14:36:41+08:00"/>
              </w:rPr>
            </w:pPr>
            <w:ins w:id="27237" w:author="xh" w:date="2026-10-19T14:36:41+08:00">
              <w:r>
                <w:rPr>
                  <w:rFonts w:ascii="Times New Roman" w:hAnsi="Times New Roman" w:eastAsia="宋体"/>
                  <w:b w:val="0"/>
                  <w:sz w:val="18"/>
                </w:rPr>
                <w:t>2035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38" w:author="xh" w:date="2026-10-19T14:36:41+08:00"/>
              </w:rPr>
            </w:pPr>
            <w:ins w:id="27239" w:author="xh" w:date="2026-10-19T14:36:41+08:00">
              <w:r>
                <w:rPr>
                  <w:rFonts w:ascii="Times New Roman" w:hAnsi="Times New Roman" w:eastAsia="宋体"/>
                  <w:b w:val="0"/>
                  <w:sz w:val="18"/>
                </w:rPr>
                <w:t>52.01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40" w:author="xh" w:date="2026-10-19T14:36:41+08:00"/>
              </w:rPr>
            </w:pPr>
            <w:ins w:id="27241" w:author="xh" w:date="2026-10-19T14:36:41+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42" w:author="xh" w:date="2026-10-19T14:36:41+08:00"/>
              </w:rPr>
            </w:pPr>
            <w:ins w:id="27243" w:author="xh" w:date="2026-10-19T14:36:41+08:00">
              <w:r>
                <w:rPr>
                  <w:rFonts w:ascii="Times New Roman" w:hAnsi="Times New Roman" w:eastAsia="宋体"/>
                  <w:b w:val="0"/>
                  <w:sz w:val="18"/>
                </w:rPr>
                <w:t>102.51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44" w:author="xh" w:date="2026-10-19T14:36:41+08:00"/>
              </w:rPr>
            </w:pPr>
            <w:ins w:id="27245" w:author="xh" w:date="2026-10-19T14:36:41+08:00">
              <w:r>
                <w:rPr>
                  <w:rFonts w:ascii="Times New Roman" w:hAnsi="Times New Roman" w:eastAsia="宋体"/>
                  <w:b w:val="0"/>
                  <w:sz w:val="18"/>
                </w:rPr>
                <w:t>49.88</w:t>
              </w:r>
            </w:ins>
          </w:p>
        </w:tc>
      </w:tr>
      <w:tr>
        <w:trPr>
          <w:cantSplit/>
          <w:ins w:id="27164" w:author="xh" w:date="2026-10-19T14:36:41+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46" w:author="xh" w:date="2026-10-19T14:36:41+08:00"/>
              </w:rPr>
            </w:pPr>
            <w:ins w:id="27247" w:author="xh" w:date="2026-10-19T14:36:41+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48" w:author="xh" w:date="2026-10-19T14:36:41+08:00"/>
              </w:rPr>
            </w:pPr>
            <w:ins w:id="27249" w:author="xh" w:date="2026-10-19T14:36:41+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50" w:author="xh" w:date="2026-10-19T14:36:41+08:00"/>
              </w:rPr>
            </w:pPr>
            <w:ins w:id="27251" w:author="xh" w:date="2026-10-19T14:36:41+08:00">
              <w:r>
                <w:rPr>
                  <w:rFonts w:ascii="Times New Roman" w:hAnsi="Times New Roman" w:eastAsia="宋体"/>
                  <w:b w:val="0"/>
                  <w:sz w:val="18"/>
                </w:rPr>
                <w:t>2022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52" w:author="xh" w:date="2026-10-19T14:36:41+08:00"/>
              </w:rPr>
            </w:pPr>
            <w:ins w:id="27253" w:author="xh" w:date="2026-10-19T14:36:41+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54" w:author="xh" w:date="2026-10-19T14:36:41+08:00"/>
              </w:rPr>
            </w:pPr>
            <w:ins w:id="27255" w:author="xh" w:date="2026-10-19T14:36:41+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56" w:author="xh" w:date="2026-10-19T14:36:41+08:00"/>
              </w:rPr>
            </w:pPr>
            <w:ins w:id="27257" w:author="xh" w:date="2026-10-19T14:36:41+08:00">
              <w:r>
                <w:rPr>
                  <w:rFonts w:ascii="Times New Roman" w:hAnsi="Times New Roman" w:eastAsia="宋体"/>
                  <w:b w:val="0"/>
                  <w:sz w:val="18"/>
                </w:rPr>
                <w:t>56.05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58" w:author="xh" w:date="2026-10-19T14:36:41+08:00"/>
              </w:rPr>
            </w:pPr>
            <w:ins w:id="27259" w:author="xh" w:date="2026-10-19T14:36:41+08:00">
              <w:r>
                <w:rPr>
                  <w:rFonts w:ascii="Times New Roman" w:hAnsi="Times New Roman" w:eastAsia="宋体"/>
                  <w:b w:val="0"/>
                  <w:sz w:val="18"/>
                </w:rPr>
                <w:t>56.05</w:t>
              </w:r>
            </w:ins>
          </w:p>
        </w:tc>
      </w:tr>
      <w:tr>
        <w:trPr>
          <w:cantSplit/>
          <w:ins w:id="27165" w:author="xh" w:date="2026-10-19T14:36:41+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60" w:author="xh" w:date="2026-10-19T14:36:41+08:00"/>
              </w:rPr>
            </w:pPr>
            <w:ins w:id="27261" w:author="xh" w:date="2026-10-19T14:36:41+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62" w:author="xh" w:date="2026-10-19T14:36:41+08:00"/>
              </w:rPr>
            </w:pPr>
            <w:ins w:id="27263" w:author="xh" w:date="2026-10-19T14:36:41+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64" w:author="xh" w:date="2026-10-19T14:36:41+08:00"/>
              </w:rPr>
            </w:pPr>
            <w:ins w:id="27265" w:author="xh" w:date="2026-10-19T14:36:41+08:00">
              <w:r>
                <w:rPr>
                  <w:rFonts w:ascii="Times New Roman" w:hAnsi="Times New Roman" w:eastAsia="宋体"/>
                  <w:b w:val="0"/>
                  <w:sz w:val="18"/>
                </w:rPr>
                <w:t>2025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66" w:author="xh" w:date="2026-10-19T14:36:41+08:00"/>
              </w:rPr>
            </w:pPr>
            <w:ins w:id="27267" w:author="xh" w:date="2026-10-19T14:36:41+08:00">
              <w:r>
                <w:rPr>
                  <w:rFonts w:ascii="Times New Roman" w:hAnsi="Times New Roman" w:eastAsia="宋体"/>
                  <w:b w:val="0"/>
                  <w:sz w:val="18"/>
                </w:rPr>
                <w:t>0.85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68" w:author="xh" w:date="2026-10-19T14:36:41+08:00"/>
              </w:rPr>
            </w:pPr>
            <w:ins w:id="27269" w:author="xh" w:date="2026-10-19T14:36:41+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70" w:author="xh" w:date="2026-10-19T14:36:41+08:00"/>
              </w:rPr>
            </w:pPr>
            <w:ins w:id="27271" w:author="xh" w:date="2026-10-19T14:36:41+08:00">
              <w:r>
                <w:rPr>
                  <w:rFonts w:ascii="Times New Roman" w:hAnsi="Times New Roman" w:eastAsia="宋体"/>
                  <w:b w:val="0"/>
                  <w:sz w:val="18"/>
                </w:rPr>
                <w:t>54.93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72" w:author="xh" w:date="2026-10-19T14:36:41+08:00"/>
              </w:rPr>
            </w:pPr>
            <w:ins w:id="27273" w:author="xh" w:date="2026-10-19T14:36:41+08:00">
              <w:r>
                <w:rPr>
                  <w:rFonts w:ascii="Times New Roman" w:hAnsi="Times New Roman" w:eastAsia="宋体"/>
                  <w:b w:val="0"/>
                  <w:sz w:val="18"/>
                </w:rPr>
                <w:t>54.15</w:t>
              </w:r>
            </w:ins>
          </w:p>
        </w:tc>
      </w:tr>
      <w:tr>
        <w:trPr>
          <w:cantSplit/>
          <w:ins w:id="27166" w:author="xh" w:date="2026-10-19T14:36:41+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74" w:author="xh" w:date="2026-10-19T14:36:41+08:00"/>
              </w:rPr>
            </w:pPr>
            <w:ins w:id="27275" w:author="xh" w:date="2026-10-19T14:36:41+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76" w:author="xh" w:date="2026-10-19T14:36:41+08:00"/>
              </w:rPr>
            </w:pPr>
            <w:ins w:id="27277" w:author="xh" w:date="2026-10-19T14:36:41+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78" w:author="xh" w:date="2026-10-19T14:36:41+08:00"/>
              </w:rPr>
            </w:pPr>
            <w:ins w:id="27279" w:author="xh" w:date="2026-10-19T14:36:41+08:00">
              <w:r>
                <w:rPr>
                  <w:rFonts w:ascii="Times New Roman" w:hAnsi="Times New Roman" w:eastAsia="宋体"/>
                  <w:b w:val="0"/>
                  <w:sz w:val="18"/>
                </w:rPr>
                <w:t>2030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80" w:author="xh" w:date="2026-10-19T14:36:41+08:00"/>
              </w:rPr>
            </w:pPr>
            <w:ins w:id="27281" w:author="xh" w:date="2026-10-19T14:36:41+08:00">
              <w:r>
                <w:rPr>
                  <w:rFonts w:ascii="Times New Roman" w:hAnsi="Times New Roman" w:eastAsia="宋体"/>
                  <w:b w:val="0"/>
                  <w:sz w:val="18"/>
                </w:rPr>
                <w:t>5.78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82" w:author="xh" w:date="2026-10-19T14:36:41+08:00"/>
              </w:rPr>
            </w:pPr>
            <w:ins w:id="27283" w:author="xh" w:date="2026-10-19T14:36:41+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84" w:author="xh" w:date="2026-10-19T14:36:41+08:00"/>
              </w:rPr>
            </w:pPr>
            <w:ins w:id="27285" w:author="xh" w:date="2026-10-19T14:36:41+08:00">
              <w:r>
                <w:rPr>
                  <w:rFonts w:ascii="Times New Roman" w:hAnsi="Times New Roman" w:eastAsia="宋体"/>
                  <w:b w:val="0"/>
                  <w:sz w:val="18"/>
                </w:rPr>
                <w:t>52.87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86" w:author="xh" w:date="2026-10-19T14:36:41+08:00"/>
              </w:rPr>
            </w:pPr>
            <w:ins w:id="27287" w:author="xh" w:date="2026-10-19T14:36:41+08:00">
              <w:r>
                <w:rPr>
                  <w:rFonts w:ascii="Times New Roman" w:hAnsi="Times New Roman" w:eastAsia="宋体"/>
                  <w:b w:val="0"/>
                  <w:sz w:val="18"/>
                </w:rPr>
                <w:t>46.13</w:t>
              </w:r>
            </w:ins>
          </w:p>
        </w:tc>
      </w:tr>
      <w:tr>
        <w:trPr>
          <w:cantSplit/>
          <w:ins w:id="27167" w:author="xh" w:date="2026-10-19T14:36:41+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88" w:author="xh" w:date="2026-10-19T14:36:41+08:00"/>
              </w:rPr>
            </w:pPr>
            <w:ins w:id="27289" w:author="xh" w:date="2026-10-19T14:36:41+08:00">
              <w:r>
                <w:rPr>
                  <w:rFonts w:ascii="Times New Roman" w:hAnsi="Times New Roman" w:eastAsia="宋体"/>
                  <w:b w:val="0"/>
                  <w:sz w:val="18"/>
                </w:rPr>
                <w:t>邳州</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90" w:author="xh" w:date="2026-10-19T14:36:41+08:00"/>
              </w:rPr>
            </w:pPr>
            <w:ins w:id="27291" w:author="xh" w:date="2026-10-19T14:36:41+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92" w:author="xh" w:date="2026-10-19T14:36:41+08:00"/>
              </w:rPr>
            </w:pPr>
            <w:ins w:id="27293" w:author="xh" w:date="2026-10-19T14:36:41+08:00">
              <w:r>
                <w:rPr>
                  <w:rFonts w:ascii="Times New Roman" w:hAnsi="Times New Roman" w:eastAsia="宋体"/>
                  <w:b w:val="0"/>
                  <w:sz w:val="18"/>
                </w:rPr>
                <w:t>2035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94" w:author="xh" w:date="2026-10-19T14:36:41+08:00"/>
              </w:rPr>
            </w:pPr>
            <w:ins w:id="27295" w:author="xh" w:date="2026-10-19T14:36:41+08:00">
              <w:r>
                <w:rPr>
                  <w:rFonts w:ascii="Times New Roman" w:hAnsi="Times New Roman" w:eastAsia="宋体"/>
                  <w:b w:val="0"/>
                  <w:sz w:val="18"/>
                </w:rPr>
                <w:t>27.69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96" w:author="xh" w:date="2026-10-19T14:36:41+08:00"/>
              </w:rPr>
            </w:pPr>
            <w:ins w:id="27297" w:author="xh" w:date="2026-10-19T14:36:41+08:00">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298" w:author="xh" w:date="2026-10-19T14:36:41+08:00"/>
              </w:rPr>
            </w:pPr>
            <w:ins w:id="27299" w:author="xh" w:date="2026-10-19T14:36:41+08:00">
              <w:r>
                <w:rPr>
                  <w:rFonts w:ascii="Times New Roman" w:hAnsi="Times New Roman" w:eastAsia="宋体"/>
                  <w:b w:val="0"/>
                  <w:sz w:val="18"/>
                </w:rPr>
                <w:t>80.83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00" w:author="xh" w:date="2026-10-19T14:36:41+08:00"/>
              </w:rPr>
            </w:pPr>
            <w:ins w:id="27301" w:author="xh" w:date="2026-10-19T14:36:41+08:00">
              <w:r>
                <w:rPr>
                  <w:rFonts w:ascii="Times New Roman" w:hAnsi="Times New Roman" w:eastAsia="宋体"/>
                  <w:b w:val="0"/>
                  <w:sz w:val="18"/>
                </w:rPr>
                <w:t>51.87</w:t>
              </w:r>
            </w:ins>
          </w:p>
        </w:tc>
      </w:tr>
      <w:tr>
        <w:trPr>
          <w:cantSplit/>
          <w:ins w:id="27168" w:author="xh" w:date="2026-10-19T14:36:41+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02" w:author="xh" w:date="2026-10-19T14:36:41+08:00"/>
              </w:rPr>
            </w:pPr>
            <w:ins w:id="27303" w:author="xh" w:date="2026-10-19T14:36:41+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04" w:author="xh" w:date="2026-10-19T14:36:41+08:00"/>
              </w:rPr>
            </w:pPr>
            <w:ins w:id="27305" w:author="xh" w:date="2026-10-19T14:36:41+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06" w:author="xh" w:date="2026-10-19T14:36:41+08:00"/>
              </w:rPr>
            </w:pPr>
            <w:ins w:id="27307" w:author="xh" w:date="2026-10-19T14:36:41+08:00">
              <w:r>
                <w:rPr>
                  <w:rFonts w:ascii="Times New Roman" w:hAnsi="Times New Roman" w:eastAsia="宋体"/>
                  <w:b w:val="0"/>
                  <w:sz w:val="18"/>
                </w:rPr>
                <w:t>2022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08" w:author="xh" w:date="2026-10-19T14:36:41+08:00"/>
              </w:rPr>
            </w:pPr>
            <w:ins w:id="27309" w:author="xh" w:date="2026-10-19T14:36:41+08:00">
              <w:r>
                <w:rPr>
                  <w:rFonts w:ascii="Times New Roman" w:hAnsi="Times New Roman" w:eastAsia="宋体"/>
                  <w:b w:val="0"/>
                  <w:sz w:val="18"/>
                </w:rPr>
                <w:t>3.80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10" w:author="xh" w:date="2026-10-19T14:36:41+08:00"/>
              </w:rPr>
            </w:pPr>
            <w:ins w:id="27311" w:author="xh" w:date="2026-10-19T14:36:41+08:00">
              <w:r>
                <w:rPr>
                  <w:rFonts w:ascii="Times New Roman" w:hAnsi="Times New Roman" w:eastAsia="宋体"/>
                  <w:b w:val="0"/>
                  <w:sz w:val="18"/>
                </w:rPr>
                <w:t>3.80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12" w:author="xh" w:date="2026-10-19T14:36:41+08:00"/>
              </w:rPr>
            </w:pPr>
            <w:ins w:id="27313" w:author="xh" w:date="2026-10-19T14:36:41+08:00">
              <w:r>
                <w:rPr>
                  <w:rFonts w:ascii="Times New Roman" w:hAnsi="Times New Roman" w:eastAsia="宋体"/>
                  <w:b w:val="0"/>
                  <w:sz w:val="18"/>
                </w:rPr>
                <w:t>63.89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14" w:author="xh" w:date="2026-10-19T14:36:41+08:00"/>
              </w:rPr>
            </w:pPr>
            <w:ins w:id="27315" w:author="xh" w:date="2026-10-19T14:36:41+08:00">
              <w:r>
                <w:rPr>
                  <w:rFonts w:ascii="Times New Roman" w:hAnsi="Times New Roman" w:eastAsia="宋体"/>
                  <w:b w:val="0"/>
                  <w:sz w:val="18"/>
                </w:rPr>
                <w:t>63.89</w:t>
              </w:r>
            </w:ins>
          </w:p>
        </w:tc>
      </w:tr>
      <w:tr>
        <w:trPr>
          <w:cantSplit/>
          <w:ins w:id="27169" w:author="xh" w:date="2026-10-19T14:36:41+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16" w:author="xh" w:date="2026-10-19T14:36:41+08:00"/>
              </w:rPr>
            </w:pPr>
            <w:ins w:id="27317" w:author="xh" w:date="2026-10-19T14:36:41+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18" w:author="xh" w:date="2026-10-19T14:36:41+08:00"/>
              </w:rPr>
            </w:pPr>
            <w:ins w:id="27319" w:author="xh" w:date="2026-10-19T14:36:41+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20" w:author="xh" w:date="2026-10-19T14:36:41+08:00"/>
              </w:rPr>
            </w:pPr>
            <w:ins w:id="27321" w:author="xh" w:date="2026-10-19T14:36:41+08:00">
              <w:r>
                <w:rPr>
                  <w:rFonts w:ascii="Times New Roman" w:hAnsi="Times New Roman" w:eastAsia="宋体"/>
                  <w:b w:val="0"/>
                  <w:sz w:val="18"/>
                </w:rPr>
                <w:t>2025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22" w:author="xh" w:date="2026-10-19T14:36:41+08:00"/>
              </w:rPr>
            </w:pPr>
            <w:ins w:id="27323" w:author="xh" w:date="2026-10-19T14:36:41+08:00">
              <w:r>
                <w:rPr>
                  <w:rFonts w:ascii="Times New Roman" w:hAnsi="Times New Roman" w:eastAsia="宋体"/>
                  <w:b w:val="0"/>
                  <w:sz w:val="18"/>
                </w:rPr>
                <w:t>18.99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24" w:author="xh" w:date="2026-10-19T14:36:41+08:00"/>
              </w:rPr>
            </w:pPr>
            <w:ins w:id="27325" w:author="xh" w:date="2026-10-19T14:36:41+08:00">
              <w:r>
                <w:rPr>
                  <w:rFonts w:ascii="Times New Roman" w:hAnsi="Times New Roman" w:eastAsia="宋体"/>
                  <w:b w:val="0"/>
                  <w:sz w:val="18"/>
                </w:rPr>
                <w:t>5.42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26" w:author="xh" w:date="2026-10-19T14:36:41+08:00"/>
              </w:rPr>
            </w:pPr>
            <w:ins w:id="27327" w:author="xh" w:date="2026-10-19T14:36:41+08:00">
              <w:r>
                <w:rPr>
                  <w:rFonts w:ascii="Times New Roman" w:hAnsi="Times New Roman" w:eastAsia="宋体"/>
                  <w:b w:val="0"/>
                  <w:sz w:val="18"/>
                </w:rPr>
                <w:t>77.67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28" w:author="xh" w:date="2026-10-19T14:36:41+08:00"/>
              </w:rPr>
            </w:pPr>
            <w:ins w:id="27329" w:author="xh" w:date="2026-10-19T14:36:41+08:00">
              <w:r>
                <w:rPr>
                  <w:rFonts w:ascii="Times New Roman" w:hAnsi="Times New Roman" w:eastAsia="宋体"/>
                  <w:b w:val="0"/>
                  <w:sz w:val="18"/>
                </w:rPr>
                <w:t>64.10</w:t>
              </w:r>
            </w:ins>
          </w:p>
        </w:tc>
      </w:tr>
      <w:tr>
        <w:trPr>
          <w:cantSplit/>
          <w:ins w:id="27170" w:author="xh" w:date="2026-10-19T14:36:41+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30" w:author="xh" w:date="2026-10-19T14:36:41+08:00"/>
              </w:rPr>
            </w:pPr>
            <w:ins w:id="27331" w:author="xh" w:date="2026-10-19T14:36:41+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32" w:author="xh" w:date="2026-10-19T14:36:41+08:00"/>
              </w:rPr>
            </w:pPr>
            <w:ins w:id="27333" w:author="xh" w:date="2026-10-19T14:36:41+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34" w:author="xh" w:date="2026-10-19T14:36:41+08:00"/>
              </w:rPr>
            </w:pPr>
            <w:ins w:id="27335" w:author="xh" w:date="2026-10-19T14:36:41+08:00">
              <w:r>
                <w:rPr>
                  <w:rFonts w:ascii="Times New Roman" w:hAnsi="Times New Roman" w:eastAsia="宋体"/>
                  <w:b w:val="0"/>
                  <w:sz w:val="18"/>
                </w:rPr>
                <w:t>2030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36" w:author="xh" w:date="2026-10-19T14:36:41+08:00"/>
              </w:rPr>
            </w:pPr>
            <w:ins w:id="27337" w:author="xh" w:date="2026-10-19T14:36:41+08:00">
              <w:r>
                <w:rPr>
                  <w:rFonts w:ascii="Times New Roman" w:hAnsi="Times New Roman" w:eastAsia="宋体"/>
                  <w:b w:val="0"/>
                  <w:sz w:val="18"/>
                </w:rPr>
                <w:t>73.10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38" w:author="xh" w:date="2026-10-19T14:36:41+08:00"/>
              </w:rPr>
            </w:pPr>
            <w:ins w:id="27339" w:author="xh" w:date="2026-10-19T14:36:41+08:00">
              <w:r>
                <w:rPr>
                  <w:rFonts w:ascii="Times New Roman" w:hAnsi="Times New Roman" w:eastAsia="宋体"/>
                  <w:b w:val="0"/>
                  <w:sz w:val="18"/>
                </w:rPr>
                <w:t>4.90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40" w:author="xh" w:date="2026-10-19T14:36:41+08:00"/>
              </w:rPr>
            </w:pPr>
            <w:ins w:id="27341" w:author="xh" w:date="2026-10-19T14:36:41+08:00">
              <w:r>
                <w:rPr>
                  <w:rFonts w:ascii="Times New Roman" w:hAnsi="Times New Roman" w:eastAsia="宋体"/>
                  <w:b w:val="0"/>
                  <w:sz w:val="18"/>
                </w:rPr>
                <w:t>152.16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42" w:author="xh" w:date="2026-10-19T14:36:41+08:00"/>
              </w:rPr>
            </w:pPr>
            <w:ins w:id="27343" w:author="xh" w:date="2026-10-19T14:36:41+08:00">
              <w:r>
                <w:rPr>
                  <w:rFonts w:ascii="Times New Roman" w:hAnsi="Times New Roman" w:eastAsia="宋体"/>
                  <w:b w:val="0"/>
                  <w:sz w:val="18"/>
                </w:rPr>
                <w:t>83.96</w:t>
              </w:r>
            </w:ins>
          </w:p>
        </w:tc>
      </w:tr>
      <w:tr>
        <w:trPr>
          <w:cantSplit/>
          <w:ins w:id="27171" w:author="xh" w:date="2026-10-19T14:36:41+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44" w:author="xh" w:date="2026-10-19T14:36:41+08:00"/>
              </w:rPr>
            </w:pPr>
            <w:ins w:id="27345" w:author="xh" w:date="2026-10-19T14:36:41+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46" w:author="xh" w:date="2026-10-19T14:36:41+08:00"/>
              </w:rPr>
            </w:pPr>
            <w:ins w:id="27347" w:author="xh" w:date="2026-10-19T14:36:41+08:00">
              <w:r>
                <w:rPr>
                  <w:rFonts w:ascii="Times New Roman" w:hAnsi="Times New Roman" w:eastAsia="宋体"/>
                  <w:b w:val="0"/>
                  <w:sz w:val="18"/>
                </w:rPr>
                <w:t>刚性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48" w:author="xh" w:date="2026-10-19T14:36:41+08:00"/>
              </w:rPr>
            </w:pPr>
            <w:ins w:id="27349" w:author="xh" w:date="2026-10-19T14:36:41+08:00">
              <w:r>
                <w:rPr>
                  <w:rFonts w:ascii="Times New Roman" w:hAnsi="Times New Roman" w:eastAsia="宋体"/>
                  <w:b w:val="0"/>
                  <w:sz w:val="18"/>
                </w:rPr>
                <w:t>2035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50" w:author="xh" w:date="2026-10-19T14:36:41+08:00"/>
              </w:rPr>
            </w:pPr>
            <w:ins w:id="27351" w:author="xh" w:date="2026-10-19T14:36:41+08:00">
              <w:r>
                <w:rPr>
                  <w:rFonts w:ascii="Times New Roman" w:hAnsi="Times New Roman" w:eastAsia="宋体"/>
                  <w:b w:val="0"/>
                  <w:sz w:val="18"/>
                </w:rPr>
                <w:t>144.53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52" w:author="xh" w:date="2026-10-19T14:36:41+08:00"/>
              </w:rPr>
            </w:pPr>
            <w:ins w:id="27353" w:author="xh" w:date="2026-10-19T14:36:41+08:00">
              <w:r>
                <w:rPr>
                  <w:rFonts w:ascii="Times New Roman" w:hAnsi="Times New Roman" w:eastAsia="宋体"/>
                  <w:b w:val="0"/>
                  <w:sz w:val="18"/>
                </w:rPr>
                <w:t>7.90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54" w:author="xh" w:date="2026-10-19T14:36:41+08:00"/>
              </w:rPr>
            </w:pPr>
            <w:ins w:id="27355" w:author="xh" w:date="2026-10-19T14:36:41+08:00">
              <w:r>
                <w:rPr>
                  <w:rFonts w:ascii="Times New Roman" w:hAnsi="Times New Roman" w:eastAsia="宋体"/>
                  <w:b w:val="0"/>
                  <w:sz w:val="18"/>
                </w:rPr>
                <w:t>224.01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56" w:author="xh" w:date="2026-10-19T14:36:41+08:00"/>
              </w:rPr>
            </w:pPr>
            <w:ins w:id="27357" w:author="xh" w:date="2026-10-19T14:36:41+08:00">
              <w:r>
                <w:rPr>
                  <w:rFonts w:ascii="Times New Roman" w:hAnsi="Times New Roman" w:eastAsia="宋体"/>
                  <w:b w:val="0"/>
                  <w:sz w:val="18"/>
                </w:rPr>
                <w:t>87.37</w:t>
              </w:r>
            </w:ins>
          </w:p>
        </w:tc>
      </w:tr>
      <w:tr>
        <w:trPr>
          <w:cantSplit/>
          <w:ins w:id="27172" w:author="xh" w:date="2026-10-19T14:36:41+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58" w:author="xh" w:date="2026-10-19T14:36:41+08:00"/>
              </w:rPr>
            </w:pPr>
            <w:ins w:id="27359" w:author="xh" w:date="2026-10-19T14:36:41+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60" w:author="xh" w:date="2026-10-19T14:36:41+08:00"/>
              </w:rPr>
            </w:pPr>
            <w:ins w:id="27361" w:author="xh" w:date="2026-10-19T14:36:41+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62" w:author="xh" w:date="2026-10-19T14:36:41+08:00"/>
              </w:rPr>
            </w:pPr>
            <w:ins w:id="27363" w:author="xh" w:date="2026-10-19T14:36:41+08:00">
              <w:r>
                <w:rPr>
                  <w:rFonts w:ascii="Times New Roman" w:hAnsi="Times New Roman" w:eastAsia="宋体"/>
                  <w:b w:val="0"/>
                  <w:sz w:val="18"/>
                </w:rPr>
                <w:t>2022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64" w:author="xh" w:date="2026-10-19T14:36:41+08:00"/>
              </w:rPr>
            </w:pPr>
            <w:ins w:id="27365" w:author="xh" w:date="2026-10-19T14:36:41+08:00">
              <w:r>
                <w:rPr>
                  <w:rFonts w:ascii="Times New Roman" w:hAnsi="Times New Roman" w:eastAsia="宋体"/>
                  <w:b w:val="0"/>
                  <w:sz w:val="18"/>
                </w:rPr>
                <w:t>3.80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66" w:author="xh" w:date="2026-10-19T14:36:41+08:00"/>
              </w:rPr>
            </w:pPr>
            <w:ins w:id="27367" w:author="xh" w:date="2026-10-19T14:36:41+08:00">
              <w:r>
                <w:rPr>
                  <w:rFonts w:ascii="Times New Roman" w:hAnsi="Times New Roman" w:eastAsia="宋体"/>
                  <w:b w:val="0"/>
                  <w:sz w:val="18"/>
                </w:rPr>
                <w:t>3.80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68" w:author="xh" w:date="2026-10-19T14:36:41+08:00"/>
              </w:rPr>
            </w:pPr>
            <w:ins w:id="27369" w:author="xh" w:date="2026-10-19T14:36:41+08:00">
              <w:r>
                <w:rPr>
                  <w:rFonts w:ascii="Times New Roman" w:hAnsi="Times New Roman" w:eastAsia="宋体"/>
                  <w:b w:val="0"/>
                  <w:sz w:val="18"/>
                </w:rPr>
                <w:t>66.45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70" w:author="xh" w:date="2026-10-19T14:36:41+08:00"/>
              </w:rPr>
            </w:pPr>
            <w:ins w:id="27371" w:author="xh" w:date="2026-10-19T14:36:41+08:00">
              <w:r>
                <w:rPr>
                  <w:rFonts w:ascii="Times New Roman" w:hAnsi="Times New Roman" w:eastAsia="宋体"/>
                  <w:b w:val="0"/>
                  <w:sz w:val="18"/>
                </w:rPr>
                <w:t>66.45</w:t>
              </w:r>
            </w:ins>
          </w:p>
        </w:tc>
      </w:tr>
      <w:tr>
        <w:trPr>
          <w:cantSplit/>
          <w:ins w:id="27173" w:author="xh" w:date="2026-10-19T14:36:41+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72" w:author="xh" w:date="2026-10-19T14:36:41+08:00"/>
              </w:rPr>
            </w:pPr>
            <w:ins w:id="27373" w:author="xh" w:date="2026-10-19T14:36:41+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74" w:author="xh" w:date="2026-10-19T14:36:41+08:00"/>
              </w:rPr>
            </w:pPr>
            <w:ins w:id="27375" w:author="xh" w:date="2026-10-19T14:36:41+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76" w:author="xh" w:date="2026-10-19T14:36:41+08:00"/>
              </w:rPr>
            </w:pPr>
            <w:ins w:id="27377" w:author="xh" w:date="2026-10-19T14:36:41+08:00">
              <w:r>
                <w:rPr>
                  <w:rFonts w:ascii="Times New Roman" w:hAnsi="Times New Roman" w:eastAsia="宋体"/>
                  <w:b w:val="0"/>
                  <w:sz w:val="18"/>
                </w:rPr>
                <w:t>2025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78" w:author="xh" w:date="2026-10-19T14:36:41+08:00"/>
              </w:rPr>
            </w:pPr>
            <w:ins w:id="27379" w:author="xh" w:date="2026-10-19T14:36:41+08:00">
              <w:r>
                <w:rPr>
                  <w:rFonts w:ascii="Times New Roman" w:hAnsi="Times New Roman" w:eastAsia="宋体"/>
                  <w:b w:val="0"/>
                  <w:sz w:val="18"/>
                </w:rPr>
                <w:t>2.73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80" w:author="xh" w:date="2026-10-19T14:36:41+08:00"/>
              </w:rPr>
            </w:pPr>
            <w:ins w:id="27381" w:author="xh" w:date="2026-10-19T14:36:41+08:00">
              <w:r>
                <w:rPr>
                  <w:rFonts w:ascii="Times New Roman" w:hAnsi="Times New Roman" w:eastAsia="宋体"/>
                  <w:b w:val="0"/>
                  <w:sz w:val="18"/>
                </w:rPr>
                <w:t>2.73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82" w:author="xh" w:date="2026-10-19T14:36:41+08:00"/>
              </w:rPr>
            </w:pPr>
            <w:ins w:id="27383" w:author="xh" w:date="2026-10-19T14:36:41+08:00">
              <w:r>
                <w:rPr>
                  <w:rFonts w:ascii="Times New Roman" w:hAnsi="Times New Roman" w:eastAsia="宋体"/>
                  <w:b w:val="0"/>
                  <w:sz w:val="18"/>
                </w:rPr>
                <w:t>83.20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84" w:author="xh" w:date="2026-10-19T14:36:41+08:00"/>
              </w:rPr>
            </w:pPr>
            <w:ins w:id="27385" w:author="xh" w:date="2026-10-19T14:36:41+08:00">
              <w:r>
                <w:rPr>
                  <w:rFonts w:ascii="Times New Roman" w:hAnsi="Times New Roman" w:eastAsia="宋体"/>
                  <w:b w:val="0"/>
                  <w:sz w:val="18"/>
                </w:rPr>
                <w:t>83.20</w:t>
              </w:r>
            </w:ins>
          </w:p>
        </w:tc>
      </w:tr>
      <w:tr>
        <w:trPr>
          <w:cantSplit/>
          <w:ins w:id="27174" w:author="xh" w:date="2026-10-19T14:36:41+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86" w:author="xh" w:date="2026-10-19T14:36:41+08:00"/>
              </w:rPr>
            </w:pPr>
            <w:ins w:id="27387" w:author="xh" w:date="2026-10-19T14:36:41+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88" w:author="xh" w:date="2026-10-19T14:36:41+08:00"/>
              </w:rPr>
            </w:pPr>
            <w:ins w:id="27389" w:author="xh" w:date="2026-10-19T14:36:41+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90" w:author="xh" w:date="2026-10-19T14:36:41+08:00"/>
              </w:rPr>
            </w:pPr>
            <w:ins w:id="27391" w:author="xh" w:date="2026-10-19T14:36:41+08:00">
              <w:r>
                <w:rPr>
                  <w:rFonts w:ascii="Times New Roman" w:hAnsi="Times New Roman" w:eastAsia="宋体"/>
                  <w:b w:val="0"/>
                  <w:sz w:val="18"/>
                </w:rPr>
                <w:t>2030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92" w:author="xh" w:date="2026-10-19T14:36:41+08:00"/>
              </w:rPr>
            </w:pPr>
            <w:ins w:id="27393" w:author="xh" w:date="2026-10-19T14:36:41+08:00">
              <w:r>
                <w:rPr>
                  <w:rFonts w:ascii="Times New Roman" w:hAnsi="Times New Roman" w:eastAsia="宋体"/>
                  <w:b w:val="0"/>
                  <w:sz w:val="18"/>
                </w:rPr>
                <w:t>8.17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94" w:author="xh" w:date="2026-10-19T14:36:41+08:00"/>
              </w:rPr>
            </w:pPr>
            <w:ins w:id="27395" w:author="xh" w:date="2026-10-19T14:36:41+08:00">
              <w:r>
                <w:rPr>
                  <w:rFonts w:ascii="Times New Roman" w:hAnsi="Times New Roman" w:eastAsia="宋体"/>
                  <w:b w:val="0"/>
                  <w:sz w:val="18"/>
                </w:rPr>
                <w:t>8.17</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96" w:author="xh" w:date="2026-10-19T14:36:41+08:00"/>
              </w:rPr>
            </w:pPr>
            <w:ins w:id="27397" w:author="xh" w:date="2026-10-19T14:36:41+08:00">
              <w:r>
                <w:rPr>
                  <w:rFonts w:ascii="Times New Roman" w:hAnsi="Times New Roman" w:eastAsia="宋体"/>
                  <w:b w:val="0"/>
                  <w:sz w:val="18"/>
                </w:rPr>
                <w:t>87.23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398" w:author="xh" w:date="2026-10-19T14:36:41+08:00"/>
              </w:rPr>
            </w:pPr>
            <w:ins w:id="27399" w:author="xh" w:date="2026-10-19T14:36:41+08:00">
              <w:r>
                <w:rPr>
                  <w:rFonts w:ascii="Times New Roman" w:hAnsi="Times New Roman" w:eastAsia="宋体"/>
                  <w:b w:val="0"/>
                  <w:sz w:val="18"/>
                </w:rPr>
                <w:t>87.23</w:t>
              </w:r>
            </w:ins>
          </w:p>
        </w:tc>
      </w:tr>
      <w:tr>
        <w:trPr>
          <w:cantSplit/>
          <w:ins w:id="27175" w:author="xh" w:date="2026-10-19T14:36:41+08:00"/>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400" w:author="xh" w:date="2026-10-19T14:36:41+08:00"/>
              </w:rPr>
            </w:pPr>
            <w:ins w:id="27401" w:author="xh" w:date="2026-10-19T14:36:41+08:00">
              <w:r>
                <w:rPr>
                  <w:rFonts w:ascii="Times New Roman" w:hAnsi="Times New Roman" w:eastAsia="宋体"/>
                  <w:b w:val="0"/>
                  <w:sz w:val="18"/>
                </w:rPr>
                <w:t>市区</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402" w:author="xh" w:date="2026-10-19T14:36:41+08:00"/>
              </w:rPr>
            </w:pPr>
            <w:ins w:id="27403" w:author="xh" w:date="2026-10-19T14:36:41+08:00">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404" w:author="xh" w:date="2026-10-19T14:36:41+08:00"/>
              </w:rPr>
            </w:pPr>
            <w:ins w:id="27405" w:author="xh" w:date="2026-10-19T14:36:41+08:00">
              <w:r>
                <w:rPr>
                  <w:rFonts w:ascii="Times New Roman" w:hAnsi="Times New Roman" w:eastAsia="宋体"/>
                  <w:b w:val="0"/>
                  <w:sz w:val="18"/>
                </w:rPr>
                <w:t>2035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406" w:author="xh" w:date="2026-10-19T14:36:41+08:00"/>
              </w:rPr>
            </w:pPr>
            <w:ins w:id="27407" w:author="xh" w:date="2026-10-19T14:36:41+08:00">
              <w:r>
                <w:rPr>
                  <w:rFonts w:ascii="Times New Roman" w:hAnsi="Times New Roman" w:eastAsia="宋体"/>
                  <w:b w:val="0"/>
                  <w:sz w:val="18"/>
                </w:rPr>
                <w:t>98.98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408" w:author="xh" w:date="2026-10-19T14:36:41+08:00"/>
              </w:rPr>
            </w:pPr>
            <w:ins w:id="27409" w:author="xh" w:date="2026-10-19T14:36:41+08:00">
              <w:r>
                <w:rPr>
                  <w:rFonts w:ascii="Times New Roman" w:hAnsi="Times New Roman" w:eastAsia="宋体"/>
                  <w:b w:val="0"/>
                  <w:sz w:val="18"/>
                </w:rPr>
                <w:t>7.90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410" w:author="xh" w:date="2026-10-19T14:36:41+08:00"/>
              </w:rPr>
            </w:pPr>
            <w:ins w:id="27411" w:author="xh" w:date="2026-10-19T14:36:41+08:00">
              <w:r>
                <w:rPr>
                  <w:rFonts w:ascii="Times New Roman" w:hAnsi="Times New Roman" w:eastAsia="宋体"/>
                  <w:b w:val="0"/>
                  <w:sz w:val="18"/>
                </w:rPr>
                <w:t>174.49</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27412" w:author="xh" w:date="2026-10-19T14:36:41+08:00"/>
              </w:rPr>
            </w:pPr>
            <w:ins w:id="27413" w:author="xh" w:date="2026-10-19T14:36:41+08:00">
              <w:r>
                <w:rPr>
                  <w:rFonts w:ascii="Times New Roman" w:hAnsi="Times New Roman" w:eastAsia="宋体"/>
                  <w:b w:val="0"/>
                  <w:sz w:val="18"/>
                </w:rPr>
                <w:t>81.41</w:t>
              </w:r>
            </w:ins>
          </w:p>
        </w:tc>
      </w:tr>
    </w:tbl>
    <w:p w14:paraId="31967561">
      <w:pPr>
        <w:pStyle w:val="2"/>
        <w:widowControl/>
        <w:spacing w:before="0" w:after="0" w:line="348" w:lineRule="exact"/>
        <w:ind w:firstLine="480"/>
        <w:jc w:val="both"/>
      </w:pPr>
      <w:r>
        <w:rPr>
          <w:rFonts w:ascii="Times New Roman" w:hAnsi="Times New Roman" w:eastAsia="方正仿宋_GBK"/>
          <w:b w:val="0"/>
          <w:sz w:val="24"/>
        </w:rPr>
        <w:t xml:space="preserve">注：</w:t>
      </w:r>
      <w:ins w:id="27414" w:author="xh" w:date="2026-10-19T14:37:20+08:00">
        <w:r>
          <w:rPr>
            <w:rFonts w:ascii="Times New Roman" w:hAnsi="Times New Roman" w:eastAsia="方正仿宋_GBK"/>
            <w:b w:val="0"/>
            <w:sz w:val="24"/>
          </w:rPr>
          <w:t xml:space="preserve">沿采用的正常</w:t>
        </w:r>
      </w:ins>
      <w:r>
        <w:rPr>
          <w:rFonts w:ascii="Times New Roman" w:hAnsi="Times New Roman" w:eastAsia="方正仿宋_GBK"/>
          <w:b w:val="0"/>
          <w:sz w:val="24"/>
        </w:rPr>
        <w:t xml:space="preserve">固定</w:t>
      </w:r>
      <w:ins w:id="27415" w:author="xh" w:date="2026-10-19T14:37:20+08:00">
        <w:r>
          <w:rPr>
            <w:rFonts w:ascii="Times New Roman" w:hAnsi="Times New Roman" w:eastAsia="方正仿宋_GBK"/>
            <w:b w:val="0"/>
            <w:sz w:val="24"/>
          </w:rPr>
          <w:t xml:space="preserve">及事故追加预案回代8760</w:t>
        </w:r>
      </w:ins>
      <w:del w:id="27416" w:author="xh" w:date="2026-10-19T14:37:20+08:00">
        <w:r>
          <w:rPr>
            <w:rFonts w:ascii="Times New Roman" w:hAnsi="Times New Roman" w:eastAsia="方正仿宋_GBK"/>
            <w:b w:val="0"/>
            <w:sz w:val="24"/>
          </w:rPr>
          <w:delText xml:space="preserve">设备后逐工况最</w:delText>
        </w:r>
      </w:del>
      <w:r>
        <w:rPr>
          <w:rFonts w:ascii="Times New Roman" w:hAnsi="Times New Roman" w:eastAsia="方正仿宋_GBK"/>
          <w:b w:val="0"/>
          <w:sz w:val="24"/>
        </w:rPr>
        <w:t xml:space="preserve">小</w:t>
      </w:r>
      <w:ins w:id="27417" w:author="xh" w:date="2026-10-19T14:37:20+08:00">
        <w:r>
          <w:rPr>
            <w:rFonts w:ascii="Times New Roman" w:hAnsi="Times New Roman" w:eastAsia="方正仿宋_GBK"/>
            <w:b w:val="0"/>
            <w:sz w:val="24"/>
          </w:rPr>
          <w:t xml:space="preserve">时</w:t>
        </w:r>
      </w:ins>
      <w:del w:id="27418" w:author="xh" w:date="2026-10-19T14:37:20+08:00">
        <w:r>
          <w:rPr>
            <w:rFonts w:ascii="Times New Roman" w:hAnsi="Times New Roman" w:eastAsia="方正仿宋_GBK"/>
            <w:b w:val="0"/>
            <w:sz w:val="24"/>
          </w:rPr>
          <w:delText xml:space="preserve">化通道转供功率</w:delText>
        </w:r>
      </w:del>
      <w:r>
        <w:rPr>
          <w:rFonts w:ascii="Times New Roman" w:hAnsi="Times New Roman" w:eastAsia="方正仿宋_GBK"/>
          <w:b w:val="0"/>
          <w:sz w:val="24"/>
        </w:rPr>
        <w:t xml:space="preserve">，分别</w:t>
      </w:r>
      <w:del w:id="27419" w:author="xh" w:date="2026-10-19T14:37:20+08:00">
        <w:r>
          <w:rPr>
            <w:rFonts w:ascii="Times New Roman" w:hAnsi="Times New Roman" w:eastAsia="方正仿宋_GBK"/>
            <w:b w:val="0"/>
            <w:sz w:val="24"/>
          </w:rPr>
          <w:delText xml:space="preserve">取正常及N-1工况最大值；总量与既有边</w:delText>
        </w:r>
      </w:del>
      <w:r>
        <w:rPr>
          <w:rFonts w:ascii="Times New Roman" w:hAnsi="Times New Roman" w:eastAsia="方正仿宋_GBK"/>
          <w:b w:val="0"/>
          <w:sz w:val="24"/>
        </w:rPr>
        <w:t xml:space="preserve">列</w:t>
      </w:r>
      <w:ins w:id="27420" w:author="xh" w:date="2026-10-19T14:37:20+08:00">
        <w:r>
          <w:rPr>
            <w:rFonts w:ascii="Times New Roman" w:hAnsi="Times New Roman" w:eastAsia="方正仿宋_GBK"/>
            <w:b w:val="0"/>
            <w:sz w:val="24"/>
          </w:rPr>
          <w:t xml:space="preserve">出各列</w:t>
        </w:r>
      </w:ins>
      <w:del w:id="27421" w:author="xh" w:date="2026-10-19T14:37:20+08:00">
        <w:r>
          <w:rPr>
            <w:rFonts w:ascii="Times New Roman" w:hAnsi="Times New Roman" w:eastAsia="方正仿宋_GBK"/>
            <w:b w:val="0"/>
            <w:sz w:val="24"/>
          </w:rPr>
          <w:delText xml:space="preserve">分别取</w:delText>
        </w:r>
      </w:del>
      <w:r>
        <w:rPr>
          <w:rFonts w:ascii="Times New Roman" w:hAnsi="Times New Roman" w:eastAsia="方正仿宋_GBK"/>
          <w:b w:val="0"/>
          <w:sz w:val="24"/>
        </w:rPr>
        <w:t xml:space="preserve">最大值。</w:t>
      </w:r>
    </w:p>
    <w:p w14:paraId="655F2F8C">
      <w:pPr>
        <w:pStyle w:val="2"/>
        <w:widowControl/>
        <w:spacing w:before="0" w:after="0" w:line="348" w:lineRule="exact"/>
        <w:ind w:firstLine="480"/>
        <w:jc w:val="both"/>
      </w:pPr>
      <w:r>
        <w:rPr>
          <w:rFonts w:ascii="Times New Roman" w:hAnsi="Times New Roman" w:eastAsia="方正仿宋_GBK"/>
          <w:b w:val="0"/>
          <w:sz w:val="24"/>
        </w:rPr>
        <w:t xml:space="preserve">表中</w:t>
      </w:r>
      <w:ins w:id="27422" w:author="xh" w:date="2026-10-19T14:38:00+08:00">
        <w:r>
          <w:rPr>
            <w:rFonts w:ascii="Times New Roman" w:hAnsi="Times New Roman" w:eastAsia="方正仿宋_GBK"/>
            <w:b w:val="0"/>
            <w:sz w:val="24"/>
          </w:rPr>
          <w:t xml:space="preserve">沿已采用的年度正常及事故追加区段预</w:t>
        </w:r>
      </w:ins>
      <w:del w:id="27423" w:author="xh" w:date="2026-10-19T14:38:00+08:00">
        <w:r>
          <w:rPr>
            <w:rFonts w:ascii="Times New Roman" w:hAnsi="Times New Roman" w:eastAsia="方正仿宋_GBK"/>
            <w:b w:val="0"/>
            <w:sz w:val="24"/>
          </w:rPr>
          <w:delText xml:space="preserve">固定设备方</w:delText>
        </w:r>
      </w:del>
      <w:r>
        <w:rPr>
          <w:rFonts w:ascii="Times New Roman" w:hAnsi="Times New Roman" w:eastAsia="方正仿宋_GBK"/>
          <w:b w:val="0"/>
          <w:sz w:val="24"/>
        </w:rPr>
        <w:t xml:space="preserve">案</w:t>
      </w:r>
      <w:del w:id="27424" w:author="xh" w:date="2026-10-19T14:38:00+08:00">
        <w:r>
          <w:rPr>
            <w:rFonts w:ascii="Times New Roman" w:hAnsi="Times New Roman" w:eastAsia="方正仿宋_GBK"/>
            <w:b w:val="0"/>
            <w:sz w:val="24"/>
          </w:rPr>
          <w:delText xml:space="preserve">后</w:delText>
        </w:r>
      </w:del>
      <w:r>
        <w:rPr>
          <w:rFonts w:ascii="Times New Roman" w:hAnsi="Times New Roman" w:eastAsia="方正仿宋_GBK"/>
          <w:b w:val="0"/>
          <w:sz w:val="24"/>
        </w:rPr>
        <w:t xml:space="preserve">，</w:t>
      </w:r>
      <w:ins w:id="27425" w:author="xh" w:date="2026-10-19T14:38:00+08:00">
        <w:r>
          <w:rPr>
            <w:rFonts w:ascii="Times New Roman" w:hAnsi="Times New Roman" w:eastAsia="方正仿宋_GBK"/>
            <w:b w:val="0"/>
            <w:sz w:val="24"/>
          </w:rPr>
          <w:t xml:space="preserve">回代</w:t>
        </w:r>
      </w:ins>
      <w:del w:id="27426" w:author="xh" w:date="2026-10-19T14:38:00+08:00">
        <w:r>
          <w:rPr>
            <w:rFonts w:ascii="Times New Roman" w:hAnsi="Times New Roman" w:eastAsia="方正仿宋_GBK"/>
            <w:b w:val="0"/>
            <w:sz w:val="24"/>
          </w:rPr>
          <w:delText xml:space="preserve">遍历全部静态截面及</w:delText>
        </w:r>
      </w:del>
      <w:r>
        <w:rPr>
          <w:rFonts w:ascii="Times New Roman" w:hAnsi="Times New Roman" w:eastAsia="方正仿宋_GBK"/>
          <w:b w:val="0"/>
          <w:sz w:val="24"/>
        </w:rPr>
        <w:t xml:space="preserve">各</w:t>
      </w:r>
      <w:ins w:id="27427" w:author="xh" w:date="2026-10-19T14:38:00+08:00">
        <w:r>
          <w:rPr>
            <w:rFonts w:ascii="Times New Roman" w:hAnsi="Times New Roman" w:eastAsia="方正仿宋_GBK"/>
            <w:b w:val="0"/>
            <w:sz w:val="24"/>
          </w:rPr>
          <w:t xml:space="preserve">年8760小时源荷，分别汇总正常和</w:t>
        </w:r>
      </w:ins>
      <w:del w:id="27428" w:author="xh" w:date="2026-10-19T14:38:00+08:00">
        <w:r>
          <w:rPr>
            <w:rFonts w:ascii="Times New Roman" w:hAnsi="Times New Roman" w:eastAsia="方正仿宋_GBK"/>
            <w:b w:val="0"/>
            <w:sz w:val="24"/>
          </w:rPr>
          <w:delText xml:space="preserve">站最大单台主变</w:delText>
        </w:r>
      </w:del>
      <w:r>
        <w:rPr>
          <w:rFonts w:ascii="Times New Roman" w:hAnsi="Times New Roman" w:eastAsia="方正仿宋_GBK"/>
          <w:b w:val="0"/>
          <w:sz w:val="24"/>
        </w:rPr>
        <w:t xml:space="preserve">N-1</w:t>
      </w:r>
      <w:ins w:id="27429" w:author="xh" w:date="2026-10-19T14:38:00+08:00">
        <w:r>
          <w:rPr>
            <w:rFonts w:ascii="Times New Roman" w:hAnsi="Times New Roman" w:eastAsia="方正仿宋_GBK"/>
            <w:b w:val="0"/>
            <w:sz w:val="24"/>
          </w:rPr>
          <w:t xml:space="preserve">工况中的</w:t>
        </w:r>
      </w:ins>
      <w:del w:id="27430" w:author="xh" w:date="2026-10-19T14:38:00+08:00">
        <w:r>
          <w:rPr>
            <w:rFonts w:ascii="Times New Roman" w:hAnsi="Times New Roman" w:eastAsia="方正仿宋_GBK"/>
            <w:b w:val="0"/>
            <w:sz w:val="24"/>
          </w:rPr>
          <w:delText xml:space="preserve">，以最小总通道</w:delText>
        </w:r>
      </w:del>
      <w:r>
        <w:rPr>
          <w:rFonts w:ascii="Times New Roman" w:hAnsi="Times New Roman" w:eastAsia="方正仿宋_GBK"/>
          <w:b w:val="0"/>
          <w:sz w:val="24"/>
        </w:rPr>
        <w:t xml:space="preserve">转</w:t>
      </w:r>
      <w:ins w:id="27431" w:author="xh" w:date="2026-10-19T14:38:00+08:00">
        <w:r>
          <w:rPr>
            <w:rFonts w:ascii="Times New Roman" w:hAnsi="Times New Roman" w:eastAsia="方正仿宋_GBK"/>
            <w:b w:val="0"/>
            <w:sz w:val="24"/>
          </w:rPr>
          <w:t xml:space="preserve">接峰值。</w:t>
        </w:r>
      </w:ins>
      <w:del w:id="27432" w:author="xh" w:date="2026-10-19T14:38:00+08:00">
        <w:r>
          <w:rPr>
            <w:rFonts w:ascii="Times New Roman" w:hAnsi="Times New Roman" w:eastAsia="方正仿宋_GBK"/>
            <w:b w:val="0"/>
            <w:sz w:val="24"/>
          </w:rPr>
          <w:delText xml:space="preserve">供功率计算必要转供，分别列出正常及故障方式下的</w:delText>
        </w:r>
      </w:del>
      <w:r>
        <w:rPr>
          <w:rFonts w:ascii="Times New Roman" w:hAnsi="Times New Roman" w:eastAsia="方正仿宋_GBK"/>
          <w:b w:val="0"/>
          <w:sz w:val="24"/>
        </w:rPr>
        <w:t xml:space="preserve">总量与既有边</w:t>
      </w:r>
      <w:ins w:id="27433" w:author="xh" w:date="2026-10-19T14:38:00+08:00">
        <w:r>
          <w:rPr>
            <w:rFonts w:ascii="Times New Roman" w:hAnsi="Times New Roman" w:eastAsia="方正仿宋_GBK"/>
            <w:b w:val="0"/>
            <w:sz w:val="24"/>
          </w:rPr>
          <w:t xml:space="preserve">两列分别取对应工况</w:t>
        </w:r>
      </w:ins>
      <w:r>
        <w:rPr>
          <w:rFonts w:ascii="Times New Roman" w:hAnsi="Times New Roman" w:eastAsia="方正仿宋_GBK"/>
          <w:b w:val="0"/>
          <w:sz w:val="24"/>
        </w:rPr>
        <w:t xml:space="preserve">最大值</w:t>
      </w:r>
      <w:ins w:id="27434" w:author="xh" w:date="2026-10-19T14:38:00+08:00">
        <w:r>
          <w:rPr>
            <w:rFonts w:ascii="Times New Roman" w:hAnsi="Times New Roman" w:eastAsia="方正仿宋_GBK"/>
            <w:b w:val="0"/>
            <w:sz w:val="24"/>
          </w:rPr>
          <w:t xml:space="preserve">，</w:t>
        </w:r>
      </w:ins>
      <w:del w:id="27435" w:author="xh" w:date="2026-10-19T14:38:00+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既有网络</w:t>
      </w:r>
      <w:ins w:id="27436" w:author="xh" w:date="2026-10-19T14:38:00+08:00">
        <w:r>
          <w:rPr>
            <w:rFonts w:ascii="Times New Roman" w:hAnsi="Times New Roman" w:eastAsia="方正仿宋_GBK"/>
            <w:b w:val="0"/>
            <w:sz w:val="24"/>
          </w:rPr>
          <w:t xml:space="preserve">参与</w:t>
        </w:r>
      </w:ins>
      <w:r>
        <w:rPr>
          <w:rFonts w:ascii="Times New Roman" w:hAnsi="Times New Roman" w:eastAsia="方正仿宋_GBK"/>
          <w:b w:val="0"/>
          <w:sz w:val="24"/>
        </w:rPr>
        <w:t xml:space="preserve">支援</w:t>
      </w:r>
      <w:del w:id="27437" w:author="xh" w:date="2026-10-19T14:38:00+08:00">
        <w:r>
          <w:rPr>
            <w:rFonts w:ascii="Times New Roman" w:hAnsi="Times New Roman" w:eastAsia="方正仿宋_GBK"/>
            <w:b w:val="0"/>
            <w:sz w:val="24"/>
          </w:rPr>
          <w:delText xml:space="preserve">在正常及故障工况下共同参与容量平衡</w:delText>
        </w:r>
      </w:del>
      <w:r>
        <w:rPr>
          <w:rFonts w:ascii="Times New Roman" w:hAnsi="Times New Roman" w:eastAsia="方正仿宋_GBK"/>
          <w:b w:val="0"/>
          <w:sz w:val="24"/>
        </w:rPr>
        <w:t xml:space="preserve">，新增联络</w:t>
      </w:r>
      <w:ins w:id="27438" w:author="xh" w:date="2026-10-19T14:38:00+08:00">
        <w:r>
          <w:rPr>
            <w:rFonts w:ascii="Times New Roman" w:hAnsi="Times New Roman" w:eastAsia="方正仿宋_GBK"/>
            <w:b w:val="0"/>
            <w:sz w:val="24"/>
          </w:rPr>
          <w:t xml:space="preserve">按</w:t>
        </w:r>
      </w:ins>
      <w:del w:id="27439" w:author="xh" w:date="2026-10-19T14:38:00+08:00">
        <w:r>
          <w:rPr>
            <w:rFonts w:ascii="Times New Roman" w:hAnsi="Times New Roman" w:eastAsia="方正仿宋_GBK"/>
            <w:b w:val="0"/>
            <w:sz w:val="24"/>
          </w:rPr>
          <w:delText xml:space="preserve">费用由</w:delText>
        </w:r>
      </w:del>
      <w:r>
        <w:rPr>
          <w:rFonts w:ascii="Times New Roman" w:hAnsi="Times New Roman" w:eastAsia="方正仿宋_GBK"/>
          <w:b w:val="0"/>
          <w:sz w:val="24"/>
        </w:rPr>
        <w:t xml:space="preserve">实际建设项目计</w:t>
      </w:r>
      <w:ins w:id="27440" w:author="xh" w:date="2026-10-19T14:38:00+08:00">
        <w:r>
          <w:rPr>
            <w:rFonts w:ascii="Times New Roman" w:hAnsi="Times New Roman" w:eastAsia="方正仿宋_GBK"/>
            <w:b w:val="0"/>
            <w:sz w:val="24"/>
          </w:rPr>
          <w:t xml:space="preserve">费</w:t>
        </w:r>
      </w:ins>
      <w:del w:id="27441" w:author="xh" w:date="2026-10-19T14:38:00+08:00">
        <w:r>
          <w:rPr>
            <w:rFonts w:ascii="Times New Roman" w:hAnsi="Times New Roman" w:eastAsia="方正仿宋_GBK"/>
            <w:b w:val="0"/>
            <w:sz w:val="24"/>
          </w:rPr>
          <w:delText xml:space="preserve">取</w:delText>
        </w:r>
      </w:del>
      <w:r>
        <w:rPr>
          <w:rFonts w:ascii="Times New Roman" w:hAnsi="Times New Roman" w:eastAsia="方正仿宋_GBK"/>
          <w:b w:val="0"/>
          <w:sz w:val="24"/>
        </w:rPr>
        <w:t xml:space="preserve">。</w:t>
      </w:r>
    </w:p>
    <w:p w14:paraId="5AC5AC38">
      <w:pPr>
        <w:pStyle w:val="2"/>
        <w:widowControl/>
        <w:spacing w:before="0" w:after="0" w:line="348" w:lineRule="exact"/>
        <w:ind w:firstLine="480"/>
        <w:jc w:val="both"/>
      </w:pPr>
      <w:ins w:id="27442" w:author="xh" w:date="2026-10-19T14:38:39+08:00">
        <w:r>
          <w:rPr>
            <w:rFonts w:ascii="Times New Roman" w:hAnsi="Times New Roman" w:eastAsia="方正仿宋_GBK"/>
            <w:b w:val="0"/>
            <w:sz w:val="24"/>
          </w:rPr>
          <w:t xml:space="preserve">固定预案的</w:t>
        </w:r>
      </w:ins>
      <w:del w:id="27443" w:author="xh" w:date="2026-10-19T14:38:39+08:00">
        <w:r>
          <w:rPr>
            <w:rFonts w:ascii="Times New Roman" w:hAnsi="Times New Roman" w:eastAsia="方正仿宋_GBK"/>
            <w:b w:val="0"/>
            <w:sz w:val="24"/>
          </w:rPr>
          <w:delText xml:space="preserve">必要</w:delText>
        </w:r>
      </w:del>
      <w:r>
        <w:rPr>
          <w:rFonts w:ascii="Times New Roman" w:hAnsi="Times New Roman" w:eastAsia="方正仿宋_GBK"/>
          <w:b w:val="0"/>
          <w:sz w:val="24"/>
        </w:rPr>
        <w:t xml:space="preserve">转</w:t>
      </w:r>
      <w:ins w:id="27444" w:author="xh" w:date="2026-10-19T14:38:39+08:00">
        <w:r>
          <w:rPr>
            <w:rFonts w:ascii="Times New Roman" w:hAnsi="Times New Roman" w:eastAsia="方正仿宋_GBK"/>
            <w:b w:val="0"/>
            <w:sz w:val="24"/>
          </w:rPr>
          <w:t xml:space="preserve">接峰值</w:t>
        </w:r>
      </w:ins>
      <w:del w:id="27445" w:author="xh" w:date="2026-10-19T14:38:39+08:00">
        <w:r>
          <w:rPr>
            <w:rFonts w:ascii="Times New Roman" w:hAnsi="Times New Roman" w:eastAsia="方正仿宋_GBK"/>
            <w:b w:val="0"/>
            <w:sz w:val="24"/>
          </w:rPr>
          <w:delText xml:space="preserve">供功率还</w:delText>
        </w:r>
      </w:del>
      <w:r>
        <w:rPr>
          <w:rFonts w:ascii="Times New Roman" w:hAnsi="Times New Roman" w:eastAsia="方正仿宋_GBK"/>
          <w:b w:val="0"/>
          <w:sz w:val="24"/>
        </w:rPr>
        <w:t xml:space="preserve">说明</w:t>
      </w:r>
      <w:ins w:id="27446" w:author="xh" w:date="2026-10-19T14:38:39+08:00">
        <w:r>
          <w:rPr>
            <w:rFonts w:ascii="Times New Roman" w:hAnsi="Times New Roman" w:eastAsia="方正仿宋_GBK"/>
            <w:b w:val="0"/>
            <w:sz w:val="24"/>
          </w:rPr>
          <w:t xml:space="preserve">已采用</w:t>
        </w:r>
      </w:ins>
      <w:del w:id="27447" w:author="xh" w:date="2026-10-19T14:38:39+08:00">
        <w:r>
          <w:rPr>
            <w:rFonts w:ascii="Times New Roman" w:hAnsi="Times New Roman" w:eastAsia="方正仿宋_GBK"/>
            <w:b w:val="0"/>
            <w:sz w:val="24"/>
          </w:rPr>
          <w:delText xml:space="preserve">既有</w:delText>
        </w:r>
      </w:del>
      <w:r>
        <w:rPr>
          <w:rFonts w:ascii="Times New Roman" w:hAnsi="Times New Roman" w:eastAsia="方正仿宋_GBK"/>
          <w:b w:val="0"/>
          <w:sz w:val="24"/>
        </w:rPr>
        <w:t xml:space="preserve">网络的</w:t>
      </w:r>
      <w:ins w:id="27448" w:author="xh" w:date="2026-10-19T14:38:39+08:00">
        <w:r>
          <w:rPr>
            <w:rFonts w:ascii="Times New Roman" w:hAnsi="Times New Roman" w:eastAsia="方正仿宋_GBK"/>
            <w:b w:val="0"/>
            <w:sz w:val="24"/>
          </w:rPr>
          <w:t xml:space="preserve">实际任务</w:t>
        </w:r>
      </w:ins>
      <w:del w:id="27449" w:author="xh" w:date="2026-10-19T14:38:39+08:00">
        <w:r>
          <w:rPr>
            <w:rFonts w:ascii="Times New Roman" w:hAnsi="Times New Roman" w:eastAsia="方正仿宋_GBK"/>
            <w:b w:val="0"/>
            <w:sz w:val="24"/>
          </w:rPr>
          <w:delText xml:space="preserve">作用</w:delText>
        </w:r>
      </w:del>
      <w:r>
        <w:rPr>
          <w:rFonts w:ascii="Times New Roman" w:hAnsi="Times New Roman" w:eastAsia="方正仿宋_GBK"/>
          <w:b w:val="0"/>
          <w:sz w:val="24"/>
        </w:rPr>
        <w:t xml:space="preserve">。市区弹性方案</w:t>
      </w:r>
      <w:ins w:id="27450" w:author="xh" w:date="2026-10-19T14:38:39+08:00">
        <w:r>
          <w:rPr>
            <w:rFonts w:ascii="Times New Roman" w:hAnsi="Times New Roman" w:eastAsia="方正仿宋_GBK"/>
            <w:b w:val="0"/>
            <w:sz w:val="24"/>
          </w:rPr>
          <w:t xml:space="preserve">2030年尚未</w:t>
        </w:r>
      </w:ins>
      <w:del w:id="27451" w:author="xh" w:date="2026-10-19T14:38:39+08:00">
        <w:r>
          <w:rPr>
            <w:rFonts w:ascii="Times New Roman" w:hAnsi="Times New Roman" w:eastAsia="方正仿宋_GBK"/>
            <w:b w:val="0"/>
            <w:sz w:val="24"/>
          </w:rPr>
          <w:delText xml:space="preserve">没有</w:delText>
        </w:r>
      </w:del>
      <w:r>
        <w:rPr>
          <w:rFonts w:ascii="Times New Roman" w:hAnsi="Times New Roman" w:eastAsia="方正仿宋_GBK"/>
          <w:b w:val="0"/>
          <w:sz w:val="24"/>
        </w:rPr>
        <w:t xml:space="preserve">新</w:t>
      </w:r>
      <w:ins w:id="27452" w:author="xh" w:date="2026-10-19T14:38:39+08:00">
        <w:r>
          <w:rPr>
            <w:rFonts w:ascii="Times New Roman" w:hAnsi="Times New Roman" w:eastAsia="方正仿宋_GBK"/>
            <w:b w:val="0"/>
            <w:sz w:val="24"/>
          </w:rPr>
          <w:t xml:space="preserve">建</w:t>
        </w:r>
      </w:ins>
      <w:del w:id="27453" w:author="xh" w:date="2026-10-19T14:38:39+08:00">
        <w:r>
          <w:rPr>
            <w:rFonts w:ascii="Times New Roman" w:hAnsi="Times New Roman" w:eastAsia="方正仿宋_GBK"/>
            <w:b w:val="0"/>
            <w:sz w:val="24"/>
          </w:rPr>
          <w:delText xml:space="preserve">增</w:delText>
        </w:r>
      </w:del>
      <w:r>
        <w:rPr>
          <w:rFonts w:ascii="Times New Roman" w:hAnsi="Times New Roman" w:eastAsia="方正仿宋_GBK"/>
          <w:b w:val="0"/>
          <w:sz w:val="24"/>
        </w:rPr>
        <w:t xml:space="preserve">联络，仍需</w:t>
      </w:r>
      <w:del w:id="27454" w:author="xh" w:date="2026-10-19T14:38:39+08:00">
        <w:r>
          <w:rPr>
            <w:rFonts w:ascii="Times New Roman" w:hAnsi="Times New Roman" w:eastAsia="方正仿宋_GBK"/>
            <w:b w:val="0"/>
            <w:sz w:val="24"/>
          </w:rPr>
          <w:delText xml:space="preserve">要</w:delText>
        </w:r>
      </w:del>
      <w:r>
        <w:rPr>
          <w:rFonts w:ascii="Times New Roman" w:hAnsi="Times New Roman" w:eastAsia="方正仿宋_GBK"/>
          <w:b w:val="0"/>
          <w:sz w:val="24"/>
        </w:rPr>
        <w:t xml:space="preserve">在既有逐站额度</w:t>
      </w:r>
      <w:ins w:id="27455" w:author="xh" w:date="2026-10-19T14:38:39+08:00">
        <w:r>
          <w:rPr>
            <w:rFonts w:ascii="Times New Roman" w:hAnsi="Times New Roman" w:eastAsia="方正仿宋_GBK"/>
            <w:b w:val="0"/>
            <w:sz w:val="24"/>
          </w:rPr>
          <w:t xml:space="preserve">与路径</w:t>
        </w:r>
      </w:ins>
      <w:del w:id="27456" w:author="xh" w:date="2026-10-19T14:38:39+08:00">
        <w:r>
          <w:rPr>
            <w:rFonts w:ascii="Times New Roman" w:hAnsi="Times New Roman" w:eastAsia="方正仿宋_GBK"/>
            <w:b w:val="0"/>
            <w:sz w:val="24"/>
          </w:rPr>
          <w:delText xml:space="preserve">和通道</w:delText>
        </w:r>
      </w:del>
      <w:r>
        <w:rPr>
          <w:rFonts w:ascii="Times New Roman" w:hAnsi="Times New Roman" w:eastAsia="方正仿宋_GBK"/>
          <w:b w:val="0"/>
          <w:sz w:val="24"/>
        </w:rPr>
        <w:t xml:space="preserve">内安排</w:t>
      </w:r>
      <w:ins w:id="27457" w:author="xh" w:date="2026-10-19T14:38:39+08:00">
        <w:r>
          <w:rPr>
            <w:rFonts w:ascii="Times New Roman" w:hAnsi="Times New Roman" w:eastAsia="方正仿宋_GBK"/>
            <w:b w:val="0"/>
            <w:sz w:val="24"/>
          </w:rPr>
          <w:t xml:space="preserve">供区</w:t>
        </w:r>
      </w:ins>
      <w:del w:id="27458" w:author="xh" w:date="2026-10-19T14:38:39+08:00">
        <w:r>
          <w:rPr>
            <w:rFonts w:ascii="Times New Roman" w:hAnsi="Times New Roman" w:eastAsia="方正仿宋_GBK"/>
            <w:b w:val="0"/>
            <w:sz w:val="24"/>
          </w:rPr>
          <w:delText xml:space="preserve">正常及故障支援</w:delText>
        </w:r>
      </w:del>
      <w:r>
        <w:rPr>
          <w:rFonts w:ascii="Times New Roman" w:hAnsi="Times New Roman" w:eastAsia="方正仿宋_GBK"/>
          <w:b w:val="0"/>
          <w:sz w:val="24"/>
        </w:rPr>
        <w:t xml:space="preserve">；</w:t>
      </w:r>
      <w:ins w:id="27459" w:author="xh" w:date="2026-10-19T14:38:39+08:00">
        <w:r>
          <w:rPr>
            <w:rFonts w:ascii="Times New Roman" w:hAnsi="Times New Roman" w:eastAsia="方正仿宋_GBK"/>
            <w:b w:val="0"/>
            <w:sz w:val="24"/>
          </w:rPr>
          <w:t xml:space="preserve">后期</w:t>
        </w:r>
      </w:ins>
      <w:del w:id="27460" w:author="xh" w:date="2026-10-19T14:38:39+08:00">
        <w:r>
          <w:rPr>
            <w:rFonts w:ascii="Times New Roman" w:hAnsi="Times New Roman" w:eastAsia="方正仿宋_GBK"/>
            <w:b w:val="0"/>
            <w:sz w:val="24"/>
          </w:rPr>
          <w:delText xml:space="preserve">刚性方案的5项</w:delText>
        </w:r>
      </w:del>
      <w:r>
        <w:rPr>
          <w:rFonts w:ascii="Times New Roman" w:hAnsi="Times New Roman" w:eastAsia="方正仿宋_GBK"/>
          <w:b w:val="0"/>
          <w:sz w:val="24"/>
        </w:rPr>
        <w:t xml:space="preserve">新增</w:t>
      </w:r>
      <w:ins w:id="27461" w:author="xh" w:date="2026-10-19T14:38:39+08:00">
        <w:r>
          <w:rPr>
            <w:rFonts w:ascii="Times New Roman" w:hAnsi="Times New Roman" w:eastAsia="方正仿宋_GBK"/>
            <w:b w:val="0"/>
            <w:sz w:val="24"/>
          </w:rPr>
          <w:t xml:space="preserve">通道与储能逐步</w:t>
        </w:r>
      </w:ins>
      <w:del w:id="27462" w:author="xh" w:date="2026-10-19T14:38:39+08:00">
        <w:r>
          <w:rPr>
            <w:rFonts w:ascii="Times New Roman" w:hAnsi="Times New Roman" w:eastAsia="方正仿宋_GBK"/>
            <w:b w:val="0"/>
            <w:sz w:val="24"/>
          </w:rPr>
          <w:delText xml:space="preserve">工程是在相同既有网络基础上</w:delText>
        </w:r>
      </w:del>
      <w:r>
        <w:rPr>
          <w:rFonts w:ascii="Times New Roman" w:hAnsi="Times New Roman" w:eastAsia="方正仿宋_GBK"/>
          <w:b w:val="0"/>
          <w:sz w:val="24"/>
        </w:rPr>
        <w:t xml:space="preserve">增加</w:t>
      </w:r>
      <w:del w:id="27463" w:author="xh" w:date="2026-10-19T14:38:39+08:00">
        <w:r>
          <w:rPr>
            <w:rFonts w:ascii="Times New Roman" w:hAnsi="Times New Roman" w:eastAsia="方正仿宋_GBK"/>
            <w:b w:val="0"/>
            <w:sz w:val="24"/>
          </w:rPr>
          <w:delText xml:space="preserve">可用路径</w:delText>
        </w:r>
      </w:del>
      <w:r>
        <w:rPr>
          <w:rFonts w:ascii="Times New Roman" w:hAnsi="Times New Roman" w:eastAsia="方正仿宋_GBK"/>
          <w:b w:val="0"/>
          <w:sz w:val="24"/>
        </w:rPr>
        <w:t xml:space="preserve">。邳州两</w:t>
      </w:r>
      <w:del w:id="27464" w:author="xh" w:date="2026-10-19T14:38:39+08:00">
        <w:r>
          <w:rPr>
            <w:rFonts w:ascii="Times New Roman" w:hAnsi="Times New Roman" w:eastAsia="方正仿宋_GBK"/>
            <w:b w:val="0"/>
            <w:sz w:val="24"/>
          </w:rPr>
          <w:delText xml:space="preserve">类</w:delText>
        </w:r>
      </w:del>
      <w:r>
        <w:rPr>
          <w:rFonts w:ascii="Times New Roman" w:hAnsi="Times New Roman" w:eastAsia="方正仿宋_GBK"/>
          <w:b w:val="0"/>
          <w:sz w:val="24"/>
        </w:rPr>
        <w:t xml:space="preserve">方案均</w:t>
      </w:r>
      <w:ins w:id="27465" w:author="xh" w:date="2026-10-19T14:38:39+08:00">
        <w:r>
          <w:rPr>
            <w:rFonts w:ascii="Times New Roman" w:hAnsi="Times New Roman" w:eastAsia="方正仿宋_GBK"/>
            <w:b w:val="0"/>
            <w:sz w:val="24"/>
          </w:rPr>
          <w:t xml:space="preserve">分年</w:t>
        </w:r>
      </w:ins>
      <w:r>
        <w:rPr>
          <w:rFonts w:ascii="Times New Roman" w:hAnsi="Times New Roman" w:eastAsia="方正仿宋_GBK"/>
          <w:b w:val="0"/>
          <w:sz w:val="24"/>
        </w:rPr>
        <w:t xml:space="preserve">建设联络，</w:t>
      </w:r>
      <w:ins w:id="27466" w:author="xh" w:date="2026-10-19T14:38:39+08:00">
        <w:r>
          <w:rPr>
            <w:rFonts w:ascii="Times New Roman" w:hAnsi="Times New Roman" w:eastAsia="方正仿宋_GBK"/>
            <w:b w:val="0"/>
            <w:sz w:val="24"/>
          </w:rPr>
          <w:t xml:space="preserve">站内主变及</w:t>
        </w:r>
      </w:ins>
      <w:del w:id="27467" w:author="xh" w:date="2026-10-19T14:38:39+08:00">
        <w:r>
          <w:rPr>
            <w:rFonts w:ascii="Times New Roman" w:hAnsi="Times New Roman" w:eastAsia="方正仿宋_GBK"/>
            <w:b w:val="0"/>
            <w:sz w:val="24"/>
          </w:rPr>
          <w:delText xml:space="preserve">但</w:delText>
        </w:r>
      </w:del>
      <w:r>
        <w:rPr>
          <w:rFonts w:ascii="Times New Roman" w:hAnsi="Times New Roman" w:eastAsia="方正仿宋_GBK"/>
          <w:b w:val="0"/>
          <w:sz w:val="24"/>
        </w:rPr>
        <w:t xml:space="preserve">储能</w:t>
      </w:r>
      <w:ins w:id="27468" w:author="xh" w:date="2026-10-19T14:38:39+08:00">
        <w:r>
          <w:rPr>
            <w:rFonts w:ascii="Times New Roman" w:hAnsi="Times New Roman" w:eastAsia="方正仿宋_GBK"/>
            <w:b w:val="0"/>
            <w:sz w:val="24"/>
          </w:rPr>
          <w:t xml:space="preserve">配置</w:t>
        </w:r>
      </w:ins>
      <w:del w:id="27469" w:author="xh" w:date="2026-10-19T14:38:39+08:00">
        <w:r>
          <w:rPr>
            <w:rFonts w:ascii="Times New Roman" w:hAnsi="Times New Roman" w:eastAsia="方正仿宋_GBK"/>
            <w:b w:val="0"/>
            <w:sz w:val="24"/>
          </w:rPr>
          <w:delText xml:space="preserve">和主变的站内分布</w:delText>
        </w:r>
      </w:del>
      <w:r>
        <w:rPr>
          <w:rFonts w:ascii="Times New Roman" w:hAnsi="Times New Roman" w:eastAsia="方正仿宋_GBK"/>
          <w:b w:val="0"/>
          <w:sz w:val="24"/>
        </w:rPr>
        <w:t xml:space="preserve">不同，各年</w:t>
      </w:r>
      <w:del w:id="27470" w:author="xh" w:date="2026-10-19T14:38:39+08:00">
        <w:r>
          <w:rPr>
            <w:rFonts w:ascii="Times New Roman" w:hAnsi="Times New Roman" w:eastAsia="方正仿宋_GBK"/>
            <w:b w:val="0"/>
            <w:sz w:val="24"/>
          </w:rPr>
          <w:delText xml:space="preserve">的必要</w:delText>
        </w:r>
      </w:del>
      <w:r>
        <w:rPr>
          <w:rFonts w:ascii="Times New Roman" w:hAnsi="Times New Roman" w:eastAsia="方正仿宋_GBK"/>
          <w:b w:val="0"/>
          <w:sz w:val="24"/>
        </w:rPr>
        <w:t xml:space="preserve">转</w:t>
      </w:r>
      <w:ins w:id="27471" w:author="xh" w:date="2026-10-19T14:38:39+08:00">
        <w:r>
          <w:rPr>
            <w:rFonts w:ascii="Times New Roman" w:hAnsi="Times New Roman" w:eastAsia="方正仿宋_GBK"/>
            <w:b w:val="0"/>
            <w:sz w:val="24"/>
          </w:rPr>
          <w:t xml:space="preserve">接</w:t>
        </w:r>
      </w:ins>
      <w:del w:id="27472" w:author="xh" w:date="2026-10-19T14:38:39+08:00">
        <w:r>
          <w:rPr>
            <w:rFonts w:ascii="Times New Roman" w:hAnsi="Times New Roman" w:eastAsia="方正仿宋_GBK"/>
            <w:b w:val="0"/>
            <w:sz w:val="24"/>
          </w:rPr>
          <w:delText xml:space="preserve">供</w:delText>
        </w:r>
      </w:del>
      <w:r>
        <w:rPr>
          <w:rFonts w:ascii="Times New Roman" w:hAnsi="Times New Roman" w:eastAsia="方正仿宋_GBK"/>
          <w:b w:val="0"/>
          <w:sz w:val="24"/>
        </w:rPr>
        <w:t xml:space="preserve">任务随</w:t>
      </w:r>
      <w:ins w:id="27473" w:author="xh" w:date="2026-10-19T14:38:39+08:00">
        <w:r>
          <w:rPr>
            <w:rFonts w:ascii="Times New Roman" w:hAnsi="Times New Roman" w:eastAsia="方正仿宋_GBK"/>
            <w:b w:val="0"/>
            <w:sz w:val="24"/>
          </w:rPr>
          <w:t xml:space="preserve">源</w:t>
        </w:r>
      </w:ins>
      <w:del w:id="27474" w:author="xh" w:date="2026-10-19T14:38:39+08:00">
        <w:r>
          <w:rPr>
            <w:rFonts w:ascii="Times New Roman" w:hAnsi="Times New Roman" w:eastAsia="方正仿宋_GBK"/>
            <w:b w:val="0"/>
            <w:sz w:val="24"/>
          </w:rPr>
          <w:delText xml:space="preserve">负</w:delText>
        </w:r>
      </w:del>
      <w:r>
        <w:rPr>
          <w:rFonts w:ascii="Times New Roman" w:hAnsi="Times New Roman" w:eastAsia="方正仿宋_GBK"/>
          <w:b w:val="0"/>
          <w:sz w:val="24"/>
        </w:rPr>
        <w:t xml:space="preserve">荷及投运状态变化。</w:t>
      </w:r>
      <w:del w:id="27475" w:author="xh" w:date="2026-10-19T14:38:39+08:00">
        <w:r>
          <w:rPr>
            <w:rFonts w:ascii="Times New Roman" w:hAnsi="Times New Roman" w:eastAsia="方正仿宋_GBK"/>
            <w:b w:val="0"/>
            <w:sz w:val="24"/>
          </w:rPr>
          <w:delText xml:space="preserve">比较新增工程时，应将已有网络提供的支援与新建通道形成的增量分别对应到方案。</w:delText>
        </w:r>
      </w:del>
    </w:p>
    <w:p w14:paraId="1506295E">
      <w:pPr>
        <w:pStyle w:val="4"/>
        <w:keepNext/>
        <w:numPr>
          <w:ilvl w:val="0"/>
          <w:numId w:val="0"/>
        </w:numPr>
        <w:spacing w:before="160" w:after="120" w:line="480" w:lineRule="exact"/>
        <w:ind w:firstLine="0"/>
      </w:pPr>
      <w:ins w:id="28267" w:author="xh" w:date="2026-10-19T14:39:18+08:00">
        <w:bookmarkStart w:id="330" w:name="Report1017_h1044"/>
        <w:bookmarkEnd w:id="330"/>
      </w:ins>
      <w:bookmarkStart w:id="255" w:name="五参数推广矩阵"/>
      <w:bookmarkStart w:id="256" w:name="h1088"/>
      <w:r>
        <w:rPr>
          <w:rFonts w:ascii="Times New Roman" w:hAnsi="Times New Roman" w:eastAsia="方正仿宋_GBK"/>
          <w:b/>
          <w:sz w:val="32"/>
        </w:rPr>
        <w:t>5.6 五参数推广矩阵</w:t>
      </w:r>
      <w:bookmarkEnd w:id="255"/>
      <w:bookmarkEnd w:id="256"/>
    </w:p>
    <w:p w14:paraId="521676BF">
      <w:pPr>
        <w:pStyle w:val="5"/>
        <w:keepNext/>
        <w:numPr>
          <w:ilvl w:val="0"/>
          <w:numId w:val="0"/>
        </w:numPr>
        <w:spacing w:before="160" w:after="120" w:line="390" w:lineRule="exact"/>
        <w:ind w:firstLine="0"/>
      </w:pPr>
      <w:bookmarkStart w:id="257" w:name="参数组织与推广模型"/>
      <w:r>
        <w:rPr>
          <w:rFonts w:ascii="Times New Roman" w:hAnsi="Times New Roman" w:eastAsia="方正仿宋_GBK"/>
          <w:b/>
          <w:sz w:val="26"/>
        </w:rPr>
        <w:t>5.6.1 参数组织与推广模型</w:t>
      </w:r>
      <w:bookmarkEnd w:id="257"/>
    </w:p>
    <w:p w14:paraId="166D82BB">
      <w:pPr>
        <w:pStyle w:val="115"/>
        <w:widowControl/>
        <w:spacing w:before="0" w:after="0" w:line="348" w:lineRule="exact"/>
        <w:ind w:firstLine="480"/>
        <w:jc w:val="both"/>
      </w:pPr>
      <w:r>
        <w:rPr>
          <w:rFonts w:ascii="Times New Roman" w:hAnsi="Times New Roman" w:eastAsia="方正仿宋_GBK"/>
          <w:b w:val="0"/>
          <w:sz w:val="24"/>
        </w:rPr>
        <w:t>第3.5节通过与容载比的相关强度筛选、指标间信息归并及参数间相关核验，确定分布式电源装机渗透率、年最大净负荷平均增长率、电缆长度占比、初始转供率和负荷分散系数五项推广参数。本节按这些条件归纳设备比选结果，形成容载比矩阵。</w:t>
      </w:r>
    </w:p>
    <w:p w14:paraId="6EA5F5A9">
      <w:pPr>
        <w:pStyle w:val="2"/>
        <w:widowControl/>
        <w:spacing w:before="0" w:after="0" w:line="348" w:lineRule="exact"/>
        <w:ind w:firstLine="480"/>
        <w:jc w:val="both"/>
      </w:pPr>
      <w:r>
        <w:rPr>
          <w:rFonts w:ascii="Times New Roman" w:hAnsi="Times New Roman" w:eastAsia="方正仿宋_GBK"/>
          <w:b w:val="0"/>
          <w:sz w:val="24"/>
        </w:rPr>
        <w:t>区间矩阵采用五站存量设备模板，每站初始为两台50 MVA主变，总容量500.00 MVA。既有主变可保留或更换为63、80 MVA，各站允许扩建一台50 MVA主变。基期网供峰值250 MW，比选时点为基期后第4年。主变允许规格、扩建位置、馈线和间隔条件进入承载约束，主变、储能和新增联络按共同评价期费用比选。</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A0F1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27476" w:author="xh" w:date="2026-10-19T14:39:58+08:00"/>
        </w:trPr>
        <w:tc>
          <w:tcPr>
            <w:tcW w:w="737" w:type="dxa"/>
            <w:tcMar>
              <w:top w:w="0" w:type="dxa"/>
              <w:left w:w="0" w:type="dxa"/>
              <w:bottom w:w="0" w:type="dxa"/>
              <w:right w:w="0" w:type="dxa"/>
            </w:tcMar>
            <w:vAlign w:val="center"/>
          </w:tcPr>
          <w:p w14:paraId="638B2B3E">
            <w:pPr>
              <w:keepNext/>
              <w:spacing w:before="0" w:after="0"/>
              <w:ind w:left="0" w:leftChars="0" w:right="0" w:rightChars="0" w:firstLine="0" w:firstLineChars="0"/>
              <w:rPr>
                <w:del w:id="27477" w:author="xh" w:date="2026-10-19T14:39:58+08:00"/>
              </w:rPr>
            </w:pPr>
          </w:p>
        </w:tc>
        <w:tc>
          <w:tcPr>
            <w:tcW w:w="6838" w:type="dxa"/>
            <w:tcMar>
              <w:top w:w="0" w:type="dxa"/>
              <w:left w:w="0" w:type="dxa"/>
              <w:bottom w:w="0" w:type="dxa"/>
              <w:right w:w="0" w:type="dxa"/>
            </w:tcMar>
            <w:vAlign w:val="center"/>
          </w:tcPr>
          <w:p w14:paraId="115F2D6D">
            <w:pPr>
              <w:keepNext/>
              <w:spacing w:before="100" w:after="100" w:line="276" w:lineRule="auto"/>
              <w:ind w:left="0" w:leftChars="0" w:right="0" w:rightChars="0" w:firstLine="0" w:firstLineChars="0"/>
              <w:jc w:val="center"/>
              <w:rPr>
                <w:del w:id="27478" w:author="xh" w:date="2026-10-19T14:39:58+08:00"/>
              </w:rPr>
            </w:pPr>
            <w:del w:id="27479" w:author="xh" w:date="2026-10-19T14:39:58+08:00">
              <m:oMathPara>
                <m:oMath>
                  <m:m>
                    <m:mPr>
                      <m:mcs>
                        <m:mc>
                          <m:mcPr>
                            <m:count m:val="1"/>
                            <m:mcJc m:val="right"/>
                          </m:mcPr>
                        </m:mc>
                        <m:mc>
                          <m:mcPr>
                            <m:count m:val="1"/>
                            <m:mcJc m:val="left"/>
                          </m:mcPr>
                        </m:mc>
                      </m:mcs>
                      <m:plcHide m:val="1"/>
                    </m:mPr>
                    <m:mr>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e>
                      <m:e>
                        <m:r>
                          <m:rPr>
                            <m:nor/>
                            <m:sty m:val="p"/>
                          </m:rPr>
                          <w:rPr>
                            <w:rFonts w:ascii="Times New Roman" w:hAnsi="Times New Roman" w:eastAsia="方正仿宋_GBK" w:cs="Times New Roman"/>
                            <w:b w:val="0"/>
                            <w:i w:val="0"/>
                            <w:iCs w:val="0"/>
                          </w:rPr>
                          <m:t>=250(1+</m:t>
                        </m:r>
                        <m:acc>
                          <m:accPr>
                            <m:chr m:val="‾"/>
                          </m:accPr>
                          <m:e>
                            <m:r>
                              <m:rPr>
                                <m:nor/>
                              </m:rPr>
                              <w:rPr>
                                <w:rFonts w:ascii="Times New Roman" w:hAnsi="Times New Roman" w:eastAsia="方正仿宋_GBK" w:cs="Times New Roman"/>
                                <w:i/>
                                <w:iCs/>
                              </w:rPr>
                              <m:t>g</m:t>
                            </m:r>
                          </m:e>
                        </m:acc>
                        <m:sSup>
                          <m:sSupPr/>
                          <m:e>
                            <m:r>
                              <m:rPr>
                                <m:nor/>
                                <m:sty m:val="p"/>
                              </m:rPr>
                              <w:rPr>
                                <w:rFonts w:ascii="Times New Roman" w:hAnsi="Times New Roman" w:eastAsia="方正仿宋_GBK" w:cs="Times New Roman"/>
                                <w:b w:val="0"/>
                                <w:i w:val="0"/>
                                <w:iCs w:val="0"/>
                              </w:rPr>
                              <m:t>)</m:t>
                            </m:r>
                          </m:e>
                          <m:sup>
                            <m:r>
                              <m:rPr>
                                <m:nor/>
                                <m:sty m:val="p"/>
                              </m:rPr>
                              <w:rPr>
                                <w:rFonts w:ascii="Times New Roman" w:hAnsi="Times New Roman" w:eastAsia="方正仿宋_GBK" w:cs="Times New Roman"/>
                                <w:b w:val="0"/>
                                <w:i w:val="0"/>
                                <w:iCs w:val="0"/>
                              </w:rPr>
                              <m:t>4</m:t>
                            </m:r>
                          </m:sup>
                        </m:sSup>
                        <m:r>
                          <m:rPr>
                            <m:nor/>
                            <m:sty m:val="p"/>
                          </m:rPr>
                          <w:rPr>
                            <w:rFonts w:ascii="Times New Roman" w:hAnsi="Times New Roman" w:eastAsia="方正仿宋_GBK" w:cs="Times New Roman"/>
                            <w:b w:val="0"/>
                            <w:i w:val="0"/>
                            <w:iCs w:val="0"/>
                          </w:rPr>
                          <m:t>,</m:t>
                        </m:r>
                      </m:e>
                    </m:mr>
                    <m:mr>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,evening</m:t>
                            </m:r>
                          </m:sub>
                        </m:sSub>
                      </m:e>
                      <m:e>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L</m:t>
                            </m:r>
                          </m:sup>
                        </m:sSubSup>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m:t>
                        </m:r>
                      </m:e>
                    </m:mr>
                    <m:mr>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,day</m:t>
                            </m:r>
                          </m:sub>
                        </m:sSub>
                      </m:e>
                      <m:e>
                        <m:r>
                          <m:rPr>
                            <m:nor/>
                            <m:sty m:val="p"/>
                          </m:rPr>
                          <w:rPr>
                            <w:rFonts w:ascii="Times New Roman" w:hAnsi="Times New Roman" w:eastAsia="方正仿宋_GBK" w:cs="Times New Roman"/>
                            <w:b w:val="0"/>
                            <w:i w:val="0"/>
                            <w:iCs w:val="0"/>
                          </w:rPr>
                          <m:t>=0.30</m:t>
                        </m:r>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L</m:t>
                            </m:r>
                          </m:sup>
                        </m:sSubSup>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−0.75</m:t>
                        </m:r>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C</m:t>
                            </m:r>
                          </m:sub>
                        </m:sSub>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G</m:t>
                            </m:r>
                          </m:sup>
                        </m:sSubSup>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m:t>
                        </m:r>
                      </m:e>
                    </m:mr>
                  </m:m>
                </m:oMath>
              </m:oMathPara>
            </w:del>
          </w:p>
        </w:tc>
        <w:tc>
          <w:tcPr>
            <w:tcW w:w="737" w:type="dxa"/>
            <w:tcMar>
              <w:top w:w="0" w:type="dxa"/>
              <w:left w:w="0" w:type="dxa"/>
              <w:bottom w:w="0" w:type="dxa"/>
              <w:right w:w="0" w:type="dxa"/>
            </w:tcMar>
            <w:vAlign w:val="center"/>
          </w:tcPr>
          <w:p w14:paraId="75C8F86C">
            <w:pPr>
              <w:keepNext/>
              <w:spacing w:before="0" w:after="0"/>
              <w:ind w:left="0" w:leftChars="0" w:right="0" w:rightChars="0" w:firstLine="0" w:firstLineChars="0"/>
              <w:jc w:val="right"/>
              <w:rPr>
                <w:del w:id="27480" w:author="xh" w:date="2026-10-19T14:39:58+08:00"/>
              </w:rPr>
            </w:pPr>
            <w:del w:id="27481" w:author="xh" w:date="2026-10-19T14:39:58+08:00">
              <w:r>
                <w:rPr>
                  <w:rFonts w:ascii="Times New Roman" w:hAnsi="Times New Roman" w:eastAsia="方正仿宋_GBK"/>
                  <w:b w:val="0"/>
                  <w:sz w:val="18"/>
                </w:rPr>
                <w:delText>（5-11）</w:delText>
              </w:r>
            </w:del>
          </w:p>
        </w:tc>
      </w:tr>
      <w:tr>
        <w:trPr>
          <w:cantSplit/>
          <w:ins w:id="27482" w:author="xh" w:date="2026-10-19T14:39:58+08:00"/>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ins w:id="27483" w:author="xh" w:date="2026-10-19T14:39:58+08:0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ins w:id="27484" w:author="xh" w:date="2026-10-19T14:39:58+08:00"/>
              </w:rPr>
            </w:pPr>
            <w:ins w:id="27485" w:author="xh" w:date="2026-10-19T14:39:58+08:00">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ins>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ins w:id="27486" w:author="xh" w:date="2026-10-19T14:39:58+08:00"/>
              </w:rPr>
            </w:pPr>
            <w:ins w:id="27487" w:author="xh" w:date="2026-10-19T14:39:58+08:00">
              <w:r>
                <w:rPr>
                  <w:rFonts w:ascii="Times New Roman" w:hAnsi="Times New Roman" w:eastAsia="方正仿宋_GBK"/>
                  <w:b w:val="0"/>
                  <w:sz w:val="18"/>
                </w:rPr>
                <w:t>（5-11）</w:t>
              </w:r>
            </w:ins>
          </w:p>
        </w:tc>
      </w:tr>
    </w:tbl>
    <w:p w14:paraId="33218695">
      <w:pPr>
        <w:pStyle w:val="115"/>
        <w:widowControl/>
        <w:spacing w:before="0" w:after="0" w:line="348" w:lineRule="exact"/>
        <w:ind w:left="0" w:leftChars="0" w:right="0" w:rightChars="0" w:firstLine="0" w:firstLineChars="0" w:hanging="0" w:hangingChars="0" w:start="0" w:end="0" w:startChars="0" w:endChars="0"/>
        <w:jc w:val="both"/>
        <w:pPrChange w:id="28350" w:author="xh" w:date="2026-10-19T14:40:37+08:00">
          <w:pPr>
            <w:pStyle w:val="115"/>
            <w:widowControl/>
            <w:spacing w:before="0" w:after="0" w:line="348" w:lineRule="exact"/>
            <w:ind w:left="0" w:leftChars="0" w:right="0" w:rightChars="0" w:firstLine="0" w:firstLineChars="0"/>
            <w:jc w:val="both"/>
          </w:pPr>
        </w:pPrChange>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为基期后第4年的网供最大负荷，</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,evening</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,day</m:t>
            </m:r>
          </m:sub>
        </m:sSub>
      </m:oMath>
      <w:r>
        <w:rPr>
          <w:rFonts w:ascii="Times New Roman" w:hAnsi="Times New Roman" w:eastAsia="方正仿宋_GBK"/>
          <w:b w:val="0"/>
          <w:sz w:val="24"/>
        </w:rPr>
        <w:t>为站</w:t>
      </w:r>
      <m:oMath>
        <m:r>
          <m:rPr>
            <m:nor/>
          </m:rPr>
          <w:rPr>
            <w:rFonts w:ascii="Times New Roman" w:hAnsi="Times New Roman" w:eastAsia="方正仿宋_GBK" w:cs="Times New Roman"/>
            <w:i/>
            <w:iCs/>
          </w:rPr>
          <m:t>i</m:t>
        </m:r>
      </m:oMath>
      <w:r>
        <w:rPr>
          <w:rFonts w:ascii="Times New Roman" w:hAnsi="Times New Roman" w:eastAsia="方正仿宋_GBK"/>
          <w:b w:val="0"/>
          <w:sz w:val="24"/>
        </w:rPr>
        <w:t>晚峰及日间净负荷，单位MW；</w:t>
      </w:r>
      <m:oMath>
        <m:acc>
          <m:accPr>
            <m:chr m:val="‾"/>
          </m:accPr>
          <m:e>
            <m:r>
              <m:rPr>
                <m:nor/>
              </m:rPr>
              <w:rPr>
                <w:rFonts w:ascii="Times New Roman" w:hAnsi="Times New Roman" w:eastAsia="方正仿宋_GBK" w:cs="Times New Roman"/>
                <w:i/>
                <w:iCs/>
              </w:rPr>
              <m:t>g</m:t>
            </m:r>
          </m:e>
        </m:acc>
      </m:oMath>
      <w:r>
        <w:rPr>
          <w:rFonts w:ascii="Times New Roman" w:hAnsi="Times New Roman" w:eastAsia="方正仿宋_GBK"/>
          <w:b w:val="0"/>
          <w:sz w:val="24"/>
        </w:rPr>
        <w:t>为年最大净负荷平均增长率，</w:t>
      </w:r>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C</m:t>
            </m:r>
          </m:sub>
        </m:sSub>
      </m:oMath>
      <w:r>
        <w:rPr>
          <w:rFonts w:ascii="Times New Roman" w:hAnsi="Times New Roman" w:eastAsia="方正仿宋_GBK"/>
          <w:b w:val="0"/>
          <w:sz w:val="24"/>
        </w:rPr>
        <w:t>为装机渗透率；</w:t>
      </w:r>
      <m:oMath>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L</m:t>
            </m:r>
          </m:sup>
        </m:sSubSup>
      </m:oMath>
      <w:r>
        <w:rPr>
          <w:rFonts w:ascii="Times New Roman" w:hAnsi="Times New Roman" w:eastAsia="方正仿宋_GBK"/>
          <w:b w:val="0"/>
          <w:sz w:val="24"/>
        </w:rPr>
        <w:t>、</w:t>
      </w:r>
      <m:oMath>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G</m:t>
            </m:r>
          </m:sup>
        </m:sSubSup>
      </m:oMath>
      <w:r>
        <w:rPr>
          <w:rFonts w:ascii="Times New Roman" w:hAnsi="Times New Roman" w:eastAsia="方正仿宋_GBK"/>
          <w:b w:val="0"/>
          <w:sz w:val="24"/>
        </w:rPr>
        <w:t>分别为负荷、光伏分配权重，各自合计为1。晚峰光伏出力取零，日间负荷和光伏出力系数分别为0.30、0.75。</w:t>
      </w:r>
    </w:p>
    <w:p w14:paraId="11940EA1">
      <w:pPr>
        <w:pStyle w:val="2"/>
        <w:widowControl/>
        <w:spacing w:before="0" w:after="0" w:line="348" w:lineRule="exact"/>
        <w:ind w:firstLine="480"/>
        <w:jc w:val="both"/>
      </w:pPr>
      <w:r>
        <w:rPr>
          <w:rFonts w:ascii="Times New Roman" w:hAnsi="Times New Roman" w:eastAsia="方正仿宋_GBK"/>
          <w:b w:val="0"/>
          <w:sz w:val="24"/>
        </w:rPr>
        <w:t>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14:paraId="1989DC34">
      <w:pPr>
        <w:pStyle w:val="2"/>
        <w:keepNext/>
        <w:spacing w:before="120" w:after="80" w:line="280" w:lineRule="exact"/>
        <w:ind w:firstLine="0"/>
        <w:jc w:val="center"/>
      </w:pPr>
      <w:r>
        <w:rPr>
          <w:rFonts w:ascii="Times New Roman" w:hAnsi="Times New Roman" w:eastAsia="宋体"/>
          <w:b w:val="0"/>
          <w:sz w:val="21"/>
        </w:rPr>
        <w:t>表5-65 五站推广模板</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4156"/>
        <w:gridCol w:w="4156"/>
      </w:tblGrid>
      <w:tr w14:paraId="22289A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4156" w:type="dxa"/>
            <w:tcMar>
              <w:left w:w="70" w:type="dxa"/>
              <w:right w:w="70" w:type="dxa"/>
            </w:tcMar>
            <w:vAlign w:val="center"/>
          </w:tcPr>
          <w:p w14:paraId="64207966">
            <w:pPr>
              <w:keepNext/>
              <w:spacing w:before="20" w:after="20" w:line="260" w:lineRule="exact"/>
              <w:ind w:left="0" w:leftChars="0" w:right="0" w:rightChars="0" w:firstLine="0" w:firstLineChars="0"/>
              <w:jc w:val="center"/>
            </w:pPr>
            <w:r>
              <w:rPr>
                <w:rFonts w:ascii="Times New Roman" w:hAnsi="Times New Roman" w:eastAsia="宋体"/>
                <w:b/>
                <w:sz w:val="18"/>
              </w:rPr>
              <w:t>项目</w:t>
            </w:r>
          </w:p>
        </w:tc>
        <w:tc>
          <w:tcPr>
            <w:tcW w:w="4156" w:type="dxa"/>
            <w:tcMar>
              <w:left w:w="70" w:type="dxa"/>
              <w:right w:w="70" w:type="dxa"/>
            </w:tcMar>
            <w:vAlign w:val="center"/>
          </w:tcPr>
          <w:p w14:paraId="26F485EB">
            <w:pPr>
              <w:keepNext/>
              <w:spacing w:before="20" w:after="20" w:line="260" w:lineRule="exact"/>
              <w:ind w:left="0" w:leftChars="0" w:right="0" w:rightChars="0" w:firstLine="0" w:firstLineChars="0"/>
              <w:jc w:val="center"/>
            </w:pPr>
            <w:r>
              <w:rPr>
                <w:rFonts w:ascii="Times New Roman" w:hAnsi="Times New Roman" w:eastAsia="宋体"/>
                <w:b/>
                <w:sz w:val="18"/>
              </w:rPr>
              <w:t>设置</w:t>
            </w:r>
          </w:p>
        </w:tc>
      </w:tr>
      <w:tr w14:paraId="1B817A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4C218FE2">
            <w:pPr>
              <w:keepNext w:val="0"/>
              <w:spacing w:before="20" w:after="20" w:line="260" w:lineRule="exact"/>
              <w:ind w:left="0" w:leftChars="0" w:right="0" w:rightChars="0" w:firstLine="0" w:firstLineChars="0"/>
              <w:jc w:val="center"/>
            </w:pPr>
            <w:r>
              <w:rPr>
                <w:rFonts w:ascii="Times New Roman" w:hAnsi="Times New Roman" w:eastAsia="宋体"/>
                <w:b w:val="0"/>
                <w:sz w:val="18"/>
              </w:rPr>
              <w:t>区间矩阵设备</w:t>
            </w:r>
          </w:p>
        </w:tc>
        <w:tc>
          <w:tcPr>
            <w:tcW w:w="4156" w:type="dxa"/>
            <w:tcMar>
              <w:left w:w="70" w:type="dxa"/>
              <w:right w:w="70" w:type="dxa"/>
            </w:tcMar>
            <w:vAlign w:val="center"/>
          </w:tcPr>
          <w:p w14:paraId="2F0AE05B">
            <w:pPr>
              <w:keepNext w:val="0"/>
              <w:spacing w:before="20" w:after="20" w:line="260" w:lineRule="exact"/>
              <w:ind w:left="0" w:leftChars="0" w:right="0" w:rightChars="0" w:firstLine="0" w:firstLineChars="0"/>
              <w:jc w:val="center"/>
            </w:pPr>
            <w:r>
              <w:rPr>
                <w:rFonts w:ascii="Times New Roman" w:hAnsi="Times New Roman" w:eastAsia="宋体"/>
                <w:b w:val="0"/>
                <w:sz w:val="18"/>
              </w:rPr>
              <w:t>5站，每站保留2×50 MVA，允许更换63、80 MVA，并可扩建第三台50 MVA主变，初始总容量500 MVA</w:t>
            </w:r>
          </w:p>
        </w:tc>
      </w:tr>
      <w:tr w14:paraId="0584043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510FF938">
            <w:pPr>
              <w:keepNext w:val="0"/>
              <w:spacing w:before="20" w:after="20" w:line="260" w:lineRule="exact"/>
              <w:ind w:left="0" w:leftChars="0" w:right="0" w:rightChars="0" w:firstLine="0" w:firstLineChars="0"/>
              <w:jc w:val="center"/>
            </w:pPr>
            <w:r>
              <w:rPr>
                <w:rFonts w:ascii="Times New Roman" w:hAnsi="Times New Roman" w:eastAsia="宋体"/>
                <w:b w:val="0"/>
                <w:sz w:val="18"/>
              </w:rPr>
              <w:t>典型转供对照设备</w:t>
            </w:r>
          </w:p>
        </w:tc>
        <w:tc>
          <w:tcPr>
            <w:tcW w:w="4156" w:type="dxa"/>
            <w:tcMar>
              <w:left w:w="70" w:type="dxa"/>
              <w:right w:w="70" w:type="dxa"/>
            </w:tcMar>
            <w:vAlign w:val="center"/>
          </w:tcPr>
          <w:p w14:paraId="34CB2C8F">
            <w:pPr>
              <w:keepNext w:val="0"/>
              <w:spacing w:before="20" w:after="20" w:line="260" w:lineRule="exact"/>
              <w:ind w:left="0" w:leftChars="0" w:right="0" w:rightChars="0" w:firstLine="0" w:firstLineChars="0"/>
              <w:jc w:val="center"/>
            </w:pPr>
            <w:r>
              <w:rPr>
                <w:rFonts w:ascii="Times New Roman" w:hAnsi="Times New Roman" w:eastAsia="宋体"/>
                <w:b w:val="0"/>
                <w:sz w:val="18"/>
              </w:rPr>
              <w:t>5站，每站两台在31.50、50、63、80 MVA中重新选配，基础最小总容量315 MVA</w:t>
            </w:r>
          </w:p>
        </w:tc>
      </w:tr>
      <w:tr w14:paraId="3D563D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53D4852C">
            <w:pPr>
              <w:keepNext w:val="0"/>
              <w:spacing w:before="20" w:after="20" w:line="260" w:lineRule="exact"/>
              <w:ind w:left="0" w:leftChars="0" w:right="0" w:rightChars="0" w:firstLine="0" w:firstLineChars="0"/>
              <w:jc w:val="center"/>
            </w:pPr>
            <w:r>
              <w:rPr>
                <w:rFonts w:ascii="Times New Roman" w:hAnsi="Times New Roman" w:eastAsia="宋体"/>
                <w:b w:val="0"/>
                <w:sz w:val="18"/>
              </w:rPr>
              <w:t>基期网供峰值/目标时点</w:t>
            </w:r>
          </w:p>
        </w:tc>
        <w:tc>
          <w:tcPr>
            <w:tcW w:w="4156" w:type="dxa"/>
            <w:tcMar>
              <w:left w:w="70" w:type="dxa"/>
              <w:right w:w="70" w:type="dxa"/>
            </w:tcMar>
            <w:vAlign w:val="center"/>
          </w:tcPr>
          <w:p w14:paraId="064A72CF">
            <w:pPr>
              <w:keepNext w:val="0"/>
              <w:spacing w:before="20" w:after="20" w:line="260" w:lineRule="exact"/>
              <w:ind w:left="0" w:leftChars="0" w:right="0" w:rightChars="0" w:firstLine="0" w:firstLineChars="0"/>
              <w:jc w:val="center"/>
            </w:pPr>
            <w:r>
              <w:rPr>
                <w:rFonts w:ascii="Times New Roman" w:hAnsi="Times New Roman" w:eastAsia="宋体"/>
                <w:b w:val="0"/>
                <w:sz w:val="18"/>
              </w:rPr>
              <w:t>250 MW/基期后第4年</w:t>
            </w:r>
          </w:p>
        </w:tc>
      </w:tr>
      <w:tr w14:paraId="727AED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416B5767">
            <w:pPr>
              <w:keepNext w:val="0"/>
              <w:spacing w:before="20" w:after="20" w:line="260" w:lineRule="exact"/>
              <w:ind w:left="0" w:leftChars="0" w:right="0" w:rightChars="0" w:firstLine="0" w:firstLineChars="0"/>
              <w:jc w:val="center"/>
            </w:pPr>
            <w:r>
              <w:rPr>
                <w:rFonts w:ascii="Times New Roman" w:hAnsi="Times New Roman" w:eastAsia="宋体"/>
                <w:b w:val="0"/>
                <w:sz w:val="18"/>
              </w:rPr>
              <w:t>负荷权重</w:t>
            </w:r>
          </w:p>
        </w:tc>
        <w:tc>
          <w:tcPr>
            <w:tcW w:w="4156" w:type="dxa"/>
            <w:tcMar>
              <w:left w:w="70" w:type="dxa"/>
              <w:right w:w="70" w:type="dxa"/>
            </w:tcMar>
            <w:vAlign w:val="center"/>
          </w:tcPr>
          <w:p w14:paraId="7E61DD74">
            <w:pPr>
              <w:keepNext w:val="0"/>
              <w:spacing w:before="20" w:after="20" w:line="260" w:lineRule="exact"/>
              <w:ind w:left="0" w:leftChars="0" w:right="0" w:rightChars="0" w:firstLine="0" w:firstLineChars="0"/>
              <w:jc w:val="center"/>
            </w:pPr>
            <w:r>
              <w:rPr>
                <w:rFonts w:ascii="Times New Roman" w:hAnsi="Times New Roman" w:eastAsia="宋体"/>
                <w:b w:val="0"/>
                <w:sz w:val="18"/>
              </w:rPr>
              <w:t>0.10、0.15、0.20、0.25、0.30</w:t>
            </w:r>
          </w:p>
        </w:tc>
      </w:tr>
      <w:tr w14:paraId="23CED1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54B264EF">
            <w:pPr>
              <w:keepNext w:val="0"/>
              <w:spacing w:before="20" w:after="20" w:line="260" w:lineRule="exact"/>
              <w:ind w:left="0" w:leftChars="0" w:right="0" w:rightChars="0" w:firstLine="0" w:firstLineChars="0"/>
              <w:jc w:val="center"/>
            </w:pPr>
            <w:r>
              <w:rPr>
                <w:rFonts w:ascii="Times New Roman" w:hAnsi="Times New Roman" w:eastAsia="宋体"/>
                <w:b w:val="0"/>
                <w:sz w:val="18"/>
              </w:rPr>
              <w:t>光伏权重</w:t>
            </w:r>
          </w:p>
        </w:tc>
        <w:tc>
          <w:tcPr>
            <w:tcW w:w="4156" w:type="dxa"/>
            <w:tcMar>
              <w:left w:w="70" w:type="dxa"/>
              <w:right w:w="70" w:type="dxa"/>
            </w:tcMar>
            <w:vAlign w:val="center"/>
          </w:tcPr>
          <w:p w14:paraId="0559ED70">
            <w:pPr>
              <w:keepNext w:val="0"/>
              <w:spacing w:before="20" w:after="20" w:line="260" w:lineRule="exact"/>
              <w:ind w:left="0" w:leftChars="0" w:right="0" w:rightChars="0" w:firstLine="0" w:firstLineChars="0"/>
              <w:jc w:val="center"/>
            </w:pPr>
            <w:r>
              <w:rPr>
                <w:rFonts w:ascii="Times New Roman" w:hAnsi="Times New Roman" w:eastAsia="宋体"/>
                <w:b w:val="0"/>
                <w:sz w:val="18"/>
              </w:rPr>
              <w:t>0.08、0.14、0.18、0.25、0.35</w:t>
            </w:r>
          </w:p>
        </w:tc>
      </w:tr>
      <w:tr w14:paraId="52E576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567C751D">
            <w:pPr>
              <w:keepNext w:val="0"/>
              <w:spacing w:before="20" w:after="20" w:line="260" w:lineRule="exact"/>
              <w:ind w:left="0" w:leftChars="0" w:right="0" w:rightChars="0" w:firstLine="0" w:firstLineChars="0"/>
              <w:jc w:val="center"/>
            </w:pPr>
            <w:r>
              <w:rPr>
                <w:rFonts w:ascii="Times New Roman" w:hAnsi="Times New Roman" w:eastAsia="宋体"/>
                <w:b w:val="0"/>
                <w:sz w:val="18"/>
              </w:rPr>
              <w:t>日间负荷系数/光伏出力系数</w:t>
            </w:r>
          </w:p>
        </w:tc>
        <w:tc>
          <w:tcPr>
            <w:tcW w:w="4156" w:type="dxa"/>
            <w:tcMar>
              <w:left w:w="70" w:type="dxa"/>
              <w:right w:w="70" w:type="dxa"/>
            </w:tcMar>
            <w:vAlign w:val="center"/>
          </w:tcPr>
          <w:p w14:paraId="6AC1B174">
            <w:pPr>
              <w:keepNext w:val="0"/>
              <w:spacing w:before="20" w:after="20" w:line="260" w:lineRule="exact"/>
              <w:ind w:left="0" w:leftChars="0" w:right="0" w:rightChars="0" w:firstLine="0" w:firstLineChars="0"/>
              <w:jc w:val="center"/>
            </w:pPr>
            <w:r>
              <w:rPr>
                <w:rFonts w:ascii="Times New Roman" w:hAnsi="Times New Roman" w:eastAsia="宋体"/>
                <w:b w:val="0"/>
                <w:sz w:val="18"/>
              </w:rPr>
              <w:t>0.30/0.75</w:t>
            </w:r>
          </w:p>
        </w:tc>
      </w:tr>
      <w:tr w14:paraId="3B3C79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07259795">
            <w:pPr>
              <w:keepNext w:val="0"/>
              <w:spacing w:before="20" w:after="20" w:line="260" w:lineRule="exact"/>
              <w:ind w:left="0" w:leftChars="0" w:right="0" w:rightChars="0" w:firstLine="0" w:firstLineChars="0"/>
              <w:jc w:val="center"/>
            </w:pPr>
            <w:r>
              <w:rPr>
                <w:rFonts w:ascii="Times New Roman" w:hAnsi="Times New Roman" w:eastAsia="宋体"/>
                <w:b w:val="0"/>
                <w:sz w:val="18"/>
              </w:rPr>
              <w:t>既有网络</w:t>
            </w:r>
          </w:p>
        </w:tc>
        <w:tc>
          <w:tcPr>
            <w:tcW w:w="4156" w:type="dxa"/>
            <w:tcMar>
              <w:left w:w="70" w:type="dxa"/>
              <w:right w:w="70" w:type="dxa"/>
            </w:tcMar>
            <w:vAlign w:val="center"/>
          </w:tcPr>
          <w:p w14:paraId="355071B4">
            <w:pPr>
              <w:keepNext w:val="0"/>
              <w:spacing w:before="20" w:after="20" w:line="260" w:lineRule="exact"/>
              <w:ind w:left="0" w:leftChars="0" w:right="0" w:rightChars="0" w:firstLine="0" w:firstLineChars="0"/>
              <w:jc w:val="center"/>
            </w:pPr>
            <w:r>
              <w:rPr>
                <w:rFonts w:ascii="Times New Roman" w:hAnsi="Times New Roman" w:eastAsia="宋体"/>
                <w:b w:val="0"/>
                <w:sz w:val="18"/>
              </w:rPr>
              <w:t>相邻站环网；按基期可实现转供率标定通道和馈线余量</w:t>
            </w:r>
          </w:p>
        </w:tc>
      </w:tr>
      <w:tr w14:paraId="5F5406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15CEBC69">
            <w:pPr>
              <w:keepNext w:val="0"/>
              <w:spacing w:before="20" w:after="20" w:line="260" w:lineRule="exact"/>
              <w:ind w:left="0" w:leftChars="0" w:right="0" w:rightChars="0" w:firstLine="0" w:firstLineChars="0"/>
              <w:jc w:val="center"/>
            </w:pPr>
            <w:r>
              <w:rPr>
                <w:rFonts w:ascii="Times New Roman" w:hAnsi="Times New Roman" w:eastAsia="宋体"/>
                <w:b w:val="0"/>
                <w:sz w:val="18"/>
              </w:rPr>
              <w:t>新增联络</w:t>
            </w:r>
          </w:p>
        </w:tc>
        <w:tc>
          <w:tcPr>
            <w:tcW w:w="4156" w:type="dxa"/>
            <w:tcMar>
              <w:left w:w="70" w:type="dxa"/>
              <w:right w:w="70" w:type="dxa"/>
            </w:tcMar>
            <w:vAlign w:val="center"/>
          </w:tcPr>
          <w:p w14:paraId="4F08EA4B">
            <w:pPr>
              <w:keepNext w:val="0"/>
              <w:spacing w:before="20" w:after="20" w:line="260" w:lineRule="exact"/>
              <w:ind w:left="0" w:leftChars="0" w:right="0" w:rightChars="0" w:firstLine="0" w:firstLineChars="0"/>
              <w:jc w:val="center"/>
            </w:pPr>
            <w:r>
              <w:rPr>
                <w:rFonts w:ascii="Times New Roman" w:hAnsi="Times New Roman" w:eastAsia="宋体"/>
                <w:b w:val="0"/>
                <w:sz w:val="18"/>
              </w:rPr>
              <w:t>单项3 km、7.49 MW；允许独立接收馈线，备用间隔按站限制</w:t>
            </w:r>
          </w:p>
        </w:tc>
      </w:tr>
      <w:tr w14:paraId="404B2A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0D2B4848">
            <w:pPr>
              <w:keepNext w:val="0"/>
              <w:spacing w:before="20" w:after="20" w:line="260" w:lineRule="exact"/>
              <w:ind w:left="0" w:leftChars="0" w:right="0" w:rightChars="0" w:firstLine="0" w:firstLineChars="0"/>
              <w:jc w:val="center"/>
            </w:pPr>
            <w:r>
              <w:rPr>
                <w:rFonts w:ascii="Times New Roman" w:hAnsi="Times New Roman" w:eastAsia="宋体"/>
                <w:b w:val="0"/>
                <w:sz w:val="18"/>
              </w:rPr>
              <w:t>经济参数</w:t>
            </w:r>
          </w:p>
        </w:tc>
        <w:tc>
          <w:tcPr>
            <w:tcW w:w="4156" w:type="dxa"/>
            <w:tcMar>
              <w:left w:w="70" w:type="dxa"/>
              <w:right w:w="70" w:type="dxa"/>
            </w:tcMar>
            <w:vAlign w:val="center"/>
          </w:tcPr>
          <w:p w14:paraId="44BEF2BC">
            <w:pPr>
              <w:keepNext w:val="0"/>
              <w:spacing w:before="20" w:after="20" w:line="260" w:lineRule="exact"/>
              <w:ind w:left="0" w:leftChars="0" w:right="0" w:rightChars="0" w:firstLine="0" w:firstLineChars="0"/>
              <w:jc w:val="center"/>
            </w:pPr>
            <w:r>
              <w:rPr>
                <w:rFonts w:ascii="Times New Roman" w:hAnsi="Times New Roman" w:eastAsia="宋体"/>
                <w:b w:val="0"/>
                <w:sz w:val="18"/>
              </w:rPr>
              <w:t>第四章统一工程价格与评价期费用</w:t>
            </w:r>
          </w:p>
        </w:tc>
      </w:tr>
      <w:tr w14:paraId="3CD89C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1C66A1B7">
            <w:pPr>
              <w:keepNext w:val="0"/>
              <w:spacing w:before="20" w:after="20" w:line="260" w:lineRule="exact"/>
              <w:ind w:left="0" w:leftChars="0" w:right="0" w:rightChars="0" w:firstLine="0" w:firstLineChars="0"/>
              <w:jc w:val="center"/>
            </w:pPr>
            <w:r>
              <w:rPr>
                <w:rFonts w:ascii="Times New Roman" w:hAnsi="Times New Roman" w:eastAsia="宋体"/>
                <w:b w:val="0"/>
                <w:sz w:val="18"/>
              </w:rPr>
              <w:t>容载比</w:t>
            </w:r>
          </w:p>
        </w:tc>
        <w:tc>
          <w:tcPr>
            <w:tcW w:w="4156" w:type="dxa"/>
            <w:tcMar>
              <w:left w:w="70" w:type="dxa"/>
              <w:right w:w="70" w:type="dxa"/>
            </w:tcMar>
            <w:vAlign w:val="center"/>
          </w:tcPr>
          <w:p w14:paraId="3DBACDEA">
            <w:pPr>
              <w:keepNext w:val="0"/>
              <w:spacing w:before="20" w:after="20" w:line="260" w:lineRule="exact"/>
              <w:ind w:left="0" w:leftChars="0" w:right="0" w:rightChars="0" w:firstLine="0" w:firstLineChars="0"/>
              <w:jc w:val="center"/>
            </w:pPr>
            <w:r>
              <w:rPr>
                <w:rFonts w:ascii="Times New Roman" w:hAnsi="Times New Roman" w:eastAsia="宋体"/>
                <w:b w:val="0"/>
                <w:sz w:val="18"/>
              </w:rPr>
              <w:t>由满足正常及N-1约束、按费用目标比选的可行设备方案计算</w:t>
            </w:r>
          </w:p>
        </w:tc>
      </w:tr>
    </w:tbl>
    <w:p w14:paraId="36C231F4">
      <w:pPr>
        <w:pStyle w:val="5"/>
        <w:keepNext/>
        <w:numPr>
          <w:ilvl w:val="0"/>
          <w:numId w:val="0"/>
        </w:numPr>
        <w:spacing w:before="160" w:after="120" w:line="390" w:lineRule="exact"/>
        <w:ind w:firstLine="0"/>
      </w:pPr>
      <w:bookmarkStart w:id="258" w:name="矩阵结果与查表方法"/>
      <w:r>
        <w:rPr>
          <w:rFonts w:ascii="Times New Roman" w:hAnsi="Times New Roman" w:eastAsia="方正仿宋_GBK"/>
          <w:b/>
          <w:sz w:val="26"/>
        </w:rPr>
        <w:t>5.6.2 矩阵结果与查表方法</w:t>
      </w:r>
      <w:bookmarkEnd w:id="258"/>
    </w:p>
    <w:p w14:paraId="45F3600A">
      <w:pPr>
        <w:pStyle w:val="115"/>
        <w:widowControl/>
        <w:spacing w:before="0" w:after="0" w:line="348" w:lineRule="exact"/>
        <w:ind w:firstLine="480"/>
        <w:jc w:val="both"/>
      </w:pPr>
      <w:r>
        <w:rPr>
          <w:rFonts w:ascii="Times New Roman" w:hAnsi="Times New Roman" w:eastAsia="方正仿宋_GBK"/>
          <w:b w:val="0"/>
          <w:sz w:val="24"/>
        </w:rPr>
        <w:t>矩阵按电缆长度占比≤10%、(10%,30%]、&gt;30%划分三档，每档分别列示负荷分散系数1.00、1.10、1.15的结果，共九张表。每张表以年最大净负荷平均增长率四档和装机渗透率三档选行，以初始转供率四档选列，形成48个区间单元，合计432个单元。</w:t>
      </w:r>
    </w:p>
    <w:p w14:paraId="2BB883EB">
      <w:pPr>
        <w:pStyle w:val="2"/>
        <w:widowControl/>
        <w:spacing w:before="0" w:after="0" w:line="348" w:lineRule="exact"/>
        <w:ind w:firstLine="480"/>
        <w:jc w:val="both"/>
      </w:pPr>
      <w:r>
        <w:rPr>
          <w:rFonts w:ascii="Times New Roman" w:hAnsi="Times New Roman" w:eastAsia="方正仿宋_GBK"/>
          <w:b w:val="0"/>
          <w:sz w:val="24"/>
        </w:rPr>
        <w:t>矩阵采用统一工程价格、日间负荷系数0.30和光伏出力系数0.75。查表先按电缆长度占比确定分区，再确定负荷分散系数，以年最大净负荷平均增长率和装机渗透率定位行，以初始转供率定位列。每格取对应已计算有效节点的容载比最小值和最大值，反映该组源荷与网络条件下的容量范围。电缆长度占比节点为10%、30%、50%、80%、90%，分别归入≤10%、(10%,30%]、&gt;30%三档，分区结果保留不同敷设造价引起的配置差异。电缆造价变化对应的设备替代在第5.6.7节结合完整节点分析。</w:t>
      </w:r>
    </w:p>
    <w:p w14:paraId="71CB4EFE">
      <w:pPr>
        <w:pStyle w:val="2"/>
        <w:widowControl/>
        <w:spacing w:before="0" w:after="0" w:line="348" w:lineRule="exact"/>
        <w:ind w:firstLine="480"/>
        <w:jc w:val="both"/>
      </w:pPr>
      <w:r>
        <w:rPr>
          <w:rFonts w:ascii="Times New Roman" w:hAnsi="Times New Roman" w:eastAsia="方正仿宋_GBK"/>
          <w:b w:val="0"/>
          <w:sz w:val="24"/>
        </w:rPr>
        <w:t>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14:paraId="23613403">
      <w:pPr>
        <w:pStyle w:val="2"/>
        <w:keepNext/>
        <w:spacing w:before="120" w:after="80" w:line="280" w:lineRule="exact"/>
        <w:ind w:firstLine="0"/>
        <w:jc w:val="center"/>
      </w:pPr>
      <w:r>
        <w:rPr>
          <w:rFonts w:ascii="Times New Roman" w:hAnsi="Times New Roman" w:eastAsia="宋体"/>
          <w:b w:val="0"/>
          <w:sz w:val="21"/>
        </w:rPr>
        <w:t>表5-66 电缆长度占比≤10%、负荷分散系数1.00的容载比区间矩阵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4A8A5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7DD6D99C">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0875BCCF">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31A5AF0D">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29F469F8">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61CEDF17">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1BA5CD4C">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5CDAF0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CA9C3BF">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5439884">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274C489">
            <w:pPr>
              <w:keepNext/>
              <w:spacing w:before="20" w:after="20" w:line="260" w:lineRule="exact"/>
              <w:ind w:left="0" w:leftChars="0" w:right="0" w:rightChars="0" w:firstLine="0" w:firstLineChars="0"/>
              <w:jc w:val="center"/>
            </w:pPr>
            <w:r>
              <w:rPr>
                <w:rFonts w:ascii="Times New Roman" w:hAnsi="Times New Roman" w:eastAsia="宋体"/>
                <w:b w:val="0"/>
                <w:sz w:val="18"/>
              </w:rPr>
              <w:t>1.84～2.04</w:t>
            </w:r>
          </w:p>
        </w:tc>
        <w:tc>
          <w:tcPr>
            <w:tcW w:w="1385" w:type="dxa"/>
            <w:tcMar>
              <w:left w:w="70" w:type="dxa"/>
              <w:right w:w="70" w:type="dxa"/>
            </w:tcMar>
            <w:vAlign w:val="center"/>
          </w:tcPr>
          <w:p w14:paraId="37C545C4">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60B37A8A">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0689A74F">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r>
      <w:tr w14:paraId="473EA5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4AE5B45">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E262A9E">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FEBF865">
            <w:pPr>
              <w:keepNext/>
              <w:spacing w:before="20" w:after="20" w:line="260" w:lineRule="exact"/>
              <w:ind w:left="0" w:leftChars="0" w:right="0" w:rightChars="0" w:firstLine="0" w:firstLineChars="0"/>
              <w:jc w:val="center"/>
            </w:pPr>
            <w:r>
              <w:rPr>
                <w:rFonts w:ascii="Times New Roman" w:hAnsi="Times New Roman" w:eastAsia="宋体"/>
                <w:b w:val="0"/>
                <w:sz w:val="18"/>
              </w:rPr>
              <w:t>1.84～2.40</w:t>
            </w:r>
          </w:p>
        </w:tc>
        <w:tc>
          <w:tcPr>
            <w:tcW w:w="1385" w:type="dxa"/>
            <w:tcMar>
              <w:left w:w="70" w:type="dxa"/>
              <w:right w:w="70" w:type="dxa"/>
            </w:tcMar>
            <w:vAlign w:val="center"/>
          </w:tcPr>
          <w:p w14:paraId="4E67DCEA">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3CC534E4">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69C8E786">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r>
      <w:tr w14:paraId="4D10BA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D752214">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E040F41">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E37CD9A">
            <w:pPr>
              <w:keepNext/>
              <w:spacing w:before="20" w:after="20" w:line="260" w:lineRule="exact"/>
              <w:ind w:left="0" w:leftChars="0" w:right="0" w:rightChars="0" w:firstLine="0" w:firstLineChars="0"/>
              <w:jc w:val="center"/>
            </w:pPr>
            <w:r>
              <w:rPr>
                <w:rFonts w:ascii="Times New Roman" w:hAnsi="Times New Roman" w:eastAsia="宋体"/>
                <w:b w:val="0"/>
                <w:sz w:val="18"/>
              </w:rPr>
              <w:t>2.20～3.04</w:t>
            </w:r>
          </w:p>
        </w:tc>
        <w:tc>
          <w:tcPr>
            <w:tcW w:w="1385" w:type="dxa"/>
            <w:tcMar>
              <w:left w:w="70" w:type="dxa"/>
              <w:right w:w="70" w:type="dxa"/>
            </w:tcMar>
            <w:vAlign w:val="center"/>
          </w:tcPr>
          <w:p w14:paraId="2E4075DD">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144A8240">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15FB671E">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r>
      <w:tr w14:paraId="62D564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9DBC5B3">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6C88F08">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63E646C4">
            <w:pPr>
              <w:keepNext/>
              <w:spacing w:before="20" w:after="20" w:line="260" w:lineRule="exact"/>
              <w:ind w:left="0" w:leftChars="0" w:right="0" w:rightChars="0" w:firstLine="0" w:firstLineChars="0"/>
              <w:jc w:val="center"/>
            </w:pPr>
            <w:r>
              <w:rPr>
                <w:rFonts w:ascii="Times New Roman" w:hAnsi="Times New Roman" w:eastAsia="宋体"/>
                <w:b w:val="0"/>
                <w:sz w:val="18"/>
              </w:rPr>
              <w:t>1.70～2.14</w:t>
            </w:r>
          </w:p>
        </w:tc>
        <w:tc>
          <w:tcPr>
            <w:tcW w:w="1385" w:type="dxa"/>
            <w:tcMar>
              <w:left w:w="70" w:type="dxa"/>
              <w:right w:w="70" w:type="dxa"/>
            </w:tcMar>
            <w:vAlign w:val="center"/>
          </w:tcPr>
          <w:p w14:paraId="51BD0E3B">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c>
          <w:tcPr>
            <w:tcW w:w="1385" w:type="dxa"/>
            <w:tcMar>
              <w:left w:w="70" w:type="dxa"/>
              <w:right w:w="70" w:type="dxa"/>
            </w:tcMar>
            <w:vAlign w:val="center"/>
          </w:tcPr>
          <w:p w14:paraId="0DD1D553">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c>
          <w:tcPr>
            <w:tcW w:w="1385" w:type="dxa"/>
            <w:tcMar>
              <w:left w:w="70" w:type="dxa"/>
              <w:right w:w="70" w:type="dxa"/>
            </w:tcMar>
            <w:vAlign w:val="center"/>
          </w:tcPr>
          <w:p w14:paraId="69A49E7D">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r>
      <w:tr w14:paraId="7C6AC2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E4B89A8">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070B88EC">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397C0F7">
            <w:pPr>
              <w:keepNext/>
              <w:spacing w:before="20" w:after="20" w:line="260" w:lineRule="exact"/>
              <w:ind w:left="0" w:leftChars="0" w:right="0" w:rightChars="0" w:firstLine="0" w:firstLineChars="0"/>
              <w:jc w:val="center"/>
            </w:pPr>
            <w:r>
              <w:rPr>
                <w:rFonts w:ascii="Times New Roman" w:hAnsi="Times New Roman" w:eastAsia="宋体"/>
                <w:b w:val="0"/>
                <w:sz w:val="18"/>
              </w:rPr>
              <w:t>1.70～2.26</w:t>
            </w:r>
          </w:p>
        </w:tc>
        <w:tc>
          <w:tcPr>
            <w:tcW w:w="1385" w:type="dxa"/>
            <w:tcMar>
              <w:left w:w="70" w:type="dxa"/>
              <w:right w:w="70" w:type="dxa"/>
            </w:tcMar>
            <w:vAlign w:val="center"/>
          </w:tcPr>
          <w:p w14:paraId="5E4B986F">
            <w:pPr>
              <w:keepNext/>
              <w:spacing w:before="20" w:after="20" w:line="260" w:lineRule="exact"/>
              <w:ind w:left="0" w:leftChars="0" w:right="0" w:rightChars="0" w:firstLine="0" w:firstLineChars="0"/>
              <w:jc w:val="center"/>
            </w:pPr>
            <w:r>
              <w:rPr>
                <w:rFonts w:ascii="Times New Roman" w:hAnsi="Times New Roman" w:eastAsia="宋体"/>
                <w:b w:val="0"/>
                <w:sz w:val="18"/>
              </w:rPr>
              <w:t>1.70～2.06</w:t>
            </w:r>
          </w:p>
        </w:tc>
        <w:tc>
          <w:tcPr>
            <w:tcW w:w="1385" w:type="dxa"/>
            <w:tcMar>
              <w:left w:w="70" w:type="dxa"/>
              <w:right w:w="70" w:type="dxa"/>
            </w:tcMar>
            <w:vAlign w:val="center"/>
          </w:tcPr>
          <w:p w14:paraId="22ED8EF8">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c>
          <w:tcPr>
            <w:tcW w:w="1385" w:type="dxa"/>
            <w:tcMar>
              <w:left w:w="70" w:type="dxa"/>
              <w:right w:w="70" w:type="dxa"/>
            </w:tcMar>
            <w:vAlign w:val="center"/>
          </w:tcPr>
          <w:p w14:paraId="4CABA32F">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r>
      <w:tr w14:paraId="3D8966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69912EA">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0733B9DA">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7BB9C7C">
            <w:pPr>
              <w:keepNext/>
              <w:spacing w:before="20" w:after="20" w:line="260" w:lineRule="exact"/>
              <w:ind w:left="0" w:leftChars="0" w:right="0" w:rightChars="0" w:firstLine="0" w:firstLineChars="0"/>
              <w:jc w:val="center"/>
            </w:pPr>
            <w:r>
              <w:rPr>
                <w:rFonts w:ascii="Times New Roman" w:hAnsi="Times New Roman" w:eastAsia="宋体"/>
                <w:b w:val="0"/>
                <w:sz w:val="18"/>
              </w:rPr>
              <w:t>2.25～2.92</w:t>
            </w:r>
          </w:p>
        </w:tc>
        <w:tc>
          <w:tcPr>
            <w:tcW w:w="1385" w:type="dxa"/>
            <w:tcMar>
              <w:left w:w="70" w:type="dxa"/>
              <w:right w:w="70" w:type="dxa"/>
            </w:tcMar>
            <w:vAlign w:val="center"/>
          </w:tcPr>
          <w:p w14:paraId="61D8481F">
            <w:pPr>
              <w:keepNext/>
              <w:spacing w:before="20" w:after="20" w:line="260" w:lineRule="exact"/>
              <w:ind w:left="0" w:leftChars="0" w:right="0" w:rightChars="0" w:firstLine="0" w:firstLineChars="0"/>
              <w:jc w:val="center"/>
            </w:pPr>
            <w:r>
              <w:rPr>
                <w:rFonts w:ascii="Times New Roman" w:hAnsi="Times New Roman" w:eastAsia="宋体"/>
                <w:b w:val="0"/>
                <w:sz w:val="18"/>
              </w:rPr>
              <w:t>2.25～2.81</w:t>
            </w:r>
          </w:p>
        </w:tc>
        <w:tc>
          <w:tcPr>
            <w:tcW w:w="1385" w:type="dxa"/>
            <w:tcMar>
              <w:left w:w="70" w:type="dxa"/>
              <w:right w:w="70" w:type="dxa"/>
            </w:tcMar>
            <w:vAlign w:val="center"/>
          </w:tcPr>
          <w:p w14:paraId="61EE8FE4">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c>
          <w:tcPr>
            <w:tcW w:w="1385" w:type="dxa"/>
            <w:tcMar>
              <w:left w:w="70" w:type="dxa"/>
              <w:right w:w="70" w:type="dxa"/>
            </w:tcMar>
            <w:vAlign w:val="center"/>
          </w:tcPr>
          <w:p w14:paraId="6D0A1086">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r>
      <w:tr w14:paraId="5CD7A0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48A6BA8">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7C9CD011">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4D7080F">
            <w:pPr>
              <w:keepNext/>
              <w:spacing w:before="20" w:after="20" w:line="260" w:lineRule="exact"/>
              <w:ind w:left="0" w:leftChars="0" w:right="0" w:rightChars="0" w:firstLine="0" w:firstLineChars="0"/>
              <w:jc w:val="center"/>
            </w:pPr>
            <w:r>
              <w:rPr>
                <w:rFonts w:ascii="Times New Roman" w:hAnsi="Times New Roman" w:eastAsia="宋体"/>
                <w:b w:val="0"/>
                <w:sz w:val="18"/>
              </w:rPr>
              <w:t>1.67～2.10</w:t>
            </w:r>
          </w:p>
        </w:tc>
        <w:tc>
          <w:tcPr>
            <w:tcW w:w="1385" w:type="dxa"/>
            <w:tcMar>
              <w:left w:w="70" w:type="dxa"/>
              <w:right w:w="70" w:type="dxa"/>
            </w:tcMar>
            <w:vAlign w:val="center"/>
          </w:tcPr>
          <w:p w14:paraId="0F76BC72">
            <w:pPr>
              <w:keepNext/>
              <w:spacing w:before="20" w:after="20" w:line="260" w:lineRule="exact"/>
              <w:ind w:left="0" w:leftChars="0" w:right="0" w:rightChars="0" w:firstLine="0" w:firstLineChars="0"/>
              <w:jc w:val="center"/>
            </w:pPr>
            <w:r>
              <w:rPr>
                <w:rFonts w:ascii="Times New Roman" w:hAnsi="Times New Roman" w:eastAsia="宋体"/>
                <w:b w:val="0"/>
                <w:sz w:val="18"/>
              </w:rPr>
              <w:t>1.52～1.68</w:t>
            </w:r>
          </w:p>
        </w:tc>
        <w:tc>
          <w:tcPr>
            <w:tcW w:w="1385" w:type="dxa"/>
            <w:tcMar>
              <w:left w:w="70" w:type="dxa"/>
              <w:right w:w="70" w:type="dxa"/>
            </w:tcMar>
            <w:vAlign w:val="center"/>
          </w:tcPr>
          <w:p w14:paraId="0353955D">
            <w:pPr>
              <w:keepNext/>
              <w:spacing w:before="20" w:after="20" w:line="260" w:lineRule="exact"/>
              <w:ind w:left="0" w:leftChars="0" w:right="0" w:rightChars="0" w:firstLine="0" w:firstLineChars="0"/>
              <w:jc w:val="center"/>
            </w:pPr>
            <w:r>
              <w:rPr>
                <w:rFonts w:ascii="Times New Roman" w:hAnsi="Times New Roman" w:eastAsia="宋体"/>
                <w:b w:val="0"/>
                <w:sz w:val="18"/>
              </w:rPr>
              <w:t>1.52～1.62</w:t>
            </w:r>
          </w:p>
        </w:tc>
        <w:tc>
          <w:tcPr>
            <w:tcW w:w="1385" w:type="dxa"/>
            <w:tcMar>
              <w:left w:w="70" w:type="dxa"/>
              <w:right w:w="70" w:type="dxa"/>
            </w:tcMar>
            <w:vAlign w:val="center"/>
          </w:tcPr>
          <w:p w14:paraId="5E67C4D6">
            <w:pPr>
              <w:keepNext/>
              <w:spacing w:before="20" w:after="20" w:line="260" w:lineRule="exact"/>
              <w:ind w:left="0" w:leftChars="0" w:right="0" w:rightChars="0" w:firstLine="0" w:firstLineChars="0"/>
              <w:jc w:val="center"/>
            </w:pPr>
            <w:r>
              <w:rPr>
                <w:rFonts w:ascii="Times New Roman" w:hAnsi="Times New Roman" w:eastAsia="宋体"/>
                <w:b w:val="0"/>
                <w:sz w:val="18"/>
              </w:rPr>
              <w:t>1.52～1.62</w:t>
            </w:r>
          </w:p>
        </w:tc>
      </w:tr>
      <w:tr w14:paraId="59AA155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6C4CA9A">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788AC9E3">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65DAEBC">
            <w:pPr>
              <w:keepNext/>
              <w:spacing w:before="20" w:after="20" w:line="260" w:lineRule="exact"/>
              <w:ind w:left="0" w:leftChars="0" w:right="0" w:rightChars="0" w:firstLine="0" w:firstLineChars="0"/>
              <w:jc w:val="center"/>
            </w:pPr>
            <w:r>
              <w:rPr>
                <w:rFonts w:ascii="Times New Roman" w:hAnsi="Times New Roman" w:eastAsia="宋体"/>
                <w:b w:val="0"/>
                <w:sz w:val="18"/>
              </w:rPr>
              <w:t>1.67～2.30</w:t>
            </w:r>
          </w:p>
        </w:tc>
        <w:tc>
          <w:tcPr>
            <w:tcW w:w="1385" w:type="dxa"/>
            <w:tcMar>
              <w:left w:w="70" w:type="dxa"/>
              <w:right w:w="70" w:type="dxa"/>
            </w:tcMar>
            <w:vAlign w:val="center"/>
          </w:tcPr>
          <w:p w14:paraId="4A1C1437">
            <w:pPr>
              <w:keepNext/>
              <w:spacing w:before="20" w:after="20" w:line="260" w:lineRule="exact"/>
              <w:ind w:left="0" w:leftChars="0" w:right="0" w:rightChars="0" w:firstLine="0" w:firstLineChars="0"/>
              <w:jc w:val="center"/>
            </w:pPr>
            <w:r>
              <w:rPr>
                <w:rFonts w:ascii="Times New Roman" w:hAnsi="Times New Roman" w:eastAsia="宋体"/>
                <w:b w:val="0"/>
                <w:sz w:val="18"/>
              </w:rPr>
              <w:t>1.52～2.03</w:t>
            </w:r>
          </w:p>
        </w:tc>
        <w:tc>
          <w:tcPr>
            <w:tcW w:w="1385" w:type="dxa"/>
            <w:tcMar>
              <w:left w:w="70" w:type="dxa"/>
              <w:right w:w="70" w:type="dxa"/>
            </w:tcMar>
            <w:vAlign w:val="center"/>
          </w:tcPr>
          <w:p w14:paraId="69A3C761">
            <w:pPr>
              <w:keepNext/>
              <w:spacing w:before="20" w:after="20" w:line="260" w:lineRule="exact"/>
              <w:ind w:left="0" w:leftChars="0" w:right="0" w:rightChars="0" w:firstLine="0" w:firstLineChars="0"/>
              <w:jc w:val="center"/>
            </w:pPr>
            <w:r>
              <w:rPr>
                <w:rFonts w:ascii="Times New Roman" w:hAnsi="Times New Roman" w:eastAsia="宋体"/>
                <w:b w:val="0"/>
                <w:sz w:val="18"/>
              </w:rPr>
              <w:t>1.52～2.02</w:t>
            </w:r>
          </w:p>
        </w:tc>
        <w:tc>
          <w:tcPr>
            <w:tcW w:w="1385" w:type="dxa"/>
            <w:tcMar>
              <w:left w:w="70" w:type="dxa"/>
              <w:right w:w="70" w:type="dxa"/>
            </w:tcMar>
            <w:vAlign w:val="center"/>
          </w:tcPr>
          <w:p w14:paraId="1337E755">
            <w:pPr>
              <w:keepNext/>
              <w:spacing w:before="20" w:after="20" w:line="260" w:lineRule="exact"/>
              <w:ind w:left="0" w:leftChars="0" w:right="0" w:rightChars="0" w:firstLine="0" w:firstLineChars="0"/>
              <w:jc w:val="center"/>
            </w:pPr>
            <w:r>
              <w:rPr>
                <w:rFonts w:ascii="Times New Roman" w:hAnsi="Times New Roman" w:eastAsia="宋体"/>
                <w:b w:val="0"/>
                <w:sz w:val="18"/>
              </w:rPr>
              <w:t>1.52～2.02</w:t>
            </w:r>
          </w:p>
        </w:tc>
      </w:tr>
      <w:tr w14:paraId="343578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9571886">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7739944B">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22171D6">
            <w:pPr>
              <w:keepNext/>
              <w:spacing w:before="20" w:after="20" w:line="260" w:lineRule="exact"/>
              <w:ind w:left="0" w:leftChars="0" w:right="0" w:rightChars="0" w:firstLine="0" w:firstLineChars="0"/>
              <w:jc w:val="center"/>
            </w:pPr>
            <w:r>
              <w:rPr>
                <w:rFonts w:ascii="Times New Roman" w:hAnsi="Times New Roman" w:eastAsia="宋体"/>
                <w:b w:val="0"/>
                <w:sz w:val="18"/>
              </w:rPr>
              <w:t>2.16～2.65</w:t>
            </w:r>
          </w:p>
        </w:tc>
        <w:tc>
          <w:tcPr>
            <w:tcW w:w="1385" w:type="dxa"/>
            <w:tcMar>
              <w:left w:w="70" w:type="dxa"/>
              <w:right w:w="70" w:type="dxa"/>
            </w:tcMar>
            <w:vAlign w:val="center"/>
          </w:tcPr>
          <w:p w14:paraId="210FC757">
            <w:pPr>
              <w:keepNext/>
              <w:spacing w:before="20" w:after="20" w:line="260" w:lineRule="exact"/>
              <w:ind w:left="0" w:leftChars="0" w:right="0" w:rightChars="0" w:firstLine="0" w:firstLineChars="0"/>
              <w:jc w:val="center"/>
            </w:pPr>
            <w:r>
              <w:rPr>
                <w:rFonts w:ascii="Times New Roman" w:hAnsi="Times New Roman" w:eastAsia="宋体"/>
                <w:b w:val="0"/>
                <w:sz w:val="18"/>
              </w:rPr>
              <w:t>2.01～2.65</w:t>
            </w:r>
          </w:p>
        </w:tc>
        <w:tc>
          <w:tcPr>
            <w:tcW w:w="1385" w:type="dxa"/>
            <w:tcMar>
              <w:left w:w="70" w:type="dxa"/>
              <w:right w:w="70" w:type="dxa"/>
            </w:tcMar>
            <w:vAlign w:val="center"/>
          </w:tcPr>
          <w:p w14:paraId="69214302">
            <w:pPr>
              <w:keepNext/>
              <w:spacing w:before="20" w:after="20" w:line="260" w:lineRule="exact"/>
              <w:ind w:left="0" w:leftChars="0" w:right="0" w:rightChars="0" w:firstLine="0" w:firstLineChars="0"/>
              <w:jc w:val="center"/>
            </w:pPr>
            <w:r>
              <w:rPr>
                <w:rFonts w:ascii="Times New Roman" w:hAnsi="Times New Roman" w:eastAsia="宋体"/>
                <w:b w:val="0"/>
                <w:sz w:val="18"/>
              </w:rPr>
              <w:t>2.01～2.54</w:t>
            </w:r>
          </w:p>
        </w:tc>
        <w:tc>
          <w:tcPr>
            <w:tcW w:w="1385" w:type="dxa"/>
            <w:tcMar>
              <w:left w:w="70" w:type="dxa"/>
              <w:right w:w="70" w:type="dxa"/>
            </w:tcMar>
            <w:vAlign w:val="center"/>
          </w:tcPr>
          <w:p w14:paraId="3ABF6A5E">
            <w:pPr>
              <w:keepNext/>
              <w:spacing w:before="20" w:after="20" w:line="260" w:lineRule="exact"/>
              <w:ind w:left="0" w:leftChars="0" w:right="0" w:rightChars="0" w:firstLine="0" w:firstLineChars="0"/>
              <w:jc w:val="center"/>
            </w:pPr>
            <w:r>
              <w:rPr>
                <w:rFonts w:ascii="Times New Roman" w:hAnsi="Times New Roman" w:eastAsia="宋体"/>
                <w:b w:val="0"/>
                <w:sz w:val="18"/>
              </w:rPr>
              <w:t>2.01～2.54</w:t>
            </w:r>
          </w:p>
        </w:tc>
      </w:tr>
      <w:tr w14:paraId="694053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B27320D">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4767EAC3">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D0FE8BD">
            <w:pPr>
              <w:keepNext/>
              <w:spacing w:before="20" w:after="20" w:line="260" w:lineRule="exact"/>
              <w:ind w:left="0" w:leftChars="0" w:right="0" w:rightChars="0" w:firstLine="0" w:firstLineChars="0"/>
              <w:jc w:val="center"/>
            </w:pPr>
            <w:r>
              <w:rPr>
                <w:rFonts w:ascii="Times New Roman" w:hAnsi="Times New Roman" w:eastAsia="宋体"/>
                <w:b w:val="0"/>
                <w:sz w:val="18"/>
              </w:rPr>
              <w:t>1.77～1.92</w:t>
            </w:r>
          </w:p>
        </w:tc>
        <w:tc>
          <w:tcPr>
            <w:tcW w:w="1385" w:type="dxa"/>
            <w:tcMar>
              <w:left w:w="70" w:type="dxa"/>
              <w:right w:w="70" w:type="dxa"/>
            </w:tcMar>
            <w:vAlign w:val="center"/>
          </w:tcPr>
          <w:p w14:paraId="2A957D30">
            <w:pPr>
              <w:keepNext/>
              <w:spacing w:before="20" w:after="20" w:line="260" w:lineRule="exact"/>
              <w:ind w:left="0" w:leftChars="0" w:right="0" w:rightChars="0" w:firstLine="0" w:firstLineChars="0"/>
              <w:jc w:val="center"/>
            </w:pPr>
            <w:r>
              <w:rPr>
                <w:rFonts w:ascii="Times New Roman" w:hAnsi="Times New Roman" w:eastAsia="宋体"/>
                <w:b w:val="0"/>
                <w:sz w:val="18"/>
              </w:rPr>
              <w:t>1.50～1.78</w:t>
            </w:r>
          </w:p>
        </w:tc>
        <w:tc>
          <w:tcPr>
            <w:tcW w:w="1385" w:type="dxa"/>
            <w:tcMar>
              <w:left w:w="70" w:type="dxa"/>
              <w:right w:w="70" w:type="dxa"/>
            </w:tcMar>
            <w:vAlign w:val="center"/>
          </w:tcPr>
          <w:p w14:paraId="46353435">
            <w:pPr>
              <w:keepNext/>
              <w:spacing w:before="20" w:after="20" w:line="260" w:lineRule="exact"/>
              <w:ind w:left="0" w:leftChars="0" w:right="0" w:rightChars="0" w:firstLine="0" w:firstLineChars="0"/>
              <w:jc w:val="center"/>
            </w:pPr>
            <w:r>
              <w:rPr>
                <w:rFonts w:ascii="Times New Roman" w:hAnsi="Times New Roman" w:eastAsia="宋体"/>
                <w:b w:val="0"/>
                <w:sz w:val="18"/>
              </w:rPr>
              <w:t>1.36～1.51</w:t>
            </w:r>
          </w:p>
        </w:tc>
        <w:tc>
          <w:tcPr>
            <w:tcW w:w="1385" w:type="dxa"/>
            <w:tcMar>
              <w:left w:w="70" w:type="dxa"/>
              <w:right w:w="70" w:type="dxa"/>
            </w:tcMar>
            <w:vAlign w:val="center"/>
          </w:tcPr>
          <w:p w14:paraId="654752D2">
            <w:pPr>
              <w:keepNext/>
              <w:spacing w:before="20" w:after="20" w:line="260" w:lineRule="exact"/>
              <w:ind w:left="0" w:leftChars="0" w:right="0" w:rightChars="0" w:firstLine="0" w:firstLineChars="0"/>
              <w:jc w:val="center"/>
            </w:pPr>
            <w:r>
              <w:rPr>
                <w:rFonts w:ascii="Times New Roman" w:hAnsi="Times New Roman" w:eastAsia="宋体"/>
                <w:b w:val="0"/>
                <w:sz w:val="18"/>
              </w:rPr>
              <w:t>1.36～1.48</w:t>
            </w:r>
          </w:p>
        </w:tc>
      </w:tr>
      <w:tr w14:paraId="555FFF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6AA60AC">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7F5A630E">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7C673BB">
            <w:pPr>
              <w:keepNext/>
              <w:spacing w:before="20" w:after="20" w:line="260" w:lineRule="exact"/>
              <w:ind w:left="0" w:leftChars="0" w:right="0" w:rightChars="0" w:firstLine="0" w:firstLineChars="0"/>
              <w:jc w:val="center"/>
            </w:pPr>
            <w:r>
              <w:rPr>
                <w:rFonts w:ascii="Times New Roman" w:hAnsi="Times New Roman" w:eastAsia="宋体"/>
                <w:b w:val="0"/>
                <w:sz w:val="18"/>
              </w:rPr>
              <w:t>1.77～2.09</w:t>
            </w:r>
          </w:p>
        </w:tc>
        <w:tc>
          <w:tcPr>
            <w:tcW w:w="1385" w:type="dxa"/>
            <w:tcMar>
              <w:left w:w="70" w:type="dxa"/>
              <w:right w:w="70" w:type="dxa"/>
            </w:tcMar>
            <w:vAlign w:val="center"/>
          </w:tcPr>
          <w:p w14:paraId="781B5E20">
            <w:pPr>
              <w:keepNext/>
              <w:spacing w:before="20" w:after="20" w:line="260" w:lineRule="exact"/>
              <w:ind w:left="0" w:leftChars="0" w:right="0" w:rightChars="0" w:firstLine="0" w:firstLineChars="0"/>
              <w:jc w:val="center"/>
            </w:pPr>
            <w:r>
              <w:rPr>
                <w:rFonts w:ascii="Times New Roman" w:hAnsi="Times New Roman" w:eastAsia="宋体"/>
                <w:b w:val="0"/>
                <w:sz w:val="18"/>
              </w:rPr>
              <w:t>1.50～2.09</w:t>
            </w:r>
          </w:p>
        </w:tc>
        <w:tc>
          <w:tcPr>
            <w:tcW w:w="1385" w:type="dxa"/>
            <w:tcMar>
              <w:left w:w="70" w:type="dxa"/>
              <w:right w:w="70" w:type="dxa"/>
            </w:tcMar>
            <w:vAlign w:val="center"/>
          </w:tcPr>
          <w:p w14:paraId="3F5C746E">
            <w:pPr>
              <w:keepNext/>
              <w:spacing w:before="20" w:after="20" w:line="260" w:lineRule="exact"/>
              <w:ind w:left="0" w:leftChars="0" w:right="0" w:rightChars="0" w:firstLine="0" w:firstLineChars="0"/>
              <w:jc w:val="center"/>
            </w:pPr>
            <w:r>
              <w:rPr>
                <w:rFonts w:ascii="Times New Roman" w:hAnsi="Times New Roman" w:eastAsia="宋体"/>
                <w:b w:val="0"/>
                <w:sz w:val="18"/>
              </w:rPr>
              <w:t>1.47～1.95</w:t>
            </w:r>
          </w:p>
        </w:tc>
        <w:tc>
          <w:tcPr>
            <w:tcW w:w="1385" w:type="dxa"/>
            <w:tcMar>
              <w:left w:w="70" w:type="dxa"/>
              <w:right w:w="70" w:type="dxa"/>
            </w:tcMar>
            <w:vAlign w:val="center"/>
          </w:tcPr>
          <w:p w14:paraId="65117AC5">
            <w:pPr>
              <w:keepNext/>
              <w:spacing w:before="20" w:after="20" w:line="260" w:lineRule="exact"/>
              <w:ind w:left="0" w:leftChars="0" w:right="0" w:rightChars="0" w:firstLine="0" w:firstLineChars="0"/>
              <w:jc w:val="center"/>
            </w:pPr>
            <w:r>
              <w:rPr>
                <w:rFonts w:ascii="Times New Roman" w:hAnsi="Times New Roman" w:eastAsia="宋体"/>
                <w:b w:val="0"/>
                <w:sz w:val="18"/>
              </w:rPr>
              <w:t>1.36～1.95</w:t>
            </w:r>
          </w:p>
        </w:tc>
      </w:tr>
      <w:tr w14:paraId="7ACDF9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D7C3515">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487CD87E">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1D711B2">
            <w:pPr>
              <w:keepNext w:val="0"/>
              <w:spacing w:before="20" w:after="20" w:line="260" w:lineRule="exact"/>
              <w:ind w:left="0" w:leftChars="0" w:right="0" w:rightChars="0" w:firstLine="0" w:firstLineChars="0"/>
              <w:jc w:val="center"/>
            </w:pPr>
            <w:r>
              <w:rPr>
                <w:rFonts w:ascii="Times New Roman" w:hAnsi="Times New Roman" w:eastAsia="宋体"/>
                <w:b w:val="0"/>
                <w:sz w:val="18"/>
              </w:rPr>
              <w:t>2.23～2.49</w:t>
            </w:r>
          </w:p>
        </w:tc>
        <w:tc>
          <w:tcPr>
            <w:tcW w:w="1385" w:type="dxa"/>
            <w:tcMar>
              <w:left w:w="70" w:type="dxa"/>
              <w:right w:w="70" w:type="dxa"/>
            </w:tcMar>
            <w:vAlign w:val="center"/>
          </w:tcPr>
          <w:p w14:paraId="45D52B8B">
            <w:pPr>
              <w:keepNext w:val="0"/>
              <w:spacing w:before="20" w:after="20" w:line="260" w:lineRule="exact"/>
              <w:ind w:left="0" w:leftChars="0" w:right="0" w:rightChars="0" w:firstLine="0" w:firstLineChars="0"/>
              <w:jc w:val="center"/>
            </w:pPr>
            <w:r>
              <w:rPr>
                <w:rFonts w:ascii="Times New Roman" w:hAnsi="Times New Roman" w:eastAsia="宋体"/>
                <w:b w:val="0"/>
                <w:sz w:val="18"/>
              </w:rPr>
              <w:t>2.01～2.42</w:t>
            </w:r>
          </w:p>
        </w:tc>
        <w:tc>
          <w:tcPr>
            <w:tcW w:w="1385" w:type="dxa"/>
            <w:tcMar>
              <w:left w:w="70" w:type="dxa"/>
              <w:right w:w="70" w:type="dxa"/>
            </w:tcMar>
            <w:vAlign w:val="center"/>
          </w:tcPr>
          <w:p w14:paraId="2180BA67">
            <w:pPr>
              <w:keepNext w:val="0"/>
              <w:spacing w:before="20" w:after="20" w:line="260" w:lineRule="exact"/>
              <w:ind w:left="0" w:leftChars="0" w:right="0" w:rightChars="0" w:firstLine="0" w:firstLineChars="0"/>
              <w:jc w:val="center"/>
            </w:pPr>
            <w:r>
              <w:rPr>
                <w:rFonts w:ascii="Times New Roman" w:hAnsi="Times New Roman" w:eastAsia="宋体"/>
                <w:b w:val="0"/>
                <w:sz w:val="18"/>
              </w:rPr>
              <w:t>1.93～2.42</w:t>
            </w:r>
          </w:p>
        </w:tc>
        <w:tc>
          <w:tcPr>
            <w:tcW w:w="1385" w:type="dxa"/>
            <w:tcMar>
              <w:left w:w="70" w:type="dxa"/>
              <w:right w:w="70" w:type="dxa"/>
            </w:tcMar>
            <w:vAlign w:val="center"/>
          </w:tcPr>
          <w:p w14:paraId="5F94B6D1">
            <w:pPr>
              <w:keepNext w:val="0"/>
              <w:spacing w:before="20" w:after="20" w:line="260" w:lineRule="exact"/>
              <w:ind w:left="0" w:leftChars="0" w:right="0" w:rightChars="0" w:firstLine="0" w:firstLineChars="0"/>
              <w:jc w:val="center"/>
            </w:pPr>
            <w:r>
              <w:rPr>
                <w:rFonts w:ascii="Times New Roman" w:hAnsi="Times New Roman" w:eastAsia="宋体"/>
                <w:b w:val="0"/>
                <w:sz w:val="18"/>
              </w:rPr>
              <w:t>1.80～2.42</w:t>
            </w:r>
          </w:p>
        </w:tc>
      </w:tr>
    </w:tbl>
    <w:p w14:paraId="09A506DA">
      <w:pPr>
        <w:pStyle w:val="2"/>
        <w:keepNext/>
        <w:spacing w:before="120" w:after="80" w:line="280" w:lineRule="exact"/>
        <w:ind w:firstLine="0"/>
        <w:jc w:val="center"/>
      </w:pPr>
      <w:r>
        <w:rPr>
          <w:rFonts w:ascii="Times New Roman" w:hAnsi="Times New Roman" w:eastAsia="宋体"/>
          <w:b w:val="0"/>
          <w:sz w:val="21"/>
        </w:rPr>
        <w:t>表5-67 电缆长度占比≤10%、负荷分散系数1.10的容载比区间矩阵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9EC97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498BBF1">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70DD810D">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1A26E8E9">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0B22B495">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61A30A59">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0D4BD0DE">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67DD50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5442115">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BD5E28D">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6D3CAFF">
            <w:pPr>
              <w:keepNext/>
              <w:spacing w:before="20" w:after="20" w:line="260" w:lineRule="exact"/>
              <w:ind w:left="0" w:leftChars="0" w:right="0" w:rightChars="0" w:firstLine="0" w:firstLineChars="0"/>
              <w:jc w:val="center"/>
            </w:pPr>
            <w:r>
              <w:rPr>
                <w:rFonts w:ascii="Times New Roman" w:hAnsi="Times New Roman" w:eastAsia="宋体"/>
                <w:b w:val="0"/>
                <w:sz w:val="18"/>
              </w:rPr>
              <w:t>1.84～2.22</w:t>
            </w:r>
          </w:p>
        </w:tc>
        <w:tc>
          <w:tcPr>
            <w:tcW w:w="1385" w:type="dxa"/>
            <w:tcMar>
              <w:left w:w="70" w:type="dxa"/>
              <w:right w:w="70" w:type="dxa"/>
            </w:tcMar>
            <w:vAlign w:val="center"/>
          </w:tcPr>
          <w:p w14:paraId="23EF5A88">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3B6B64C7">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2BCDDC53">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r>
      <w:tr w14:paraId="7C6C23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B939613">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807CA10">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122F453">
            <w:pPr>
              <w:keepNext/>
              <w:spacing w:before="20" w:after="20" w:line="260" w:lineRule="exact"/>
              <w:ind w:left="0" w:leftChars="0" w:right="0" w:rightChars="0" w:firstLine="0" w:firstLineChars="0"/>
              <w:jc w:val="center"/>
            </w:pPr>
            <w:r>
              <w:rPr>
                <w:rFonts w:ascii="Times New Roman" w:hAnsi="Times New Roman" w:eastAsia="宋体"/>
                <w:b w:val="0"/>
                <w:sz w:val="18"/>
              </w:rPr>
              <w:t>1.84～2.40</w:t>
            </w:r>
          </w:p>
        </w:tc>
        <w:tc>
          <w:tcPr>
            <w:tcW w:w="1385" w:type="dxa"/>
            <w:tcMar>
              <w:left w:w="70" w:type="dxa"/>
              <w:right w:w="70" w:type="dxa"/>
            </w:tcMar>
            <w:vAlign w:val="center"/>
          </w:tcPr>
          <w:p w14:paraId="5B4B0EF6">
            <w:pPr>
              <w:keepNext/>
              <w:spacing w:before="20" w:after="20" w:line="260" w:lineRule="exact"/>
              <w:ind w:left="0" w:leftChars="0" w:right="0" w:rightChars="0" w:firstLine="0" w:firstLineChars="0"/>
              <w:jc w:val="center"/>
            </w:pPr>
            <w:r>
              <w:rPr>
                <w:rFonts w:ascii="Times New Roman" w:hAnsi="Times New Roman" w:eastAsia="宋体"/>
                <w:b w:val="0"/>
                <w:sz w:val="18"/>
              </w:rPr>
              <w:t>1.84～2.22</w:t>
            </w:r>
          </w:p>
        </w:tc>
        <w:tc>
          <w:tcPr>
            <w:tcW w:w="1385" w:type="dxa"/>
            <w:tcMar>
              <w:left w:w="70" w:type="dxa"/>
              <w:right w:w="70" w:type="dxa"/>
            </w:tcMar>
            <w:vAlign w:val="center"/>
          </w:tcPr>
          <w:p w14:paraId="5915C1D2">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6FA0F450">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r>
      <w:tr w14:paraId="252A51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271A5F6">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450693F6">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FD803A0">
            <w:pPr>
              <w:keepNext/>
              <w:spacing w:before="20" w:after="20" w:line="260" w:lineRule="exact"/>
              <w:ind w:left="0" w:leftChars="0" w:right="0" w:rightChars="0" w:firstLine="0" w:firstLineChars="0"/>
              <w:jc w:val="center"/>
            </w:pPr>
            <w:r>
              <w:rPr>
                <w:rFonts w:ascii="Times New Roman" w:hAnsi="Times New Roman" w:eastAsia="宋体"/>
                <w:b w:val="0"/>
                <w:sz w:val="18"/>
              </w:rPr>
              <w:t>2.40～3.15</w:t>
            </w:r>
          </w:p>
        </w:tc>
        <w:tc>
          <w:tcPr>
            <w:tcW w:w="1385" w:type="dxa"/>
            <w:tcMar>
              <w:left w:w="70" w:type="dxa"/>
              <w:right w:w="70" w:type="dxa"/>
            </w:tcMar>
            <w:vAlign w:val="center"/>
          </w:tcPr>
          <w:p w14:paraId="0D580590">
            <w:pPr>
              <w:keepNext/>
              <w:spacing w:before="20" w:after="20" w:line="260" w:lineRule="exact"/>
              <w:ind w:left="0" w:leftChars="0" w:right="0" w:rightChars="0" w:firstLine="0" w:firstLineChars="0"/>
              <w:jc w:val="center"/>
            </w:pPr>
            <w:r>
              <w:rPr>
                <w:rFonts w:ascii="Times New Roman" w:hAnsi="Times New Roman" w:eastAsia="宋体"/>
                <w:b w:val="0"/>
                <w:sz w:val="18"/>
              </w:rPr>
              <w:t>2.20～2.91</w:t>
            </w:r>
          </w:p>
        </w:tc>
        <w:tc>
          <w:tcPr>
            <w:tcW w:w="1385" w:type="dxa"/>
            <w:tcMar>
              <w:left w:w="70" w:type="dxa"/>
              <w:right w:w="70" w:type="dxa"/>
            </w:tcMar>
            <w:vAlign w:val="center"/>
          </w:tcPr>
          <w:p w14:paraId="3CB24EB0">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1806E74E">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r>
      <w:tr w14:paraId="17103E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4F05C83">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F238001">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710C67B3">
            <w:pPr>
              <w:keepNext/>
              <w:spacing w:before="20" w:after="20" w:line="260" w:lineRule="exact"/>
              <w:ind w:left="0" w:leftChars="0" w:right="0" w:rightChars="0" w:firstLine="0" w:firstLineChars="0"/>
              <w:jc w:val="center"/>
            </w:pPr>
            <w:r>
              <w:rPr>
                <w:rFonts w:ascii="Times New Roman" w:hAnsi="Times New Roman" w:eastAsia="宋体"/>
                <w:b w:val="0"/>
                <w:sz w:val="18"/>
              </w:rPr>
              <w:t>1.88～2.23</w:t>
            </w:r>
          </w:p>
        </w:tc>
        <w:tc>
          <w:tcPr>
            <w:tcW w:w="1385" w:type="dxa"/>
            <w:tcMar>
              <w:left w:w="70" w:type="dxa"/>
              <w:right w:w="70" w:type="dxa"/>
            </w:tcMar>
            <w:vAlign w:val="center"/>
          </w:tcPr>
          <w:p w14:paraId="6EF6D35F">
            <w:pPr>
              <w:keepNext/>
              <w:spacing w:before="20" w:after="20" w:line="260" w:lineRule="exact"/>
              <w:ind w:left="0" w:leftChars="0" w:right="0" w:rightChars="0" w:firstLine="0" w:firstLineChars="0"/>
              <w:jc w:val="center"/>
            </w:pPr>
            <w:r>
              <w:rPr>
                <w:rFonts w:ascii="Times New Roman" w:hAnsi="Times New Roman" w:eastAsia="宋体"/>
                <w:b w:val="0"/>
                <w:sz w:val="18"/>
              </w:rPr>
              <w:t>1.70～1.89</w:t>
            </w:r>
          </w:p>
        </w:tc>
        <w:tc>
          <w:tcPr>
            <w:tcW w:w="1385" w:type="dxa"/>
            <w:tcMar>
              <w:left w:w="70" w:type="dxa"/>
              <w:right w:w="70" w:type="dxa"/>
            </w:tcMar>
            <w:vAlign w:val="center"/>
          </w:tcPr>
          <w:p w14:paraId="5D7F00F6">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c>
          <w:tcPr>
            <w:tcW w:w="1385" w:type="dxa"/>
            <w:tcMar>
              <w:left w:w="70" w:type="dxa"/>
              <w:right w:w="70" w:type="dxa"/>
            </w:tcMar>
            <w:vAlign w:val="center"/>
          </w:tcPr>
          <w:p w14:paraId="313D4F35">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r>
      <w:tr w14:paraId="01E296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C2E224A">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67589943">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C8195BC">
            <w:pPr>
              <w:keepNext/>
              <w:spacing w:before="20" w:after="20" w:line="260" w:lineRule="exact"/>
              <w:ind w:left="0" w:leftChars="0" w:right="0" w:rightChars="0" w:firstLine="0" w:firstLineChars="0"/>
              <w:jc w:val="center"/>
            </w:pPr>
            <w:r>
              <w:rPr>
                <w:rFonts w:ascii="Times New Roman" w:hAnsi="Times New Roman" w:eastAsia="宋体"/>
                <w:b w:val="0"/>
                <w:sz w:val="18"/>
              </w:rPr>
              <w:t>1.88～2.43</w:t>
            </w:r>
          </w:p>
        </w:tc>
        <w:tc>
          <w:tcPr>
            <w:tcW w:w="1385" w:type="dxa"/>
            <w:tcMar>
              <w:left w:w="70" w:type="dxa"/>
              <w:right w:w="70" w:type="dxa"/>
            </w:tcMar>
            <w:vAlign w:val="center"/>
          </w:tcPr>
          <w:p w14:paraId="104A5C3D">
            <w:pPr>
              <w:keepNext/>
              <w:spacing w:before="20" w:after="20" w:line="260" w:lineRule="exact"/>
              <w:ind w:left="0" w:leftChars="0" w:right="0" w:rightChars="0" w:firstLine="0" w:firstLineChars="0"/>
              <w:jc w:val="center"/>
            </w:pPr>
            <w:r>
              <w:rPr>
                <w:rFonts w:ascii="Times New Roman" w:hAnsi="Times New Roman" w:eastAsia="宋体"/>
                <w:b w:val="0"/>
                <w:sz w:val="18"/>
              </w:rPr>
              <w:t>1.70～2.15</w:t>
            </w:r>
          </w:p>
        </w:tc>
        <w:tc>
          <w:tcPr>
            <w:tcW w:w="1385" w:type="dxa"/>
            <w:tcMar>
              <w:left w:w="70" w:type="dxa"/>
              <w:right w:w="70" w:type="dxa"/>
            </w:tcMar>
            <w:vAlign w:val="center"/>
          </w:tcPr>
          <w:p w14:paraId="263C17D5">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c>
          <w:tcPr>
            <w:tcW w:w="1385" w:type="dxa"/>
            <w:tcMar>
              <w:left w:w="70" w:type="dxa"/>
              <w:right w:w="70" w:type="dxa"/>
            </w:tcMar>
            <w:vAlign w:val="center"/>
          </w:tcPr>
          <w:p w14:paraId="23828A9D">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r>
      <w:tr w14:paraId="38A8B3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0EDB429">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40B7A59">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8D29606">
            <w:pPr>
              <w:keepNext/>
              <w:spacing w:before="20" w:after="20" w:line="260" w:lineRule="exact"/>
              <w:ind w:left="0" w:leftChars="0" w:right="0" w:rightChars="0" w:firstLine="0" w:firstLineChars="0"/>
              <w:jc w:val="center"/>
            </w:pPr>
            <w:r>
              <w:rPr>
                <w:rFonts w:ascii="Times New Roman" w:hAnsi="Times New Roman" w:eastAsia="宋体"/>
                <w:b w:val="0"/>
                <w:sz w:val="18"/>
              </w:rPr>
              <w:t>2.34～2.92</w:t>
            </w:r>
          </w:p>
        </w:tc>
        <w:tc>
          <w:tcPr>
            <w:tcW w:w="1385" w:type="dxa"/>
            <w:tcMar>
              <w:left w:w="70" w:type="dxa"/>
              <w:right w:w="70" w:type="dxa"/>
            </w:tcMar>
            <w:vAlign w:val="center"/>
          </w:tcPr>
          <w:p w14:paraId="1A812BED">
            <w:pPr>
              <w:keepNext/>
              <w:spacing w:before="20" w:after="20" w:line="260" w:lineRule="exact"/>
              <w:ind w:left="0" w:leftChars="0" w:right="0" w:rightChars="0" w:firstLine="0" w:firstLineChars="0"/>
              <w:jc w:val="center"/>
            </w:pPr>
            <w:r>
              <w:rPr>
                <w:rFonts w:ascii="Times New Roman" w:hAnsi="Times New Roman" w:eastAsia="宋体"/>
                <w:b w:val="0"/>
                <w:sz w:val="18"/>
              </w:rPr>
              <w:t>2.25～2.92</w:t>
            </w:r>
          </w:p>
        </w:tc>
        <w:tc>
          <w:tcPr>
            <w:tcW w:w="1385" w:type="dxa"/>
            <w:tcMar>
              <w:left w:w="70" w:type="dxa"/>
              <w:right w:w="70" w:type="dxa"/>
            </w:tcMar>
            <w:vAlign w:val="center"/>
          </w:tcPr>
          <w:p w14:paraId="6F3A2C02">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c>
          <w:tcPr>
            <w:tcW w:w="1385" w:type="dxa"/>
            <w:tcMar>
              <w:left w:w="70" w:type="dxa"/>
              <w:right w:w="70" w:type="dxa"/>
            </w:tcMar>
            <w:vAlign w:val="center"/>
          </w:tcPr>
          <w:p w14:paraId="43A76E7D">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r>
      <w:tr w14:paraId="254262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81BC88D">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6A37986">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CC2BB93">
            <w:pPr>
              <w:keepNext/>
              <w:spacing w:before="20" w:after="20" w:line="260" w:lineRule="exact"/>
              <w:ind w:left="0" w:leftChars="0" w:right="0" w:rightChars="0" w:firstLine="0" w:firstLineChars="0"/>
              <w:jc w:val="center"/>
            </w:pPr>
            <w:r>
              <w:rPr>
                <w:rFonts w:ascii="Times New Roman" w:hAnsi="Times New Roman" w:eastAsia="宋体"/>
                <w:b w:val="0"/>
                <w:sz w:val="18"/>
              </w:rPr>
              <w:t>1.98～2.10</w:t>
            </w:r>
          </w:p>
        </w:tc>
        <w:tc>
          <w:tcPr>
            <w:tcW w:w="1385" w:type="dxa"/>
            <w:tcMar>
              <w:left w:w="70" w:type="dxa"/>
              <w:right w:w="70" w:type="dxa"/>
            </w:tcMar>
            <w:vAlign w:val="center"/>
          </w:tcPr>
          <w:p w14:paraId="08B7D604">
            <w:pPr>
              <w:keepNext/>
              <w:spacing w:before="20" w:after="20" w:line="260" w:lineRule="exact"/>
              <w:ind w:left="0" w:leftChars="0" w:right="0" w:rightChars="0" w:firstLine="0" w:firstLineChars="0"/>
              <w:jc w:val="center"/>
            </w:pPr>
            <w:r>
              <w:rPr>
                <w:rFonts w:ascii="Times New Roman" w:hAnsi="Times New Roman" w:eastAsia="宋体"/>
                <w:b w:val="0"/>
                <w:sz w:val="18"/>
              </w:rPr>
              <w:t>1.67～1.84</w:t>
            </w:r>
          </w:p>
        </w:tc>
        <w:tc>
          <w:tcPr>
            <w:tcW w:w="1385" w:type="dxa"/>
            <w:tcMar>
              <w:left w:w="70" w:type="dxa"/>
              <w:right w:w="70" w:type="dxa"/>
            </w:tcMar>
            <w:vAlign w:val="center"/>
          </w:tcPr>
          <w:p w14:paraId="063EA1CD">
            <w:pPr>
              <w:keepNext/>
              <w:spacing w:before="20" w:after="20" w:line="260" w:lineRule="exact"/>
              <w:ind w:left="0" w:leftChars="0" w:right="0" w:rightChars="0" w:firstLine="0" w:firstLineChars="0"/>
              <w:jc w:val="center"/>
            </w:pPr>
            <w:r>
              <w:rPr>
                <w:rFonts w:ascii="Times New Roman" w:hAnsi="Times New Roman" w:eastAsia="宋体"/>
                <w:b w:val="0"/>
                <w:sz w:val="18"/>
              </w:rPr>
              <w:t>1.52～1.68</w:t>
            </w:r>
          </w:p>
        </w:tc>
        <w:tc>
          <w:tcPr>
            <w:tcW w:w="1385" w:type="dxa"/>
            <w:tcMar>
              <w:left w:w="70" w:type="dxa"/>
              <w:right w:w="70" w:type="dxa"/>
            </w:tcMar>
            <w:vAlign w:val="center"/>
          </w:tcPr>
          <w:p w14:paraId="3704625A">
            <w:pPr>
              <w:keepNext/>
              <w:spacing w:before="20" w:after="20" w:line="260" w:lineRule="exact"/>
              <w:ind w:left="0" w:leftChars="0" w:right="0" w:rightChars="0" w:firstLine="0" w:firstLineChars="0"/>
              <w:jc w:val="center"/>
            </w:pPr>
            <w:r>
              <w:rPr>
                <w:rFonts w:ascii="Times New Roman" w:hAnsi="Times New Roman" w:eastAsia="宋体"/>
                <w:b w:val="0"/>
                <w:sz w:val="18"/>
              </w:rPr>
              <w:t>1.52～1.62</w:t>
            </w:r>
          </w:p>
        </w:tc>
      </w:tr>
      <w:tr w14:paraId="31CB9A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43A0709">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090C44FA">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75E9A5DD">
            <w:pPr>
              <w:keepNext/>
              <w:spacing w:before="20" w:after="20" w:line="260" w:lineRule="exact"/>
              <w:ind w:left="0" w:leftChars="0" w:right="0" w:rightChars="0" w:firstLine="0" w:firstLineChars="0"/>
              <w:jc w:val="center"/>
            </w:pPr>
            <w:r>
              <w:rPr>
                <w:rFonts w:ascii="Times New Roman" w:hAnsi="Times New Roman" w:eastAsia="宋体"/>
                <w:b w:val="0"/>
                <w:sz w:val="18"/>
              </w:rPr>
              <w:t>1.98～2.30</w:t>
            </w:r>
          </w:p>
        </w:tc>
        <w:tc>
          <w:tcPr>
            <w:tcW w:w="1385" w:type="dxa"/>
            <w:tcMar>
              <w:left w:w="70" w:type="dxa"/>
              <w:right w:w="70" w:type="dxa"/>
            </w:tcMar>
            <w:vAlign w:val="center"/>
          </w:tcPr>
          <w:p w14:paraId="07B4FDF2">
            <w:pPr>
              <w:keepNext/>
              <w:spacing w:before="20" w:after="20" w:line="260" w:lineRule="exact"/>
              <w:ind w:left="0" w:leftChars="0" w:right="0" w:rightChars="0" w:firstLine="0" w:firstLineChars="0"/>
              <w:jc w:val="center"/>
            </w:pPr>
            <w:r>
              <w:rPr>
                <w:rFonts w:ascii="Times New Roman" w:hAnsi="Times New Roman" w:eastAsia="宋体"/>
                <w:b w:val="0"/>
                <w:sz w:val="18"/>
              </w:rPr>
              <w:t>1.67～2.17</w:t>
            </w:r>
          </w:p>
        </w:tc>
        <w:tc>
          <w:tcPr>
            <w:tcW w:w="1385" w:type="dxa"/>
            <w:tcMar>
              <w:left w:w="70" w:type="dxa"/>
              <w:right w:w="70" w:type="dxa"/>
            </w:tcMar>
            <w:vAlign w:val="center"/>
          </w:tcPr>
          <w:p w14:paraId="20C66BB9">
            <w:pPr>
              <w:keepNext/>
              <w:spacing w:before="20" w:after="20" w:line="260" w:lineRule="exact"/>
              <w:ind w:left="0" w:leftChars="0" w:right="0" w:rightChars="0" w:firstLine="0" w:firstLineChars="0"/>
              <w:jc w:val="center"/>
            </w:pPr>
            <w:r>
              <w:rPr>
                <w:rFonts w:ascii="Times New Roman" w:hAnsi="Times New Roman" w:eastAsia="宋体"/>
                <w:b w:val="0"/>
                <w:sz w:val="18"/>
              </w:rPr>
              <w:t>1.52～2.03</w:t>
            </w:r>
          </w:p>
        </w:tc>
        <w:tc>
          <w:tcPr>
            <w:tcW w:w="1385" w:type="dxa"/>
            <w:tcMar>
              <w:left w:w="70" w:type="dxa"/>
              <w:right w:w="70" w:type="dxa"/>
            </w:tcMar>
            <w:vAlign w:val="center"/>
          </w:tcPr>
          <w:p w14:paraId="022D5887">
            <w:pPr>
              <w:keepNext/>
              <w:spacing w:before="20" w:after="20" w:line="260" w:lineRule="exact"/>
              <w:ind w:left="0" w:leftChars="0" w:right="0" w:rightChars="0" w:firstLine="0" w:firstLineChars="0"/>
              <w:jc w:val="center"/>
            </w:pPr>
            <w:r>
              <w:rPr>
                <w:rFonts w:ascii="Times New Roman" w:hAnsi="Times New Roman" w:eastAsia="宋体"/>
                <w:b w:val="0"/>
                <w:sz w:val="18"/>
              </w:rPr>
              <w:t>1.52～2.02</w:t>
            </w:r>
          </w:p>
        </w:tc>
      </w:tr>
      <w:tr w14:paraId="4C0176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0B33444">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107C534F">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09A39059">
            <w:pPr>
              <w:keepNext/>
              <w:spacing w:before="20" w:after="20" w:line="260" w:lineRule="exact"/>
              <w:ind w:left="0" w:leftChars="0" w:right="0" w:rightChars="0" w:firstLine="0" w:firstLineChars="0"/>
              <w:jc w:val="center"/>
            </w:pPr>
            <w:r>
              <w:rPr>
                <w:rFonts w:ascii="Times New Roman" w:hAnsi="Times New Roman" w:eastAsia="宋体"/>
                <w:b w:val="0"/>
                <w:sz w:val="18"/>
              </w:rPr>
              <w:t>2.29～2.65</w:t>
            </w:r>
          </w:p>
        </w:tc>
        <w:tc>
          <w:tcPr>
            <w:tcW w:w="1385" w:type="dxa"/>
            <w:tcMar>
              <w:left w:w="70" w:type="dxa"/>
              <w:right w:w="70" w:type="dxa"/>
            </w:tcMar>
            <w:vAlign w:val="center"/>
          </w:tcPr>
          <w:p w14:paraId="4F072040">
            <w:pPr>
              <w:keepNext/>
              <w:spacing w:before="20" w:after="20" w:line="260" w:lineRule="exact"/>
              <w:ind w:left="0" w:leftChars="0" w:right="0" w:rightChars="0" w:firstLine="0" w:firstLineChars="0"/>
              <w:jc w:val="center"/>
            </w:pPr>
            <w:r>
              <w:rPr>
                <w:rFonts w:ascii="Times New Roman" w:hAnsi="Times New Roman" w:eastAsia="宋体"/>
                <w:b w:val="0"/>
                <w:sz w:val="18"/>
              </w:rPr>
              <w:t>2.13～2.65</w:t>
            </w:r>
          </w:p>
        </w:tc>
        <w:tc>
          <w:tcPr>
            <w:tcW w:w="1385" w:type="dxa"/>
            <w:tcMar>
              <w:left w:w="70" w:type="dxa"/>
              <w:right w:w="70" w:type="dxa"/>
            </w:tcMar>
            <w:vAlign w:val="center"/>
          </w:tcPr>
          <w:p w14:paraId="2E074BFE">
            <w:pPr>
              <w:keepNext/>
              <w:spacing w:before="20" w:after="20" w:line="260" w:lineRule="exact"/>
              <w:ind w:left="0" w:leftChars="0" w:right="0" w:rightChars="0" w:firstLine="0" w:firstLineChars="0"/>
              <w:jc w:val="center"/>
            </w:pPr>
            <w:r>
              <w:rPr>
                <w:rFonts w:ascii="Times New Roman" w:hAnsi="Times New Roman" w:eastAsia="宋体"/>
                <w:b w:val="0"/>
                <w:sz w:val="18"/>
              </w:rPr>
              <w:t>2.01～2.65</w:t>
            </w:r>
          </w:p>
        </w:tc>
        <w:tc>
          <w:tcPr>
            <w:tcW w:w="1385" w:type="dxa"/>
            <w:tcMar>
              <w:left w:w="70" w:type="dxa"/>
              <w:right w:w="70" w:type="dxa"/>
            </w:tcMar>
            <w:vAlign w:val="center"/>
          </w:tcPr>
          <w:p w14:paraId="37770D79">
            <w:pPr>
              <w:keepNext/>
              <w:spacing w:before="20" w:after="20" w:line="260" w:lineRule="exact"/>
              <w:ind w:left="0" w:leftChars="0" w:right="0" w:rightChars="0" w:firstLine="0" w:firstLineChars="0"/>
              <w:jc w:val="center"/>
            </w:pPr>
            <w:r>
              <w:rPr>
                <w:rFonts w:ascii="Times New Roman" w:hAnsi="Times New Roman" w:eastAsia="宋体"/>
                <w:b w:val="0"/>
                <w:sz w:val="18"/>
              </w:rPr>
              <w:t>2.01～2.54</w:t>
            </w:r>
          </w:p>
        </w:tc>
      </w:tr>
      <w:tr w14:paraId="0F3257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BB47AC0">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6E52ABA9">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7184399C">
            <w:pPr>
              <w:keepNext/>
              <w:spacing w:before="20" w:after="20" w:line="260" w:lineRule="exact"/>
              <w:ind w:left="0" w:leftChars="0" w:right="0" w:rightChars="0" w:firstLine="0" w:firstLineChars="0"/>
              <w:jc w:val="center"/>
            </w:pPr>
            <w:r>
              <w:rPr>
                <w:rFonts w:ascii="Times New Roman" w:hAnsi="Times New Roman" w:eastAsia="宋体"/>
                <w:b w:val="0"/>
                <w:sz w:val="18"/>
              </w:rPr>
              <w:t>1.91～1.92</w:t>
            </w:r>
          </w:p>
        </w:tc>
        <w:tc>
          <w:tcPr>
            <w:tcW w:w="1385" w:type="dxa"/>
            <w:tcMar>
              <w:left w:w="70" w:type="dxa"/>
              <w:right w:w="70" w:type="dxa"/>
            </w:tcMar>
            <w:vAlign w:val="center"/>
          </w:tcPr>
          <w:p w14:paraId="5480E9CE">
            <w:pPr>
              <w:keepNext/>
              <w:spacing w:before="20" w:after="20" w:line="260" w:lineRule="exact"/>
              <w:ind w:left="0" w:leftChars="0" w:right="0" w:rightChars="0" w:firstLine="0" w:firstLineChars="0"/>
              <w:jc w:val="center"/>
            </w:pPr>
            <w:r>
              <w:rPr>
                <w:rFonts w:ascii="Times New Roman" w:hAnsi="Times New Roman" w:eastAsia="宋体"/>
                <w:b w:val="0"/>
                <w:sz w:val="18"/>
              </w:rPr>
              <w:t>1.76～1.92</w:t>
            </w:r>
          </w:p>
        </w:tc>
        <w:tc>
          <w:tcPr>
            <w:tcW w:w="1385" w:type="dxa"/>
            <w:tcMar>
              <w:left w:w="70" w:type="dxa"/>
              <w:right w:w="70" w:type="dxa"/>
            </w:tcMar>
            <w:vAlign w:val="center"/>
          </w:tcPr>
          <w:p w14:paraId="159FA9FA">
            <w:pPr>
              <w:keepNext/>
              <w:spacing w:before="20" w:after="20" w:line="260" w:lineRule="exact"/>
              <w:ind w:left="0" w:leftChars="0" w:right="0" w:rightChars="0" w:firstLine="0" w:firstLineChars="0"/>
              <w:jc w:val="center"/>
            </w:pPr>
            <w:r>
              <w:rPr>
                <w:rFonts w:ascii="Times New Roman" w:hAnsi="Times New Roman" w:eastAsia="宋体"/>
                <w:b w:val="0"/>
                <w:sz w:val="18"/>
              </w:rPr>
              <w:t>1.50～1.64</w:t>
            </w:r>
          </w:p>
        </w:tc>
        <w:tc>
          <w:tcPr>
            <w:tcW w:w="1385" w:type="dxa"/>
            <w:tcMar>
              <w:left w:w="70" w:type="dxa"/>
              <w:right w:w="70" w:type="dxa"/>
            </w:tcMar>
            <w:vAlign w:val="center"/>
          </w:tcPr>
          <w:p w14:paraId="39A8ACCE">
            <w:pPr>
              <w:keepNext/>
              <w:spacing w:before="20" w:after="20" w:line="260" w:lineRule="exact"/>
              <w:ind w:left="0" w:leftChars="0" w:right="0" w:rightChars="0" w:firstLine="0" w:firstLineChars="0"/>
              <w:jc w:val="center"/>
            </w:pPr>
            <w:r>
              <w:rPr>
                <w:rFonts w:ascii="Times New Roman" w:hAnsi="Times New Roman" w:eastAsia="宋体"/>
                <w:b w:val="0"/>
                <w:sz w:val="18"/>
              </w:rPr>
              <w:t>1.36～1.51</w:t>
            </w:r>
          </w:p>
        </w:tc>
      </w:tr>
      <w:tr w14:paraId="2E7816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BF2E320">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089EAAA3">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D0805AA">
            <w:pPr>
              <w:keepNext/>
              <w:spacing w:before="20" w:after="20" w:line="260" w:lineRule="exact"/>
              <w:ind w:left="0" w:leftChars="0" w:right="0" w:rightChars="0" w:firstLine="0" w:firstLineChars="0"/>
              <w:jc w:val="center"/>
            </w:pPr>
            <w:r>
              <w:rPr>
                <w:rFonts w:ascii="Times New Roman" w:hAnsi="Times New Roman" w:eastAsia="宋体"/>
                <w:b w:val="0"/>
                <w:sz w:val="18"/>
              </w:rPr>
              <w:t>1.91～2.09</w:t>
            </w:r>
          </w:p>
        </w:tc>
        <w:tc>
          <w:tcPr>
            <w:tcW w:w="1385" w:type="dxa"/>
            <w:tcMar>
              <w:left w:w="70" w:type="dxa"/>
              <w:right w:w="70" w:type="dxa"/>
            </w:tcMar>
            <w:vAlign w:val="center"/>
          </w:tcPr>
          <w:p w14:paraId="3F0EAFB3">
            <w:pPr>
              <w:keepNext/>
              <w:spacing w:before="20" w:after="20" w:line="260" w:lineRule="exact"/>
              <w:ind w:left="0" w:leftChars="0" w:right="0" w:rightChars="0" w:firstLine="0" w:firstLineChars="0"/>
              <w:jc w:val="center"/>
            </w:pPr>
            <w:commentRangeStart w:id="10"/>
            <w:r>
              <w:rPr>
                <w:rFonts w:ascii="Times New Roman" w:hAnsi="Times New Roman" w:eastAsia="宋体"/>
                <w:b w:val="0"/>
                <w:sz w:val="18"/>
              </w:rPr>
              <w:t>1.76～2.09</w:t>
            </w:r>
          </w:p>
        </w:tc>
        <w:tc>
          <w:tcPr>
            <w:tcW w:w="1385" w:type="dxa"/>
            <w:tcMar>
              <w:left w:w="70" w:type="dxa"/>
              <w:right w:w="70" w:type="dxa"/>
            </w:tcMar>
            <w:vAlign w:val="center"/>
          </w:tcPr>
          <w:p w14:paraId="545C6DB3">
            <w:pPr>
              <w:keepNext/>
              <w:spacing w:before="20" w:after="20" w:line="260" w:lineRule="exact"/>
              <w:ind w:left="0" w:leftChars="0" w:right="0" w:rightChars="0" w:firstLine="0" w:firstLineChars="0"/>
              <w:jc w:val="center"/>
              <w:rPr>
                <w:woUserID w:val="2"/>
              </w:rPr>
            </w:pPr>
            <w:r>
              <w:rPr>
                <w:rFonts w:ascii="Times New Roman" w:hAnsi="Times New Roman" w:eastAsia="宋体"/>
                <w:b w:val="0"/>
                <w:sz w:val="18"/>
                <w:woUserID w:val="2"/>
              </w:rPr>
              <w:t>1.50～1.95</w:t>
            </w:r>
            <w:commentRangeEnd w:id="10"/>
            <w:r>
              <w:rPr>
                <w:woUserID w:val="2"/>
              </w:rPr>
              <w:commentReference w:id="10"/>
            </w:r>
          </w:p>
        </w:tc>
        <w:tc>
          <w:tcPr>
            <w:tcW w:w="1385" w:type="dxa"/>
            <w:tcMar>
              <w:left w:w="70" w:type="dxa"/>
              <w:right w:w="70" w:type="dxa"/>
            </w:tcMar>
            <w:vAlign w:val="center"/>
          </w:tcPr>
          <w:p w14:paraId="58108283">
            <w:pPr>
              <w:keepNext/>
              <w:spacing w:before="20" w:after="20" w:line="260" w:lineRule="exact"/>
              <w:ind w:left="0" w:leftChars="0" w:right="0" w:rightChars="0" w:firstLine="0" w:firstLineChars="0"/>
              <w:jc w:val="center"/>
            </w:pPr>
            <w:r>
              <w:rPr>
                <w:rFonts w:ascii="Times New Roman" w:hAnsi="Times New Roman" w:eastAsia="宋体"/>
                <w:b w:val="0"/>
                <w:sz w:val="18"/>
              </w:rPr>
              <w:t>1.36～1.95</w:t>
            </w:r>
          </w:p>
        </w:tc>
      </w:tr>
      <w:tr w14:paraId="1523A2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F3F3A8D">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73F29070">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E1CA9E4">
            <w:pPr>
              <w:keepNext w:val="0"/>
              <w:spacing w:before="20" w:after="20" w:line="260" w:lineRule="exact"/>
              <w:ind w:left="0" w:leftChars="0" w:right="0" w:rightChars="0" w:firstLine="0" w:firstLineChars="0"/>
              <w:jc w:val="center"/>
            </w:pPr>
            <w:r>
              <w:rPr>
                <w:rFonts w:ascii="Times New Roman" w:hAnsi="Times New Roman" w:eastAsia="宋体"/>
                <w:b w:val="0"/>
                <w:sz w:val="18"/>
              </w:rPr>
              <w:t>2.23～2.49</w:t>
            </w:r>
          </w:p>
        </w:tc>
        <w:tc>
          <w:tcPr>
            <w:tcW w:w="1385" w:type="dxa"/>
            <w:tcMar>
              <w:left w:w="70" w:type="dxa"/>
              <w:right w:w="70" w:type="dxa"/>
            </w:tcMar>
            <w:vAlign w:val="center"/>
          </w:tcPr>
          <w:p w14:paraId="0A163FEE">
            <w:pPr>
              <w:keepNext w:val="0"/>
              <w:spacing w:before="20" w:after="20" w:line="260" w:lineRule="exact"/>
              <w:ind w:left="0" w:leftChars="0" w:right="0" w:rightChars="0" w:firstLine="0" w:firstLineChars="0"/>
              <w:jc w:val="center"/>
            </w:pPr>
            <w:r>
              <w:rPr>
                <w:rFonts w:ascii="Times New Roman" w:hAnsi="Times New Roman" w:eastAsia="宋体"/>
                <w:b w:val="0"/>
                <w:sz w:val="18"/>
              </w:rPr>
              <w:t>2.08～2.49</w:t>
            </w:r>
          </w:p>
        </w:tc>
        <w:tc>
          <w:tcPr>
            <w:tcW w:w="1385" w:type="dxa"/>
            <w:tcMar>
              <w:left w:w="70" w:type="dxa"/>
              <w:right w:w="70" w:type="dxa"/>
            </w:tcMar>
            <w:vAlign w:val="center"/>
          </w:tcPr>
          <w:p w14:paraId="0CBD1B8C">
            <w:pPr>
              <w:keepNext w:val="0"/>
              <w:spacing w:before="20" w:after="20" w:line="260" w:lineRule="exact"/>
              <w:ind w:left="0" w:leftChars="0" w:right="0" w:rightChars="0" w:firstLine="0" w:firstLineChars="0"/>
              <w:jc w:val="center"/>
            </w:pPr>
            <w:r>
              <w:rPr>
                <w:rFonts w:ascii="Times New Roman" w:hAnsi="Times New Roman" w:eastAsia="宋体"/>
                <w:b w:val="0"/>
                <w:sz w:val="18"/>
              </w:rPr>
              <w:t>1.93～2.42</w:t>
            </w:r>
          </w:p>
        </w:tc>
        <w:tc>
          <w:tcPr>
            <w:tcW w:w="1385" w:type="dxa"/>
            <w:tcMar>
              <w:left w:w="70" w:type="dxa"/>
              <w:right w:w="70" w:type="dxa"/>
            </w:tcMar>
            <w:vAlign w:val="center"/>
          </w:tcPr>
          <w:p w14:paraId="036FC668">
            <w:pPr>
              <w:keepNext w:val="0"/>
              <w:spacing w:before="20" w:after="20" w:line="260" w:lineRule="exact"/>
              <w:ind w:left="0" w:leftChars="0" w:right="0" w:rightChars="0" w:firstLine="0" w:firstLineChars="0"/>
              <w:jc w:val="center"/>
            </w:pPr>
            <w:r>
              <w:rPr>
                <w:rFonts w:ascii="Times New Roman" w:hAnsi="Times New Roman" w:eastAsia="宋体"/>
                <w:b w:val="0"/>
                <w:sz w:val="18"/>
              </w:rPr>
              <w:t>1.80～2.42</w:t>
            </w:r>
          </w:p>
        </w:tc>
      </w:tr>
    </w:tbl>
    <w:p w14:paraId="5B6051D4">
      <w:pPr>
        <w:pStyle w:val="2"/>
        <w:keepNext/>
        <w:spacing w:before="120" w:after="80" w:line="280" w:lineRule="exact"/>
        <w:ind w:firstLine="0"/>
        <w:jc w:val="center"/>
      </w:pPr>
      <w:r>
        <w:rPr>
          <w:rFonts w:ascii="Times New Roman" w:hAnsi="Times New Roman" w:eastAsia="宋体"/>
          <w:b w:val="0"/>
          <w:sz w:val="21"/>
        </w:rPr>
        <w:t>表5-68 电缆长度占比≤10%、负荷分散系数1.15的容载比区间矩阵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A3B86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26258999">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6E440A3E">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24870E9B">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0B82AEB6">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0E242B2F">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18380BEC">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29EE06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A855BD3">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14B77491">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67600C3">
            <w:pPr>
              <w:keepNext/>
              <w:spacing w:before="20" w:after="20" w:line="260" w:lineRule="exact"/>
              <w:ind w:left="0" w:leftChars="0" w:right="0" w:rightChars="0" w:firstLine="0" w:firstLineChars="0"/>
              <w:jc w:val="center"/>
            </w:pPr>
            <w:r>
              <w:rPr>
                <w:rFonts w:ascii="Times New Roman" w:hAnsi="Times New Roman" w:eastAsia="宋体"/>
                <w:b w:val="0"/>
                <w:sz w:val="18"/>
              </w:rPr>
              <w:t>2.00～2.40</w:t>
            </w:r>
          </w:p>
        </w:tc>
        <w:tc>
          <w:tcPr>
            <w:tcW w:w="1385" w:type="dxa"/>
            <w:tcMar>
              <w:left w:w="70" w:type="dxa"/>
              <w:right w:w="70" w:type="dxa"/>
            </w:tcMar>
            <w:vAlign w:val="center"/>
          </w:tcPr>
          <w:p w14:paraId="4278C69F">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55C5BE84">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57CF902C">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r>
      <w:tr w14:paraId="15731D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E58939E">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D63AC69">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0224D692">
            <w:pPr>
              <w:keepNext/>
              <w:spacing w:before="20" w:after="20" w:line="260" w:lineRule="exact"/>
              <w:ind w:left="0" w:leftChars="0" w:right="0" w:rightChars="0" w:firstLine="0" w:firstLineChars="0"/>
              <w:jc w:val="center"/>
            </w:pPr>
            <w:r>
              <w:rPr>
                <w:rFonts w:ascii="Times New Roman" w:hAnsi="Times New Roman" w:eastAsia="宋体"/>
                <w:b w:val="0"/>
                <w:sz w:val="18"/>
              </w:rPr>
              <w:t>2.00～2.40</w:t>
            </w:r>
          </w:p>
        </w:tc>
        <w:tc>
          <w:tcPr>
            <w:tcW w:w="1385" w:type="dxa"/>
            <w:tcMar>
              <w:left w:w="70" w:type="dxa"/>
              <w:right w:w="70" w:type="dxa"/>
            </w:tcMar>
            <w:vAlign w:val="center"/>
          </w:tcPr>
          <w:p w14:paraId="4C43E9F5">
            <w:pPr>
              <w:keepNext/>
              <w:spacing w:before="20" w:after="20" w:line="260" w:lineRule="exact"/>
              <w:ind w:left="0" w:leftChars="0" w:right="0" w:rightChars="0" w:firstLine="0" w:firstLineChars="0"/>
              <w:jc w:val="center"/>
            </w:pPr>
            <w:r>
              <w:rPr>
                <w:rFonts w:ascii="Times New Roman" w:hAnsi="Times New Roman" w:eastAsia="宋体"/>
                <w:b w:val="0"/>
                <w:sz w:val="18"/>
              </w:rPr>
              <w:t>1.84～2.22</w:t>
            </w:r>
          </w:p>
        </w:tc>
        <w:tc>
          <w:tcPr>
            <w:tcW w:w="1385" w:type="dxa"/>
            <w:tcMar>
              <w:left w:w="70" w:type="dxa"/>
              <w:right w:w="70" w:type="dxa"/>
            </w:tcMar>
            <w:vAlign w:val="center"/>
          </w:tcPr>
          <w:p w14:paraId="66F1B4A3">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4456096F">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r>
      <w:tr w14:paraId="0ED17E4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1551564">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8D0F42C">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F5CD5E1">
            <w:pPr>
              <w:keepNext/>
              <w:spacing w:before="20" w:after="20" w:line="260" w:lineRule="exact"/>
              <w:ind w:left="0" w:leftChars="0" w:right="0" w:rightChars="0" w:firstLine="0" w:firstLineChars="0"/>
              <w:jc w:val="center"/>
            </w:pPr>
            <w:r>
              <w:rPr>
                <w:rFonts w:ascii="Times New Roman" w:hAnsi="Times New Roman" w:eastAsia="宋体"/>
                <w:b w:val="0"/>
                <w:sz w:val="18"/>
              </w:rPr>
              <w:t>2.40～3.15</w:t>
            </w:r>
          </w:p>
        </w:tc>
        <w:tc>
          <w:tcPr>
            <w:tcW w:w="1385" w:type="dxa"/>
            <w:tcMar>
              <w:left w:w="70" w:type="dxa"/>
              <w:right w:w="70" w:type="dxa"/>
            </w:tcMar>
            <w:vAlign w:val="center"/>
          </w:tcPr>
          <w:p w14:paraId="36ED0CAB">
            <w:pPr>
              <w:keepNext/>
              <w:spacing w:before="20" w:after="20" w:line="260" w:lineRule="exact"/>
              <w:ind w:left="0" w:leftChars="0" w:right="0" w:rightChars="0" w:firstLine="0" w:firstLineChars="0"/>
              <w:jc w:val="center"/>
            </w:pPr>
            <w:r>
              <w:rPr>
                <w:rFonts w:ascii="Times New Roman" w:hAnsi="Times New Roman" w:eastAsia="宋体"/>
                <w:b w:val="0"/>
                <w:sz w:val="18"/>
              </w:rPr>
              <w:t>2.20～2.91</w:t>
            </w:r>
          </w:p>
        </w:tc>
        <w:tc>
          <w:tcPr>
            <w:tcW w:w="1385" w:type="dxa"/>
            <w:tcMar>
              <w:left w:w="70" w:type="dxa"/>
              <w:right w:w="70" w:type="dxa"/>
            </w:tcMar>
            <w:vAlign w:val="center"/>
          </w:tcPr>
          <w:p w14:paraId="3D2121DA">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4E856243">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r>
      <w:tr w14:paraId="63F6E6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C9388FD">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6E5F2F09">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09696F6">
            <w:pPr>
              <w:keepNext/>
              <w:spacing w:before="20" w:after="20" w:line="260" w:lineRule="exact"/>
              <w:ind w:left="0" w:leftChars="0" w:right="0" w:rightChars="0" w:firstLine="0" w:firstLineChars="0"/>
              <w:jc w:val="center"/>
            </w:pPr>
            <w:r>
              <w:rPr>
                <w:rFonts w:ascii="Times New Roman" w:hAnsi="Times New Roman" w:eastAsia="宋体"/>
                <w:b w:val="0"/>
                <w:sz w:val="18"/>
              </w:rPr>
              <w:t>1.95～2.32</w:t>
            </w:r>
          </w:p>
        </w:tc>
        <w:tc>
          <w:tcPr>
            <w:tcW w:w="1385" w:type="dxa"/>
            <w:tcMar>
              <w:left w:w="70" w:type="dxa"/>
              <w:right w:w="70" w:type="dxa"/>
            </w:tcMar>
            <w:vAlign w:val="center"/>
          </w:tcPr>
          <w:p w14:paraId="7B8A4158">
            <w:pPr>
              <w:keepNext/>
              <w:spacing w:before="20" w:after="20" w:line="260" w:lineRule="exact"/>
              <w:ind w:left="0" w:leftChars="0" w:right="0" w:rightChars="0" w:firstLine="0" w:firstLineChars="0"/>
              <w:jc w:val="center"/>
            </w:pPr>
            <w:r>
              <w:rPr>
                <w:rFonts w:ascii="Times New Roman" w:hAnsi="Times New Roman" w:eastAsia="宋体"/>
                <w:b w:val="0"/>
                <w:sz w:val="18"/>
              </w:rPr>
              <w:t>1.77～1.96</w:t>
            </w:r>
          </w:p>
        </w:tc>
        <w:tc>
          <w:tcPr>
            <w:tcW w:w="1385" w:type="dxa"/>
            <w:tcMar>
              <w:left w:w="70" w:type="dxa"/>
              <w:right w:w="70" w:type="dxa"/>
            </w:tcMar>
            <w:vAlign w:val="center"/>
          </w:tcPr>
          <w:p w14:paraId="06475E63">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c>
          <w:tcPr>
            <w:tcW w:w="1385" w:type="dxa"/>
            <w:tcMar>
              <w:left w:w="70" w:type="dxa"/>
              <w:right w:w="70" w:type="dxa"/>
            </w:tcMar>
            <w:vAlign w:val="center"/>
          </w:tcPr>
          <w:p w14:paraId="2090714B">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r>
      <w:tr w14:paraId="4A8D71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4788E44">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ABBB6BA">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021D5C4B">
            <w:pPr>
              <w:keepNext/>
              <w:spacing w:before="20" w:after="20" w:line="260" w:lineRule="exact"/>
              <w:ind w:left="0" w:leftChars="0" w:right="0" w:rightChars="0" w:firstLine="0" w:firstLineChars="0"/>
              <w:jc w:val="center"/>
            </w:pPr>
            <w:r>
              <w:rPr>
                <w:rFonts w:ascii="Times New Roman" w:hAnsi="Times New Roman" w:eastAsia="宋体"/>
                <w:b w:val="0"/>
                <w:sz w:val="18"/>
              </w:rPr>
              <w:t>1.95～2.43</w:t>
            </w:r>
          </w:p>
        </w:tc>
        <w:tc>
          <w:tcPr>
            <w:tcW w:w="1385" w:type="dxa"/>
            <w:tcMar>
              <w:left w:w="70" w:type="dxa"/>
              <w:right w:w="70" w:type="dxa"/>
            </w:tcMar>
            <w:vAlign w:val="center"/>
          </w:tcPr>
          <w:p w14:paraId="43CC7A81">
            <w:pPr>
              <w:keepNext/>
              <w:spacing w:before="20" w:after="20" w:line="260" w:lineRule="exact"/>
              <w:ind w:left="0" w:leftChars="0" w:right="0" w:rightChars="0" w:firstLine="0" w:firstLineChars="0"/>
              <w:jc w:val="center"/>
            </w:pPr>
            <w:r>
              <w:rPr>
                <w:rFonts w:ascii="Times New Roman" w:hAnsi="Times New Roman" w:eastAsia="宋体"/>
                <w:b w:val="0"/>
                <w:sz w:val="18"/>
              </w:rPr>
              <w:t>1.77～2.15</w:t>
            </w:r>
          </w:p>
        </w:tc>
        <w:tc>
          <w:tcPr>
            <w:tcW w:w="1385" w:type="dxa"/>
            <w:tcMar>
              <w:left w:w="70" w:type="dxa"/>
              <w:right w:w="70" w:type="dxa"/>
            </w:tcMar>
            <w:vAlign w:val="center"/>
          </w:tcPr>
          <w:p w14:paraId="0BF35954">
            <w:pPr>
              <w:keepNext/>
              <w:spacing w:before="20" w:after="20" w:line="260" w:lineRule="exact"/>
              <w:ind w:left="0" w:leftChars="0" w:right="0" w:rightChars="0" w:firstLine="0" w:firstLineChars="0"/>
              <w:jc w:val="center"/>
            </w:pPr>
            <w:r>
              <w:rPr>
                <w:rFonts w:ascii="Times New Roman" w:hAnsi="Times New Roman" w:eastAsia="宋体"/>
                <w:b w:val="0"/>
                <w:sz w:val="18"/>
              </w:rPr>
              <w:t>1.70～2.06</w:t>
            </w:r>
          </w:p>
        </w:tc>
        <w:tc>
          <w:tcPr>
            <w:tcW w:w="1385" w:type="dxa"/>
            <w:tcMar>
              <w:left w:w="70" w:type="dxa"/>
              <w:right w:w="70" w:type="dxa"/>
            </w:tcMar>
            <w:vAlign w:val="center"/>
          </w:tcPr>
          <w:p w14:paraId="502E73B7">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r>
      <w:tr w14:paraId="45478C8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2068A7E">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3D426B2D">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FFB5F85">
            <w:pPr>
              <w:keepNext/>
              <w:spacing w:before="20" w:after="20" w:line="260" w:lineRule="exact"/>
              <w:ind w:left="0" w:leftChars="0" w:right="0" w:rightChars="0" w:firstLine="0" w:firstLineChars="0"/>
              <w:jc w:val="center"/>
            </w:pPr>
            <w:r>
              <w:rPr>
                <w:rFonts w:ascii="Times New Roman" w:hAnsi="Times New Roman" w:eastAsia="宋体"/>
                <w:b w:val="0"/>
                <w:sz w:val="18"/>
              </w:rPr>
              <w:t>2.34～2.92</w:t>
            </w:r>
          </w:p>
        </w:tc>
        <w:tc>
          <w:tcPr>
            <w:tcW w:w="1385" w:type="dxa"/>
            <w:tcMar>
              <w:left w:w="70" w:type="dxa"/>
              <w:right w:w="70" w:type="dxa"/>
            </w:tcMar>
            <w:vAlign w:val="center"/>
          </w:tcPr>
          <w:p w14:paraId="456EE026">
            <w:pPr>
              <w:keepNext/>
              <w:spacing w:before="20" w:after="20" w:line="260" w:lineRule="exact"/>
              <w:ind w:left="0" w:leftChars="0" w:right="0" w:rightChars="0" w:firstLine="0" w:firstLineChars="0"/>
              <w:jc w:val="center"/>
            </w:pPr>
            <w:r>
              <w:rPr>
                <w:rFonts w:ascii="Times New Roman" w:hAnsi="Times New Roman" w:eastAsia="宋体"/>
                <w:b w:val="0"/>
                <w:sz w:val="18"/>
              </w:rPr>
              <w:t>2.25～2.92</w:t>
            </w:r>
          </w:p>
        </w:tc>
        <w:tc>
          <w:tcPr>
            <w:tcW w:w="1385" w:type="dxa"/>
            <w:tcMar>
              <w:left w:w="70" w:type="dxa"/>
              <w:right w:w="70" w:type="dxa"/>
            </w:tcMar>
            <w:vAlign w:val="center"/>
          </w:tcPr>
          <w:p w14:paraId="211819E7">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c>
          <w:tcPr>
            <w:tcW w:w="1385" w:type="dxa"/>
            <w:tcMar>
              <w:left w:w="70" w:type="dxa"/>
              <w:right w:w="70" w:type="dxa"/>
            </w:tcMar>
            <w:vAlign w:val="center"/>
          </w:tcPr>
          <w:p w14:paraId="11169C74">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r>
      <w:tr w14:paraId="1B8DF3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2808F3B">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B77824A">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8C93D22">
            <w:pPr>
              <w:keepNext/>
              <w:spacing w:before="20" w:after="20" w:line="260" w:lineRule="exact"/>
              <w:ind w:left="0" w:leftChars="0" w:right="0" w:rightChars="0" w:firstLine="0" w:firstLineChars="0"/>
              <w:jc w:val="center"/>
            </w:pPr>
            <w:r>
              <w:rPr>
                <w:rFonts w:ascii="Times New Roman" w:hAnsi="Times New Roman" w:eastAsia="宋体"/>
                <w:b w:val="0"/>
                <w:sz w:val="18"/>
              </w:rPr>
              <w:t>1.98～2.10</w:t>
            </w:r>
          </w:p>
        </w:tc>
        <w:tc>
          <w:tcPr>
            <w:tcW w:w="1385" w:type="dxa"/>
            <w:tcMar>
              <w:left w:w="70" w:type="dxa"/>
              <w:right w:w="70" w:type="dxa"/>
            </w:tcMar>
            <w:vAlign w:val="center"/>
          </w:tcPr>
          <w:p w14:paraId="03382253">
            <w:pPr>
              <w:keepNext/>
              <w:spacing w:before="20" w:after="20" w:line="260" w:lineRule="exact"/>
              <w:ind w:left="0" w:leftChars="0" w:right="0" w:rightChars="0" w:firstLine="0" w:firstLineChars="0"/>
              <w:jc w:val="center"/>
            </w:pPr>
            <w:r>
              <w:rPr>
                <w:rFonts w:ascii="Times New Roman" w:hAnsi="Times New Roman" w:eastAsia="宋体"/>
                <w:b w:val="0"/>
                <w:sz w:val="18"/>
              </w:rPr>
              <w:t>1.77～2.07</w:t>
            </w:r>
          </w:p>
        </w:tc>
        <w:tc>
          <w:tcPr>
            <w:tcW w:w="1385" w:type="dxa"/>
            <w:tcMar>
              <w:left w:w="70" w:type="dxa"/>
              <w:right w:w="70" w:type="dxa"/>
            </w:tcMar>
            <w:vAlign w:val="center"/>
          </w:tcPr>
          <w:p w14:paraId="1883D42E">
            <w:pPr>
              <w:keepNext/>
              <w:spacing w:before="20" w:after="20" w:line="260" w:lineRule="exact"/>
              <w:ind w:left="0" w:leftChars="0" w:right="0" w:rightChars="0" w:firstLine="0" w:firstLineChars="0"/>
              <w:jc w:val="center"/>
            </w:pPr>
            <w:r>
              <w:rPr>
                <w:rFonts w:ascii="Times New Roman" w:hAnsi="Times New Roman" w:eastAsia="宋体"/>
                <w:b w:val="0"/>
                <w:sz w:val="18"/>
              </w:rPr>
              <w:t>1.61～1.78</w:t>
            </w:r>
          </w:p>
        </w:tc>
        <w:tc>
          <w:tcPr>
            <w:tcW w:w="1385" w:type="dxa"/>
            <w:tcMar>
              <w:left w:w="70" w:type="dxa"/>
              <w:right w:w="70" w:type="dxa"/>
            </w:tcMar>
            <w:vAlign w:val="center"/>
          </w:tcPr>
          <w:p w14:paraId="61CFB91D">
            <w:pPr>
              <w:keepNext/>
              <w:spacing w:before="20" w:after="20" w:line="260" w:lineRule="exact"/>
              <w:ind w:left="0" w:leftChars="0" w:right="0" w:rightChars="0" w:firstLine="0" w:firstLineChars="0"/>
              <w:jc w:val="center"/>
            </w:pPr>
            <w:r>
              <w:rPr>
                <w:rFonts w:ascii="Times New Roman" w:hAnsi="Times New Roman" w:eastAsia="宋体"/>
                <w:b w:val="0"/>
                <w:sz w:val="18"/>
              </w:rPr>
              <w:t>1.52～1.62</w:t>
            </w:r>
          </w:p>
        </w:tc>
      </w:tr>
      <w:tr w14:paraId="35A51D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C4B2FF0">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03CE76D8">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373F014">
            <w:pPr>
              <w:keepNext/>
              <w:spacing w:before="20" w:after="20" w:line="260" w:lineRule="exact"/>
              <w:ind w:left="0" w:leftChars="0" w:right="0" w:rightChars="0" w:firstLine="0" w:firstLineChars="0"/>
              <w:jc w:val="center"/>
            </w:pPr>
            <w:r>
              <w:rPr>
                <w:rFonts w:ascii="Times New Roman" w:hAnsi="Times New Roman" w:eastAsia="宋体"/>
                <w:b w:val="0"/>
                <w:sz w:val="18"/>
              </w:rPr>
              <w:t>1.98～2.30</w:t>
            </w:r>
          </w:p>
        </w:tc>
        <w:tc>
          <w:tcPr>
            <w:tcW w:w="1385" w:type="dxa"/>
            <w:tcMar>
              <w:left w:w="70" w:type="dxa"/>
              <w:right w:w="70" w:type="dxa"/>
            </w:tcMar>
            <w:vAlign w:val="center"/>
          </w:tcPr>
          <w:p w14:paraId="0942641F">
            <w:pPr>
              <w:keepNext/>
              <w:spacing w:before="20" w:after="20" w:line="260" w:lineRule="exact"/>
              <w:ind w:left="0" w:leftChars="0" w:right="0" w:rightChars="0" w:firstLine="0" w:firstLineChars="0"/>
              <w:jc w:val="center"/>
            </w:pPr>
            <w:r>
              <w:rPr>
                <w:rFonts w:ascii="Times New Roman" w:hAnsi="Times New Roman" w:eastAsia="宋体"/>
                <w:b w:val="0"/>
                <w:sz w:val="18"/>
              </w:rPr>
              <w:t>1.77～2.17</w:t>
            </w:r>
          </w:p>
        </w:tc>
        <w:tc>
          <w:tcPr>
            <w:tcW w:w="1385" w:type="dxa"/>
            <w:tcMar>
              <w:left w:w="70" w:type="dxa"/>
              <w:right w:w="70" w:type="dxa"/>
            </w:tcMar>
            <w:vAlign w:val="center"/>
          </w:tcPr>
          <w:p w14:paraId="7FE9B2CE">
            <w:pPr>
              <w:keepNext/>
              <w:spacing w:before="20" w:after="20" w:line="260" w:lineRule="exact"/>
              <w:ind w:left="0" w:leftChars="0" w:right="0" w:rightChars="0" w:firstLine="0" w:firstLineChars="0"/>
              <w:jc w:val="center"/>
            </w:pPr>
            <w:r>
              <w:rPr>
                <w:rFonts w:ascii="Times New Roman" w:hAnsi="Times New Roman" w:eastAsia="宋体"/>
                <w:b w:val="0"/>
                <w:sz w:val="18"/>
              </w:rPr>
              <w:t>1.61～2.03</w:t>
            </w:r>
          </w:p>
        </w:tc>
        <w:tc>
          <w:tcPr>
            <w:tcW w:w="1385" w:type="dxa"/>
            <w:tcMar>
              <w:left w:w="70" w:type="dxa"/>
              <w:right w:w="70" w:type="dxa"/>
            </w:tcMar>
            <w:vAlign w:val="center"/>
          </w:tcPr>
          <w:p w14:paraId="6E7BEBB1">
            <w:pPr>
              <w:keepNext/>
              <w:spacing w:before="20" w:after="20" w:line="260" w:lineRule="exact"/>
              <w:ind w:left="0" w:leftChars="0" w:right="0" w:rightChars="0" w:firstLine="0" w:firstLineChars="0"/>
              <w:jc w:val="center"/>
            </w:pPr>
            <w:r>
              <w:rPr>
                <w:rFonts w:ascii="Times New Roman" w:hAnsi="Times New Roman" w:eastAsia="宋体"/>
                <w:b w:val="0"/>
                <w:sz w:val="18"/>
              </w:rPr>
              <w:t>1.52～2.02</w:t>
            </w:r>
          </w:p>
        </w:tc>
      </w:tr>
      <w:tr w14:paraId="4F1894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DDFA2F5">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219D0BCF">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0439E40">
            <w:pPr>
              <w:keepNext/>
              <w:spacing w:before="20" w:after="20" w:line="260" w:lineRule="exact"/>
              <w:ind w:left="0" w:leftChars="0" w:right="0" w:rightChars="0" w:firstLine="0" w:firstLineChars="0"/>
              <w:jc w:val="center"/>
            </w:pPr>
            <w:r>
              <w:rPr>
                <w:rFonts w:ascii="Times New Roman" w:hAnsi="Times New Roman" w:eastAsia="宋体"/>
                <w:b w:val="0"/>
                <w:sz w:val="18"/>
              </w:rPr>
              <w:t>2.29～2.65</w:t>
            </w:r>
          </w:p>
        </w:tc>
        <w:tc>
          <w:tcPr>
            <w:tcW w:w="1385" w:type="dxa"/>
            <w:tcMar>
              <w:left w:w="70" w:type="dxa"/>
              <w:right w:w="70" w:type="dxa"/>
            </w:tcMar>
            <w:vAlign w:val="center"/>
          </w:tcPr>
          <w:p w14:paraId="7C6E6222">
            <w:pPr>
              <w:keepNext/>
              <w:spacing w:before="20" w:after="20" w:line="260" w:lineRule="exact"/>
              <w:ind w:left="0" w:leftChars="0" w:right="0" w:rightChars="0" w:firstLine="0" w:firstLineChars="0"/>
              <w:jc w:val="center"/>
            </w:pPr>
            <w:r>
              <w:rPr>
                <w:rFonts w:ascii="Times New Roman" w:hAnsi="Times New Roman" w:eastAsia="宋体"/>
                <w:b w:val="0"/>
                <w:sz w:val="18"/>
              </w:rPr>
              <w:t>2.16～2.65</w:t>
            </w:r>
          </w:p>
        </w:tc>
        <w:tc>
          <w:tcPr>
            <w:tcW w:w="1385" w:type="dxa"/>
            <w:tcMar>
              <w:left w:w="70" w:type="dxa"/>
              <w:right w:w="70" w:type="dxa"/>
            </w:tcMar>
            <w:vAlign w:val="center"/>
          </w:tcPr>
          <w:p w14:paraId="062466D1">
            <w:pPr>
              <w:keepNext/>
              <w:spacing w:before="20" w:after="20" w:line="260" w:lineRule="exact"/>
              <w:ind w:left="0" w:leftChars="0" w:right="0" w:rightChars="0" w:firstLine="0" w:firstLineChars="0"/>
              <w:jc w:val="center"/>
            </w:pPr>
            <w:r>
              <w:rPr>
                <w:rFonts w:ascii="Times New Roman" w:hAnsi="Times New Roman" w:eastAsia="宋体"/>
                <w:b w:val="0"/>
                <w:sz w:val="18"/>
              </w:rPr>
              <w:t>2.01～2.65</w:t>
            </w:r>
          </w:p>
        </w:tc>
        <w:tc>
          <w:tcPr>
            <w:tcW w:w="1385" w:type="dxa"/>
            <w:tcMar>
              <w:left w:w="70" w:type="dxa"/>
              <w:right w:w="70" w:type="dxa"/>
            </w:tcMar>
            <w:vAlign w:val="center"/>
          </w:tcPr>
          <w:p w14:paraId="75E84DA1">
            <w:pPr>
              <w:keepNext/>
              <w:spacing w:before="20" w:after="20" w:line="260" w:lineRule="exact"/>
              <w:ind w:left="0" w:leftChars="0" w:right="0" w:rightChars="0" w:firstLine="0" w:firstLineChars="0"/>
              <w:jc w:val="center"/>
            </w:pPr>
            <w:r>
              <w:rPr>
                <w:rFonts w:ascii="Times New Roman" w:hAnsi="Times New Roman" w:eastAsia="宋体"/>
                <w:b w:val="0"/>
                <w:sz w:val="18"/>
              </w:rPr>
              <w:t>2.01～2.54</w:t>
            </w:r>
          </w:p>
        </w:tc>
      </w:tr>
      <w:tr w14:paraId="3357DE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4FCC67B">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5B606B21">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C790997">
            <w:pPr>
              <w:keepNext/>
              <w:spacing w:before="20" w:after="20" w:line="260" w:lineRule="exact"/>
              <w:ind w:left="0" w:leftChars="0" w:right="0" w:rightChars="0" w:firstLine="0" w:firstLineChars="0"/>
              <w:jc w:val="center"/>
            </w:pPr>
            <w:r>
              <w:rPr>
                <w:rFonts w:ascii="Times New Roman" w:hAnsi="Times New Roman" w:eastAsia="宋体"/>
                <w:b w:val="0"/>
                <w:sz w:val="18"/>
              </w:rPr>
              <w:t>1.94～2.06</w:t>
            </w:r>
          </w:p>
        </w:tc>
        <w:tc>
          <w:tcPr>
            <w:tcW w:w="1385" w:type="dxa"/>
            <w:tcMar>
              <w:left w:w="70" w:type="dxa"/>
              <w:right w:w="70" w:type="dxa"/>
            </w:tcMar>
            <w:vAlign w:val="center"/>
          </w:tcPr>
          <w:p w14:paraId="592FC08D">
            <w:pPr>
              <w:keepNext/>
              <w:spacing w:before="20" w:after="20" w:line="260" w:lineRule="exact"/>
              <w:ind w:left="0" w:leftChars="0" w:right="0" w:rightChars="0" w:firstLine="0" w:firstLineChars="0"/>
              <w:jc w:val="center"/>
            </w:pPr>
            <w:r>
              <w:rPr>
                <w:rFonts w:ascii="Times New Roman" w:hAnsi="Times New Roman" w:eastAsia="宋体"/>
                <w:b w:val="0"/>
                <w:sz w:val="18"/>
              </w:rPr>
              <w:t>1.91～1.99</w:t>
            </w:r>
          </w:p>
        </w:tc>
        <w:tc>
          <w:tcPr>
            <w:tcW w:w="1385" w:type="dxa"/>
            <w:tcMar>
              <w:left w:w="70" w:type="dxa"/>
              <w:right w:w="70" w:type="dxa"/>
            </w:tcMar>
            <w:vAlign w:val="center"/>
          </w:tcPr>
          <w:p w14:paraId="61B79370">
            <w:pPr>
              <w:keepNext/>
              <w:spacing w:before="20" w:after="20" w:line="260" w:lineRule="exact"/>
              <w:ind w:left="0" w:leftChars="0" w:right="0" w:rightChars="0" w:firstLine="0" w:firstLineChars="0"/>
              <w:jc w:val="center"/>
            </w:pPr>
            <w:r>
              <w:rPr>
                <w:rFonts w:ascii="Times New Roman" w:hAnsi="Times New Roman" w:eastAsia="宋体"/>
                <w:b w:val="0"/>
                <w:sz w:val="18"/>
              </w:rPr>
              <w:t>1.50～1.78</w:t>
            </w:r>
          </w:p>
        </w:tc>
        <w:tc>
          <w:tcPr>
            <w:tcW w:w="1385" w:type="dxa"/>
            <w:tcMar>
              <w:left w:w="70" w:type="dxa"/>
              <w:right w:w="70" w:type="dxa"/>
            </w:tcMar>
            <w:vAlign w:val="center"/>
          </w:tcPr>
          <w:p w14:paraId="422C5E96">
            <w:pPr>
              <w:keepNext/>
              <w:spacing w:before="20" w:after="20" w:line="260" w:lineRule="exact"/>
              <w:ind w:left="0" w:leftChars="0" w:right="0" w:rightChars="0" w:firstLine="0" w:firstLineChars="0"/>
              <w:jc w:val="center"/>
            </w:pPr>
            <w:r>
              <w:rPr>
                <w:rFonts w:ascii="Times New Roman" w:hAnsi="Times New Roman" w:eastAsia="宋体"/>
                <w:b w:val="0"/>
                <w:sz w:val="18"/>
              </w:rPr>
              <w:t>1.36～1.51</w:t>
            </w:r>
          </w:p>
        </w:tc>
      </w:tr>
      <w:tr w14:paraId="095631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910EE37">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4B315323">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C642730">
            <w:pPr>
              <w:keepNext/>
              <w:spacing w:before="20" w:after="20" w:line="260" w:lineRule="exact"/>
              <w:ind w:left="0" w:leftChars="0" w:right="0" w:rightChars="0" w:firstLine="0" w:firstLineChars="0"/>
              <w:jc w:val="center"/>
            </w:pPr>
            <w:r>
              <w:rPr>
                <w:rFonts w:ascii="Times New Roman" w:hAnsi="Times New Roman" w:eastAsia="宋体"/>
                <w:b w:val="0"/>
                <w:sz w:val="18"/>
              </w:rPr>
              <w:t>1.94～2.06</w:t>
            </w:r>
          </w:p>
        </w:tc>
        <w:tc>
          <w:tcPr>
            <w:tcW w:w="1385" w:type="dxa"/>
            <w:tcMar>
              <w:left w:w="70" w:type="dxa"/>
              <w:right w:w="70" w:type="dxa"/>
            </w:tcMar>
            <w:vAlign w:val="center"/>
          </w:tcPr>
          <w:p w14:paraId="6C84610C">
            <w:pPr>
              <w:keepNext/>
              <w:spacing w:before="20" w:after="20" w:line="260" w:lineRule="exact"/>
              <w:ind w:left="0" w:leftChars="0" w:right="0" w:rightChars="0" w:firstLine="0" w:firstLineChars="0"/>
              <w:jc w:val="center"/>
            </w:pPr>
            <w:r>
              <w:rPr>
                <w:rFonts w:ascii="Times New Roman" w:hAnsi="Times New Roman" w:eastAsia="宋体"/>
                <w:b w:val="0"/>
                <w:sz w:val="18"/>
              </w:rPr>
              <w:t>1.91～2.09</w:t>
            </w:r>
          </w:p>
        </w:tc>
        <w:tc>
          <w:tcPr>
            <w:tcW w:w="1385" w:type="dxa"/>
            <w:tcMar>
              <w:left w:w="70" w:type="dxa"/>
              <w:right w:w="70" w:type="dxa"/>
            </w:tcMar>
            <w:vAlign w:val="center"/>
          </w:tcPr>
          <w:p w14:paraId="6F6ACE26">
            <w:pPr>
              <w:keepNext/>
              <w:spacing w:before="20" w:after="20" w:line="260" w:lineRule="exact"/>
              <w:ind w:left="0" w:leftChars="0" w:right="0" w:rightChars="0" w:firstLine="0" w:firstLineChars="0"/>
              <w:jc w:val="center"/>
            </w:pPr>
            <w:r>
              <w:rPr>
                <w:rFonts w:ascii="Times New Roman" w:hAnsi="Times New Roman" w:eastAsia="宋体"/>
                <w:b w:val="0"/>
                <w:sz w:val="18"/>
              </w:rPr>
              <w:t>1.50～2.09</w:t>
            </w:r>
          </w:p>
        </w:tc>
        <w:tc>
          <w:tcPr>
            <w:tcW w:w="1385" w:type="dxa"/>
            <w:tcMar>
              <w:left w:w="70" w:type="dxa"/>
              <w:right w:w="70" w:type="dxa"/>
            </w:tcMar>
            <w:vAlign w:val="center"/>
          </w:tcPr>
          <w:p w14:paraId="07839C0B">
            <w:pPr>
              <w:keepNext/>
              <w:spacing w:before="20" w:after="20" w:line="260" w:lineRule="exact"/>
              <w:ind w:left="0" w:leftChars="0" w:right="0" w:rightChars="0" w:firstLine="0" w:firstLineChars="0"/>
              <w:jc w:val="center"/>
            </w:pPr>
            <w:r>
              <w:rPr>
                <w:rFonts w:ascii="Times New Roman" w:hAnsi="Times New Roman" w:eastAsia="宋体"/>
                <w:b w:val="0"/>
                <w:sz w:val="18"/>
              </w:rPr>
              <w:t>1.36～1.95</w:t>
            </w:r>
          </w:p>
        </w:tc>
      </w:tr>
      <w:tr w14:paraId="6BB37C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CA5E495">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77DFA7E6">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1FF63712">
            <w:pPr>
              <w:keepNext w:val="0"/>
              <w:spacing w:before="20" w:after="20" w:line="260" w:lineRule="exact"/>
              <w:ind w:left="0" w:leftChars="0" w:right="0" w:rightChars="0" w:firstLine="0" w:firstLineChars="0"/>
              <w:jc w:val="center"/>
            </w:pPr>
            <w:r>
              <w:rPr>
                <w:rFonts w:ascii="Times New Roman" w:hAnsi="Times New Roman" w:eastAsia="宋体"/>
                <w:b w:val="0"/>
                <w:sz w:val="18"/>
              </w:rPr>
              <w:t>2.45～2.50</w:t>
            </w:r>
          </w:p>
        </w:tc>
        <w:tc>
          <w:tcPr>
            <w:tcW w:w="1385" w:type="dxa"/>
            <w:tcMar>
              <w:left w:w="70" w:type="dxa"/>
              <w:right w:w="70" w:type="dxa"/>
            </w:tcMar>
            <w:vAlign w:val="center"/>
          </w:tcPr>
          <w:p w14:paraId="0564F0BD">
            <w:pPr>
              <w:keepNext w:val="0"/>
              <w:spacing w:before="20" w:after="20" w:line="260" w:lineRule="exact"/>
              <w:ind w:left="0" w:leftChars="0" w:right="0" w:rightChars="0" w:firstLine="0" w:firstLineChars="0"/>
              <w:jc w:val="center"/>
            </w:pPr>
            <w:r>
              <w:rPr>
                <w:rFonts w:ascii="Times New Roman" w:hAnsi="Times New Roman" w:eastAsia="宋体"/>
                <w:b w:val="0"/>
                <w:sz w:val="18"/>
              </w:rPr>
              <w:t>2.08～2.49</w:t>
            </w:r>
          </w:p>
        </w:tc>
        <w:tc>
          <w:tcPr>
            <w:tcW w:w="1385" w:type="dxa"/>
            <w:tcMar>
              <w:left w:w="70" w:type="dxa"/>
              <w:right w:w="70" w:type="dxa"/>
            </w:tcMar>
            <w:vAlign w:val="center"/>
          </w:tcPr>
          <w:p w14:paraId="53BC5A1B">
            <w:pPr>
              <w:keepNext w:val="0"/>
              <w:spacing w:before="20" w:after="20" w:line="260" w:lineRule="exact"/>
              <w:ind w:left="0" w:leftChars="0" w:right="0" w:rightChars="0" w:firstLine="0" w:firstLineChars="0"/>
              <w:jc w:val="center"/>
            </w:pPr>
            <w:r>
              <w:rPr>
                <w:rFonts w:ascii="Times New Roman" w:hAnsi="Times New Roman" w:eastAsia="宋体"/>
                <w:b w:val="0"/>
                <w:sz w:val="18"/>
              </w:rPr>
              <w:t>1.93～2.42</w:t>
            </w:r>
          </w:p>
        </w:tc>
        <w:tc>
          <w:tcPr>
            <w:tcW w:w="1385" w:type="dxa"/>
            <w:tcMar>
              <w:left w:w="70" w:type="dxa"/>
              <w:right w:w="70" w:type="dxa"/>
            </w:tcMar>
            <w:vAlign w:val="center"/>
          </w:tcPr>
          <w:p w14:paraId="0F836ED5">
            <w:pPr>
              <w:keepNext w:val="0"/>
              <w:spacing w:before="20" w:after="20" w:line="260" w:lineRule="exact"/>
              <w:ind w:left="0" w:leftChars="0" w:right="0" w:rightChars="0" w:firstLine="0" w:firstLineChars="0"/>
              <w:jc w:val="center"/>
            </w:pPr>
            <w:r>
              <w:rPr>
                <w:rFonts w:ascii="Times New Roman" w:hAnsi="Times New Roman" w:eastAsia="宋体"/>
                <w:b w:val="0"/>
                <w:sz w:val="18"/>
              </w:rPr>
              <w:t>1.80～2.42</w:t>
            </w:r>
          </w:p>
        </w:tc>
      </w:tr>
    </w:tbl>
    <w:p w14:paraId="037743E9">
      <w:pPr>
        <w:pStyle w:val="2"/>
        <w:keepNext/>
        <w:spacing w:before="120" w:after="80" w:line="280" w:lineRule="exact"/>
        <w:ind w:firstLine="0"/>
        <w:jc w:val="center"/>
      </w:pPr>
      <w:r>
        <w:rPr>
          <w:rFonts w:ascii="Times New Roman" w:hAnsi="Times New Roman" w:eastAsia="宋体"/>
          <w:b w:val="0"/>
          <w:sz w:val="21"/>
        </w:rPr>
        <w:t>表5-69 电缆长度占比(10%,30%]、负荷分散系数1.00的容载比区间矩阵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0B605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2FEFFA46">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0009FBF2">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5281706B">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3AB5DC41">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0A458549">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7EEF589F">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722761D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5847EAB">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5658CE0">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8D4BEF8">
            <w:pPr>
              <w:keepNext/>
              <w:spacing w:before="20" w:after="20" w:line="260" w:lineRule="exact"/>
              <w:ind w:left="0" w:leftChars="0" w:right="0" w:rightChars="0" w:firstLine="0" w:firstLineChars="0"/>
              <w:jc w:val="center"/>
            </w:pPr>
            <w:r>
              <w:rPr>
                <w:rFonts w:ascii="Times New Roman" w:hAnsi="Times New Roman" w:eastAsia="宋体"/>
                <w:b w:val="0"/>
                <w:sz w:val="18"/>
              </w:rPr>
              <w:t>1.84～2.04</w:t>
            </w:r>
          </w:p>
        </w:tc>
        <w:tc>
          <w:tcPr>
            <w:tcW w:w="1385" w:type="dxa"/>
            <w:tcMar>
              <w:left w:w="70" w:type="dxa"/>
              <w:right w:w="70" w:type="dxa"/>
            </w:tcMar>
            <w:vAlign w:val="center"/>
          </w:tcPr>
          <w:p w14:paraId="25DF9691">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6353A337">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7D66B7DB">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r>
      <w:tr w14:paraId="1C49D3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7361B2E">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404E8D3D">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C017627">
            <w:pPr>
              <w:keepNext/>
              <w:spacing w:before="20" w:after="20" w:line="260" w:lineRule="exact"/>
              <w:ind w:left="0" w:leftChars="0" w:right="0" w:rightChars="0" w:firstLine="0" w:firstLineChars="0"/>
              <w:jc w:val="center"/>
            </w:pPr>
            <w:r>
              <w:rPr>
                <w:rFonts w:ascii="Times New Roman" w:hAnsi="Times New Roman" w:eastAsia="宋体"/>
                <w:b w:val="0"/>
                <w:sz w:val="18"/>
              </w:rPr>
              <w:t>1.84～2.40</w:t>
            </w:r>
          </w:p>
        </w:tc>
        <w:tc>
          <w:tcPr>
            <w:tcW w:w="1385" w:type="dxa"/>
            <w:tcMar>
              <w:left w:w="70" w:type="dxa"/>
              <w:right w:w="70" w:type="dxa"/>
            </w:tcMar>
            <w:vAlign w:val="center"/>
          </w:tcPr>
          <w:p w14:paraId="79BD8606">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423DDF2E">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3B15275C">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r>
      <w:tr w14:paraId="2255DF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E2C5C1D">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D7C8139">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29CDC3E0">
            <w:pPr>
              <w:keepNext/>
              <w:spacing w:before="20" w:after="20" w:line="260" w:lineRule="exact"/>
              <w:ind w:left="0" w:leftChars="0" w:right="0" w:rightChars="0" w:firstLine="0" w:firstLineChars="0"/>
              <w:jc w:val="center"/>
            </w:pPr>
            <w:r>
              <w:rPr>
                <w:rFonts w:ascii="Times New Roman" w:hAnsi="Times New Roman" w:eastAsia="宋体"/>
                <w:b w:val="0"/>
                <w:sz w:val="18"/>
              </w:rPr>
              <w:t>2.20～3.04</w:t>
            </w:r>
          </w:p>
        </w:tc>
        <w:tc>
          <w:tcPr>
            <w:tcW w:w="1385" w:type="dxa"/>
            <w:tcMar>
              <w:left w:w="70" w:type="dxa"/>
              <w:right w:w="70" w:type="dxa"/>
            </w:tcMar>
            <w:vAlign w:val="center"/>
          </w:tcPr>
          <w:p w14:paraId="26AE7D4D">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2EF5B771">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170405E1">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r>
      <w:tr w14:paraId="609ECD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5C181EA">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1AC56390">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D62ED63">
            <w:pPr>
              <w:keepNext/>
              <w:spacing w:before="20" w:after="20" w:line="260" w:lineRule="exact"/>
              <w:ind w:left="0" w:leftChars="0" w:right="0" w:rightChars="0" w:firstLine="0" w:firstLineChars="0"/>
              <w:jc w:val="center"/>
            </w:pPr>
            <w:r>
              <w:rPr>
                <w:rFonts w:ascii="Times New Roman" w:hAnsi="Times New Roman" w:eastAsia="宋体"/>
                <w:b w:val="0"/>
                <w:sz w:val="18"/>
              </w:rPr>
              <w:t>1.70～2.14</w:t>
            </w:r>
          </w:p>
        </w:tc>
        <w:tc>
          <w:tcPr>
            <w:tcW w:w="1385" w:type="dxa"/>
            <w:tcMar>
              <w:left w:w="70" w:type="dxa"/>
              <w:right w:w="70" w:type="dxa"/>
            </w:tcMar>
            <w:vAlign w:val="center"/>
          </w:tcPr>
          <w:p w14:paraId="14F141B8">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c>
          <w:tcPr>
            <w:tcW w:w="1385" w:type="dxa"/>
            <w:tcMar>
              <w:left w:w="70" w:type="dxa"/>
              <w:right w:w="70" w:type="dxa"/>
            </w:tcMar>
            <w:vAlign w:val="center"/>
          </w:tcPr>
          <w:p w14:paraId="3D88ADE6">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c>
          <w:tcPr>
            <w:tcW w:w="1385" w:type="dxa"/>
            <w:tcMar>
              <w:left w:w="70" w:type="dxa"/>
              <w:right w:w="70" w:type="dxa"/>
            </w:tcMar>
            <w:vAlign w:val="center"/>
          </w:tcPr>
          <w:p w14:paraId="4B404BB6">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r>
      <w:tr w14:paraId="6B93E2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DC429B0">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4FC0607A">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24754AE">
            <w:pPr>
              <w:keepNext/>
              <w:spacing w:before="20" w:after="20" w:line="260" w:lineRule="exact"/>
              <w:ind w:left="0" w:leftChars="0" w:right="0" w:rightChars="0" w:firstLine="0" w:firstLineChars="0"/>
              <w:jc w:val="center"/>
            </w:pPr>
            <w:r>
              <w:rPr>
                <w:rFonts w:ascii="Times New Roman" w:hAnsi="Times New Roman" w:eastAsia="宋体"/>
                <w:b w:val="0"/>
                <w:sz w:val="18"/>
              </w:rPr>
              <w:t>1.70～2.26</w:t>
            </w:r>
          </w:p>
        </w:tc>
        <w:tc>
          <w:tcPr>
            <w:tcW w:w="1385" w:type="dxa"/>
            <w:tcMar>
              <w:left w:w="70" w:type="dxa"/>
              <w:right w:w="70" w:type="dxa"/>
            </w:tcMar>
            <w:vAlign w:val="center"/>
          </w:tcPr>
          <w:p w14:paraId="385EB453">
            <w:pPr>
              <w:keepNext/>
              <w:spacing w:before="20" w:after="20" w:line="260" w:lineRule="exact"/>
              <w:ind w:left="0" w:leftChars="0" w:right="0" w:rightChars="0" w:firstLine="0" w:firstLineChars="0"/>
              <w:jc w:val="center"/>
            </w:pPr>
            <w:r>
              <w:rPr>
                <w:rFonts w:ascii="Times New Roman" w:hAnsi="Times New Roman" w:eastAsia="宋体"/>
                <w:b w:val="0"/>
                <w:sz w:val="18"/>
              </w:rPr>
              <w:t>1.70～2.14</w:t>
            </w:r>
          </w:p>
        </w:tc>
        <w:tc>
          <w:tcPr>
            <w:tcW w:w="1385" w:type="dxa"/>
            <w:tcMar>
              <w:left w:w="70" w:type="dxa"/>
              <w:right w:w="70" w:type="dxa"/>
            </w:tcMar>
            <w:vAlign w:val="center"/>
          </w:tcPr>
          <w:p w14:paraId="2FEEE3B1">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c>
          <w:tcPr>
            <w:tcW w:w="1385" w:type="dxa"/>
            <w:tcMar>
              <w:left w:w="70" w:type="dxa"/>
              <w:right w:w="70" w:type="dxa"/>
            </w:tcMar>
            <w:vAlign w:val="center"/>
          </w:tcPr>
          <w:p w14:paraId="708D0B73">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r>
      <w:tr w14:paraId="401A25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D6A90D9">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0703D7E4">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2EF0C008">
            <w:pPr>
              <w:keepNext/>
              <w:spacing w:before="20" w:after="20" w:line="260" w:lineRule="exact"/>
              <w:ind w:left="0" w:leftChars="0" w:right="0" w:rightChars="0" w:firstLine="0" w:firstLineChars="0"/>
              <w:jc w:val="center"/>
            </w:pPr>
            <w:r>
              <w:rPr>
                <w:rFonts w:ascii="Times New Roman" w:hAnsi="Times New Roman" w:eastAsia="宋体"/>
                <w:b w:val="0"/>
                <w:sz w:val="18"/>
              </w:rPr>
              <w:t>2.25～2.92</w:t>
            </w:r>
          </w:p>
        </w:tc>
        <w:tc>
          <w:tcPr>
            <w:tcW w:w="1385" w:type="dxa"/>
            <w:tcMar>
              <w:left w:w="70" w:type="dxa"/>
              <w:right w:w="70" w:type="dxa"/>
            </w:tcMar>
            <w:vAlign w:val="center"/>
          </w:tcPr>
          <w:p w14:paraId="76CFBD77">
            <w:pPr>
              <w:keepNext/>
              <w:spacing w:before="20" w:after="20" w:line="260" w:lineRule="exact"/>
              <w:ind w:left="0" w:leftChars="0" w:right="0" w:rightChars="0" w:firstLine="0" w:firstLineChars="0"/>
              <w:jc w:val="center"/>
            </w:pPr>
            <w:r>
              <w:rPr>
                <w:rFonts w:ascii="Times New Roman" w:hAnsi="Times New Roman" w:eastAsia="宋体"/>
                <w:b w:val="0"/>
                <w:sz w:val="18"/>
              </w:rPr>
              <w:t>2.25～2.81</w:t>
            </w:r>
          </w:p>
        </w:tc>
        <w:tc>
          <w:tcPr>
            <w:tcW w:w="1385" w:type="dxa"/>
            <w:tcMar>
              <w:left w:w="70" w:type="dxa"/>
              <w:right w:w="70" w:type="dxa"/>
            </w:tcMar>
            <w:vAlign w:val="center"/>
          </w:tcPr>
          <w:p w14:paraId="26C82C4C">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c>
          <w:tcPr>
            <w:tcW w:w="1385" w:type="dxa"/>
            <w:tcMar>
              <w:left w:w="70" w:type="dxa"/>
              <w:right w:w="70" w:type="dxa"/>
            </w:tcMar>
            <w:vAlign w:val="center"/>
          </w:tcPr>
          <w:p w14:paraId="49D5BF4B">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r>
      <w:tr w14:paraId="54F72C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7A3DEE2">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4AC6ADF7">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F99ECD1">
            <w:pPr>
              <w:keepNext/>
              <w:spacing w:before="20" w:after="20" w:line="260" w:lineRule="exact"/>
              <w:ind w:left="0" w:leftChars="0" w:right="0" w:rightChars="0" w:firstLine="0" w:firstLineChars="0"/>
              <w:jc w:val="center"/>
            </w:pPr>
            <w:r>
              <w:rPr>
                <w:rFonts w:ascii="Times New Roman" w:hAnsi="Times New Roman" w:eastAsia="宋体"/>
                <w:b w:val="0"/>
                <w:sz w:val="18"/>
              </w:rPr>
              <w:t>1.67～2.10</w:t>
            </w:r>
          </w:p>
        </w:tc>
        <w:tc>
          <w:tcPr>
            <w:tcW w:w="1385" w:type="dxa"/>
            <w:tcMar>
              <w:left w:w="70" w:type="dxa"/>
              <w:right w:w="70" w:type="dxa"/>
            </w:tcMar>
            <w:vAlign w:val="center"/>
          </w:tcPr>
          <w:p w14:paraId="5DC16A8B">
            <w:pPr>
              <w:keepNext/>
              <w:spacing w:before="20" w:after="20" w:line="260" w:lineRule="exact"/>
              <w:ind w:left="0" w:leftChars="0" w:right="0" w:rightChars="0" w:firstLine="0" w:firstLineChars="0"/>
              <w:jc w:val="center"/>
            </w:pPr>
            <w:r>
              <w:rPr>
                <w:rFonts w:ascii="Times New Roman" w:hAnsi="Times New Roman" w:eastAsia="宋体"/>
                <w:b w:val="0"/>
                <w:sz w:val="18"/>
              </w:rPr>
              <w:t>1.52～1.68</w:t>
            </w:r>
          </w:p>
        </w:tc>
        <w:tc>
          <w:tcPr>
            <w:tcW w:w="1385" w:type="dxa"/>
            <w:tcMar>
              <w:left w:w="70" w:type="dxa"/>
              <w:right w:w="70" w:type="dxa"/>
            </w:tcMar>
            <w:vAlign w:val="center"/>
          </w:tcPr>
          <w:p w14:paraId="491A2EBB">
            <w:pPr>
              <w:keepNext/>
              <w:spacing w:before="20" w:after="20" w:line="260" w:lineRule="exact"/>
              <w:ind w:left="0" w:leftChars="0" w:right="0" w:rightChars="0" w:firstLine="0" w:firstLineChars="0"/>
              <w:jc w:val="center"/>
            </w:pPr>
            <w:r>
              <w:rPr>
                <w:rFonts w:ascii="Times New Roman" w:hAnsi="Times New Roman" w:eastAsia="宋体"/>
                <w:b w:val="0"/>
                <w:sz w:val="18"/>
              </w:rPr>
              <w:t>1.52～1.62</w:t>
            </w:r>
          </w:p>
        </w:tc>
        <w:tc>
          <w:tcPr>
            <w:tcW w:w="1385" w:type="dxa"/>
            <w:tcMar>
              <w:left w:w="70" w:type="dxa"/>
              <w:right w:w="70" w:type="dxa"/>
            </w:tcMar>
            <w:vAlign w:val="center"/>
          </w:tcPr>
          <w:p w14:paraId="478A4227">
            <w:pPr>
              <w:keepNext/>
              <w:spacing w:before="20" w:after="20" w:line="260" w:lineRule="exact"/>
              <w:ind w:left="0" w:leftChars="0" w:right="0" w:rightChars="0" w:firstLine="0" w:firstLineChars="0"/>
              <w:jc w:val="center"/>
            </w:pPr>
            <w:r>
              <w:rPr>
                <w:rFonts w:ascii="Times New Roman" w:hAnsi="Times New Roman" w:eastAsia="宋体"/>
                <w:b w:val="0"/>
                <w:sz w:val="18"/>
              </w:rPr>
              <w:t>1.52～1.62</w:t>
            </w:r>
          </w:p>
        </w:tc>
      </w:tr>
      <w:tr w14:paraId="7A8A56C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FE7F18A">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13E29930">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7FD7D22D">
            <w:pPr>
              <w:keepNext/>
              <w:spacing w:before="20" w:after="20" w:line="260" w:lineRule="exact"/>
              <w:ind w:left="0" w:leftChars="0" w:right="0" w:rightChars="0" w:firstLine="0" w:firstLineChars="0"/>
              <w:jc w:val="center"/>
            </w:pPr>
            <w:r>
              <w:rPr>
                <w:rFonts w:ascii="Times New Roman" w:hAnsi="Times New Roman" w:eastAsia="宋体"/>
                <w:b w:val="0"/>
                <w:sz w:val="18"/>
              </w:rPr>
              <w:t>1.67～2.30</w:t>
            </w:r>
          </w:p>
        </w:tc>
        <w:tc>
          <w:tcPr>
            <w:tcW w:w="1385" w:type="dxa"/>
            <w:tcMar>
              <w:left w:w="70" w:type="dxa"/>
              <w:right w:w="70" w:type="dxa"/>
            </w:tcMar>
            <w:vAlign w:val="center"/>
          </w:tcPr>
          <w:p w14:paraId="4AB0CB2C">
            <w:pPr>
              <w:keepNext/>
              <w:spacing w:before="20" w:after="20" w:line="260" w:lineRule="exact"/>
              <w:ind w:left="0" w:leftChars="0" w:right="0" w:rightChars="0" w:firstLine="0" w:firstLineChars="0"/>
              <w:jc w:val="center"/>
            </w:pPr>
            <w:r>
              <w:rPr>
                <w:rFonts w:ascii="Times New Roman" w:hAnsi="Times New Roman" w:eastAsia="宋体"/>
                <w:b w:val="0"/>
                <w:sz w:val="18"/>
              </w:rPr>
              <w:t>1.61～2.03</w:t>
            </w:r>
          </w:p>
        </w:tc>
        <w:tc>
          <w:tcPr>
            <w:tcW w:w="1385" w:type="dxa"/>
            <w:tcMar>
              <w:left w:w="70" w:type="dxa"/>
              <w:right w:w="70" w:type="dxa"/>
            </w:tcMar>
            <w:vAlign w:val="center"/>
          </w:tcPr>
          <w:p w14:paraId="28B4712F">
            <w:pPr>
              <w:keepNext/>
              <w:spacing w:before="20" w:after="20" w:line="260" w:lineRule="exact"/>
              <w:ind w:left="0" w:leftChars="0" w:right="0" w:rightChars="0" w:firstLine="0" w:firstLineChars="0"/>
              <w:jc w:val="center"/>
            </w:pPr>
            <w:r>
              <w:rPr>
                <w:rFonts w:ascii="Times New Roman" w:hAnsi="Times New Roman" w:eastAsia="宋体"/>
                <w:b w:val="0"/>
                <w:sz w:val="18"/>
              </w:rPr>
              <w:t>1.52～2.02</w:t>
            </w:r>
          </w:p>
        </w:tc>
        <w:tc>
          <w:tcPr>
            <w:tcW w:w="1385" w:type="dxa"/>
            <w:tcMar>
              <w:left w:w="70" w:type="dxa"/>
              <w:right w:w="70" w:type="dxa"/>
            </w:tcMar>
            <w:vAlign w:val="center"/>
          </w:tcPr>
          <w:p w14:paraId="30161EC7">
            <w:pPr>
              <w:keepNext/>
              <w:spacing w:before="20" w:after="20" w:line="260" w:lineRule="exact"/>
              <w:ind w:left="0" w:leftChars="0" w:right="0" w:rightChars="0" w:firstLine="0" w:firstLineChars="0"/>
              <w:jc w:val="center"/>
            </w:pPr>
            <w:r>
              <w:rPr>
                <w:rFonts w:ascii="Times New Roman" w:hAnsi="Times New Roman" w:eastAsia="宋体"/>
                <w:b w:val="0"/>
                <w:sz w:val="18"/>
              </w:rPr>
              <w:t>1.52～2.02</w:t>
            </w:r>
          </w:p>
        </w:tc>
      </w:tr>
      <w:tr w14:paraId="350CA4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51D2E8D">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0831F90D">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7030CDE5">
            <w:pPr>
              <w:keepNext/>
              <w:spacing w:before="20" w:after="20" w:line="260" w:lineRule="exact"/>
              <w:ind w:left="0" w:leftChars="0" w:right="0" w:rightChars="0" w:firstLine="0" w:firstLineChars="0"/>
              <w:jc w:val="center"/>
            </w:pPr>
            <w:r>
              <w:rPr>
                <w:rFonts w:ascii="Times New Roman" w:hAnsi="Times New Roman" w:eastAsia="宋体"/>
                <w:b w:val="0"/>
                <w:sz w:val="18"/>
              </w:rPr>
              <w:t>2.16～2.65</w:t>
            </w:r>
          </w:p>
        </w:tc>
        <w:tc>
          <w:tcPr>
            <w:tcW w:w="1385" w:type="dxa"/>
            <w:tcMar>
              <w:left w:w="70" w:type="dxa"/>
              <w:right w:w="70" w:type="dxa"/>
            </w:tcMar>
            <w:vAlign w:val="center"/>
          </w:tcPr>
          <w:p w14:paraId="53A1C8D1">
            <w:pPr>
              <w:keepNext/>
              <w:spacing w:before="20" w:after="20" w:line="260" w:lineRule="exact"/>
              <w:ind w:left="0" w:leftChars="0" w:right="0" w:rightChars="0" w:firstLine="0" w:firstLineChars="0"/>
              <w:jc w:val="center"/>
            </w:pPr>
            <w:r>
              <w:rPr>
                <w:rFonts w:ascii="Times New Roman" w:hAnsi="Times New Roman" w:eastAsia="宋体"/>
                <w:b w:val="0"/>
                <w:sz w:val="18"/>
              </w:rPr>
              <w:t>2.13～2.65</w:t>
            </w:r>
          </w:p>
        </w:tc>
        <w:tc>
          <w:tcPr>
            <w:tcW w:w="1385" w:type="dxa"/>
            <w:tcMar>
              <w:left w:w="70" w:type="dxa"/>
              <w:right w:w="70" w:type="dxa"/>
            </w:tcMar>
            <w:vAlign w:val="center"/>
          </w:tcPr>
          <w:p w14:paraId="7D3A6397">
            <w:pPr>
              <w:keepNext/>
              <w:spacing w:before="20" w:after="20" w:line="260" w:lineRule="exact"/>
              <w:ind w:left="0" w:leftChars="0" w:right="0" w:rightChars="0" w:firstLine="0" w:firstLineChars="0"/>
              <w:jc w:val="center"/>
            </w:pPr>
            <w:r>
              <w:rPr>
                <w:rFonts w:ascii="Times New Roman" w:hAnsi="Times New Roman" w:eastAsia="宋体"/>
                <w:b w:val="0"/>
                <w:sz w:val="18"/>
              </w:rPr>
              <w:t>2.01～2.54</w:t>
            </w:r>
          </w:p>
        </w:tc>
        <w:tc>
          <w:tcPr>
            <w:tcW w:w="1385" w:type="dxa"/>
            <w:tcMar>
              <w:left w:w="70" w:type="dxa"/>
              <w:right w:w="70" w:type="dxa"/>
            </w:tcMar>
            <w:vAlign w:val="center"/>
          </w:tcPr>
          <w:p w14:paraId="37A8B17A">
            <w:pPr>
              <w:keepNext/>
              <w:spacing w:before="20" w:after="20" w:line="260" w:lineRule="exact"/>
              <w:ind w:left="0" w:leftChars="0" w:right="0" w:rightChars="0" w:firstLine="0" w:firstLineChars="0"/>
              <w:jc w:val="center"/>
            </w:pPr>
            <w:r>
              <w:rPr>
                <w:rFonts w:ascii="Times New Roman" w:hAnsi="Times New Roman" w:eastAsia="宋体"/>
                <w:b w:val="0"/>
                <w:sz w:val="18"/>
              </w:rPr>
              <w:t>2.01～2.54</w:t>
            </w:r>
          </w:p>
        </w:tc>
      </w:tr>
      <w:tr w14:paraId="7C7445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C20BD61">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437150E6">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37D5853">
            <w:pPr>
              <w:keepNext/>
              <w:spacing w:before="20" w:after="20" w:line="260" w:lineRule="exact"/>
              <w:ind w:left="0" w:leftChars="0" w:right="0" w:rightChars="0" w:firstLine="0" w:firstLineChars="0"/>
              <w:jc w:val="center"/>
            </w:pPr>
            <w:r>
              <w:rPr>
                <w:rFonts w:ascii="Times New Roman" w:hAnsi="Times New Roman" w:eastAsia="宋体"/>
                <w:b w:val="0"/>
                <w:sz w:val="18"/>
              </w:rPr>
              <w:t>1.77～1.92</w:t>
            </w:r>
          </w:p>
        </w:tc>
        <w:tc>
          <w:tcPr>
            <w:tcW w:w="1385" w:type="dxa"/>
            <w:tcMar>
              <w:left w:w="70" w:type="dxa"/>
              <w:right w:w="70" w:type="dxa"/>
            </w:tcMar>
            <w:vAlign w:val="center"/>
          </w:tcPr>
          <w:p w14:paraId="41681BB3">
            <w:pPr>
              <w:keepNext/>
              <w:spacing w:before="20" w:after="20" w:line="260" w:lineRule="exact"/>
              <w:ind w:left="0" w:leftChars="0" w:right="0" w:rightChars="0" w:firstLine="0" w:firstLineChars="0"/>
              <w:jc w:val="center"/>
            </w:pPr>
            <w:r>
              <w:rPr>
                <w:rFonts w:ascii="Times New Roman" w:hAnsi="Times New Roman" w:eastAsia="宋体"/>
                <w:b w:val="0"/>
                <w:sz w:val="18"/>
              </w:rPr>
              <w:t>1.50～1.78</w:t>
            </w:r>
          </w:p>
        </w:tc>
        <w:tc>
          <w:tcPr>
            <w:tcW w:w="1385" w:type="dxa"/>
            <w:tcMar>
              <w:left w:w="70" w:type="dxa"/>
              <w:right w:w="70" w:type="dxa"/>
            </w:tcMar>
            <w:vAlign w:val="center"/>
          </w:tcPr>
          <w:p w14:paraId="7AB4BCE1">
            <w:pPr>
              <w:keepNext/>
              <w:spacing w:before="20" w:after="20" w:line="260" w:lineRule="exact"/>
              <w:ind w:left="0" w:leftChars="0" w:right="0" w:rightChars="0" w:firstLine="0" w:firstLineChars="0"/>
              <w:jc w:val="center"/>
            </w:pPr>
            <w:r>
              <w:rPr>
                <w:rFonts w:ascii="Times New Roman" w:hAnsi="Times New Roman" w:eastAsia="宋体"/>
                <w:b w:val="0"/>
                <w:sz w:val="18"/>
              </w:rPr>
              <w:t>1.47～1.51</w:t>
            </w:r>
          </w:p>
        </w:tc>
        <w:tc>
          <w:tcPr>
            <w:tcW w:w="1385" w:type="dxa"/>
            <w:tcMar>
              <w:left w:w="70" w:type="dxa"/>
              <w:right w:w="70" w:type="dxa"/>
            </w:tcMar>
            <w:vAlign w:val="center"/>
          </w:tcPr>
          <w:p w14:paraId="1AC92094">
            <w:pPr>
              <w:keepNext/>
              <w:spacing w:before="20" w:after="20" w:line="260" w:lineRule="exact"/>
              <w:ind w:left="0" w:leftChars="0" w:right="0" w:rightChars="0" w:firstLine="0" w:firstLineChars="0"/>
              <w:jc w:val="center"/>
            </w:pPr>
            <w:r>
              <w:rPr>
                <w:rFonts w:ascii="Times New Roman" w:hAnsi="Times New Roman" w:eastAsia="宋体"/>
                <w:b w:val="0"/>
                <w:sz w:val="18"/>
              </w:rPr>
              <w:t>1.36～1.48</w:t>
            </w:r>
          </w:p>
        </w:tc>
      </w:tr>
      <w:tr w14:paraId="7D4C10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A616104">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47DE9456">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B720581">
            <w:pPr>
              <w:keepNext/>
              <w:spacing w:before="20" w:after="20" w:line="260" w:lineRule="exact"/>
              <w:ind w:left="0" w:leftChars="0" w:right="0" w:rightChars="0" w:firstLine="0" w:firstLineChars="0"/>
              <w:jc w:val="center"/>
            </w:pPr>
            <w:r>
              <w:rPr>
                <w:rFonts w:ascii="Times New Roman" w:hAnsi="Times New Roman" w:eastAsia="宋体"/>
                <w:b w:val="0"/>
                <w:sz w:val="18"/>
              </w:rPr>
              <w:t>1.77～2.09</w:t>
            </w:r>
          </w:p>
        </w:tc>
        <w:tc>
          <w:tcPr>
            <w:tcW w:w="1385" w:type="dxa"/>
            <w:tcMar>
              <w:left w:w="70" w:type="dxa"/>
              <w:right w:w="70" w:type="dxa"/>
            </w:tcMar>
            <w:vAlign w:val="center"/>
          </w:tcPr>
          <w:p w14:paraId="3502FBDE">
            <w:pPr>
              <w:keepNext/>
              <w:spacing w:before="20" w:after="20" w:line="260" w:lineRule="exact"/>
              <w:ind w:left="0" w:leftChars="0" w:right="0" w:rightChars="0" w:firstLine="0" w:firstLineChars="0"/>
              <w:jc w:val="center"/>
            </w:pPr>
            <w:r>
              <w:rPr>
                <w:rFonts w:ascii="Times New Roman" w:hAnsi="Times New Roman" w:eastAsia="宋体"/>
                <w:b w:val="0"/>
                <w:sz w:val="18"/>
              </w:rPr>
              <w:t>1.50～2.09</w:t>
            </w:r>
          </w:p>
        </w:tc>
        <w:tc>
          <w:tcPr>
            <w:tcW w:w="1385" w:type="dxa"/>
            <w:tcMar>
              <w:left w:w="70" w:type="dxa"/>
              <w:right w:w="70" w:type="dxa"/>
            </w:tcMar>
            <w:vAlign w:val="center"/>
          </w:tcPr>
          <w:p w14:paraId="6079112C">
            <w:pPr>
              <w:keepNext/>
              <w:spacing w:before="20" w:after="20" w:line="260" w:lineRule="exact"/>
              <w:ind w:left="0" w:leftChars="0" w:right="0" w:rightChars="0" w:firstLine="0" w:firstLineChars="0"/>
              <w:jc w:val="center"/>
            </w:pPr>
            <w:r>
              <w:rPr>
                <w:rFonts w:ascii="Times New Roman" w:hAnsi="Times New Roman" w:eastAsia="宋体"/>
                <w:b w:val="0"/>
                <w:sz w:val="18"/>
              </w:rPr>
              <w:t>1.47～1.95</w:t>
            </w:r>
          </w:p>
        </w:tc>
        <w:tc>
          <w:tcPr>
            <w:tcW w:w="1385" w:type="dxa"/>
            <w:tcMar>
              <w:left w:w="70" w:type="dxa"/>
              <w:right w:w="70" w:type="dxa"/>
            </w:tcMar>
            <w:vAlign w:val="center"/>
          </w:tcPr>
          <w:p w14:paraId="7301DC19">
            <w:pPr>
              <w:keepNext/>
              <w:spacing w:before="20" w:after="20" w:line="260" w:lineRule="exact"/>
              <w:ind w:left="0" w:leftChars="0" w:right="0" w:rightChars="0" w:firstLine="0" w:firstLineChars="0"/>
              <w:jc w:val="center"/>
            </w:pPr>
            <w:r>
              <w:rPr>
                <w:rFonts w:ascii="Times New Roman" w:hAnsi="Times New Roman" w:eastAsia="宋体"/>
                <w:b w:val="0"/>
                <w:sz w:val="18"/>
              </w:rPr>
              <w:t>1.36～1.95</w:t>
            </w:r>
          </w:p>
        </w:tc>
      </w:tr>
      <w:tr w14:paraId="1F59B04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41CED06">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5C8D19DB">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74C5AB0">
            <w:pPr>
              <w:keepNext w:val="0"/>
              <w:spacing w:before="20" w:after="20" w:line="260" w:lineRule="exact"/>
              <w:ind w:left="0" w:leftChars="0" w:right="0" w:rightChars="0" w:firstLine="0" w:firstLineChars="0"/>
              <w:jc w:val="center"/>
            </w:pPr>
            <w:r>
              <w:rPr>
                <w:rFonts w:ascii="Times New Roman" w:hAnsi="Times New Roman" w:eastAsia="宋体"/>
                <w:b w:val="0"/>
                <w:sz w:val="18"/>
              </w:rPr>
              <w:t>2.23～2.49</w:t>
            </w:r>
          </w:p>
        </w:tc>
        <w:tc>
          <w:tcPr>
            <w:tcW w:w="1385" w:type="dxa"/>
            <w:tcMar>
              <w:left w:w="70" w:type="dxa"/>
              <w:right w:w="70" w:type="dxa"/>
            </w:tcMar>
            <w:vAlign w:val="center"/>
          </w:tcPr>
          <w:p w14:paraId="0DC07A18">
            <w:pPr>
              <w:keepNext w:val="0"/>
              <w:spacing w:before="20" w:after="20" w:line="260" w:lineRule="exact"/>
              <w:ind w:left="0" w:leftChars="0" w:right="0" w:rightChars="0" w:firstLine="0" w:firstLineChars="0"/>
              <w:jc w:val="center"/>
            </w:pPr>
            <w:r>
              <w:rPr>
                <w:rFonts w:ascii="Times New Roman" w:hAnsi="Times New Roman" w:eastAsia="宋体"/>
                <w:b w:val="0"/>
                <w:sz w:val="18"/>
              </w:rPr>
              <w:t>2.01～2.42</w:t>
            </w:r>
          </w:p>
        </w:tc>
        <w:tc>
          <w:tcPr>
            <w:tcW w:w="1385" w:type="dxa"/>
            <w:tcMar>
              <w:left w:w="70" w:type="dxa"/>
              <w:right w:w="70" w:type="dxa"/>
            </w:tcMar>
            <w:vAlign w:val="center"/>
          </w:tcPr>
          <w:p w14:paraId="1CA095B0">
            <w:pPr>
              <w:keepNext w:val="0"/>
              <w:spacing w:before="20" w:after="20" w:line="260" w:lineRule="exact"/>
              <w:ind w:left="0" w:leftChars="0" w:right="0" w:rightChars="0" w:firstLine="0" w:firstLineChars="0"/>
              <w:jc w:val="center"/>
            </w:pPr>
            <w:r>
              <w:rPr>
                <w:rFonts w:ascii="Times New Roman" w:hAnsi="Times New Roman" w:eastAsia="宋体"/>
                <w:b w:val="0"/>
                <w:sz w:val="18"/>
              </w:rPr>
              <w:t>1.93～2.42</w:t>
            </w:r>
          </w:p>
        </w:tc>
        <w:tc>
          <w:tcPr>
            <w:tcW w:w="1385" w:type="dxa"/>
            <w:tcMar>
              <w:left w:w="70" w:type="dxa"/>
              <w:right w:w="70" w:type="dxa"/>
            </w:tcMar>
            <w:vAlign w:val="center"/>
          </w:tcPr>
          <w:p w14:paraId="040C4F66">
            <w:pPr>
              <w:keepNext w:val="0"/>
              <w:spacing w:before="20" w:after="20" w:line="260" w:lineRule="exact"/>
              <w:ind w:left="0" w:leftChars="0" w:right="0" w:rightChars="0" w:firstLine="0" w:firstLineChars="0"/>
              <w:jc w:val="center"/>
            </w:pPr>
            <w:r>
              <w:rPr>
                <w:rFonts w:ascii="Times New Roman" w:hAnsi="Times New Roman" w:eastAsia="宋体"/>
                <w:b w:val="0"/>
                <w:sz w:val="18"/>
              </w:rPr>
              <w:t>1.80～2.42</w:t>
            </w:r>
          </w:p>
        </w:tc>
      </w:tr>
    </w:tbl>
    <w:p w14:paraId="57CAB538">
      <w:pPr>
        <w:pStyle w:val="2"/>
        <w:keepNext/>
        <w:spacing w:before="120" w:after="80" w:line="280" w:lineRule="exact"/>
        <w:ind w:firstLine="0"/>
        <w:jc w:val="center"/>
      </w:pPr>
      <w:r>
        <w:rPr>
          <w:rFonts w:ascii="Times New Roman" w:hAnsi="Times New Roman" w:eastAsia="宋体"/>
          <w:b w:val="0"/>
          <w:sz w:val="21"/>
        </w:rPr>
        <w:t>表5-70 电缆长度占比(10%,30%]、负荷分散系数1.10的容载比区间矩阵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4F1F8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3C069FC4">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5B7D56BB">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0386835E">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3527C647">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713D5EB0">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18119EB9">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353605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E6E9586">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15C8429D">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0E80EEB">
            <w:pPr>
              <w:keepNext/>
              <w:spacing w:before="20" w:after="20" w:line="260" w:lineRule="exact"/>
              <w:ind w:left="0" w:leftChars="0" w:right="0" w:rightChars="0" w:firstLine="0" w:firstLineChars="0"/>
              <w:jc w:val="center"/>
            </w:pPr>
            <w:r>
              <w:rPr>
                <w:rFonts w:ascii="Times New Roman" w:hAnsi="Times New Roman" w:eastAsia="宋体"/>
                <w:b w:val="0"/>
                <w:sz w:val="18"/>
              </w:rPr>
              <w:t>1.84～2.22</w:t>
            </w:r>
          </w:p>
        </w:tc>
        <w:tc>
          <w:tcPr>
            <w:tcW w:w="1385" w:type="dxa"/>
            <w:tcMar>
              <w:left w:w="70" w:type="dxa"/>
              <w:right w:w="70" w:type="dxa"/>
            </w:tcMar>
            <w:vAlign w:val="center"/>
          </w:tcPr>
          <w:p w14:paraId="398ABE8E">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4018125E">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6AFDA3AD">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r>
      <w:tr w14:paraId="68872B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2C75673">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4D1B669">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878E826">
            <w:pPr>
              <w:keepNext/>
              <w:spacing w:before="20" w:after="20" w:line="260" w:lineRule="exact"/>
              <w:ind w:left="0" w:leftChars="0" w:right="0" w:rightChars="0" w:firstLine="0" w:firstLineChars="0"/>
              <w:jc w:val="center"/>
            </w:pPr>
            <w:r>
              <w:rPr>
                <w:rFonts w:ascii="Times New Roman" w:hAnsi="Times New Roman" w:eastAsia="宋体"/>
                <w:b w:val="0"/>
                <w:sz w:val="18"/>
              </w:rPr>
              <w:t>1.84～2.40</w:t>
            </w:r>
          </w:p>
        </w:tc>
        <w:tc>
          <w:tcPr>
            <w:tcW w:w="1385" w:type="dxa"/>
            <w:tcMar>
              <w:left w:w="70" w:type="dxa"/>
              <w:right w:w="70" w:type="dxa"/>
            </w:tcMar>
            <w:vAlign w:val="center"/>
          </w:tcPr>
          <w:p w14:paraId="5EAEF020">
            <w:pPr>
              <w:keepNext/>
              <w:spacing w:before="20" w:after="20" w:line="260" w:lineRule="exact"/>
              <w:ind w:left="0" w:leftChars="0" w:right="0" w:rightChars="0" w:firstLine="0" w:firstLineChars="0"/>
              <w:jc w:val="center"/>
            </w:pPr>
            <w:r>
              <w:rPr>
                <w:rFonts w:ascii="Times New Roman" w:hAnsi="Times New Roman" w:eastAsia="宋体"/>
                <w:b w:val="0"/>
                <w:sz w:val="18"/>
              </w:rPr>
              <w:t>1.84～2.22</w:t>
            </w:r>
          </w:p>
        </w:tc>
        <w:tc>
          <w:tcPr>
            <w:tcW w:w="1385" w:type="dxa"/>
            <w:tcMar>
              <w:left w:w="70" w:type="dxa"/>
              <w:right w:w="70" w:type="dxa"/>
            </w:tcMar>
            <w:vAlign w:val="center"/>
          </w:tcPr>
          <w:p w14:paraId="63FC53A3">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73B9AECB">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r>
      <w:tr w14:paraId="5D4458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09659C2">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13626230">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F63A5D2">
            <w:pPr>
              <w:keepNext/>
              <w:spacing w:before="20" w:after="20" w:line="260" w:lineRule="exact"/>
              <w:ind w:left="0" w:leftChars="0" w:right="0" w:rightChars="0" w:firstLine="0" w:firstLineChars="0"/>
              <w:jc w:val="center"/>
            </w:pPr>
            <w:r>
              <w:rPr>
                <w:rFonts w:ascii="Times New Roman" w:hAnsi="Times New Roman" w:eastAsia="宋体"/>
                <w:b w:val="0"/>
                <w:sz w:val="18"/>
              </w:rPr>
              <w:t>2.40～3.15</w:t>
            </w:r>
          </w:p>
        </w:tc>
        <w:tc>
          <w:tcPr>
            <w:tcW w:w="1385" w:type="dxa"/>
            <w:tcMar>
              <w:left w:w="70" w:type="dxa"/>
              <w:right w:w="70" w:type="dxa"/>
            </w:tcMar>
            <w:vAlign w:val="center"/>
          </w:tcPr>
          <w:p w14:paraId="502834AD">
            <w:pPr>
              <w:keepNext/>
              <w:spacing w:before="20" w:after="20" w:line="260" w:lineRule="exact"/>
              <w:ind w:left="0" w:leftChars="0" w:right="0" w:rightChars="0" w:firstLine="0" w:firstLineChars="0"/>
              <w:jc w:val="center"/>
            </w:pPr>
            <w:r>
              <w:rPr>
                <w:rFonts w:ascii="Times New Roman" w:hAnsi="Times New Roman" w:eastAsia="宋体"/>
                <w:b w:val="0"/>
                <w:sz w:val="18"/>
              </w:rPr>
              <w:t>2.20～2.91</w:t>
            </w:r>
          </w:p>
        </w:tc>
        <w:tc>
          <w:tcPr>
            <w:tcW w:w="1385" w:type="dxa"/>
            <w:tcMar>
              <w:left w:w="70" w:type="dxa"/>
              <w:right w:w="70" w:type="dxa"/>
            </w:tcMar>
            <w:vAlign w:val="center"/>
          </w:tcPr>
          <w:p w14:paraId="3169CB1E">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6F1E8D1D">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r>
      <w:tr w14:paraId="0DFF2E6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14E27BD">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399B7BEB">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70630405">
            <w:pPr>
              <w:keepNext/>
              <w:spacing w:before="20" w:after="20" w:line="260" w:lineRule="exact"/>
              <w:ind w:left="0" w:leftChars="0" w:right="0" w:rightChars="0" w:firstLine="0" w:firstLineChars="0"/>
              <w:jc w:val="center"/>
            </w:pPr>
            <w:r>
              <w:rPr>
                <w:rFonts w:ascii="Times New Roman" w:hAnsi="Times New Roman" w:eastAsia="宋体"/>
                <w:b w:val="0"/>
                <w:sz w:val="18"/>
              </w:rPr>
              <w:t>1.88～2.23</w:t>
            </w:r>
          </w:p>
        </w:tc>
        <w:tc>
          <w:tcPr>
            <w:tcW w:w="1385" w:type="dxa"/>
            <w:tcMar>
              <w:left w:w="70" w:type="dxa"/>
              <w:right w:w="70" w:type="dxa"/>
            </w:tcMar>
            <w:vAlign w:val="center"/>
          </w:tcPr>
          <w:p w14:paraId="55A130C4">
            <w:pPr>
              <w:keepNext/>
              <w:spacing w:before="20" w:after="20" w:line="260" w:lineRule="exact"/>
              <w:ind w:left="0" w:leftChars="0" w:right="0" w:rightChars="0" w:firstLine="0" w:firstLineChars="0"/>
              <w:jc w:val="center"/>
            </w:pPr>
            <w:r>
              <w:rPr>
                <w:rFonts w:ascii="Times New Roman" w:hAnsi="Times New Roman" w:eastAsia="宋体"/>
                <w:b w:val="0"/>
                <w:sz w:val="18"/>
              </w:rPr>
              <w:t>1.70～1.89</w:t>
            </w:r>
          </w:p>
        </w:tc>
        <w:tc>
          <w:tcPr>
            <w:tcW w:w="1385" w:type="dxa"/>
            <w:tcMar>
              <w:left w:w="70" w:type="dxa"/>
              <w:right w:w="70" w:type="dxa"/>
            </w:tcMar>
            <w:vAlign w:val="center"/>
          </w:tcPr>
          <w:p w14:paraId="355A8578">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c>
          <w:tcPr>
            <w:tcW w:w="1385" w:type="dxa"/>
            <w:tcMar>
              <w:left w:w="70" w:type="dxa"/>
              <w:right w:w="70" w:type="dxa"/>
            </w:tcMar>
            <w:vAlign w:val="center"/>
          </w:tcPr>
          <w:p w14:paraId="58669925">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r>
      <w:tr w14:paraId="4F4AC36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44218D9">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14F7AB07">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B9D9901">
            <w:pPr>
              <w:keepNext/>
              <w:spacing w:before="20" w:after="20" w:line="260" w:lineRule="exact"/>
              <w:ind w:left="0" w:leftChars="0" w:right="0" w:rightChars="0" w:firstLine="0" w:firstLineChars="0"/>
              <w:jc w:val="center"/>
            </w:pPr>
            <w:r>
              <w:rPr>
                <w:rFonts w:ascii="Times New Roman" w:hAnsi="Times New Roman" w:eastAsia="宋体"/>
                <w:b w:val="0"/>
                <w:sz w:val="18"/>
              </w:rPr>
              <w:t>1.88～2.43</w:t>
            </w:r>
          </w:p>
        </w:tc>
        <w:tc>
          <w:tcPr>
            <w:tcW w:w="1385" w:type="dxa"/>
            <w:tcMar>
              <w:left w:w="70" w:type="dxa"/>
              <w:right w:w="70" w:type="dxa"/>
            </w:tcMar>
            <w:vAlign w:val="center"/>
          </w:tcPr>
          <w:p w14:paraId="626065EC">
            <w:pPr>
              <w:keepNext/>
              <w:spacing w:before="20" w:after="20" w:line="260" w:lineRule="exact"/>
              <w:ind w:left="0" w:leftChars="0" w:right="0" w:rightChars="0" w:firstLine="0" w:firstLineChars="0"/>
              <w:jc w:val="center"/>
            </w:pPr>
            <w:r>
              <w:rPr>
                <w:rFonts w:ascii="Times New Roman" w:hAnsi="Times New Roman" w:eastAsia="宋体"/>
                <w:b w:val="0"/>
                <w:sz w:val="18"/>
              </w:rPr>
              <w:t>1.70～2.15</w:t>
            </w:r>
          </w:p>
        </w:tc>
        <w:tc>
          <w:tcPr>
            <w:tcW w:w="1385" w:type="dxa"/>
            <w:tcMar>
              <w:left w:w="70" w:type="dxa"/>
              <w:right w:w="70" w:type="dxa"/>
            </w:tcMar>
            <w:vAlign w:val="center"/>
          </w:tcPr>
          <w:p w14:paraId="368821BD">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c>
          <w:tcPr>
            <w:tcW w:w="1385" w:type="dxa"/>
            <w:tcMar>
              <w:left w:w="70" w:type="dxa"/>
              <w:right w:w="70" w:type="dxa"/>
            </w:tcMar>
            <w:vAlign w:val="center"/>
          </w:tcPr>
          <w:p w14:paraId="61CB86E7">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r>
      <w:tr w14:paraId="566DFA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A86A705">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40DEC1BE">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684DCBE">
            <w:pPr>
              <w:keepNext/>
              <w:spacing w:before="20" w:after="20" w:line="260" w:lineRule="exact"/>
              <w:ind w:left="0" w:leftChars="0" w:right="0" w:rightChars="0" w:firstLine="0" w:firstLineChars="0"/>
              <w:jc w:val="center"/>
            </w:pPr>
            <w:r>
              <w:rPr>
                <w:rFonts w:ascii="Times New Roman" w:hAnsi="Times New Roman" w:eastAsia="宋体"/>
                <w:b w:val="0"/>
                <w:sz w:val="18"/>
              </w:rPr>
              <w:t>2.34～2.92</w:t>
            </w:r>
          </w:p>
        </w:tc>
        <w:tc>
          <w:tcPr>
            <w:tcW w:w="1385" w:type="dxa"/>
            <w:tcMar>
              <w:left w:w="70" w:type="dxa"/>
              <w:right w:w="70" w:type="dxa"/>
            </w:tcMar>
            <w:vAlign w:val="center"/>
          </w:tcPr>
          <w:p w14:paraId="41739005">
            <w:pPr>
              <w:keepNext/>
              <w:spacing w:before="20" w:after="20" w:line="260" w:lineRule="exact"/>
              <w:ind w:left="0" w:leftChars="0" w:right="0" w:rightChars="0" w:firstLine="0" w:firstLineChars="0"/>
              <w:jc w:val="center"/>
            </w:pPr>
            <w:r>
              <w:rPr>
                <w:rFonts w:ascii="Times New Roman" w:hAnsi="Times New Roman" w:eastAsia="宋体"/>
                <w:b w:val="0"/>
                <w:sz w:val="18"/>
              </w:rPr>
              <w:t>2.25～2.92</w:t>
            </w:r>
          </w:p>
        </w:tc>
        <w:tc>
          <w:tcPr>
            <w:tcW w:w="1385" w:type="dxa"/>
            <w:tcMar>
              <w:left w:w="70" w:type="dxa"/>
              <w:right w:w="70" w:type="dxa"/>
            </w:tcMar>
            <w:vAlign w:val="center"/>
          </w:tcPr>
          <w:p w14:paraId="082DD18C">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c>
          <w:tcPr>
            <w:tcW w:w="1385" w:type="dxa"/>
            <w:tcMar>
              <w:left w:w="70" w:type="dxa"/>
              <w:right w:w="70" w:type="dxa"/>
            </w:tcMar>
            <w:vAlign w:val="center"/>
          </w:tcPr>
          <w:p w14:paraId="0E777CA6">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r>
      <w:tr w14:paraId="4BCD4F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028738C">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67BDCDA">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856388E">
            <w:pPr>
              <w:keepNext/>
              <w:spacing w:before="20" w:after="20" w:line="260" w:lineRule="exact"/>
              <w:ind w:left="0" w:leftChars="0" w:right="0" w:rightChars="0" w:firstLine="0" w:firstLineChars="0"/>
              <w:jc w:val="center"/>
            </w:pPr>
            <w:r>
              <w:rPr>
                <w:rFonts w:ascii="Times New Roman" w:hAnsi="Times New Roman" w:eastAsia="宋体"/>
                <w:b w:val="0"/>
                <w:sz w:val="18"/>
              </w:rPr>
              <w:t>1.98～2.10</w:t>
            </w:r>
          </w:p>
        </w:tc>
        <w:tc>
          <w:tcPr>
            <w:tcW w:w="1385" w:type="dxa"/>
            <w:tcMar>
              <w:left w:w="70" w:type="dxa"/>
              <w:right w:w="70" w:type="dxa"/>
            </w:tcMar>
            <w:vAlign w:val="center"/>
          </w:tcPr>
          <w:p w14:paraId="64BAB589">
            <w:pPr>
              <w:keepNext/>
              <w:spacing w:before="20" w:after="20" w:line="260" w:lineRule="exact"/>
              <w:ind w:left="0" w:leftChars="0" w:right="0" w:rightChars="0" w:firstLine="0" w:firstLineChars="0"/>
              <w:jc w:val="center"/>
            </w:pPr>
            <w:r>
              <w:rPr>
                <w:rFonts w:ascii="Times New Roman" w:hAnsi="Times New Roman" w:eastAsia="宋体"/>
                <w:b w:val="0"/>
                <w:sz w:val="18"/>
              </w:rPr>
              <w:t>1.67～1.84</w:t>
            </w:r>
          </w:p>
        </w:tc>
        <w:tc>
          <w:tcPr>
            <w:tcW w:w="1385" w:type="dxa"/>
            <w:tcMar>
              <w:left w:w="70" w:type="dxa"/>
              <w:right w:w="70" w:type="dxa"/>
            </w:tcMar>
            <w:vAlign w:val="center"/>
          </w:tcPr>
          <w:p w14:paraId="033D8618">
            <w:pPr>
              <w:keepNext/>
              <w:spacing w:before="20" w:after="20" w:line="260" w:lineRule="exact"/>
              <w:ind w:left="0" w:leftChars="0" w:right="0" w:rightChars="0" w:firstLine="0" w:firstLineChars="0"/>
              <w:jc w:val="center"/>
            </w:pPr>
            <w:r>
              <w:rPr>
                <w:rFonts w:ascii="Times New Roman" w:hAnsi="Times New Roman" w:eastAsia="宋体"/>
                <w:b w:val="0"/>
                <w:sz w:val="18"/>
              </w:rPr>
              <w:t>1.52～1.68</w:t>
            </w:r>
          </w:p>
        </w:tc>
        <w:tc>
          <w:tcPr>
            <w:tcW w:w="1385" w:type="dxa"/>
            <w:tcMar>
              <w:left w:w="70" w:type="dxa"/>
              <w:right w:w="70" w:type="dxa"/>
            </w:tcMar>
            <w:vAlign w:val="center"/>
          </w:tcPr>
          <w:p w14:paraId="7FE3FB3F">
            <w:pPr>
              <w:keepNext/>
              <w:spacing w:before="20" w:after="20" w:line="260" w:lineRule="exact"/>
              <w:ind w:left="0" w:leftChars="0" w:right="0" w:rightChars="0" w:firstLine="0" w:firstLineChars="0"/>
              <w:jc w:val="center"/>
            </w:pPr>
            <w:r>
              <w:rPr>
                <w:rFonts w:ascii="Times New Roman" w:hAnsi="Times New Roman" w:eastAsia="宋体"/>
                <w:b w:val="0"/>
                <w:sz w:val="18"/>
              </w:rPr>
              <w:t>1.52～1.62</w:t>
            </w:r>
          </w:p>
        </w:tc>
      </w:tr>
      <w:tr w14:paraId="2744F1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A008029">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106EC2C6">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51C8C4D">
            <w:pPr>
              <w:keepNext/>
              <w:spacing w:before="20" w:after="20" w:line="260" w:lineRule="exact"/>
              <w:ind w:left="0" w:leftChars="0" w:right="0" w:rightChars="0" w:firstLine="0" w:firstLineChars="0"/>
              <w:jc w:val="center"/>
            </w:pPr>
            <w:r>
              <w:rPr>
                <w:rFonts w:ascii="Times New Roman" w:hAnsi="Times New Roman" w:eastAsia="宋体"/>
                <w:b w:val="0"/>
                <w:sz w:val="18"/>
              </w:rPr>
              <w:t>1.98～2.30</w:t>
            </w:r>
          </w:p>
        </w:tc>
        <w:tc>
          <w:tcPr>
            <w:tcW w:w="1385" w:type="dxa"/>
            <w:tcMar>
              <w:left w:w="70" w:type="dxa"/>
              <w:right w:w="70" w:type="dxa"/>
            </w:tcMar>
            <w:vAlign w:val="center"/>
          </w:tcPr>
          <w:p w14:paraId="1C0BAA51">
            <w:pPr>
              <w:keepNext/>
              <w:spacing w:before="20" w:after="20" w:line="260" w:lineRule="exact"/>
              <w:ind w:left="0" w:leftChars="0" w:right="0" w:rightChars="0" w:firstLine="0" w:firstLineChars="0"/>
              <w:jc w:val="center"/>
            </w:pPr>
            <w:r>
              <w:rPr>
                <w:rFonts w:ascii="Times New Roman" w:hAnsi="Times New Roman" w:eastAsia="宋体"/>
                <w:b w:val="0"/>
                <w:sz w:val="18"/>
              </w:rPr>
              <w:t>1.67～2.17</w:t>
            </w:r>
          </w:p>
        </w:tc>
        <w:tc>
          <w:tcPr>
            <w:tcW w:w="1385" w:type="dxa"/>
            <w:tcMar>
              <w:left w:w="70" w:type="dxa"/>
              <w:right w:w="70" w:type="dxa"/>
            </w:tcMar>
            <w:vAlign w:val="center"/>
          </w:tcPr>
          <w:p w14:paraId="7AC842CB">
            <w:pPr>
              <w:keepNext/>
              <w:spacing w:before="20" w:after="20" w:line="260" w:lineRule="exact"/>
              <w:ind w:left="0" w:leftChars="0" w:right="0" w:rightChars="0" w:firstLine="0" w:firstLineChars="0"/>
              <w:jc w:val="center"/>
            </w:pPr>
            <w:r>
              <w:rPr>
                <w:rFonts w:ascii="Times New Roman" w:hAnsi="Times New Roman" w:eastAsia="宋体"/>
                <w:b w:val="0"/>
                <w:sz w:val="18"/>
              </w:rPr>
              <w:t>1.52～2.03</w:t>
            </w:r>
          </w:p>
        </w:tc>
        <w:tc>
          <w:tcPr>
            <w:tcW w:w="1385" w:type="dxa"/>
            <w:tcMar>
              <w:left w:w="70" w:type="dxa"/>
              <w:right w:w="70" w:type="dxa"/>
            </w:tcMar>
            <w:vAlign w:val="center"/>
          </w:tcPr>
          <w:p w14:paraId="2636D645">
            <w:pPr>
              <w:keepNext/>
              <w:spacing w:before="20" w:after="20" w:line="260" w:lineRule="exact"/>
              <w:ind w:left="0" w:leftChars="0" w:right="0" w:rightChars="0" w:firstLine="0" w:firstLineChars="0"/>
              <w:jc w:val="center"/>
            </w:pPr>
            <w:r>
              <w:rPr>
                <w:rFonts w:ascii="Times New Roman" w:hAnsi="Times New Roman" w:eastAsia="宋体"/>
                <w:b w:val="0"/>
                <w:sz w:val="18"/>
              </w:rPr>
              <w:t>1.52～2.02</w:t>
            </w:r>
          </w:p>
        </w:tc>
      </w:tr>
      <w:tr w14:paraId="05CA73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EED8779">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0A2C7EEF">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0DFE9582">
            <w:pPr>
              <w:keepNext/>
              <w:spacing w:before="20" w:after="20" w:line="260" w:lineRule="exact"/>
              <w:ind w:left="0" w:leftChars="0" w:right="0" w:rightChars="0" w:firstLine="0" w:firstLineChars="0"/>
              <w:jc w:val="center"/>
            </w:pPr>
            <w:r>
              <w:rPr>
                <w:rFonts w:ascii="Times New Roman" w:hAnsi="Times New Roman" w:eastAsia="宋体"/>
                <w:b w:val="0"/>
                <w:sz w:val="18"/>
              </w:rPr>
              <w:t>2.29～2.65</w:t>
            </w:r>
          </w:p>
        </w:tc>
        <w:tc>
          <w:tcPr>
            <w:tcW w:w="1385" w:type="dxa"/>
            <w:tcMar>
              <w:left w:w="70" w:type="dxa"/>
              <w:right w:w="70" w:type="dxa"/>
            </w:tcMar>
            <w:vAlign w:val="center"/>
          </w:tcPr>
          <w:p w14:paraId="023B0723">
            <w:pPr>
              <w:keepNext/>
              <w:spacing w:before="20" w:after="20" w:line="260" w:lineRule="exact"/>
              <w:ind w:left="0" w:leftChars="0" w:right="0" w:rightChars="0" w:firstLine="0" w:firstLineChars="0"/>
              <w:jc w:val="center"/>
            </w:pPr>
            <w:r>
              <w:rPr>
                <w:rFonts w:ascii="Times New Roman" w:hAnsi="Times New Roman" w:eastAsia="宋体"/>
                <w:b w:val="0"/>
                <w:sz w:val="18"/>
              </w:rPr>
              <w:t>2.13～2.65</w:t>
            </w:r>
          </w:p>
        </w:tc>
        <w:tc>
          <w:tcPr>
            <w:tcW w:w="1385" w:type="dxa"/>
            <w:tcMar>
              <w:left w:w="70" w:type="dxa"/>
              <w:right w:w="70" w:type="dxa"/>
            </w:tcMar>
            <w:vAlign w:val="center"/>
          </w:tcPr>
          <w:p w14:paraId="4071B19F">
            <w:pPr>
              <w:keepNext/>
              <w:spacing w:before="20" w:after="20" w:line="260" w:lineRule="exact"/>
              <w:ind w:left="0" w:leftChars="0" w:right="0" w:rightChars="0" w:firstLine="0" w:firstLineChars="0"/>
              <w:jc w:val="center"/>
            </w:pPr>
            <w:r>
              <w:rPr>
                <w:rFonts w:ascii="Times New Roman" w:hAnsi="Times New Roman" w:eastAsia="宋体"/>
                <w:b w:val="0"/>
                <w:sz w:val="18"/>
              </w:rPr>
              <w:t>2.01～2.65</w:t>
            </w:r>
          </w:p>
        </w:tc>
        <w:tc>
          <w:tcPr>
            <w:tcW w:w="1385" w:type="dxa"/>
            <w:tcMar>
              <w:left w:w="70" w:type="dxa"/>
              <w:right w:w="70" w:type="dxa"/>
            </w:tcMar>
            <w:vAlign w:val="center"/>
          </w:tcPr>
          <w:p w14:paraId="7EE22D27">
            <w:pPr>
              <w:keepNext/>
              <w:spacing w:before="20" w:after="20" w:line="260" w:lineRule="exact"/>
              <w:ind w:left="0" w:leftChars="0" w:right="0" w:rightChars="0" w:firstLine="0" w:firstLineChars="0"/>
              <w:jc w:val="center"/>
            </w:pPr>
            <w:r>
              <w:rPr>
                <w:rFonts w:ascii="Times New Roman" w:hAnsi="Times New Roman" w:eastAsia="宋体"/>
                <w:b w:val="0"/>
                <w:sz w:val="18"/>
              </w:rPr>
              <w:t>2.01～2.54</w:t>
            </w:r>
          </w:p>
        </w:tc>
      </w:tr>
      <w:tr w14:paraId="2D2024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9BB96A2">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BFBB13B">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8B29721">
            <w:pPr>
              <w:keepNext/>
              <w:spacing w:before="20" w:after="20" w:line="260" w:lineRule="exact"/>
              <w:ind w:left="0" w:leftChars="0" w:right="0" w:rightChars="0" w:firstLine="0" w:firstLineChars="0"/>
              <w:jc w:val="center"/>
            </w:pPr>
            <w:r>
              <w:rPr>
                <w:rFonts w:ascii="Times New Roman" w:hAnsi="Times New Roman" w:eastAsia="宋体"/>
                <w:b w:val="0"/>
                <w:sz w:val="18"/>
              </w:rPr>
              <w:t>1.91～1.92</w:t>
            </w:r>
          </w:p>
        </w:tc>
        <w:tc>
          <w:tcPr>
            <w:tcW w:w="1385" w:type="dxa"/>
            <w:tcMar>
              <w:left w:w="70" w:type="dxa"/>
              <w:right w:w="70" w:type="dxa"/>
            </w:tcMar>
            <w:vAlign w:val="center"/>
          </w:tcPr>
          <w:p w14:paraId="33E4F957">
            <w:pPr>
              <w:keepNext/>
              <w:spacing w:before="20" w:after="20" w:line="260" w:lineRule="exact"/>
              <w:ind w:left="0" w:leftChars="0" w:right="0" w:rightChars="0" w:firstLine="0" w:firstLineChars="0"/>
              <w:jc w:val="center"/>
            </w:pPr>
            <w:r>
              <w:rPr>
                <w:rFonts w:ascii="Times New Roman" w:hAnsi="Times New Roman" w:eastAsia="宋体"/>
                <w:b w:val="0"/>
                <w:sz w:val="18"/>
              </w:rPr>
              <w:t>1.76～1.92</w:t>
            </w:r>
          </w:p>
        </w:tc>
        <w:tc>
          <w:tcPr>
            <w:tcW w:w="1385" w:type="dxa"/>
            <w:tcMar>
              <w:left w:w="70" w:type="dxa"/>
              <w:right w:w="70" w:type="dxa"/>
            </w:tcMar>
            <w:vAlign w:val="center"/>
          </w:tcPr>
          <w:p w14:paraId="1141B3F5">
            <w:pPr>
              <w:keepNext/>
              <w:spacing w:before="20" w:after="20" w:line="260" w:lineRule="exact"/>
              <w:ind w:left="0" w:leftChars="0" w:right="0" w:rightChars="0" w:firstLine="0" w:firstLineChars="0"/>
              <w:jc w:val="center"/>
            </w:pPr>
            <w:r>
              <w:rPr>
                <w:rFonts w:ascii="Times New Roman" w:hAnsi="Times New Roman" w:eastAsia="宋体"/>
                <w:b w:val="0"/>
                <w:sz w:val="18"/>
              </w:rPr>
              <w:t>1.50～1.64</w:t>
            </w:r>
          </w:p>
        </w:tc>
        <w:tc>
          <w:tcPr>
            <w:tcW w:w="1385" w:type="dxa"/>
            <w:tcMar>
              <w:left w:w="70" w:type="dxa"/>
              <w:right w:w="70" w:type="dxa"/>
            </w:tcMar>
            <w:vAlign w:val="center"/>
          </w:tcPr>
          <w:p w14:paraId="6D1D411B">
            <w:pPr>
              <w:keepNext/>
              <w:spacing w:before="20" w:after="20" w:line="260" w:lineRule="exact"/>
              <w:ind w:left="0" w:leftChars="0" w:right="0" w:rightChars="0" w:firstLine="0" w:firstLineChars="0"/>
              <w:jc w:val="center"/>
            </w:pPr>
            <w:r>
              <w:rPr>
                <w:rFonts w:ascii="Times New Roman" w:hAnsi="Times New Roman" w:eastAsia="宋体"/>
                <w:b w:val="0"/>
                <w:sz w:val="18"/>
              </w:rPr>
              <w:t>1.36～1.51</w:t>
            </w:r>
          </w:p>
        </w:tc>
      </w:tr>
      <w:tr w14:paraId="326296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DEAF353">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2CE5A63C">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D430558">
            <w:pPr>
              <w:keepNext/>
              <w:spacing w:before="20" w:after="20" w:line="260" w:lineRule="exact"/>
              <w:ind w:left="0" w:leftChars="0" w:right="0" w:rightChars="0" w:firstLine="0" w:firstLineChars="0"/>
              <w:jc w:val="center"/>
            </w:pPr>
            <w:r>
              <w:rPr>
                <w:rFonts w:ascii="Times New Roman" w:hAnsi="Times New Roman" w:eastAsia="宋体"/>
                <w:b w:val="0"/>
                <w:sz w:val="18"/>
              </w:rPr>
              <w:t>1.91～2.09</w:t>
            </w:r>
          </w:p>
        </w:tc>
        <w:tc>
          <w:tcPr>
            <w:tcW w:w="1385" w:type="dxa"/>
            <w:tcMar>
              <w:left w:w="70" w:type="dxa"/>
              <w:right w:w="70" w:type="dxa"/>
            </w:tcMar>
            <w:vAlign w:val="center"/>
          </w:tcPr>
          <w:p w14:paraId="02765F07">
            <w:pPr>
              <w:keepNext/>
              <w:spacing w:before="20" w:after="20" w:line="260" w:lineRule="exact"/>
              <w:ind w:left="0" w:leftChars="0" w:right="0" w:rightChars="0" w:firstLine="0" w:firstLineChars="0"/>
              <w:jc w:val="center"/>
            </w:pPr>
            <w:r>
              <w:rPr>
                <w:rFonts w:ascii="Times New Roman" w:hAnsi="Times New Roman" w:eastAsia="宋体"/>
                <w:b w:val="0"/>
                <w:sz w:val="18"/>
              </w:rPr>
              <w:t>1.76～2.09</w:t>
            </w:r>
          </w:p>
        </w:tc>
        <w:tc>
          <w:tcPr>
            <w:tcW w:w="1385" w:type="dxa"/>
            <w:tcMar>
              <w:left w:w="70" w:type="dxa"/>
              <w:right w:w="70" w:type="dxa"/>
            </w:tcMar>
            <w:vAlign w:val="center"/>
          </w:tcPr>
          <w:p w14:paraId="4D13BAD0">
            <w:pPr>
              <w:keepNext/>
              <w:spacing w:before="20" w:after="20" w:line="260" w:lineRule="exact"/>
              <w:ind w:left="0" w:leftChars="0" w:right="0" w:rightChars="0" w:firstLine="0" w:firstLineChars="0"/>
              <w:jc w:val="center"/>
            </w:pPr>
            <w:r>
              <w:rPr>
                <w:rFonts w:ascii="Times New Roman" w:hAnsi="Times New Roman" w:eastAsia="宋体"/>
                <w:b w:val="0"/>
                <w:sz w:val="18"/>
              </w:rPr>
              <w:t>1.50～1.95</w:t>
            </w:r>
          </w:p>
        </w:tc>
        <w:tc>
          <w:tcPr>
            <w:tcW w:w="1385" w:type="dxa"/>
            <w:tcMar>
              <w:left w:w="70" w:type="dxa"/>
              <w:right w:w="70" w:type="dxa"/>
            </w:tcMar>
            <w:vAlign w:val="center"/>
          </w:tcPr>
          <w:p w14:paraId="1F770FF2">
            <w:pPr>
              <w:keepNext/>
              <w:spacing w:before="20" w:after="20" w:line="260" w:lineRule="exact"/>
              <w:ind w:left="0" w:leftChars="0" w:right="0" w:rightChars="0" w:firstLine="0" w:firstLineChars="0"/>
              <w:jc w:val="center"/>
            </w:pPr>
            <w:r>
              <w:rPr>
                <w:rFonts w:ascii="Times New Roman" w:hAnsi="Times New Roman" w:eastAsia="宋体"/>
                <w:b w:val="0"/>
                <w:sz w:val="18"/>
              </w:rPr>
              <w:t>1.36～1.95</w:t>
            </w:r>
          </w:p>
        </w:tc>
      </w:tr>
      <w:tr w14:paraId="5F54D7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A41E837">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6535E944">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4DEFBDE">
            <w:pPr>
              <w:keepNext w:val="0"/>
              <w:spacing w:before="20" w:after="20" w:line="260" w:lineRule="exact"/>
              <w:ind w:left="0" w:leftChars="0" w:right="0" w:rightChars="0" w:firstLine="0" w:firstLineChars="0"/>
              <w:jc w:val="center"/>
            </w:pPr>
            <w:r>
              <w:rPr>
                <w:rFonts w:ascii="Times New Roman" w:hAnsi="Times New Roman" w:eastAsia="宋体"/>
                <w:b w:val="0"/>
                <w:sz w:val="18"/>
              </w:rPr>
              <w:t>2.23～2.49</w:t>
            </w:r>
          </w:p>
        </w:tc>
        <w:tc>
          <w:tcPr>
            <w:tcW w:w="1385" w:type="dxa"/>
            <w:tcMar>
              <w:left w:w="70" w:type="dxa"/>
              <w:right w:w="70" w:type="dxa"/>
            </w:tcMar>
            <w:vAlign w:val="center"/>
          </w:tcPr>
          <w:p w14:paraId="3E01382E">
            <w:pPr>
              <w:keepNext w:val="0"/>
              <w:spacing w:before="20" w:after="20" w:line="260" w:lineRule="exact"/>
              <w:ind w:left="0" w:leftChars="0" w:right="0" w:rightChars="0" w:firstLine="0" w:firstLineChars="0"/>
              <w:jc w:val="center"/>
            </w:pPr>
            <w:r>
              <w:rPr>
                <w:rFonts w:ascii="Times New Roman" w:hAnsi="Times New Roman" w:eastAsia="宋体"/>
                <w:b w:val="0"/>
                <w:sz w:val="18"/>
              </w:rPr>
              <w:t>2.08～2.49</w:t>
            </w:r>
          </w:p>
        </w:tc>
        <w:tc>
          <w:tcPr>
            <w:tcW w:w="1385" w:type="dxa"/>
            <w:tcMar>
              <w:left w:w="70" w:type="dxa"/>
              <w:right w:w="70" w:type="dxa"/>
            </w:tcMar>
            <w:vAlign w:val="center"/>
          </w:tcPr>
          <w:p w14:paraId="6267BA46">
            <w:pPr>
              <w:keepNext w:val="0"/>
              <w:spacing w:before="20" w:after="20" w:line="260" w:lineRule="exact"/>
              <w:ind w:left="0" w:leftChars="0" w:right="0" w:rightChars="0" w:firstLine="0" w:firstLineChars="0"/>
              <w:jc w:val="center"/>
            </w:pPr>
            <w:r>
              <w:rPr>
                <w:rFonts w:ascii="Times New Roman" w:hAnsi="Times New Roman" w:eastAsia="宋体"/>
                <w:b w:val="0"/>
                <w:sz w:val="18"/>
              </w:rPr>
              <w:t>1.93～2.42</w:t>
            </w:r>
          </w:p>
        </w:tc>
        <w:tc>
          <w:tcPr>
            <w:tcW w:w="1385" w:type="dxa"/>
            <w:tcMar>
              <w:left w:w="70" w:type="dxa"/>
              <w:right w:w="70" w:type="dxa"/>
            </w:tcMar>
            <w:vAlign w:val="center"/>
          </w:tcPr>
          <w:p w14:paraId="2B1354A9">
            <w:pPr>
              <w:keepNext w:val="0"/>
              <w:spacing w:before="20" w:after="20" w:line="260" w:lineRule="exact"/>
              <w:ind w:left="0" w:leftChars="0" w:right="0" w:rightChars="0" w:firstLine="0" w:firstLineChars="0"/>
              <w:jc w:val="center"/>
            </w:pPr>
            <w:r>
              <w:rPr>
                <w:rFonts w:ascii="Times New Roman" w:hAnsi="Times New Roman" w:eastAsia="宋体"/>
                <w:b w:val="0"/>
                <w:sz w:val="18"/>
              </w:rPr>
              <w:t>1.80～2.42</w:t>
            </w:r>
          </w:p>
        </w:tc>
      </w:tr>
    </w:tbl>
    <w:p w14:paraId="30BBE32C">
      <w:pPr>
        <w:pStyle w:val="2"/>
        <w:keepNext/>
        <w:spacing w:before="120" w:after="80" w:line="280" w:lineRule="exact"/>
        <w:ind w:firstLine="0"/>
        <w:jc w:val="center"/>
      </w:pPr>
      <w:r>
        <w:rPr>
          <w:rFonts w:ascii="Times New Roman" w:hAnsi="Times New Roman" w:eastAsia="宋体"/>
          <w:b w:val="0"/>
          <w:sz w:val="21"/>
        </w:rPr>
        <w:t>表5-71 电缆长度占比(10%,30%]、负荷分散系数1.15的容载比区间矩阵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260A4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7927CCE">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42FECAF8">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0DE93502">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254BBA58">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21B65BFF">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251F003D">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669DDD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9C4AC44">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109D0BFF">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6A63A54A">
            <w:pPr>
              <w:keepNext/>
              <w:spacing w:before="20" w:after="20" w:line="260" w:lineRule="exact"/>
              <w:ind w:left="0" w:leftChars="0" w:right="0" w:rightChars="0" w:firstLine="0" w:firstLineChars="0"/>
              <w:jc w:val="center"/>
            </w:pPr>
            <w:r>
              <w:rPr>
                <w:rFonts w:ascii="Times New Roman" w:hAnsi="Times New Roman" w:eastAsia="宋体"/>
                <w:b w:val="0"/>
                <w:sz w:val="18"/>
              </w:rPr>
              <w:t>2.00～2.40</w:t>
            </w:r>
          </w:p>
        </w:tc>
        <w:tc>
          <w:tcPr>
            <w:tcW w:w="1385" w:type="dxa"/>
            <w:tcMar>
              <w:left w:w="70" w:type="dxa"/>
              <w:right w:w="70" w:type="dxa"/>
            </w:tcMar>
            <w:vAlign w:val="center"/>
          </w:tcPr>
          <w:p w14:paraId="760FBAFC">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209BDAAD">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5955D34E">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r>
      <w:tr w14:paraId="7A4097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DD4ABD0">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408F2AA">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F5410C9">
            <w:pPr>
              <w:keepNext/>
              <w:spacing w:before="20" w:after="20" w:line="260" w:lineRule="exact"/>
              <w:ind w:left="0" w:leftChars="0" w:right="0" w:rightChars="0" w:firstLine="0" w:firstLineChars="0"/>
              <w:jc w:val="center"/>
            </w:pPr>
            <w:r>
              <w:rPr>
                <w:rFonts w:ascii="Times New Roman" w:hAnsi="Times New Roman" w:eastAsia="宋体"/>
                <w:b w:val="0"/>
                <w:sz w:val="18"/>
              </w:rPr>
              <w:t>2.00～2.40</w:t>
            </w:r>
          </w:p>
        </w:tc>
        <w:tc>
          <w:tcPr>
            <w:tcW w:w="1385" w:type="dxa"/>
            <w:tcMar>
              <w:left w:w="70" w:type="dxa"/>
              <w:right w:w="70" w:type="dxa"/>
            </w:tcMar>
            <w:vAlign w:val="center"/>
          </w:tcPr>
          <w:p w14:paraId="503F9241">
            <w:pPr>
              <w:keepNext/>
              <w:spacing w:before="20" w:after="20" w:line="260" w:lineRule="exact"/>
              <w:ind w:left="0" w:leftChars="0" w:right="0" w:rightChars="0" w:firstLine="0" w:firstLineChars="0"/>
              <w:jc w:val="center"/>
            </w:pPr>
            <w:r>
              <w:rPr>
                <w:rFonts w:ascii="Times New Roman" w:hAnsi="Times New Roman" w:eastAsia="宋体"/>
                <w:b w:val="0"/>
                <w:sz w:val="18"/>
              </w:rPr>
              <w:t>1.84～2.22</w:t>
            </w:r>
          </w:p>
        </w:tc>
        <w:tc>
          <w:tcPr>
            <w:tcW w:w="1385" w:type="dxa"/>
            <w:tcMar>
              <w:left w:w="70" w:type="dxa"/>
              <w:right w:w="70" w:type="dxa"/>
            </w:tcMar>
            <w:vAlign w:val="center"/>
          </w:tcPr>
          <w:p w14:paraId="0DADDEEB">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091B95D4">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r>
      <w:tr w14:paraId="1CBDA5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944EBBA">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438CCB74">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AD97F0B">
            <w:pPr>
              <w:keepNext/>
              <w:spacing w:before="20" w:after="20" w:line="260" w:lineRule="exact"/>
              <w:ind w:left="0" w:leftChars="0" w:right="0" w:rightChars="0" w:firstLine="0" w:firstLineChars="0"/>
              <w:jc w:val="center"/>
            </w:pPr>
            <w:r>
              <w:rPr>
                <w:rFonts w:ascii="Times New Roman" w:hAnsi="Times New Roman" w:eastAsia="宋体"/>
                <w:b w:val="0"/>
                <w:sz w:val="18"/>
              </w:rPr>
              <w:t>2.40～3.15</w:t>
            </w:r>
          </w:p>
        </w:tc>
        <w:tc>
          <w:tcPr>
            <w:tcW w:w="1385" w:type="dxa"/>
            <w:tcMar>
              <w:left w:w="70" w:type="dxa"/>
              <w:right w:w="70" w:type="dxa"/>
            </w:tcMar>
            <w:vAlign w:val="center"/>
          </w:tcPr>
          <w:p w14:paraId="4FE5D166">
            <w:pPr>
              <w:keepNext/>
              <w:spacing w:before="20" w:after="20" w:line="260" w:lineRule="exact"/>
              <w:ind w:left="0" w:leftChars="0" w:right="0" w:rightChars="0" w:firstLine="0" w:firstLineChars="0"/>
              <w:jc w:val="center"/>
            </w:pPr>
            <w:r>
              <w:rPr>
                <w:rFonts w:ascii="Times New Roman" w:hAnsi="Times New Roman" w:eastAsia="宋体"/>
                <w:b w:val="0"/>
                <w:sz w:val="18"/>
              </w:rPr>
              <w:t>2.20～2.91</w:t>
            </w:r>
          </w:p>
        </w:tc>
        <w:tc>
          <w:tcPr>
            <w:tcW w:w="1385" w:type="dxa"/>
            <w:tcMar>
              <w:left w:w="70" w:type="dxa"/>
              <w:right w:w="70" w:type="dxa"/>
            </w:tcMar>
            <w:vAlign w:val="center"/>
          </w:tcPr>
          <w:p w14:paraId="0D40C8B2">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10C65367">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r>
      <w:tr w14:paraId="578E96D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1DA9CB9">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60B3EDBC">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6BCC3B13">
            <w:pPr>
              <w:keepNext/>
              <w:spacing w:before="20" w:after="20" w:line="260" w:lineRule="exact"/>
              <w:ind w:left="0" w:leftChars="0" w:right="0" w:rightChars="0" w:firstLine="0" w:firstLineChars="0"/>
              <w:jc w:val="center"/>
            </w:pPr>
            <w:r>
              <w:rPr>
                <w:rFonts w:ascii="Times New Roman" w:hAnsi="Times New Roman" w:eastAsia="宋体"/>
                <w:b w:val="0"/>
                <w:sz w:val="18"/>
              </w:rPr>
              <w:t>1.95～2.32</w:t>
            </w:r>
          </w:p>
        </w:tc>
        <w:tc>
          <w:tcPr>
            <w:tcW w:w="1385" w:type="dxa"/>
            <w:tcMar>
              <w:left w:w="70" w:type="dxa"/>
              <w:right w:w="70" w:type="dxa"/>
            </w:tcMar>
            <w:vAlign w:val="center"/>
          </w:tcPr>
          <w:p w14:paraId="79E6F793">
            <w:pPr>
              <w:keepNext/>
              <w:spacing w:before="20" w:after="20" w:line="260" w:lineRule="exact"/>
              <w:ind w:left="0" w:leftChars="0" w:right="0" w:rightChars="0" w:firstLine="0" w:firstLineChars="0"/>
              <w:jc w:val="center"/>
            </w:pPr>
            <w:r>
              <w:rPr>
                <w:rFonts w:ascii="Times New Roman" w:hAnsi="Times New Roman" w:eastAsia="宋体"/>
                <w:b w:val="0"/>
                <w:sz w:val="18"/>
              </w:rPr>
              <w:t>1.77～1.96</w:t>
            </w:r>
          </w:p>
        </w:tc>
        <w:tc>
          <w:tcPr>
            <w:tcW w:w="1385" w:type="dxa"/>
            <w:tcMar>
              <w:left w:w="70" w:type="dxa"/>
              <w:right w:w="70" w:type="dxa"/>
            </w:tcMar>
            <w:vAlign w:val="center"/>
          </w:tcPr>
          <w:p w14:paraId="6F2CE19F">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c>
          <w:tcPr>
            <w:tcW w:w="1385" w:type="dxa"/>
            <w:tcMar>
              <w:left w:w="70" w:type="dxa"/>
              <w:right w:w="70" w:type="dxa"/>
            </w:tcMar>
            <w:vAlign w:val="center"/>
          </w:tcPr>
          <w:p w14:paraId="5B0E2BAB">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r>
      <w:tr w14:paraId="346B2B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888DEC3">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1F63E25E">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AD8CB47">
            <w:pPr>
              <w:keepNext/>
              <w:spacing w:before="20" w:after="20" w:line="260" w:lineRule="exact"/>
              <w:ind w:left="0" w:leftChars="0" w:right="0" w:rightChars="0" w:firstLine="0" w:firstLineChars="0"/>
              <w:jc w:val="center"/>
            </w:pPr>
            <w:r>
              <w:rPr>
                <w:rFonts w:ascii="Times New Roman" w:hAnsi="Times New Roman" w:eastAsia="宋体"/>
                <w:b w:val="0"/>
                <w:sz w:val="18"/>
              </w:rPr>
              <w:t>1.95～2.43</w:t>
            </w:r>
          </w:p>
        </w:tc>
        <w:tc>
          <w:tcPr>
            <w:tcW w:w="1385" w:type="dxa"/>
            <w:tcMar>
              <w:left w:w="70" w:type="dxa"/>
              <w:right w:w="70" w:type="dxa"/>
            </w:tcMar>
            <w:vAlign w:val="center"/>
          </w:tcPr>
          <w:p w14:paraId="2380AD92">
            <w:pPr>
              <w:keepNext/>
              <w:spacing w:before="20" w:after="20" w:line="260" w:lineRule="exact"/>
              <w:ind w:left="0" w:leftChars="0" w:right="0" w:rightChars="0" w:firstLine="0" w:firstLineChars="0"/>
              <w:jc w:val="center"/>
            </w:pPr>
            <w:r>
              <w:rPr>
                <w:rFonts w:ascii="Times New Roman" w:hAnsi="Times New Roman" w:eastAsia="宋体"/>
                <w:b w:val="0"/>
                <w:sz w:val="18"/>
              </w:rPr>
              <w:t>1.77～2.15</w:t>
            </w:r>
          </w:p>
        </w:tc>
        <w:tc>
          <w:tcPr>
            <w:tcW w:w="1385" w:type="dxa"/>
            <w:tcMar>
              <w:left w:w="70" w:type="dxa"/>
              <w:right w:w="70" w:type="dxa"/>
            </w:tcMar>
            <w:vAlign w:val="center"/>
          </w:tcPr>
          <w:p w14:paraId="37ACD473">
            <w:pPr>
              <w:keepNext/>
              <w:spacing w:before="20" w:after="20" w:line="260" w:lineRule="exact"/>
              <w:ind w:left="0" w:leftChars="0" w:right="0" w:rightChars="0" w:firstLine="0" w:firstLineChars="0"/>
              <w:jc w:val="center"/>
            </w:pPr>
            <w:r>
              <w:rPr>
                <w:rFonts w:ascii="Times New Roman" w:hAnsi="Times New Roman" w:eastAsia="宋体"/>
                <w:b w:val="0"/>
                <w:sz w:val="18"/>
              </w:rPr>
              <w:t>1.70～2.06</w:t>
            </w:r>
          </w:p>
        </w:tc>
        <w:tc>
          <w:tcPr>
            <w:tcW w:w="1385" w:type="dxa"/>
            <w:tcMar>
              <w:left w:w="70" w:type="dxa"/>
              <w:right w:w="70" w:type="dxa"/>
            </w:tcMar>
            <w:vAlign w:val="center"/>
          </w:tcPr>
          <w:p w14:paraId="54A01B04">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r>
      <w:tr w14:paraId="3DA762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3E52DC7">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1D529319">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1121AE87">
            <w:pPr>
              <w:keepNext/>
              <w:spacing w:before="20" w:after="20" w:line="260" w:lineRule="exact"/>
              <w:ind w:left="0" w:leftChars="0" w:right="0" w:rightChars="0" w:firstLine="0" w:firstLineChars="0"/>
              <w:jc w:val="center"/>
            </w:pPr>
            <w:r>
              <w:rPr>
                <w:rFonts w:ascii="Times New Roman" w:hAnsi="Times New Roman" w:eastAsia="宋体"/>
                <w:b w:val="0"/>
                <w:sz w:val="18"/>
              </w:rPr>
              <w:t>2.42～2.92</w:t>
            </w:r>
          </w:p>
        </w:tc>
        <w:tc>
          <w:tcPr>
            <w:tcW w:w="1385" w:type="dxa"/>
            <w:tcMar>
              <w:left w:w="70" w:type="dxa"/>
              <w:right w:w="70" w:type="dxa"/>
            </w:tcMar>
            <w:vAlign w:val="center"/>
          </w:tcPr>
          <w:p w14:paraId="3A3CC6B1">
            <w:pPr>
              <w:keepNext/>
              <w:spacing w:before="20" w:after="20" w:line="260" w:lineRule="exact"/>
              <w:ind w:left="0" w:leftChars="0" w:right="0" w:rightChars="0" w:firstLine="0" w:firstLineChars="0"/>
              <w:jc w:val="center"/>
            </w:pPr>
            <w:r>
              <w:rPr>
                <w:rFonts w:ascii="Times New Roman" w:hAnsi="Times New Roman" w:eastAsia="宋体"/>
                <w:b w:val="0"/>
                <w:sz w:val="18"/>
              </w:rPr>
              <w:t>2.25～2.92</w:t>
            </w:r>
          </w:p>
        </w:tc>
        <w:tc>
          <w:tcPr>
            <w:tcW w:w="1385" w:type="dxa"/>
            <w:tcMar>
              <w:left w:w="70" w:type="dxa"/>
              <w:right w:w="70" w:type="dxa"/>
            </w:tcMar>
            <w:vAlign w:val="center"/>
          </w:tcPr>
          <w:p w14:paraId="0697DAA8">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c>
          <w:tcPr>
            <w:tcW w:w="1385" w:type="dxa"/>
            <w:tcMar>
              <w:left w:w="70" w:type="dxa"/>
              <w:right w:w="70" w:type="dxa"/>
            </w:tcMar>
            <w:vAlign w:val="center"/>
          </w:tcPr>
          <w:p w14:paraId="4873B825">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r>
      <w:tr w14:paraId="389C821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C498594">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7C95D46F">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854BF2C">
            <w:pPr>
              <w:keepNext/>
              <w:spacing w:before="20" w:after="20" w:line="260" w:lineRule="exact"/>
              <w:ind w:left="0" w:leftChars="0" w:right="0" w:rightChars="0" w:firstLine="0" w:firstLineChars="0"/>
              <w:jc w:val="center"/>
            </w:pPr>
            <w:r>
              <w:rPr>
                <w:rFonts w:ascii="Times New Roman" w:hAnsi="Times New Roman" w:eastAsia="宋体"/>
                <w:b w:val="0"/>
                <w:sz w:val="18"/>
              </w:rPr>
              <w:t>1.98～2.10</w:t>
            </w:r>
          </w:p>
        </w:tc>
        <w:tc>
          <w:tcPr>
            <w:tcW w:w="1385" w:type="dxa"/>
            <w:tcMar>
              <w:left w:w="70" w:type="dxa"/>
              <w:right w:w="70" w:type="dxa"/>
            </w:tcMar>
            <w:vAlign w:val="center"/>
          </w:tcPr>
          <w:p w14:paraId="2CDB6A68">
            <w:pPr>
              <w:keepNext/>
              <w:spacing w:before="20" w:after="20" w:line="260" w:lineRule="exact"/>
              <w:ind w:left="0" w:leftChars="0" w:right="0" w:rightChars="0" w:firstLine="0" w:firstLineChars="0"/>
              <w:jc w:val="center"/>
            </w:pPr>
            <w:r>
              <w:rPr>
                <w:rFonts w:ascii="Times New Roman" w:hAnsi="Times New Roman" w:eastAsia="宋体"/>
                <w:b w:val="0"/>
                <w:sz w:val="18"/>
              </w:rPr>
              <w:t>1.77～2.07</w:t>
            </w:r>
          </w:p>
        </w:tc>
        <w:tc>
          <w:tcPr>
            <w:tcW w:w="1385" w:type="dxa"/>
            <w:tcMar>
              <w:left w:w="70" w:type="dxa"/>
              <w:right w:w="70" w:type="dxa"/>
            </w:tcMar>
            <w:vAlign w:val="center"/>
          </w:tcPr>
          <w:p w14:paraId="58923D8F">
            <w:pPr>
              <w:keepNext/>
              <w:spacing w:before="20" w:after="20" w:line="260" w:lineRule="exact"/>
              <w:ind w:left="0" w:leftChars="0" w:right="0" w:rightChars="0" w:firstLine="0" w:firstLineChars="0"/>
              <w:jc w:val="center"/>
            </w:pPr>
            <w:r>
              <w:rPr>
                <w:rFonts w:ascii="Times New Roman" w:hAnsi="Times New Roman" w:eastAsia="宋体"/>
                <w:b w:val="0"/>
                <w:sz w:val="18"/>
              </w:rPr>
              <w:t>1.61～1.78</w:t>
            </w:r>
          </w:p>
        </w:tc>
        <w:tc>
          <w:tcPr>
            <w:tcW w:w="1385" w:type="dxa"/>
            <w:tcMar>
              <w:left w:w="70" w:type="dxa"/>
              <w:right w:w="70" w:type="dxa"/>
            </w:tcMar>
            <w:vAlign w:val="center"/>
          </w:tcPr>
          <w:p w14:paraId="696D006A">
            <w:pPr>
              <w:keepNext/>
              <w:spacing w:before="20" w:after="20" w:line="260" w:lineRule="exact"/>
              <w:ind w:left="0" w:leftChars="0" w:right="0" w:rightChars="0" w:firstLine="0" w:firstLineChars="0"/>
              <w:jc w:val="center"/>
            </w:pPr>
            <w:r>
              <w:rPr>
                <w:rFonts w:ascii="Times New Roman" w:hAnsi="Times New Roman" w:eastAsia="宋体"/>
                <w:b w:val="0"/>
                <w:sz w:val="18"/>
              </w:rPr>
              <w:t>1.52～1.62</w:t>
            </w:r>
          </w:p>
        </w:tc>
      </w:tr>
      <w:tr w14:paraId="2F1883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56FC13A">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F0683DF">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DE0A3A4">
            <w:pPr>
              <w:keepNext/>
              <w:spacing w:before="20" w:after="20" w:line="260" w:lineRule="exact"/>
              <w:ind w:left="0" w:leftChars="0" w:right="0" w:rightChars="0" w:firstLine="0" w:firstLineChars="0"/>
              <w:jc w:val="center"/>
            </w:pPr>
            <w:r>
              <w:rPr>
                <w:rFonts w:ascii="Times New Roman" w:hAnsi="Times New Roman" w:eastAsia="宋体"/>
                <w:b w:val="0"/>
                <w:sz w:val="18"/>
              </w:rPr>
              <w:t>1.98～2.30</w:t>
            </w:r>
          </w:p>
        </w:tc>
        <w:tc>
          <w:tcPr>
            <w:tcW w:w="1385" w:type="dxa"/>
            <w:tcMar>
              <w:left w:w="70" w:type="dxa"/>
              <w:right w:w="70" w:type="dxa"/>
            </w:tcMar>
            <w:vAlign w:val="center"/>
          </w:tcPr>
          <w:p w14:paraId="393BE1CA">
            <w:pPr>
              <w:keepNext/>
              <w:spacing w:before="20" w:after="20" w:line="260" w:lineRule="exact"/>
              <w:ind w:left="0" w:leftChars="0" w:right="0" w:rightChars="0" w:firstLine="0" w:firstLineChars="0"/>
              <w:jc w:val="center"/>
            </w:pPr>
            <w:r>
              <w:rPr>
                <w:rFonts w:ascii="Times New Roman" w:hAnsi="Times New Roman" w:eastAsia="宋体"/>
                <w:b w:val="0"/>
                <w:sz w:val="18"/>
              </w:rPr>
              <w:t>1.77～2.30</w:t>
            </w:r>
          </w:p>
        </w:tc>
        <w:tc>
          <w:tcPr>
            <w:tcW w:w="1385" w:type="dxa"/>
            <w:tcMar>
              <w:left w:w="70" w:type="dxa"/>
              <w:right w:w="70" w:type="dxa"/>
            </w:tcMar>
            <w:vAlign w:val="center"/>
          </w:tcPr>
          <w:p w14:paraId="124A7887">
            <w:pPr>
              <w:keepNext/>
              <w:spacing w:before="20" w:after="20" w:line="260" w:lineRule="exact"/>
              <w:ind w:left="0" w:leftChars="0" w:right="0" w:rightChars="0" w:firstLine="0" w:firstLineChars="0"/>
              <w:jc w:val="center"/>
            </w:pPr>
            <w:r>
              <w:rPr>
                <w:rFonts w:ascii="Times New Roman" w:hAnsi="Times New Roman" w:eastAsia="宋体"/>
                <w:b w:val="0"/>
                <w:sz w:val="18"/>
              </w:rPr>
              <w:t>1.61～2.03</w:t>
            </w:r>
          </w:p>
        </w:tc>
        <w:tc>
          <w:tcPr>
            <w:tcW w:w="1385" w:type="dxa"/>
            <w:tcMar>
              <w:left w:w="70" w:type="dxa"/>
              <w:right w:w="70" w:type="dxa"/>
            </w:tcMar>
            <w:vAlign w:val="center"/>
          </w:tcPr>
          <w:p w14:paraId="2FFCAD4B">
            <w:pPr>
              <w:keepNext/>
              <w:spacing w:before="20" w:after="20" w:line="260" w:lineRule="exact"/>
              <w:ind w:left="0" w:leftChars="0" w:right="0" w:rightChars="0" w:firstLine="0" w:firstLineChars="0"/>
              <w:jc w:val="center"/>
            </w:pPr>
            <w:r>
              <w:rPr>
                <w:rFonts w:ascii="Times New Roman" w:hAnsi="Times New Roman" w:eastAsia="宋体"/>
                <w:b w:val="0"/>
                <w:sz w:val="18"/>
              </w:rPr>
              <w:t>1.52～2.02</w:t>
            </w:r>
          </w:p>
        </w:tc>
      </w:tr>
      <w:tr w14:paraId="710CAA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7308214">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136F5FD">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D932BE2">
            <w:pPr>
              <w:keepNext/>
              <w:spacing w:before="20" w:after="20" w:line="260" w:lineRule="exact"/>
              <w:ind w:left="0" w:leftChars="0" w:right="0" w:rightChars="0" w:firstLine="0" w:firstLineChars="0"/>
              <w:jc w:val="center"/>
            </w:pPr>
            <w:r>
              <w:rPr>
                <w:rFonts w:ascii="Times New Roman" w:hAnsi="Times New Roman" w:eastAsia="宋体"/>
                <w:b w:val="0"/>
                <w:sz w:val="18"/>
              </w:rPr>
              <w:t>2.29～2.65</w:t>
            </w:r>
          </w:p>
        </w:tc>
        <w:tc>
          <w:tcPr>
            <w:tcW w:w="1385" w:type="dxa"/>
            <w:tcMar>
              <w:left w:w="70" w:type="dxa"/>
              <w:right w:w="70" w:type="dxa"/>
            </w:tcMar>
            <w:vAlign w:val="center"/>
          </w:tcPr>
          <w:p w14:paraId="46907EAB">
            <w:pPr>
              <w:keepNext/>
              <w:spacing w:before="20" w:after="20" w:line="260" w:lineRule="exact"/>
              <w:ind w:left="0" w:leftChars="0" w:right="0" w:rightChars="0" w:firstLine="0" w:firstLineChars="0"/>
              <w:jc w:val="center"/>
            </w:pPr>
            <w:r>
              <w:rPr>
                <w:rFonts w:ascii="Times New Roman" w:hAnsi="Times New Roman" w:eastAsia="宋体"/>
                <w:b w:val="0"/>
                <w:sz w:val="18"/>
              </w:rPr>
              <w:t>2.16～2.65</w:t>
            </w:r>
          </w:p>
        </w:tc>
        <w:tc>
          <w:tcPr>
            <w:tcW w:w="1385" w:type="dxa"/>
            <w:tcMar>
              <w:left w:w="70" w:type="dxa"/>
              <w:right w:w="70" w:type="dxa"/>
            </w:tcMar>
            <w:vAlign w:val="center"/>
          </w:tcPr>
          <w:p w14:paraId="4C0FE2C0">
            <w:pPr>
              <w:keepNext/>
              <w:spacing w:before="20" w:after="20" w:line="260" w:lineRule="exact"/>
              <w:ind w:left="0" w:leftChars="0" w:right="0" w:rightChars="0" w:firstLine="0" w:firstLineChars="0"/>
              <w:jc w:val="center"/>
            </w:pPr>
            <w:r>
              <w:rPr>
                <w:rFonts w:ascii="Times New Roman" w:hAnsi="Times New Roman" w:eastAsia="宋体"/>
                <w:b w:val="0"/>
                <w:sz w:val="18"/>
              </w:rPr>
              <w:t>2.01～2.65</w:t>
            </w:r>
          </w:p>
        </w:tc>
        <w:tc>
          <w:tcPr>
            <w:tcW w:w="1385" w:type="dxa"/>
            <w:tcMar>
              <w:left w:w="70" w:type="dxa"/>
              <w:right w:w="70" w:type="dxa"/>
            </w:tcMar>
            <w:vAlign w:val="center"/>
          </w:tcPr>
          <w:p w14:paraId="5E929429">
            <w:pPr>
              <w:keepNext/>
              <w:spacing w:before="20" w:after="20" w:line="260" w:lineRule="exact"/>
              <w:ind w:left="0" w:leftChars="0" w:right="0" w:rightChars="0" w:firstLine="0" w:firstLineChars="0"/>
              <w:jc w:val="center"/>
            </w:pPr>
            <w:r>
              <w:rPr>
                <w:rFonts w:ascii="Times New Roman" w:hAnsi="Times New Roman" w:eastAsia="宋体"/>
                <w:b w:val="0"/>
                <w:sz w:val="18"/>
              </w:rPr>
              <w:t>2.01～2.54</w:t>
            </w:r>
          </w:p>
        </w:tc>
      </w:tr>
      <w:tr w14:paraId="0A9AB1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755AD19">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4EE3306F">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4CC235E">
            <w:pPr>
              <w:keepNext/>
              <w:spacing w:before="20" w:after="20" w:line="260" w:lineRule="exact"/>
              <w:ind w:left="0" w:leftChars="0" w:right="0" w:rightChars="0" w:firstLine="0" w:firstLineChars="0"/>
              <w:jc w:val="center"/>
            </w:pPr>
            <w:r>
              <w:rPr>
                <w:rFonts w:ascii="Times New Roman" w:hAnsi="Times New Roman" w:eastAsia="宋体"/>
                <w:b w:val="0"/>
                <w:sz w:val="18"/>
              </w:rPr>
              <w:t>1.94～2.06</w:t>
            </w:r>
          </w:p>
        </w:tc>
        <w:tc>
          <w:tcPr>
            <w:tcW w:w="1385" w:type="dxa"/>
            <w:tcMar>
              <w:left w:w="70" w:type="dxa"/>
              <w:right w:w="70" w:type="dxa"/>
            </w:tcMar>
            <w:vAlign w:val="center"/>
          </w:tcPr>
          <w:p w14:paraId="409C783E">
            <w:pPr>
              <w:keepNext/>
              <w:spacing w:before="20" w:after="20" w:line="260" w:lineRule="exact"/>
              <w:ind w:left="0" w:leftChars="0" w:right="0" w:rightChars="0" w:firstLine="0" w:firstLineChars="0"/>
              <w:jc w:val="center"/>
            </w:pPr>
            <w:r>
              <w:rPr>
                <w:rFonts w:ascii="Times New Roman" w:hAnsi="Times New Roman" w:eastAsia="宋体"/>
                <w:b w:val="0"/>
                <w:sz w:val="18"/>
              </w:rPr>
              <w:t>1.91～1.99</w:t>
            </w:r>
          </w:p>
        </w:tc>
        <w:tc>
          <w:tcPr>
            <w:tcW w:w="1385" w:type="dxa"/>
            <w:tcMar>
              <w:left w:w="70" w:type="dxa"/>
              <w:right w:w="70" w:type="dxa"/>
            </w:tcMar>
            <w:vAlign w:val="center"/>
          </w:tcPr>
          <w:p w14:paraId="3BDD5E52">
            <w:pPr>
              <w:keepNext/>
              <w:spacing w:before="20" w:after="20" w:line="260" w:lineRule="exact"/>
              <w:ind w:left="0" w:leftChars="0" w:right="0" w:rightChars="0" w:firstLine="0" w:firstLineChars="0"/>
              <w:jc w:val="center"/>
            </w:pPr>
            <w:r>
              <w:rPr>
                <w:rFonts w:ascii="Times New Roman" w:hAnsi="Times New Roman" w:eastAsia="宋体"/>
                <w:b w:val="0"/>
                <w:sz w:val="18"/>
              </w:rPr>
              <w:t>1.61～1.78</w:t>
            </w:r>
          </w:p>
        </w:tc>
        <w:tc>
          <w:tcPr>
            <w:tcW w:w="1385" w:type="dxa"/>
            <w:tcMar>
              <w:left w:w="70" w:type="dxa"/>
              <w:right w:w="70" w:type="dxa"/>
            </w:tcMar>
            <w:vAlign w:val="center"/>
          </w:tcPr>
          <w:p w14:paraId="4E2858DB">
            <w:pPr>
              <w:keepNext/>
              <w:spacing w:before="20" w:after="20" w:line="260" w:lineRule="exact"/>
              <w:ind w:left="0" w:leftChars="0" w:right="0" w:rightChars="0" w:firstLine="0" w:firstLineChars="0"/>
              <w:jc w:val="center"/>
            </w:pPr>
            <w:r>
              <w:rPr>
                <w:rFonts w:ascii="Times New Roman" w:hAnsi="Times New Roman" w:eastAsia="宋体"/>
                <w:b w:val="0"/>
                <w:sz w:val="18"/>
              </w:rPr>
              <w:t>1.36～1.51</w:t>
            </w:r>
          </w:p>
        </w:tc>
      </w:tr>
      <w:tr w14:paraId="5DC732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F6C59DC">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59ACF402">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6DC74A0">
            <w:pPr>
              <w:keepNext/>
              <w:spacing w:before="20" w:after="20" w:line="260" w:lineRule="exact"/>
              <w:ind w:left="0" w:leftChars="0" w:right="0" w:rightChars="0" w:firstLine="0" w:firstLineChars="0"/>
              <w:jc w:val="center"/>
            </w:pPr>
            <w:r>
              <w:rPr>
                <w:rFonts w:ascii="Times New Roman" w:hAnsi="Times New Roman" w:eastAsia="宋体"/>
                <w:b w:val="0"/>
                <w:sz w:val="18"/>
              </w:rPr>
              <w:t>1.94～2.06</w:t>
            </w:r>
          </w:p>
        </w:tc>
        <w:tc>
          <w:tcPr>
            <w:tcW w:w="1385" w:type="dxa"/>
            <w:tcMar>
              <w:left w:w="70" w:type="dxa"/>
              <w:right w:w="70" w:type="dxa"/>
            </w:tcMar>
            <w:vAlign w:val="center"/>
          </w:tcPr>
          <w:p w14:paraId="16D8A8CE">
            <w:pPr>
              <w:keepNext/>
              <w:spacing w:before="20" w:after="20" w:line="260" w:lineRule="exact"/>
              <w:ind w:left="0" w:leftChars="0" w:right="0" w:rightChars="0" w:firstLine="0" w:firstLineChars="0"/>
              <w:jc w:val="center"/>
            </w:pPr>
            <w:r>
              <w:rPr>
                <w:rFonts w:ascii="Times New Roman" w:hAnsi="Times New Roman" w:eastAsia="宋体"/>
                <w:b w:val="0"/>
                <w:sz w:val="18"/>
              </w:rPr>
              <w:t>1.91～2.09</w:t>
            </w:r>
          </w:p>
        </w:tc>
        <w:tc>
          <w:tcPr>
            <w:tcW w:w="1385" w:type="dxa"/>
            <w:tcMar>
              <w:left w:w="70" w:type="dxa"/>
              <w:right w:w="70" w:type="dxa"/>
            </w:tcMar>
            <w:vAlign w:val="center"/>
          </w:tcPr>
          <w:p w14:paraId="02F0F784">
            <w:pPr>
              <w:keepNext/>
              <w:spacing w:before="20" w:after="20" w:line="260" w:lineRule="exact"/>
              <w:ind w:left="0" w:leftChars="0" w:right="0" w:rightChars="0" w:firstLine="0" w:firstLineChars="0"/>
              <w:jc w:val="center"/>
            </w:pPr>
            <w:r>
              <w:rPr>
                <w:rFonts w:ascii="Times New Roman" w:hAnsi="Times New Roman" w:eastAsia="宋体"/>
                <w:b w:val="0"/>
                <w:sz w:val="18"/>
              </w:rPr>
              <w:t>1.61～2.09</w:t>
            </w:r>
          </w:p>
        </w:tc>
        <w:tc>
          <w:tcPr>
            <w:tcW w:w="1385" w:type="dxa"/>
            <w:tcMar>
              <w:left w:w="70" w:type="dxa"/>
              <w:right w:w="70" w:type="dxa"/>
            </w:tcMar>
            <w:vAlign w:val="center"/>
          </w:tcPr>
          <w:p w14:paraId="17B72F8E">
            <w:pPr>
              <w:keepNext/>
              <w:spacing w:before="20" w:after="20" w:line="260" w:lineRule="exact"/>
              <w:ind w:left="0" w:leftChars="0" w:right="0" w:rightChars="0" w:firstLine="0" w:firstLineChars="0"/>
              <w:jc w:val="center"/>
            </w:pPr>
            <w:r>
              <w:rPr>
                <w:rFonts w:ascii="Times New Roman" w:hAnsi="Times New Roman" w:eastAsia="宋体"/>
                <w:b w:val="0"/>
                <w:sz w:val="18"/>
              </w:rPr>
              <w:t>1.36～1.95</w:t>
            </w:r>
          </w:p>
        </w:tc>
      </w:tr>
      <w:tr w14:paraId="7EF048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E0D6402">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2884CD09">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5EA6E79">
            <w:pPr>
              <w:keepNext w:val="0"/>
              <w:spacing w:before="20" w:after="20" w:line="260" w:lineRule="exact"/>
              <w:ind w:left="0" w:leftChars="0" w:right="0" w:rightChars="0" w:firstLine="0" w:firstLineChars="0"/>
              <w:jc w:val="center"/>
            </w:pPr>
            <w:r>
              <w:rPr>
                <w:rFonts w:ascii="Times New Roman" w:hAnsi="Times New Roman" w:eastAsia="宋体"/>
                <w:b w:val="0"/>
                <w:sz w:val="18"/>
              </w:rPr>
              <w:t>2.45～2.50</w:t>
            </w:r>
          </w:p>
        </w:tc>
        <w:tc>
          <w:tcPr>
            <w:tcW w:w="1385" w:type="dxa"/>
            <w:tcMar>
              <w:left w:w="70" w:type="dxa"/>
              <w:right w:w="70" w:type="dxa"/>
            </w:tcMar>
            <w:vAlign w:val="center"/>
          </w:tcPr>
          <w:p w14:paraId="492E3A1E">
            <w:pPr>
              <w:keepNext w:val="0"/>
              <w:spacing w:before="20" w:after="20" w:line="260" w:lineRule="exact"/>
              <w:ind w:left="0" w:leftChars="0" w:right="0" w:rightChars="0" w:firstLine="0" w:firstLineChars="0"/>
              <w:jc w:val="center"/>
            </w:pPr>
            <w:r>
              <w:rPr>
                <w:rFonts w:ascii="Times New Roman" w:hAnsi="Times New Roman" w:eastAsia="宋体"/>
                <w:b w:val="0"/>
                <w:sz w:val="18"/>
              </w:rPr>
              <w:t>2.23～2.49</w:t>
            </w:r>
          </w:p>
        </w:tc>
        <w:tc>
          <w:tcPr>
            <w:tcW w:w="1385" w:type="dxa"/>
            <w:tcMar>
              <w:left w:w="70" w:type="dxa"/>
              <w:right w:w="70" w:type="dxa"/>
            </w:tcMar>
            <w:vAlign w:val="center"/>
          </w:tcPr>
          <w:p w14:paraId="76ECB594">
            <w:pPr>
              <w:keepNext w:val="0"/>
              <w:spacing w:before="20" w:after="20" w:line="260" w:lineRule="exact"/>
              <w:ind w:left="0" w:leftChars="0" w:right="0" w:rightChars="0" w:firstLine="0" w:firstLineChars="0"/>
              <w:jc w:val="center"/>
            </w:pPr>
            <w:r>
              <w:rPr>
                <w:rFonts w:ascii="Times New Roman" w:hAnsi="Times New Roman" w:eastAsia="宋体"/>
                <w:b w:val="0"/>
                <w:sz w:val="18"/>
              </w:rPr>
              <w:t>1.93～2.42</w:t>
            </w:r>
          </w:p>
        </w:tc>
        <w:tc>
          <w:tcPr>
            <w:tcW w:w="1385" w:type="dxa"/>
            <w:tcMar>
              <w:left w:w="70" w:type="dxa"/>
              <w:right w:w="70" w:type="dxa"/>
            </w:tcMar>
            <w:vAlign w:val="center"/>
          </w:tcPr>
          <w:p w14:paraId="46E561A7">
            <w:pPr>
              <w:keepNext w:val="0"/>
              <w:spacing w:before="20" w:after="20" w:line="260" w:lineRule="exact"/>
              <w:ind w:left="0" w:leftChars="0" w:right="0" w:rightChars="0" w:firstLine="0" w:firstLineChars="0"/>
              <w:jc w:val="center"/>
            </w:pPr>
            <w:r>
              <w:rPr>
                <w:rFonts w:ascii="Times New Roman" w:hAnsi="Times New Roman" w:eastAsia="宋体"/>
                <w:b w:val="0"/>
                <w:sz w:val="18"/>
              </w:rPr>
              <w:t>1.80～2.42</w:t>
            </w:r>
          </w:p>
        </w:tc>
      </w:tr>
    </w:tbl>
    <w:p w14:paraId="7C75AFA2">
      <w:pPr>
        <w:pStyle w:val="2"/>
        <w:keepNext/>
        <w:spacing w:before="120" w:after="80" w:line="280" w:lineRule="exact"/>
        <w:ind w:firstLine="0"/>
        <w:jc w:val="center"/>
      </w:pPr>
      <w:r>
        <w:rPr>
          <w:rFonts w:ascii="Times New Roman" w:hAnsi="Times New Roman" w:eastAsia="宋体"/>
          <w:b w:val="0"/>
          <w:sz w:val="21"/>
        </w:rPr>
        <w:t>表5-72 电缆长度占比&gt;30%、负荷分散系数1.00的容载比区间矩阵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161868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07235E51">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42D008FF">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5BDF3A11">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55F2AEF5">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44554F99">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0DD71CAC">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0AFB20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7EF2E60">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2E0F267">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7E82199F">
            <w:pPr>
              <w:keepNext/>
              <w:spacing w:before="20" w:after="20" w:line="260" w:lineRule="exact"/>
              <w:ind w:left="0" w:leftChars="0" w:right="0" w:rightChars="0" w:firstLine="0" w:firstLineChars="0"/>
              <w:jc w:val="center"/>
            </w:pPr>
            <w:r>
              <w:rPr>
                <w:rFonts w:ascii="Times New Roman" w:hAnsi="Times New Roman" w:eastAsia="宋体"/>
                <w:b w:val="0"/>
                <w:sz w:val="18"/>
              </w:rPr>
              <w:t>1.84～2.04</w:t>
            </w:r>
          </w:p>
        </w:tc>
        <w:tc>
          <w:tcPr>
            <w:tcW w:w="1385" w:type="dxa"/>
            <w:tcMar>
              <w:left w:w="70" w:type="dxa"/>
              <w:right w:w="70" w:type="dxa"/>
            </w:tcMar>
            <w:vAlign w:val="center"/>
          </w:tcPr>
          <w:p w14:paraId="5248E8C9">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23BEF915">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707FBB70">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r>
      <w:tr w14:paraId="55AE72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26F5230">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C46E701">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EF744A5">
            <w:pPr>
              <w:keepNext/>
              <w:spacing w:before="20" w:after="20" w:line="260" w:lineRule="exact"/>
              <w:ind w:left="0" w:leftChars="0" w:right="0" w:rightChars="0" w:firstLine="0" w:firstLineChars="0"/>
              <w:jc w:val="center"/>
            </w:pPr>
            <w:r>
              <w:rPr>
                <w:rFonts w:ascii="Times New Roman" w:hAnsi="Times New Roman" w:eastAsia="宋体"/>
                <w:b w:val="0"/>
                <w:sz w:val="18"/>
              </w:rPr>
              <w:t>1.84～2.40</w:t>
            </w:r>
          </w:p>
        </w:tc>
        <w:tc>
          <w:tcPr>
            <w:tcW w:w="1385" w:type="dxa"/>
            <w:tcMar>
              <w:left w:w="70" w:type="dxa"/>
              <w:right w:w="70" w:type="dxa"/>
            </w:tcMar>
            <w:vAlign w:val="center"/>
          </w:tcPr>
          <w:p w14:paraId="79F9ABE1">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061F8ECF">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258CEED2">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r>
      <w:tr w14:paraId="0841EC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E5B336B">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67B930FF">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C1C8561">
            <w:pPr>
              <w:keepNext/>
              <w:spacing w:before="20" w:after="20" w:line="260" w:lineRule="exact"/>
              <w:ind w:left="0" w:leftChars="0" w:right="0" w:rightChars="0" w:firstLine="0" w:firstLineChars="0"/>
              <w:jc w:val="center"/>
            </w:pPr>
            <w:r>
              <w:rPr>
                <w:rFonts w:ascii="Times New Roman" w:hAnsi="Times New Roman" w:eastAsia="宋体"/>
                <w:b w:val="0"/>
                <w:sz w:val="18"/>
              </w:rPr>
              <w:t>2.20～3.15</w:t>
            </w:r>
          </w:p>
        </w:tc>
        <w:tc>
          <w:tcPr>
            <w:tcW w:w="1385" w:type="dxa"/>
            <w:tcMar>
              <w:left w:w="70" w:type="dxa"/>
              <w:right w:w="70" w:type="dxa"/>
            </w:tcMar>
            <w:vAlign w:val="center"/>
          </w:tcPr>
          <w:p w14:paraId="6098BDF7">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11B0557A">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03BDA435">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r>
      <w:tr w14:paraId="726A32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E4E310C">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17483221">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0FF18A1">
            <w:pPr>
              <w:keepNext/>
              <w:spacing w:before="20" w:after="20" w:line="260" w:lineRule="exact"/>
              <w:ind w:left="0" w:leftChars="0" w:right="0" w:rightChars="0" w:firstLine="0" w:firstLineChars="0"/>
              <w:jc w:val="center"/>
            </w:pPr>
            <w:r>
              <w:rPr>
                <w:rFonts w:ascii="Times New Roman" w:hAnsi="Times New Roman" w:eastAsia="宋体"/>
                <w:b w:val="0"/>
                <w:sz w:val="18"/>
              </w:rPr>
              <w:t>1.70～2.14</w:t>
            </w:r>
          </w:p>
        </w:tc>
        <w:tc>
          <w:tcPr>
            <w:tcW w:w="1385" w:type="dxa"/>
            <w:tcMar>
              <w:left w:w="70" w:type="dxa"/>
              <w:right w:w="70" w:type="dxa"/>
            </w:tcMar>
            <w:vAlign w:val="center"/>
          </w:tcPr>
          <w:p w14:paraId="736D92B3">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c>
          <w:tcPr>
            <w:tcW w:w="1385" w:type="dxa"/>
            <w:tcMar>
              <w:left w:w="70" w:type="dxa"/>
              <w:right w:w="70" w:type="dxa"/>
            </w:tcMar>
            <w:vAlign w:val="center"/>
          </w:tcPr>
          <w:p w14:paraId="44BF0517">
            <w:pPr>
              <w:keepNext/>
              <w:spacing w:before="20" w:after="20" w:line="260" w:lineRule="exact"/>
              <w:ind w:left="0" w:leftChars="0" w:right="0" w:rightChars="0" w:firstLine="0" w:firstLineChars="0"/>
              <w:jc w:val="center"/>
            </w:pPr>
            <w:r>
              <w:rPr>
                <w:rFonts w:ascii="Times New Roman" w:hAnsi="Times New Roman" w:eastAsia="宋体"/>
                <w:b w:val="0"/>
                <w:sz w:val="18"/>
              </w:rPr>
              <w:t>1.70～1.89</w:t>
            </w:r>
          </w:p>
        </w:tc>
        <w:tc>
          <w:tcPr>
            <w:tcW w:w="1385" w:type="dxa"/>
            <w:tcMar>
              <w:left w:w="70" w:type="dxa"/>
              <w:right w:w="70" w:type="dxa"/>
            </w:tcMar>
            <w:vAlign w:val="center"/>
          </w:tcPr>
          <w:p w14:paraId="075F63C9">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r>
      <w:tr w14:paraId="0ED65F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18A7809">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15172BE6">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B0D915A">
            <w:pPr>
              <w:keepNext/>
              <w:spacing w:before="20" w:after="20" w:line="260" w:lineRule="exact"/>
              <w:ind w:left="0" w:leftChars="0" w:right="0" w:rightChars="0" w:firstLine="0" w:firstLineChars="0"/>
              <w:jc w:val="center"/>
            </w:pPr>
            <w:r>
              <w:rPr>
                <w:rFonts w:ascii="Times New Roman" w:hAnsi="Times New Roman" w:eastAsia="宋体"/>
                <w:b w:val="0"/>
                <w:sz w:val="18"/>
              </w:rPr>
              <w:t>1.77～2.26</w:t>
            </w:r>
          </w:p>
        </w:tc>
        <w:tc>
          <w:tcPr>
            <w:tcW w:w="1385" w:type="dxa"/>
            <w:tcMar>
              <w:left w:w="70" w:type="dxa"/>
              <w:right w:w="70" w:type="dxa"/>
            </w:tcMar>
            <w:vAlign w:val="center"/>
          </w:tcPr>
          <w:p w14:paraId="57FC5D03">
            <w:pPr>
              <w:keepNext/>
              <w:spacing w:before="20" w:after="20" w:line="260" w:lineRule="exact"/>
              <w:ind w:left="0" w:leftChars="0" w:right="0" w:rightChars="0" w:firstLine="0" w:firstLineChars="0"/>
              <w:jc w:val="center"/>
            </w:pPr>
            <w:r>
              <w:rPr>
                <w:rFonts w:ascii="Times New Roman" w:hAnsi="Times New Roman" w:eastAsia="宋体"/>
                <w:b w:val="0"/>
                <w:sz w:val="18"/>
              </w:rPr>
              <w:t>1.70～2.14</w:t>
            </w:r>
          </w:p>
        </w:tc>
        <w:tc>
          <w:tcPr>
            <w:tcW w:w="1385" w:type="dxa"/>
            <w:tcMar>
              <w:left w:w="70" w:type="dxa"/>
              <w:right w:w="70" w:type="dxa"/>
            </w:tcMar>
            <w:vAlign w:val="center"/>
          </w:tcPr>
          <w:p w14:paraId="76C708BD">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c>
          <w:tcPr>
            <w:tcW w:w="1385" w:type="dxa"/>
            <w:tcMar>
              <w:left w:w="70" w:type="dxa"/>
              <w:right w:w="70" w:type="dxa"/>
            </w:tcMar>
            <w:vAlign w:val="center"/>
          </w:tcPr>
          <w:p w14:paraId="05BF961A">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r>
      <w:tr w14:paraId="56B25B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25A58B5">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010CB0C1">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3B7A326">
            <w:pPr>
              <w:keepNext/>
              <w:spacing w:before="20" w:after="20" w:line="260" w:lineRule="exact"/>
              <w:ind w:left="0" w:leftChars="0" w:right="0" w:rightChars="0" w:firstLine="0" w:firstLineChars="0"/>
              <w:jc w:val="center"/>
            </w:pPr>
            <w:r>
              <w:rPr>
                <w:rFonts w:ascii="Times New Roman" w:hAnsi="Times New Roman" w:eastAsia="宋体"/>
                <w:b w:val="0"/>
                <w:sz w:val="18"/>
              </w:rPr>
              <w:t>2.25～2.92</w:t>
            </w:r>
          </w:p>
        </w:tc>
        <w:tc>
          <w:tcPr>
            <w:tcW w:w="1385" w:type="dxa"/>
            <w:tcMar>
              <w:left w:w="70" w:type="dxa"/>
              <w:right w:w="70" w:type="dxa"/>
            </w:tcMar>
            <w:vAlign w:val="center"/>
          </w:tcPr>
          <w:p w14:paraId="438650F7">
            <w:pPr>
              <w:keepNext/>
              <w:spacing w:before="20" w:after="20" w:line="260" w:lineRule="exact"/>
              <w:ind w:left="0" w:leftChars="0" w:right="0" w:rightChars="0" w:firstLine="0" w:firstLineChars="0"/>
              <w:jc w:val="center"/>
            </w:pPr>
            <w:r>
              <w:rPr>
                <w:rFonts w:ascii="Times New Roman" w:hAnsi="Times New Roman" w:eastAsia="宋体"/>
                <w:b w:val="0"/>
                <w:sz w:val="18"/>
              </w:rPr>
              <w:t>2.25～2.81</w:t>
            </w:r>
          </w:p>
        </w:tc>
        <w:tc>
          <w:tcPr>
            <w:tcW w:w="1385" w:type="dxa"/>
            <w:tcMar>
              <w:left w:w="70" w:type="dxa"/>
              <w:right w:w="70" w:type="dxa"/>
            </w:tcMar>
            <w:vAlign w:val="center"/>
          </w:tcPr>
          <w:p w14:paraId="11DA07EE">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c>
          <w:tcPr>
            <w:tcW w:w="1385" w:type="dxa"/>
            <w:tcMar>
              <w:left w:w="70" w:type="dxa"/>
              <w:right w:w="70" w:type="dxa"/>
            </w:tcMar>
            <w:vAlign w:val="center"/>
          </w:tcPr>
          <w:p w14:paraId="3DA2DE25">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r>
      <w:tr w14:paraId="07804A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E4117F1">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49758E88">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12E3D5E">
            <w:pPr>
              <w:keepNext/>
              <w:spacing w:before="20" w:after="20" w:line="260" w:lineRule="exact"/>
              <w:ind w:left="0" w:leftChars="0" w:right="0" w:rightChars="0" w:firstLine="0" w:firstLineChars="0"/>
              <w:jc w:val="center"/>
            </w:pPr>
            <w:r>
              <w:rPr>
                <w:rFonts w:ascii="Times New Roman" w:hAnsi="Times New Roman" w:eastAsia="宋体"/>
                <w:b w:val="0"/>
                <w:sz w:val="18"/>
              </w:rPr>
              <w:t>1.77～2.10</w:t>
            </w:r>
          </w:p>
        </w:tc>
        <w:tc>
          <w:tcPr>
            <w:tcW w:w="1385" w:type="dxa"/>
            <w:tcMar>
              <w:left w:w="70" w:type="dxa"/>
              <w:right w:w="70" w:type="dxa"/>
            </w:tcMar>
            <w:vAlign w:val="center"/>
          </w:tcPr>
          <w:p w14:paraId="3DCC2FDD">
            <w:pPr>
              <w:keepNext/>
              <w:spacing w:before="20" w:after="20" w:line="260" w:lineRule="exact"/>
              <w:ind w:left="0" w:leftChars="0" w:right="0" w:rightChars="0" w:firstLine="0" w:firstLineChars="0"/>
              <w:jc w:val="center"/>
            </w:pPr>
            <w:r>
              <w:rPr>
                <w:rFonts w:ascii="Times New Roman" w:hAnsi="Times New Roman" w:eastAsia="宋体"/>
                <w:b w:val="0"/>
                <w:sz w:val="18"/>
              </w:rPr>
              <w:t>1.61～1.78</w:t>
            </w:r>
          </w:p>
        </w:tc>
        <w:tc>
          <w:tcPr>
            <w:tcW w:w="1385" w:type="dxa"/>
            <w:tcMar>
              <w:left w:w="70" w:type="dxa"/>
              <w:right w:w="70" w:type="dxa"/>
            </w:tcMar>
            <w:vAlign w:val="center"/>
          </w:tcPr>
          <w:p w14:paraId="6F2EC22B">
            <w:pPr>
              <w:keepNext/>
              <w:spacing w:before="20" w:after="20" w:line="260" w:lineRule="exact"/>
              <w:ind w:left="0" w:leftChars="0" w:right="0" w:rightChars="0" w:firstLine="0" w:firstLineChars="0"/>
              <w:jc w:val="center"/>
            </w:pPr>
            <w:r>
              <w:rPr>
                <w:rFonts w:ascii="Times New Roman" w:hAnsi="Times New Roman" w:eastAsia="宋体"/>
                <w:b w:val="0"/>
                <w:sz w:val="18"/>
              </w:rPr>
              <w:t>1.52～1.78</w:t>
            </w:r>
          </w:p>
        </w:tc>
        <w:tc>
          <w:tcPr>
            <w:tcW w:w="1385" w:type="dxa"/>
            <w:tcMar>
              <w:left w:w="70" w:type="dxa"/>
              <w:right w:w="70" w:type="dxa"/>
            </w:tcMar>
            <w:vAlign w:val="center"/>
          </w:tcPr>
          <w:p w14:paraId="697B8BA7">
            <w:pPr>
              <w:keepNext/>
              <w:spacing w:before="20" w:after="20" w:line="260" w:lineRule="exact"/>
              <w:ind w:left="0" w:leftChars="0" w:right="0" w:rightChars="0" w:firstLine="0" w:firstLineChars="0"/>
              <w:jc w:val="center"/>
            </w:pPr>
            <w:r>
              <w:rPr>
                <w:rFonts w:ascii="Times New Roman" w:hAnsi="Times New Roman" w:eastAsia="宋体"/>
                <w:b w:val="0"/>
                <w:sz w:val="18"/>
              </w:rPr>
              <w:t>1.52～1.62</w:t>
            </w:r>
          </w:p>
        </w:tc>
      </w:tr>
      <w:tr w14:paraId="60290B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07BEE3B">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5AAABF4D">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05DBC62">
            <w:pPr>
              <w:keepNext/>
              <w:spacing w:before="20" w:after="20" w:line="260" w:lineRule="exact"/>
              <w:ind w:left="0" w:leftChars="0" w:right="0" w:rightChars="0" w:firstLine="0" w:firstLineChars="0"/>
              <w:jc w:val="center"/>
            </w:pPr>
            <w:r>
              <w:rPr>
                <w:rFonts w:ascii="Times New Roman" w:hAnsi="Times New Roman" w:eastAsia="宋体"/>
                <w:b w:val="0"/>
                <w:sz w:val="18"/>
              </w:rPr>
              <w:t>1.77～2.30</w:t>
            </w:r>
          </w:p>
        </w:tc>
        <w:tc>
          <w:tcPr>
            <w:tcW w:w="1385" w:type="dxa"/>
            <w:tcMar>
              <w:left w:w="70" w:type="dxa"/>
              <w:right w:w="70" w:type="dxa"/>
            </w:tcMar>
            <w:vAlign w:val="center"/>
          </w:tcPr>
          <w:p w14:paraId="6CB7DCC9">
            <w:pPr>
              <w:keepNext/>
              <w:spacing w:before="20" w:after="20" w:line="260" w:lineRule="exact"/>
              <w:ind w:left="0" w:leftChars="0" w:right="0" w:rightChars="0" w:firstLine="0" w:firstLineChars="0"/>
              <w:jc w:val="center"/>
            </w:pPr>
            <w:r>
              <w:rPr>
                <w:rFonts w:ascii="Times New Roman" w:hAnsi="Times New Roman" w:eastAsia="宋体"/>
                <w:b w:val="0"/>
                <w:sz w:val="18"/>
              </w:rPr>
              <w:t>1.61～2.14</w:t>
            </w:r>
          </w:p>
        </w:tc>
        <w:tc>
          <w:tcPr>
            <w:tcW w:w="1385" w:type="dxa"/>
            <w:tcMar>
              <w:left w:w="70" w:type="dxa"/>
              <w:right w:w="70" w:type="dxa"/>
            </w:tcMar>
            <w:vAlign w:val="center"/>
          </w:tcPr>
          <w:p w14:paraId="71668271">
            <w:pPr>
              <w:keepNext/>
              <w:spacing w:before="20" w:after="20" w:line="260" w:lineRule="exact"/>
              <w:ind w:left="0" w:leftChars="0" w:right="0" w:rightChars="0" w:firstLine="0" w:firstLineChars="0"/>
              <w:jc w:val="center"/>
            </w:pPr>
            <w:r>
              <w:rPr>
                <w:rFonts w:ascii="Times New Roman" w:hAnsi="Times New Roman" w:eastAsia="宋体"/>
                <w:b w:val="0"/>
                <w:sz w:val="18"/>
              </w:rPr>
              <w:t>1.61～2.14</w:t>
            </w:r>
          </w:p>
        </w:tc>
        <w:tc>
          <w:tcPr>
            <w:tcW w:w="1385" w:type="dxa"/>
            <w:tcMar>
              <w:left w:w="70" w:type="dxa"/>
              <w:right w:w="70" w:type="dxa"/>
            </w:tcMar>
            <w:vAlign w:val="center"/>
          </w:tcPr>
          <w:p w14:paraId="538F602C">
            <w:pPr>
              <w:keepNext/>
              <w:spacing w:before="20" w:after="20" w:line="260" w:lineRule="exact"/>
              <w:ind w:left="0" w:leftChars="0" w:right="0" w:rightChars="0" w:firstLine="0" w:firstLineChars="0"/>
              <w:jc w:val="center"/>
            </w:pPr>
            <w:r>
              <w:rPr>
                <w:rFonts w:ascii="Times New Roman" w:hAnsi="Times New Roman" w:eastAsia="宋体"/>
                <w:b w:val="0"/>
                <w:sz w:val="18"/>
              </w:rPr>
              <w:t>1.52～2.14</w:t>
            </w:r>
          </w:p>
        </w:tc>
      </w:tr>
      <w:tr w14:paraId="136CBB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4B7EACE">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7751DCE0">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18E54C56">
            <w:pPr>
              <w:keepNext/>
              <w:spacing w:before="20" w:after="20" w:line="260" w:lineRule="exact"/>
              <w:ind w:left="0" w:leftChars="0" w:right="0" w:rightChars="0" w:firstLine="0" w:firstLineChars="0"/>
              <w:jc w:val="center"/>
            </w:pPr>
            <w:r>
              <w:rPr>
                <w:rFonts w:ascii="Times New Roman" w:hAnsi="Times New Roman" w:eastAsia="宋体"/>
                <w:b w:val="0"/>
                <w:sz w:val="18"/>
              </w:rPr>
              <w:t>2.16～2.65</w:t>
            </w:r>
          </w:p>
        </w:tc>
        <w:tc>
          <w:tcPr>
            <w:tcW w:w="1385" w:type="dxa"/>
            <w:tcMar>
              <w:left w:w="70" w:type="dxa"/>
              <w:right w:w="70" w:type="dxa"/>
            </w:tcMar>
            <w:vAlign w:val="center"/>
          </w:tcPr>
          <w:p w14:paraId="1CA127F2">
            <w:pPr>
              <w:keepNext/>
              <w:spacing w:before="20" w:after="20" w:line="260" w:lineRule="exact"/>
              <w:ind w:left="0" w:leftChars="0" w:right="0" w:rightChars="0" w:firstLine="0" w:firstLineChars="0"/>
              <w:jc w:val="center"/>
            </w:pPr>
            <w:r>
              <w:rPr>
                <w:rFonts w:ascii="Times New Roman" w:hAnsi="Times New Roman" w:eastAsia="宋体"/>
                <w:b w:val="0"/>
                <w:sz w:val="18"/>
              </w:rPr>
              <w:t>2.13～2.65</w:t>
            </w:r>
          </w:p>
        </w:tc>
        <w:tc>
          <w:tcPr>
            <w:tcW w:w="1385" w:type="dxa"/>
            <w:tcMar>
              <w:left w:w="70" w:type="dxa"/>
              <w:right w:w="70" w:type="dxa"/>
            </w:tcMar>
            <w:vAlign w:val="center"/>
          </w:tcPr>
          <w:p w14:paraId="32B22C2A">
            <w:pPr>
              <w:keepNext/>
              <w:spacing w:before="20" w:after="20" w:line="260" w:lineRule="exact"/>
              <w:ind w:left="0" w:leftChars="0" w:right="0" w:rightChars="0" w:firstLine="0" w:firstLineChars="0"/>
              <w:jc w:val="center"/>
            </w:pPr>
            <w:r>
              <w:rPr>
                <w:rFonts w:ascii="Times New Roman" w:hAnsi="Times New Roman" w:eastAsia="宋体"/>
                <w:b w:val="0"/>
                <w:sz w:val="18"/>
              </w:rPr>
              <w:t>2.01～2.65</w:t>
            </w:r>
          </w:p>
        </w:tc>
        <w:tc>
          <w:tcPr>
            <w:tcW w:w="1385" w:type="dxa"/>
            <w:tcMar>
              <w:left w:w="70" w:type="dxa"/>
              <w:right w:w="70" w:type="dxa"/>
            </w:tcMar>
            <w:vAlign w:val="center"/>
          </w:tcPr>
          <w:p w14:paraId="7AEB8758">
            <w:pPr>
              <w:keepNext/>
              <w:spacing w:before="20" w:after="20" w:line="260" w:lineRule="exact"/>
              <w:ind w:left="0" w:leftChars="0" w:right="0" w:rightChars="0" w:firstLine="0" w:firstLineChars="0"/>
              <w:jc w:val="center"/>
            </w:pPr>
            <w:r>
              <w:rPr>
                <w:rFonts w:ascii="Times New Roman" w:hAnsi="Times New Roman" w:eastAsia="宋体"/>
                <w:b w:val="0"/>
                <w:sz w:val="18"/>
              </w:rPr>
              <w:t>2.01～2.65</w:t>
            </w:r>
          </w:p>
        </w:tc>
      </w:tr>
      <w:tr w14:paraId="7EF1C6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E75192F">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0CADAF9">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0E78B92">
            <w:pPr>
              <w:keepNext/>
              <w:spacing w:before="20" w:after="20" w:line="260" w:lineRule="exact"/>
              <w:ind w:left="0" w:leftChars="0" w:right="0" w:rightChars="0" w:firstLine="0" w:firstLineChars="0"/>
              <w:jc w:val="center"/>
            </w:pPr>
            <w:r>
              <w:rPr>
                <w:rFonts w:ascii="Times New Roman" w:hAnsi="Times New Roman" w:eastAsia="宋体"/>
                <w:b w:val="0"/>
                <w:sz w:val="18"/>
              </w:rPr>
              <w:t>1.77～1.92</w:t>
            </w:r>
          </w:p>
        </w:tc>
        <w:tc>
          <w:tcPr>
            <w:tcW w:w="1385" w:type="dxa"/>
            <w:tcMar>
              <w:left w:w="70" w:type="dxa"/>
              <w:right w:w="70" w:type="dxa"/>
            </w:tcMar>
            <w:vAlign w:val="center"/>
          </w:tcPr>
          <w:p w14:paraId="3BFDC426">
            <w:pPr>
              <w:keepNext/>
              <w:spacing w:before="20" w:after="20" w:line="260" w:lineRule="exact"/>
              <w:ind w:left="0" w:leftChars="0" w:right="0" w:rightChars="0" w:firstLine="0" w:firstLineChars="0"/>
              <w:jc w:val="center"/>
            </w:pPr>
            <w:r>
              <w:rPr>
                <w:rFonts w:ascii="Times New Roman" w:hAnsi="Times New Roman" w:eastAsia="宋体"/>
                <w:b w:val="0"/>
                <w:sz w:val="18"/>
              </w:rPr>
              <w:t>1.50～1.78</w:t>
            </w:r>
          </w:p>
        </w:tc>
        <w:tc>
          <w:tcPr>
            <w:tcW w:w="1385" w:type="dxa"/>
            <w:tcMar>
              <w:left w:w="70" w:type="dxa"/>
              <w:right w:w="70" w:type="dxa"/>
            </w:tcMar>
            <w:vAlign w:val="center"/>
          </w:tcPr>
          <w:p w14:paraId="62E48816">
            <w:pPr>
              <w:keepNext/>
              <w:spacing w:before="20" w:after="20" w:line="260" w:lineRule="exact"/>
              <w:ind w:left="0" w:leftChars="0" w:right="0" w:rightChars="0" w:firstLine="0" w:firstLineChars="0"/>
              <w:jc w:val="center"/>
            </w:pPr>
            <w:r>
              <w:rPr>
                <w:rFonts w:ascii="Times New Roman" w:hAnsi="Times New Roman" w:eastAsia="宋体"/>
                <w:b w:val="0"/>
                <w:sz w:val="18"/>
              </w:rPr>
              <w:t>1.50～1.62</w:t>
            </w:r>
          </w:p>
        </w:tc>
        <w:tc>
          <w:tcPr>
            <w:tcW w:w="1385" w:type="dxa"/>
            <w:tcMar>
              <w:left w:w="70" w:type="dxa"/>
              <w:right w:w="70" w:type="dxa"/>
            </w:tcMar>
            <w:vAlign w:val="center"/>
          </w:tcPr>
          <w:p w14:paraId="30B37A81">
            <w:pPr>
              <w:keepNext/>
              <w:spacing w:before="20" w:after="20" w:line="260" w:lineRule="exact"/>
              <w:ind w:left="0" w:leftChars="0" w:right="0" w:rightChars="0" w:firstLine="0" w:firstLineChars="0"/>
              <w:jc w:val="center"/>
            </w:pPr>
            <w:r>
              <w:rPr>
                <w:rFonts w:ascii="Times New Roman" w:hAnsi="Times New Roman" w:eastAsia="宋体"/>
                <w:b w:val="0"/>
                <w:sz w:val="18"/>
              </w:rPr>
              <w:t>1.36～1.62</w:t>
            </w:r>
          </w:p>
        </w:tc>
      </w:tr>
      <w:tr w14:paraId="75D915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BA31F2E">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0758573A">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334794C">
            <w:pPr>
              <w:keepNext/>
              <w:spacing w:before="20" w:after="20" w:line="260" w:lineRule="exact"/>
              <w:ind w:left="0" w:leftChars="0" w:right="0" w:rightChars="0" w:firstLine="0" w:firstLineChars="0"/>
              <w:jc w:val="center"/>
            </w:pPr>
            <w:r>
              <w:rPr>
                <w:rFonts w:ascii="Times New Roman" w:hAnsi="Times New Roman" w:eastAsia="宋体"/>
                <w:b w:val="0"/>
                <w:sz w:val="18"/>
              </w:rPr>
              <w:t>1.77～2.09</w:t>
            </w:r>
          </w:p>
        </w:tc>
        <w:tc>
          <w:tcPr>
            <w:tcW w:w="1385" w:type="dxa"/>
            <w:tcMar>
              <w:left w:w="70" w:type="dxa"/>
              <w:right w:w="70" w:type="dxa"/>
            </w:tcMar>
            <w:vAlign w:val="center"/>
          </w:tcPr>
          <w:p w14:paraId="4EC83CE5">
            <w:pPr>
              <w:keepNext/>
              <w:spacing w:before="20" w:after="20" w:line="260" w:lineRule="exact"/>
              <w:ind w:left="0" w:leftChars="0" w:right="0" w:rightChars="0" w:firstLine="0" w:firstLineChars="0"/>
              <w:jc w:val="center"/>
            </w:pPr>
            <w:r>
              <w:rPr>
                <w:rFonts w:ascii="Times New Roman" w:hAnsi="Times New Roman" w:eastAsia="宋体"/>
                <w:b w:val="0"/>
                <w:sz w:val="18"/>
              </w:rPr>
              <w:t>1.50～2.09</w:t>
            </w:r>
          </w:p>
        </w:tc>
        <w:tc>
          <w:tcPr>
            <w:tcW w:w="1385" w:type="dxa"/>
            <w:tcMar>
              <w:left w:w="70" w:type="dxa"/>
              <w:right w:w="70" w:type="dxa"/>
            </w:tcMar>
            <w:vAlign w:val="center"/>
          </w:tcPr>
          <w:p w14:paraId="2FE86B44">
            <w:pPr>
              <w:keepNext/>
              <w:spacing w:before="20" w:after="20" w:line="260" w:lineRule="exact"/>
              <w:ind w:left="0" w:leftChars="0" w:right="0" w:rightChars="0" w:firstLine="0" w:firstLineChars="0"/>
              <w:jc w:val="center"/>
            </w:pPr>
            <w:r>
              <w:rPr>
                <w:rFonts w:ascii="Times New Roman" w:hAnsi="Times New Roman" w:eastAsia="宋体"/>
                <w:b w:val="0"/>
                <w:sz w:val="18"/>
              </w:rPr>
              <w:t>1.50～1.95</w:t>
            </w:r>
          </w:p>
        </w:tc>
        <w:tc>
          <w:tcPr>
            <w:tcW w:w="1385" w:type="dxa"/>
            <w:tcMar>
              <w:left w:w="70" w:type="dxa"/>
              <w:right w:w="70" w:type="dxa"/>
            </w:tcMar>
            <w:vAlign w:val="center"/>
          </w:tcPr>
          <w:p w14:paraId="5133E4CD">
            <w:pPr>
              <w:keepNext/>
              <w:spacing w:before="20" w:after="20" w:line="260" w:lineRule="exact"/>
              <w:ind w:left="0" w:leftChars="0" w:right="0" w:rightChars="0" w:firstLine="0" w:firstLineChars="0"/>
              <w:jc w:val="center"/>
            </w:pPr>
            <w:r>
              <w:rPr>
                <w:rFonts w:ascii="Times New Roman" w:hAnsi="Times New Roman" w:eastAsia="宋体"/>
                <w:b w:val="0"/>
                <w:sz w:val="18"/>
              </w:rPr>
              <w:t>1.36～1.95</w:t>
            </w:r>
          </w:p>
        </w:tc>
      </w:tr>
      <w:tr w14:paraId="469FAD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FAEE76A">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5F88F5B4">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72F27A26">
            <w:pPr>
              <w:keepNext w:val="0"/>
              <w:spacing w:before="20" w:after="20" w:line="260" w:lineRule="exact"/>
              <w:ind w:left="0" w:leftChars="0" w:right="0" w:rightChars="0" w:firstLine="0" w:firstLineChars="0"/>
              <w:jc w:val="center"/>
            </w:pPr>
            <w:r>
              <w:rPr>
                <w:rFonts w:ascii="Times New Roman" w:hAnsi="Times New Roman" w:eastAsia="宋体"/>
                <w:b w:val="0"/>
                <w:sz w:val="18"/>
              </w:rPr>
              <w:t>2.23～2.49</w:t>
            </w:r>
          </w:p>
        </w:tc>
        <w:tc>
          <w:tcPr>
            <w:tcW w:w="1385" w:type="dxa"/>
            <w:tcMar>
              <w:left w:w="70" w:type="dxa"/>
              <w:right w:w="70" w:type="dxa"/>
            </w:tcMar>
            <w:vAlign w:val="center"/>
          </w:tcPr>
          <w:p w14:paraId="0B95400A">
            <w:pPr>
              <w:keepNext w:val="0"/>
              <w:spacing w:before="20" w:after="20" w:line="260" w:lineRule="exact"/>
              <w:ind w:left="0" w:leftChars="0" w:right="0" w:rightChars="0" w:firstLine="0" w:firstLineChars="0"/>
              <w:jc w:val="center"/>
            </w:pPr>
            <w:r>
              <w:rPr>
                <w:rFonts w:ascii="Times New Roman" w:hAnsi="Times New Roman" w:eastAsia="宋体"/>
                <w:b w:val="0"/>
                <w:sz w:val="18"/>
              </w:rPr>
              <w:t>2.08～2.42</w:t>
            </w:r>
          </w:p>
        </w:tc>
        <w:tc>
          <w:tcPr>
            <w:tcW w:w="1385" w:type="dxa"/>
            <w:tcMar>
              <w:left w:w="70" w:type="dxa"/>
              <w:right w:w="70" w:type="dxa"/>
            </w:tcMar>
            <w:vAlign w:val="center"/>
          </w:tcPr>
          <w:p w14:paraId="60B7489A">
            <w:pPr>
              <w:keepNext w:val="0"/>
              <w:spacing w:before="20" w:after="20" w:line="260" w:lineRule="exact"/>
              <w:ind w:left="0" w:leftChars="0" w:right="0" w:rightChars="0" w:firstLine="0" w:firstLineChars="0"/>
              <w:jc w:val="center"/>
            </w:pPr>
            <w:r>
              <w:rPr>
                <w:rFonts w:ascii="Times New Roman" w:hAnsi="Times New Roman" w:eastAsia="宋体"/>
                <w:b w:val="0"/>
                <w:sz w:val="18"/>
              </w:rPr>
              <w:t>1.93～2.42</w:t>
            </w:r>
          </w:p>
        </w:tc>
        <w:tc>
          <w:tcPr>
            <w:tcW w:w="1385" w:type="dxa"/>
            <w:tcMar>
              <w:left w:w="70" w:type="dxa"/>
              <w:right w:w="70" w:type="dxa"/>
            </w:tcMar>
            <w:vAlign w:val="center"/>
          </w:tcPr>
          <w:p w14:paraId="34F2D540">
            <w:pPr>
              <w:keepNext w:val="0"/>
              <w:spacing w:before="20" w:after="20" w:line="260" w:lineRule="exact"/>
              <w:ind w:left="0" w:leftChars="0" w:right="0" w:rightChars="0" w:firstLine="0" w:firstLineChars="0"/>
              <w:jc w:val="center"/>
            </w:pPr>
            <w:r>
              <w:rPr>
                <w:rFonts w:ascii="Times New Roman" w:hAnsi="Times New Roman" w:eastAsia="宋体"/>
                <w:b w:val="0"/>
                <w:sz w:val="18"/>
              </w:rPr>
              <w:t>1.80～2.42</w:t>
            </w:r>
          </w:p>
        </w:tc>
      </w:tr>
    </w:tbl>
    <w:p w14:paraId="7C00197D">
      <w:pPr>
        <w:pStyle w:val="2"/>
        <w:keepNext/>
        <w:spacing w:before="120" w:after="80" w:line="280" w:lineRule="exact"/>
        <w:ind w:firstLine="0"/>
        <w:jc w:val="center"/>
      </w:pPr>
      <w:r>
        <w:rPr>
          <w:rFonts w:ascii="Times New Roman" w:hAnsi="Times New Roman" w:eastAsia="宋体"/>
          <w:b w:val="0"/>
          <w:sz w:val="21"/>
        </w:rPr>
        <w:t>表5-73 电缆长度占比&gt;30%、负荷分散系数1.10的容载比区间矩阵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1AAC75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86B4106">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4F280F0F">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496A80BB">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1E66B48E">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382AE83F">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2C91CAC5">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57DBE4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9C64B59">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1117C74C">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F68DA6F">
            <w:pPr>
              <w:keepNext/>
              <w:spacing w:before="20" w:after="20" w:line="260" w:lineRule="exact"/>
              <w:ind w:left="0" w:leftChars="0" w:right="0" w:rightChars="0" w:firstLine="0" w:firstLineChars="0"/>
              <w:jc w:val="center"/>
            </w:pPr>
            <w:r>
              <w:rPr>
                <w:rFonts w:ascii="Times New Roman" w:hAnsi="Times New Roman" w:eastAsia="宋体"/>
                <w:b w:val="0"/>
                <w:sz w:val="18"/>
              </w:rPr>
              <w:t>2.00～2.22</w:t>
            </w:r>
          </w:p>
        </w:tc>
        <w:tc>
          <w:tcPr>
            <w:tcW w:w="1385" w:type="dxa"/>
            <w:tcMar>
              <w:left w:w="70" w:type="dxa"/>
              <w:right w:w="70" w:type="dxa"/>
            </w:tcMar>
            <w:vAlign w:val="center"/>
          </w:tcPr>
          <w:p w14:paraId="0DCAC8D4">
            <w:pPr>
              <w:keepNext/>
              <w:spacing w:before="20" w:after="20" w:line="260" w:lineRule="exact"/>
              <w:ind w:left="0" w:leftChars="0" w:right="0" w:rightChars="0" w:firstLine="0" w:firstLineChars="0"/>
              <w:jc w:val="center"/>
            </w:pPr>
            <w:r>
              <w:rPr>
                <w:rFonts w:ascii="Times New Roman" w:hAnsi="Times New Roman" w:eastAsia="宋体"/>
                <w:b w:val="0"/>
                <w:sz w:val="18"/>
              </w:rPr>
              <w:t>1.84～2.04</w:t>
            </w:r>
          </w:p>
        </w:tc>
        <w:tc>
          <w:tcPr>
            <w:tcW w:w="1385" w:type="dxa"/>
            <w:tcMar>
              <w:left w:w="70" w:type="dxa"/>
              <w:right w:w="70" w:type="dxa"/>
            </w:tcMar>
            <w:vAlign w:val="center"/>
          </w:tcPr>
          <w:p w14:paraId="745B39DA">
            <w:pPr>
              <w:keepNext/>
              <w:spacing w:before="20" w:after="20" w:line="260" w:lineRule="exact"/>
              <w:ind w:left="0" w:leftChars="0" w:right="0" w:rightChars="0" w:firstLine="0" w:firstLineChars="0"/>
              <w:jc w:val="center"/>
            </w:pPr>
            <w:r>
              <w:rPr>
                <w:rFonts w:ascii="Times New Roman" w:hAnsi="Times New Roman" w:eastAsia="宋体"/>
                <w:b w:val="0"/>
                <w:sz w:val="18"/>
              </w:rPr>
              <w:t>1.84～2.04</w:t>
            </w:r>
          </w:p>
        </w:tc>
        <w:tc>
          <w:tcPr>
            <w:tcW w:w="1385" w:type="dxa"/>
            <w:tcMar>
              <w:left w:w="70" w:type="dxa"/>
              <w:right w:w="70" w:type="dxa"/>
            </w:tcMar>
            <w:vAlign w:val="center"/>
          </w:tcPr>
          <w:p w14:paraId="327D0DA2">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r>
      <w:tr w14:paraId="799364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F813CD8">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630A5924">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C79FBCA">
            <w:pPr>
              <w:keepNext/>
              <w:spacing w:before="20" w:after="20" w:line="260" w:lineRule="exact"/>
              <w:ind w:left="0" w:leftChars="0" w:right="0" w:rightChars="0" w:firstLine="0" w:firstLineChars="0"/>
              <w:jc w:val="center"/>
            </w:pPr>
            <w:r>
              <w:rPr>
                <w:rFonts w:ascii="Times New Roman" w:hAnsi="Times New Roman" w:eastAsia="宋体"/>
                <w:b w:val="0"/>
                <w:sz w:val="18"/>
              </w:rPr>
              <w:t>2.00～2.40</w:t>
            </w:r>
          </w:p>
        </w:tc>
        <w:tc>
          <w:tcPr>
            <w:tcW w:w="1385" w:type="dxa"/>
            <w:tcMar>
              <w:left w:w="70" w:type="dxa"/>
              <w:right w:w="70" w:type="dxa"/>
            </w:tcMar>
            <w:vAlign w:val="center"/>
          </w:tcPr>
          <w:p w14:paraId="2BF1ED2F">
            <w:pPr>
              <w:keepNext/>
              <w:spacing w:before="20" w:after="20" w:line="260" w:lineRule="exact"/>
              <w:ind w:left="0" w:leftChars="0" w:right="0" w:rightChars="0" w:firstLine="0" w:firstLineChars="0"/>
              <w:jc w:val="center"/>
            </w:pPr>
            <w:r>
              <w:rPr>
                <w:rFonts w:ascii="Times New Roman" w:hAnsi="Times New Roman" w:eastAsia="宋体"/>
                <w:b w:val="0"/>
                <w:sz w:val="18"/>
              </w:rPr>
              <w:t>1.84～2.22</w:t>
            </w:r>
          </w:p>
        </w:tc>
        <w:tc>
          <w:tcPr>
            <w:tcW w:w="1385" w:type="dxa"/>
            <w:tcMar>
              <w:left w:w="70" w:type="dxa"/>
              <w:right w:w="70" w:type="dxa"/>
            </w:tcMar>
            <w:vAlign w:val="center"/>
          </w:tcPr>
          <w:p w14:paraId="3C3B3EA6">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1E341602">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r>
      <w:tr w14:paraId="0D19DA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CA4F612">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58987504">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79A0E8C2">
            <w:pPr>
              <w:keepNext/>
              <w:spacing w:before="20" w:after="20" w:line="260" w:lineRule="exact"/>
              <w:ind w:left="0" w:leftChars="0" w:right="0" w:rightChars="0" w:firstLine="0" w:firstLineChars="0"/>
              <w:jc w:val="center"/>
            </w:pPr>
            <w:r>
              <w:rPr>
                <w:rFonts w:ascii="Times New Roman" w:hAnsi="Times New Roman" w:eastAsia="宋体"/>
                <w:b w:val="0"/>
                <w:sz w:val="18"/>
              </w:rPr>
              <w:t>2.40～3.15</w:t>
            </w:r>
          </w:p>
        </w:tc>
        <w:tc>
          <w:tcPr>
            <w:tcW w:w="1385" w:type="dxa"/>
            <w:tcMar>
              <w:left w:w="70" w:type="dxa"/>
              <w:right w:w="70" w:type="dxa"/>
            </w:tcMar>
            <w:vAlign w:val="center"/>
          </w:tcPr>
          <w:p w14:paraId="35E90DB0">
            <w:pPr>
              <w:keepNext/>
              <w:spacing w:before="20" w:after="20" w:line="260" w:lineRule="exact"/>
              <w:ind w:left="0" w:leftChars="0" w:right="0" w:rightChars="0" w:firstLine="0" w:firstLineChars="0"/>
              <w:jc w:val="center"/>
            </w:pPr>
            <w:r>
              <w:rPr>
                <w:rFonts w:ascii="Times New Roman" w:hAnsi="Times New Roman" w:eastAsia="宋体"/>
                <w:b w:val="0"/>
                <w:sz w:val="18"/>
              </w:rPr>
              <w:t>2.20～2.91</w:t>
            </w:r>
          </w:p>
        </w:tc>
        <w:tc>
          <w:tcPr>
            <w:tcW w:w="1385" w:type="dxa"/>
            <w:tcMar>
              <w:left w:w="70" w:type="dxa"/>
              <w:right w:w="70" w:type="dxa"/>
            </w:tcMar>
            <w:vAlign w:val="center"/>
          </w:tcPr>
          <w:p w14:paraId="68387A3E">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0815AD57">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r>
      <w:tr w14:paraId="60E0E9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BF2D83A">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4FDD3C56">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1D12DFE2">
            <w:pPr>
              <w:keepNext/>
              <w:spacing w:before="20" w:after="20" w:line="260" w:lineRule="exact"/>
              <w:ind w:left="0" w:leftChars="0" w:right="0" w:rightChars="0" w:firstLine="0" w:firstLineChars="0"/>
              <w:jc w:val="center"/>
            </w:pPr>
            <w:r>
              <w:rPr>
                <w:rFonts w:ascii="Times New Roman" w:hAnsi="Times New Roman" w:eastAsia="宋体"/>
                <w:b w:val="0"/>
                <w:sz w:val="18"/>
              </w:rPr>
              <w:t>1.88～2.23</w:t>
            </w:r>
          </w:p>
        </w:tc>
        <w:tc>
          <w:tcPr>
            <w:tcW w:w="1385" w:type="dxa"/>
            <w:tcMar>
              <w:left w:w="70" w:type="dxa"/>
              <w:right w:w="70" w:type="dxa"/>
            </w:tcMar>
            <w:vAlign w:val="center"/>
          </w:tcPr>
          <w:p w14:paraId="6539F9F9">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c>
          <w:tcPr>
            <w:tcW w:w="1385" w:type="dxa"/>
            <w:tcMar>
              <w:left w:w="70" w:type="dxa"/>
              <w:right w:w="70" w:type="dxa"/>
            </w:tcMar>
            <w:vAlign w:val="center"/>
          </w:tcPr>
          <w:p w14:paraId="4BA483CF">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c>
          <w:tcPr>
            <w:tcW w:w="1385" w:type="dxa"/>
            <w:tcMar>
              <w:left w:w="70" w:type="dxa"/>
              <w:right w:w="70" w:type="dxa"/>
            </w:tcMar>
            <w:vAlign w:val="center"/>
          </w:tcPr>
          <w:p w14:paraId="639F5467">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r>
      <w:tr w14:paraId="36E2CF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F8A3642">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783C198B">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73D4F48C">
            <w:pPr>
              <w:keepNext/>
              <w:spacing w:before="20" w:after="20" w:line="260" w:lineRule="exact"/>
              <w:ind w:left="0" w:leftChars="0" w:right="0" w:rightChars="0" w:firstLine="0" w:firstLineChars="0"/>
              <w:jc w:val="center"/>
            </w:pPr>
            <w:r>
              <w:rPr>
                <w:rFonts w:ascii="Times New Roman" w:hAnsi="Times New Roman" w:eastAsia="宋体"/>
                <w:b w:val="0"/>
                <w:sz w:val="18"/>
              </w:rPr>
              <w:t>1.88～2.43</w:t>
            </w:r>
          </w:p>
        </w:tc>
        <w:tc>
          <w:tcPr>
            <w:tcW w:w="1385" w:type="dxa"/>
            <w:tcMar>
              <w:left w:w="70" w:type="dxa"/>
              <w:right w:w="70" w:type="dxa"/>
            </w:tcMar>
            <w:vAlign w:val="center"/>
          </w:tcPr>
          <w:p w14:paraId="41229D24">
            <w:pPr>
              <w:keepNext/>
              <w:spacing w:before="20" w:after="20" w:line="260" w:lineRule="exact"/>
              <w:ind w:left="0" w:leftChars="0" w:right="0" w:rightChars="0" w:firstLine="0" w:firstLineChars="0"/>
              <w:jc w:val="center"/>
            </w:pPr>
            <w:r>
              <w:rPr>
                <w:rFonts w:ascii="Times New Roman" w:hAnsi="Times New Roman" w:eastAsia="宋体"/>
                <w:b w:val="0"/>
                <w:sz w:val="18"/>
              </w:rPr>
              <w:t>1.70～2.15</w:t>
            </w:r>
          </w:p>
        </w:tc>
        <w:tc>
          <w:tcPr>
            <w:tcW w:w="1385" w:type="dxa"/>
            <w:tcMar>
              <w:left w:w="70" w:type="dxa"/>
              <w:right w:w="70" w:type="dxa"/>
            </w:tcMar>
            <w:vAlign w:val="center"/>
          </w:tcPr>
          <w:p w14:paraId="292B0460">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c>
          <w:tcPr>
            <w:tcW w:w="1385" w:type="dxa"/>
            <w:tcMar>
              <w:left w:w="70" w:type="dxa"/>
              <w:right w:w="70" w:type="dxa"/>
            </w:tcMar>
            <w:vAlign w:val="center"/>
          </w:tcPr>
          <w:p w14:paraId="4D9D1DEC">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r>
      <w:tr w14:paraId="048A4C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9BCBA4B">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4B148CA6">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0287652">
            <w:pPr>
              <w:keepNext/>
              <w:spacing w:before="20" w:after="20" w:line="260" w:lineRule="exact"/>
              <w:ind w:left="0" w:leftChars="0" w:right="0" w:rightChars="0" w:firstLine="0" w:firstLineChars="0"/>
              <w:jc w:val="center"/>
            </w:pPr>
            <w:r>
              <w:rPr>
                <w:rFonts w:ascii="Times New Roman" w:hAnsi="Times New Roman" w:eastAsia="宋体"/>
                <w:b w:val="0"/>
                <w:sz w:val="18"/>
              </w:rPr>
              <w:t>2.34～2.92</w:t>
            </w:r>
          </w:p>
        </w:tc>
        <w:tc>
          <w:tcPr>
            <w:tcW w:w="1385" w:type="dxa"/>
            <w:tcMar>
              <w:left w:w="70" w:type="dxa"/>
              <w:right w:w="70" w:type="dxa"/>
            </w:tcMar>
            <w:vAlign w:val="center"/>
          </w:tcPr>
          <w:p w14:paraId="0E6FDEC8">
            <w:pPr>
              <w:keepNext/>
              <w:spacing w:before="20" w:after="20" w:line="260" w:lineRule="exact"/>
              <w:ind w:left="0" w:leftChars="0" w:right="0" w:rightChars="0" w:firstLine="0" w:firstLineChars="0"/>
              <w:jc w:val="center"/>
            </w:pPr>
            <w:r>
              <w:rPr>
                <w:rFonts w:ascii="Times New Roman" w:hAnsi="Times New Roman" w:eastAsia="宋体"/>
                <w:b w:val="0"/>
                <w:sz w:val="18"/>
              </w:rPr>
              <w:t>2.25～2.92</w:t>
            </w:r>
          </w:p>
        </w:tc>
        <w:tc>
          <w:tcPr>
            <w:tcW w:w="1385" w:type="dxa"/>
            <w:tcMar>
              <w:left w:w="70" w:type="dxa"/>
              <w:right w:w="70" w:type="dxa"/>
            </w:tcMar>
            <w:vAlign w:val="center"/>
          </w:tcPr>
          <w:p w14:paraId="67FC573A">
            <w:pPr>
              <w:keepNext/>
              <w:spacing w:before="20" w:after="20" w:line="260" w:lineRule="exact"/>
              <w:ind w:left="0" w:leftChars="0" w:right="0" w:rightChars="0" w:firstLine="0" w:firstLineChars="0"/>
              <w:jc w:val="center"/>
            </w:pPr>
            <w:r>
              <w:rPr>
                <w:rFonts w:ascii="Times New Roman" w:hAnsi="Times New Roman" w:eastAsia="宋体"/>
                <w:b w:val="0"/>
                <w:sz w:val="18"/>
              </w:rPr>
              <w:t>2.25～2.81</w:t>
            </w:r>
          </w:p>
        </w:tc>
        <w:tc>
          <w:tcPr>
            <w:tcW w:w="1385" w:type="dxa"/>
            <w:tcMar>
              <w:left w:w="70" w:type="dxa"/>
              <w:right w:w="70" w:type="dxa"/>
            </w:tcMar>
            <w:vAlign w:val="center"/>
          </w:tcPr>
          <w:p w14:paraId="0C5BD7CD">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r>
      <w:tr w14:paraId="571731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B73E2A4">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22F6D6A">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B91FE92">
            <w:pPr>
              <w:keepNext/>
              <w:spacing w:before="20" w:after="20" w:line="260" w:lineRule="exact"/>
              <w:ind w:left="0" w:leftChars="0" w:right="0" w:rightChars="0" w:firstLine="0" w:firstLineChars="0"/>
              <w:jc w:val="center"/>
            </w:pPr>
            <w:r>
              <w:rPr>
                <w:rFonts w:ascii="Times New Roman" w:hAnsi="Times New Roman" w:eastAsia="宋体"/>
                <w:b w:val="0"/>
                <w:sz w:val="18"/>
              </w:rPr>
              <w:t>1.98～2.10</w:t>
            </w:r>
          </w:p>
        </w:tc>
        <w:tc>
          <w:tcPr>
            <w:tcW w:w="1385" w:type="dxa"/>
            <w:tcMar>
              <w:left w:w="70" w:type="dxa"/>
              <w:right w:w="70" w:type="dxa"/>
            </w:tcMar>
            <w:vAlign w:val="center"/>
          </w:tcPr>
          <w:p w14:paraId="74EE8640">
            <w:pPr>
              <w:keepNext/>
              <w:spacing w:before="20" w:after="20" w:line="260" w:lineRule="exact"/>
              <w:ind w:left="0" w:leftChars="0" w:right="0" w:rightChars="0" w:firstLine="0" w:firstLineChars="0"/>
              <w:jc w:val="center"/>
            </w:pPr>
            <w:r>
              <w:rPr>
                <w:rFonts w:ascii="Times New Roman" w:hAnsi="Times New Roman" w:eastAsia="宋体"/>
                <w:b w:val="0"/>
                <w:sz w:val="18"/>
              </w:rPr>
              <w:t>1.77～1.94</w:t>
            </w:r>
          </w:p>
        </w:tc>
        <w:tc>
          <w:tcPr>
            <w:tcW w:w="1385" w:type="dxa"/>
            <w:tcMar>
              <w:left w:w="70" w:type="dxa"/>
              <w:right w:w="70" w:type="dxa"/>
            </w:tcMar>
            <w:vAlign w:val="center"/>
          </w:tcPr>
          <w:p w14:paraId="699BCACE">
            <w:pPr>
              <w:keepNext/>
              <w:spacing w:before="20" w:after="20" w:line="260" w:lineRule="exact"/>
              <w:ind w:left="0" w:leftChars="0" w:right="0" w:rightChars="0" w:firstLine="0" w:firstLineChars="0"/>
              <w:jc w:val="center"/>
            </w:pPr>
            <w:r>
              <w:rPr>
                <w:rFonts w:ascii="Times New Roman" w:hAnsi="Times New Roman" w:eastAsia="宋体"/>
                <w:b w:val="0"/>
                <w:sz w:val="18"/>
              </w:rPr>
              <w:t>1.61～1.78</w:t>
            </w:r>
          </w:p>
        </w:tc>
        <w:tc>
          <w:tcPr>
            <w:tcW w:w="1385" w:type="dxa"/>
            <w:tcMar>
              <w:left w:w="70" w:type="dxa"/>
              <w:right w:w="70" w:type="dxa"/>
            </w:tcMar>
            <w:vAlign w:val="center"/>
          </w:tcPr>
          <w:p w14:paraId="17411A78">
            <w:pPr>
              <w:keepNext/>
              <w:spacing w:before="20" w:after="20" w:line="260" w:lineRule="exact"/>
              <w:ind w:left="0" w:leftChars="0" w:right="0" w:rightChars="0" w:firstLine="0" w:firstLineChars="0"/>
              <w:jc w:val="center"/>
            </w:pPr>
            <w:r>
              <w:rPr>
                <w:rFonts w:ascii="Times New Roman" w:hAnsi="Times New Roman" w:eastAsia="宋体"/>
                <w:b w:val="0"/>
                <w:sz w:val="18"/>
              </w:rPr>
              <w:t>1.52～1.78</w:t>
            </w:r>
          </w:p>
        </w:tc>
      </w:tr>
      <w:tr w14:paraId="447836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022E566">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846AA83">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9CDF8E1">
            <w:pPr>
              <w:keepNext/>
              <w:spacing w:before="20" w:after="20" w:line="260" w:lineRule="exact"/>
              <w:ind w:left="0" w:leftChars="0" w:right="0" w:rightChars="0" w:firstLine="0" w:firstLineChars="0"/>
              <w:jc w:val="center"/>
            </w:pPr>
            <w:r>
              <w:rPr>
                <w:rFonts w:ascii="Times New Roman" w:hAnsi="Times New Roman" w:eastAsia="宋体"/>
                <w:b w:val="0"/>
                <w:sz w:val="18"/>
              </w:rPr>
              <w:t>1.98～2.30</w:t>
            </w:r>
          </w:p>
        </w:tc>
        <w:tc>
          <w:tcPr>
            <w:tcW w:w="1385" w:type="dxa"/>
            <w:tcMar>
              <w:left w:w="70" w:type="dxa"/>
              <w:right w:w="70" w:type="dxa"/>
            </w:tcMar>
            <w:vAlign w:val="center"/>
          </w:tcPr>
          <w:p w14:paraId="0C31A60A">
            <w:pPr>
              <w:keepNext/>
              <w:spacing w:before="20" w:after="20" w:line="260" w:lineRule="exact"/>
              <w:ind w:left="0" w:leftChars="0" w:right="0" w:rightChars="0" w:firstLine="0" w:firstLineChars="0"/>
              <w:jc w:val="center"/>
            </w:pPr>
            <w:r>
              <w:rPr>
                <w:rFonts w:ascii="Times New Roman" w:hAnsi="Times New Roman" w:eastAsia="宋体"/>
                <w:b w:val="0"/>
                <w:sz w:val="18"/>
              </w:rPr>
              <w:t>1.77～2.30</w:t>
            </w:r>
          </w:p>
        </w:tc>
        <w:tc>
          <w:tcPr>
            <w:tcW w:w="1385" w:type="dxa"/>
            <w:tcMar>
              <w:left w:w="70" w:type="dxa"/>
              <w:right w:w="70" w:type="dxa"/>
            </w:tcMar>
            <w:vAlign w:val="center"/>
          </w:tcPr>
          <w:p w14:paraId="32AAE37C">
            <w:pPr>
              <w:keepNext/>
              <w:spacing w:before="20" w:after="20" w:line="260" w:lineRule="exact"/>
              <w:ind w:left="0" w:leftChars="0" w:right="0" w:rightChars="0" w:firstLine="0" w:firstLineChars="0"/>
              <w:jc w:val="center"/>
            </w:pPr>
            <w:r>
              <w:rPr>
                <w:rFonts w:ascii="Times New Roman" w:hAnsi="Times New Roman" w:eastAsia="宋体"/>
                <w:b w:val="0"/>
                <w:sz w:val="18"/>
              </w:rPr>
              <w:t>1.61～2.17</w:t>
            </w:r>
          </w:p>
        </w:tc>
        <w:tc>
          <w:tcPr>
            <w:tcW w:w="1385" w:type="dxa"/>
            <w:tcMar>
              <w:left w:w="70" w:type="dxa"/>
              <w:right w:w="70" w:type="dxa"/>
            </w:tcMar>
            <w:vAlign w:val="center"/>
          </w:tcPr>
          <w:p w14:paraId="03DE07D9">
            <w:pPr>
              <w:keepNext/>
              <w:spacing w:before="20" w:after="20" w:line="260" w:lineRule="exact"/>
              <w:ind w:left="0" w:leftChars="0" w:right="0" w:rightChars="0" w:firstLine="0" w:firstLineChars="0"/>
              <w:jc w:val="center"/>
            </w:pPr>
            <w:r>
              <w:rPr>
                <w:rFonts w:ascii="Times New Roman" w:hAnsi="Times New Roman" w:eastAsia="宋体"/>
                <w:b w:val="0"/>
                <w:sz w:val="18"/>
              </w:rPr>
              <w:t>1.52～2.14</w:t>
            </w:r>
          </w:p>
        </w:tc>
      </w:tr>
      <w:tr w14:paraId="462C2B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5B8D848">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269653E3">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92BE86F">
            <w:pPr>
              <w:keepNext/>
              <w:spacing w:before="20" w:after="20" w:line="260" w:lineRule="exact"/>
              <w:ind w:left="0" w:leftChars="0" w:right="0" w:rightChars="0" w:firstLine="0" w:firstLineChars="0"/>
              <w:jc w:val="center"/>
            </w:pPr>
            <w:r>
              <w:rPr>
                <w:rFonts w:ascii="Times New Roman" w:hAnsi="Times New Roman" w:eastAsia="宋体"/>
                <w:b w:val="0"/>
                <w:sz w:val="18"/>
              </w:rPr>
              <w:t>2.29～2.65</w:t>
            </w:r>
          </w:p>
        </w:tc>
        <w:tc>
          <w:tcPr>
            <w:tcW w:w="1385" w:type="dxa"/>
            <w:tcMar>
              <w:left w:w="70" w:type="dxa"/>
              <w:right w:w="70" w:type="dxa"/>
            </w:tcMar>
            <w:vAlign w:val="center"/>
          </w:tcPr>
          <w:p w14:paraId="5C1931C5">
            <w:pPr>
              <w:keepNext/>
              <w:spacing w:before="20" w:after="20" w:line="260" w:lineRule="exact"/>
              <w:ind w:left="0" w:leftChars="0" w:right="0" w:rightChars="0" w:firstLine="0" w:firstLineChars="0"/>
              <w:jc w:val="center"/>
            </w:pPr>
            <w:r>
              <w:rPr>
                <w:rFonts w:ascii="Times New Roman" w:hAnsi="Times New Roman" w:eastAsia="宋体"/>
                <w:b w:val="0"/>
                <w:sz w:val="18"/>
              </w:rPr>
              <w:t>2.13～2.65</w:t>
            </w:r>
          </w:p>
        </w:tc>
        <w:tc>
          <w:tcPr>
            <w:tcW w:w="1385" w:type="dxa"/>
            <w:tcMar>
              <w:left w:w="70" w:type="dxa"/>
              <w:right w:w="70" w:type="dxa"/>
            </w:tcMar>
            <w:vAlign w:val="center"/>
          </w:tcPr>
          <w:p w14:paraId="1C87E94D">
            <w:pPr>
              <w:keepNext/>
              <w:spacing w:before="20" w:after="20" w:line="260" w:lineRule="exact"/>
              <w:ind w:left="0" w:leftChars="0" w:right="0" w:rightChars="0" w:firstLine="0" w:firstLineChars="0"/>
              <w:jc w:val="center"/>
            </w:pPr>
            <w:r>
              <w:rPr>
                <w:rFonts w:ascii="Times New Roman" w:hAnsi="Times New Roman" w:eastAsia="宋体"/>
                <w:b w:val="0"/>
                <w:sz w:val="18"/>
              </w:rPr>
              <w:t>2.01～2.65</w:t>
            </w:r>
          </w:p>
        </w:tc>
        <w:tc>
          <w:tcPr>
            <w:tcW w:w="1385" w:type="dxa"/>
            <w:tcMar>
              <w:left w:w="70" w:type="dxa"/>
              <w:right w:w="70" w:type="dxa"/>
            </w:tcMar>
            <w:vAlign w:val="center"/>
          </w:tcPr>
          <w:p w14:paraId="7C3E8785">
            <w:pPr>
              <w:keepNext/>
              <w:spacing w:before="20" w:after="20" w:line="260" w:lineRule="exact"/>
              <w:ind w:left="0" w:leftChars="0" w:right="0" w:rightChars="0" w:firstLine="0" w:firstLineChars="0"/>
              <w:jc w:val="center"/>
            </w:pPr>
            <w:r>
              <w:rPr>
                <w:rFonts w:ascii="Times New Roman" w:hAnsi="Times New Roman" w:eastAsia="宋体"/>
                <w:b w:val="0"/>
                <w:sz w:val="18"/>
              </w:rPr>
              <w:t>2.01～2.65</w:t>
            </w:r>
          </w:p>
        </w:tc>
      </w:tr>
      <w:tr w14:paraId="2C097E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C4D98B2">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2B2C3909">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62A7C92">
            <w:pPr>
              <w:keepNext/>
              <w:spacing w:before="20" w:after="20" w:line="260" w:lineRule="exact"/>
              <w:ind w:left="0" w:leftChars="0" w:right="0" w:rightChars="0" w:firstLine="0" w:firstLineChars="0"/>
              <w:jc w:val="center"/>
            </w:pPr>
            <w:r>
              <w:rPr>
                <w:rFonts w:ascii="Times New Roman" w:hAnsi="Times New Roman" w:eastAsia="宋体"/>
                <w:b w:val="0"/>
                <w:sz w:val="18"/>
              </w:rPr>
              <w:t>1.91～1.92</w:t>
            </w:r>
          </w:p>
        </w:tc>
        <w:tc>
          <w:tcPr>
            <w:tcW w:w="1385" w:type="dxa"/>
            <w:tcMar>
              <w:left w:w="70" w:type="dxa"/>
              <w:right w:w="70" w:type="dxa"/>
            </w:tcMar>
            <w:vAlign w:val="center"/>
          </w:tcPr>
          <w:p w14:paraId="698666C1">
            <w:pPr>
              <w:keepNext/>
              <w:spacing w:before="20" w:after="20" w:line="260" w:lineRule="exact"/>
              <w:ind w:left="0" w:leftChars="0" w:right="0" w:rightChars="0" w:firstLine="0" w:firstLineChars="0"/>
              <w:jc w:val="center"/>
            </w:pPr>
            <w:r>
              <w:rPr>
                <w:rFonts w:ascii="Times New Roman" w:hAnsi="Times New Roman" w:eastAsia="宋体"/>
                <w:b w:val="0"/>
                <w:sz w:val="18"/>
              </w:rPr>
              <w:t>1.76～1.92</w:t>
            </w:r>
          </w:p>
        </w:tc>
        <w:tc>
          <w:tcPr>
            <w:tcW w:w="1385" w:type="dxa"/>
            <w:tcMar>
              <w:left w:w="70" w:type="dxa"/>
              <w:right w:w="70" w:type="dxa"/>
            </w:tcMar>
            <w:vAlign w:val="center"/>
          </w:tcPr>
          <w:p w14:paraId="35599589">
            <w:pPr>
              <w:keepNext/>
              <w:spacing w:before="20" w:after="20" w:line="260" w:lineRule="exact"/>
              <w:ind w:left="0" w:leftChars="0" w:right="0" w:rightChars="0" w:firstLine="0" w:firstLineChars="0"/>
              <w:jc w:val="center"/>
            </w:pPr>
            <w:r>
              <w:rPr>
                <w:rFonts w:ascii="Times New Roman" w:hAnsi="Times New Roman" w:eastAsia="宋体"/>
                <w:b w:val="0"/>
                <w:sz w:val="18"/>
              </w:rPr>
              <w:t>1.50～1.78</w:t>
            </w:r>
          </w:p>
        </w:tc>
        <w:tc>
          <w:tcPr>
            <w:tcW w:w="1385" w:type="dxa"/>
            <w:tcMar>
              <w:left w:w="70" w:type="dxa"/>
              <w:right w:w="70" w:type="dxa"/>
            </w:tcMar>
            <w:vAlign w:val="center"/>
          </w:tcPr>
          <w:p w14:paraId="47BF9E6F">
            <w:pPr>
              <w:keepNext/>
              <w:spacing w:before="20" w:after="20" w:line="260" w:lineRule="exact"/>
              <w:ind w:left="0" w:leftChars="0" w:right="0" w:rightChars="0" w:firstLine="0" w:firstLineChars="0"/>
              <w:jc w:val="center"/>
            </w:pPr>
            <w:r>
              <w:rPr>
                <w:rFonts w:ascii="Times New Roman" w:hAnsi="Times New Roman" w:eastAsia="宋体"/>
                <w:b w:val="0"/>
                <w:sz w:val="18"/>
              </w:rPr>
              <w:t>1.36～1.62</w:t>
            </w:r>
          </w:p>
        </w:tc>
      </w:tr>
      <w:tr w14:paraId="23CF60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2F25A21">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79B09D9">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4483F21">
            <w:pPr>
              <w:keepNext/>
              <w:spacing w:before="20" w:after="20" w:line="260" w:lineRule="exact"/>
              <w:ind w:left="0" w:leftChars="0" w:right="0" w:rightChars="0" w:firstLine="0" w:firstLineChars="0"/>
              <w:jc w:val="center"/>
            </w:pPr>
            <w:r>
              <w:rPr>
                <w:rFonts w:ascii="Times New Roman" w:hAnsi="Times New Roman" w:eastAsia="宋体"/>
                <w:b w:val="0"/>
                <w:sz w:val="18"/>
              </w:rPr>
              <w:t>1.91～2.09</w:t>
            </w:r>
          </w:p>
        </w:tc>
        <w:tc>
          <w:tcPr>
            <w:tcW w:w="1385" w:type="dxa"/>
            <w:tcMar>
              <w:left w:w="70" w:type="dxa"/>
              <w:right w:w="70" w:type="dxa"/>
            </w:tcMar>
            <w:vAlign w:val="center"/>
          </w:tcPr>
          <w:p w14:paraId="5D2CED54">
            <w:pPr>
              <w:keepNext/>
              <w:spacing w:before="20" w:after="20" w:line="260" w:lineRule="exact"/>
              <w:ind w:left="0" w:leftChars="0" w:right="0" w:rightChars="0" w:firstLine="0" w:firstLineChars="0"/>
              <w:jc w:val="center"/>
            </w:pPr>
            <w:r>
              <w:rPr>
                <w:rFonts w:ascii="Times New Roman" w:hAnsi="Times New Roman" w:eastAsia="宋体"/>
                <w:b w:val="0"/>
                <w:sz w:val="18"/>
              </w:rPr>
              <w:t>1.76～2.09</w:t>
            </w:r>
          </w:p>
        </w:tc>
        <w:tc>
          <w:tcPr>
            <w:tcW w:w="1385" w:type="dxa"/>
            <w:tcMar>
              <w:left w:w="70" w:type="dxa"/>
              <w:right w:w="70" w:type="dxa"/>
            </w:tcMar>
            <w:vAlign w:val="center"/>
          </w:tcPr>
          <w:p w14:paraId="60096E7E">
            <w:pPr>
              <w:keepNext/>
              <w:spacing w:before="20" w:after="20" w:line="260" w:lineRule="exact"/>
              <w:ind w:left="0" w:leftChars="0" w:right="0" w:rightChars="0" w:firstLine="0" w:firstLineChars="0"/>
              <w:jc w:val="center"/>
            </w:pPr>
            <w:r>
              <w:rPr>
                <w:rFonts w:ascii="Times New Roman" w:hAnsi="Times New Roman" w:eastAsia="宋体"/>
                <w:b w:val="0"/>
                <w:sz w:val="18"/>
              </w:rPr>
              <w:t>1.50～2.09</w:t>
            </w:r>
          </w:p>
        </w:tc>
        <w:tc>
          <w:tcPr>
            <w:tcW w:w="1385" w:type="dxa"/>
            <w:tcMar>
              <w:left w:w="70" w:type="dxa"/>
              <w:right w:w="70" w:type="dxa"/>
            </w:tcMar>
            <w:vAlign w:val="center"/>
          </w:tcPr>
          <w:p w14:paraId="21F1776E">
            <w:pPr>
              <w:keepNext/>
              <w:spacing w:before="20" w:after="20" w:line="260" w:lineRule="exact"/>
              <w:ind w:left="0" w:leftChars="0" w:right="0" w:rightChars="0" w:firstLine="0" w:firstLineChars="0"/>
              <w:jc w:val="center"/>
            </w:pPr>
            <w:r>
              <w:rPr>
                <w:rFonts w:ascii="Times New Roman" w:hAnsi="Times New Roman" w:eastAsia="宋体"/>
                <w:b w:val="0"/>
                <w:sz w:val="18"/>
              </w:rPr>
              <w:t>1.36～1.95</w:t>
            </w:r>
          </w:p>
        </w:tc>
      </w:tr>
      <w:tr w14:paraId="3D2F42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42EE23C">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4799AD61">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DC8943D">
            <w:pPr>
              <w:keepNext w:val="0"/>
              <w:spacing w:before="20" w:after="20" w:line="260" w:lineRule="exact"/>
              <w:ind w:left="0" w:leftChars="0" w:right="0" w:rightChars="0" w:firstLine="0" w:firstLineChars="0"/>
              <w:jc w:val="center"/>
            </w:pPr>
            <w:r>
              <w:rPr>
                <w:rFonts w:ascii="Times New Roman" w:hAnsi="Times New Roman" w:eastAsia="宋体"/>
                <w:b w:val="0"/>
                <w:sz w:val="18"/>
              </w:rPr>
              <w:t>2.23～2.49</w:t>
            </w:r>
          </w:p>
        </w:tc>
        <w:tc>
          <w:tcPr>
            <w:tcW w:w="1385" w:type="dxa"/>
            <w:tcMar>
              <w:left w:w="70" w:type="dxa"/>
              <w:right w:w="70" w:type="dxa"/>
            </w:tcMar>
            <w:vAlign w:val="center"/>
          </w:tcPr>
          <w:p w14:paraId="0AD17F9E">
            <w:pPr>
              <w:keepNext w:val="0"/>
              <w:spacing w:before="20" w:after="20" w:line="260" w:lineRule="exact"/>
              <w:ind w:left="0" w:leftChars="0" w:right="0" w:rightChars="0" w:firstLine="0" w:firstLineChars="0"/>
              <w:jc w:val="center"/>
            </w:pPr>
            <w:r>
              <w:rPr>
                <w:rFonts w:ascii="Times New Roman" w:hAnsi="Times New Roman" w:eastAsia="宋体"/>
                <w:b w:val="0"/>
                <w:sz w:val="18"/>
              </w:rPr>
              <w:t>2.08～2.49</w:t>
            </w:r>
          </w:p>
        </w:tc>
        <w:tc>
          <w:tcPr>
            <w:tcW w:w="1385" w:type="dxa"/>
            <w:tcMar>
              <w:left w:w="70" w:type="dxa"/>
              <w:right w:w="70" w:type="dxa"/>
            </w:tcMar>
            <w:vAlign w:val="center"/>
          </w:tcPr>
          <w:p w14:paraId="365AE37A">
            <w:pPr>
              <w:keepNext w:val="0"/>
              <w:spacing w:before="20" w:after="20" w:line="260" w:lineRule="exact"/>
              <w:ind w:left="0" w:leftChars="0" w:right="0" w:rightChars="0" w:firstLine="0" w:firstLineChars="0"/>
              <w:jc w:val="center"/>
            </w:pPr>
            <w:r>
              <w:rPr>
                <w:rFonts w:ascii="Times New Roman" w:hAnsi="Times New Roman" w:eastAsia="宋体"/>
                <w:b w:val="0"/>
                <w:sz w:val="18"/>
              </w:rPr>
              <w:t>1.93～2.42</w:t>
            </w:r>
          </w:p>
        </w:tc>
        <w:tc>
          <w:tcPr>
            <w:tcW w:w="1385" w:type="dxa"/>
            <w:tcMar>
              <w:left w:w="70" w:type="dxa"/>
              <w:right w:w="70" w:type="dxa"/>
            </w:tcMar>
            <w:vAlign w:val="center"/>
          </w:tcPr>
          <w:p w14:paraId="051196C3">
            <w:pPr>
              <w:keepNext w:val="0"/>
              <w:spacing w:before="20" w:after="20" w:line="260" w:lineRule="exact"/>
              <w:ind w:left="0" w:leftChars="0" w:right="0" w:rightChars="0" w:firstLine="0" w:firstLineChars="0"/>
              <w:jc w:val="center"/>
            </w:pPr>
            <w:r>
              <w:rPr>
                <w:rFonts w:ascii="Times New Roman" w:hAnsi="Times New Roman" w:eastAsia="宋体"/>
                <w:b w:val="0"/>
                <w:sz w:val="18"/>
              </w:rPr>
              <w:t>1.80～2.42</w:t>
            </w:r>
          </w:p>
        </w:tc>
      </w:tr>
    </w:tbl>
    <w:p w14:paraId="7FAC4EC1">
      <w:pPr>
        <w:pStyle w:val="2"/>
        <w:keepNext/>
        <w:spacing w:before="120" w:after="80" w:line="280" w:lineRule="exact"/>
        <w:ind w:firstLine="0"/>
        <w:jc w:val="center"/>
      </w:pPr>
      <w:r>
        <w:rPr>
          <w:rFonts w:ascii="Times New Roman" w:hAnsi="Times New Roman" w:eastAsia="宋体"/>
          <w:b w:val="0"/>
          <w:sz w:val="21"/>
        </w:rPr>
        <w:t>表5-74 电缆长度占比&gt;30%、负荷分散系数1.15的容载比区间矩阵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258216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21DAB0B5">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0C8F8946">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5A7E28CB">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6A915B9A">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0026FB2C">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66245206">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365A03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B8A5D05">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7585F57">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F99EB77">
            <w:pPr>
              <w:keepNext/>
              <w:spacing w:before="20" w:after="20" w:line="260" w:lineRule="exact"/>
              <w:ind w:left="0" w:leftChars="0" w:right="0" w:rightChars="0" w:firstLine="0" w:firstLineChars="0"/>
              <w:jc w:val="center"/>
            </w:pPr>
            <w:r>
              <w:rPr>
                <w:rFonts w:ascii="Times New Roman" w:hAnsi="Times New Roman" w:eastAsia="宋体"/>
                <w:b w:val="0"/>
                <w:sz w:val="18"/>
              </w:rPr>
              <w:t>2.00～2.40</w:t>
            </w:r>
          </w:p>
        </w:tc>
        <w:tc>
          <w:tcPr>
            <w:tcW w:w="1385" w:type="dxa"/>
            <w:tcMar>
              <w:left w:w="70" w:type="dxa"/>
              <w:right w:w="70" w:type="dxa"/>
            </w:tcMar>
            <w:vAlign w:val="center"/>
          </w:tcPr>
          <w:p w14:paraId="01F8019F">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4635398E">
            <w:pPr>
              <w:keepNext/>
              <w:spacing w:before="20" w:after="20" w:line="260" w:lineRule="exact"/>
              <w:ind w:left="0" w:leftChars="0" w:right="0" w:rightChars="0" w:firstLine="0" w:firstLineChars="0"/>
              <w:jc w:val="center"/>
            </w:pPr>
            <w:r>
              <w:rPr>
                <w:rFonts w:ascii="Times New Roman" w:hAnsi="Times New Roman" w:eastAsia="宋体"/>
                <w:b w:val="0"/>
                <w:sz w:val="18"/>
              </w:rPr>
              <w:t>1.84～2.04</w:t>
            </w:r>
          </w:p>
        </w:tc>
        <w:tc>
          <w:tcPr>
            <w:tcW w:w="1385" w:type="dxa"/>
            <w:tcMar>
              <w:left w:w="70" w:type="dxa"/>
              <w:right w:w="70" w:type="dxa"/>
            </w:tcMar>
            <w:vAlign w:val="center"/>
          </w:tcPr>
          <w:p w14:paraId="5515A0E4">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r>
      <w:tr w14:paraId="5A00C7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E2FF462">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3B0AF9F4">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896EF16">
            <w:pPr>
              <w:keepNext/>
              <w:spacing w:before="20" w:after="20" w:line="260" w:lineRule="exact"/>
              <w:ind w:left="0" w:leftChars="0" w:right="0" w:rightChars="0" w:firstLine="0" w:firstLineChars="0"/>
              <w:jc w:val="center"/>
            </w:pPr>
            <w:r>
              <w:rPr>
                <w:rFonts w:ascii="Times New Roman" w:hAnsi="Times New Roman" w:eastAsia="宋体"/>
                <w:b w:val="0"/>
                <w:sz w:val="18"/>
              </w:rPr>
              <w:t>2.00～2.40</w:t>
            </w:r>
          </w:p>
        </w:tc>
        <w:tc>
          <w:tcPr>
            <w:tcW w:w="1385" w:type="dxa"/>
            <w:tcMar>
              <w:left w:w="70" w:type="dxa"/>
              <w:right w:w="70" w:type="dxa"/>
            </w:tcMar>
            <w:vAlign w:val="center"/>
          </w:tcPr>
          <w:p w14:paraId="09D3345F">
            <w:pPr>
              <w:keepNext/>
              <w:spacing w:before="20" w:after="20" w:line="260" w:lineRule="exact"/>
              <w:ind w:left="0" w:leftChars="0" w:right="0" w:rightChars="0" w:firstLine="0" w:firstLineChars="0"/>
              <w:jc w:val="center"/>
            </w:pPr>
            <w:r>
              <w:rPr>
                <w:rFonts w:ascii="Times New Roman" w:hAnsi="Times New Roman" w:eastAsia="宋体"/>
                <w:b w:val="0"/>
                <w:sz w:val="18"/>
              </w:rPr>
              <w:t>1.84～2.22</w:t>
            </w:r>
          </w:p>
        </w:tc>
        <w:tc>
          <w:tcPr>
            <w:tcW w:w="1385" w:type="dxa"/>
            <w:tcMar>
              <w:left w:w="70" w:type="dxa"/>
              <w:right w:w="70" w:type="dxa"/>
            </w:tcMar>
            <w:vAlign w:val="center"/>
          </w:tcPr>
          <w:p w14:paraId="4ADE5797">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5BE878FD">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r>
      <w:tr w14:paraId="1327144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F3DA936">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68D08ECD">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345FBD8">
            <w:pPr>
              <w:keepNext/>
              <w:spacing w:before="20" w:after="20" w:line="260" w:lineRule="exact"/>
              <w:ind w:left="0" w:leftChars="0" w:right="0" w:rightChars="0" w:firstLine="0" w:firstLineChars="0"/>
              <w:jc w:val="center"/>
            </w:pPr>
            <w:r>
              <w:rPr>
                <w:rFonts w:ascii="Times New Roman" w:hAnsi="Times New Roman" w:eastAsia="宋体"/>
                <w:b w:val="0"/>
                <w:sz w:val="18"/>
              </w:rPr>
              <w:t>2.40～3.15</w:t>
            </w:r>
          </w:p>
        </w:tc>
        <w:tc>
          <w:tcPr>
            <w:tcW w:w="1385" w:type="dxa"/>
            <w:tcMar>
              <w:left w:w="70" w:type="dxa"/>
              <w:right w:w="70" w:type="dxa"/>
            </w:tcMar>
            <w:vAlign w:val="center"/>
          </w:tcPr>
          <w:p w14:paraId="069296E8">
            <w:pPr>
              <w:keepNext/>
              <w:spacing w:before="20" w:after="20" w:line="260" w:lineRule="exact"/>
              <w:ind w:left="0" w:leftChars="0" w:right="0" w:rightChars="0" w:firstLine="0" w:firstLineChars="0"/>
              <w:jc w:val="center"/>
            </w:pPr>
            <w:r>
              <w:rPr>
                <w:rFonts w:ascii="Times New Roman" w:hAnsi="Times New Roman" w:eastAsia="宋体"/>
                <w:b w:val="0"/>
                <w:sz w:val="18"/>
              </w:rPr>
              <w:t>2.20～2.91</w:t>
            </w:r>
          </w:p>
        </w:tc>
        <w:tc>
          <w:tcPr>
            <w:tcW w:w="1385" w:type="dxa"/>
            <w:tcMar>
              <w:left w:w="70" w:type="dxa"/>
              <w:right w:w="70" w:type="dxa"/>
            </w:tcMar>
            <w:vAlign w:val="center"/>
          </w:tcPr>
          <w:p w14:paraId="0566B53E">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40E6CE94">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r>
      <w:tr w14:paraId="34E92E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80F1425">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7DA3C86D">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71368D2">
            <w:pPr>
              <w:keepNext/>
              <w:spacing w:before="20" w:after="20" w:line="260" w:lineRule="exact"/>
              <w:ind w:left="0" w:leftChars="0" w:right="0" w:rightChars="0" w:firstLine="0" w:firstLineChars="0"/>
              <w:jc w:val="center"/>
            </w:pPr>
            <w:r>
              <w:rPr>
                <w:rFonts w:ascii="Times New Roman" w:hAnsi="Times New Roman" w:eastAsia="宋体"/>
                <w:b w:val="0"/>
                <w:sz w:val="18"/>
              </w:rPr>
              <w:t>1.95～2.32</w:t>
            </w:r>
          </w:p>
        </w:tc>
        <w:tc>
          <w:tcPr>
            <w:tcW w:w="1385" w:type="dxa"/>
            <w:tcMar>
              <w:left w:w="70" w:type="dxa"/>
              <w:right w:w="70" w:type="dxa"/>
            </w:tcMar>
            <w:vAlign w:val="center"/>
          </w:tcPr>
          <w:p w14:paraId="765E2A3B">
            <w:pPr>
              <w:keepNext/>
              <w:spacing w:before="20" w:after="20" w:line="260" w:lineRule="exact"/>
              <w:ind w:left="0" w:leftChars="0" w:right="0" w:rightChars="0" w:firstLine="0" w:firstLineChars="0"/>
              <w:jc w:val="center"/>
            </w:pPr>
            <w:r>
              <w:rPr>
                <w:rFonts w:ascii="Times New Roman" w:hAnsi="Times New Roman" w:eastAsia="宋体"/>
                <w:b w:val="0"/>
                <w:sz w:val="18"/>
              </w:rPr>
              <w:t>1.77～2.06</w:t>
            </w:r>
          </w:p>
        </w:tc>
        <w:tc>
          <w:tcPr>
            <w:tcW w:w="1385" w:type="dxa"/>
            <w:tcMar>
              <w:left w:w="70" w:type="dxa"/>
              <w:right w:w="70" w:type="dxa"/>
            </w:tcMar>
            <w:vAlign w:val="center"/>
          </w:tcPr>
          <w:p w14:paraId="018743D2">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c>
          <w:tcPr>
            <w:tcW w:w="1385" w:type="dxa"/>
            <w:tcMar>
              <w:left w:w="70" w:type="dxa"/>
              <w:right w:w="70" w:type="dxa"/>
            </w:tcMar>
            <w:vAlign w:val="center"/>
          </w:tcPr>
          <w:p w14:paraId="0B1E6ABB">
            <w:pPr>
              <w:keepNext/>
              <w:spacing w:before="20" w:after="20" w:line="260" w:lineRule="exact"/>
              <w:ind w:left="0" w:leftChars="0" w:right="0" w:rightChars="0" w:firstLine="0" w:firstLineChars="0"/>
              <w:jc w:val="center"/>
            </w:pPr>
            <w:r>
              <w:rPr>
                <w:rFonts w:ascii="Times New Roman" w:hAnsi="Times New Roman" w:eastAsia="宋体"/>
                <w:b w:val="0"/>
                <w:sz w:val="18"/>
              </w:rPr>
              <w:t>1.70～1.89</w:t>
            </w:r>
          </w:p>
        </w:tc>
      </w:tr>
      <w:tr w14:paraId="4DC5BC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419D27C">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73E51F72">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F68BFBC">
            <w:pPr>
              <w:keepNext/>
              <w:spacing w:before="20" w:after="20" w:line="260" w:lineRule="exact"/>
              <w:ind w:left="0" w:leftChars="0" w:right="0" w:rightChars="0" w:firstLine="0" w:firstLineChars="0"/>
              <w:jc w:val="center"/>
            </w:pPr>
            <w:r>
              <w:rPr>
                <w:rFonts w:ascii="Times New Roman" w:hAnsi="Times New Roman" w:eastAsia="宋体"/>
                <w:b w:val="0"/>
                <w:sz w:val="18"/>
              </w:rPr>
              <w:t>1.95～2.43</w:t>
            </w:r>
          </w:p>
        </w:tc>
        <w:tc>
          <w:tcPr>
            <w:tcW w:w="1385" w:type="dxa"/>
            <w:tcMar>
              <w:left w:w="70" w:type="dxa"/>
              <w:right w:w="70" w:type="dxa"/>
            </w:tcMar>
            <w:vAlign w:val="center"/>
          </w:tcPr>
          <w:p w14:paraId="4A012A4A">
            <w:pPr>
              <w:keepNext/>
              <w:spacing w:before="20" w:after="20" w:line="260" w:lineRule="exact"/>
              <w:ind w:left="0" w:leftChars="0" w:right="0" w:rightChars="0" w:firstLine="0" w:firstLineChars="0"/>
              <w:jc w:val="center"/>
            </w:pPr>
            <w:r>
              <w:rPr>
                <w:rFonts w:ascii="Times New Roman" w:hAnsi="Times New Roman" w:eastAsia="宋体"/>
                <w:b w:val="0"/>
                <w:sz w:val="18"/>
              </w:rPr>
              <w:t>1.77～2.32</w:t>
            </w:r>
          </w:p>
        </w:tc>
        <w:tc>
          <w:tcPr>
            <w:tcW w:w="1385" w:type="dxa"/>
            <w:tcMar>
              <w:left w:w="70" w:type="dxa"/>
              <w:right w:w="70" w:type="dxa"/>
            </w:tcMar>
            <w:vAlign w:val="center"/>
          </w:tcPr>
          <w:p w14:paraId="002EC934">
            <w:pPr>
              <w:keepNext/>
              <w:spacing w:before="20" w:after="20" w:line="260" w:lineRule="exact"/>
              <w:ind w:left="0" w:leftChars="0" w:right="0" w:rightChars="0" w:firstLine="0" w:firstLineChars="0"/>
              <w:jc w:val="center"/>
            </w:pPr>
            <w:r>
              <w:rPr>
                <w:rFonts w:ascii="Times New Roman" w:hAnsi="Times New Roman" w:eastAsia="宋体"/>
                <w:b w:val="0"/>
                <w:sz w:val="18"/>
              </w:rPr>
              <w:t>1.70～2.06</w:t>
            </w:r>
          </w:p>
        </w:tc>
        <w:tc>
          <w:tcPr>
            <w:tcW w:w="1385" w:type="dxa"/>
            <w:tcMar>
              <w:left w:w="70" w:type="dxa"/>
              <w:right w:w="70" w:type="dxa"/>
            </w:tcMar>
            <w:vAlign w:val="center"/>
          </w:tcPr>
          <w:p w14:paraId="0E6421FF">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r>
      <w:tr w14:paraId="30F042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B48A658">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1806E5C5">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23D3AD58">
            <w:pPr>
              <w:keepNext/>
              <w:spacing w:before="20" w:after="20" w:line="260" w:lineRule="exact"/>
              <w:ind w:left="0" w:leftChars="0" w:right="0" w:rightChars="0" w:firstLine="0" w:firstLineChars="0"/>
              <w:jc w:val="center"/>
            </w:pPr>
            <w:r>
              <w:rPr>
                <w:rFonts w:ascii="Times New Roman" w:hAnsi="Times New Roman" w:eastAsia="宋体"/>
                <w:b w:val="0"/>
                <w:sz w:val="18"/>
              </w:rPr>
              <w:t>2.42～2.92</w:t>
            </w:r>
          </w:p>
        </w:tc>
        <w:tc>
          <w:tcPr>
            <w:tcW w:w="1385" w:type="dxa"/>
            <w:tcMar>
              <w:left w:w="70" w:type="dxa"/>
              <w:right w:w="70" w:type="dxa"/>
            </w:tcMar>
            <w:vAlign w:val="center"/>
          </w:tcPr>
          <w:p w14:paraId="00AE90F6">
            <w:pPr>
              <w:keepNext/>
              <w:spacing w:before="20" w:after="20" w:line="260" w:lineRule="exact"/>
              <w:ind w:left="0" w:leftChars="0" w:right="0" w:rightChars="0" w:firstLine="0" w:firstLineChars="0"/>
              <w:jc w:val="center"/>
            </w:pPr>
            <w:r>
              <w:rPr>
                <w:rFonts w:ascii="Times New Roman" w:hAnsi="Times New Roman" w:eastAsia="宋体"/>
                <w:b w:val="0"/>
                <w:sz w:val="18"/>
              </w:rPr>
              <w:t>2.25～2.92</w:t>
            </w:r>
          </w:p>
        </w:tc>
        <w:tc>
          <w:tcPr>
            <w:tcW w:w="1385" w:type="dxa"/>
            <w:tcMar>
              <w:left w:w="70" w:type="dxa"/>
              <w:right w:w="70" w:type="dxa"/>
            </w:tcMar>
            <w:vAlign w:val="center"/>
          </w:tcPr>
          <w:p w14:paraId="778264AB">
            <w:pPr>
              <w:keepNext/>
              <w:spacing w:before="20" w:after="20" w:line="260" w:lineRule="exact"/>
              <w:ind w:left="0" w:leftChars="0" w:right="0" w:rightChars="0" w:firstLine="0" w:firstLineChars="0"/>
              <w:jc w:val="center"/>
            </w:pPr>
            <w:r>
              <w:rPr>
                <w:rFonts w:ascii="Times New Roman" w:hAnsi="Times New Roman" w:eastAsia="宋体"/>
                <w:b w:val="0"/>
                <w:sz w:val="18"/>
              </w:rPr>
              <w:t>2.25～2.81</w:t>
            </w:r>
          </w:p>
        </w:tc>
        <w:tc>
          <w:tcPr>
            <w:tcW w:w="1385" w:type="dxa"/>
            <w:tcMar>
              <w:left w:w="70" w:type="dxa"/>
              <w:right w:w="70" w:type="dxa"/>
            </w:tcMar>
            <w:vAlign w:val="center"/>
          </w:tcPr>
          <w:p w14:paraId="254122AF">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r>
      <w:tr w14:paraId="3E9A68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6610D40">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1B10E2EF">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730E4D43">
            <w:pPr>
              <w:keepNext/>
              <w:spacing w:before="20" w:after="20" w:line="260" w:lineRule="exact"/>
              <w:ind w:left="0" w:leftChars="0" w:right="0" w:rightChars="0" w:firstLine="0" w:firstLineChars="0"/>
              <w:jc w:val="center"/>
            </w:pPr>
            <w:r>
              <w:rPr>
                <w:rFonts w:ascii="Times New Roman" w:hAnsi="Times New Roman" w:eastAsia="宋体"/>
                <w:b w:val="0"/>
                <w:sz w:val="18"/>
              </w:rPr>
              <w:t>1.98～2.10</w:t>
            </w:r>
          </w:p>
        </w:tc>
        <w:tc>
          <w:tcPr>
            <w:tcW w:w="1385" w:type="dxa"/>
            <w:tcMar>
              <w:left w:w="70" w:type="dxa"/>
              <w:right w:w="70" w:type="dxa"/>
            </w:tcMar>
            <w:vAlign w:val="center"/>
          </w:tcPr>
          <w:p w14:paraId="6845BB71">
            <w:pPr>
              <w:keepNext/>
              <w:spacing w:before="20" w:after="20" w:line="260" w:lineRule="exact"/>
              <w:ind w:left="0" w:leftChars="0" w:right="0" w:rightChars="0" w:firstLine="0" w:firstLineChars="0"/>
              <w:jc w:val="center"/>
            </w:pPr>
            <w:r>
              <w:rPr>
                <w:rFonts w:ascii="Times New Roman" w:hAnsi="Times New Roman" w:eastAsia="宋体"/>
                <w:b w:val="0"/>
                <w:sz w:val="18"/>
              </w:rPr>
              <w:t>1.77～2.07</w:t>
            </w:r>
          </w:p>
        </w:tc>
        <w:tc>
          <w:tcPr>
            <w:tcW w:w="1385" w:type="dxa"/>
            <w:tcMar>
              <w:left w:w="70" w:type="dxa"/>
              <w:right w:w="70" w:type="dxa"/>
            </w:tcMar>
            <w:vAlign w:val="center"/>
          </w:tcPr>
          <w:p w14:paraId="7BF7589B">
            <w:pPr>
              <w:keepNext/>
              <w:spacing w:before="20" w:after="20" w:line="260" w:lineRule="exact"/>
              <w:ind w:left="0" w:leftChars="0" w:right="0" w:rightChars="0" w:firstLine="0" w:firstLineChars="0"/>
              <w:jc w:val="center"/>
            </w:pPr>
            <w:r>
              <w:rPr>
                <w:rFonts w:ascii="Times New Roman" w:hAnsi="Times New Roman" w:eastAsia="宋体"/>
                <w:b w:val="0"/>
                <w:sz w:val="18"/>
              </w:rPr>
              <w:t>1.67～1.94</w:t>
            </w:r>
          </w:p>
        </w:tc>
        <w:tc>
          <w:tcPr>
            <w:tcW w:w="1385" w:type="dxa"/>
            <w:tcMar>
              <w:left w:w="70" w:type="dxa"/>
              <w:right w:w="70" w:type="dxa"/>
            </w:tcMar>
            <w:vAlign w:val="center"/>
          </w:tcPr>
          <w:p w14:paraId="5D510CFA">
            <w:pPr>
              <w:keepNext/>
              <w:spacing w:before="20" w:after="20" w:line="260" w:lineRule="exact"/>
              <w:ind w:left="0" w:leftChars="0" w:right="0" w:rightChars="0" w:firstLine="0" w:firstLineChars="0"/>
              <w:jc w:val="center"/>
            </w:pPr>
            <w:r>
              <w:rPr>
                <w:rFonts w:ascii="Times New Roman" w:hAnsi="Times New Roman" w:eastAsia="宋体"/>
                <w:b w:val="0"/>
                <w:sz w:val="18"/>
              </w:rPr>
              <w:t>1.52～1.78</w:t>
            </w:r>
          </w:p>
        </w:tc>
      </w:tr>
      <w:tr w14:paraId="1EBA53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DB6380E">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5947CA29">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5BF29DB">
            <w:pPr>
              <w:keepNext/>
              <w:spacing w:before="20" w:after="20" w:line="260" w:lineRule="exact"/>
              <w:ind w:left="0" w:leftChars="0" w:right="0" w:rightChars="0" w:firstLine="0" w:firstLineChars="0"/>
              <w:jc w:val="center"/>
            </w:pPr>
            <w:r>
              <w:rPr>
                <w:rFonts w:ascii="Times New Roman" w:hAnsi="Times New Roman" w:eastAsia="宋体"/>
                <w:b w:val="0"/>
                <w:sz w:val="18"/>
              </w:rPr>
              <w:t>1.98～2.30</w:t>
            </w:r>
          </w:p>
        </w:tc>
        <w:tc>
          <w:tcPr>
            <w:tcW w:w="1385" w:type="dxa"/>
            <w:tcMar>
              <w:left w:w="70" w:type="dxa"/>
              <w:right w:w="70" w:type="dxa"/>
            </w:tcMar>
            <w:vAlign w:val="center"/>
          </w:tcPr>
          <w:p w14:paraId="18DD0B74">
            <w:pPr>
              <w:keepNext/>
              <w:spacing w:before="20" w:after="20" w:line="260" w:lineRule="exact"/>
              <w:ind w:left="0" w:leftChars="0" w:right="0" w:rightChars="0" w:firstLine="0" w:firstLineChars="0"/>
              <w:jc w:val="center"/>
            </w:pPr>
            <w:r>
              <w:rPr>
                <w:rFonts w:ascii="Times New Roman" w:hAnsi="Times New Roman" w:eastAsia="宋体"/>
                <w:b w:val="0"/>
                <w:sz w:val="18"/>
              </w:rPr>
              <w:t>1.77～2.30</w:t>
            </w:r>
          </w:p>
        </w:tc>
        <w:tc>
          <w:tcPr>
            <w:tcW w:w="1385" w:type="dxa"/>
            <w:tcMar>
              <w:left w:w="70" w:type="dxa"/>
              <w:right w:w="70" w:type="dxa"/>
            </w:tcMar>
            <w:vAlign w:val="center"/>
          </w:tcPr>
          <w:p w14:paraId="413970EE">
            <w:pPr>
              <w:keepNext/>
              <w:spacing w:before="20" w:after="20" w:line="260" w:lineRule="exact"/>
              <w:ind w:left="0" w:leftChars="0" w:right="0" w:rightChars="0" w:firstLine="0" w:firstLineChars="0"/>
              <w:jc w:val="center"/>
            </w:pPr>
            <w:r>
              <w:rPr>
                <w:rFonts w:ascii="Times New Roman" w:hAnsi="Times New Roman" w:eastAsia="宋体"/>
                <w:b w:val="0"/>
                <w:sz w:val="18"/>
              </w:rPr>
              <w:t>1.67～2.30</w:t>
            </w:r>
          </w:p>
        </w:tc>
        <w:tc>
          <w:tcPr>
            <w:tcW w:w="1385" w:type="dxa"/>
            <w:tcMar>
              <w:left w:w="70" w:type="dxa"/>
              <w:right w:w="70" w:type="dxa"/>
            </w:tcMar>
            <w:vAlign w:val="center"/>
          </w:tcPr>
          <w:p w14:paraId="675F33FD">
            <w:pPr>
              <w:keepNext/>
              <w:spacing w:before="20" w:after="20" w:line="260" w:lineRule="exact"/>
              <w:ind w:left="0" w:leftChars="0" w:right="0" w:rightChars="0" w:firstLine="0" w:firstLineChars="0"/>
              <w:jc w:val="center"/>
            </w:pPr>
            <w:r>
              <w:rPr>
                <w:rFonts w:ascii="Times New Roman" w:hAnsi="Times New Roman" w:eastAsia="宋体"/>
                <w:b w:val="0"/>
                <w:sz w:val="18"/>
              </w:rPr>
              <w:t>1.52～2.14</w:t>
            </w:r>
          </w:p>
        </w:tc>
      </w:tr>
      <w:tr w14:paraId="24DBA0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D26BA25">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33B07D47">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1012B916">
            <w:pPr>
              <w:keepNext/>
              <w:spacing w:before="20" w:after="20" w:line="260" w:lineRule="exact"/>
              <w:ind w:left="0" w:leftChars="0" w:right="0" w:rightChars="0" w:firstLine="0" w:firstLineChars="0"/>
              <w:jc w:val="center"/>
            </w:pPr>
            <w:r>
              <w:rPr>
                <w:rFonts w:ascii="Times New Roman" w:hAnsi="Times New Roman" w:eastAsia="宋体"/>
                <w:b w:val="0"/>
                <w:sz w:val="18"/>
              </w:rPr>
              <w:t>2.29～2.65</w:t>
            </w:r>
          </w:p>
        </w:tc>
        <w:tc>
          <w:tcPr>
            <w:tcW w:w="1385" w:type="dxa"/>
            <w:tcMar>
              <w:left w:w="70" w:type="dxa"/>
              <w:right w:w="70" w:type="dxa"/>
            </w:tcMar>
            <w:vAlign w:val="center"/>
          </w:tcPr>
          <w:p w14:paraId="069246F2">
            <w:pPr>
              <w:keepNext/>
              <w:spacing w:before="20" w:after="20" w:line="260" w:lineRule="exact"/>
              <w:ind w:left="0" w:leftChars="0" w:right="0" w:rightChars="0" w:firstLine="0" w:firstLineChars="0"/>
              <w:jc w:val="center"/>
            </w:pPr>
            <w:r>
              <w:rPr>
                <w:rFonts w:ascii="Times New Roman" w:hAnsi="Times New Roman" w:eastAsia="宋体"/>
                <w:b w:val="0"/>
                <w:sz w:val="18"/>
              </w:rPr>
              <w:t>2.16～2.65</w:t>
            </w:r>
          </w:p>
        </w:tc>
        <w:tc>
          <w:tcPr>
            <w:tcW w:w="1385" w:type="dxa"/>
            <w:tcMar>
              <w:left w:w="70" w:type="dxa"/>
              <w:right w:w="70" w:type="dxa"/>
            </w:tcMar>
            <w:vAlign w:val="center"/>
          </w:tcPr>
          <w:p w14:paraId="0BD94171">
            <w:pPr>
              <w:keepNext/>
              <w:spacing w:before="20" w:after="20" w:line="260" w:lineRule="exact"/>
              <w:ind w:left="0" w:leftChars="0" w:right="0" w:rightChars="0" w:firstLine="0" w:firstLineChars="0"/>
              <w:jc w:val="center"/>
            </w:pPr>
            <w:r>
              <w:rPr>
                <w:rFonts w:ascii="Times New Roman" w:hAnsi="Times New Roman" w:eastAsia="宋体"/>
                <w:b w:val="0"/>
                <w:sz w:val="18"/>
              </w:rPr>
              <w:t>2.01～2.65</w:t>
            </w:r>
          </w:p>
        </w:tc>
        <w:tc>
          <w:tcPr>
            <w:tcW w:w="1385" w:type="dxa"/>
            <w:tcMar>
              <w:left w:w="70" w:type="dxa"/>
              <w:right w:w="70" w:type="dxa"/>
            </w:tcMar>
            <w:vAlign w:val="center"/>
          </w:tcPr>
          <w:p w14:paraId="7DF9F325">
            <w:pPr>
              <w:keepNext/>
              <w:spacing w:before="20" w:after="20" w:line="260" w:lineRule="exact"/>
              <w:ind w:left="0" w:leftChars="0" w:right="0" w:rightChars="0" w:firstLine="0" w:firstLineChars="0"/>
              <w:jc w:val="center"/>
            </w:pPr>
            <w:r>
              <w:rPr>
                <w:rFonts w:ascii="Times New Roman" w:hAnsi="Times New Roman" w:eastAsia="宋体"/>
                <w:b w:val="0"/>
                <w:sz w:val="18"/>
              </w:rPr>
              <w:t>2.01～2.65</w:t>
            </w:r>
          </w:p>
        </w:tc>
      </w:tr>
      <w:tr w14:paraId="49283A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5D0BCE7">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05EABC35">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6DAE89C1">
            <w:pPr>
              <w:keepNext/>
              <w:spacing w:before="20" w:after="20" w:line="260" w:lineRule="exact"/>
              <w:ind w:left="0" w:leftChars="0" w:right="0" w:rightChars="0" w:firstLine="0" w:firstLineChars="0"/>
              <w:jc w:val="center"/>
            </w:pPr>
            <w:r>
              <w:rPr>
                <w:rFonts w:ascii="Times New Roman" w:hAnsi="Times New Roman" w:eastAsia="宋体"/>
                <w:b w:val="0"/>
                <w:sz w:val="18"/>
              </w:rPr>
              <w:t>1.94～2.06</w:t>
            </w:r>
          </w:p>
        </w:tc>
        <w:tc>
          <w:tcPr>
            <w:tcW w:w="1385" w:type="dxa"/>
            <w:tcMar>
              <w:left w:w="70" w:type="dxa"/>
              <w:right w:w="70" w:type="dxa"/>
            </w:tcMar>
            <w:vAlign w:val="center"/>
          </w:tcPr>
          <w:p w14:paraId="760C8C86">
            <w:pPr>
              <w:keepNext/>
              <w:spacing w:before="20" w:after="20" w:line="260" w:lineRule="exact"/>
              <w:ind w:left="0" w:leftChars="0" w:right="0" w:rightChars="0" w:firstLine="0" w:firstLineChars="0"/>
              <w:jc w:val="center"/>
            </w:pPr>
            <w:r>
              <w:rPr>
                <w:rFonts w:ascii="Times New Roman" w:hAnsi="Times New Roman" w:eastAsia="宋体"/>
                <w:b w:val="0"/>
                <w:sz w:val="18"/>
              </w:rPr>
              <w:t>1.91～1.99</w:t>
            </w:r>
          </w:p>
        </w:tc>
        <w:tc>
          <w:tcPr>
            <w:tcW w:w="1385" w:type="dxa"/>
            <w:tcMar>
              <w:left w:w="70" w:type="dxa"/>
              <w:right w:w="70" w:type="dxa"/>
            </w:tcMar>
            <w:vAlign w:val="center"/>
          </w:tcPr>
          <w:p w14:paraId="4297FEE0">
            <w:pPr>
              <w:keepNext/>
              <w:spacing w:before="20" w:after="20" w:line="260" w:lineRule="exact"/>
              <w:ind w:left="0" w:leftChars="0" w:right="0" w:rightChars="0" w:firstLine="0" w:firstLineChars="0"/>
              <w:jc w:val="center"/>
            </w:pPr>
            <w:r>
              <w:rPr>
                <w:rFonts w:ascii="Times New Roman" w:hAnsi="Times New Roman" w:eastAsia="宋体"/>
                <w:b w:val="0"/>
                <w:sz w:val="18"/>
              </w:rPr>
              <w:t>1.61～1.92</w:t>
            </w:r>
          </w:p>
        </w:tc>
        <w:tc>
          <w:tcPr>
            <w:tcW w:w="1385" w:type="dxa"/>
            <w:tcMar>
              <w:left w:w="70" w:type="dxa"/>
              <w:right w:w="70" w:type="dxa"/>
            </w:tcMar>
            <w:vAlign w:val="center"/>
          </w:tcPr>
          <w:p w14:paraId="1A1396C2">
            <w:pPr>
              <w:keepNext/>
              <w:spacing w:before="20" w:after="20" w:line="260" w:lineRule="exact"/>
              <w:ind w:left="0" w:leftChars="0" w:right="0" w:rightChars="0" w:firstLine="0" w:firstLineChars="0"/>
              <w:jc w:val="center"/>
            </w:pPr>
            <w:r>
              <w:rPr>
                <w:rFonts w:ascii="Times New Roman" w:hAnsi="Times New Roman" w:eastAsia="宋体"/>
                <w:b w:val="0"/>
                <w:sz w:val="18"/>
              </w:rPr>
              <w:t>1.36～1.62</w:t>
            </w:r>
          </w:p>
        </w:tc>
      </w:tr>
      <w:tr w14:paraId="33A620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C417EAB">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6B6933CD">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70E05044">
            <w:pPr>
              <w:keepNext/>
              <w:spacing w:before="20" w:after="20" w:line="260" w:lineRule="exact"/>
              <w:ind w:left="0" w:leftChars="0" w:right="0" w:rightChars="0" w:firstLine="0" w:firstLineChars="0"/>
              <w:jc w:val="center"/>
            </w:pPr>
            <w:r>
              <w:rPr>
                <w:rFonts w:ascii="Times New Roman" w:hAnsi="Times New Roman" w:eastAsia="宋体"/>
                <w:b w:val="0"/>
                <w:sz w:val="18"/>
              </w:rPr>
              <w:t>1.94～2.06</w:t>
            </w:r>
          </w:p>
        </w:tc>
        <w:tc>
          <w:tcPr>
            <w:tcW w:w="1385" w:type="dxa"/>
            <w:tcMar>
              <w:left w:w="70" w:type="dxa"/>
              <w:right w:w="70" w:type="dxa"/>
            </w:tcMar>
            <w:vAlign w:val="center"/>
          </w:tcPr>
          <w:p w14:paraId="0E2CA149">
            <w:pPr>
              <w:keepNext/>
              <w:spacing w:before="20" w:after="20" w:line="260" w:lineRule="exact"/>
              <w:ind w:left="0" w:leftChars="0" w:right="0" w:rightChars="0" w:firstLine="0" w:firstLineChars="0"/>
              <w:jc w:val="center"/>
            </w:pPr>
            <w:r>
              <w:rPr>
                <w:rFonts w:ascii="Times New Roman" w:hAnsi="Times New Roman" w:eastAsia="宋体"/>
                <w:b w:val="0"/>
                <w:sz w:val="18"/>
              </w:rPr>
              <w:t>1.91～2.24</w:t>
            </w:r>
          </w:p>
        </w:tc>
        <w:tc>
          <w:tcPr>
            <w:tcW w:w="1385" w:type="dxa"/>
            <w:tcMar>
              <w:left w:w="70" w:type="dxa"/>
              <w:right w:w="70" w:type="dxa"/>
            </w:tcMar>
            <w:vAlign w:val="center"/>
          </w:tcPr>
          <w:p w14:paraId="4092296F">
            <w:pPr>
              <w:keepNext/>
              <w:spacing w:before="20" w:after="20" w:line="260" w:lineRule="exact"/>
              <w:ind w:left="0" w:leftChars="0" w:right="0" w:rightChars="0" w:firstLine="0" w:firstLineChars="0"/>
              <w:jc w:val="center"/>
            </w:pPr>
            <w:r>
              <w:rPr>
                <w:rFonts w:ascii="Times New Roman" w:hAnsi="Times New Roman" w:eastAsia="宋体"/>
                <w:b w:val="0"/>
                <w:sz w:val="18"/>
              </w:rPr>
              <w:t>1.61～2.09</w:t>
            </w:r>
          </w:p>
        </w:tc>
        <w:tc>
          <w:tcPr>
            <w:tcW w:w="1385" w:type="dxa"/>
            <w:tcMar>
              <w:left w:w="70" w:type="dxa"/>
              <w:right w:w="70" w:type="dxa"/>
            </w:tcMar>
            <w:vAlign w:val="center"/>
          </w:tcPr>
          <w:p w14:paraId="10A74233">
            <w:pPr>
              <w:keepNext/>
              <w:spacing w:before="20" w:after="20" w:line="260" w:lineRule="exact"/>
              <w:ind w:left="0" w:leftChars="0" w:right="0" w:rightChars="0" w:firstLine="0" w:firstLineChars="0"/>
              <w:jc w:val="center"/>
            </w:pPr>
            <w:r>
              <w:rPr>
                <w:rFonts w:ascii="Times New Roman" w:hAnsi="Times New Roman" w:eastAsia="宋体"/>
                <w:b w:val="0"/>
                <w:sz w:val="18"/>
              </w:rPr>
              <w:t>1.36～1.95</w:t>
            </w:r>
          </w:p>
        </w:tc>
      </w:tr>
      <w:tr w14:paraId="45A51E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DA4E1B9">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52D2B683">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2472A6FB">
            <w:pPr>
              <w:keepNext w:val="0"/>
              <w:spacing w:before="20" w:after="20" w:line="260" w:lineRule="exact"/>
              <w:ind w:left="0" w:leftChars="0" w:right="0" w:rightChars="0" w:firstLine="0" w:firstLineChars="0"/>
              <w:jc w:val="center"/>
            </w:pPr>
            <w:r>
              <w:rPr>
                <w:rFonts w:ascii="Times New Roman" w:hAnsi="Times New Roman" w:eastAsia="宋体"/>
                <w:b w:val="0"/>
                <w:sz w:val="18"/>
              </w:rPr>
              <w:t>2.45～2.50</w:t>
            </w:r>
          </w:p>
        </w:tc>
        <w:tc>
          <w:tcPr>
            <w:tcW w:w="1385" w:type="dxa"/>
            <w:tcMar>
              <w:left w:w="70" w:type="dxa"/>
              <w:right w:w="70" w:type="dxa"/>
            </w:tcMar>
            <w:vAlign w:val="center"/>
          </w:tcPr>
          <w:p w14:paraId="6659ED8A">
            <w:pPr>
              <w:keepNext w:val="0"/>
              <w:spacing w:before="20" w:after="20" w:line="260" w:lineRule="exact"/>
              <w:ind w:left="0" w:leftChars="0" w:right="0" w:rightChars="0" w:firstLine="0" w:firstLineChars="0"/>
              <w:jc w:val="center"/>
            </w:pPr>
            <w:r>
              <w:rPr>
                <w:rFonts w:ascii="Times New Roman" w:hAnsi="Times New Roman" w:eastAsia="宋体"/>
                <w:b w:val="0"/>
                <w:sz w:val="18"/>
              </w:rPr>
              <w:t>2.23～2.59</w:t>
            </w:r>
          </w:p>
        </w:tc>
        <w:tc>
          <w:tcPr>
            <w:tcW w:w="1385" w:type="dxa"/>
            <w:tcMar>
              <w:left w:w="70" w:type="dxa"/>
              <w:right w:w="70" w:type="dxa"/>
            </w:tcMar>
            <w:vAlign w:val="center"/>
          </w:tcPr>
          <w:p w14:paraId="6E939595">
            <w:pPr>
              <w:keepNext w:val="0"/>
              <w:spacing w:before="20" w:after="20" w:line="260" w:lineRule="exact"/>
              <w:ind w:left="0" w:leftChars="0" w:right="0" w:rightChars="0" w:firstLine="0" w:firstLineChars="0"/>
              <w:jc w:val="center"/>
            </w:pPr>
            <w:r>
              <w:rPr>
                <w:rFonts w:ascii="Times New Roman" w:hAnsi="Times New Roman" w:eastAsia="宋体"/>
                <w:b w:val="0"/>
                <w:sz w:val="18"/>
              </w:rPr>
              <w:t>1.93～2.42</w:t>
            </w:r>
          </w:p>
        </w:tc>
        <w:tc>
          <w:tcPr>
            <w:tcW w:w="1385" w:type="dxa"/>
            <w:tcMar>
              <w:left w:w="70" w:type="dxa"/>
              <w:right w:w="70" w:type="dxa"/>
            </w:tcMar>
            <w:vAlign w:val="center"/>
          </w:tcPr>
          <w:p w14:paraId="1F9B8B45">
            <w:pPr>
              <w:keepNext w:val="0"/>
              <w:spacing w:before="20" w:after="20" w:line="260" w:lineRule="exact"/>
              <w:ind w:left="0" w:leftChars="0" w:right="0" w:rightChars="0" w:firstLine="0" w:firstLineChars="0"/>
              <w:jc w:val="center"/>
            </w:pPr>
            <w:r>
              <w:rPr>
                <w:rFonts w:ascii="Times New Roman" w:hAnsi="Times New Roman" w:eastAsia="宋体"/>
                <w:b w:val="0"/>
                <w:sz w:val="18"/>
              </w:rPr>
              <w:t>1.80～2.42</w:t>
            </w:r>
          </w:p>
        </w:tc>
      </w:tr>
    </w:tbl>
    <w:p>
      <w:pPr>
        <w:pStyle w:val="2"/>
        <w:widowControl/>
        <w:spacing w:line="348" w:lineRule="exact" w:before="0" w:after="0"/>
        <w:ind w:firstLine="480"/>
        <w:jc w:val="both"/>
        <w:rPr>
          <w:ins w:id="27488" w:author="xh" w:date="2026-10-19T14:41:17+08:00"/>
        </w:rPr>
      </w:pPr>
      <w:ins w:id="27489" w:author="xh" w:date="2026-10-19T14:41:17+08:00">
        <w:r>
          <w:rPr>
            <w:rFonts w:ascii="Times New Roman" w:hAnsi="Times New Roman" w:eastAsia="方正仿宋_GBK"/>
            <w:b w:val="0"/>
            <w:sz w:val="24"/>
          </w:rPr>
          <w:t xml:space="preserve">相邻转供档的数值区间分别由各档中全部有效节点的最小值和最大值形成。比如电缆长度占比≤10%、负荷分散系数1.10、年最大净负荷平均增长率&gt;7%、装机渗透率(1,2]这一行，前三档为1.91～2.09、1.76～2.09、1.50～1.95。它们包含各档内不同源荷取点及设备组合，区间可以重叠。判别同一背景参数下转供能力的作用，应固定其余条件沿完整转供率序列比较，第5.6.4节进一步给出九个节点及四档区间。主变按整台额定容量投运，容量随转供条件变化可呈阶梯及平台。</w:t>
        </w:r>
      </w:ins>
    </w:p>
    <w:p w14:paraId="7CEF96DA">
      <w:pPr>
        <w:pStyle w:val="2"/>
        <w:widowControl/>
        <w:spacing w:before="0" w:after="0" w:line="348" w:lineRule="exact"/>
        <w:ind w:firstLine="480"/>
        <w:jc w:val="both"/>
      </w:pPr>
      <w:r>
        <w:rPr>
          <w:rFonts w:ascii="Times New Roman" w:hAnsi="Times New Roman" w:eastAsia="方正仿宋_GBK"/>
          <w:b w:val="0"/>
          <w:sz w:val="24"/>
        </w:rPr>
        <w:t>区间端点图以电缆长度占比&gt;30%、负荷分散系数1.10为例，按与矩阵相同的行列次序展示下界和上界，两图采用相同色阶。装机渗透率较高的行具有较大的反向容量任务，年最大净负荷平均增长率改变负荷规模及既有容量储备，转供条件则影响局部支援。端点由各单元同一电缆分区内不同造价及有限源荷节点的可行配置共同形成，读取区间后，按实际参数和设备条件确定对应方案。</w:t>
      </w:r>
    </w:p>
    <w:p w14:paraId="55AB8E69">
      <w:pPr>
        <w:pStyle w:val="2"/>
        <w:keepNext/>
        <w:spacing w:before="120" w:after="0" w:line="240" w:lineRule="auto"/>
        <w:ind w:left="0" w:leftChars="0" w:right="0" w:rightChars="0" w:firstLine="0" w:firstLineChars="0" w:hanging="0" w:hangingChars="0" w:start="0" w:end="0" w:startChars="0" w:endChars="0"/>
        <w:jc w:val="center"/>
        <w:pPrChange w:id="28351" w:author="xh" w:date="2026-10-19T14:41:56+08:00">
          <w:pPr>
            <w:pStyle w:val="2"/>
            <w:keepNext/>
            <w:spacing w:before="120" w:after="0" w:line="240" w:lineRule="auto"/>
            <w:ind w:left="0" w:leftChars="0" w:right="0" w:rightChars="0" w:firstLine="0" w:firstLineChars="0"/>
            <w:jc w:val="center"/>
          </w:pPr>
        </w:pPrChange>
      </w:pPr>
      <w:r>
        <w:drawing>
          <wp:inline distT="0" distB="0" distL="114300" distR="114300">
            <wp:extent cx="5120640" cy="5271135"/>
            <wp:effectExtent l="0" t="0" r="0" b="0"/>
            <wp:docPr id="6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pic:cNvPicPr>
                      <a:picLocks noChangeAspect="1" noChangeArrowheads="1"/>
                    </pic:cNvPicPr>
                  </pic:nvPicPr>
                  <pic:blipFill>
                    <a:blip r:embed="rId47"/>
                    <a:stretch>
                      <a:fillRect/>
                    </a:stretch>
                  </pic:blipFill>
                  <pic:spPr>
                    <a:xfrm>
                      <a:off x="0" y="0"/>
                      <a:ext cx="5120640" cy="5271247"/>
                    </a:xfrm>
                    <a:prstGeom prst="rect">
                      <a:avLst/>
                    </a:prstGeom>
                    <a:noFill/>
                    <a:ln w="9525">
                      <a:noFill/>
                    </a:ln>
                  </pic:spPr>
                </pic:pic>
              </a:graphicData>
            </a:graphic>
          </wp:inline>
        </w:drawing>
      </w:r>
    </w:p>
    <w:p w14:paraId="7430D27B">
      <w:pPr>
        <w:pStyle w:val="2"/>
        <w:spacing w:before="60" w:after="120" w:line="280" w:lineRule="exact"/>
        <w:ind w:left="0" w:leftChars="0" w:right="0" w:rightChars="0" w:firstLine="0" w:firstLineChars="0" w:hanging="0" w:hangingChars="0" w:start="0" w:end="0" w:startChars="0" w:endChars="0"/>
        <w:jc w:val="center"/>
        <w:pPrChange w:id="28352" w:author="xh" w:date="2026-10-19T14:42:35+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图5-12 电缆长度占比&gt;30%、负荷分散系数1.10下的矩阵端点</w:t>
      </w:r>
    </w:p>
    <w:p w14:paraId="04562D14">
      <w:pPr>
        <w:pStyle w:val="5"/>
        <w:keepNext/>
        <w:numPr>
          <w:ilvl w:val="0"/>
          <w:numId w:val="0"/>
        </w:numPr>
        <w:spacing w:before="160" w:after="120" w:line="390" w:lineRule="exact"/>
        <w:ind w:firstLine="0"/>
      </w:pPr>
      <w:bookmarkStart w:id="259" w:name="参数关联对应的设备变化"/>
      <w:r>
        <w:rPr>
          <w:rFonts w:ascii="Times New Roman" w:hAnsi="Times New Roman" w:eastAsia="方正仿宋_GBK"/>
          <w:b/>
          <w:sz w:val="26"/>
        </w:rPr>
        <w:t>5.6.3 参数关联对应的设备变化</w:t>
      </w:r>
      <w:bookmarkEnd w:id="259"/>
    </w:p>
    <w:p w14:paraId="7122D487">
      <w:pPr>
        <w:pStyle w:val="115"/>
        <w:widowControl/>
        <w:spacing w:before="0" w:after="0" w:line="348" w:lineRule="exact"/>
        <w:ind w:firstLine="480"/>
        <w:jc w:val="both"/>
      </w:pPr>
      <w:r>
        <w:rPr>
          <w:rFonts w:ascii="Times New Roman" w:hAnsi="Times New Roman" w:eastAsia="方正仿宋_GBK"/>
          <w:b w:val="0"/>
          <w:sz w:val="24"/>
        </w:rPr>
        <w:t>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14:paraId="68E3C955">
      <w:pPr>
        <w:pStyle w:val="2"/>
        <w:keepNext/>
        <w:spacing w:before="120" w:after="0" w:line="240" w:lineRule="auto"/>
        <w:ind w:left="0" w:leftChars="0" w:right="0" w:rightChars="0" w:firstLine="0" w:firstLineChars="0" w:hanging="0" w:hangingChars="0" w:start="0" w:end="0" w:startChars="0" w:endChars="0"/>
        <w:jc w:val="center"/>
        <w:pPrChange w:id="28353" w:author="xh" w:date="2026-10-19T14:43:15+08:00">
          <w:pPr>
            <w:pStyle w:val="2"/>
            <w:keepNext/>
            <w:spacing w:before="120" w:after="0" w:line="240" w:lineRule="auto"/>
            <w:ind w:left="0" w:leftChars="0" w:right="0" w:rightChars="0" w:firstLine="0" w:firstLineChars="0"/>
            <w:jc w:val="center"/>
          </w:pPr>
        </w:pPrChange>
      </w:pPr>
      <w:r>
        <w:drawing>
          <wp:inline distT="0" distB="0" distL="114300" distR="114300">
            <wp:extent cx="5120640" cy="3321685"/>
            <wp:effectExtent l="0" t="0" r="0" b="0"/>
            <wp:docPr id="7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pic:cNvPicPr>
                      <a:picLocks noChangeAspect="1" noChangeArrowheads="1"/>
                    </pic:cNvPicPr>
                  </pic:nvPicPr>
                  <pic:blipFill>
                    <a:blip r:embed="rId48"/>
                    <a:stretch>
                      <a:fillRect/>
                    </a:stretch>
                  </pic:blipFill>
                  <pic:spPr>
                    <a:xfrm>
                      <a:off x="0" y="0"/>
                      <a:ext cx="5120640" cy="3321880"/>
                    </a:xfrm>
                    <a:prstGeom prst="rect">
                      <a:avLst/>
                    </a:prstGeom>
                    <a:noFill/>
                    <a:ln w="9525">
                      <a:noFill/>
                    </a:ln>
                  </pic:spPr>
                </pic:pic>
              </a:graphicData>
            </a:graphic>
          </wp:inline>
        </w:drawing>
      </w:r>
    </w:p>
    <w:p w14:paraId="74661DFC">
      <w:pPr>
        <w:pStyle w:val="2"/>
        <w:spacing w:before="60" w:after="120" w:line="280" w:lineRule="exact"/>
        <w:ind w:left="0" w:leftChars="0" w:right="0" w:rightChars="0" w:firstLine="0" w:firstLineChars="0" w:hanging="0" w:hangingChars="0" w:start="0" w:end="0" w:startChars="0" w:endChars="0"/>
        <w:jc w:val="center"/>
        <w:pPrChange w:id="28354" w:author="xh" w:date="2026-10-19T14:43:54+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图5-13 装机渗透率与年最大净负荷平均增长率对应的容载比</w:t>
      </w:r>
    </w:p>
    <w:p w14:paraId="542C9327">
      <w:pPr>
        <w:pStyle w:val="2"/>
        <w:widowControl/>
        <w:spacing w:before="0" w:after="0" w:line="348" w:lineRule="exact"/>
        <w:ind w:firstLine="480"/>
        <w:jc w:val="both"/>
      </w:pPr>
      <w:r>
        <w:rPr>
          <w:rFonts w:ascii="Times New Roman" w:hAnsi="Times New Roman" w:eastAsia="方正仿宋_GBK"/>
          <w:b w:val="0"/>
          <w:sz w:val="24"/>
        </w:rPr>
        <w:t>图中固定电缆长度占比10%、初始转供率40%和负荷分散系数1.10，显示同一组背景下源荷条件的作用。</w:t>
      </w:r>
    </w:p>
    <w:p w14:paraId="54AB3C05">
      <w:pPr>
        <w:pStyle w:val="5"/>
        <w:keepNext/>
        <w:numPr>
          <w:ilvl w:val="0"/>
          <w:numId w:val="0"/>
        </w:numPr>
        <w:spacing w:before="160" w:after="120" w:line="390" w:lineRule="exact"/>
        <w:ind w:firstLine="0"/>
      </w:pPr>
      <w:bookmarkStart w:id="260" w:name="固定源荷条件下的转供序列"/>
      <w:r>
        <w:rPr>
          <w:rFonts w:ascii="Times New Roman" w:hAnsi="Times New Roman" w:eastAsia="方正仿宋_GBK"/>
          <w:b/>
          <w:sz w:val="26"/>
        </w:rPr>
        <w:t>5.6.4 固定源荷条件下的转供序列</w:t>
      </w:r>
      <w:bookmarkEnd w:id="260"/>
    </w:p>
    <w:p w14:paraId="591B8BAC">
      <w:pPr>
        <w:pStyle w:val="115"/>
        <w:widowControl/>
        <w:spacing w:before="0" w:after="0" w:line="348" w:lineRule="exact"/>
        <w:ind w:firstLine="480"/>
        <w:jc w:val="both"/>
      </w:pPr>
      <w:r>
        <w:rPr>
          <w:rFonts w:ascii="Times New Roman" w:hAnsi="Times New Roman" w:eastAsia="方正仿宋_GBK"/>
          <w:b w:val="0"/>
          <w:sz w:val="24"/>
        </w:rPr>
        <w:t>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14:paraId="05E7FE8A">
      <w:pPr>
        <w:pStyle w:val="2"/>
        <w:widowControl/>
        <w:spacing w:before="0" w:after="0" w:line="348" w:lineRule="exact"/>
        <w:ind w:firstLine="480"/>
        <w:jc w:val="both"/>
      </w:pPr>
      <w:r>
        <w:rPr>
          <w:rFonts w:ascii="Times New Roman" w:hAnsi="Times New Roman" w:eastAsia="方正仿宋_GBK"/>
          <w:b w:val="0"/>
          <w:sz w:val="24"/>
        </w:rPr>
        <w:t>在电缆长度占比50%的共同条件下，选取装机渗透率50%的两组典型源荷场景。每组包含10%～90%的九个初始转供率节点，按四档归纳容载比推荐范围，共形成8个区间单元。两组区间上下界均随转供档位提高而逐档下降。</w:t>
      </w:r>
    </w:p>
    <w:p w14:paraId="228CA74C">
      <w:pPr>
        <w:pStyle w:val="2"/>
        <w:keepNext/>
        <w:spacing w:before="120" w:after="80" w:line="280" w:lineRule="exact"/>
        <w:ind w:firstLine="0"/>
        <w:jc w:val="center"/>
      </w:pPr>
      <w:r>
        <w:rPr>
          <w:rFonts w:ascii="Times New Roman" w:hAnsi="Times New Roman" w:eastAsia="宋体"/>
          <w:b w:val="0"/>
          <w:sz w:val="21"/>
        </w:rPr>
        <w:t>表5-75 典型源荷条件下随初始转供率变化的容载比推荐范围</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401159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4FFCE8E8">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187" w:type="dxa"/>
            <w:tcMar>
              <w:left w:w="70" w:type="dxa"/>
              <w:right w:w="70" w:type="dxa"/>
            </w:tcMar>
            <w:vAlign w:val="center"/>
          </w:tcPr>
          <w:p w14:paraId="1B847403">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187" w:type="dxa"/>
            <w:tcMar>
              <w:left w:w="70" w:type="dxa"/>
              <w:right w:w="70" w:type="dxa"/>
            </w:tcMar>
            <w:vAlign w:val="center"/>
          </w:tcPr>
          <w:p w14:paraId="189F6227">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c>
          <w:tcPr>
            <w:tcW w:w="1187" w:type="dxa"/>
            <w:tcMar>
              <w:left w:w="70" w:type="dxa"/>
              <w:right w:w="70" w:type="dxa"/>
            </w:tcMar>
            <w:vAlign w:val="center"/>
          </w:tcPr>
          <w:p w14:paraId="6C46824B">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187" w:type="dxa"/>
            <w:tcMar>
              <w:left w:w="70" w:type="dxa"/>
              <w:right w:w="70" w:type="dxa"/>
            </w:tcMar>
            <w:vAlign w:val="center"/>
          </w:tcPr>
          <w:p w14:paraId="7107BFAE">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187" w:type="dxa"/>
            <w:tcMar>
              <w:left w:w="70" w:type="dxa"/>
              <w:right w:w="70" w:type="dxa"/>
            </w:tcMar>
            <w:vAlign w:val="center"/>
          </w:tcPr>
          <w:p w14:paraId="2B2F6F32">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187" w:type="dxa"/>
            <w:tcMar>
              <w:left w:w="70" w:type="dxa"/>
              <w:right w:w="70" w:type="dxa"/>
            </w:tcMar>
            <w:vAlign w:val="center"/>
          </w:tcPr>
          <w:p w14:paraId="7EFEB037">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028EC6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14E1E66">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187" w:type="dxa"/>
            <w:tcMar>
              <w:left w:w="70" w:type="dxa"/>
              <w:right w:w="70" w:type="dxa"/>
            </w:tcMar>
            <w:vAlign w:val="center"/>
          </w:tcPr>
          <w:p w14:paraId="14AD053D">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7471BC7D">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1187" w:type="dxa"/>
            <w:tcMar>
              <w:left w:w="70" w:type="dxa"/>
              <w:right w:w="70" w:type="dxa"/>
            </w:tcMar>
            <w:vAlign w:val="center"/>
          </w:tcPr>
          <w:p w14:paraId="26453DE1">
            <w:pPr>
              <w:keepNext/>
              <w:spacing w:before="20" w:after="20" w:line="260" w:lineRule="exact"/>
              <w:ind w:left="0" w:leftChars="0" w:right="0" w:rightChars="0" w:firstLine="0" w:firstLineChars="0"/>
              <w:jc w:val="center"/>
            </w:pPr>
            <w:r>
              <w:rPr>
                <w:rFonts w:ascii="Times New Roman" w:hAnsi="Times New Roman" w:eastAsia="宋体"/>
                <w:b w:val="0"/>
                <w:sz w:val="18"/>
              </w:rPr>
              <w:t>1.86～1.96</w:t>
            </w:r>
          </w:p>
        </w:tc>
        <w:tc>
          <w:tcPr>
            <w:tcW w:w="1187" w:type="dxa"/>
            <w:tcMar>
              <w:left w:w="70" w:type="dxa"/>
              <w:right w:w="70" w:type="dxa"/>
            </w:tcMar>
            <w:vAlign w:val="center"/>
          </w:tcPr>
          <w:p w14:paraId="37C78684">
            <w:pPr>
              <w:keepNext/>
              <w:spacing w:before="20" w:after="20" w:line="260" w:lineRule="exact"/>
              <w:ind w:left="0" w:leftChars="0" w:right="0" w:rightChars="0" w:firstLine="0" w:firstLineChars="0"/>
              <w:jc w:val="center"/>
            </w:pPr>
            <w:r>
              <w:rPr>
                <w:rFonts w:ascii="Times New Roman" w:hAnsi="Times New Roman" w:eastAsia="宋体"/>
                <w:b w:val="0"/>
                <w:sz w:val="18"/>
              </w:rPr>
              <w:t>1.43～1.66</w:t>
            </w:r>
          </w:p>
        </w:tc>
        <w:tc>
          <w:tcPr>
            <w:tcW w:w="1187" w:type="dxa"/>
            <w:tcMar>
              <w:left w:w="70" w:type="dxa"/>
              <w:right w:w="70" w:type="dxa"/>
            </w:tcMar>
            <w:vAlign w:val="center"/>
          </w:tcPr>
          <w:p w14:paraId="28383BA6">
            <w:pPr>
              <w:keepNext/>
              <w:spacing w:before="20" w:after="20" w:line="260" w:lineRule="exact"/>
              <w:ind w:left="0" w:leftChars="0" w:right="0" w:rightChars="0" w:firstLine="0" w:firstLineChars="0"/>
              <w:jc w:val="center"/>
            </w:pPr>
            <w:r>
              <w:rPr>
                <w:rFonts w:ascii="Times New Roman" w:hAnsi="Times New Roman" w:eastAsia="宋体"/>
                <w:b w:val="0"/>
                <w:sz w:val="18"/>
              </w:rPr>
              <w:t>1.31～1.44</w:t>
            </w:r>
          </w:p>
        </w:tc>
        <w:tc>
          <w:tcPr>
            <w:tcW w:w="1187" w:type="dxa"/>
            <w:tcMar>
              <w:left w:w="70" w:type="dxa"/>
              <w:right w:w="70" w:type="dxa"/>
            </w:tcMar>
            <w:vAlign w:val="center"/>
          </w:tcPr>
          <w:p w14:paraId="075364C2">
            <w:pPr>
              <w:keepNext/>
              <w:spacing w:before="20" w:after="20" w:line="260" w:lineRule="exact"/>
              <w:ind w:left="0" w:leftChars="0" w:right="0" w:rightChars="0" w:firstLine="0" w:firstLineChars="0"/>
              <w:jc w:val="center"/>
            </w:pPr>
            <w:r>
              <w:rPr>
                <w:rFonts w:ascii="Times New Roman" w:hAnsi="Times New Roman" w:eastAsia="宋体"/>
                <w:b w:val="0"/>
                <w:sz w:val="18"/>
              </w:rPr>
              <w:t>1.26～1.36</w:t>
            </w:r>
          </w:p>
        </w:tc>
      </w:tr>
      <w:tr w14:paraId="1B64E3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C426FDB">
            <w:pPr>
              <w:keepNext w:val="0"/>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187" w:type="dxa"/>
            <w:tcMar>
              <w:left w:w="70" w:type="dxa"/>
              <w:right w:w="70" w:type="dxa"/>
            </w:tcMar>
            <w:vAlign w:val="center"/>
          </w:tcPr>
          <w:p w14:paraId="1EC2586E">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187" w:type="dxa"/>
            <w:tcMar>
              <w:left w:w="70" w:type="dxa"/>
              <w:right w:w="70" w:type="dxa"/>
            </w:tcMar>
            <w:vAlign w:val="center"/>
          </w:tcPr>
          <w:p w14:paraId="7E601714">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187" w:type="dxa"/>
            <w:tcMar>
              <w:left w:w="70" w:type="dxa"/>
              <w:right w:w="70" w:type="dxa"/>
            </w:tcMar>
            <w:vAlign w:val="center"/>
          </w:tcPr>
          <w:p w14:paraId="592B2D2F">
            <w:pPr>
              <w:keepNext w:val="0"/>
              <w:spacing w:before="20" w:after="20" w:line="260" w:lineRule="exact"/>
              <w:ind w:left="0" w:leftChars="0" w:right="0" w:rightChars="0" w:firstLine="0" w:firstLineChars="0"/>
              <w:jc w:val="center"/>
            </w:pPr>
            <w:r>
              <w:rPr>
                <w:rFonts w:ascii="Times New Roman" w:hAnsi="Times New Roman" w:eastAsia="宋体"/>
                <w:b w:val="0"/>
                <w:sz w:val="18"/>
              </w:rPr>
              <w:t>1.53～1.85</w:t>
            </w:r>
          </w:p>
        </w:tc>
        <w:tc>
          <w:tcPr>
            <w:tcW w:w="1187" w:type="dxa"/>
            <w:tcMar>
              <w:left w:w="70" w:type="dxa"/>
              <w:right w:w="70" w:type="dxa"/>
            </w:tcMar>
            <w:vAlign w:val="center"/>
          </w:tcPr>
          <w:p w14:paraId="16C1E6C1">
            <w:pPr>
              <w:keepNext w:val="0"/>
              <w:spacing w:before="20" w:after="20" w:line="260" w:lineRule="exact"/>
              <w:ind w:left="0" w:leftChars="0" w:right="0" w:rightChars="0" w:firstLine="0" w:firstLineChars="0"/>
              <w:jc w:val="center"/>
            </w:pPr>
            <w:r>
              <w:rPr>
                <w:rFonts w:ascii="Times New Roman" w:hAnsi="Times New Roman" w:eastAsia="宋体"/>
                <w:b w:val="0"/>
                <w:sz w:val="18"/>
              </w:rPr>
              <w:t>1.35～1.57</w:t>
            </w:r>
          </w:p>
        </w:tc>
        <w:tc>
          <w:tcPr>
            <w:tcW w:w="1187" w:type="dxa"/>
            <w:tcMar>
              <w:left w:w="70" w:type="dxa"/>
              <w:right w:w="70" w:type="dxa"/>
            </w:tcMar>
            <w:vAlign w:val="center"/>
          </w:tcPr>
          <w:p w14:paraId="287DEB0C">
            <w:pPr>
              <w:keepNext w:val="0"/>
              <w:spacing w:before="20" w:after="20" w:line="260" w:lineRule="exact"/>
              <w:ind w:left="0" w:leftChars="0" w:right="0" w:rightChars="0" w:firstLine="0" w:firstLineChars="0"/>
              <w:jc w:val="center"/>
            </w:pPr>
            <w:r>
              <w:rPr>
                <w:rFonts w:ascii="Times New Roman" w:hAnsi="Times New Roman" w:eastAsia="宋体"/>
                <w:b w:val="0"/>
                <w:sz w:val="18"/>
              </w:rPr>
              <w:t>1.33～1.36</w:t>
            </w:r>
          </w:p>
        </w:tc>
        <w:tc>
          <w:tcPr>
            <w:tcW w:w="1187" w:type="dxa"/>
            <w:tcMar>
              <w:left w:w="70" w:type="dxa"/>
              <w:right w:w="70" w:type="dxa"/>
            </w:tcMar>
            <w:vAlign w:val="center"/>
          </w:tcPr>
          <w:p w14:paraId="7A74EF74">
            <w:pPr>
              <w:keepNext w:val="0"/>
              <w:spacing w:before="20" w:after="20" w:line="260" w:lineRule="exact"/>
              <w:ind w:left="0" w:leftChars="0" w:right="0" w:rightChars="0" w:firstLine="0" w:firstLineChars="0"/>
              <w:jc w:val="center"/>
            </w:pPr>
            <w:r>
              <w:rPr>
                <w:rFonts w:ascii="Times New Roman" w:hAnsi="Times New Roman" w:eastAsia="宋体"/>
                <w:b w:val="0"/>
                <w:sz w:val="18"/>
              </w:rPr>
              <w:t>1.25～1.26</w:t>
            </w:r>
          </w:p>
        </w:tc>
      </w:tr>
    </w:tbl>
    <w:p w14:paraId="13567C5B">
      <w:pPr>
        <w:pStyle w:val="2"/>
        <w:widowControl/>
        <w:spacing w:before="0" w:after="0" w:line="348" w:lineRule="exact"/>
        <w:ind w:firstLine="480"/>
        <w:jc w:val="both"/>
      </w:pPr>
      <w:r>
        <w:rPr>
          <w:rFonts w:ascii="Times New Roman" w:hAnsi="Times New Roman" w:eastAsia="方正仿宋_GBK"/>
          <w:b w:val="0"/>
          <w:sz w:val="24"/>
        </w:rPr>
        <w:t>注：两组均采用电缆长度占比50%和五站设备重新选配条件。</w:t>
      </w:r>
    </w:p>
    <w:p w14:paraId="3D7C21E8">
      <w:pPr>
        <w:pStyle w:val="2"/>
        <w:keepNext/>
        <w:spacing w:before="120" w:after="80" w:line="280" w:lineRule="exact"/>
        <w:ind w:firstLine="0"/>
        <w:jc w:val="center"/>
      </w:pPr>
      <w:r>
        <w:rPr>
          <w:rFonts w:ascii="Times New Roman" w:hAnsi="Times New Roman" w:eastAsia="宋体"/>
          <w:b w:val="0"/>
          <w:sz w:val="21"/>
        </w:rPr>
        <w:t>表5-76 场景1的完整转供率节点及设备方案</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F1FB3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308A48B4">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385" w:type="dxa"/>
            <w:tcMar>
              <w:left w:w="70" w:type="dxa"/>
              <w:right w:w="70" w:type="dxa"/>
            </w:tcMar>
            <w:vAlign w:val="center"/>
          </w:tcPr>
          <w:p w14:paraId="3101CA7C">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1F318AB8">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4B519231">
            <w:pPr>
              <w:keepNext/>
              <w:spacing w:before="20" w:after="20" w:line="260" w:lineRule="exact"/>
              <w:ind w:left="0" w:leftChars="0" w:right="0" w:rightChars="0" w:firstLine="0" w:firstLineChars="0"/>
              <w:jc w:val="center"/>
            </w:pPr>
            <w:r>
              <w:rPr>
                <w:rFonts w:ascii="Times New Roman" w:hAnsi="Times New Roman" w:eastAsia="宋体"/>
                <w:b/>
                <w:sz w:val="18"/>
              </w:rPr>
              <w:t>储能/MWh</w:t>
            </w:r>
          </w:p>
        </w:tc>
        <w:tc>
          <w:tcPr>
            <w:tcW w:w="1385" w:type="dxa"/>
            <w:tcMar>
              <w:left w:w="70" w:type="dxa"/>
              <w:right w:w="70" w:type="dxa"/>
            </w:tcMar>
            <w:vAlign w:val="center"/>
          </w:tcPr>
          <w:p w14:paraId="004D61CB">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45A8ECE5">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0C564A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75FF07A">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6C0C617A">
            <w:pPr>
              <w:keepNext/>
              <w:spacing w:before="20" w:after="20" w:line="260" w:lineRule="exact"/>
              <w:ind w:left="0" w:leftChars="0" w:right="0" w:rightChars="0" w:firstLine="0" w:firstLineChars="0"/>
              <w:jc w:val="center"/>
            </w:pPr>
            <w:r>
              <w:rPr>
                <w:rFonts w:ascii="Times New Roman" w:hAnsi="Times New Roman" w:eastAsia="宋体"/>
                <w:b w:val="0"/>
                <w:sz w:val="18"/>
              </w:rPr>
              <w:t>570.50</w:t>
            </w:r>
          </w:p>
        </w:tc>
        <w:tc>
          <w:tcPr>
            <w:tcW w:w="1385" w:type="dxa"/>
            <w:tcMar>
              <w:left w:w="70" w:type="dxa"/>
              <w:right w:w="70" w:type="dxa"/>
            </w:tcMar>
            <w:vAlign w:val="center"/>
          </w:tcPr>
          <w:p w14:paraId="55F23B30">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385" w:type="dxa"/>
            <w:tcMar>
              <w:left w:w="70" w:type="dxa"/>
              <w:right w:w="70" w:type="dxa"/>
            </w:tcMar>
            <w:vAlign w:val="center"/>
          </w:tcPr>
          <w:p w14:paraId="70A42B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616C483">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2A783AE9">
            <w:pPr>
              <w:keepNext/>
              <w:spacing w:before="20" w:after="20" w:line="260" w:lineRule="exact"/>
              <w:ind w:left="0" w:leftChars="0" w:right="0" w:rightChars="0" w:firstLine="0" w:firstLineChars="0"/>
              <w:jc w:val="center"/>
            </w:pPr>
            <w:r>
              <w:rPr>
                <w:rFonts w:ascii="Times New Roman" w:hAnsi="Times New Roman" w:eastAsia="宋体"/>
                <w:b w:val="0"/>
                <w:sz w:val="18"/>
              </w:rPr>
              <w:t>14578.77</w:t>
            </w:r>
          </w:p>
        </w:tc>
      </w:tr>
      <w:tr w14:paraId="20F32A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89D8E38">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385" w:type="dxa"/>
            <w:tcMar>
              <w:left w:w="70" w:type="dxa"/>
              <w:right w:w="70" w:type="dxa"/>
            </w:tcMar>
            <w:vAlign w:val="center"/>
          </w:tcPr>
          <w:p w14:paraId="24724EAE">
            <w:pPr>
              <w:keepNext/>
              <w:spacing w:before="20" w:after="20" w:line="260" w:lineRule="exact"/>
              <w:ind w:left="0" w:leftChars="0" w:right="0" w:rightChars="0" w:firstLine="0" w:firstLineChars="0"/>
              <w:jc w:val="center"/>
            </w:pPr>
            <w:r>
              <w:rPr>
                <w:rFonts w:ascii="Times New Roman" w:hAnsi="Times New Roman" w:eastAsia="宋体"/>
                <w:b w:val="0"/>
                <w:sz w:val="18"/>
              </w:rPr>
              <w:t>570.50</w:t>
            </w:r>
          </w:p>
        </w:tc>
        <w:tc>
          <w:tcPr>
            <w:tcW w:w="1385" w:type="dxa"/>
            <w:tcMar>
              <w:left w:w="70" w:type="dxa"/>
              <w:right w:w="70" w:type="dxa"/>
            </w:tcMar>
            <w:vAlign w:val="center"/>
          </w:tcPr>
          <w:p w14:paraId="521DCCF0">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385" w:type="dxa"/>
            <w:tcMar>
              <w:left w:w="70" w:type="dxa"/>
              <w:right w:w="70" w:type="dxa"/>
            </w:tcMar>
            <w:vAlign w:val="center"/>
          </w:tcPr>
          <w:p w14:paraId="6B1C19C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A08EF58">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71E67B0F">
            <w:pPr>
              <w:keepNext/>
              <w:spacing w:before="20" w:after="20" w:line="260" w:lineRule="exact"/>
              <w:ind w:left="0" w:leftChars="0" w:right="0" w:rightChars="0" w:firstLine="0" w:firstLineChars="0"/>
              <w:jc w:val="center"/>
            </w:pPr>
            <w:r>
              <w:rPr>
                <w:rFonts w:ascii="Times New Roman" w:hAnsi="Times New Roman" w:eastAsia="宋体"/>
                <w:b w:val="0"/>
                <w:sz w:val="18"/>
              </w:rPr>
              <w:t>14578.77</w:t>
            </w:r>
          </w:p>
        </w:tc>
      </w:tr>
      <w:tr w14:paraId="663660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542F1CF">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385" w:type="dxa"/>
            <w:tcMar>
              <w:left w:w="70" w:type="dxa"/>
              <w:right w:w="70" w:type="dxa"/>
            </w:tcMar>
            <w:vAlign w:val="center"/>
          </w:tcPr>
          <w:p w14:paraId="625BC1A3">
            <w:pPr>
              <w:keepNext/>
              <w:spacing w:before="20" w:after="20" w:line="260" w:lineRule="exact"/>
              <w:ind w:left="0" w:leftChars="0" w:right="0" w:rightChars="0" w:firstLine="0" w:firstLineChars="0"/>
              <w:jc w:val="center"/>
            </w:pPr>
            <w:r>
              <w:rPr>
                <w:rFonts w:ascii="Times New Roman" w:hAnsi="Times New Roman" w:eastAsia="宋体"/>
                <w:b w:val="0"/>
                <w:sz w:val="18"/>
              </w:rPr>
              <w:t>544.50</w:t>
            </w:r>
          </w:p>
        </w:tc>
        <w:tc>
          <w:tcPr>
            <w:tcW w:w="1385" w:type="dxa"/>
            <w:tcMar>
              <w:left w:w="70" w:type="dxa"/>
              <w:right w:w="70" w:type="dxa"/>
            </w:tcMar>
            <w:vAlign w:val="center"/>
          </w:tcPr>
          <w:p w14:paraId="61D03DB1">
            <w:pPr>
              <w:keepNext/>
              <w:spacing w:before="20" w:after="20" w:line="260" w:lineRule="exact"/>
              <w:ind w:left="0" w:leftChars="0" w:right="0" w:rightChars="0" w:firstLine="0" w:firstLineChars="0"/>
              <w:jc w:val="center"/>
            </w:pPr>
            <w:r>
              <w:rPr>
                <w:rFonts w:ascii="Times New Roman" w:hAnsi="Times New Roman" w:eastAsia="宋体"/>
                <w:b w:val="0"/>
                <w:sz w:val="18"/>
              </w:rPr>
              <w:t>1.86</w:t>
            </w:r>
          </w:p>
        </w:tc>
        <w:tc>
          <w:tcPr>
            <w:tcW w:w="1385" w:type="dxa"/>
            <w:tcMar>
              <w:left w:w="70" w:type="dxa"/>
              <w:right w:w="70" w:type="dxa"/>
            </w:tcMar>
            <w:vAlign w:val="center"/>
          </w:tcPr>
          <w:p w14:paraId="058949B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E7B7740">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4518CBFE">
            <w:pPr>
              <w:keepNext/>
              <w:spacing w:before="20" w:after="20" w:line="260" w:lineRule="exact"/>
              <w:ind w:left="0" w:leftChars="0" w:right="0" w:rightChars="0" w:firstLine="0" w:firstLineChars="0"/>
              <w:jc w:val="center"/>
            </w:pPr>
            <w:r>
              <w:rPr>
                <w:rFonts w:ascii="Times New Roman" w:hAnsi="Times New Roman" w:eastAsia="宋体"/>
                <w:b w:val="0"/>
                <w:sz w:val="18"/>
              </w:rPr>
              <w:t>11675.95</w:t>
            </w:r>
          </w:p>
        </w:tc>
      </w:tr>
      <w:tr w14:paraId="7765AF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A74249C">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79C33887">
            <w:pPr>
              <w:keepNext/>
              <w:spacing w:before="20" w:after="20" w:line="260" w:lineRule="exact"/>
              <w:ind w:left="0" w:leftChars="0" w:right="0" w:rightChars="0" w:firstLine="0" w:firstLineChars="0"/>
              <w:jc w:val="center"/>
            </w:pPr>
            <w:r>
              <w:rPr>
                <w:rFonts w:ascii="Times New Roman" w:hAnsi="Times New Roman" w:eastAsia="宋体"/>
                <w:b w:val="0"/>
                <w:sz w:val="18"/>
              </w:rPr>
              <w:t>483.50</w:t>
            </w:r>
          </w:p>
        </w:tc>
        <w:tc>
          <w:tcPr>
            <w:tcW w:w="1385" w:type="dxa"/>
            <w:tcMar>
              <w:left w:w="70" w:type="dxa"/>
              <w:right w:w="70" w:type="dxa"/>
            </w:tcMar>
            <w:vAlign w:val="center"/>
          </w:tcPr>
          <w:p w14:paraId="1F6A9F37">
            <w:pPr>
              <w:keepNext/>
              <w:spacing w:before="20" w:after="20" w:line="260" w:lineRule="exact"/>
              <w:ind w:left="0" w:leftChars="0" w:right="0" w:rightChars="0" w:firstLine="0" w:firstLineChars="0"/>
              <w:jc w:val="center"/>
            </w:pPr>
            <w:r>
              <w:rPr>
                <w:rFonts w:ascii="Times New Roman" w:hAnsi="Times New Roman" w:eastAsia="宋体"/>
                <w:b w:val="0"/>
                <w:sz w:val="18"/>
              </w:rPr>
              <w:t>1.65</w:t>
            </w:r>
          </w:p>
        </w:tc>
        <w:tc>
          <w:tcPr>
            <w:tcW w:w="1385" w:type="dxa"/>
            <w:tcMar>
              <w:left w:w="70" w:type="dxa"/>
              <w:right w:w="70" w:type="dxa"/>
            </w:tcMar>
            <w:vAlign w:val="center"/>
          </w:tcPr>
          <w:p w14:paraId="46994467">
            <w:pPr>
              <w:keepNext/>
              <w:spacing w:before="20" w:after="20" w:line="260" w:lineRule="exact"/>
              <w:ind w:left="0" w:leftChars="0" w:right="0" w:rightChars="0" w:firstLine="0" w:firstLineChars="0"/>
              <w:jc w:val="center"/>
            </w:pPr>
            <w:r>
              <w:rPr>
                <w:rFonts w:ascii="Times New Roman" w:hAnsi="Times New Roman" w:eastAsia="宋体"/>
                <w:b w:val="0"/>
                <w:sz w:val="18"/>
              </w:rPr>
              <w:t>1.08</w:t>
            </w:r>
          </w:p>
        </w:tc>
        <w:tc>
          <w:tcPr>
            <w:tcW w:w="1385" w:type="dxa"/>
            <w:tcMar>
              <w:left w:w="70" w:type="dxa"/>
              <w:right w:w="70" w:type="dxa"/>
            </w:tcMar>
            <w:vAlign w:val="center"/>
          </w:tcPr>
          <w:p w14:paraId="5A79A7AA">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17589DAD">
            <w:pPr>
              <w:keepNext/>
              <w:spacing w:before="20" w:after="20" w:line="260" w:lineRule="exact"/>
              <w:ind w:left="0" w:leftChars="0" w:right="0" w:rightChars="0" w:firstLine="0" w:firstLineChars="0"/>
              <w:jc w:val="center"/>
            </w:pPr>
            <w:r>
              <w:rPr>
                <w:rFonts w:ascii="Times New Roman" w:hAnsi="Times New Roman" w:eastAsia="宋体"/>
                <w:b w:val="0"/>
                <w:sz w:val="18"/>
              </w:rPr>
              <w:t>11105.20</w:t>
            </w:r>
          </w:p>
        </w:tc>
      </w:tr>
      <w:tr w14:paraId="03F1A8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575043B">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385" w:type="dxa"/>
            <w:tcMar>
              <w:left w:w="70" w:type="dxa"/>
              <w:right w:w="70" w:type="dxa"/>
            </w:tcMar>
            <w:vAlign w:val="center"/>
          </w:tcPr>
          <w:p w14:paraId="33BB0CC6">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3BEE1746">
            <w:pPr>
              <w:keepNext/>
              <w:spacing w:before="20" w:after="20" w:line="260" w:lineRule="exact"/>
              <w:ind w:left="0" w:leftChars="0" w:right="0" w:rightChars="0" w:firstLine="0" w:firstLineChars="0"/>
              <w:jc w:val="center"/>
            </w:pPr>
            <w:r>
              <w:rPr>
                <w:rFonts w:ascii="Times New Roman" w:hAnsi="Times New Roman" w:eastAsia="宋体"/>
                <w:b w:val="0"/>
                <w:sz w:val="18"/>
              </w:rPr>
              <w:t>1.44</w:t>
            </w:r>
          </w:p>
        </w:tc>
        <w:tc>
          <w:tcPr>
            <w:tcW w:w="1385" w:type="dxa"/>
            <w:tcMar>
              <w:left w:w="70" w:type="dxa"/>
              <w:right w:w="70" w:type="dxa"/>
            </w:tcMar>
            <w:vAlign w:val="center"/>
          </w:tcPr>
          <w:p w14:paraId="3857FF3D">
            <w:pPr>
              <w:keepNext/>
              <w:spacing w:before="20" w:after="20" w:line="260" w:lineRule="exact"/>
              <w:ind w:left="0" w:leftChars="0" w:right="0" w:rightChars="0" w:firstLine="0" w:firstLineChars="0"/>
              <w:jc w:val="center"/>
            </w:pPr>
            <w:r>
              <w:rPr>
                <w:rFonts w:ascii="Times New Roman" w:hAnsi="Times New Roman" w:eastAsia="宋体"/>
                <w:b w:val="0"/>
                <w:sz w:val="18"/>
              </w:rPr>
              <w:t>0.43</w:t>
            </w:r>
          </w:p>
        </w:tc>
        <w:tc>
          <w:tcPr>
            <w:tcW w:w="1385" w:type="dxa"/>
            <w:tcMar>
              <w:left w:w="70" w:type="dxa"/>
              <w:right w:w="70" w:type="dxa"/>
            </w:tcMar>
            <w:vAlign w:val="center"/>
          </w:tcPr>
          <w:p w14:paraId="1E9686FA">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5EBACB63">
            <w:pPr>
              <w:keepNext/>
              <w:spacing w:before="20" w:after="20" w:line="260" w:lineRule="exact"/>
              <w:ind w:left="0" w:leftChars="0" w:right="0" w:rightChars="0" w:firstLine="0" w:firstLineChars="0"/>
              <w:jc w:val="center"/>
            </w:pPr>
            <w:r>
              <w:rPr>
                <w:rFonts w:ascii="Times New Roman" w:hAnsi="Times New Roman" w:eastAsia="宋体"/>
                <w:b w:val="0"/>
                <w:sz w:val="18"/>
              </w:rPr>
              <w:t>9559.88</w:t>
            </w:r>
          </w:p>
        </w:tc>
      </w:tr>
      <w:tr w14:paraId="4B9FAE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FD9B5C3">
            <w:pPr>
              <w:keepNext/>
              <w:spacing w:before="20" w:after="20" w:line="260" w:lineRule="exact"/>
              <w:ind w:left="0" w:leftChars="0" w:right="0" w:rightChars="0" w:firstLine="0" w:firstLineChars="0"/>
              <w:jc w:val="center"/>
            </w:pPr>
            <w:r>
              <w:rPr>
                <w:rFonts w:ascii="Times New Roman" w:hAnsi="Times New Roman" w:eastAsia="宋体"/>
                <w:b w:val="0"/>
                <w:sz w:val="18"/>
              </w:rPr>
              <w:t>60%</w:t>
            </w:r>
          </w:p>
        </w:tc>
        <w:tc>
          <w:tcPr>
            <w:tcW w:w="1385" w:type="dxa"/>
            <w:tcMar>
              <w:left w:w="70" w:type="dxa"/>
              <w:right w:w="70" w:type="dxa"/>
            </w:tcMar>
            <w:vAlign w:val="center"/>
          </w:tcPr>
          <w:p w14:paraId="78DA6DFC">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3D623DC3">
            <w:pPr>
              <w:keepNext/>
              <w:spacing w:before="20" w:after="20" w:line="260" w:lineRule="exact"/>
              <w:ind w:left="0" w:leftChars="0" w:right="0" w:rightChars="0" w:firstLine="0" w:firstLineChars="0"/>
              <w:jc w:val="center"/>
            </w:pPr>
            <w:r>
              <w:rPr>
                <w:rFonts w:ascii="Times New Roman" w:hAnsi="Times New Roman" w:eastAsia="宋体"/>
                <w:b w:val="0"/>
                <w:sz w:val="18"/>
              </w:rPr>
              <w:t>1.44</w:t>
            </w:r>
          </w:p>
        </w:tc>
        <w:tc>
          <w:tcPr>
            <w:tcW w:w="1385" w:type="dxa"/>
            <w:tcMar>
              <w:left w:w="70" w:type="dxa"/>
              <w:right w:w="70" w:type="dxa"/>
            </w:tcMar>
            <w:vAlign w:val="center"/>
          </w:tcPr>
          <w:p w14:paraId="0BB41DA7">
            <w:pPr>
              <w:keepNext/>
              <w:spacing w:before="20" w:after="20" w:line="260" w:lineRule="exact"/>
              <w:ind w:left="0" w:leftChars="0" w:right="0" w:rightChars="0" w:firstLine="0" w:firstLineChars="0"/>
              <w:jc w:val="center"/>
            </w:pPr>
            <w:r>
              <w:rPr>
                <w:rFonts w:ascii="Times New Roman" w:hAnsi="Times New Roman" w:eastAsia="宋体"/>
                <w:b w:val="0"/>
                <w:sz w:val="18"/>
              </w:rPr>
              <w:t>1.51</w:t>
            </w:r>
          </w:p>
        </w:tc>
        <w:tc>
          <w:tcPr>
            <w:tcW w:w="1385" w:type="dxa"/>
            <w:tcMar>
              <w:left w:w="70" w:type="dxa"/>
              <w:right w:w="70" w:type="dxa"/>
            </w:tcMar>
            <w:vAlign w:val="center"/>
          </w:tcPr>
          <w:p w14:paraId="0B5BB6A7">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4B67017">
            <w:pPr>
              <w:keepNext/>
              <w:spacing w:before="20" w:after="20" w:line="260" w:lineRule="exact"/>
              <w:ind w:left="0" w:leftChars="0" w:right="0" w:rightChars="0" w:firstLine="0" w:firstLineChars="0"/>
              <w:jc w:val="center"/>
            </w:pPr>
            <w:r>
              <w:rPr>
                <w:rFonts w:ascii="Times New Roman" w:hAnsi="Times New Roman" w:eastAsia="宋体"/>
                <w:b w:val="0"/>
                <w:sz w:val="18"/>
              </w:rPr>
              <w:t>9064.34</w:t>
            </w:r>
          </w:p>
        </w:tc>
      </w:tr>
      <w:tr w14:paraId="2BAD9A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14921CF">
            <w:pPr>
              <w:keepNext/>
              <w:spacing w:before="20" w:after="20" w:line="260" w:lineRule="exact"/>
              <w:ind w:left="0" w:leftChars="0" w:right="0" w:rightChars="0" w:firstLine="0" w:firstLineChars="0"/>
              <w:jc w:val="center"/>
            </w:pPr>
            <w:r>
              <w:rPr>
                <w:rFonts w:ascii="Times New Roman" w:hAnsi="Times New Roman" w:eastAsia="宋体"/>
                <w:b w:val="0"/>
                <w:sz w:val="18"/>
              </w:rPr>
              <w:t>70%</w:t>
            </w:r>
          </w:p>
        </w:tc>
        <w:tc>
          <w:tcPr>
            <w:tcW w:w="1385" w:type="dxa"/>
            <w:tcMar>
              <w:left w:w="70" w:type="dxa"/>
              <w:right w:w="70" w:type="dxa"/>
            </w:tcMar>
            <w:vAlign w:val="center"/>
          </w:tcPr>
          <w:p w14:paraId="267D9F08">
            <w:pPr>
              <w:keepNext/>
              <w:spacing w:before="20" w:after="20" w:line="260" w:lineRule="exact"/>
              <w:ind w:left="0" w:leftChars="0" w:right="0" w:rightChars="0" w:firstLine="0" w:firstLineChars="0"/>
              <w:jc w:val="center"/>
            </w:pPr>
            <w:r>
              <w:rPr>
                <w:rFonts w:ascii="Times New Roman" w:hAnsi="Times New Roman" w:eastAsia="宋体"/>
                <w:b w:val="0"/>
                <w:sz w:val="18"/>
              </w:rPr>
              <w:t>383.50</w:t>
            </w:r>
          </w:p>
        </w:tc>
        <w:tc>
          <w:tcPr>
            <w:tcW w:w="1385" w:type="dxa"/>
            <w:tcMar>
              <w:left w:w="70" w:type="dxa"/>
              <w:right w:w="70" w:type="dxa"/>
            </w:tcMar>
            <w:vAlign w:val="center"/>
          </w:tcPr>
          <w:p w14:paraId="00E5AB36">
            <w:pPr>
              <w:keepNext/>
              <w:spacing w:before="20" w:after="20" w:line="260" w:lineRule="exact"/>
              <w:ind w:left="0" w:leftChars="0" w:right="0" w:rightChars="0" w:firstLine="0" w:firstLineChars="0"/>
              <w:jc w:val="center"/>
            </w:pPr>
            <w:r>
              <w:rPr>
                <w:rFonts w:ascii="Times New Roman" w:hAnsi="Times New Roman" w:eastAsia="宋体"/>
                <w:b w:val="0"/>
                <w:sz w:val="18"/>
              </w:rPr>
              <w:t>1.31</w:t>
            </w:r>
          </w:p>
        </w:tc>
        <w:tc>
          <w:tcPr>
            <w:tcW w:w="1385" w:type="dxa"/>
            <w:tcMar>
              <w:left w:w="70" w:type="dxa"/>
              <w:right w:w="70" w:type="dxa"/>
            </w:tcMar>
            <w:vAlign w:val="center"/>
          </w:tcPr>
          <w:p w14:paraId="0EDD75D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D5F8FE1">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53FC0C8C">
            <w:pPr>
              <w:keepNext/>
              <w:spacing w:before="20" w:after="20" w:line="260" w:lineRule="exact"/>
              <w:ind w:left="0" w:leftChars="0" w:right="0" w:rightChars="0" w:firstLine="0" w:firstLineChars="0"/>
              <w:jc w:val="center"/>
            </w:pPr>
            <w:r>
              <w:rPr>
                <w:rFonts w:ascii="Times New Roman" w:hAnsi="Times New Roman" w:eastAsia="宋体"/>
                <w:b w:val="0"/>
                <w:sz w:val="18"/>
              </w:rPr>
              <w:t>8522.47</w:t>
            </w:r>
          </w:p>
        </w:tc>
      </w:tr>
      <w:tr w14:paraId="40E775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9CD9DE6">
            <w:pPr>
              <w:keepNext/>
              <w:spacing w:before="20" w:after="20" w:line="260" w:lineRule="exact"/>
              <w:ind w:left="0" w:leftChars="0" w:right="0" w:rightChars="0" w:firstLine="0" w:firstLineChars="0"/>
              <w:jc w:val="center"/>
            </w:pPr>
            <w:r>
              <w:rPr>
                <w:rFonts w:ascii="Times New Roman" w:hAnsi="Times New Roman" w:eastAsia="宋体"/>
                <w:b w:val="0"/>
                <w:sz w:val="18"/>
              </w:rPr>
              <w:t>80%</w:t>
            </w:r>
          </w:p>
        </w:tc>
        <w:tc>
          <w:tcPr>
            <w:tcW w:w="1385" w:type="dxa"/>
            <w:tcMar>
              <w:left w:w="70" w:type="dxa"/>
              <w:right w:w="70" w:type="dxa"/>
            </w:tcMar>
            <w:vAlign w:val="center"/>
          </w:tcPr>
          <w:p w14:paraId="52D31CE6">
            <w:pPr>
              <w:keepNext/>
              <w:spacing w:before="20" w:after="20" w:line="260" w:lineRule="exact"/>
              <w:ind w:left="0" w:leftChars="0" w:right="0" w:rightChars="0" w:firstLine="0" w:firstLineChars="0"/>
              <w:jc w:val="center"/>
            </w:pPr>
            <w:r>
              <w:rPr>
                <w:rFonts w:ascii="Times New Roman" w:hAnsi="Times New Roman" w:eastAsia="宋体"/>
                <w:b w:val="0"/>
                <w:sz w:val="18"/>
              </w:rPr>
              <w:t>396.50</w:t>
            </w:r>
          </w:p>
        </w:tc>
        <w:tc>
          <w:tcPr>
            <w:tcW w:w="1385" w:type="dxa"/>
            <w:tcMar>
              <w:left w:w="70" w:type="dxa"/>
              <w:right w:w="70" w:type="dxa"/>
            </w:tcMar>
            <w:vAlign w:val="center"/>
          </w:tcPr>
          <w:p w14:paraId="77F9B041">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35CD2C7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880AB74">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7EE19233">
            <w:pPr>
              <w:keepNext/>
              <w:spacing w:before="20" w:after="20" w:line="260" w:lineRule="exact"/>
              <w:ind w:left="0" w:leftChars="0" w:right="0" w:rightChars="0" w:firstLine="0" w:firstLineChars="0"/>
              <w:jc w:val="center"/>
            </w:pPr>
            <w:r>
              <w:rPr>
                <w:rFonts w:ascii="Times New Roman" w:hAnsi="Times New Roman" w:eastAsia="宋体"/>
                <w:b w:val="0"/>
                <w:sz w:val="18"/>
              </w:rPr>
              <w:t>7414.40</w:t>
            </w:r>
          </w:p>
        </w:tc>
      </w:tr>
      <w:tr w14:paraId="06288D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2581927">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385" w:type="dxa"/>
            <w:tcMar>
              <w:left w:w="70" w:type="dxa"/>
              <w:right w:w="70" w:type="dxa"/>
            </w:tcMar>
            <w:vAlign w:val="center"/>
          </w:tcPr>
          <w:p w14:paraId="785F94E0">
            <w:pPr>
              <w:keepNext w:val="0"/>
              <w:spacing w:before="20" w:after="20" w:line="260" w:lineRule="exact"/>
              <w:ind w:left="0" w:leftChars="0" w:right="0" w:rightChars="0" w:firstLine="0" w:firstLineChars="0"/>
              <w:jc w:val="center"/>
            </w:pPr>
            <w:r>
              <w:rPr>
                <w:rFonts w:ascii="Times New Roman" w:hAnsi="Times New Roman" w:eastAsia="宋体"/>
                <w:b w:val="0"/>
                <w:sz w:val="18"/>
              </w:rPr>
              <w:t>370.50</w:t>
            </w:r>
          </w:p>
        </w:tc>
        <w:tc>
          <w:tcPr>
            <w:tcW w:w="1385" w:type="dxa"/>
            <w:tcMar>
              <w:left w:w="70" w:type="dxa"/>
              <w:right w:w="70" w:type="dxa"/>
            </w:tcMar>
            <w:vAlign w:val="center"/>
          </w:tcPr>
          <w:p w14:paraId="6543A12F">
            <w:pPr>
              <w:keepNext w:val="0"/>
              <w:spacing w:before="20" w:after="20" w:line="260" w:lineRule="exact"/>
              <w:ind w:left="0" w:leftChars="0" w:right="0" w:rightChars="0" w:firstLine="0" w:firstLineChars="0"/>
              <w:jc w:val="center"/>
            </w:pPr>
            <w:r>
              <w:rPr>
                <w:rFonts w:ascii="Times New Roman" w:hAnsi="Times New Roman" w:eastAsia="宋体"/>
                <w:b w:val="0"/>
                <w:sz w:val="18"/>
              </w:rPr>
              <w:t>1.27</w:t>
            </w:r>
          </w:p>
        </w:tc>
        <w:tc>
          <w:tcPr>
            <w:tcW w:w="1385" w:type="dxa"/>
            <w:tcMar>
              <w:left w:w="70" w:type="dxa"/>
              <w:right w:w="70" w:type="dxa"/>
            </w:tcMar>
            <w:vAlign w:val="center"/>
          </w:tcPr>
          <w:p w14:paraId="2F2BEBC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11B6FA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2D5EC9E7">
            <w:pPr>
              <w:keepNext w:val="0"/>
              <w:spacing w:before="20" w:after="20" w:line="260" w:lineRule="exact"/>
              <w:ind w:left="0" w:leftChars="0" w:right="0" w:rightChars="0" w:firstLine="0" w:firstLineChars="0"/>
              <w:jc w:val="center"/>
            </w:pPr>
            <w:r>
              <w:rPr>
                <w:rFonts w:ascii="Times New Roman" w:hAnsi="Times New Roman" w:eastAsia="宋体"/>
                <w:b w:val="0"/>
                <w:sz w:val="18"/>
              </w:rPr>
              <w:t>6928.21</w:t>
            </w:r>
          </w:p>
        </w:tc>
      </w:tr>
    </w:tbl>
    <w:p w14:paraId="78D0E098">
      <w:pPr>
        <w:pStyle w:val="2"/>
        <w:widowControl/>
        <w:spacing w:before="0" w:after="0" w:line="348" w:lineRule="exact"/>
        <w:ind w:firstLine="480"/>
        <w:jc w:val="both"/>
      </w:pPr>
      <w:r>
        <w:rPr>
          <w:rFonts w:ascii="Times New Roman" w:hAnsi="Times New Roman" w:eastAsia="方正仿宋_GBK"/>
          <w:b w:val="0"/>
          <w:sz w:val="24"/>
        </w:rPr>
        <w:t>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14:paraId="225A88B6">
      <w:pPr>
        <w:pStyle w:val="2"/>
        <w:keepNext/>
        <w:spacing w:before="120" w:after="80" w:line="280" w:lineRule="exact"/>
        <w:ind w:firstLine="0"/>
        <w:jc w:val="center"/>
      </w:pPr>
      <w:r>
        <w:rPr>
          <w:rFonts w:ascii="Times New Roman" w:hAnsi="Times New Roman" w:eastAsia="宋体"/>
          <w:b w:val="0"/>
          <w:sz w:val="21"/>
        </w:rPr>
        <w:t>表5-77 场景2的完整转供率节点及设备方案</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FB5752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25DEE823">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385" w:type="dxa"/>
            <w:tcMar>
              <w:left w:w="70" w:type="dxa"/>
              <w:right w:w="70" w:type="dxa"/>
            </w:tcMar>
            <w:vAlign w:val="center"/>
          </w:tcPr>
          <w:p w14:paraId="6B602618">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0FE385C6">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15559A2A">
            <w:pPr>
              <w:keepNext/>
              <w:spacing w:before="20" w:after="20" w:line="260" w:lineRule="exact"/>
              <w:ind w:left="0" w:leftChars="0" w:right="0" w:rightChars="0" w:firstLine="0" w:firstLineChars="0"/>
              <w:jc w:val="center"/>
            </w:pPr>
            <w:r>
              <w:rPr>
                <w:rFonts w:ascii="Times New Roman" w:hAnsi="Times New Roman" w:eastAsia="宋体"/>
                <w:b/>
                <w:sz w:val="18"/>
              </w:rPr>
              <w:t>储能/MWh</w:t>
            </w:r>
          </w:p>
        </w:tc>
        <w:tc>
          <w:tcPr>
            <w:tcW w:w="1385" w:type="dxa"/>
            <w:tcMar>
              <w:left w:w="70" w:type="dxa"/>
              <w:right w:w="70" w:type="dxa"/>
            </w:tcMar>
            <w:vAlign w:val="center"/>
          </w:tcPr>
          <w:p w14:paraId="299FC052">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1237A3C3">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5017F5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B872B9C">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39D7FD54">
            <w:pPr>
              <w:keepNext/>
              <w:spacing w:before="20" w:after="20" w:line="260" w:lineRule="exact"/>
              <w:ind w:left="0" w:leftChars="0" w:right="0" w:rightChars="0" w:firstLine="0" w:firstLineChars="0"/>
              <w:jc w:val="center"/>
            </w:pPr>
            <w:r>
              <w:rPr>
                <w:rFonts w:ascii="Times New Roman" w:hAnsi="Times New Roman" w:eastAsia="宋体"/>
                <w:b w:val="0"/>
                <w:sz w:val="18"/>
              </w:rPr>
              <w:t>570.50</w:t>
            </w:r>
          </w:p>
        </w:tc>
        <w:tc>
          <w:tcPr>
            <w:tcW w:w="1385" w:type="dxa"/>
            <w:tcMar>
              <w:left w:w="70" w:type="dxa"/>
              <w:right w:w="70" w:type="dxa"/>
            </w:tcMar>
            <w:vAlign w:val="center"/>
          </w:tcPr>
          <w:p w14:paraId="0D9E143B">
            <w:pPr>
              <w:keepNext/>
              <w:spacing w:before="20" w:after="20" w:line="260" w:lineRule="exact"/>
              <w:ind w:left="0" w:leftChars="0" w:right="0" w:rightChars="0" w:firstLine="0" w:firstLineChars="0"/>
              <w:jc w:val="center"/>
            </w:pPr>
            <w:r>
              <w:rPr>
                <w:rFonts w:ascii="Times New Roman" w:hAnsi="Times New Roman" w:eastAsia="宋体"/>
                <w:b w:val="0"/>
                <w:sz w:val="18"/>
              </w:rPr>
              <w:t>1.84</w:t>
            </w:r>
          </w:p>
        </w:tc>
        <w:tc>
          <w:tcPr>
            <w:tcW w:w="1385" w:type="dxa"/>
            <w:tcMar>
              <w:left w:w="70" w:type="dxa"/>
              <w:right w:w="70" w:type="dxa"/>
            </w:tcMar>
            <w:vAlign w:val="center"/>
          </w:tcPr>
          <w:p w14:paraId="041AC60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C361F83">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492163CF">
            <w:pPr>
              <w:keepNext/>
              <w:spacing w:before="20" w:after="20" w:line="260" w:lineRule="exact"/>
              <w:ind w:left="0" w:leftChars="0" w:right="0" w:rightChars="0" w:firstLine="0" w:firstLineChars="0"/>
              <w:jc w:val="center"/>
            </w:pPr>
            <w:r>
              <w:rPr>
                <w:rFonts w:ascii="Times New Roman" w:hAnsi="Times New Roman" w:eastAsia="宋体"/>
                <w:b w:val="0"/>
                <w:sz w:val="18"/>
              </w:rPr>
              <w:t>14578.77</w:t>
            </w:r>
          </w:p>
        </w:tc>
      </w:tr>
      <w:tr w14:paraId="4DA449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3174E11">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385" w:type="dxa"/>
            <w:tcMar>
              <w:left w:w="70" w:type="dxa"/>
              <w:right w:w="70" w:type="dxa"/>
            </w:tcMar>
            <w:vAlign w:val="center"/>
          </w:tcPr>
          <w:p w14:paraId="005019F6">
            <w:pPr>
              <w:keepNext/>
              <w:spacing w:before="20" w:after="20" w:line="260" w:lineRule="exact"/>
              <w:ind w:left="0" w:leftChars="0" w:right="0" w:rightChars="0" w:firstLine="0" w:firstLineChars="0"/>
              <w:jc w:val="center"/>
            </w:pPr>
            <w:r>
              <w:rPr>
                <w:rFonts w:ascii="Times New Roman" w:hAnsi="Times New Roman" w:eastAsia="宋体"/>
                <w:b w:val="0"/>
                <w:sz w:val="18"/>
              </w:rPr>
              <w:t>544.50</w:t>
            </w:r>
          </w:p>
        </w:tc>
        <w:tc>
          <w:tcPr>
            <w:tcW w:w="1385" w:type="dxa"/>
            <w:tcMar>
              <w:left w:w="70" w:type="dxa"/>
              <w:right w:w="70" w:type="dxa"/>
            </w:tcMar>
            <w:vAlign w:val="center"/>
          </w:tcPr>
          <w:p w14:paraId="3FD996FF">
            <w:pPr>
              <w:keepNext/>
              <w:spacing w:before="20" w:after="20" w:line="260" w:lineRule="exact"/>
              <w:ind w:left="0" w:leftChars="0" w:right="0" w:rightChars="0" w:firstLine="0" w:firstLineChars="0"/>
              <w:jc w:val="center"/>
            </w:pPr>
            <w:r>
              <w:rPr>
                <w:rFonts w:ascii="Times New Roman" w:hAnsi="Times New Roman" w:eastAsia="宋体"/>
                <w:b w:val="0"/>
                <w:sz w:val="18"/>
              </w:rPr>
              <w:t>1.76</w:t>
            </w:r>
          </w:p>
        </w:tc>
        <w:tc>
          <w:tcPr>
            <w:tcW w:w="1385" w:type="dxa"/>
            <w:tcMar>
              <w:left w:w="70" w:type="dxa"/>
              <w:right w:w="70" w:type="dxa"/>
            </w:tcMar>
            <w:vAlign w:val="center"/>
          </w:tcPr>
          <w:p w14:paraId="1A6B7B3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2C5A4CA">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3F8C0267">
            <w:pPr>
              <w:keepNext/>
              <w:spacing w:before="20" w:after="20" w:line="260" w:lineRule="exact"/>
              <w:ind w:left="0" w:leftChars="0" w:right="0" w:rightChars="0" w:firstLine="0" w:firstLineChars="0"/>
              <w:jc w:val="center"/>
            </w:pPr>
            <w:r>
              <w:rPr>
                <w:rFonts w:ascii="Times New Roman" w:hAnsi="Times New Roman" w:eastAsia="宋体"/>
                <w:b w:val="0"/>
                <w:sz w:val="18"/>
              </w:rPr>
              <w:t>14092.58</w:t>
            </w:r>
          </w:p>
        </w:tc>
      </w:tr>
      <w:tr w14:paraId="25E361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F465605">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385" w:type="dxa"/>
            <w:tcMar>
              <w:left w:w="70" w:type="dxa"/>
              <w:right w:w="70" w:type="dxa"/>
            </w:tcMar>
            <w:vAlign w:val="center"/>
          </w:tcPr>
          <w:p w14:paraId="131BAC6C">
            <w:pPr>
              <w:keepNext/>
              <w:spacing w:before="20" w:after="20" w:line="260" w:lineRule="exact"/>
              <w:ind w:left="0" w:leftChars="0" w:right="0" w:rightChars="0" w:firstLine="0" w:firstLineChars="0"/>
              <w:jc w:val="center"/>
            </w:pPr>
            <w:r>
              <w:rPr>
                <w:rFonts w:ascii="Times New Roman" w:hAnsi="Times New Roman" w:eastAsia="宋体"/>
                <w:b w:val="0"/>
                <w:sz w:val="18"/>
              </w:rPr>
              <w:t>476.00</w:t>
            </w:r>
          </w:p>
        </w:tc>
        <w:tc>
          <w:tcPr>
            <w:tcW w:w="1385" w:type="dxa"/>
            <w:tcMar>
              <w:left w:w="70" w:type="dxa"/>
              <w:right w:w="70" w:type="dxa"/>
            </w:tcMar>
            <w:vAlign w:val="center"/>
          </w:tcPr>
          <w:p w14:paraId="3AAD6570">
            <w:pPr>
              <w:keepNext/>
              <w:spacing w:before="20" w:after="20" w:line="260" w:lineRule="exact"/>
              <w:ind w:left="0" w:leftChars="0" w:right="0" w:rightChars="0" w:firstLine="0" w:firstLineChars="0"/>
              <w:jc w:val="center"/>
            </w:pPr>
            <w:r>
              <w:rPr>
                <w:rFonts w:ascii="Times New Roman" w:hAnsi="Times New Roman" w:eastAsia="宋体"/>
                <w:b w:val="0"/>
                <w:sz w:val="18"/>
              </w:rPr>
              <w:t>1.54</w:t>
            </w:r>
          </w:p>
        </w:tc>
        <w:tc>
          <w:tcPr>
            <w:tcW w:w="1385" w:type="dxa"/>
            <w:tcMar>
              <w:left w:w="70" w:type="dxa"/>
              <w:right w:w="70" w:type="dxa"/>
            </w:tcMar>
            <w:vAlign w:val="center"/>
          </w:tcPr>
          <w:p w14:paraId="461436B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3AF7F0D">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185E6B1F">
            <w:pPr>
              <w:keepNext/>
              <w:spacing w:before="20" w:after="20" w:line="260" w:lineRule="exact"/>
              <w:ind w:left="0" w:leftChars="0" w:right="0" w:rightChars="0" w:firstLine="0" w:firstLineChars="0"/>
              <w:jc w:val="center"/>
            </w:pPr>
            <w:r>
              <w:rPr>
                <w:rFonts w:ascii="Times New Roman" w:hAnsi="Times New Roman" w:eastAsia="宋体"/>
                <w:b w:val="0"/>
                <w:sz w:val="18"/>
              </w:rPr>
              <w:t>11460.49</w:t>
            </w:r>
          </w:p>
        </w:tc>
      </w:tr>
      <w:tr w14:paraId="301DDC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08551E0">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16513C48">
            <w:pPr>
              <w:keepNext/>
              <w:spacing w:before="20" w:after="20" w:line="260" w:lineRule="exact"/>
              <w:ind w:left="0" w:leftChars="0" w:right="0" w:rightChars="0" w:firstLine="0" w:firstLineChars="0"/>
              <w:jc w:val="center"/>
            </w:pPr>
            <w:r>
              <w:rPr>
                <w:rFonts w:ascii="Times New Roman" w:hAnsi="Times New Roman" w:eastAsia="宋体"/>
                <w:b w:val="0"/>
                <w:sz w:val="18"/>
              </w:rPr>
              <w:t>483.50</w:t>
            </w:r>
          </w:p>
        </w:tc>
        <w:tc>
          <w:tcPr>
            <w:tcW w:w="1385" w:type="dxa"/>
            <w:tcMar>
              <w:left w:w="70" w:type="dxa"/>
              <w:right w:w="70" w:type="dxa"/>
            </w:tcMar>
            <w:vAlign w:val="center"/>
          </w:tcPr>
          <w:p w14:paraId="436B5F6F">
            <w:pPr>
              <w:keepNext/>
              <w:spacing w:before="20" w:after="20" w:line="260" w:lineRule="exact"/>
              <w:ind w:left="0" w:leftChars="0" w:right="0" w:rightChars="0" w:firstLine="0" w:firstLineChars="0"/>
              <w:jc w:val="center"/>
            </w:pPr>
            <w:r>
              <w:rPr>
                <w:rFonts w:ascii="Times New Roman" w:hAnsi="Times New Roman" w:eastAsia="宋体"/>
                <w:b w:val="0"/>
                <w:sz w:val="18"/>
              </w:rPr>
              <w:t>1.56</w:t>
            </w:r>
          </w:p>
        </w:tc>
        <w:tc>
          <w:tcPr>
            <w:tcW w:w="1385" w:type="dxa"/>
            <w:tcMar>
              <w:left w:w="70" w:type="dxa"/>
              <w:right w:w="70" w:type="dxa"/>
            </w:tcMar>
            <w:vAlign w:val="center"/>
          </w:tcPr>
          <w:p w14:paraId="5C8A5EA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78101C4">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2EBE6CE7">
            <w:pPr>
              <w:keepNext/>
              <w:spacing w:before="20" w:after="20" w:line="260" w:lineRule="exact"/>
              <w:ind w:left="0" w:leftChars="0" w:right="0" w:rightChars="0" w:firstLine="0" w:firstLineChars="0"/>
              <w:jc w:val="center"/>
            </w:pPr>
            <w:r>
              <w:rPr>
                <w:rFonts w:ascii="Times New Roman" w:hAnsi="Times New Roman" w:eastAsia="宋体"/>
                <w:b w:val="0"/>
                <w:sz w:val="18"/>
              </w:rPr>
              <w:t>10392.43</w:t>
            </w:r>
          </w:p>
        </w:tc>
      </w:tr>
      <w:tr w14:paraId="43376D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70FFDC5">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385" w:type="dxa"/>
            <w:tcMar>
              <w:left w:w="70" w:type="dxa"/>
              <w:right w:w="70" w:type="dxa"/>
            </w:tcMar>
            <w:vAlign w:val="center"/>
          </w:tcPr>
          <w:p w14:paraId="45B9F509">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14E13D88">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7155579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4D35299">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09135E1B">
            <w:pPr>
              <w:keepNext/>
              <w:spacing w:before="20" w:after="20" w:line="260" w:lineRule="exact"/>
              <w:ind w:left="0" w:leftChars="0" w:right="0" w:rightChars="0" w:firstLine="0" w:firstLineChars="0"/>
              <w:jc w:val="center"/>
            </w:pPr>
            <w:r>
              <w:rPr>
                <w:rFonts w:ascii="Times New Roman" w:hAnsi="Times New Roman" w:eastAsia="宋体"/>
                <w:b w:val="0"/>
                <w:sz w:val="18"/>
              </w:rPr>
              <w:t>9516.43</w:t>
            </w:r>
          </w:p>
        </w:tc>
      </w:tr>
      <w:tr w14:paraId="28F905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49BCB8B">
            <w:pPr>
              <w:keepNext/>
              <w:spacing w:before="20" w:after="20" w:line="260" w:lineRule="exact"/>
              <w:ind w:left="0" w:leftChars="0" w:right="0" w:rightChars="0" w:firstLine="0" w:firstLineChars="0"/>
              <w:jc w:val="center"/>
            </w:pPr>
            <w:r>
              <w:rPr>
                <w:rFonts w:ascii="Times New Roman" w:hAnsi="Times New Roman" w:eastAsia="宋体"/>
                <w:b w:val="0"/>
                <w:sz w:val="18"/>
              </w:rPr>
              <w:t>60%</w:t>
            </w:r>
          </w:p>
        </w:tc>
        <w:tc>
          <w:tcPr>
            <w:tcW w:w="1385" w:type="dxa"/>
            <w:tcMar>
              <w:left w:w="70" w:type="dxa"/>
              <w:right w:w="70" w:type="dxa"/>
            </w:tcMar>
            <w:vAlign w:val="center"/>
          </w:tcPr>
          <w:p w14:paraId="776C3388">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779DB661">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04A6B06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4E92875">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6C82F2E1">
            <w:pPr>
              <w:keepNext/>
              <w:spacing w:before="20" w:after="20" w:line="260" w:lineRule="exact"/>
              <w:ind w:left="0" w:leftChars="0" w:right="0" w:rightChars="0" w:firstLine="0" w:firstLineChars="0"/>
              <w:jc w:val="center"/>
            </w:pPr>
            <w:r>
              <w:rPr>
                <w:rFonts w:ascii="Times New Roman" w:hAnsi="Times New Roman" w:eastAsia="宋体"/>
                <w:b w:val="0"/>
                <w:sz w:val="18"/>
              </w:rPr>
              <w:t>8912.27</w:t>
            </w:r>
          </w:p>
        </w:tc>
      </w:tr>
      <w:tr w14:paraId="71BA52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A3D16D7">
            <w:pPr>
              <w:keepNext/>
              <w:spacing w:before="20" w:after="20" w:line="260" w:lineRule="exact"/>
              <w:ind w:left="0" w:leftChars="0" w:right="0" w:rightChars="0" w:firstLine="0" w:firstLineChars="0"/>
              <w:jc w:val="center"/>
            </w:pPr>
            <w:r>
              <w:rPr>
                <w:rFonts w:ascii="Times New Roman" w:hAnsi="Times New Roman" w:eastAsia="宋体"/>
                <w:b w:val="0"/>
                <w:sz w:val="18"/>
              </w:rPr>
              <w:t>70%</w:t>
            </w:r>
          </w:p>
        </w:tc>
        <w:tc>
          <w:tcPr>
            <w:tcW w:w="1385" w:type="dxa"/>
            <w:tcMar>
              <w:left w:w="70" w:type="dxa"/>
              <w:right w:w="70" w:type="dxa"/>
            </w:tcMar>
            <w:vAlign w:val="center"/>
          </w:tcPr>
          <w:p w14:paraId="7E480546">
            <w:pPr>
              <w:keepNext/>
              <w:spacing w:before="20" w:after="20" w:line="260" w:lineRule="exact"/>
              <w:ind w:left="0" w:leftChars="0" w:right="0" w:rightChars="0" w:firstLine="0" w:firstLineChars="0"/>
              <w:jc w:val="center"/>
            </w:pPr>
            <w:r>
              <w:rPr>
                <w:rFonts w:ascii="Times New Roman" w:hAnsi="Times New Roman" w:eastAsia="宋体"/>
                <w:b w:val="0"/>
                <w:sz w:val="18"/>
              </w:rPr>
              <w:t>415.00</w:t>
            </w:r>
          </w:p>
        </w:tc>
        <w:tc>
          <w:tcPr>
            <w:tcW w:w="1385" w:type="dxa"/>
            <w:tcMar>
              <w:left w:w="70" w:type="dxa"/>
              <w:right w:w="70" w:type="dxa"/>
            </w:tcMar>
            <w:vAlign w:val="center"/>
          </w:tcPr>
          <w:p w14:paraId="328FE2E7">
            <w:pPr>
              <w:keepNext/>
              <w:spacing w:before="20" w:after="20" w:line="260" w:lineRule="exact"/>
              <w:ind w:left="0" w:leftChars="0" w:right="0" w:rightChars="0" w:firstLine="0" w:firstLineChars="0"/>
              <w:jc w:val="center"/>
            </w:pPr>
            <w:r>
              <w:rPr>
                <w:rFonts w:ascii="Times New Roman" w:hAnsi="Times New Roman" w:eastAsia="宋体"/>
                <w:b w:val="0"/>
                <w:sz w:val="18"/>
              </w:rPr>
              <w:t>1.34</w:t>
            </w:r>
          </w:p>
        </w:tc>
        <w:tc>
          <w:tcPr>
            <w:tcW w:w="1385" w:type="dxa"/>
            <w:tcMar>
              <w:left w:w="70" w:type="dxa"/>
              <w:right w:w="70" w:type="dxa"/>
            </w:tcMar>
            <w:vAlign w:val="center"/>
          </w:tcPr>
          <w:p w14:paraId="03647F3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CAA9EC9">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A91ED6B">
            <w:pPr>
              <w:keepNext/>
              <w:spacing w:before="20" w:after="20" w:line="260" w:lineRule="exact"/>
              <w:ind w:left="0" w:leftChars="0" w:right="0" w:rightChars="0" w:firstLine="0" w:firstLineChars="0"/>
              <w:jc w:val="center"/>
            </w:pPr>
            <w:r>
              <w:rPr>
                <w:rFonts w:ascii="Times New Roman" w:hAnsi="Times New Roman" w:eastAsia="宋体"/>
                <w:b w:val="0"/>
                <w:sz w:val="18"/>
              </w:rPr>
              <w:t>8062.42</w:t>
            </w:r>
          </w:p>
        </w:tc>
      </w:tr>
      <w:tr w14:paraId="21364B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7CC129F">
            <w:pPr>
              <w:keepNext/>
              <w:spacing w:before="20" w:after="20" w:line="260" w:lineRule="exact"/>
              <w:ind w:left="0" w:leftChars="0" w:right="0" w:rightChars="0" w:firstLine="0" w:firstLineChars="0"/>
              <w:jc w:val="center"/>
            </w:pPr>
            <w:r>
              <w:rPr>
                <w:rFonts w:ascii="Times New Roman" w:hAnsi="Times New Roman" w:eastAsia="宋体"/>
                <w:b w:val="0"/>
                <w:sz w:val="18"/>
              </w:rPr>
              <w:t>80%</w:t>
            </w:r>
          </w:p>
        </w:tc>
        <w:tc>
          <w:tcPr>
            <w:tcW w:w="1385" w:type="dxa"/>
            <w:tcMar>
              <w:left w:w="70" w:type="dxa"/>
              <w:right w:w="70" w:type="dxa"/>
            </w:tcMar>
            <w:vAlign w:val="center"/>
          </w:tcPr>
          <w:p w14:paraId="67A12963">
            <w:pPr>
              <w:keepNext/>
              <w:spacing w:before="20" w:after="20" w:line="260" w:lineRule="exact"/>
              <w:ind w:left="0" w:leftChars="0" w:right="0" w:rightChars="0" w:firstLine="0" w:firstLineChars="0"/>
              <w:jc w:val="center"/>
            </w:pPr>
            <w:r>
              <w:rPr>
                <w:rFonts w:ascii="Times New Roman" w:hAnsi="Times New Roman" w:eastAsia="宋体"/>
                <w:b w:val="0"/>
                <w:sz w:val="18"/>
              </w:rPr>
              <w:t>389.00</w:t>
            </w:r>
          </w:p>
        </w:tc>
        <w:tc>
          <w:tcPr>
            <w:tcW w:w="1385" w:type="dxa"/>
            <w:tcMar>
              <w:left w:w="70" w:type="dxa"/>
              <w:right w:w="70" w:type="dxa"/>
            </w:tcMar>
            <w:vAlign w:val="center"/>
          </w:tcPr>
          <w:p w14:paraId="368F3B77">
            <w:pPr>
              <w:keepNext/>
              <w:spacing w:before="20" w:after="20" w:line="260" w:lineRule="exact"/>
              <w:ind w:left="0" w:leftChars="0" w:right="0" w:rightChars="0" w:firstLine="0" w:firstLineChars="0"/>
              <w:jc w:val="center"/>
            </w:pPr>
            <w:r>
              <w:rPr>
                <w:rFonts w:ascii="Times New Roman" w:hAnsi="Times New Roman" w:eastAsia="宋体"/>
                <w:b w:val="0"/>
                <w:sz w:val="18"/>
              </w:rPr>
              <w:t>1.26</w:t>
            </w:r>
          </w:p>
        </w:tc>
        <w:tc>
          <w:tcPr>
            <w:tcW w:w="1385" w:type="dxa"/>
            <w:tcMar>
              <w:left w:w="70" w:type="dxa"/>
              <w:right w:w="70" w:type="dxa"/>
            </w:tcMar>
            <w:vAlign w:val="center"/>
          </w:tcPr>
          <w:p w14:paraId="134607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E494FBA">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86CE199">
            <w:pPr>
              <w:keepNext/>
              <w:spacing w:before="20" w:after="20" w:line="260" w:lineRule="exact"/>
              <w:ind w:left="0" w:leftChars="0" w:right="0" w:rightChars="0" w:firstLine="0" w:firstLineChars="0"/>
              <w:jc w:val="center"/>
            </w:pPr>
            <w:r>
              <w:rPr>
                <w:rFonts w:ascii="Times New Roman" w:hAnsi="Times New Roman" w:eastAsia="宋体"/>
                <w:b w:val="0"/>
                <w:sz w:val="18"/>
              </w:rPr>
              <w:t>7576.23</w:t>
            </w:r>
          </w:p>
        </w:tc>
      </w:tr>
      <w:tr w14:paraId="36628E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6032AD2">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385" w:type="dxa"/>
            <w:tcMar>
              <w:left w:w="70" w:type="dxa"/>
              <w:right w:w="70" w:type="dxa"/>
            </w:tcMar>
            <w:vAlign w:val="center"/>
          </w:tcPr>
          <w:p w14:paraId="53B4B14B">
            <w:pPr>
              <w:keepNext w:val="0"/>
              <w:spacing w:before="20" w:after="20" w:line="260" w:lineRule="exact"/>
              <w:ind w:left="0" w:leftChars="0" w:right="0" w:rightChars="0" w:firstLine="0" w:firstLineChars="0"/>
              <w:jc w:val="center"/>
            </w:pPr>
            <w:r>
              <w:rPr>
                <w:rFonts w:ascii="Times New Roman" w:hAnsi="Times New Roman" w:eastAsia="宋体"/>
                <w:b w:val="0"/>
                <w:sz w:val="18"/>
              </w:rPr>
              <w:t>389.00</w:t>
            </w:r>
          </w:p>
        </w:tc>
        <w:tc>
          <w:tcPr>
            <w:tcW w:w="1385" w:type="dxa"/>
            <w:tcMar>
              <w:left w:w="70" w:type="dxa"/>
              <w:right w:w="70" w:type="dxa"/>
            </w:tcMar>
            <w:vAlign w:val="center"/>
          </w:tcPr>
          <w:p w14:paraId="2EF3BFB7">
            <w:pPr>
              <w:keepNext w:val="0"/>
              <w:spacing w:before="20" w:after="20" w:line="260" w:lineRule="exact"/>
              <w:ind w:left="0" w:leftChars="0" w:right="0" w:rightChars="0" w:firstLine="0" w:firstLineChars="0"/>
              <w:jc w:val="center"/>
            </w:pPr>
            <w:r>
              <w:rPr>
                <w:rFonts w:ascii="Times New Roman" w:hAnsi="Times New Roman" w:eastAsia="宋体"/>
                <w:b w:val="0"/>
                <w:sz w:val="18"/>
              </w:rPr>
              <w:t>1.26</w:t>
            </w:r>
          </w:p>
        </w:tc>
        <w:tc>
          <w:tcPr>
            <w:tcW w:w="1385" w:type="dxa"/>
            <w:tcMar>
              <w:left w:w="70" w:type="dxa"/>
              <w:right w:w="70" w:type="dxa"/>
            </w:tcMar>
            <w:vAlign w:val="center"/>
          </w:tcPr>
          <w:p w14:paraId="77F3B70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470BB2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6B8FA6FE">
            <w:pPr>
              <w:keepNext w:val="0"/>
              <w:spacing w:before="20" w:after="20" w:line="260" w:lineRule="exact"/>
              <w:ind w:left="0" w:leftChars="0" w:right="0" w:rightChars="0" w:firstLine="0" w:firstLineChars="0"/>
              <w:jc w:val="center"/>
            </w:pPr>
            <w:r>
              <w:rPr>
                <w:rFonts w:ascii="Times New Roman" w:hAnsi="Times New Roman" w:eastAsia="宋体"/>
                <w:b w:val="0"/>
                <w:sz w:val="18"/>
              </w:rPr>
              <w:t>7274.15</w:t>
            </w:r>
          </w:p>
        </w:tc>
      </w:tr>
    </w:tbl>
    <w:p w14:paraId="76F977A1">
      <w:pPr>
        <w:pStyle w:val="2"/>
        <w:widowControl/>
        <w:spacing w:before="0" w:after="0" w:line="348" w:lineRule="exact"/>
        <w:ind w:firstLine="480"/>
        <w:jc w:val="both"/>
      </w:pPr>
      <w:r>
        <w:rPr>
          <w:rFonts w:ascii="Times New Roman" w:hAnsi="Times New Roman" w:eastAsia="方正仿宋_GBK"/>
          <w:b w:val="0"/>
          <w:sz w:val="24"/>
        </w:rPr>
        <w:t>场景2在10%～30%内主变连续减至476.00 MVA，40%节点改用483.50 MVA并减少4项新增联络，50%节点降至420.50 MVA。60%与50%保持同一容量，通过减少2项联络降低费用，70%节点再降至415.00 MVA，80%和90%为389.00 MVA，末个节点取消新增联络。两组均在四档转供率间形成不同的推荐区间，说明既有网络改善能够在各档体现为区域容量需求下降，同时改变新增工程组合。</w:t>
      </w:r>
    </w:p>
    <w:p w14:paraId="16DD9345">
      <w:pPr>
        <w:pStyle w:val="2"/>
        <w:keepNext/>
        <w:spacing w:before="120" w:after="0" w:line="240" w:lineRule="auto"/>
        <w:ind w:left="0" w:leftChars="0" w:right="0" w:rightChars="0" w:firstLine="0" w:firstLineChars="0" w:hanging="0" w:hangingChars="0" w:start="0" w:end="0" w:startChars="0" w:endChars="0"/>
        <w:jc w:val="center"/>
        <w:pPrChange w:id="28355" w:author="xh" w:date="2026-10-19T14:44:34+08:00">
          <w:pPr>
            <w:pStyle w:val="2"/>
            <w:keepNext/>
            <w:spacing w:before="120" w:after="0" w:line="240" w:lineRule="auto"/>
            <w:ind w:left="0" w:leftChars="0" w:right="0" w:rightChars="0" w:firstLine="0" w:firstLineChars="0"/>
            <w:jc w:val="center"/>
          </w:pPr>
        </w:pPrChange>
      </w:pPr>
      <w:r>
        <w:drawing>
          <wp:inline distT="0" distB="0" distL="114300" distR="114300">
            <wp:extent cx="5120640" cy="2006600"/>
            <wp:effectExtent l="0" t="0" r="0" b="0"/>
            <wp:docPr id="7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pic:cNvPicPr>
                      <a:picLocks noChangeAspect="1" noChangeArrowheads="1"/>
                    </pic:cNvPicPr>
                  </pic:nvPicPr>
                  <pic:blipFill>
                    <a:blip r:embed="rId49"/>
                    <a:stretch>
                      <a:fillRect/>
                    </a:stretch>
                  </pic:blipFill>
                  <pic:spPr>
                    <a:xfrm>
                      <a:off x="0" y="0"/>
                      <a:ext cx="5120640" cy="2006737"/>
                    </a:xfrm>
                    <a:prstGeom prst="rect">
                      <a:avLst/>
                    </a:prstGeom>
                    <a:noFill/>
                    <a:ln w="9525">
                      <a:noFill/>
                    </a:ln>
                  </pic:spPr>
                </pic:pic>
              </a:graphicData>
            </a:graphic>
          </wp:inline>
        </w:drawing>
      </w:r>
    </w:p>
    <w:p w14:paraId="7F7DD5FD">
      <w:pPr>
        <w:pStyle w:val="2"/>
        <w:spacing w:before="60" w:after="120" w:line="280" w:lineRule="exact"/>
        <w:ind w:left="0" w:leftChars="0" w:right="0" w:rightChars="0" w:firstLine="0" w:firstLineChars="0" w:hanging="0" w:hangingChars="0" w:start="0" w:end="0" w:startChars="0" w:endChars="0"/>
        <w:jc w:val="center"/>
        <w:pPrChange w:id="28356" w:author="xh" w:date="2026-10-19T14:45:13+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图5-14 典型场景中初始转供率与容载比、费用的关系</w:t>
      </w:r>
    </w:p>
    <w:p w14:paraId="6C72CCBE">
      <w:pPr>
        <w:pStyle w:val="2"/>
        <w:widowControl/>
        <w:spacing w:before="0" w:after="0" w:line="348" w:lineRule="exact"/>
        <w:ind w:firstLine="480"/>
        <w:jc w:val="both"/>
      </w:pPr>
      <w:r>
        <w:rPr>
          <w:rFonts w:ascii="Times New Roman" w:hAnsi="Times New Roman" w:eastAsia="方正仿宋_GBK"/>
          <w:b w:val="0"/>
          <w:sz w:val="24"/>
        </w:rPr>
        <w:t>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14:paraId="0C463B03">
      <w:pPr>
        <w:pStyle w:val="5"/>
        <w:keepNext/>
        <w:numPr>
          <w:ilvl w:val="0"/>
          <w:numId w:val="0"/>
        </w:numPr>
        <w:spacing w:before="160" w:after="120" w:line="390" w:lineRule="exact"/>
        <w:ind w:firstLine="0"/>
      </w:pPr>
      <w:bookmarkStart w:id="261" w:name="装机渗透率与双向容量需求"/>
      <w:r>
        <w:rPr>
          <w:rFonts w:ascii="Times New Roman" w:hAnsi="Times New Roman" w:eastAsia="方正仿宋_GBK"/>
          <w:b/>
          <w:sz w:val="26"/>
        </w:rPr>
        <w:t>5.6.5 装机渗透率与双向容量需求</w:t>
      </w:r>
      <w:bookmarkEnd w:id="261"/>
    </w:p>
    <w:p w14:paraId="4472F65F">
      <w:pPr>
        <w:pStyle w:val="115"/>
        <w:widowControl/>
        <w:spacing w:before="0" w:after="0" w:line="348" w:lineRule="exact"/>
        <w:ind w:firstLine="480"/>
        <w:jc w:val="both"/>
      </w:pPr>
      <w:r>
        <w:rPr>
          <w:rFonts w:ascii="Times New Roman" w:hAnsi="Times New Roman" w:eastAsia="方正仿宋_GBK"/>
          <w:b w:val="0"/>
          <w:sz w:val="24"/>
        </w:rPr>
        <w:t>固定年最大净负荷平均增长率4%、电缆长度占比10%、初始转供率40%和负荷分散系数1.10，读取装机渗透率0～3.00、步长0.25的完整序列。</w:t>
      </w:r>
    </w:p>
    <w:p w14:paraId="22FE0721">
      <w:pPr>
        <w:pStyle w:val="2"/>
        <w:keepNext/>
        <w:spacing w:before="120" w:after="80" w:line="280" w:lineRule="exact"/>
        <w:ind w:firstLine="0"/>
        <w:jc w:val="center"/>
      </w:pPr>
      <w:r>
        <w:rPr>
          <w:rFonts w:ascii="Times New Roman" w:hAnsi="Times New Roman" w:eastAsia="宋体"/>
          <w:b w:val="0"/>
          <w:sz w:val="21"/>
        </w:rPr>
        <w:t>表5-78 装机渗透率对应的设备配置变化</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D0327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2B9E003F">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1B7F44CE">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7B1FCB8F">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5D83F949">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518769D5">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27437A70">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67FE0B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1AB053D">
            <w:pPr>
              <w:keepNext/>
              <w:spacing w:before="20" w:after="20" w:line="260" w:lineRule="exact"/>
              <w:ind w:left="0" w:leftChars="0" w:right="0" w:rightChars="0" w:firstLine="0" w:firstLineChars="0"/>
              <w:jc w:val="center"/>
            </w:pPr>
            <w:r>
              <w:rPr>
                <w:rFonts w:ascii="Times New Roman" w:hAnsi="Times New Roman" w:eastAsia="宋体"/>
                <w:b w:val="0"/>
                <w:sz w:val="18"/>
              </w:rPr>
              <w:t>0～1.50</w:t>
            </w:r>
          </w:p>
        </w:tc>
        <w:tc>
          <w:tcPr>
            <w:tcW w:w="1385" w:type="dxa"/>
            <w:tcMar>
              <w:left w:w="70" w:type="dxa"/>
              <w:right w:w="70" w:type="dxa"/>
            </w:tcMar>
            <w:vAlign w:val="center"/>
          </w:tcPr>
          <w:p w14:paraId="21B49545">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43041EE8">
            <w:pPr>
              <w:keepNext/>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07C039B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72342B6">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20F1F1B8">
            <w:pPr>
              <w:keepNext/>
              <w:spacing w:before="20" w:after="20" w:line="260" w:lineRule="exact"/>
              <w:ind w:left="0" w:leftChars="0" w:right="0" w:rightChars="0" w:firstLine="0" w:firstLineChars="0"/>
              <w:jc w:val="center"/>
            </w:pPr>
            <w:r>
              <w:rPr>
                <w:rFonts w:ascii="Times New Roman" w:hAnsi="Times New Roman" w:eastAsia="宋体"/>
                <w:b w:val="0"/>
                <w:sz w:val="18"/>
              </w:rPr>
              <w:t>1984.06</w:t>
            </w:r>
          </w:p>
        </w:tc>
      </w:tr>
      <w:tr w14:paraId="33393F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CD682E9">
            <w:pPr>
              <w:keepNext/>
              <w:spacing w:before="20" w:after="20" w:line="260" w:lineRule="exact"/>
              <w:ind w:left="0" w:leftChars="0" w:right="0" w:rightChars="0" w:firstLine="0" w:firstLineChars="0"/>
              <w:jc w:val="center"/>
            </w:pPr>
            <w:r>
              <w:rPr>
                <w:rFonts w:ascii="Times New Roman" w:hAnsi="Times New Roman" w:eastAsia="宋体"/>
                <w:b w:val="0"/>
                <w:sz w:val="18"/>
              </w:rPr>
              <w:t>1.75</w:t>
            </w:r>
          </w:p>
        </w:tc>
        <w:tc>
          <w:tcPr>
            <w:tcW w:w="1385" w:type="dxa"/>
            <w:tcMar>
              <w:left w:w="70" w:type="dxa"/>
              <w:right w:w="70" w:type="dxa"/>
            </w:tcMar>
            <w:vAlign w:val="center"/>
          </w:tcPr>
          <w:p w14:paraId="414DC704">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61AC3338">
            <w:pPr>
              <w:keepNext/>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5B5FC131">
            <w:pPr>
              <w:keepNext/>
              <w:spacing w:before="20" w:after="20" w:line="260" w:lineRule="exact"/>
              <w:ind w:left="0" w:leftChars="0" w:right="0" w:rightChars="0" w:firstLine="0" w:firstLineChars="0"/>
              <w:jc w:val="center"/>
            </w:pPr>
            <w:r>
              <w:rPr>
                <w:rFonts w:ascii="Times New Roman" w:hAnsi="Times New Roman" w:eastAsia="宋体"/>
                <w:b w:val="0"/>
                <w:sz w:val="18"/>
              </w:rPr>
              <w:t>2.30</w:t>
            </w:r>
          </w:p>
        </w:tc>
        <w:tc>
          <w:tcPr>
            <w:tcW w:w="1385" w:type="dxa"/>
            <w:tcMar>
              <w:left w:w="70" w:type="dxa"/>
              <w:right w:w="70" w:type="dxa"/>
            </w:tcMar>
            <w:vAlign w:val="center"/>
          </w:tcPr>
          <w:p w14:paraId="60AA30E2">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69FC0C21">
            <w:pPr>
              <w:keepNext/>
              <w:spacing w:before="20" w:after="20" w:line="260" w:lineRule="exact"/>
              <w:ind w:left="0" w:leftChars="0" w:right="0" w:rightChars="0" w:firstLine="0" w:firstLineChars="0"/>
              <w:jc w:val="center"/>
            </w:pPr>
            <w:r>
              <w:rPr>
                <w:rFonts w:ascii="Times New Roman" w:hAnsi="Times New Roman" w:eastAsia="宋体"/>
                <w:b w:val="0"/>
                <w:sz w:val="18"/>
              </w:rPr>
              <w:t>2483.72</w:t>
            </w:r>
          </w:p>
        </w:tc>
      </w:tr>
      <w:tr w14:paraId="62D972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9A98677">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4B9BD9F4">
            <w:pPr>
              <w:keepNext/>
              <w:spacing w:before="20" w:after="20" w:line="260" w:lineRule="exact"/>
              <w:ind w:left="0" w:leftChars="0" w:right="0" w:rightChars="0" w:firstLine="0" w:firstLineChars="0"/>
              <w:jc w:val="center"/>
            </w:pPr>
            <w:r>
              <w:rPr>
                <w:rFonts w:ascii="Times New Roman" w:hAnsi="Times New Roman" w:eastAsia="宋体"/>
                <w:b w:val="0"/>
                <w:sz w:val="18"/>
              </w:rPr>
              <w:t>626.00</w:t>
            </w:r>
          </w:p>
        </w:tc>
        <w:tc>
          <w:tcPr>
            <w:tcW w:w="1385" w:type="dxa"/>
            <w:tcMar>
              <w:left w:w="70" w:type="dxa"/>
              <w:right w:w="70" w:type="dxa"/>
            </w:tcMar>
            <w:vAlign w:val="center"/>
          </w:tcPr>
          <w:p w14:paraId="64F9855A">
            <w:pPr>
              <w:keepNext/>
              <w:spacing w:before="20" w:after="20" w:line="260" w:lineRule="exact"/>
              <w:ind w:left="0" w:leftChars="0" w:right="0" w:rightChars="0" w:firstLine="0" w:firstLineChars="0"/>
              <w:jc w:val="center"/>
            </w:pPr>
            <w:r>
              <w:rPr>
                <w:rFonts w:ascii="Times New Roman" w:hAnsi="Times New Roman" w:eastAsia="宋体"/>
                <w:b w:val="0"/>
                <w:sz w:val="18"/>
              </w:rPr>
              <w:t>2.14</w:t>
            </w:r>
          </w:p>
        </w:tc>
        <w:tc>
          <w:tcPr>
            <w:tcW w:w="1385" w:type="dxa"/>
            <w:tcMar>
              <w:left w:w="70" w:type="dxa"/>
              <w:right w:w="70" w:type="dxa"/>
            </w:tcMar>
            <w:vAlign w:val="center"/>
          </w:tcPr>
          <w:p w14:paraId="6AC3791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031DC75">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343C2D09">
            <w:pPr>
              <w:keepNext/>
              <w:spacing w:before="20" w:after="20" w:line="260" w:lineRule="exact"/>
              <w:ind w:left="0" w:leftChars="0" w:right="0" w:rightChars="0" w:firstLine="0" w:firstLineChars="0"/>
              <w:jc w:val="center"/>
            </w:pPr>
            <w:r>
              <w:rPr>
                <w:rFonts w:ascii="Times New Roman" w:hAnsi="Times New Roman" w:eastAsia="宋体"/>
                <w:b w:val="0"/>
                <w:sz w:val="18"/>
              </w:rPr>
              <w:t>5720.12</w:t>
            </w:r>
          </w:p>
        </w:tc>
      </w:tr>
      <w:tr w14:paraId="18951F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08E779A">
            <w:pPr>
              <w:keepNext/>
              <w:spacing w:before="20" w:after="20" w:line="260" w:lineRule="exact"/>
              <w:ind w:left="0" w:leftChars="0" w:right="0" w:rightChars="0" w:firstLine="0" w:firstLineChars="0"/>
              <w:jc w:val="center"/>
            </w:pPr>
            <w:r>
              <w:rPr>
                <w:rFonts w:ascii="Times New Roman" w:hAnsi="Times New Roman" w:eastAsia="宋体"/>
                <w:b w:val="0"/>
                <w:sz w:val="18"/>
              </w:rPr>
              <w:t>2.25</w:t>
            </w:r>
          </w:p>
        </w:tc>
        <w:tc>
          <w:tcPr>
            <w:tcW w:w="1385" w:type="dxa"/>
            <w:tcMar>
              <w:left w:w="70" w:type="dxa"/>
              <w:right w:w="70" w:type="dxa"/>
            </w:tcMar>
            <w:vAlign w:val="center"/>
          </w:tcPr>
          <w:p w14:paraId="5A374F6E">
            <w:pPr>
              <w:keepNext/>
              <w:spacing w:before="20" w:after="20" w:line="260" w:lineRule="exact"/>
              <w:ind w:left="0" w:leftChars="0" w:right="0" w:rightChars="0" w:firstLine="0" w:firstLineChars="0"/>
              <w:jc w:val="center"/>
            </w:pPr>
            <w:r>
              <w:rPr>
                <w:rFonts w:ascii="Times New Roman" w:hAnsi="Times New Roman" w:eastAsia="宋体"/>
                <w:b w:val="0"/>
                <w:sz w:val="18"/>
              </w:rPr>
              <w:t>660.00</w:t>
            </w:r>
          </w:p>
        </w:tc>
        <w:tc>
          <w:tcPr>
            <w:tcW w:w="1385" w:type="dxa"/>
            <w:tcMar>
              <w:left w:w="70" w:type="dxa"/>
              <w:right w:w="70" w:type="dxa"/>
            </w:tcMar>
            <w:vAlign w:val="center"/>
          </w:tcPr>
          <w:p w14:paraId="14E19A2A">
            <w:pPr>
              <w:keepNext/>
              <w:spacing w:before="20" w:after="20" w:line="260" w:lineRule="exact"/>
              <w:ind w:left="0" w:leftChars="0" w:right="0" w:rightChars="0" w:firstLine="0" w:firstLineChars="0"/>
              <w:jc w:val="center"/>
            </w:pPr>
            <w:r>
              <w:rPr>
                <w:rFonts w:ascii="Times New Roman" w:hAnsi="Times New Roman" w:eastAsia="宋体"/>
                <w:b w:val="0"/>
                <w:sz w:val="18"/>
              </w:rPr>
              <w:t>2.26</w:t>
            </w:r>
          </w:p>
        </w:tc>
        <w:tc>
          <w:tcPr>
            <w:tcW w:w="1385" w:type="dxa"/>
            <w:tcMar>
              <w:left w:w="70" w:type="dxa"/>
              <w:right w:w="70" w:type="dxa"/>
            </w:tcMar>
            <w:vAlign w:val="center"/>
          </w:tcPr>
          <w:p w14:paraId="40EB6559">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69F5DB76">
            <w:pPr>
              <w:keepNext/>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5371252C">
            <w:pPr>
              <w:keepNext/>
              <w:spacing w:before="20" w:after="20" w:line="260" w:lineRule="exact"/>
              <w:ind w:left="0" w:leftChars="0" w:right="0" w:rightChars="0" w:firstLine="0" w:firstLineChars="0"/>
              <w:jc w:val="center"/>
            </w:pPr>
            <w:r>
              <w:rPr>
                <w:rFonts w:ascii="Times New Roman" w:hAnsi="Times New Roman" w:eastAsia="宋体"/>
                <w:b w:val="0"/>
                <w:sz w:val="18"/>
              </w:rPr>
              <w:t>6693.98</w:t>
            </w:r>
          </w:p>
        </w:tc>
      </w:tr>
      <w:tr w14:paraId="49E04C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9D84FD8">
            <w:pPr>
              <w:keepNext/>
              <w:spacing w:before="20" w:after="20" w:line="260" w:lineRule="exact"/>
              <w:ind w:left="0" w:leftChars="0" w:right="0" w:rightChars="0" w:firstLine="0" w:firstLineChars="0"/>
              <w:jc w:val="center"/>
            </w:pPr>
            <w:r>
              <w:rPr>
                <w:rFonts w:ascii="Times New Roman" w:hAnsi="Times New Roman" w:eastAsia="宋体"/>
                <w:b w:val="0"/>
                <w:sz w:val="18"/>
              </w:rPr>
              <w:t>2.50</w:t>
            </w:r>
          </w:p>
        </w:tc>
        <w:tc>
          <w:tcPr>
            <w:tcW w:w="1385" w:type="dxa"/>
            <w:tcMar>
              <w:left w:w="70" w:type="dxa"/>
              <w:right w:w="70" w:type="dxa"/>
            </w:tcMar>
            <w:vAlign w:val="center"/>
          </w:tcPr>
          <w:p w14:paraId="1FAEB6E9">
            <w:pPr>
              <w:keepNext/>
              <w:spacing w:before="20" w:after="20" w:line="260" w:lineRule="exact"/>
              <w:ind w:left="0" w:leftChars="0" w:right="0" w:rightChars="0" w:firstLine="0" w:firstLineChars="0"/>
              <w:jc w:val="center"/>
            </w:pPr>
            <w:r>
              <w:rPr>
                <w:rFonts w:ascii="Times New Roman" w:hAnsi="Times New Roman" w:eastAsia="宋体"/>
                <w:b w:val="0"/>
                <w:sz w:val="18"/>
              </w:rPr>
              <w:t>710.00</w:t>
            </w:r>
          </w:p>
        </w:tc>
        <w:tc>
          <w:tcPr>
            <w:tcW w:w="1385" w:type="dxa"/>
            <w:tcMar>
              <w:left w:w="70" w:type="dxa"/>
              <w:right w:w="70" w:type="dxa"/>
            </w:tcMar>
            <w:vAlign w:val="center"/>
          </w:tcPr>
          <w:p w14:paraId="571AA265">
            <w:pPr>
              <w:keepNext/>
              <w:spacing w:before="20" w:after="20" w:line="260" w:lineRule="exact"/>
              <w:ind w:left="0" w:leftChars="0" w:right="0" w:rightChars="0" w:firstLine="0" w:firstLineChars="0"/>
              <w:jc w:val="center"/>
            </w:pPr>
            <w:r>
              <w:rPr>
                <w:rFonts w:ascii="Times New Roman" w:hAnsi="Times New Roman" w:eastAsia="宋体"/>
                <w:b w:val="0"/>
                <w:sz w:val="18"/>
              </w:rPr>
              <w:t>2.43</w:t>
            </w:r>
          </w:p>
        </w:tc>
        <w:tc>
          <w:tcPr>
            <w:tcW w:w="1385" w:type="dxa"/>
            <w:tcMar>
              <w:left w:w="70" w:type="dxa"/>
              <w:right w:w="70" w:type="dxa"/>
            </w:tcMar>
            <w:vAlign w:val="center"/>
          </w:tcPr>
          <w:p w14:paraId="09ACF710">
            <w:pPr>
              <w:keepNext/>
              <w:spacing w:before="20" w:after="20" w:line="260" w:lineRule="exact"/>
              <w:ind w:left="0" w:leftChars="0" w:right="0" w:rightChars="0" w:firstLine="0" w:firstLineChars="0"/>
              <w:jc w:val="center"/>
            </w:pPr>
            <w:r>
              <w:rPr>
                <w:rFonts w:ascii="Times New Roman" w:hAnsi="Times New Roman" w:eastAsia="宋体"/>
                <w:b w:val="0"/>
                <w:sz w:val="18"/>
              </w:rPr>
              <w:t>35.20</w:t>
            </w:r>
          </w:p>
        </w:tc>
        <w:tc>
          <w:tcPr>
            <w:tcW w:w="1385" w:type="dxa"/>
            <w:tcMar>
              <w:left w:w="70" w:type="dxa"/>
              <w:right w:w="70" w:type="dxa"/>
            </w:tcMar>
            <w:vAlign w:val="center"/>
          </w:tcPr>
          <w:p w14:paraId="3EAABEE6">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2C7A433A">
            <w:pPr>
              <w:keepNext/>
              <w:spacing w:before="20" w:after="20" w:line="260" w:lineRule="exact"/>
              <w:ind w:left="0" w:leftChars="0" w:right="0" w:rightChars="0" w:firstLine="0" w:firstLineChars="0"/>
              <w:jc w:val="center"/>
            </w:pPr>
            <w:r>
              <w:rPr>
                <w:rFonts w:ascii="Times New Roman" w:hAnsi="Times New Roman" w:eastAsia="宋体"/>
                <w:b w:val="0"/>
                <w:sz w:val="18"/>
              </w:rPr>
              <w:t>15745.19</w:t>
            </w:r>
          </w:p>
        </w:tc>
      </w:tr>
      <w:tr w14:paraId="4730BF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A05DB63">
            <w:pPr>
              <w:keepNext/>
              <w:spacing w:before="20" w:after="20" w:line="260" w:lineRule="exact"/>
              <w:ind w:left="0" w:leftChars="0" w:right="0" w:rightChars="0" w:firstLine="0" w:firstLineChars="0"/>
              <w:jc w:val="center"/>
            </w:pPr>
            <w:r>
              <w:rPr>
                <w:rFonts w:ascii="Times New Roman" w:hAnsi="Times New Roman" w:eastAsia="宋体"/>
                <w:b w:val="0"/>
                <w:sz w:val="18"/>
              </w:rPr>
              <w:t>2.75</w:t>
            </w:r>
          </w:p>
        </w:tc>
        <w:tc>
          <w:tcPr>
            <w:tcW w:w="1385" w:type="dxa"/>
            <w:tcMar>
              <w:left w:w="70" w:type="dxa"/>
              <w:right w:w="70" w:type="dxa"/>
            </w:tcMar>
            <w:vAlign w:val="center"/>
          </w:tcPr>
          <w:p w14:paraId="1E97512F">
            <w:pPr>
              <w:keepNext/>
              <w:spacing w:before="20" w:after="20" w:line="260" w:lineRule="exact"/>
              <w:ind w:left="0" w:leftChars="0" w:right="0" w:rightChars="0" w:firstLine="0" w:firstLineChars="0"/>
              <w:jc w:val="center"/>
            </w:pPr>
            <w:r>
              <w:rPr>
                <w:rFonts w:ascii="Times New Roman" w:hAnsi="Times New Roman" w:eastAsia="宋体"/>
                <w:b w:val="0"/>
                <w:sz w:val="18"/>
              </w:rPr>
              <w:t>786.00</w:t>
            </w:r>
          </w:p>
        </w:tc>
        <w:tc>
          <w:tcPr>
            <w:tcW w:w="1385" w:type="dxa"/>
            <w:tcMar>
              <w:left w:w="70" w:type="dxa"/>
              <w:right w:w="70" w:type="dxa"/>
            </w:tcMar>
            <w:vAlign w:val="center"/>
          </w:tcPr>
          <w:p w14:paraId="7FB9008E">
            <w:pPr>
              <w:keepNext/>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1385" w:type="dxa"/>
            <w:tcMar>
              <w:left w:w="70" w:type="dxa"/>
              <w:right w:w="70" w:type="dxa"/>
            </w:tcMar>
            <w:vAlign w:val="center"/>
          </w:tcPr>
          <w:p w14:paraId="7F526ADA">
            <w:pPr>
              <w:keepNext/>
              <w:spacing w:before="20" w:after="20" w:line="260" w:lineRule="exact"/>
              <w:ind w:left="0" w:leftChars="0" w:right="0" w:rightChars="0" w:firstLine="0" w:firstLineChars="0"/>
              <w:jc w:val="center"/>
            </w:pPr>
            <w:r>
              <w:rPr>
                <w:rFonts w:ascii="Times New Roman" w:hAnsi="Times New Roman" w:eastAsia="宋体"/>
                <w:b w:val="0"/>
                <w:sz w:val="18"/>
              </w:rPr>
              <w:t>82.20</w:t>
            </w:r>
          </w:p>
        </w:tc>
        <w:tc>
          <w:tcPr>
            <w:tcW w:w="1385" w:type="dxa"/>
            <w:tcMar>
              <w:left w:w="70" w:type="dxa"/>
              <w:right w:w="70" w:type="dxa"/>
            </w:tcMar>
            <w:vAlign w:val="center"/>
          </w:tcPr>
          <w:p w14:paraId="1FD2B346">
            <w:pPr>
              <w:keepNext/>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0169A113">
            <w:pPr>
              <w:keepNext/>
              <w:spacing w:before="20" w:after="20" w:line="260" w:lineRule="exact"/>
              <w:ind w:left="0" w:leftChars="0" w:right="0" w:rightChars="0" w:firstLine="0" w:firstLineChars="0"/>
              <w:jc w:val="center"/>
            </w:pPr>
            <w:r>
              <w:rPr>
                <w:rFonts w:ascii="Times New Roman" w:hAnsi="Times New Roman" w:eastAsia="宋体"/>
                <w:b w:val="0"/>
                <w:sz w:val="18"/>
              </w:rPr>
              <w:t>29449.91</w:t>
            </w:r>
          </w:p>
        </w:tc>
      </w:tr>
      <w:tr w14:paraId="6F4424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0BCE9BD">
            <w:pPr>
              <w:keepNext w:val="0"/>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385" w:type="dxa"/>
            <w:tcMar>
              <w:left w:w="70" w:type="dxa"/>
              <w:right w:w="70" w:type="dxa"/>
            </w:tcMar>
            <w:vAlign w:val="center"/>
          </w:tcPr>
          <w:p w14:paraId="047B5E28">
            <w:pPr>
              <w:keepNext w:val="0"/>
              <w:spacing w:before="20" w:after="20" w:line="260" w:lineRule="exact"/>
              <w:ind w:left="0" w:leftChars="0" w:right="0" w:rightChars="0" w:firstLine="0" w:firstLineChars="0"/>
              <w:jc w:val="center"/>
            </w:pPr>
            <w:r>
              <w:rPr>
                <w:rFonts w:ascii="Times New Roman" w:hAnsi="Times New Roman" w:eastAsia="宋体"/>
                <w:b w:val="0"/>
                <w:sz w:val="18"/>
              </w:rPr>
              <w:t>820.00</w:t>
            </w:r>
          </w:p>
        </w:tc>
        <w:tc>
          <w:tcPr>
            <w:tcW w:w="1385" w:type="dxa"/>
            <w:tcMar>
              <w:left w:w="70" w:type="dxa"/>
              <w:right w:w="70" w:type="dxa"/>
            </w:tcMar>
            <w:vAlign w:val="center"/>
          </w:tcPr>
          <w:p w14:paraId="5206A315">
            <w:pPr>
              <w:keepNext w:val="0"/>
              <w:spacing w:before="20" w:after="20" w:line="260" w:lineRule="exact"/>
              <w:ind w:left="0" w:leftChars="0" w:right="0" w:rightChars="0" w:firstLine="0" w:firstLineChars="0"/>
              <w:jc w:val="center"/>
            </w:pPr>
            <w:r>
              <w:rPr>
                <w:rFonts w:ascii="Times New Roman" w:hAnsi="Times New Roman" w:eastAsia="宋体"/>
                <w:b w:val="0"/>
                <w:sz w:val="18"/>
              </w:rPr>
              <w:t>2.80</w:t>
            </w:r>
          </w:p>
        </w:tc>
        <w:tc>
          <w:tcPr>
            <w:tcW w:w="1385" w:type="dxa"/>
            <w:tcMar>
              <w:left w:w="70" w:type="dxa"/>
              <w:right w:w="70" w:type="dxa"/>
            </w:tcMar>
            <w:vAlign w:val="center"/>
          </w:tcPr>
          <w:p w14:paraId="5D5558EE">
            <w:pPr>
              <w:keepNext w:val="0"/>
              <w:spacing w:before="20" w:after="20" w:line="260" w:lineRule="exact"/>
              <w:ind w:left="0" w:leftChars="0" w:right="0" w:rightChars="0" w:firstLine="0" w:firstLineChars="0"/>
              <w:jc w:val="center"/>
            </w:pPr>
            <w:r>
              <w:rPr>
                <w:rFonts w:ascii="Times New Roman" w:hAnsi="Times New Roman" w:eastAsia="宋体"/>
                <w:b w:val="0"/>
                <w:sz w:val="18"/>
              </w:rPr>
              <w:t>129.20</w:t>
            </w:r>
          </w:p>
        </w:tc>
        <w:tc>
          <w:tcPr>
            <w:tcW w:w="1385" w:type="dxa"/>
            <w:tcMar>
              <w:left w:w="70" w:type="dxa"/>
              <w:right w:w="70" w:type="dxa"/>
            </w:tcMar>
            <w:vAlign w:val="center"/>
          </w:tcPr>
          <w:p w14:paraId="4E4EC08C">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48DAF733">
            <w:pPr>
              <w:keepNext w:val="0"/>
              <w:spacing w:before="20" w:after="20" w:line="260" w:lineRule="exact"/>
              <w:ind w:left="0" w:leftChars="0" w:right="0" w:rightChars="0" w:firstLine="0" w:firstLineChars="0"/>
              <w:jc w:val="center"/>
            </w:pPr>
            <w:r>
              <w:rPr>
                <w:rFonts w:ascii="Times New Roman" w:hAnsi="Times New Roman" w:eastAsia="宋体"/>
                <w:b w:val="0"/>
                <w:sz w:val="18"/>
              </w:rPr>
              <w:t>40296.03</w:t>
            </w:r>
          </w:p>
        </w:tc>
      </w:tr>
    </w:tbl>
    <w:p w14:paraId="5540EF79">
      <w:pPr>
        <w:pStyle w:val="2"/>
        <w:widowControl/>
        <w:spacing w:before="0" w:after="0" w:line="348" w:lineRule="exact"/>
        <w:ind w:firstLine="480"/>
        <w:jc w:val="both"/>
      </w:pPr>
      <w:r>
        <w:rPr>
          <w:rFonts w:ascii="Times New Roman" w:hAnsi="Times New Roman" w:eastAsia="方正仿宋_GBK"/>
          <w:b w:val="0"/>
          <w:sz w:val="24"/>
        </w:rPr>
        <w:t>注：0～1.50合并表示该范围内步长0.25的采样节点采用相同方案。</w:t>
      </w:r>
    </w:p>
    <w:p w14:paraId="1F1CD682">
      <w:pPr>
        <w:pStyle w:val="2"/>
        <w:widowControl/>
        <w:spacing w:before="0" w:after="0" w:line="348" w:lineRule="exact"/>
        <w:ind w:firstLine="480"/>
        <w:jc w:val="both"/>
      </w:pPr>
      <w:r>
        <w:rPr>
          <w:rFonts w:ascii="Times New Roman" w:hAnsi="Times New Roman" w:eastAsia="方正仿宋_GBK"/>
          <w:b w:val="0"/>
          <w:sz w:val="24"/>
        </w:rPr>
        <w:t>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14:paraId="329E2EEF">
      <w:pPr>
        <w:pStyle w:val="2"/>
        <w:widowControl/>
        <w:spacing w:before="0" w:after="0" w:line="348" w:lineRule="exact"/>
        <w:ind w:firstLine="480"/>
        <w:jc w:val="both"/>
      </w:pPr>
      <w:r>
        <w:rPr>
          <w:rFonts w:ascii="Times New Roman" w:hAnsi="Times New Roman" w:eastAsia="方正仿宋_GBK"/>
          <w:b w:val="0"/>
          <w:sz w:val="24"/>
        </w:rPr>
        <w:t>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14:paraId="5622D84C">
      <w:pPr>
        <w:pStyle w:val="2"/>
        <w:widowControl/>
        <w:spacing w:before="0" w:after="0" w:line="348" w:lineRule="exact"/>
        <w:ind w:firstLine="480"/>
        <w:jc w:val="both"/>
      </w:pPr>
      <w:r>
        <w:rPr>
          <w:rFonts w:ascii="Times New Roman" w:hAnsi="Times New Roman" w:eastAsia="方正仿宋_GBK"/>
          <w:b w:val="0"/>
          <w:sz w:val="24"/>
        </w:rPr>
        <w:t>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14:paraId="393FB03E">
      <w:pPr>
        <w:pStyle w:val="2"/>
        <w:keepNext/>
        <w:spacing w:before="120" w:after="0" w:line="240" w:lineRule="auto"/>
        <w:ind w:left="0" w:leftChars="0" w:right="0" w:rightChars="0" w:firstLine="0" w:firstLineChars="0" w:hanging="0" w:hangingChars="0" w:start="0" w:end="0" w:startChars="0" w:endChars="0"/>
        <w:jc w:val="center"/>
        <w:pPrChange w:id="28357" w:author="xh" w:date="2026-10-19T14:45:52+08:00">
          <w:pPr>
            <w:pStyle w:val="2"/>
            <w:keepNext/>
            <w:spacing w:before="120" w:after="0" w:line="240" w:lineRule="auto"/>
            <w:ind w:left="0" w:leftChars="0" w:right="0" w:rightChars="0" w:firstLine="0" w:firstLineChars="0"/>
            <w:jc w:val="center"/>
          </w:pPr>
        </w:pPrChange>
      </w:pPr>
      <w:r>
        <w:drawing>
          <wp:inline distT="0" distB="0" distL="114300" distR="114300">
            <wp:extent cx="5120640" cy="4744085"/>
            <wp:effectExtent l="0" t="0" r="0" b="0"/>
            <wp:docPr id="7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pic:cNvPicPr>
                      <a:picLocks noChangeAspect="1" noChangeArrowheads="1"/>
                    </pic:cNvPicPr>
                  </pic:nvPicPr>
                  <pic:blipFill>
                    <a:blip r:embed="rId50"/>
                    <a:stretch>
                      <a:fillRect/>
                    </a:stretch>
                  </pic:blipFill>
                  <pic:spPr>
                    <a:xfrm>
                      <a:off x="0" y="0"/>
                      <a:ext cx="5120640" cy="4744122"/>
                    </a:xfrm>
                    <a:prstGeom prst="rect">
                      <a:avLst/>
                    </a:prstGeom>
                    <a:noFill/>
                    <a:ln w="9525">
                      <a:noFill/>
                    </a:ln>
                  </pic:spPr>
                </pic:pic>
              </a:graphicData>
            </a:graphic>
          </wp:inline>
        </w:drawing>
      </w:r>
    </w:p>
    <w:p w14:paraId="363DF8A9">
      <w:pPr>
        <w:pStyle w:val="2"/>
        <w:spacing w:before="60" w:after="120" w:line="280" w:lineRule="exact"/>
        <w:ind w:left="0" w:leftChars="0" w:right="0" w:rightChars="0" w:firstLine="0" w:firstLineChars="0" w:hanging="0" w:hangingChars="0" w:start="0" w:end="0" w:startChars="0" w:endChars="0"/>
        <w:jc w:val="center"/>
        <w:pPrChange w:id="28358" w:author="xh" w:date="2026-10-19T14:46:32+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图5-15 完整装机渗透率序列对应的主变与储能配置</w:t>
      </w:r>
    </w:p>
    <w:p w14:paraId="104F662D">
      <w:pPr>
        <w:pStyle w:val="5"/>
        <w:keepNext/>
        <w:numPr>
          <w:ilvl w:val="0"/>
          <w:numId w:val="0"/>
        </w:numPr>
        <w:spacing w:before="160" w:after="120" w:line="390" w:lineRule="exact"/>
        <w:ind w:firstLine="0"/>
      </w:pPr>
      <w:bookmarkStart w:id="262" w:name="年最大净负荷平均增长率与容量储备消耗"/>
      <w:r>
        <w:rPr>
          <w:rFonts w:ascii="Times New Roman" w:hAnsi="Times New Roman" w:eastAsia="方正仿宋_GBK"/>
          <w:b/>
          <w:sz w:val="26"/>
        </w:rPr>
        <w:t>5.6.6 年最大净负荷平均增长率与容量储备消耗</w:t>
      </w:r>
      <w:bookmarkEnd w:id="262"/>
    </w:p>
    <w:p w14:paraId="3FABA686">
      <w:pPr>
        <w:pStyle w:val="115"/>
        <w:widowControl/>
        <w:spacing w:before="0" w:after="0" w:line="348" w:lineRule="exact"/>
        <w:ind w:firstLine="480"/>
        <w:jc w:val="both"/>
      </w:pPr>
      <w:r>
        <w:rPr>
          <w:rFonts w:ascii="Times New Roman" w:hAnsi="Times New Roman" w:eastAsia="方正仿宋_GBK"/>
          <w:b w:val="0"/>
          <w:sz w:val="24"/>
        </w:rPr>
        <w:t>固定装机渗透率1.50、电缆长度占比10%、初始转供率40%及负荷分散系数1.10，比较锁定库中相应的八个增长节点。</w:t>
      </w:r>
    </w:p>
    <w:p w14:paraId="1C05A930">
      <w:pPr>
        <w:pStyle w:val="2"/>
        <w:keepNext/>
        <w:spacing w:before="120" w:after="80" w:line="280" w:lineRule="exact"/>
        <w:ind w:firstLine="0"/>
        <w:jc w:val="center"/>
      </w:pPr>
      <w:r>
        <w:rPr>
          <w:rFonts w:ascii="Times New Roman" w:hAnsi="Times New Roman" w:eastAsia="宋体"/>
          <w:b w:val="0"/>
          <w:sz w:val="21"/>
        </w:rPr>
        <w:t>表5-79 年最大净负荷平均增长率对应的容量及工程变化</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E9B442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4AC477EC">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040A15C2">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49A90232">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24C400C4">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472023C1">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045E4A3D">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6DA9B3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A0845E6">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0FB1F9FD">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16A9492D">
            <w:pPr>
              <w:keepNext/>
              <w:spacing w:before="20" w:after="20" w:line="260" w:lineRule="exact"/>
              <w:ind w:left="0" w:leftChars="0" w:right="0" w:rightChars="0" w:firstLine="0" w:firstLineChars="0"/>
              <w:jc w:val="center"/>
            </w:pPr>
            <w:r>
              <w:rPr>
                <w:rFonts w:ascii="Times New Roman" w:hAnsi="Times New Roman" w:eastAsia="宋体"/>
                <w:b w:val="0"/>
                <w:sz w:val="18"/>
              </w:rPr>
              <w:t>2.20</w:t>
            </w:r>
          </w:p>
        </w:tc>
        <w:tc>
          <w:tcPr>
            <w:tcW w:w="1385" w:type="dxa"/>
            <w:tcMar>
              <w:left w:w="70" w:type="dxa"/>
              <w:right w:w="70" w:type="dxa"/>
            </w:tcMar>
            <w:vAlign w:val="center"/>
          </w:tcPr>
          <w:p w14:paraId="576534F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83FD7C0">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4DA7516B">
            <w:pPr>
              <w:keepNext/>
              <w:spacing w:before="20" w:after="20" w:line="260" w:lineRule="exact"/>
              <w:ind w:left="0" w:leftChars="0" w:right="0" w:rightChars="0" w:firstLine="0" w:firstLineChars="0"/>
              <w:jc w:val="center"/>
            </w:pPr>
            <w:r>
              <w:rPr>
                <w:rFonts w:ascii="Times New Roman" w:hAnsi="Times New Roman" w:eastAsia="宋体"/>
                <w:b w:val="0"/>
                <w:sz w:val="18"/>
              </w:rPr>
              <w:t>1379.91</w:t>
            </w:r>
          </w:p>
        </w:tc>
      </w:tr>
      <w:tr w14:paraId="1B509A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FEEFB0F">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F7D8276">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05FE43E9">
            <w:pPr>
              <w:keepNext/>
              <w:spacing w:before="20" w:after="20" w:line="260" w:lineRule="exact"/>
              <w:ind w:left="0" w:leftChars="0" w:right="0" w:rightChars="0" w:firstLine="0" w:firstLineChars="0"/>
              <w:jc w:val="center"/>
            </w:pPr>
            <w:r>
              <w:rPr>
                <w:rFonts w:ascii="Times New Roman" w:hAnsi="Times New Roman" w:eastAsia="宋体"/>
                <w:b w:val="0"/>
                <w:sz w:val="18"/>
              </w:rPr>
              <w:t>2.03</w:t>
            </w:r>
          </w:p>
        </w:tc>
        <w:tc>
          <w:tcPr>
            <w:tcW w:w="1385" w:type="dxa"/>
            <w:tcMar>
              <w:left w:w="70" w:type="dxa"/>
              <w:right w:w="70" w:type="dxa"/>
            </w:tcMar>
            <w:vAlign w:val="center"/>
          </w:tcPr>
          <w:p w14:paraId="251BD9A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4D9E965">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38BB4D1F">
            <w:pPr>
              <w:keepNext/>
              <w:spacing w:before="20" w:after="20" w:line="260" w:lineRule="exact"/>
              <w:ind w:left="0" w:leftChars="0" w:right="0" w:rightChars="0" w:firstLine="0" w:firstLineChars="0"/>
              <w:jc w:val="center"/>
            </w:pPr>
            <w:r>
              <w:rPr>
                <w:rFonts w:ascii="Times New Roman" w:hAnsi="Times New Roman" w:eastAsia="宋体"/>
                <w:b w:val="0"/>
                <w:sz w:val="18"/>
              </w:rPr>
              <w:t>1621.57</w:t>
            </w:r>
          </w:p>
        </w:tc>
      </w:tr>
      <w:tr w14:paraId="0AF079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23D59BD">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2A0F5CC9">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0612ECBC">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385" w:type="dxa"/>
            <w:tcMar>
              <w:left w:w="70" w:type="dxa"/>
              <w:right w:w="70" w:type="dxa"/>
            </w:tcMar>
            <w:vAlign w:val="center"/>
          </w:tcPr>
          <w:p w14:paraId="625B0DC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AB8D6BD">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3659020B">
            <w:pPr>
              <w:keepNext/>
              <w:spacing w:before="20" w:after="20" w:line="260" w:lineRule="exact"/>
              <w:ind w:left="0" w:leftChars="0" w:right="0" w:rightChars="0" w:firstLine="0" w:firstLineChars="0"/>
              <w:jc w:val="center"/>
            </w:pPr>
            <w:r>
              <w:rPr>
                <w:rFonts w:ascii="Times New Roman" w:hAnsi="Times New Roman" w:eastAsia="宋体"/>
                <w:b w:val="0"/>
                <w:sz w:val="18"/>
              </w:rPr>
              <w:t>1742.40</w:t>
            </w:r>
          </w:p>
        </w:tc>
      </w:tr>
      <w:tr w14:paraId="2B1359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ED88441">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7165CA2D">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48673EAD">
            <w:pPr>
              <w:keepNext/>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1B0FE94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205DDB9">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4DC49B31">
            <w:pPr>
              <w:keepNext/>
              <w:spacing w:before="20" w:after="20" w:line="260" w:lineRule="exact"/>
              <w:ind w:left="0" w:leftChars="0" w:right="0" w:rightChars="0" w:firstLine="0" w:firstLineChars="0"/>
              <w:jc w:val="center"/>
            </w:pPr>
            <w:r>
              <w:rPr>
                <w:rFonts w:ascii="Times New Roman" w:hAnsi="Times New Roman" w:eastAsia="宋体"/>
                <w:b w:val="0"/>
                <w:sz w:val="18"/>
              </w:rPr>
              <w:t>1984.06</w:t>
            </w:r>
          </w:p>
        </w:tc>
      </w:tr>
      <w:tr w14:paraId="7F8450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EF1F8CA">
            <w:pPr>
              <w:keepNext/>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385" w:type="dxa"/>
            <w:tcMar>
              <w:left w:w="70" w:type="dxa"/>
              <w:right w:w="70" w:type="dxa"/>
            </w:tcMar>
            <w:vAlign w:val="center"/>
          </w:tcPr>
          <w:p w14:paraId="039BF576">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59C90084">
            <w:pPr>
              <w:keepNext/>
              <w:spacing w:before="20" w:after="20" w:line="260" w:lineRule="exact"/>
              <w:ind w:left="0" w:leftChars="0" w:right="0" w:rightChars="0" w:firstLine="0" w:firstLineChars="0"/>
              <w:jc w:val="center"/>
            </w:pPr>
            <w:r>
              <w:rPr>
                <w:rFonts w:ascii="Times New Roman" w:hAnsi="Times New Roman" w:eastAsia="宋体"/>
                <w:b w:val="0"/>
                <w:sz w:val="18"/>
              </w:rPr>
              <w:t>1.78</w:t>
            </w:r>
          </w:p>
        </w:tc>
        <w:tc>
          <w:tcPr>
            <w:tcW w:w="1385" w:type="dxa"/>
            <w:tcMar>
              <w:left w:w="70" w:type="dxa"/>
              <w:right w:w="70" w:type="dxa"/>
            </w:tcMar>
            <w:vAlign w:val="center"/>
          </w:tcPr>
          <w:p w14:paraId="0FD0B586">
            <w:pPr>
              <w:keepNext/>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385" w:type="dxa"/>
            <w:tcMar>
              <w:left w:w="70" w:type="dxa"/>
              <w:right w:w="70" w:type="dxa"/>
            </w:tcMar>
            <w:vAlign w:val="center"/>
          </w:tcPr>
          <w:p w14:paraId="3F2E2726">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66591277">
            <w:pPr>
              <w:keepNext/>
              <w:spacing w:before="20" w:after="20" w:line="260" w:lineRule="exact"/>
              <w:ind w:left="0" w:leftChars="0" w:right="0" w:rightChars="0" w:firstLine="0" w:firstLineChars="0"/>
              <w:jc w:val="center"/>
            </w:pPr>
            <w:r>
              <w:rPr>
                <w:rFonts w:ascii="Times New Roman" w:hAnsi="Times New Roman" w:eastAsia="宋体"/>
                <w:b w:val="0"/>
                <w:sz w:val="18"/>
              </w:rPr>
              <w:t>2390.00</w:t>
            </w:r>
          </w:p>
        </w:tc>
      </w:tr>
      <w:tr w14:paraId="281C4E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DC9A872">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031A8570">
            <w:pPr>
              <w:keepNext/>
              <w:spacing w:before="20" w:after="20" w:line="260" w:lineRule="exact"/>
              <w:ind w:left="0" w:leftChars="0" w:right="0" w:rightChars="0" w:firstLine="0" w:firstLineChars="0"/>
              <w:jc w:val="center"/>
            </w:pPr>
            <w:r>
              <w:rPr>
                <w:rFonts w:ascii="Times New Roman" w:hAnsi="Times New Roman" w:eastAsia="宋体"/>
                <w:b w:val="0"/>
                <w:sz w:val="18"/>
              </w:rPr>
              <w:t>600.00</w:t>
            </w:r>
          </w:p>
        </w:tc>
        <w:tc>
          <w:tcPr>
            <w:tcW w:w="1385" w:type="dxa"/>
            <w:tcMar>
              <w:left w:w="70" w:type="dxa"/>
              <w:right w:w="70" w:type="dxa"/>
            </w:tcMar>
            <w:vAlign w:val="center"/>
          </w:tcPr>
          <w:p w14:paraId="78EFFF22">
            <w:pPr>
              <w:keepNext/>
              <w:spacing w:before="20" w:after="20" w:line="260" w:lineRule="exact"/>
              <w:ind w:left="0" w:leftChars="0" w:right="0" w:rightChars="0" w:firstLine="0" w:firstLineChars="0"/>
              <w:jc w:val="center"/>
            </w:pPr>
            <w:r>
              <w:rPr>
                <w:rFonts w:ascii="Times New Roman" w:hAnsi="Times New Roman" w:eastAsia="宋体"/>
                <w:b w:val="0"/>
                <w:sz w:val="18"/>
              </w:rPr>
              <w:t>1.83</w:t>
            </w:r>
          </w:p>
        </w:tc>
        <w:tc>
          <w:tcPr>
            <w:tcW w:w="1385" w:type="dxa"/>
            <w:tcMar>
              <w:left w:w="70" w:type="dxa"/>
              <w:right w:w="70" w:type="dxa"/>
            </w:tcMar>
            <w:vAlign w:val="center"/>
          </w:tcPr>
          <w:p w14:paraId="0DC3E97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BDFB3D6">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6BCD7E1E">
            <w:pPr>
              <w:keepNext/>
              <w:spacing w:before="20" w:after="20" w:line="260" w:lineRule="exact"/>
              <w:ind w:left="0" w:leftChars="0" w:right="0" w:rightChars="0" w:firstLine="0" w:firstLineChars="0"/>
              <w:jc w:val="center"/>
            </w:pPr>
            <w:r>
              <w:rPr>
                <w:rFonts w:ascii="Times New Roman" w:hAnsi="Times New Roman" w:eastAsia="宋体"/>
                <w:b w:val="0"/>
                <w:sz w:val="18"/>
              </w:rPr>
              <w:t>3726.46</w:t>
            </w:r>
          </w:p>
        </w:tc>
      </w:tr>
      <w:tr w14:paraId="1DBE244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1D30105">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3932B461">
            <w:pPr>
              <w:keepNext/>
              <w:spacing w:before="20" w:after="20" w:line="260" w:lineRule="exact"/>
              <w:ind w:left="0" w:leftChars="0" w:right="0" w:rightChars="0" w:firstLine="0" w:firstLineChars="0"/>
              <w:jc w:val="center"/>
            </w:pPr>
            <w:r>
              <w:rPr>
                <w:rFonts w:ascii="Times New Roman" w:hAnsi="Times New Roman" w:eastAsia="宋体"/>
                <w:b w:val="0"/>
                <w:sz w:val="18"/>
              </w:rPr>
              <w:t>650.00</w:t>
            </w:r>
          </w:p>
        </w:tc>
        <w:tc>
          <w:tcPr>
            <w:tcW w:w="1385" w:type="dxa"/>
            <w:tcMar>
              <w:left w:w="70" w:type="dxa"/>
              <w:right w:w="70" w:type="dxa"/>
            </w:tcMar>
            <w:vAlign w:val="center"/>
          </w:tcPr>
          <w:p w14:paraId="69F45E1A">
            <w:pPr>
              <w:keepNext/>
              <w:spacing w:before="20" w:after="20" w:line="260" w:lineRule="exact"/>
              <w:ind w:left="0" w:leftChars="0" w:right="0" w:rightChars="0" w:firstLine="0" w:firstLineChars="0"/>
              <w:jc w:val="center"/>
            </w:pPr>
            <w:r>
              <w:rPr>
                <w:rFonts w:ascii="Times New Roman" w:hAnsi="Times New Roman" w:eastAsia="宋体"/>
                <w:b w:val="0"/>
                <w:sz w:val="18"/>
              </w:rPr>
              <w:t>1.91</w:t>
            </w:r>
          </w:p>
        </w:tc>
        <w:tc>
          <w:tcPr>
            <w:tcW w:w="1385" w:type="dxa"/>
            <w:tcMar>
              <w:left w:w="70" w:type="dxa"/>
              <w:right w:w="70" w:type="dxa"/>
            </w:tcMar>
            <w:vAlign w:val="center"/>
          </w:tcPr>
          <w:p w14:paraId="43D0910D">
            <w:pPr>
              <w:keepNext/>
              <w:spacing w:before="20" w:after="20" w:line="260" w:lineRule="exact"/>
              <w:ind w:left="0" w:leftChars="0" w:right="0" w:rightChars="0" w:firstLine="0" w:firstLineChars="0"/>
              <w:jc w:val="center"/>
            </w:pPr>
            <w:r>
              <w:rPr>
                <w:rFonts w:ascii="Times New Roman" w:hAnsi="Times New Roman" w:eastAsia="宋体"/>
                <w:b w:val="0"/>
                <w:sz w:val="18"/>
              </w:rPr>
              <w:t>5.60</w:t>
            </w:r>
          </w:p>
        </w:tc>
        <w:tc>
          <w:tcPr>
            <w:tcW w:w="1385" w:type="dxa"/>
            <w:tcMar>
              <w:left w:w="70" w:type="dxa"/>
              <w:right w:w="70" w:type="dxa"/>
            </w:tcMar>
            <w:vAlign w:val="center"/>
          </w:tcPr>
          <w:p w14:paraId="0256C0FD">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642EADD5">
            <w:pPr>
              <w:keepNext/>
              <w:spacing w:before="20" w:after="20" w:line="260" w:lineRule="exact"/>
              <w:ind w:left="0" w:leftChars="0" w:right="0" w:rightChars="0" w:firstLine="0" w:firstLineChars="0"/>
              <w:jc w:val="center"/>
            </w:pPr>
            <w:r>
              <w:rPr>
                <w:rFonts w:ascii="Times New Roman" w:hAnsi="Times New Roman" w:eastAsia="宋体"/>
                <w:b w:val="0"/>
                <w:sz w:val="18"/>
              </w:rPr>
              <w:t>6564.58</w:t>
            </w:r>
          </w:p>
        </w:tc>
      </w:tr>
      <w:tr w14:paraId="147A2E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6D8BA5A">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59A096C9">
            <w:pPr>
              <w:keepNext w:val="0"/>
              <w:spacing w:before="20" w:after="20" w:line="260" w:lineRule="exact"/>
              <w:ind w:left="0" w:leftChars="0" w:right="0" w:rightChars="0" w:firstLine="0" w:firstLineChars="0"/>
              <w:jc w:val="center"/>
            </w:pPr>
            <w:r>
              <w:rPr>
                <w:rFonts w:ascii="Times New Roman" w:hAnsi="Times New Roman" w:eastAsia="宋体"/>
                <w:b w:val="0"/>
                <w:sz w:val="18"/>
              </w:rPr>
              <w:t>676.00</w:t>
            </w:r>
          </w:p>
        </w:tc>
        <w:tc>
          <w:tcPr>
            <w:tcW w:w="1385" w:type="dxa"/>
            <w:tcMar>
              <w:left w:w="70" w:type="dxa"/>
              <w:right w:w="70" w:type="dxa"/>
            </w:tcMar>
            <w:vAlign w:val="center"/>
          </w:tcPr>
          <w:p w14:paraId="0F15FF6F">
            <w:pPr>
              <w:keepNext w:val="0"/>
              <w:spacing w:before="20" w:after="20" w:line="260" w:lineRule="exact"/>
              <w:ind w:left="0" w:leftChars="0" w:right="0" w:rightChars="0" w:firstLine="0" w:firstLineChars="0"/>
              <w:jc w:val="center"/>
            </w:pPr>
            <w:r>
              <w:rPr>
                <w:rFonts w:ascii="Times New Roman" w:hAnsi="Times New Roman" w:eastAsia="宋体"/>
                <w:b w:val="0"/>
                <w:sz w:val="18"/>
              </w:rPr>
              <w:t>1.85</w:t>
            </w:r>
          </w:p>
        </w:tc>
        <w:tc>
          <w:tcPr>
            <w:tcW w:w="1385" w:type="dxa"/>
            <w:tcMar>
              <w:left w:w="70" w:type="dxa"/>
              <w:right w:w="70" w:type="dxa"/>
            </w:tcMar>
            <w:vAlign w:val="center"/>
          </w:tcPr>
          <w:p w14:paraId="3CE33EC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8428C57">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00ABB12C">
            <w:pPr>
              <w:keepNext w:val="0"/>
              <w:spacing w:before="20" w:after="20" w:line="260" w:lineRule="exact"/>
              <w:ind w:left="0" w:leftChars="0" w:right="0" w:rightChars="0" w:firstLine="0" w:firstLineChars="0"/>
              <w:jc w:val="center"/>
            </w:pPr>
            <w:r>
              <w:rPr>
                <w:rFonts w:ascii="Times New Roman" w:hAnsi="Times New Roman" w:eastAsia="宋体"/>
                <w:b w:val="0"/>
                <w:sz w:val="18"/>
              </w:rPr>
              <w:t>7704.18</w:t>
            </w:r>
          </w:p>
        </w:tc>
      </w:tr>
    </w:tbl>
    <w:p w14:paraId="645DFEE7">
      <w:pPr>
        <w:pStyle w:val="2"/>
        <w:widowControl/>
        <w:spacing w:before="0" w:after="0" w:line="348" w:lineRule="exact"/>
        <w:ind w:firstLine="480"/>
        <w:jc w:val="both"/>
      </w:pPr>
      <w:r>
        <w:rPr>
          <w:rFonts w:ascii="Times New Roman" w:hAnsi="Times New Roman" w:eastAsia="方正仿宋_GBK"/>
          <w:b w:val="0"/>
          <w:sz w:val="24"/>
        </w:rPr>
        <w:t>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14:paraId="53E99C36">
      <w:pPr>
        <w:pStyle w:val="2"/>
        <w:widowControl/>
        <w:spacing w:before="0" w:after="0" w:line="348" w:lineRule="exact"/>
        <w:ind w:firstLine="480"/>
        <w:jc w:val="both"/>
      </w:pPr>
      <w:r>
        <w:rPr>
          <w:rFonts w:ascii="Times New Roman" w:hAnsi="Times New Roman" w:eastAsia="方正仿宋_GBK"/>
          <w:b w:val="0"/>
          <w:sz w:val="24"/>
        </w:rPr>
        <w:t>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14:paraId="03F2457D">
      <w:pPr>
        <w:pStyle w:val="2"/>
        <w:widowControl/>
        <w:spacing w:before="0" w:after="0" w:line="348" w:lineRule="exact"/>
        <w:ind w:firstLine="480"/>
        <w:jc w:val="both"/>
      </w:pPr>
      <w:r>
        <w:rPr>
          <w:rFonts w:ascii="Times New Roman" w:hAnsi="Times New Roman" w:eastAsia="方正仿宋_GBK"/>
          <w:b w:val="0"/>
          <w:sz w:val="24"/>
        </w:rPr>
        <w:t>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14:paraId="726D4000">
      <w:pPr>
        <w:pStyle w:val="2"/>
        <w:keepNext/>
        <w:spacing w:before="120" w:after="0" w:line="240" w:lineRule="auto"/>
        <w:ind w:left="0" w:leftChars="0" w:right="0" w:rightChars="0" w:firstLine="0" w:firstLineChars="0" w:hanging="0" w:hangingChars="0" w:start="0" w:end="0" w:startChars="0" w:endChars="0"/>
        <w:jc w:val="center"/>
        <w:pPrChange w:id="28359" w:author="xh" w:date="2026-10-19T14:47:11+08:00">
          <w:pPr>
            <w:pStyle w:val="2"/>
            <w:keepNext/>
            <w:spacing w:before="120" w:after="0" w:line="240" w:lineRule="auto"/>
            <w:ind w:left="0" w:leftChars="0" w:right="0" w:rightChars="0" w:firstLine="0" w:firstLineChars="0"/>
            <w:jc w:val="center"/>
          </w:pPr>
        </w:pPrChange>
      </w:pPr>
      <w:r>
        <w:drawing>
          <wp:inline distT="0" distB="0" distL="114300" distR="114300">
            <wp:extent cx="5120640" cy="4744085"/>
            <wp:effectExtent l="0" t="0" r="0" b="0"/>
            <wp:docPr id="7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pic:cNvPicPr>
                      <a:picLocks noChangeAspect="1" noChangeArrowheads="1"/>
                    </pic:cNvPicPr>
                  </pic:nvPicPr>
                  <pic:blipFill>
                    <a:blip r:embed="rId51"/>
                    <a:stretch>
                      <a:fillRect/>
                    </a:stretch>
                  </pic:blipFill>
                  <pic:spPr>
                    <a:xfrm>
                      <a:off x="0" y="0"/>
                      <a:ext cx="5120640" cy="4744122"/>
                    </a:xfrm>
                    <a:prstGeom prst="rect">
                      <a:avLst/>
                    </a:prstGeom>
                    <a:noFill/>
                    <a:ln w="9525">
                      <a:noFill/>
                    </a:ln>
                  </pic:spPr>
                </pic:pic>
              </a:graphicData>
            </a:graphic>
          </wp:inline>
        </w:drawing>
      </w:r>
    </w:p>
    <w:p w14:paraId="569E7129">
      <w:pPr>
        <w:pStyle w:val="2"/>
        <w:spacing w:before="60" w:after="120" w:line="280" w:lineRule="exact"/>
        <w:ind w:left="0" w:leftChars="0" w:right="0" w:rightChars="0" w:firstLine="0" w:firstLineChars="0" w:hanging="0" w:hangingChars="0" w:start="0" w:end="0" w:startChars="0" w:endChars="0"/>
        <w:jc w:val="center"/>
        <w:pPrChange w:id="28360" w:author="xh" w:date="2026-10-19T14:47:51+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图5-16 年最大净负荷平均增长率与规划负荷、容量及容载比</w:t>
      </w:r>
    </w:p>
    <w:p w14:paraId="533E646B">
      <w:pPr>
        <w:pStyle w:val="5"/>
        <w:keepNext/>
        <w:numPr>
          <w:ilvl w:val="0"/>
          <w:numId w:val="0"/>
        </w:numPr>
        <w:spacing w:before="160" w:after="120" w:line="390" w:lineRule="exact"/>
        <w:ind w:firstLine="0"/>
      </w:pPr>
      <w:bookmarkStart w:id="263" w:name="电缆长度占比与联络主变替代"/>
      <w:r>
        <w:rPr>
          <w:rFonts w:ascii="Times New Roman" w:hAnsi="Times New Roman" w:eastAsia="方正仿宋_GBK"/>
          <w:b/>
          <w:sz w:val="26"/>
        </w:rPr>
        <w:t>5.6.7 电缆长度占比与联络、主变替代</w:t>
      </w:r>
      <w:bookmarkEnd w:id="263"/>
    </w:p>
    <w:p w14:paraId="028062F8">
      <w:pPr>
        <w:pStyle w:val="115"/>
        <w:widowControl/>
        <w:spacing w:before="0" w:after="0" w:line="348" w:lineRule="exact"/>
        <w:ind w:firstLine="480"/>
        <w:jc w:val="both"/>
      </w:pPr>
      <w:r>
        <w:rPr>
          <w:rFonts w:ascii="Times New Roman" w:hAnsi="Times New Roman" w:eastAsia="方正仿宋_GBK"/>
          <w:b w:val="0"/>
          <w:sz w:val="24"/>
        </w:rPr>
        <w:t>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14:paraId="293BC4ED">
      <w:pPr>
        <w:pStyle w:val="2"/>
        <w:keepNext/>
        <w:spacing w:before="120" w:after="80" w:line="280" w:lineRule="exact"/>
        <w:ind w:firstLine="0"/>
        <w:jc w:val="center"/>
      </w:pPr>
      <w:r>
        <w:rPr>
          <w:rFonts w:ascii="Times New Roman" w:hAnsi="Times New Roman" w:eastAsia="宋体"/>
          <w:b w:val="0"/>
          <w:sz w:val="21"/>
        </w:rPr>
        <w:t>表5-80 电缆长度占比对应的造价与设备切换</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79A59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1BEBEF47">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3AA32192">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0B3A1E38">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4AB8EDC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4AE9191D">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370DFF00">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68D758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98A1020">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6A038408">
            <w:pPr>
              <w:keepNext/>
              <w:spacing w:before="20" w:after="20" w:line="260" w:lineRule="exact"/>
              <w:ind w:left="0" w:leftChars="0" w:right="0" w:rightChars="0" w:firstLine="0" w:firstLineChars="0"/>
              <w:jc w:val="center"/>
            </w:pPr>
            <w:r>
              <w:rPr>
                <w:rFonts w:ascii="Times New Roman" w:hAnsi="Times New Roman" w:eastAsia="宋体"/>
                <w:b w:val="0"/>
                <w:sz w:val="18"/>
              </w:rPr>
              <w:t>710.00</w:t>
            </w:r>
          </w:p>
        </w:tc>
        <w:tc>
          <w:tcPr>
            <w:tcW w:w="1385" w:type="dxa"/>
            <w:tcMar>
              <w:left w:w="70" w:type="dxa"/>
              <w:right w:w="70" w:type="dxa"/>
            </w:tcMar>
            <w:vAlign w:val="center"/>
          </w:tcPr>
          <w:p w14:paraId="2CBA280A">
            <w:pPr>
              <w:keepNext/>
              <w:spacing w:before="20" w:after="20" w:line="260" w:lineRule="exact"/>
              <w:ind w:left="0" w:leftChars="0" w:right="0" w:rightChars="0" w:firstLine="0" w:firstLineChars="0"/>
              <w:jc w:val="center"/>
            </w:pPr>
            <w:r>
              <w:rPr>
                <w:rFonts w:ascii="Times New Roman" w:hAnsi="Times New Roman" w:eastAsia="宋体"/>
                <w:b w:val="0"/>
                <w:sz w:val="18"/>
              </w:rPr>
              <w:t>2.29</w:t>
            </w:r>
          </w:p>
        </w:tc>
        <w:tc>
          <w:tcPr>
            <w:tcW w:w="1385" w:type="dxa"/>
            <w:tcMar>
              <w:left w:w="70" w:type="dxa"/>
              <w:right w:w="70" w:type="dxa"/>
            </w:tcMar>
            <w:vAlign w:val="center"/>
          </w:tcPr>
          <w:p w14:paraId="08E4FD9F">
            <w:pPr>
              <w:keepNext/>
              <w:spacing w:before="20" w:after="20" w:line="260" w:lineRule="exact"/>
              <w:ind w:left="0" w:leftChars="0" w:right="0" w:rightChars="0" w:firstLine="0" w:firstLineChars="0"/>
              <w:jc w:val="center"/>
            </w:pPr>
            <w:r>
              <w:rPr>
                <w:rFonts w:ascii="Times New Roman" w:hAnsi="Times New Roman" w:eastAsia="宋体"/>
                <w:b w:val="0"/>
                <w:sz w:val="18"/>
              </w:rPr>
              <w:t>61.20</w:t>
            </w:r>
          </w:p>
        </w:tc>
        <w:tc>
          <w:tcPr>
            <w:tcW w:w="1385" w:type="dxa"/>
            <w:tcMar>
              <w:left w:w="70" w:type="dxa"/>
              <w:right w:w="70" w:type="dxa"/>
            </w:tcMar>
            <w:vAlign w:val="center"/>
          </w:tcPr>
          <w:p w14:paraId="55DD566D">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75BD6803">
            <w:pPr>
              <w:keepNext/>
              <w:spacing w:before="20" w:after="20" w:line="260" w:lineRule="exact"/>
              <w:ind w:left="0" w:leftChars="0" w:right="0" w:rightChars="0" w:firstLine="0" w:firstLineChars="0"/>
              <w:jc w:val="center"/>
            </w:pPr>
            <w:r>
              <w:rPr>
                <w:rFonts w:ascii="Times New Roman" w:hAnsi="Times New Roman" w:eastAsia="宋体"/>
                <w:b w:val="0"/>
                <w:sz w:val="18"/>
              </w:rPr>
              <w:t>21635.12</w:t>
            </w:r>
          </w:p>
        </w:tc>
      </w:tr>
      <w:tr w14:paraId="490BC5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A10AD89">
            <w:pPr>
              <w:keepNext/>
              <w:spacing w:before="20" w:after="20" w:line="260" w:lineRule="exact"/>
              <w:ind w:left="0" w:leftChars="0" w:right="0" w:rightChars="0" w:firstLine="0" w:firstLineChars="0"/>
              <w:jc w:val="center"/>
            </w:pPr>
            <w:r>
              <w:rPr>
                <w:rFonts w:ascii="Times New Roman" w:hAnsi="Times New Roman" w:eastAsia="宋体"/>
                <w:b w:val="0"/>
                <w:sz w:val="18"/>
              </w:rPr>
              <w:t>30%、50%</w:t>
            </w:r>
          </w:p>
        </w:tc>
        <w:tc>
          <w:tcPr>
            <w:tcW w:w="1385" w:type="dxa"/>
            <w:tcMar>
              <w:left w:w="70" w:type="dxa"/>
              <w:right w:w="70" w:type="dxa"/>
            </w:tcMar>
            <w:vAlign w:val="center"/>
          </w:tcPr>
          <w:p w14:paraId="3A27A846">
            <w:pPr>
              <w:keepNext/>
              <w:spacing w:before="20" w:after="20" w:line="260" w:lineRule="exact"/>
              <w:ind w:left="0" w:leftChars="0" w:right="0" w:rightChars="0" w:firstLine="0" w:firstLineChars="0"/>
              <w:jc w:val="center"/>
            </w:pPr>
            <w:r>
              <w:rPr>
                <w:rFonts w:ascii="Times New Roman" w:hAnsi="Times New Roman" w:eastAsia="宋体"/>
                <w:b w:val="0"/>
                <w:sz w:val="18"/>
              </w:rPr>
              <w:t>760.00</w:t>
            </w:r>
          </w:p>
        </w:tc>
        <w:tc>
          <w:tcPr>
            <w:tcW w:w="1385" w:type="dxa"/>
            <w:tcMar>
              <w:left w:w="70" w:type="dxa"/>
              <w:right w:w="70" w:type="dxa"/>
            </w:tcMar>
            <w:vAlign w:val="center"/>
          </w:tcPr>
          <w:p w14:paraId="1FBAD0DE">
            <w:pPr>
              <w:keepNext/>
              <w:spacing w:before="20" w:after="20" w:line="260" w:lineRule="exact"/>
              <w:ind w:left="0" w:leftChars="0" w:right="0" w:rightChars="0" w:firstLine="0" w:firstLineChars="0"/>
              <w:jc w:val="center"/>
            </w:pPr>
            <w:r>
              <w:rPr>
                <w:rFonts w:ascii="Times New Roman" w:hAnsi="Times New Roman" w:eastAsia="宋体"/>
                <w:b w:val="0"/>
                <w:sz w:val="18"/>
              </w:rPr>
              <w:t>2.45</w:t>
            </w:r>
          </w:p>
        </w:tc>
        <w:tc>
          <w:tcPr>
            <w:tcW w:w="1385" w:type="dxa"/>
            <w:tcMar>
              <w:left w:w="70" w:type="dxa"/>
              <w:right w:w="70" w:type="dxa"/>
            </w:tcMar>
            <w:vAlign w:val="center"/>
          </w:tcPr>
          <w:p w14:paraId="270AF44F">
            <w:pPr>
              <w:keepNext/>
              <w:spacing w:before="20" w:after="20" w:line="260" w:lineRule="exact"/>
              <w:ind w:left="0" w:leftChars="0" w:right="0" w:rightChars="0" w:firstLine="0" w:firstLineChars="0"/>
              <w:jc w:val="center"/>
            </w:pPr>
            <w:r>
              <w:rPr>
                <w:rFonts w:ascii="Times New Roman" w:hAnsi="Times New Roman" w:eastAsia="宋体"/>
                <w:b w:val="0"/>
                <w:sz w:val="18"/>
              </w:rPr>
              <w:t>59.50</w:t>
            </w:r>
          </w:p>
        </w:tc>
        <w:tc>
          <w:tcPr>
            <w:tcW w:w="1385" w:type="dxa"/>
            <w:tcMar>
              <w:left w:w="70" w:type="dxa"/>
              <w:right w:w="70" w:type="dxa"/>
            </w:tcMar>
            <w:vAlign w:val="center"/>
          </w:tcPr>
          <w:p w14:paraId="49FFE698">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47F44D67">
            <w:pPr>
              <w:keepNext/>
              <w:spacing w:before="20" w:after="20" w:line="260" w:lineRule="exact"/>
              <w:ind w:left="0" w:leftChars="0" w:right="0" w:rightChars="0" w:firstLine="0" w:firstLineChars="0"/>
              <w:jc w:val="center"/>
            </w:pPr>
            <w:r>
              <w:rPr>
                <w:rFonts w:ascii="Times New Roman" w:hAnsi="Times New Roman" w:eastAsia="宋体"/>
                <w:b w:val="0"/>
                <w:sz w:val="18"/>
              </w:rPr>
              <w:t>22494.68～22947.79</w:t>
            </w:r>
          </w:p>
        </w:tc>
      </w:tr>
      <w:tr w14:paraId="7332F5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775E297">
            <w:pPr>
              <w:keepNext w:val="0"/>
              <w:spacing w:before="20" w:after="20" w:line="260" w:lineRule="exact"/>
              <w:ind w:left="0" w:leftChars="0" w:right="0" w:rightChars="0" w:firstLine="0" w:firstLineChars="0"/>
              <w:jc w:val="center"/>
            </w:pPr>
            <w:r>
              <w:rPr>
                <w:rFonts w:ascii="Times New Roman" w:hAnsi="Times New Roman" w:eastAsia="宋体"/>
                <w:b w:val="0"/>
                <w:sz w:val="18"/>
              </w:rPr>
              <w:t>80%、90%</w:t>
            </w:r>
          </w:p>
        </w:tc>
        <w:tc>
          <w:tcPr>
            <w:tcW w:w="1385" w:type="dxa"/>
            <w:tcMar>
              <w:left w:w="70" w:type="dxa"/>
              <w:right w:w="70" w:type="dxa"/>
            </w:tcMar>
            <w:vAlign w:val="center"/>
          </w:tcPr>
          <w:p w14:paraId="14E73CD4">
            <w:pPr>
              <w:keepNext w:val="0"/>
              <w:spacing w:before="20" w:after="20" w:line="260" w:lineRule="exact"/>
              <w:ind w:left="0" w:leftChars="0" w:right="0" w:rightChars="0" w:firstLine="0" w:firstLineChars="0"/>
              <w:jc w:val="center"/>
            </w:pPr>
            <w:r>
              <w:rPr>
                <w:rFonts w:ascii="Times New Roman" w:hAnsi="Times New Roman" w:eastAsia="宋体"/>
                <w:b w:val="0"/>
                <w:sz w:val="18"/>
              </w:rPr>
              <w:t>820.00</w:t>
            </w:r>
          </w:p>
        </w:tc>
        <w:tc>
          <w:tcPr>
            <w:tcW w:w="1385" w:type="dxa"/>
            <w:tcMar>
              <w:left w:w="70" w:type="dxa"/>
              <w:right w:w="70" w:type="dxa"/>
            </w:tcMar>
            <w:vAlign w:val="center"/>
          </w:tcPr>
          <w:p w14:paraId="4150BC17">
            <w:pPr>
              <w:keepNext w:val="0"/>
              <w:spacing w:before="20" w:after="20" w:line="260" w:lineRule="exact"/>
              <w:ind w:left="0" w:leftChars="0" w:right="0" w:rightChars="0" w:firstLine="0" w:firstLineChars="0"/>
              <w:jc w:val="center"/>
            </w:pPr>
            <w:r>
              <w:rPr>
                <w:rFonts w:ascii="Times New Roman" w:hAnsi="Times New Roman" w:eastAsia="宋体"/>
                <w:b w:val="0"/>
                <w:sz w:val="18"/>
              </w:rPr>
              <w:t>2.65</w:t>
            </w:r>
          </w:p>
        </w:tc>
        <w:tc>
          <w:tcPr>
            <w:tcW w:w="1385" w:type="dxa"/>
            <w:tcMar>
              <w:left w:w="70" w:type="dxa"/>
              <w:right w:w="70" w:type="dxa"/>
            </w:tcMar>
            <w:vAlign w:val="center"/>
          </w:tcPr>
          <w:p w14:paraId="0F0CF21F">
            <w:pPr>
              <w:keepNext w:val="0"/>
              <w:spacing w:before="20" w:after="20" w:line="260" w:lineRule="exact"/>
              <w:ind w:left="0" w:leftChars="0" w:right="0" w:rightChars="0" w:firstLine="0" w:firstLineChars="0"/>
              <w:jc w:val="center"/>
            </w:pPr>
            <w:r>
              <w:rPr>
                <w:rFonts w:ascii="Times New Roman" w:hAnsi="Times New Roman" w:eastAsia="宋体"/>
                <w:b w:val="0"/>
                <w:sz w:val="18"/>
              </w:rPr>
              <w:t>49.40</w:t>
            </w:r>
          </w:p>
        </w:tc>
        <w:tc>
          <w:tcPr>
            <w:tcW w:w="1385" w:type="dxa"/>
            <w:tcMar>
              <w:left w:w="70" w:type="dxa"/>
              <w:right w:w="70" w:type="dxa"/>
            </w:tcMar>
            <w:vAlign w:val="center"/>
          </w:tcPr>
          <w:p w14:paraId="0B12A9F3">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2A6FAF43">
            <w:pPr>
              <w:keepNext w:val="0"/>
              <w:spacing w:before="20" w:after="20" w:line="260" w:lineRule="exact"/>
              <w:ind w:left="0" w:leftChars="0" w:right="0" w:rightChars="0" w:firstLine="0" w:firstLineChars="0"/>
              <w:jc w:val="center"/>
            </w:pPr>
            <w:r>
              <w:rPr>
                <w:rFonts w:ascii="Times New Roman" w:hAnsi="Times New Roman" w:eastAsia="宋体"/>
                <w:b w:val="0"/>
                <w:sz w:val="18"/>
              </w:rPr>
              <w:t>23549.25～23685.18</w:t>
            </w:r>
          </w:p>
        </w:tc>
      </w:tr>
    </w:tbl>
    <w:p w14:paraId="09EC873C">
      <w:pPr>
        <w:pStyle w:val="2"/>
        <w:widowControl/>
        <w:spacing w:before="0" w:after="0" w:line="348" w:lineRule="exact"/>
        <w:ind w:firstLine="480"/>
        <w:jc w:val="both"/>
      </w:pPr>
      <w:r>
        <w:rPr>
          <w:rFonts w:ascii="Times New Roman" w:hAnsi="Times New Roman" w:eastAsia="方正仿宋_GBK"/>
          <w:b w:val="0"/>
          <w:sz w:val="24"/>
        </w:rPr>
        <w:t>注：同列多个电缆占比表示配置相同，费用范围对应所列采样节点。</w:t>
      </w:r>
    </w:p>
    <w:p w14:paraId="57A12E30">
      <w:pPr>
        <w:pStyle w:val="2"/>
        <w:widowControl/>
        <w:spacing w:before="0" w:after="0" w:line="348" w:lineRule="exact"/>
        <w:ind w:firstLine="480"/>
        <w:jc w:val="both"/>
      </w:pPr>
      <w:r>
        <w:rPr>
          <w:rFonts w:ascii="Times New Roman" w:hAnsi="Times New Roman" w:eastAsia="方正仿宋_GBK"/>
          <w:b w:val="0"/>
          <w:sz w:val="24"/>
        </w:rPr>
        <w:t>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14:paraId="3E59219B">
      <w:pPr>
        <w:pStyle w:val="2"/>
        <w:keepNext/>
        <w:spacing w:before="120" w:after="0" w:line="240" w:lineRule="auto"/>
        <w:ind w:left="0" w:leftChars="0" w:right="0" w:rightChars="0" w:firstLine="0" w:firstLineChars="0" w:hanging="0" w:hangingChars="0" w:start="0" w:end="0" w:startChars="0" w:endChars="0"/>
        <w:jc w:val="center"/>
        <w:pPrChange w:id="28361" w:author="xh" w:date="2026-10-19T14:48:30+08:00">
          <w:pPr>
            <w:pStyle w:val="2"/>
            <w:keepNext/>
            <w:spacing w:before="120" w:after="0" w:line="240" w:lineRule="auto"/>
            <w:ind w:left="0" w:leftChars="0" w:right="0" w:rightChars="0" w:firstLine="0" w:firstLineChars="0"/>
            <w:jc w:val="center"/>
          </w:pPr>
        </w:pPrChange>
      </w:pPr>
      <w:r>
        <w:drawing>
          <wp:inline distT="0" distB="0" distL="114300" distR="114300">
            <wp:extent cx="5120640" cy="5346065"/>
            <wp:effectExtent l="0" t="0" r="0" b="0"/>
            <wp:docPr id="7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pic:cNvPicPr>
                      <a:picLocks noChangeAspect="1" noChangeArrowheads="1"/>
                    </pic:cNvPicPr>
                  </pic:nvPicPr>
                  <pic:blipFill>
                    <a:blip r:embed="rId52"/>
                    <a:stretch>
                      <a:fillRect/>
                    </a:stretch>
                  </pic:blipFill>
                  <pic:spPr>
                    <a:xfrm>
                      <a:off x="0" y="0"/>
                      <a:ext cx="5120640" cy="5346550"/>
                    </a:xfrm>
                    <a:prstGeom prst="rect">
                      <a:avLst/>
                    </a:prstGeom>
                    <a:noFill/>
                    <a:ln w="9525">
                      <a:noFill/>
                    </a:ln>
                  </pic:spPr>
                </pic:pic>
              </a:graphicData>
            </a:graphic>
          </wp:inline>
        </w:drawing>
      </w:r>
    </w:p>
    <w:p w14:paraId="3E39A8E7">
      <w:pPr>
        <w:pStyle w:val="2"/>
        <w:spacing w:before="60" w:after="120" w:line="280" w:lineRule="exact"/>
        <w:ind w:left="0" w:leftChars="0" w:right="0" w:rightChars="0" w:firstLine="0" w:firstLineChars="0" w:hanging="0" w:hangingChars="0" w:start="0" w:end="0" w:startChars="0" w:endChars="0"/>
        <w:jc w:val="center"/>
        <w:pPrChange w:id="28362" w:author="xh" w:date="2026-10-19T14:49:09+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图5-17 电缆长度占比对应的容载比与设备替代</w:t>
      </w:r>
    </w:p>
    <w:p w14:paraId="52F3A040">
      <w:pPr>
        <w:pStyle w:val="2"/>
        <w:widowControl/>
        <w:spacing w:before="0" w:after="0" w:line="348" w:lineRule="exact"/>
        <w:ind w:firstLine="480"/>
        <w:jc w:val="both"/>
      </w:pPr>
      <w:r>
        <w:rPr>
          <w:rFonts w:ascii="Times New Roman" w:hAnsi="Times New Roman" w:eastAsia="方正仿宋_GBK"/>
          <w:b w:val="0"/>
          <w:sz w:val="24"/>
        </w:rPr>
        <w:t>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14:paraId="689F6BB0">
      <w:pPr>
        <w:pStyle w:val="2"/>
        <w:widowControl/>
        <w:spacing w:before="0" w:after="0" w:line="348" w:lineRule="exact"/>
        <w:ind w:firstLine="480"/>
        <w:jc w:val="both"/>
      </w:pPr>
      <w:r>
        <w:rPr>
          <w:rFonts w:ascii="Times New Roman" w:hAnsi="Times New Roman" w:eastAsia="方正仿宋_GBK"/>
          <w:b w:val="0"/>
          <w:sz w:val="24"/>
        </w:rPr>
        <w:t>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14:paraId="3A32AB4F">
      <w:pPr>
        <w:pStyle w:val="5"/>
        <w:keepNext/>
        <w:numPr>
          <w:ilvl w:val="0"/>
          <w:numId w:val="0"/>
        </w:numPr>
        <w:spacing w:before="160" w:after="120" w:line="390" w:lineRule="exact"/>
        <w:ind w:firstLine="0"/>
      </w:pPr>
      <w:bookmarkStart w:id="264" w:name="负荷分散系数与局部高峰承载"/>
      <w:r>
        <w:rPr>
          <w:rFonts w:ascii="Times New Roman" w:hAnsi="Times New Roman" w:eastAsia="方正仿宋_GBK"/>
          <w:b/>
          <w:sz w:val="26"/>
        </w:rPr>
        <w:t>5.6.8 负荷分散系数与局部高峰承载</w:t>
      </w:r>
      <w:bookmarkEnd w:id="264"/>
    </w:p>
    <w:p w14:paraId="1C9C0AC7">
      <w:pPr>
        <w:pStyle w:val="115"/>
        <w:widowControl/>
        <w:spacing w:before="0" w:after="0" w:line="348" w:lineRule="exact"/>
        <w:ind w:firstLine="480"/>
        <w:jc w:val="both"/>
      </w:pPr>
      <w:r>
        <w:rPr>
          <w:rFonts w:ascii="Times New Roman" w:hAnsi="Times New Roman" w:eastAsia="方正仿宋_GBK"/>
          <w:b w:val="0"/>
          <w:sz w:val="24"/>
        </w:rPr>
        <w:t>固定装机渗透率2.50、年最大净负荷平均增长率7%、电缆长度占比10%和初始转供率50%，比较负荷分散系数1.00、1.10、1.15的完整序列。三组容载比均高于2.00，且在两个相邻节点间均有响应。各工况区域负荷合计相同，分散系数改变局部高峰在各站之间的分布，反映相同区域供电任务下站级容量配置的差异。</w:t>
      </w:r>
    </w:p>
    <w:p w14:paraId="73092764">
      <w:pPr>
        <w:pStyle w:val="2"/>
        <w:keepNext/>
        <w:spacing w:before="120" w:after="80" w:line="280" w:lineRule="exact"/>
        <w:ind w:firstLine="0"/>
        <w:jc w:val="center"/>
      </w:pPr>
      <w:r>
        <w:rPr>
          <w:rFonts w:ascii="Times New Roman" w:hAnsi="Times New Roman" w:eastAsia="宋体"/>
          <w:b w:val="0"/>
          <w:sz w:val="21"/>
        </w:rPr>
        <w:t>表5-81 局部峰值分散程度对应的设备配置</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227671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359CCAA1">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7F990F68">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6A60F700">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149CD1CD">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44F52D47">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6CF86A79">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3AEF32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E8B9DA4">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3F6C4F5D">
            <w:pPr>
              <w:keepNext/>
              <w:spacing w:before="20" w:after="20" w:line="260" w:lineRule="exact"/>
              <w:ind w:left="0" w:leftChars="0" w:right="0" w:rightChars="0" w:firstLine="0" w:firstLineChars="0"/>
              <w:jc w:val="center"/>
            </w:pPr>
            <w:r>
              <w:rPr>
                <w:rFonts w:ascii="Times New Roman" w:hAnsi="Times New Roman" w:eastAsia="宋体"/>
                <w:b w:val="0"/>
                <w:sz w:val="18"/>
              </w:rPr>
              <w:t>710.00</w:t>
            </w:r>
          </w:p>
        </w:tc>
        <w:tc>
          <w:tcPr>
            <w:tcW w:w="1385" w:type="dxa"/>
            <w:tcMar>
              <w:left w:w="70" w:type="dxa"/>
              <w:right w:w="70" w:type="dxa"/>
            </w:tcMar>
            <w:vAlign w:val="center"/>
          </w:tcPr>
          <w:p w14:paraId="10D9F75A">
            <w:pPr>
              <w:keepNext/>
              <w:spacing w:before="20" w:after="20" w:line="260" w:lineRule="exact"/>
              <w:ind w:left="0" w:leftChars="0" w:right="0" w:rightChars="0" w:firstLine="0" w:firstLineChars="0"/>
              <w:jc w:val="center"/>
            </w:pPr>
            <w:r>
              <w:rPr>
                <w:rFonts w:ascii="Times New Roman" w:hAnsi="Times New Roman" w:eastAsia="宋体"/>
                <w:b w:val="0"/>
                <w:sz w:val="18"/>
              </w:rPr>
              <w:t>2.17</w:t>
            </w:r>
          </w:p>
        </w:tc>
        <w:tc>
          <w:tcPr>
            <w:tcW w:w="1385" w:type="dxa"/>
            <w:tcMar>
              <w:left w:w="70" w:type="dxa"/>
              <w:right w:w="70" w:type="dxa"/>
            </w:tcMar>
            <w:vAlign w:val="center"/>
          </w:tcPr>
          <w:p w14:paraId="2A1A5CF1">
            <w:pPr>
              <w:keepNext/>
              <w:spacing w:before="20" w:after="20" w:line="260" w:lineRule="exact"/>
              <w:ind w:left="0" w:leftChars="0" w:right="0" w:rightChars="0" w:firstLine="0" w:firstLineChars="0"/>
              <w:jc w:val="center"/>
            </w:pPr>
            <w:r>
              <w:rPr>
                <w:rFonts w:ascii="Times New Roman" w:hAnsi="Times New Roman" w:eastAsia="宋体"/>
                <w:b w:val="0"/>
                <w:sz w:val="18"/>
              </w:rPr>
              <w:t>73.30</w:t>
            </w:r>
          </w:p>
        </w:tc>
        <w:tc>
          <w:tcPr>
            <w:tcW w:w="1385" w:type="dxa"/>
            <w:tcMar>
              <w:left w:w="70" w:type="dxa"/>
              <w:right w:w="70" w:type="dxa"/>
            </w:tcMar>
            <w:vAlign w:val="center"/>
          </w:tcPr>
          <w:p w14:paraId="28629322">
            <w:pPr>
              <w:keepNext/>
              <w:spacing w:before="20" w:after="20" w:line="260" w:lineRule="exact"/>
              <w:ind w:left="0" w:leftChars="0" w:right="0" w:rightChars="0" w:firstLine="0" w:firstLineChars="0"/>
              <w:jc w:val="center"/>
            </w:pPr>
            <w:r>
              <w:rPr>
                <w:rFonts w:ascii="Times New Roman" w:hAnsi="Times New Roman" w:eastAsia="宋体"/>
                <w:b w:val="0"/>
                <w:sz w:val="18"/>
              </w:rPr>
              <w:t>9</w:t>
            </w:r>
          </w:p>
        </w:tc>
        <w:tc>
          <w:tcPr>
            <w:tcW w:w="1385" w:type="dxa"/>
            <w:tcMar>
              <w:left w:w="70" w:type="dxa"/>
              <w:right w:w="70" w:type="dxa"/>
            </w:tcMar>
            <w:vAlign w:val="center"/>
          </w:tcPr>
          <w:p w14:paraId="2B49DDB9">
            <w:pPr>
              <w:keepNext/>
              <w:spacing w:before="20" w:after="20" w:line="260" w:lineRule="exact"/>
              <w:ind w:left="0" w:leftChars="0" w:right="0" w:rightChars="0" w:firstLine="0" w:firstLineChars="0"/>
              <w:jc w:val="center"/>
            </w:pPr>
            <w:r>
              <w:rPr>
                <w:rFonts w:ascii="Times New Roman" w:hAnsi="Times New Roman" w:eastAsia="宋体"/>
                <w:b w:val="0"/>
                <w:sz w:val="18"/>
              </w:rPr>
              <w:t>24142.90</w:t>
            </w:r>
          </w:p>
        </w:tc>
      </w:tr>
      <w:tr w14:paraId="38DCBC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C7AC00B">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1385" w:type="dxa"/>
            <w:tcMar>
              <w:left w:w="70" w:type="dxa"/>
              <w:right w:w="70" w:type="dxa"/>
            </w:tcMar>
            <w:vAlign w:val="center"/>
          </w:tcPr>
          <w:p w14:paraId="3F316048">
            <w:pPr>
              <w:keepNext/>
              <w:spacing w:before="20" w:after="20" w:line="260" w:lineRule="exact"/>
              <w:ind w:left="0" w:leftChars="0" w:right="0" w:rightChars="0" w:firstLine="0" w:firstLineChars="0"/>
              <w:jc w:val="center"/>
            </w:pPr>
            <w:r>
              <w:rPr>
                <w:rFonts w:ascii="Times New Roman" w:hAnsi="Times New Roman" w:eastAsia="宋体"/>
                <w:b w:val="0"/>
                <w:sz w:val="18"/>
              </w:rPr>
              <w:t>786.00</w:t>
            </w:r>
          </w:p>
        </w:tc>
        <w:tc>
          <w:tcPr>
            <w:tcW w:w="1385" w:type="dxa"/>
            <w:tcMar>
              <w:left w:w="70" w:type="dxa"/>
              <w:right w:w="70" w:type="dxa"/>
            </w:tcMar>
            <w:vAlign w:val="center"/>
          </w:tcPr>
          <w:p w14:paraId="5E70A857">
            <w:pPr>
              <w:keepNext/>
              <w:spacing w:before="20" w:after="20" w:line="260" w:lineRule="exact"/>
              <w:ind w:left="0" w:leftChars="0" w:right="0" w:rightChars="0" w:firstLine="0" w:firstLineChars="0"/>
              <w:jc w:val="center"/>
            </w:pPr>
            <w:r>
              <w:rPr>
                <w:rFonts w:ascii="Times New Roman" w:hAnsi="Times New Roman" w:eastAsia="宋体"/>
                <w:b w:val="0"/>
                <w:sz w:val="18"/>
              </w:rPr>
              <w:t>2.40</w:t>
            </w:r>
          </w:p>
        </w:tc>
        <w:tc>
          <w:tcPr>
            <w:tcW w:w="1385" w:type="dxa"/>
            <w:tcMar>
              <w:left w:w="70" w:type="dxa"/>
              <w:right w:w="70" w:type="dxa"/>
            </w:tcMar>
            <w:vAlign w:val="center"/>
          </w:tcPr>
          <w:p w14:paraId="77FDC5B4">
            <w:pPr>
              <w:keepNext/>
              <w:spacing w:before="20" w:after="20" w:line="260" w:lineRule="exact"/>
              <w:ind w:left="0" w:leftChars="0" w:right="0" w:rightChars="0" w:firstLine="0" w:firstLineChars="0"/>
              <w:jc w:val="center"/>
            </w:pPr>
            <w:r>
              <w:rPr>
                <w:rFonts w:ascii="Times New Roman" w:hAnsi="Times New Roman" w:eastAsia="宋体"/>
                <w:b w:val="0"/>
                <w:sz w:val="18"/>
              </w:rPr>
              <w:t>90.60</w:t>
            </w:r>
          </w:p>
        </w:tc>
        <w:tc>
          <w:tcPr>
            <w:tcW w:w="1385" w:type="dxa"/>
            <w:tcMar>
              <w:left w:w="70" w:type="dxa"/>
              <w:right w:w="70" w:type="dxa"/>
            </w:tcMar>
            <w:vAlign w:val="center"/>
          </w:tcPr>
          <w:p w14:paraId="056D947F">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732FA32D">
            <w:pPr>
              <w:keepNext/>
              <w:spacing w:before="20" w:after="20" w:line="260" w:lineRule="exact"/>
              <w:ind w:left="0" w:leftChars="0" w:right="0" w:rightChars="0" w:firstLine="0" w:firstLineChars="0"/>
              <w:jc w:val="center"/>
            </w:pPr>
            <w:r>
              <w:rPr>
                <w:rFonts w:ascii="Times New Roman" w:hAnsi="Times New Roman" w:eastAsia="宋体"/>
                <w:b w:val="0"/>
                <w:sz w:val="18"/>
              </w:rPr>
              <w:t>31153.91</w:t>
            </w:r>
          </w:p>
        </w:tc>
      </w:tr>
      <w:tr w14:paraId="55A6A45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ADAF73E">
            <w:pPr>
              <w:keepNext w:val="0"/>
              <w:spacing w:before="20" w:after="20" w:line="260" w:lineRule="exact"/>
              <w:ind w:left="0" w:leftChars="0" w:right="0" w:rightChars="0" w:firstLine="0" w:firstLineChars="0"/>
              <w:jc w:val="center"/>
            </w:pPr>
            <w:r>
              <w:rPr>
                <w:rFonts w:ascii="Times New Roman" w:hAnsi="Times New Roman" w:eastAsia="宋体"/>
                <w:b w:val="0"/>
                <w:sz w:val="18"/>
              </w:rPr>
              <w:t>1.15</w:t>
            </w:r>
          </w:p>
        </w:tc>
        <w:tc>
          <w:tcPr>
            <w:tcW w:w="1385" w:type="dxa"/>
            <w:tcMar>
              <w:left w:w="70" w:type="dxa"/>
              <w:right w:w="70" w:type="dxa"/>
            </w:tcMar>
            <w:vAlign w:val="center"/>
          </w:tcPr>
          <w:p w14:paraId="3760B065">
            <w:pPr>
              <w:keepNext w:val="0"/>
              <w:spacing w:before="20" w:after="20" w:line="260" w:lineRule="exact"/>
              <w:ind w:left="0" w:leftChars="0" w:right="0" w:rightChars="0" w:firstLine="0" w:firstLineChars="0"/>
              <w:jc w:val="center"/>
            </w:pPr>
            <w:r>
              <w:rPr>
                <w:rFonts w:ascii="Times New Roman" w:hAnsi="Times New Roman" w:eastAsia="宋体"/>
                <w:b w:val="0"/>
                <w:sz w:val="18"/>
              </w:rPr>
              <w:t>820.00</w:t>
            </w:r>
          </w:p>
        </w:tc>
        <w:tc>
          <w:tcPr>
            <w:tcW w:w="1385" w:type="dxa"/>
            <w:tcMar>
              <w:left w:w="70" w:type="dxa"/>
              <w:right w:w="70" w:type="dxa"/>
            </w:tcMar>
            <w:vAlign w:val="center"/>
          </w:tcPr>
          <w:p w14:paraId="7623F0F4">
            <w:pPr>
              <w:keepNext w:val="0"/>
              <w:spacing w:before="20" w:after="20" w:line="260" w:lineRule="exact"/>
              <w:ind w:left="0" w:leftChars="0" w:right="0" w:rightChars="0" w:firstLine="0" w:firstLineChars="0"/>
              <w:jc w:val="center"/>
            </w:pPr>
            <w:r>
              <w:rPr>
                <w:rFonts w:ascii="Times New Roman" w:hAnsi="Times New Roman" w:eastAsia="宋体"/>
                <w:b w:val="0"/>
                <w:sz w:val="18"/>
              </w:rPr>
              <w:t>2.50</w:t>
            </w:r>
          </w:p>
        </w:tc>
        <w:tc>
          <w:tcPr>
            <w:tcW w:w="1385" w:type="dxa"/>
            <w:tcMar>
              <w:left w:w="70" w:type="dxa"/>
              <w:right w:w="70" w:type="dxa"/>
            </w:tcMar>
            <w:vAlign w:val="center"/>
          </w:tcPr>
          <w:p w14:paraId="78329C35">
            <w:pPr>
              <w:keepNext w:val="0"/>
              <w:spacing w:before="20" w:after="20" w:line="260" w:lineRule="exact"/>
              <w:ind w:left="0" w:leftChars="0" w:right="0" w:rightChars="0" w:firstLine="0" w:firstLineChars="0"/>
              <w:jc w:val="center"/>
            </w:pPr>
            <w:r>
              <w:rPr>
                <w:rFonts w:ascii="Times New Roman" w:hAnsi="Times New Roman" w:eastAsia="宋体"/>
                <w:b w:val="0"/>
                <w:sz w:val="18"/>
              </w:rPr>
              <w:t>102.10</w:t>
            </w:r>
          </w:p>
        </w:tc>
        <w:tc>
          <w:tcPr>
            <w:tcW w:w="1385" w:type="dxa"/>
            <w:tcMar>
              <w:left w:w="70" w:type="dxa"/>
              <w:right w:w="70" w:type="dxa"/>
            </w:tcMar>
            <w:vAlign w:val="center"/>
          </w:tcPr>
          <w:p w14:paraId="0BA88B46">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5DB3EAF7">
            <w:pPr>
              <w:keepNext w:val="0"/>
              <w:spacing w:before="20" w:after="20" w:line="260" w:lineRule="exact"/>
              <w:ind w:left="0" w:leftChars="0" w:right="0" w:rightChars="0" w:firstLine="0" w:firstLineChars="0"/>
              <w:jc w:val="center"/>
            </w:pPr>
            <w:r>
              <w:rPr>
                <w:rFonts w:ascii="Times New Roman" w:hAnsi="Times New Roman" w:eastAsia="宋体"/>
                <w:b w:val="0"/>
                <w:sz w:val="18"/>
              </w:rPr>
              <w:t>34046.30</w:t>
            </w:r>
          </w:p>
        </w:tc>
      </w:tr>
    </w:tbl>
    <w:p w14:paraId="6CE594CA">
      <w:pPr>
        <w:pStyle w:val="2"/>
        <w:widowControl/>
        <w:spacing w:before="0" w:after="0" w:line="348" w:lineRule="exact"/>
        <w:ind w:firstLine="480"/>
        <w:jc w:val="both"/>
      </w:pPr>
      <w:r>
        <w:rPr>
          <w:rFonts w:ascii="Times New Roman" w:hAnsi="Times New Roman" w:eastAsia="方正仿宋_GBK"/>
          <w:b w:val="0"/>
          <w:sz w:val="24"/>
        </w:rPr>
        <w:t>分散系数1.00时，710.00 MVA主变与9项新增联络共同支撑局部高峰，容载比为2.17。分散系数提高至1.10，主变增加76.00 MVA，并减少4项联络，容载比升至2.40。继续提高至1.15，主变再增加34.00 MVA，联络减少至3项，容载比达到2.50。两个变化节点均增加站内容量，说明局部高峰分布改变后，原有主变和网络组合需要调整。</w:t>
      </w:r>
    </w:p>
    <w:p w14:paraId="5A65C85E">
      <w:pPr>
        <w:pStyle w:val="2"/>
        <w:keepNext/>
        <w:spacing w:before="120" w:after="0" w:line="240" w:lineRule="auto"/>
        <w:ind w:left="0" w:leftChars="0" w:right="0" w:rightChars="0" w:firstLine="0" w:firstLineChars="0" w:hanging="0" w:hangingChars="0" w:start="0" w:end="0" w:startChars="0" w:endChars="0"/>
        <w:jc w:val="center"/>
        <w:pPrChange w:id="28363" w:author="xh" w:date="2026-10-19T14:49:49+08:00">
          <w:pPr>
            <w:pStyle w:val="2"/>
            <w:keepNext/>
            <w:spacing w:before="120" w:after="0" w:line="240" w:lineRule="auto"/>
            <w:ind w:left="0" w:leftChars="0" w:right="0" w:rightChars="0" w:firstLine="0" w:firstLineChars="0"/>
            <w:jc w:val="center"/>
          </w:pPr>
        </w:pPrChange>
      </w:pPr>
      <w:r>
        <w:drawing>
          <wp:inline distT="0" distB="0" distL="114300" distR="114300">
            <wp:extent cx="5120640" cy="5346065"/>
            <wp:effectExtent l="0" t="0" r="0" b="0"/>
            <wp:docPr id="8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pic:cNvPicPr>
                      <a:picLocks noChangeAspect="1" noChangeArrowheads="1"/>
                    </pic:cNvPicPr>
                  </pic:nvPicPr>
                  <pic:blipFill>
                    <a:blip r:embed="rId53"/>
                    <a:stretch>
                      <a:fillRect/>
                    </a:stretch>
                  </pic:blipFill>
                  <pic:spPr>
                    <a:xfrm>
                      <a:off x="0" y="0"/>
                      <a:ext cx="5120640" cy="5346550"/>
                    </a:xfrm>
                    <a:prstGeom prst="rect">
                      <a:avLst/>
                    </a:prstGeom>
                    <a:noFill/>
                    <a:ln w="9525">
                      <a:noFill/>
                    </a:ln>
                  </pic:spPr>
                </pic:pic>
              </a:graphicData>
            </a:graphic>
          </wp:inline>
        </w:drawing>
      </w:r>
    </w:p>
    <w:p w14:paraId="10720D59">
      <w:pPr>
        <w:pStyle w:val="2"/>
        <w:spacing w:before="60" w:after="120" w:line="280" w:lineRule="exact"/>
        <w:ind w:left="0" w:leftChars="0" w:right="0" w:rightChars="0" w:firstLine="0" w:firstLineChars="0" w:hanging="0" w:hangingChars="0" w:start="0" w:end="0" w:startChars="0" w:endChars="0"/>
        <w:jc w:val="center"/>
        <w:pPrChange w:id="28364" w:author="xh" w:date="2026-10-19T14:50:28+08:00">
          <w:pPr>
            <w:pStyle w:val="2"/>
            <w:spacing w:before="60" w:after="120" w:line="280" w:lineRule="exact"/>
            <w:ind w:left="0" w:leftChars="0" w:right="0" w:rightChars="0" w:firstLine="0" w:firstLineChars="0"/>
            <w:jc w:val="center"/>
          </w:pPr>
        </w:pPrChange>
      </w:pPr>
      <w:r>
        <w:rPr>
          <w:rFonts w:ascii="Times New Roman" w:hAnsi="Times New Roman" w:eastAsia="宋体"/>
          <w:b w:val="0"/>
          <w:sz w:val="21"/>
        </w:rPr>
        <w:t>图5-18 负荷分散系数对应的容载比与局部支撑配置</w:t>
      </w:r>
    </w:p>
    <w:p w14:paraId="3348B30E">
      <w:pPr>
        <w:pStyle w:val="2"/>
        <w:widowControl/>
        <w:spacing w:before="0" w:after="0" w:line="348" w:lineRule="exact"/>
        <w:ind w:firstLine="480"/>
        <w:jc w:val="both"/>
      </w:pPr>
      <w:r>
        <w:rPr>
          <w:rFonts w:ascii="Times New Roman" w:hAnsi="Times New Roman" w:eastAsia="方正仿宋_GBK"/>
          <w:b w:val="0"/>
          <w:sz w:val="24"/>
        </w:rPr>
        <w:t>本组储能额定功率由73.30 MW增至90.60 MW、102.10 MW，与主变补强共同承担局部功率任务。联络数量减少反映部分支援转由站内设备承担，但新增主变和储能的费用仍使方案费用提高。由分散系数1.00至1.15，主变、储能费用现值分别增加4371.85万元、6256.54万元，线路费用减少724.99万元，合计费用增加9903.40万元。较大的主变总容量与较少的新增联络在同一方案中出现，其原因可以由设备组合和费用变化共同解释。</w:t>
      </w:r>
    </w:p>
    <w:p w14:paraId="049BCDF3">
      <w:pPr>
        <w:pStyle w:val="2"/>
        <w:widowControl/>
        <w:spacing w:before="0" w:after="0" w:line="348" w:lineRule="exact"/>
        <w:ind w:firstLine="480"/>
        <w:jc w:val="both"/>
      </w:pPr>
      <w:r>
        <w:rPr>
          <w:rFonts w:ascii="Times New Roman" w:hAnsi="Times New Roman" w:eastAsia="方正仿宋_GBK"/>
          <w:b w:val="0"/>
          <w:sz w:val="24"/>
        </w:rPr>
        <w:t>矩阵分别列示三个分散系数定值，将局部高峰条件保留到查表结果。片区应用以同范围站级峰值及区域同时峰值核定该参数，再结合站间支援条件选择容量和配套措施。</w:t>
      </w:r>
    </w:p>
    <w:p w14:paraId="04D6FBEF">
      <w:pPr>
        <w:pStyle w:val="4"/>
        <w:keepNext/>
        <w:numPr>
          <w:ilvl w:val="0"/>
          <w:numId w:val="0"/>
        </w:numPr>
        <w:spacing w:before="160" w:after="120" w:line="480" w:lineRule="exact"/>
        <w:ind w:firstLine="0"/>
      </w:pPr>
      <w:ins w:id="28268" w:author="xh" w:date="2026-10-19T14:51:08+08:00">
        <w:bookmarkStart w:id="331" w:name="Report1017_h1119"/>
        <w:bookmarkEnd w:id="331"/>
      </w:ins>
      <w:bookmarkStart w:id="265" w:name="h1162"/>
      <w:bookmarkStart w:id="266" w:name="规划建议"/>
      <w:r>
        <w:rPr>
          <w:rFonts w:ascii="Times New Roman" w:hAnsi="Times New Roman" w:eastAsia="方正仿宋_GBK"/>
          <w:b/>
          <w:sz w:val="32"/>
        </w:rPr>
        <w:t>5.7 规划建议</w:t>
      </w:r>
      <w:bookmarkEnd w:id="265"/>
      <w:bookmarkEnd w:id="266"/>
    </w:p>
    <w:p w14:paraId="0587A677">
      <w:pPr>
        <w:pStyle w:val="5"/>
        <w:keepNext/>
        <w:numPr>
          <w:ilvl w:val="0"/>
          <w:numId w:val="0"/>
        </w:numPr>
        <w:spacing w:before="160" w:after="120" w:line="390" w:lineRule="exact"/>
        <w:ind w:firstLine="0"/>
      </w:pPr>
      <w:bookmarkStart w:id="267" w:name="按源荷条件和网络能力选取容量"/>
      <w:r>
        <w:rPr>
          <w:rFonts w:ascii="Times New Roman" w:hAnsi="Times New Roman" w:eastAsia="方正仿宋_GBK"/>
          <w:b/>
          <w:sz w:val="26"/>
        </w:rPr>
        <w:t>5.7.1 按源荷条件和网络能力选取容量</w:t>
      </w:r>
      <w:bookmarkEnd w:id="267"/>
    </w:p>
    <w:p w14:paraId="70B624CB">
      <w:pPr>
        <w:pStyle w:val="115"/>
        <w:widowControl/>
        <w:spacing w:before="0" w:after="0" w:line="348" w:lineRule="exact"/>
        <w:ind w:firstLine="480"/>
        <w:jc w:val="both"/>
      </w:pPr>
      <w:r>
        <w:rPr>
          <w:rFonts w:ascii="Times New Roman" w:hAnsi="Times New Roman" w:eastAsia="方正仿宋_GBK"/>
          <w:b w:val="0"/>
          <w:sz w:val="24"/>
        </w:rPr>
        <w:t>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14:paraId="0E72E02F">
      <w:pPr>
        <w:pStyle w:val="5"/>
        <w:keepNext/>
        <w:numPr>
          <w:ilvl w:val="0"/>
          <w:numId w:val="0"/>
        </w:numPr>
        <w:spacing w:before="160" w:after="120" w:line="390" w:lineRule="exact"/>
        <w:ind w:firstLine="0"/>
      </w:pPr>
      <w:bookmarkStart w:id="268" w:name="统筹主变储能及联络建设"/>
      <w:r>
        <w:rPr>
          <w:rFonts w:ascii="Times New Roman" w:hAnsi="Times New Roman" w:eastAsia="方正仿宋_GBK"/>
          <w:b/>
          <w:sz w:val="26"/>
        </w:rPr>
        <w:t>5.7.2 统筹主变、储能及联络建设</w:t>
      </w:r>
      <w:bookmarkEnd w:id="268"/>
    </w:p>
    <w:p w14:paraId="5F73D650">
      <w:pPr>
        <w:pStyle w:val="115"/>
        <w:widowControl/>
        <w:spacing w:before="0" w:after="0" w:line="348" w:lineRule="exact"/>
        <w:ind w:firstLine="480"/>
        <w:jc w:val="both"/>
      </w:pPr>
      <w:r>
        <w:rPr>
          <w:rFonts w:ascii="Times New Roman" w:hAnsi="Times New Roman" w:eastAsia="方正仿宋_GBK"/>
          <w:b w:val="0"/>
          <w:sz w:val="24"/>
        </w:rPr>
        <w:t>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14:paraId="63B3D766">
      <w:pPr>
        <w:pStyle w:val="5"/>
        <w:keepNext/>
        <w:numPr>
          <w:ilvl w:val="0"/>
          <w:numId w:val="0"/>
        </w:numPr>
        <w:spacing w:before="160" w:after="120" w:line="390" w:lineRule="exact"/>
        <w:ind w:firstLine="0"/>
      </w:pPr>
      <w:bookmarkStart w:id="269" w:name="保留参数区间滚动更新计算依据"/>
      <w:r>
        <w:rPr>
          <w:rFonts w:ascii="Times New Roman" w:hAnsi="Times New Roman" w:eastAsia="方正仿宋_GBK"/>
          <w:b/>
          <w:sz w:val="26"/>
        </w:rPr>
        <w:t>5.7.3 保留参数区间，滚动更新计算依据</w:t>
      </w:r>
      <w:bookmarkEnd w:id="269"/>
    </w:p>
    <w:p w14:paraId="172DF587">
      <w:pPr>
        <w:pStyle w:val="115"/>
        <w:widowControl/>
        <w:spacing w:before="0" w:after="0" w:line="348" w:lineRule="exact"/>
        <w:ind w:firstLine="480"/>
        <w:jc w:val="both"/>
      </w:pPr>
      <w:r>
        <w:rPr>
          <w:rFonts w:ascii="Times New Roman" w:hAnsi="Times New Roman" w:eastAsia="方正仿宋_GBK"/>
          <w:b w:val="0"/>
          <w:sz w:val="24"/>
        </w:rPr>
        <w:t>参数查表沿用首尾开口区间，年度新增数据用于更新各区间内的计算结果和适用条件。线路造价、储能采购价、可用间隔或候选网络改变后，重新比较费用和配置，保持容载比、设备方案及工程投入之间的一致关系。</w:t>
      </w:r>
    </w:p>
    <w:p w14:paraId="403B7011">
      <w:pPr>
        <w:pStyle w:val="5"/>
        <w:keepNext/>
        <w:numPr>
          <w:ilvl w:val="0"/>
          <w:numId w:val="0"/>
        </w:numPr>
        <w:spacing w:before="160" w:after="120" w:line="390" w:lineRule="exact"/>
        <w:ind w:firstLine="0"/>
      </w:pPr>
      <w:bookmarkStart w:id="270" w:name="推荐区间与具体设备的衔接"/>
      <w:r>
        <w:rPr>
          <w:rFonts w:ascii="Times New Roman" w:hAnsi="Times New Roman" w:eastAsia="方正仿宋_GBK"/>
          <w:b/>
          <w:sz w:val="26"/>
        </w:rPr>
        <w:t>5.7.4 推荐区间与具体设备的衔接</w:t>
      </w:r>
      <w:bookmarkEnd w:id="270"/>
    </w:p>
    <w:p w14:paraId="50834A39">
      <w:pPr>
        <w:pStyle w:val="115"/>
        <w:widowControl/>
        <w:spacing w:before="0" w:after="0" w:line="348" w:lineRule="exact"/>
        <w:ind w:firstLine="480"/>
        <w:jc w:val="both"/>
      </w:pPr>
      <w:r>
        <w:rPr>
          <w:rFonts w:ascii="Times New Roman" w:hAnsi="Times New Roman" w:eastAsia="方正仿宋_GBK"/>
          <w:b w:val="0"/>
          <w:sz w:val="24"/>
        </w:rPr>
        <w:t>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14:paraId="79FCDF04">
      <w:pPr>
        <w:pStyle w:val="2"/>
        <w:widowControl/>
        <w:spacing w:before="0" w:after="0" w:line="348" w:lineRule="exact"/>
        <w:ind w:firstLine="480"/>
        <w:jc w:val="both"/>
      </w:pPr>
      <w:r>
        <w:rPr>
          <w:rFonts w:ascii="Times New Roman" w:hAnsi="Times New Roman" w:eastAsia="方正仿宋_GBK"/>
          <w:b w:val="0"/>
          <w:sz w:val="24"/>
        </w:rPr>
        <w:t>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14:paraId="20B17705">
      <w:pPr>
        <w:pStyle w:val="5"/>
        <w:keepNext/>
        <w:numPr>
          <w:ilvl w:val="0"/>
          <w:numId w:val="0"/>
        </w:numPr>
        <w:spacing w:before="160" w:after="120" w:line="390" w:lineRule="exact"/>
        <w:ind w:firstLine="0"/>
      </w:pPr>
      <w:bookmarkStart w:id="271" w:name="邳州与市区建设措施的综合比较"/>
      <w:r>
        <w:rPr>
          <w:rFonts w:ascii="Times New Roman" w:hAnsi="Times New Roman" w:eastAsia="方正仿宋_GBK"/>
          <w:b/>
          <w:sz w:val="26"/>
        </w:rPr>
        <w:t>5.7.5 邳州与市区建设措施的综合比较</w:t>
      </w:r>
      <w:bookmarkEnd w:id="271"/>
    </w:p>
    <w:p w14:paraId="4394A4C4">
      <w:pPr>
        <w:pStyle w:val="115"/>
        <w:widowControl/>
        <w:spacing w:before="0" w:after="0" w:line="348" w:lineRule="exact"/>
        <w:ind w:firstLine="480"/>
        <w:jc w:val="both"/>
      </w:pPr>
      <w:r>
        <w:rPr>
          <w:rFonts w:ascii="Times New Roman" w:hAnsi="Times New Roman" w:eastAsia="方正仿宋_GBK"/>
          <w:b w:val="0"/>
          <w:sz w:val="24"/>
        </w:rPr>
        <w:t xml:space="preserve">两地区</w:t>
      </w:r>
      <w:ins w:id="27490" w:author="xh" w:date="2026-10-19T14:51:47+08:00">
        <w:r>
          <w:rPr>
            <w:rFonts w:ascii="Times New Roman" w:hAnsi="Times New Roman" w:eastAsia="方正仿宋_GBK"/>
            <w:b w:val="0"/>
            <w:sz w:val="24"/>
          </w:rPr>
          <w:t xml:space="preserve">以2021年实际容量为共同起点，2022—2035年按上年在役设备和当年源荷逐年比选。既有转供按逐站MW固定封顶，年度正常供区与事故追加预</w:t>
        </w:r>
      </w:ins>
      <w:del w:id="27491" w:author="xh" w:date="2026-10-19T14:51:47+08:00">
        <w:r>
          <w:rPr>
            <w:rFonts w:ascii="Times New Roman" w:hAnsi="Times New Roman" w:eastAsia="方正仿宋_GBK"/>
            <w:b w:val="0"/>
            <w:sz w:val="24"/>
          </w:rPr>
          <w:delText xml:space="preserve">的弹性方</w:delText>
        </w:r>
      </w:del>
      <w:r>
        <w:rPr>
          <w:rFonts w:ascii="Times New Roman" w:hAnsi="Times New Roman" w:eastAsia="方正仿宋_GBK"/>
          <w:b w:val="0"/>
          <w:sz w:val="24"/>
        </w:rPr>
        <w:t xml:space="preserve">案</w:t>
      </w:r>
      <w:ins w:id="27492" w:author="xh" w:date="2026-10-19T14:51:47+08:00">
        <w:r>
          <w:rPr>
            <w:rFonts w:ascii="Times New Roman" w:hAnsi="Times New Roman" w:eastAsia="方正仿宋_GBK"/>
            <w:b w:val="0"/>
            <w:sz w:val="24"/>
          </w:rPr>
          <w:t xml:space="preserve">分别固定，新</w:t>
        </w:r>
      </w:ins>
      <w:del w:id="27493" w:author="xh" w:date="2026-10-19T14:51:47+08:00">
        <w:r>
          <w:rPr>
            <w:rFonts w:ascii="Times New Roman" w:hAnsi="Times New Roman" w:eastAsia="方正仿宋_GBK"/>
            <w:b w:val="0"/>
            <w:sz w:val="24"/>
          </w:rPr>
          <w:delText xml:space="preserve">均</w:delText>
        </w:r>
      </w:del>
      <w:r>
        <w:rPr>
          <w:rFonts w:ascii="Times New Roman" w:hAnsi="Times New Roman" w:eastAsia="方正仿宋_GBK"/>
          <w:b w:val="0"/>
          <w:sz w:val="24"/>
        </w:rPr>
        <w:t xml:space="preserve">增</w:t>
      </w:r>
      <w:ins w:id="27494" w:author="xh" w:date="2026-10-19T14:51:47+08:00">
        <w:r>
          <w:rPr>
            <w:rFonts w:ascii="Times New Roman" w:hAnsi="Times New Roman" w:eastAsia="方正仿宋_GBK"/>
            <w:b w:val="0"/>
            <w:sz w:val="24"/>
          </w:rPr>
          <w:t xml:space="preserve">联络、共享馈线余量及接收站</w:t>
        </w:r>
      </w:ins>
      <w:del w:id="27495" w:author="xh" w:date="2026-10-19T14:51:47+08:00">
        <w:r>
          <w:rPr>
            <w:rFonts w:ascii="Times New Roman" w:hAnsi="Times New Roman" w:eastAsia="方正仿宋_GBK"/>
            <w:b w:val="0"/>
            <w:sz w:val="24"/>
          </w:rPr>
          <w:delText xml:space="preserve">加了区域</w:delText>
        </w:r>
      </w:del>
      <w:r>
        <w:rPr>
          <w:rFonts w:ascii="Times New Roman" w:hAnsi="Times New Roman" w:eastAsia="方正仿宋_GBK"/>
          <w:b w:val="0"/>
          <w:sz w:val="24"/>
        </w:rPr>
        <w:t xml:space="preserve">主变</w:t>
      </w:r>
      <w:ins w:id="27496" w:author="xh" w:date="2026-10-19T14:51:47+08:00">
        <w:r>
          <w:rPr>
            <w:rFonts w:ascii="Times New Roman" w:hAnsi="Times New Roman" w:eastAsia="方正仿宋_GBK"/>
            <w:b w:val="0"/>
            <w:sz w:val="24"/>
          </w:rPr>
          <w:t xml:space="preserve">共同约束</w:t>
        </w:r>
      </w:ins>
      <w:del w:id="27497" w:author="xh" w:date="2026-10-19T14:51:47+08:00">
        <w:r>
          <w:rPr>
            <w:rFonts w:ascii="Times New Roman" w:hAnsi="Times New Roman" w:eastAsia="方正仿宋_GBK"/>
            <w:b w:val="0"/>
            <w:sz w:val="24"/>
          </w:rPr>
          <w:delText xml:space="preserve">容量，逐</w:delText>
        </w:r>
      </w:del>
      <w:r>
        <w:rPr>
          <w:rFonts w:ascii="Times New Roman" w:hAnsi="Times New Roman" w:eastAsia="方正仿宋_GBK"/>
          <w:b w:val="0"/>
          <w:sz w:val="24"/>
        </w:rPr>
        <w:t xml:space="preserve">站</w:t>
      </w:r>
      <w:ins w:id="27498" w:author="xh" w:date="2026-10-19T14:51:47+08:00">
        <w:r>
          <w:rPr>
            <w:rFonts w:ascii="Times New Roman" w:hAnsi="Times New Roman" w:eastAsia="方正仿宋_GBK"/>
            <w:b w:val="0"/>
            <w:sz w:val="24"/>
          </w:rPr>
          <w:t xml:space="preserve">间</w:t>
        </w:r>
      </w:ins>
      <w:del w:id="27499" w:author="xh" w:date="2026-10-19T14:51:47+08:00">
        <w:r>
          <w:rPr>
            <w:rFonts w:ascii="Times New Roman" w:hAnsi="Times New Roman" w:eastAsia="方正仿宋_GBK"/>
            <w:b w:val="0"/>
            <w:sz w:val="24"/>
          </w:rPr>
          <w:delText xml:space="preserve">采用不同的建设方式。部分站更换既有主变，部分站扩建第三台，部分站保持原有设备并利用邻站</w:delText>
        </w:r>
      </w:del>
      <w:r>
        <w:rPr>
          <w:rFonts w:ascii="Times New Roman" w:hAnsi="Times New Roman" w:eastAsia="方正仿宋_GBK"/>
          <w:b w:val="0"/>
          <w:sz w:val="24"/>
        </w:rPr>
        <w:t xml:space="preserve">支援。</w:t>
      </w:r>
      <w:del w:id="27500" w:author="xh" w:date="2026-10-19T14:51:47+08:00">
        <w:r>
          <w:rPr>
            <w:rFonts w:ascii="Times New Roman" w:hAnsi="Times New Roman" w:eastAsia="方正仿宋_GBK"/>
            <w:b w:val="0"/>
            <w:sz w:val="24"/>
          </w:rPr>
          <w:delText xml:space="preserve">地区比值反映总容量与负荷的关系，逐站年度表反映设备和转供任务，两者共同说明新增容量的具体用途。</w:delText>
        </w:r>
      </w:del>
    </w:p>
    <w:p w14:paraId="60F7D922">
      <w:pPr>
        <w:pStyle w:val="2"/>
        <w:widowControl/>
        <w:spacing w:before="0" w:after="0" w:line="348" w:lineRule="exact"/>
        <w:ind w:firstLine="480"/>
        <w:jc w:val="both"/>
      </w:pPr>
      <w:ins w:id="27501" w:author="xh" w:date="2026-10-19T14:52:26+08:00">
        <w:r>
          <w:rPr>
            <w:rFonts w:ascii="Times New Roman" w:hAnsi="Times New Roman" w:eastAsia="方正仿宋_GBK"/>
            <w:b w:val="0"/>
            <w:sz w:val="24"/>
          </w:rPr>
          <w:t xml:space="preserve">2035年</w:t>
        </w:r>
      </w:ins>
      <w:r>
        <w:rPr>
          <w:rFonts w:ascii="Times New Roman" w:hAnsi="Times New Roman" w:eastAsia="方正仿宋_GBK"/>
          <w:b w:val="0"/>
          <w:sz w:val="24"/>
        </w:rPr>
        <w:t xml:space="preserve">邳州</w:t>
      </w:r>
      <w:ins w:id="27502" w:author="xh" w:date="2026-10-19T14:52:26+08:00">
        <w:r>
          <w:rPr>
            <w:rFonts w:ascii="Times New Roman" w:hAnsi="Times New Roman" w:eastAsia="方正仿宋_GBK"/>
            <w:b w:val="0"/>
            <w:sz w:val="24"/>
          </w:rPr>
          <w:t xml:space="preserve">弹性</w:t>
        </w:r>
      </w:ins>
      <w:del w:id="27503" w:author="xh" w:date="2026-10-19T14:52:26+08:00">
        <w:r>
          <w:rPr>
            <w:rFonts w:ascii="Times New Roman" w:hAnsi="Times New Roman" w:eastAsia="方正仿宋_GBK"/>
            <w:b w:val="0"/>
            <w:sz w:val="24"/>
          </w:rPr>
          <w:delText xml:space="preserve">两类</w:delText>
        </w:r>
      </w:del>
      <w:r>
        <w:rPr>
          <w:rFonts w:ascii="Times New Roman" w:hAnsi="Times New Roman" w:eastAsia="方正仿宋_GBK"/>
          <w:b w:val="0"/>
          <w:sz w:val="24"/>
        </w:rPr>
        <w:t xml:space="preserve">方案</w:t>
      </w:r>
      <w:del w:id="27504" w:author="xh" w:date="2026-10-19T14:52:26+08:00">
        <w:r>
          <w:rPr>
            <w:rFonts w:ascii="Times New Roman" w:hAnsi="Times New Roman" w:eastAsia="方正仿宋_GBK"/>
            <w:b w:val="0"/>
            <w:sz w:val="24"/>
          </w:rPr>
          <w:delText xml:space="preserve">2025年</w:delText>
        </w:r>
      </w:del>
      <w:r>
        <w:rPr>
          <w:rFonts w:ascii="Times New Roman" w:hAnsi="Times New Roman" w:eastAsia="方正仿宋_GBK"/>
          <w:b w:val="0"/>
          <w:sz w:val="24"/>
        </w:rPr>
        <w:t xml:space="preserve">主变容量</w:t>
      </w:r>
      <w:ins w:id="27505" w:author="xh" w:date="2026-10-19T14:52:26+08:00">
        <w:r>
          <w:rPr>
            <w:rFonts w:ascii="Times New Roman" w:hAnsi="Times New Roman" w:eastAsia="方正仿宋_GBK"/>
            <w:b w:val="0"/>
            <w:sz w:val="24"/>
          </w:rPr>
          <w:t xml:space="preserve">290</w:t>
        </w:r>
      </w:ins>
      <w:del w:id="27506" w:author="xh" w:date="2026-10-19T14:52:26+08:00">
        <w:r>
          <w:rPr>
            <w:rFonts w:ascii="Times New Roman" w:hAnsi="Times New Roman" w:eastAsia="方正仿宋_GBK"/>
            <w:b w:val="0"/>
            <w:sz w:val="24"/>
          </w:rPr>
          <w:delText xml:space="preserve">分别为</w:delText>
        </w:r>
      </w:del>
      <w:r>
        <w:rPr>
          <w:rFonts w:ascii="Times New Roman" w:hAnsi="Times New Roman" w:eastAsia="方正仿宋_GBK"/>
          <w:b w:val="0"/>
          <w:sz w:val="24"/>
        </w:rPr>
        <w:t xml:space="preserve">1</w:t>
      </w:r>
      <w:del w:id="27507" w:author="xh" w:date="2026-10-19T14:52:26+08:00">
        <w:r>
          <w:rPr>
            <w:rFonts w:ascii="Times New Roman" w:hAnsi="Times New Roman" w:eastAsia="方正仿宋_GBK"/>
            <w:b w:val="0"/>
            <w:sz w:val="24"/>
          </w:rPr>
          <w:delText xml:space="preserve">704</w:delText>
        </w:r>
      </w:del>
      <w:r>
        <w:rPr>
          <w:rFonts w:ascii="Times New Roman" w:hAnsi="Times New Roman" w:eastAsia="方正仿宋_GBK"/>
          <w:b w:val="0"/>
          <w:sz w:val="24"/>
        </w:rPr>
        <w:t xml:space="preserve">.00 MVA</w:t>
      </w:r>
      <w:ins w:id="27508" w:author="xh" w:date="2026-10-19T14:52:26+08:00">
        <w:r>
          <w:rPr>
            <w:rFonts w:ascii="Times New Roman" w:hAnsi="Times New Roman" w:eastAsia="方正仿宋_GBK"/>
            <w:b w:val="0"/>
            <w:sz w:val="24"/>
          </w:rPr>
          <w:t xml:space="preserve">、容载比2.06，刚性分别为26</w:t>
        </w:r>
      </w:ins>
      <w:del w:id="27509" w:author="xh" w:date="2026-10-19T14:52:26+08:00">
        <w:r>
          <w:rPr>
            <w:rFonts w:ascii="Times New Roman" w:hAnsi="Times New Roman" w:eastAsia="方正仿宋_GBK"/>
            <w:b w:val="0"/>
            <w:sz w:val="24"/>
          </w:rPr>
          <w:delText xml:space="preserve">和1</w:delText>
        </w:r>
      </w:del>
      <w:r>
        <w:rPr>
          <w:rFonts w:ascii="Times New Roman" w:hAnsi="Times New Roman" w:eastAsia="方正仿宋_GBK"/>
          <w:b w:val="0"/>
          <w:sz w:val="24"/>
        </w:rPr>
        <w:t xml:space="preserve">7</w:t>
      </w:r>
      <w:ins w:id="27510" w:author="xh" w:date="2026-10-19T14:52:26+08:00">
        <w:r>
          <w:rPr>
            <w:rFonts w:ascii="Times New Roman" w:hAnsi="Times New Roman" w:eastAsia="方正仿宋_GBK"/>
            <w:b w:val="0"/>
            <w:sz w:val="24"/>
          </w:rPr>
          <w:t xml:space="preserve">8</w:t>
        </w:r>
      </w:ins>
      <w:del w:id="27511" w:author="xh" w:date="2026-10-19T14:52:26+08:00">
        <w:r>
          <w:rPr>
            <w:rFonts w:ascii="Times New Roman" w:hAnsi="Times New Roman" w:eastAsia="方正仿宋_GBK"/>
            <w:b w:val="0"/>
            <w:sz w:val="24"/>
          </w:rPr>
          <w:delText xml:space="preserve">15</w:delText>
        </w:r>
      </w:del>
      <w:r>
        <w:rPr>
          <w:rFonts w:ascii="Times New Roman" w:hAnsi="Times New Roman" w:eastAsia="方正仿宋_GBK"/>
          <w:b w:val="0"/>
          <w:sz w:val="24"/>
        </w:rPr>
        <w:t xml:space="preserve">.</w:t>
      </w:r>
      <w:ins w:id="27512" w:author="xh" w:date="2026-10-19T14:52:26+08:00">
        <w:r>
          <w:rPr>
            <w:rFonts w:ascii="Times New Roman" w:hAnsi="Times New Roman" w:eastAsia="方正仿宋_GBK"/>
            <w:b w:val="0"/>
            <w:sz w:val="24"/>
          </w:rPr>
          <w:t xml:space="preserve">0</w:t>
        </w:r>
      </w:ins>
      <w:del w:id="27513" w:author="xh" w:date="2026-10-19T14:52:26+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0 MVA</w:t>
      </w:r>
      <w:ins w:id="27514" w:author="xh" w:date="2026-10-19T14:52:26+08:00">
        <w:r>
          <w:rPr>
            <w:rFonts w:ascii="Times New Roman" w:hAnsi="Times New Roman" w:eastAsia="方正仿宋_GBK"/>
            <w:b w:val="0"/>
            <w:sz w:val="24"/>
          </w:rPr>
          <w:t xml:space="preserve">、</w:t>
        </w:r>
      </w:ins>
      <w:del w:id="27515" w:author="xh" w:date="2026-10-19T14:52:26+08:00">
        <w:r>
          <w:rPr>
            <w:rFonts w:ascii="Times New Roman" w:hAnsi="Times New Roman" w:eastAsia="方正仿宋_GBK"/>
            <w:b w:val="0"/>
            <w:sz w:val="24"/>
          </w:rPr>
          <w:delText xml:space="preserve">，容载比</w:delText>
        </w:r>
      </w:del>
      <w:r>
        <w:rPr>
          <w:rFonts w:ascii="Times New Roman" w:hAnsi="Times New Roman" w:eastAsia="方正仿宋_GBK"/>
          <w:b w:val="0"/>
          <w:sz w:val="24"/>
        </w:rPr>
        <w:t xml:space="preserve">1.</w:t>
      </w:r>
      <w:del w:id="27516" w:author="xh" w:date="2026-10-19T14:52:26+08:00">
        <w:r>
          <w:rPr>
            <w:rFonts w:ascii="Times New Roman" w:hAnsi="Times New Roman" w:eastAsia="方正仿宋_GBK"/>
            <w:b w:val="0"/>
            <w:sz w:val="24"/>
          </w:rPr>
          <w:delText xml:space="preserve">78和1.7</w:delText>
        </w:r>
      </w:del>
      <w:r>
        <w:rPr>
          <w:rFonts w:ascii="Times New Roman" w:hAnsi="Times New Roman" w:eastAsia="方正仿宋_GBK"/>
          <w:b w:val="0"/>
          <w:sz w:val="24"/>
        </w:rPr>
        <w:t xml:space="preserve">9</w:t>
      </w:r>
      <w:ins w:id="27517" w:author="xh" w:date="2026-10-19T14:52:26+08:00">
        <w:r>
          <w:rPr>
            <w:rFonts w:ascii="Times New Roman" w:hAnsi="Times New Roman" w:eastAsia="方正仿宋_GBK"/>
            <w:b w:val="0"/>
            <w:sz w:val="24"/>
          </w:rPr>
          <w:t xml:space="preserve">0；</w:t>
        </w:r>
      </w:ins>
      <w:del w:id="27518" w:author="xh" w:date="2026-10-19T14:52:26+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弹性</w:t>
      </w:r>
      <w:del w:id="27519" w:author="xh" w:date="2026-10-19T14:52:26+08:00">
        <w:r>
          <w:rPr>
            <w:rFonts w:ascii="Times New Roman" w:hAnsi="Times New Roman" w:eastAsia="方正仿宋_GBK"/>
            <w:b w:val="0"/>
            <w:sz w:val="24"/>
          </w:rPr>
          <w:delText xml:space="preserve">方案首年完成较多站内补强，2024年再净增11.50 MVA，2025年</w:delText>
        </w:r>
      </w:del>
      <w:r>
        <w:rPr>
          <w:rFonts w:ascii="Times New Roman" w:hAnsi="Times New Roman" w:eastAsia="方正仿宋_GBK"/>
          <w:b w:val="0"/>
          <w:sz w:val="24"/>
        </w:rPr>
        <w:t xml:space="preserve">储能</w:t>
      </w:r>
      <w:ins w:id="27520" w:author="xh" w:date="2026-10-19T14:52:26+08:00">
        <w:r>
          <w:rPr>
            <w:rFonts w:ascii="Times New Roman" w:hAnsi="Times New Roman" w:eastAsia="方正仿宋_GBK"/>
            <w:b w:val="0"/>
            <w:sz w:val="24"/>
          </w:rPr>
          <w:t xml:space="preserve">545.6</w:t>
        </w:r>
      </w:ins>
      <w:del w:id="27521" w:author="xh" w:date="2026-10-19T14:52:26+08:00">
        <w:r>
          <w:rPr>
            <w:rFonts w:ascii="Times New Roman" w:hAnsi="Times New Roman" w:eastAsia="方正仿宋_GBK"/>
            <w:b w:val="0"/>
            <w:sz w:val="24"/>
          </w:rPr>
          <w:delText xml:space="preserve">为</w:delText>
        </w:r>
      </w:del>
      <w:r>
        <w:rPr>
          <w:rFonts w:ascii="Times New Roman" w:hAnsi="Times New Roman" w:eastAsia="方正仿宋_GBK"/>
          <w:b w:val="0"/>
          <w:sz w:val="24"/>
        </w:rPr>
        <w:t xml:space="preserve">7</w:t>
      </w:r>
      <w:del w:id="27522" w:author="xh" w:date="2026-10-19T14:52:26+08:00">
        <w:r>
          <w:rPr>
            <w:rFonts w:ascii="Times New Roman" w:hAnsi="Times New Roman" w:eastAsia="方正仿宋_GBK"/>
            <w:b w:val="0"/>
            <w:sz w:val="24"/>
          </w:rPr>
          <w:delText xml:space="preserve">.31</w:delText>
        </w:r>
      </w:del>
      <w:r>
        <w:rPr>
          <w:rFonts w:ascii="Times New Roman" w:hAnsi="Times New Roman" w:eastAsia="方正仿宋_GBK"/>
          <w:b w:val="0"/>
          <w:sz w:val="24"/>
        </w:rPr>
        <w:t xml:space="preserve"> MWh、累计新增联络</w:t>
      </w:r>
      <w:ins w:id="27523" w:author="xh" w:date="2026-10-19T14:52:26+08:00">
        <w:r>
          <w:rPr>
            <w:rFonts w:ascii="Times New Roman" w:hAnsi="Times New Roman" w:eastAsia="方正仿宋_GBK"/>
            <w:b w:val="0"/>
            <w:sz w:val="24"/>
          </w:rPr>
          <w:t xml:space="preserve">2</w:t>
        </w:r>
      </w:ins>
      <w:r>
        <w:rPr>
          <w:rFonts w:ascii="Times New Roman" w:hAnsi="Times New Roman" w:eastAsia="方正仿宋_GBK"/>
          <w:b w:val="0"/>
          <w:sz w:val="24"/>
        </w:rPr>
        <w:t xml:space="preserve">1</w:t>
      </w:r>
      <w:del w:id="27524" w:author="xh" w:date="2026-10-19T14:52:26+08:00">
        <w:r>
          <w:rPr>
            <w:rFonts w:ascii="Times New Roman" w:hAnsi="Times New Roman" w:eastAsia="方正仿宋_GBK"/>
            <w:b w:val="0"/>
            <w:sz w:val="24"/>
          </w:rPr>
          <w:delText xml:space="preserve">3</w:delText>
        </w:r>
      </w:del>
      <w:r>
        <w:rPr>
          <w:rFonts w:ascii="Times New Roman" w:hAnsi="Times New Roman" w:eastAsia="方正仿宋_GBK"/>
          <w:b w:val="0"/>
          <w:sz w:val="24"/>
        </w:rPr>
        <w:t xml:space="preserve">条</w:t>
      </w:r>
      <w:ins w:id="27525" w:author="xh" w:date="2026-10-19T14:52:26+08:00">
        <w:r>
          <w:rPr>
            <w:rFonts w:ascii="Times New Roman" w:hAnsi="Times New Roman" w:eastAsia="方正仿宋_GBK"/>
            <w:b w:val="0"/>
            <w:sz w:val="24"/>
          </w:rPr>
          <w:t xml:space="preserve">，</w:t>
        </w:r>
      </w:ins>
      <w:del w:id="27526" w:author="xh" w:date="2026-10-19T14:52:26+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刚性</w:t>
      </w:r>
      <w:del w:id="27527" w:author="xh" w:date="2026-10-19T14:52:26+08:00">
        <w:r>
          <w:rPr>
            <w:rFonts w:ascii="Times New Roman" w:hAnsi="Times New Roman" w:eastAsia="方正仿宋_GBK"/>
            <w:b w:val="0"/>
            <w:sz w:val="24"/>
          </w:rPr>
          <w:delText xml:space="preserve">方案储能</w:delText>
        </w:r>
      </w:del>
      <w:r>
        <w:rPr>
          <w:rFonts w:ascii="Times New Roman" w:hAnsi="Times New Roman" w:eastAsia="方正仿宋_GBK"/>
          <w:b w:val="0"/>
          <w:sz w:val="24"/>
        </w:rPr>
        <w:t xml:space="preserve">为</w:t>
      </w:r>
      <w:ins w:id="27528" w:author="xh" w:date="2026-10-19T14:52:26+08:00">
        <w:r>
          <w:rPr>
            <w:rFonts w:ascii="Times New Roman" w:hAnsi="Times New Roman" w:eastAsia="方正仿宋_GBK"/>
            <w:b w:val="0"/>
            <w:sz w:val="24"/>
          </w:rPr>
          <w:t xml:space="preserve">568</w:t>
        </w:r>
      </w:ins>
      <w:del w:id="27529" w:author="xh" w:date="2026-10-19T14:52:26+08:00">
        <w:r>
          <w:rPr>
            <w:rFonts w:ascii="Times New Roman" w:hAnsi="Times New Roman" w:eastAsia="方正仿宋_GBK"/>
            <w:b w:val="0"/>
            <w:sz w:val="24"/>
          </w:rPr>
          <w:delText xml:space="preserve">47</w:delText>
        </w:r>
      </w:del>
      <w:r>
        <w:rPr>
          <w:rFonts w:ascii="Times New Roman" w:hAnsi="Times New Roman" w:eastAsia="方正仿宋_GBK"/>
          <w:b w:val="0"/>
          <w:sz w:val="24"/>
        </w:rPr>
        <w:t xml:space="preserve">.</w:t>
      </w:r>
      <w:ins w:id="27530" w:author="xh" w:date="2026-10-19T14:52:26+08:00">
        <w:r>
          <w:rPr>
            <w:rFonts w:ascii="Times New Roman" w:hAnsi="Times New Roman" w:eastAsia="方正仿宋_GBK"/>
            <w:b w:val="0"/>
            <w:sz w:val="24"/>
          </w:rPr>
          <w:t xml:space="preserve">2</w:t>
        </w:r>
      </w:ins>
      <w:del w:id="27531" w:author="xh" w:date="2026-10-19T14:52:26+08:00">
        <w:r>
          <w:rPr>
            <w:rFonts w:ascii="Times New Roman" w:hAnsi="Times New Roman" w:eastAsia="方正仿宋_GBK"/>
            <w:b w:val="0"/>
            <w:sz w:val="24"/>
          </w:rPr>
          <w:delText xml:space="preserve">9</w:delText>
        </w:r>
      </w:del>
      <w:r>
        <w:rPr>
          <w:rFonts w:ascii="Times New Roman" w:hAnsi="Times New Roman" w:eastAsia="方正仿宋_GBK"/>
          <w:b w:val="0"/>
          <w:sz w:val="24"/>
        </w:rPr>
        <w:t xml:space="preserve">5 MWh、</w:t>
      </w:r>
      <w:ins w:id="27532" w:author="xh" w:date="2026-10-19T14:52:26+08:00">
        <w:r>
          <w:rPr>
            <w:rFonts w:ascii="Times New Roman" w:hAnsi="Times New Roman" w:eastAsia="方正仿宋_GBK"/>
            <w:b w:val="0"/>
            <w:sz w:val="24"/>
          </w:rPr>
          <w:t xml:space="preserve">58条。市区弹性主变3608.50 MVA、容载比1.62，刚性为3587.00 MVA、1.61，弹性储能109.65 MWh高于刚性92.88 MWh，</w:t>
        </w:r>
      </w:ins>
      <w:r>
        <w:rPr>
          <w:rFonts w:ascii="Times New Roman" w:hAnsi="Times New Roman" w:eastAsia="方正仿宋_GBK"/>
          <w:b w:val="0"/>
          <w:sz w:val="24"/>
        </w:rPr>
        <w:t xml:space="preserve">累计新增联络</w:t>
      </w:r>
      <w:ins w:id="27533" w:author="xh" w:date="2026-10-19T14:52:26+08:00">
        <w:r>
          <w:rPr>
            <w:rFonts w:ascii="Times New Roman" w:hAnsi="Times New Roman" w:eastAsia="方正仿宋_GBK"/>
            <w:b w:val="0"/>
            <w:sz w:val="24"/>
          </w:rPr>
          <w:t xml:space="preserve">35条低于刚性6</w:t>
        </w:r>
      </w:ins>
      <w:del w:id="27534" w:author="xh" w:date="2026-10-19T14:52:26+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6条。</w:t>
      </w:r>
      <w:del w:id="27535" w:author="xh" w:date="2026-10-19T14:52:26+08:00">
        <w:r>
          <w:rPr>
            <w:rFonts w:ascii="Times New Roman" w:hAnsi="Times New Roman" w:eastAsia="方正仿宋_GBK"/>
            <w:b w:val="0"/>
            <w:sz w:val="24"/>
          </w:rPr>
          <w:delText xml:space="preserve">兴塘等站提高最大单台主变停运后的剩余能力，减少了相应功率缺口及配套工程。</w:delText>
        </w:r>
      </w:del>
    </w:p>
    <w:p w14:paraId="636E00AE">
      <w:pPr>
        <w:pStyle w:val="2"/>
        <w:widowControl/>
        <w:spacing w:before="0" w:after="0" w:line="348" w:lineRule="exact"/>
        <w:ind w:firstLine="480"/>
        <w:jc w:val="both"/>
      </w:pPr>
      <w:del w:id="27536" w:author="xh" w:date="2026-10-19T14:53:06+08:00">
        <w:r>
          <w:rPr>
            <w:rFonts w:ascii="Times New Roman" w:hAnsi="Times New Roman" w:eastAsia="方正仿宋_GBK"/>
            <w:b w:val="0"/>
            <w:sz w:val="24"/>
          </w:rPr>
          <w:delText xml:space="preserve">市区弹性方案首年更换一台40 MVA主变为63 MVA，四年容量保持2923.00 MVA，2025年容载比1.91，刚性方案容量保持2900.00 MVA，前两年累计新增5条联络，2025年容载比1.90。</w:delText>
        </w:r>
      </w:del>
      <w:r>
        <w:rPr>
          <w:rFonts w:ascii="Times New Roman" w:hAnsi="Times New Roman" w:eastAsia="方正仿宋_GBK"/>
          <w:b w:val="0"/>
          <w:sz w:val="24"/>
        </w:rPr>
        <w:t xml:space="preserve">两地区刚性可行方案费用</w:t>
      </w:r>
      <w:ins w:id="27537" w:author="xh" w:date="2026-10-19T14:53:06+08:00">
        <w:r>
          <w:rPr>
            <w:rFonts w:ascii="Times New Roman" w:hAnsi="Times New Roman" w:eastAsia="方正仿宋_GBK"/>
            <w:b w:val="0"/>
            <w:sz w:val="24"/>
          </w:rPr>
          <w:t xml:space="preserve">现值</w:t>
        </w:r>
      </w:ins>
      <w:r>
        <w:rPr>
          <w:rFonts w:ascii="Times New Roman" w:hAnsi="Times New Roman" w:eastAsia="方正仿宋_GBK"/>
          <w:b w:val="0"/>
          <w:sz w:val="24"/>
        </w:rPr>
        <w:t xml:space="preserve">合计</w:t>
      </w:r>
      <w:ins w:id="27538" w:author="xh" w:date="2026-10-19T14:53:06+08:00">
        <w:r>
          <w:rPr>
            <w:rFonts w:ascii="Times New Roman" w:hAnsi="Times New Roman" w:eastAsia="方正仿宋_GBK"/>
            <w:b w:val="0"/>
            <w:sz w:val="24"/>
          </w:rPr>
          <w:t xml:space="preserve">98006.53万元、弹性95</w:t>
        </w:r>
      </w:ins>
      <w:del w:id="27539" w:author="xh" w:date="2026-10-19T14:53:06+08:00">
        <w:r>
          <w:rPr>
            <w:rFonts w:ascii="Times New Roman" w:hAnsi="Times New Roman" w:eastAsia="方正仿宋_GBK"/>
            <w:b w:val="0"/>
            <w:sz w:val="24"/>
          </w:rPr>
          <w:delText xml:space="preserve">2</w:delText>
        </w:r>
      </w:del>
      <w:r>
        <w:rPr>
          <w:rFonts w:ascii="Times New Roman" w:hAnsi="Times New Roman" w:eastAsia="方正仿宋_GBK"/>
          <w:b w:val="0"/>
          <w:sz w:val="24"/>
        </w:rPr>
        <w:t xml:space="preserve">1</w:t>
      </w:r>
      <w:ins w:id="27540" w:author="xh" w:date="2026-10-19T14:53:06+08:00">
        <w:r>
          <w:rPr>
            <w:rFonts w:ascii="Times New Roman" w:hAnsi="Times New Roman" w:eastAsia="方正仿宋_GBK"/>
            <w:b w:val="0"/>
            <w:sz w:val="24"/>
          </w:rPr>
          <w:t xml:space="preserve">0</w:t>
        </w:r>
      </w:ins>
      <w:del w:id="27541" w:author="xh" w:date="2026-10-19T14:53:06+08:00">
        <w:r>
          <w:rPr>
            <w:rFonts w:ascii="Times New Roman" w:hAnsi="Times New Roman" w:eastAsia="方正仿宋_GBK"/>
            <w:b w:val="0"/>
            <w:sz w:val="24"/>
          </w:rPr>
          <w:delText xml:space="preserve">78</w:delText>
        </w:r>
      </w:del>
      <w:r>
        <w:rPr>
          <w:rFonts w:ascii="Times New Roman" w:hAnsi="Times New Roman" w:eastAsia="方正仿宋_GBK"/>
          <w:b w:val="0"/>
          <w:sz w:val="24"/>
        </w:rPr>
        <w:t xml:space="preserve">7.8</w:t>
      </w:r>
      <w:del w:id="27542" w:author="xh" w:date="2026-10-19T14:53:06+08:00">
        <w:r>
          <w:rPr>
            <w:rFonts w:ascii="Times New Roman" w:hAnsi="Times New Roman" w:eastAsia="方正仿宋_GBK"/>
            <w:b w:val="0"/>
            <w:sz w:val="24"/>
          </w:rPr>
          <w:delText xml:space="preserve">3万元，弹性为1</w:delText>
        </w:r>
      </w:del>
      <w:r>
        <w:rPr>
          <w:rFonts w:ascii="Times New Roman" w:hAnsi="Times New Roman" w:eastAsia="方正仿宋_GBK"/>
          <w:b w:val="0"/>
          <w:sz w:val="24"/>
        </w:rPr>
        <w:t xml:space="preserve">6</w:t>
      </w:r>
      <w:del w:id="27543" w:author="xh" w:date="2026-10-19T14:53:06+08:00">
        <w:r>
          <w:rPr>
            <w:rFonts w:ascii="Times New Roman" w:hAnsi="Times New Roman" w:eastAsia="方正仿宋_GBK"/>
            <w:b w:val="0"/>
            <w:sz w:val="24"/>
          </w:rPr>
          <w:delText xml:space="preserve">248.62</w:delText>
        </w:r>
      </w:del>
      <w:r>
        <w:rPr>
          <w:rFonts w:ascii="Times New Roman" w:hAnsi="Times New Roman" w:eastAsia="方正仿宋_GBK"/>
          <w:b w:val="0"/>
          <w:sz w:val="24"/>
        </w:rPr>
        <w:t xml:space="preserve">万元，减少</w:t>
      </w:r>
      <w:ins w:id="27544" w:author="xh" w:date="2026-10-19T14:53:06+08:00">
        <w:r>
          <w:rPr>
            <w:rFonts w:ascii="Times New Roman" w:hAnsi="Times New Roman" w:eastAsia="方正仿宋_GBK"/>
            <w:b w:val="0"/>
            <w:sz w:val="24"/>
          </w:rPr>
          <w:t xml:space="preserve">28</w:t>
        </w:r>
      </w:ins>
      <w:del w:id="27545" w:author="xh" w:date="2026-10-19T14:53:06+08:00">
        <w:r>
          <w:rPr>
            <w:rFonts w:ascii="Times New Roman" w:hAnsi="Times New Roman" w:eastAsia="方正仿宋_GBK"/>
            <w:b w:val="0"/>
            <w:sz w:val="24"/>
          </w:rPr>
          <w:delText xml:space="preserve">553</w:delText>
        </w:r>
      </w:del>
      <w:r>
        <w:rPr>
          <w:rFonts w:ascii="Times New Roman" w:hAnsi="Times New Roman" w:eastAsia="方正仿宋_GBK"/>
          <w:b w:val="0"/>
          <w:sz w:val="24"/>
        </w:rPr>
        <w:t xml:space="preserve">9</w:t>
      </w:r>
      <w:ins w:id="27546" w:author="xh" w:date="2026-10-19T14:53:06+08:00">
        <w:r>
          <w:rPr>
            <w:rFonts w:ascii="Times New Roman" w:hAnsi="Times New Roman" w:eastAsia="方正仿宋_GBK"/>
            <w:b w:val="0"/>
            <w:sz w:val="24"/>
          </w:rPr>
          <w:t xml:space="preserve">8</w:t>
        </w:r>
      </w:ins>
      <w:r>
        <w:rPr>
          <w:rFonts w:ascii="Times New Roman" w:hAnsi="Times New Roman" w:eastAsia="方正仿宋_GBK"/>
          <w:b w:val="0"/>
          <w:sz w:val="24"/>
        </w:rPr>
        <w:t xml:space="preserve">.</w:t>
      </w:r>
      <w:ins w:id="27547" w:author="xh" w:date="2026-10-19T14:53:06+08:00">
        <w:r>
          <w:rPr>
            <w:rFonts w:ascii="Times New Roman" w:hAnsi="Times New Roman" w:eastAsia="方正仿宋_GBK"/>
            <w:b w:val="0"/>
            <w:sz w:val="24"/>
          </w:rPr>
          <w:t xml:space="preserve">67</w:t>
        </w:r>
      </w:ins>
      <w:del w:id="27548" w:author="xh" w:date="2026-10-19T14:53:06+08:00">
        <w:r>
          <w:rPr>
            <w:rFonts w:ascii="Times New Roman" w:hAnsi="Times New Roman" w:eastAsia="方正仿宋_GBK"/>
            <w:b w:val="0"/>
            <w:sz w:val="24"/>
          </w:rPr>
          <w:delText xml:space="preserve">21</w:delText>
        </w:r>
      </w:del>
      <w:r>
        <w:rPr>
          <w:rFonts w:ascii="Times New Roman" w:hAnsi="Times New Roman" w:eastAsia="方正仿宋_GBK"/>
          <w:b w:val="0"/>
          <w:sz w:val="24"/>
        </w:rPr>
        <w:t xml:space="preserve">万元，</w:t>
      </w:r>
      <w:ins w:id="27549" w:author="xh" w:date="2026-10-19T14:53:06+08:00">
        <w:r>
          <w:rPr>
            <w:rFonts w:ascii="Times New Roman" w:hAnsi="Times New Roman" w:eastAsia="方正仿宋_GBK"/>
            <w:b w:val="0"/>
            <w:sz w:val="24"/>
          </w:rPr>
          <w:t xml:space="preserve">降幅</w:t>
        </w:r>
      </w:ins>
      <w:del w:id="27550" w:author="xh" w:date="2026-10-19T14:53:06+08:00">
        <w:r>
          <w:rPr>
            <w:rFonts w:ascii="Times New Roman" w:hAnsi="Times New Roman" w:eastAsia="方正仿宋_GBK"/>
            <w:b w:val="0"/>
            <w:sz w:val="24"/>
          </w:rPr>
          <w:delText xml:space="preserve">约</w:delText>
        </w:r>
      </w:del>
      <w:r>
        <w:rPr>
          <w:rFonts w:ascii="Times New Roman" w:hAnsi="Times New Roman" w:eastAsia="方正仿宋_GBK"/>
          <w:b w:val="0"/>
          <w:sz w:val="24"/>
        </w:rPr>
        <w:t xml:space="preserve">2</w:t>
      </w:r>
      <w:ins w:id="27551" w:author="xh" w:date="2026-10-19T14:53:06+08:00">
        <w:r>
          <w:rPr>
            <w:rFonts w:ascii="Times New Roman" w:hAnsi="Times New Roman" w:eastAsia="方正仿宋_GBK"/>
            <w:b w:val="0"/>
            <w:sz w:val="24"/>
          </w:rPr>
          <w:t xml:space="preserve">.96</w:t>
        </w:r>
      </w:ins>
      <w:del w:id="27552" w:author="xh" w:date="2026-10-19T14:53:06+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w:t>
      </w:r>
      <w:ins w:id="27553" w:author="xh" w:date="2026-10-19T14:53:06+08:00">
        <w:r>
          <w:rPr>
            <w:rFonts w:ascii="Times New Roman" w:hAnsi="Times New Roman" w:eastAsia="方正仿宋_GBK"/>
            <w:b w:val="0"/>
            <w:sz w:val="24"/>
          </w:rPr>
          <w:t xml:space="preserve">费用优势由主变、储能和联络各年度现金流共同形成，具体年份的费用及储能排序保留其实际差异。推广矩阵各单元为有效节点形成的有限范围，固定背景的完整序列用于分析转供变化及设备切换。</w:t>
        </w:r>
      </w:ins>
    </w:p>
    <w:p w14:paraId="2F6B5020">
      <w:pPr>
        <w:pStyle w:val="2"/>
        <w:widowControl/>
        <w:spacing w:before="0" w:after="0" w:line="348" w:lineRule="exact"/>
        <w:ind w:firstLine="480"/>
        <w:jc w:val="both"/>
        <w:rPr>
          <w:del w:id="27554" w:author="xh" w:date="2026-10-19T14:53:45+08:00"/>
        </w:rPr>
      </w:pPr>
      <w:del w:id="27555" w:author="xh" w:date="2026-10-19T14:53:45+08:00">
        <w:r>
          <w:rPr>
            <w:rFonts w:ascii="Times New Roman" w:hAnsi="Times New Roman" w:eastAsia="方正仿宋_GBK"/>
            <w:b w:val="0"/>
            <w:sz w:val="24"/>
          </w:rPr>
          <w:delText>年度建设先满足当年需求，投运后持续在役的容量再供后续年份使用。负荷回落会提高同一容量对应的容载比，负荷恢复则消耗已有储备，整台主变投运又使容量随具体项目投运分步增加。因此，推荐区间用于前期比选，逐站工程与建设时点共同落实“一片一策”的规划方案。</w:delText>
        </w:r>
      </w:del>
    </w:p>
    <w:p w14:paraId="6E0BBAD8">
      <w:pPr>
        <w:pStyle w:val="3"/>
        <w:keepNext/>
        <w:pageBreakBefore/>
        <w:numPr>
          <w:ilvl w:val="0"/>
          <w:numId w:val="0"/>
        </w:numPr>
        <w:spacing w:before="0" w:after="120" w:line="540" w:lineRule="exact"/>
        <w:ind w:firstLine="0"/>
      </w:pPr>
      <w:ins w:id="28269" w:author="xh" w:date="2026-10-19T14:54:25+08:00">
        <w:bookmarkStart w:id="332" w:name="Report1017_h1133"/>
        <w:bookmarkEnd w:id="332"/>
      </w:ins>
      <w:bookmarkStart w:id="272" w:name="第六章-结论与建议"/>
      <w:bookmarkStart w:id="273" w:name="h1177"/>
      <w:r>
        <w:rPr>
          <w:rFonts w:ascii="Times New Roman" w:hAnsi="Times New Roman" w:eastAsia="方正仿宋_GBK"/>
          <w:b/>
          <w:sz w:val="36"/>
        </w:rPr>
        <w:t>第六章 结论与建议</w:t>
      </w:r>
      <w:bookmarkEnd w:id="272"/>
      <w:bookmarkEnd w:id="273"/>
    </w:p>
    <w:p w14:paraId="5EF6CEDE">
      <w:pPr>
        <w:pStyle w:val="115"/>
        <w:widowControl/>
        <w:spacing w:before="0" w:after="0" w:line="348" w:lineRule="exact"/>
        <w:ind w:firstLine="480"/>
        <w:jc w:val="both"/>
      </w:pPr>
      <w:r>
        <w:rPr>
          <w:rFonts w:ascii="Times New Roman" w:hAnsi="Times New Roman" w:eastAsia="方正仿宋_GBK"/>
          <w:b w:val="0"/>
          <w:sz w:val="24"/>
        </w:rPr>
        <w:t>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14:paraId="4F492954">
      <w:pPr>
        <w:pStyle w:val="4"/>
        <w:keepNext/>
        <w:numPr>
          <w:ilvl w:val="0"/>
          <w:numId w:val="0"/>
        </w:numPr>
        <w:spacing w:before="160" w:after="120" w:line="480" w:lineRule="exact"/>
        <w:ind w:firstLine="0"/>
      </w:pPr>
      <w:ins w:id="28270" w:author="xh" w:date="2026-10-19T14:55:04+08:00">
        <w:bookmarkStart w:id="333" w:name="Report1017_h1135"/>
        <w:bookmarkEnd w:id="333"/>
      </w:ins>
      <w:bookmarkStart w:id="274" w:name="主要研究结论"/>
      <w:bookmarkStart w:id="275" w:name="h1179"/>
      <w:r>
        <w:rPr>
          <w:rFonts w:ascii="Times New Roman" w:hAnsi="Times New Roman" w:eastAsia="方正仿宋_GBK"/>
          <w:b/>
          <w:sz w:val="32"/>
        </w:rPr>
        <w:t>6.1 主要研究结论</w:t>
      </w:r>
      <w:bookmarkEnd w:id="274"/>
      <w:bookmarkEnd w:id="275"/>
    </w:p>
    <w:p w14:paraId="647F2472">
      <w:pPr>
        <w:pStyle w:val="5"/>
        <w:keepNext/>
        <w:numPr>
          <w:ilvl w:val="0"/>
          <w:numId w:val="0"/>
        </w:numPr>
        <w:spacing w:before="160" w:after="120" w:line="390" w:lineRule="exact"/>
        <w:ind w:firstLine="0"/>
      </w:pPr>
      <w:bookmarkStart w:id="276" w:name="容载比与局部容量压力应结合分析"/>
      <w:r>
        <w:rPr>
          <w:rFonts w:ascii="Times New Roman" w:hAnsi="Times New Roman" w:eastAsia="方正仿宋_GBK"/>
          <w:b/>
          <w:sz w:val="26"/>
        </w:rPr>
        <w:t>6.1.1 容载比与局部容量压力应结合分析</w:t>
      </w:r>
      <w:bookmarkEnd w:id="276"/>
    </w:p>
    <w:p w14:paraId="768A1A94">
      <w:pPr>
        <w:pStyle w:val="115"/>
        <w:widowControl/>
        <w:spacing w:before="0" w:after="0" w:line="348" w:lineRule="exact"/>
        <w:ind w:firstLine="480"/>
        <w:jc w:val="both"/>
      </w:pPr>
      <w:r>
        <w:rPr>
          <w:rFonts w:ascii="Times New Roman" w:hAnsi="Times New Roman" w:eastAsia="方正仿宋_GBK"/>
          <w:b w:val="0"/>
          <w:sz w:val="24"/>
        </w:rPr>
        <w:t>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14:paraId="3808BBEE">
      <w:pPr>
        <w:pStyle w:val="2"/>
        <w:widowControl/>
        <w:spacing w:before="0" w:after="0" w:line="348" w:lineRule="exact"/>
        <w:ind w:firstLine="480"/>
        <w:jc w:val="both"/>
      </w:pPr>
      <w:r>
        <w:rPr>
          <w:rFonts w:ascii="Times New Roman" w:hAnsi="Times New Roman" w:eastAsia="方正仿宋_GBK"/>
          <w:b w:val="0"/>
          <w:sz w:val="24"/>
        </w:rPr>
        <w:t>2021—2025年年最大净负荷平均增长率按复合开根方式计算，邳州为7%、市区为1%。地区案例采用实际年度负荷，保留负荷回落及其引起的容载比变化。</w:t>
      </w:r>
    </w:p>
    <w:p w14:paraId="76C9441A">
      <w:pPr>
        <w:pStyle w:val="2"/>
        <w:widowControl/>
        <w:spacing w:before="0" w:after="0" w:line="348" w:lineRule="exact"/>
        <w:ind w:firstLine="480"/>
        <w:jc w:val="both"/>
      </w:pPr>
      <w:r>
        <w:rPr>
          <w:rFonts w:ascii="Times New Roman" w:hAnsi="Times New Roman" w:eastAsia="方正仿宋_GBK"/>
          <w:b w:val="0"/>
          <w:sz w:val="24"/>
        </w:rPr>
        <w:t>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14:paraId="2FFBB94A">
      <w:pPr>
        <w:pStyle w:val="5"/>
        <w:keepNext/>
        <w:numPr>
          <w:ilvl w:val="0"/>
          <w:numId w:val="0"/>
        </w:numPr>
        <w:spacing w:before="160" w:after="120" w:line="390" w:lineRule="exact"/>
        <w:ind w:firstLine="0"/>
      </w:pPr>
      <w:bookmarkStart w:id="277" w:name="弹性容量配置降低了所设条件下的方案费用"/>
      <w:r>
        <w:rPr>
          <w:rFonts w:ascii="Times New Roman" w:hAnsi="Times New Roman" w:eastAsia="方正仿宋_GBK"/>
          <w:b/>
          <w:sz w:val="26"/>
        </w:rPr>
        <w:t>6.1.2 弹性容量配置降低了所设条件下的方案费用</w:t>
      </w:r>
      <w:bookmarkEnd w:id="277"/>
    </w:p>
    <w:p w14:paraId="32BB37E3">
      <w:pPr>
        <w:pStyle w:val="115"/>
        <w:widowControl/>
        <w:spacing w:before="0" w:after="0" w:line="348" w:lineRule="exact"/>
        <w:ind w:firstLine="480"/>
        <w:jc w:val="both"/>
      </w:pPr>
      <w:ins w:id="27556" w:author="xh" w:date="2026-10-19T14:55:43+08:00">
        <w:r>
          <w:rPr>
            <w:rFonts w:ascii="Times New Roman" w:hAnsi="Times New Roman" w:eastAsia="方正仿宋_GBK"/>
            <w:b w:val="0"/>
            <w:sz w:val="24"/>
          </w:rPr>
          <w:t xml:space="preserve">两地区均保留2021年实际地区容量，2022—2035年逐年承接已投运</w:t>
        </w:r>
      </w:ins>
      <w:del w:id="27557" w:author="xh" w:date="2026-10-19T14:55:43+08:00">
        <w:r>
          <w:rPr>
            <w:rFonts w:ascii="Times New Roman" w:hAnsi="Times New Roman" w:eastAsia="方正仿宋_GBK"/>
            <w:b w:val="0"/>
            <w:sz w:val="24"/>
          </w:rPr>
          <w:delText xml:space="preserve">在相同初始</w:delText>
        </w:r>
      </w:del>
      <w:r>
        <w:rPr>
          <w:rFonts w:ascii="Times New Roman" w:hAnsi="Times New Roman" w:eastAsia="方正仿宋_GBK"/>
          <w:b w:val="0"/>
          <w:sz w:val="24"/>
        </w:rPr>
        <w:t xml:space="preserve">设备</w:t>
      </w:r>
      <w:ins w:id="27558" w:author="xh" w:date="2026-10-19T14:55:43+08:00">
        <w:r>
          <w:rPr>
            <w:rFonts w:ascii="Times New Roman" w:hAnsi="Times New Roman" w:eastAsia="方正仿宋_GBK"/>
            <w:b w:val="0"/>
            <w:sz w:val="24"/>
          </w:rPr>
          <w:t xml:space="preserve">。2035</w:t>
        </w:r>
      </w:ins>
      <w:del w:id="27559" w:author="xh" w:date="2026-10-19T14:55:43+08:00">
        <w:r>
          <w:rPr>
            <w:rFonts w:ascii="Times New Roman" w:hAnsi="Times New Roman" w:eastAsia="方正仿宋_GBK"/>
            <w:b w:val="0"/>
            <w:sz w:val="24"/>
          </w:rPr>
          <w:delText xml:space="preserve">、实际</w:delText>
        </w:r>
      </w:del>
      <w:r>
        <w:rPr>
          <w:rFonts w:ascii="Times New Roman" w:hAnsi="Times New Roman" w:eastAsia="方正仿宋_GBK"/>
          <w:b w:val="0"/>
          <w:sz w:val="24"/>
        </w:rPr>
        <w:t xml:space="preserve">年</w:t>
      </w:r>
      <w:del w:id="27560" w:author="xh" w:date="2026-10-19T14:55:43+08:00">
        <w:r>
          <w:rPr>
            <w:rFonts w:ascii="Times New Roman" w:hAnsi="Times New Roman" w:eastAsia="方正仿宋_GBK"/>
            <w:b w:val="0"/>
            <w:sz w:val="24"/>
          </w:rPr>
          <w:delText xml:space="preserve">度负荷及逐站转供约束下，</w:delText>
        </w:r>
      </w:del>
      <w:r>
        <w:rPr>
          <w:rFonts w:ascii="Times New Roman" w:hAnsi="Times New Roman" w:eastAsia="方正仿宋_GBK"/>
          <w:b w:val="0"/>
          <w:sz w:val="24"/>
        </w:rPr>
        <w:t xml:space="preserve">邳州刚性、弹性</w:t>
      </w:r>
      <w:del w:id="27561" w:author="xh" w:date="2026-10-19T14:55:43+08:00">
        <w:r>
          <w:rPr>
            <w:rFonts w:ascii="Times New Roman" w:hAnsi="Times New Roman" w:eastAsia="方正仿宋_GBK"/>
            <w:b w:val="0"/>
            <w:sz w:val="24"/>
          </w:rPr>
          <w:delText xml:space="preserve">方案2025年</w:delText>
        </w:r>
      </w:del>
      <w:r>
        <w:rPr>
          <w:rFonts w:ascii="Times New Roman" w:hAnsi="Times New Roman" w:eastAsia="方正仿宋_GBK"/>
          <w:b w:val="0"/>
          <w:sz w:val="24"/>
        </w:rPr>
        <w:t xml:space="preserve">主变容量分别为</w:t>
      </w:r>
      <w:ins w:id="27562" w:author="xh" w:date="2026-10-19T14:55:43+08:00">
        <w:r>
          <w:rPr>
            <w:rFonts w:ascii="Times New Roman" w:hAnsi="Times New Roman" w:eastAsia="方正仿宋_GBK"/>
            <w:b w:val="0"/>
            <w:sz w:val="24"/>
          </w:rPr>
          <w:t xml:space="preserve">26</w:t>
        </w:r>
      </w:ins>
      <w:del w:id="27563" w:author="xh" w:date="2026-10-19T14:55:43+08:00">
        <w:r>
          <w:rPr>
            <w:rFonts w:ascii="Times New Roman" w:hAnsi="Times New Roman" w:eastAsia="方正仿宋_GBK"/>
            <w:b w:val="0"/>
            <w:sz w:val="24"/>
          </w:rPr>
          <w:delText xml:space="preserve">1</w:delText>
        </w:r>
      </w:del>
      <w:r>
        <w:rPr>
          <w:rFonts w:ascii="Times New Roman" w:hAnsi="Times New Roman" w:eastAsia="方正仿宋_GBK"/>
          <w:b w:val="0"/>
          <w:sz w:val="24"/>
        </w:rPr>
        <w:t xml:space="preserve">7</w:t>
      </w:r>
      <w:ins w:id="27564" w:author="xh" w:date="2026-10-19T14:55:43+08:00">
        <w:r>
          <w:rPr>
            <w:rFonts w:ascii="Times New Roman" w:hAnsi="Times New Roman" w:eastAsia="方正仿宋_GBK"/>
            <w:b w:val="0"/>
            <w:sz w:val="24"/>
          </w:rPr>
          <w:t xml:space="preserve">8</w:t>
        </w:r>
      </w:ins>
      <w:del w:id="27565" w:author="xh" w:date="2026-10-19T14:55:43+08:00">
        <w:r>
          <w:rPr>
            <w:rFonts w:ascii="Times New Roman" w:hAnsi="Times New Roman" w:eastAsia="方正仿宋_GBK"/>
            <w:b w:val="0"/>
            <w:sz w:val="24"/>
          </w:rPr>
          <w:delText xml:space="preserve">04</w:delText>
        </w:r>
      </w:del>
      <w:r>
        <w:rPr>
          <w:rFonts w:ascii="Times New Roman" w:hAnsi="Times New Roman" w:eastAsia="方正仿宋_GBK"/>
          <w:b w:val="0"/>
          <w:sz w:val="24"/>
        </w:rPr>
        <w:t xml:space="preserve">.00 MVA</w:t>
      </w:r>
      <w:ins w:id="27566" w:author="xh" w:date="2026-10-19T14:55:43+08:00">
        <w:r>
          <w:rPr>
            <w:rFonts w:ascii="Times New Roman" w:hAnsi="Times New Roman" w:eastAsia="方正仿宋_GBK"/>
            <w:b w:val="0"/>
            <w:sz w:val="24"/>
          </w:rPr>
          <w:t xml:space="preserve">、290</w:t>
        </w:r>
      </w:ins>
      <w:del w:id="27567" w:author="xh" w:date="2026-10-19T14:55:43+08:00">
        <w:r>
          <w:rPr>
            <w:rFonts w:ascii="Times New Roman" w:hAnsi="Times New Roman" w:eastAsia="方正仿宋_GBK"/>
            <w:b w:val="0"/>
            <w:sz w:val="24"/>
          </w:rPr>
          <w:delText xml:space="preserve">和</w:delText>
        </w:r>
      </w:del>
      <w:r>
        <w:rPr>
          <w:rFonts w:ascii="Times New Roman" w:hAnsi="Times New Roman" w:eastAsia="方正仿宋_GBK"/>
          <w:b w:val="0"/>
          <w:sz w:val="24"/>
        </w:rPr>
        <w:t xml:space="preserve">1</w:t>
      </w:r>
      <w:ins w:id="27568" w:author="xh" w:date="2026-10-19T14:55:43+08:00">
        <w:r>
          <w:rPr>
            <w:rFonts w:ascii="Times New Roman" w:hAnsi="Times New Roman" w:eastAsia="方正仿宋_GBK"/>
            <w:b w:val="0"/>
            <w:sz w:val="24"/>
          </w:rPr>
          <w:t xml:space="preserve">.00 MVA，容载比1.90、2.06；市区分别为358</w:t>
        </w:r>
      </w:ins>
      <w:r>
        <w:rPr>
          <w:rFonts w:ascii="Times New Roman" w:hAnsi="Times New Roman" w:eastAsia="方正仿宋_GBK"/>
          <w:b w:val="0"/>
          <w:sz w:val="24"/>
        </w:rPr>
        <w:t xml:space="preserve">7</w:t>
      </w:r>
      <w:ins w:id="27569" w:author="xh" w:date="2026-10-19T14:55:43+08:00">
        <w:r>
          <w:rPr>
            <w:rFonts w:ascii="Times New Roman" w:hAnsi="Times New Roman" w:eastAsia="方正仿宋_GBK"/>
            <w:b w:val="0"/>
            <w:sz w:val="24"/>
          </w:rPr>
          <w:t xml:space="preserve">.00 MVA、3608</w:t>
        </w:r>
      </w:ins>
      <w:del w:id="27570" w:author="xh" w:date="2026-10-19T14:55:43+08:00">
        <w:r>
          <w:rPr>
            <w:rFonts w:ascii="Times New Roman" w:hAnsi="Times New Roman" w:eastAsia="方正仿宋_GBK"/>
            <w:b w:val="0"/>
            <w:sz w:val="24"/>
          </w:rPr>
          <w:delText xml:space="preserve">15</w:delText>
        </w:r>
      </w:del>
      <w:r>
        <w:rPr>
          <w:rFonts w:ascii="Times New Roman" w:hAnsi="Times New Roman" w:eastAsia="方正仿宋_GBK"/>
          <w:b w:val="0"/>
          <w:sz w:val="24"/>
        </w:rPr>
        <w:t xml:space="preserve">.50 MVA，容载比1.</w:t>
      </w:r>
      <w:ins w:id="27571" w:author="xh" w:date="2026-10-19T14:55:43+08:00">
        <w:r>
          <w:rPr>
            <w:rFonts w:ascii="Times New Roman" w:hAnsi="Times New Roman" w:eastAsia="方正仿宋_GBK"/>
            <w:b w:val="0"/>
            <w:sz w:val="24"/>
          </w:rPr>
          <w:t xml:space="preserve">6</w:t>
        </w:r>
      </w:ins>
      <w:del w:id="27572" w:author="xh" w:date="2026-10-19T14:55:43+08:00">
        <w:r>
          <w:rPr>
            <w:rFonts w:ascii="Times New Roman" w:hAnsi="Times New Roman" w:eastAsia="方正仿宋_GBK"/>
            <w:b w:val="0"/>
            <w:sz w:val="24"/>
          </w:rPr>
          <w:delText xml:space="preserve">78和</w:delText>
        </w:r>
      </w:del>
      <w:r>
        <w:rPr>
          <w:rFonts w:ascii="Times New Roman" w:hAnsi="Times New Roman" w:eastAsia="方正仿宋_GBK"/>
          <w:b w:val="0"/>
          <w:sz w:val="24"/>
        </w:rPr>
        <w:t xml:space="preserve">1</w:t>
      </w:r>
      <w:del w:id="27573" w:author="xh" w:date="2026-10-19T14:55:43+08:00">
        <w:r>
          <w:rPr>
            <w:rFonts w:ascii="Times New Roman" w:hAnsi="Times New Roman" w:eastAsia="方正仿宋_GBK"/>
            <w:b w:val="0"/>
            <w:sz w:val="24"/>
          </w:rPr>
          <w:delText xml:space="preserve">.79，市区弹性方案为2923.00 MVA</w:delText>
        </w:r>
      </w:del>
      <w:r>
        <w:rPr>
          <w:rFonts w:ascii="Times New Roman" w:hAnsi="Times New Roman" w:eastAsia="方正仿宋_GBK"/>
          <w:b w:val="0"/>
          <w:sz w:val="24"/>
        </w:rPr>
        <w:t xml:space="preserve">、1.</w:t>
      </w:r>
      <w:ins w:id="27574" w:author="xh" w:date="2026-10-19T14:55:43+08:00">
        <w:r>
          <w:rPr>
            <w:rFonts w:ascii="Times New Roman" w:hAnsi="Times New Roman" w:eastAsia="方正仿宋_GBK"/>
            <w:b w:val="0"/>
            <w:sz w:val="24"/>
          </w:rPr>
          <w:t xml:space="preserve">6</w:t>
        </w:r>
      </w:ins>
      <w:del w:id="27575" w:author="xh" w:date="2026-10-19T14:55:43+08:00">
        <w:r>
          <w:rPr>
            <w:rFonts w:ascii="Times New Roman" w:hAnsi="Times New Roman" w:eastAsia="方正仿宋_GBK"/>
            <w:b w:val="0"/>
            <w:sz w:val="24"/>
          </w:rPr>
          <w:delText xml:space="preserve">91，刚性为</w:delText>
        </w:r>
      </w:del>
      <w:r>
        <w:rPr>
          <w:rFonts w:ascii="Times New Roman" w:hAnsi="Times New Roman" w:eastAsia="方正仿宋_GBK"/>
          <w:b w:val="0"/>
          <w:sz w:val="24"/>
        </w:rPr>
        <w:t xml:space="preserve">2</w:t>
      </w:r>
      <w:ins w:id="27576" w:author="xh" w:date="2026-10-19T14:55:43+08:00">
        <w:r>
          <w:rPr>
            <w:rFonts w:ascii="Times New Roman" w:hAnsi="Times New Roman" w:eastAsia="方正仿宋_GBK"/>
            <w:b w:val="0"/>
            <w:sz w:val="24"/>
          </w:rPr>
          <w:t xml:space="preserve">。站内补强</w:t>
        </w:r>
      </w:ins>
      <w:del w:id="27577" w:author="xh" w:date="2026-10-19T14:55:43+08:00">
        <w:r>
          <w:rPr>
            <w:rFonts w:ascii="Times New Roman" w:hAnsi="Times New Roman" w:eastAsia="方正仿宋_GBK"/>
            <w:b w:val="0"/>
            <w:sz w:val="24"/>
          </w:rPr>
          <w:delText xml:space="preserve">900.00 MVA</w:delText>
        </w:r>
      </w:del>
      <w:r>
        <w:rPr>
          <w:rFonts w:ascii="Times New Roman" w:hAnsi="Times New Roman" w:eastAsia="方正仿宋_GBK"/>
          <w:b w:val="0"/>
          <w:sz w:val="24"/>
        </w:rPr>
        <w:t xml:space="preserve">、</w:t>
      </w:r>
      <w:del w:id="27578" w:author="xh" w:date="2026-10-19T14:55:43+08:00">
        <w:r>
          <w:rPr>
            <w:rFonts w:ascii="Times New Roman" w:hAnsi="Times New Roman" w:eastAsia="方正仿宋_GBK"/>
            <w:b w:val="0"/>
            <w:sz w:val="24"/>
          </w:rPr>
          <w:delText xml:space="preserve">1.90。弹性</w:delText>
        </w:r>
      </w:del>
      <w:r>
        <w:rPr>
          <w:rFonts w:ascii="Times New Roman" w:hAnsi="Times New Roman" w:eastAsia="方正仿宋_GBK"/>
          <w:b w:val="0"/>
          <w:sz w:val="24"/>
        </w:rPr>
        <w:t xml:space="preserve">配</w:t>
      </w:r>
      <w:ins w:id="27579" w:author="xh" w:date="2026-10-19T14:55:43+08:00">
        <w:r>
          <w:rPr>
            <w:rFonts w:ascii="Times New Roman" w:hAnsi="Times New Roman" w:eastAsia="方正仿宋_GBK"/>
            <w:b w:val="0"/>
            <w:sz w:val="24"/>
          </w:rPr>
          <w:t xml:space="preserve">储与新增联络共同满足所采</w:t>
        </w:r>
      </w:ins>
      <w:del w:id="27580" w:author="xh" w:date="2026-10-19T14:55:43+08:00">
        <w:r>
          <w:rPr>
            <w:rFonts w:ascii="Times New Roman" w:hAnsi="Times New Roman" w:eastAsia="方正仿宋_GBK"/>
            <w:b w:val="0"/>
            <w:sz w:val="24"/>
          </w:rPr>
          <w:delText xml:space="preserve">置由承载需求和费</w:delText>
        </w:r>
      </w:del>
      <w:r>
        <w:rPr>
          <w:rFonts w:ascii="Times New Roman" w:hAnsi="Times New Roman" w:eastAsia="方正仿宋_GBK"/>
          <w:b w:val="0"/>
          <w:sz w:val="24"/>
        </w:rPr>
        <w:t xml:space="preserve">用</w:t>
      </w:r>
      <w:ins w:id="27581" w:author="xh" w:date="2026-10-19T14:55:43+08:00">
        <w:r>
          <w:rPr>
            <w:rFonts w:ascii="Times New Roman" w:hAnsi="Times New Roman" w:eastAsia="方正仿宋_GBK"/>
            <w:b w:val="0"/>
            <w:sz w:val="24"/>
          </w:rPr>
          <w:t xml:space="preserve">的</w:t>
        </w:r>
      </w:ins>
      <w:del w:id="27582" w:author="xh" w:date="2026-10-19T14:55:43+08:00">
        <w:r>
          <w:rPr>
            <w:rFonts w:ascii="Times New Roman" w:hAnsi="Times New Roman" w:eastAsia="方正仿宋_GBK"/>
            <w:b w:val="0"/>
            <w:sz w:val="24"/>
          </w:rPr>
          <w:delText xml:space="preserve">确定，容量随</w:delText>
        </w:r>
      </w:del>
      <w:r>
        <w:rPr>
          <w:rFonts w:ascii="Times New Roman" w:hAnsi="Times New Roman" w:eastAsia="方正仿宋_GBK"/>
          <w:b w:val="0"/>
          <w:sz w:val="24"/>
        </w:rPr>
        <w:t xml:space="preserve">年度</w:t>
      </w:r>
      <w:ins w:id="27583" w:author="xh" w:date="2026-10-19T14:55:43+08:00">
        <w:r>
          <w:rPr>
            <w:rFonts w:ascii="Times New Roman" w:hAnsi="Times New Roman" w:eastAsia="方正仿宋_GBK"/>
            <w:b w:val="0"/>
            <w:sz w:val="24"/>
          </w:rPr>
          <w:t xml:space="preserve">静态计算条件</w:t>
        </w:r>
      </w:ins>
      <w:del w:id="27584" w:author="xh" w:date="2026-10-19T14:55:43+08:00">
        <w:r>
          <w:rPr>
            <w:rFonts w:ascii="Times New Roman" w:hAnsi="Times New Roman" w:eastAsia="方正仿宋_GBK"/>
            <w:b w:val="0"/>
            <w:sz w:val="24"/>
          </w:rPr>
          <w:delText xml:space="preserve">建设保持非减</w:delText>
        </w:r>
      </w:del>
      <w:r>
        <w:rPr>
          <w:rFonts w:ascii="Times New Roman" w:hAnsi="Times New Roman" w:eastAsia="方正仿宋_GBK"/>
          <w:b w:val="0"/>
          <w:sz w:val="24"/>
        </w:rPr>
        <w:t xml:space="preserve">。</w:t>
      </w:r>
    </w:p>
    <w:p w14:paraId="06C4294E">
      <w:pPr>
        <w:pStyle w:val="2"/>
        <w:widowControl/>
        <w:spacing w:before="0" w:after="0" w:line="348" w:lineRule="exact"/>
        <w:ind w:firstLine="480"/>
        <w:jc w:val="both"/>
      </w:pPr>
      <w:r>
        <w:rPr>
          <w:rFonts w:ascii="Times New Roman" w:hAnsi="Times New Roman" w:eastAsia="方正仿宋_GBK"/>
          <w:b w:val="0"/>
          <w:sz w:val="24"/>
        </w:rPr>
        <w:t xml:space="preserve">邳州</w:t>
      </w:r>
      <w:ins w:id="27585" w:author="xh" w:date="2026-10-19T14:56:23+08:00">
        <w:r>
          <w:rPr>
            <w:rFonts w:ascii="Times New Roman" w:hAnsi="Times New Roman" w:eastAsia="方正仿宋_GBK"/>
            <w:b w:val="0"/>
            <w:sz w:val="24"/>
          </w:rPr>
          <w:t xml:space="preserve">2035年</w:t>
        </w:r>
      </w:ins>
      <w:r>
        <w:rPr>
          <w:rFonts w:ascii="Times New Roman" w:hAnsi="Times New Roman" w:eastAsia="方正仿宋_GBK"/>
          <w:b w:val="0"/>
          <w:sz w:val="24"/>
        </w:rPr>
        <w:t xml:space="preserve">弹性</w:t>
      </w:r>
      <w:ins w:id="27586" w:author="xh" w:date="2026-10-19T14:56:23+08:00">
        <w:r>
          <w:rPr>
            <w:rFonts w:ascii="Times New Roman" w:hAnsi="Times New Roman" w:eastAsia="方正仿宋_GBK"/>
            <w:b w:val="0"/>
            <w:sz w:val="24"/>
          </w:rPr>
          <w:t xml:space="preserve">储能545.67 MWh、累计新增联络21条</w:t>
        </w:r>
      </w:ins>
      <w:del w:id="27587" w:author="xh" w:date="2026-10-19T14:56:23+08:00">
        <w:r>
          <w:rPr>
            <w:rFonts w:ascii="Times New Roman" w:hAnsi="Times New Roman" w:eastAsia="方正仿宋_GBK"/>
            <w:b w:val="0"/>
            <w:sz w:val="24"/>
          </w:rPr>
          <w:delText xml:space="preserve">方案首年完成主变补强</w:delText>
        </w:r>
      </w:del>
      <w:r>
        <w:rPr>
          <w:rFonts w:ascii="Times New Roman" w:hAnsi="Times New Roman" w:eastAsia="方正仿宋_GBK"/>
          <w:b w:val="0"/>
          <w:sz w:val="24"/>
        </w:rPr>
        <w:t xml:space="preserve">，</w:t>
      </w:r>
      <w:ins w:id="27588" w:author="xh" w:date="2026-10-19T14:56:23+08:00">
        <w:r>
          <w:rPr>
            <w:rFonts w:ascii="Times New Roman" w:hAnsi="Times New Roman" w:eastAsia="方正仿宋_GBK"/>
            <w:b w:val="0"/>
            <w:sz w:val="24"/>
          </w:rPr>
          <w:t xml:space="preserve">刚性为568.</w:t>
        </w:r>
      </w:ins>
      <w:del w:id="27589" w:author="xh" w:date="2026-10-19T14:56:23+08:00">
        <w:r>
          <w:rPr>
            <w:rFonts w:ascii="Times New Roman" w:hAnsi="Times New Roman" w:eastAsia="方正仿宋_GBK"/>
            <w:b w:val="0"/>
            <w:sz w:val="24"/>
          </w:rPr>
          <w:delText xml:space="preserve">减少后期配储，20</w:delText>
        </w:r>
      </w:del>
      <w:r>
        <w:rPr>
          <w:rFonts w:ascii="Times New Roman" w:hAnsi="Times New Roman" w:eastAsia="方正仿宋_GBK"/>
          <w:b w:val="0"/>
          <w:sz w:val="24"/>
        </w:rPr>
        <w:t xml:space="preserve">25</w:t>
      </w:r>
      <w:ins w:id="27590" w:author="xh" w:date="2026-10-19T14:56:23+08:00">
        <w:r>
          <w:rPr>
            <w:rFonts w:ascii="Times New Roman" w:hAnsi="Times New Roman" w:eastAsia="方正仿宋_GBK"/>
            <w:b w:val="0"/>
            <w:sz w:val="24"/>
          </w:rPr>
          <w:t xml:space="preserve"> MWh、58条；市区弹性</w:t>
        </w:r>
      </w:ins>
      <w:del w:id="27591" w:author="xh" w:date="2026-10-19T14:56:23+08:00">
        <w:r>
          <w:rPr>
            <w:rFonts w:ascii="Times New Roman" w:hAnsi="Times New Roman" w:eastAsia="方正仿宋_GBK"/>
            <w:b w:val="0"/>
            <w:sz w:val="24"/>
          </w:rPr>
          <w:delText xml:space="preserve">年</w:delText>
        </w:r>
      </w:del>
      <w:r>
        <w:rPr>
          <w:rFonts w:ascii="Times New Roman" w:hAnsi="Times New Roman" w:eastAsia="方正仿宋_GBK"/>
          <w:b w:val="0"/>
          <w:sz w:val="24"/>
        </w:rPr>
        <w:t xml:space="preserve">储能</w:t>
      </w:r>
      <w:ins w:id="27592" w:author="xh" w:date="2026-10-19T14:56:23+08:00">
        <w:r>
          <w:rPr>
            <w:rFonts w:ascii="Times New Roman" w:hAnsi="Times New Roman" w:eastAsia="方正仿宋_GBK"/>
            <w:b w:val="0"/>
            <w:sz w:val="24"/>
          </w:rPr>
          <w:t xml:space="preserve">109</w:t>
        </w:r>
      </w:ins>
      <w:del w:id="27593" w:author="xh" w:date="2026-10-19T14:56:23+08:00">
        <w:r>
          <w:rPr>
            <w:rFonts w:ascii="Times New Roman" w:hAnsi="Times New Roman" w:eastAsia="方正仿宋_GBK"/>
            <w:b w:val="0"/>
            <w:sz w:val="24"/>
          </w:rPr>
          <w:delText xml:space="preserve">额定能量7</w:delText>
        </w:r>
      </w:del>
      <w:r>
        <w:rPr>
          <w:rFonts w:ascii="Times New Roman" w:hAnsi="Times New Roman" w:eastAsia="方正仿宋_GBK"/>
          <w:b w:val="0"/>
          <w:sz w:val="24"/>
        </w:rPr>
        <w:t xml:space="preserve">.</w:t>
      </w:r>
      <w:ins w:id="27594" w:author="xh" w:date="2026-10-19T14:56:23+08:00">
        <w:r>
          <w:rPr>
            <w:rFonts w:ascii="Times New Roman" w:hAnsi="Times New Roman" w:eastAsia="方正仿宋_GBK"/>
            <w:b w:val="0"/>
            <w:sz w:val="24"/>
          </w:rPr>
          <w:t xml:space="preserve">65 MWh高于刚性92.88</w:t>
        </w:r>
      </w:ins>
      <w:del w:id="27595" w:author="xh" w:date="2026-10-19T14:56:23+08:00">
        <w:r>
          <w:rPr>
            <w:rFonts w:ascii="Times New Roman" w:hAnsi="Times New Roman" w:eastAsia="方正仿宋_GBK"/>
            <w:b w:val="0"/>
            <w:sz w:val="24"/>
          </w:rPr>
          <w:delText xml:space="preserve">31</w:delText>
        </w:r>
      </w:del>
      <w:r>
        <w:rPr>
          <w:rFonts w:ascii="Times New Roman" w:hAnsi="Times New Roman" w:eastAsia="方正仿宋_GBK"/>
          <w:b w:val="0"/>
          <w:sz w:val="24"/>
        </w:rPr>
        <w:t xml:space="preserve"> MWh，</w:t>
      </w:r>
      <w:ins w:id="27596" w:author="xh" w:date="2026-10-19T14:56:23+08:00">
        <w:r>
          <w:rPr>
            <w:rFonts w:ascii="Times New Roman" w:hAnsi="Times New Roman" w:eastAsia="方正仿宋_GBK"/>
            <w:b w:val="0"/>
            <w:sz w:val="24"/>
          </w:rPr>
          <w:t xml:space="preserve">累计</w:t>
        </w:r>
      </w:ins>
      <w:del w:id="27597" w:author="xh" w:date="2026-10-19T14:56:23+08:00">
        <w:r>
          <w:rPr>
            <w:rFonts w:ascii="Times New Roman" w:hAnsi="Times New Roman" w:eastAsia="方正仿宋_GBK"/>
            <w:b w:val="0"/>
            <w:sz w:val="24"/>
          </w:rPr>
          <w:delText xml:space="preserve">刚性为47.95 MWh。市区弹性方案以一台主变更换替代刚性方案的5项</w:delText>
        </w:r>
      </w:del>
      <w:r>
        <w:rPr>
          <w:rFonts w:ascii="Times New Roman" w:hAnsi="Times New Roman" w:eastAsia="方正仿宋_GBK"/>
          <w:b w:val="0"/>
          <w:sz w:val="24"/>
        </w:rPr>
        <w:t xml:space="preserve">新增联络</w:t>
      </w:r>
      <w:ins w:id="27598" w:author="xh" w:date="2026-10-19T14:56:23+08:00">
        <w:r>
          <w:rPr>
            <w:rFonts w:ascii="Times New Roman" w:hAnsi="Times New Roman" w:eastAsia="方正仿宋_GBK"/>
            <w:b w:val="0"/>
            <w:sz w:val="24"/>
          </w:rPr>
          <w:t xml:space="preserve">35条低于刚性66条</w:t>
        </w:r>
      </w:ins>
      <w:r>
        <w:rPr>
          <w:rFonts w:ascii="Times New Roman" w:hAnsi="Times New Roman" w:eastAsia="方正仿宋_GBK"/>
          <w:b w:val="0"/>
          <w:sz w:val="24"/>
        </w:rPr>
        <w:t xml:space="preserve">。</w:t>
      </w:r>
      <w:ins w:id="27599" w:author="xh" w:date="2026-10-19T14:56:23+08:00">
        <w:r>
          <w:rPr>
            <w:rFonts w:ascii="Times New Roman" w:hAnsi="Times New Roman" w:eastAsia="方正仿宋_GBK"/>
            <w:b w:val="0"/>
            <w:sz w:val="24"/>
          </w:rPr>
          <w:t xml:space="preserve">市区</w:t>
        </w:r>
      </w:ins>
      <w:del w:id="27600" w:author="xh" w:date="2026-10-19T14:56:23+08:00">
        <w:r>
          <w:rPr>
            <w:rFonts w:ascii="Times New Roman" w:hAnsi="Times New Roman" w:eastAsia="方正仿宋_GBK"/>
            <w:b w:val="0"/>
            <w:sz w:val="24"/>
          </w:rPr>
          <w:delText xml:space="preserve">保留</w:delText>
        </w:r>
      </w:del>
      <w:r>
        <w:rPr>
          <w:rFonts w:ascii="Times New Roman" w:hAnsi="Times New Roman" w:eastAsia="方正仿宋_GBK"/>
          <w:b w:val="0"/>
          <w:sz w:val="24"/>
        </w:rPr>
        <w:t xml:space="preserve">202</w:t>
      </w:r>
      <w:ins w:id="27601" w:author="xh" w:date="2026-10-19T14:56:23+08:00">
        <w:r>
          <w:rPr>
            <w:rFonts w:ascii="Times New Roman" w:hAnsi="Times New Roman" w:eastAsia="方正仿宋_GBK"/>
            <w:b w:val="0"/>
            <w:sz w:val="24"/>
          </w:rPr>
          <w:t xml:space="preserve">2年两方案相同</w:t>
        </w:r>
      </w:ins>
      <w:del w:id="27602" w:author="xh" w:date="2026-10-19T14:56:23+08:00">
        <w:r>
          <w:rPr>
            <w:rFonts w:ascii="Times New Roman" w:hAnsi="Times New Roman" w:eastAsia="方正仿宋_GBK"/>
            <w:b w:val="0"/>
            <w:sz w:val="24"/>
          </w:rPr>
          <w:delText xml:space="preserve">1实际容量时</w:delText>
        </w:r>
      </w:del>
      <w:r>
        <w:rPr>
          <w:rFonts w:ascii="Times New Roman" w:hAnsi="Times New Roman" w:eastAsia="方正仿宋_GBK"/>
          <w:b w:val="0"/>
          <w:sz w:val="24"/>
        </w:rPr>
        <w:t xml:space="preserve">，</w:t>
      </w:r>
      <w:ins w:id="27603" w:author="xh" w:date="2026-10-19T14:56:23+08:00">
        <w:r>
          <w:rPr>
            <w:rFonts w:ascii="Times New Roman" w:hAnsi="Times New Roman" w:eastAsia="方正仿宋_GBK"/>
            <w:b w:val="0"/>
            <w:sz w:val="24"/>
          </w:rPr>
          <w:t xml:space="preserve">2030年</w:t>
        </w:r>
      </w:ins>
      <w:del w:id="27604" w:author="xh" w:date="2026-10-19T14:56:23+08:00">
        <w:r>
          <w:rPr>
            <w:rFonts w:ascii="Times New Roman" w:hAnsi="Times New Roman" w:eastAsia="方正仿宋_GBK"/>
            <w:b w:val="0"/>
            <w:sz w:val="24"/>
          </w:rPr>
          <w:delText xml:space="preserve">邳州</w:delText>
        </w:r>
      </w:del>
      <w:r>
        <w:rPr>
          <w:rFonts w:ascii="Times New Roman" w:hAnsi="Times New Roman" w:eastAsia="方正仿宋_GBK"/>
          <w:b w:val="0"/>
          <w:sz w:val="24"/>
        </w:rPr>
        <w:t xml:space="preserve">弹性</w:t>
      </w:r>
      <w:ins w:id="27605" w:author="xh" w:date="2026-10-19T14:56:23+08:00">
        <w:r>
          <w:rPr>
            <w:rFonts w:ascii="Times New Roman" w:hAnsi="Times New Roman" w:eastAsia="方正仿宋_GBK"/>
            <w:b w:val="0"/>
            <w:sz w:val="24"/>
          </w:rPr>
          <w:t xml:space="preserve">累计费用仍高于</w:t>
        </w:r>
      </w:ins>
      <w:del w:id="27606" w:author="xh" w:date="2026-10-19T14:56:23+08:00">
        <w:r>
          <w:rPr>
            <w:rFonts w:ascii="Times New Roman" w:hAnsi="Times New Roman" w:eastAsia="方正仿宋_GBK"/>
            <w:b w:val="0"/>
            <w:sz w:val="24"/>
          </w:rPr>
          <w:delText xml:space="preserve">方案末年2148.50 MVA、7.74 MWh储能和3条新增联络，</w:delText>
        </w:r>
      </w:del>
      <w:r>
        <w:rPr>
          <w:rFonts w:ascii="Times New Roman" w:hAnsi="Times New Roman" w:eastAsia="方正仿宋_GBK"/>
          <w:b w:val="0"/>
          <w:sz w:val="24"/>
        </w:rPr>
        <w:t xml:space="preserve">刚性</w:t>
      </w:r>
      <w:del w:id="27607" w:author="xh" w:date="2026-10-19T14:56:23+08:00">
        <w:r>
          <w:rPr>
            <w:rFonts w:ascii="Times New Roman" w:hAnsi="Times New Roman" w:eastAsia="方正仿宋_GBK"/>
            <w:b w:val="0"/>
            <w:sz w:val="24"/>
          </w:rPr>
          <w:delText xml:space="preserve">为2027.00 MVA、201.24 MWh和4条；市区两类方案均利用3113.50 MVA存量及既有网络满足本次静态要求</w:delText>
        </w:r>
      </w:del>
      <w:r>
        <w:rPr>
          <w:rFonts w:ascii="Times New Roman" w:hAnsi="Times New Roman" w:eastAsia="方正仿宋_GBK"/>
          <w:b w:val="0"/>
          <w:sz w:val="24"/>
        </w:rPr>
        <w:t xml:space="preserve">，</w:t>
      </w:r>
      <w:ins w:id="27608" w:author="xh" w:date="2026-10-19T14:56:23+08:00">
        <w:r>
          <w:rPr>
            <w:rFonts w:ascii="Times New Roman" w:hAnsi="Times New Roman" w:eastAsia="方正仿宋_GBK"/>
            <w:b w:val="0"/>
            <w:sz w:val="24"/>
          </w:rPr>
          <w:t xml:space="preserve">后续年份各措施现金流共同形成全期</w:t>
        </w:r>
      </w:ins>
      <w:del w:id="27609" w:author="xh" w:date="2026-10-19T14:56:23+08:00">
        <w:r>
          <w:rPr>
            <w:rFonts w:ascii="Times New Roman" w:hAnsi="Times New Roman" w:eastAsia="方正仿宋_GBK"/>
            <w:b w:val="0"/>
            <w:sz w:val="24"/>
          </w:rPr>
          <w:delText xml:space="preserve">新增</w:delText>
        </w:r>
      </w:del>
      <w:r>
        <w:rPr>
          <w:rFonts w:ascii="Times New Roman" w:hAnsi="Times New Roman" w:eastAsia="方正仿宋_GBK"/>
          <w:b w:val="0"/>
          <w:sz w:val="24"/>
        </w:rPr>
        <w:t xml:space="preserve">费用</w:t>
      </w:r>
      <w:ins w:id="27610" w:author="xh" w:date="2026-10-19T14:56:23+08:00">
        <w:r>
          <w:rPr>
            <w:rFonts w:ascii="Times New Roman" w:hAnsi="Times New Roman" w:eastAsia="方正仿宋_GBK"/>
            <w:b w:val="0"/>
            <w:sz w:val="24"/>
          </w:rPr>
          <w:t xml:space="preserve">差</w:t>
        </w:r>
      </w:ins>
      <w:del w:id="27611" w:author="xh" w:date="2026-10-19T14:56:23+08:00">
        <w:r>
          <w:rPr>
            <w:rFonts w:ascii="Times New Roman" w:hAnsi="Times New Roman" w:eastAsia="方正仿宋_GBK"/>
            <w:b w:val="0"/>
            <w:sz w:val="24"/>
          </w:rPr>
          <w:delText xml:space="preserve">为零</w:delText>
        </w:r>
      </w:del>
      <w:r>
        <w:rPr>
          <w:rFonts w:ascii="Times New Roman" w:hAnsi="Times New Roman" w:eastAsia="方正仿宋_GBK"/>
          <w:b w:val="0"/>
          <w:sz w:val="24"/>
        </w:rPr>
        <w:t xml:space="preserve">。两地区刚性</w:t>
      </w:r>
      <w:del w:id="27612" w:author="xh" w:date="2026-10-19T14:56:23+08:00">
        <w:r>
          <w:rPr>
            <w:rFonts w:ascii="Times New Roman" w:hAnsi="Times New Roman" w:eastAsia="方正仿宋_GBK"/>
            <w:b w:val="0"/>
            <w:sz w:val="24"/>
          </w:rPr>
          <w:delText xml:space="preserve">可行方案</w:delText>
        </w:r>
      </w:del>
      <w:r>
        <w:rPr>
          <w:rFonts w:ascii="Times New Roman" w:hAnsi="Times New Roman" w:eastAsia="方正仿宋_GBK"/>
          <w:b w:val="0"/>
          <w:sz w:val="24"/>
        </w:rPr>
        <w:t xml:space="preserve">费用</w:t>
      </w:r>
      <w:ins w:id="27613" w:author="xh" w:date="2026-10-19T14:56:23+08:00">
        <w:r>
          <w:rPr>
            <w:rFonts w:ascii="Times New Roman" w:hAnsi="Times New Roman" w:eastAsia="方正仿宋_GBK"/>
            <w:b w:val="0"/>
            <w:sz w:val="24"/>
          </w:rPr>
          <w:t xml:space="preserve">现值</w:t>
        </w:r>
      </w:ins>
      <w:r>
        <w:rPr>
          <w:rFonts w:ascii="Times New Roman" w:hAnsi="Times New Roman" w:eastAsia="方正仿宋_GBK"/>
          <w:b w:val="0"/>
          <w:sz w:val="24"/>
        </w:rPr>
        <w:t xml:space="preserve">合计</w:t>
      </w:r>
      <w:ins w:id="27614" w:author="xh" w:date="2026-10-19T14:56:23+08:00">
        <w:r>
          <w:rPr>
            <w:rFonts w:ascii="Times New Roman" w:hAnsi="Times New Roman" w:eastAsia="方正仿宋_GBK"/>
            <w:b w:val="0"/>
            <w:sz w:val="24"/>
          </w:rPr>
          <w:t xml:space="preserve">9</w:t>
        </w:r>
      </w:ins>
      <w:del w:id="27615" w:author="xh" w:date="2026-10-19T14:56:23+08:00">
        <w:r>
          <w:rPr>
            <w:rFonts w:ascii="Times New Roman" w:hAnsi="Times New Roman" w:eastAsia="方正仿宋_GBK"/>
            <w:b w:val="0"/>
            <w:sz w:val="24"/>
          </w:rPr>
          <w:delText xml:space="preserve">217</w:delText>
        </w:r>
      </w:del>
      <w:r>
        <w:rPr>
          <w:rFonts w:ascii="Times New Roman" w:hAnsi="Times New Roman" w:eastAsia="方正仿宋_GBK"/>
          <w:b w:val="0"/>
          <w:sz w:val="24"/>
        </w:rPr>
        <w:t xml:space="preserve">8</w:t>
      </w:r>
      <w:ins w:id="27616" w:author="xh" w:date="2026-10-19T14:56:23+08:00">
        <w:r>
          <w:rPr>
            <w:rFonts w:ascii="Times New Roman" w:hAnsi="Times New Roman" w:eastAsia="方正仿宋_GBK"/>
            <w:b w:val="0"/>
            <w:sz w:val="24"/>
          </w:rPr>
          <w:t xml:space="preserve">006</w:t>
        </w:r>
      </w:ins>
      <w:del w:id="27617" w:author="xh" w:date="2026-10-19T14:56:23+08:00">
        <w:r>
          <w:rPr>
            <w:rFonts w:ascii="Times New Roman" w:hAnsi="Times New Roman" w:eastAsia="方正仿宋_GBK"/>
            <w:b w:val="0"/>
            <w:sz w:val="24"/>
          </w:rPr>
          <w:delText xml:space="preserve">7</w:delText>
        </w:r>
      </w:del>
      <w:r>
        <w:rPr>
          <w:rFonts w:ascii="Times New Roman" w:hAnsi="Times New Roman" w:eastAsia="方正仿宋_GBK"/>
          <w:b w:val="0"/>
          <w:sz w:val="24"/>
        </w:rPr>
        <w:t xml:space="preserve">.</w:t>
      </w:r>
      <w:ins w:id="27618" w:author="xh" w:date="2026-10-19T14:56:23+08:00">
        <w:r>
          <w:rPr>
            <w:rFonts w:ascii="Times New Roman" w:hAnsi="Times New Roman" w:eastAsia="方正仿宋_GBK"/>
            <w:b w:val="0"/>
            <w:sz w:val="24"/>
          </w:rPr>
          <w:t xml:space="preserve">5</w:t>
        </w:r>
      </w:ins>
      <w:del w:id="27619" w:author="xh" w:date="2026-10-19T14:56:23+08:00">
        <w:r>
          <w:rPr>
            <w:rFonts w:ascii="Times New Roman" w:hAnsi="Times New Roman" w:eastAsia="方正仿宋_GBK"/>
            <w:b w:val="0"/>
            <w:sz w:val="24"/>
          </w:rPr>
          <w:delText xml:space="preserve">8</w:delText>
        </w:r>
      </w:del>
      <w:r>
        <w:rPr>
          <w:rFonts w:ascii="Times New Roman" w:hAnsi="Times New Roman" w:eastAsia="方正仿宋_GBK"/>
          <w:b w:val="0"/>
          <w:sz w:val="24"/>
        </w:rPr>
        <w:t xml:space="preserve">3万元，弹性</w:t>
      </w:r>
      <w:ins w:id="27620" w:author="xh" w:date="2026-10-19T14:56:23+08:00">
        <w:r>
          <w:rPr>
            <w:rFonts w:ascii="Times New Roman" w:hAnsi="Times New Roman" w:eastAsia="方正仿宋_GBK"/>
            <w:b w:val="0"/>
            <w:sz w:val="24"/>
          </w:rPr>
          <w:t xml:space="preserve">95</w:t>
        </w:r>
      </w:ins>
      <w:del w:id="27621" w:author="xh" w:date="2026-10-19T14:56:23+08:00">
        <w:r>
          <w:rPr>
            <w:rFonts w:ascii="Times New Roman" w:hAnsi="Times New Roman" w:eastAsia="方正仿宋_GBK"/>
            <w:b w:val="0"/>
            <w:sz w:val="24"/>
          </w:rPr>
          <w:delText xml:space="preserve">为</w:delText>
        </w:r>
      </w:del>
      <w:r>
        <w:rPr>
          <w:rFonts w:ascii="Times New Roman" w:hAnsi="Times New Roman" w:eastAsia="方正仿宋_GBK"/>
          <w:b w:val="0"/>
          <w:sz w:val="24"/>
        </w:rPr>
        <w:t xml:space="preserve">1</w:t>
      </w:r>
      <w:ins w:id="27622" w:author="xh" w:date="2026-10-19T14:56:23+08:00">
        <w:r>
          <w:rPr>
            <w:rFonts w:ascii="Times New Roman" w:hAnsi="Times New Roman" w:eastAsia="方正仿宋_GBK"/>
            <w:b w:val="0"/>
            <w:sz w:val="24"/>
          </w:rPr>
          <w:t xml:space="preserve">07.8</w:t>
        </w:r>
      </w:ins>
      <w:r>
        <w:rPr>
          <w:rFonts w:ascii="Times New Roman" w:hAnsi="Times New Roman" w:eastAsia="方正仿宋_GBK"/>
          <w:b w:val="0"/>
          <w:sz w:val="24"/>
        </w:rPr>
        <w:t xml:space="preserve">6</w:t>
      </w:r>
      <w:del w:id="27623" w:author="xh" w:date="2026-10-19T14:56:23+08:00">
        <w:r>
          <w:rPr>
            <w:rFonts w:ascii="Times New Roman" w:hAnsi="Times New Roman" w:eastAsia="方正仿宋_GBK"/>
            <w:b w:val="0"/>
            <w:sz w:val="24"/>
          </w:rPr>
          <w:delText xml:space="preserve">248.62</w:delText>
        </w:r>
      </w:del>
      <w:r>
        <w:rPr>
          <w:rFonts w:ascii="Times New Roman" w:hAnsi="Times New Roman" w:eastAsia="方正仿宋_GBK"/>
          <w:b w:val="0"/>
          <w:sz w:val="24"/>
        </w:rPr>
        <w:t xml:space="preserve">万元，减少</w:t>
      </w:r>
      <w:ins w:id="27624" w:author="xh" w:date="2026-10-19T14:56:23+08:00">
        <w:r>
          <w:rPr>
            <w:rFonts w:ascii="Times New Roman" w:hAnsi="Times New Roman" w:eastAsia="方正仿宋_GBK"/>
            <w:b w:val="0"/>
            <w:sz w:val="24"/>
          </w:rPr>
          <w:t xml:space="preserve">28</w:t>
        </w:r>
      </w:ins>
      <w:del w:id="27625" w:author="xh" w:date="2026-10-19T14:56:23+08:00">
        <w:r>
          <w:rPr>
            <w:rFonts w:ascii="Times New Roman" w:hAnsi="Times New Roman" w:eastAsia="方正仿宋_GBK"/>
            <w:b w:val="0"/>
            <w:sz w:val="24"/>
          </w:rPr>
          <w:delText xml:space="preserve">553</w:delText>
        </w:r>
      </w:del>
      <w:r>
        <w:rPr>
          <w:rFonts w:ascii="Times New Roman" w:hAnsi="Times New Roman" w:eastAsia="方正仿宋_GBK"/>
          <w:b w:val="0"/>
          <w:sz w:val="24"/>
        </w:rPr>
        <w:t xml:space="preserve">9</w:t>
      </w:r>
      <w:ins w:id="27626" w:author="xh" w:date="2026-10-19T14:56:23+08:00">
        <w:r>
          <w:rPr>
            <w:rFonts w:ascii="Times New Roman" w:hAnsi="Times New Roman" w:eastAsia="方正仿宋_GBK"/>
            <w:b w:val="0"/>
            <w:sz w:val="24"/>
          </w:rPr>
          <w:t xml:space="preserve">8</w:t>
        </w:r>
      </w:ins>
      <w:r>
        <w:rPr>
          <w:rFonts w:ascii="Times New Roman" w:hAnsi="Times New Roman" w:eastAsia="方正仿宋_GBK"/>
          <w:b w:val="0"/>
          <w:sz w:val="24"/>
        </w:rPr>
        <w:t xml:space="preserve">.</w:t>
      </w:r>
      <w:ins w:id="27627" w:author="xh" w:date="2026-10-19T14:56:23+08:00">
        <w:r>
          <w:rPr>
            <w:rFonts w:ascii="Times New Roman" w:hAnsi="Times New Roman" w:eastAsia="方正仿宋_GBK"/>
            <w:b w:val="0"/>
            <w:sz w:val="24"/>
          </w:rPr>
          <w:t xml:space="preserve">67</w:t>
        </w:r>
      </w:ins>
      <w:del w:id="27628" w:author="xh" w:date="2026-10-19T14:56:23+08:00">
        <w:r>
          <w:rPr>
            <w:rFonts w:ascii="Times New Roman" w:hAnsi="Times New Roman" w:eastAsia="方正仿宋_GBK"/>
            <w:b w:val="0"/>
            <w:sz w:val="24"/>
          </w:rPr>
          <w:delText xml:space="preserve">21</w:delText>
        </w:r>
      </w:del>
      <w:r>
        <w:rPr>
          <w:rFonts w:ascii="Times New Roman" w:hAnsi="Times New Roman" w:eastAsia="方正仿宋_GBK"/>
          <w:b w:val="0"/>
          <w:sz w:val="24"/>
        </w:rPr>
        <w:t xml:space="preserve">万元，</w:t>
      </w:r>
      <w:ins w:id="27629" w:author="xh" w:date="2026-10-19T14:56:23+08:00">
        <w:r>
          <w:rPr>
            <w:rFonts w:ascii="Times New Roman" w:hAnsi="Times New Roman" w:eastAsia="方正仿宋_GBK"/>
            <w:b w:val="0"/>
            <w:sz w:val="24"/>
          </w:rPr>
          <w:t xml:space="preserve">降幅</w:t>
        </w:r>
      </w:ins>
      <w:del w:id="27630" w:author="xh" w:date="2026-10-19T14:56:23+08:00">
        <w:r>
          <w:rPr>
            <w:rFonts w:ascii="Times New Roman" w:hAnsi="Times New Roman" w:eastAsia="方正仿宋_GBK"/>
            <w:b w:val="0"/>
            <w:sz w:val="24"/>
          </w:rPr>
          <w:delText xml:space="preserve">约</w:delText>
        </w:r>
      </w:del>
      <w:r>
        <w:rPr>
          <w:rFonts w:ascii="Times New Roman" w:hAnsi="Times New Roman" w:eastAsia="方正仿宋_GBK"/>
          <w:b w:val="0"/>
          <w:sz w:val="24"/>
        </w:rPr>
        <w:t xml:space="preserve">2</w:t>
      </w:r>
      <w:ins w:id="27631" w:author="xh" w:date="2026-10-19T14:56:23+08:00">
        <w:r>
          <w:rPr>
            <w:rFonts w:ascii="Times New Roman" w:hAnsi="Times New Roman" w:eastAsia="方正仿宋_GBK"/>
            <w:b w:val="0"/>
            <w:sz w:val="24"/>
          </w:rPr>
          <w:t xml:space="preserve">.96</w:t>
        </w:r>
      </w:ins>
      <w:del w:id="27632" w:author="xh" w:date="2026-10-19T14:56:23+08:00">
        <w:r>
          <w:rPr>
            <w:rFonts w:ascii="Times New Roman" w:hAnsi="Times New Roman" w:eastAsia="方正仿宋_GBK"/>
            <w:b w:val="0"/>
            <w:sz w:val="24"/>
          </w:rPr>
          <w:delText xml:space="preserve">5</w:delText>
        </w:r>
      </w:del>
      <w:r>
        <w:rPr>
          <w:rFonts w:ascii="Times New Roman" w:hAnsi="Times New Roman" w:eastAsia="方正仿宋_GBK"/>
          <w:b w:val="0"/>
          <w:sz w:val="24"/>
        </w:rPr>
        <w:t xml:space="preserve">%。</w:t>
      </w:r>
    </w:p>
    <w:p w14:paraId="14163ADD">
      <w:pPr>
        <w:pStyle w:val="5"/>
        <w:keepNext/>
        <w:numPr>
          <w:ilvl w:val="0"/>
          <w:numId w:val="0"/>
        </w:numPr>
        <w:spacing w:before="160" w:after="120" w:line="390" w:lineRule="exact"/>
        <w:ind w:firstLine="0"/>
      </w:pPr>
      <w:bookmarkStart w:id="278" w:name="kv联络改善站间负荷配置其作用取决于两端容量与可转能力"/>
      <w:r>
        <w:rPr>
          <w:rFonts w:ascii="Times New Roman" w:hAnsi="Times New Roman" w:eastAsia="方正仿宋_GBK"/>
          <w:b/>
          <w:sz w:val="26"/>
        </w:rPr>
        <w:t>6.1.3 10 kV联络改善站间负荷配置，其作用取决于两端容量与可转能力</w:t>
      </w:r>
      <w:bookmarkEnd w:id="278"/>
    </w:p>
    <w:p w14:paraId="2F0389AE">
      <w:pPr>
        <w:pStyle w:val="115"/>
        <w:widowControl/>
        <w:spacing w:before="0" w:after="0" w:line="348" w:lineRule="exact"/>
        <w:ind w:firstLine="480"/>
        <w:jc w:val="both"/>
      </w:pPr>
      <w:r>
        <w:rPr>
          <w:rFonts w:ascii="Times New Roman" w:hAnsi="Times New Roman" w:eastAsia="方正仿宋_GBK"/>
          <w:b w:val="0"/>
          <w:sz w:val="24"/>
        </w:rPr>
        <w:t xml:space="preserve">10 kV联络通过区县内部</w:t>
      </w:r>
      <w:ins w:id="27633" w:author="xh" w:date="2026-10-19T14:57:02+08:00">
        <w:r>
          <w:rPr>
            <w:rFonts w:ascii="Times New Roman" w:hAnsi="Times New Roman" w:eastAsia="方正仿宋_GBK"/>
            <w:b w:val="0"/>
            <w:sz w:val="24"/>
          </w:rPr>
          <w:t xml:space="preserve">源</w:t>
        </w:r>
      </w:ins>
      <w:del w:id="27634" w:author="xh" w:date="2026-10-19T14:57:02+08:00">
        <w:r>
          <w:rPr>
            <w:rFonts w:ascii="Times New Roman" w:hAnsi="Times New Roman" w:eastAsia="方正仿宋_GBK"/>
            <w:b w:val="0"/>
            <w:sz w:val="24"/>
          </w:rPr>
          <w:delText xml:space="preserve">负</w:delText>
        </w:r>
      </w:del>
      <w:r>
        <w:rPr>
          <w:rFonts w:ascii="Times New Roman" w:hAnsi="Times New Roman" w:eastAsia="方正仿宋_GBK"/>
          <w:b w:val="0"/>
          <w:sz w:val="24"/>
        </w:rPr>
        <w:t xml:space="preserve">荷</w:t>
      </w:r>
      <w:ins w:id="27635" w:author="xh" w:date="2026-10-19T14:57:02+08:00">
        <w:r>
          <w:rPr>
            <w:rFonts w:ascii="Times New Roman" w:hAnsi="Times New Roman" w:eastAsia="方正仿宋_GBK"/>
            <w:b w:val="0"/>
            <w:sz w:val="24"/>
          </w:rPr>
          <w:t xml:space="preserve">区段切换</w:t>
        </w:r>
      </w:ins>
      <w:del w:id="27636" w:author="xh" w:date="2026-10-19T14:57:02+08:00">
        <w:r>
          <w:rPr>
            <w:rFonts w:ascii="Times New Roman" w:hAnsi="Times New Roman" w:eastAsia="方正仿宋_GBK"/>
            <w:b w:val="0"/>
            <w:sz w:val="24"/>
          </w:rPr>
          <w:delText xml:space="preserve">转接</w:delText>
        </w:r>
      </w:del>
      <w:r>
        <w:rPr>
          <w:rFonts w:ascii="Times New Roman" w:hAnsi="Times New Roman" w:eastAsia="方正仿宋_GBK"/>
          <w:b w:val="0"/>
          <w:sz w:val="24"/>
        </w:rPr>
        <w:t xml:space="preserve">改善容量与</w:t>
      </w:r>
      <w:ins w:id="27637" w:author="xh" w:date="2026-10-19T14:57:02+08:00">
        <w:r>
          <w:rPr>
            <w:rFonts w:ascii="Times New Roman" w:hAnsi="Times New Roman" w:eastAsia="方正仿宋_GBK"/>
            <w:b w:val="0"/>
            <w:sz w:val="24"/>
          </w:rPr>
          <w:t xml:space="preserve">需求</w:t>
        </w:r>
      </w:ins>
      <w:del w:id="27638" w:author="xh" w:date="2026-10-19T14:57:02+08:00">
        <w:r>
          <w:rPr>
            <w:rFonts w:ascii="Times New Roman" w:hAnsi="Times New Roman" w:eastAsia="方正仿宋_GBK"/>
            <w:b w:val="0"/>
            <w:sz w:val="24"/>
          </w:rPr>
          <w:delText xml:space="preserve">负荷</w:delText>
        </w:r>
      </w:del>
      <w:r>
        <w:rPr>
          <w:rFonts w:ascii="Times New Roman" w:hAnsi="Times New Roman" w:eastAsia="方正仿宋_GBK"/>
          <w:b w:val="0"/>
          <w:sz w:val="24"/>
        </w:rPr>
        <w:t xml:space="preserve">的空间匹配。</w:t>
      </w:r>
      <w:ins w:id="27639" w:author="xh" w:date="2026-10-19T14:57:02+08:00">
        <w:r>
          <w:rPr>
            <w:rFonts w:ascii="Times New Roman" w:hAnsi="Times New Roman" w:eastAsia="方正仿宋_GBK"/>
            <w:b w:val="0"/>
            <w:sz w:val="24"/>
          </w:rPr>
          <w:t xml:space="preserve">源荷区段内</w:t>
        </w:r>
      </w:ins>
      <w:del w:id="27640" w:author="xh" w:date="2026-10-19T14:57:02+08:00">
        <w:r>
          <w:rPr>
            <w:rFonts w:ascii="Times New Roman" w:hAnsi="Times New Roman" w:eastAsia="方正仿宋_GBK"/>
            <w:b w:val="0"/>
            <w:sz w:val="24"/>
          </w:rPr>
          <w:delText xml:space="preserve">送端</w:delText>
        </w:r>
      </w:del>
      <w:r>
        <w:rPr>
          <w:rFonts w:ascii="Times New Roman" w:hAnsi="Times New Roman" w:eastAsia="方正仿宋_GBK"/>
          <w:b w:val="0"/>
          <w:sz w:val="24"/>
        </w:rPr>
        <w:t xml:space="preserve">负荷</w:t>
      </w:r>
      <w:ins w:id="27641" w:author="xh" w:date="2026-10-19T14:57:02+08:00">
        <w:r>
          <w:rPr>
            <w:rFonts w:ascii="Times New Roman" w:hAnsi="Times New Roman" w:eastAsia="方正仿宋_GBK"/>
            <w:b w:val="0"/>
            <w:sz w:val="24"/>
          </w:rPr>
          <w:t xml:space="preserve">与光伏共同切换</w:t>
        </w:r>
      </w:ins>
      <w:del w:id="27642" w:author="xh" w:date="2026-10-19T14:57:02+08:00">
        <w:r>
          <w:rPr>
            <w:rFonts w:ascii="Times New Roman" w:hAnsi="Times New Roman" w:eastAsia="方正仿宋_GBK"/>
            <w:b w:val="0"/>
            <w:sz w:val="24"/>
          </w:rPr>
          <w:delText xml:space="preserve">转出后正向供电需求降低，承接站负荷增加</w:delText>
        </w:r>
      </w:del>
      <w:r>
        <w:rPr>
          <w:rFonts w:ascii="Times New Roman" w:hAnsi="Times New Roman" w:eastAsia="方正仿宋_GBK"/>
          <w:b w:val="0"/>
          <w:sz w:val="24"/>
        </w:rPr>
        <w:t xml:space="preserve">，两端</w:t>
      </w:r>
      <w:del w:id="27643" w:author="xh" w:date="2026-10-19T14:57:02+08:00">
        <w:r>
          <w:rPr>
            <w:rFonts w:ascii="Times New Roman" w:hAnsi="Times New Roman" w:eastAsia="方正仿宋_GBK"/>
            <w:b w:val="0"/>
            <w:sz w:val="24"/>
          </w:rPr>
          <w:delText xml:space="preserve">分别</w:delText>
        </w:r>
      </w:del>
      <w:r>
        <w:rPr>
          <w:rFonts w:ascii="Times New Roman" w:hAnsi="Times New Roman" w:eastAsia="方正仿宋_GBK"/>
          <w:b w:val="0"/>
          <w:sz w:val="24"/>
        </w:rPr>
        <w:t xml:space="preserve">按调整后的</w:t>
      </w:r>
      <w:ins w:id="27644" w:author="xh" w:date="2026-10-19T14:57:02+08:00">
        <w:r>
          <w:rPr>
            <w:rFonts w:ascii="Times New Roman" w:hAnsi="Times New Roman" w:eastAsia="方正仿宋_GBK"/>
            <w:b w:val="0"/>
            <w:sz w:val="24"/>
          </w:rPr>
          <w:t xml:space="preserve">带符号净</w:t>
        </w:r>
      </w:ins>
      <w:r>
        <w:rPr>
          <w:rFonts w:ascii="Times New Roman" w:hAnsi="Times New Roman" w:eastAsia="方正仿宋_GBK"/>
          <w:b w:val="0"/>
          <w:sz w:val="24"/>
        </w:rPr>
        <w:t xml:space="preserve">负荷校核</w:t>
      </w:r>
      <w:ins w:id="27645" w:author="xh" w:date="2026-10-19T14:57:02+08:00">
        <w:r>
          <w:rPr>
            <w:rFonts w:ascii="Times New Roman" w:hAnsi="Times New Roman" w:eastAsia="方正仿宋_GBK"/>
            <w:b w:val="0"/>
            <w:sz w:val="24"/>
          </w:rPr>
          <w:t xml:space="preserve">，区域内部转出与承接</w:t>
        </w:r>
      </w:ins>
      <w:del w:id="27646" w:author="xh" w:date="2026-10-19T14:57:02+08:00">
        <w:r>
          <w:rPr>
            <w:rFonts w:ascii="Times New Roman" w:hAnsi="Times New Roman" w:eastAsia="方正仿宋_GBK"/>
            <w:b w:val="0"/>
            <w:sz w:val="24"/>
          </w:rPr>
          <w:delText xml:space="preserve">。原站电源</w:delText>
        </w:r>
      </w:del>
      <w:r>
        <w:rPr>
          <w:rFonts w:ascii="Times New Roman" w:hAnsi="Times New Roman" w:eastAsia="方正仿宋_GBK"/>
          <w:b w:val="0"/>
          <w:sz w:val="24"/>
        </w:rPr>
        <w:t xml:space="preserve">保持</w:t>
      </w:r>
      <w:ins w:id="27647" w:author="xh" w:date="2026-10-19T14:57:02+08:00">
        <w:r>
          <w:rPr>
            <w:rFonts w:ascii="Times New Roman" w:hAnsi="Times New Roman" w:eastAsia="方正仿宋_GBK"/>
            <w:b w:val="0"/>
            <w:sz w:val="24"/>
          </w:rPr>
          <w:t xml:space="preserve">同小时平衡。既有逐站转供MW上限固定</w:t>
        </w:r>
      </w:ins>
      <w:del w:id="27648" w:author="xh" w:date="2026-10-19T14:57:02+08:00">
        <w:r>
          <w:rPr>
            <w:rFonts w:ascii="Times New Roman" w:hAnsi="Times New Roman" w:eastAsia="方正仿宋_GBK"/>
            <w:b w:val="0"/>
            <w:sz w:val="24"/>
          </w:rPr>
          <w:delText xml:space="preserve">归属</w:delText>
        </w:r>
      </w:del>
      <w:r>
        <w:rPr>
          <w:rFonts w:ascii="Times New Roman" w:hAnsi="Times New Roman" w:eastAsia="方正仿宋_GBK"/>
          <w:b w:val="0"/>
          <w:sz w:val="24"/>
        </w:rPr>
        <w:t xml:space="preserve">，</w:t>
      </w:r>
      <w:ins w:id="27649" w:author="xh" w:date="2026-10-19T14:57:02+08:00">
        <w:r>
          <w:rPr>
            <w:rFonts w:ascii="Times New Roman" w:hAnsi="Times New Roman" w:eastAsia="方正仿宋_GBK"/>
            <w:b w:val="0"/>
            <w:sz w:val="24"/>
          </w:rPr>
          <w:t xml:space="preserve">正常与事故追加共</w:t>
        </w:r>
      </w:ins>
      <w:del w:id="27650" w:author="xh" w:date="2026-10-19T14:57:02+08:00">
        <w:r>
          <w:rPr>
            <w:rFonts w:ascii="Times New Roman" w:hAnsi="Times New Roman" w:eastAsia="方正仿宋_GBK"/>
            <w:b w:val="0"/>
            <w:sz w:val="24"/>
          </w:rPr>
          <w:delText xml:space="preserve">潜在反向需求</w:delText>
        </w:r>
      </w:del>
      <w:r>
        <w:rPr>
          <w:rFonts w:ascii="Times New Roman" w:hAnsi="Times New Roman" w:eastAsia="方正仿宋_GBK"/>
          <w:b w:val="0"/>
          <w:sz w:val="24"/>
        </w:rPr>
        <w:t xml:space="preserve">同</w:t>
      </w:r>
      <w:ins w:id="27651" w:author="xh" w:date="2026-10-19T14:57:02+08:00">
        <w:r>
          <w:rPr>
            <w:rFonts w:ascii="Times New Roman" w:hAnsi="Times New Roman" w:eastAsia="方正仿宋_GBK"/>
            <w:b w:val="0"/>
            <w:sz w:val="24"/>
          </w:rPr>
          <w:t xml:space="preserve">占用路径和共享馈线预算</w:t>
        </w:r>
      </w:ins>
      <w:del w:id="27652" w:author="xh" w:date="2026-10-19T14:57:02+08:00">
        <w:r>
          <w:rPr>
            <w:rFonts w:ascii="Times New Roman" w:hAnsi="Times New Roman" w:eastAsia="方正仿宋_GBK"/>
            <w:b w:val="0"/>
            <w:sz w:val="24"/>
          </w:rPr>
          <w:delText xml:space="preserve">时计入容量分析，转接总量在区县内部保持一致</w:delText>
        </w:r>
      </w:del>
      <w:r>
        <w:rPr>
          <w:rFonts w:ascii="Times New Roman" w:hAnsi="Times New Roman" w:eastAsia="方正仿宋_GBK"/>
          <w:b w:val="0"/>
          <w:sz w:val="24"/>
        </w:rPr>
        <w:t xml:space="preserve">。</w:t>
      </w:r>
    </w:p>
    <w:p w14:paraId="54D23C36">
      <w:pPr>
        <w:pStyle w:val="2"/>
        <w:widowControl/>
        <w:spacing w:before="0" w:after="0" w:line="348" w:lineRule="exact"/>
        <w:ind w:firstLine="480"/>
        <w:jc w:val="both"/>
      </w:pPr>
      <w:r>
        <w:rPr>
          <w:rFonts w:ascii="Times New Roman" w:hAnsi="Times New Roman" w:eastAsia="方正仿宋_GBK"/>
          <w:b w:val="0"/>
          <w:sz w:val="24"/>
        </w:rPr>
        <w:t>当前模型将转接功率绑定具体馈线和站间候选，既有边不重复计建设费用，新增边按投运年计费。共用馈线的联络共用可转负荷和接收余量，邻站主变同时通过容量校核。</w:t>
      </w:r>
    </w:p>
    <w:p w14:paraId="72220165">
      <w:pPr>
        <w:pStyle w:val="5"/>
        <w:keepNext/>
        <w:numPr>
          <w:ilvl w:val="0"/>
          <w:numId w:val="0"/>
        </w:numPr>
        <w:spacing w:before="160" w:after="120" w:line="390" w:lineRule="exact"/>
        <w:ind w:firstLine="0"/>
      </w:pPr>
      <w:bookmarkStart w:id="279" w:name="两层相关分析确定五项推广参数"/>
      <w:r>
        <w:rPr>
          <w:rFonts w:ascii="Times New Roman" w:hAnsi="Times New Roman" w:eastAsia="方正仿宋_GBK"/>
          <w:b/>
          <w:sz w:val="26"/>
        </w:rPr>
        <w:t>6.1.4 两层相关分析确定五项推广参数</w:t>
      </w:r>
      <w:bookmarkEnd w:id="279"/>
    </w:p>
    <w:p w14:paraId="2E5CB125">
      <w:pPr>
        <w:pStyle w:val="115"/>
        <w:widowControl/>
        <w:spacing w:before="0" w:after="0" w:line="348" w:lineRule="exact"/>
        <w:ind w:firstLine="480"/>
        <w:jc w:val="both"/>
      </w:pPr>
      <w:r>
        <w:rPr>
          <w:rFonts w:ascii="Times New Roman" w:hAnsi="Times New Roman" w:eastAsia="方正仿宋_GBK"/>
          <w:b w:val="0"/>
          <w:sz w:val="24"/>
        </w:rPr>
        <w:t>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14:paraId="32F67F34">
      <w:pPr>
        <w:pStyle w:val="2"/>
        <w:widowControl/>
        <w:spacing w:before="0" w:after="0" w:line="348" w:lineRule="exact"/>
        <w:ind w:firstLine="480"/>
        <w:jc w:val="both"/>
      </w:pPr>
      <w:r>
        <w:rPr>
          <w:rFonts w:ascii="Times New Roman" w:hAnsi="Times New Roman" w:eastAsia="方正仿宋_GBK"/>
          <w:b w:val="0"/>
          <w:sz w:val="24"/>
        </w:rPr>
        <w:t>五项与容载比的组内相关依次为0.88、－0.80、0.45、－0.74、0.52，分别对应反向承载、负荷发展、联络造价、网络支援和局部峰值任务。区间矩阵按电缆长度占比≤10%、(10%,30%]、&gt;30%分区，每档分别列示负荷分散系数1.00、1.10、1.15，年最大净负荷平均增长率四档、装机渗透率三档与初始转供率四档组成九张表432个单元，反映相应条件下的有限容量范围。另以两组设备重新选配的典型源荷条件分析18个细节点及8个转供区间，两组四档区间上下界均随初始转供率提高而下降，细节点保留平台和局部回升。查表后按实际站级缺口及可实施措施确定设备方案。</w:t>
      </w:r>
    </w:p>
    <w:p w14:paraId="7EB06195">
      <w:pPr>
        <w:pStyle w:val="4"/>
        <w:keepNext/>
        <w:numPr>
          <w:ilvl w:val="0"/>
          <w:numId w:val="0"/>
        </w:numPr>
        <w:spacing w:before="160" w:after="120" w:line="480" w:lineRule="exact"/>
        <w:ind w:firstLine="0"/>
      </w:pPr>
      <w:ins w:id="28271" w:author="xh" w:date="2026-10-19T14:57:42+08:00">
        <w:bookmarkStart w:id="334" w:name="Report1017_h1149"/>
        <w:bookmarkEnd w:id="334"/>
      </w:ins>
      <w:bookmarkStart w:id="280" w:name="规划应用建议"/>
      <w:bookmarkStart w:id="281" w:name="h1193"/>
      <w:r>
        <w:rPr>
          <w:rFonts w:ascii="Times New Roman" w:hAnsi="Times New Roman" w:eastAsia="方正仿宋_GBK"/>
          <w:b/>
          <w:sz w:val="32"/>
        </w:rPr>
        <w:t>6.2 规划应用建议</w:t>
      </w:r>
      <w:bookmarkEnd w:id="280"/>
      <w:bookmarkEnd w:id="281"/>
    </w:p>
    <w:p w14:paraId="76F28B35">
      <w:pPr>
        <w:pStyle w:val="5"/>
        <w:keepNext/>
        <w:numPr>
          <w:ilvl w:val="0"/>
          <w:numId w:val="0"/>
        </w:numPr>
        <w:spacing w:before="160" w:after="120" w:line="390" w:lineRule="exact"/>
        <w:ind w:firstLine="0"/>
      </w:pPr>
      <w:bookmarkStart w:id="282" w:name="按输入区间查表再落实设备方案"/>
      <w:r>
        <w:rPr>
          <w:rFonts w:ascii="Times New Roman" w:hAnsi="Times New Roman" w:eastAsia="方正仿宋_GBK"/>
          <w:b/>
          <w:sz w:val="26"/>
        </w:rPr>
        <w:t>6.2.1 按输入区间查表，再落实设备方案</w:t>
      </w:r>
      <w:bookmarkEnd w:id="282"/>
    </w:p>
    <w:p w14:paraId="554E5D0E">
      <w:pPr>
        <w:pStyle w:val="115"/>
        <w:widowControl/>
        <w:spacing w:before="0" w:after="0" w:line="348" w:lineRule="exact"/>
        <w:ind w:firstLine="480"/>
        <w:jc w:val="both"/>
      </w:pPr>
      <w:r>
        <w:rPr>
          <w:rFonts w:ascii="Times New Roman" w:hAnsi="Times New Roman" w:eastAsia="方正仿宋_GBK"/>
          <w:b w:val="0"/>
          <w:sz w:val="24"/>
        </w:rPr>
        <w:t>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14:paraId="1C84329D">
      <w:pPr>
        <w:pStyle w:val="2"/>
        <w:widowControl/>
        <w:spacing w:before="0" w:after="0" w:line="348" w:lineRule="exact"/>
        <w:ind w:firstLine="480"/>
        <w:jc w:val="both"/>
      </w:pPr>
      <w:r>
        <w:rPr>
          <w:rFonts w:ascii="Times New Roman" w:hAnsi="Times New Roman" w:eastAsia="方正仿宋_GBK"/>
          <w:b w:val="0"/>
          <w:sz w:val="24"/>
        </w:rPr>
        <w:t>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14:paraId="179D53F1">
      <w:pPr>
        <w:pStyle w:val="5"/>
        <w:keepNext/>
        <w:numPr>
          <w:ilvl w:val="0"/>
          <w:numId w:val="0"/>
        </w:numPr>
        <w:spacing w:before="160" w:after="120" w:line="390" w:lineRule="exact"/>
        <w:ind w:firstLine="0"/>
      </w:pPr>
      <w:bookmarkStart w:id="283" w:name="核实分区转供能力与储能支撑条件"/>
      <w:r>
        <w:rPr>
          <w:rFonts w:ascii="Times New Roman" w:hAnsi="Times New Roman" w:eastAsia="方正仿宋_GBK"/>
          <w:b/>
          <w:sz w:val="26"/>
        </w:rPr>
        <w:t>6.2.2 核实分区转供能力与储能支撑条件</w:t>
      </w:r>
      <w:bookmarkEnd w:id="283"/>
    </w:p>
    <w:p w14:paraId="3B1CE796">
      <w:pPr>
        <w:pStyle w:val="115"/>
        <w:widowControl/>
        <w:spacing w:before="0" w:after="0" w:line="348" w:lineRule="exact"/>
        <w:ind w:firstLine="480"/>
        <w:jc w:val="both"/>
      </w:pPr>
      <w:r>
        <w:rPr>
          <w:rFonts w:ascii="Times New Roman" w:hAnsi="Times New Roman" w:eastAsia="方正仿宋_GBK"/>
          <w:b w:val="0"/>
          <w:sz w:val="24"/>
        </w:rPr>
        <w:t>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14:paraId="75D8355B">
      <w:pPr>
        <w:pStyle w:val="2"/>
        <w:widowControl/>
        <w:spacing w:before="0" w:after="0" w:line="348" w:lineRule="exact"/>
        <w:ind w:firstLine="480"/>
        <w:jc w:val="both"/>
      </w:pPr>
      <w:r>
        <w:rPr>
          <w:rFonts w:ascii="Times New Roman" w:hAnsi="Times New Roman" w:eastAsia="方正仿宋_GBK"/>
          <w:b w:val="0"/>
          <w:sz w:val="24"/>
        </w:rPr>
        <w:t>地区案例储能正向支撑持续时间采用邳州2 h、市区6 h。工程应用结合容量缺口的连续过程与故障恢复时间确定支撑要求，并核定可放电电量和可充电空间。</w:t>
      </w:r>
    </w:p>
    <w:p w14:paraId="0DE62908">
      <w:pPr>
        <w:pStyle w:val="2"/>
        <w:widowControl/>
        <w:spacing w:before="0" w:after="0" w:line="348" w:lineRule="exact"/>
        <w:ind w:firstLine="480"/>
        <w:jc w:val="both"/>
      </w:pPr>
      <w:r>
        <w:rPr>
          <w:rFonts w:ascii="Times New Roman" w:hAnsi="Times New Roman" w:eastAsia="方正仿宋_GBK"/>
          <w:b w:val="0"/>
          <w:sz w:val="24"/>
        </w:rPr>
        <w:t>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14:paraId="518BF141">
      <w:pPr>
        <w:pStyle w:val="5"/>
        <w:keepNext/>
        <w:numPr>
          <w:ilvl w:val="0"/>
          <w:numId w:val="0"/>
        </w:numPr>
        <w:spacing w:before="160" w:after="120" w:line="390" w:lineRule="exact"/>
        <w:ind w:firstLine="0"/>
      </w:pPr>
      <w:bookmarkStart w:id="284" w:name="随数据和工程条件更新结果"/>
      <w:r>
        <w:rPr>
          <w:rFonts w:ascii="Times New Roman" w:hAnsi="Times New Roman" w:eastAsia="方正仿宋_GBK"/>
          <w:b/>
          <w:sz w:val="26"/>
        </w:rPr>
        <w:t>6.2.3 随数据和工程条件更新结果</w:t>
      </w:r>
      <w:bookmarkEnd w:id="284"/>
    </w:p>
    <w:p w14:paraId="7C799C71">
      <w:pPr>
        <w:pStyle w:val="115"/>
        <w:widowControl/>
        <w:spacing w:before="0" w:after="0" w:line="348" w:lineRule="exact"/>
        <w:ind w:firstLine="480"/>
        <w:jc w:val="both"/>
      </w:pPr>
      <w:r>
        <w:rPr>
          <w:rFonts w:ascii="Times New Roman" w:hAnsi="Times New Roman" w:eastAsia="方正仿宋_GBK"/>
          <w:b w:val="0"/>
          <w:sz w:val="24"/>
        </w:rPr>
        <w:t>保留输入参数的区间形式，新增年度资料用于更新区间内的计算节点和设备配置。线路造价、储能价格、负荷分布或可用间隔改变后，按统一费用范围重新比较，同步更新设备方案与推荐区间。</w:t>
      </w:r>
    </w:p>
    <w:p w14:paraId="52DD1B18">
      <w:pPr>
        <w:pStyle w:val="2"/>
        <w:widowControl/>
        <w:spacing w:before="0" w:after="0" w:line="348" w:lineRule="exact"/>
        <w:ind w:firstLine="480"/>
        <w:jc w:val="both"/>
      </w:pPr>
      <w:r>
        <w:rPr>
          <w:rFonts w:ascii="Times New Roman" w:hAnsi="Times New Roman" w:eastAsia="方正仿宋_GBK"/>
          <w:b w:val="0"/>
          <w:sz w:val="24"/>
        </w:rPr>
        <w:t>负荷增长、光伏投产及设备变化会改变片区容量需求。年度规划结合新增用户、实际峰值和建设进度更新源荷参数，重新核对站间转供能力，并按统一工程范围更新主变、储能和线路费用。</w:t>
      </w:r>
    </w:p>
    <w:p w14:paraId="486AAAE1">
      <w:pPr>
        <w:pStyle w:val="2"/>
        <w:widowControl/>
        <w:spacing w:before="0" w:after="0" w:line="348" w:lineRule="exact"/>
        <w:ind w:firstLine="480"/>
        <w:jc w:val="both"/>
      </w:pPr>
      <w:r>
        <w:rPr>
          <w:rFonts w:ascii="Times New Roman" w:hAnsi="Times New Roman" w:eastAsia="方正仿宋_GBK"/>
          <w:b w:val="0"/>
          <w:sz w:val="24"/>
        </w:rPr>
        <w:t>滚动修订时同步调整推荐区间和逐站建设安排，使容量规模、采购投资与投运时点保持对应。实际馈线或设备条件发生较大变化的片区，按新的站级约束重新比选，逐步形成适用于本地区的“一片一策”容量规划方案。</w:t>
      </w:r>
    </w:p>
    <w:p w14:paraId="004EAA88">
      <w:pPr>
        <w:pStyle w:val="4"/>
        <w:keepNext/>
        <w:numPr>
          <w:ilvl w:val="0"/>
          <w:numId w:val="0"/>
        </w:numPr>
        <w:spacing w:before="160" w:after="120" w:line="480" w:lineRule="exact"/>
        <w:ind w:firstLine="0"/>
      </w:pPr>
      <w:ins w:id="28272" w:author="xh" w:date="2026-10-19T14:58:21+08:00">
        <w:bookmarkStart w:id="335" w:name="Report1017_h1161"/>
        <w:bookmarkEnd w:id="335"/>
      </w:ins>
      <w:bookmarkStart w:id="285" w:name="h1205"/>
      <w:bookmarkStart w:id="286" w:name="后续研究方向"/>
      <w:r>
        <w:rPr>
          <w:rFonts w:ascii="Times New Roman" w:hAnsi="Times New Roman" w:eastAsia="方正仿宋_GBK"/>
          <w:b/>
          <w:sz w:val="32"/>
        </w:rPr>
        <w:t>6.3 后续研究方向</w:t>
      </w:r>
      <w:bookmarkEnd w:id="285"/>
      <w:bookmarkEnd w:id="286"/>
    </w:p>
    <w:p w14:paraId="56B566B7">
      <w:pPr>
        <w:pStyle w:val="115"/>
        <w:widowControl/>
        <w:spacing w:before="0" w:after="0" w:line="348" w:lineRule="exact"/>
        <w:ind w:firstLine="480"/>
        <w:jc w:val="both"/>
      </w:pPr>
      <w:r>
        <w:rPr>
          <w:rFonts w:ascii="Times New Roman" w:hAnsi="Times New Roman" w:eastAsia="方正仿宋_GBK"/>
          <w:b w:val="0"/>
          <w:sz w:val="24"/>
        </w:rPr>
        <w:t xml:space="preserve">当前地区案例</w:t>
      </w:r>
      <w:ins w:id="27653" w:author="xh" w:date="2026-10-19T14:59:00+08:00">
        <w:r>
          <w:rPr>
            <w:rFonts w:ascii="Times New Roman" w:hAnsi="Times New Roman" w:eastAsia="方正仿宋_GBK"/>
            <w:b w:val="0"/>
            <w:sz w:val="24"/>
          </w:rPr>
          <w:t xml:space="preserve">以年度8760小时序列检验固定正常供</w:t>
        </w:r>
      </w:ins>
      <w:del w:id="27654" w:author="xh" w:date="2026-10-19T14:59:00+08:00">
        <w:r>
          <w:rPr>
            <w:rFonts w:ascii="Times New Roman" w:hAnsi="Times New Roman" w:eastAsia="方正仿宋_GBK"/>
            <w:b w:val="0"/>
            <w:sz w:val="24"/>
          </w:rPr>
          <w:delText xml:space="preserve">采用市</w:delText>
        </w:r>
      </w:del>
      <w:r>
        <w:rPr>
          <w:rFonts w:ascii="Times New Roman" w:hAnsi="Times New Roman" w:eastAsia="方正仿宋_GBK"/>
          <w:b w:val="0"/>
          <w:sz w:val="24"/>
        </w:rPr>
        <w:t xml:space="preserve">区</w:t>
      </w:r>
      <w:ins w:id="27655" w:author="xh" w:date="2026-10-19T14:59:00+08:00">
        <w:r>
          <w:rPr>
            <w:rFonts w:ascii="Times New Roman" w:hAnsi="Times New Roman" w:eastAsia="方正仿宋_GBK"/>
            <w:b w:val="0"/>
            <w:sz w:val="24"/>
          </w:rPr>
          <w:t xml:space="preserve">及</w:t>
        </w:r>
      </w:ins>
      <w:del w:id="27656" w:author="xh" w:date="2026-10-19T14:59:00+08:00">
        <w:r>
          <w:rPr>
            <w:rFonts w:ascii="Times New Roman" w:hAnsi="Times New Roman" w:eastAsia="方正仿宋_GBK"/>
            <w:b w:val="0"/>
            <w:sz w:val="24"/>
          </w:rPr>
          <w:delText xml:space="preserve">45个、邳州26个同期静态截面，覆盖地区和</w:delText>
        </w:r>
      </w:del>
      <w:r>
        <w:rPr>
          <w:rFonts w:ascii="Times New Roman" w:hAnsi="Times New Roman" w:eastAsia="方正仿宋_GBK"/>
          <w:b w:val="0"/>
          <w:sz w:val="24"/>
        </w:rPr>
        <w:t xml:space="preserve">各站</w:t>
      </w:r>
      <w:ins w:id="27657" w:author="xh" w:date="2026-10-19T14:59:00+08:00">
        <w:r>
          <w:rPr>
            <w:rFonts w:ascii="Times New Roman" w:hAnsi="Times New Roman" w:eastAsia="方正仿宋_GBK"/>
            <w:b w:val="0"/>
            <w:sz w:val="24"/>
          </w:rPr>
          <w:t xml:space="preserve">最大单台N-1事故追加预案</w:t>
        </w:r>
      </w:ins>
      <w:del w:id="27658" w:author="xh" w:date="2026-10-19T14:59:00+08:00">
        <w:r>
          <w:rPr>
            <w:rFonts w:ascii="Times New Roman" w:hAnsi="Times New Roman" w:eastAsia="方正仿宋_GBK"/>
            <w:b w:val="0"/>
            <w:sz w:val="24"/>
          </w:rPr>
          <w:delText xml:space="preserve">局部极值</w:delText>
        </w:r>
      </w:del>
      <w:r>
        <w:rPr>
          <w:rFonts w:ascii="Times New Roman" w:hAnsi="Times New Roman" w:eastAsia="方正仿宋_GBK"/>
          <w:b w:val="0"/>
          <w:sz w:val="24"/>
        </w:rPr>
        <w:t xml:space="preserve">，既有等效通道</w:t>
      </w:r>
      <w:ins w:id="27659" w:author="xh" w:date="2026-10-19T14:59:00+08:00">
        <w:r>
          <w:rPr>
            <w:rFonts w:ascii="Times New Roman" w:hAnsi="Times New Roman" w:eastAsia="方正仿宋_GBK"/>
            <w:b w:val="0"/>
            <w:sz w:val="24"/>
          </w:rPr>
          <w:t xml:space="preserve">、源荷区段</w:t>
        </w:r>
      </w:ins>
      <w:r>
        <w:rPr>
          <w:rFonts w:ascii="Times New Roman" w:hAnsi="Times New Roman" w:eastAsia="方正仿宋_GBK"/>
          <w:b w:val="0"/>
          <w:sz w:val="24"/>
        </w:rPr>
        <w:t xml:space="preserve">及部分设备条件采用研究假设</w:t>
      </w:r>
      <w:ins w:id="27660" w:author="xh" w:date="2026-10-19T14:59:00+08:00">
        <w:r>
          <w:rPr>
            <w:rFonts w:ascii="Times New Roman" w:hAnsi="Times New Roman" w:eastAsia="方正仿宋_GBK"/>
            <w:b w:val="0"/>
            <w:sz w:val="24"/>
          </w:rPr>
          <w:t xml:space="preserve">。历史年度为模板回算</w:t>
        </w:r>
      </w:ins>
      <w:r>
        <w:rPr>
          <w:rFonts w:ascii="Times New Roman" w:hAnsi="Times New Roman" w:eastAsia="方正仿宋_GBK"/>
          <w:b w:val="0"/>
          <w:sz w:val="24"/>
        </w:rPr>
        <w:t xml:space="preserve">，</w:t>
      </w:r>
      <w:ins w:id="27661" w:author="xh" w:date="2026-10-19T14:59:00+08:00">
        <w:r>
          <w:rPr>
            <w:rFonts w:ascii="Times New Roman" w:hAnsi="Times New Roman" w:eastAsia="方正仿宋_GBK"/>
            <w:b w:val="0"/>
            <w:sz w:val="24"/>
          </w:rPr>
          <w:t xml:space="preserve">未来采用区域预测同比缩放，站级空间分配继承基准模板。储能按可用电量和持</w:t>
        </w:r>
      </w:ins>
      <w:del w:id="27662" w:author="xh" w:date="2026-10-19T14:59:00+08:00">
        <w:r>
          <w:rPr>
            <w:rFonts w:ascii="Times New Roman" w:hAnsi="Times New Roman" w:eastAsia="方正仿宋_GBK"/>
            <w:b w:val="0"/>
            <w:sz w:val="24"/>
          </w:rPr>
          <w:delText xml:space="preserve">后</w:delText>
        </w:r>
      </w:del>
      <w:r>
        <w:rPr>
          <w:rFonts w:ascii="Times New Roman" w:hAnsi="Times New Roman" w:eastAsia="方正仿宋_GBK"/>
          <w:b w:val="0"/>
          <w:sz w:val="24"/>
        </w:rPr>
        <w:t xml:space="preserve">续</w:t>
      </w:r>
      <w:del w:id="27663" w:author="xh" w:date="2026-10-19T14:59:00+08:00">
        <w:r>
          <w:rPr>
            <w:rFonts w:ascii="Times New Roman" w:hAnsi="Times New Roman" w:eastAsia="方正仿宋_GBK"/>
            <w:b w:val="0"/>
            <w:sz w:val="24"/>
          </w:rPr>
          <w:delText xml:space="preserve">结合真实接线补充逐</w:delText>
        </w:r>
      </w:del>
      <w:r>
        <w:rPr>
          <w:rFonts w:ascii="Times New Roman" w:hAnsi="Times New Roman" w:eastAsia="方正仿宋_GBK"/>
          <w:b w:val="0"/>
          <w:sz w:val="24"/>
        </w:rPr>
        <w:t xml:space="preserve">时</w:t>
      </w:r>
      <w:ins w:id="27664" w:author="xh" w:date="2026-10-19T14:59:00+08:00">
        <w:r>
          <w:rPr>
            <w:rFonts w:ascii="Times New Roman" w:hAnsi="Times New Roman" w:eastAsia="方正仿宋_GBK"/>
            <w:b w:val="0"/>
            <w:sz w:val="24"/>
          </w:rPr>
          <w:t xml:space="preserve">长折算有效功率，连续</w:t>
        </w:r>
      </w:ins>
      <w:r>
        <w:rPr>
          <w:rFonts w:ascii="Times New Roman" w:hAnsi="Times New Roman" w:eastAsia="方正仿宋_GBK"/>
          <w:b w:val="0"/>
          <w:sz w:val="24"/>
        </w:rPr>
        <w:t xml:space="preserve">荷电状态、电压</w:t>
      </w:r>
      <w:ins w:id="27665" w:author="xh" w:date="2026-10-19T14:59:00+08:00">
        <w:r>
          <w:rPr>
            <w:rFonts w:ascii="Times New Roman" w:hAnsi="Times New Roman" w:eastAsia="方正仿宋_GBK"/>
            <w:b w:val="0"/>
            <w:sz w:val="24"/>
          </w:rPr>
          <w:t xml:space="preserve">及</w:t>
        </w:r>
      </w:ins>
      <w:del w:id="27666" w:author="xh" w:date="2026-10-19T14:59:00+08:00">
        <w:r>
          <w:rPr>
            <w:rFonts w:ascii="Times New Roman" w:hAnsi="Times New Roman" w:eastAsia="方正仿宋_GBK"/>
            <w:b w:val="0"/>
            <w:sz w:val="24"/>
          </w:rPr>
          <w:delText xml:space="preserve">和</w:delText>
        </w:r>
      </w:del>
      <w:r>
        <w:rPr>
          <w:rFonts w:ascii="Times New Roman" w:hAnsi="Times New Roman" w:eastAsia="方正仿宋_GBK"/>
          <w:b w:val="0"/>
          <w:sz w:val="24"/>
        </w:rPr>
        <w:t xml:space="preserve">保护</w:t>
      </w:r>
      <w:ins w:id="27667" w:author="xh" w:date="2026-10-19T14:59:00+08:00">
        <w:r>
          <w:rPr>
            <w:rFonts w:ascii="Times New Roman" w:hAnsi="Times New Roman" w:eastAsia="方正仿宋_GBK"/>
            <w:b w:val="0"/>
            <w:sz w:val="24"/>
          </w:rPr>
          <w:t xml:space="preserve">需进一步检验</w:t>
        </w:r>
      </w:ins>
      <w:del w:id="27668" w:author="xh" w:date="2026-10-19T14:59:00+08:00">
        <w:r>
          <w:rPr>
            <w:rFonts w:ascii="Times New Roman" w:hAnsi="Times New Roman" w:eastAsia="方正仿宋_GBK"/>
            <w:b w:val="0"/>
            <w:sz w:val="24"/>
          </w:rPr>
          <w:delText xml:space="preserve">校核</w:delText>
        </w:r>
      </w:del>
      <w:r>
        <w:rPr>
          <w:rFonts w:ascii="Times New Roman" w:hAnsi="Times New Roman" w:eastAsia="方正仿宋_GBK"/>
          <w:b w:val="0"/>
          <w:sz w:val="24"/>
        </w:rPr>
        <w:t xml:space="preserve">。费用包括共同评价期内</w:t>
      </w:r>
      <w:del w:id="27669" w:author="xh" w:date="2026-10-19T14:59:00+08:00">
        <w:r>
          <w:rPr>
            <w:rFonts w:ascii="Times New Roman" w:hAnsi="Times New Roman" w:eastAsia="方正仿宋_GBK"/>
            <w:b w:val="0"/>
            <w:sz w:val="24"/>
          </w:rPr>
          <w:delText xml:space="preserve">的</w:delText>
        </w:r>
      </w:del>
      <w:r>
        <w:rPr>
          <w:rFonts w:ascii="Times New Roman" w:hAnsi="Times New Roman" w:eastAsia="方正仿宋_GBK"/>
          <w:b w:val="0"/>
          <w:sz w:val="24"/>
        </w:rPr>
        <w:t xml:space="preserve">建设</w:t>
      </w:r>
      <w:ins w:id="27670" w:author="xh" w:date="2026-10-19T14:59:00+08:00">
        <w:r>
          <w:rPr>
            <w:rFonts w:ascii="Times New Roman" w:hAnsi="Times New Roman" w:eastAsia="方正仿宋_GBK"/>
            <w:b w:val="0"/>
            <w:sz w:val="24"/>
          </w:rPr>
          <w:t xml:space="preserve">和</w:t>
        </w:r>
      </w:ins>
      <w:del w:id="27671" w:author="xh" w:date="2026-10-19T14:59:00+08:00">
        <w:r>
          <w:rPr>
            <w:rFonts w:ascii="Times New Roman" w:hAnsi="Times New Roman" w:eastAsia="方正仿宋_GBK"/>
            <w:b w:val="0"/>
            <w:sz w:val="24"/>
          </w:rPr>
          <w:delText xml:space="preserve">、</w:delText>
        </w:r>
      </w:del>
      <w:r>
        <w:rPr>
          <w:rFonts w:ascii="Times New Roman" w:hAnsi="Times New Roman" w:eastAsia="方正仿宋_GBK"/>
          <w:b w:val="0"/>
          <w:sz w:val="24"/>
        </w:rPr>
        <w:t xml:space="preserve">固定运维</w:t>
      </w:r>
      <w:del w:id="27672" w:author="xh" w:date="2026-10-19T14:59:00+08:00">
        <w:r>
          <w:rPr>
            <w:rFonts w:ascii="Times New Roman" w:hAnsi="Times New Roman" w:eastAsia="方正仿宋_GBK"/>
            <w:b w:val="0"/>
            <w:sz w:val="24"/>
          </w:rPr>
          <w:delText xml:space="preserve">及规定更新</w:delText>
        </w:r>
      </w:del>
      <w:r>
        <w:rPr>
          <w:rFonts w:ascii="Times New Roman" w:hAnsi="Times New Roman" w:eastAsia="方正仿宋_GBK"/>
          <w:b w:val="0"/>
          <w:sz w:val="24"/>
        </w:rPr>
        <w:t xml:space="preserve">，</w:t>
      </w:r>
      <w:del w:id="27673" w:author="xh" w:date="2026-10-19T14:59:00+08:00">
        <w:r>
          <w:rPr>
            <w:rFonts w:ascii="Times New Roman" w:hAnsi="Times New Roman" w:eastAsia="方正仿宋_GBK"/>
            <w:b w:val="0"/>
            <w:sz w:val="24"/>
          </w:rPr>
          <w:delText xml:space="preserve">尚未纳入</w:delText>
        </w:r>
      </w:del>
      <w:r>
        <w:rPr>
          <w:rFonts w:ascii="Times New Roman" w:hAnsi="Times New Roman" w:eastAsia="方正仿宋_GBK"/>
          <w:b w:val="0"/>
          <w:sz w:val="24"/>
        </w:rPr>
        <w:t xml:space="preserve">期末残值、储能充电</w:t>
      </w:r>
      <w:ins w:id="27674" w:author="xh" w:date="2026-10-19T14:59:00+08:00">
        <w:r>
          <w:rPr>
            <w:rFonts w:ascii="Times New Roman" w:hAnsi="Times New Roman" w:eastAsia="方正仿宋_GBK"/>
            <w:b w:val="0"/>
            <w:sz w:val="24"/>
          </w:rPr>
          <w:t xml:space="preserve">及</w:t>
        </w:r>
      </w:ins>
      <w:del w:id="27675" w:author="xh" w:date="2026-10-19T14:59:00+08:00">
        <w:r>
          <w:rPr>
            <w:rFonts w:ascii="Times New Roman" w:hAnsi="Times New Roman" w:eastAsia="方正仿宋_GBK"/>
            <w:b w:val="0"/>
            <w:sz w:val="24"/>
          </w:rPr>
          <w:delText xml:space="preserve">和</w:delText>
        </w:r>
      </w:del>
      <w:r>
        <w:rPr>
          <w:rFonts w:ascii="Times New Roman" w:hAnsi="Times New Roman" w:eastAsia="方正仿宋_GBK"/>
          <w:b w:val="0"/>
          <w:sz w:val="24"/>
        </w:rPr>
        <w:t xml:space="preserve">损耗等</w:t>
      </w:r>
      <w:ins w:id="27676" w:author="xh" w:date="2026-10-19T14:59:00+08:00">
        <w:r>
          <w:rPr>
            <w:rFonts w:ascii="Times New Roman" w:hAnsi="Times New Roman" w:eastAsia="方正仿宋_GBK"/>
            <w:b w:val="0"/>
            <w:sz w:val="24"/>
          </w:rPr>
          <w:t xml:space="preserve">需</w:t>
        </w:r>
      </w:ins>
      <w:del w:id="27677" w:author="xh" w:date="2026-10-19T14:59:00+08:00">
        <w:r>
          <w:rPr>
            <w:rFonts w:ascii="Times New Roman" w:hAnsi="Times New Roman" w:eastAsia="方正仿宋_GBK"/>
            <w:b w:val="0"/>
            <w:sz w:val="24"/>
          </w:rPr>
          <w:delText xml:space="preserve">科目。研究</w:delText>
        </w:r>
      </w:del>
      <w:r>
        <w:rPr>
          <w:rFonts w:ascii="Times New Roman" w:hAnsi="Times New Roman" w:eastAsia="方正仿宋_GBK"/>
          <w:b w:val="0"/>
          <w:sz w:val="24"/>
        </w:rPr>
        <w:t xml:space="preserve">结</w:t>
      </w:r>
      <w:ins w:id="27678" w:author="xh" w:date="2026-10-19T14:59:00+08:00">
        <w:r>
          <w:rPr>
            <w:rFonts w:ascii="Times New Roman" w:hAnsi="Times New Roman" w:eastAsia="方正仿宋_GBK"/>
            <w:b w:val="0"/>
            <w:sz w:val="24"/>
          </w:rPr>
          <w:t xml:space="preserve">合运行</w:t>
        </w:r>
      </w:ins>
      <w:del w:id="27679" w:author="xh" w:date="2026-10-19T14:59:00+08:00">
        <w:r>
          <w:rPr>
            <w:rFonts w:ascii="Times New Roman" w:hAnsi="Times New Roman" w:eastAsia="方正仿宋_GBK"/>
            <w:b w:val="0"/>
            <w:sz w:val="24"/>
          </w:rPr>
          <w:delText xml:space="preserve">果用于当前假定下的技术经济比选，具体建设需以核定网络和工程</w:delText>
        </w:r>
      </w:del>
      <w:r>
        <w:rPr>
          <w:rFonts w:ascii="Times New Roman" w:hAnsi="Times New Roman" w:eastAsia="方正仿宋_GBK"/>
          <w:b w:val="0"/>
          <w:sz w:val="24"/>
        </w:rPr>
        <w:t xml:space="preserve">资料</w:t>
      </w:r>
      <w:ins w:id="27680" w:author="xh" w:date="2026-10-19T14:59:00+08:00">
        <w:r>
          <w:rPr>
            <w:rFonts w:ascii="Times New Roman" w:hAnsi="Times New Roman" w:eastAsia="方正仿宋_GBK"/>
            <w:b w:val="0"/>
            <w:sz w:val="24"/>
          </w:rPr>
          <w:t xml:space="preserve">补充</w:t>
        </w:r>
      </w:ins>
      <w:del w:id="27681" w:author="xh" w:date="2026-10-19T14:59:00+08:00">
        <w:r>
          <w:rPr>
            <w:rFonts w:ascii="Times New Roman" w:hAnsi="Times New Roman" w:eastAsia="方正仿宋_GBK"/>
            <w:b w:val="0"/>
            <w:sz w:val="24"/>
          </w:rPr>
          <w:delText xml:space="preserve">进一步校核</w:delText>
        </w:r>
      </w:del>
      <w:r>
        <w:rPr>
          <w:rFonts w:ascii="Times New Roman" w:hAnsi="Times New Roman" w:eastAsia="方正仿宋_GBK"/>
          <w:b w:val="0"/>
          <w:sz w:val="24"/>
        </w:rPr>
        <w:t xml:space="preserve">。</w:t>
      </w:r>
    </w:p>
    <w:p w14:paraId="5E428263">
      <w:pPr>
        <w:pStyle w:val="5"/>
        <w:keepNext/>
        <w:numPr>
          <w:ilvl w:val="0"/>
          <w:numId w:val="0"/>
        </w:numPr>
        <w:spacing w:before="160" w:after="120" w:line="390" w:lineRule="exact"/>
        <w:ind w:firstLine="0"/>
      </w:pPr>
      <w:bookmarkStart w:id="287" w:name="深化储能运行与实际网络校核"/>
      <w:r>
        <w:rPr>
          <w:rFonts w:ascii="Times New Roman" w:hAnsi="Times New Roman" w:eastAsia="方正仿宋_GBK"/>
          <w:b/>
          <w:sz w:val="26"/>
        </w:rPr>
        <w:t>6.3.1 深化储能运行与实际网络校核</w:t>
      </w:r>
      <w:bookmarkEnd w:id="287"/>
    </w:p>
    <w:p w14:paraId="5A134991">
      <w:pPr>
        <w:pStyle w:val="115"/>
        <w:widowControl/>
        <w:spacing w:before="0" w:after="0" w:line="348" w:lineRule="exact"/>
        <w:ind w:firstLine="480"/>
        <w:jc w:val="both"/>
      </w:pPr>
      <w:r>
        <w:rPr>
          <w:rFonts w:ascii="Times New Roman" w:hAnsi="Times New Roman" w:eastAsia="方正仿宋_GBK"/>
          <w:b w:val="0"/>
          <w:sz w:val="24"/>
        </w:rPr>
        <w:t>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14:paraId="35FAF5C2">
      <w:pPr>
        <w:pStyle w:val="5"/>
        <w:keepNext/>
        <w:numPr>
          <w:ilvl w:val="0"/>
          <w:numId w:val="0"/>
        </w:numPr>
        <w:spacing w:before="160" w:after="120" w:line="390" w:lineRule="exact"/>
        <w:ind w:firstLine="0"/>
      </w:pPr>
      <w:bookmarkStart w:id="288" w:name="拓展片区结构和经济参数"/>
      <w:r>
        <w:rPr>
          <w:rFonts w:ascii="Times New Roman" w:hAnsi="Times New Roman" w:eastAsia="方正仿宋_GBK"/>
          <w:b/>
          <w:sz w:val="26"/>
        </w:rPr>
        <w:t>6.3.2 拓展片区结构和经济参数</w:t>
      </w:r>
      <w:bookmarkEnd w:id="288"/>
    </w:p>
    <w:p w14:paraId="08E55E30">
      <w:pPr>
        <w:pStyle w:val="115"/>
        <w:widowControl/>
        <w:spacing w:before="0" w:after="0" w:line="348" w:lineRule="exact"/>
        <w:ind w:firstLine="480"/>
        <w:jc w:val="both"/>
      </w:pPr>
      <w:r>
        <w:rPr>
          <w:rFonts w:ascii="Times New Roman" w:hAnsi="Times New Roman" w:eastAsia="方正仿宋_GBK"/>
          <w:b w:val="0"/>
          <w:sz w:val="24"/>
        </w:rPr>
        <w:t>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14:paraId="56E31D9B">
      <w:pPr>
        <w:pStyle w:val="3"/>
        <w:keepNext/>
        <w:pageBreakBefore/>
        <w:numPr>
          <w:ilvl w:val="0"/>
          <w:numId w:val="0"/>
        </w:numPr>
        <w:spacing w:before="0" w:after="120" w:line="540" w:lineRule="exact"/>
        <w:ind w:firstLine="0"/>
      </w:pPr>
      <w:ins w:id="28273" w:author="xh" w:date="2026-10-19T14:59:40+08:00">
        <w:bookmarkStart w:id="336" w:name="Report1017_h1167"/>
        <w:bookmarkEnd w:id="336"/>
      </w:ins>
      <w:bookmarkStart w:id="289" w:name="h1211"/>
      <w:bookmarkStart w:id="290" w:name="参考文献"/>
      <w:r>
        <w:rPr>
          <w:rFonts w:ascii="Times New Roman" w:hAnsi="Times New Roman" w:eastAsia="方正仿宋_GBK"/>
          <w:b/>
          <w:sz w:val="36"/>
        </w:rPr>
        <w:t>参考文献</w:t>
      </w:r>
      <w:bookmarkEnd w:id="289"/>
      <w:bookmarkEnd w:id="290"/>
    </w:p>
    <w:p w14:paraId="68368D37">
      <w:pPr>
        <w:pStyle w:val="115"/>
        <w:widowControl/>
        <w:spacing w:before="0" w:after="80" w:line="320" w:lineRule="exact"/>
        <w:ind w:firstLine="0"/>
        <w:jc w:val="left"/>
      </w:pPr>
      <w:r>
        <w:rPr>
          <w:rFonts w:ascii="Times New Roman" w:hAnsi="Times New Roman" w:eastAsia="方正仿宋_GBK"/>
          <w:b w:val="0"/>
          <w:sz w:val="21"/>
        </w:rPr>
        <w:t>[1] 国家能源局. 国家能源局举行新闻发布会 介绍2026年一季度可再生能源并网运行情况[EB/OL]. (2026-04-27)[2026-10-02]. https://www.nea.gov.cn/20260427/4b751e59b0d7463a95f74096fed83e14/c.html.</w:t>
      </w:r>
    </w:p>
    <w:p w14:paraId="45F16B80">
      <w:pPr>
        <w:pStyle w:val="2"/>
        <w:widowControl/>
        <w:spacing w:before="0" w:after="80" w:line="320" w:lineRule="exact"/>
        <w:ind w:firstLine="0"/>
        <w:jc w:val="left"/>
      </w:pPr>
      <w:r>
        <w:rPr>
          <w:rFonts w:ascii="Times New Roman" w:hAnsi="Times New Roman" w:eastAsia="方正仿宋_GBK"/>
          <w:b w:val="0"/>
          <w:sz w:val="21"/>
        </w:rPr>
        <w:t>[2] 国家能源局. 2026年一季度光伏发电建设情况[EB/OL]. (2026-05-19)[2026-10-02]. https://www.nea.gov.cn/20260519/6008bb88dc0649e5b5530fd6ad0b117a/c.html.</w:t>
      </w:r>
    </w:p>
    <w:p w14:paraId="6FD1AC1A">
      <w:pPr>
        <w:pStyle w:val="2"/>
        <w:widowControl/>
        <w:spacing w:before="0" w:after="80" w:line="320" w:lineRule="exact"/>
        <w:ind w:firstLine="0"/>
        <w:jc w:val="left"/>
      </w:pPr>
      <w:r>
        <w:rPr>
          <w:rFonts w:ascii="Times New Roman" w:hAnsi="Times New Roman" w:eastAsia="方正仿宋_GBK"/>
          <w:b w:val="0"/>
          <w:sz w:val="21"/>
        </w:rPr>
        <w:t>[3] HOU Q, ZHANG N, DU E, et al. Probabilistic duck curve in high PV penetration power system: concept, modeling, and empirical analysis in China[J]. Applied Energy, 2019, 242: 205-215.</w:t>
      </w:r>
    </w:p>
    <w:p w14:paraId="5C0828A9">
      <w:pPr>
        <w:pStyle w:val="2"/>
        <w:widowControl/>
        <w:spacing w:before="0" w:after="80" w:line="320" w:lineRule="exact"/>
        <w:ind w:firstLine="0"/>
        <w:jc w:val="left"/>
      </w:pPr>
      <w:r>
        <w:rPr>
          <w:rFonts w:ascii="Times New Roman" w:hAnsi="Times New Roman" w:eastAsia="方正仿宋_GBK"/>
          <w:b w:val="0"/>
          <w:sz w:val="21"/>
        </w:rPr>
        <w:t>[4] MAJEED I B, NWULU N I. Impact of reverse power flow on distributed transformers in a solar-photovoltaic-integrated low-voltage network[J]. Energies, 2022, 15(23): 9238.</w:t>
      </w:r>
    </w:p>
    <w:p w14:paraId="58B26B54">
      <w:pPr>
        <w:pStyle w:val="2"/>
        <w:widowControl/>
        <w:spacing w:before="0" w:after="80" w:line="320" w:lineRule="exact"/>
        <w:ind w:firstLine="0"/>
        <w:jc w:val="left"/>
      </w:pPr>
      <w:r>
        <w:rPr>
          <w:rFonts w:ascii="Times New Roman" w:hAnsi="Times New Roman" w:eastAsia="方正仿宋_GBK"/>
          <w:b w:val="0"/>
          <w:sz w:val="21"/>
        </w:rPr>
        <w:t>[5] DL/T 5729—2023 配电网规划设计技术导则[S]. 2023.</w:t>
      </w:r>
    </w:p>
    <w:p w14:paraId="586E2D68">
      <w:pPr>
        <w:pStyle w:val="2"/>
        <w:widowControl/>
        <w:spacing w:before="0" w:after="80" w:line="320" w:lineRule="exact"/>
        <w:ind w:firstLine="0"/>
        <w:jc w:val="left"/>
      </w:pPr>
      <w:r>
        <w:rPr>
          <w:rFonts w:ascii="Times New Roman" w:hAnsi="Times New Roman" w:eastAsia="方正仿宋_GBK"/>
          <w:b w:val="0"/>
          <w:sz w:val="21"/>
        </w:rPr>
        <w:t>[6] 国家发展改革委, 国家能源局. 关于新形势下配电网高质量发展的指导意见: 发改能源〔2024〕187号[Z]. 2024.</w:t>
      </w:r>
    </w:p>
    <w:p w14:paraId="77AD5AE1">
      <w:pPr>
        <w:pStyle w:val="2"/>
        <w:widowControl/>
        <w:spacing w:before="0" w:after="80" w:line="320" w:lineRule="exact"/>
        <w:ind w:firstLine="0"/>
        <w:jc w:val="left"/>
      </w:pPr>
      <w:r>
        <w:rPr>
          <w:rFonts w:ascii="Times New Roman" w:hAnsi="Times New Roman" w:eastAsia="方正仿宋_GBK"/>
          <w:b w:val="0"/>
          <w:sz w:val="21"/>
        </w:rPr>
        <w:t>[7] 肖峻, 刘柔嘉, 龙梦皓. 变电容载比与下一级中压配电网络关系的量化分析[J]. 电力建设, 2015, 36(11): 45-50.</w:t>
      </w:r>
    </w:p>
    <w:p w14:paraId="423B2D55">
      <w:pPr>
        <w:pStyle w:val="2"/>
        <w:widowControl/>
        <w:spacing w:before="0" w:after="80" w:line="320" w:lineRule="exact"/>
        <w:ind w:firstLine="0"/>
        <w:jc w:val="left"/>
      </w:pPr>
      <w:r>
        <w:rPr>
          <w:rFonts w:ascii="Times New Roman" w:hAnsi="Times New Roman" w:eastAsia="方正仿宋_GBK"/>
          <w:b w:val="0"/>
          <w:sz w:val="21"/>
        </w:rPr>
        <w:t>[8] 配电网规划设计技术导则（修订稿，2025年4月）[R]. 2025.</w:t>
      </w:r>
    </w:p>
    <w:p w14:paraId="22E0714B">
      <w:pPr>
        <w:pStyle w:val="2"/>
        <w:widowControl/>
        <w:spacing w:before="0" w:after="80" w:line="320" w:lineRule="exact"/>
        <w:ind w:firstLine="0"/>
        <w:jc w:val="left"/>
      </w:pPr>
      <w:r>
        <w:rPr>
          <w:rFonts w:ascii="Times New Roman" w:hAnsi="Times New Roman" w:eastAsia="方正仿宋_GBK"/>
          <w:b w:val="0"/>
          <w:sz w:val="21"/>
        </w:rPr>
        <w:t>[9] 王凯亮, 何卓怡, 叶健鹏, 等. 多电压等级电网协同规划的容载比优化配置方法[J]. 南方电网技术, 2025, 19(7): 131-139.</w:t>
      </w:r>
    </w:p>
    <w:p w14:paraId="5145B14B">
      <w:pPr>
        <w:pStyle w:val="2"/>
        <w:widowControl/>
        <w:spacing w:before="0" w:after="80" w:line="320" w:lineRule="exact"/>
        <w:ind w:firstLine="0"/>
        <w:jc w:val="left"/>
      </w:pPr>
      <w:r>
        <w:rPr>
          <w:rFonts w:ascii="Times New Roman" w:hAnsi="Times New Roman" w:eastAsia="方正仿宋_GBK"/>
          <w:b w:val="0"/>
          <w:sz w:val="21"/>
        </w:rPr>
        <w:t>[10] XU T, MENG H, ZHU J, et al. Considering the life-cycle cost of distributed energy-storage planning in distribution grids[J]. Applied Sciences, 2018, 8(12): 2615.</w:t>
      </w:r>
    </w:p>
    <w:p w14:paraId="13F6E3B0">
      <w:pPr>
        <w:pStyle w:val="2"/>
        <w:widowControl/>
        <w:spacing w:before="0" w:after="80" w:line="320" w:lineRule="exact"/>
        <w:ind w:firstLine="0"/>
        <w:jc w:val="left"/>
      </w:pPr>
      <w:r>
        <w:rPr>
          <w:rFonts w:ascii="Times New Roman" w:hAnsi="Times New Roman" w:eastAsia="方正仿宋_GBK"/>
          <w:b w:val="0"/>
          <w:sz w:val="21"/>
        </w:rPr>
        <w:t>[11] 陈浩, 张焰, 俞国勤, 等. 多电压等级配电网最优容载比的计算方法[J]. 电气应用, 2011, 30(1): 25-29.</w:t>
      </w:r>
    </w:p>
    <w:p w14:paraId="26EC5576">
      <w:pPr>
        <w:pStyle w:val="2"/>
        <w:widowControl/>
        <w:spacing w:before="0" w:after="80" w:line="320" w:lineRule="exact"/>
        <w:ind w:firstLine="0"/>
        <w:jc w:val="left"/>
      </w:pPr>
      <w:r>
        <w:rPr>
          <w:rFonts w:ascii="Times New Roman" w:hAnsi="Times New Roman" w:eastAsia="方正仿宋_GBK"/>
          <w:b w:val="0"/>
          <w:sz w:val="21"/>
        </w:rPr>
        <w:t>[12] DL/T 2041—2025 分布式电源接入电力系统承载力评估导则[S]. 2025.</w:t>
      </w:r>
    </w:p>
    <w:p w14:paraId="27DC3977">
      <w:pPr>
        <w:pStyle w:val="2"/>
        <w:widowControl/>
        <w:spacing w:before="0" w:after="80" w:line="320" w:lineRule="exact"/>
        <w:ind w:firstLine="0"/>
        <w:jc w:val="left"/>
      </w:pPr>
      <w:r>
        <w:rPr>
          <w:rFonts w:ascii="Times New Roman" w:hAnsi="Times New Roman" w:eastAsia="方正仿宋_GBK"/>
          <w:b w:val="0"/>
          <w:sz w:val="21"/>
        </w:rPr>
        <w:t>[13] ZENG W, FAN J, ZHANG W, et al. Whole life cycle cost analysis of transmission lines using the economic life interval method[J]. Energies, 2023, 16(23): 7804.</w:t>
      </w:r>
    </w:p>
    <w:p w14:paraId="63ABBFD4">
      <w:pPr>
        <w:pStyle w:val="2"/>
        <w:widowControl/>
        <w:spacing w:before="0" w:after="80" w:line="320" w:lineRule="exact"/>
        <w:ind w:firstLine="0"/>
        <w:jc w:val="left"/>
      </w:pPr>
      <w:r>
        <w:rPr>
          <w:rFonts w:ascii="Times New Roman" w:hAnsi="Times New Roman" w:eastAsia="方正仿宋_GBK"/>
          <w:b w:val="0"/>
          <w:sz w:val="21"/>
        </w:rPr>
        <w:t>[14] ZHU Z, LU S, GAO B, et al. Life cycle cost analysis of three types of power lines in 10 kV distribution network[J]. Inventions, 2016, 1(4): 20.</w:t>
      </w:r>
    </w:p>
    <w:p w14:paraId="50CBEC29">
      <w:pPr>
        <w:pStyle w:val="2"/>
        <w:widowControl/>
        <w:spacing w:before="0" w:after="80" w:line="320" w:lineRule="exact"/>
        <w:ind w:firstLine="0"/>
        <w:jc w:val="left"/>
      </w:pPr>
      <w:r>
        <w:rPr>
          <w:rFonts w:ascii="Times New Roman" w:hAnsi="Times New Roman" w:eastAsia="方正仿宋_GBK"/>
          <w:b w:val="0"/>
          <w:sz w:val="21"/>
        </w:rPr>
        <w:t>[15] SAATY T L. The analytic hierarchy process[M]. New York: McGraw-Hill, 1980.</w:t>
      </w:r>
    </w:p>
    <w:p w14:paraId="1D83889C">
      <w:pPr>
        <w:pStyle w:val="2"/>
        <w:widowControl/>
        <w:spacing w:before="0" w:after="80" w:line="320" w:lineRule="exact"/>
        <w:ind w:firstLine="0"/>
        <w:jc w:val="left"/>
      </w:pPr>
      <w:r>
        <w:rPr>
          <w:rFonts w:ascii="Times New Roman" w:hAnsi="Times New Roman" w:eastAsia="方正仿宋_GBK"/>
          <w:b w:val="0"/>
          <w:sz w:val="21"/>
        </w:rPr>
        <w:t>[16] WU Q, PENG C. Comprehensive benefit evaluation of the power distribution network planning project based on improved IAHP and multi-level extension assessment method[J]. Sustainability, 2016, 8(8): 796.</w:t>
      </w:r>
    </w:p>
    <w:p w14:paraId="3069E830">
      <w:pPr>
        <w:pStyle w:val="2"/>
        <w:widowControl/>
        <w:spacing w:before="0" w:after="80" w:line="320" w:lineRule="exact"/>
        <w:ind w:firstLine="0"/>
        <w:jc w:val="left"/>
      </w:pPr>
      <w:r>
        <w:rPr>
          <w:rFonts w:ascii="Times New Roman" w:hAnsi="Times New Roman" w:eastAsia="方正仿宋_GBK"/>
          <w:b w:val="0"/>
          <w:sz w:val="21"/>
        </w:rPr>
        <w:t>[17] 罗宁, 贺墨琳, 高华, 等. 基于改进的AHP-CRITIC组合赋权与可拓评估模型的配电网综合评价方法[J]. 电力系统保护与控制, 2021, 49(16): 86-96.</w:t>
      </w:r>
    </w:p>
    <w:p w14:paraId="52BD15FF">
      <w:pPr>
        <w:pStyle w:val="2"/>
        <w:widowControl/>
        <w:spacing w:before="0" w:after="80" w:line="320" w:lineRule="exact"/>
        <w:ind w:firstLine="0"/>
        <w:jc w:val="left"/>
      </w:pPr>
      <w:r>
        <w:rPr>
          <w:rFonts w:ascii="Times New Roman" w:hAnsi="Times New Roman" w:eastAsia="方正仿宋_GBK"/>
          <w:b w:val="0"/>
          <w:sz w:val="21"/>
        </w:rPr>
        <w:t>[18] 程智余, 朱晓虎, 李建青. 基于改进ELECTRE法的电网规划投资多准则融合决策方法[J]. 中国电力, 2022, 55(11): 59-65.</w:t>
      </w:r>
    </w:p>
    <w:p w14:paraId="6EDA16B6">
      <w:pPr>
        <w:pStyle w:val="2"/>
        <w:widowControl/>
        <w:spacing w:before="0" w:after="80" w:line="320" w:lineRule="exact"/>
        <w:ind w:firstLine="0"/>
        <w:jc w:val="left"/>
      </w:pPr>
      <w:r>
        <w:rPr>
          <w:rFonts w:ascii="Times New Roman" w:hAnsi="Times New Roman" w:eastAsia="方正仿宋_GBK"/>
          <w:b w:val="0"/>
          <w:sz w:val="21"/>
        </w:rPr>
        <w:t>[19] GB/T 45418—2025 配电网通用技术导则[S]. 2025.</w:t>
      </w:r>
    </w:p>
    <w:p w14:paraId="6742E630">
      <w:pPr>
        <w:pStyle w:val="2"/>
        <w:widowControl/>
        <w:spacing w:before="0" w:after="80" w:line="320" w:lineRule="exact"/>
        <w:ind w:firstLine="0"/>
        <w:jc w:val="left"/>
      </w:pPr>
      <w:r>
        <w:rPr>
          <w:rFonts w:ascii="Times New Roman" w:hAnsi="Times New Roman" w:eastAsia="方正仿宋_GBK"/>
          <w:b w:val="0"/>
          <w:sz w:val="21"/>
        </w:rPr>
        <w:t>[20] 刘炜彬, 梁咏秋, 李锡刚, 等. 面向精细化规划的容载比参数优化方法研究[J]. 电气工程学报, 2025, 20(1): 208-216.</w:t>
      </w:r>
    </w:p>
    <w:p w14:paraId="5A585675">
      <w:pPr>
        <w:pStyle w:val="2"/>
        <w:widowControl/>
        <w:spacing w:before="0" w:after="80" w:line="320" w:lineRule="exact"/>
        <w:ind w:firstLine="0"/>
        <w:jc w:val="left"/>
      </w:pPr>
      <w:r>
        <w:rPr>
          <w:rFonts w:ascii="Times New Roman" w:hAnsi="Times New Roman" w:eastAsia="方正仿宋_GBK"/>
          <w:b w:val="0"/>
          <w:sz w:val="21"/>
        </w:rPr>
        <w:t>[21] 王守相, 尹孜阳, 赵倩宇. 考虑多供电层级耦合的中低压配电网分布式光伏承载力一体化精细评估方法[J]. 电工技术学报, 2025, 40(6): 1930-1944.</w:t>
      </w:r>
    </w:p>
    <w:p w14:paraId="1BDE046A">
      <w:pPr>
        <w:pStyle w:val="2"/>
        <w:widowControl/>
        <w:spacing w:before="0" w:after="80" w:line="320" w:lineRule="exact"/>
        <w:ind w:firstLine="0"/>
        <w:jc w:val="left"/>
      </w:pPr>
      <w:r>
        <w:rPr>
          <w:rFonts w:ascii="Times New Roman" w:hAnsi="Times New Roman" w:eastAsia="方正仿宋_GBK"/>
          <w:b w:val="0"/>
          <w:sz w:val="21"/>
        </w:rPr>
        <w:t>[22] 徐峰亮, 王克谦, 等. 计及运行灵活性的中压配电系统源-网-储协同扩展规划[J]. 中国电力, 2024, 57(7): 98-108.</w:t>
      </w:r>
    </w:p>
    <w:p w14:paraId="3B344EEB">
      <w:pPr>
        <w:pStyle w:val="2"/>
        <w:widowControl/>
        <w:spacing w:before="0" w:after="80" w:line="320" w:lineRule="exact"/>
        <w:ind w:firstLine="0"/>
        <w:jc w:val="left"/>
      </w:pPr>
      <w:r>
        <w:rPr>
          <w:rFonts w:ascii="Times New Roman" w:hAnsi="Times New Roman" w:eastAsia="方正仿宋_GBK"/>
          <w:b w:val="0"/>
          <w:sz w:val="21"/>
        </w:rPr>
        <w:t>[23] LIN T, WU G, LAI S, et al. Calculation of distribution network PV hosting capacity considering source–load uncertainty and active management[J]. Electronics, 2024, 13(20): 4048.</w:t>
      </w:r>
    </w:p>
    <w:p w14:paraId="7E0DF445">
      <w:pPr>
        <w:pStyle w:val="2"/>
        <w:widowControl/>
        <w:spacing w:before="0" w:after="80" w:line="320" w:lineRule="exact"/>
        <w:ind w:firstLine="0"/>
        <w:jc w:val="left"/>
      </w:pPr>
      <w:r>
        <w:rPr>
          <w:rFonts w:ascii="Times New Roman" w:hAnsi="Times New Roman" w:eastAsia="方正仿宋_GBK"/>
          <w:b w:val="0"/>
          <w:sz w:val="21"/>
        </w:rPr>
        <w:t>[24] CHEN C, PENG W, XIE C, et al. Photovoltaic hosting capacity assessment of distribution networks considering source–load uncertainty[J]. Energies, 2025, 18(8): 2134.</w:t>
      </w:r>
    </w:p>
    <w:p w14:paraId="2A1E5BFC">
      <w:pPr>
        <w:pStyle w:val="2"/>
        <w:widowControl/>
        <w:spacing w:before="0" w:after="80" w:line="320" w:lineRule="exact"/>
        <w:ind w:firstLine="0"/>
        <w:jc w:val="left"/>
      </w:pPr>
      <w:r>
        <w:rPr>
          <w:rFonts w:ascii="Times New Roman" w:hAnsi="Times New Roman" w:eastAsia="方正仿宋_GBK"/>
          <w:b w:val="0"/>
          <w:sz w:val="21"/>
        </w:rPr>
        <w:t>[25] LIU H, HE J, DENG L, et al. Assessment of distribution network hosting capacity incorporating multiple uncertainty factors[J]. Electronics, 2025, 14(22): 4495.</w:t>
      </w:r>
    </w:p>
    <w:p w14:paraId="5060DD17">
      <w:pPr>
        <w:pStyle w:val="2"/>
        <w:widowControl/>
        <w:spacing w:before="0" w:after="80" w:line="320" w:lineRule="exact"/>
        <w:ind w:firstLine="0"/>
        <w:jc w:val="left"/>
      </w:pPr>
      <w:r>
        <w:rPr>
          <w:rFonts w:ascii="Times New Roman" w:hAnsi="Times New Roman" w:eastAsia="方正仿宋_GBK"/>
          <w:b w:val="0"/>
          <w:sz w:val="21"/>
        </w:rPr>
        <w:t>[26] SHU J, ZHAO C, CHU B, et al. A closed-loop framework for PV dynamic hosting capacity: integrating physics-informed forecasting and stability constraints[J]. Frontiers in Energy Research, 2026. DOI: 10.3389/fenrg.2026.1823435.</w:t>
      </w:r>
    </w:p>
    <w:p w14:paraId="0C8CC99C">
      <w:pPr>
        <w:pStyle w:val="2"/>
        <w:widowControl/>
        <w:spacing w:before="0" w:after="80" w:line="320" w:lineRule="exact"/>
        <w:ind w:firstLine="0"/>
        <w:jc w:val="left"/>
      </w:pPr>
      <w:r>
        <w:rPr>
          <w:rFonts w:ascii="Times New Roman" w:hAnsi="Times New Roman" w:eastAsia="方正仿宋_GBK"/>
          <w:b w:val="0"/>
          <w:sz w:val="21"/>
        </w:rPr>
        <w:t>[27] HAIDER R, FERRO G, ROBBA M, et al. Flattening the duck curve: a case for distributed decision making[C]//2022 IEEE Power &amp; Energy Society General Meeting. 2022. DOI: 10.1109/PESGM48719.2022.9917019.</w:t>
      </w:r>
    </w:p>
    <w:p w14:paraId="22CF0EA1">
      <w:pPr>
        <w:pStyle w:val="2"/>
        <w:widowControl/>
        <w:spacing w:before="0" w:after="80" w:line="320" w:lineRule="exact"/>
        <w:ind w:firstLine="0"/>
        <w:jc w:val="left"/>
      </w:pPr>
      <w:r>
        <w:rPr>
          <w:rFonts w:ascii="Times New Roman" w:hAnsi="Times New Roman" w:eastAsia="方正仿宋_GBK"/>
          <w:b w:val="0"/>
          <w:sz w:val="21"/>
        </w:rPr>
        <w:t>[28] XIE Y, LI Q, YANG L, et al. The phenomenon and suppression strategy of overvoltage caused by PV power reverse flow[J]. Frontiers in Energy Research, 2024, 12: 1495742.</w:t>
      </w:r>
    </w:p>
    <w:p w14:paraId="27E44891">
      <w:pPr>
        <w:pStyle w:val="2"/>
        <w:widowControl/>
        <w:spacing w:before="0" w:after="80" w:line="320" w:lineRule="exact"/>
        <w:ind w:firstLine="0"/>
        <w:jc w:val="left"/>
      </w:pPr>
      <w:r>
        <w:rPr>
          <w:rFonts w:ascii="Times New Roman" w:hAnsi="Times New Roman" w:eastAsia="方正仿宋_GBK"/>
          <w:b w:val="0"/>
          <w:sz w:val="21"/>
        </w:rPr>
        <w:t>[29] GHORBANSARVI A, HAMILTON D, ALMASSALKHI M R, et al. Transformer temperature management and voltage control in electric distribution systems with high solar PV penetration[EB/OL]. arXiv: 2410.09011, 2024.</w:t>
      </w:r>
    </w:p>
    <w:p w14:paraId="6D4FFFAB">
      <w:pPr>
        <w:pStyle w:val="2"/>
        <w:widowControl/>
        <w:spacing w:before="0" w:after="80" w:line="320" w:lineRule="exact"/>
        <w:ind w:firstLine="0"/>
        <w:jc w:val="left"/>
      </w:pPr>
      <w:r>
        <w:rPr>
          <w:rFonts w:ascii="Times New Roman" w:hAnsi="Times New Roman" w:eastAsia="方正仿宋_GBK"/>
          <w:b w:val="0"/>
          <w:sz w:val="21"/>
        </w:rPr>
        <w:t>[30] GAO X, ZHANG J, SUN H, et al. A review of voltage control studies on low voltage distribution networks containing high penetration distributed photovoltaics[J]. Energies, 2024, 17(13): 3058.</w:t>
      </w:r>
    </w:p>
    <w:p w14:paraId="41FD1033">
      <w:pPr>
        <w:pStyle w:val="2"/>
        <w:widowControl/>
        <w:spacing w:before="0" w:after="80" w:line="320" w:lineRule="exact"/>
        <w:ind w:firstLine="0"/>
        <w:jc w:val="left"/>
      </w:pPr>
      <w:r>
        <w:rPr>
          <w:rFonts w:ascii="Times New Roman" w:hAnsi="Times New Roman" w:eastAsia="方正仿宋_GBK"/>
          <w:b w:val="0"/>
          <w:sz w:val="21"/>
        </w:rPr>
        <w:t>[31] NAIR V J, VAHID-GHAVIDEL M, ANNASWAMY A M. Dynamic resource coordination can increase grid hosting capacity to support more renewables, storage, and electrified load growth[EB/OL]. arXiv:2604.02170, 2026.</w:t>
      </w:r>
    </w:p>
    <w:p w14:paraId="41E7179B">
      <w:pPr>
        <w:pStyle w:val="2"/>
        <w:widowControl/>
        <w:spacing w:before="0" w:after="80" w:line="320" w:lineRule="exact"/>
        <w:ind w:firstLine="0"/>
        <w:jc w:val="left"/>
      </w:pPr>
      <w:r>
        <w:rPr>
          <w:rFonts w:ascii="Times New Roman" w:hAnsi="Times New Roman" w:eastAsia="方正仿宋_GBK"/>
          <w:b w:val="0"/>
          <w:sz w:val="21"/>
        </w:rPr>
        <w:t>[32] WANG R, JI H, LI P, et al. Multi-resource dynamic coordinated planning of flexible distribution network[J]. Nature Communications, 2024, 15: 4576.</w:t>
      </w:r>
    </w:p>
    <w:p w14:paraId="00710670">
      <w:pPr>
        <w:pStyle w:val="2"/>
        <w:widowControl/>
        <w:spacing w:before="0" w:after="80" w:line="320" w:lineRule="exact"/>
        <w:ind w:firstLine="0"/>
        <w:jc w:val="left"/>
      </w:pPr>
      <w:r>
        <w:rPr>
          <w:rFonts w:ascii="Times New Roman" w:hAnsi="Times New Roman" w:eastAsia="方正仿宋_GBK"/>
          <w:b w:val="0"/>
          <w:sz w:val="21"/>
        </w:rPr>
        <w:t>[33] MARTÍNEZ M, MATEO C, GÓMEZ T, et al. Distributed battery energy storage systems for deferring distribution network reinforcements under sustained load growth scenarios[J]. Journal of Energy Storage, 2024, 100: 113404.</w:t>
      </w:r>
    </w:p>
    <w:p w14:paraId="0CF13916">
      <w:pPr>
        <w:pStyle w:val="2"/>
        <w:widowControl/>
        <w:spacing w:before="0" w:after="80" w:line="320" w:lineRule="exact"/>
        <w:ind w:firstLine="0"/>
        <w:jc w:val="left"/>
      </w:pPr>
      <w:r>
        <w:rPr>
          <w:rFonts w:ascii="Times New Roman" w:hAnsi="Times New Roman" w:eastAsia="方正仿宋_GBK"/>
          <w:b w:val="0"/>
          <w:sz w:val="21"/>
        </w:rPr>
        <w:t>[34] HOLWEGER J, BALLIF C, WYRSCH N. Distributed flexibility as a cost-effective alternative to grid reinforcement[EB/OL]. arXiv:2109.07305, 2021.</w:t>
      </w:r>
    </w:p>
    <w:p w14:paraId="343E296D">
      <w:pPr>
        <w:pStyle w:val="2"/>
        <w:widowControl/>
        <w:spacing w:before="0" w:after="80" w:line="320" w:lineRule="exact"/>
        <w:ind w:firstLine="0"/>
        <w:jc w:val="left"/>
      </w:pPr>
      <w:r>
        <w:rPr>
          <w:rFonts w:ascii="Times New Roman" w:hAnsi="Times New Roman" w:eastAsia="方正仿宋_GBK"/>
          <w:b w:val="0"/>
          <w:sz w:val="21"/>
        </w:rPr>
        <w:t>[35] MATTHISS B, MOMENIFARAHANI A, BINDER J. Storage placement and sizing in a distribution grid with high PV-generation[EB/OL]. arXiv: 2001.05814, 2020.</w:t>
      </w:r>
    </w:p>
    <w:p w14:paraId="40DEC7FA">
      <w:pPr>
        <w:pStyle w:val="2"/>
        <w:widowControl/>
        <w:spacing w:before="0" w:after="80" w:line="320" w:lineRule="exact"/>
        <w:ind w:firstLine="0"/>
        <w:jc w:val="left"/>
      </w:pPr>
      <w:r>
        <w:rPr>
          <w:rFonts w:ascii="Times New Roman" w:hAnsi="Times New Roman" w:eastAsia="方正仿宋_GBK"/>
          <w:b w:val="0"/>
          <w:sz w:val="21"/>
        </w:rPr>
        <w:t>[36] WU Y, CHEN Y, LI Z, et al. Robust co-planning of distributed photovoltaics and energy storage for enhancing the hosting capacity of active distribution networks[J]. Renewable Energy, 2025, 253: 123645.</w:t>
      </w:r>
    </w:p>
    <w:p w14:paraId="45DCF421">
      <w:pPr>
        <w:pStyle w:val="2"/>
        <w:widowControl/>
        <w:spacing w:before="0" w:after="80" w:line="320" w:lineRule="exact"/>
        <w:ind w:firstLine="0"/>
        <w:jc w:val="left"/>
      </w:pPr>
      <w:r>
        <w:rPr>
          <w:rFonts w:ascii="Times New Roman" w:hAnsi="Times New Roman" w:eastAsia="方正仿宋_GBK"/>
          <w:b w:val="0"/>
          <w:sz w:val="21"/>
        </w:rPr>
        <w:t>[37] ZHANG Q, WANG Z, MA S, et al. Stochastic pre-event preparation for enhancing resilience of distribution systems with high DER penetration[EB/OL]. (2020)[2026-10-02]. https://arxiv.org/abs/2012.13043.</w:t>
      </w:r>
    </w:p>
    <w:p w14:paraId="56147ECF">
      <w:pPr>
        <w:pStyle w:val="2"/>
        <w:widowControl/>
        <w:spacing w:before="0" w:after="80" w:line="320" w:lineRule="exact"/>
        <w:ind w:firstLine="0"/>
        <w:jc w:val="left"/>
      </w:pPr>
      <w:r>
        <w:rPr>
          <w:rFonts w:ascii="Times New Roman" w:hAnsi="Times New Roman" w:eastAsia="方正仿宋_GBK"/>
          <w:b w:val="0"/>
          <w:sz w:val="21"/>
        </w:rPr>
        <w:t>[38] HUANG J, SUN Z, XIE H, et al. Optimal substation capacity planning method in high-density load areas considering renewable energy[J]. Energy Reports, 2023, 9: 1520-1530.</w:t>
      </w:r>
    </w:p>
    <w:p w14:paraId="58C166F0">
      <w:pPr>
        <w:pStyle w:val="2"/>
        <w:widowControl/>
        <w:spacing w:before="0" w:after="80" w:line="320" w:lineRule="exact"/>
        <w:ind w:firstLine="0"/>
        <w:jc w:val="left"/>
      </w:pPr>
      <w:r>
        <w:rPr>
          <w:rFonts w:ascii="Times New Roman" w:hAnsi="Times New Roman" w:eastAsia="方正仿宋_GBK"/>
          <w:b w:val="0"/>
          <w:sz w:val="21"/>
        </w:rPr>
        <w:t>[39] XU D, FU Q, YE L, et al. The optimal sizing of substation capacity in a distribution network, considering a dynamic time-of-use pricing mechanism[J]. Sensors, 2022, 22(19): 7173.</w:t>
      </w:r>
    </w:p>
    <w:p w14:paraId="0E720750">
      <w:pPr>
        <w:pStyle w:val="2"/>
        <w:widowControl/>
        <w:spacing w:before="0" w:after="80" w:line="320" w:lineRule="exact"/>
        <w:ind w:firstLine="0"/>
        <w:jc w:val="left"/>
      </w:pPr>
      <w:r>
        <w:rPr>
          <w:rFonts w:ascii="Times New Roman" w:hAnsi="Times New Roman" w:eastAsia="方正仿宋_GBK"/>
          <w:b w:val="0"/>
          <w:sz w:val="21"/>
        </w:rPr>
        <w:t>[40] NESPOLI L, MEDICI V. Global forecasting models for residential load flexibility and grid optimization[J]. Frontiers in Energy Research, 2025, 13: 1547617.</w:t>
      </w:r>
    </w:p>
    <w:p w14:paraId="7B07CA5A">
      <w:pPr>
        <w:pStyle w:val="2"/>
        <w:widowControl/>
        <w:spacing w:before="0" w:after="80" w:line="320" w:lineRule="exact"/>
        <w:ind w:firstLine="0"/>
        <w:jc w:val="left"/>
      </w:pPr>
      <w:r>
        <w:rPr>
          <w:rFonts w:ascii="Times New Roman" w:hAnsi="Times New Roman" w:eastAsia="方正仿宋_GBK"/>
          <w:b w:val="0"/>
          <w:sz w:val="21"/>
        </w:rPr>
        <w:t>[41] ZHU J, LIU Z, DAI F, et al. Coordinated planning of unbalanced flexible interconnected distribution networks based on distributed optimization[J]. Energies, 2026, 19(7): 1769.</w:t>
      </w:r>
    </w:p>
    <w:p w14:paraId="571B5004">
      <w:pPr>
        <w:pStyle w:val="2"/>
        <w:widowControl/>
        <w:spacing w:before="0" w:after="80" w:line="320" w:lineRule="exact"/>
        <w:ind w:firstLine="0"/>
        <w:jc w:val="left"/>
      </w:pPr>
      <w:r>
        <w:rPr>
          <w:rFonts w:ascii="Times New Roman" w:hAnsi="Times New Roman" w:eastAsia="方正仿宋_GBK"/>
          <w:b w:val="0"/>
          <w:sz w:val="21"/>
        </w:rPr>
        <w:t>[42] LUO W, ZHANG C, HAN X, et al. Joint planning method for soft open points and energy storage in hybrid distribution networks based on improved DC power flow[J]. Processes, 2026, 14(6): 1013.</w:t>
      </w:r>
    </w:p>
    <w:p w14:paraId="21F1E1A2">
      <w:pPr>
        <w:pStyle w:val="2"/>
        <w:widowControl/>
        <w:spacing w:before="0" w:after="80" w:line="320" w:lineRule="exact"/>
        <w:ind w:firstLine="0"/>
        <w:jc w:val="left"/>
      </w:pPr>
      <w:r>
        <w:rPr>
          <w:rFonts w:ascii="Times New Roman" w:hAnsi="Times New Roman" w:eastAsia="方正仿宋_GBK"/>
          <w:b w:val="0"/>
          <w:sz w:val="21"/>
        </w:rPr>
        <w:t>[43] WANG J, CHANG C, LE J, et al. Sustainable distribution network planning for enhancing PV accommodation: a source–network–storage coordinated stochastic approach[J]. Sustainability, 2025, 17(12): 5324.</w:t>
      </w:r>
    </w:p>
    <w:p w14:paraId="12036D23">
      <w:pPr>
        <w:pStyle w:val="2"/>
        <w:widowControl/>
        <w:spacing w:before="0" w:after="80" w:line="320" w:lineRule="exact"/>
        <w:ind w:firstLine="0"/>
        <w:jc w:val="left"/>
      </w:pPr>
      <w:r>
        <w:rPr>
          <w:rFonts w:ascii="Times New Roman" w:hAnsi="Times New Roman" w:eastAsia="方正仿宋_GBK"/>
          <w:b w:val="0"/>
          <w:sz w:val="21"/>
        </w:rPr>
        <w:t>[44] SHI Y, YAO Y, LI Y, et al. Research on source–grid–load–storage coordinated optimization and evolutionarily stable strategies for high renewable energy[J]. Energies, 2026, 19(2): 415.</w:t>
      </w:r>
    </w:p>
    <w:p w14:paraId="3A294980">
      <w:pPr>
        <w:pStyle w:val="2"/>
        <w:widowControl/>
        <w:spacing w:before="0" w:after="80" w:line="320" w:lineRule="exact"/>
        <w:ind w:firstLine="0"/>
        <w:jc w:val="left"/>
      </w:pPr>
      <w:r>
        <w:rPr>
          <w:rFonts w:ascii="Times New Roman" w:hAnsi="Times New Roman" w:eastAsia="方正仿宋_GBK"/>
          <w:b w:val="0"/>
          <w:sz w:val="21"/>
        </w:rPr>
        <w:t>[45] WANG Y, YAN C, WANG Z, et al. Adaptability evaluation of power grid planning scheme for novel power system considering multiple decision psychology[J]. Energies, 2024, 17(15): 3672.</w:t>
      </w:r>
    </w:p>
    <w:p w14:paraId="0196E4F1">
      <w:pPr>
        <w:pStyle w:val="2"/>
        <w:widowControl/>
        <w:spacing w:before="0" w:after="80" w:line="320" w:lineRule="exact"/>
        <w:ind w:firstLine="0"/>
        <w:jc w:val="left"/>
      </w:pPr>
      <w:r>
        <w:rPr>
          <w:rFonts w:ascii="Times New Roman" w:hAnsi="Times New Roman" w:eastAsia="方正仿宋_GBK"/>
          <w:b w:val="0"/>
          <w:sz w:val="21"/>
        </w:rPr>
        <w:t>[46] YE L, LI J, YANG S, et al. An improved TOPSIS method using Fermatean fuzzy sets for techno-economic evaluation of multi-type power sources[J]. Electronics, 2025, 14(23): 4770.</w:t>
      </w:r>
    </w:p>
    <w:p w14:paraId="1D9A7A4E">
      <w:pPr>
        <w:pStyle w:val="2"/>
        <w:widowControl/>
        <w:spacing w:before="0" w:after="80" w:line="320" w:lineRule="exact"/>
        <w:ind w:firstLine="0"/>
        <w:jc w:val="left"/>
      </w:pPr>
      <w:r>
        <w:rPr>
          <w:rFonts w:ascii="Times New Roman" w:hAnsi="Times New Roman" w:eastAsia="方正仿宋_GBK"/>
          <w:b w:val="0"/>
          <w:sz w:val="21"/>
        </w:rPr>
        <w:t>[47] ZENG W, FAN J, REN Z, et al. Economic evaluation method of modern power transmission system based on improved technique for order of preference by similarity to ideal solution (TOPSIS) and best-worst method-anti-entropy weight[J]. Energies, 2023, 16(21): 7242.</w:t>
      </w:r>
    </w:p>
    <w:p w14:paraId="0BDEA8E3">
      <w:pPr>
        <w:pStyle w:val="2"/>
        <w:widowControl/>
        <w:spacing w:before="0" w:after="80" w:line="320" w:lineRule="exact"/>
        <w:ind w:firstLine="0"/>
        <w:jc w:val="left"/>
      </w:pPr>
      <w:r>
        <w:rPr>
          <w:rFonts w:ascii="Times New Roman" w:hAnsi="Times New Roman" w:eastAsia="方正仿宋_GBK"/>
          <w:b w:val="0"/>
          <w:sz w:val="21"/>
        </w:rPr>
        <w:t>[48] 刘文霞, 刘其达, 邓诗语, 等. 基于容载比色带的区域配电网充裕性分析[J]. 华北电力大学学报(自然科学版), 2022, 49(2): 1-12, 22.</w:t>
      </w:r>
    </w:p>
    <w:p w14:paraId="1DF9A11E">
      <w:pPr>
        <w:pStyle w:val="2"/>
        <w:widowControl/>
        <w:spacing w:before="0" w:after="80" w:line="320" w:lineRule="exact"/>
        <w:ind w:firstLine="0"/>
        <w:jc w:val="left"/>
      </w:pPr>
      <w:r>
        <w:rPr>
          <w:rFonts w:ascii="Times New Roman" w:hAnsi="Times New Roman" w:eastAsia="方正仿宋_GBK"/>
          <w:b w:val="0"/>
          <w:sz w:val="21"/>
        </w:rPr>
        <w:t>[49] 张锐, 刘恒超, 张国驹, 等. 基于改进供电能力指标的低压台区柔性互联装置规划[J]. 电力建设, 2025, 46(8): 1-11.</w:t>
      </w:r>
    </w:p>
    <w:p w14:paraId="39580EA2">
      <w:pPr>
        <w:pStyle w:val="2"/>
        <w:widowControl/>
        <w:spacing w:before="0" w:after="80" w:line="320" w:lineRule="exact"/>
        <w:ind w:firstLine="0"/>
        <w:jc w:val="left"/>
      </w:pPr>
      <w:r>
        <w:rPr>
          <w:rFonts w:ascii="Times New Roman" w:hAnsi="Times New Roman" w:eastAsia="方正仿宋_GBK"/>
          <w:b w:val="0"/>
          <w:sz w:val="21"/>
        </w:rPr>
        <w:t>[50] 马雨欣, 林凌雪. 面向配电网精准规划的最大供电能力评估方法[J]. 现代电力, 2025, 42(6): 1120-1130.</w:t>
      </w:r>
    </w:p>
    <w:p w14:paraId="7EA9BF81">
      <w:pPr>
        <w:pStyle w:val="2"/>
        <w:widowControl/>
        <w:spacing w:before="0" w:after="80" w:line="320" w:lineRule="exact"/>
        <w:ind w:firstLine="0"/>
        <w:jc w:val="left"/>
      </w:pPr>
      <w:r>
        <w:rPr>
          <w:rFonts w:ascii="Times New Roman" w:hAnsi="Times New Roman" w:eastAsia="方正仿宋_GBK"/>
          <w:b w:val="0"/>
          <w:sz w:val="21"/>
        </w:rPr>
        <w:t>[51] 王方敏, 顼佳宇, 苏宁, 等. 新型电力系统风险抑制下分布式光伏承载力概率评估方法[J]. 中国电力, 2025, 58(6): 33-44.</w:t>
      </w:r>
    </w:p>
    <w:p w14:paraId="542273F7">
      <w:pPr>
        <w:pStyle w:val="2"/>
        <w:widowControl/>
        <w:spacing w:before="0" w:after="80" w:line="320" w:lineRule="exact"/>
        <w:ind w:firstLine="0"/>
        <w:jc w:val="left"/>
      </w:pPr>
      <w:r>
        <w:rPr>
          <w:rFonts w:ascii="Times New Roman" w:hAnsi="Times New Roman" w:eastAsia="方正仿宋_GBK"/>
          <w:b w:val="0"/>
          <w:sz w:val="21"/>
        </w:rPr>
        <w:t>[52] 徐非非, 冯华, 覃洪培, 等. 计及不确定性的配电网分布式光伏承载能力区间分析方法[J]. 浙江电力, 2023, 42(11): 86-95.</w:t>
      </w:r>
    </w:p>
    <w:p w14:paraId="41CEC87F">
      <w:pPr>
        <w:pStyle w:val="2"/>
        <w:widowControl/>
        <w:spacing w:before="0" w:after="80" w:line="320" w:lineRule="exact"/>
        <w:ind w:firstLine="0"/>
        <w:jc w:val="left"/>
      </w:pPr>
      <w:r>
        <w:rPr>
          <w:rFonts w:ascii="Times New Roman" w:hAnsi="Times New Roman" w:eastAsia="方正仿宋_GBK"/>
          <w:b w:val="0"/>
          <w:sz w:val="21"/>
        </w:rPr>
        <w:t>[53] 张伟, 孔巧玉, 滕婕, 等. 面向柔性互联配电网的分布式光伏消纳能力区间评估方法[J/OL]. 现代电力, 2026-03-02. DOI: 10.19725/j.cnki.1007-2322.2024.0254.</w:t>
      </w:r>
    </w:p>
    <w:p w14:paraId="649AED5F">
      <w:pPr>
        <w:pStyle w:val="2"/>
        <w:widowControl/>
        <w:spacing w:before="0" w:after="80" w:line="320" w:lineRule="exact"/>
        <w:ind w:firstLine="0"/>
        <w:jc w:val="left"/>
      </w:pPr>
      <w:r>
        <w:rPr>
          <w:rFonts w:ascii="Times New Roman" w:hAnsi="Times New Roman" w:eastAsia="方正仿宋_GBK"/>
          <w:b w:val="0"/>
          <w:sz w:val="21"/>
        </w:rPr>
        <w:t>[54] 宋钰, 郭玥, 王旭阳, 等. 分布式光伏接入配电网安全经济承载力评估[J]. 浙江电力, 2025, 44(11): 93-102.</w:t>
      </w:r>
    </w:p>
    <w:p w14:paraId="5E91853B">
      <w:pPr>
        <w:pStyle w:val="2"/>
        <w:widowControl/>
        <w:spacing w:before="0" w:after="80" w:line="320" w:lineRule="exact"/>
        <w:ind w:firstLine="0"/>
        <w:jc w:val="left"/>
      </w:pPr>
      <w:r>
        <w:rPr>
          <w:rFonts w:ascii="Times New Roman" w:hAnsi="Times New Roman" w:eastAsia="方正仿宋_GBK"/>
          <w:b w:val="0"/>
          <w:sz w:val="21"/>
        </w:rPr>
        <w:t>[55] 李敬如, 白宇, 王旭阳, 等. 考虑主配协同的分布式光伏接入电网安全经济承载力计算方法[J]. 电力建设, 2025, 46(10): 113-121.</w:t>
      </w:r>
    </w:p>
    <w:p w14:paraId="65AD391D">
      <w:pPr>
        <w:pStyle w:val="2"/>
        <w:widowControl/>
        <w:spacing w:before="0" w:after="80" w:line="320" w:lineRule="exact"/>
        <w:ind w:firstLine="0"/>
        <w:jc w:val="left"/>
      </w:pPr>
      <w:r>
        <w:rPr>
          <w:rFonts w:ascii="Times New Roman" w:hAnsi="Times New Roman" w:eastAsia="方正仿宋_GBK"/>
          <w:b w:val="0"/>
          <w:sz w:val="21"/>
        </w:rPr>
        <w:t>[56] 龚锐, 李华强, 许立雄. 面向配电网综合承载力提升的储能优化配置方法[J]. 电网技术, 2025, 49(9): 3860-3869.</w:t>
      </w:r>
    </w:p>
    <w:p w14:paraId="5CEF0310">
      <w:pPr>
        <w:pStyle w:val="2"/>
        <w:widowControl/>
        <w:spacing w:before="0" w:after="80" w:line="320" w:lineRule="exact"/>
        <w:ind w:firstLine="0"/>
        <w:jc w:val="left"/>
      </w:pPr>
      <w:r>
        <w:rPr>
          <w:rFonts w:ascii="Times New Roman" w:hAnsi="Times New Roman" w:eastAsia="方正仿宋_GBK"/>
          <w:b w:val="0"/>
          <w:sz w:val="21"/>
        </w:rPr>
        <w:t>[57] 曹炜, 董浩洋, 李芸, 等. 分布式光伏高比例接入的国外经验及实践启示[J]. 电气传动, 2022, 52(4): 3-11.</w:t>
      </w:r>
    </w:p>
    <w:p w14:paraId="4AA00ED3">
      <w:pPr>
        <w:pStyle w:val="2"/>
        <w:widowControl/>
        <w:spacing w:before="0" w:after="80" w:line="320" w:lineRule="exact"/>
        <w:ind w:firstLine="0"/>
        <w:jc w:val="left"/>
      </w:pPr>
      <w:r>
        <w:rPr>
          <w:rFonts w:ascii="Times New Roman" w:hAnsi="Times New Roman" w:eastAsia="方正仿宋_GBK"/>
          <w:b w:val="0"/>
          <w:sz w:val="21"/>
        </w:rPr>
        <w:t>[58] 龚玺, 徐金阁, 路玮. 江苏电网电力负荷变化特征研究[J]. 电气工程, 2023, 11(3): 137-143.</w:t>
      </w:r>
    </w:p>
    <w:p w14:paraId="27C164C1">
      <w:pPr>
        <w:pStyle w:val="2"/>
        <w:widowControl/>
        <w:spacing w:before="0" w:after="80" w:line="320" w:lineRule="exact"/>
        <w:ind w:firstLine="0"/>
        <w:jc w:val="left"/>
      </w:pPr>
      <w:r>
        <w:rPr>
          <w:rFonts w:ascii="Times New Roman" w:hAnsi="Times New Roman" w:eastAsia="方正仿宋_GBK"/>
          <w:b w:val="0"/>
          <w:sz w:val="21"/>
        </w:rPr>
        <w:t>[59] 梁志峰, 康重庆, 隋凌峰, 等. 含高比例分布式光伏的主配网运行风险评估与防控策略研究[J]. 清华大学学报(自然科学版), 2024, 64(11): 1964-1978.</w:t>
      </w:r>
    </w:p>
    <w:p w14:paraId="47E18AA1">
      <w:pPr>
        <w:pStyle w:val="2"/>
        <w:widowControl/>
        <w:spacing w:before="0" w:after="80" w:line="320" w:lineRule="exact"/>
        <w:ind w:firstLine="0"/>
        <w:jc w:val="left"/>
      </w:pPr>
      <w:r>
        <w:rPr>
          <w:rFonts w:ascii="Times New Roman" w:hAnsi="Times New Roman" w:eastAsia="方正仿宋_GBK"/>
          <w:b w:val="0"/>
          <w:sz w:val="21"/>
        </w:rPr>
        <w:t>[60] 吕达夫. 考虑源荷不确定性的分布式光伏承载能力评估[J]. 上海电力大学学报, 2024, 40(6): 579-586.</w:t>
      </w:r>
    </w:p>
    <w:p w14:paraId="74DE79AA">
      <w:pPr>
        <w:pStyle w:val="2"/>
        <w:widowControl/>
        <w:spacing w:before="0" w:after="80" w:line="320" w:lineRule="exact"/>
        <w:ind w:firstLine="0"/>
        <w:jc w:val="left"/>
      </w:pPr>
      <w:r>
        <w:rPr>
          <w:rFonts w:ascii="Times New Roman" w:hAnsi="Times New Roman" w:eastAsia="方正仿宋_GBK"/>
          <w:b w:val="0"/>
          <w:sz w:val="21"/>
        </w:rPr>
        <w:t>[61] 刘克权, 汤文, 陈钊, 等. 新能源高占比下主配协同调度的挑战与提升策略[J]. 智能电网, 2026, 16(1): 7-15.</w:t>
      </w:r>
    </w:p>
    <w:p w14:paraId="1EF579F4">
      <w:pPr>
        <w:pStyle w:val="2"/>
        <w:widowControl/>
        <w:spacing w:before="0" w:after="80" w:line="320" w:lineRule="exact"/>
        <w:ind w:firstLine="0"/>
        <w:jc w:val="left"/>
      </w:pPr>
      <w:r>
        <w:rPr>
          <w:rFonts w:ascii="Times New Roman" w:hAnsi="Times New Roman" w:eastAsia="方正仿宋_GBK"/>
          <w:b w:val="0"/>
          <w:sz w:val="21"/>
        </w:rPr>
        <w:t>[62] 栗峰, 等. 新型电力系统下分布式光伏规模化并网运行关键技术探讨[J]. 电网技术, 2024, 48(1): 184-196.</w:t>
      </w:r>
    </w:p>
    <w:p w14:paraId="68B28DC8">
      <w:pPr>
        <w:pStyle w:val="2"/>
        <w:widowControl/>
        <w:spacing w:before="0" w:after="80" w:line="320" w:lineRule="exact"/>
        <w:ind w:firstLine="0"/>
        <w:jc w:val="left"/>
      </w:pPr>
      <w:r>
        <w:rPr>
          <w:rFonts w:ascii="Times New Roman" w:hAnsi="Times New Roman" w:eastAsia="方正仿宋_GBK"/>
          <w:b w:val="0"/>
          <w:sz w:val="21"/>
        </w:rPr>
        <w:t>[63] 刘洪波, 刘珅诚, 盖雪扬, 等. 高比例新能源接入的主动配电网规划综述[J]. 发电技术, 2024, 45(1): 151-161.</w:t>
      </w:r>
    </w:p>
    <w:p w14:paraId="5AB1734F">
      <w:pPr>
        <w:pStyle w:val="2"/>
        <w:widowControl/>
        <w:spacing w:before="0" w:after="80" w:line="320" w:lineRule="exact"/>
        <w:ind w:firstLine="0"/>
        <w:jc w:val="left"/>
      </w:pPr>
      <w:r>
        <w:rPr>
          <w:rFonts w:ascii="Times New Roman" w:hAnsi="Times New Roman" w:eastAsia="方正仿宋_GBK"/>
          <w:b w:val="0"/>
          <w:sz w:val="21"/>
        </w:rPr>
        <w:t>[64] 黄海泉, 等. 新型配电网分布式储能系统方案及配置研究综述[J]. 南方能源建设, 2024, 11(4): 42-53.</w:t>
      </w:r>
    </w:p>
    <w:p w14:paraId="224E6FB2">
      <w:pPr>
        <w:pStyle w:val="2"/>
        <w:widowControl/>
        <w:spacing w:before="0" w:after="80" w:line="320" w:lineRule="exact"/>
        <w:ind w:firstLine="0"/>
        <w:jc w:val="left"/>
      </w:pPr>
      <w:r>
        <w:rPr>
          <w:rFonts w:ascii="Times New Roman" w:hAnsi="Times New Roman" w:eastAsia="方正仿宋_GBK"/>
          <w:b w:val="0"/>
          <w:sz w:val="21"/>
        </w:rPr>
        <w:t>[65] 贺春光, 王林峰, 曹媛, 等. 考虑综合收益的多电压等级配电网柔性互联装置协同规划方法[J]. 中国电力, 2025, 58(1): 78-84.</w:t>
      </w:r>
    </w:p>
    <w:p w14:paraId="6990F718">
      <w:pPr>
        <w:pStyle w:val="2"/>
        <w:widowControl/>
        <w:spacing w:before="0" w:after="80" w:line="320" w:lineRule="exact"/>
        <w:ind w:firstLine="0"/>
        <w:jc w:val="left"/>
      </w:pPr>
      <w:r>
        <w:rPr>
          <w:rFonts w:ascii="Times New Roman" w:hAnsi="Times New Roman" w:eastAsia="方正仿宋_GBK"/>
          <w:b w:val="0"/>
          <w:sz w:val="21"/>
        </w:rPr>
        <w:t>[66] 乐健, 王靖, 廖小兵, 等. 基于随机场景的配电网源网储协同规划方法[J]. 电力系统保护与控制, 2025, 53(4): 132-147.</w:t>
      </w:r>
    </w:p>
    <w:p w14:paraId="1CBFEAD4">
      <w:pPr>
        <w:pStyle w:val="2"/>
        <w:widowControl/>
        <w:spacing w:before="0" w:after="80" w:line="320" w:lineRule="exact"/>
        <w:ind w:firstLine="0"/>
        <w:jc w:val="left"/>
      </w:pPr>
      <w:r>
        <w:rPr>
          <w:rFonts w:ascii="Times New Roman" w:hAnsi="Times New Roman" w:eastAsia="方正仿宋_GBK"/>
          <w:b w:val="0"/>
          <w:sz w:val="21"/>
        </w:rPr>
        <w:t>[67] 张全, 代贤忠, 韩新阳, 等. 基于全生命周期投入产出效益的电网规划精准投资方法[J]. 中国电力, 2018, 51(10): 171-177.</w:t>
      </w:r>
    </w:p>
    <w:p w14:paraId="248708D9">
      <w:pPr>
        <w:pStyle w:val="2"/>
        <w:widowControl/>
        <w:spacing w:before="0" w:after="80" w:line="320" w:lineRule="exact"/>
        <w:ind w:firstLine="0"/>
        <w:jc w:val="left"/>
      </w:pPr>
      <w:r>
        <w:rPr>
          <w:rFonts w:ascii="Times New Roman" w:hAnsi="Times New Roman" w:eastAsia="方正仿宋_GBK"/>
          <w:b w:val="0"/>
          <w:sz w:val="21"/>
        </w:rPr>
        <w:t>[68] 何凯, 王剑晓, 王佳伟, 等. 基于全成本电价的电网规划方案评估与优选[J]. 中国电力, 2020, 53(3): 66-75.</w:t>
      </w:r>
    </w:p>
    <w:p w14:paraId="1F3E9A58">
      <w:pPr>
        <w:pStyle w:val="2"/>
        <w:widowControl/>
        <w:spacing w:before="0" w:after="80" w:line="320" w:lineRule="exact"/>
        <w:ind w:firstLine="0"/>
        <w:jc w:val="left"/>
      </w:pPr>
      <w:r>
        <w:rPr>
          <w:rFonts w:ascii="Times New Roman" w:hAnsi="Times New Roman" w:eastAsia="方正仿宋_GBK"/>
          <w:b w:val="0"/>
          <w:sz w:val="21"/>
        </w:rPr>
        <w:t>[69] 武小琳, 栾凌, 潘连武, 等. 基于LM-CNN的输变电工程造价自动计算模型[J]. 中国电力, 2023, 56(2): 157-163.</w:t>
      </w:r>
    </w:p>
    <w:p w14:paraId="37A08A4D">
      <w:pPr>
        <w:pStyle w:val="2"/>
        <w:widowControl/>
        <w:spacing w:before="0" w:after="80" w:line="320" w:lineRule="exact"/>
        <w:ind w:firstLine="0"/>
        <w:jc w:val="left"/>
      </w:pPr>
      <w:r>
        <w:rPr>
          <w:rFonts w:ascii="Times New Roman" w:hAnsi="Times New Roman" w:eastAsia="方正仿宋_GBK"/>
          <w:b w:val="0"/>
          <w:sz w:val="21"/>
        </w:rPr>
        <w:t>[70] 黄碧斌, 李琼慧, 高菲. 计及电网改造的高渗透率分布式光伏优化规划[J]. 电力建设, 2015, 36(10): 82-87.</w:t>
      </w:r>
    </w:p>
    <w:p w14:paraId="0933830F">
      <w:pPr>
        <w:pStyle w:val="2"/>
        <w:widowControl/>
        <w:spacing w:before="0" w:after="80" w:line="320" w:lineRule="exact"/>
        <w:ind w:firstLine="0"/>
        <w:jc w:val="left"/>
      </w:pPr>
      <w:r>
        <w:rPr>
          <w:rFonts w:ascii="Times New Roman" w:hAnsi="Times New Roman" w:eastAsia="方正仿宋_GBK"/>
          <w:b w:val="0"/>
          <w:sz w:val="21"/>
        </w:rPr>
        <w:t>[71] 汪志才, 蔡晔, 谭玉东, 等. 考虑功能差异的输变电项目效益评价及投资优化方法[J]. 中国电力, 2019, 52(11): 175-184.</w:t>
      </w:r>
    </w:p>
    <w:p w14:paraId="5AC10B14">
      <w:pPr>
        <w:pStyle w:val="2"/>
        <w:widowControl/>
        <w:spacing w:before="0" w:after="80" w:line="320" w:lineRule="exact"/>
        <w:ind w:firstLine="0"/>
        <w:jc w:val="left"/>
      </w:pPr>
      <w:r>
        <w:rPr>
          <w:rFonts w:ascii="Times New Roman" w:hAnsi="Times New Roman" w:eastAsia="方正仿宋_GBK"/>
          <w:b w:val="0"/>
          <w:sz w:val="21"/>
        </w:rPr>
        <w:t>[72] 严小玉. 考虑光伏电源接入影响的兴国县配电网规划[D]. 南昌: 南昌大学, 2016.</w:t>
      </w:r>
    </w:p>
    <w:p w14:paraId="42A74BA6">
      <w:pPr>
        <w:pStyle w:val="2"/>
        <w:widowControl/>
        <w:spacing w:before="0" w:after="80" w:line="320" w:lineRule="exact"/>
        <w:ind w:firstLine="0"/>
        <w:jc w:val="left"/>
      </w:pPr>
      <w:r>
        <w:rPr>
          <w:rFonts w:ascii="Times New Roman" w:hAnsi="Times New Roman" w:eastAsia="方正仿宋_GBK"/>
          <w:b w:val="0"/>
          <w:sz w:val="21"/>
        </w:rPr>
        <w:t>[73] 谢天祥, 赏炜, 高捷. 基于数据驱动的配电网“三级弹性”精准规划方法研究[J]. 电气工程, 2022, 10(3): 139-153. DOI: 10.12677/jee.2022.103016.</w:t>
      </w:r>
    </w:p>
    <w:p w14:paraId="16CD49B0">
      <w:pPr>
        <w:pStyle w:val="2"/>
        <w:widowControl/>
        <w:spacing w:before="0" w:after="80" w:line="320" w:lineRule="exact"/>
        <w:ind w:firstLine="0"/>
        <w:jc w:val="left"/>
      </w:pPr>
      <w:r>
        <w:rPr>
          <w:rFonts w:ascii="Times New Roman" w:hAnsi="Times New Roman" w:eastAsia="方正仿宋_GBK"/>
          <w:b w:val="0"/>
          <w:sz w:val="21"/>
        </w:rPr>
        <w:t>[74] 陈璨, 白明辉, 张婉明, 等. 分布式光伏边界渗透率快速定位及消纳方案择优[J]. 中国电力, 2022, 55(8): 40-50.</w:t>
      </w:r>
    </w:p>
    <w:p w14:paraId="43EA9CAD">
      <w:pPr>
        <w:pStyle w:val="2"/>
        <w:widowControl/>
        <w:spacing w:before="0" w:after="80" w:line="320" w:lineRule="exact"/>
        <w:ind w:firstLine="0"/>
        <w:jc w:val="left"/>
      </w:pPr>
      <w:r>
        <w:rPr>
          <w:rFonts w:ascii="Times New Roman" w:hAnsi="Times New Roman" w:eastAsia="方正仿宋_GBK"/>
          <w:b w:val="0"/>
          <w:sz w:val="21"/>
        </w:rPr>
        <w:t>[75] 孙东磊, 孙毅, 刘蕊, 等. 计及多层级配电网的分布式新能源最大消纳空间分解测算[J]. 中国电力, 2024, 57(8): 108-116.</w:t>
      </w:r>
    </w:p>
    <w:p w14:paraId="620EE8A4">
      <w:pPr>
        <w:pStyle w:val="2"/>
        <w:widowControl/>
        <w:spacing w:before="0" w:after="80" w:line="320" w:lineRule="exact"/>
        <w:ind w:firstLine="0"/>
        <w:jc w:val="left"/>
      </w:pPr>
      <w:r>
        <w:rPr>
          <w:rFonts w:ascii="Times New Roman" w:hAnsi="Times New Roman" w:eastAsia="方正仿宋_GBK"/>
          <w:b w:val="0"/>
          <w:sz w:val="21"/>
        </w:rPr>
        <w:t>[76] 金勇, 刘俊勇, 张曦, 等. 基于功能单元的高压配电网负荷转供分层优化模型[J]. 工程科学与技术, 2017, 49(3): 179-190.</w:t>
      </w:r>
    </w:p>
    <w:p w14:paraId="1D833645">
      <w:pPr>
        <w:pStyle w:val="2"/>
        <w:widowControl/>
        <w:spacing w:before="0" w:after="80" w:line="320" w:lineRule="exact"/>
        <w:ind w:firstLine="0"/>
        <w:jc w:val="left"/>
      </w:pPr>
      <w:r>
        <w:rPr>
          <w:rFonts w:ascii="Times New Roman" w:hAnsi="Times New Roman" w:eastAsia="方正仿宋_GBK"/>
          <w:b w:val="0"/>
          <w:sz w:val="21"/>
        </w:rPr>
        <w:t>[77] ZHAO F, XUE L, ZHU J, et al. A novel investment strategy for renewable-dominated power distribution networks[J]. Frontiers in Energy Research, 2023, 10: 968944.</w:t>
      </w:r>
    </w:p>
    <w:p w14:paraId="4718E324">
      <w:pPr>
        <w:pStyle w:val="2"/>
        <w:widowControl/>
        <w:spacing w:before="0" w:after="80" w:line="320" w:lineRule="exact"/>
        <w:ind w:firstLine="0"/>
        <w:jc w:val="left"/>
      </w:pPr>
      <w:r>
        <w:rPr>
          <w:rFonts w:ascii="Times New Roman" w:hAnsi="Times New Roman" w:eastAsia="方正仿宋_GBK"/>
          <w:b w:val="0"/>
          <w:sz w:val="21"/>
        </w:rPr>
        <w:t>[78] 娄奇鹤, 李彦斌, 赵宇尘, 等. 适应极端事件的配电网弹性规划和投资策略研究综述[J]. 电力建设, 2024, 45(5): 37-47.</w:t>
      </w:r>
    </w:p>
    <w:p w14:paraId="4B4E2CF4">
      <w:pPr>
        <w:pStyle w:val="2"/>
        <w:widowControl/>
        <w:spacing w:before="0" w:after="80" w:line="320" w:lineRule="exact"/>
        <w:ind w:firstLine="0"/>
        <w:jc w:val="left"/>
      </w:pPr>
      <w:r>
        <w:rPr>
          <w:rFonts w:ascii="Times New Roman" w:hAnsi="Times New Roman" w:eastAsia="方正仿宋_GBK"/>
          <w:b w:val="0"/>
          <w:sz w:val="21"/>
        </w:rPr>
        <w:t>[79] 国家发展改革委, 国家能源局. 关于促进新能源消纳和调控的指导意见: 发改能源〔2025〕1360号[Z]. 2025.</w:t>
      </w:r>
    </w:p>
    <w:p w14:paraId="3088F139">
      <w:pPr>
        <w:pStyle w:val="2"/>
        <w:widowControl/>
        <w:spacing w:before="0" w:after="80" w:line="320" w:lineRule="exact"/>
        <w:ind w:firstLine="0"/>
        <w:jc w:val="left"/>
      </w:pPr>
      <w:r>
        <w:rPr>
          <w:rFonts w:ascii="Times New Roman" w:hAnsi="Times New Roman" w:eastAsia="方正仿宋_GBK"/>
          <w:b w:val="0"/>
          <w:sz w:val="21"/>
        </w:rPr>
        <w:t>[80] 国家发展改革委, 国家能源局. 关于深化提升“获得电力”服务水平 全面打造现代化用电营商环境的意见: 发改能源规〔2025〕624号[Z]. 2025.</w:t>
      </w:r>
    </w:p>
    <w:p w14:paraId="3B9709CE">
      <w:pPr>
        <w:pStyle w:val="2"/>
        <w:widowControl/>
        <w:spacing w:before="0" w:after="80" w:line="320" w:lineRule="exact"/>
        <w:ind w:firstLine="0"/>
        <w:jc w:val="left"/>
      </w:pPr>
      <w:r>
        <w:rPr>
          <w:rFonts w:ascii="Times New Roman" w:hAnsi="Times New Roman" w:eastAsia="方正仿宋_GBK"/>
          <w:b w:val="0"/>
          <w:sz w:val="21"/>
        </w:rPr>
        <w:t>[81] 国家发展改革委, 国家能源局, 国家数据局. 加快构建新型电力系统行动方案（2024—2027年）[Z]. 2024.</w:t>
      </w:r>
    </w:p>
    <w:p w14:paraId="5DE578CA">
      <w:pPr>
        <w:pStyle w:val="2"/>
        <w:widowControl/>
        <w:spacing w:before="0" w:after="80" w:line="320" w:lineRule="exact"/>
        <w:ind w:firstLine="0"/>
        <w:jc w:val="left"/>
      </w:pPr>
      <w:r>
        <w:rPr>
          <w:rFonts w:ascii="Times New Roman" w:hAnsi="Times New Roman" w:eastAsia="方正仿宋_GBK"/>
          <w:b w:val="0"/>
          <w:sz w:val="21"/>
        </w:rPr>
        <w:t>[82] 国家能源局. 配电网高质量发展行动实施方案（2024—2027年）[Z]. 2024.</w:t>
      </w:r>
    </w:p>
    <w:p w14:paraId="5845773A">
      <w:pPr>
        <w:pStyle w:val="2"/>
        <w:widowControl/>
        <w:spacing w:before="0" w:after="80" w:line="320" w:lineRule="exact"/>
        <w:ind w:firstLine="0"/>
        <w:jc w:val="left"/>
      </w:pPr>
      <w:r>
        <w:rPr>
          <w:rFonts w:ascii="Times New Roman" w:hAnsi="Times New Roman" w:eastAsia="方正仿宋_GBK"/>
          <w:b w:val="0"/>
          <w:sz w:val="21"/>
        </w:rPr>
        <w:t>[83] 国家能源局. 分布式光伏接入电网承载力及提升措施评估试点实施方案[Z]. 2023.</w:t>
      </w:r>
    </w:p>
    <w:p w14:paraId="5C33A90A">
      <w:pPr>
        <w:pStyle w:val="2"/>
        <w:widowControl/>
        <w:spacing w:before="0" w:after="80" w:line="320" w:lineRule="exact"/>
        <w:ind w:firstLine="0"/>
        <w:jc w:val="left"/>
      </w:pPr>
      <w:r>
        <w:rPr>
          <w:rFonts w:ascii="Times New Roman" w:hAnsi="Times New Roman" w:eastAsia="方正仿宋_GBK"/>
          <w:b w:val="0"/>
          <w:sz w:val="21"/>
        </w:rPr>
        <w:t>[84] 国家能源局. 省级分布式光伏接入电网承载力及提升措施研究分析报告大纲[Z]. 2023.</w:t>
      </w:r>
    </w:p>
    <w:p w14:paraId="70C405D6">
      <w:pPr>
        <w:pStyle w:val="2"/>
        <w:widowControl/>
        <w:spacing w:before="0" w:after="80" w:line="320" w:lineRule="exact"/>
        <w:ind w:firstLine="0"/>
        <w:jc w:val="left"/>
      </w:pPr>
      <w:r>
        <w:rPr>
          <w:rFonts w:ascii="Times New Roman" w:hAnsi="Times New Roman" w:eastAsia="方正仿宋_GBK"/>
          <w:b w:val="0"/>
          <w:sz w:val="21"/>
        </w:rPr>
        <w:t>[85] 国网江苏省电力有限公司徐州供电分公司. 徐州110 kV输变电建设改造工程建设规模及投资估算资料[Z]. 项目工程资料, 年份未注明.</w:t>
      </w:r>
    </w:p>
    <w:p w14:paraId="76F11A3B">
      <w:pPr>
        <w:pStyle w:val="2"/>
        <w:widowControl/>
        <w:spacing w:before="0" w:after="80" w:line="320" w:lineRule="exact"/>
        <w:ind w:firstLine="0"/>
        <w:jc w:val="left"/>
      </w:pPr>
      <w:r>
        <w:rPr>
          <w:rFonts w:ascii="Times New Roman" w:hAnsi="Times New Roman" w:eastAsia="方正仿宋_GBK"/>
          <w:b w:val="0"/>
          <w:sz w:val="21"/>
        </w:rPr>
        <w:t>[86] 郭自文, 王子鉴, 黄纯, 等. 考虑源荷储功率协调和不确定性的配电网集群划分方法[J]. 电网技术, 2026, 50(3): 1082-1090.</w:t>
      </w:r>
    </w:p>
    <w:p w14:paraId="494B6E0C">
      <w:pPr>
        <w:pStyle w:val="2"/>
        <w:widowControl/>
        <w:spacing w:before="0" w:after="80" w:line="320" w:lineRule="exact"/>
        <w:ind w:firstLine="0"/>
        <w:jc w:val="left"/>
      </w:pPr>
      <w:r>
        <w:rPr>
          <w:rFonts w:ascii="Times New Roman" w:hAnsi="Times New Roman" w:eastAsia="方正仿宋_GBK"/>
          <w:b w:val="0"/>
          <w:sz w:val="21"/>
        </w:rPr>
        <w:t>[87] 浏阳经济技术开发区管理委员会. 浏阳经开区南园污水处理厂1MW/2.2MWh用户侧储能项目中标结果公告[EB/OL]. (2024-08-15)[2026-10-02].</w:t>
      </w:r>
    </w:p>
    <w:p w14:paraId="3E7F67F3">
      <w:pPr>
        <w:pStyle w:val="2"/>
        <w:widowControl/>
        <w:spacing w:before="0" w:after="80" w:line="320" w:lineRule="exact"/>
        <w:ind w:firstLine="0"/>
        <w:jc w:val="left"/>
      </w:pPr>
      <w:r>
        <w:rPr>
          <w:rFonts w:ascii="Times New Roman" w:hAnsi="Times New Roman" w:eastAsia="方正仿宋_GBK"/>
          <w:b w:val="0"/>
          <w:sz w:val="21"/>
        </w:rPr>
        <w:t>[88] 华容县人民政府. 华容县配电网规划报告[EB/OL]. 2020. 表7-1. https://www.huarong.gov.cn/33157/64140/64170/content_1874487.html.</w:t>
      </w:r>
    </w:p>
    <w:p w14:paraId="1661D952">
      <w:pPr>
        <w:pStyle w:val="2"/>
        <w:widowControl/>
        <w:spacing w:before="0" w:after="80" w:line="320" w:lineRule="exact"/>
        <w:ind w:firstLine="0"/>
        <w:jc w:val="left"/>
      </w:pPr>
      <w:r>
        <w:rPr>
          <w:rFonts w:ascii="Times New Roman" w:hAnsi="Times New Roman" w:eastAsia="方正仿宋_GBK"/>
          <w:b w:val="0"/>
          <w:sz w:val="21"/>
        </w:rPr>
        <w:t>[89] 苏州禾瑞新能源发展有限公司. 苏州欣科导轨（二期）399.555KW屋顶分布式光伏及储能电站项目招标公告[EB/OL]. (2025-03-25)[2026-10-02]. 苏州市公共资源交易平台.</w:t>
      </w:r>
    </w:p>
    <w:p w14:paraId="4E346D01">
      <w:pPr>
        <w:pStyle w:val="2"/>
        <w:widowControl/>
        <w:spacing w:before="0" w:after="80" w:line="320" w:lineRule="exact"/>
        <w:ind w:firstLine="0"/>
        <w:jc w:val="left"/>
      </w:pPr>
      <w:r>
        <w:rPr>
          <w:rFonts w:ascii="Times New Roman" w:hAnsi="Times New Roman" w:eastAsia="方正仿宋_GBK"/>
          <w:b w:val="0"/>
          <w:sz w:val="21"/>
        </w:rPr>
        <w:t>[90] National Institute of Standards and Technology. Dataplot Reference Manual: Correlation[EB/OL]. (1997-03-18)[2026-10-07]. https://www.itl.nist.gov/div898/software/dataplot/refman2/ch2/correlat.pdf.</w:t>
      </w:r>
    </w:p>
    <w:p w14:paraId="1DF0FA77">
      <w:pPr>
        <w:pStyle w:val="2"/>
        <w:widowControl/>
        <w:spacing w:before="0" w:after="80" w:line="320" w:lineRule="exact"/>
        <w:ind w:firstLine="0"/>
        <w:jc w:val="left"/>
      </w:pPr>
      <w:r>
        <w:rPr>
          <w:rFonts w:ascii="Times New Roman" w:hAnsi="Times New Roman" w:eastAsia="方正仿宋_GBK"/>
          <w:b w:val="0"/>
          <w:sz w:val="21"/>
        </w:rPr>
        <w:t>[91] 徐州10 kV线路迁改项目招标公告[EB/OL]. 2025. https://ggzy.zwb.xz.gov.cn/jyxx/003009/003009001/20250903/8c7d2dd2-dcab-4abf-827f-d0f5774799d3.html.</w:t>
      </w:r>
    </w:p>
    <w:p w14:paraId="2DFDC707">
      <w:pPr>
        <w:pStyle w:val="2"/>
        <w:widowControl/>
        <w:spacing w:before="0" w:after="80" w:line="320" w:lineRule="exact"/>
        <w:ind w:firstLine="0"/>
        <w:jc w:val="left"/>
      </w:pPr>
      <w:r>
        <w:rPr>
          <w:rFonts w:ascii="Times New Roman" w:hAnsi="Times New Roman" w:eastAsia="方正仿宋_GBK"/>
          <w:b w:val="0"/>
          <w:sz w:val="21"/>
        </w:rPr>
        <w:t>[92] 江苏省人民政府办公厅. 关于转发省发展改革委江苏省光伏发电推进意见的通知：苏政办发〔2009〕85号[EB/OL]. (2009-06-19)[2026-10-06]. https://www.jiangsu.gov.cn/art/2009/9/15/art_46882_2681290.html.</w:t>
      </w:r>
    </w:p>
    <w:p w14:paraId="68C50766">
      <w:pPr>
        <w:pStyle w:val="2"/>
        <w:widowControl/>
        <w:spacing w:before="0" w:after="80" w:line="320" w:lineRule="exact"/>
        <w:ind w:firstLine="0"/>
        <w:jc w:val="left"/>
      </w:pPr>
      <w:r>
        <w:rPr>
          <w:rFonts w:ascii="Times New Roman" w:hAnsi="Times New Roman" w:eastAsia="方正仿宋_GBK"/>
          <w:b w:val="0"/>
          <w:sz w:val="21"/>
        </w:rPr>
        <w:t>[93] 徐州地铁集团有限公司. 徐州地铁分布式光伏发电首期项目可研及设计全过程服务项目招标公告：0675-220JOC010007[EB/OL]. (2022-02-17)[2026-10-06]. https://ggzy.zwb.xz.gov.cn/jyxx/003009/003009001/20220217/f98ec421-7088-4256-b7c3-4f242176f576.html.</w:t>
      </w:r>
    </w:p>
    <w:p w14:paraId="35B5D15A">
      <w:pPr>
        <w:pStyle w:val="2"/>
        <w:widowControl/>
        <w:spacing w:before="0" w:after="80" w:line="320" w:lineRule="exact"/>
        <w:ind w:firstLine="0"/>
        <w:jc w:val="left"/>
      </w:pPr>
      <w:r>
        <w:rPr>
          <w:rFonts w:ascii="Times New Roman" w:hAnsi="Times New Roman" w:eastAsia="方正仿宋_GBK"/>
          <w:b w:val="0"/>
          <w:sz w:val="21"/>
        </w:rPr>
        <w:t>[94] 江苏省发展和改革委员会. 关于印发《江苏省分布式光伏发展实施方案（2026—2030年）》的通知：苏发改能源发〔2026〕695号[EB/OL]. (2026-07-21)[2026-10-06]. https://fzggw.jiangsu.gov.cn/art/2026/7/29/art_84097_11809969.html.</w:t>
      </w:r>
    </w:p>
    <w:p w14:paraId="3028310C">
      <w:pPr>
        <w:pStyle w:val="2"/>
        <w:widowControl/>
        <w:spacing w:before="0" w:after="80" w:line="320" w:lineRule="exact"/>
        <w:ind w:firstLine="0"/>
        <w:jc w:val="left"/>
      </w:pPr>
      <w:r>
        <w:rPr>
          <w:rFonts w:ascii="Times New Roman" w:hAnsi="Times New Roman" w:eastAsia="方正仿宋_GBK"/>
          <w:b w:val="0"/>
          <w:sz w:val="21"/>
        </w:rPr>
        <w:t>[95] 李阳彤, 王主丁, 陈琳, 等. 基于变电站容量概率规划的分布式电源可信度和有源配电网容载比计算分析[J]. 电网技术, 2026, 50(2): 619-628. DOI: 10.13335/j.1000-3673.pst.2024.1440.</w:t>
      </w:r>
    </w:p>
    <w:sectPr>
      <w:headerReference r:id="rId8" w:type="first"/>
      <w:footerReference r:id="rId10" w:type="first"/>
      <w:headerReference r:id="rId7" w:type="default"/>
      <w:footerReference r:id="rId9" w:type="default"/>
      <w:pgSz w:w="11906" w:h="16838"/>
      <w:pgMar w:top="1440" w:right="1797" w:bottom="1440" w:left="1797" w:header="720" w:footer="720" w:gutter="0"/>
      <w:cols w:space="425" w:num="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17T18:02:18Z" w:initials="">
    <w:p w14:paraId="1E10FD32">
      <w:pPr>
        <w:pStyle w:val="15"/>
        <w:rPr>
          <w:rFonts w:hint="default" w:eastAsia="方正仿宋_GBK"/>
          <w:lang w:eastAsia="zh"/>
        </w:rPr>
      </w:pPr>
      <w:bookmarkStart w:id="291" w:name="_T472772365_233911019"/>
      <w:r>
        <w:rPr>
          <w:rFonts w:hint="default"/>
          <w:lang w:eastAsia="zh"/>
        </w:rPr>
        <w:t>正常运行，主变不超过80%；N-1，剩余主变不超过130%</w:t>
      </w:r>
      <w:bookmarkStart w:id="302" w:name="_GoBack"/>
      <w:bookmarkEnd w:id="302"/>
    </w:p>
    <w:bookmarkEnd w:id="291"/>
  </w:comment>
  <w:comment w:id="1" w:author="白日梦想家" w:date="2026-10-17T18:16:00Z" w:initials="">
    <w:p w14:paraId="045BA0AE">
      <w:pPr>
        <w:pStyle w:val="15"/>
        <w:rPr>
          <w:rFonts w:hint="eastAsia" w:eastAsia="方正仿宋_GBK"/>
          <w:lang w:eastAsia="zh"/>
        </w:rPr>
      </w:pPr>
      <w:bookmarkStart w:id="292" w:name="_T987764788_233911019"/>
      <w:r>
        <w:rPr>
          <w:rFonts w:hint="eastAsia"/>
          <w:lang w:eastAsia="zh"/>
        </w:rPr>
        <w:t>这是谁</w:t>
      </w:r>
    </w:p>
    <w:bookmarkEnd w:id="292"/>
  </w:comment>
  <w:comment w:id="2" w:author="白日梦想家" w:date="2026-10-17T18:19:15Z" w:initials="">
    <w:p w14:paraId="343737BF">
      <w:pPr>
        <w:pStyle w:val="15"/>
        <w:rPr>
          <w:rFonts w:hint="eastAsia" w:eastAsia="方正仿宋_GBK"/>
          <w:lang w:eastAsia="zh"/>
        </w:rPr>
      </w:pPr>
      <w:bookmarkStart w:id="293" w:name="_T814036390_233911019"/>
      <w:r>
        <w:rPr>
          <w:rFonts w:hint="eastAsia"/>
          <w:lang w:eastAsia="zh"/>
        </w:rPr>
        <w:t>是否都是110kV变电站，如果研究的只有110变电站，第一行，就写110kV变电站，表中不要再出现110kV的字样。</w:t>
      </w:r>
    </w:p>
    <w:bookmarkEnd w:id="293"/>
  </w:comment>
  <w:comment w:id="3" w:author="白日梦想家" w:date="2026-10-17T18:19:31Z" w:initials="">
    <w:p w14:paraId="2C0803F5">
      <w:pPr>
        <w:pStyle w:val="15"/>
        <w:rPr>
          <w:rFonts w:hint="eastAsia" w:eastAsia="方正仿宋_GBK"/>
          <w:lang w:eastAsia="zh"/>
        </w:rPr>
      </w:pPr>
      <w:bookmarkStart w:id="294" w:name="_T1655517830_233911019"/>
      <w:r>
        <w:rPr>
          <w:rFonts w:hint="eastAsia"/>
          <w:lang w:eastAsia="zh"/>
        </w:rPr>
        <w:t>有没有35kV的</w:t>
      </w:r>
    </w:p>
    <w:bookmarkEnd w:id="294"/>
  </w:comment>
  <w:comment w:id="4" w:author="白日梦想家" w:date="2026-10-17T18:21:55Z" w:initials="">
    <w:p w14:paraId="29616F1F">
      <w:pPr>
        <w:pStyle w:val="15"/>
        <w:rPr>
          <w:rFonts w:hint="eastAsia" w:eastAsia="方正仿宋_GBK"/>
          <w:lang w:eastAsia="zh"/>
        </w:rPr>
      </w:pPr>
      <w:bookmarkStart w:id="295" w:name="_T449487791_233911019"/>
      <w:r>
        <w:rPr>
          <w:rFonts w:hint="eastAsia"/>
          <w:lang w:eastAsia="zh"/>
        </w:rPr>
        <w:t>这十三项候选是否囊括了参考文献中提到的影响容载比的指标</w:t>
      </w:r>
    </w:p>
    <w:bookmarkEnd w:id="295"/>
  </w:comment>
  <w:comment w:id="5" w:author="白日梦想家" w:date="2026-10-17T18:29:49Z" w:initials="">
    <w:p w14:paraId="3805279A">
      <w:pPr>
        <w:pStyle w:val="15"/>
        <w:rPr>
          <w:rFonts w:hint="eastAsia" w:eastAsia="方正仿宋_GBK"/>
          <w:lang w:eastAsia="zh"/>
        </w:rPr>
      </w:pPr>
      <w:bookmarkStart w:id="296" w:name="_T1948223348_233911019"/>
      <w:r>
        <w:rPr>
          <w:rFonts w:hint="eastAsia"/>
          <w:lang w:eastAsia="zh"/>
        </w:rPr>
        <w:t>负荷分散系数取1是否合理，显示是否存在可能取到1.15以上？</w:t>
      </w:r>
    </w:p>
    <w:bookmarkEnd w:id="296"/>
  </w:comment>
  <w:comment w:id="6" w:author="白日梦想家" w:date="2026-10-17T18:35:47Z" w:initials="">
    <w:p w14:paraId="4E658D44">
      <w:pPr>
        <w:pStyle w:val="15"/>
        <w:rPr>
          <w:rFonts w:hint="eastAsia" w:eastAsia="方正仿宋_GBK"/>
          <w:lang w:eastAsia="zh"/>
        </w:rPr>
      </w:pPr>
      <w:bookmarkStart w:id="297" w:name="_T51724931_233911019"/>
      <w:r>
        <w:rPr>
          <w:rFonts w:hint="eastAsia"/>
          <w:lang w:eastAsia="zh"/>
        </w:rPr>
        <w:t>新增1回10kV线路的供电能力是怎么得来的？</w:t>
      </w:r>
    </w:p>
    <w:bookmarkEnd w:id="297"/>
  </w:comment>
  <w:comment w:id="7" w:author="白日梦想家" w:date="2026-10-17T18:54:16Z" w:initials="">
    <w:p w14:paraId="589CAF3E">
      <w:pPr>
        <w:pStyle w:val="15"/>
        <w:rPr>
          <w:rFonts w:hint="eastAsia" w:eastAsia="方正仿宋_GBK"/>
          <w:lang w:eastAsia="zh"/>
        </w:rPr>
      </w:pPr>
      <w:bookmarkStart w:id="298" w:name="_T1821941005_233911019"/>
      <w:r>
        <w:rPr>
          <w:rFonts w:hint="eastAsia"/>
          <w:lang w:eastAsia="zh"/>
        </w:rPr>
        <w:t>标题改为：供电安全及供电能力约束</w:t>
      </w:r>
    </w:p>
    <w:bookmarkEnd w:id="298"/>
  </w:comment>
  <w:comment w:id="8" w:author="白日梦想家" w:date="2026-10-17T18:46:40Z" w:initials="">
    <w:p w14:paraId="641D9167">
      <w:pPr>
        <w:pStyle w:val="15"/>
        <w:rPr>
          <w:rFonts w:hint="eastAsia" w:eastAsia="方正仿宋_GBK"/>
          <w:lang w:eastAsia="zh"/>
        </w:rPr>
      </w:pPr>
      <w:bookmarkStart w:id="299" w:name="_T2098182985_233911019"/>
      <w:r>
        <w:rPr>
          <w:rFonts w:hint="eastAsia"/>
          <w:lang w:eastAsia="zh"/>
        </w:rPr>
        <w:t>为什么不把2021年的数据放出来，2021年不是基期年吗</w:t>
      </w:r>
    </w:p>
    <w:bookmarkEnd w:id="299"/>
  </w:comment>
  <w:comment w:id="9" w:author="白日梦想家" w:date="2026-10-17T18:50:28Z" w:initials="">
    <w:p w14:paraId="219532EC">
      <w:pPr>
        <w:pStyle w:val="15"/>
        <w:rPr>
          <w:rFonts w:hint="eastAsia" w:eastAsia="方正仿宋_GBK"/>
          <w:lang w:eastAsia="zh"/>
        </w:rPr>
      </w:pPr>
      <w:bookmarkStart w:id="300" w:name="_T1249601267_233911019"/>
      <w:r>
        <w:rPr>
          <w:rFonts w:hint="eastAsia"/>
          <w:lang w:eastAsia="zh"/>
        </w:rPr>
        <w:t>要把2021年基期年的数据放进去，否则感觉两个方案不在一个起点。可以继续规划到2030年，注明下，2030年用的预测数据，是区域数据，非逐站数据，负荷及新能源预测数据具体是多少</w:t>
      </w:r>
    </w:p>
    <w:bookmarkEnd w:id="300"/>
  </w:comment>
  <w:comment w:id="10" w:author="白日梦想家" w:date="2026-10-17T19:08:06Z" w:initials="">
    <w:p w14:paraId="388AC0F3">
      <w:pPr>
        <w:pStyle w:val="15"/>
        <w:rPr>
          <w:rFonts w:hint="eastAsia" w:eastAsia="方正仿宋_GBK"/>
          <w:lang w:eastAsia="zh"/>
        </w:rPr>
      </w:pPr>
      <w:bookmarkStart w:id="301" w:name="_T581011112_233911019"/>
      <w:r>
        <w:rPr>
          <w:rFonts w:hint="eastAsia"/>
          <w:lang w:eastAsia="zh"/>
        </w:rPr>
        <w:t>为什么其他条件不变的情况下，随着转供率的变化，容载比的变化不是连续的，比如＜30%，如果是1.91~2.09，30~50%我认为应是1.76~1.9，50~70%我认为应该是1.5~1.76啊</w:t>
      </w:r>
    </w:p>
    <w:bookmarkEnd w:id="301"/>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E10FD32" w15:done="0"/>
  <w15:commentEx w15:paraId="045BA0AE" w15:done="0"/>
  <w15:commentEx w15:paraId="343737BF" w15:done="0"/>
  <w15:commentEx w15:paraId="2C0803F5" w15:done="0" w15:paraIdParent="343737BF"/>
  <w15:commentEx w15:paraId="29616F1F" w15:done="0"/>
  <w15:commentEx w15:paraId="3805279A" w15:done="0"/>
  <w15:commentEx w15:paraId="4E658D44" w15:done="0"/>
  <w15:commentEx w15:paraId="589CAF3E" w15:done="0"/>
  <w15:commentEx w15:paraId="641D9167" w15:done="0"/>
  <w15:commentEx w15:paraId="219532EC" w15:done="0"/>
  <w15:commentEx w15:paraId="388AC0F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方正仿宋_GBK">
    <w:altName w:val="华文中宋"/>
    <w:panose1 w:val="03000509000000000000"/>
    <w:charset w:val="86"/>
    <w:family w:val="script"/>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等线 Light">
    <w:altName w:val="汉仪中等线KW"/>
    <w:panose1 w:val="02010600030101010101"/>
    <w:charset w:val="86"/>
    <w:family w:val="auto"/>
    <w:pitch w:val="default"/>
    <w:sig w:usb0="00000000" w:usb1="00000000"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仿宋_GB2312">
    <w:altName w:val="汉仪中等线KW"/>
    <w:panose1 w:val="02010609030101010101"/>
    <w:charset w:val="86"/>
    <w:family w:val="modern"/>
    <w:pitch w:val="default"/>
    <w:sig w:usb0="00000000" w:usb1="00000000" w:usb2="00000000" w:usb3="00000000" w:csb0="00040000" w:csb1="00000000"/>
  </w:font>
  <w:font w:name="方正仿宋_GBK">
    <w:altName w:val="汉仪中等线KW"/>
    <w:panose1 w:val="00000000000000000000"/>
    <w:charset w:val="00"/>
    <w:family w:val="auto"/>
    <w:pitch w:val="default"/>
    <w:sig w:usb0="00000000" w:usb1="00000000" w:usb2="00000000" w:usb3="00000000" w:csb0="00000000" w:csb1="00000000"/>
  </w:font>
  <w:font w:name="Cambria">
    <w:altName w:val="Georgia"/>
    <w:panose1 w:val="02040503050406030204"/>
    <w:charset w:val="00"/>
    <w:family w:val="roman"/>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仿宋">
    <w:altName w:val="汉仪中等线KW"/>
    <w:panose1 w:val="02010609060101010101"/>
    <w:charset w:val="86"/>
    <w:family w:val="modern"/>
    <w:pitch w:val="default"/>
    <w:sig w:usb0="00000000" w:usb1="00000000" w:usb2="00000016"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6A0AE">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BC3C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176EC">
    <w:pPr>
      <w:jc w:val="center"/>
    </w:pPr>
    <w:r>
      <w:rPr>
        <w:rFonts w:ascii="Times New Roman" w:hAnsi="Times New Roman" w:eastAsia="宋体"/>
        <w:b w:val="0"/>
        <w:sz w:val="18"/>
      </w:rPr>
      <w:t>徐州地区110 kV电网容载比弹性指标优化研究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C3ED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trackRevisions w:val="1"/>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1F7FA93C"/>
    <w:rsid w:val="273D374F"/>
    <w:rsid w:val="2DFFFD9B"/>
    <w:rsid w:val="2FAAC42B"/>
    <w:rsid w:val="2FCB6735"/>
    <w:rsid w:val="3A6B344E"/>
    <w:rsid w:val="5FFB57CD"/>
    <w:rsid w:val="70BEC4A2"/>
    <w:rsid w:val="77BBB5AC"/>
    <w:rsid w:val="77E71814"/>
    <w:rsid w:val="79C74C48"/>
    <w:rsid w:val="7FDDC153"/>
    <w:rsid w:val="A2B86926"/>
    <w:rsid w:val="AF153922"/>
    <w:rsid w:val="BDFC2641"/>
    <w:rsid w:val="DBCE159D"/>
    <w:rsid w:val="DD6E62C3"/>
    <w:rsid w:val="EEB75E02"/>
    <w:rsid w:val="FB674E2E"/>
    <w:rsid w:val="FBBD5D70"/>
    <w:rsid w:val="FBF53901"/>
  </w:rsids>
  <m:mathPr>
    <m:mathFont m:val="Times New Roman"/>
    <m:brkBin m:val="before"/>
    <m:brkBinSub m:val="--"/>
    <m:smallFrac m:val="0"/>
    <m:dispDef m:val="0"/>
    <m:lMargin m:val="0"/>
    <m:rMargin m:val="0"/>
    <m:defJc m:val="centerGroup"/>
    <m:wrapRight m:val="1"/>
    <m:intLim m:val="subSup"/>
    <m:naryLim m:val="subSup"/>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revisionView w:markup="1" w:insDel="1" w:formatting="1" w:inkAnnotations="1"/>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before="0" w:after="0" w:line="348" w:lineRule="exact"/>
      <w:ind w:firstLine="480" w:firstLineChars="200"/>
      <w:jc w:val="both"/>
    </w:pPr>
    <w:rPr>
      <w:rFonts w:ascii="Times New Roman" w:hAnsi="Times New Roman" w:eastAsia="方正仿宋_GBK" w:cstheme="minorBidi"/>
      <w:kern w:val="2"/>
      <w:sz w:val="24"/>
      <w:szCs w:val="22"/>
      <w:lang w:val="en-US" w:eastAsia="zh-CN" w:bidi="ar-SA"/>
    </w:rPr>
  </w:style>
  <w:style w:type="paragraph" w:styleId="3">
    <w:name w:val="heading 1"/>
    <w:next w:val="1"/>
    <w:link w:val="36"/>
    <w:qFormat/>
    <w:uiPriority w:val="9"/>
    <w:pPr>
      <w:keepNext/>
      <w:keepLines/>
      <w:snapToGrid w:val="0"/>
      <w:spacing w:before="0" w:beforeLines="50" w:after="120" w:afterLines="50" w:line="360" w:lineRule="auto"/>
      <w:ind w:firstLine="0"/>
      <w:outlineLvl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napToGrid w:val="0"/>
      <w:spacing w:before="160" w:after="120" w:line="360" w:lineRule="auto"/>
      <w:ind w:firstLine="0"/>
      <w:outlineLvl w:val="1"/>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napToGrid w:val="0"/>
      <w:spacing w:before="160" w:beforeLines="50" w:after="120" w:afterLines="50" w:line="360" w:lineRule="auto"/>
      <w:ind w:firstLine="0"/>
      <w:jc w:val="left"/>
      <w:outlineLvl w:val="2"/>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napToGrid w:val="0"/>
      <w:spacing w:before="160" w:after="120" w:line="360" w:lineRule="auto"/>
      <w:ind w:firstLine="0" w:firstLineChars="0"/>
      <w:outlineLvl w:val="3"/>
    </w:pPr>
    <w:rPr>
      <w:rFonts w:ascii="Times New Roman" w:hAnsi="Times New Roman" w:eastAsia="方正仿宋_GBK" w:cstheme="majorBidi"/>
      <w:b/>
      <w:bCs/>
      <w:sz w:val="24"/>
      <w:szCs w:val="28"/>
    </w:rPr>
  </w:style>
  <w:style w:type="paragraph" w:styleId="8">
    <w:name w:val="heading 5"/>
    <w:basedOn w:val="1"/>
    <w:next w:val="1"/>
    <w:link w:val="40"/>
    <w:semiHidden/>
    <w:unhideWhenUsed/>
    <w:qFormat/>
    <w:uiPriority w:val="9"/>
    <w:pPr>
      <w:keepNext/>
      <w:keepLines/>
      <w:snapToGrid w:val="0"/>
      <w:spacing w:before="280" w:after="290" w:line="374" w:lineRule="auto"/>
      <w:outlineLvl w:val="4"/>
    </w:pPr>
    <w:rPr>
      <w:b/>
      <w:bCs/>
      <w:szCs w:val="28"/>
    </w:rPr>
  </w:style>
  <w:style w:type="paragraph" w:styleId="9">
    <w:name w:val="heading 6"/>
    <w:basedOn w:val="1"/>
    <w:next w:val="1"/>
    <w:link w:val="41"/>
    <w:semiHidden/>
    <w:unhideWhenUsed/>
    <w:qFormat/>
    <w:uiPriority w:val="9"/>
    <w:pPr>
      <w:keepNext/>
      <w:keepLines/>
      <w:adjustRightInd/>
      <w:snapToGrid w:val="0"/>
      <w:spacing w:before="240" w:after="64" w:line="319" w:lineRule="auto"/>
      <w:outlineLvl w:val="5"/>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napToGrid w:val="0"/>
      <w:spacing w:before="240" w:after="64" w:line="319" w:lineRule="auto"/>
      <w:outlineLvl w:val="6"/>
    </w:pPr>
    <w:rPr>
      <w:b/>
      <w:bCs/>
      <w:szCs w:val="24"/>
    </w:rPr>
  </w:style>
  <w:style w:type="paragraph" w:styleId="11">
    <w:name w:val="heading 8"/>
    <w:basedOn w:val="1"/>
    <w:next w:val="1"/>
    <w:link w:val="43"/>
    <w:semiHidden/>
    <w:unhideWhenUsed/>
    <w:qFormat/>
    <w:uiPriority w:val="9"/>
    <w:pPr>
      <w:keepNext/>
      <w:keepLines/>
      <w:snapToGrid w:val="0"/>
      <w:spacing w:before="240" w:after="64" w:line="319" w:lineRule="auto"/>
      <w:outlineLvl w:val="7"/>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napToGrid w:val="0"/>
      <w:spacing w:before="240" w:after="64" w:line="319" w:lineRule="auto"/>
      <w:outlineLvl w:val="8"/>
    </w:pPr>
    <w:rPr>
      <w:rFonts w:asciiTheme="majorHAnsi" w:hAnsiTheme="majorHAnsi" w:eastAsiaTheme="majorEastAsia" w:cstheme="majorBidi"/>
      <w:sz w:val="21"/>
      <w:szCs w:val="21"/>
    </w:rPr>
  </w:style>
  <w:style w:type="character" w:default="1" w:styleId="28">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napToGrid w:val="0"/>
      <w:spacing w:before="0" w:after="0" w:line="348" w:lineRule="exact"/>
      <w:ind w:firstLine="480"/>
    </w:pPr>
    <w:rPr>
      <w:rFonts w:ascii="Times New Roman" w:hAnsi="Times New Roman" w:eastAsia="方正仿宋_GBK"/>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snapToGrid w:val="0"/>
      <w:jc w:val="center"/>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qFormat/>
    <w:uiPriority w:val="99"/>
    <w:pPr>
      <w:snapToGrid w:val="0"/>
      <w:jc w:val="left"/>
    </w:pPr>
  </w:style>
  <w:style w:type="paragraph" w:styleId="16">
    <w:name w:val="toc 3"/>
    <w:basedOn w:val="1"/>
    <w:next w:val="1"/>
    <w:autoRedefine/>
    <w:semiHidden/>
    <w:unhideWhenUsed/>
    <w:qFormat/>
    <w:uiPriority w:val="39"/>
    <w:pPr>
      <w:snapToGrid w:val="0"/>
      <w:ind w:left="840" w:leftChars="400"/>
    </w:pPr>
  </w:style>
  <w:style w:type="paragraph" w:styleId="17">
    <w:name w:val="Date"/>
    <w:basedOn w:val="1"/>
    <w:next w:val="1"/>
    <w:link w:val="48"/>
    <w:semiHidden/>
    <w:unhideWhenUsed/>
    <w:qFormat/>
    <w:uiPriority w:val="99"/>
    <w:pPr>
      <w:snapToGrid w:val="0"/>
      <w:ind w:left="100" w:leftChars="250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napToGrid w:val="0"/>
      <w:spacing w:line="240" w:lineRule="atLeast"/>
      <w:jc w:val="left"/>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21">
    <w:name w:val="toc 1"/>
    <w:basedOn w:val="1"/>
    <w:next w:val="1"/>
    <w:autoRedefine/>
    <w:unhideWhenUsed/>
    <w:qFormat/>
    <w:uiPriority w:val="39"/>
    <w:pPr>
      <w:tabs>
        <w:tab w:val="left" w:pos="0"/>
        <w:tab w:val="right" w:leader="dot" w:pos="8302"/>
      </w:tabs>
      <w:snapToGrid w:val="0"/>
      <w:spacing w:line="360" w:lineRule="auto"/>
      <w:ind w:firstLine="0" w:firstLineChars="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napToGrid w:val="0"/>
      <w:spacing w:line="360" w:lineRule="auto"/>
      <w:ind w:left="640" w:leftChars="200" w:firstLine="0" w:firstLineChars="0"/>
    </w:pPr>
  </w:style>
  <w:style w:type="paragraph" w:styleId="23">
    <w:name w:val="Normal (Web)"/>
    <w:basedOn w:val="1"/>
    <w:semiHidden/>
    <w:unhideWhenUsed/>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styleId="24">
    <w:name w:val="annotation subject"/>
    <w:basedOn w:val="15"/>
    <w:next w:val="15"/>
    <w:link w:val="114"/>
    <w:semiHidden/>
    <w:unhideWhenUsed/>
    <w:qFormat/>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qFormat/>
    <w:uiPriority w:val="99"/>
    <w:rPr>
      <w:sz w:val="21"/>
      <w:szCs w:val="21"/>
    </w:rPr>
  </w:style>
  <w:style w:type="paragraph" w:customStyle="1" w:styleId="33">
    <w:name w:val="参考文献"/>
    <w:basedOn w:val="2"/>
    <w:link w:val="34"/>
    <w:autoRedefine/>
    <w:qFormat/>
    <w:uiPriority w:val="0"/>
    <w:pPr>
      <w:widowControl/>
      <w:numPr>
        <w:ilvl w:val="0"/>
        <w:numId w:val="1"/>
      </w:numPr>
      <w:wordWrap w:val="0"/>
      <w:topLinePunct/>
      <w:autoSpaceDE w:val="0"/>
      <w:snapToGrid w:val="0"/>
      <w:spacing w:before="180" w:after="180"/>
      <w:ind w:left="420" w:hanging="420"/>
    </w:pPr>
    <w:rPr>
      <w:rFonts w:eastAsia="宋体"/>
    </w:rPr>
  </w:style>
  <w:style w:type="character" w:customStyle="1" w:styleId="34">
    <w:name w:val="参考文献 字符"/>
    <w:basedOn w:val="35"/>
    <w:link w:val="33"/>
    <w:qFormat/>
    <w:uiPriority w:val="0"/>
    <w:rPr>
      <w:rFonts w:ascii="Times New Roman" w:hAnsi="Times New Roman" w:eastAsia="宋体"/>
    </w:rPr>
  </w:style>
  <w:style w:type="character" w:customStyle="1" w:styleId="35">
    <w:name w:val="正文文本 字符"/>
    <w:basedOn w:val="28"/>
    <w:link w:val="2"/>
    <w:semiHidden/>
    <w:qFormat/>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snapToGrid w:val="0"/>
      <w:jc w:val="both"/>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napToGrid w:val="0"/>
      <w:spacing w:line="580" w:lineRule="exact"/>
      <w:ind w:firstLine="643" w:firstLineChars="20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snapToGrid w:val="0"/>
      <w:jc w:val="center"/>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napToGrid w:val="0"/>
      <w:spacing w:before="240" w:beforeLines="0" w:afterLines="0" w:line="256" w:lineRule="auto"/>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57">
    <w:name w:val="_Style 40"/>
    <w:basedOn w:val="1"/>
    <w:next w:val="53"/>
    <w:qFormat/>
    <w:uiPriority w:val="99"/>
    <w:pPr>
      <w:adjustRightInd/>
      <w:snapToGrid w:val="0"/>
      <w:ind w:firstLine="42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62">
    <w:name w:val="xl103"/>
    <w:basedOn w:val="1"/>
    <w:qFormat/>
    <w:uiPriority w:val="99"/>
    <w:pPr>
      <w:widowControl/>
      <w:adjustRightInd/>
      <w:snapToGrid w:val="0"/>
      <w:spacing w:before="100" w:beforeAutospacing="1" w:after="100" w:afterAutospacing="1"/>
      <w:jc w:val="center"/>
    </w:pPr>
    <w:rPr>
      <w:rFonts w:ascii="黑体" w:hAnsi="黑体" w:eastAsia="黑体" w:cs="宋体"/>
      <w:color w:val="000000"/>
      <w:kern w:val="0"/>
      <w:szCs w:val="24"/>
    </w:rPr>
  </w:style>
  <w:style w:type="paragraph" w:customStyle="1" w:styleId="63">
    <w:name w:val="xl104"/>
    <w:basedOn w:val="1"/>
    <w:qFormat/>
    <w:uiPriority w:val="99"/>
    <w:pPr>
      <w:widowControl/>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center"/>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napToGrid w:val="0"/>
      <w:spacing w:before="100" w:beforeAutospacing="1" w:after="100" w:afterAutospacing="1"/>
      <w:jc w:val="center"/>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center"/>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napToGrid w:val="0"/>
      <w:spacing w:before="100" w:beforeAutospacing="1" w:after="100" w:afterAutospacing="1"/>
      <w:jc w:val="center"/>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napToGrid w:val="0"/>
      <w:spacing w:before="100" w:beforeAutospacing="1" w:after="100" w:afterAutospacing="1"/>
      <w:jc w:val="center"/>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4">
    <w:name w:val="xl72"/>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napToGrid w:val="0"/>
      <w:spacing w:before="100" w:beforeAutospacing="1" w:after="100" w:afterAutospacing="1"/>
      <w:jc w:val="center"/>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napToGrid w:val="0"/>
      <w:spacing w:before="100" w:beforeAutospacing="1" w:after="100" w:afterAutospacing="1"/>
      <w:jc w:val="center"/>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snapToGrid w:val="0"/>
      <w:ind w:firstLine="42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496"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115">
    <w:name w:val="First Paragraph"/>
    <w:basedOn w:val="1"/>
    <w:uiPriority w:val="0"/>
    <w:pPr>
      <w:snapToGrid w:val="0"/>
      <w:spacing w:before="0" w:after="0" w:line="348" w:lineRule="exact"/>
      <w:ind w:firstLine="480"/>
    </w:pPr>
    <w:rPr>
      <w:rFonts w:ascii="Times New Roman" w:hAnsi="Times New Roman" w:eastAsia="方正仿宋_GBK"/>
      <w:sz w:val="24"/>
    </w:rPr>
  </w:style>
  <w:style w:type="paragraph" w:customStyle="1" w:styleId="116">
    <w:name w:val="Compact"/>
    <w:basedOn w:val="1"/>
    <w:uiPriority w:val="0"/>
    <w:pPr>
      <w:snapToGrid w:val="0"/>
      <w:spacing w:before="0" w:after="0" w:line="348" w:lineRule="exact"/>
      <w:ind w:firstLine="480"/>
    </w:pPr>
    <w:rPr>
      <w:rFonts w:ascii="Times New Roman" w:hAnsi="Times New Roman" w:eastAsia="方正仿宋_GBK"/>
      <w:sz w:val="24"/>
    </w:rPr>
  </w:style>
  <w:style w:type="paragraph" w:customStyle="1" w:styleId="117">
    <w:name w:val="Source Code"/>
    <w:uiPriority w:val="0"/>
    <w:pPr>
      <w:wordWrap w:val="0"/>
      <w:snapToGrid w:val="0"/>
    </w:pPr>
    <w:rPr>
      <w:rFonts w:asciiTheme="minorHAnsi" w:hAnsiTheme="minorHAnsi" w:eastAsiaTheme="minorEastAsia" w:cstheme="minorBidi"/>
    </w:rPr>
  </w:style>
  <w:style w:type="character" w:customStyle="1" w:styleId="118">
    <w:name w:val="KeywordTok"/>
    <w:uiPriority w:val="0"/>
    <w:rPr>
      <w:b/>
      <w:color w:val="007020"/>
    </w:rPr>
  </w:style>
  <w:style w:type="character" w:customStyle="1" w:styleId="119">
    <w:name w:val="DataTypeTok"/>
    <w:uiPriority w:val="0"/>
    <w:rPr>
      <w:color w:val="902000"/>
    </w:rPr>
  </w:style>
  <w:style w:type="character" w:customStyle="1" w:styleId="120">
    <w:name w:val="DecValTok"/>
    <w:uiPriority w:val="0"/>
    <w:rPr>
      <w:color w:val="40A070"/>
    </w:rPr>
  </w:style>
  <w:style w:type="character" w:customStyle="1" w:styleId="121">
    <w:name w:val="BaseNTok"/>
    <w:uiPriority w:val="0"/>
    <w:rPr>
      <w:color w:val="40A070"/>
    </w:rPr>
  </w:style>
  <w:style w:type="character" w:customStyle="1" w:styleId="122">
    <w:name w:val="FloatTok"/>
    <w:uiPriority w:val="0"/>
    <w:rPr>
      <w:color w:val="40A070"/>
    </w:rPr>
  </w:style>
  <w:style w:type="character" w:customStyle="1" w:styleId="123">
    <w:name w:val="ConstantTok"/>
    <w:uiPriority w:val="0"/>
    <w:rPr>
      <w:color w:val="880000"/>
    </w:rPr>
  </w:style>
  <w:style w:type="character" w:customStyle="1" w:styleId="124">
    <w:name w:val="CharTok"/>
    <w:uiPriority w:val="0"/>
    <w:rPr>
      <w:color w:val="4070A0"/>
    </w:rPr>
  </w:style>
  <w:style w:type="character" w:customStyle="1" w:styleId="125">
    <w:name w:val="SpecialCharTok"/>
    <w:uiPriority w:val="0"/>
    <w:rPr>
      <w:color w:val="4070A0"/>
    </w:rPr>
  </w:style>
  <w:style w:type="character" w:customStyle="1" w:styleId="126">
    <w:name w:val="StringTok"/>
    <w:uiPriority w:val="0"/>
    <w:rPr>
      <w:color w:val="4070A0"/>
    </w:rPr>
  </w:style>
  <w:style w:type="character" w:customStyle="1" w:styleId="127">
    <w:name w:val="VerbatimStringTok"/>
    <w:uiPriority w:val="0"/>
    <w:rPr>
      <w:color w:val="4070A0"/>
    </w:rPr>
  </w:style>
  <w:style w:type="character" w:customStyle="1" w:styleId="128">
    <w:name w:val="SpecialStringTok"/>
    <w:uiPriority w:val="0"/>
    <w:rPr>
      <w:color w:val="BB6688"/>
    </w:rPr>
  </w:style>
  <w:style w:type="character" w:customStyle="1" w:styleId="129">
    <w:name w:val="ImportTok"/>
    <w:uiPriority w:val="0"/>
  </w:style>
  <w:style w:type="character" w:customStyle="1" w:styleId="130">
    <w:name w:val="CommentTok"/>
    <w:uiPriority w:val="0"/>
    <w:rPr>
      <w:i/>
      <w:color w:val="60A0B0"/>
    </w:rPr>
  </w:style>
  <w:style w:type="character" w:customStyle="1" w:styleId="131">
    <w:name w:val="DocumentationTok"/>
    <w:uiPriority w:val="0"/>
    <w:rPr>
      <w:i/>
      <w:color w:val="BA2121"/>
    </w:rPr>
  </w:style>
  <w:style w:type="character" w:customStyle="1" w:styleId="132">
    <w:name w:val="AnnotationTok"/>
    <w:uiPriority w:val="0"/>
    <w:rPr>
      <w:b/>
      <w:i/>
      <w:color w:val="60A0B0"/>
    </w:rPr>
  </w:style>
  <w:style w:type="character" w:customStyle="1" w:styleId="133">
    <w:name w:val="CommentVarTok"/>
    <w:uiPriority w:val="0"/>
    <w:rPr>
      <w:b/>
      <w:i/>
      <w:color w:val="60A0B0"/>
    </w:rPr>
  </w:style>
  <w:style w:type="character" w:customStyle="1" w:styleId="134">
    <w:name w:val="OtherTok"/>
    <w:uiPriority w:val="0"/>
    <w:rPr>
      <w:color w:val="007020"/>
    </w:rPr>
  </w:style>
  <w:style w:type="character" w:customStyle="1" w:styleId="135">
    <w:name w:val="FunctionTok"/>
    <w:uiPriority w:val="0"/>
    <w:rPr>
      <w:color w:val="06287E"/>
    </w:rPr>
  </w:style>
  <w:style w:type="character" w:customStyle="1" w:styleId="136">
    <w:name w:val="VariableTok"/>
    <w:uiPriority w:val="0"/>
    <w:rPr>
      <w:color w:val="19177C"/>
    </w:rPr>
  </w:style>
  <w:style w:type="character" w:customStyle="1" w:styleId="137">
    <w:name w:val="ControlFlowTok"/>
    <w:uiPriority w:val="0"/>
    <w:rPr>
      <w:b/>
      <w:color w:val="007020"/>
    </w:rPr>
  </w:style>
  <w:style w:type="character" w:customStyle="1" w:styleId="138">
    <w:name w:val="OperatorTok"/>
    <w:uiPriority w:val="0"/>
    <w:rPr>
      <w:color w:val="666666"/>
    </w:rPr>
  </w:style>
  <w:style w:type="character" w:customStyle="1" w:styleId="139">
    <w:name w:val="BuiltInTok"/>
    <w:uiPriority w:val="0"/>
  </w:style>
  <w:style w:type="character" w:customStyle="1" w:styleId="140">
    <w:name w:val="ExtensionTok"/>
    <w:uiPriority w:val="0"/>
  </w:style>
  <w:style w:type="character" w:customStyle="1" w:styleId="141">
    <w:name w:val="PreprocessorTok"/>
    <w:uiPriority w:val="0"/>
    <w:rPr>
      <w:color w:val="BC7A00"/>
    </w:rPr>
  </w:style>
  <w:style w:type="character" w:customStyle="1" w:styleId="142">
    <w:name w:val="AttributeTok"/>
    <w:uiPriority w:val="0"/>
    <w:rPr>
      <w:color w:val="7D9029"/>
    </w:rPr>
  </w:style>
  <w:style w:type="character" w:customStyle="1" w:styleId="143">
    <w:name w:val="RegionMarkerTok"/>
    <w:uiPriority w:val="0"/>
  </w:style>
  <w:style w:type="character" w:customStyle="1" w:styleId="144">
    <w:name w:val="InformationTok"/>
    <w:uiPriority w:val="0"/>
    <w:rPr>
      <w:b/>
      <w:i/>
      <w:color w:val="60A0B0"/>
    </w:rPr>
  </w:style>
  <w:style w:type="character" w:customStyle="1" w:styleId="145">
    <w:name w:val="WarningTok"/>
    <w:uiPriority w:val="0"/>
    <w:rPr>
      <w:b/>
      <w:i/>
      <w:color w:val="60A0B0"/>
    </w:rPr>
  </w:style>
  <w:style w:type="character" w:customStyle="1" w:styleId="146">
    <w:name w:val="AlertTok"/>
    <w:uiPriority w:val="0"/>
    <w:rPr>
      <w:b/>
      <w:color w:val="FF0000"/>
    </w:rPr>
  </w:style>
  <w:style w:type="character" w:customStyle="1" w:styleId="147">
    <w:name w:val="ErrorTok"/>
    <w:uiPriority w:val="0"/>
    <w:rPr>
      <w:b/>
      <w:color w:val="FF0000"/>
    </w:rPr>
  </w:style>
  <w:style w:type="character" w:customStyle="1" w:styleId="148">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6" Type="http://schemas.microsoft.com/office/2011/relationships/people" Target="people.xml"/><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footnotes" Target="footnotes.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microsoft.com/office/2011/relationships/commentsExtended" Target="commentsExtended.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comments" Target="comment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 Id="rIdReportRevision1" Type="http://schemas.openxmlformats.org/officeDocument/2006/relationships/image" Target="media/report_revision_576d57a39ee3276c.png"/><Relationship Id="rIdReportRevision2" Type="http://schemas.openxmlformats.org/officeDocument/2006/relationships/image" Target="media/report_revision_7e818ba839b22d8d.png"/><Relationship Id="rIdReportRevision3" Type="http://schemas.openxmlformats.org/officeDocument/2006/relationships/image" Target="media/report_revision_b061f3ee58706274.png"/><Relationship Id="rIdReportRevision4" Type="http://schemas.openxmlformats.org/officeDocument/2006/relationships/image" Target="media/report_revision_6dd84f26eb9d1f5d.png"/><Relationship Id="rIdReportRevision5" Type="http://schemas.openxmlformats.org/officeDocument/2006/relationships/image" Target="media/report_revision_68b43b579a7bbec8.png"/><Relationship Id="rIdReportRevision6" Type="http://schemas.openxmlformats.org/officeDocument/2006/relationships/image" Target="media/report_revision_29c265d7c1c67e24.png"/><Relationship Id="rIdReportRevision7" Type="http://schemas.openxmlformats.org/officeDocument/2006/relationships/image" Target="media/report_revision_3fbfcea99db9108b.png"/><Relationship Id="rIdReportRevision8" Type="http://schemas.openxmlformats.org/officeDocument/2006/relationships/image" Target="media/report_revision_036078c6d5765616.png"/><Relationship Id="rIdReportRevision9" Type="http://schemas.openxmlformats.org/officeDocument/2006/relationships/image" Target="media/report_revision_170203abb7a7f4e4.png"/><Relationship Id="rIdReportRevision10" Type="http://schemas.openxmlformats.org/officeDocument/2006/relationships/image" Target="media/report_revision_ad24e5c4405349f8.png"/><Relationship Id="rIdReportRevision11" Type="http://schemas.openxmlformats.org/officeDocument/2006/relationships/image" Target="media/report_revision_a0f0eddeabc1774d.png"/><Relationship Id="rIdReportRevision12" Type="http://schemas.openxmlformats.org/officeDocument/2006/relationships/image" Target="media/report_revision_fa039d4cae20d0fd.png"/><Relationship Id="rIdReportRevision13" Type="http://schemas.openxmlformats.org/officeDocument/2006/relationships/image" Target="media/report_revision_c95e9c017dcfad71.png"/><Relationship Id="rIdReportRevision14" Type="http://schemas.openxmlformats.org/officeDocument/2006/relationships/image" Target="media/report_revision_76708a356f2857c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167</Pages>
  <Words>4471</Words>
  <Characters>4904</Characters>
  <Lines>340</Lines>
  <Paragraphs>95</Paragraphs>
  <TotalTime>35</TotalTime>
  <ScaleCrop>false</ScaleCrop>
  <LinksUpToDate>false</LinksUpToDate>
  <CharactersWithSpaces>5239</CharactersWithSpaces>
  <Application>WPS Office WWO_wpscloud_20261009125621-c73fd9270f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2026-10-18T09:49:00Z</dcterms:created>
  <dc:creator>研究项目组</dc:creator>
  <cp:lastModifiedBy>研究项目组</cp:lastModifiedBy>
  <dcterms:modified xsi:type="dcterms:W3CDTF">2026-10-17T20:20:05Z</dcterms:modified>
  <dc:subject>110 kV容量规划与措施经济比选</dc:subject>
  <dc:title>徐州地区分布式新能源高渗透率地区110 kV电网容载比弹性指标优化研究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2052-12.9.0.29208</vt:lpwstr>
  </property>
  <property fmtid="{D5CDD505-2E9C-101B-9397-08002B2CF9AE}" pid="3" name="ICV">
    <vt:lpwstr>80CBD3886DB7A0C5F567D36A083A5DCA_43</vt:lpwstr>
  </property>
</Properties>
</file>